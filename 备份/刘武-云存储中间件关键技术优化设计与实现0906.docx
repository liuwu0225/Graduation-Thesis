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52BC7022" w14:textId="3CBEE7FB" w:rsidR="00FB3FE6" w:rsidRDefault="00E750D5">
          <w:pPr>
            <w:pStyle w:val="11"/>
            <w:rPr>
              <w:ins w:id="3" w:author="JY0225" w:date="2017-09-06T10:37:00Z"/>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ins w:id="4" w:author="JY0225" w:date="2017-09-06T10:37:00Z">
            <w:r w:rsidR="00FB3FE6" w:rsidRPr="00C12356">
              <w:rPr>
                <w:rStyle w:val="af"/>
                <w:noProof/>
              </w:rPr>
              <w:fldChar w:fldCharType="begin"/>
            </w:r>
            <w:r w:rsidR="00FB3FE6" w:rsidRPr="00C12356">
              <w:rPr>
                <w:rStyle w:val="af"/>
                <w:noProof/>
              </w:rPr>
              <w:instrText xml:space="preserve"> </w:instrText>
            </w:r>
            <w:r w:rsidR="00FB3FE6">
              <w:rPr>
                <w:noProof/>
              </w:rPr>
              <w:instrText>HYPERLINK \l "_Toc492457581"</w:instrText>
            </w:r>
            <w:r w:rsidR="00FB3FE6" w:rsidRPr="00C12356">
              <w:rPr>
                <w:rStyle w:val="af"/>
                <w:noProof/>
              </w:rPr>
              <w:instrText xml:space="preserve"> </w:instrText>
            </w:r>
            <w:r w:rsidR="00FB3FE6" w:rsidRPr="00C12356">
              <w:rPr>
                <w:rStyle w:val="af"/>
                <w:noProof/>
              </w:rPr>
            </w:r>
            <w:r w:rsidR="00FB3FE6" w:rsidRPr="00C12356">
              <w:rPr>
                <w:rStyle w:val="af"/>
                <w:noProof/>
              </w:rPr>
              <w:fldChar w:fldCharType="separate"/>
            </w:r>
            <w:r w:rsidR="00FB3FE6" w:rsidRPr="00C12356">
              <w:rPr>
                <w:rStyle w:val="af"/>
                <w:rFonts w:ascii="Times New Roman" w:hAnsi="Times New Roman"/>
                <w:noProof/>
              </w:rPr>
              <w:t>摘要</w:t>
            </w:r>
            <w:r w:rsidR="00FB3FE6">
              <w:rPr>
                <w:noProof/>
                <w:webHidden/>
              </w:rPr>
              <w:tab/>
            </w:r>
            <w:r w:rsidR="00FB3FE6">
              <w:rPr>
                <w:noProof/>
                <w:webHidden/>
              </w:rPr>
              <w:fldChar w:fldCharType="begin"/>
            </w:r>
            <w:r w:rsidR="00FB3FE6">
              <w:rPr>
                <w:noProof/>
                <w:webHidden/>
              </w:rPr>
              <w:instrText xml:space="preserve"> PAGEREF _Toc492457581 \h </w:instrText>
            </w:r>
            <w:r w:rsidR="00FB3FE6">
              <w:rPr>
                <w:noProof/>
                <w:webHidden/>
              </w:rPr>
            </w:r>
          </w:ins>
          <w:r w:rsidR="00FB3FE6">
            <w:rPr>
              <w:noProof/>
              <w:webHidden/>
            </w:rPr>
            <w:fldChar w:fldCharType="separate"/>
          </w:r>
          <w:ins w:id="5" w:author="JY0225" w:date="2017-09-06T10:37:00Z">
            <w:r w:rsidR="00FB3FE6">
              <w:rPr>
                <w:noProof/>
                <w:webHidden/>
              </w:rPr>
              <w:t>1</w:t>
            </w:r>
            <w:r w:rsidR="00FB3FE6">
              <w:rPr>
                <w:noProof/>
                <w:webHidden/>
              </w:rPr>
              <w:fldChar w:fldCharType="end"/>
            </w:r>
            <w:r w:rsidR="00FB3FE6" w:rsidRPr="00C12356">
              <w:rPr>
                <w:rStyle w:val="af"/>
                <w:noProof/>
              </w:rPr>
              <w:fldChar w:fldCharType="end"/>
            </w:r>
          </w:ins>
        </w:p>
        <w:p w14:paraId="2226A4E4" w14:textId="6FC990AB" w:rsidR="00FB3FE6" w:rsidRDefault="00FB3FE6">
          <w:pPr>
            <w:pStyle w:val="11"/>
            <w:rPr>
              <w:ins w:id="6" w:author="JY0225" w:date="2017-09-06T10:37:00Z"/>
              <w:rFonts w:asciiTheme="minorHAnsi" w:cstheme="minorBidi"/>
              <w:noProof/>
              <w:kern w:val="2"/>
              <w:sz w:val="21"/>
              <w:szCs w:val="22"/>
            </w:rPr>
          </w:pPr>
          <w:ins w:id="7" w:author="JY0225" w:date="2017-09-06T10:37:00Z">
            <w:r w:rsidRPr="00C12356">
              <w:rPr>
                <w:rStyle w:val="af"/>
                <w:noProof/>
              </w:rPr>
              <w:fldChar w:fldCharType="begin"/>
            </w:r>
            <w:r w:rsidRPr="00C12356">
              <w:rPr>
                <w:rStyle w:val="af"/>
                <w:noProof/>
              </w:rPr>
              <w:instrText xml:space="preserve"> </w:instrText>
            </w:r>
            <w:r>
              <w:rPr>
                <w:noProof/>
              </w:rPr>
              <w:instrText>HYPERLINK \l "_Toc492457582"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_Toc492457582 \h </w:instrText>
            </w:r>
            <w:r>
              <w:rPr>
                <w:noProof/>
                <w:webHidden/>
              </w:rPr>
            </w:r>
          </w:ins>
          <w:r>
            <w:rPr>
              <w:noProof/>
              <w:webHidden/>
            </w:rPr>
            <w:fldChar w:fldCharType="separate"/>
          </w:r>
          <w:ins w:id="8" w:author="JY0225" w:date="2017-09-06T10:37:00Z">
            <w:r>
              <w:rPr>
                <w:noProof/>
                <w:webHidden/>
              </w:rPr>
              <w:t>1</w:t>
            </w:r>
            <w:r>
              <w:rPr>
                <w:noProof/>
                <w:webHidden/>
              </w:rPr>
              <w:fldChar w:fldCharType="end"/>
            </w:r>
            <w:r w:rsidRPr="00C12356">
              <w:rPr>
                <w:rStyle w:val="af"/>
                <w:noProof/>
              </w:rPr>
              <w:fldChar w:fldCharType="end"/>
            </w:r>
          </w:ins>
        </w:p>
        <w:p w14:paraId="3F907ED1" w14:textId="4C14943A" w:rsidR="00FB3FE6" w:rsidRDefault="00FB3FE6">
          <w:pPr>
            <w:pStyle w:val="11"/>
            <w:rPr>
              <w:ins w:id="9" w:author="JY0225" w:date="2017-09-06T10:37:00Z"/>
              <w:rFonts w:asciiTheme="minorHAnsi" w:cstheme="minorBidi"/>
              <w:noProof/>
              <w:kern w:val="2"/>
              <w:sz w:val="21"/>
              <w:szCs w:val="22"/>
            </w:rPr>
          </w:pPr>
          <w:ins w:id="10" w:author="JY0225" w:date="2017-09-06T10:37:00Z">
            <w:r w:rsidRPr="00C12356">
              <w:rPr>
                <w:rStyle w:val="af"/>
                <w:noProof/>
              </w:rPr>
              <w:fldChar w:fldCharType="begin"/>
            </w:r>
            <w:r w:rsidRPr="00C12356">
              <w:rPr>
                <w:rStyle w:val="af"/>
                <w:noProof/>
              </w:rPr>
              <w:instrText xml:space="preserve"> </w:instrText>
            </w:r>
            <w:r>
              <w:rPr>
                <w:noProof/>
              </w:rPr>
              <w:instrText>HYPERLINK \l "_Toc492457583"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第一章</w:t>
            </w:r>
            <w:r w:rsidRPr="00C12356">
              <w:rPr>
                <w:rStyle w:val="af"/>
                <w:rFonts w:ascii="Times New Roman" w:hAnsi="Times New Roman"/>
                <w:noProof/>
              </w:rPr>
              <w:t xml:space="preserve"> </w:t>
            </w:r>
            <w:r w:rsidRPr="00C12356">
              <w:rPr>
                <w:rStyle w:val="af"/>
                <w:rFonts w:ascii="Times New Roman" w:hAnsi="Times New Roman"/>
                <w:noProof/>
              </w:rPr>
              <w:t>引言</w:t>
            </w:r>
            <w:r>
              <w:rPr>
                <w:noProof/>
                <w:webHidden/>
              </w:rPr>
              <w:tab/>
            </w:r>
            <w:r>
              <w:rPr>
                <w:noProof/>
                <w:webHidden/>
              </w:rPr>
              <w:fldChar w:fldCharType="begin"/>
            </w:r>
            <w:r>
              <w:rPr>
                <w:noProof/>
                <w:webHidden/>
              </w:rPr>
              <w:instrText xml:space="preserve"> PAGEREF _Toc492457583 \h </w:instrText>
            </w:r>
            <w:r>
              <w:rPr>
                <w:noProof/>
                <w:webHidden/>
              </w:rPr>
            </w:r>
          </w:ins>
          <w:r>
            <w:rPr>
              <w:noProof/>
              <w:webHidden/>
            </w:rPr>
            <w:fldChar w:fldCharType="separate"/>
          </w:r>
          <w:ins w:id="11" w:author="JY0225" w:date="2017-09-06T10:37:00Z">
            <w:r>
              <w:rPr>
                <w:noProof/>
                <w:webHidden/>
              </w:rPr>
              <w:t>1</w:t>
            </w:r>
            <w:r>
              <w:rPr>
                <w:noProof/>
                <w:webHidden/>
              </w:rPr>
              <w:fldChar w:fldCharType="end"/>
            </w:r>
            <w:r w:rsidRPr="00C12356">
              <w:rPr>
                <w:rStyle w:val="af"/>
                <w:noProof/>
              </w:rPr>
              <w:fldChar w:fldCharType="end"/>
            </w:r>
          </w:ins>
        </w:p>
        <w:p w14:paraId="255DF66A" w14:textId="4D33C7BF" w:rsidR="00FB3FE6" w:rsidRDefault="00FB3FE6">
          <w:pPr>
            <w:pStyle w:val="24"/>
            <w:tabs>
              <w:tab w:val="right" w:leader="dot" w:pos="8302"/>
            </w:tabs>
            <w:ind w:left="480"/>
            <w:rPr>
              <w:ins w:id="12" w:author="JY0225" w:date="2017-09-06T10:37:00Z"/>
              <w:rFonts w:asciiTheme="minorHAnsi" w:cstheme="minorBidi"/>
              <w:noProof/>
              <w:kern w:val="2"/>
              <w:sz w:val="21"/>
              <w:szCs w:val="22"/>
            </w:rPr>
          </w:pPr>
          <w:ins w:id="13" w:author="JY0225" w:date="2017-09-06T10:37:00Z">
            <w:r w:rsidRPr="00C12356">
              <w:rPr>
                <w:rStyle w:val="af"/>
                <w:noProof/>
              </w:rPr>
              <w:fldChar w:fldCharType="begin"/>
            </w:r>
            <w:r w:rsidRPr="00C12356">
              <w:rPr>
                <w:rStyle w:val="af"/>
                <w:noProof/>
              </w:rPr>
              <w:instrText xml:space="preserve"> </w:instrText>
            </w:r>
            <w:r>
              <w:rPr>
                <w:noProof/>
              </w:rPr>
              <w:instrText>HYPERLINK \l "_Toc492457584"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1.1 研究背景</w:t>
            </w:r>
            <w:r>
              <w:rPr>
                <w:noProof/>
                <w:webHidden/>
              </w:rPr>
              <w:tab/>
            </w:r>
            <w:r>
              <w:rPr>
                <w:noProof/>
                <w:webHidden/>
              </w:rPr>
              <w:fldChar w:fldCharType="begin"/>
            </w:r>
            <w:r>
              <w:rPr>
                <w:noProof/>
                <w:webHidden/>
              </w:rPr>
              <w:instrText xml:space="preserve"> PAGEREF _Toc492457584 \h </w:instrText>
            </w:r>
            <w:r>
              <w:rPr>
                <w:noProof/>
                <w:webHidden/>
              </w:rPr>
            </w:r>
          </w:ins>
          <w:r>
            <w:rPr>
              <w:noProof/>
              <w:webHidden/>
            </w:rPr>
            <w:fldChar w:fldCharType="separate"/>
          </w:r>
          <w:ins w:id="14" w:author="JY0225" w:date="2017-09-06T10:37:00Z">
            <w:r>
              <w:rPr>
                <w:noProof/>
                <w:webHidden/>
              </w:rPr>
              <w:t>1</w:t>
            </w:r>
            <w:r>
              <w:rPr>
                <w:noProof/>
                <w:webHidden/>
              </w:rPr>
              <w:fldChar w:fldCharType="end"/>
            </w:r>
            <w:r w:rsidRPr="00C12356">
              <w:rPr>
                <w:rStyle w:val="af"/>
                <w:noProof/>
              </w:rPr>
              <w:fldChar w:fldCharType="end"/>
            </w:r>
          </w:ins>
        </w:p>
        <w:p w14:paraId="20C2F5DC" w14:textId="65ECA00F" w:rsidR="00FB3FE6" w:rsidRDefault="00FB3FE6">
          <w:pPr>
            <w:pStyle w:val="24"/>
            <w:tabs>
              <w:tab w:val="right" w:leader="dot" w:pos="8302"/>
            </w:tabs>
            <w:ind w:left="480"/>
            <w:rPr>
              <w:ins w:id="15" w:author="JY0225" w:date="2017-09-06T10:37:00Z"/>
              <w:rFonts w:asciiTheme="minorHAnsi" w:cstheme="minorBidi"/>
              <w:noProof/>
              <w:kern w:val="2"/>
              <w:sz w:val="21"/>
              <w:szCs w:val="22"/>
            </w:rPr>
          </w:pPr>
          <w:ins w:id="16" w:author="JY0225" w:date="2017-09-06T10:37:00Z">
            <w:r w:rsidRPr="00C12356">
              <w:rPr>
                <w:rStyle w:val="af"/>
                <w:noProof/>
              </w:rPr>
              <w:fldChar w:fldCharType="begin"/>
            </w:r>
            <w:r w:rsidRPr="00C12356">
              <w:rPr>
                <w:rStyle w:val="af"/>
                <w:noProof/>
              </w:rPr>
              <w:instrText xml:space="preserve"> </w:instrText>
            </w:r>
            <w:r>
              <w:rPr>
                <w:noProof/>
              </w:rPr>
              <w:instrText>HYPERLINK \l "_Toc492457585"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1.2 研究内容及意义</w:t>
            </w:r>
            <w:r>
              <w:rPr>
                <w:noProof/>
                <w:webHidden/>
              </w:rPr>
              <w:tab/>
            </w:r>
            <w:r>
              <w:rPr>
                <w:noProof/>
                <w:webHidden/>
              </w:rPr>
              <w:fldChar w:fldCharType="begin"/>
            </w:r>
            <w:r>
              <w:rPr>
                <w:noProof/>
                <w:webHidden/>
              </w:rPr>
              <w:instrText xml:space="preserve"> PAGEREF _Toc492457585 \h </w:instrText>
            </w:r>
            <w:r>
              <w:rPr>
                <w:noProof/>
                <w:webHidden/>
              </w:rPr>
            </w:r>
          </w:ins>
          <w:r>
            <w:rPr>
              <w:noProof/>
              <w:webHidden/>
            </w:rPr>
            <w:fldChar w:fldCharType="separate"/>
          </w:r>
          <w:ins w:id="17" w:author="JY0225" w:date="2017-09-06T10:37:00Z">
            <w:r>
              <w:rPr>
                <w:noProof/>
                <w:webHidden/>
              </w:rPr>
              <w:t>3</w:t>
            </w:r>
            <w:r>
              <w:rPr>
                <w:noProof/>
                <w:webHidden/>
              </w:rPr>
              <w:fldChar w:fldCharType="end"/>
            </w:r>
            <w:r w:rsidRPr="00C12356">
              <w:rPr>
                <w:rStyle w:val="af"/>
                <w:noProof/>
              </w:rPr>
              <w:fldChar w:fldCharType="end"/>
            </w:r>
          </w:ins>
        </w:p>
        <w:p w14:paraId="725EB8FC" w14:textId="4FD4A641" w:rsidR="00FB3FE6" w:rsidRDefault="00FB3FE6">
          <w:pPr>
            <w:pStyle w:val="24"/>
            <w:tabs>
              <w:tab w:val="right" w:leader="dot" w:pos="8302"/>
            </w:tabs>
            <w:ind w:left="480"/>
            <w:rPr>
              <w:ins w:id="18" w:author="JY0225" w:date="2017-09-06T10:37:00Z"/>
              <w:rFonts w:asciiTheme="minorHAnsi" w:cstheme="minorBidi"/>
              <w:noProof/>
              <w:kern w:val="2"/>
              <w:sz w:val="21"/>
              <w:szCs w:val="22"/>
            </w:rPr>
          </w:pPr>
          <w:ins w:id="19" w:author="JY0225" w:date="2017-09-06T10:37:00Z">
            <w:r w:rsidRPr="00C12356">
              <w:rPr>
                <w:rStyle w:val="af"/>
                <w:noProof/>
              </w:rPr>
              <w:fldChar w:fldCharType="begin"/>
            </w:r>
            <w:r w:rsidRPr="00C12356">
              <w:rPr>
                <w:rStyle w:val="af"/>
                <w:noProof/>
              </w:rPr>
              <w:instrText xml:space="preserve"> </w:instrText>
            </w:r>
            <w:r>
              <w:rPr>
                <w:noProof/>
              </w:rPr>
              <w:instrText>HYPERLINK \l "_Toc492457586"</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1.3 论文的组织</w:t>
            </w:r>
            <w:r>
              <w:rPr>
                <w:noProof/>
                <w:webHidden/>
              </w:rPr>
              <w:tab/>
            </w:r>
            <w:r>
              <w:rPr>
                <w:noProof/>
                <w:webHidden/>
              </w:rPr>
              <w:fldChar w:fldCharType="begin"/>
            </w:r>
            <w:r>
              <w:rPr>
                <w:noProof/>
                <w:webHidden/>
              </w:rPr>
              <w:instrText xml:space="preserve"> PAGEREF _Toc492457586 \h </w:instrText>
            </w:r>
            <w:r>
              <w:rPr>
                <w:noProof/>
                <w:webHidden/>
              </w:rPr>
            </w:r>
          </w:ins>
          <w:r>
            <w:rPr>
              <w:noProof/>
              <w:webHidden/>
            </w:rPr>
            <w:fldChar w:fldCharType="separate"/>
          </w:r>
          <w:ins w:id="20" w:author="JY0225" w:date="2017-09-06T10:37:00Z">
            <w:r>
              <w:rPr>
                <w:noProof/>
                <w:webHidden/>
              </w:rPr>
              <w:t>4</w:t>
            </w:r>
            <w:r>
              <w:rPr>
                <w:noProof/>
                <w:webHidden/>
              </w:rPr>
              <w:fldChar w:fldCharType="end"/>
            </w:r>
            <w:r w:rsidRPr="00C12356">
              <w:rPr>
                <w:rStyle w:val="af"/>
                <w:noProof/>
              </w:rPr>
              <w:fldChar w:fldCharType="end"/>
            </w:r>
          </w:ins>
        </w:p>
        <w:p w14:paraId="36EB8100" w14:textId="662F873C" w:rsidR="00FB3FE6" w:rsidRDefault="00FB3FE6">
          <w:pPr>
            <w:pStyle w:val="11"/>
            <w:rPr>
              <w:ins w:id="21" w:author="JY0225" w:date="2017-09-06T10:37:00Z"/>
              <w:rFonts w:asciiTheme="minorHAnsi" w:cstheme="minorBidi"/>
              <w:noProof/>
              <w:kern w:val="2"/>
              <w:sz w:val="21"/>
              <w:szCs w:val="22"/>
            </w:rPr>
          </w:pPr>
          <w:ins w:id="22" w:author="JY0225" w:date="2017-09-06T10:37:00Z">
            <w:r w:rsidRPr="00C12356">
              <w:rPr>
                <w:rStyle w:val="af"/>
                <w:noProof/>
              </w:rPr>
              <w:fldChar w:fldCharType="begin"/>
            </w:r>
            <w:r w:rsidRPr="00C12356">
              <w:rPr>
                <w:rStyle w:val="af"/>
                <w:noProof/>
              </w:rPr>
              <w:instrText xml:space="preserve"> </w:instrText>
            </w:r>
            <w:r>
              <w:rPr>
                <w:noProof/>
              </w:rPr>
              <w:instrText>HYPERLINK \l "_Toc492457587"</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第二章</w:t>
            </w:r>
            <w:r w:rsidRPr="00C12356">
              <w:rPr>
                <w:rStyle w:val="af"/>
                <w:rFonts w:ascii="Times New Roman" w:hAnsi="Times New Roman"/>
                <w:noProof/>
              </w:rPr>
              <w:t xml:space="preserve"> </w:t>
            </w:r>
            <w:r w:rsidRPr="00C12356">
              <w:rPr>
                <w:rStyle w:val="af"/>
                <w:rFonts w:ascii="Times New Roman" w:hAnsi="Times New Roman"/>
                <w:noProof/>
              </w:rPr>
              <w:t>核心技术</w:t>
            </w:r>
            <w:r>
              <w:rPr>
                <w:noProof/>
                <w:webHidden/>
              </w:rPr>
              <w:tab/>
            </w:r>
            <w:r>
              <w:rPr>
                <w:noProof/>
                <w:webHidden/>
              </w:rPr>
              <w:fldChar w:fldCharType="begin"/>
            </w:r>
            <w:r>
              <w:rPr>
                <w:noProof/>
                <w:webHidden/>
              </w:rPr>
              <w:instrText xml:space="preserve"> PAGEREF _Toc492457587 \h </w:instrText>
            </w:r>
            <w:r>
              <w:rPr>
                <w:noProof/>
                <w:webHidden/>
              </w:rPr>
            </w:r>
          </w:ins>
          <w:r>
            <w:rPr>
              <w:noProof/>
              <w:webHidden/>
            </w:rPr>
            <w:fldChar w:fldCharType="separate"/>
          </w:r>
          <w:ins w:id="23" w:author="JY0225" w:date="2017-09-06T10:37:00Z">
            <w:r>
              <w:rPr>
                <w:noProof/>
                <w:webHidden/>
              </w:rPr>
              <w:t>5</w:t>
            </w:r>
            <w:r>
              <w:rPr>
                <w:noProof/>
                <w:webHidden/>
              </w:rPr>
              <w:fldChar w:fldCharType="end"/>
            </w:r>
            <w:r w:rsidRPr="00C12356">
              <w:rPr>
                <w:rStyle w:val="af"/>
                <w:noProof/>
              </w:rPr>
              <w:fldChar w:fldCharType="end"/>
            </w:r>
          </w:ins>
        </w:p>
        <w:p w14:paraId="03C0B4BF" w14:textId="70D40FA8" w:rsidR="00FB3FE6" w:rsidRDefault="00FB3FE6">
          <w:pPr>
            <w:pStyle w:val="24"/>
            <w:tabs>
              <w:tab w:val="right" w:leader="dot" w:pos="8302"/>
            </w:tabs>
            <w:ind w:left="480"/>
            <w:rPr>
              <w:ins w:id="24" w:author="JY0225" w:date="2017-09-06T10:37:00Z"/>
              <w:rFonts w:asciiTheme="minorHAnsi" w:cstheme="minorBidi"/>
              <w:noProof/>
              <w:kern w:val="2"/>
              <w:sz w:val="21"/>
              <w:szCs w:val="22"/>
            </w:rPr>
          </w:pPr>
          <w:ins w:id="25" w:author="JY0225" w:date="2017-09-06T10:37:00Z">
            <w:r w:rsidRPr="00C12356">
              <w:rPr>
                <w:rStyle w:val="af"/>
                <w:noProof/>
              </w:rPr>
              <w:fldChar w:fldCharType="begin"/>
            </w:r>
            <w:r w:rsidRPr="00C12356">
              <w:rPr>
                <w:rStyle w:val="af"/>
                <w:noProof/>
              </w:rPr>
              <w:instrText xml:space="preserve"> </w:instrText>
            </w:r>
            <w:r>
              <w:rPr>
                <w:noProof/>
              </w:rPr>
              <w:instrText>HYPERLINK \l "_Toc492457588"</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2.1 云备份与中间件</w:t>
            </w:r>
            <w:r>
              <w:rPr>
                <w:noProof/>
                <w:webHidden/>
              </w:rPr>
              <w:tab/>
            </w:r>
            <w:r>
              <w:rPr>
                <w:noProof/>
                <w:webHidden/>
              </w:rPr>
              <w:fldChar w:fldCharType="begin"/>
            </w:r>
            <w:r>
              <w:rPr>
                <w:noProof/>
                <w:webHidden/>
              </w:rPr>
              <w:instrText xml:space="preserve"> PAGEREF _Toc492457588 \h </w:instrText>
            </w:r>
            <w:r>
              <w:rPr>
                <w:noProof/>
                <w:webHidden/>
              </w:rPr>
            </w:r>
          </w:ins>
          <w:r>
            <w:rPr>
              <w:noProof/>
              <w:webHidden/>
            </w:rPr>
            <w:fldChar w:fldCharType="separate"/>
          </w:r>
          <w:ins w:id="26" w:author="JY0225" w:date="2017-09-06T10:37:00Z">
            <w:r>
              <w:rPr>
                <w:noProof/>
                <w:webHidden/>
              </w:rPr>
              <w:t>5</w:t>
            </w:r>
            <w:r>
              <w:rPr>
                <w:noProof/>
                <w:webHidden/>
              </w:rPr>
              <w:fldChar w:fldCharType="end"/>
            </w:r>
            <w:r w:rsidRPr="00C12356">
              <w:rPr>
                <w:rStyle w:val="af"/>
                <w:noProof/>
              </w:rPr>
              <w:fldChar w:fldCharType="end"/>
            </w:r>
          </w:ins>
        </w:p>
        <w:p w14:paraId="12E2AB67" w14:textId="339388B8" w:rsidR="00FB3FE6" w:rsidRDefault="00FB3FE6">
          <w:pPr>
            <w:pStyle w:val="33"/>
            <w:tabs>
              <w:tab w:val="right" w:leader="dot" w:pos="8302"/>
            </w:tabs>
            <w:ind w:left="960"/>
            <w:rPr>
              <w:ins w:id="27" w:author="JY0225" w:date="2017-09-06T10:37:00Z"/>
              <w:rFonts w:asciiTheme="minorHAnsi" w:cstheme="minorBidi"/>
              <w:noProof/>
              <w:kern w:val="2"/>
              <w:sz w:val="21"/>
              <w:szCs w:val="22"/>
            </w:rPr>
          </w:pPr>
          <w:ins w:id="28" w:author="JY0225" w:date="2017-09-06T10:37:00Z">
            <w:r w:rsidRPr="00C12356">
              <w:rPr>
                <w:rStyle w:val="af"/>
                <w:noProof/>
              </w:rPr>
              <w:fldChar w:fldCharType="begin"/>
            </w:r>
            <w:r w:rsidRPr="00C12356">
              <w:rPr>
                <w:rStyle w:val="af"/>
                <w:noProof/>
              </w:rPr>
              <w:instrText xml:space="preserve"> </w:instrText>
            </w:r>
            <w:r>
              <w:rPr>
                <w:noProof/>
              </w:rPr>
              <w:instrText>HYPERLINK \l "_Toc492457589"</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2.1.1 云备份特点</w:t>
            </w:r>
            <w:r>
              <w:rPr>
                <w:noProof/>
                <w:webHidden/>
              </w:rPr>
              <w:tab/>
            </w:r>
            <w:r>
              <w:rPr>
                <w:noProof/>
                <w:webHidden/>
              </w:rPr>
              <w:fldChar w:fldCharType="begin"/>
            </w:r>
            <w:r>
              <w:rPr>
                <w:noProof/>
                <w:webHidden/>
              </w:rPr>
              <w:instrText xml:space="preserve"> PAGEREF _Toc492457589 \h </w:instrText>
            </w:r>
            <w:r>
              <w:rPr>
                <w:noProof/>
                <w:webHidden/>
              </w:rPr>
            </w:r>
          </w:ins>
          <w:r>
            <w:rPr>
              <w:noProof/>
              <w:webHidden/>
            </w:rPr>
            <w:fldChar w:fldCharType="separate"/>
          </w:r>
          <w:ins w:id="29" w:author="JY0225" w:date="2017-09-06T10:37:00Z">
            <w:r>
              <w:rPr>
                <w:noProof/>
                <w:webHidden/>
              </w:rPr>
              <w:t>5</w:t>
            </w:r>
            <w:r>
              <w:rPr>
                <w:noProof/>
                <w:webHidden/>
              </w:rPr>
              <w:fldChar w:fldCharType="end"/>
            </w:r>
            <w:r w:rsidRPr="00C12356">
              <w:rPr>
                <w:rStyle w:val="af"/>
                <w:noProof/>
              </w:rPr>
              <w:fldChar w:fldCharType="end"/>
            </w:r>
          </w:ins>
        </w:p>
        <w:p w14:paraId="1CD641BF" w14:textId="6351E868" w:rsidR="00FB3FE6" w:rsidRDefault="00FB3FE6">
          <w:pPr>
            <w:pStyle w:val="33"/>
            <w:tabs>
              <w:tab w:val="right" w:leader="dot" w:pos="8302"/>
            </w:tabs>
            <w:ind w:left="960"/>
            <w:rPr>
              <w:ins w:id="30" w:author="JY0225" w:date="2017-09-06T10:37:00Z"/>
              <w:rFonts w:asciiTheme="minorHAnsi" w:cstheme="minorBidi"/>
              <w:noProof/>
              <w:kern w:val="2"/>
              <w:sz w:val="21"/>
              <w:szCs w:val="22"/>
            </w:rPr>
          </w:pPr>
          <w:ins w:id="31" w:author="JY0225" w:date="2017-09-06T10:37:00Z">
            <w:r w:rsidRPr="00C12356">
              <w:rPr>
                <w:rStyle w:val="af"/>
                <w:noProof/>
              </w:rPr>
              <w:fldChar w:fldCharType="begin"/>
            </w:r>
            <w:r w:rsidRPr="00C12356">
              <w:rPr>
                <w:rStyle w:val="af"/>
                <w:noProof/>
              </w:rPr>
              <w:instrText xml:space="preserve"> </w:instrText>
            </w:r>
            <w:r>
              <w:rPr>
                <w:noProof/>
              </w:rPr>
              <w:instrText>HYPERLINK \l "_Toc492457590"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2.1.2 云备份中间件</w:t>
            </w:r>
            <w:r>
              <w:rPr>
                <w:noProof/>
                <w:webHidden/>
              </w:rPr>
              <w:tab/>
            </w:r>
            <w:r>
              <w:rPr>
                <w:noProof/>
                <w:webHidden/>
              </w:rPr>
              <w:fldChar w:fldCharType="begin"/>
            </w:r>
            <w:r>
              <w:rPr>
                <w:noProof/>
                <w:webHidden/>
              </w:rPr>
              <w:instrText xml:space="preserve"> PAGEREF _Toc492457590 \h </w:instrText>
            </w:r>
            <w:r>
              <w:rPr>
                <w:noProof/>
                <w:webHidden/>
              </w:rPr>
            </w:r>
          </w:ins>
          <w:r>
            <w:rPr>
              <w:noProof/>
              <w:webHidden/>
            </w:rPr>
            <w:fldChar w:fldCharType="separate"/>
          </w:r>
          <w:ins w:id="32" w:author="JY0225" w:date="2017-09-06T10:37:00Z">
            <w:r>
              <w:rPr>
                <w:noProof/>
                <w:webHidden/>
              </w:rPr>
              <w:t>5</w:t>
            </w:r>
            <w:r>
              <w:rPr>
                <w:noProof/>
                <w:webHidden/>
              </w:rPr>
              <w:fldChar w:fldCharType="end"/>
            </w:r>
            <w:r w:rsidRPr="00C12356">
              <w:rPr>
                <w:rStyle w:val="af"/>
                <w:noProof/>
              </w:rPr>
              <w:fldChar w:fldCharType="end"/>
            </w:r>
          </w:ins>
        </w:p>
        <w:p w14:paraId="62A5001F" w14:textId="553FA6E7" w:rsidR="00FB3FE6" w:rsidRDefault="00FB3FE6">
          <w:pPr>
            <w:pStyle w:val="24"/>
            <w:tabs>
              <w:tab w:val="right" w:leader="dot" w:pos="8302"/>
            </w:tabs>
            <w:ind w:left="480"/>
            <w:rPr>
              <w:ins w:id="33" w:author="JY0225" w:date="2017-09-06T10:37:00Z"/>
              <w:rFonts w:asciiTheme="minorHAnsi" w:cstheme="minorBidi"/>
              <w:noProof/>
              <w:kern w:val="2"/>
              <w:sz w:val="21"/>
              <w:szCs w:val="22"/>
            </w:rPr>
          </w:pPr>
          <w:ins w:id="34" w:author="JY0225" w:date="2017-09-06T10:37:00Z">
            <w:r w:rsidRPr="00C12356">
              <w:rPr>
                <w:rStyle w:val="af"/>
                <w:noProof/>
              </w:rPr>
              <w:fldChar w:fldCharType="begin"/>
            </w:r>
            <w:r w:rsidRPr="00C12356">
              <w:rPr>
                <w:rStyle w:val="af"/>
                <w:noProof/>
              </w:rPr>
              <w:instrText xml:space="preserve"> </w:instrText>
            </w:r>
            <w:r>
              <w:rPr>
                <w:noProof/>
              </w:rPr>
              <w:instrText>HYPERLINK \l "_Toc492457591"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2.3 SQLite</w:t>
            </w:r>
            <w:r>
              <w:rPr>
                <w:noProof/>
                <w:webHidden/>
              </w:rPr>
              <w:tab/>
            </w:r>
            <w:r>
              <w:rPr>
                <w:noProof/>
                <w:webHidden/>
              </w:rPr>
              <w:fldChar w:fldCharType="begin"/>
            </w:r>
            <w:r>
              <w:rPr>
                <w:noProof/>
                <w:webHidden/>
              </w:rPr>
              <w:instrText xml:space="preserve"> PAGEREF _Toc492457591 \h </w:instrText>
            </w:r>
            <w:r>
              <w:rPr>
                <w:noProof/>
                <w:webHidden/>
              </w:rPr>
            </w:r>
          </w:ins>
          <w:r>
            <w:rPr>
              <w:noProof/>
              <w:webHidden/>
            </w:rPr>
            <w:fldChar w:fldCharType="separate"/>
          </w:r>
          <w:ins w:id="35" w:author="JY0225" w:date="2017-09-06T10:37:00Z">
            <w:r>
              <w:rPr>
                <w:noProof/>
                <w:webHidden/>
              </w:rPr>
              <w:t>6</w:t>
            </w:r>
            <w:r>
              <w:rPr>
                <w:noProof/>
                <w:webHidden/>
              </w:rPr>
              <w:fldChar w:fldCharType="end"/>
            </w:r>
            <w:r w:rsidRPr="00C12356">
              <w:rPr>
                <w:rStyle w:val="af"/>
                <w:noProof/>
              </w:rPr>
              <w:fldChar w:fldCharType="end"/>
            </w:r>
          </w:ins>
        </w:p>
        <w:p w14:paraId="6F0286E4" w14:textId="5717D0E5" w:rsidR="00FB3FE6" w:rsidRDefault="00FB3FE6">
          <w:pPr>
            <w:pStyle w:val="24"/>
            <w:tabs>
              <w:tab w:val="right" w:leader="dot" w:pos="8302"/>
            </w:tabs>
            <w:ind w:left="480"/>
            <w:rPr>
              <w:ins w:id="36" w:author="JY0225" w:date="2017-09-06T10:37:00Z"/>
              <w:rFonts w:asciiTheme="minorHAnsi" w:cstheme="minorBidi"/>
              <w:noProof/>
              <w:kern w:val="2"/>
              <w:sz w:val="21"/>
              <w:szCs w:val="22"/>
            </w:rPr>
          </w:pPr>
          <w:ins w:id="37" w:author="JY0225" w:date="2017-09-06T10:37:00Z">
            <w:r w:rsidRPr="00C12356">
              <w:rPr>
                <w:rStyle w:val="af"/>
                <w:noProof/>
              </w:rPr>
              <w:fldChar w:fldCharType="begin"/>
            </w:r>
            <w:r w:rsidRPr="00C12356">
              <w:rPr>
                <w:rStyle w:val="af"/>
                <w:noProof/>
              </w:rPr>
              <w:instrText xml:space="preserve"> </w:instrText>
            </w:r>
            <w:r>
              <w:rPr>
                <w:noProof/>
              </w:rPr>
              <w:instrText>HYPERLINK \l "_Toc492457592"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2.4 断点续传</w:t>
            </w:r>
            <w:r>
              <w:rPr>
                <w:noProof/>
                <w:webHidden/>
              </w:rPr>
              <w:tab/>
            </w:r>
            <w:r>
              <w:rPr>
                <w:noProof/>
                <w:webHidden/>
              </w:rPr>
              <w:fldChar w:fldCharType="begin"/>
            </w:r>
            <w:r>
              <w:rPr>
                <w:noProof/>
                <w:webHidden/>
              </w:rPr>
              <w:instrText xml:space="preserve"> PAGEREF _Toc492457592 \h </w:instrText>
            </w:r>
            <w:r>
              <w:rPr>
                <w:noProof/>
                <w:webHidden/>
              </w:rPr>
            </w:r>
          </w:ins>
          <w:r>
            <w:rPr>
              <w:noProof/>
              <w:webHidden/>
            </w:rPr>
            <w:fldChar w:fldCharType="separate"/>
          </w:r>
          <w:ins w:id="38" w:author="JY0225" w:date="2017-09-06T10:37:00Z">
            <w:r>
              <w:rPr>
                <w:noProof/>
                <w:webHidden/>
              </w:rPr>
              <w:t>7</w:t>
            </w:r>
            <w:r>
              <w:rPr>
                <w:noProof/>
                <w:webHidden/>
              </w:rPr>
              <w:fldChar w:fldCharType="end"/>
            </w:r>
            <w:r w:rsidRPr="00C12356">
              <w:rPr>
                <w:rStyle w:val="af"/>
                <w:noProof/>
              </w:rPr>
              <w:fldChar w:fldCharType="end"/>
            </w:r>
          </w:ins>
        </w:p>
        <w:p w14:paraId="4EFDCCAB" w14:textId="7F964D28" w:rsidR="00FB3FE6" w:rsidRDefault="00FB3FE6">
          <w:pPr>
            <w:pStyle w:val="24"/>
            <w:tabs>
              <w:tab w:val="right" w:leader="dot" w:pos="8302"/>
            </w:tabs>
            <w:ind w:left="480"/>
            <w:rPr>
              <w:ins w:id="39" w:author="JY0225" w:date="2017-09-06T10:37:00Z"/>
              <w:rFonts w:asciiTheme="minorHAnsi" w:cstheme="minorBidi"/>
              <w:noProof/>
              <w:kern w:val="2"/>
              <w:sz w:val="21"/>
              <w:szCs w:val="22"/>
            </w:rPr>
          </w:pPr>
          <w:ins w:id="40" w:author="JY0225" w:date="2017-09-06T10:37:00Z">
            <w:r w:rsidRPr="00C12356">
              <w:rPr>
                <w:rStyle w:val="af"/>
                <w:noProof/>
              </w:rPr>
              <w:fldChar w:fldCharType="begin"/>
            </w:r>
            <w:r w:rsidRPr="00C12356">
              <w:rPr>
                <w:rStyle w:val="af"/>
                <w:noProof/>
              </w:rPr>
              <w:instrText xml:space="preserve"> </w:instrText>
            </w:r>
            <w:r>
              <w:rPr>
                <w:noProof/>
              </w:rPr>
              <w:instrText>HYPERLINK \l "_Toc492457593"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2.5 WebSocket</w:t>
            </w:r>
            <w:r>
              <w:rPr>
                <w:noProof/>
                <w:webHidden/>
              </w:rPr>
              <w:tab/>
            </w:r>
            <w:r>
              <w:rPr>
                <w:noProof/>
                <w:webHidden/>
              </w:rPr>
              <w:fldChar w:fldCharType="begin"/>
            </w:r>
            <w:r>
              <w:rPr>
                <w:noProof/>
                <w:webHidden/>
              </w:rPr>
              <w:instrText xml:space="preserve"> PAGEREF _Toc492457593 \h </w:instrText>
            </w:r>
            <w:r>
              <w:rPr>
                <w:noProof/>
                <w:webHidden/>
              </w:rPr>
            </w:r>
          </w:ins>
          <w:r>
            <w:rPr>
              <w:noProof/>
              <w:webHidden/>
            </w:rPr>
            <w:fldChar w:fldCharType="separate"/>
          </w:r>
          <w:ins w:id="41" w:author="JY0225" w:date="2017-09-06T10:37:00Z">
            <w:r>
              <w:rPr>
                <w:noProof/>
                <w:webHidden/>
              </w:rPr>
              <w:t>8</w:t>
            </w:r>
            <w:r>
              <w:rPr>
                <w:noProof/>
                <w:webHidden/>
              </w:rPr>
              <w:fldChar w:fldCharType="end"/>
            </w:r>
            <w:r w:rsidRPr="00C12356">
              <w:rPr>
                <w:rStyle w:val="af"/>
                <w:noProof/>
              </w:rPr>
              <w:fldChar w:fldCharType="end"/>
            </w:r>
          </w:ins>
        </w:p>
        <w:p w14:paraId="79A18F10" w14:textId="31581E6D" w:rsidR="00FB3FE6" w:rsidRDefault="00FB3FE6">
          <w:pPr>
            <w:pStyle w:val="24"/>
            <w:tabs>
              <w:tab w:val="right" w:leader="dot" w:pos="8302"/>
            </w:tabs>
            <w:ind w:left="480"/>
            <w:rPr>
              <w:ins w:id="42" w:author="JY0225" w:date="2017-09-06T10:37:00Z"/>
              <w:rFonts w:asciiTheme="minorHAnsi" w:cstheme="minorBidi"/>
              <w:noProof/>
              <w:kern w:val="2"/>
              <w:sz w:val="21"/>
              <w:szCs w:val="22"/>
            </w:rPr>
          </w:pPr>
          <w:ins w:id="43" w:author="JY0225" w:date="2017-09-06T10:37:00Z">
            <w:r w:rsidRPr="00C12356">
              <w:rPr>
                <w:rStyle w:val="af"/>
                <w:noProof/>
              </w:rPr>
              <w:fldChar w:fldCharType="begin"/>
            </w:r>
            <w:r w:rsidRPr="00C12356">
              <w:rPr>
                <w:rStyle w:val="af"/>
                <w:noProof/>
              </w:rPr>
              <w:instrText xml:space="preserve"> </w:instrText>
            </w:r>
            <w:r>
              <w:rPr>
                <w:noProof/>
              </w:rPr>
              <w:instrText>HYPERLINK \l "_Toc492457594"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2.6 WebExtension</w:t>
            </w:r>
            <w:r>
              <w:rPr>
                <w:noProof/>
                <w:webHidden/>
              </w:rPr>
              <w:tab/>
            </w:r>
            <w:r>
              <w:rPr>
                <w:noProof/>
                <w:webHidden/>
              </w:rPr>
              <w:fldChar w:fldCharType="begin"/>
            </w:r>
            <w:r>
              <w:rPr>
                <w:noProof/>
                <w:webHidden/>
              </w:rPr>
              <w:instrText xml:space="preserve"> PAGEREF _Toc492457594 \h </w:instrText>
            </w:r>
            <w:r>
              <w:rPr>
                <w:noProof/>
                <w:webHidden/>
              </w:rPr>
            </w:r>
          </w:ins>
          <w:r>
            <w:rPr>
              <w:noProof/>
              <w:webHidden/>
            </w:rPr>
            <w:fldChar w:fldCharType="separate"/>
          </w:r>
          <w:ins w:id="44" w:author="JY0225" w:date="2017-09-06T10:37:00Z">
            <w:r>
              <w:rPr>
                <w:noProof/>
                <w:webHidden/>
              </w:rPr>
              <w:t>9</w:t>
            </w:r>
            <w:r>
              <w:rPr>
                <w:noProof/>
                <w:webHidden/>
              </w:rPr>
              <w:fldChar w:fldCharType="end"/>
            </w:r>
            <w:r w:rsidRPr="00C12356">
              <w:rPr>
                <w:rStyle w:val="af"/>
                <w:noProof/>
              </w:rPr>
              <w:fldChar w:fldCharType="end"/>
            </w:r>
          </w:ins>
        </w:p>
        <w:p w14:paraId="45FA5BF0" w14:textId="42347D35" w:rsidR="00FB3FE6" w:rsidRDefault="00FB3FE6">
          <w:pPr>
            <w:pStyle w:val="11"/>
            <w:rPr>
              <w:ins w:id="45" w:author="JY0225" w:date="2017-09-06T10:37:00Z"/>
              <w:rFonts w:asciiTheme="minorHAnsi" w:cstheme="minorBidi"/>
              <w:noProof/>
              <w:kern w:val="2"/>
              <w:sz w:val="21"/>
              <w:szCs w:val="22"/>
            </w:rPr>
          </w:pPr>
          <w:ins w:id="46" w:author="JY0225" w:date="2017-09-06T10:37:00Z">
            <w:r w:rsidRPr="00C12356">
              <w:rPr>
                <w:rStyle w:val="af"/>
                <w:noProof/>
              </w:rPr>
              <w:fldChar w:fldCharType="begin"/>
            </w:r>
            <w:r w:rsidRPr="00C12356">
              <w:rPr>
                <w:rStyle w:val="af"/>
                <w:noProof/>
              </w:rPr>
              <w:instrText xml:space="preserve"> </w:instrText>
            </w:r>
            <w:r>
              <w:rPr>
                <w:noProof/>
              </w:rPr>
              <w:instrText>HYPERLINK \l "_Toc492457595"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第三章</w:t>
            </w:r>
            <w:r w:rsidRPr="00C12356">
              <w:rPr>
                <w:rStyle w:val="af"/>
                <w:rFonts w:ascii="Times New Roman" w:hAnsi="Times New Roman"/>
                <w:noProof/>
              </w:rPr>
              <w:t xml:space="preserve"> </w:t>
            </w:r>
            <w:r w:rsidRPr="00C12356">
              <w:rPr>
                <w:rStyle w:val="af"/>
                <w:rFonts w:ascii="Times New Roman" w:hAnsi="Times New Roman"/>
                <w:noProof/>
              </w:rPr>
              <w:t>云备份中间件优化分析</w:t>
            </w:r>
            <w:r>
              <w:rPr>
                <w:noProof/>
                <w:webHidden/>
              </w:rPr>
              <w:tab/>
            </w:r>
            <w:r>
              <w:rPr>
                <w:noProof/>
                <w:webHidden/>
              </w:rPr>
              <w:fldChar w:fldCharType="begin"/>
            </w:r>
            <w:r>
              <w:rPr>
                <w:noProof/>
                <w:webHidden/>
              </w:rPr>
              <w:instrText xml:space="preserve"> PAGEREF _Toc492457595 \h </w:instrText>
            </w:r>
            <w:r>
              <w:rPr>
                <w:noProof/>
                <w:webHidden/>
              </w:rPr>
            </w:r>
          </w:ins>
          <w:r>
            <w:rPr>
              <w:noProof/>
              <w:webHidden/>
            </w:rPr>
            <w:fldChar w:fldCharType="separate"/>
          </w:r>
          <w:ins w:id="47" w:author="JY0225" w:date="2017-09-06T10:37:00Z">
            <w:r>
              <w:rPr>
                <w:noProof/>
                <w:webHidden/>
              </w:rPr>
              <w:t>11</w:t>
            </w:r>
            <w:r>
              <w:rPr>
                <w:noProof/>
                <w:webHidden/>
              </w:rPr>
              <w:fldChar w:fldCharType="end"/>
            </w:r>
            <w:r w:rsidRPr="00C12356">
              <w:rPr>
                <w:rStyle w:val="af"/>
                <w:noProof/>
              </w:rPr>
              <w:fldChar w:fldCharType="end"/>
            </w:r>
          </w:ins>
        </w:p>
        <w:p w14:paraId="30A5DB3B" w14:textId="52E1215E" w:rsidR="00FB3FE6" w:rsidRDefault="00FB3FE6">
          <w:pPr>
            <w:pStyle w:val="24"/>
            <w:tabs>
              <w:tab w:val="right" w:leader="dot" w:pos="8302"/>
            </w:tabs>
            <w:ind w:left="480"/>
            <w:rPr>
              <w:ins w:id="48" w:author="JY0225" w:date="2017-09-06T10:37:00Z"/>
              <w:rFonts w:asciiTheme="minorHAnsi" w:cstheme="minorBidi"/>
              <w:noProof/>
              <w:kern w:val="2"/>
              <w:sz w:val="21"/>
              <w:szCs w:val="22"/>
            </w:rPr>
          </w:pPr>
          <w:ins w:id="49" w:author="JY0225" w:date="2017-09-06T10:37:00Z">
            <w:r w:rsidRPr="00C12356">
              <w:rPr>
                <w:rStyle w:val="af"/>
                <w:noProof/>
              </w:rPr>
              <w:fldChar w:fldCharType="begin"/>
            </w:r>
            <w:r w:rsidRPr="00C12356">
              <w:rPr>
                <w:rStyle w:val="af"/>
                <w:noProof/>
              </w:rPr>
              <w:instrText xml:space="preserve"> </w:instrText>
            </w:r>
            <w:r>
              <w:rPr>
                <w:noProof/>
              </w:rPr>
              <w:instrText>HYPERLINK \l "_Toc492457596"</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3.1 现有中间件系统分析</w:t>
            </w:r>
            <w:r>
              <w:rPr>
                <w:noProof/>
                <w:webHidden/>
              </w:rPr>
              <w:tab/>
            </w:r>
            <w:r>
              <w:rPr>
                <w:noProof/>
                <w:webHidden/>
              </w:rPr>
              <w:fldChar w:fldCharType="begin"/>
            </w:r>
            <w:r>
              <w:rPr>
                <w:noProof/>
                <w:webHidden/>
              </w:rPr>
              <w:instrText xml:space="preserve"> PAGEREF _Toc492457596 \h </w:instrText>
            </w:r>
            <w:r>
              <w:rPr>
                <w:noProof/>
                <w:webHidden/>
              </w:rPr>
            </w:r>
          </w:ins>
          <w:r>
            <w:rPr>
              <w:noProof/>
              <w:webHidden/>
            </w:rPr>
            <w:fldChar w:fldCharType="separate"/>
          </w:r>
          <w:ins w:id="50" w:author="JY0225" w:date="2017-09-06T10:37:00Z">
            <w:r>
              <w:rPr>
                <w:noProof/>
                <w:webHidden/>
              </w:rPr>
              <w:t>11</w:t>
            </w:r>
            <w:r>
              <w:rPr>
                <w:noProof/>
                <w:webHidden/>
              </w:rPr>
              <w:fldChar w:fldCharType="end"/>
            </w:r>
            <w:r w:rsidRPr="00C12356">
              <w:rPr>
                <w:rStyle w:val="af"/>
                <w:noProof/>
              </w:rPr>
              <w:fldChar w:fldCharType="end"/>
            </w:r>
          </w:ins>
        </w:p>
        <w:p w14:paraId="65D8467D" w14:textId="2062B8A5" w:rsidR="00FB3FE6" w:rsidRDefault="00FB3FE6">
          <w:pPr>
            <w:pStyle w:val="33"/>
            <w:tabs>
              <w:tab w:val="right" w:leader="dot" w:pos="8302"/>
            </w:tabs>
            <w:ind w:left="960"/>
            <w:rPr>
              <w:ins w:id="51" w:author="JY0225" w:date="2017-09-06T10:37:00Z"/>
              <w:rFonts w:asciiTheme="minorHAnsi" w:cstheme="minorBidi"/>
              <w:noProof/>
              <w:kern w:val="2"/>
              <w:sz w:val="21"/>
              <w:szCs w:val="22"/>
            </w:rPr>
          </w:pPr>
          <w:ins w:id="52" w:author="JY0225" w:date="2017-09-06T10:37:00Z">
            <w:r w:rsidRPr="00C12356">
              <w:rPr>
                <w:rStyle w:val="af"/>
                <w:noProof/>
              </w:rPr>
              <w:fldChar w:fldCharType="begin"/>
            </w:r>
            <w:r w:rsidRPr="00C12356">
              <w:rPr>
                <w:rStyle w:val="af"/>
                <w:noProof/>
              </w:rPr>
              <w:instrText xml:space="preserve"> </w:instrText>
            </w:r>
            <w:r>
              <w:rPr>
                <w:noProof/>
              </w:rPr>
              <w:instrText>HYPERLINK \l "_Toc492457597"</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3.1.1 系统框架与功能分析</w:t>
            </w:r>
            <w:r>
              <w:rPr>
                <w:noProof/>
                <w:webHidden/>
              </w:rPr>
              <w:tab/>
            </w:r>
            <w:r>
              <w:rPr>
                <w:noProof/>
                <w:webHidden/>
              </w:rPr>
              <w:fldChar w:fldCharType="begin"/>
            </w:r>
            <w:r>
              <w:rPr>
                <w:noProof/>
                <w:webHidden/>
              </w:rPr>
              <w:instrText xml:space="preserve"> PAGEREF _Toc492457597 \h </w:instrText>
            </w:r>
            <w:r>
              <w:rPr>
                <w:noProof/>
                <w:webHidden/>
              </w:rPr>
            </w:r>
          </w:ins>
          <w:r>
            <w:rPr>
              <w:noProof/>
              <w:webHidden/>
            </w:rPr>
            <w:fldChar w:fldCharType="separate"/>
          </w:r>
          <w:ins w:id="53" w:author="JY0225" w:date="2017-09-06T10:37:00Z">
            <w:r>
              <w:rPr>
                <w:noProof/>
                <w:webHidden/>
              </w:rPr>
              <w:t>11</w:t>
            </w:r>
            <w:r>
              <w:rPr>
                <w:noProof/>
                <w:webHidden/>
              </w:rPr>
              <w:fldChar w:fldCharType="end"/>
            </w:r>
            <w:r w:rsidRPr="00C12356">
              <w:rPr>
                <w:rStyle w:val="af"/>
                <w:noProof/>
              </w:rPr>
              <w:fldChar w:fldCharType="end"/>
            </w:r>
          </w:ins>
        </w:p>
        <w:p w14:paraId="3515245E" w14:textId="066952D2" w:rsidR="00FB3FE6" w:rsidRDefault="00FB3FE6">
          <w:pPr>
            <w:pStyle w:val="33"/>
            <w:tabs>
              <w:tab w:val="right" w:leader="dot" w:pos="8302"/>
            </w:tabs>
            <w:ind w:left="960"/>
            <w:rPr>
              <w:ins w:id="54" w:author="JY0225" w:date="2017-09-06T10:37:00Z"/>
              <w:rFonts w:asciiTheme="minorHAnsi" w:cstheme="minorBidi"/>
              <w:noProof/>
              <w:kern w:val="2"/>
              <w:sz w:val="21"/>
              <w:szCs w:val="22"/>
            </w:rPr>
          </w:pPr>
          <w:ins w:id="55" w:author="JY0225" w:date="2017-09-06T10:37:00Z">
            <w:r w:rsidRPr="00C12356">
              <w:rPr>
                <w:rStyle w:val="af"/>
                <w:noProof/>
              </w:rPr>
              <w:fldChar w:fldCharType="begin"/>
            </w:r>
            <w:r w:rsidRPr="00C12356">
              <w:rPr>
                <w:rStyle w:val="af"/>
                <w:noProof/>
              </w:rPr>
              <w:instrText xml:space="preserve"> </w:instrText>
            </w:r>
            <w:r>
              <w:rPr>
                <w:noProof/>
              </w:rPr>
              <w:instrText>HYPERLINK \l "_Toc492457598"</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3.1.2 现有云备份中间件的不足</w:t>
            </w:r>
            <w:r>
              <w:rPr>
                <w:noProof/>
                <w:webHidden/>
              </w:rPr>
              <w:tab/>
            </w:r>
            <w:r>
              <w:rPr>
                <w:noProof/>
                <w:webHidden/>
              </w:rPr>
              <w:fldChar w:fldCharType="begin"/>
            </w:r>
            <w:r>
              <w:rPr>
                <w:noProof/>
                <w:webHidden/>
              </w:rPr>
              <w:instrText xml:space="preserve"> PAGEREF _Toc492457598 \h </w:instrText>
            </w:r>
            <w:r>
              <w:rPr>
                <w:noProof/>
                <w:webHidden/>
              </w:rPr>
            </w:r>
          </w:ins>
          <w:r>
            <w:rPr>
              <w:noProof/>
              <w:webHidden/>
            </w:rPr>
            <w:fldChar w:fldCharType="separate"/>
          </w:r>
          <w:ins w:id="56" w:author="JY0225" w:date="2017-09-06T10:37:00Z">
            <w:r>
              <w:rPr>
                <w:noProof/>
                <w:webHidden/>
              </w:rPr>
              <w:t>12</w:t>
            </w:r>
            <w:r>
              <w:rPr>
                <w:noProof/>
                <w:webHidden/>
              </w:rPr>
              <w:fldChar w:fldCharType="end"/>
            </w:r>
            <w:r w:rsidRPr="00C12356">
              <w:rPr>
                <w:rStyle w:val="af"/>
                <w:noProof/>
              </w:rPr>
              <w:fldChar w:fldCharType="end"/>
            </w:r>
          </w:ins>
        </w:p>
        <w:p w14:paraId="072106C3" w14:textId="79CF85BE" w:rsidR="00FB3FE6" w:rsidRDefault="00FB3FE6">
          <w:pPr>
            <w:pStyle w:val="24"/>
            <w:tabs>
              <w:tab w:val="right" w:leader="dot" w:pos="8302"/>
            </w:tabs>
            <w:ind w:left="480"/>
            <w:rPr>
              <w:ins w:id="57" w:author="JY0225" w:date="2017-09-06T10:37:00Z"/>
              <w:rFonts w:asciiTheme="minorHAnsi" w:cstheme="minorBidi"/>
              <w:noProof/>
              <w:kern w:val="2"/>
              <w:sz w:val="21"/>
              <w:szCs w:val="22"/>
            </w:rPr>
          </w:pPr>
          <w:ins w:id="58" w:author="JY0225" w:date="2017-09-06T10:37:00Z">
            <w:r w:rsidRPr="00C12356">
              <w:rPr>
                <w:rStyle w:val="af"/>
                <w:noProof/>
              </w:rPr>
              <w:fldChar w:fldCharType="begin"/>
            </w:r>
            <w:r w:rsidRPr="00C12356">
              <w:rPr>
                <w:rStyle w:val="af"/>
                <w:noProof/>
              </w:rPr>
              <w:instrText xml:space="preserve"> </w:instrText>
            </w:r>
            <w:r>
              <w:rPr>
                <w:noProof/>
              </w:rPr>
              <w:instrText>HYPERLINK \l "_Toc492457599"</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3.2 中间件系统优化需求分析</w:t>
            </w:r>
            <w:r>
              <w:rPr>
                <w:noProof/>
                <w:webHidden/>
              </w:rPr>
              <w:tab/>
            </w:r>
            <w:r>
              <w:rPr>
                <w:noProof/>
                <w:webHidden/>
              </w:rPr>
              <w:fldChar w:fldCharType="begin"/>
            </w:r>
            <w:r>
              <w:rPr>
                <w:noProof/>
                <w:webHidden/>
              </w:rPr>
              <w:instrText xml:space="preserve"> PAGEREF _Toc492457599 \h </w:instrText>
            </w:r>
            <w:r>
              <w:rPr>
                <w:noProof/>
                <w:webHidden/>
              </w:rPr>
            </w:r>
          </w:ins>
          <w:r>
            <w:rPr>
              <w:noProof/>
              <w:webHidden/>
            </w:rPr>
            <w:fldChar w:fldCharType="separate"/>
          </w:r>
          <w:ins w:id="59" w:author="JY0225" w:date="2017-09-06T10:37:00Z">
            <w:r>
              <w:rPr>
                <w:noProof/>
                <w:webHidden/>
              </w:rPr>
              <w:t>13</w:t>
            </w:r>
            <w:r>
              <w:rPr>
                <w:noProof/>
                <w:webHidden/>
              </w:rPr>
              <w:fldChar w:fldCharType="end"/>
            </w:r>
            <w:r w:rsidRPr="00C12356">
              <w:rPr>
                <w:rStyle w:val="af"/>
                <w:noProof/>
              </w:rPr>
              <w:fldChar w:fldCharType="end"/>
            </w:r>
          </w:ins>
        </w:p>
        <w:p w14:paraId="190D2DCD" w14:textId="686B3118" w:rsidR="00FB3FE6" w:rsidRDefault="00FB3FE6">
          <w:pPr>
            <w:pStyle w:val="33"/>
            <w:tabs>
              <w:tab w:val="right" w:leader="dot" w:pos="8302"/>
            </w:tabs>
            <w:ind w:left="960"/>
            <w:rPr>
              <w:ins w:id="60" w:author="JY0225" w:date="2017-09-06T10:37:00Z"/>
              <w:rFonts w:asciiTheme="minorHAnsi" w:cstheme="minorBidi"/>
              <w:noProof/>
              <w:kern w:val="2"/>
              <w:sz w:val="21"/>
              <w:szCs w:val="22"/>
            </w:rPr>
          </w:pPr>
          <w:ins w:id="61" w:author="JY0225" w:date="2017-09-06T10:37:00Z">
            <w:r w:rsidRPr="00C12356">
              <w:rPr>
                <w:rStyle w:val="af"/>
                <w:noProof/>
              </w:rPr>
              <w:fldChar w:fldCharType="begin"/>
            </w:r>
            <w:r w:rsidRPr="00C12356">
              <w:rPr>
                <w:rStyle w:val="af"/>
                <w:noProof/>
              </w:rPr>
              <w:instrText xml:space="preserve"> </w:instrText>
            </w:r>
            <w:r>
              <w:rPr>
                <w:noProof/>
              </w:rPr>
              <w:instrText>HYPERLINK \l "_Toc492457600"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3.2.1 持久会话管理</w:t>
            </w:r>
            <w:r>
              <w:rPr>
                <w:noProof/>
                <w:webHidden/>
              </w:rPr>
              <w:tab/>
            </w:r>
            <w:r>
              <w:rPr>
                <w:noProof/>
                <w:webHidden/>
              </w:rPr>
              <w:fldChar w:fldCharType="begin"/>
            </w:r>
            <w:r>
              <w:rPr>
                <w:noProof/>
                <w:webHidden/>
              </w:rPr>
              <w:instrText xml:space="preserve"> PAGEREF _Toc492457600 \h </w:instrText>
            </w:r>
            <w:r>
              <w:rPr>
                <w:noProof/>
                <w:webHidden/>
              </w:rPr>
            </w:r>
          </w:ins>
          <w:r>
            <w:rPr>
              <w:noProof/>
              <w:webHidden/>
            </w:rPr>
            <w:fldChar w:fldCharType="separate"/>
          </w:r>
          <w:ins w:id="62" w:author="JY0225" w:date="2017-09-06T10:37:00Z">
            <w:r>
              <w:rPr>
                <w:noProof/>
                <w:webHidden/>
              </w:rPr>
              <w:t>13</w:t>
            </w:r>
            <w:r>
              <w:rPr>
                <w:noProof/>
                <w:webHidden/>
              </w:rPr>
              <w:fldChar w:fldCharType="end"/>
            </w:r>
            <w:r w:rsidRPr="00C12356">
              <w:rPr>
                <w:rStyle w:val="af"/>
                <w:noProof/>
              </w:rPr>
              <w:fldChar w:fldCharType="end"/>
            </w:r>
          </w:ins>
        </w:p>
        <w:p w14:paraId="29A2C579" w14:textId="66E02607" w:rsidR="00FB3FE6" w:rsidRDefault="00FB3FE6">
          <w:pPr>
            <w:pStyle w:val="33"/>
            <w:tabs>
              <w:tab w:val="right" w:leader="dot" w:pos="8302"/>
            </w:tabs>
            <w:ind w:left="960"/>
            <w:rPr>
              <w:ins w:id="63" w:author="JY0225" w:date="2017-09-06T10:37:00Z"/>
              <w:rFonts w:asciiTheme="minorHAnsi" w:cstheme="minorBidi"/>
              <w:noProof/>
              <w:kern w:val="2"/>
              <w:sz w:val="21"/>
              <w:szCs w:val="22"/>
            </w:rPr>
          </w:pPr>
          <w:ins w:id="64" w:author="JY0225" w:date="2017-09-06T10:37:00Z">
            <w:r w:rsidRPr="00C12356">
              <w:rPr>
                <w:rStyle w:val="af"/>
                <w:noProof/>
              </w:rPr>
              <w:fldChar w:fldCharType="begin"/>
            </w:r>
            <w:r w:rsidRPr="00C12356">
              <w:rPr>
                <w:rStyle w:val="af"/>
                <w:noProof/>
              </w:rPr>
              <w:instrText xml:space="preserve"> </w:instrText>
            </w:r>
            <w:r>
              <w:rPr>
                <w:noProof/>
              </w:rPr>
              <w:instrText>HYPERLINK \l "_Toc492457601"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3.2.2 大文件上传</w:t>
            </w:r>
            <w:r>
              <w:rPr>
                <w:noProof/>
                <w:webHidden/>
              </w:rPr>
              <w:tab/>
            </w:r>
            <w:r>
              <w:rPr>
                <w:noProof/>
                <w:webHidden/>
              </w:rPr>
              <w:fldChar w:fldCharType="begin"/>
            </w:r>
            <w:r>
              <w:rPr>
                <w:noProof/>
                <w:webHidden/>
              </w:rPr>
              <w:instrText xml:space="preserve"> PAGEREF _Toc492457601 \h </w:instrText>
            </w:r>
            <w:r>
              <w:rPr>
                <w:noProof/>
                <w:webHidden/>
              </w:rPr>
            </w:r>
          </w:ins>
          <w:r>
            <w:rPr>
              <w:noProof/>
              <w:webHidden/>
            </w:rPr>
            <w:fldChar w:fldCharType="separate"/>
          </w:r>
          <w:ins w:id="65" w:author="JY0225" w:date="2017-09-06T10:37:00Z">
            <w:r>
              <w:rPr>
                <w:noProof/>
                <w:webHidden/>
              </w:rPr>
              <w:t>14</w:t>
            </w:r>
            <w:r>
              <w:rPr>
                <w:noProof/>
                <w:webHidden/>
              </w:rPr>
              <w:fldChar w:fldCharType="end"/>
            </w:r>
            <w:r w:rsidRPr="00C12356">
              <w:rPr>
                <w:rStyle w:val="af"/>
                <w:noProof/>
              </w:rPr>
              <w:fldChar w:fldCharType="end"/>
            </w:r>
          </w:ins>
        </w:p>
        <w:p w14:paraId="647E8F0B" w14:textId="58C2467E" w:rsidR="00FB3FE6" w:rsidRDefault="00FB3FE6">
          <w:pPr>
            <w:pStyle w:val="33"/>
            <w:tabs>
              <w:tab w:val="right" w:leader="dot" w:pos="8302"/>
            </w:tabs>
            <w:ind w:left="960"/>
            <w:rPr>
              <w:ins w:id="66" w:author="JY0225" w:date="2017-09-06T10:37:00Z"/>
              <w:rFonts w:asciiTheme="minorHAnsi" w:cstheme="minorBidi"/>
              <w:noProof/>
              <w:kern w:val="2"/>
              <w:sz w:val="21"/>
              <w:szCs w:val="22"/>
            </w:rPr>
          </w:pPr>
          <w:ins w:id="67" w:author="JY0225" w:date="2017-09-06T10:37:00Z">
            <w:r w:rsidRPr="00C12356">
              <w:rPr>
                <w:rStyle w:val="af"/>
                <w:noProof/>
              </w:rPr>
              <w:fldChar w:fldCharType="begin"/>
            </w:r>
            <w:r w:rsidRPr="00C12356">
              <w:rPr>
                <w:rStyle w:val="af"/>
                <w:noProof/>
              </w:rPr>
              <w:instrText xml:space="preserve"> </w:instrText>
            </w:r>
            <w:r>
              <w:rPr>
                <w:noProof/>
              </w:rPr>
              <w:instrText>HYPERLINK \l "_Toc492457602"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3.2.3 本地缓存</w:t>
            </w:r>
            <w:r>
              <w:rPr>
                <w:noProof/>
                <w:webHidden/>
              </w:rPr>
              <w:tab/>
            </w:r>
            <w:r>
              <w:rPr>
                <w:noProof/>
                <w:webHidden/>
              </w:rPr>
              <w:fldChar w:fldCharType="begin"/>
            </w:r>
            <w:r>
              <w:rPr>
                <w:noProof/>
                <w:webHidden/>
              </w:rPr>
              <w:instrText xml:space="preserve"> PAGEREF _Toc492457602 \h </w:instrText>
            </w:r>
            <w:r>
              <w:rPr>
                <w:noProof/>
                <w:webHidden/>
              </w:rPr>
            </w:r>
          </w:ins>
          <w:r>
            <w:rPr>
              <w:noProof/>
              <w:webHidden/>
            </w:rPr>
            <w:fldChar w:fldCharType="separate"/>
          </w:r>
          <w:ins w:id="68" w:author="JY0225" w:date="2017-09-06T10:37:00Z">
            <w:r>
              <w:rPr>
                <w:noProof/>
                <w:webHidden/>
              </w:rPr>
              <w:t>15</w:t>
            </w:r>
            <w:r>
              <w:rPr>
                <w:noProof/>
                <w:webHidden/>
              </w:rPr>
              <w:fldChar w:fldCharType="end"/>
            </w:r>
            <w:r w:rsidRPr="00C12356">
              <w:rPr>
                <w:rStyle w:val="af"/>
                <w:noProof/>
              </w:rPr>
              <w:fldChar w:fldCharType="end"/>
            </w:r>
          </w:ins>
        </w:p>
        <w:p w14:paraId="66427BE6" w14:textId="06D12A95" w:rsidR="00FB3FE6" w:rsidRDefault="00FB3FE6">
          <w:pPr>
            <w:pStyle w:val="33"/>
            <w:tabs>
              <w:tab w:val="right" w:leader="dot" w:pos="8302"/>
            </w:tabs>
            <w:ind w:left="960"/>
            <w:rPr>
              <w:ins w:id="69" w:author="JY0225" w:date="2017-09-06T10:37:00Z"/>
              <w:rFonts w:asciiTheme="minorHAnsi" w:cstheme="minorBidi"/>
              <w:noProof/>
              <w:kern w:val="2"/>
              <w:sz w:val="21"/>
              <w:szCs w:val="22"/>
            </w:rPr>
          </w:pPr>
          <w:ins w:id="70" w:author="JY0225" w:date="2017-09-06T10:37:00Z">
            <w:r w:rsidRPr="00C12356">
              <w:rPr>
                <w:rStyle w:val="af"/>
                <w:noProof/>
              </w:rPr>
              <w:fldChar w:fldCharType="begin"/>
            </w:r>
            <w:r w:rsidRPr="00C12356">
              <w:rPr>
                <w:rStyle w:val="af"/>
                <w:noProof/>
              </w:rPr>
              <w:instrText xml:space="preserve"> </w:instrText>
            </w:r>
            <w:r>
              <w:rPr>
                <w:noProof/>
              </w:rPr>
              <w:instrText>HYPERLINK \l "_Toc492457603"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3.2.4 多应用适配</w:t>
            </w:r>
            <w:r>
              <w:rPr>
                <w:noProof/>
                <w:webHidden/>
              </w:rPr>
              <w:tab/>
            </w:r>
            <w:r>
              <w:rPr>
                <w:noProof/>
                <w:webHidden/>
              </w:rPr>
              <w:fldChar w:fldCharType="begin"/>
            </w:r>
            <w:r>
              <w:rPr>
                <w:noProof/>
                <w:webHidden/>
              </w:rPr>
              <w:instrText xml:space="preserve"> PAGEREF _Toc492457603 \h </w:instrText>
            </w:r>
            <w:r>
              <w:rPr>
                <w:noProof/>
                <w:webHidden/>
              </w:rPr>
            </w:r>
          </w:ins>
          <w:r>
            <w:rPr>
              <w:noProof/>
              <w:webHidden/>
            </w:rPr>
            <w:fldChar w:fldCharType="separate"/>
          </w:r>
          <w:ins w:id="71" w:author="JY0225" w:date="2017-09-06T10:37:00Z">
            <w:r>
              <w:rPr>
                <w:noProof/>
                <w:webHidden/>
              </w:rPr>
              <w:t>16</w:t>
            </w:r>
            <w:r>
              <w:rPr>
                <w:noProof/>
                <w:webHidden/>
              </w:rPr>
              <w:fldChar w:fldCharType="end"/>
            </w:r>
            <w:r w:rsidRPr="00C12356">
              <w:rPr>
                <w:rStyle w:val="af"/>
                <w:noProof/>
              </w:rPr>
              <w:fldChar w:fldCharType="end"/>
            </w:r>
          </w:ins>
        </w:p>
        <w:p w14:paraId="1F981DC5" w14:textId="20166507" w:rsidR="00FB3FE6" w:rsidRDefault="00FB3FE6">
          <w:pPr>
            <w:pStyle w:val="11"/>
            <w:rPr>
              <w:ins w:id="72" w:author="JY0225" w:date="2017-09-06T10:37:00Z"/>
              <w:rFonts w:asciiTheme="minorHAnsi" w:cstheme="minorBidi"/>
              <w:noProof/>
              <w:kern w:val="2"/>
              <w:sz w:val="21"/>
              <w:szCs w:val="22"/>
            </w:rPr>
          </w:pPr>
          <w:ins w:id="73" w:author="JY0225" w:date="2017-09-06T10:37:00Z">
            <w:r w:rsidRPr="00C12356">
              <w:rPr>
                <w:rStyle w:val="af"/>
                <w:noProof/>
              </w:rPr>
              <w:fldChar w:fldCharType="begin"/>
            </w:r>
            <w:r w:rsidRPr="00C12356">
              <w:rPr>
                <w:rStyle w:val="af"/>
                <w:noProof/>
              </w:rPr>
              <w:instrText xml:space="preserve"> </w:instrText>
            </w:r>
            <w:r>
              <w:rPr>
                <w:noProof/>
              </w:rPr>
              <w:instrText>HYPERLINK \l "_Toc492457604"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第四章</w:t>
            </w:r>
            <w:r w:rsidRPr="00C12356">
              <w:rPr>
                <w:rStyle w:val="af"/>
                <w:rFonts w:ascii="Times New Roman" w:hAnsi="Times New Roman"/>
                <w:noProof/>
              </w:rPr>
              <w:t xml:space="preserve"> </w:t>
            </w:r>
            <w:r w:rsidRPr="00C12356">
              <w:rPr>
                <w:rStyle w:val="af"/>
                <w:rFonts w:ascii="Times New Roman" w:hAnsi="Times New Roman"/>
                <w:noProof/>
              </w:rPr>
              <w:t>云备份中间件系统优化设计</w:t>
            </w:r>
            <w:r>
              <w:rPr>
                <w:noProof/>
                <w:webHidden/>
              </w:rPr>
              <w:tab/>
            </w:r>
            <w:r>
              <w:rPr>
                <w:noProof/>
                <w:webHidden/>
              </w:rPr>
              <w:fldChar w:fldCharType="begin"/>
            </w:r>
            <w:r>
              <w:rPr>
                <w:noProof/>
                <w:webHidden/>
              </w:rPr>
              <w:instrText xml:space="preserve"> PAGEREF _Toc492457604 \h </w:instrText>
            </w:r>
            <w:r>
              <w:rPr>
                <w:noProof/>
                <w:webHidden/>
              </w:rPr>
            </w:r>
          </w:ins>
          <w:r>
            <w:rPr>
              <w:noProof/>
              <w:webHidden/>
            </w:rPr>
            <w:fldChar w:fldCharType="separate"/>
          </w:r>
          <w:ins w:id="74" w:author="JY0225" w:date="2017-09-06T10:37:00Z">
            <w:r>
              <w:rPr>
                <w:noProof/>
                <w:webHidden/>
              </w:rPr>
              <w:t>17</w:t>
            </w:r>
            <w:r>
              <w:rPr>
                <w:noProof/>
                <w:webHidden/>
              </w:rPr>
              <w:fldChar w:fldCharType="end"/>
            </w:r>
            <w:r w:rsidRPr="00C12356">
              <w:rPr>
                <w:rStyle w:val="af"/>
                <w:noProof/>
              </w:rPr>
              <w:fldChar w:fldCharType="end"/>
            </w:r>
          </w:ins>
        </w:p>
        <w:p w14:paraId="29BAC1AB" w14:textId="0399259C" w:rsidR="00FB3FE6" w:rsidRDefault="00FB3FE6">
          <w:pPr>
            <w:pStyle w:val="24"/>
            <w:tabs>
              <w:tab w:val="right" w:leader="dot" w:pos="8302"/>
            </w:tabs>
            <w:ind w:left="480"/>
            <w:rPr>
              <w:ins w:id="75" w:author="JY0225" w:date="2017-09-06T10:37:00Z"/>
              <w:rFonts w:asciiTheme="minorHAnsi" w:cstheme="minorBidi"/>
              <w:noProof/>
              <w:kern w:val="2"/>
              <w:sz w:val="21"/>
              <w:szCs w:val="22"/>
            </w:rPr>
          </w:pPr>
          <w:ins w:id="76" w:author="JY0225" w:date="2017-09-06T10:37:00Z">
            <w:r w:rsidRPr="00C12356">
              <w:rPr>
                <w:rStyle w:val="af"/>
                <w:noProof/>
              </w:rPr>
              <w:fldChar w:fldCharType="begin"/>
            </w:r>
            <w:r w:rsidRPr="00C12356">
              <w:rPr>
                <w:rStyle w:val="af"/>
                <w:noProof/>
              </w:rPr>
              <w:instrText xml:space="preserve"> </w:instrText>
            </w:r>
            <w:r>
              <w:rPr>
                <w:noProof/>
              </w:rPr>
              <w:instrText>HYPERLINK \l "_Toc492457605"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4.1 中间件优化系统框架设计</w:t>
            </w:r>
            <w:r>
              <w:rPr>
                <w:noProof/>
                <w:webHidden/>
              </w:rPr>
              <w:tab/>
            </w:r>
            <w:r>
              <w:rPr>
                <w:noProof/>
                <w:webHidden/>
              </w:rPr>
              <w:fldChar w:fldCharType="begin"/>
            </w:r>
            <w:r>
              <w:rPr>
                <w:noProof/>
                <w:webHidden/>
              </w:rPr>
              <w:instrText xml:space="preserve"> PAGEREF _Toc492457605 \h </w:instrText>
            </w:r>
            <w:r>
              <w:rPr>
                <w:noProof/>
                <w:webHidden/>
              </w:rPr>
            </w:r>
          </w:ins>
          <w:r>
            <w:rPr>
              <w:noProof/>
              <w:webHidden/>
            </w:rPr>
            <w:fldChar w:fldCharType="separate"/>
          </w:r>
          <w:ins w:id="77" w:author="JY0225" w:date="2017-09-06T10:37:00Z">
            <w:r>
              <w:rPr>
                <w:noProof/>
                <w:webHidden/>
              </w:rPr>
              <w:t>17</w:t>
            </w:r>
            <w:r>
              <w:rPr>
                <w:noProof/>
                <w:webHidden/>
              </w:rPr>
              <w:fldChar w:fldCharType="end"/>
            </w:r>
            <w:r w:rsidRPr="00C12356">
              <w:rPr>
                <w:rStyle w:val="af"/>
                <w:noProof/>
              </w:rPr>
              <w:fldChar w:fldCharType="end"/>
            </w:r>
          </w:ins>
        </w:p>
        <w:p w14:paraId="7CA49250" w14:textId="6AB754B2" w:rsidR="00FB3FE6" w:rsidRDefault="00FB3FE6">
          <w:pPr>
            <w:pStyle w:val="24"/>
            <w:tabs>
              <w:tab w:val="right" w:leader="dot" w:pos="8302"/>
            </w:tabs>
            <w:ind w:left="480"/>
            <w:rPr>
              <w:ins w:id="78" w:author="JY0225" w:date="2017-09-06T10:37:00Z"/>
              <w:rFonts w:asciiTheme="minorHAnsi" w:cstheme="minorBidi"/>
              <w:noProof/>
              <w:kern w:val="2"/>
              <w:sz w:val="21"/>
              <w:szCs w:val="22"/>
            </w:rPr>
          </w:pPr>
          <w:ins w:id="79" w:author="JY0225" w:date="2017-09-06T10:37:00Z">
            <w:r w:rsidRPr="00C12356">
              <w:rPr>
                <w:rStyle w:val="af"/>
                <w:noProof/>
              </w:rPr>
              <w:fldChar w:fldCharType="begin"/>
            </w:r>
            <w:r w:rsidRPr="00C12356">
              <w:rPr>
                <w:rStyle w:val="af"/>
                <w:noProof/>
              </w:rPr>
              <w:instrText xml:space="preserve"> </w:instrText>
            </w:r>
            <w:r>
              <w:rPr>
                <w:noProof/>
              </w:rPr>
              <w:instrText>HYPERLINK \l "_Toc492457606"</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4.2 类图设计</w:t>
            </w:r>
            <w:r>
              <w:rPr>
                <w:noProof/>
                <w:webHidden/>
              </w:rPr>
              <w:tab/>
            </w:r>
            <w:r>
              <w:rPr>
                <w:noProof/>
                <w:webHidden/>
              </w:rPr>
              <w:fldChar w:fldCharType="begin"/>
            </w:r>
            <w:r>
              <w:rPr>
                <w:noProof/>
                <w:webHidden/>
              </w:rPr>
              <w:instrText xml:space="preserve"> PAGEREF _Toc492457606 \h </w:instrText>
            </w:r>
            <w:r>
              <w:rPr>
                <w:noProof/>
                <w:webHidden/>
              </w:rPr>
            </w:r>
          </w:ins>
          <w:r>
            <w:rPr>
              <w:noProof/>
              <w:webHidden/>
            </w:rPr>
            <w:fldChar w:fldCharType="separate"/>
          </w:r>
          <w:ins w:id="80" w:author="JY0225" w:date="2017-09-06T10:37:00Z">
            <w:r>
              <w:rPr>
                <w:noProof/>
                <w:webHidden/>
              </w:rPr>
              <w:t>17</w:t>
            </w:r>
            <w:r>
              <w:rPr>
                <w:noProof/>
                <w:webHidden/>
              </w:rPr>
              <w:fldChar w:fldCharType="end"/>
            </w:r>
            <w:r w:rsidRPr="00C12356">
              <w:rPr>
                <w:rStyle w:val="af"/>
                <w:noProof/>
              </w:rPr>
              <w:fldChar w:fldCharType="end"/>
            </w:r>
          </w:ins>
        </w:p>
        <w:p w14:paraId="508DF50E" w14:textId="48238E2A" w:rsidR="00FB3FE6" w:rsidRDefault="00FB3FE6">
          <w:pPr>
            <w:pStyle w:val="24"/>
            <w:tabs>
              <w:tab w:val="right" w:leader="dot" w:pos="8302"/>
            </w:tabs>
            <w:ind w:left="480"/>
            <w:rPr>
              <w:ins w:id="81" w:author="JY0225" w:date="2017-09-06T10:37:00Z"/>
              <w:rFonts w:asciiTheme="minorHAnsi" w:cstheme="minorBidi"/>
              <w:noProof/>
              <w:kern w:val="2"/>
              <w:sz w:val="21"/>
              <w:szCs w:val="22"/>
            </w:rPr>
          </w:pPr>
          <w:ins w:id="82" w:author="JY0225" w:date="2017-09-06T10:37:00Z">
            <w:r w:rsidRPr="00C12356">
              <w:rPr>
                <w:rStyle w:val="af"/>
                <w:noProof/>
              </w:rPr>
              <w:fldChar w:fldCharType="begin"/>
            </w:r>
            <w:r w:rsidRPr="00C12356">
              <w:rPr>
                <w:rStyle w:val="af"/>
                <w:noProof/>
              </w:rPr>
              <w:instrText xml:space="preserve"> </w:instrText>
            </w:r>
            <w:r>
              <w:rPr>
                <w:noProof/>
              </w:rPr>
              <w:instrText>HYPERLINK \l "_Toc492457607"</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4.3 关键流程设计</w:t>
            </w:r>
            <w:r>
              <w:rPr>
                <w:noProof/>
                <w:webHidden/>
              </w:rPr>
              <w:tab/>
            </w:r>
            <w:r>
              <w:rPr>
                <w:noProof/>
                <w:webHidden/>
              </w:rPr>
              <w:fldChar w:fldCharType="begin"/>
            </w:r>
            <w:r>
              <w:rPr>
                <w:noProof/>
                <w:webHidden/>
              </w:rPr>
              <w:instrText xml:space="preserve"> PAGEREF _Toc492457607 \h </w:instrText>
            </w:r>
            <w:r>
              <w:rPr>
                <w:noProof/>
                <w:webHidden/>
              </w:rPr>
            </w:r>
          </w:ins>
          <w:r>
            <w:rPr>
              <w:noProof/>
              <w:webHidden/>
            </w:rPr>
            <w:fldChar w:fldCharType="separate"/>
          </w:r>
          <w:ins w:id="83" w:author="JY0225" w:date="2017-09-06T10:37:00Z">
            <w:r>
              <w:rPr>
                <w:noProof/>
                <w:webHidden/>
              </w:rPr>
              <w:t>19</w:t>
            </w:r>
            <w:r>
              <w:rPr>
                <w:noProof/>
                <w:webHidden/>
              </w:rPr>
              <w:fldChar w:fldCharType="end"/>
            </w:r>
            <w:r w:rsidRPr="00C12356">
              <w:rPr>
                <w:rStyle w:val="af"/>
                <w:noProof/>
              </w:rPr>
              <w:fldChar w:fldCharType="end"/>
            </w:r>
          </w:ins>
        </w:p>
        <w:p w14:paraId="70FF0CCC" w14:textId="2B8FF8F6" w:rsidR="00FB3FE6" w:rsidRDefault="00FB3FE6">
          <w:pPr>
            <w:pStyle w:val="33"/>
            <w:tabs>
              <w:tab w:val="right" w:leader="dot" w:pos="8302"/>
            </w:tabs>
            <w:ind w:left="960"/>
            <w:rPr>
              <w:ins w:id="84" w:author="JY0225" w:date="2017-09-06T10:37:00Z"/>
              <w:rFonts w:asciiTheme="minorHAnsi" w:cstheme="minorBidi"/>
              <w:noProof/>
              <w:kern w:val="2"/>
              <w:sz w:val="21"/>
              <w:szCs w:val="22"/>
            </w:rPr>
          </w:pPr>
          <w:ins w:id="85" w:author="JY0225" w:date="2017-09-06T10:37:00Z">
            <w:r w:rsidRPr="00C12356">
              <w:rPr>
                <w:rStyle w:val="af"/>
                <w:noProof/>
              </w:rPr>
              <w:fldChar w:fldCharType="begin"/>
            </w:r>
            <w:r w:rsidRPr="00C12356">
              <w:rPr>
                <w:rStyle w:val="af"/>
                <w:noProof/>
              </w:rPr>
              <w:instrText xml:space="preserve"> </w:instrText>
            </w:r>
            <w:r>
              <w:rPr>
                <w:noProof/>
              </w:rPr>
              <w:instrText>HYPERLINK \l "_Toc492457608"</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4.3.1 系统总流程设计</w:t>
            </w:r>
            <w:r>
              <w:rPr>
                <w:noProof/>
                <w:webHidden/>
              </w:rPr>
              <w:tab/>
            </w:r>
            <w:r>
              <w:rPr>
                <w:noProof/>
                <w:webHidden/>
              </w:rPr>
              <w:fldChar w:fldCharType="begin"/>
            </w:r>
            <w:r>
              <w:rPr>
                <w:noProof/>
                <w:webHidden/>
              </w:rPr>
              <w:instrText xml:space="preserve"> PAGEREF _Toc492457608 \h </w:instrText>
            </w:r>
            <w:r>
              <w:rPr>
                <w:noProof/>
                <w:webHidden/>
              </w:rPr>
            </w:r>
          </w:ins>
          <w:r>
            <w:rPr>
              <w:noProof/>
              <w:webHidden/>
            </w:rPr>
            <w:fldChar w:fldCharType="separate"/>
          </w:r>
          <w:ins w:id="86" w:author="JY0225" w:date="2017-09-06T10:37:00Z">
            <w:r>
              <w:rPr>
                <w:noProof/>
                <w:webHidden/>
              </w:rPr>
              <w:t>20</w:t>
            </w:r>
            <w:r>
              <w:rPr>
                <w:noProof/>
                <w:webHidden/>
              </w:rPr>
              <w:fldChar w:fldCharType="end"/>
            </w:r>
            <w:r w:rsidRPr="00C12356">
              <w:rPr>
                <w:rStyle w:val="af"/>
                <w:noProof/>
              </w:rPr>
              <w:fldChar w:fldCharType="end"/>
            </w:r>
          </w:ins>
        </w:p>
        <w:p w14:paraId="039AF1D6" w14:textId="076ACB4E" w:rsidR="00FB3FE6" w:rsidRDefault="00FB3FE6">
          <w:pPr>
            <w:pStyle w:val="33"/>
            <w:tabs>
              <w:tab w:val="right" w:leader="dot" w:pos="8302"/>
            </w:tabs>
            <w:ind w:left="960"/>
            <w:rPr>
              <w:ins w:id="87" w:author="JY0225" w:date="2017-09-06T10:37:00Z"/>
              <w:rFonts w:asciiTheme="minorHAnsi" w:cstheme="minorBidi"/>
              <w:noProof/>
              <w:kern w:val="2"/>
              <w:sz w:val="21"/>
              <w:szCs w:val="22"/>
            </w:rPr>
          </w:pPr>
          <w:ins w:id="88" w:author="JY0225" w:date="2017-09-06T10:37:00Z">
            <w:r w:rsidRPr="00C12356">
              <w:rPr>
                <w:rStyle w:val="af"/>
                <w:noProof/>
              </w:rPr>
              <w:fldChar w:fldCharType="begin"/>
            </w:r>
            <w:r w:rsidRPr="00C12356">
              <w:rPr>
                <w:rStyle w:val="af"/>
                <w:noProof/>
              </w:rPr>
              <w:instrText xml:space="preserve"> </w:instrText>
            </w:r>
            <w:r>
              <w:rPr>
                <w:noProof/>
              </w:rPr>
              <w:instrText>HYPERLINK \l "_Toc492457609"</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4.3.2 持久会话管理流程设计</w:t>
            </w:r>
            <w:r>
              <w:rPr>
                <w:noProof/>
                <w:webHidden/>
              </w:rPr>
              <w:tab/>
            </w:r>
            <w:r>
              <w:rPr>
                <w:noProof/>
                <w:webHidden/>
              </w:rPr>
              <w:fldChar w:fldCharType="begin"/>
            </w:r>
            <w:r>
              <w:rPr>
                <w:noProof/>
                <w:webHidden/>
              </w:rPr>
              <w:instrText xml:space="preserve"> PAGEREF _Toc492457609 \h </w:instrText>
            </w:r>
            <w:r>
              <w:rPr>
                <w:noProof/>
                <w:webHidden/>
              </w:rPr>
            </w:r>
          </w:ins>
          <w:r>
            <w:rPr>
              <w:noProof/>
              <w:webHidden/>
            </w:rPr>
            <w:fldChar w:fldCharType="separate"/>
          </w:r>
          <w:ins w:id="89" w:author="JY0225" w:date="2017-09-06T10:37:00Z">
            <w:r>
              <w:rPr>
                <w:noProof/>
                <w:webHidden/>
              </w:rPr>
              <w:t>20</w:t>
            </w:r>
            <w:r>
              <w:rPr>
                <w:noProof/>
                <w:webHidden/>
              </w:rPr>
              <w:fldChar w:fldCharType="end"/>
            </w:r>
            <w:r w:rsidRPr="00C12356">
              <w:rPr>
                <w:rStyle w:val="af"/>
                <w:noProof/>
              </w:rPr>
              <w:fldChar w:fldCharType="end"/>
            </w:r>
          </w:ins>
        </w:p>
        <w:p w14:paraId="6A3C5ECE" w14:textId="23C8469C" w:rsidR="00FB3FE6" w:rsidRDefault="00FB3FE6">
          <w:pPr>
            <w:pStyle w:val="33"/>
            <w:tabs>
              <w:tab w:val="right" w:leader="dot" w:pos="8302"/>
            </w:tabs>
            <w:ind w:left="960"/>
            <w:rPr>
              <w:ins w:id="90" w:author="JY0225" w:date="2017-09-06T10:37:00Z"/>
              <w:rFonts w:asciiTheme="minorHAnsi" w:cstheme="minorBidi"/>
              <w:noProof/>
              <w:kern w:val="2"/>
              <w:sz w:val="21"/>
              <w:szCs w:val="22"/>
            </w:rPr>
          </w:pPr>
          <w:ins w:id="91" w:author="JY0225" w:date="2017-09-06T10:37:00Z">
            <w:r w:rsidRPr="00C12356">
              <w:rPr>
                <w:rStyle w:val="af"/>
                <w:noProof/>
              </w:rPr>
              <w:fldChar w:fldCharType="begin"/>
            </w:r>
            <w:r w:rsidRPr="00C12356">
              <w:rPr>
                <w:rStyle w:val="af"/>
                <w:noProof/>
              </w:rPr>
              <w:instrText xml:space="preserve"> </w:instrText>
            </w:r>
            <w:r>
              <w:rPr>
                <w:noProof/>
              </w:rPr>
              <w:instrText>HYPERLINK \l "_Toc492457610"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4.3.3 大文件传输流程设计</w:t>
            </w:r>
            <w:r>
              <w:rPr>
                <w:noProof/>
                <w:webHidden/>
              </w:rPr>
              <w:tab/>
            </w:r>
            <w:r>
              <w:rPr>
                <w:noProof/>
                <w:webHidden/>
              </w:rPr>
              <w:fldChar w:fldCharType="begin"/>
            </w:r>
            <w:r>
              <w:rPr>
                <w:noProof/>
                <w:webHidden/>
              </w:rPr>
              <w:instrText xml:space="preserve"> PAGEREF _Toc492457610 \h </w:instrText>
            </w:r>
            <w:r>
              <w:rPr>
                <w:noProof/>
                <w:webHidden/>
              </w:rPr>
            </w:r>
          </w:ins>
          <w:r>
            <w:rPr>
              <w:noProof/>
              <w:webHidden/>
            </w:rPr>
            <w:fldChar w:fldCharType="separate"/>
          </w:r>
          <w:ins w:id="92" w:author="JY0225" w:date="2017-09-06T10:37:00Z">
            <w:r>
              <w:rPr>
                <w:noProof/>
                <w:webHidden/>
              </w:rPr>
              <w:t>22</w:t>
            </w:r>
            <w:r>
              <w:rPr>
                <w:noProof/>
                <w:webHidden/>
              </w:rPr>
              <w:fldChar w:fldCharType="end"/>
            </w:r>
            <w:r w:rsidRPr="00C12356">
              <w:rPr>
                <w:rStyle w:val="af"/>
                <w:noProof/>
              </w:rPr>
              <w:fldChar w:fldCharType="end"/>
            </w:r>
          </w:ins>
        </w:p>
        <w:p w14:paraId="290DEA4A" w14:textId="3F8A6989" w:rsidR="00FB3FE6" w:rsidRDefault="00FB3FE6">
          <w:pPr>
            <w:pStyle w:val="33"/>
            <w:tabs>
              <w:tab w:val="right" w:leader="dot" w:pos="8302"/>
            </w:tabs>
            <w:ind w:left="960"/>
            <w:rPr>
              <w:ins w:id="93" w:author="JY0225" w:date="2017-09-06T10:37:00Z"/>
              <w:rFonts w:asciiTheme="minorHAnsi" w:cstheme="minorBidi"/>
              <w:noProof/>
              <w:kern w:val="2"/>
              <w:sz w:val="21"/>
              <w:szCs w:val="22"/>
            </w:rPr>
          </w:pPr>
          <w:ins w:id="94" w:author="JY0225" w:date="2017-09-06T10:37:00Z">
            <w:r w:rsidRPr="00C12356">
              <w:rPr>
                <w:rStyle w:val="af"/>
                <w:noProof/>
              </w:rPr>
              <w:fldChar w:fldCharType="begin"/>
            </w:r>
            <w:r w:rsidRPr="00C12356">
              <w:rPr>
                <w:rStyle w:val="af"/>
                <w:noProof/>
              </w:rPr>
              <w:instrText xml:space="preserve"> </w:instrText>
            </w:r>
            <w:r>
              <w:rPr>
                <w:noProof/>
              </w:rPr>
              <w:instrText>HYPERLINK \l "_Toc492457611"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4.3.4 本地缓存流程设计</w:t>
            </w:r>
            <w:r>
              <w:rPr>
                <w:noProof/>
                <w:webHidden/>
              </w:rPr>
              <w:tab/>
            </w:r>
            <w:r>
              <w:rPr>
                <w:noProof/>
                <w:webHidden/>
              </w:rPr>
              <w:fldChar w:fldCharType="begin"/>
            </w:r>
            <w:r>
              <w:rPr>
                <w:noProof/>
                <w:webHidden/>
              </w:rPr>
              <w:instrText xml:space="preserve"> PAGEREF _Toc492457611 \h </w:instrText>
            </w:r>
            <w:r>
              <w:rPr>
                <w:noProof/>
                <w:webHidden/>
              </w:rPr>
            </w:r>
          </w:ins>
          <w:r>
            <w:rPr>
              <w:noProof/>
              <w:webHidden/>
            </w:rPr>
            <w:fldChar w:fldCharType="separate"/>
          </w:r>
          <w:ins w:id="95" w:author="JY0225" w:date="2017-09-06T10:37:00Z">
            <w:r>
              <w:rPr>
                <w:noProof/>
                <w:webHidden/>
              </w:rPr>
              <w:t>23</w:t>
            </w:r>
            <w:r>
              <w:rPr>
                <w:noProof/>
                <w:webHidden/>
              </w:rPr>
              <w:fldChar w:fldCharType="end"/>
            </w:r>
            <w:r w:rsidRPr="00C12356">
              <w:rPr>
                <w:rStyle w:val="af"/>
                <w:noProof/>
              </w:rPr>
              <w:fldChar w:fldCharType="end"/>
            </w:r>
          </w:ins>
        </w:p>
        <w:p w14:paraId="15E1F07A" w14:textId="0101BA40" w:rsidR="00FB3FE6" w:rsidRDefault="00FB3FE6">
          <w:pPr>
            <w:pStyle w:val="33"/>
            <w:tabs>
              <w:tab w:val="right" w:leader="dot" w:pos="8302"/>
            </w:tabs>
            <w:ind w:left="960"/>
            <w:rPr>
              <w:ins w:id="96" w:author="JY0225" w:date="2017-09-06T10:37:00Z"/>
              <w:rFonts w:asciiTheme="minorHAnsi" w:cstheme="minorBidi"/>
              <w:noProof/>
              <w:kern w:val="2"/>
              <w:sz w:val="21"/>
              <w:szCs w:val="22"/>
            </w:rPr>
          </w:pPr>
          <w:ins w:id="97" w:author="JY0225" w:date="2017-09-06T10:37:00Z">
            <w:r w:rsidRPr="00C12356">
              <w:rPr>
                <w:rStyle w:val="af"/>
                <w:noProof/>
              </w:rPr>
              <w:fldChar w:fldCharType="begin"/>
            </w:r>
            <w:r w:rsidRPr="00C12356">
              <w:rPr>
                <w:rStyle w:val="af"/>
                <w:noProof/>
              </w:rPr>
              <w:instrText xml:space="preserve"> </w:instrText>
            </w:r>
            <w:r>
              <w:rPr>
                <w:noProof/>
              </w:rPr>
              <w:instrText>HYPERLINK \l "_Toc492457612"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4.3.5 多应用适配流程设计</w:t>
            </w:r>
            <w:r>
              <w:rPr>
                <w:noProof/>
                <w:webHidden/>
              </w:rPr>
              <w:tab/>
            </w:r>
            <w:r>
              <w:rPr>
                <w:noProof/>
                <w:webHidden/>
              </w:rPr>
              <w:fldChar w:fldCharType="begin"/>
            </w:r>
            <w:r>
              <w:rPr>
                <w:noProof/>
                <w:webHidden/>
              </w:rPr>
              <w:instrText xml:space="preserve"> PAGEREF _Toc492457612 \h </w:instrText>
            </w:r>
            <w:r>
              <w:rPr>
                <w:noProof/>
                <w:webHidden/>
              </w:rPr>
            </w:r>
          </w:ins>
          <w:r>
            <w:rPr>
              <w:noProof/>
              <w:webHidden/>
            </w:rPr>
            <w:fldChar w:fldCharType="separate"/>
          </w:r>
          <w:ins w:id="98" w:author="JY0225" w:date="2017-09-06T10:37:00Z">
            <w:r>
              <w:rPr>
                <w:noProof/>
                <w:webHidden/>
              </w:rPr>
              <w:t>24</w:t>
            </w:r>
            <w:r>
              <w:rPr>
                <w:noProof/>
                <w:webHidden/>
              </w:rPr>
              <w:fldChar w:fldCharType="end"/>
            </w:r>
            <w:r w:rsidRPr="00C12356">
              <w:rPr>
                <w:rStyle w:val="af"/>
                <w:noProof/>
              </w:rPr>
              <w:fldChar w:fldCharType="end"/>
            </w:r>
          </w:ins>
        </w:p>
        <w:p w14:paraId="17D338C3" w14:textId="66910C01" w:rsidR="00FB3FE6" w:rsidRDefault="00FB3FE6">
          <w:pPr>
            <w:pStyle w:val="24"/>
            <w:tabs>
              <w:tab w:val="right" w:leader="dot" w:pos="8302"/>
            </w:tabs>
            <w:ind w:left="480"/>
            <w:rPr>
              <w:ins w:id="99" w:author="JY0225" w:date="2017-09-06T10:37:00Z"/>
              <w:rFonts w:asciiTheme="minorHAnsi" w:cstheme="minorBidi"/>
              <w:noProof/>
              <w:kern w:val="2"/>
              <w:sz w:val="21"/>
              <w:szCs w:val="22"/>
            </w:rPr>
          </w:pPr>
          <w:ins w:id="100" w:author="JY0225" w:date="2017-09-06T10:37:00Z">
            <w:r w:rsidRPr="00C12356">
              <w:rPr>
                <w:rStyle w:val="af"/>
                <w:noProof/>
              </w:rPr>
              <w:fldChar w:fldCharType="begin"/>
            </w:r>
            <w:r w:rsidRPr="00C12356">
              <w:rPr>
                <w:rStyle w:val="af"/>
                <w:noProof/>
              </w:rPr>
              <w:instrText xml:space="preserve"> </w:instrText>
            </w:r>
            <w:r>
              <w:rPr>
                <w:noProof/>
              </w:rPr>
              <w:instrText>HYPERLINK \l "_Toc492457620"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4.4数据库设计</w:t>
            </w:r>
            <w:r>
              <w:rPr>
                <w:noProof/>
                <w:webHidden/>
              </w:rPr>
              <w:tab/>
            </w:r>
            <w:r>
              <w:rPr>
                <w:noProof/>
                <w:webHidden/>
              </w:rPr>
              <w:fldChar w:fldCharType="begin"/>
            </w:r>
            <w:r>
              <w:rPr>
                <w:noProof/>
                <w:webHidden/>
              </w:rPr>
              <w:instrText xml:space="preserve"> PAGEREF _Toc492457620 \h </w:instrText>
            </w:r>
            <w:r>
              <w:rPr>
                <w:noProof/>
                <w:webHidden/>
              </w:rPr>
            </w:r>
          </w:ins>
          <w:r>
            <w:rPr>
              <w:noProof/>
              <w:webHidden/>
            </w:rPr>
            <w:fldChar w:fldCharType="separate"/>
          </w:r>
          <w:ins w:id="101" w:author="JY0225" w:date="2017-09-06T10:37:00Z">
            <w:r>
              <w:rPr>
                <w:noProof/>
                <w:webHidden/>
              </w:rPr>
              <w:t>25</w:t>
            </w:r>
            <w:r>
              <w:rPr>
                <w:noProof/>
                <w:webHidden/>
              </w:rPr>
              <w:fldChar w:fldCharType="end"/>
            </w:r>
            <w:r w:rsidRPr="00C12356">
              <w:rPr>
                <w:rStyle w:val="af"/>
                <w:noProof/>
              </w:rPr>
              <w:fldChar w:fldCharType="end"/>
            </w:r>
          </w:ins>
        </w:p>
        <w:p w14:paraId="1D354C69" w14:textId="36466542" w:rsidR="00FB3FE6" w:rsidRDefault="00FB3FE6">
          <w:pPr>
            <w:pStyle w:val="24"/>
            <w:tabs>
              <w:tab w:val="right" w:leader="dot" w:pos="8302"/>
            </w:tabs>
            <w:ind w:left="480"/>
            <w:rPr>
              <w:ins w:id="102" w:author="JY0225" w:date="2017-09-06T10:37:00Z"/>
              <w:rFonts w:asciiTheme="minorHAnsi" w:cstheme="minorBidi"/>
              <w:noProof/>
              <w:kern w:val="2"/>
              <w:sz w:val="21"/>
              <w:szCs w:val="22"/>
            </w:rPr>
          </w:pPr>
          <w:ins w:id="103" w:author="JY0225" w:date="2017-09-06T10:37:00Z">
            <w:r w:rsidRPr="00C12356">
              <w:rPr>
                <w:rStyle w:val="af"/>
                <w:noProof/>
              </w:rPr>
              <w:fldChar w:fldCharType="begin"/>
            </w:r>
            <w:r w:rsidRPr="00C12356">
              <w:rPr>
                <w:rStyle w:val="af"/>
                <w:noProof/>
              </w:rPr>
              <w:instrText xml:space="preserve"> </w:instrText>
            </w:r>
            <w:r>
              <w:rPr>
                <w:noProof/>
              </w:rPr>
              <w:instrText>HYPERLINK \l "_Toc492457621"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4.5核心接口设计</w:t>
            </w:r>
            <w:r>
              <w:rPr>
                <w:noProof/>
                <w:webHidden/>
              </w:rPr>
              <w:tab/>
            </w:r>
            <w:r>
              <w:rPr>
                <w:noProof/>
                <w:webHidden/>
              </w:rPr>
              <w:fldChar w:fldCharType="begin"/>
            </w:r>
            <w:r>
              <w:rPr>
                <w:noProof/>
                <w:webHidden/>
              </w:rPr>
              <w:instrText xml:space="preserve"> PAGEREF _Toc492457621 \h </w:instrText>
            </w:r>
            <w:r>
              <w:rPr>
                <w:noProof/>
                <w:webHidden/>
              </w:rPr>
            </w:r>
          </w:ins>
          <w:r>
            <w:rPr>
              <w:noProof/>
              <w:webHidden/>
            </w:rPr>
            <w:fldChar w:fldCharType="separate"/>
          </w:r>
          <w:ins w:id="104" w:author="JY0225" w:date="2017-09-06T10:37:00Z">
            <w:r>
              <w:rPr>
                <w:noProof/>
                <w:webHidden/>
              </w:rPr>
              <w:t>26</w:t>
            </w:r>
            <w:r>
              <w:rPr>
                <w:noProof/>
                <w:webHidden/>
              </w:rPr>
              <w:fldChar w:fldCharType="end"/>
            </w:r>
            <w:r w:rsidRPr="00C12356">
              <w:rPr>
                <w:rStyle w:val="af"/>
                <w:noProof/>
              </w:rPr>
              <w:fldChar w:fldCharType="end"/>
            </w:r>
          </w:ins>
        </w:p>
        <w:p w14:paraId="20C11B22" w14:textId="53B0D698" w:rsidR="00FB3FE6" w:rsidRDefault="00FB3FE6">
          <w:pPr>
            <w:pStyle w:val="33"/>
            <w:tabs>
              <w:tab w:val="right" w:leader="dot" w:pos="8302"/>
            </w:tabs>
            <w:ind w:left="960"/>
            <w:rPr>
              <w:ins w:id="105" w:author="JY0225" w:date="2017-09-06T10:37:00Z"/>
              <w:rFonts w:asciiTheme="minorHAnsi" w:cstheme="minorBidi"/>
              <w:noProof/>
              <w:kern w:val="2"/>
              <w:sz w:val="21"/>
              <w:szCs w:val="22"/>
            </w:rPr>
          </w:pPr>
          <w:ins w:id="106" w:author="JY0225" w:date="2017-09-06T10:37:00Z">
            <w:r w:rsidRPr="00C12356">
              <w:rPr>
                <w:rStyle w:val="af"/>
                <w:noProof/>
              </w:rPr>
              <w:fldChar w:fldCharType="begin"/>
            </w:r>
            <w:r w:rsidRPr="00C12356">
              <w:rPr>
                <w:rStyle w:val="af"/>
                <w:noProof/>
              </w:rPr>
              <w:instrText xml:space="preserve"> </w:instrText>
            </w:r>
            <w:r>
              <w:rPr>
                <w:noProof/>
              </w:rPr>
              <w:instrText>HYPERLINK \l "_Toc492457622"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4.5.1 持久会话管理接口设计</w:t>
            </w:r>
            <w:r>
              <w:rPr>
                <w:noProof/>
                <w:webHidden/>
              </w:rPr>
              <w:tab/>
            </w:r>
            <w:r>
              <w:rPr>
                <w:noProof/>
                <w:webHidden/>
              </w:rPr>
              <w:fldChar w:fldCharType="begin"/>
            </w:r>
            <w:r>
              <w:rPr>
                <w:noProof/>
                <w:webHidden/>
              </w:rPr>
              <w:instrText xml:space="preserve"> PAGEREF _Toc492457622 \h </w:instrText>
            </w:r>
            <w:r>
              <w:rPr>
                <w:noProof/>
                <w:webHidden/>
              </w:rPr>
            </w:r>
          </w:ins>
          <w:r>
            <w:rPr>
              <w:noProof/>
              <w:webHidden/>
            </w:rPr>
            <w:fldChar w:fldCharType="separate"/>
          </w:r>
          <w:ins w:id="107" w:author="JY0225" w:date="2017-09-06T10:37:00Z">
            <w:r>
              <w:rPr>
                <w:noProof/>
                <w:webHidden/>
              </w:rPr>
              <w:t>26</w:t>
            </w:r>
            <w:r>
              <w:rPr>
                <w:noProof/>
                <w:webHidden/>
              </w:rPr>
              <w:fldChar w:fldCharType="end"/>
            </w:r>
            <w:r w:rsidRPr="00C12356">
              <w:rPr>
                <w:rStyle w:val="af"/>
                <w:noProof/>
              </w:rPr>
              <w:fldChar w:fldCharType="end"/>
            </w:r>
          </w:ins>
        </w:p>
        <w:p w14:paraId="2B3AA9AA" w14:textId="291E34BF" w:rsidR="00FB3FE6" w:rsidRDefault="00FB3FE6">
          <w:pPr>
            <w:pStyle w:val="33"/>
            <w:tabs>
              <w:tab w:val="right" w:leader="dot" w:pos="8302"/>
            </w:tabs>
            <w:ind w:left="960"/>
            <w:rPr>
              <w:ins w:id="108" w:author="JY0225" w:date="2017-09-06T10:37:00Z"/>
              <w:rFonts w:asciiTheme="minorHAnsi" w:cstheme="minorBidi"/>
              <w:noProof/>
              <w:kern w:val="2"/>
              <w:sz w:val="21"/>
              <w:szCs w:val="22"/>
            </w:rPr>
          </w:pPr>
          <w:ins w:id="109" w:author="JY0225" w:date="2017-09-06T10:37:00Z">
            <w:r w:rsidRPr="00C12356">
              <w:rPr>
                <w:rStyle w:val="af"/>
                <w:noProof/>
              </w:rPr>
              <w:fldChar w:fldCharType="begin"/>
            </w:r>
            <w:r w:rsidRPr="00C12356">
              <w:rPr>
                <w:rStyle w:val="af"/>
                <w:noProof/>
              </w:rPr>
              <w:instrText xml:space="preserve"> </w:instrText>
            </w:r>
            <w:r>
              <w:rPr>
                <w:noProof/>
              </w:rPr>
              <w:instrText>HYPERLINK \l "_Toc492457623"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4.5.2 大文件上传接口设计</w:t>
            </w:r>
            <w:r>
              <w:rPr>
                <w:noProof/>
                <w:webHidden/>
              </w:rPr>
              <w:tab/>
            </w:r>
            <w:r>
              <w:rPr>
                <w:noProof/>
                <w:webHidden/>
              </w:rPr>
              <w:fldChar w:fldCharType="begin"/>
            </w:r>
            <w:r>
              <w:rPr>
                <w:noProof/>
                <w:webHidden/>
              </w:rPr>
              <w:instrText xml:space="preserve"> PAGEREF _Toc492457623 \h </w:instrText>
            </w:r>
            <w:r>
              <w:rPr>
                <w:noProof/>
                <w:webHidden/>
              </w:rPr>
            </w:r>
          </w:ins>
          <w:r>
            <w:rPr>
              <w:noProof/>
              <w:webHidden/>
            </w:rPr>
            <w:fldChar w:fldCharType="separate"/>
          </w:r>
          <w:ins w:id="110" w:author="JY0225" w:date="2017-09-06T10:37:00Z">
            <w:r>
              <w:rPr>
                <w:noProof/>
                <w:webHidden/>
              </w:rPr>
              <w:t>28</w:t>
            </w:r>
            <w:r>
              <w:rPr>
                <w:noProof/>
                <w:webHidden/>
              </w:rPr>
              <w:fldChar w:fldCharType="end"/>
            </w:r>
            <w:r w:rsidRPr="00C12356">
              <w:rPr>
                <w:rStyle w:val="af"/>
                <w:noProof/>
              </w:rPr>
              <w:fldChar w:fldCharType="end"/>
            </w:r>
          </w:ins>
        </w:p>
        <w:p w14:paraId="048BAF16" w14:textId="6D0F1D52" w:rsidR="00FB3FE6" w:rsidRDefault="00FB3FE6">
          <w:pPr>
            <w:pStyle w:val="33"/>
            <w:tabs>
              <w:tab w:val="right" w:leader="dot" w:pos="8302"/>
            </w:tabs>
            <w:ind w:left="960"/>
            <w:rPr>
              <w:ins w:id="111" w:author="JY0225" w:date="2017-09-06T10:37:00Z"/>
              <w:rFonts w:asciiTheme="minorHAnsi" w:cstheme="minorBidi"/>
              <w:noProof/>
              <w:kern w:val="2"/>
              <w:sz w:val="21"/>
              <w:szCs w:val="22"/>
            </w:rPr>
          </w:pPr>
          <w:ins w:id="112" w:author="JY0225" w:date="2017-09-06T10:37:00Z">
            <w:r w:rsidRPr="00C12356">
              <w:rPr>
                <w:rStyle w:val="af"/>
                <w:noProof/>
              </w:rPr>
              <w:fldChar w:fldCharType="begin"/>
            </w:r>
            <w:r w:rsidRPr="00C12356">
              <w:rPr>
                <w:rStyle w:val="af"/>
                <w:noProof/>
              </w:rPr>
              <w:instrText xml:space="preserve"> </w:instrText>
            </w:r>
            <w:r>
              <w:rPr>
                <w:noProof/>
              </w:rPr>
              <w:instrText>HYPERLINK \l "_Toc492457624"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4.5.3 本地缓存接口设计</w:t>
            </w:r>
            <w:r>
              <w:rPr>
                <w:noProof/>
                <w:webHidden/>
              </w:rPr>
              <w:tab/>
            </w:r>
            <w:r>
              <w:rPr>
                <w:noProof/>
                <w:webHidden/>
              </w:rPr>
              <w:fldChar w:fldCharType="begin"/>
            </w:r>
            <w:r>
              <w:rPr>
                <w:noProof/>
                <w:webHidden/>
              </w:rPr>
              <w:instrText xml:space="preserve"> PAGEREF _Toc492457624 \h </w:instrText>
            </w:r>
            <w:r>
              <w:rPr>
                <w:noProof/>
                <w:webHidden/>
              </w:rPr>
            </w:r>
          </w:ins>
          <w:r>
            <w:rPr>
              <w:noProof/>
              <w:webHidden/>
            </w:rPr>
            <w:fldChar w:fldCharType="separate"/>
          </w:r>
          <w:ins w:id="113" w:author="JY0225" w:date="2017-09-06T10:37:00Z">
            <w:r>
              <w:rPr>
                <w:noProof/>
                <w:webHidden/>
              </w:rPr>
              <w:t>30</w:t>
            </w:r>
            <w:r>
              <w:rPr>
                <w:noProof/>
                <w:webHidden/>
              </w:rPr>
              <w:fldChar w:fldCharType="end"/>
            </w:r>
            <w:r w:rsidRPr="00C12356">
              <w:rPr>
                <w:rStyle w:val="af"/>
                <w:noProof/>
              </w:rPr>
              <w:fldChar w:fldCharType="end"/>
            </w:r>
          </w:ins>
        </w:p>
        <w:p w14:paraId="7DC887AD" w14:textId="6A4E463A" w:rsidR="00FB3FE6" w:rsidRDefault="00FB3FE6">
          <w:pPr>
            <w:pStyle w:val="33"/>
            <w:tabs>
              <w:tab w:val="right" w:leader="dot" w:pos="8302"/>
            </w:tabs>
            <w:ind w:left="960"/>
            <w:rPr>
              <w:ins w:id="114" w:author="JY0225" w:date="2017-09-06T10:37:00Z"/>
              <w:rFonts w:asciiTheme="minorHAnsi" w:cstheme="minorBidi"/>
              <w:noProof/>
              <w:kern w:val="2"/>
              <w:sz w:val="21"/>
              <w:szCs w:val="22"/>
            </w:rPr>
          </w:pPr>
          <w:ins w:id="115" w:author="JY0225" w:date="2017-09-06T10:37:00Z">
            <w:r w:rsidRPr="00C12356">
              <w:rPr>
                <w:rStyle w:val="af"/>
                <w:noProof/>
              </w:rPr>
              <w:lastRenderedPageBreak/>
              <w:fldChar w:fldCharType="begin"/>
            </w:r>
            <w:r w:rsidRPr="00C12356">
              <w:rPr>
                <w:rStyle w:val="af"/>
                <w:noProof/>
              </w:rPr>
              <w:instrText xml:space="preserve"> </w:instrText>
            </w:r>
            <w:r>
              <w:rPr>
                <w:noProof/>
              </w:rPr>
              <w:instrText>HYPERLINK \l "_Toc492457625"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4.5.4 多应用适配接口设计</w:t>
            </w:r>
            <w:r>
              <w:rPr>
                <w:noProof/>
                <w:webHidden/>
              </w:rPr>
              <w:tab/>
            </w:r>
            <w:r>
              <w:rPr>
                <w:noProof/>
                <w:webHidden/>
              </w:rPr>
              <w:fldChar w:fldCharType="begin"/>
            </w:r>
            <w:r>
              <w:rPr>
                <w:noProof/>
                <w:webHidden/>
              </w:rPr>
              <w:instrText xml:space="preserve"> PAGEREF _Toc492457625 \h </w:instrText>
            </w:r>
            <w:r>
              <w:rPr>
                <w:noProof/>
                <w:webHidden/>
              </w:rPr>
            </w:r>
          </w:ins>
          <w:r>
            <w:rPr>
              <w:noProof/>
              <w:webHidden/>
            </w:rPr>
            <w:fldChar w:fldCharType="separate"/>
          </w:r>
          <w:ins w:id="116" w:author="JY0225" w:date="2017-09-06T10:37:00Z">
            <w:r>
              <w:rPr>
                <w:noProof/>
                <w:webHidden/>
              </w:rPr>
              <w:t>31</w:t>
            </w:r>
            <w:r>
              <w:rPr>
                <w:noProof/>
                <w:webHidden/>
              </w:rPr>
              <w:fldChar w:fldCharType="end"/>
            </w:r>
            <w:r w:rsidRPr="00C12356">
              <w:rPr>
                <w:rStyle w:val="af"/>
                <w:noProof/>
              </w:rPr>
              <w:fldChar w:fldCharType="end"/>
            </w:r>
          </w:ins>
        </w:p>
        <w:p w14:paraId="1109E9E4" w14:textId="1503AB2E" w:rsidR="00FB3FE6" w:rsidRDefault="00FB3FE6">
          <w:pPr>
            <w:pStyle w:val="11"/>
            <w:rPr>
              <w:ins w:id="117" w:author="JY0225" w:date="2017-09-06T10:37:00Z"/>
              <w:rFonts w:asciiTheme="minorHAnsi" w:cstheme="minorBidi"/>
              <w:noProof/>
              <w:kern w:val="2"/>
              <w:sz w:val="21"/>
              <w:szCs w:val="22"/>
            </w:rPr>
          </w:pPr>
          <w:ins w:id="118" w:author="JY0225" w:date="2017-09-06T10:37:00Z">
            <w:r w:rsidRPr="00C12356">
              <w:rPr>
                <w:rStyle w:val="af"/>
                <w:noProof/>
              </w:rPr>
              <w:fldChar w:fldCharType="begin"/>
            </w:r>
            <w:r w:rsidRPr="00C12356">
              <w:rPr>
                <w:rStyle w:val="af"/>
                <w:noProof/>
              </w:rPr>
              <w:instrText xml:space="preserve"> </w:instrText>
            </w:r>
            <w:r>
              <w:rPr>
                <w:noProof/>
              </w:rPr>
              <w:instrText>HYPERLINK \l "_Toc492457626"</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第五章</w:t>
            </w:r>
            <w:r w:rsidRPr="00C12356">
              <w:rPr>
                <w:rStyle w:val="af"/>
                <w:rFonts w:ascii="Times New Roman" w:hAnsi="Times New Roman"/>
                <w:noProof/>
              </w:rPr>
              <w:t xml:space="preserve"> </w:t>
            </w:r>
            <w:r w:rsidRPr="00C12356">
              <w:rPr>
                <w:rStyle w:val="af"/>
                <w:rFonts w:ascii="Times New Roman" w:hAnsi="Times New Roman"/>
                <w:noProof/>
              </w:rPr>
              <w:t>云备份中间件系统优化实现</w:t>
            </w:r>
            <w:r>
              <w:rPr>
                <w:noProof/>
                <w:webHidden/>
              </w:rPr>
              <w:tab/>
            </w:r>
            <w:r>
              <w:rPr>
                <w:noProof/>
                <w:webHidden/>
              </w:rPr>
              <w:fldChar w:fldCharType="begin"/>
            </w:r>
            <w:r>
              <w:rPr>
                <w:noProof/>
                <w:webHidden/>
              </w:rPr>
              <w:instrText xml:space="preserve"> PAGEREF _Toc492457626 \h </w:instrText>
            </w:r>
            <w:r>
              <w:rPr>
                <w:noProof/>
                <w:webHidden/>
              </w:rPr>
            </w:r>
          </w:ins>
          <w:r>
            <w:rPr>
              <w:noProof/>
              <w:webHidden/>
            </w:rPr>
            <w:fldChar w:fldCharType="separate"/>
          </w:r>
          <w:ins w:id="119" w:author="JY0225" w:date="2017-09-06T10:37:00Z">
            <w:r>
              <w:rPr>
                <w:noProof/>
                <w:webHidden/>
              </w:rPr>
              <w:t>32</w:t>
            </w:r>
            <w:r>
              <w:rPr>
                <w:noProof/>
                <w:webHidden/>
              </w:rPr>
              <w:fldChar w:fldCharType="end"/>
            </w:r>
            <w:r w:rsidRPr="00C12356">
              <w:rPr>
                <w:rStyle w:val="af"/>
                <w:noProof/>
              </w:rPr>
              <w:fldChar w:fldCharType="end"/>
            </w:r>
          </w:ins>
        </w:p>
        <w:p w14:paraId="445E94FD" w14:textId="7B458ED7" w:rsidR="00FB3FE6" w:rsidRDefault="00FB3FE6">
          <w:pPr>
            <w:pStyle w:val="24"/>
            <w:tabs>
              <w:tab w:val="right" w:leader="dot" w:pos="8302"/>
            </w:tabs>
            <w:ind w:left="480"/>
            <w:rPr>
              <w:ins w:id="120" w:author="JY0225" w:date="2017-09-06T10:37:00Z"/>
              <w:rFonts w:asciiTheme="minorHAnsi" w:cstheme="minorBidi"/>
              <w:noProof/>
              <w:kern w:val="2"/>
              <w:sz w:val="21"/>
              <w:szCs w:val="22"/>
            </w:rPr>
          </w:pPr>
          <w:ins w:id="121" w:author="JY0225" w:date="2017-09-06T10:37:00Z">
            <w:r w:rsidRPr="00C12356">
              <w:rPr>
                <w:rStyle w:val="af"/>
                <w:noProof/>
              </w:rPr>
              <w:fldChar w:fldCharType="begin"/>
            </w:r>
            <w:r w:rsidRPr="00C12356">
              <w:rPr>
                <w:rStyle w:val="af"/>
                <w:noProof/>
              </w:rPr>
              <w:instrText xml:space="preserve"> </w:instrText>
            </w:r>
            <w:r>
              <w:rPr>
                <w:noProof/>
              </w:rPr>
              <w:instrText>HYPERLINK \l "_Toc492457627"</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5.1 开发环境</w:t>
            </w:r>
            <w:r>
              <w:rPr>
                <w:noProof/>
                <w:webHidden/>
              </w:rPr>
              <w:tab/>
            </w:r>
            <w:r>
              <w:rPr>
                <w:noProof/>
                <w:webHidden/>
              </w:rPr>
              <w:fldChar w:fldCharType="begin"/>
            </w:r>
            <w:r>
              <w:rPr>
                <w:noProof/>
                <w:webHidden/>
              </w:rPr>
              <w:instrText xml:space="preserve"> PAGEREF _Toc492457627 \h </w:instrText>
            </w:r>
            <w:r>
              <w:rPr>
                <w:noProof/>
                <w:webHidden/>
              </w:rPr>
            </w:r>
          </w:ins>
          <w:r>
            <w:rPr>
              <w:noProof/>
              <w:webHidden/>
            </w:rPr>
            <w:fldChar w:fldCharType="separate"/>
          </w:r>
          <w:ins w:id="122" w:author="JY0225" w:date="2017-09-06T10:37:00Z">
            <w:r>
              <w:rPr>
                <w:noProof/>
                <w:webHidden/>
              </w:rPr>
              <w:t>32</w:t>
            </w:r>
            <w:r>
              <w:rPr>
                <w:noProof/>
                <w:webHidden/>
              </w:rPr>
              <w:fldChar w:fldCharType="end"/>
            </w:r>
            <w:r w:rsidRPr="00C12356">
              <w:rPr>
                <w:rStyle w:val="af"/>
                <w:noProof/>
              </w:rPr>
              <w:fldChar w:fldCharType="end"/>
            </w:r>
          </w:ins>
        </w:p>
        <w:p w14:paraId="7B867A7C" w14:textId="18884017" w:rsidR="00FB3FE6" w:rsidRDefault="00FB3FE6">
          <w:pPr>
            <w:pStyle w:val="24"/>
            <w:tabs>
              <w:tab w:val="right" w:leader="dot" w:pos="8302"/>
            </w:tabs>
            <w:ind w:left="480"/>
            <w:rPr>
              <w:ins w:id="123" w:author="JY0225" w:date="2017-09-06T10:37:00Z"/>
              <w:rFonts w:asciiTheme="minorHAnsi" w:cstheme="minorBidi"/>
              <w:noProof/>
              <w:kern w:val="2"/>
              <w:sz w:val="21"/>
              <w:szCs w:val="22"/>
            </w:rPr>
          </w:pPr>
          <w:ins w:id="124" w:author="JY0225" w:date="2017-09-06T10:37:00Z">
            <w:r w:rsidRPr="00C12356">
              <w:rPr>
                <w:rStyle w:val="af"/>
                <w:noProof/>
              </w:rPr>
              <w:fldChar w:fldCharType="begin"/>
            </w:r>
            <w:r w:rsidRPr="00C12356">
              <w:rPr>
                <w:rStyle w:val="af"/>
                <w:noProof/>
              </w:rPr>
              <w:instrText xml:space="preserve"> </w:instrText>
            </w:r>
            <w:r>
              <w:rPr>
                <w:noProof/>
              </w:rPr>
              <w:instrText>HYPERLINK \l "_Toc492457628"</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 关键技术实现</w:t>
            </w:r>
            <w:r>
              <w:rPr>
                <w:noProof/>
                <w:webHidden/>
              </w:rPr>
              <w:tab/>
            </w:r>
            <w:r>
              <w:rPr>
                <w:noProof/>
                <w:webHidden/>
              </w:rPr>
              <w:fldChar w:fldCharType="begin"/>
            </w:r>
            <w:r>
              <w:rPr>
                <w:noProof/>
                <w:webHidden/>
              </w:rPr>
              <w:instrText xml:space="preserve"> PAGEREF _Toc492457628 \h </w:instrText>
            </w:r>
            <w:r>
              <w:rPr>
                <w:noProof/>
                <w:webHidden/>
              </w:rPr>
            </w:r>
          </w:ins>
          <w:r>
            <w:rPr>
              <w:noProof/>
              <w:webHidden/>
            </w:rPr>
            <w:fldChar w:fldCharType="separate"/>
          </w:r>
          <w:ins w:id="125" w:author="JY0225" w:date="2017-09-06T10:37:00Z">
            <w:r>
              <w:rPr>
                <w:noProof/>
                <w:webHidden/>
              </w:rPr>
              <w:t>32</w:t>
            </w:r>
            <w:r>
              <w:rPr>
                <w:noProof/>
                <w:webHidden/>
              </w:rPr>
              <w:fldChar w:fldCharType="end"/>
            </w:r>
            <w:r w:rsidRPr="00C12356">
              <w:rPr>
                <w:rStyle w:val="af"/>
                <w:noProof/>
              </w:rPr>
              <w:fldChar w:fldCharType="end"/>
            </w:r>
          </w:ins>
        </w:p>
        <w:p w14:paraId="7115D94F" w14:textId="6E8DBBAC" w:rsidR="00FB3FE6" w:rsidRDefault="00FB3FE6">
          <w:pPr>
            <w:pStyle w:val="33"/>
            <w:tabs>
              <w:tab w:val="right" w:leader="dot" w:pos="8302"/>
            </w:tabs>
            <w:ind w:left="960"/>
            <w:rPr>
              <w:ins w:id="126" w:author="JY0225" w:date="2017-09-06T10:37:00Z"/>
              <w:rFonts w:asciiTheme="minorHAnsi" w:cstheme="minorBidi"/>
              <w:noProof/>
              <w:kern w:val="2"/>
              <w:sz w:val="21"/>
              <w:szCs w:val="22"/>
            </w:rPr>
          </w:pPr>
          <w:ins w:id="127" w:author="JY0225" w:date="2017-09-06T10:37:00Z">
            <w:r w:rsidRPr="00C12356">
              <w:rPr>
                <w:rStyle w:val="af"/>
                <w:noProof/>
              </w:rPr>
              <w:fldChar w:fldCharType="begin"/>
            </w:r>
            <w:r w:rsidRPr="00C12356">
              <w:rPr>
                <w:rStyle w:val="af"/>
                <w:noProof/>
              </w:rPr>
              <w:instrText xml:space="preserve"> </w:instrText>
            </w:r>
            <w:r>
              <w:rPr>
                <w:noProof/>
              </w:rPr>
              <w:instrText>HYPERLINK \l "_Toc492457629"</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5.2.1加密方式</w:t>
            </w:r>
            <w:r>
              <w:rPr>
                <w:noProof/>
                <w:webHidden/>
              </w:rPr>
              <w:tab/>
            </w:r>
            <w:r>
              <w:rPr>
                <w:noProof/>
                <w:webHidden/>
              </w:rPr>
              <w:fldChar w:fldCharType="begin"/>
            </w:r>
            <w:r>
              <w:rPr>
                <w:noProof/>
                <w:webHidden/>
              </w:rPr>
              <w:instrText xml:space="preserve"> PAGEREF _Toc492457629 \h </w:instrText>
            </w:r>
            <w:r>
              <w:rPr>
                <w:noProof/>
                <w:webHidden/>
              </w:rPr>
            </w:r>
          </w:ins>
          <w:r>
            <w:rPr>
              <w:noProof/>
              <w:webHidden/>
            </w:rPr>
            <w:fldChar w:fldCharType="separate"/>
          </w:r>
          <w:ins w:id="128" w:author="JY0225" w:date="2017-09-06T10:37:00Z">
            <w:r>
              <w:rPr>
                <w:noProof/>
                <w:webHidden/>
              </w:rPr>
              <w:t>32</w:t>
            </w:r>
            <w:r>
              <w:rPr>
                <w:noProof/>
                <w:webHidden/>
              </w:rPr>
              <w:fldChar w:fldCharType="end"/>
            </w:r>
            <w:r w:rsidRPr="00C12356">
              <w:rPr>
                <w:rStyle w:val="af"/>
                <w:noProof/>
              </w:rPr>
              <w:fldChar w:fldCharType="end"/>
            </w:r>
          </w:ins>
        </w:p>
        <w:p w14:paraId="6E3EAC0D" w14:textId="66A778D2" w:rsidR="00FB3FE6" w:rsidRDefault="00FB3FE6">
          <w:pPr>
            <w:pStyle w:val="33"/>
            <w:tabs>
              <w:tab w:val="right" w:leader="dot" w:pos="8302"/>
            </w:tabs>
            <w:ind w:left="960"/>
            <w:rPr>
              <w:ins w:id="129" w:author="JY0225" w:date="2017-09-06T10:37:00Z"/>
              <w:rFonts w:asciiTheme="minorHAnsi" w:cstheme="minorBidi"/>
              <w:noProof/>
              <w:kern w:val="2"/>
              <w:sz w:val="21"/>
              <w:szCs w:val="22"/>
            </w:rPr>
          </w:pPr>
          <w:ins w:id="130" w:author="JY0225" w:date="2017-09-06T10:37:00Z">
            <w:r w:rsidRPr="00C12356">
              <w:rPr>
                <w:rStyle w:val="af"/>
                <w:noProof/>
              </w:rPr>
              <w:fldChar w:fldCharType="begin"/>
            </w:r>
            <w:r w:rsidRPr="00C12356">
              <w:rPr>
                <w:rStyle w:val="af"/>
                <w:noProof/>
              </w:rPr>
              <w:instrText xml:space="preserve"> </w:instrText>
            </w:r>
            <w:r>
              <w:rPr>
                <w:noProof/>
              </w:rPr>
              <w:instrText>HYPERLINK \l "_Toc492457630"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5.2.2中间件授权代理</w:t>
            </w:r>
            <w:r>
              <w:rPr>
                <w:noProof/>
                <w:webHidden/>
              </w:rPr>
              <w:tab/>
            </w:r>
            <w:r>
              <w:rPr>
                <w:noProof/>
                <w:webHidden/>
              </w:rPr>
              <w:fldChar w:fldCharType="begin"/>
            </w:r>
            <w:r>
              <w:rPr>
                <w:noProof/>
                <w:webHidden/>
              </w:rPr>
              <w:instrText xml:space="preserve"> PAGEREF _Toc492457630 \h </w:instrText>
            </w:r>
            <w:r>
              <w:rPr>
                <w:noProof/>
                <w:webHidden/>
              </w:rPr>
            </w:r>
          </w:ins>
          <w:r>
            <w:rPr>
              <w:noProof/>
              <w:webHidden/>
            </w:rPr>
            <w:fldChar w:fldCharType="separate"/>
          </w:r>
          <w:ins w:id="131" w:author="JY0225" w:date="2017-09-06T10:37:00Z">
            <w:r>
              <w:rPr>
                <w:noProof/>
                <w:webHidden/>
              </w:rPr>
              <w:t>33</w:t>
            </w:r>
            <w:r>
              <w:rPr>
                <w:noProof/>
                <w:webHidden/>
              </w:rPr>
              <w:fldChar w:fldCharType="end"/>
            </w:r>
            <w:r w:rsidRPr="00C12356">
              <w:rPr>
                <w:rStyle w:val="af"/>
                <w:noProof/>
              </w:rPr>
              <w:fldChar w:fldCharType="end"/>
            </w:r>
          </w:ins>
        </w:p>
        <w:p w14:paraId="755B4E67" w14:textId="44627354" w:rsidR="00FB3FE6" w:rsidRDefault="00FB3FE6">
          <w:pPr>
            <w:pStyle w:val="33"/>
            <w:tabs>
              <w:tab w:val="right" w:leader="dot" w:pos="8302"/>
            </w:tabs>
            <w:ind w:left="960"/>
            <w:rPr>
              <w:ins w:id="132" w:author="JY0225" w:date="2017-09-06T10:37:00Z"/>
              <w:rFonts w:asciiTheme="minorHAnsi" w:cstheme="minorBidi"/>
              <w:noProof/>
              <w:kern w:val="2"/>
              <w:sz w:val="21"/>
              <w:szCs w:val="22"/>
            </w:rPr>
          </w:pPr>
          <w:ins w:id="133" w:author="JY0225" w:date="2017-09-06T10:37:00Z">
            <w:r w:rsidRPr="00C12356">
              <w:rPr>
                <w:rStyle w:val="af"/>
                <w:noProof/>
              </w:rPr>
              <w:fldChar w:fldCharType="begin"/>
            </w:r>
            <w:r w:rsidRPr="00C12356">
              <w:rPr>
                <w:rStyle w:val="af"/>
                <w:noProof/>
              </w:rPr>
              <w:instrText xml:space="preserve"> </w:instrText>
            </w:r>
            <w:r>
              <w:rPr>
                <w:noProof/>
              </w:rPr>
              <w:instrText>HYPERLINK \l "_Toc492457631"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5.2.3大文件上传</w:t>
            </w:r>
            <w:r>
              <w:rPr>
                <w:noProof/>
                <w:webHidden/>
              </w:rPr>
              <w:tab/>
            </w:r>
            <w:r>
              <w:rPr>
                <w:noProof/>
                <w:webHidden/>
              </w:rPr>
              <w:fldChar w:fldCharType="begin"/>
            </w:r>
            <w:r>
              <w:rPr>
                <w:noProof/>
                <w:webHidden/>
              </w:rPr>
              <w:instrText xml:space="preserve"> PAGEREF _Toc492457631 \h </w:instrText>
            </w:r>
            <w:r>
              <w:rPr>
                <w:noProof/>
                <w:webHidden/>
              </w:rPr>
            </w:r>
          </w:ins>
          <w:r>
            <w:rPr>
              <w:noProof/>
              <w:webHidden/>
            </w:rPr>
            <w:fldChar w:fldCharType="separate"/>
          </w:r>
          <w:ins w:id="134" w:author="JY0225" w:date="2017-09-06T10:37:00Z">
            <w:r>
              <w:rPr>
                <w:noProof/>
                <w:webHidden/>
              </w:rPr>
              <w:t>34</w:t>
            </w:r>
            <w:r>
              <w:rPr>
                <w:noProof/>
                <w:webHidden/>
              </w:rPr>
              <w:fldChar w:fldCharType="end"/>
            </w:r>
            <w:r w:rsidRPr="00C12356">
              <w:rPr>
                <w:rStyle w:val="af"/>
                <w:noProof/>
              </w:rPr>
              <w:fldChar w:fldCharType="end"/>
            </w:r>
          </w:ins>
        </w:p>
        <w:p w14:paraId="4ADBC3F9" w14:textId="22BBE4A7" w:rsidR="00FB3FE6" w:rsidRDefault="00FB3FE6">
          <w:pPr>
            <w:pStyle w:val="33"/>
            <w:tabs>
              <w:tab w:val="right" w:leader="dot" w:pos="8302"/>
            </w:tabs>
            <w:ind w:left="960"/>
            <w:rPr>
              <w:ins w:id="135" w:author="JY0225" w:date="2017-09-06T10:37:00Z"/>
              <w:rFonts w:asciiTheme="minorHAnsi" w:cstheme="minorBidi"/>
              <w:noProof/>
              <w:kern w:val="2"/>
              <w:sz w:val="21"/>
              <w:szCs w:val="22"/>
            </w:rPr>
          </w:pPr>
          <w:ins w:id="136" w:author="JY0225" w:date="2017-09-06T10:37:00Z">
            <w:r w:rsidRPr="00C12356">
              <w:rPr>
                <w:rStyle w:val="af"/>
                <w:noProof/>
              </w:rPr>
              <w:fldChar w:fldCharType="begin"/>
            </w:r>
            <w:r w:rsidRPr="00C12356">
              <w:rPr>
                <w:rStyle w:val="af"/>
                <w:noProof/>
              </w:rPr>
              <w:instrText xml:space="preserve"> </w:instrText>
            </w:r>
            <w:r>
              <w:rPr>
                <w:noProof/>
              </w:rPr>
              <w:instrText>HYPERLINK \l "_Toc492457632"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5.2.4本地缓存</w:t>
            </w:r>
            <w:r>
              <w:rPr>
                <w:noProof/>
                <w:webHidden/>
              </w:rPr>
              <w:tab/>
            </w:r>
            <w:r>
              <w:rPr>
                <w:noProof/>
                <w:webHidden/>
              </w:rPr>
              <w:fldChar w:fldCharType="begin"/>
            </w:r>
            <w:r>
              <w:rPr>
                <w:noProof/>
                <w:webHidden/>
              </w:rPr>
              <w:instrText xml:space="preserve"> PAGEREF _Toc492457632 \h </w:instrText>
            </w:r>
            <w:r>
              <w:rPr>
                <w:noProof/>
                <w:webHidden/>
              </w:rPr>
            </w:r>
          </w:ins>
          <w:r>
            <w:rPr>
              <w:noProof/>
              <w:webHidden/>
            </w:rPr>
            <w:fldChar w:fldCharType="separate"/>
          </w:r>
          <w:ins w:id="137" w:author="JY0225" w:date="2017-09-06T10:37:00Z">
            <w:r>
              <w:rPr>
                <w:noProof/>
                <w:webHidden/>
              </w:rPr>
              <w:t>35</w:t>
            </w:r>
            <w:r>
              <w:rPr>
                <w:noProof/>
                <w:webHidden/>
              </w:rPr>
              <w:fldChar w:fldCharType="end"/>
            </w:r>
            <w:r w:rsidRPr="00C12356">
              <w:rPr>
                <w:rStyle w:val="af"/>
                <w:noProof/>
              </w:rPr>
              <w:fldChar w:fldCharType="end"/>
            </w:r>
          </w:ins>
        </w:p>
        <w:p w14:paraId="6BF9F95A" w14:textId="432736AB" w:rsidR="00FB3FE6" w:rsidRDefault="00FB3FE6">
          <w:pPr>
            <w:pStyle w:val="33"/>
            <w:tabs>
              <w:tab w:val="right" w:leader="dot" w:pos="8302"/>
            </w:tabs>
            <w:ind w:left="960"/>
            <w:rPr>
              <w:ins w:id="138" w:author="JY0225" w:date="2017-09-06T10:37:00Z"/>
              <w:rFonts w:asciiTheme="minorHAnsi" w:cstheme="minorBidi"/>
              <w:noProof/>
              <w:kern w:val="2"/>
              <w:sz w:val="21"/>
              <w:szCs w:val="22"/>
            </w:rPr>
          </w:pPr>
          <w:ins w:id="139" w:author="JY0225" w:date="2017-09-06T10:37:00Z">
            <w:r w:rsidRPr="00C12356">
              <w:rPr>
                <w:rStyle w:val="af"/>
                <w:noProof/>
              </w:rPr>
              <w:fldChar w:fldCharType="begin"/>
            </w:r>
            <w:r w:rsidRPr="00C12356">
              <w:rPr>
                <w:rStyle w:val="af"/>
                <w:noProof/>
              </w:rPr>
              <w:instrText xml:space="preserve"> </w:instrText>
            </w:r>
            <w:r>
              <w:rPr>
                <w:noProof/>
              </w:rPr>
              <w:instrText>HYPERLINK \l "_Toc492457633"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5.2.5 LRU替换策略</w:t>
            </w:r>
            <w:r>
              <w:rPr>
                <w:noProof/>
                <w:webHidden/>
              </w:rPr>
              <w:tab/>
            </w:r>
            <w:r>
              <w:rPr>
                <w:noProof/>
                <w:webHidden/>
              </w:rPr>
              <w:fldChar w:fldCharType="begin"/>
            </w:r>
            <w:r>
              <w:rPr>
                <w:noProof/>
                <w:webHidden/>
              </w:rPr>
              <w:instrText xml:space="preserve"> PAGEREF _Toc492457633 \h </w:instrText>
            </w:r>
            <w:r>
              <w:rPr>
                <w:noProof/>
                <w:webHidden/>
              </w:rPr>
            </w:r>
          </w:ins>
          <w:r>
            <w:rPr>
              <w:noProof/>
              <w:webHidden/>
            </w:rPr>
            <w:fldChar w:fldCharType="separate"/>
          </w:r>
          <w:ins w:id="140" w:author="JY0225" w:date="2017-09-06T10:37:00Z">
            <w:r>
              <w:rPr>
                <w:noProof/>
                <w:webHidden/>
              </w:rPr>
              <w:t>36</w:t>
            </w:r>
            <w:r>
              <w:rPr>
                <w:noProof/>
                <w:webHidden/>
              </w:rPr>
              <w:fldChar w:fldCharType="end"/>
            </w:r>
            <w:r w:rsidRPr="00C12356">
              <w:rPr>
                <w:rStyle w:val="af"/>
                <w:noProof/>
              </w:rPr>
              <w:fldChar w:fldCharType="end"/>
            </w:r>
          </w:ins>
        </w:p>
        <w:p w14:paraId="6FDFDFFD" w14:textId="72CA04CF" w:rsidR="00FB3FE6" w:rsidRDefault="00FB3FE6">
          <w:pPr>
            <w:pStyle w:val="33"/>
            <w:tabs>
              <w:tab w:val="right" w:leader="dot" w:pos="8302"/>
            </w:tabs>
            <w:ind w:left="960"/>
            <w:rPr>
              <w:ins w:id="141" w:author="JY0225" w:date="2017-09-06T10:37:00Z"/>
              <w:rFonts w:asciiTheme="minorHAnsi" w:cstheme="minorBidi"/>
              <w:noProof/>
              <w:kern w:val="2"/>
              <w:sz w:val="21"/>
              <w:szCs w:val="22"/>
            </w:rPr>
          </w:pPr>
          <w:ins w:id="142" w:author="JY0225" w:date="2017-09-06T10:37:00Z">
            <w:r w:rsidRPr="00C12356">
              <w:rPr>
                <w:rStyle w:val="af"/>
                <w:noProof/>
              </w:rPr>
              <w:fldChar w:fldCharType="begin"/>
            </w:r>
            <w:r w:rsidRPr="00C12356">
              <w:rPr>
                <w:rStyle w:val="af"/>
                <w:noProof/>
              </w:rPr>
              <w:instrText xml:space="preserve"> </w:instrText>
            </w:r>
            <w:r>
              <w:rPr>
                <w:noProof/>
              </w:rPr>
              <w:instrText>HYPERLINK \l "_Toc492457634"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5.2.6 Firefox扩展</w:t>
            </w:r>
            <w:r>
              <w:rPr>
                <w:noProof/>
                <w:webHidden/>
              </w:rPr>
              <w:tab/>
            </w:r>
            <w:r>
              <w:rPr>
                <w:noProof/>
                <w:webHidden/>
              </w:rPr>
              <w:fldChar w:fldCharType="begin"/>
            </w:r>
            <w:r>
              <w:rPr>
                <w:noProof/>
                <w:webHidden/>
              </w:rPr>
              <w:instrText xml:space="preserve"> PAGEREF _Toc492457634 \h </w:instrText>
            </w:r>
            <w:r>
              <w:rPr>
                <w:noProof/>
                <w:webHidden/>
              </w:rPr>
            </w:r>
          </w:ins>
          <w:r>
            <w:rPr>
              <w:noProof/>
              <w:webHidden/>
            </w:rPr>
            <w:fldChar w:fldCharType="separate"/>
          </w:r>
          <w:ins w:id="143" w:author="JY0225" w:date="2017-09-06T10:37:00Z">
            <w:r>
              <w:rPr>
                <w:noProof/>
                <w:webHidden/>
              </w:rPr>
              <w:t>37</w:t>
            </w:r>
            <w:r>
              <w:rPr>
                <w:noProof/>
                <w:webHidden/>
              </w:rPr>
              <w:fldChar w:fldCharType="end"/>
            </w:r>
            <w:r w:rsidRPr="00C12356">
              <w:rPr>
                <w:rStyle w:val="af"/>
                <w:noProof/>
              </w:rPr>
              <w:fldChar w:fldCharType="end"/>
            </w:r>
          </w:ins>
        </w:p>
        <w:p w14:paraId="7AA0D522" w14:textId="3F1A27C5" w:rsidR="00FB3FE6" w:rsidRDefault="00FB3FE6">
          <w:pPr>
            <w:pStyle w:val="33"/>
            <w:tabs>
              <w:tab w:val="right" w:leader="dot" w:pos="8302"/>
            </w:tabs>
            <w:ind w:left="960"/>
            <w:rPr>
              <w:ins w:id="144" w:author="JY0225" w:date="2017-09-06T10:37:00Z"/>
              <w:rFonts w:asciiTheme="minorHAnsi" w:cstheme="minorBidi"/>
              <w:noProof/>
              <w:kern w:val="2"/>
              <w:sz w:val="21"/>
              <w:szCs w:val="22"/>
            </w:rPr>
          </w:pPr>
          <w:ins w:id="145" w:author="JY0225" w:date="2017-09-06T10:37:00Z">
            <w:r w:rsidRPr="00C12356">
              <w:rPr>
                <w:rStyle w:val="af"/>
                <w:noProof/>
              </w:rPr>
              <w:fldChar w:fldCharType="begin"/>
            </w:r>
            <w:r w:rsidRPr="00C12356">
              <w:rPr>
                <w:rStyle w:val="af"/>
                <w:noProof/>
              </w:rPr>
              <w:instrText xml:space="preserve"> </w:instrText>
            </w:r>
            <w:r>
              <w:rPr>
                <w:noProof/>
              </w:rPr>
              <w:instrText>HYPERLINK \l "_Toc492457635"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5.2.7 Java SDK</w:t>
            </w:r>
            <w:r>
              <w:rPr>
                <w:noProof/>
                <w:webHidden/>
              </w:rPr>
              <w:tab/>
            </w:r>
            <w:r>
              <w:rPr>
                <w:noProof/>
                <w:webHidden/>
              </w:rPr>
              <w:fldChar w:fldCharType="begin"/>
            </w:r>
            <w:r>
              <w:rPr>
                <w:noProof/>
                <w:webHidden/>
              </w:rPr>
              <w:instrText xml:space="preserve"> PAGEREF _Toc492457635 \h </w:instrText>
            </w:r>
            <w:r>
              <w:rPr>
                <w:noProof/>
                <w:webHidden/>
              </w:rPr>
            </w:r>
          </w:ins>
          <w:r>
            <w:rPr>
              <w:noProof/>
              <w:webHidden/>
            </w:rPr>
            <w:fldChar w:fldCharType="separate"/>
          </w:r>
          <w:ins w:id="146" w:author="JY0225" w:date="2017-09-06T10:37:00Z">
            <w:r>
              <w:rPr>
                <w:noProof/>
                <w:webHidden/>
              </w:rPr>
              <w:t>40</w:t>
            </w:r>
            <w:r>
              <w:rPr>
                <w:noProof/>
                <w:webHidden/>
              </w:rPr>
              <w:fldChar w:fldCharType="end"/>
            </w:r>
            <w:r w:rsidRPr="00C12356">
              <w:rPr>
                <w:rStyle w:val="af"/>
                <w:noProof/>
              </w:rPr>
              <w:fldChar w:fldCharType="end"/>
            </w:r>
          </w:ins>
        </w:p>
        <w:p w14:paraId="071D6CAC" w14:textId="265F3D0C" w:rsidR="00FB3FE6" w:rsidRDefault="00FB3FE6">
          <w:pPr>
            <w:pStyle w:val="11"/>
            <w:rPr>
              <w:ins w:id="147" w:author="JY0225" w:date="2017-09-06T10:37:00Z"/>
              <w:rFonts w:asciiTheme="minorHAnsi" w:cstheme="minorBidi"/>
              <w:noProof/>
              <w:kern w:val="2"/>
              <w:sz w:val="21"/>
              <w:szCs w:val="22"/>
            </w:rPr>
          </w:pPr>
          <w:ins w:id="148" w:author="JY0225" w:date="2017-09-06T10:37:00Z">
            <w:r w:rsidRPr="00C12356">
              <w:rPr>
                <w:rStyle w:val="af"/>
                <w:noProof/>
              </w:rPr>
              <w:fldChar w:fldCharType="begin"/>
            </w:r>
            <w:r w:rsidRPr="00C12356">
              <w:rPr>
                <w:rStyle w:val="af"/>
                <w:noProof/>
              </w:rPr>
              <w:instrText xml:space="preserve"> </w:instrText>
            </w:r>
            <w:r>
              <w:rPr>
                <w:noProof/>
              </w:rPr>
              <w:instrText>HYPERLINK \l "_Toc492457636"</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第六章</w:t>
            </w:r>
            <w:r w:rsidRPr="00C12356">
              <w:rPr>
                <w:rStyle w:val="af"/>
                <w:rFonts w:ascii="Times New Roman" w:hAnsi="Times New Roman"/>
                <w:noProof/>
              </w:rPr>
              <w:t xml:space="preserve"> </w:t>
            </w:r>
            <w:r w:rsidRPr="00C12356">
              <w:rPr>
                <w:rStyle w:val="af"/>
                <w:rFonts w:ascii="Times New Roman" w:hAnsi="Times New Roman"/>
                <w:noProof/>
              </w:rPr>
              <w:t>云备份中间件优化系统测试</w:t>
            </w:r>
            <w:r>
              <w:rPr>
                <w:noProof/>
                <w:webHidden/>
              </w:rPr>
              <w:tab/>
            </w:r>
            <w:r>
              <w:rPr>
                <w:noProof/>
                <w:webHidden/>
              </w:rPr>
              <w:fldChar w:fldCharType="begin"/>
            </w:r>
            <w:r>
              <w:rPr>
                <w:noProof/>
                <w:webHidden/>
              </w:rPr>
              <w:instrText xml:space="preserve"> PAGEREF _Toc492457636 \h </w:instrText>
            </w:r>
            <w:r>
              <w:rPr>
                <w:noProof/>
                <w:webHidden/>
              </w:rPr>
            </w:r>
          </w:ins>
          <w:r>
            <w:rPr>
              <w:noProof/>
              <w:webHidden/>
            </w:rPr>
            <w:fldChar w:fldCharType="separate"/>
          </w:r>
          <w:ins w:id="149" w:author="JY0225" w:date="2017-09-06T10:37:00Z">
            <w:r>
              <w:rPr>
                <w:noProof/>
                <w:webHidden/>
              </w:rPr>
              <w:t>43</w:t>
            </w:r>
            <w:r>
              <w:rPr>
                <w:noProof/>
                <w:webHidden/>
              </w:rPr>
              <w:fldChar w:fldCharType="end"/>
            </w:r>
            <w:r w:rsidRPr="00C12356">
              <w:rPr>
                <w:rStyle w:val="af"/>
                <w:noProof/>
              </w:rPr>
              <w:fldChar w:fldCharType="end"/>
            </w:r>
          </w:ins>
        </w:p>
        <w:p w14:paraId="0EDEA495" w14:textId="289BF76F" w:rsidR="00FB3FE6" w:rsidRDefault="00FB3FE6">
          <w:pPr>
            <w:pStyle w:val="24"/>
            <w:tabs>
              <w:tab w:val="right" w:leader="dot" w:pos="8302"/>
            </w:tabs>
            <w:ind w:left="480"/>
            <w:rPr>
              <w:ins w:id="150" w:author="JY0225" w:date="2017-09-06T10:37:00Z"/>
              <w:rFonts w:asciiTheme="minorHAnsi" w:cstheme="minorBidi"/>
              <w:noProof/>
              <w:kern w:val="2"/>
              <w:sz w:val="21"/>
              <w:szCs w:val="22"/>
            </w:rPr>
          </w:pPr>
          <w:ins w:id="151" w:author="JY0225" w:date="2017-09-06T10:37:00Z">
            <w:r w:rsidRPr="00C12356">
              <w:rPr>
                <w:rStyle w:val="af"/>
                <w:noProof/>
              </w:rPr>
              <w:fldChar w:fldCharType="begin"/>
            </w:r>
            <w:r w:rsidRPr="00C12356">
              <w:rPr>
                <w:rStyle w:val="af"/>
                <w:noProof/>
              </w:rPr>
              <w:instrText xml:space="preserve"> </w:instrText>
            </w:r>
            <w:r>
              <w:rPr>
                <w:noProof/>
              </w:rPr>
              <w:instrText>HYPERLINK \l "_Toc492457637"</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6.1 测试环境部署</w:t>
            </w:r>
            <w:r>
              <w:rPr>
                <w:noProof/>
                <w:webHidden/>
              </w:rPr>
              <w:tab/>
            </w:r>
            <w:r>
              <w:rPr>
                <w:noProof/>
                <w:webHidden/>
              </w:rPr>
              <w:fldChar w:fldCharType="begin"/>
            </w:r>
            <w:r>
              <w:rPr>
                <w:noProof/>
                <w:webHidden/>
              </w:rPr>
              <w:instrText xml:space="preserve"> PAGEREF _Toc492457637 \h </w:instrText>
            </w:r>
            <w:r>
              <w:rPr>
                <w:noProof/>
                <w:webHidden/>
              </w:rPr>
            </w:r>
          </w:ins>
          <w:r>
            <w:rPr>
              <w:noProof/>
              <w:webHidden/>
            </w:rPr>
            <w:fldChar w:fldCharType="separate"/>
          </w:r>
          <w:ins w:id="152" w:author="JY0225" w:date="2017-09-06T10:37:00Z">
            <w:r>
              <w:rPr>
                <w:noProof/>
                <w:webHidden/>
              </w:rPr>
              <w:t>43</w:t>
            </w:r>
            <w:r>
              <w:rPr>
                <w:noProof/>
                <w:webHidden/>
              </w:rPr>
              <w:fldChar w:fldCharType="end"/>
            </w:r>
            <w:r w:rsidRPr="00C12356">
              <w:rPr>
                <w:rStyle w:val="af"/>
                <w:noProof/>
              </w:rPr>
              <w:fldChar w:fldCharType="end"/>
            </w:r>
          </w:ins>
        </w:p>
        <w:p w14:paraId="0E5C8E0C" w14:textId="47C84061" w:rsidR="00FB3FE6" w:rsidRDefault="00FB3FE6">
          <w:pPr>
            <w:pStyle w:val="24"/>
            <w:tabs>
              <w:tab w:val="right" w:leader="dot" w:pos="8302"/>
            </w:tabs>
            <w:ind w:left="480"/>
            <w:rPr>
              <w:ins w:id="153" w:author="JY0225" w:date="2017-09-06T10:37:00Z"/>
              <w:rFonts w:asciiTheme="minorHAnsi" w:cstheme="minorBidi"/>
              <w:noProof/>
              <w:kern w:val="2"/>
              <w:sz w:val="21"/>
              <w:szCs w:val="22"/>
            </w:rPr>
          </w:pPr>
          <w:ins w:id="154" w:author="JY0225" w:date="2017-09-06T10:37:00Z">
            <w:r w:rsidRPr="00C12356">
              <w:rPr>
                <w:rStyle w:val="af"/>
                <w:noProof/>
              </w:rPr>
              <w:fldChar w:fldCharType="begin"/>
            </w:r>
            <w:r w:rsidRPr="00C12356">
              <w:rPr>
                <w:rStyle w:val="af"/>
                <w:noProof/>
              </w:rPr>
              <w:instrText xml:space="preserve"> </w:instrText>
            </w:r>
            <w:r>
              <w:rPr>
                <w:noProof/>
              </w:rPr>
              <w:instrText>HYPERLINK \l "_Toc492457638"</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6.2 测试目标</w:t>
            </w:r>
            <w:r>
              <w:rPr>
                <w:noProof/>
                <w:webHidden/>
              </w:rPr>
              <w:tab/>
            </w:r>
            <w:r>
              <w:rPr>
                <w:noProof/>
                <w:webHidden/>
              </w:rPr>
              <w:fldChar w:fldCharType="begin"/>
            </w:r>
            <w:r>
              <w:rPr>
                <w:noProof/>
                <w:webHidden/>
              </w:rPr>
              <w:instrText xml:space="preserve"> PAGEREF _Toc492457638 \h </w:instrText>
            </w:r>
            <w:r>
              <w:rPr>
                <w:noProof/>
                <w:webHidden/>
              </w:rPr>
            </w:r>
          </w:ins>
          <w:r>
            <w:rPr>
              <w:noProof/>
              <w:webHidden/>
            </w:rPr>
            <w:fldChar w:fldCharType="separate"/>
          </w:r>
          <w:ins w:id="155" w:author="JY0225" w:date="2017-09-06T10:37:00Z">
            <w:r>
              <w:rPr>
                <w:noProof/>
                <w:webHidden/>
              </w:rPr>
              <w:t>43</w:t>
            </w:r>
            <w:r>
              <w:rPr>
                <w:noProof/>
                <w:webHidden/>
              </w:rPr>
              <w:fldChar w:fldCharType="end"/>
            </w:r>
            <w:r w:rsidRPr="00C12356">
              <w:rPr>
                <w:rStyle w:val="af"/>
                <w:noProof/>
              </w:rPr>
              <w:fldChar w:fldCharType="end"/>
            </w:r>
          </w:ins>
        </w:p>
        <w:p w14:paraId="0FC21264" w14:textId="7420BBDD" w:rsidR="00FB3FE6" w:rsidRDefault="00FB3FE6">
          <w:pPr>
            <w:pStyle w:val="24"/>
            <w:tabs>
              <w:tab w:val="right" w:leader="dot" w:pos="8302"/>
            </w:tabs>
            <w:ind w:left="480"/>
            <w:rPr>
              <w:ins w:id="156" w:author="JY0225" w:date="2017-09-06T10:37:00Z"/>
              <w:rFonts w:asciiTheme="minorHAnsi" w:cstheme="minorBidi"/>
              <w:noProof/>
              <w:kern w:val="2"/>
              <w:sz w:val="21"/>
              <w:szCs w:val="22"/>
            </w:rPr>
          </w:pPr>
          <w:ins w:id="157" w:author="JY0225" w:date="2017-09-06T10:37:00Z">
            <w:r w:rsidRPr="00C12356">
              <w:rPr>
                <w:rStyle w:val="af"/>
                <w:noProof/>
              </w:rPr>
              <w:fldChar w:fldCharType="begin"/>
            </w:r>
            <w:r w:rsidRPr="00C12356">
              <w:rPr>
                <w:rStyle w:val="af"/>
                <w:noProof/>
              </w:rPr>
              <w:instrText xml:space="preserve"> </w:instrText>
            </w:r>
            <w:r>
              <w:rPr>
                <w:noProof/>
              </w:rPr>
              <w:instrText>HYPERLINK \l "_Toc492457639"</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6.3 功能测试</w:t>
            </w:r>
            <w:r>
              <w:rPr>
                <w:noProof/>
                <w:webHidden/>
              </w:rPr>
              <w:tab/>
            </w:r>
            <w:r>
              <w:rPr>
                <w:noProof/>
                <w:webHidden/>
              </w:rPr>
              <w:fldChar w:fldCharType="begin"/>
            </w:r>
            <w:r>
              <w:rPr>
                <w:noProof/>
                <w:webHidden/>
              </w:rPr>
              <w:instrText xml:space="preserve"> PAGEREF _Toc492457639 \h </w:instrText>
            </w:r>
            <w:r>
              <w:rPr>
                <w:noProof/>
                <w:webHidden/>
              </w:rPr>
            </w:r>
          </w:ins>
          <w:r>
            <w:rPr>
              <w:noProof/>
              <w:webHidden/>
            </w:rPr>
            <w:fldChar w:fldCharType="separate"/>
          </w:r>
          <w:ins w:id="158" w:author="JY0225" w:date="2017-09-06T10:37:00Z">
            <w:r>
              <w:rPr>
                <w:noProof/>
                <w:webHidden/>
              </w:rPr>
              <w:t>44</w:t>
            </w:r>
            <w:r>
              <w:rPr>
                <w:noProof/>
                <w:webHidden/>
              </w:rPr>
              <w:fldChar w:fldCharType="end"/>
            </w:r>
            <w:r w:rsidRPr="00C12356">
              <w:rPr>
                <w:rStyle w:val="af"/>
                <w:noProof/>
              </w:rPr>
              <w:fldChar w:fldCharType="end"/>
            </w:r>
          </w:ins>
        </w:p>
        <w:p w14:paraId="23484A5D" w14:textId="6C0EBB9A" w:rsidR="00FB3FE6" w:rsidRDefault="00FB3FE6">
          <w:pPr>
            <w:pStyle w:val="33"/>
            <w:tabs>
              <w:tab w:val="right" w:leader="dot" w:pos="8302"/>
            </w:tabs>
            <w:ind w:left="960"/>
            <w:rPr>
              <w:ins w:id="159" w:author="JY0225" w:date="2017-09-06T10:37:00Z"/>
              <w:rFonts w:asciiTheme="minorHAnsi" w:cstheme="minorBidi"/>
              <w:noProof/>
              <w:kern w:val="2"/>
              <w:sz w:val="21"/>
              <w:szCs w:val="22"/>
            </w:rPr>
          </w:pPr>
          <w:ins w:id="160" w:author="JY0225" w:date="2017-09-06T10:37:00Z">
            <w:r w:rsidRPr="00C12356">
              <w:rPr>
                <w:rStyle w:val="af"/>
                <w:noProof/>
              </w:rPr>
              <w:fldChar w:fldCharType="begin"/>
            </w:r>
            <w:r w:rsidRPr="00C12356">
              <w:rPr>
                <w:rStyle w:val="af"/>
                <w:noProof/>
              </w:rPr>
              <w:instrText xml:space="preserve"> </w:instrText>
            </w:r>
            <w:r>
              <w:rPr>
                <w:noProof/>
              </w:rPr>
              <w:instrText>HYPERLINK \l "_Toc492457640"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6.3.1 持久会话管理功能测试</w:t>
            </w:r>
            <w:r>
              <w:rPr>
                <w:noProof/>
                <w:webHidden/>
              </w:rPr>
              <w:tab/>
            </w:r>
            <w:r>
              <w:rPr>
                <w:noProof/>
                <w:webHidden/>
              </w:rPr>
              <w:fldChar w:fldCharType="begin"/>
            </w:r>
            <w:r>
              <w:rPr>
                <w:noProof/>
                <w:webHidden/>
              </w:rPr>
              <w:instrText xml:space="preserve"> PAGEREF _Toc492457640 \h </w:instrText>
            </w:r>
            <w:r>
              <w:rPr>
                <w:noProof/>
                <w:webHidden/>
              </w:rPr>
            </w:r>
          </w:ins>
          <w:r>
            <w:rPr>
              <w:noProof/>
              <w:webHidden/>
            </w:rPr>
            <w:fldChar w:fldCharType="separate"/>
          </w:r>
          <w:ins w:id="161" w:author="JY0225" w:date="2017-09-06T10:37:00Z">
            <w:r>
              <w:rPr>
                <w:noProof/>
                <w:webHidden/>
              </w:rPr>
              <w:t>44</w:t>
            </w:r>
            <w:r>
              <w:rPr>
                <w:noProof/>
                <w:webHidden/>
              </w:rPr>
              <w:fldChar w:fldCharType="end"/>
            </w:r>
            <w:r w:rsidRPr="00C12356">
              <w:rPr>
                <w:rStyle w:val="af"/>
                <w:noProof/>
              </w:rPr>
              <w:fldChar w:fldCharType="end"/>
            </w:r>
          </w:ins>
        </w:p>
        <w:p w14:paraId="2759A8EE" w14:textId="2BA98967" w:rsidR="00FB3FE6" w:rsidRDefault="00FB3FE6">
          <w:pPr>
            <w:pStyle w:val="33"/>
            <w:tabs>
              <w:tab w:val="right" w:leader="dot" w:pos="8302"/>
            </w:tabs>
            <w:ind w:left="960"/>
            <w:rPr>
              <w:ins w:id="162" w:author="JY0225" w:date="2017-09-06T10:37:00Z"/>
              <w:rFonts w:asciiTheme="minorHAnsi" w:cstheme="minorBidi"/>
              <w:noProof/>
              <w:kern w:val="2"/>
              <w:sz w:val="21"/>
              <w:szCs w:val="22"/>
            </w:rPr>
          </w:pPr>
          <w:ins w:id="163" w:author="JY0225" w:date="2017-09-06T10:37:00Z">
            <w:r w:rsidRPr="00C12356">
              <w:rPr>
                <w:rStyle w:val="af"/>
                <w:noProof/>
              </w:rPr>
              <w:fldChar w:fldCharType="begin"/>
            </w:r>
            <w:r w:rsidRPr="00C12356">
              <w:rPr>
                <w:rStyle w:val="af"/>
                <w:noProof/>
              </w:rPr>
              <w:instrText xml:space="preserve"> </w:instrText>
            </w:r>
            <w:r>
              <w:rPr>
                <w:noProof/>
              </w:rPr>
              <w:instrText>HYPERLINK \l "_Toc492457641"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6.3.2 大文件上传功能测试</w:t>
            </w:r>
            <w:r>
              <w:rPr>
                <w:noProof/>
                <w:webHidden/>
              </w:rPr>
              <w:tab/>
            </w:r>
            <w:r>
              <w:rPr>
                <w:noProof/>
                <w:webHidden/>
              </w:rPr>
              <w:fldChar w:fldCharType="begin"/>
            </w:r>
            <w:r>
              <w:rPr>
                <w:noProof/>
                <w:webHidden/>
              </w:rPr>
              <w:instrText xml:space="preserve"> PAGEREF _Toc492457641 \h </w:instrText>
            </w:r>
            <w:r>
              <w:rPr>
                <w:noProof/>
                <w:webHidden/>
              </w:rPr>
            </w:r>
          </w:ins>
          <w:r>
            <w:rPr>
              <w:noProof/>
              <w:webHidden/>
            </w:rPr>
            <w:fldChar w:fldCharType="separate"/>
          </w:r>
          <w:ins w:id="164" w:author="JY0225" w:date="2017-09-06T10:37:00Z">
            <w:r>
              <w:rPr>
                <w:noProof/>
                <w:webHidden/>
              </w:rPr>
              <w:t>44</w:t>
            </w:r>
            <w:r>
              <w:rPr>
                <w:noProof/>
                <w:webHidden/>
              </w:rPr>
              <w:fldChar w:fldCharType="end"/>
            </w:r>
            <w:r w:rsidRPr="00C12356">
              <w:rPr>
                <w:rStyle w:val="af"/>
                <w:noProof/>
              </w:rPr>
              <w:fldChar w:fldCharType="end"/>
            </w:r>
          </w:ins>
        </w:p>
        <w:p w14:paraId="35B26F74" w14:textId="20F0B432" w:rsidR="00FB3FE6" w:rsidRDefault="00FB3FE6">
          <w:pPr>
            <w:pStyle w:val="33"/>
            <w:tabs>
              <w:tab w:val="right" w:leader="dot" w:pos="8302"/>
            </w:tabs>
            <w:ind w:left="960"/>
            <w:rPr>
              <w:ins w:id="165" w:author="JY0225" w:date="2017-09-06T10:37:00Z"/>
              <w:rFonts w:asciiTheme="minorHAnsi" w:cstheme="minorBidi"/>
              <w:noProof/>
              <w:kern w:val="2"/>
              <w:sz w:val="21"/>
              <w:szCs w:val="22"/>
            </w:rPr>
          </w:pPr>
          <w:ins w:id="166" w:author="JY0225" w:date="2017-09-06T10:37:00Z">
            <w:r w:rsidRPr="00C12356">
              <w:rPr>
                <w:rStyle w:val="af"/>
                <w:noProof/>
              </w:rPr>
              <w:fldChar w:fldCharType="begin"/>
            </w:r>
            <w:r w:rsidRPr="00C12356">
              <w:rPr>
                <w:rStyle w:val="af"/>
                <w:noProof/>
              </w:rPr>
              <w:instrText xml:space="preserve"> </w:instrText>
            </w:r>
            <w:r>
              <w:rPr>
                <w:noProof/>
              </w:rPr>
              <w:instrText>HYPERLINK \l "_Toc492457642"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6.3.3 本地缓存功能测试</w:t>
            </w:r>
            <w:r>
              <w:rPr>
                <w:noProof/>
                <w:webHidden/>
              </w:rPr>
              <w:tab/>
            </w:r>
            <w:r>
              <w:rPr>
                <w:noProof/>
                <w:webHidden/>
              </w:rPr>
              <w:fldChar w:fldCharType="begin"/>
            </w:r>
            <w:r>
              <w:rPr>
                <w:noProof/>
                <w:webHidden/>
              </w:rPr>
              <w:instrText xml:space="preserve"> PAGEREF _Toc492457642 \h </w:instrText>
            </w:r>
            <w:r>
              <w:rPr>
                <w:noProof/>
                <w:webHidden/>
              </w:rPr>
            </w:r>
          </w:ins>
          <w:r>
            <w:rPr>
              <w:noProof/>
              <w:webHidden/>
            </w:rPr>
            <w:fldChar w:fldCharType="separate"/>
          </w:r>
          <w:ins w:id="167" w:author="JY0225" w:date="2017-09-06T10:37:00Z">
            <w:r>
              <w:rPr>
                <w:noProof/>
                <w:webHidden/>
              </w:rPr>
              <w:t>45</w:t>
            </w:r>
            <w:r>
              <w:rPr>
                <w:noProof/>
                <w:webHidden/>
              </w:rPr>
              <w:fldChar w:fldCharType="end"/>
            </w:r>
            <w:r w:rsidRPr="00C12356">
              <w:rPr>
                <w:rStyle w:val="af"/>
                <w:noProof/>
              </w:rPr>
              <w:fldChar w:fldCharType="end"/>
            </w:r>
          </w:ins>
        </w:p>
        <w:p w14:paraId="196A8970" w14:textId="47CEB6E5" w:rsidR="00FB3FE6" w:rsidRDefault="00FB3FE6">
          <w:pPr>
            <w:pStyle w:val="33"/>
            <w:tabs>
              <w:tab w:val="right" w:leader="dot" w:pos="8302"/>
            </w:tabs>
            <w:ind w:left="960"/>
            <w:rPr>
              <w:ins w:id="168" w:author="JY0225" w:date="2017-09-06T10:37:00Z"/>
              <w:rFonts w:asciiTheme="minorHAnsi" w:cstheme="minorBidi"/>
              <w:noProof/>
              <w:kern w:val="2"/>
              <w:sz w:val="21"/>
              <w:szCs w:val="22"/>
            </w:rPr>
          </w:pPr>
          <w:ins w:id="169" w:author="JY0225" w:date="2017-09-06T10:37:00Z">
            <w:r w:rsidRPr="00C12356">
              <w:rPr>
                <w:rStyle w:val="af"/>
                <w:noProof/>
              </w:rPr>
              <w:fldChar w:fldCharType="begin"/>
            </w:r>
            <w:r w:rsidRPr="00C12356">
              <w:rPr>
                <w:rStyle w:val="af"/>
                <w:noProof/>
              </w:rPr>
              <w:instrText xml:space="preserve"> </w:instrText>
            </w:r>
            <w:r>
              <w:rPr>
                <w:noProof/>
              </w:rPr>
              <w:instrText>HYPERLINK \l "_Toc492457643"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6.3.4 多应用适配功能测试</w:t>
            </w:r>
            <w:r>
              <w:rPr>
                <w:noProof/>
                <w:webHidden/>
              </w:rPr>
              <w:tab/>
            </w:r>
            <w:r>
              <w:rPr>
                <w:noProof/>
                <w:webHidden/>
              </w:rPr>
              <w:fldChar w:fldCharType="begin"/>
            </w:r>
            <w:r>
              <w:rPr>
                <w:noProof/>
                <w:webHidden/>
              </w:rPr>
              <w:instrText xml:space="preserve"> PAGEREF _Toc492457643 \h </w:instrText>
            </w:r>
            <w:r>
              <w:rPr>
                <w:noProof/>
                <w:webHidden/>
              </w:rPr>
            </w:r>
          </w:ins>
          <w:r>
            <w:rPr>
              <w:noProof/>
              <w:webHidden/>
            </w:rPr>
            <w:fldChar w:fldCharType="separate"/>
          </w:r>
          <w:ins w:id="170" w:author="JY0225" w:date="2017-09-06T10:37:00Z">
            <w:r>
              <w:rPr>
                <w:noProof/>
                <w:webHidden/>
              </w:rPr>
              <w:t>47</w:t>
            </w:r>
            <w:r>
              <w:rPr>
                <w:noProof/>
                <w:webHidden/>
              </w:rPr>
              <w:fldChar w:fldCharType="end"/>
            </w:r>
            <w:r w:rsidRPr="00C12356">
              <w:rPr>
                <w:rStyle w:val="af"/>
                <w:noProof/>
              </w:rPr>
              <w:fldChar w:fldCharType="end"/>
            </w:r>
          </w:ins>
        </w:p>
        <w:p w14:paraId="27274E6D" w14:textId="073FB84F" w:rsidR="00FB3FE6" w:rsidRDefault="00FB3FE6">
          <w:pPr>
            <w:pStyle w:val="24"/>
            <w:tabs>
              <w:tab w:val="right" w:leader="dot" w:pos="8302"/>
            </w:tabs>
            <w:ind w:left="480"/>
            <w:rPr>
              <w:ins w:id="171" w:author="JY0225" w:date="2017-09-06T10:37:00Z"/>
              <w:rFonts w:asciiTheme="minorHAnsi" w:cstheme="minorBidi"/>
              <w:noProof/>
              <w:kern w:val="2"/>
              <w:sz w:val="21"/>
              <w:szCs w:val="22"/>
            </w:rPr>
          </w:pPr>
          <w:ins w:id="172" w:author="JY0225" w:date="2017-09-06T10:37:00Z">
            <w:r w:rsidRPr="00C12356">
              <w:rPr>
                <w:rStyle w:val="af"/>
                <w:noProof/>
              </w:rPr>
              <w:fldChar w:fldCharType="begin"/>
            </w:r>
            <w:r w:rsidRPr="00C12356">
              <w:rPr>
                <w:rStyle w:val="af"/>
                <w:noProof/>
              </w:rPr>
              <w:instrText xml:space="preserve"> </w:instrText>
            </w:r>
            <w:r>
              <w:rPr>
                <w:noProof/>
              </w:rPr>
              <w:instrText>HYPERLINK \l "_Toc492457644"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6.4 性能分析</w:t>
            </w:r>
            <w:r>
              <w:rPr>
                <w:noProof/>
                <w:webHidden/>
              </w:rPr>
              <w:tab/>
            </w:r>
            <w:r>
              <w:rPr>
                <w:noProof/>
                <w:webHidden/>
              </w:rPr>
              <w:fldChar w:fldCharType="begin"/>
            </w:r>
            <w:r>
              <w:rPr>
                <w:noProof/>
                <w:webHidden/>
              </w:rPr>
              <w:instrText xml:space="preserve"> PAGEREF _Toc492457644 \h </w:instrText>
            </w:r>
            <w:r>
              <w:rPr>
                <w:noProof/>
                <w:webHidden/>
              </w:rPr>
            </w:r>
          </w:ins>
          <w:r>
            <w:rPr>
              <w:noProof/>
              <w:webHidden/>
            </w:rPr>
            <w:fldChar w:fldCharType="separate"/>
          </w:r>
          <w:ins w:id="173" w:author="JY0225" w:date="2017-09-06T10:37:00Z">
            <w:r>
              <w:rPr>
                <w:noProof/>
                <w:webHidden/>
              </w:rPr>
              <w:t>49</w:t>
            </w:r>
            <w:r>
              <w:rPr>
                <w:noProof/>
                <w:webHidden/>
              </w:rPr>
              <w:fldChar w:fldCharType="end"/>
            </w:r>
            <w:r w:rsidRPr="00C12356">
              <w:rPr>
                <w:rStyle w:val="af"/>
                <w:noProof/>
              </w:rPr>
              <w:fldChar w:fldCharType="end"/>
            </w:r>
          </w:ins>
        </w:p>
        <w:p w14:paraId="29F8830A" w14:textId="07389BFD" w:rsidR="00FB3FE6" w:rsidRDefault="00FB3FE6">
          <w:pPr>
            <w:pStyle w:val="33"/>
            <w:tabs>
              <w:tab w:val="right" w:leader="dot" w:pos="8302"/>
            </w:tabs>
            <w:ind w:left="960"/>
            <w:rPr>
              <w:ins w:id="174" w:author="JY0225" w:date="2017-09-06T10:37:00Z"/>
              <w:rFonts w:asciiTheme="minorHAnsi" w:cstheme="minorBidi"/>
              <w:noProof/>
              <w:kern w:val="2"/>
              <w:sz w:val="21"/>
              <w:szCs w:val="22"/>
            </w:rPr>
          </w:pPr>
          <w:ins w:id="175" w:author="JY0225" w:date="2017-09-06T10:37:00Z">
            <w:r w:rsidRPr="00C12356">
              <w:rPr>
                <w:rStyle w:val="af"/>
                <w:noProof/>
              </w:rPr>
              <w:fldChar w:fldCharType="begin"/>
            </w:r>
            <w:r w:rsidRPr="00C12356">
              <w:rPr>
                <w:rStyle w:val="af"/>
                <w:noProof/>
              </w:rPr>
              <w:instrText xml:space="preserve"> </w:instrText>
            </w:r>
            <w:r>
              <w:rPr>
                <w:noProof/>
              </w:rPr>
              <w:instrText>HYPERLINK \l "_Toc492457645"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6.4.1安全性分析</w:t>
            </w:r>
            <w:r>
              <w:rPr>
                <w:noProof/>
                <w:webHidden/>
              </w:rPr>
              <w:tab/>
            </w:r>
            <w:r>
              <w:rPr>
                <w:noProof/>
                <w:webHidden/>
              </w:rPr>
              <w:fldChar w:fldCharType="begin"/>
            </w:r>
            <w:r>
              <w:rPr>
                <w:noProof/>
                <w:webHidden/>
              </w:rPr>
              <w:instrText xml:space="preserve"> PAGEREF _Toc492457645 \h </w:instrText>
            </w:r>
            <w:r>
              <w:rPr>
                <w:noProof/>
                <w:webHidden/>
              </w:rPr>
            </w:r>
          </w:ins>
          <w:r>
            <w:rPr>
              <w:noProof/>
              <w:webHidden/>
            </w:rPr>
            <w:fldChar w:fldCharType="separate"/>
          </w:r>
          <w:ins w:id="176" w:author="JY0225" w:date="2017-09-06T10:37:00Z">
            <w:r>
              <w:rPr>
                <w:noProof/>
                <w:webHidden/>
              </w:rPr>
              <w:t>49</w:t>
            </w:r>
            <w:r>
              <w:rPr>
                <w:noProof/>
                <w:webHidden/>
              </w:rPr>
              <w:fldChar w:fldCharType="end"/>
            </w:r>
            <w:r w:rsidRPr="00C12356">
              <w:rPr>
                <w:rStyle w:val="af"/>
                <w:noProof/>
              </w:rPr>
              <w:fldChar w:fldCharType="end"/>
            </w:r>
          </w:ins>
        </w:p>
        <w:p w14:paraId="3DC7EF80" w14:textId="6CE5148D" w:rsidR="00FB3FE6" w:rsidRDefault="00FB3FE6">
          <w:pPr>
            <w:pStyle w:val="33"/>
            <w:tabs>
              <w:tab w:val="right" w:leader="dot" w:pos="8302"/>
            </w:tabs>
            <w:ind w:left="960"/>
            <w:rPr>
              <w:ins w:id="177" w:author="JY0225" w:date="2017-09-06T10:37:00Z"/>
              <w:rFonts w:asciiTheme="minorHAnsi" w:cstheme="minorBidi"/>
              <w:noProof/>
              <w:kern w:val="2"/>
              <w:sz w:val="21"/>
              <w:szCs w:val="22"/>
            </w:rPr>
          </w:pPr>
          <w:ins w:id="178" w:author="JY0225" w:date="2017-09-06T10:37:00Z">
            <w:r w:rsidRPr="00C12356">
              <w:rPr>
                <w:rStyle w:val="af"/>
                <w:noProof/>
              </w:rPr>
              <w:fldChar w:fldCharType="begin"/>
            </w:r>
            <w:r w:rsidRPr="00C12356">
              <w:rPr>
                <w:rStyle w:val="af"/>
                <w:noProof/>
              </w:rPr>
              <w:instrText xml:space="preserve"> </w:instrText>
            </w:r>
            <w:r>
              <w:rPr>
                <w:noProof/>
              </w:rPr>
              <w:instrText>HYPERLINK \l "_Toc492457646"</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6.4.2稳定性分析</w:t>
            </w:r>
            <w:r>
              <w:rPr>
                <w:noProof/>
                <w:webHidden/>
              </w:rPr>
              <w:tab/>
            </w:r>
            <w:r>
              <w:rPr>
                <w:noProof/>
                <w:webHidden/>
              </w:rPr>
              <w:fldChar w:fldCharType="begin"/>
            </w:r>
            <w:r>
              <w:rPr>
                <w:noProof/>
                <w:webHidden/>
              </w:rPr>
              <w:instrText xml:space="preserve"> PAGEREF _Toc492457646 \h </w:instrText>
            </w:r>
            <w:r>
              <w:rPr>
                <w:noProof/>
                <w:webHidden/>
              </w:rPr>
            </w:r>
          </w:ins>
          <w:r>
            <w:rPr>
              <w:noProof/>
              <w:webHidden/>
            </w:rPr>
            <w:fldChar w:fldCharType="separate"/>
          </w:r>
          <w:ins w:id="179" w:author="JY0225" w:date="2017-09-06T10:37:00Z">
            <w:r>
              <w:rPr>
                <w:noProof/>
                <w:webHidden/>
              </w:rPr>
              <w:t>50</w:t>
            </w:r>
            <w:r>
              <w:rPr>
                <w:noProof/>
                <w:webHidden/>
              </w:rPr>
              <w:fldChar w:fldCharType="end"/>
            </w:r>
            <w:r w:rsidRPr="00C12356">
              <w:rPr>
                <w:rStyle w:val="af"/>
                <w:noProof/>
              </w:rPr>
              <w:fldChar w:fldCharType="end"/>
            </w:r>
          </w:ins>
        </w:p>
        <w:p w14:paraId="3A3BC550" w14:textId="145E6052" w:rsidR="00FB3FE6" w:rsidRDefault="00FB3FE6">
          <w:pPr>
            <w:pStyle w:val="24"/>
            <w:tabs>
              <w:tab w:val="right" w:leader="dot" w:pos="8302"/>
            </w:tabs>
            <w:ind w:left="480"/>
            <w:rPr>
              <w:ins w:id="180" w:author="JY0225" w:date="2017-09-06T10:37:00Z"/>
              <w:rFonts w:asciiTheme="minorHAnsi" w:cstheme="minorBidi"/>
              <w:noProof/>
              <w:kern w:val="2"/>
              <w:sz w:val="21"/>
              <w:szCs w:val="22"/>
            </w:rPr>
          </w:pPr>
          <w:ins w:id="181" w:author="JY0225" w:date="2017-09-06T10:37:00Z">
            <w:r w:rsidRPr="00C12356">
              <w:rPr>
                <w:rStyle w:val="af"/>
                <w:noProof/>
              </w:rPr>
              <w:fldChar w:fldCharType="begin"/>
            </w:r>
            <w:r w:rsidRPr="00C12356">
              <w:rPr>
                <w:rStyle w:val="af"/>
                <w:noProof/>
              </w:rPr>
              <w:instrText xml:space="preserve"> </w:instrText>
            </w:r>
            <w:r>
              <w:rPr>
                <w:noProof/>
              </w:rPr>
              <w:instrText>HYPERLINK \l "_Toc492457647"</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6.5 对比分析</w:t>
            </w:r>
            <w:r>
              <w:rPr>
                <w:noProof/>
                <w:webHidden/>
              </w:rPr>
              <w:tab/>
            </w:r>
            <w:r>
              <w:rPr>
                <w:noProof/>
                <w:webHidden/>
              </w:rPr>
              <w:fldChar w:fldCharType="begin"/>
            </w:r>
            <w:r>
              <w:rPr>
                <w:noProof/>
                <w:webHidden/>
              </w:rPr>
              <w:instrText xml:space="preserve"> PAGEREF _Toc492457647 \h </w:instrText>
            </w:r>
            <w:r>
              <w:rPr>
                <w:noProof/>
                <w:webHidden/>
              </w:rPr>
            </w:r>
          </w:ins>
          <w:r>
            <w:rPr>
              <w:noProof/>
              <w:webHidden/>
            </w:rPr>
            <w:fldChar w:fldCharType="separate"/>
          </w:r>
          <w:ins w:id="182" w:author="JY0225" w:date="2017-09-06T10:37:00Z">
            <w:r>
              <w:rPr>
                <w:noProof/>
                <w:webHidden/>
              </w:rPr>
              <w:t>51</w:t>
            </w:r>
            <w:r>
              <w:rPr>
                <w:noProof/>
                <w:webHidden/>
              </w:rPr>
              <w:fldChar w:fldCharType="end"/>
            </w:r>
            <w:r w:rsidRPr="00C12356">
              <w:rPr>
                <w:rStyle w:val="af"/>
                <w:noProof/>
              </w:rPr>
              <w:fldChar w:fldCharType="end"/>
            </w:r>
          </w:ins>
        </w:p>
        <w:p w14:paraId="220D504D" w14:textId="3AAEEE46" w:rsidR="00FB3FE6" w:rsidRDefault="00FB3FE6">
          <w:pPr>
            <w:pStyle w:val="33"/>
            <w:tabs>
              <w:tab w:val="right" w:leader="dot" w:pos="8302"/>
            </w:tabs>
            <w:ind w:left="960"/>
            <w:rPr>
              <w:ins w:id="183" w:author="JY0225" w:date="2017-09-06T10:37:00Z"/>
              <w:rFonts w:asciiTheme="minorHAnsi" w:cstheme="minorBidi"/>
              <w:noProof/>
              <w:kern w:val="2"/>
              <w:sz w:val="21"/>
              <w:szCs w:val="22"/>
            </w:rPr>
          </w:pPr>
          <w:ins w:id="184" w:author="JY0225" w:date="2017-09-06T10:37:00Z">
            <w:r w:rsidRPr="00C12356">
              <w:rPr>
                <w:rStyle w:val="af"/>
                <w:noProof/>
              </w:rPr>
              <w:fldChar w:fldCharType="begin"/>
            </w:r>
            <w:r w:rsidRPr="00C12356">
              <w:rPr>
                <w:rStyle w:val="af"/>
                <w:noProof/>
              </w:rPr>
              <w:instrText xml:space="preserve"> </w:instrText>
            </w:r>
            <w:r>
              <w:rPr>
                <w:noProof/>
              </w:rPr>
              <w:instrText>HYPERLINK \l "_Toc492457648"</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6.5.1原中间系统对比分析</w:t>
            </w:r>
            <w:r>
              <w:rPr>
                <w:noProof/>
                <w:webHidden/>
              </w:rPr>
              <w:tab/>
            </w:r>
            <w:r>
              <w:rPr>
                <w:noProof/>
                <w:webHidden/>
              </w:rPr>
              <w:fldChar w:fldCharType="begin"/>
            </w:r>
            <w:r>
              <w:rPr>
                <w:noProof/>
                <w:webHidden/>
              </w:rPr>
              <w:instrText xml:space="preserve"> PAGEREF _Toc492457648 \h </w:instrText>
            </w:r>
            <w:r>
              <w:rPr>
                <w:noProof/>
                <w:webHidden/>
              </w:rPr>
            </w:r>
          </w:ins>
          <w:r>
            <w:rPr>
              <w:noProof/>
              <w:webHidden/>
            </w:rPr>
            <w:fldChar w:fldCharType="separate"/>
          </w:r>
          <w:ins w:id="185" w:author="JY0225" w:date="2017-09-06T10:37:00Z">
            <w:r>
              <w:rPr>
                <w:noProof/>
                <w:webHidden/>
              </w:rPr>
              <w:t>51</w:t>
            </w:r>
            <w:r>
              <w:rPr>
                <w:noProof/>
                <w:webHidden/>
              </w:rPr>
              <w:fldChar w:fldCharType="end"/>
            </w:r>
            <w:r w:rsidRPr="00C12356">
              <w:rPr>
                <w:rStyle w:val="af"/>
                <w:noProof/>
              </w:rPr>
              <w:fldChar w:fldCharType="end"/>
            </w:r>
          </w:ins>
        </w:p>
        <w:p w14:paraId="73CE6353" w14:textId="43FA6CE3" w:rsidR="00FB3FE6" w:rsidRDefault="00FB3FE6">
          <w:pPr>
            <w:pStyle w:val="33"/>
            <w:tabs>
              <w:tab w:val="right" w:leader="dot" w:pos="8302"/>
            </w:tabs>
            <w:ind w:left="960"/>
            <w:rPr>
              <w:ins w:id="186" w:author="JY0225" w:date="2017-09-06T10:37:00Z"/>
              <w:rFonts w:asciiTheme="minorHAnsi" w:cstheme="minorBidi"/>
              <w:noProof/>
              <w:kern w:val="2"/>
              <w:sz w:val="21"/>
              <w:szCs w:val="22"/>
            </w:rPr>
          </w:pPr>
          <w:ins w:id="187" w:author="JY0225" w:date="2017-09-06T10:37:00Z">
            <w:r w:rsidRPr="00C12356">
              <w:rPr>
                <w:rStyle w:val="af"/>
                <w:noProof/>
              </w:rPr>
              <w:fldChar w:fldCharType="begin"/>
            </w:r>
            <w:r w:rsidRPr="00C12356">
              <w:rPr>
                <w:rStyle w:val="af"/>
                <w:noProof/>
              </w:rPr>
              <w:instrText xml:space="preserve"> </w:instrText>
            </w:r>
            <w:r>
              <w:rPr>
                <w:noProof/>
              </w:rPr>
              <w:instrText>HYPERLINK \l "_Toc492457649"</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6.5.2同类产品对比分析</w:t>
            </w:r>
            <w:r>
              <w:rPr>
                <w:noProof/>
                <w:webHidden/>
              </w:rPr>
              <w:tab/>
            </w:r>
            <w:r>
              <w:rPr>
                <w:noProof/>
                <w:webHidden/>
              </w:rPr>
              <w:fldChar w:fldCharType="begin"/>
            </w:r>
            <w:r>
              <w:rPr>
                <w:noProof/>
                <w:webHidden/>
              </w:rPr>
              <w:instrText xml:space="preserve"> PAGEREF _Toc492457649 \h </w:instrText>
            </w:r>
            <w:r>
              <w:rPr>
                <w:noProof/>
                <w:webHidden/>
              </w:rPr>
            </w:r>
          </w:ins>
          <w:r>
            <w:rPr>
              <w:noProof/>
              <w:webHidden/>
            </w:rPr>
            <w:fldChar w:fldCharType="separate"/>
          </w:r>
          <w:ins w:id="188" w:author="JY0225" w:date="2017-09-06T10:37:00Z">
            <w:r>
              <w:rPr>
                <w:noProof/>
                <w:webHidden/>
              </w:rPr>
              <w:t>52</w:t>
            </w:r>
            <w:r>
              <w:rPr>
                <w:noProof/>
                <w:webHidden/>
              </w:rPr>
              <w:fldChar w:fldCharType="end"/>
            </w:r>
            <w:r w:rsidRPr="00C12356">
              <w:rPr>
                <w:rStyle w:val="af"/>
                <w:noProof/>
              </w:rPr>
              <w:fldChar w:fldCharType="end"/>
            </w:r>
          </w:ins>
        </w:p>
        <w:p w14:paraId="4FC560AF" w14:textId="2834E4CB" w:rsidR="00FB3FE6" w:rsidRDefault="00FB3FE6">
          <w:pPr>
            <w:pStyle w:val="11"/>
            <w:rPr>
              <w:ins w:id="189" w:author="JY0225" w:date="2017-09-06T10:37:00Z"/>
              <w:rFonts w:asciiTheme="minorHAnsi" w:cstheme="minorBidi"/>
              <w:noProof/>
              <w:kern w:val="2"/>
              <w:sz w:val="21"/>
              <w:szCs w:val="22"/>
            </w:rPr>
          </w:pPr>
          <w:ins w:id="190" w:author="JY0225" w:date="2017-09-06T10:37:00Z">
            <w:r w:rsidRPr="00C12356">
              <w:rPr>
                <w:rStyle w:val="af"/>
                <w:noProof/>
              </w:rPr>
              <w:fldChar w:fldCharType="begin"/>
            </w:r>
            <w:r w:rsidRPr="00C12356">
              <w:rPr>
                <w:rStyle w:val="af"/>
                <w:noProof/>
              </w:rPr>
              <w:instrText xml:space="preserve"> </w:instrText>
            </w:r>
            <w:r>
              <w:rPr>
                <w:noProof/>
              </w:rPr>
              <w:instrText>HYPERLINK \l "_Toc492457650"</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第七章</w:t>
            </w:r>
            <w:r w:rsidRPr="00C12356">
              <w:rPr>
                <w:rStyle w:val="af"/>
                <w:rFonts w:ascii="Times New Roman" w:hAnsi="Times New Roman"/>
                <w:noProof/>
              </w:rPr>
              <w:t xml:space="preserve"> </w:t>
            </w:r>
            <w:r w:rsidRPr="00C12356">
              <w:rPr>
                <w:rStyle w:val="af"/>
                <w:rFonts w:ascii="Times New Roman" w:hAnsi="Times New Roman"/>
                <w:noProof/>
              </w:rPr>
              <w:t>总结和展望</w:t>
            </w:r>
            <w:r>
              <w:rPr>
                <w:noProof/>
                <w:webHidden/>
              </w:rPr>
              <w:tab/>
            </w:r>
            <w:r>
              <w:rPr>
                <w:noProof/>
                <w:webHidden/>
              </w:rPr>
              <w:fldChar w:fldCharType="begin"/>
            </w:r>
            <w:r>
              <w:rPr>
                <w:noProof/>
                <w:webHidden/>
              </w:rPr>
              <w:instrText xml:space="preserve"> PAGEREF _Toc492457650 \h </w:instrText>
            </w:r>
            <w:r>
              <w:rPr>
                <w:noProof/>
                <w:webHidden/>
              </w:rPr>
            </w:r>
          </w:ins>
          <w:r>
            <w:rPr>
              <w:noProof/>
              <w:webHidden/>
            </w:rPr>
            <w:fldChar w:fldCharType="separate"/>
          </w:r>
          <w:ins w:id="191" w:author="JY0225" w:date="2017-09-06T10:37:00Z">
            <w:r>
              <w:rPr>
                <w:noProof/>
                <w:webHidden/>
              </w:rPr>
              <w:t>54</w:t>
            </w:r>
            <w:r>
              <w:rPr>
                <w:noProof/>
                <w:webHidden/>
              </w:rPr>
              <w:fldChar w:fldCharType="end"/>
            </w:r>
            <w:r w:rsidRPr="00C12356">
              <w:rPr>
                <w:rStyle w:val="af"/>
                <w:noProof/>
              </w:rPr>
              <w:fldChar w:fldCharType="end"/>
            </w:r>
          </w:ins>
        </w:p>
        <w:p w14:paraId="621B0B63" w14:textId="2E259AE2" w:rsidR="00FB3FE6" w:rsidRDefault="00FB3FE6">
          <w:pPr>
            <w:pStyle w:val="24"/>
            <w:tabs>
              <w:tab w:val="right" w:leader="dot" w:pos="8302"/>
            </w:tabs>
            <w:ind w:left="480"/>
            <w:rPr>
              <w:ins w:id="192" w:author="JY0225" w:date="2017-09-06T10:37:00Z"/>
              <w:rFonts w:asciiTheme="minorHAnsi" w:cstheme="minorBidi"/>
              <w:noProof/>
              <w:kern w:val="2"/>
              <w:sz w:val="21"/>
              <w:szCs w:val="22"/>
            </w:rPr>
          </w:pPr>
          <w:ins w:id="193" w:author="JY0225" w:date="2017-09-06T10:37:00Z">
            <w:r w:rsidRPr="00C12356">
              <w:rPr>
                <w:rStyle w:val="af"/>
                <w:noProof/>
              </w:rPr>
              <w:fldChar w:fldCharType="begin"/>
            </w:r>
            <w:r w:rsidRPr="00C12356">
              <w:rPr>
                <w:rStyle w:val="af"/>
                <w:noProof/>
              </w:rPr>
              <w:instrText xml:space="preserve"> </w:instrText>
            </w:r>
            <w:r>
              <w:rPr>
                <w:noProof/>
              </w:rPr>
              <w:instrText>HYPERLINK \l "_Toc492457651"</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7.1 总结</w:t>
            </w:r>
            <w:r>
              <w:rPr>
                <w:noProof/>
                <w:webHidden/>
              </w:rPr>
              <w:tab/>
            </w:r>
            <w:r>
              <w:rPr>
                <w:noProof/>
                <w:webHidden/>
              </w:rPr>
              <w:fldChar w:fldCharType="begin"/>
            </w:r>
            <w:r>
              <w:rPr>
                <w:noProof/>
                <w:webHidden/>
              </w:rPr>
              <w:instrText xml:space="preserve"> PAGEREF _Toc492457651 \h </w:instrText>
            </w:r>
            <w:r>
              <w:rPr>
                <w:noProof/>
                <w:webHidden/>
              </w:rPr>
            </w:r>
          </w:ins>
          <w:r>
            <w:rPr>
              <w:noProof/>
              <w:webHidden/>
            </w:rPr>
            <w:fldChar w:fldCharType="separate"/>
          </w:r>
          <w:ins w:id="194" w:author="JY0225" w:date="2017-09-06T10:37:00Z">
            <w:r>
              <w:rPr>
                <w:noProof/>
                <w:webHidden/>
              </w:rPr>
              <w:t>54</w:t>
            </w:r>
            <w:r>
              <w:rPr>
                <w:noProof/>
                <w:webHidden/>
              </w:rPr>
              <w:fldChar w:fldCharType="end"/>
            </w:r>
            <w:r w:rsidRPr="00C12356">
              <w:rPr>
                <w:rStyle w:val="af"/>
                <w:noProof/>
              </w:rPr>
              <w:fldChar w:fldCharType="end"/>
            </w:r>
          </w:ins>
        </w:p>
        <w:p w14:paraId="4290D1CC" w14:textId="617768D0" w:rsidR="00FB3FE6" w:rsidRDefault="00FB3FE6">
          <w:pPr>
            <w:pStyle w:val="24"/>
            <w:tabs>
              <w:tab w:val="right" w:leader="dot" w:pos="8302"/>
            </w:tabs>
            <w:ind w:left="480"/>
            <w:rPr>
              <w:ins w:id="195" w:author="JY0225" w:date="2017-09-06T10:37:00Z"/>
              <w:rFonts w:asciiTheme="minorHAnsi" w:cstheme="minorBidi"/>
              <w:noProof/>
              <w:kern w:val="2"/>
              <w:sz w:val="21"/>
              <w:szCs w:val="22"/>
            </w:rPr>
          </w:pPr>
          <w:ins w:id="196" w:author="JY0225" w:date="2017-09-06T10:37:00Z">
            <w:r w:rsidRPr="00C12356">
              <w:rPr>
                <w:rStyle w:val="af"/>
                <w:noProof/>
              </w:rPr>
              <w:fldChar w:fldCharType="begin"/>
            </w:r>
            <w:r w:rsidRPr="00C12356">
              <w:rPr>
                <w:rStyle w:val="af"/>
                <w:noProof/>
              </w:rPr>
              <w:instrText xml:space="preserve"> </w:instrText>
            </w:r>
            <w:r>
              <w:rPr>
                <w:noProof/>
              </w:rPr>
              <w:instrText>HYPERLINK \l "_Toc492457652"</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noProof/>
              </w:rPr>
              <w:t>7.2 展望</w:t>
            </w:r>
            <w:r>
              <w:rPr>
                <w:noProof/>
                <w:webHidden/>
              </w:rPr>
              <w:tab/>
            </w:r>
            <w:r>
              <w:rPr>
                <w:noProof/>
                <w:webHidden/>
              </w:rPr>
              <w:fldChar w:fldCharType="begin"/>
            </w:r>
            <w:r>
              <w:rPr>
                <w:noProof/>
                <w:webHidden/>
              </w:rPr>
              <w:instrText xml:space="preserve"> PAGEREF _Toc492457652 \h </w:instrText>
            </w:r>
            <w:r>
              <w:rPr>
                <w:noProof/>
                <w:webHidden/>
              </w:rPr>
            </w:r>
          </w:ins>
          <w:r>
            <w:rPr>
              <w:noProof/>
              <w:webHidden/>
            </w:rPr>
            <w:fldChar w:fldCharType="separate"/>
          </w:r>
          <w:ins w:id="197" w:author="JY0225" w:date="2017-09-06T10:37:00Z">
            <w:r>
              <w:rPr>
                <w:noProof/>
                <w:webHidden/>
              </w:rPr>
              <w:t>54</w:t>
            </w:r>
            <w:r>
              <w:rPr>
                <w:noProof/>
                <w:webHidden/>
              </w:rPr>
              <w:fldChar w:fldCharType="end"/>
            </w:r>
            <w:r w:rsidRPr="00C12356">
              <w:rPr>
                <w:rStyle w:val="af"/>
                <w:noProof/>
              </w:rPr>
              <w:fldChar w:fldCharType="end"/>
            </w:r>
          </w:ins>
        </w:p>
        <w:p w14:paraId="48CD4A1D" w14:textId="1D09EAA6" w:rsidR="00FB3FE6" w:rsidRDefault="00FB3FE6">
          <w:pPr>
            <w:pStyle w:val="11"/>
            <w:rPr>
              <w:ins w:id="198" w:author="JY0225" w:date="2017-09-06T10:37:00Z"/>
              <w:rFonts w:asciiTheme="minorHAnsi" w:cstheme="minorBidi"/>
              <w:noProof/>
              <w:kern w:val="2"/>
              <w:sz w:val="21"/>
              <w:szCs w:val="22"/>
            </w:rPr>
          </w:pPr>
          <w:ins w:id="199" w:author="JY0225" w:date="2017-09-06T10:37:00Z">
            <w:r w:rsidRPr="00C12356">
              <w:rPr>
                <w:rStyle w:val="af"/>
                <w:noProof/>
              </w:rPr>
              <w:fldChar w:fldCharType="begin"/>
            </w:r>
            <w:r w:rsidRPr="00C12356">
              <w:rPr>
                <w:rStyle w:val="af"/>
                <w:noProof/>
              </w:rPr>
              <w:instrText xml:space="preserve"> </w:instrText>
            </w:r>
            <w:r>
              <w:rPr>
                <w:noProof/>
              </w:rPr>
              <w:instrText>HYPERLINK \l "_Toc492457653"</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参考文献</w:t>
            </w:r>
            <w:r>
              <w:rPr>
                <w:noProof/>
                <w:webHidden/>
              </w:rPr>
              <w:tab/>
            </w:r>
            <w:r>
              <w:rPr>
                <w:noProof/>
                <w:webHidden/>
              </w:rPr>
              <w:fldChar w:fldCharType="begin"/>
            </w:r>
            <w:r>
              <w:rPr>
                <w:noProof/>
                <w:webHidden/>
              </w:rPr>
              <w:instrText xml:space="preserve"> PAGEREF _Toc492457653 \h </w:instrText>
            </w:r>
            <w:r>
              <w:rPr>
                <w:noProof/>
                <w:webHidden/>
              </w:rPr>
            </w:r>
          </w:ins>
          <w:r>
            <w:rPr>
              <w:noProof/>
              <w:webHidden/>
            </w:rPr>
            <w:fldChar w:fldCharType="separate"/>
          </w:r>
          <w:ins w:id="200" w:author="JY0225" w:date="2017-09-06T10:37:00Z">
            <w:r>
              <w:rPr>
                <w:noProof/>
                <w:webHidden/>
              </w:rPr>
              <w:t>56</w:t>
            </w:r>
            <w:r>
              <w:rPr>
                <w:noProof/>
                <w:webHidden/>
              </w:rPr>
              <w:fldChar w:fldCharType="end"/>
            </w:r>
            <w:r w:rsidRPr="00C12356">
              <w:rPr>
                <w:rStyle w:val="af"/>
                <w:noProof/>
              </w:rPr>
              <w:fldChar w:fldCharType="end"/>
            </w:r>
          </w:ins>
        </w:p>
        <w:p w14:paraId="06A10D8F" w14:textId="2A3F4D49" w:rsidR="00FB3FE6" w:rsidRDefault="00FB3FE6">
          <w:pPr>
            <w:pStyle w:val="11"/>
            <w:rPr>
              <w:ins w:id="201" w:author="JY0225" w:date="2017-09-06T10:37:00Z"/>
              <w:rFonts w:asciiTheme="minorHAnsi" w:cstheme="minorBidi"/>
              <w:noProof/>
              <w:kern w:val="2"/>
              <w:sz w:val="21"/>
              <w:szCs w:val="22"/>
            </w:rPr>
          </w:pPr>
          <w:ins w:id="202" w:author="JY0225" w:date="2017-09-06T10:37:00Z">
            <w:r w:rsidRPr="00C12356">
              <w:rPr>
                <w:rStyle w:val="af"/>
                <w:noProof/>
              </w:rPr>
              <w:fldChar w:fldCharType="begin"/>
            </w:r>
            <w:r w:rsidRPr="00C12356">
              <w:rPr>
                <w:rStyle w:val="af"/>
                <w:noProof/>
              </w:rPr>
              <w:instrText xml:space="preserve"> </w:instrText>
            </w:r>
            <w:r>
              <w:rPr>
                <w:noProof/>
              </w:rPr>
              <w:instrText>HYPERLINK \l "_Toc492457654"</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在读期间发表论文</w:t>
            </w:r>
            <w:r>
              <w:rPr>
                <w:noProof/>
                <w:webHidden/>
              </w:rPr>
              <w:tab/>
            </w:r>
            <w:r>
              <w:rPr>
                <w:noProof/>
                <w:webHidden/>
              </w:rPr>
              <w:fldChar w:fldCharType="begin"/>
            </w:r>
            <w:r>
              <w:rPr>
                <w:noProof/>
                <w:webHidden/>
              </w:rPr>
              <w:instrText xml:space="preserve"> PAGEREF _Toc492457654 \h </w:instrText>
            </w:r>
            <w:r>
              <w:rPr>
                <w:noProof/>
                <w:webHidden/>
              </w:rPr>
            </w:r>
          </w:ins>
          <w:r>
            <w:rPr>
              <w:noProof/>
              <w:webHidden/>
            </w:rPr>
            <w:fldChar w:fldCharType="separate"/>
          </w:r>
          <w:ins w:id="203" w:author="JY0225" w:date="2017-09-06T10:37:00Z">
            <w:r>
              <w:rPr>
                <w:noProof/>
                <w:webHidden/>
              </w:rPr>
              <w:t>59</w:t>
            </w:r>
            <w:r>
              <w:rPr>
                <w:noProof/>
                <w:webHidden/>
              </w:rPr>
              <w:fldChar w:fldCharType="end"/>
            </w:r>
            <w:r w:rsidRPr="00C12356">
              <w:rPr>
                <w:rStyle w:val="af"/>
                <w:noProof/>
              </w:rPr>
              <w:fldChar w:fldCharType="end"/>
            </w:r>
          </w:ins>
        </w:p>
        <w:p w14:paraId="6B91E450" w14:textId="0C33C75A" w:rsidR="00FB3FE6" w:rsidRDefault="00FB3FE6">
          <w:pPr>
            <w:pStyle w:val="11"/>
            <w:rPr>
              <w:ins w:id="204" w:author="JY0225" w:date="2017-09-06T10:37:00Z"/>
              <w:rFonts w:asciiTheme="minorHAnsi" w:cstheme="minorBidi"/>
              <w:noProof/>
              <w:kern w:val="2"/>
              <w:sz w:val="21"/>
              <w:szCs w:val="22"/>
            </w:rPr>
          </w:pPr>
          <w:ins w:id="205" w:author="JY0225" w:date="2017-09-06T10:37:00Z">
            <w:r w:rsidRPr="00C12356">
              <w:rPr>
                <w:rStyle w:val="af"/>
                <w:noProof/>
              </w:rPr>
              <w:fldChar w:fldCharType="begin"/>
            </w:r>
            <w:r w:rsidRPr="00C12356">
              <w:rPr>
                <w:rStyle w:val="af"/>
                <w:noProof/>
              </w:rPr>
              <w:instrText xml:space="preserve"> </w:instrText>
            </w:r>
            <w:r>
              <w:rPr>
                <w:noProof/>
              </w:rPr>
              <w:instrText>HYPERLINK \l "_Toc492457655"</w:instrText>
            </w:r>
            <w:r w:rsidRPr="00C12356">
              <w:rPr>
                <w:rStyle w:val="af"/>
                <w:noProof/>
              </w:rPr>
              <w:instrText xml:space="preserve"> </w:instrText>
            </w:r>
            <w:r w:rsidRPr="00C12356">
              <w:rPr>
                <w:rStyle w:val="af"/>
                <w:noProof/>
              </w:rPr>
            </w:r>
            <w:r w:rsidRPr="00C12356">
              <w:rPr>
                <w:rStyle w:val="af"/>
                <w:noProof/>
              </w:rPr>
              <w:fldChar w:fldCharType="separate"/>
            </w:r>
            <w:r w:rsidRPr="00C12356">
              <w:rPr>
                <w:rStyle w:val="af"/>
                <w:rFonts w:ascii="Times New Roman" w:hAnsi="Times New Roman"/>
                <w:noProof/>
              </w:rPr>
              <w:t>致</w:t>
            </w:r>
            <w:r w:rsidRPr="00C12356">
              <w:rPr>
                <w:rStyle w:val="af"/>
                <w:rFonts w:ascii="Times New Roman" w:hAnsi="Times New Roman"/>
                <w:noProof/>
              </w:rPr>
              <w:t xml:space="preserve">   </w:t>
            </w:r>
            <w:r w:rsidRPr="00C12356">
              <w:rPr>
                <w:rStyle w:val="af"/>
                <w:rFonts w:ascii="Times New Roman" w:hAnsi="Times New Roman"/>
                <w:noProof/>
              </w:rPr>
              <w:t>谢</w:t>
            </w:r>
            <w:r>
              <w:rPr>
                <w:noProof/>
                <w:webHidden/>
              </w:rPr>
              <w:tab/>
            </w:r>
            <w:r>
              <w:rPr>
                <w:noProof/>
                <w:webHidden/>
              </w:rPr>
              <w:fldChar w:fldCharType="begin"/>
            </w:r>
            <w:r>
              <w:rPr>
                <w:noProof/>
                <w:webHidden/>
              </w:rPr>
              <w:instrText xml:space="preserve"> PAGEREF _Toc492457655 \h </w:instrText>
            </w:r>
            <w:r>
              <w:rPr>
                <w:noProof/>
                <w:webHidden/>
              </w:rPr>
            </w:r>
          </w:ins>
          <w:r>
            <w:rPr>
              <w:noProof/>
              <w:webHidden/>
            </w:rPr>
            <w:fldChar w:fldCharType="separate"/>
          </w:r>
          <w:ins w:id="206" w:author="JY0225" w:date="2017-09-06T10:37:00Z">
            <w:r>
              <w:rPr>
                <w:noProof/>
                <w:webHidden/>
              </w:rPr>
              <w:t>60</w:t>
            </w:r>
            <w:r>
              <w:rPr>
                <w:noProof/>
                <w:webHidden/>
              </w:rPr>
              <w:fldChar w:fldCharType="end"/>
            </w:r>
            <w:r w:rsidRPr="00C12356">
              <w:rPr>
                <w:rStyle w:val="af"/>
                <w:noProof/>
              </w:rPr>
              <w:fldChar w:fldCharType="end"/>
            </w:r>
          </w:ins>
        </w:p>
        <w:p w14:paraId="34BA3368" w14:textId="6D222A44" w:rsidR="00D32D49" w:rsidDel="00FB3FE6" w:rsidRDefault="00D32D49">
          <w:pPr>
            <w:pStyle w:val="11"/>
            <w:rPr>
              <w:del w:id="207" w:author="JY0225" w:date="2017-09-06T10:37:00Z"/>
              <w:rFonts w:asciiTheme="minorHAnsi" w:cstheme="minorBidi"/>
              <w:noProof/>
              <w:kern w:val="2"/>
              <w:sz w:val="21"/>
              <w:szCs w:val="22"/>
            </w:rPr>
          </w:pPr>
          <w:del w:id="208" w:author="JY0225" w:date="2017-09-06T10:37:00Z">
            <w:r w:rsidRPr="00FB3FE6" w:rsidDel="00FB3FE6">
              <w:rPr>
                <w:rFonts w:ascii="Times New Roman" w:hAnsi="Times New Roman"/>
                <w:noProof/>
                <w:rPrChange w:id="209" w:author="JY0225" w:date="2017-09-06T10:37:00Z">
                  <w:rPr>
                    <w:rStyle w:val="af"/>
                    <w:rFonts w:ascii="Times New Roman" w:hAnsi="Times New Roman"/>
                    <w:noProof/>
                  </w:rPr>
                </w:rPrChange>
              </w:rPr>
              <w:delText>摘要</w:delText>
            </w:r>
            <w:r w:rsidDel="00FB3FE6">
              <w:rPr>
                <w:noProof/>
                <w:webHidden/>
              </w:rPr>
              <w:tab/>
            </w:r>
            <w:r w:rsidR="003F32D9" w:rsidDel="00FB3FE6">
              <w:rPr>
                <w:noProof/>
                <w:webHidden/>
              </w:rPr>
              <w:delText>1</w:delText>
            </w:r>
          </w:del>
        </w:p>
        <w:p w14:paraId="6652E3A9" w14:textId="34E12E6A" w:rsidR="00D32D49" w:rsidDel="00FB3FE6" w:rsidRDefault="00D32D49">
          <w:pPr>
            <w:pStyle w:val="11"/>
            <w:rPr>
              <w:del w:id="210" w:author="JY0225" w:date="2017-09-06T10:37:00Z"/>
              <w:rFonts w:asciiTheme="minorHAnsi" w:cstheme="minorBidi"/>
              <w:noProof/>
              <w:kern w:val="2"/>
              <w:sz w:val="21"/>
              <w:szCs w:val="22"/>
            </w:rPr>
          </w:pPr>
          <w:del w:id="211" w:author="JY0225" w:date="2017-09-06T10:37:00Z">
            <w:r w:rsidRPr="00FB3FE6" w:rsidDel="00FB3FE6">
              <w:rPr>
                <w:rFonts w:ascii="Times New Roman" w:hAnsi="Times New Roman"/>
                <w:noProof/>
                <w:rPrChange w:id="212" w:author="JY0225" w:date="2017-09-06T10:37:00Z">
                  <w:rPr>
                    <w:rStyle w:val="af"/>
                    <w:rFonts w:ascii="Times New Roman" w:hAnsi="Times New Roman"/>
                    <w:noProof/>
                  </w:rPr>
                </w:rPrChange>
              </w:rPr>
              <w:delText>Abstract</w:delText>
            </w:r>
            <w:r w:rsidDel="00FB3FE6">
              <w:rPr>
                <w:noProof/>
                <w:webHidden/>
              </w:rPr>
              <w:tab/>
            </w:r>
            <w:r w:rsidR="003F32D9" w:rsidDel="00FB3FE6">
              <w:rPr>
                <w:noProof/>
                <w:webHidden/>
              </w:rPr>
              <w:delText>1</w:delText>
            </w:r>
          </w:del>
        </w:p>
        <w:p w14:paraId="14F4C428" w14:textId="2A47A184" w:rsidR="00D32D49" w:rsidDel="00FB3FE6" w:rsidRDefault="00D32D49">
          <w:pPr>
            <w:pStyle w:val="11"/>
            <w:rPr>
              <w:del w:id="213" w:author="JY0225" w:date="2017-09-06T10:37:00Z"/>
              <w:rFonts w:asciiTheme="minorHAnsi" w:cstheme="minorBidi"/>
              <w:noProof/>
              <w:kern w:val="2"/>
              <w:sz w:val="21"/>
              <w:szCs w:val="22"/>
            </w:rPr>
          </w:pPr>
          <w:del w:id="214" w:author="JY0225" w:date="2017-09-06T10:37:00Z">
            <w:r w:rsidRPr="00FB3FE6" w:rsidDel="00FB3FE6">
              <w:rPr>
                <w:rFonts w:ascii="Times New Roman" w:hAnsi="Times New Roman"/>
                <w:noProof/>
                <w:rPrChange w:id="215" w:author="JY0225" w:date="2017-09-06T10:37:00Z">
                  <w:rPr>
                    <w:rStyle w:val="af"/>
                    <w:rFonts w:ascii="Times New Roman" w:hAnsi="Times New Roman"/>
                    <w:noProof/>
                  </w:rPr>
                </w:rPrChange>
              </w:rPr>
              <w:delText>第一章</w:delText>
            </w:r>
            <w:r w:rsidRPr="00FB3FE6" w:rsidDel="00FB3FE6">
              <w:rPr>
                <w:rFonts w:ascii="Times New Roman" w:hAnsi="Times New Roman"/>
                <w:noProof/>
                <w:rPrChange w:id="216"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217" w:author="JY0225" w:date="2017-09-06T10:37:00Z">
                  <w:rPr>
                    <w:rStyle w:val="af"/>
                    <w:rFonts w:ascii="Times New Roman" w:hAnsi="Times New Roman"/>
                    <w:noProof/>
                  </w:rPr>
                </w:rPrChange>
              </w:rPr>
              <w:delText>引言</w:delText>
            </w:r>
            <w:r w:rsidDel="00FB3FE6">
              <w:rPr>
                <w:noProof/>
                <w:webHidden/>
              </w:rPr>
              <w:tab/>
            </w:r>
            <w:r w:rsidR="003F32D9" w:rsidDel="00FB3FE6">
              <w:rPr>
                <w:noProof/>
                <w:webHidden/>
              </w:rPr>
              <w:delText>1</w:delText>
            </w:r>
          </w:del>
        </w:p>
        <w:p w14:paraId="0D15EC61" w14:textId="2102937F" w:rsidR="00D32D49" w:rsidDel="00FB3FE6" w:rsidRDefault="00D32D49">
          <w:pPr>
            <w:pStyle w:val="24"/>
            <w:tabs>
              <w:tab w:val="right" w:leader="dot" w:pos="8302"/>
            </w:tabs>
            <w:ind w:left="480"/>
            <w:rPr>
              <w:del w:id="218" w:author="JY0225" w:date="2017-09-06T10:37:00Z"/>
              <w:rFonts w:asciiTheme="minorHAnsi" w:cstheme="minorBidi"/>
              <w:noProof/>
              <w:kern w:val="2"/>
              <w:sz w:val="21"/>
              <w:szCs w:val="22"/>
            </w:rPr>
          </w:pPr>
          <w:del w:id="219" w:author="JY0225" w:date="2017-09-06T10:37:00Z">
            <w:r w:rsidRPr="00FB3FE6" w:rsidDel="00FB3FE6">
              <w:rPr>
                <w:noProof/>
                <w:rPrChange w:id="220" w:author="JY0225" w:date="2017-09-06T10:37:00Z">
                  <w:rPr>
                    <w:rStyle w:val="af"/>
                    <w:noProof/>
                  </w:rPr>
                </w:rPrChange>
              </w:rPr>
              <w:delText>1.1 研究背景</w:delText>
            </w:r>
            <w:r w:rsidDel="00FB3FE6">
              <w:rPr>
                <w:noProof/>
                <w:webHidden/>
              </w:rPr>
              <w:tab/>
            </w:r>
            <w:r w:rsidR="003F32D9" w:rsidDel="00FB3FE6">
              <w:rPr>
                <w:noProof/>
                <w:webHidden/>
              </w:rPr>
              <w:delText>1</w:delText>
            </w:r>
          </w:del>
        </w:p>
        <w:p w14:paraId="1D1A0168" w14:textId="67CBECB1" w:rsidR="00D32D49" w:rsidDel="00FB3FE6" w:rsidRDefault="00D32D49">
          <w:pPr>
            <w:pStyle w:val="24"/>
            <w:tabs>
              <w:tab w:val="right" w:leader="dot" w:pos="8302"/>
            </w:tabs>
            <w:ind w:left="480"/>
            <w:rPr>
              <w:del w:id="221" w:author="JY0225" w:date="2017-09-06T10:37:00Z"/>
              <w:rFonts w:asciiTheme="minorHAnsi" w:cstheme="minorBidi"/>
              <w:noProof/>
              <w:kern w:val="2"/>
              <w:sz w:val="21"/>
              <w:szCs w:val="22"/>
            </w:rPr>
          </w:pPr>
          <w:del w:id="222" w:author="JY0225" w:date="2017-09-06T10:37:00Z">
            <w:r w:rsidRPr="00FB3FE6" w:rsidDel="00FB3FE6">
              <w:rPr>
                <w:noProof/>
                <w:rPrChange w:id="223" w:author="JY0225" w:date="2017-09-06T10:37:00Z">
                  <w:rPr>
                    <w:rStyle w:val="af"/>
                    <w:noProof/>
                  </w:rPr>
                </w:rPrChange>
              </w:rPr>
              <w:delText>1.2 研究内容及意义</w:delText>
            </w:r>
            <w:r w:rsidDel="00FB3FE6">
              <w:rPr>
                <w:noProof/>
                <w:webHidden/>
              </w:rPr>
              <w:tab/>
            </w:r>
            <w:r w:rsidR="003F32D9" w:rsidDel="00FB3FE6">
              <w:rPr>
                <w:noProof/>
                <w:webHidden/>
              </w:rPr>
              <w:delText>3</w:delText>
            </w:r>
          </w:del>
        </w:p>
        <w:p w14:paraId="09B4C727" w14:textId="151DB728" w:rsidR="00D32D49" w:rsidDel="00FB3FE6" w:rsidRDefault="00D32D49">
          <w:pPr>
            <w:pStyle w:val="24"/>
            <w:tabs>
              <w:tab w:val="right" w:leader="dot" w:pos="8302"/>
            </w:tabs>
            <w:ind w:left="480"/>
            <w:rPr>
              <w:del w:id="224" w:author="JY0225" w:date="2017-09-06T10:37:00Z"/>
              <w:rFonts w:asciiTheme="minorHAnsi" w:cstheme="minorBidi"/>
              <w:noProof/>
              <w:kern w:val="2"/>
              <w:sz w:val="21"/>
              <w:szCs w:val="22"/>
            </w:rPr>
          </w:pPr>
          <w:del w:id="225" w:author="JY0225" w:date="2017-09-06T10:37:00Z">
            <w:r w:rsidRPr="00FB3FE6" w:rsidDel="00FB3FE6">
              <w:rPr>
                <w:noProof/>
                <w:rPrChange w:id="226" w:author="JY0225" w:date="2017-09-06T10:37:00Z">
                  <w:rPr>
                    <w:rStyle w:val="af"/>
                    <w:noProof/>
                  </w:rPr>
                </w:rPrChange>
              </w:rPr>
              <w:delText>1.3 论文的组织</w:delText>
            </w:r>
            <w:r w:rsidDel="00FB3FE6">
              <w:rPr>
                <w:noProof/>
                <w:webHidden/>
              </w:rPr>
              <w:tab/>
            </w:r>
            <w:r w:rsidR="003F32D9" w:rsidDel="00FB3FE6">
              <w:rPr>
                <w:noProof/>
                <w:webHidden/>
              </w:rPr>
              <w:delText>4</w:delText>
            </w:r>
          </w:del>
        </w:p>
        <w:p w14:paraId="7748EADF" w14:textId="1DCB6E20" w:rsidR="00D32D49" w:rsidDel="00FB3FE6" w:rsidRDefault="00D32D49">
          <w:pPr>
            <w:pStyle w:val="11"/>
            <w:rPr>
              <w:del w:id="227" w:author="JY0225" w:date="2017-09-06T10:37:00Z"/>
              <w:rFonts w:asciiTheme="minorHAnsi" w:cstheme="minorBidi"/>
              <w:noProof/>
              <w:kern w:val="2"/>
              <w:sz w:val="21"/>
              <w:szCs w:val="22"/>
            </w:rPr>
          </w:pPr>
          <w:del w:id="228" w:author="JY0225" w:date="2017-09-06T10:37:00Z">
            <w:r w:rsidRPr="00FB3FE6" w:rsidDel="00FB3FE6">
              <w:rPr>
                <w:rFonts w:ascii="Times New Roman" w:hAnsi="Times New Roman"/>
                <w:noProof/>
                <w:rPrChange w:id="229" w:author="JY0225" w:date="2017-09-06T10:37:00Z">
                  <w:rPr>
                    <w:rStyle w:val="af"/>
                    <w:rFonts w:ascii="Times New Roman" w:hAnsi="Times New Roman"/>
                    <w:noProof/>
                  </w:rPr>
                </w:rPrChange>
              </w:rPr>
              <w:delText>第二章</w:delText>
            </w:r>
            <w:r w:rsidRPr="00FB3FE6" w:rsidDel="00FB3FE6">
              <w:rPr>
                <w:rFonts w:ascii="Times New Roman" w:hAnsi="Times New Roman"/>
                <w:noProof/>
                <w:rPrChange w:id="230"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231" w:author="JY0225" w:date="2017-09-06T10:37:00Z">
                  <w:rPr>
                    <w:rStyle w:val="af"/>
                    <w:rFonts w:ascii="Times New Roman" w:hAnsi="Times New Roman"/>
                    <w:noProof/>
                  </w:rPr>
                </w:rPrChange>
              </w:rPr>
              <w:delText>核心技术</w:delText>
            </w:r>
            <w:r w:rsidDel="00FB3FE6">
              <w:rPr>
                <w:noProof/>
                <w:webHidden/>
              </w:rPr>
              <w:tab/>
            </w:r>
            <w:r w:rsidR="003F32D9" w:rsidDel="00FB3FE6">
              <w:rPr>
                <w:noProof/>
                <w:webHidden/>
              </w:rPr>
              <w:delText>5</w:delText>
            </w:r>
          </w:del>
        </w:p>
        <w:p w14:paraId="436766B2" w14:textId="7D63052F" w:rsidR="00D32D49" w:rsidDel="00FB3FE6" w:rsidRDefault="00D32D49">
          <w:pPr>
            <w:pStyle w:val="24"/>
            <w:tabs>
              <w:tab w:val="right" w:leader="dot" w:pos="8302"/>
            </w:tabs>
            <w:ind w:left="480"/>
            <w:rPr>
              <w:del w:id="232" w:author="JY0225" w:date="2017-09-06T10:37:00Z"/>
              <w:rFonts w:asciiTheme="minorHAnsi" w:cstheme="minorBidi"/>
              <w:noProof/>
              <w:kern w:val="2"/>
              <w:sz w:val="21"/>
              <w:szCs w:val="22"/>
            </w:rPr>
          </w:pPr>
          <w:del w:id="233" w:author="JY0225" w:date="2017-09-06T10:37:00Z">
            <w:r w:rsidRPr="00FB3FE6" w:rsidDel="00FB3FE6">
              <w:rPr>
                <w:noProof/>
                <w:rPrChange w:id="234" w:author="JY0225" w:date="2017-09-06T10:37:00Z">
                  <w:rPr>
                    <w:rStyle w:val="af"/>
                    <w:noProof/>
                  </w:rPr>
                </w:rPrChange>
              </w:rPr>
              <w:delText>2.1 云备份与中间件</w:delText>
            </w:r>
            <w:r w:rsidDel="00FB3FE6">
              <w:rPr>
                <w:noProof/>
                <w:webHidden/>
              </w:rPr>
              <w:tab/>
            </w:r>
            <w:r w:rsidR="003F32D9" w:rsidDel="00FB3FE6">
              <w:rPr>
                <w:noProof/>
                <w:webHidden/>
              </w:rPr>
              <w:delText>5</w:delText>
            </w:r>
          </w:del>
        </w:p>
        <w:p w14:paraId="70DB93E7" w14:textId="5C6AC6A4" w:rsidR="00D32D49" w:rsidDel="00FB3FE6" w:rsidRDefault="00D32D49">
          <w:pPr>
            <w:pStyle w:val="33"/>
            <w:tabs>
              <w:tab w:val="right" w:leader="dot" w:pos="8302"/>
            </w:tabs>
            <w:ind w:left="960"/>
            <w:rPr>
              <w:del w:id="235" w:author="JY0225" w:date="2017-09-06T10:37:00Z"/>
              <w:rFonts w:asciiTheme="minorHAnsi" w:cstheme="minorBidi"/>
              <w:noProof/>
              <w:kern w:val="2"/>
              <w:sz w:val="21"/>
              <w:szCs w:val="22"/>
            </w:rPr>
          </w:pPr>
          <w:del w:id="236" w:author="JY0225" w:date="2017-09-06T10:37:00Z">
            <w:r w:rsidRPr="00FB3FE6" w:rsidDel="00FB3FE6">
              <w:rPr>
                <w:noProof/>
                <w:rPrChange w:id="237" w:author="JY0225" w:date="2017-09-06T10:37:00Z">
                  <w:rPr>
                    <w:rStyle w:val="af"/>
                    <w:noProof/>
                  </w:rPr>
                </w:rPrChange>
              </w:rPr>
              <w:delText>2.1.1 云备份特点</w:delText>
            </w:r>
            <w:r w:rsidDel="00FB3FE6">
              <w:rPr>
                <w:noProof/>
                <w:webHidden/>
              </w:rPr>
              <w:tab/>
            </w:r>
            <w:r w:rsidR="003F32D9" w:rsidDel="00FB3FE6">
              <w:rPr>
                <w:noProof/>
                <w:webHidden/>
              </w:rPr>
              <w:delText>5</w:delText>
            </w:r>
          </w:del>
        </w:p>
        <w:p w14:paraId="32C5EB92" w14:textId="31700AB7" w:rsidR="00D32D49" w:rsidDel="00FB3FE6" w:rsidRDefault="00D32D49">
          <w:pPr>
            <w:pStyle w:val="33"/>
            <w:tabs>
              <w:tab w:val="right" w:leader="dot" w:pos="8302"/>
            </w:tabs>
            <w:ind w:left="960"/>
            <w:rPr>
              <w:del w:id="238" w:author="JY0225" w:date="2017-09-06T10:37:00Z"/>
              <w:rFonts w:asciiTheme="minorHAnsi" w:cstheme="minorBidi"/>
              <w:noProof/>
              <w:kern w:val="2"/>
              <w:sz w:val="21"/>
              <w:szCs w:val="22"/>
            </w:rPr>
          </w:pPr>
          <w:del w:id="239" w:author="JY0225" w:date="2017-09-06T10:37:00Z">
            <w:r w:rsidRPr="00FB3FE6" w:rsidDel="00FB3FE6">
              <w:rPr>
                <w:noProof/>
                <w:rPrChange w:id="240" w:author="JY0225" w:date="2017-09-06T10:37:00Z">
                  <w:rPr>
                    <w:rStyle w:val="af"/>
                    <w:noProof/>
                  </w:rPr>
                </w:rPrChange>
              </w:rPr>
              <w:delText>2.1.2 云备份中间件</w:delText>
            </w:r>
            <w:r w:rsidDel="00FB3FE6">
              <w:rPr>
                <w:noProof/>
                <w:webHidden/>
              </w:rPr>
              <w:tab/>
            </w:r>
            <w:r w:rsidR="003F32D9" w:rsidDel="00FB3FE6">
              <w:rPr>
                <w:noProof/>
                <w:webHidden/>
              </w:rPr>
              <w:delText>5</w:delText>
            </w:r>
          </w:del>
        </w:p>
        <w:p w14:paraId="6DEB142E" w14:textId="19DDE8AB" w:rsidR="00D32D49" w:rsidDel="00FB3FE6" w:rsidRDefault="00D32D49">
          <w:pPr>
            <w:pStyle w:val="24"/>
            <w:tabs>
              <w:tab w:val="right" w:leader="dot" w:pos="8302"/>
            </w:tabs>
            <w:ind w:left="480"/>
            <w:rPr>
              <w:del w:id="241" w:author="JY0225" w:date="2017-09-06T10:37:00Z"/>
              <w:rFonts w:asciiTheme="minorHAnsi" w:cstheme="minorBidi"/>
              <w:noProof/>
              <w:kern w:val="2"/>
              <w:sz w:val="21"/>
              <w:szCs w:val="22"/>
            </w:rPr>
          </w:pPr>
          <w:del w:id="242" w:author="JY0225" w:date="2017-09-06T10:37:00Z">
            <w:r w:rsidRPr="00FB3FE6" w:rsidDel="00FB3FE6">
              <w:rPr>
                <w:noProof/>
                <w:rPrChange w:id="243" w:author="JY0225" w:date="2017-09-06T10:37:00Z">
                  <w:rPr>
                    <w:rStyle w:val="af"/>
                    <w:noProof/>
                  </w:rPr>
                </w:rPrChange>
              </w:rPr>
              <w:delText>2.3 SQLite</w:delText>
            </w:r>
            <w:r w:rsidDel="00FB3FE6">
              <w:rPr>
                <w:noProof/>
                <w:webHidden/>
              </w:rPr>
              <w:tab/>
            </w:r>
            <w:r w:rsidR="003F32D9" w:rsidDel="00FB3FE6">
              <w:rPr>
                <w:noProof/>
                <w:webHidden/>
              </w:rPr>
              <w:delText>6</w:delText>
            </w:r>
          </w:del>
        </w:p>
        <w:p w14:paraId="6E72283D" w14:textId="76114A07" w:rsidR="00D32D49" w:rsidDel="00FB3FE6" w:rsidRDefault="00D32D49">
          <w:pPr>
            <w:pStyle w:val="24"/>
            <w:tabs>
              <w:tab w:val="right" w:leader="dot" w:pos="8302"/>
            </w:tabs>
            <w:ind w:left="480"/>
            <w:rPr>
              <w:del w:id="244" w:author="JY0225" w:date="2017-09-06T10:37:00Z"/>
              <w:rFonts w:asciiTheme="minorHAnsi" w:cstheme="minorBidi"/>
              <w:noProof/>
              <w:kern w:val="2"/>
              <w:sz w:val="21"/>
              <w:szCs w:val="22"/>
            </w:rPr>
          </w:pPr>
          <w:del w:id="245" w:author="JY0225" w:date="2017-09-06T10:37:00Z">
            <w:r w:rsidRPr="00FB3FE6" w:rsidDel="00FB3FE6">
              <w:rPr>
                <w:noProof/>
                <w:rPrChange w:id="246" w:author="JY0225" w:date="2017-09-06T10:37:00Z">
                  <w:rPr>
                    <w:rStyle w:val="af"/>
                    <w:noProof/>
                  </w:rPr>
                </w:rPrChange>
              </w:rPr>
              <w:delText>2.4 断点续传</w:delText>
            </w:r>
            <w:r w:rsidDel="00FB3FE6">
              <w:rPr>
                <w:noProof/>
                <w:webHidden/>
              </w:rPr>
              <w:tab/>
            </w:r>
            <w:r w:rsidR="003F32D9" w:rsidDel="00FB3FE6">
              <w:rPr>
                <w:noProof/>
                <w:webHidden/>
              </w:rPr>
              <w:delText>7</w:delText>
            </w:r>
          </w:del>
        </w:p>
        <w:p w14:paraId="2C7E8BFF" w14:textId="2714EC13" w:rsidR="00D32D49" w:rsidDel="00FB3FE6" w:rsidRDefault="00D32D49">
          <w:pPr>
            <w:pStyle w:val="24"/>
            <w:tabs>
              <w:tab w:val="right" w:leader="dot" w:pos="8302"/>
            </w:tabs>
            <w:ind w:left="480"/>
            <w:rPr>
              <w:del w:id="247" w:author="JY0225" w:date="2017-09-06T10:37:00Z"/>
              <w:rFonts w:asciiTheme="minorHAnsi" w:cstheme="minorBidi"/>
              <w:noProof/>
              <w:kern w:val="2"/>
              <w:sz w:val="21"/>
              <w:szCs w:val="22"/>
            </w:rPr>
          </w:pPr>
          <w:del w:id="248" w:author="JY0225" w:date="2017-09-06T10:37:00Z">
            <w:r w:rsidRPr="00FB3FE6" w:rsidDel="00FB3FE6">
              <w:rPr>
                <w:noProof/>
                <w:rPrChange w:id="249" w:author="JY0225" w:date="2017-09-06T10:37:00Z">
                  <w:rPr>
                    <w:rStyle w:val="af"/>
                    <w:noProof/>
                  </w:rPr>
                </w:rPrChange>
              </w:rPr>
              <w:delText>2.5 WebSocket</w:delText>
            </w:r>
            <w:r w:rsidDel="00FB3FE6">
              <w:rPr>
                <w:noProof/>
                <w:webHidden/>
              </w:rPr>
              <w:tab/>
            </w:r>
            <w:r w:rsidR="003F32D9" w:rsidDel="00FB3FE6">
              <w:rPr>
                <w:noProof/>
                <w:webHidden/>
              </w:rPr>
              <w:delText>8</w:delText>
            </w:r>
          </w:del>
        </w:p>
        <w:p w14:paraId="0DCD7567" w14:textId="4889D203" w:rsidR="00D32D49" w:rsidDel="00FB3FE6" w:rsidRDefault="00D32D49">
          <w:pPr>
            <w:pStyle w:val="24"/>
            <w:tabs>
              <w:tab w:val="right" w:leader="dot" w:pos="8302"/>
            </w:tabs>
            <w:ind w:left="480"/>
            <w:rPr>
              <w:del w:id="250" w:author="JY0225" w:date="2017-09-06T10:37:00Z"/>
              <w:rFonts w:asciiTheme="minorHAnsi" w:cstheme="minorBidi"/>
              <w:noProof/>
              <w:kern w:val="2"/>
              <w:sz w:val="21"/>
              <w:szCs w:val="22"/>
            </w:rPr>
          </w:pPr>
          <w:del w:id="251" w:author="JY0225" w:date="2017-09-06T10:37:00Z">
            <w:r w:rsidRPr="00FB3FE6" w:rsidDel="00FB3FE6">
              <w:rPr>
                <w:noProof/>
                <w:rPrChange w:id="252" w:author="JY0225" w:date="2017-09-06T10:37:00Z">
                  <w:rPr>
                    <w:rStyle w:val="af"/>
                    <w:noProof/>
                  </w:rPr>
                </w:rPrChange>
              </w:rPr>
              <w:delText>2.6 WebExtension</w:delText>
            </w:r>
            <w:r w:rsidDel="00FB3FE6">
              <w:rPr>
                <w:noProof/>
                <w:webHidden/>
              </w:rPr>
              <w:tab/>
            </w:r>
            <w:r w:rsidR="003F32D9" w:rsidDel="00FB3FE6">
              <w:rPr>
                <w:noProof/>
                <w:webHidden/>
              </w:rPr>
              <w:delText>9</w:delText>
            </w:r>
          </w:del>
        </w:p>
        <w:p w14:paraId="1E1DBA00" w14:textId="2D0A9BFD" w:rsidR="00D32D49" w:rsidDel="00FB3FE6" w:rsidRDefault="00D32D49">
          <w:pPr>
            <w:pStyle w:val="11"/>
            <w:rPr>
              <w:del w:id="253" w:author="JY0225" w:date="2017-09-06T10:37:00Z"/>
              <w:rFonts w:asciiTheme="minorHAnsi" w:cstheme="minorBidi"/>
              <w:noProof/>
              <w:kern w:val="2"/>
              <w:sz w:val="21"/>
              <w:szCs w:val="22"/>
            </w:rPr>
          </w:pPr>
          <w:del w:id="254" w:author="JY0225" w:date="2017-09-06T10:37:00Z">
            <w:r w:rsidRPr="00FB3FE6" w:rsidDel="00FB3FE6">
              <w:rPr>
                <w:rFonts w:ascii="Times New Roman" w:hAnsi="Times New Roman"/>
                <w:noProof/>
                <w:rPrChange w:id="255" w:author="JY0225" w:date="2017-09-06T10:37:00Z">
                  <w:rPr>
                    <w:rStyle w:val="af"/>
                    <w:rFonts w:ascii="Times New Roman" w:hAnsi="Times New Roman"/>
                    <w:noProof/>
                  </w:rPr>
                </w:rPrChange>
              </w:rPr>
              <w:delText>第三章</w:delText>
            </w:r>
            <w:r w:rsidRPr="00FB3FE6" w:rsidDel="00FB3FE6">
              <w:rPr>
                <w:rFonts w:ascii="Times New Roman" w:hAnsi="Times New Roman"/>
                <w:noProof/>
                <w:rPrChange w:id="256"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257" w:author="JY0225" w:date="2017-09-06T10:37:00Z">
                  <w:rPr>
                    <w:rStyle w:val="af"/>
                    <w:rFonts w:ascii="Times New Roman" w:hAnsi="Times New Roman"/>
                    <w:noProof/>
                  </w:rPr>
                </w:rPrChange>
              </w:rPr>
              <w:delText>云备份中间件优化分析</w:delText>
            </w:r>
            <w:r w:rsidDel="00FB3FE6">
              <w:rPr>
                <w:noProof/>
                <w:webHidden/>
              </w:rPr>
              <w:tab/>
            </w:r>
            <w:r w:rsidR="003F32D9" w:rsidDel="00FB3FE6">
              <w:rPr>
                <w:noProof/>
                <w:webHidden/>
              </w:rPr>
              <w:delText>11</w:delText>
            </w:r>
          </w:del>
        </w:p>
        <w:p w14:paraId="757553B6" w14:textId="6F0833A4" w:rsidR="00D32D49" w:rsidDel="00FB3FE6" w:rsidRDefault="00D32D49">
          <w:pPr>
            <w:pStyle w:val="24"/>
            <w:tabs>
              <w:tab w:val="right" w:leader="dot" w:pos="8302"/>
            </w:tabs>
            <w:ind w:left="480"/>
            <w:rPr>
              <w:del w:id="258" w:author="JY0225" w:date="2017-09-06T10:37:00Z"/>
              <w:rFonts w:asciiTheme="minorHAnsi" w:cstheme="minorBidi"/>
              <w:noProof/>
              <w:kern w:val="2"/>
              <w:sz w:val="21"/>
              <w:szCs w:val="22"/>
            </w:rPr>
          </w:pPr>
          <w:del w:id="259" w:author="JY0225" w:date="2017-09-06T10:37:00Z">
            <w:r w:rsidRPr="00FB3FE6" w:rsidDel="00FB3FE6">
              <w:rPr>
                <w:noProof/>
                <w:rPrChange w:id="260" w:author="JY0225" w:date="2017-09-06T10:37:00Z">
                  <w:rPr>
                    <w:rStyle w:val="af"/>
                    <w:noProof/>
                  </w:rPr>
                </w:rPrChange>
              </w:rPr>
              <w:delText>3.1 现有中间件系统分析</w:delText>
            </w:r>
            <w:r w:rsidDel="00FB3FE6">
              <w:rPr>
                <w:noProof/>
                <w:webHidden/>
              </w:rPr>
              <w:tab/>
            </w:r>
            <w:r w:rsidR="003F32D9" w:rsidDel="00FB3FE6">
              <w:rPr>
                <w:noProof/>
                <w:webHidden/>
              </w:rPr>
              <w:delText>11</w:delText>
            </w:r>
          </w:del>
        </w:p>
        <w:p w14:paraId="3119526C" w14:textId="4F6C991B" w:rsidR="00D32D49" w:rsidDel="00FB3FE6" w:rsidRDefault="00D32D49">
          <w:pPr>
            <w:pStyle w:val="33"/>
            <w:tabs>
              <w:tab w:val="right" w:leader="dot" w:pos="8302"/>
            </w:tabs>
            <w:ind w:left="960"/>
            <w:rPr>
              <w:del w:id="261" w:author="JY0225" w:date="2017-09-06T10:37:00Z"/>
              <w:rFonts w:asciiTheme="minorHAnsi" w:cstheme="minorBidi"/>
              <w:noProof/>
              <w:kern w:val="2"/>
              <w:sz w:val="21"/>
              <w:szCs w:val="22"/>
            </w:rPr>
          </w:pPr>
          <w:del w:id="262" w:author="JY0225" w:date="2017-09-06T10:37:00Z">
            <w:r w:rsidRPr="00FB3FE6" w:rsidDel="00FB3FE6">
              <w:rPr>
                <w:noProof/>
                <w:rPrChange w:id="263" w:author="JY0225" w:date="2017-09-06T10:37:00Z">
                  <w:rPr>
                    <w:rStyle w:val="af"/>
                    <w:noProof/>
                  </w:rPr>
                </w:rPrChange>
              </w:rPr>
              <w:delText>3.1.1 系统框架与功能分析</w:delText>
            </w:r>
            <w:r w:rsidDel="00FB3FE6">
              <w:rPr>
                <w:noProof/>
                <w:webHidden/>
              </w:rPr>
              <w:tab/>
            </w:r>
            <w:r w:rsidR="003F32D9" w:rsidDel="00FB3FE6">
              <w:rPr>
                <w:noProof/>
                <w:webHidden/>
              </w:rPr>
              <w:delText>11</w:delText>
            </w:r>
          </w:del>
        </w:p>
        <w:p w14:paraId="337BC2E4" w14:textId="5AFDE9E8" w:rsidR="00D32D49" w:rsidDel="00FB3FE6" w:rsidRDefault="00D32D49">
          <w:pPr>
            <w:pStyle w:val="33"/>
            <w:tabs>
              <w:tab w:val="right" w:leader="dot" w:pos="8302"/>
            </w:tabs>
            <w:ind w:left="960"/>
            <w:rPr>
              <w:del w:id="264" w:author="JY0225" w:date="2017-09-06T10:37:00Z"/>
              <w:rFonts w:asciiTheme="minorHAnsi" w:cstheme="minorBidi"/>
              <w:noProof/>
              <w:kern w:val="2"/>
              <w:sz w:val="21"/>
              <w:szCs w:val="22"/>
            </w:rPr>
          </w:pPr>
          <w:del w:id="265" w:author="JY0225" w:date="2017-09-06T10:37:00Z">
            <w:r w:rsidRPr="00FB3FE6" w:rsidDel="00FB3FE6">
              <w:rPr>
                <w:noProof/>
                <w:rPrChange w:id="266" w:author="JY0225" w:date="2017-09-06T10:37:00Z">
                  <w:rPr>
                    <w:rStyle w:val="af"/>
                    <w:noProof/>
                  </w:rPr>
                </w:rPrChange>
              </w:rPr>
              <w:delText>3.1.2 现有云备份中间件的不足</w:delText>
            </w:r>
            <w:r w:rsidDel="00FB3FE6">
              <w:rPr>
                <w:noProof/>
                <w:webHidden/>
              </w:rPr>
              <w:tab/>
            </w:r>
            <w:r w:rsidR="003F32D9" w:rsidDel="00FB3FE6">
              <w:rPr>
                <w:noProof/>
                <w:webHidden/>
              </w:rPr>
              <w:delText>12</w:delText>
            </w:r>
          </w:del>
        </w:p>
        <w:p w14:paraId="2DF06D83" w14:textId="1A45E01C" w:rsidR="00D32D49" w:rsidDel="00FB3FE6" w:rsidRDefault="00D32D49">
          <w:pPr>
            <w:pStyle w:val="24"/>
            <w:tabs>
              <w:tab w:val="right" w:leader="dot" w:pos="8302"/>
            </w:tabs>
            <w:ind w:left="480"/>
            <w:rPr>
              <w:del w:id="267" w:author="JY0225" w:date="2017-09-06T10:37:00Z"/>
              <w:rFonts w:asciiTheme="minorHAnsi" w:cstheme="minorBidi"/>
              <w:noProof/>
              <w:kern w:val="2"/>
              <w:sz w:val="21"/>
              <w:szCs w:val="22"/>
            </w:rPr>
          </w:pPr>
          <w:del w:id="268" w:author="JY0225" w:date="2017-09-06T10:37:00Z">
            <w:r w:rsidRPr="00FB3FE6" w:rsidDel="00FB3FE6">
              <w:rPr>
                <w:noProof/>
                <w:rPrChange w:id="269" w:author="JY0225" w:date="2017-09-06T10:37:00Z">
                  <w:rPr>
                    <w:rStyle w:val="af"/>
                    <w:noProof/>
                  </w:rPr>
                </w:rPrChange>
              </w:rPr>
              <w:delText>3.2 中间件系统优化需求分析</w:delText>
            </w:r>
            <w:r w:rsidDel="00FB3FE6">
              <w:rPr>
                <w:noProof/>
                <w:webHidden/>
              </w:rPr>
              <w:tab/>
            </w:r>
            <w:r w:rsidR="003F32D9" w:rsidDel="00FB3FE6">
              <w:rPr>
                <w:noProof/>
                <w:webHidden/>
              </w:rPr>
              <w:delText>13</w:delText>
            </w:r>
          </w:del>
        </w:p>
        <w:p w14:paraId="7BA5F568" w14:textId="132904BA" w:rsidR="00D32D49" w:rsidDel="00FB3FE6" w:rsidRDefault="00D32D49">
          <w:pPr>
            <w:pStyle w:val="33"/>
            <w:tabs>
              <w:tab w:val="right" w:leader="dot" w:pos="8302"/>
            </w:tabs>
            <w:ind w:left="960"/>
            <w:rPr>
              <w:del w:id="270" w:author="JY0225" w:date="2017-09-06T10:37:00Z"/>
              <w:rFonts w:asciiTheme="minorHAnsi" w:cstheme="minorBidi"/>
              <w:noProof/>
              <w:kern w:val="2"/>
              <w:sz w:val="21"/>
              <w:szCs w:val="22"/>
            </w:rPr>
          </w:pPr>
          <w:del w:id="271" w:author="JY0225" w:date="2017-09-06T10:37:00Z">
            <w:r w:rsidRPr="00FB3FE6" w:rsidDel="00FB3FE6">
              <w:rPr>
                <w:noProof/>
                <w:rPrChange w:id="272" w:author="JY0225" w:date="2017-09-06T10:37:00Z">
                  <w:rPr>
                    <w:rStyle w:val="af"/>
                    <w:noProof/>
                  </w:rPr>
                </w:rPrChange>
              </w:rPr>
              <w:delText>3.2.1 持久会话管理</w:delText>
            </w:r>
            <w:r w:rsidDel="00FB3FE6">
              <w:rPr>
                <w:noProof/>
                <w:webHidden/>
              </w:rPr>
              <w:tab/>
            </w:r>
            <w:r w:rsidR="003F32D9" w:rsidDel="00FB3FE6">
              <w:rPr>
                <w:noProof/>
                <w:webHidden/>
              </w:rPr>
              <w:delText>13</w:delText>
            </w:r>
          </w:del>
        </w:p>
        <w:p w14:paraId="28C4872D" w14:textId="594B6222" w:rsidR="00D32D49" w:rsidDel="00FB3FE6" w:rsidRDefault="00D32D49">
          <w:pPr>
            <w:pStyle w:val="33"/>
            <w:tabs>
              <w:tab w:val="right" w:leader="dot" w:pos="8302"/>
            </w:tabs>
            <w:ind w:left="960"/>
            <w:rPr>
              <w:del w:id="273" w:author="JY0225" w:date="2017-09-06T10:37:00Z"/>
              <w:rFonts w:asciiTheme="minorHAnsi" w:cstheme="minorBidi"/>
              <w:noProof/>
              <w:kern w:val="2"/>
              <w:sz w:val="21"/>
              <w:szCs w:val="22"/>
            </w:rPr>
          </w:pPr>
          <w:del w:id="274" w:author="JY0225" w:date="2017-09-06T10:37:00Z">
            <w:r w:rsidRPr="00FB3FE6" w:rsidDel="00FB3FE6">
              <w:rPr>
                <w:noProof/>
                <w:rPrChange w:id="275" w:author="JY0225" w:date="2017-09-06T10:37:00Z">
                  <w:rPr>
                    <w:rStyle w:val="af"/>
                    <w:noProof/>
                  </w:rPr>
                </w:rPrChange>
              </w:rPr>
              <w:delText>3.2.2 大文件上传</w:delText>
            </w:r>
            <w:r w:rsidDel="00FB3FE6">
              <w:rPr>
                <w:noProof/>
                <w:webHidden/>
              </w:rPr>
              <w:tab/>
            </w:r>
            <w:r w:rsidR="003F32D9" w:rsidDel="00FB3FE6">
              <w:rPr>
                <w:noProof/>
                <w:webHidden/>
              </w:rPr>
              <w:delText>14</w:delText>
            </w:r>
          </w:del>
        </w:p>
        <w:p w14:paraId="16828E82" w14:textId="17F5B150" w:rsidR="00D32D49" w:rsidDel="00FB3FE6" w:rsidRDefault="00D32D49">
          <w:pPr>
            <w:pStyle w:val="33"/>
            <w:tabs>
              <w:tab w:val="right" w:leader="dot" w:pos="8302"/>
            </w:tabs>
            <w:ind w:left="960"/>
            <w:rPr>
              <w:del w:id="276" w:author="JY0225" w:date="2017-09-06T10:37:00Z"/>
              <w:rFonts w:asciiTheme="minorHAnsi" w:cstheme="minorBidi"/>
              <w:noProof/>
              <w:kern w:val="2"/>
              <w:sz w:val="21"/>
              <w:szCs w:val="22"/>
            </w:rPr>
          </w:pPr>
          <w:del w:id="277" w:author="JY0225" w:date="2017-09-06T10:37:00Z">
            <w:r w:rsidRPr="00FB3FE6" w:rsidDel="00FB3FE6">
              <w:rPr>
                <w:noProof/>
                <w:rPrChange w:id="278" w:author="JY0225" w:date="2017-09-06T10:37:00Z">
                  <w:rPr>
                    <w:rStyle w:val="af"/>
                    <w:noProof/>
                  </w:rPr>
                </w:rPrChange>
              </w:rPr>
              <w:delText>3.2.3 本地缓存</w:delText>
            </w:r>
            <w:r w:rsidDel="00FB3FE6">
              <w:rPr>
                <w:noProof/>
                <w:webHidden/>
              </w:rPr>
              <w:tab/>
            </w:r>
            <w:r w:rsidR="003F32D9" w:rsidDel="00FB3FE6">
              <w:rPr>
                <w:noProof/>
                <w:webHidden/>
              </w:rPr>
              <w:delText>15</w:delText>
            </w:r>
          </w:del>
        </w:p>
        <w:p w14:paraId="29A1DDCE" w14:textId="11D005EB" w:rsidR="00D32D49" w:rsidDel="00FB3FE6" w:rsidRDefault="00D32D49">
          <w:pPr>
            <w:pStyle w:val="33"/>
            <w:tabs>
              <w:tab w:val="right" w:leader="dot" w:pos="8302"/>
            </w:tabs>
            <w:ind w:left="960"/>
            <w:rPr>
              <w:del w:id="279" w:author="JY0225" w:date="2017-09-06T10:37:00Z"/>
              <w:rFonts w:asciiTheme="minorHAnsi" w:cstheme="minorBidi"/>
              <w:noProof/>
              <w:kern w:val="2"/>
              <w:sz w:val="21"/>
              <w:szCs w:val="22"/>
            </w:rPr>
          </w:pPr>
          <w:del w:id="280" w:author="JY0225" w:date="2017-09-06T10:37:00Z">
            <w:r w:rsidRPr="00FB3FE6" w:rsidDel="00FB3FE6">
              <w:rPr>
                <w:noProof/>
                <w:rPrChange w:id="281" w:author="JY0225" w:date="2017-09-06T10:37:00Z">
                  <w:rPr>
                    <w:rStyle w:val="af"/>
                    <w:noProof/>
                  </w:rPr>
                </w:rPrChange>
              </w:rPr>
              <w:delText>3.2.4 多应用适配</w:delText>
            </w:r>
            <w:r w:rsidDel="00FB3FE6">
              <w:rPr>
                <w:noProof/>
                <w:webHidden/>
              </w:rPr>
              <w:tab/>
            </w:r>
            <w:r w:rsidR="003F32D9" w:rsidDel="00FB3FE6">
              <w:rPr>
                <w:noProof/>
                <w:webHidden/>
              </w:rPr>
              <w:delText>16</w:delText>
            </w:r>
          </w:del>
        </w:p>
        <w:p w14:paraId="41C6F3BD" w14:textId="307F4553" w:rsidR="00D32D49" w:rsidDel="00FB3FE6" w:rsidRDefault="00D32D49">
          <w:pPr>
            <w:pStyle w:val="11"/>
            <w:rPr>
              <w:del w:id="282" w:author="JY0225" w:date="2017-09-06T10:37:00Z"/>
              <w:rFonts w:asciiTheme="minorHAnsi" w:cstheme="minorBidi"/>
              <w:noProof/>
              <w:kern w:val="2"/>
              <w:sz w:val="21"/>
              <w:szCs w:val="22"/>
            </w:rPr>
          </w:pPr>
          <w:del w:id="283" w:author="JY0225" w:date="2017-09-06T10:37:00Z">
            <w:r w:rsidRPr="00FB3FE6" w:rsidDel="00FB3FE6">
              <w:rPr>
                <w:rFonts w:ascii="Times New Roman" w:hAnsi="Times New Roman"/>
                <w:noProof/>
                <w:rPrChange w:id="284" w:author="JY0225" w:date="2017-09-06T10:37:00Z">
                  <w:rPr>
                    <w:rStyle w:val="af"/>
                    <w:rFonts w:ascii="Times New Roman" w:hAnsi="Times New Roman"/>
                    <w:noProof/>
                  </w:rPr>
                </w:rPrChange>
              </w:rPr>
              <w:delText>第四章</w:delText>
            </w:r>
            <w:r w:rsidRPr="00FB3FE6" w:rsidDel="00FB3FE6">
              <w:rPr>
                <w:rFonts w:ascii="Times New Roman" w:hAnsi="Times New Roman"/>
                <w:noProof/>
                <w:rPrChange w:id="285"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286" w:author="JY0225" w:date="2017-09-06T10:37:00Z">
                  <w:rPr>
                    <w:rStyle w:val="af"/>
                    <w:rFonts w:ascii="Times New Roman" w:hAnsi="Times New Roman"/>
                    <w:noProof/>
                  </w:rPr>
                </w:rPrChange>
              </w:rPr>
              <w:delText>云备份中间件系统优化设计</w:delText>
            </w:r>
            <w:r w:rsidDel="00FB3FE6">
              <w:rPr>
                <w:noProof/>
                <w:webHidden/>
              </w:rPr>
              <w:tab/>
            </w:r>
            <w:r w:rsidR="003F32D9" w:rsidDel="00FB3FE6">
              <w:rPr>
                <w:noProof/>
                <w:webHidden/>
              </w:rPr>
              <w:delText>17</w:delText>
            </w:r>
          </w:del>
        </w:p>
        <w:p w14:paraId="08817394" w14:textId="67401484" w:rsidR="00D32D49" w:rsidDel="00FB3FE6" w:rsidRDefault="00D32D49">
          <w:pPr>
            <w:pStyle w:val="24"/>
            <w:tabs>
              <w:tab w:val="right" w:leader="dot" w:pos="8302"/>
            </w:tabs>
            <w:ind w:left="480"/>
            <w:rPr>
              <w:del w:id="287" w:author="JY0225" w:date="2017-09-06T10:37:00Z"/>
              <w:rFonts w:asciiTheme="minorHAnsi" w:cstheme="minorBidi"/>
              <w:noProof/>
              <w:kern w:val="2"/>
              <w:sz w:val="21"/>
              <w:szCs w:val="22"/>
            </w:rPr>
          </w:pPr>
          <w:del w:id="288" w:author="JY0225" w:date="2017-09-06T10:37:00Z">
            <w:r w:rsidRPr="00FB3FE6" w:rsidDel="00FB3FE6">
              <w:rPr>
                <w:noProof/>
                <w:rPrChange w:id="289" w:author="JY0225" w:date="2017-09-06T10:37:00Z">
                  <w:rPr>
                    <w:rStyle w:val="af"/>
                    <w:noProof/>
                  </w:rPr>
                </w:rPrChange>
              </w:rPr>
              <w:delText>4.1 中间件优化系统框架设计</w:delText>
            </w:r>
            <w:r w:rsidDel="00FB3FE6">
              <w:rPr>
                <w:noProof/>
                <w:webHidden/>
              </w:rPr>
              <w:tab/>
            </w:r>
            <w:r w:rsidR="003F32D9" w:rsidDel="00FB3FE6">
              <w:rPr>
                <w:noProof/>
                <w:webHidden/>
              </w:rPr>
              <w:delText>17</w:delText>
            </w:r>
          </w:del>
        </w:p>
        <w:p w14:paraId="693BA70A" w14:textId="61DC6620" w:rsidR="00D32D49" w:rsidDel="00FB3FE6" w:rsidRDefault="00D32D49">
          <w:pPr>
            <w:pStyle w:val="24"/>
            <w:tabs>
              <w:tab w:val="right" w:leader="dot" w:pos="8302"/>
            </w:tabs>
            <w:ind w:left="480"/>
            <w:rPr>
              <w:del w:id="290" w:author="JY0225" w:date="2017-09-06T10:37:00Z"/>
              <w:rFonts w:asciiTheme="minorHAnsi" w:cstheme="minorBidi"/>
              <w:noProof/>
              <w:kern w:val="2"/>
              <w:sz w:val="21"/>
              <w:szCs w:val="22"/>
            </w:rPr>
          </w:pPr>
          <w:del w:id="291" w:author="JY0225" w:date="2017-09-06T10:37:00Z">
            <w:r w:rsidRPr="00FB3FE6" w:rsidDel="00FB3FE6">
              <w:rPr>
                <w:noProof/>
                <w:rPrChange w:id="292" w:author="JY0225" w:date="2017-09-06T10:37:00Z">
                  <w:rPr>
                    <w:rStyle w:val="af"/>
                    <w:noProof/>
                  </w:rPr>
                </w:rPrChange>
              </w:rPr>
              <w:delText>4.2 类图设计</w:delText>
            </w:r>
            <w:r w:rsidDel="00FB3FE6">
              <w:rPr>
                <w:noProof/>
                <w:webHidden/>
              </w:rPr>
              <w:tab/>
            </w:r>
            <w:r w:rsidR="003F32D9" w:rsidDel="00FB3FE6">
              <w:rPr>
                <w:noProof/>
                <w:webHidden/>
              </w:rPr>
              <w:delText>17</w:delText>
            </w:r>
          </w:del>
        </w:p>
        <w:p w14:paraId="30842644" w14:textId="5D99A861" w:rsidR="00D32D49" w:rsidDel="00FB3FE6" w:rsidRDefault="00D32D49">
          <w:pPr>
            <w:pStyle w:val="24"/>
            <w:tabs>
              <w:tab w:val="right" w:leader="dot" w:pos="8302"/>
            </w:tabs>
            <w:ind w:left="480"/>
            <w:rPr>
              <w:del w:id="293" w:author="JY0225" w:date="2017-09-06T10:37:00Z"/>
              <w:rFonts w:asciiTheme="minorHAnsi" w:cstheme="minorBidi"/>
              <w:noProof/>
              <w:kern w:val="2"/>
              <w:sz w:val="21"/>
              <w:szCs w:val="22"/>
            </w:rPr>
          </w:pPr>
          <w:del w:id="294" w:author="JY0225" w:date="2017-09-06T10:37:00Z">
            <w:r w:rsidRPr="00FB3FE6" w:rsidDel="00FB3FE6">
              <w:rPr>
                <w:noProof/>
                <w:rPrChange w:id="295" w:author="JY0225" w:date="2017-09-06T10:37:00Z">
                  <w:rPr>
                    <w:rStyle w:val="af"/>
                    <w:noProof/>
                  </w:rPr>
                </w:rPrChange>
              </w:rPr>
              <w:delText>4.3 关键流程设计</w:delText>
            </w:r>
            <w:r w:rsidDel="00FB3FE6">
              <w:rPr>
                <w:noProof/>
                <w:webHidden/>
              </w:rPr>
              <w:tab/>
            </w:r>
            <w:r w:rsidR="003F32D9" w:rsidDel="00FB3FE6">
              <w:rPr>
                <w:noProof/>
                <w:webHidden/>
              </w:rPr>
              <w:delText>19</w:delText>
            </w:r>
          </w:del>
        </w:p>
        <w:p w14:paraId="58BCCD4D" w14:textId="155D9329" w:rsidR="00D32D49" w:rsidDel="00FB3FE6" w:rsidRDefault="00D32D49">
          <w:pPr>
            <w:pStyle w:val="33"/>
            <w:tabs>
              <w:tab w:val="right" w:leader="dot" w:pos="8302"/>
            </w:tabs>
            <w:ind w:left="960"/>
            <w:rPr>
              <w:del w:id="296" w:author="JY0225" w:date="2017-09-06T10:37:00Z"/>
              <w:rFonts w:asciiTheme="minorHAnsi" w:cstheme="minorBidi"/>
              <w:noProof/>
              <w:kern w:val="2"/>
              <w:sz w:val="21"/>
              <w:szCs w:val="22"/>
            </w:rPr>
          </w:pPr>
          <w:del w:id="297" w:author="JY0225" w:date="2017-09-06T10:37:00Z">
            <w:r w:rsidRPr="00FB3FE6" w:rsidDel="00FB3FE6">
              <w:rPr>
                <w:noProof/>
                <w:rPrChange w:id="298" w:author="JY0225" w:date="2017-09-06T10:37:00Z">
                  <w:rPr>
                    <w:rStyle w:val="af"/>
                    <w:noProof/>
                  </w:rPr>
                </w:rPrChange>
              </w:rPr>
              <w:delText>4.3.1 系统总流程设计</w:delText>
            </w:r>
            <w:r w:rsidDel="00FB3FE6">
              <w:rPr>
                <w:noProof/>
                <w:webHidden/>
              </w:rPr>
              <w:tab/>
            </w:r>
            <w:r w:rsidR="003F32D9" w:rsidDel="00FB3FE6">
              <w:rPr>
                <w:noProof/>
                <w:webHidden/>
              </w:rPr>
              <w:delText>20</w:delText>
            </w:r>
          </w:del>
        </w:p>
        <w:p w14:paraId="5E1CF191" w14:textId="17671449" w:rsidR="00D32D49" w:rsidDel="00FB3FE6" w:rsidRDefault="00D32D49">
          <w:pPr>
            <w:pStyle w:val="33"/>
            <w:tabs>
              <w:tab w:val="right" w:leader="dot" w:pos="8302"/>
            </w:tabs>
            <w:ind w:left="960"/>
            <w:rPr>
              <w:del w:id="299" w:author="JY0225" w:date="2017-09-06T10:37:00Z"/>
              <w:rFonts w:asciiTheme="minorHAnsi" w:cstheme="minorBidi"/>
              <w:noProof/>
              <w:kern w:val="2"/>
              <w:sz w:val="21"/>
              <w:szCs w:val="22"/>
            </w:rPr>
          </w:pPr>
          <w:del w:id="300" w:author="JY0225" w:date="2017-09-06T10:37:00Z">
            <w:r w:rsidRPr="00FB3FE6" w:rsidDel="00FB3FE6">
              <w:rPr>
                <w:noProof/>
                <w:rPrChange w:id="301" w:author="JY0225" w:date="2017-09-06T10:37:00Z">
                  <w:rPr>
                    <w:rStyle w:val="af"/>
                    <w:noProof/>
                  </w:rPr>
                </w:rPrChange>
              </w:rPr>
              <w:delText>4.3.2 持久会话管理流程设计</w:delText>
            </w:r>
            <w:r w:rsidDel="00FB3FE6">
              <w:rPr>
                <w:noProof/>
                <w:webHidden/>
              </w:rPr>
              <w:tab/>
            </w:r>
            <w:r w:rsidR="003F32D9" w:rsidDel="00FB3FE6">
              <w:rPr>
                <w:noProof/>
                <w:webHidden/>
              </w:rPr>
              <w:delText>20</w:delText>
            </w:r>
          </w:del>
        </w:p>
        <w:p w14:paraId="176C256A" w14:textId="1099C47D" w:rsidR="00D32D49" w:rsidDel="00FB3FE6" w:rsidRDefault="00D32D49">
          <w:pPr>
            <w:pStyle w:val="33"/>
            <w:tabs>
              <w:tab w:val="right" w:leader="dot" w:pos="8302"/>
            </w:tabs>
            <w:ind w:left="960"/>
            <w:rPr>
              <w:del w:id="302" w:author="JY0225" w:date="2017-09-06T10:37:00Z"/>
              <w:rFonts w:asciiTheme="minorHAnsi" w:cstheme="minorBidi"/>
              <w:noProof/>
              <w:kern w:val="2"/>
              <w:sz w:val="21"/>
              <w:szCs w:val="22"/>
            </w:rPr>
          </w:pPr>
          <w:del w:id="303" w:author="JY0225" w:date="2017-09-06T10:37:00Z">
            <w:r w:rsidRPr="00FB3FE6" w:rsidDel="00FB3FE6">
              <w:rPr>
                <w:noProof/>
                <w:rPrChange w:id="304" w:author="JY0225" w:date="2017-09-06T10:37:00Z">
                  <w:rPr>
                    <w:rStyle w:val="af"/>
                    <w:noProof/>
                  </w:rPr>
                </w:rPrChange>
              </w:rPr>
              <w:delText>4.3.3 大文件传输流程设计</w:delText>
            </w:r>
            <w:r w:rsidDel="00FB3FE6">
              <w:rPr>
                <w:noProof/>
                <w:webHidden/>
              </w:rPr>
              <w:tab/>
            </w:r>
            <w:r w:rsidR="003F32D9" w:rsidDel="00FB3FE6">
              <w:rPr>
                <w:noProof/>
                <w:webHidden/>
              </w:rPr>
              <w:delText>22</w:delText>
            </w:r>
          </w:del>
        </w:p>
        <w:p w14:paraId="2AE40FE7" w14:textId="7FC484BA" w:rsidR="00D32D49" w:rsidDel="00FB3FE6" w:rsidRDefault="00D32D49">
          <w:pPr>
            <w:pStyle w:val="33"/>
            <w:tabs>
              <w:tab w:val="right" w:leader="dot" w:pos="8302"/>
            </w:tabs>
            <w:ind w:left="960"/>
            <w:rPr>
              <w:del w:id="305" w:author="JY0225" w:date="2017-09-06T10:37:00Z"/>
              <w:rFonts w:asciiTheme="minorHAnsi" w:cstheme="minorBidi"/>
              <w:noProof/>
              <w:kern w:val="2"/>
              <w:sz w:val="21"/>
              <w:szCs w:val="22"/>
            </w:rPr>
          </w:pPr>
          <w:del w:id="306" w:author="JY0225" w:date="2017-09-06T10:37:00Z">
            <w:r w:rsidRPr="00FB3FE6" w:rsidDel="00FB3FE6">
              <w:rPr>
                <w:noProof/>
                <w:rPrChange w:id="307" w:author="JY0225" w:date="2017-09-06T10:37:00Z">
                  <w:rPr>
                    <w:rStyle w:val="af"/>
                    <w:noProof/>
                  </w:rPr>
                </w:rPrChange>
              </w:rPr>
              <w:delText>4.3.4 本地缓存流程设计</w:delText>
            </w:r>
            <w:r w:rsidDel="00FB3FE6">
              <w:rPr>
                <w:noProof/>
                <w:webHidden/>
              </w:rPr>
              <w:tab/>
            </w:r>
            <w:r w:rsidR="003F32D9" w:rsidDel="00FB3FE6">
              <w:rPr>
                <w:noProof/>
                <w:webHidden/>
              </w:rPr>
              <w:delText>23</w:delText>
            </w:r>
          </w:del>
        </w:p>
        <w:p w14:paraId="0A42D3D5" w14:textId="62D66E2B" w:rsidR="00D32D49" w:rsidDel="00FB3FE6" w:rsidRDefault="00D32D49">
          <w:pPr>
            <w:pStyle w:val="33"/>
            <w:tabs>
              <w:tab w:val="right" w:leader="dot" w:pos="8302"/>
            </w:tabs>
            <w:ind w:left="960"/>
            <w:rPr>
              <w:del w:id="308" w:author="JY0225" w:date="2017-09-06T10:37:00Z"/>
              <w:rFonts w:asciiTheme="minorHAnsi" w:cstheme="minorBidi"/>
              <w:noProof/>
              <w:kern w:val="2"/>
              <w:sz w:val="21"/>
              <w:szCs w:val="22"/>
            </w:rPr>
          </w:pPr>
          <w:del w:id="309" w:author="JY0225" w:date="2017-09-06T10:37:00Z">
            <w:r w:rsidRPr="00FB3FE6" w:rsidDel="00FB3FE6">
              <w:rPr>
                <w:noProof/>
                <w:rPrChange w:id="310" w:author="JY0225" w:date="2017-09-06T10:37:00Z">
                  <w:rPr>
                    <w:rStyle w:val="af"/>
                    <w:noProof/>
                  </w:rPr>
                </w:rPrChange>
              </w:rPr>
              <w:delText>4.3.5 多应用适配流程设计</w:delText>
            </w:r>
            <w:r w:rsidDel="00FB3FE6">
              <w:rPr>
                <w:noProof/>
                <w:webHidden/>
              </w:rPr>
              <w:tab/>
            </w:r>
            <w:r w:rsidR="003F32D9" w:rsidDel="00FB3FE6">
              <w:rPr>
                <w:noProof/>
                <w:webHidden/>
              </w:rPr>
              <w:delText>24</w:delText>
            </w:r>
          </w:del>
        </w:p>
        <w:p w14:paraId="40C54DB9" w14:textId="76A73FBB" w:rsidR="00D32D49" w:rsidDel="00FB3FE6" w:rsidRDefault="00D32D49">
          <w:pPr>
            <w:pStyle w:val="24"/>
            <w:tabs>
              <w:tab w:val="right" w:leader="dot" w:pos="8302"/>
            </w:tabs>
            <w:ind w:left="480"/>
            <w:rPr>
              <w:del w:id="311" w:author="JY0225" w:date="2017-09-06T10:37:00Z"/>
              <w:rFonts w:asciiTheme="minorHAnsi" w:cstheme="minorBidi"/>
              <w:noProof/>
              <w:kern w:val="2"/>
              <w:sz w:val="21"/>
              <w:szCs w:val="22"/>
            </w:rPr>
          </w:pPr>
          <w:del w:id="312" w:author="JY0225" w:date="2017-09-06T10:37:00Z">
            <w:r w:rsidRPr="00FB3FE6" w:rsidDel="00FB3FE6">
              <w:rPr>
                <w:noProof/>
                <w:rPrChange w:id="313" w:author="JY0225" w:date="2017-09-06T10:37:00Z">
                  <w:rPr>
                    <w:rStyle w:val="af"/>
                    <w:noProof/>
                  </w:rPr>
                </w:rPrChange>
              </w:rPr>
              <w:delText>4.4数据库设计</w:delText>
            </w:r>
            <w:r w:rsidDel="00FB3FE6">
              <w:rPr>
                <w:noProof/>
                <w:webHidden/>
              </w:rPr>
              <w:tab/>
            </w:r>
            <w:r w:rsidR="003F32D9" w:rsidDel="00FB3FE6">
              <w:rPr>
                <w:noProof/>
                <w:webHidden/>
              </w:rPr>
              <w:delText>25</w:delText>
            </w:r>
          </w:del>
        </w:p>
        <w:p w14:paraId="6C4386A6" w14:textId="78A127B3" w:rsidR="00D32D49" w:rsidDel="00FB3FE6" w:rsidRDefault="00D32D49">
          <w:pPr>
            <w:pStyle w:val="24"/>
            <w:tabs>
              <w:tab w:val="right" w:leader="dot" w:pos="8302"/>
            </w:tabs>
            <w:ind w:left="480"/>
            <w:rPr>
              <w:del w:id="314" w:author="JY0225" w:date="2017-09-06T10:37:00Z"/>
              <w:rFonts w:asciiTheme="minorHAnsi" w:cstheme="minorBidi"/>
              <w:noProof/>
              <w:kern w:val="2"/>
              <w:sz w:val="21"/>
              <w:szCs w:val="22"/>
            </w:rPr>
          </w:pPr>
          <w:del w:id="315" w:author="JY0225" w:date="2017-09-06T10:37:00Z">
            <w:r w:rsidRPr="00FB3FE6" w:rsidDel="00FB3FE6">
              <w:rPr>
                <w:noProof/>
                <w:rPrChange w:id="316" w:author="JY0225" w:date="2017-09-06T10:37:00Z">
                  <w:rPr>
                    <w:rStyle w:val="af"/>
                    <w:noProof/>
                  </w:rPr>
                </w:rPrChange>
              </w:rPr>
              <w:delText>4.5核心接口设计</w:delText>
            </w:r>
            <w:r w:rsidDel="00FB3FE6">
              <w:rPr>
                <w:noProof/>
                <w:webHidden/>
              </w:rPr>
              <w:tab/>
            </w:r>
            <w:r w:rsidR="003F32D9" w:rsidDel="00FB3FE6">
              <w:rPr>
                <w:noProof/>
                <w:webHidden/>
              </w:rPr>
              <w:delText>26</w:delText>
            </w:r>
          </w:del>
        </w:p>
        <w:p w14:paraId="75918357" w14:textId="3B9A93F4" w:rsidR="00D32D49" w:rsidDel="00FB3FE6" w:rsidRDefault="00D32D49">
          <w:pPr>
            <w:pStyle w:val="33"/>
            <w:tabs>
              <w:tab w:val="right" w:leader="dot" w:pos="8302"/>
            </w:tabs>
            <w:ind w:left="960"/>
            <w:rPr>
              <w:del w:id="317" w:author="JY0225" w:date="2017-09-06T10:37:00Z"/>
              <w:rFonts w:asciiTheme="minorHAnsi" w:cstheme="minorBidi"/>
              <w:noProof/>
              <w:kern w:val="2"/>
              <w:sz w:val="21"/>
              <w:szCs w:val="22"/>
            </w:rPr>
          </w:pPr>
          <w:del w:id="318" w:author="JY0225" w:date="2017-09-06T10:37:00Z">
            <w:r w:rsidRPr="00FB3FE6" w:rsidDel="00FB3FE6">
              <w:rPr>
                <w:noProof/>
                <w:rPrChange w:id="319" w:author="JY0225" w:date="2017-09-06T10:37:00Z">
                  <w:rPr>
                    <w:rStyle w:val="af"/>
                    <w:noProof/>
                  </w:rPr>
                </w:rPrChange>
              </w:rPr>
              <w:delText>4.5.1 持久会话管理接口设计</w:delText>
            </w:r>
            <w:r w:rsidDel="00FB3FE6">
              <w:rPr>
                <w:noProof/>
                <w:webHidden/>
              </w:rPr>
              <w:tab/>
            </w:r>
            <w:r w:rsidR="003F32D9" w:rsidDel="00FB3FE6">
              <w:rPr>
                <w:noProof/>
                <w:webHidden/>
              </w:rPr>
              <w:delText>26</w:delText>
            </w:r>
          </w:del>
        </w:p>
        <w:p w14:paraId="6A689651" w14:textId="350F40C6" w:rsidR="00D32D49" w:rsidDel="00FB3FE6" w:rsidRDefault="00D32D49">
          <w:pPr>
            <w:pStyle w:val="33"/>
            <w:tabs>
              <w:tab w:val="right" w:leader="dot" w:pos="8302"/>
            </w:tabs>
            <w:ind w:left="960"/>
            <w:rPr>
              <w:del w:id="320" w:author="JY0225" w:date="2017-09-06T10:37:00Z"/>
              <w:rFonts w:asciiTheme="minorHAnsi" w:cstheme="minorBidi"/>
              <w:noProof/>
              <w:kern w:val="2"/>
              <w:sz w:val="21"/>
              <w:szCs w:val="22"/>
            </w:rPr>
          </w:pPr>
          <w:del w:id="321" w:author="JY0225" w:date="2017-09-06T10:37:00Z">
            <w:r w:rsidRPr="00FB3FE6" w:rsidDel="00FB3FE6">
              <w:rPr>
                <w:noProof/>
                <w:rPrChange w:id="322" w:author="JY0225" w:date="2017-09-06T10:37:00Z">
                  <w:rPr>
                    <w:rStyle w:val="af"/>
                    <w:noProof/>
                  </w:rPr>
                </w:rPrChange>
              </w:rPr>
              <w:delText>4.5.2 大文件上传接口设计</w:delText>
            </w:r>
            <w:r w:rsidDel="00FB3FE6">
              <w:rPr>
                <w:noProof/>
                <w:webHidden/>
              </w:rPr>
              <w:tab/>
            </w:r>
            <w:r w:rsidR="003F32D9" w:rsidDel="00FB3FE6">
              <w:rPr>
                <w:noProof/>
                <w:webHidden/>
              </w:rPr>
              <w:delText>28</w:delText>
            </w:r>
          </w:del>
        </w:p>
        <w:p w14:paraId="495B890D" w14:textId="6DCA263E" w:rsidR="00D32D49" w:rsidDel="00FB3FE6" w:rsidRDefault="00D32D49">
          <w:pPr>
            <w:pStyle w:val="33"/>
            <w:tabs>
              <w:tab w:val="right" w:leader="dot" w:pos="8302"/>
            </w:tabs>
            <w:ind w:left="960"/>
            <w:rPr>
              <w:del w:id="323" w:author="JY0225" w:date="2017-09-06T10:37:00Z"/>
              <w:rFonts w:asciiTheme="minorHAnsi" w:cstheme="minorBidi"/>
              <w:noProof/>
              <w:kern w:val="2"/>
              <w:sz w:val="21"/>
              <w:szCs w:val="22"/>
            </w:rPr>
          </w:pPr>
          <w:del w:id="324" w:author="JY0225" w:date="2017-09-06T10:37:00Z">
            <w:r w:rsidRPr="00FB3FE6" w:rsidDel="00FB3FE6">
              <w:rPr>
                <w:noProof/>
                <w:rPrChange w:id="325" w:author="JY0225" w:date="2017-09-06T10:37:00Z">
                  <w:rPr>
                    <w:rStyle w:val="af"/>
                    <w:noProof/>
                  </w:rPr>
                </w:rPrChange>
              </w:rPr>
              <w:delText>4.5.3 本地缓存接口设计</w:delText>
            </w:r>
            <w:r w:rsidDel="00FB3FE6">
              <w:rPr>
                <w:noProof/>
                <w:webHidden/>
              </w:rPr>
              <w:tab/>
            </w:r>
            <w:r w:rsidR="003F32D9" w:rsidDel="00FB3FE6">
              <w:rPr>
                <w:noProof/>
                <w:webHidden/>
              </w:rPr>
              <w:delText>30</w:delText>
            </w:r>
          </w:del>
        </w:p>
        <w:p w14:paraId="57A59994" w14:textId="301ABBF3" w:rsidR="00D32D49" w:rsidDel="00FB3FE6" w:rsidRDefault="00D32D49">
          <w:pPr>
            <w:pStyle w:val="33"/>
            <w:tabs>
              <w:tab w:val="right" w:leader="dot" w:pos="8302"/>
            </w:tabs>
            <w:ind w:left="960"/>
            <w:rPr>
              <w:del w:id="326" w:author="JY0225" w:date="2017-09-06T10:37:00Z"/>
              <w:rFonts w:asciiTheme="minorHAnsi" w:cstheme="minorBidi"/>
              <w:noProof/>
              <w:kern w:val="2"/>
              <w:sz w:val="21"/>
              <w:szCs w:val="22"/>
            </w:rPr>
          </w:pPr>
          <w:del w:id="327" w:author="JY0225" w:date="2017-09-06T10:37:00Z">
            <w:r w:rsidRPr="00FB3FE6" w:rsidDel="00FB3FE6">
              <w:rPr>
                <w:noProof/>
                <w:rPrChange w:id="328" w:author="JY0225" w:date="2017-09-06T10:37:00Z">
                  <w:rPr>
                    <w:rStyle w:val="af"/>
                    <w:noProof/>
                  </w:rPr>
                </w:rPrChange>
              </w:rPr>
              <w:delText>4.5.4 多应用适配接口设计</w:delText>
            </w:r>
            <w:r w:rsidDel="00FB3FE6">
              <w:rPr>
                <w:noProof/>
                <w:webHidden/>
              </w:rPr>
              <w:tab/>
            </w:r>
            <w:r w:rsidR="003F32D9" w:rsidDel="00FB3FE6">
              <w:rPr>
                <w:noProof/>
                <w:webHidden/>
              </w:rPr>
              <w:delText>31</w:delText>
            </w:r>
          </w:del>
        </w:p>
        <w:p w14:paraId="0701A526" w14:textId="4A7CA4DA" w:rsidR="00D32D49" w:rsidDel="00FB3FE6" w:rsidRDefault="00D32D49">
          <w:pPr>
            <w:pStyle w:val="11"/>
            <w:rPr>
              <w:del w:id="329" w:author="JY0225" w:date="2017-09-06T10:37:00Z"/>
              <w:rFonts w:asciiTheme="minorHAnsi" w:cstheme="minorBidi"/>
              <w:noProof/>
              <w:kern w:val="2"/>
              <w:sz w:val="21"/>
              <w:szCs w:val="22"/>
            </w:rPr>
          </w:pPr>
          <w:del w:id="330" w:author="JY0225" w:date="2017-09-06T10:37:00Z">
            <w:r w:rsidRPr="00FB3FE6" w:rsidDel="00FB3FE6">
              <w:rPr>
                <w:rFonts w:ascii="Times New Roman" w:hAnsi="Times New Roman"/>
                <w:noProof/>
                <w:rPrChange w:id="331" w:author="JY0225" w:date="2017-09-06T10:37:00Z">
                  <w:rPr>
                    <w:rStyle w:val="af"/>
                    <w:rFonts w:ascii="Times New Roman" w:hAnsi="Times New Roman"/>
                    <w:noProof/>
                  </w:rPr>
                </w:rPrChange>
              </w:rPr>
              <w:delText>第五章</w:delText>
            </w:r>
            <w:r w:rsidRPr="00FB3FE6" w:rsidDel="00FB3FE6">
              <w:rPr>
                <w:rFonts w:ascii="Times New Roman" w:hAnsi="Times New Roman"/>
                <w:noProof/>
                <w:rPrChange w:id="332"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333" w:author="JY0225" w:date="2017-09-06T10:37:00Z">
                  <w:rPr>
                    <w:rStyle w:val="af"/>
                    <w:rFonts w:ascii="Times New Roman" w:hAnsi="Times New Roman"/>
                    <w:noProof/>
                  </w:rPr>
                </w:rPrChange>
              </w:rPr>
              <w:delText>云备份中间件系统优化实现</w:delText>
            </w:r>
            <w:r w:rsidDel="00FB3FE6">
              <w:rPr>
                <w:noProof/>
                <w:webHidden/>
              </w:rPr>
              <w:tab/>
            </w:r>
            <w:r w:rsidR="003F32D9" w:rsidDel="00FB3FE6">
              <w:rPr>
                <w:noProof/>
                <w:webHidden/>
              </w:rPr>
              <w:delText>32</w:delText>
            </w:r>
          </w:del>
        </w:p>
        <w:p w14:paraId="6529693C" w14:textId="1A2DD817" w:rsidR="00D32D49" w:rsidDel="00FB3FE6" w:rsidRDefault="00D32D49">
          <w:pPr>
            <w:pStyle w:val="24"/>
            <w:tabs>
              <w:tab w:val="right" w:leader="dot" w:pos="8302"/>
            </w:tabs>
            <w:ind w:left="480"/>
            <w:rPr>
              <w:del w:id="334" w:author="JY0225" w:date="2017-09-06T10:37:00Z"/>
              <w:rFonts w:asciiTheme="minorHAnsi" w:cstheme="minorBidi"/>
              <w:noProof/>
              <w:kern w:val="2"/>
              <w:sz w:val="21"/>
              <w:szCs w:val="22"/>
            </w:rPr>
          </w:pPr>
          <w:del w:id="335" w:author="JY0225" w:date="2017-09-06T10:37:00Z">
            <w:r w:rsidRPr="00FB3FE6" w:rsidDel="00FB3FE6">
              <w:rPr>
                <w:noProof/>
                <w:rPrChange w:id="336" w:author="JY0225" w:date="2017-09-06T10:37:00Z">
                  <w:rPr>
                    <w:rStyle w:val="af"/>
                    <w:noProof/>
                  </w:rPr>
                </w:rPrChange>
              </w:rPr>
              <w:delText>5.1 开发环境</w:delText>
            </w:r>
            <w:r w:rsidDel="00FB3FE6">
              <w:rPr>
                <w:noProof/>
                <w:webHidden/>
              </w:rPr>
              <w:tab/>
            </w:r>
            <w:r w:rsidR="003F32D9" w:rsidDel="00FB3FE6">
              <w:rPr>
                <w:noProof/>
                <w:webHidden/>
              </w:rPr>
              <w:delText>32</w:delText>
            </w:r>
          </w:del>
        </w:p>
        <w:p w14:paraId="00B7191D" w14:textId="7038BE61" w:rsidR="00D32D49" w:rsidDel="00FB3FE6" w:rsidRDefault="00D32D49">
          <w:pPr>
            <w:pStyle w:val="24"/>
            <w:tabs>
              <w:tab w:val="right" w:leader="dot" w:pos="8302"/>
            </w:tabs>
            <w:ind w:left="480"/>
            <w:rPr>
              <w:del w:id="337" w:author="JY0225" w:date="2017-09-06T10:37:00Z"/>
              <w:rFonts w:asciiTheme="minorHAnsi" w:cstheme="minorBidi"/>
              <w:noProof/>
              <w:kern w:val="2"/>
              <w:sz w:val="21"/>
              <w:szCs w:val="22"/>
            </w:rPr>
          </w:pPr>
          <w:del w:id="338" w:author="JY0225" w:date="2017-09-06T10:37:00Z">
            <w:r w:rsidRPr="00FB3FE6" w:rsidDel="00FB3FE6">
              <w:rPr>
                <w:noProof/>
                <w:rPrChange w:id="339" w:author="JY0225" w:date="2017-09-06T10:37:00Z">
                  <w:rPr>
                    <w:rStyle w:val="af"/>
                    <w:noProof/>
                  </w:rPr>
                </w:rPrChange>
              </w:rPr>
              <w:delText>5.2 关键技术实现</w:delText>
            </w:r>
            <w:r w:rsidDel="00FB3FE6">
              <w:rPr>
                <w:noProof/>
                <w:webHidden/>
              </w:rPr>
              <w:tab/>
            </w:r>
            <w:r w:rsidR="003F32D9" w:rsidDel="00FB3FE6">
              <w:rPr>
                <w:noProof/>
                <w:webHidden/>
              </w:rPr>
              <w:delText>32</w:delText>
            </w:r>
          </w:del>
        </w:p>
        <w:p w14:paraId="0B4B19BF" w14:textId="3F64AB03" w:rsidR="00D32D49" w:rsidDel="00FB3FE6" w:rsidRDefault="00D32D49">
          <w:pPr>
            <w:pStyle w:val="33"/>
            <w:tabs>
              <w:tab w:val="right" w:leader="dot" w:pos="8302"/>
            </w:tabs>
            <w:ind w:left="960"/>
            <w:rPr>
              <w:del w:id="340" w:author="JY0225" w:date="2017-09-06T10:37:00Z"/>
              <w:rFonts w:asciiTheme="minorHAnsi" w:cstheme="minorBidi"/>
              <w:noProof/>
              <w:kern w:val="2"/>
              <w:sz w:val="21"/>
              <w:szCs w:val="22"/>
            </w:rPr>
          </w:pPr>
          <w:del w:id="341" w:author="JY0225" w:date="2017-09-06T10:37:00Z">
            <w:r w:rsidRPr="00FB3FE6" w:rsidDel="00FB3FE6">
              <w:rPr>
                <w:noProof/>
                <w:rPrChange w:id="342" w:author="JY0225" w:date="2017-09-06T10:37:00Z">
                  <w:rPr>
                    <w:rStyle w:val="af"/>
                    <w:noProof/>
                  </w:rPr>
                </w:rPrChange>
              </w:rPr>
              <w:delText>5.2.1加密方式</w:delText>
            </w:r>
            <w:r w:rsidDel="00FB3FE6">
              <w:rPr>
                <w:noProof/>
                <w:webHidden/>
              </w:rPr>
              <w:tab/>
            </w:r>
            <w:r w:rsidR="003F32D9" w:rsidDel="00FB3FE6">
              <w:rPr>
                <w:noProof/>
                <w:webHidden/>
              </w:rPr>
              <w:delText>32</w:delText>
            </w:r>
          </w:del>
        </w:p>
        <w:p w14:paraId="5B276E4E" w14:textId="3A066E41" w:rsidR="00D32D49" w:rsidDel="00FB3FE6" w:rsidRDefault="00D32D49">
          <w:pPr>
            <w:pStyle w:val="33"/>
            <w:tabs>
              <w:tab w:val="right" w:leader="dot" w:pos="8302"/>
            </w:tabs>
            <w:ind w:left="960"/>
            <w:rPr>
              <w:del w:id="343" w:author="JY0225" w:date="2017-09-06T10:37:00Z"/>
              <w:rFonts w:asciiTheme="minorHAnsi" w:cstheme="minorBidi"/>
              <w:noProof/>
              <w:kern w:val="2"/>
              <w:sz w:val="21"/>
              <w:szCs w:val="22"/>
            </w:rPr>
          </w:pPr>
          <w:del w:id="344" w:author="JY0225" w:date="2017-09-06T10:37:00Z">
            <w:r w:rsidRPr="00FB3FE6" w:rsidDel="00FB3FE6">
              <w:rPr>
                <w:noProof/>
                <w:rPrChange w:id="345" w:author="JY0225" w:date="2017-09-06T10:37:00Z">
                  <w:rPr>
                    <w:rStyle w:val="af"/>
                    <w:noProof/>
                  </w:rPr>
                </w:rPrChange>
              </w:rPr>
              <w:delText>5.2.2中间件授权代理</w:delText>
            </w:r>
            <w:r w:rsidDel="00FB3FE6">
              <w:rPr>
                <w:noProof/>
                <w:webHidden/>
              </w:rPr>
              <w:tab/>
            </w:r>
            <w:r w:rsidR="003F32D9" w:rsidDel="00FB3FE6">
              <w:rPr>
                <w:noProof/>
                <w:webHidden/>
              </w:rPr>
              <w:delText>33</w:delText>
            </w:r>
          </w:del>
        </w:p>
        <w:p w14:paraId="12BF9B57" w14:textId="0A809C01" w:rsidR="00D32D49" w:rsidDel="00FB3FE6" w:rsidRDefault="00D32D49">
          <w:pPr>
            <w:pStyle w:val="33"/>
            <w:tabs>
              <w:tab w:val="right" w:leader="dot" w:pos="8302"/>
            </w:tabs>
            <w:ind w:left="960"/>
            <w:rPr>
              <w:del w:id="346" w:author="JY0225" w:date="2017-09-06T10:37:00Z"/>
              <w:rFonts w:asciiTheme="minorHAnsi" w:cstheme="minorBidi"/>
              <w:noProof/>
              <w:kern w:val="2"/>
              <w:sz w:val="21"/>
              <w:szCs w:val="22"/>
            </w:rPr>
          </w:pPr>
          <w:del w:id="347" w:author="JY0225" w:date="2017-09-06T10:37:00Z">
            <w:r w:rsidRPr="00FB3FE6" w:rsidDel="00FB3FE6">
              <w:rPr>
                <w:noProof/>
                <w:rPrChange w:id="348" w:author="JY0225" w:date="2017-09-06T10:37:00Z">
                  <w:rPr>
                    <w:rStyle w:val="af"/>
                    <w:noProof/>
                  </w:rPr>
                </w:rPrChange>
              </w:rPr>
              <w:delText>5.2.3大文件上传</w:delText>
            </w:r>
            <w:r w:rsidDel="00FB3FE6">
              <w:rPr>
                <w:noProof/>
                <w:webHidden/>
              </w:rPr>
              <w:tab/>
            </w:r>
            <w:r w:rsidR="003F32D9" w:rsidDel="00FB3FE6">
              <w:rPr>
                <w:noProof/>
                <w:webHidden/>
              </w:rPr>
              <w:delText>34</w:delText>
            </w:r>
          </w:del>
        </w:p>
        <w:p w14:paraId="5BB7111A" w14:textId="0D750A99" w:rsidR="00D32D49" w:rsidDel="00FB3FE6" w:rsidRDefault="00D32D49">
          <w:pPr>
            <w:pStyle w:val="33"/>
            <w:tabs>
              <w:tab w:val="right" w:leader="dot" w:pos="8302"/>
            </w:tabs>
            <w:ind w:left="960"/>
            <w:rPr>
              <w:del w:id="349" w:author="JY0225" w:date="2017-09-06T10:37:00Z"/>
              <w:rFonts w:asciiTheme="minorHAnsi" w:cstheme="minorBidi"/>
              <w:noProof/>
              <w:kern w:val="2"/>
              <w:sz w:val="21"/>
              <w:szCs w:val="22"/>
            </w:rPr>
          </w:pPr>
          <w:del w:id="350" w:author="JY0225" w:date="2017-09-06T10:37:00Z">
            <w:r w:rsidRPr="00FB3FE6" w:rsidDel="00FB3FE6">
              <w:rPr>
                <w:noProof/>
                <w:rPrChange w:id="351" w:author="JY0225" w:date="2017-09-06T10:37:00Z">
                  <w:rPr>
                    <w:rStyle w:val="af"/>
                    <w:noProof/>
                  </w:rPr>
                </w:rPrChange>
              </w:rPr>
              <w:delText>5.2.4本地缓存</w:delText>
            </w:r>
            <w:r w:rsidDel="00FB3FE6">
              <w:rPr>
                <w:noProof/>
                <w:webHidden/>
              </w:rPr>
              <w:tab/>
            </w:r>
            <w:r w:rsidR="003F32D9" w:rsidDel="00FB3FE6">
              <w:rPr>
                <w:noProof/>
                <w:webHidden/>
              </w:rPr>
              <w:delText>35</w:delText>
            </w:r>
          </w:del>
        </w:p>
        <w:p w14:paraId="1917EAA3" w14:textId="5732E646" w:rsidR="00D32D49" w:rsidDel="00FB3FE6" w:rsidRDefault="00D32D49">
          <w:pPr>
            <w:pStyle w:val="33"/>
            <w:tabs>
              <w:tab w:val="right" w:leader="dot" w:pos="8302"/>
            </w:tabs>
            <w:ind w:left="960"/>
            <w:rPr>
              <w:del w:id="352" w:author="JY0225" w:date="2017-09-06T10:37:00Z"/>
              <w:rFonts w:asciiTheme="minorHAnsi" w:cstheme="minorBidi"/>
              <w:noProof/>
              <w:kern w:val="2"/>
              <w:sz w:val="21"/>
              <w:szCs w:val="22"/>
            </w:rPr>
          </w:pPr>
          <w:del w:id="353" w:author="JY0225" w:date="2017-09-06T10:37:00Z">
            <w:r w:rsidRPr="00FB3FE6" w:rsidDel="00FB3FE6">
              <w:rPr>
                <w:noProof/>
                <w:rPrChange w:id="354" w:author="JY0225" w:date="2017-09-06T10:37:00Z">
                  <w:rPr>
                    <w:rStyle w:val="af"/>
                    <w:noProof/>
                  </w:rPr>
                </w:rPrChange>
              </w:rPr>
              <w:delText>5.2.5 LRU替换策略</w:delText>
            </w:r>
            <w:r w:rsidDel="00FB3FE6">
              <w:rPr>
                <w:noProof/>
                <w:webHidden/>
              </w:rPr>
              <w:tab/>
            </w:r>
            <w:r w:rsidR="003F32D9" w:rsidDel="00FB3FE6">
              <w:rPr>
                <w:noProof/>
                <w:webHidden/>
              </w:rPr>
              <w:delText>36</w:delText>
            </w:r>
          </w:del>
        </w:p>
        <w:p w14:paraId="45914109" w14:textId="361F90FE" w:rsidR="00D32D49" w:rsidDel="00FB3FE6" w:rsidRDefault="00D32D49">
          <w:pPr>
            <w:pStyle w:val="33"/>
            <w:tabs>
              <w:tab w:val="right" w:leader="dot" w:pos="8302"/>
            </w:tabs>
            <w:ind w:left="960"/>
            <w:rPr>
              <w:del w:id="355" w:author="JY0225" w:date="2017-09-06T10:37:00Z"/>
              <w:rFonts w:asciiTheme="minorHAnsi" w:cstheme="minorBidi"/>
              <w:noProof/>
              <w:kern w:val="2"/>
              <w:sz w:val="21"/>
              <w:szCs w:val="22"/>
            </w:rPr>
          </w:pPr>
          <w:del w:id="356" w:author="JY0225" w:date="2017-09-06T10:37:00Z">
            <w:r w:rsidRPr="00FB3FE6" w:rsidDel="00FB3FE6">
              <w:rPr>
                <w:noProof/>
                <w:rPrChange w:id="357" w:author="JY0225" w:date="2017-09-06T10:37:00Z">
                  <w:rPr>
                    <w:rStyle w:val="af"/>
                    <w:noProof/>
                  </w:rPr>
                </w:rPrChange>
              </w:rPr>
              <w:delText>5.2.6 Firefox扩展</w:delText>
            </w:r>
            <w:r w:rsidDel="00FB3FE6">
              <w:rPr>
                <w:noProof/>
                <w:webHidden/>
              </w:rPr>
              <w:tab/>
            </w:r>
            <w:r w:rsidR="003F32D9" w:rsidDel="00FB3FE6">
              <w:rPr>
                <w:noProof/>
                <w:webHidden/>
              </w:rPr>
              <w:delText>37</w:delText>
            </w:r>
          </w:del>
        </w:p>
        <w:p w14:paraId="7078DD98" w14:textId="58511B74" w:rsidR="00D32D49" w:rsidDel="00FB3FE6" w:rsidRDefault="00D32D49">
          <w:pPr>
            <w:pStyle w:val="33"/>
            <w:tabs>
              <w:tab w:val="right" w:leader="dot" w:pos="8302"/>
            </w:tabs>
            <w:ind w:left="960"/>
            <w:rPr>
              <w:del w:id="358" w:author="JY0225" w:date="2017-09-06T10:37:00Z"/>
              <w:rFonts w:asciiTheme="minorHAnsi" w:cstheme="minorBidi"/>
              <w:noProof/>
              <w:kern w:val="2"/>
              <w:sz w:val="21"/>
              <w:szCs w:val="22"/>
            </w:rPr>
          </w:pPr>
          <w:del w:id="359" w:author="JY0225" w:date="2017-09-06T10:37:00Z">
            <w:r w:rsidRPr="00FB3FE6" w:rsidDel="00FB3FE6">
              <w:rPr>
                <w:noProof/>
                <w:rPrChange w:id="360" w:author="JY0225" w:date="2017-09-06T10:37:00Z">
                  <w:rPr>
                    <w:rStyle w:val="af"/>
                    <w:noProof/>
                  </w:rPr>
                </w:rPrChange>
              </w:rPr>
              <w:delText>5.2.7 Java SDK</w:delText>
            </w:r>
            <w:r w:rsidDel="00FB3FE6">
              <w:rPr>
                <w:noProof/>
                <w:webHidden/>
              </w:rPr>
              <w:tab/>
            </w:r>
            <w:r w:rsidR="003F32D9" w:rsidDel="00FB3FE6">
              <w:rPr>
                <w:noProof/>
                <w:webHidden/>
              </w:rPr>
              <w:delText>40</w:delText>
            </w:r>
          </w:del>
        </w:p>
        <w:p w14:paraId="67D9FC90" w14:textId="3BF99C64" w:rsidR="00D32D49" w:rsidDel="00FB3FE6" w:rsidRDefault="00D32D49">
          <w:pPr>
            <w:pStyle w:val="11"/>
            <w:rPr>
              <w:del w:id="361" w:author="JY0225" w:date="2017-09-06T10:37:00Z"/>
              <w:rFonts w:asciiTheme="minorHAnsi" w:cstheme="minorBidi"/>
              <w:noProof/>
              <w:kern w:val="2"/>
              <w:sz w:val="21"/>
              <w:szCs w:val="22"/>
            </w:rPr>
          </w:pPr>
          <w:del w:id="362" w:author="JY0225" w:date="2017-09-06T10:37:00Z">
            <w:r w:rsidRPr="00FB3FE6" w:rsidDel="00FB3FE6">
              <w:rPr>
                <w:rFonts w:ascii="Times New Roman" w:hAnsi="Times New Roman"/>
                <w:noProof/>
                <w:rPrChange w:id="363" w:author="JY0225" w:date="2017-09-06T10:37:00Z">
                  <w:rPr>
                    <w:rStyle w:val="af"/>
                    <w:rFonts w:ascii="Times New Roman" w:hAnsi="Times New Roman"/>
                    <w:noProof/>
                  </w:rPr>
                </w:rPrChange>
              </w:rPr>
              <w:delText>第六章</w:delText>
            </w:r>
            <w:r w:rsidRPr="00FB3FE6" w:rsidDel="00FB3FE6">
              <w:rPr>
                <w:rFonts w:ascii="Times New Roman" w:hAnsi="Times New Roman"/>
                <w:noProof/>
                <w:rPrChange w:id="364"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365" w:author="JY0225" w:date="2017-09-06T10:37:00Z">
                  <w:rPr>
                    <w:rStyle w:val="af"/>
                    <w:rFonts w:ascii="Times New Roman" w:hAnsi="Times New Roman"/>
                    <w:noProof/>
                  </w:rPr>
                </w:rPrChange>
              </w:rPr>
              <w:delText>云备份中间件优化系统测试</w:delText>
            </w:r>
            <w:r w:rsidDel="00FB3FE6">
              <w:rPr>
                <w:noProof/>
                <w:webHidden/>
              </w:rPr>
              <w:tab/>
            </w:r>
            <w:r w:rsidR="003F32D9" w:rsidDel="00FB3FE6">
              <w:rPr>
                <w:noProof/>
                <w:webHidden/>
              </w:rPr>
              <w:delText>43</w:delText>
            </w:r>
          </w:del>
        </w:p>
        <w:p w14:paraId="30BB1354" w14:textId="307A7878" w:rsidR="00D32D49" w:rsidDel="00FB3FE6" w:rsidRDefault="00D32D49">
          <w:pPr>
            <w:pStyle w:val="24"/>
            <w:tabs>
              <w:tab w:val="right" w:leader="dot" w:pos="8302"/>
            </w:tabs>
            <w:ind w:left="480"/>
            <w:rPr>
              <w:del w:id="366" w:author="JY0225" w:date="2017-09-06T10:37:00Z"/>
              <w:rFonts w:asciiTheme="minorHAnsi" w:cstheme="minorBidi"/>
              <w:noProof/>
              <w:kern w:val="2"/>
              <w:sz w:val="21"/>
              <w:szCs w:val="22"/>
            </w:rPr>
          </w:pPr>
          <w:del w:id="367" w:author="JY0225" w:date="2017-09-06T10:37:00Z">
            <w:r w:rsidRPr="00FB3FE6" w:rsidDel="00FB3FE6">
              <w:rPr>
                <w:noProof/>
                <w:rPrChange w:id="368" w:author="JY0225" w:date="2017-09-06T10:37:00Z">
                  <w:rPr>
                    <w:rStyle w:val="af"/>
                    <w:noProof/>
                  </w:rPr>
                </w:rPrChange>
              </w:rPr>
              <w:delText>6.1 测试环境部署</w:delText>
            </w:r>
            <w:r w:rsidDel="00FB3FE6">
              <w:rPr>
                <w:noProof/>
                <w:webHidden/>
              </w:rPr>
              <w:tab/>
            </w:r>
            <w:r w:rsidR="003F32D9" w:rsidDel="00FB3FE6">
              <w:rPr>
                <w:noProof/>
                <w:webHidden/>
              </w:rPr>
              <w:delText>43</w:delText>
            </w:r>
          </w:del>
        </w:p>
        <w:p w14:paraId="13E15064" w14:textId="3E489B83" w:rsidR="00D32D49" w:rsidDel="00FB3FE6" w:rsidRDefault="00D32D49">
          <w:pPr>
            <w:pStyle w:val="24"/>
            <w:tabs>
              <w:tab w:val="right" w:leader="dot" w:pos="8302"/>
            </w:tabs>
            <w:ind w:left="480"/>
            <w:rPr>
              <w:del w:id="369" w:author="JY0225" w:date="2017-09-06T10:37:00Z"/>
              <w:rFonts w:asciiTheme="minorHAnsi" w:cstheme="minorBidi"/>
              <w:noProof/>
              <w:kern w:val="2"/>
              <w:sz w:val="21"/>
              <w:szCs w:val="22"/>
            </w:rPr>
          </w:pPr>
          <w:del w:id="370" w:author="JY0225" w:date="2017-09-06T10:37:00Z">
            <w:r w:rsidRPr="00FB3FE6" w:rsidDel="00FB3FE6">
              <w:rPr>
                <w:noProof/>
                <w:rPrChange w:id="371" w:author="JY0225" w:date="2017-09-06T10:37:00Z">
                  <w:rPr>
                    <w:rStyle w:val="af"/>
                    <w:noProof/>
                  </w:rPr>
                </w:rPrChange>
              </w:rPr>
              <w:delText>6.2 测试目标</w:delText>
            </w:r>
            <w:r w:rsidDel="00FB3FE6">
              <w:rPr>
                <w:noProof/>
                <w:webHidden/>
              </w:rPr>
              <w:tab/>
            </w:r>
            <w:r w:rsidR="003F32D9" w:rsidDel="00FB3FE6">
              <w:rPr>
                <w:noProof/>
                <w:webHidden/>
              </w:rPr>
              <w:delText>43</w:delText>
            </w:r>
          </w:del>
        </w:p>
        <w:p w14:paraId="45D5BBC2" w14:textId="70B89899" w:rsidR="00D32D49" w:rsidDel="00FB3FE6" w:rsidRDefault="00D32D49">
          <w:pPr>
            <w:pStyle w:val="24"/>
            <w:tabs>
              <w:tab w:val="right" w:leader="dot" w:pos="8302"/>
            </w:tabs>
            <w:ind w:left="480"/>
            <w:rPr>
              <w:del w:id="372" w:author="JY0225" w:date="2017-09-06T10:37:00Z"/>
              <w:rFonts w:asciiTheme="minorHAnsi" w:cstheme="minorBidi"/>
              <w:noProof/>
              <w:kern w:val="2"/>
              <w:sz w:val="21"/>
              <w:szCs w:val="22"/>
            </w:rPr>
          </w:pPr>
          <w:del w:id="373" w:author="JY0225" w:date="2017-09-06T10:37:00Z">
            <w:r w:rsidRPr="00FB3FE6" w:rsidDel="00FB3FE6">
              <w:rPr>
                <w:noProof/>
                <w:rPrChange w:id="374" w:author="JY0225" w:date="2017-09-06T10:37:00Z">
                  <w:rPr>
                    <w:rStyle w:val="af"/>
                    <w:noProof/>
                  </w:rPr>
                </w:rPrChange>
              </w:rPr>
              <w:delText>6.3 功能测试</w:delText>
            </w:r>
            <w:r w:rsidDel="00FB3FE6">
              <w:rPr>
                <w:noProof/>
                <w:webHidden/>
              </w:rPr>
              <w:tab/>
            </w:r>
            <w:r w:rsidR="003F32D9" w:rsidDel="00FB3FE6">
              <w:rPr>
                <w:noProof/>
                <w:webHidden/>
              </w:rPr>
              <w:delText>44</w:delText>
            </w:r>
          </w:del>
        </w:p>
        <w:p w14:paraId="3390DA7E" w14:textId="37E49739" w:rsidR="00D32D49" w:rsidDel="00FB3FE6" w:rsidRDefault="00D32D49">
          <w:pPr>
            <w:pStyle w:val="33"/>
            <w:tabs>
              <w:tab w:val="right" w:leader="dot" w:pos="8302"/>
            </w:tabs>
            <w:ind w:left="960"/>
            <w:rPr>
              <w:del w:id="375" w:author="JY0225" w:date="2017-09-06T10:37:00Z"/>
              <w:rFonts w:asciiTheme="minorHAnsi" w:cstheme="minorBidi"/>
              <w:noProof/>
              <w:kern w:val="2"/>
              <w:sz w:val="21"/>
              <w:szCs w:val="22"/>
            </w:rPr>
          </w:pPr>
          <w:del w:id="376" w:author="JY0225" w:date="2017-09-06T10:37:00Z">
            <w:r w:rsidRPr="00FB3FE6" w:rsidDel="00FB3FE6">
              <w:rPr>
                <w:noProof/>
                <w:rPrChange w:id="377" w:author="JY0225" w:date="2017-09-06T10:37:00Z">
                  <w:rPr>
                    <w:rStyle w:val="af"/>
                    <w:noProof/>
                  </w:rPr>
                </w:rPrChange>
              </w:rPr>
              <w:delText>6.3.1 持久会话管理功能测试</w:delText>
            </w:r>
            <w:r w:rsidDel="00FB3FE6">
              <w:rPr>
                <w:noProof/>
                <w:webHidden/>
              </w:rPr>
              <w:tab/>
            </w:r>
            <w:r w:rsidR="003F32D9" w:rsidDel="00FB3FE6">
              <w:rPr>
                <w:noProof/>
                <w:webHidden/>
              </w:rPr>
              <w:delText>44</w:delText>
            </w:r>
          </w:del>
        </w:p>
        <w:p w14:paraId="571AE585" w14:textId="7EB885BB" w:rsidR="00D32D49" w:rsidDel="00FB3FE6" w:rsidRDefault="00D32D49">
          <w:pPr>
            <w:pStyle w:val="33"/>
            <w:tabs>
              <w:tab w:val="right" w:leader="dot" w:pos="8302"/>
            </w:tabs>
            <w:ind w:left="960"/>
            <w:rPr>
              <w:del w:id="378" w:author="JY0225" w:date="2017-09-06T10:37:00Z"/>
              <w:rFonts w:asciiTheme="minorHAnsi" w:cstheme="minorBidi"/>
              <w:noProof/>
              <w:kern w:val="2"/>
              <w:sz w:val="21"/>
              <w:szCs w:val="22"/>
            </w:rPr>
          </w:pPr>
          <w:del w:id="379" w:author="JY0225" w:date="2017-09-06T10:37:00Z">
            <w:r w:rsidRPr="00FB3FE6" w:rsidDel="00FB3FE6">
              <w:rPr>
                <w:noProof/>
                <w:rPrChange w:id="380" w:author="JY0225" w:date="2017-09-06T10:37:00Z">
                  <w:rPr>
                    <w:rStyle w:val="af"/>
                    <w:noProof/>
                  </w:rPr>
                </w:rPrChange>
              </w:rPr>
              <w:delText>6.3.2 大文件上传功能测试</w:delText>
            </w:r>
            <w:r w:rsidDel="00FB3FE6">
              <w:rPr>
                <w:noProof/>
                <w:webHidden/>
              </w:rPr>
              <w:tab/>
            </w:r>
            <w:r w:rsidR="003F32D9" w:rsidDel="00FB3FE6">
              <w:rPr>
                <w:noProof/>
                <w:webHidden/>
              </w:rPr>
              <w:delText>44</w:delText>
            </w:r>
          </w:del>
        </w:p>
        <w:p w14:paraId="3DE3FFAD" w14:textId="12B4416C" w:rsidR="00D32D49" w:rsidDel="00FB3FE6" w:rsidRDefault="00D32D49">
          <w:pPr>
            <w:pStyle w:val="33"/>
            <w:tabs>
              <w:tab w:val="right" w:leader="dot" w:pos="8302"/>
            </w:tabs>
            <w:ind w:left="960"/>
            <w:rPr>
              <w:del w:id="381" w:author="JY0225" w:date="2017-09-06T10:37:00Z"/>
              <w:rFonts w:asciiTheme="minorHAnsi" w:cstheme="minorBidi"/>
              <w:noProof/>
              <w:kern w:val="2"/>
              <w:sz w:val="21"/>
              <w:szCs w:val="22"/>
            </w:rPr>
          </w:pPr>
          <w:del w:id="382" w:author="JY0225" w:date="2017-09-06T10:37:00Z">
            <w:r w:rsidRPr="00FB3FE6" w:rsidDel="00FB3FE6">
              <w:rPr>
                <w:noProof/>
                <w:rPrChange w:id="383" w:author="JY0225" w:date="2017-09-06T10:37:00Z">
                  <w:rPr>
                    <w:rStyle w:val="af"/>
                    <w:noProof/>
                  </w:rPr>
                </w:rPrChange>
              </w:rPr>
              <w:delText>6.3.3 本地缓存功能测试</w:delText>
            </w:r>
            <w:r w:rsidDel="00FB3FE6">
              <w:rPr>
                <w:noProof/>
                <w:webHidden/>
              </w:rPr>
              <w:tab/>
            </w:r>
            <w:r w:rsidR="003F32D9" w:rsidDel="00FB3FE6">
              <w:rPr>
                <w:noProof/>
                <w:webHidden/>
              </w:rPr>
              <w:delText>45</w:delText>
            </w:r>
          </w:del>
        </w:p>
        <w:p w14:paraId="6ED459F3" w14:textId="5D74419F" w:rsidR="00D32D49" w:rsidDel="00FB3FE6" w:rsidRDefault="00D32D49">
          <w:pPr>
            <w:pStyle w:val="33"/>
            <w:tabs>
              <w:tab w:val="right" w:leader="dot" w:pos="8302"/>
            </w:tabs>
            <w:ind w:left="960"/>
            <w:rPr>
              <w:del w:id="384" w:author="JY0225" w:date="2017-09-06T10:37:00Z"/>
              <w:rFonts w:asciiTheme="minorHAnsi" w:cstheme="minorBidi"/>
              <w:noProof/>
              <w:kern w:val="2"/>
              <w:sz w:val="21"/>
              <w:szCs w:val="22"/>
            </w:rPr>
          </w:pPr>
          <w:del w:id="385" w:author="JY0225" w:date="2017-09-06T10:37:00Z">
            <w:r w:rsidRPr="00FB3FE6" w:rsidDel="00FB3FE6">
              <w:rPr>
                <w:noProof/>
                <w:rPrChange w:id="386" w:author="JY0225" w:date="2017-09-06T10:37:00Z">
                  <w:rPr>
                    <w:rStyle w:val="af"/>
                    <w:noProof/>
                  </w:rPr>
                </w:rPrChange>
              </w:rPr>
              <w:delText>6.3.4 多应用适配功能测试</w:delText>
            </w:r>
            <w:r w:rsidDel="00FB3FE6">
              <w:rPr>
                <w:noProof/>
                <w:webHidden/>
              </w:rPr>
              <w:tab/>
            </w:r>
            <w:r w:rsidR="003F32D9" w:rsidDel="00FB3FE6">
              <w:rPr>
                <w:noProof/>
                <w:webHidden/>
              </w:rPr>
              <w:delText>47</w:delText>
            </w:r>
          </w:del>
        </w:p>
        <w:p w14:paraId="638BB1C4" w14:textId="2A906219" w:rsidR="00D32D49" w:rsidDel="00FB3FE6" w:rsidRDefault="00D32D49">
          <w:pPr>
            <w:pStyle w:val="24"/>
            <w:tabs>
              <w:tab w:val="right" w:leader="dot" w:pos="8302"/>
            </w:tabs>
            <w:ind w:left="480"/>
            <w:rPr>
              <w:del w:id="387" w:author="JY0225" w:date="2017-09-06T10:37:00Z"/>
              <w:rFonts w:asciiTheme="minorHAnsi" w:cstheme="minorBidi"/>
              <w:noProof/>
              <w:kern w:val="2"/>
              <w:sz w:val="21"/>
              <w:szCs w:val="22"/>
            </w:rPr>
          </w:pPr>
          <w:del w:id="388" w:author="JY0225" w:date="2017-09-06T10:37:00Z">
            <w:r w:rsidRPr="00FB3FE6" w:rsidDel="00FB3FE6">
              <w:rPr>
                <w:noProof/>
                <w:rPrChange w:id="389" w:author="JY0225" w:date="2017-09-06T10:37:00Z">
                  <w:rPr>
                    <w:rStyle w:val="af"/>
                    <w:noProof/>
                  </w:rPr>
                </w:rPrChange>
              </w:rPr>
              <w:delText>6.4 性能分析</w:delText>
            </w:r>
            <w:r w:rsidDel="00FB3FE6">
              <w:rPr>
                <w:noProof/>
                <w:webHidden/>
              </w:rPr>
              <w:tab/>
            </w:r>
            <w:r w:rsidR="003F32D9" w:rsidDel="00FB3FE6">
              <w:rPr>
                <w:noProof/>
                <w:webHidden/>
              </w:rPr>
              <w:delText>49</w:delText>
            </w:r>
          </w:del>
        </w:p>
        <w:p w14:paraId="012F9B07" w14:textId="2DA78ADF" w:rsidR="00D32D49" w:rsidDel="00FB3FE6" w:rsidRDefault="00D32D49">
          <w:pPr>
            <w:pStyle w:val="33"/>
            <w:tabs>
              <w:tab w:val="right" w:leader="dot" w:pos="8302"/>
            </w:tabs>
            <w:ind w:left="960"/>
            <w:rPr>
              <w:del w:id="390" w:author="JY0225" w:date="2017-09-06T10:37:00Z"/>
              <w:rFonts w:asciiTheme="minorHAnsi" w:cstheme="minorBidi"/>
              <w:noProof/>
              <w:kern w:val="2"/>
              <w:sz w:val="21"/>
              <w:szCs w:val="22"/>
            </w:rPr>
          </w:pPr>
          <w:del w:id="391" w:author="JY0225" w:date="2017-09-06T10:37:00Z">
            <w:r w:rsidRPr="00FB3FE6" w:rsidDel="00FB3FE6">
              <w:rPr>
                <w:noProof/>
                <w:rPrChange w:id="392" w:author="JY0225" w:date="2017-09-06T10:37:00Z">
                  <w:rPr>
                    <w:rStyle w:val="af"/>
                    <w:noProof/>
                  </w:rPr>
                </w:rPrChange>
              </w:rPr>
              <w:delText>6.4.1安全性分析</w:delText>
            </w:r>
            <w:r w:rsidDel="00FB3FE6">
              <w:rPr>
                <w:noProof/>
                <w:webHidden/>
              </w:rPr>
              <w:tab/>
            </w:r>
            <w:r w:rsidR="003F32D9" w:rsidDel="00FB3FE6">
              <w:rPr>
                <w:noProof/>
                <w:webHidden/>
              </w:rPr>
              <w:delText>49</w:delText>
            </w:r>
          </w:del>
        </w:p>
        <w:p w14:paraId="1A5B0176" w14:textId="173CC310" w:rsidR="00D32D49" w:rsidDel="00FB3FE6" w:rsidRDefault="00D32D49">
          <w:pPr>
            <w:pStyle w:val="33"/>
            <w:tabs>
              <w:tab w:val="right" w:leader="dot" w:pos="8302"/>
            </w:tabs>
            <w:ind w:left="960"/>
            <w:rPr>
              <w:del w:id="393" w:author="JY0225" w:date="2017-09-06T10:37:00Z"/>
              <w:rFonts w:asciiTheme="minorHAnsi" w:cstheme="minorBidi"/>
              <w:noProof/>
              <w:kern w:val="2"/>
              <w:sz w:val="21"/>
              <w:szCs w:val="22"/>
            </w:rPr>
          </w:pPr>
          <w:del w:id="394" w:author="JY0225" w:date="2017-09-06T10:37:00Z">
            <w:r w:rsidRPr="00FB3FE6" w:rsidDel="00FB3FE6">
              <w:rPr>
                <w:noProof/>
                <w:rPrChange w:id="395" w:author="JY0225" w:date="2017-09-06T10:37:00Z">
                  <w:rPr>
                    <w:rStyle w:val="af"/>
                    <w:noProof/>
                  </w:rPr>
                </w:rPrChange>
              </w:rPr>
              <w:delText>6.4.2稳定性分析</w:delText>
            </w:r>
            <w:r w:rsidDel="00FB3FE6">
              <w:rPr>
                <w:noProof/>
                <w:webHidden/>
              </w:rPr>
              <w:tab/>
            </w:r>
            <w:r w:rsidR="003F32D9" w:rsidDel="00FB3FE6">
              <w:rPr>
                <w:noProof/>
                <w:webHidden/>
              </w:rPr>
              <w:delText>50</w:delText>
            </w:r>
          </w:del>
        </w:p>
        <w:p w14:paraId="3053BBE6" w14:textId="7F260CE3" w:rsidR="00D32D49" w:rsidDel="00FB3FE6" w:rsidRDefault="00D32D49">
          <w:pPr>
            <w:pStyle w:val="24"/>
            <w:tabs>
              <w:tab w:val="right" w:leader="dot" w:pos="8302"/>
            </w:tabs>
            <w:ind w:left="480"/>
            <w:rPr>
              <w:del w:id="396" w:author="JY0225" w:date="2017-09-06T10:37:00Z"/>
              <w:rFonts w:asciiTheme="minorHAnsi" w:cstheme="minorBidi"/>
              <w:noProof/>
              <w:kern w:val="2"/>
              <w:sz w:val="21"/>
              <w:szCs w:val="22"/>
            </w:rPr>
          </w:pPr>
          <w:del w:id="397" w:author="JY0225" w:date="2017-09-06T10:37:00Z">
            <w:r w:rsidRPr="00FB3FE6" w:rsidDel="00FB3FE6">
              <w:rPr>
                <w:noProof/>
                <w:rPrChange w:id="398" w:author="JY0225" w:date="2017-09-06T10:37:00Z">
                  <w:rPr>
                    <w:rStyle w:val="af"/>
                    <w:noProof/>
                  </w:rPr>
                </w:rPrChange>
              </w:rPr>
              <w:delText>6.5 对比分析</w:delText>
            </w:r>
            <w:r w:rsidDel="00FB3FE6">
              <w:rPr>
                <w:noProof/>
                <w:webHidden/>
              </w:rPr>
              <w:tab/>
            </w:r>
            <w:r w:rsidR="003F32D9" w:rsidDel="00FB3FE6">
              <w:rPr>
                <w:noProof/>
                <w:webHidden/>
              </w:rPr>
              <w:delText>51</w:delText>
            </w:r>
          </w:del>
        </w:p>
        <w:p w14:paraId="175C3618" w14:textId="265C253F" w:rsidR="00D32D49" w:rsidDel="00FB3FE6" w:rsidRDefault="00D32D49">
          <w:pPr>
            <w:pStyle w:val="33"/>
            <w:tabs>
              <w:tab w:val="right" w:leader="dot" w:pos="8302"/>
            </w:tabs>
            <w:ind w:left="960"/>
            <w:rPr>
              <w:del w:id="399" w:author="JY0225" w:date="2017-09-06T10:37:00Z"/>
              <w:rFonts w:asciiTheme="minorHAnsi" w:cstheme="minorBidi"/>
              <w:noProof/>
              <w:kern w:val="2"/>
              <w:sz w:val="21"/>
              <w:szCs w:val="22"/>
            </w:rPr>
          </w:pPr>
          <w:del w:id="400" w:author="JY0225" w:date="2017-09-06T10:37:00Z">
            <w:r w:rsidRPr="00FB3FE6" w:rsidDel="00FB3FE6">
              <w:rPr>
                <w:noProof/>
                <w:rPrChange w:id="401" w:author="JY0225" w:date="2017-09-06T10:37:00Z">
                  <w:rPr>
                    <w:rStyle w:val="af"/>
                    <w:noProof/>
                  </w:rPr>
                </w:rPrChange>
              </w:rPr>
              <w:delText>6.5.1原中间系统对比分析</w:delText>
            </w:r>
            <w:r w:rsidDel="00FB3FE6">
              <w:rPr>
                <w:noProof/>
                <w:webHidden/>
              </w:rPr>
              <w:tab/>
            </w:r>
            <w:r w:rsidR="003F32D9" w:rsidDel="00FB3FE6">
              <w:rPr>
                <w:noProof/>
                <w:webHidden/>
              </w:rPr>
              <w:delText>51</w:delText>
            </w:r>
          </w:del>
        </w:p>
        <w:p w14:paraId="4793F625" w14:textId="7CFACF60" w:rsidR="00D32D49" w:rsidDel="00FB3FE6" w:rsidRDefault="00D32D49">
          <w:pPr>
            <w:pStyle w:val="33"/>
            <w:tabs>
              <w:tab w:val="right" w:leader="dot" w:pos="8302"/>
            </w:tabs>
            <w:ind w:left="960"/>
            <w:rPr>
              <w:del w:id="402" w:author="JY0225" w:date="2017-09-06T10:37:00Z"/>
              <w:rFonts w:asciiTheme="minorHAnsi" w:cstheme="minorBidi"/>
              <w:noProof/>
              <w:kern w:val="2"/>
              <w:sz w:val="21"/>
              <w:szCs w:val="22"/>
            </w:rPr>
          </w:pPr>
          <w:del w:id="403" w:author="JY0225" w:date="2017-09-06T10:37:00Z">
            <w:r w:rsidRPr="00FB3FE6" w:rsidDel="00FB3FE6">
              <w:rPr>
                <w:noProof/>
                <w:rPrChange w:id="404" w:author="JY0225" w:date="2017-09-06T10:37:00Z">
                  <w:rPr>
                    <w:rStyle w:val="af"/>
                    <w:noProof/>
                  </w:rPr>
                </w:rPrChange>
              </w:rPr>
              <w:delText>6.5.2同类产品对比分析</w:delText>
            </w:r>
            <w:r w:rsidDel="00FB3FE6">
              <w:rPr>
                <w:noProof/>
                <w:webHidden/>
              </w:rPr>
              <w:tab/>
            </w:r>
            <w:r w:rsidR="003F32D9" w:rsidDel="00FB3FE6">
              <w:rPr>
                <w:noProof/>
                <w:webHidden/>
              </w:rPr>
              <w:delText>52</w:delText>
            </w:r>
          </w:del>
        </w:p>
        <w:p w14:paraId="1256CD36" w14:textId="0808E4AC" w:rsidR="00D32D49" w:rsidDel="00FB3FE6" w:rsidRDefault="00D32D49">
          <w:pPr>
            <w:pStyle w:val="11"/>
            <w:rPr>
              <w:del w:id="405" w:author="JY0225" w:date="2017-09-06T10:37:00Z"/>
              <w:rFonts w:asciiTheme="minorHAnsi" w:cstheme="minorBidi"/>
              <w:noProof/>
              <w:kern w:val="2"/>
              <w:sz w:val="21"/>
              <w:szCs w:val="22"/>
            </w:rPr>
          </w:pPr>
          <w:del w:id="406" w:author="JY0225" w:date="2017-09-06T10:37:00Z">
            <w:r w:rsidRPr="00FB3FE6" w:rsidDel="00FB3FE6">
              <w:rPr>
                <w:rFonts w:ascii="Times New Roman" w:hAnsi="Times New Roman"/>
                <w:noProof/>
                <w:rPrChange w:id="407" w:author="JY0225" w:date="2017-09-06T10:37:00Z">
                  <w:rPr>
                    <w:rStyle w:val="af"/>
                    <w:rFonts w:ascii="Times New Roman" w:hAnsi="Times New Roman"/>
                    <w:noProof/>
                  </w:rPr>
                </w:rPrChange>
              </w:rPr>
              <w:delText>第七章</w:delText>
            </w:r>
            <w:r w:rsidRPr="00FB3FE6" w:rsidDel="00FB3FE6">
              <w:rPr>
                <w:rFonts w:ascii="Times New Roman" w:hAnsi="Times New Roman"/>
                <w:noProof/>
                <w:rPrChange w:id="408"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409" w:author="JY0225" w:date="2017-09-06T10:37:00Z">
                  <w:rPr>
                    <w:rStyle w:val="af"/>
                    <w:rFonts w:ascii="Times New Roman" w:hAnsi="Times New Roman"/>
                    <w:noProof/>
                  </w:rPr>
                </w:rPrChange>
              </w:rPr>
              <w:delText>总结和展望</w:delText>
            </w:r>
            <w:r w:rsidDel="00FB3FE6">
              <w:rPr>
                <w:noProof/>
                <w:webHidden/>
              </w:rPr>
              <w:tab/>
            </w:r>
            <w:r w:rsidR="003F32D9" w:rsidDel="00FB3FE6">
              <w:rPr>
                <w:noProof/>
                <w:webHidden/>
              </w:rPr>
              <w:delText>54</w:delText>
            </w:r>
          </w:del>
        </w:p>
        <w:p w14:paraId="270B51A8" w14:textId="62C4CEB8" w:rsidR="00D32D49" w:rsidDel="00FB3FE6" w:rsidRDefault="00D32D49">
          <w:pPr>
            <w:pStyle w:val="24"/>
            <w:tabs>
              <w:tab w:val="right" w:leader="dot" w:pos="8302"/>
            </w:tabs>
            <w:ind w:left="480"/>
            <w:rPr>
              <w:del w:id="410" w:author="JY0225" w:date="2017-09-06T10:37:00Z"/>
              <w:rFonts w:asciiTheme="minorHAnsi" w:cstheme="minorBidi"/>
              <w:noProof/>
              <w:kern w:val="2"/>
              <w:sz w:val="21"/>
              <w:szCs w:val="22"/>
            </w:rPr>
          </w:pPr>
          <w:del w:id="411" w:author="JY0225" w:date="2017-09-06T10:37:00Z">
            <w:r w:rsidRPr="00FB3FE6" w:rsidDel="00FB3FE6">
              <w:rPr>
                <w:noProof/>
                <w:rPrChange w:id="412" w:author="JY0225" w:date="2017-09-06T10:37:00Z">
                  <w:rPr>
                    <w:rStyle w:val="af"/>
                    <w:noProof/>
                  </w:rPr>
                </w:rPrChange>
              </w:rPr>
              <w:delText>7.1 总结</w:delText>
            </w:r>
            <w:r w:rsidDel="00FB3FE6">
              <w:rPr>
                <w:noProof/>
                <w:webHidden/>
              </w:rPr>
              <w:tab/>
            </w:r>
            <w:r w:rsidR="003F32D9" w:rsidDel="00FB3FE6">
              <w:rPr>
                <w:noProof/>
                <w:webHidden/>
              </w:rPr>
              <w:delText>54</w:delText>
            </w:r>
          </w:del>
        </w:p>
        <w:p w14:paraId="784866FB" w14:textId="5EFFE6A5" w:rsidR="00D32D49" w:rsidDel="00FB3FE6" w:rsidRDefault="00D32D49">
          <w:pPr>
            <w:pStyle w:val="24"/>
            <w:tabs>
              <w:tab w:val="right" w:leader="dot" w:pos="8302"/>
            </w:tabs>
            <w:ind w:left="480"/>
            <w:rPr>
              <w:del w:id="413" w:author="JY0225" w:date="2017-09-06T10:37:00Z"/>
              <w:rFonts w:asciiTheme="minorHAnsi" w:cstheme="minorBidi"/>
              <w:noProof/>
              <w:kern w:val="2"/>
              <w:sz w:val="21"/>
              <w:szCs w:val="22"/>
            </w:rPr>
          </w:pPr>
          <w:del w:id="414" w:author="JY0225" w:date="2017-09-06T10:37:00Z">
            <w:r w:rsidRPr="00FB3FE6" w:rsidDel="00FB3FE6">
              <w:rPr>
                <w:noProof/>
                <w:rPrChange w:id="415" w:author="JY0225" w:date="2017-09-06T10:37:00Z">
                  <w:rPr>
                    <w:rStyle w:val="af"/>
                    <w:noProof/>
                  </w:rPr>
                </w:rPrChange>
              </w:rPr>
              <w:delText>7.2 展望</w:delText>
            </w:r>
            <w:r w:rsidDel="00FB3FE6">
              <w:rPr>
                <w:noProof/>
                <w:webHidden/>
              </w:rPr>
              <w:tab/>
            </w:r>
            <w:r w:rsidR="003F32D9" w:rsidDel="00FB3FE6">
              <w:rPr>
                <w:noProof/>
                <w:webHidden/>
              </w:rPr>
              <w:delText>54</w:delText>
            </w:r>
          </w:del>
        </w:p>
        <w:p w14:paraId="0CA399EE" w14:textId="5B919E45" w:rsidR="00D32D49" w:rsidDel="00FB3FE6" w:rsidRDefault="00D32D49">
          <w:pPr>
            <w:pStyle w:val="11"/>
            <w:rPr>
              <w:del w:id="416" w:author="JY0225" w:date="2017-09-06T10:37:00Z"/>
              <w:rFonts w:asciiTheme="minorHAnsi" w:cstheme="minorBidi"/>
              <w:noProof/>
              <w:kern w:val="2"/>
              <w:sz w:val="21"/>
              <w:szCs w:val="22"/>
            </w:rPr>
          </w:pPr>
          <w:del w:id="417" w:author="JY0225" w:date="2017-09-06T10:37:00Z">
            <w:r w:rsidRPr="00FB3FE6" w:rsidDel="00FB3FE6">
              <w:rPr>
                <w:rFonts w:ascii="Times New Roman" w:hAnsi="Times New Roman"/>
                <w:noProof/>
                <w:rPrChange w:id="418" w:author="JY0225" w:date="2017-09-06T10:37:00Z">
                  <w:rPr>
                    <w:rStyle w:val="af"/>
                    <w:rFonts w:ascii="Times New Roman" w:hAnsi="Times New Roman"/>
                    <w:noProof/>
                  </w:rPr>
                </w:rPrChange>
              </w:rPr>
              <w:delText>参考文献</w:delText>
            </w:r>
            <w:r w:rsidDel="00FB3FE6">
              <w:rPr>
                <w:noProof/>
                <w:webHidden/>
              </w:rPr>
              <w:tab/>
            </w:r>
            <w:r w:rsidR="003F32D9" w:rsidDel="00FB3FE6">
              <w:rPr>
                <w:noProof/>
                <w:webHidden/>
              </w:rPr>
              <w:delText>56</w:delText>
            </w:r>
          </w:del>
        </w:p>
        <w:p w14:paraId="7B5504EB" w14:textId="689C4DA3" w:rsidR="00D32D49" w:rsidDel="00FB3FE6" w:rsidRDefault="00D32D49">
          <w:pPr>
            <w:pStyle w:val="11"/>
            <w:rPr>
              <w:del w:id="419" w:author="JY0225" w:date="2017-09-06T10:37:00Z"/>
              <w:rFonts w:asciiTheme="minorHAnsi" w:cstheme="minorBidi"/>
              <w:noProof/>
              <w:kern w:val="2"/>
              <w:sz w:val="21"/>
              <w:szCs w:val="22"/>
            </w:rPr>
          </w:pPr>
          <w:del w:id="420" w:author="JY0225" w:date="2017-09-06T10:37:00Z">
            <w:r w:rsidRPr="00FB3FE6" w:rsidDel="00FB3FE6">
              <w:rPr>
                <w:rFonts w:ascii="Times New Roman" w:hAnsi="Times New Roman"/>
                <w:noProof/>
                <w:rPrChange w:id="421" w:author="JY0225" w:date="2017-09-06T10:37:00Z">
                  <w:rPr>
                    <w:rStyle w:val="af"/>
                    <w:rFonts w:ascii="Times New Roman" w:hAnsi="Times New Roman"/>
                    <w:noProof/>
                  </w:rPr>
                </w:rPrChange>
              </w:rPr>
              <w:delText>在读期间发表论文</w:delText>
            </w:r>
            <w:r w:rsidDel="00FB3FE6">
              <w:rPr>
                <w:noProof/>
                <w:webHidden/>
              </w:rPr>
              <w:tab/>
            </w:r>
            <w:r w:rsidR="003F32D9" w:rsidDel="00FB3FE6">
              <w:rPr>
                <w:noProof/>
                <w:webHidden/>
              </w:rPr>
              <w:delText>59</w:delText>
            </w:r>
          </w:del>
        </w:p>
        <w:p w14:paraId="07AA93D3" w14:textId="06ED1029" w:rsidR="00D32D49" w:rsidDel="00FB3FE6" w:rsidRDefault="00D32D49">
          <w:pPr>
            <w:pStyle w:val="11"/>
            <w:rPr>
              <w:del w:id="422" w:author="JY0225" w:date="2017-09-06T10:37:00Z"/>
              <w:rFonts w:asciiTheme="minorHAnsi" w:cstheme="minorBidi"/>
              <w:noProof/>
              <w:kern w:val="2"/>
              <w:sz w:val="21"/>
              <w:szCs w:val="22"/>
            </w:rPr>
          </w:pPr>
          <w:del w:id="423" w:author="JY0225" w:date="2017-09-06T10:37:00Z">
            <w:r w:rsidRPr="00FB3FE6" w:rsidDel="00FB3FE6">
              <w:rPr>
                <w:rFonts w:ascii="Times New Roman" w:hAnsi="Times New Roman"/>
                <w:noProof/>
                <w:rPrChange w:id="424" w:author="JY0225" w:date="2017-09-06T10:37:00Z">
                  <w:rPr>
                    <w:rStyle w:val="af"/>
                    <w:rFonts w:ascii="Times New Roman" w:hAnsi="Times New Roman"/>
                    <w:noProof/>
                  </w:rPr>
                </w:rPrChange>
              </w:rPr>
              <w:delText>致</w:delText>
            </w:r>
            <w:r w:rsidRPr="00FB3FE6" w:rsidDel="00FB3FE6">
              <w:rPr>
                <w:rFonts w:ascii="Times New Roman" w:hAnsi="Times New Roman"/>
                <w:noProof/>
                <w:rPrChange w:id="425" w:author="JY0225" w:date="2017-09-06T10:37:00Z">
                  <w:rPr>
                    <w:rStyle w:val="af"/>
                    <w:rFonts w:ascii="Times New Roman" w:hAnsi="Times New Roman"/>
                    <w:noProof/>
                  </w:rPr>
                </w:rPrChange>
              </w:rPr>
              <w:delText xml:space="preserve">   </w:delText>
            </w:r>
            <w:r w:rsidRPr="00FB3FE6" w:rsidDel="00FB3FE6">
              <w:rPr>
                <w:rFonts w:ascii="Times New Roman" w:hAnsi="Times New Roman"/>
                <w:noProof/>
                <w:rPrChange w:id="426" w:author="JY0225" w:date="2017-09-06T10:37:00Z">
                  <w:rPr>
                    <w:rStyle w:val="af"/>
                    <w:rFonts w:ascii="Times New Roman" w:hAnsi="Times New Roman"/>
                    <w:noProof/>
                  </w:rPr>
                </w:rPrChange>
              </w:rPr>
              <w:delText>谢</w:delText>
            </w:r>
            <w:r w:rsidDel="00FB3FE6">
              <w:rPr>
                <w:noProof/>
                <w:webHidden/>
              </w:rPr>
              <w:tab/>
            </w:r>
            <w:r w:rsidR="003F32D9" w:rsidDel="00FB3FE6">
              <w:rPr>
                <w:noProof/>
                <w:webHidden/>
              </w:rPr>
              <w:delText>60</w:delText>
            </w:r>
          </w:del>
        </w:p>
        <w:p w14:paraId="4FFA2DB9" w14:textId="2D125E58"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427" w:name="_Toc492457581"/>
      <w:r w:rsidRPr="00B207B1">
        <w:rPr>
          <w:rStyle w:val="1CharChar"/>
          <w:rFonts w:ascii="Times New Roman" w:eastAsiaTheme="minorEastAsia" w:hAnsi="Times New Roman"/>
          <w:b/>
          <w:bCs/>
          <w:spacing w:val="0"/>
          <w:sz w:val="36"/>
          <w:szCs w:val="36"/>
        </w:rPr>
        <w:lastRenderedPageBreak/>
        <w:t>摘要</w:t>
      </w:r>
      <w:bookmarkEnd w:id="427"/>
    </w:p>
    <w:p w14:paraId="57BFF311" w14:textId="01F2A634" w:rsidR="00B71ED7" w:rsidRPr="00B207B1" w:rsidRDefault="000B0061" w:rsidP="00B71ED7">
      <w:pPr>
        <w:tabs>
          <w:tab w:val="left" w:pos="495"/>
        </w:tabs>
        <w:spacing w:line="400" w:lineRule="exact"/>
        <w:ind w:firstLineChars="200" w:firstLine="480"/>
        <w:rPr>
          <w:rFonts w:hAnsiTheme="minorEastAsia"/>
          <w:color w:val="000000" w:themeColor="text1"/>
          <w:rPrChange w:id="428" w:author="JY0225" w:date="2017-08-24T11:09:00Z">
            <w:rPr>
              <w:rFonts w:ascii="Times New Roman" w:hAnsi="Times New Roman"/>
              <w:color w:val="000000" w:themeColor="text1"/>
              <w:spacing w:val="10"/>
            </w:rPr>
          </w:rPrChange>
        </w:rPr>
      </w:pPr>
      <w:r w:rsidRPr="00B207B1">
        <w:rPr>
          <w:rFonts w:hAnsiTheme="minorEastAsia" w:hint="eastAsia"/>
          <w:rPrChange w:id="429" w:author="JY0225" w:date="2017-08-24T11:09:00Z">
            <w:rPr>
              <w:rFonts w:ascii="Times New Roman" w:hAnsi="Times New Roman" w:hint="eastAsia"/>
              <w:spacing w:val="10"/>
            </w:rPr>
          </w:rPrChange>
        </w:rPr>
        <w:t>近年来，</w:t>
      </w:r>
      <w:r w:rsidR="008A0F3C" w:rsidRPr="00B207B1">
        <w:rPr>
          <w:rFonts w:hAnsiTheme="minorEastAsia" w:hint="eastAsia"/>
          <w:rPrChange w:id="430" w:author="JY0225" w:date="2017-08-24T11:09:00Z">
            <w:rPr>
              <w:rFonts w:ascii="Times New Roman" w:hAnsi="Times New Roman" w:hint="eastAsia"/>
              <w:spacing w:val="10"/>
            </w:rPr>
          </w:rPrChange>
        </w:rPr>
        <w:t>云</w:t>
      </w:r>
      <w:r w:rsidR="000344F9" w:rsidRPr="00B207B1">
        <w:rPr>
          <w:rFonts w:hAnsiTheme="minorEastAsia" w:hint="eastAsia"/>
          <w:rPrChange w:id="431" w:author="JY0225" w:date="2017-08-24T11:09:00Z">
            <w:rPr>
              <w:rFonts w:ascii="Times New Roman" w:hAnsi="Times New Roman" w:hint="eastAsia"/>
              <w:spacing w:val="10"/>
            </w:rPr>
          </w:rPrChange>
        </w:rPr>
        <w:t>备份</w:t>
      </w:r>
      <w:r w:rsidR="008A0F3C" w:rsidRPr="00B207B1">
        <w:rPr>
          <w:rFonts w:hAnsiTheme="minorEastAsia" w:hint="eastAsia"/>
          <w:rPrChange w:id="432" w:author="JY0225" w:date="2017-08-24T11:09:00Z">
            <w:rPr>
              <w:rFonts w:ascii="Times New Roman" w:hAnsi="Times New Roman" w:hint="eastAsia"/>
              <w:spacing w:val="10"/>
            </w:rPr>
          </w:rPrChange>
        </w:rPr>
        <w:t>服务因其</w:t>
      </w:r>
      <w:r w:rsidR="00097C3F" w:rsidRPr="00B207B1">
        <w:rPr>
          <w:rFonts w:hAnsiTheme="minorEastAsia" w:hint="eastAsia"/>
          <w:rPrChange w:id="433" w:author="JY0225" w:date="2017-08-24T11:09:00Z">
            <w:rPr>
              <w:rFonts w:ascii="Times New Roman" w:hAnsi="Times New Roman" w:hint="eastAsia"/>
              <w:spacing w:val="10"/>
            </w:rPr>
          </w:rPrChange>
        </w:rPr>
        <w:t>海量的</w:t>
      </w:r>
      <w:ins w:id="434" w:author="微软用户" w:date="2017-08-27T14:15:00Z">
        <w:r w:rsidR="00C32AFD" w:rsidRPr="00B207B1">
          <w:rPr>
            <w:rFonts w:hAnsiTheme="minorEastAsia"/>
          </w:rPr>
          <w:t>存储</w:t>
        </w:r>
      </w:ins>
      <w:del w:id="435" w:author="微软用户" w:date="2017-08-27T14:15:00Z">
        <w:r w:rsidR="00476838" w:rsidRPr="00B207B1" w:rsidDel="00C32AFD">
          <w:rPr>
            <w:rFonts w:hAnsiTheme="minorEastAsia" w:hint="eastAsia"/>
            <w:rPrChange w:id="436" w:author="JY0225" w:date="2017-08-24T11:09:00Z">
              <w:rPr>
                <w:rFonts w:ascii="Times New Roman" w:hAnsi="Times New Roman" w:hint="eastAsia"/>
                <w:spacing w:val="10"/>
              </w:rPr>
            </w:rPrChange>
          </w:rPr>
          <w:delText>备份</w:delText>
        </w:r>
      </w:del>
      <w:r w:rsidR="00097C3F" w:rsidRPr="00B207B1">
        <w:rPr>
          <w:rFonts w:hAnsiTheme="minorEastAsia" w:hint="eastAsia"/>
          <w:rPrChange w:id="437" w:author="JY0225" w:date="2017-08-24T11:09:00Z">
            <w:rPr>
              <w:rFonts w:ascii="Times New Roman" w:hAnsi="Times New Roman" w:hint="eastAsia"/>
              <w:spacing w:val="10"/>
            </w:rPr>
          </w:rPrChange>
        </w:rPr>
        <w:t>空间、</w:t>
      </w:r>
      <w:r w:rsidR="001E3C36" w:rsidRPr="00B207B1">
        <w:rPr>
          <w:rFonts w:hAnsiTheme="minorEastAsia" w:hint="eastAsia"/>
          <w:rPrChange w:id="438" w:author="JY0225" w:date="2017-08-24T11:09:00Z">
            <w:rPr>
              <w:rFonts w:ascii="Times New Roman" w:hAnsi="Times New Roman" w:hint="eastAsia"/>
              <w:spacing w:val="10"/>
            </w:rPr>
          </w:rPrChange>
        </w:rPr>
        <w:t>便捷</w:t>
      </w:r>
      <w:r w:rsidR="00097C3F" w:rsidRPr="00B207B1">
        <w:rPr>
          <w:rFonts w:hAnsiTheme="minorEastAsia" w:hint="eastAsia"/>
          <w:rPrChange w:id="439"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440"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441"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442"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443"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444"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445"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446" w:author="JY0225" w:date="2017-08-24T11:09:00Z">
            <w:rPr>
              <w:rFonts w:ascii="Times New Roman" w:hAnsi="Times New Roman" w:hint="eastAsia"/>
              <w:color w:val="000000" w:themeColor="text1"/>
              <w:spacing w:val="10"/>
            </w:rPr>
          </w:rPrChange>
        </w:rPr>
        <w:t>然而，</w:t>
      </w:r>
      <w:del w:id="447" w:author="weili" w:date="2017-08-29T12:26:00Z">
        <w:r w:rsidR="00B71ED7" w:rsidRPr="00B207B1" w:rsidDel="002A1299">
          <w:rPr>
            <w:rFonts w:hAnsiTheme="minorEastAsia" w:hint="eastAsia"/>
            <w:color w:val="000000" w:themeColor="text1"/>
            <w:rPrChange w:id="448"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449"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50" w:author="JY0225" w:date="2017-08-24T11:09:00Z">
            <w:rPr>
              <w:rFonts w:ascii="Times New Roman" w:hAnsi="Times New Roman" w:hint="eastAsia"/>
              <w:color w:val="000000" w:themeColor="text1"/>
              <w:spacing w:val="10"/>
            </w:rPr>
          </w:rPrChange>
        </w:rPr>
        <w:t>备份</w:t>
      </w:r>
      <w:del w:id="451" w:author="weili" w:date="2017-08-29T12:26:00Z">
        <w:r w:rsidR="00B71ED7" w:rsidRPr="00B207B1" w:rsidDel="002A1299">
          <w:rPr>
            <w:rFonts w:hAnsiTheme="minorEastAsia" w:hint="eastAsia"/>
            <w:color w:val="000000" w:themeColor="text1"/>
            <w:rPrChange w:id="452"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453"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454"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455"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456"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457"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458"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459"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460"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461"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462"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463"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64"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65"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66"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67"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68"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69"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70"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1"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72"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73"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474"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475"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476"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477"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478"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479" w:author="JY0225" w:date="2017-08-24T11:09:00Z">
            <w:rPr>
              <w:rFonts w:ascii="Times New Roman" w:hAnsi="Times New Roman" w:hint="eastAsia"/>
              <w:color w:val="000000" w:themeColor="text1"/>
              <w:spacing w:val="10"/>
            </w:rPr>
          </w:rPrChange>
        </w:rPr>
        <w:t>进行优化。</w:t>
      </w:r>
    </w:p>
    <w:p w14:paraId="67B4CF97" w14:textId="723BDFD2"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480"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481" w:author="JY0225" w:date="2017-08-24T11:09:00Z">
            <w:rPr>
              <w:rFonts w:ascii="Times New Roman" w:hAnsi="Times New Roman" w:hint="eastAsia"/>
              <w:spacing w:val="10"/>
            </w:rPr>
          </w:rPrChange>
        </w:rPr>
        <w:t>当前</w:t>
      </w:r>
      <w:r w:rsidR="00447D7B" w:rsidRPr="00B207B1">
        <w:rPr>
          <w:rFonts w:hAnsiTheme="minorEastAsia" w:hint="eastAsia"/>
          <w:rPrChange w:id="482" w:author="JY0225" w:date="2017-08-24T11:09:00Z">
            <w:rPr>
              <w:rFonts w:ascii="Times New Roman" w:hAnsi="Times New Roman" w:hint="eastAsia"/>
              <w:spacing w:val="10"/>
            </w:rPr>
          </w:rPrChange>
        </w:rPr>
        <w:t>云</w:t>
      </w:r>
      <w:r w:rsidR="00476838" w:rsidRPr="00B207B1">
        <w:rPr>
          <w:rFonts w:hAnsiTheme="minorEastAsia" w:hint="eastAsia"/>
          <w:rPrChange w:id="483"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484" w:author="微软用户" w:date="2017-08-27T14:17:00Z">
        <w:r w:rsidR="00447D7B" w:rsidRPr="00B207B1" w:rsidDel="008D076E">
          <w:rPr>
            <w:rFonts w:hAnsiTheme="minorEastAsia" w:hint="eastAsia"/>
            <w:rPrChange w:id="485" w:author="JY0225" w:date="2017-08-24T11:09:00Z">
              <w:rPr>
                <w:rFonts w:ascii="Times New Roman" w:hAnsi="Times New Roman" w:hint="eastAsia"/>
                <w:spacing w:val="10"/>
              </w:rPr>
            </w:rPrChange>
          </w:rPr>
          <w:delText>分析</w:delText>
        </w:r>
      </w:del>
      <w:r w:rsidR="00447D7B" w:rsidRPr="00B207B1">
        <w:rPr>
          <w:rFonts w:hAnsiTheme="minorEastAsia" w:hint="eastAsia"/>
          <w:rPrChange w:id="486" w:author="JY0225" w:date="2017-08-24T11:09:00Z">
            <w:rPr>
              <w:rFonts w:ascii="Times New Roman" w:hAnsi="Times New Roman" w:hint="eastAsia"/>
              <w:spacing w:val="10"/>
            </w:rPr>
          </w:rPrChange>
        </w:rPr>
        <w:t>，</w:t>
      </w:r>
      <w:r w:rsidR="00016D23" w:rsidRPr="00B207B1">
        <w:rPr>
          <w:rFonts w:hAnsiTheme="minorEastAsia" w:hint="eastAsia"/>
        </w:rPr>
        <w:t>厘清</w:t>
      </w:r>
      <w:r w:rsidRPr="00B207B1">
        <w:rPr>
          <w:rFonts w:hAnsiTheme="minorEastAsia" w:hint="eastAsia"/>
          <w:rPrChange w:id="487"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488"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489"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490" w:author="JY0225" w:date="2017-08-24T11:09:00Z">
            <w:rPr>
              <w:rFonts w:ascii="Times New Roman" w:hAnsi="Times New Roman" w:hint="eastAsia"/>
              <w:spacing w:val="10"/>
            </w:rPr>
          </w:rPrChange>
        </w:rPr>
        <w:t>成果，</w:t>
      </w:r>
      <w:r w:rsidR="00D107D5" w:rsidRPr="00B207B1">
        <w:rPr>
          <w:rFonts w:hAnsiTheme="minorEastAsia" w:hint="eastAsia"/>
          <w:rPrChange w:id="491" w:author="JY0225" w:date="2017-08-24T11:09:00Z">
            <w:rPr>
              <w:rFonts w:ascii="Times New Roman" w:hAnsi="Times New Roman" w:hint="eastAsia"/>
              <w:spacing w:val="10"/>
            </w:rPr>
          </w:rPrChange>
        </w:rPr>
        <w:t>对</w:t>
      </w:r>
      <w:r w:rsidR="00B704C3" w:rsidRPr="00B207B1">
        <w:rPr>
          <w:rFonts w:hAnsiTheme="minorEastAsia" w:hint="eastAsia"/>
          <w:rPrChange w:id="492"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493" w:author="JY0225" w:date="2017-08-24T11:09:00Z">
            <w:rPr>
              <w:rFonts w:ascii="Times New Roman" w:hAnsi="Times New Roman" w:hint="eastAsia"/>
              <w:spacing w:val="10"/>
            </w:rPr>
          </w:rPrChange>
        </w:rPr>
        <w:t>云</w:t>
      </w:r>
      <w:r w:rsidR="00476838" w:rsidRPr="00B207B1">
        <w:rPr>
          <w:rFonts w:hAnsiTheme="minorEastAsia" w:hint="eastAsia"/>
          <w:rPrChange w:id="494" w:author="JY0225" w:date="2017-08-24T11:09:00Z">
            <w:rPr>
              <w:rFonts w:ascii="Times New Roman" w:hAnsi="Times New Roman" w:hint="eastAsia"/>
              <w:spacing w:val="10"/>
            </w:rPr>
          </w:rPrChange>
        </w:rPr>
        <w:t>备份</w:t>
      </w:r>
      <w:r w:rsidR="00D107D5" w:rsidRPr="00B207B1">
        <w:rPr>
          <w:rFonts w:hAnsiTheme="minorEastAsia" w:hint="eastAsia"/>
          <w:rPrChange w:id="495" w:author="JY0225" w:date="2017-08-24T11:09:00Z">
            <w:rPr>
              <w:rFonts w:ascii="Times New Roman" w:hAnsi="Times New Roman" w:hint="eastAsia"/>
              <w:spacing w:val="10"/>
            </w:rPr>
          </w:rPrChange>
        </w:rPr>
        <w:t>中间件</w:t>
      </w:r>
      <w:r w:rsidR="00604D9F" w:rsidRPr="00B207B1">
        <w:rPr>
          <w:rFonts w:hAnsiTheme="minorEastAsia" w:hint="eastAsia"/>
          <w:rPrChange w:id="496" w:author="JY0225" w:date="2017-08-24T11:09:00Z">
            <w:rPr>
              <w:rFonts w:ascii="Times New Roman" w:hAnsi="Times New Roman" w:hint="eastAsia"/>
              <w:spacing w:val="10"/>
            </w:rPr>
          </w:rPrChange>
        </w:rPr>
        <w:t>系统</w:t>
      </w:r>
      <w:r w:rsidR="00D107D5" w:rsidRPr="00B207B1">
        <w:rPr>
          <w:rFonts w:hAnsiTheme="minorEastAsia" w:hint="eastAsia"/>
          <w:rPrChange w:id="497"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498"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499" w:author="JY0225" w:date="2017-08-24T11:09:00Z">
            <w:rPr>
              <w:rFonts w:ascii="Times New Roman" w:hAnsi="Times New Roman" w:hint="eastAsia"/>
              <w:spacing w:val="10"/>
            </w:rPr>
          </w:rPrChange>
        </w:rPr>
        <w:t>通过</w:t>
      </w:r>
      <w:r w:rsidR="00C110AB" w:rsidRPr="00B207B1">
        <w:rPr>
          <w:rFonts w:hAnsiTheme="minorEastAsia" w:hint="eastAsia"/>
          <w:rPrChange w:id="500" w:author="JY0225" w:date="2017-08-24T11:09:00Z">
            <w:rPr>
              <w:rFonts w:ascii="Times New Roman" w:hAnsi="Times New Roman" w:hint="eastAsia"/>
              <w:spacing w:val="10"/>
            </w:rPr>
          </w:rPrChange>
        </w:rPr>
        <w:t>物理隔离和</w:t>
      </w:r>
      <w:r w:rsidR="001F17BA" w:rsidRPr="00B207B1">
        <w:rPr>
          <w:rFonts w:hAnsiTheme="minorEastAsia" w:hint="eastAsia"/>
          <w:rPrChange w:id="501" w:author="JY0225" w:date="2017-08-24T11:09:00Z">
            <w:rPr>
              <w:rFonts w:ascii="Times New Roman" w:hAnsi="Times New Roman" w:hint="eastAsia"/>
              <w:spacing w:val="10"/>
            </w:rPr>
          </w:rPrChange>
        </w:rPr>
        <w:t>数据</w:t>
      </w:r>
      <w:r w:rsidR="0027271C" w:rsidRPr="00B207B1">
        <w:rPr>
          <w:rFonts w:hAnsiTheme="minorEastAsia" w:hint="eastAsia"/>
          <w:rPrChange w:id="502" w:author="JY0225" w:date="2017-08-24T11:09:00Z">
            <w:rPr>
              <w:rFonts w:ascii="Times New Roman" w:hAnsi="Times New Roman" w:hint="eastAsia"/>
              <w:spacing w:val="10"/>
            </w:rPr>
          </w:rPrChange>
        </w:rPr>
        <w:t>加密的方式</w:t>
      </w:r>
      <w:r w:rsidR="004D4BA0" w:rsidRPr="00B207B1">
        <w:rPr>
          <w:rFonts w:hAnsiTheme="minorEastAsia" w:hint="eastAsia"/>
          <w:rPrChange w:id="503" w:author="JY0225" w:date="2017-08-24T11:09:00Z">
            <w:rPr>
              <w:rFonts w:ascii="Times New Roman" w:hAnsi="Times New Roman" w:hint="eastAsia"/>
              <w:spacing w:val="10"/>
            </w:rPr>
          </w:rPrChange>
        </w:rPr>
        <w:t>，保证</w:t>
      </w:r>
      <w:r w:rsidR="009C27D9" w:rsidRPr="00B207B1">
        <w:rPr>
          <w:rFonts w:hAnsiTheme="minorEastAsia" w:hint="eastAsia"/>
          <w:rPrChange w:id="504"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505"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506" w:author="JY0225" w:date="2017-08-24T11:09:00Z">
            <w:rPr>
              <w:rFonts w:ascii="Times New Roman" w:hAnsi="Times New Roman" w:hint="eastAsia"/>
              <w:spacing w:val="10"/>
            </w:rPr>
          </w:rPrChange>
        </w:rPr>
        <w:t>借助</w:t>
      </w:r>
      <w:bookmarkStart w:id="507" w:name="OLE_LINK1"/>
      <w:bookmarkStart w:id="508" w:name="OLE_LINK2"/>
      <w:r w:rsidR="00CF4348" w:rsidRPr="00B207B1">
        <w:rPr>
          <w:rFonts w:hAnsiTheme="minorEastAsia" w:hint="eastAsia"/>
          <w:rPrChange w:id="509" w:author="JY0225" w:date="2017-08-24T11:09:00Z">
            <w:rPr>
              <w:rFonts w:ascii="Times New Roman" w:hAnsi="Times New Roman" w:hint="eastAsia"/>
              <w:spacing w:val="10"/>
            </w:rPr>
          </w:rPrChange>
        </w:rPr>
        <w:t>大文件分块传输</w:t>
      </w:r>
      <w:bookmarkEnd w:id="507"/>
      <w:bookmarkEnd w:id="508"/>
      <w:r w:rsidR="00CF4348" w:rsidRPr="00B207B1">
        <w:rPr>
          <w:rFonts w:hAnsiTheme="minorEastAsia" w:hint="eastAsia"/>
          <w:rPrChange w:id="510" w:author="JY0225" w:date="2017-08-24T11:09:00Z">
            <w:rPr>
              <w:rFonts w:ascii="Times New Roman" w:hAnsi="Times New Roman" w:hint="eastAsia"/>
              <w:spacing w:val="10"/>
            </w:rPr>
          </w:rPrChange>
        </w:rPr>
        <w:t>和</w:t>
      </w:r>
      <w:bookmarkStart w:id="511" w:name="OLE_LINK3"/>
      <w:bookmarkStart w:id="512" w:name="OLE_LINK4"/>
      <w:bookmarkStart w:id="513" w:name="OLE_LINK5"/>
      <w:r w:rsidR="00CF4348" w:rsidRPr="00B207B1">
        <w:rPr>
          <w:rFonts w:hAnsiTheme="minorEastAsia" w:hint="eastAsia"/>
          <w:rPrChange w:id="514" w:author="JY0225" w:date="2017-08-24T11:09:00Z">
            <w:rPr>
              <w:rFonts w:ascii="Times New Roman" w:hAnsi="Times New Roman" w:hint="eastAsia"/>
              <w:spacing w:val="10"/>
            </w:rPr>
          </w:rPrChange>
        </w:rPr>
        <w:t>断点续传技术</w:t>
      </w:r>
      <w:bookmarkEnd w:id="511"/>
      <w:bookmarkEnd w:id="512"/>
      <w:bookmarkEnd w:id="513"/>
      <w:r w:rsidR="00A56915" w:rsidRPr="00B207B1">
        <w:rPr>
          <w:rFonts w:hAnsiTheme="minorEastAsia" w:hint="eastAsia"/>
          <w:rPrChange w:id="515" w:author="JY0225" w:date="2017-08-24T11:09:00Z">
            <w:rPr>
              <w:rFonts w:ascii="Times New Roman" w:hAnsi="Times New Roman" w:hint="eastAsia"/>
              <w:spacing w:val="10"/>
            </w:rPr>
          </w:rPrChange>
        </w:rPr>
        <w:t>，</w:t>
      </w:r>
      <w:r w:rsidR="00DC6A77" w:rsidRPr="00B207B1">
        <w:rPr>
          <w:rFonts w:hAnsiTheme="minorEastAsia" w:hint="eastAsia"/>
          <w:rPrChange w:id="516"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517" w:author="JY0225" w:date="2017-08-24T11:09:00Z">
            <w:rPr>
              <w:rFonts w:ascii="Times New Roman" w:hAnsi="Times New Roman" w:hint="eastAsia"/>
              <w:spacing w:val="10"/>
            </w:rPr>
          </w:rPrChange>
        </w:rPr>
        <w:t>机等故障</w:t>
      </w:r>
      <w:r w:rsidR="00E91674" w:rsidRPr="00B207B1">
        <w:rPr>
          <w:rFonts w:hAnsiTheme="minorEastAsia" w:hint="eastAsia"/>
          <w:rPrChange w:id="518" w:author="JY0225" w:date="2017-08-24T11:09:00Z">
            <w:rPr>
              <w:rFonts w:ascii="Times New Roman" w:hAnsi="Times New Roman" w:hint="eastAsia"/>
              <w:spacing w:val="10"/>
            </w:rPr>
          </w:rPrChange>
        </w:rPr>
        <w:t>而</w:t>
      </w:r>
      <w:r w:rsidR="00D95009" w:rsidRPr="00B207B1">
        <w:rPr>
          <w:rFonts w:hAnsiTheme="minorEastAsia" w:hint="eastAsia"/>
          <w:rPrChange w:id="519"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520"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521" w:author="JY0225" w:date="2017-08-24T11:09:00Z">
            <w:rPr>
              <w:rFonts w:ascii="Times New Roman" w:hAnsi="Times New Roman" w:hint="eastAsia"/>
              <w:spacing w:val="10"/>
            </w:rPr>
          </w:rPrChange>
        </w:rPr>
        <w:t>利用本地</w:t>
      </w:r>
      <w:ins w:id="522" w:author="微软用户" w:date="2017-08-24T22:13:00Z">
        <w:r w:rsidR="00DB55AF" w:rsidRPr="00B207B1">
          <w:rPr>
            <w:rFonts w:hAnsiTheme="minorEastAsia"/>
          </w:rPr>
          <w:t>缓存</w:t>
        </w:r>
      </w:ins>
      <w:del w:id="523" w:author="微软用户" w:date="2017-08-24T22:13:00Z">
        <w:r w:rsidR="006D0514" w:rsidRPr="00B207B1" w:rsidDel="00DB55AF">
          <w:rPr>
            <w:rFonts w:hAnsiTheme="minorEastAsia" w:hint="eastAsia"/>
            <w:rPrChange w:id="524" w:author="JY0225" w:date="2017-08-24T11:09:00Z">
              <w:rPr>
                <w:rFonts w:ascii="Times New Roman" w:hAnsi="Times New Roman" w:hint="eastAsia"/>
                <w:spacing w:val="10"/>
              </w:rPr>
            </w:rPrChange>
          </w:rPr>
          <w:delText>存储</w:delText>
        </w:r>
      </w:del>
      <w:r w:rsidR="00E9415A" w:rsidRPr="00B207B1">
        <w:rPr>
          <w:rFonts w:hAnsiTheme="minorEastAsia" w:hint="eastAsia"/>
          <w:rPrChange w:id="525" w:author="JY0225" w:date="2017-08-24T11:09:00Z">
            <w:rPr>
              <w:rFonts w:ascii="Times New Roman" w:hAnsi="Times New Roman" w:hint="eastAsia"/>
              <w:spacing w:val="10"/>
            </w:rPr>
          </w:rPrChange>
        </w:rPr>
        <w:t>和</w:t>
      </w:r>
      <w:r w:rsidR="00616B48" w:rsidRPr="00B207B1">
        <w:rPr>
          <w:rFonts w:hAnsiTheme="minorEastAsia" w:hint="eastAsia"/>
          <w:rPrChange w:id="526" w:author="JY0225" w:date="2017-08-24T11:09:00Z">
            <w:rPr>
              <w:rFonts w:ascii="Times New Roman" w:hAnsi="Times New Roman" w:hint="eastAsia"/>
              <w:spacing w:val="10"/>
            </w:rPr>
          </w:rPrChange>
        </w:rPr>
        <w:t>服务器提供的高级</w:t>
      </w:r>
      <w:r w:rsidR="004D376E" w:rsidRPr="00B207B1">
        <w:rPr>
          <w:rFonts w:hAnsiTheme="minorEastAsia" w:hint="eastAsia"/>
          <w:rPrChange w:id="527" w:author="JY0225" w:date="2017-08-24T11:09:00Z">
            <w:rPr>
              <w:rFonts w:ascii="Times New Roman" w:hAnsi="Times New Roman" w:hint="eastAsia"/>
              <w:spacing w:val="10"/>
            </w:rPr>
          </w:rPrChange>
        </w:rPr>
        <w:t>接口</w:t>
      </w:r>
      <w:r w:rsidR="00E9415A" w:rsidRPr="00B207B1">
        <w:rPr>
          <w:rFonts w:hAnsiTheme="minorEastAsia" w:hint="eastAsia"/>
          <w:rPrChange w:id="528" w:author="JY0225" w:date="2017-08-24T11:09:00Z">
            <w:rPr>
              <w:rFonts w:ascii="Times New Roman" w:hAnsi="Times New Roman" w:hint="eastAsia"/>
              <w:spacing w:val="10"/>
            </w:rPr>
          </w:rPrChange>
        </w:rPr>
        <w:t>，减少数据</w:t>
      </w:r>
      <w:r w:rsidR="00867696" w:rsidRPr="00B207B1">
        <w:rPr>
          <w:rFonts w:hAnsiTheme="minorEastAsia" w:hint="eastAsia"/>
          <w:rPrChange w:id="529" w:author="JY0225" w:date="2017-08-24T11:09:00Z">
            <w:rPr>
              <w:rFonts w:ascii="Times New Roman" w:hAnsi="Times New Roman" w:hint="eastAsia"/>
              <w:spacing w:val="10"/>
            </w:rPr>
          </w:rPrChange>
        </w:rPr>
        <w:t>在</w:t>
      </w:r>
      <w:r w:rsidR="00E9415A" w:rsidRPr="00B207B1">
        <w:rPr>
          <w:rFonts w:hAnsiTheme="minorEastAsia" w:hint="eastAsia"/>
          <w:rPrChange w:id="530" w:author="JY0225" w:date="2017-08-24T11:09:00Z">
            <w:rPr>
              <w:rFonts w:ascii="Times New Roman" w:hAnsi="Times New Roman" w:hint="eastAsia"/>
              <w:spacing w:val="10"/>
            </w:rPr>
          </w:rPrChange>
        </w:rPr>
        <w:t>上传下载</w:t>
      </w:r>
      <w:r w:rsidR="00616B48" w:rsidRPr="00B207B1">
        <w:rPr>
          <w:rFonts w:hAnsiTheme="minorEastAsia" w:hint="eastAsia"/>
          <w:rPrChange w:id="531"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532"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533"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534"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535"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536" w:author="JY0225" w:date="2017-08-24T11:09:00Z">
            <w:rPr>
              <w:rFonts w:ascii="Times New Roman" w:hAnsi="Times New Roman" w:hint="eastAsia"/>
              <w:color w:val="000000" w:themeColor="text1"/>
              <w:spacing w:val="10"/>
            </w:rPr>
          </w:rPrChange>
        </w:rPr>
        <w:t>以</w:t>
      </w:r>
      <w:ins w:id="537" w:author="微软用户" w:date="2017-08-27T14:18:00Z">
        <w:r w:rsidR="005F615D" w:rsidRPr="00B207B1">
          <w:rPr>
            <w:rFonts w:hAnsiTheme="minorEastAsia"/>
            <w:color w:val="000000" w:themeColor="text1"/>
          </w:rPr>
          <w:t>提升</w:t>
        </w:r>
      </w:ins>
      <w:del w:id="538" w:author="微软用户" w:date="2017-08-27T14:18:00Z">
        <w:r w:rsidR="00391CD8" w:rsidRPr="00B207B1" w:rsidDel="005F615D">
          <w:rPr>
            <w:rFonts w:hAnsiTheme="minorEastAsia" w:hint="eastAsia"/>
            <w:color w:val="000000" w:themeColor="text1"/>
            <w:rPrChange w:id="539"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540"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541"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542"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543"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544"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545"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546"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547"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548" w:author="JY0225" w:date="2017-08-24T11:09:00Z">
            <w:rPr>
              <w:rFonts w:ascii="Times New Roman" w:hAnsi="Times New Roman" w:hint="eastAsia"/>
              <w:color w:val="000000" w:themeColor="text1"/>
              <w:spacing w:val="10"/>
            </w:rPr>
          </w:rPrChange>
        </w:rPr>
        <w:t>服务之间</w:t>
      </w:r>
      <w:ins w:id="549"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550"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551" w:author="JY0225" w:date="2017-08-24T11:09:00Z">
            <w:rPr>
              <w:rFonts w:ascii="Times New Roman" w:hAnsi="Times New Roman" w:hint="eastAsia"/>
              <w:color w:val="000000" w:themeColor="text1"/>
              <w:spacing w:val="10"/>
            </w:rPr>
          </w:rPrChange>
        </w:rPr>
        <w:t>。</w:t>
      </w:r>
    </w:p>
    <w:p w14:paraId="79DCB10F" w14:textId="01761E3B" w:rsidR="009B57C6" w:rsidRPr="00B207B1" w:rsidRDefault="00016D23" w:rsidP="00D0546B">
      <w:pPr>
        <w:tabs>
          <w:tab w:val="left" w:pos="495"/>
        </w:tabs>
        <w:spacing w:line="400" w:lineRule="exact"/>
        <w:ind w:firstLineChars="200" w:firstLine="480"/>
        <w:rPr>
          <w:rFonts w:hAnsiTheme="minorEastAsia"/>
          <w:color w:val="000000" w:themeColor="text1"/>
          <w:rPrChange w:id="552"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00AF378D" w:rsidRPr="00B207B1">
        <w:rPr>
          <w:rFonts w:hAnsiTheme="minorEastAsia" w:hint="eastAsia"/>
          <w:color w:val="000000" w:themeColor="text1"/>
        </w:rPr>
        <w:t>验证</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553"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554"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555"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AF378D" w:rsidRPr="00B207B1">
        <w:rPr>
          <w:rFonts w:hAnsiTheme="minorEastAsia" w:hint="eastAsia"/>
          <w:color w:val="000000" w:themeColor="text1"/>
          <w:rPrChange w:id="556" w:author="JY0225" w:date="2017-08-24T11:09:00Z">
            <w:rPr>
              <w:rFonts w:ascii="Times New Roman" w:hAnsi="Times New Roman" w:hint="eastAsia"/>
              <w:color w:val="000000" w:themeColor="text1"/>
              <w:spacing w:val="10"/>
            </w:rPr>
          </w:rPrChange>
        </w:rPr>
        <w:t>支持更多的客户端使用云备份服务。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557"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558" w:author="微软用户" w:date="2017-08-24T22:13:00Z">
        <w:r w:rsidR="000E26CC" w:rsidRPr="00B207B1">
          <w:rPr>
            <w:rFonts w:ascii="Times New Roman" w:hAnsi="Times New Roman" w:hint="eastAsia"/>
          </w:rPr>
          <w:t>数据加密，</w:t>
        </w:r>
      </w:ins>
      <w:ins w:id="559"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560" w:name="_Toc492457582"/>
      <w:r w:rsidRPr="00B207B1">
        <w:rPr>
          <w:rFonts w:ascii="Times New Roman" w:hAnsi="Times New Roman"/>
        </w:rPr>
        <w:lastRenderedPageBreak/>
        <w:t>Abstract</w:t>
      </w:r>
      <w:bookmarkEnd w:id="560"/>
    </w:p>
    <w:p w14:paraId="01ECF76A" w14:textId="4ED92AFB" w:rsidR="002C3D62" w:rsidRDefault="002C3D62" w:rsidP="000E16A7">
      <w:pPr>
        <w:spacing w:line="400" w:lineRule="exact"/>
        <w:ind w:firstLine="482"/>
        <w:rPr>
          <w:rFonts w:ascii="Times New Roman" w:hAnsi="Times New Roman"/>
        </w:rPr>
      </w:pPr>
      <w:r>
        <w:rPr>
          <w:rFonts w:ascii="Times New Roman" w:hAnsi="Times New Roman" w:hint="eastAsia"/>
        </w:rPr>
        <w:t>In</w:t>
      </w:r>
      <w:r>
        <w:rPr>
          <w:rFonts w:ascii="Times New Roman" w:hAnsi="Times New Roman"/>
        </w:rPr>
        <w:t xml:space="preserve"> recent years, cloud backup service becomes </w:t>
      </w:r>
      <w:r w:rsidR="005B35C3">
        <w:rPr>
          <w:rFonts w:ascii="Times New Roman" w:hAnsi="Times New Roman"/>
        </w:rPr>
        <w:t>more and more popular because of</w:t>
      </w:r>
      <w:r>
        <w:rPr>
          <w:rFonts w:ascii="Times New Roman" w:hAnsi="Times New Roman"/>
        </w:rPr>
        <w:t xml:space="preserve"> its massive storage space and convenient access</w:t>
      </w:r>
      <w:r w:rsidR="006A59E9">
        <w:rPr>
          <w:rFonts w:ascii="Times New Roman" w:hAnsi="Times New Roman"/>
        </w:rPr>
        <w:t xml:space="preserve">. However, cloud backup </w:t>
      </w:r>
      <w:ins w:id="561" w:author="Spencer" w:date="2017-09-05T10:28:00Z">
        <w:r w:rsidR="008123AB">
          <w:rPr>
            <w:rFonts w:ascii="Times New Roman" w:hAnsi="Times New Roman" w:hint="eastAsia"/>
          </w:rPr>
          <w:t>service</w:t>
        </w:r>
      </w:ins>
      <w:del w:id="562" w:author="Spencer" w:date="2017-09-05T10:28:00Z">
        <w:r w:rsidR="006A59E9" w:rsidDel="008123AB">
          <w:rPr>
            <w:rFonts w:ascii="Times New Roman" w:hAnsi="Times New Roman"/>
          </w:rPr>
          <w:delText>system</w:delText>
        </w:r>
      </w:del>
      <w:r w:rsidR="006A59E9">
        <w:rPr>
          <w:rFonts w:ascii="Times New Roman" w:hAnsi="Times New Roman"/>
        </w:rPr>
        <w:t xml:space="preserve"> is </w:t>
      </w:r>
      <w:ins w:id="563" w:author="Spencer" w:date="2017-09-05T10:45:00Z">
        <w:r w:rsidR="00C26D0D">
          <w:rPr>
            <w:rFonts w:ascii="Times New Roman" w:hAnsi="Times New Roman" w:hint="eastAsia"/>
          </w:rPr>
          <w:t>now</w:t>
        </w:r>
        <w:r w:rsidR="00C26D0D">
          <w:rPr>
            <w:rFonts w:ascii="Times New Roman" w:hAnsi="Times New Roman"/>
          </w:rPr>
          <w:t xml:space="preserve"> </w:t>
        </w:r>
      </w:ins>
      <w:r w:rsidR="006A59E9">
        <w:rPr>
          <w:rFonts w:ascii="Times New Roman" w:hAnsi="Times New Roman"/>
        </w:rPr>
        <w:t xml:space="preserve">facing many </w:t>
      </w:r>
      <w:ins w:id="564" w:author="Spencer" w:date="2017-09-05T11:03:00Z">
        <w:r w:rsidR="006D138D" w:rsidRPr="006D138D">
          <w:rPr>
            <w:rFonts w:ascii="Times New Roman" w:hAnsi="Times New Roman"/>
          </w:rPr>
          <w:t>derivative</w:t>
        </w:r>
        <w:r w:rsidR="006D138D">
          <w:rPr>
            <w:rFonts w:ascii="Times New Roman" w:hAnsi="Times New Roman"/>
          </w:rPr>
          <w:t xml:space="preserve"> </w:t>
        </w:r>
      </w:ins>
      <w:r w:rsidR="006A59E9">
        <w:rPr>
          <w:rFonts w:ascii="Times New Roman" w:hAnsi="Times New Roman"/>
        </w:rPr>
        <w:t xml:space="preserve">challenges such as </w:t>
      </w:r>
      <w:ins w:id="565" w:author="Spencer" w:date="2017-09-05T11:04:00Z">
        <w:r w:rsidR="00AC3BAE">
          <w:rPr>
            <w:rFonts w:ascii="Times New Roman" w:hAnsi="Times New Roman"/>
          </w:rPr>
          <w:t xml:space="preserve">issues about </w:t>
        </w:r>
      </w:ins>
      <w:r w:rsidR="006A59E9">
        <w:rPr>
          <w:rFonts w:ascii="Times New Roman" w:hAnsi="Times New Roman"/>
        </w:rPr>
        <w:t>security, stability</w:t>
      </w:r>
      <w:del w:id="566" w:author="Spencer" w:date="2017-09-05T11:04:00Z">
        <w:r w:rsidR="005B2755" w:rsidDel="00AC3BAE">
          <w:rPr>
            <w:rFonts w:ascii="Times New Roman" w:hAnsi="Times New Roman"/>
          </w:rPr>
          <w:delText>,</w:delText>
        </w:r>
        <w:r w:rsidR="006A59E9" w:rsidDel="00AC3BAE">
          <w:rPr>
            <w:rFonts w:ascii="Times New Roman" w:hAnsi="Times New Roman"/>
          </w:rPr>
          <w:delText xml:space="preserve"> </w:delText>
        </w:r>
      </w:del>
      <w:ins w:id="567" w:author="Spencer" w:date="2017-09-05T11:04:00Z">
        <w:r w:rsidR="00AC3BAE">
          <w:rPr>
            <w:rFonts w:ascii="Times New Roman" w:hAnsi="Times New Roman"/>
          </w:rPr>
          <w:t xml:space="preserve"> and </w:t>
        </w:r>
      </w:ins>
      <w:r w:rsidR="006A59E9" w:rsidRPr="006A59E9">
        <w:rPr>
          <w:rFonts w:ascii="Times New Roman" w:hAnsi="Times New Roman"/>
        </w:rPr>
        <w:t>scalability</w:t>
      </w:r>
      <w:del w:id="568" w:author="Spencer" w:date="2017-09-05T11:04:00Z">
        <w:r w:rsidR="006A59E9" w:rsidDel="00AC3BAE">
          <w:rPr>
            <w:rFonts w:ascii="Times New Roman" w:hAnsi="Times New Roman"/>
          </w:rPr>
          <w:delText xml:space="preserve"> at the sa</w:delText>
        </w:r>
        <w:r w:rsidR="00A20C75" w:rsidDel="00AC3BAE">
          <w:rPr>
            <w:rFonts w:ascii="Times New Roman" w:hAnsi="Times New Roman"/>
          </w:rPr>
          <w:delText>me time</w:delText>
        </w:r>
      </w:del>
      <w:ins w:id="569" w:author="Spencer" w:date="2017-09-05T11:07:00Z">
        <w:r w:rsidR="000914AD">
          <w:rPr>
            <w:rFonts w:ascii="Times New Roman" w:hAnsi="Times New Roman"/>
          </w:rPr>
          <w:t>, while</w:t>
        </w:r>
      </w:ins>
      <w:del w:id="570" w:author="Spencer" w:date="2017-09-05T11:07:00Z">
        <w:r w:rsidR="00A20C75" w:rsidDel="000914AD">
          <w:rPr>
            <w:rFonts w:ascii="Times New Roman" w:hAnsi="Times New Roman"/>
          </w:rPr>
          <w:delText>.</w:delText>
        </w:r>
      </w:del>
      <w:r w:rsidR="00A20C75">
        <w:rPr>
          <w:rFonts w:ascii="Times New Roman" w:hAnsi="Times New Roman"/>
        </w:rPr>
        <w:t xml:space="preserve"> </w:t>
      </w:r>
      <w:ins w:id="571" w:author="Spencer" w:date="2017-09-05T11:07:00Z">
        <w:r w:rsidR="000914AD">
          <w:rPr>
            <w:rFonts w:ascii="Times New Roman" w:hAnsi="Times New Roman"/>
          </w:rPr>
          <w:t>u</w:t>
        </w:r>
      </w:ins>
      <w:del w:id="572" w:author="Spencer" w:date="2017-09-05T11:07:00Z">
        <w:r w:rsidR="00A20C75" w:rsidDel="000914AD">
          <w:rPr>
            <w:rFonts w:ascii="Times New Roman" w:hAnsi="Times New Roman"/>
          </w:rPr>
          <w:delText>U</w:delText>
        </w:r>
      </w:del>
      <w:r w:rsidR="005B2755" w:rsidRPr="005B2755">
        <w:rPr>
          <w:rFonts w:ascii="Times New Roman" w:hAnsi="Times New Roman"/>
        </w:rPr>
        <w:t>se</w:t>
      </w:r>
      <w:r w:rsidR="005B2755">
        <w:rPr>
          <w:rFonts w:ascii="Times New Roman" w:hAnsi="Times New Roman"/>
        </w:rPr>
        <w:t xml:space="preserve">rs </w:t>
      </w:r>
      <w:r w:rsidR="005B2755" w:rsidRPr="005B2755">
        <w:rPr>
          <w:rFonts w:ascii="Times New Roman" w:hAnsi="Times New Roman"/>
        </w:rPr>
        <w:t>also put forward higher requirements</w:t>
      </w:r>
      <w:ins w:id="573" w:author="Spencer" w:date="2017-09-05T11:08:00Z">
        <w:r w:rsidR="000914AD">
          <w:rPr>
            <w:rFonts w:ascii="Times New Roman" w:hAnsi="Times New Roman" w:hint="eastAsia"/>
          </w:rPr>
          <w:t xml:space="preserve"> for the services</w:t>
        </w:r>
      </w:ins>
      <w:r w:rsidR="005B2755">
        <w:rPr>
          <w:rFonts w:ascii="Times New Roman" w:hAnsi="Times New Roman"/>
        </w:rPr>
        <w:t>.</w:t>
      </w:r>
      <w:r w:rsidR="00A310AB">
        <w:rPr>
          <w:rFonts w:ascii="Times New Roman" w:hAnsi="Times New Roman"/>
        </w:rPr>
        <w:t xml:space="preserve"> Currently, an i</w:t>
      </w:r>
      <w:r w:rsidR="00A310AB" w:rsidRPr="00A310AB">
        <w:rPr>
          <w:rFonts w:ascii="Times New Roman" w:hAnsi="Times New Roman"/>
        </w:rPr>
        <w:t>ndependent</w:t>
      </w:r>
      <w:r w:rsidR="00C7731C">
        <w:rPr>
          <w:rFonts w:ascii="Times New Roman" w:hAnsi="Times New Roman" w:hint="eastAsia"/>
        </w:rPr>
        <w:t>ly</w:t>
      </w:r>
      <w:r w:rsidR="00A310AB" w:rsidRPr="00A310AB">
        <w:rPr>
          <w:rFonts w:ascii="Times New Roman" w:hAnsi="Times New Roman"/>
        </w:rPr>
        <w:t xml:space="preserve"> develop</w:t>
      </w:r>
      <w:r w:rsidR="00ED4DC6">
        <w:rPr>
          <w:rFonts w:ascii="Times New Roman" w:hAnsi="Times New Roman"/>
        </w:rPr>
        <w:t>ed</w:t>
      </w:r>
      <w:r w:rsidR="006A59E9">
        <w:rPr>
          <w:rFonts w:ascii="Times New Roman" w:hAnsi="Times New Roman"/>
        </w:rPr>
        <w:t xml:space="preserve"> </w:t>
      </w:r>
      <w:r w:rsidR="00A310AB">
        <w:rPr>
          <w:rFonts w:ascii="Times New Roman" w:hAnsi="Times New Roman"/>
        </w:rPr>
        <w:t>cloud backup system</w:t>
      </w:r>
      <w:ins w:id="574" w:author="JY0225" w:date="2017-09-06T10:23:00Z">
        <w:r w:rsidR="00C23660">
          <w:rPr>
            <w:rFonts w:ascii="Times New Roman" w:hAnsi="Times New Roman"/>
          </w:rPr>
          <w:t xml:space="preserve"> </w:t>
        </w:r>
      </w:ins>
      <w:del w:id="575" w:author="JY0225" w:date="2017-09-06T10:23:00Z">
        <w:r w:rsidR="00A310AB" w:rsidDel="00C23660">
          <w:rPr>
            <w:rFonts w:ascii="Times New Roman" w:hAnsi="Times New Roman"/>
          </w:rPr>
          <w:delText xml:space="preserve"> </w:delText>
        </w:r>
      </w:del>
      <w:ins w:id="576" w:author="Spencer" w:date="2017-09-05T11:16:00Z">
        <w:del w:id="577" w:author="JY0225" w:date="2017-09-06T10:23:00Z">
          <w:r w:rsidR="001D588E" w:rsidDel="004736E8">
            <w:rPr>
              <w:rFonts w:ascii="Times New Roman" w:hAnsi="Times New Roman"/>
            </w:rPr>
            <w:delText xml:space="preserve">which </w:delText>
          </w:r>
        </w:del>
      </w:ins>
      <w:r w:rsidR="00A310AB">
        <w:rPr>
          <w:rFonts w:ascii="Times New Roman" w:hAnsi="Times New Roman"/>
        </w:rPr>
        <w:t xml:space="preserve">uses middleware as the data exchange hub between </w:t>
      </w:r>
      <w:r w:rsidR="00FF4C21">
        <w:rPr>
          <w:rFonts w:ascii="Times New Roman" w:hAnsi="Times New Roman"/>
        </w:rPr>
        <w:t>client and server,</w:t>
      </w:r>
      <w:ins w:id="578" w:author="JY0225" w:date="2017-09-06T10:23:00Z">
        <w:r w:rsidR="0040215D">
          <w:rPr>
            <w:rFonts w:ascii="Times New Roman" w:hAnsi="Times New Roman"/>
          </w:rPr>
          <w:t xml:space="preserve"> </w:t>
        </w:r>
        <w:r w:rsidR="0040215D">
          <w:rPr>
            <w:rFonts w:ascii="Times New Roman" w:hAnsi="Times New Roman" w:hint="eastAsia"/>
          </w:rPr>
          <w:t>which</w:t>
        </w:r>
      </w:ins>
      <w:del w:id="579" w:author="Spencer" w:date="2017-09-05T11:17:00Z">
        <w:r w:rsidR="00FF4C21" w:rsidDel="001D588E">
          <w:rPr>
            <w:rFonts w:ascii="Times New Roman" w:hAnsi="Times New Roman"/>
          </w:rPr>
          <w:delText xml:space="preserve"> which</w:delText>
        </w:r>
      </w:del>
      <w:r w:rsidR="00FF4C21">
        <w:rPr>
          <w:rFonts w:ascii="Times New Roman" w:hAnsi="Times New Roman"/>
        </w:rPr>
        <w:t xml:space="preserve"> </w:t>
      </w:r>
      <w:del w:id="580" w:author="Spencer" w:date="2017-09-05T11:17:00Z">
        <w:r w:rsidR="0009627B" w:rsidDel="001D588E">
          <w:rPr>
            <w:rFonts w:ascii="Times New Roman" w:hAnsi="Times New Roman"/>
          </w:rPr>
          <w:delText xml:space="preserve">achieved </w:delText>
        </w:r>
      </w:del>
      <w:ins w:id="581" w:author="Spencer" w:date="2017-09-05T11:17:00Z">
        <w:r w:rsidR="001D588E">
          <w:rPr>
            <w:rFonts w:ascii="Times New Roman" w:hAnsi="Times New Roman"/>
          </w:rPr>
          <w:t xml:space="preserve">achieves </w:t>
        </w:r>
      </w:ins>
      <w:r w:rsidR="0009627B">
        <w:rPr>
          <w:rFonts w:ascii="Times New Roman" w:hAnsi="Times New Roman"/>
        </w:rPr>
        <w:t xml:space="preserve">some basic functions </w:t>
      </w:r>
      <w:del w:id="582" w:author="Spencer" w:date="2017-09-05T11:18:00Z">
        <w:r w:rsidR="0009627B" w:rsidDel="00EA6CEA">
          <w:rPr>
            <w:rFonts w:ascii="Times New Roman" w:hAnsi="Times New Roman"/>
          </w:rPr>
          <w:delText xml:space="preserve">like </w:delText>
        </w:r>
      </w:del>
      <w:ins w:id="583" w:author="Spencer" w:date="2017-09-05T11:18:00Z">
        <w:r w:rsidR="00EA6CEA">
          <w:rPr>
            <w:rFonts w:ascii="Times New Roman" w:hAnsi="Times New Roman"/>
          </w:rPr>
          <w:t xml:space="preserve">of </w:t>
        </w:r>
      </w:ins>
      <w:r w:rsidR="0009627B" w:rsidRPr="0009627B">
        <w:rPr>
          <w:rFonts w:ascii="Times New Roman" w:hAnsi="Times New Roman"/>
        </w:rPr>
        <w:t>data</w:t>
      </w:r>
      <w:r w:rsidR="0086759D">
        <w:rPr>
          <w:rFonts w:ascii="Times New Roman" w:hAnsi="Times New Roman"/>
        </w:rPr>
        <w:t xml:space="preserve"> transmission, data compression and</w:t>
      </w:r>
      <w:r w:rsidR="0009627B" w:rsidRPr="0009627B">
        <w:rPr>
          <w:rFonts w:ascii="Times New Roman" w:hAnsi="Times New Roman"/>
        </w:rPr>
        <w:t xml:space="preserve"> data encrypt</w:t>
      </w:r>
      <w:r w:rsidR="0086759D">
        <w:rPr>
          <w:rFonts w:ascii="Times New Roman" w:hAnsi="Times New Roman"/>
        </w:rPr>
        <w:t>ion</w:t>
      </w:r>
      <w:r w:rsidR="0086759D">
        <w:rPr>
          <w:rFonts w:ascii="Times New Roman" w:hAnsi="Times New Roman" w:hint="eastAsia"/>
        </w:rPr>
        <w:t>.</w:t>
      </w:r>
      <w:r w:rsidR="0009627B">
        <w:rPr>
          <w:rFonts w:ascii="Times New Roman" w:hAnsi="Times New Roman"/>
        </w:rPr>
        <w:t xml:space="preserve"> </w:t>
      </w:r>
      <w:ins w:id="584" w:author="Spencer" w:date="2017-09-05T11:18:00Z">
        <w:r w:rsidR="00897642">
          <w:rPr>
            <w:rFonts w:ascii="Times New Roman" w:hAnsi="Times New Roman"/>
          </w:rPr>
          <w:t>I</w:t>
        </w:r>
        <w:r w:rsidR="00897642" w:rsidRPr="0009627B">
          <w:rPr>
            <w:rFonts w:ascii="Times New Roman" w:hAnsi="Times New Roman"/>
          </w:rPr>
          <w:t xml:space="preserve">t is imperative to optimize </w:t>
        </w:r>
      </w:ins>
      <w:ins w:id="585" w:author="Spencer" w:date="2017-09-05T11:19:00Z">
        <w:r w:rsidR="00897642">
          <w:rPr>
            <w:rFonts w:ascii="Times New Roman" w:hAnsi="Times New Roman"/>
          </w:rPr>
          <w:t>the</w:t>
        </w:r>
      </w:ins>
      <w:ins w:id="586" w:author="Spencer" w:date="2017-09-05T11:18:00Z">
        <w:r w:rsidR="00897642" w:rsidRPr="0009627B">
          <w:rPr>
            <w:rFonts w:ascii="Times New Roman" w:hAnsi="Times New Roman"/>
          </w:rPr>
          <w:t xml:space="preserve"> key technologies </w:t>
        </w:r>
      </w:ins>
      <w:ins w:id="587" w:author="Spencer" w:date="2017-09-05T11:19:00Z">
        <w:r w:rsidR="00640414">
          <w:rPr>
            <w:rFonts w:ascii="Times New Roman" w:hAnsi="Times New Roman"/>
          </w:rPr>
          <w:t>of cloud backup service</w:t>
        </w:r>
        <w:r w:rsidR="00640414" w:rsidRPr="0009627B">
          <w:rPr>
            <w:rFonts w:ascii="Times New Roman" w:hAnsi="Times New Roman"/>
          </w:rPr>
          <w:t xml:space="preserve"> </w:t>
        </w:r>
        <w:r w:rsidR="00640414">
          <w:rPr>
            <w:rFonts w:ascii="Times New Roman" w:hAnsi="Times New Roman"/>
          </w:rPr>
          <w:t>in order t</w:t>
        </w:r>
      </w:ins>
      <w:del w:id="588" w:author="Spencer" w:date="2017-09-05T11:19:00Z">
        <w:r w:rsidR="0009627B" w:rsidRPr="0009627B" w:rsidDel="00640414">
          <w:rPr>
            <w:rFonts w:ascii="Times New Roman" w:hAnsi="Times New Roman"/>
          </w:rPr>
          <w:delText>T</w:delText>
        </w:r>
      </w:del>
      <w:r w:rsidR="0009627B" w:rsidRPr="0009627B">
        <w:rPr>
          <w:rFonts w:ascii="Times New Roman" w:hAnsi="Times New Roman"/>
        </w:rPr>
        <w:t xml:space="preserve">o provide a secure and reliable </w:t>
      </w:r>
      <w:del w:id="589" w:author="Spencer" w:date="2017-09-05T11:20:00Z">
        <w:r w:rsidR="0009627B" w:rsidRPr="0009627B" w:rsidDel="00AB4AAA">
          <w:rPr>
            <w:rFonts w:ascii="Times New Roman" w:hAnsi="Times New Roman"/>
          </w:rPr>
          <w:delText xml:space="preserve">cloud backup </w:delText>
        </w:r>
      </w:del>
      <w:r w:rsidR="0009627B" w:rsidRPr="0009627B">
        <w:rPr>
          <w:rFonts w:ascii="Times New Roman" w:hAnsi="Times New Roman"/>
        </w:rPr>
        <w:t>service</w:t>
      </w:r>
      <w:del w:id="590" w:author="Spencer" w:date="2017-09-05T11:19:00Z">
        <w:r w:rsidR="0009627B" w:rsidRPr="0009627B" w:rsidDel="00D975D3">
          <w:rPr>
            <w:rFonts w:ascii="Times New Roman" w:hAnsi="Times New Roman"/>
          </w:rPr>
          <w:delText>,</w:delText>
        </w:r>
      </w:del>
      <w:del w:id="591" w:author="Spencer" w:date="2017-09-05T11:18:00Z">
        <w:r w:rsidR="0009627B" w:rsidRPr="0009627B" w:rsidDel="00897642">
          <w:rPr>
            <w:rFonts w:ascii="Times New Roman" w:hAnsi="Times New Roman"/>
          </w:rPr>
          <w:delText xml:space="preserve"> it is imperative to optimize its key technologies</w:delText>
        </w:r>
      </w:del>
      <w:r w:rsidR="0009627B" w:rsidRPr="0009627B">
        <w:rPr>
          <w:rFonts w:ascii="Times New Roman" w:hAnsi="Times New Roman"/>
        </w:rPr>
        <w:t>.</w:t>
      </w:r>
    </w:p>
    <w:p w14:paraId="06C77782" w14:textId="4226BECB" w:rsidR="00AD259A" w:rsidRDefault="001A7451" w:rsidP="007C76A5">
      <w:pPr>
        <w:spacing w:line="400" w:lineRule="exact"/>
        <w:ind w:firstLine="482"/>
        <w:rPr>
          <w:rFonts w:ascii="Times New Roman" w:hAnsi="Times New Roman"/>
        </w:rPr>
      </w:pPr>
      <w:commentRangeStart w:id="592"/>
      <w:r>
        <w:rPr>
          <w:rFonts w:ascii="Times New Roman" w:hAnsi="Times New Roman"/>
        </w:rPr>
        <w:t>B</w:t>
      </w:r>
      <w:r w:rsidR="005F504B" w:rsidRPr="005F504B">
        <w:rPr>
          <w:rFonts w:ascii="Times New Roman" w:hAnsi="Times New Roman"/>
        </w:rPr>
        <w:t xml:space="preserve">ased on </w:t>
      </w:r>
      <w:ins w:id="593" w:author="Spencer" w:date="2017-09-05T13:56:00Z">
        <w:r w:rsidR="00C93E0F">
          <w:rPr>
            <w:rFonts w:ascii="Times New Roman" w:hAnsi="Times New Roman"/>
          </w:rPr>
          <w:t>a</w:t>
        </w:r>
      </w:ins>
      <w:del w:id="594" w:author="Spencer" w:date="2017-09-05T13:56:00Z">
        <w:r w:rsidR="005F504B" w:rsidRPr="005F504B" w:rsidDel="00C93E0F">
          <w:rPr>
            <w:rFonts w:ascii="Times New Roman" w:hAnsi="Times New Roman"/>
          </w:rPr>
          <w:delText>the</w:delText>
        </w:r>
      </w:del>
      <w:r w:rsidR="005F504B" w:rsidRPr="005F504B">
        <w:rPr>
          <w:rFonts w:ascii="Times New Roman" w:hAnsi="Times New Roman"/>
        </w:rPr>
        <w:t xml:space="preserve"> deep research of the current cloud backup system</w:t>
      </w:r>
      <w:ins w:id="595" w:author="Spencer" w:date="2017-09-05T12:47:00Z">
        <w:r w:rsidR="00D848EA">
          <w:rPr>
            <w:rFonts w:ascii="Times New Roman" w:hAnsi="Times New Roman"/>
          </w:rPr>
          <w:t xml:space="preserve"> and previous research results</w:t>
        </w:r>
      </w:ins>
      <w:r w:rsidR="009870FA">
        <w:rPr>
          <w:rFonts w:ascii="Times New Roman" w:hAnsi="Times New Roman"/>
        </w:rPr>
        <w:t xml:space="preserve">, </w:t>
      </w:r>
      <w:ins w:id="596" w:author="Spencer" w:date="2017-09-05T13:56:00Z">
        <w:r w:rsidR="00EB1E1B">
          <w:rPr>
            <w:rFonts w:ascii="Times New Roman" w:hAnsi="Times New Roman"/>
          </w:rPr>
          <w:t xml:space="preserve">and </w:t>
        </w:r>
      </w:ins>
      <w:ins w:id="597" w:author="Spencer" w:date="2017-09-05T12:47:00Z">
        <w:r w:rsidR="00D848EA">
          <w:rPr>
            <w:rFonts w:ascii="Times New Roman" w:hAnsi="Times New Roman" w:hint="eastAsia"/>
          </w:rPr>
          <w:t>after</w:t>
        </w:r>
        <w:r w:rsidR="00D848EA">
          <w:rPr>
            <w:rFonts w:ascii="Times New Roman" w:hAnsi="Times New Roman"/>
          </w:rPr>
          <w:t xml:space="preserve"> c</w:t>
        </w:r>
        <w:r w:rsidR="00D848EA" w:rsidRPr="005F504B">
          <w:rPr>
            <w:rFonts w:ascii="Times New Roman" w:hAnsi="Times New Roman"/>
          </w:rPr>
          <w:t>larify</w:t>
        </w:r>
        <w:r w:rsidR="00D848EA">
          <w:rPr>
            <w:rFonts w:ascii="Times New Roman" w:hAnsi="Times New Roman"/>
          </w:rPr>
          <w:t>ing</w:t>
        </w:r>
        <w:r w:rsidR="00D848EA" w:rsidRPr="005F504B">
          <w:rPr>
            <w:rFonts w:ascii="Times New Roman" w:hAnsi="Times New Roman"/>
          </w:rPr>
          <w:t xml:space="preserve"> the key technical trends</w:t>
        </w:r>
        <w:r w:rsidR="00D848EA">
          <w:rPr>
            <w:rFonts w:ascii="Times New Roman" w:hAnsi="Times New Roman" w:hint="eastAsia"/>
          </w:rPr>
          <w:t xml:space="preserve">, </w:t>
        </w:r>
      </w:ins>
      <w:r w:rsidR="009870FA">
        <w:rPr>
          <w:rFonts w:ascii="Times New Roman" w:hAnsi="Times New Roman"/>
        </w:rPr>
        <w:t xml:space="preserve">this paper designs and implements the optimization of </w:t>
      </w:r>
      <w:r w:rsidR="004F5970" w:rsidRPr="004F5970">
        <w:rPr>
          <w:rFonts w:ascii="Times New Roman" w:hAnsi="Times New Roman"/>
        </w:rPr>
        <w:t>the existing cloud backup middleware system</w:t>
      </w:r>
      <w:del w:id="598" w:author="Spencer" w:date="2017-09-05T12:48:00Z">
        <w:r w:rsidR="009870FA" w:rsidDel="003D6DB2">
          <w:rPr>
            <w:rFonts w:ascii="Times New Roman" w:hAnsi="Times New Roman"/>
          </w:rPr>
          <w:delText xml:space="preserve"> </w:delText>
        </w:r>
      </w:del>
      <w:del w:id="599" w:author="Spencer" w:date="2017-09-05T12:47:00Z">
        <w:r w:rsidR="004F5970" w:rsidDel="00D848EA">
          <w:rPr>
            <w:rFonts w:ascii="Times New Roman" w:hAnsi="Times New Roman"/>
          </w:rPr>
          <w:delText>b</w:delText>
        </w:r>
        <w:r w:rsidR="00C607A9" w:rsidDel="00D848EA">
          <w:rPr>
            <w:rFonts w:ascii="Times New Roman" w:hAnsi="Times New Roman"/>
          </w:rPr>
          <w:delText xml:space="preserve">y </w:delText>
        </w:r>
        <w:r w:rsidR="005F504B" w:rsidDel="00D848EA">
          <w:rPr>
            <w:rFonts w:ascii="Times New Roman" w:hAnsi="Times New Roman"/>
          </w:rPr>
          <w:delText>c</w:delText>
        </w:r>
        <w:r w:rsidR="005F504B" w:rsidRPr="005F504B" w:rsidDel="00D848EA">
          <w:rPr>
            <w:rFonts w:ascii="Times New Roman" w:hAnsi="Times New Roman"/>
          </w:rPr>
          <w:delText>larify</w:delText>
        </w:r>
        <w:r w:rsidR="00C607A9" w:rsidDel="00D848EA">
          <w:rPr>
            <w:rFonts w:ascii="Times New Roman" w:hAnsi="Times New Roman"/>
          </w:rPr>
          <w:delText>ing</w:delText>
        </w:r>
        <w:r w:rsidR="005F504B" w:rsidRPr="005F504B" w:rsidDel="00D848EA">
          <w:rPr>
            <w:rFonts w:ascii="Times New Roman" w:hAnsi="Times New Roman"/>
          </w:rPr>
          <w:delText xml:space="preserve"> the key technical trends</w:delText>
        </w:r>
        <w:r w:rsidR="003C50ED" w:rsidDel="00D848EA">
          <w:rPr>
            <w:rFonts w:ascii="Times New Roman" w:hAnsi="Times New Roman"/>
          </w:rPr>
          <w:delText xml:space="preserve"> and previous research results</w:delText>
        </w:r>
      </w:del>
      <w:r w:rsidR="00DC05E6">
        <w:rPr>
          <w:rFonts w:ascii="Times New Roman" w:hAnsi="Times New Roman"/>
        </w:rPr>
        <w:t>.</w:t>
      </w:r>
      <w:commentRangeEnd w:id="592"/>
      <w:r w:rsidR="003D6DB2">
        <w:rPr>
          <w:rStyle w:val="af2"/>
          <w:rFonts w:ascii="Calibri" w:eastAsia="宋体" w:hAnsi="Calibri"/>
        </w:rPr>
        <w:commentReference w:id="592"/>
      </w:r>
      <w:r w:rsidR="00DC05E6">
        <w:rPr>
          <w:rFonts w:ascii="Times New Roman" w:hAnsi="Times New Roman"/>
        </w:rPr>
        <w:t xml:space="preserve"> </w:t>
      </w:r>
      <w:r w:rsidR="00DC05E6" w:rsidRPr="00DC05E6">
        <w:rPr>
          <w:rFonts w:ascii="Times New Roman" w:hAnsi="Times New Roman"/>
        </w:rPr>
        <w:t xml:space="preserve">The entire optimization design </w:t>
      </w:r>
      <w:del w:id="600" w:author="Spencer" w:date="2017-09-05T12:49:00Z">
        <w:r w:rsidR="006E63F4" w:rsidDel="000905AE">
          <w:rPr>
            <w:rFonts w:ascii="Times New Roman" w:hAnsi="Times New Roman" w:hint="eastAsia"/>
          </w:rPr>
          <w:delText>contains</w:delText>
        </w:r>
      </w:del>
      <w:ins w:id="601" w:author="Spencer" w:date="2017-09-05T12:49:00Z">
        <w:r w:rsidR="000905AE">
          <w:rPr>
            <w:rFonts w:ascii="Times New Roman" w:hAnsi="Times New Roman" w:hint="eastAsia"/>
          </w:rPr>
          <w:t>consists</w:t>
        </w:r>
        <w:r w:rsidR="000905AE">
          <w:rPr>
            <w:rFonts w:ascii="Times New Roman" w:hAnsi="Times New Roman"/>
          </w:rPr>
          <w:t xml:space="preserve"> of</w:t>
        </w:r>
      </w:ins>
      <w:r w:rsidR="00DC05E6" w:rsidRPr="00DC05E6">
        <w:rPr>
          <w:rFonts w:ascii="Times New Roman" w:hAnsi="Times New Roman"/>
        </w:rPr>
        <w:t xml:space="preserve"> four parts</w:t>
      </w:r>
      <w:r w:rsidR="00DC05E6">
        <w:rPr>
          <w:rFonts w:ascii="Times New Roman" w:hAnsi="Times New Roman"/>
        </w:rPr>
        <w:t>: (1) Ensuring</w:t>
      </w:r>
      <w:r w:rsidR="008C255F">
        <w:rPr>
          <w:rFonts w:ascii="Times New Roman" w:hAnsi="Times New Roman"/>
        </w:rPr>
        <w:t xml:space="preserve"> </w:t>
      </w:r>
      <w:r w:rsidR="00DC05E6" w:rsidRPr="00DC05E6">
        <w:rPr>
          <w:rFonts w:ascii="Times New Roman" w:hAnsi="Times New Roman"/>
        </w:rPr>
        <w:t xml:space="preserve">the </w:t>
      </w:r>
      <w:ins w:id="602" w:author="Spencer" w:date="2017-09-05T13:53:00Z">
        <w:r w:rsidR="00D903D1">
          <w:rPr>
            <w:rFonts w:ascii="Times New Roman" w:hAnsi="Times New Roman" w:hint="eastAsia"/>
          </w:rPr>
          <w:t>security</w:t>
        </w:r>
        <w:r w:rsidR="00D903D1">
          <w:rPr>
            <w:rFonts w:ascii="Times New Roman" w:hAnsi="Times New Roman"/>
          </w:rPr>
          <w:t xml:space="preserve"> </w:t>
        </w:r>
        <w:r w:rsidR="00D903D1">
          <w:rPr>
            <w:rFonts w:ascii="Times New Roman" w:hAnsi="Times New Roman" w:hint="eastAsia"/>
          </w:rPr>
          <w:t>of</w:t>
        </w:r>
        <w:r w:rsidR="00D903D1">
          <w:rPr>
            <w:rFonts w:ascii="Times New Roman" w:hAnsi="Times New Roman"/>
          </w:rPr>
          <w:t xml:space="preserve"> </w:t>
        </w:r>
      </w:ins>
      <w:r w:rsidR="00DC05E6" w:rsidRPr="00DC05E6">
        <w:rPr>
          <w:rFonts w:ascii="Times New Roman" w:hAnsi="Times New Roman"/>
        </w:rPr>
        <w:t>cache</w:t>
      </w:r>
      <w:ins w:id="603" w:author="Spencer" w:date="2017-09-05T13:53:00Z">
        <w:r w:rsidR="00D903D1">
          <w:rPr>
            <w:rFonts w:ascii="Times New Roman" w:hAnsi="Times New Roman" w:hint="eastAsia"/>
          </w:rPr>
          <w:t>d</w:t>
        </w:r>
      </w:ins>
      <w:r w:rsidR="00DC05E6" w:rsidRPr="00DC05E6">
        <w:rPr>
          <w:rFonts w:ascii="Times New Roman" w:hAnsi="Times New Roman"/>
        </w:rPr>
        <w:t xml:space="preserve"> </w:t>
      </w:r>
      <w:del w:id="604" w:author="Spencer" w:date="2017-09-05T13:53:00Z">
        <w:r w:rsidR="00DF3BB9" w:rsidRPr="00DC05E6" w:rsidDel="00D903D1">
          <w:rPr>
            <w:rFonts w:ascii="Times New Roman" w:hAnsi="Times New Roman"/>
          </w:rPr>
          <w:delText xml:space="preserve">of the </w:delText>
        </w:r>
      </w:del>
      <w:r w:rsidR="00DF3BB9" w:rsidRPr="00DC05E6">
        <w:rPr>
          <w:rFonts w:ascii="Times New Roman" w:hAnsi="Times New Roman"/>
        </w:rPr>
        <w:t xml:space="preserve">user information and session records </w:t>
      </w:r>
      <w:r w:rsidR="00DC05E6" w:rsidRPr="00DC05E6">
        <w:rPr>
          <w:rFonts w:ascii="Times New Roman" w:hAnsi="Times New Roman"/>
        </w:rPr>
        <w:t>in the middleware</w:t>
      </w:r>
      <w:del w:id="605" w:author="Spencer" w:date="2017-09-05T13:53:00Z">
        <w:r w:rsidR="00DC05E6" w:rsidRPr="00DC05E6" w:rsidDel="00D903D1">
          <w:rPr>
            <w:rFonts w:ascii="Times New Roman" w:hAnsi="Times New Roman"/>
          </w:rPr>
          <w:delText xml:space="preserve"> </w:delText>
        </w:r>
        <w:r w:rsidR="00DF3BB9" w:rsidDel="00D903D1">
          <w:rPr>
            <w:rFonts w:ascii="Times New Roman" w:hAnsi="Times New Roman"/>
          </w:rPr>
          <w:delText>secure</w:delText>
        </w:r>
      </w:del>
      <w:r w:rsidR="00DF3BB9">
        <w:rPr>
          <w:rFonts w:ascii="Times New Roman" w:hAnsi="Times New Roman"/>
        </w:rPr>
        <w:t xml:space="preserve"> </w:t>
      </w:r>
      <w:del w:id="606" w:author="Spencer" w:date="2017-09-05T13:54:00Z">
        <w:r w:rsidR="00DF3BB9" w:rsidDel="00D31F32">
          <w:rPr>
            <w:rFonts w:ascii="Times New Roman" w:hAnsi="Times New Roman"/>
          </w:rPr>
          <w:delText>t</w:delText>
        </w:r>
        <w:r w:rsidR="00DF3BB9" w:rsidRPr="00DF3BB9" w:rsidDel="00D31F32">
          <w:rPr>
            <w:rFonts w:ascii="Times New Roman" w:hAnsi="Times New Roman"/>
          </w:rPr>
          <w:delText>hrough</w:delText>
        </w:r>
      </w:del>
      <w:ins w:id="607" w:author="Spencer" w:date="2017-09-05T13:54:00Z">
        <w:r w:rsidR="00D31F32">
          <w:rPr>
            <w:rFonts w:ascii="Times New Roman" w:hAnsi="Times New Roman"/>
          </w:rPr>
          <w:t>by adopting</w:t>
        </w:r>
      </w:ins>
      <w:del w:id="608" w:author="Spencer" w:date="2017-09-05T13:53:00Z">
        <w:r w:rsidR="00DF3BB9" w:rsidRPr="00DF3BB9" w:rsidDel="00B43118">
          <w:rPr>
            <w:rFonts w:ascii="Times New Roman" w:hAnsi="Times New Roman"/>
          </w:rPr>
          <w:delText xml:space="preserve"> the</w:delText>
        </w:r>
      </w:del>
      <w:r w:rsidR="00DF3BB9" w:rsidRPr="00DF3BB9">
        <w:rPr>
          <w:rFonts w:ascii="Times New Roman" w:hAnsi="Times New Roman"/>
        </w:rPr>
        <w:t xml:space="preserve"> physical isolation and data encryption</w:t>
      </w:r>
      <w:r w:rsidR="006E63F4">
        <w:rPr>
          <w:rFonts w:ascii="Times New Roman" w:hAnsi="Times New Roman"/>
        </w:rPr>
        <w:t xml:space="preserve">. (2) </w:t>
      </w:r>
      <w:r w:rsidR="00C30735">
        <w:rPr>
          <w:rFonts w:ascii="Times New Roman" w:hAnsi="Times New Roman"/>
        </w:rPr>
        <w:t xml:space="preserve">Solving the problem of </w:t>
      </w:r>
      <w:r w:rsidR="00C30735" w:rsidRPr="00C30735">
        <w:rPr>
          <w:rFonts w:ascii="Times New Roman" w:hAnsi="Times New Roman"/>
        </w:rPr>
        <w:t>data retransmission</w:t>
      </w:r>
      <w:r w:rsidR="00C30735">
        <w:rPr>
          <w:rFonts w:ascii="Times New Roman" w:hAnsi="Times New Roman"/>
        </w:rPr>
        <w:t xml:space="preserve"> caused by </w:t>
      </w:r>
      <w:r w:rsidR="00C30735" w:rsidRPr="00C30735">
        <w:rPr>
          <w:rFonts w:ascii="Times New Roman" w:hAnsi="Times New Roman"/>
        </w:rPr>
        <w:t>the network interruption or server crash</w:t>
      </w:r>
      <w:r w:rsidR="00C30735">
        <w:rPr>
          <w:rFonts w:ascii="Times New Roman" w:hAnsi="Times New Roman"/>
        </w:rPr>
        <w:t xml:space="preserve"> by </w:t>
      </w:r>
      <w:ins w:id="609" w:author="Spencer" w:date="2017-09-05T13:41:00Z">
        <w:r w:rsidR="00C72D7E">
          <w:rPr>
            <w:rFonts w:ascii="Times New Roman" w:hAnsi="Times New Roman"/>
          </w:rPr>
          <w:t xml:space="preserve">applying </w:t>
        </w:r>
      </w:ins>
      <w:ins w:id="610" w:author="Spencer" w:date="2017-09-05T13:46:00Z">
        <w:r w:rsidR="00C72D7E">
          <w:rPr>
            <w:rFonts w:ascii="Times New Roman" w:hAnsi="Times New Roman"/>
          </w:rPr>
          <w:t xml:space="preserve">the technologies of </w:t>
        </w:r>
      </w:ins>
      <w:del w:id="611" w:author="Spencer" w:date="2017-09-05T13:44:00Z">
        <w:r w:rsidR="00C30735" w:rsidRPr="00C30735" w:rsidDel="00C72D7E">
          <w:rPr>
            <w:rFonts w:ascii="Times New Roman" w:hAnsi="Times New Roman"/>
          </w:rPr>
          <w:delText xml:space="preserve">large file </w:delText>
        </w:r>
      </w:del>
      <w:r w:rsidR="00C30735" w:rsidRPr="00C30735">
        <w:rPr>
          <w:rFonts w:ascii="Times New Roman" w:hAnsi="Times New Roman"/>
        </w:rPr>
        <w:t>block transfer</w:t>
      </w:r>
      <w:r w:rsidR="00C30735">
        <w:rPr>
          <w:rFonts w:ascii="Times New Roman" w:hAnsi="Times New Roman"/>
        </w:rPr>
        <w:t xml:space="preserve"> </w:t>
      </w:r>
      <w:ins w:id="612" w:author="Spencer" w:date="2017-09-05T13:44:00Z">
        <w:r w:rsidR="00C72D7E">
          <w:rPr>
            <w:rFonts w:ascii="Times New Roman" w:hAnsi="Times New Roman"/>
          </w:rPr>
          <w:t xml:space="preserve">of large files </w:t>
        </w:r>
      </w:ins>
      <w:r w:rsidR="00C30735">
        <w:rPr>
          <w:rFonts w:ascii="Times New Roman" w:hAnsi="Times New Roman"/>
        </w:rPr>
        <w:t xml:space="preserve">and </w:t>
      </w:r>
      <w:commentRangeStart w:id="613"/>
      <w:ins w:id="614" w:author="Spencer" w:date="2017-09-05T13:50:00Z">
        <w:r w:rsidR="00C72D7E">
          <w:rPr>
            <w:rFonts w:ascii="Times New Roman" w:hAnsi="Times New Roman"/>
          </w:rPr>
          <w:t>b</w:t>
        </w:r>
        <w:r w:rsidR="00C72D7E" w:rsidRPr="00C72D7E">
          <w:rPr>
            <w:rFonts w:ascii="Times New Roman" w:hAnsi="Times New Roman"/>
          </w:rPr>
          <w:t>reakpoint continuingly</w:t>
        </w:r>
      </w:ins>
      <w:del w:id="615" w:author="Spencer" w:date="2017-09-05T13:50:00Z">
        <w:r w:rsidR="000C2FE6" w:rsidRPr="000C2FE6" w:rsidDel="00C72D7E">
          <w:rPr>
            <w:rFonts w:ascii="Times New Roman" w:hAnsi="Times New Roman"/>
          </w:rPr>
          <w:delText>breakpoint resume</w:delText>
        </w:r>
      </w:del>
      <w:r w:rsidR="000C2FE6">
        <w:rPr>
          <w:rFonts w:ascii="Times New Roman" w:hAnsi="Times New Roman"/>
        </w:rPr>
        <w:t>.</w:t>
      </w:r>
      <w:commentRangeEnd w:id="613"/>
      <w:r w:rsidR="00EF7583">
        <w:rPr>
          <w:rStyle w:val="af2"/>
          <w:rFonts w:ascii="Calibri" w:eastAsia="宋体" w:hAnsi="Calibri"/>
        </w:rPr>
        <w:commentReference w:id="613"/>
      </w:r>
      <w:r w:rsidR="000C2FE6">
        <w:rPr>
          <w:rFonts w:ascii="Times New Roman" w:hAnsi="Times New Roman"/>
        </w:rPr>
        <w:t xml:space="preserve"> </w:t>
      </w:r>
      <w:r w:rsidR="006F311E">
        <w:rPr>
          <w:rFonts w:ascii="Times New Roman" w:hAnsi="Times New Roman"/>
        </w:rPr>
        <w:t xml:space="preserve">(3) </w:t>
      </w:r>
      <w:r w:rsidR="00EC611F">
        <w:rPr>
          <w:rFonts w:ascii="Times New Roman" w:hAnsi="Times New Roman"/>
        </w:rPr>
        <w:t>Utilizing</w:t>
      </w:r>
      <w:r w:rsidR="000746F9" w:rsidRPr="000746F9">
        <w:rPr>
          <w:rFonts w:ascii="Times New Roman" w:hAnsi="Times New Roman"/>
        </w:rPr>
        <w:t xml:space="preserve"> local cache and high-level interface</w:t>
      </w:r>
      <w:ins w:id="616" w:author="Spencer" w:date="2017-09-05T13:51:00Z">
        <w:r w:rsidR="00F42710">
          <w:rPr>
            <w:rFonts w:ascii="Times New Roman" w:hAnsi="Times New Roman" w:hint="eastAsia"/>
          </w:rPr>
          <w:t>s</w:t>
        </w:r>
      </w:ins>
      <w:r w:rsidR="000746F9" w:rsidRPr="000746F9">
        <w:rPr>
          <w:rFonts w:ascii="Times New Roman" w:hAnsi="Times New Roman"/>
        </w:rPr>
        <w:t xml:space="preserve"> provided by the server to reduce</w:t>
      </w:r>
      <w:del w:id="617" w:author="Spencer" w:date="2017-09-05T13:51:00Z">
        <w:r w:rsidR="000746F9" w:rsidRPr="000746F9" w:rsidDel="00F42710">
          <w:rPr>
            <w:rFonts w:ascii="Times New Roman" w:hAnsi="Times New Roman"/>
          </w:rPr>
          <w:delText xml:space="preserve"> the</w:delText>
        </w:r>
      </w:del>
      <w:r w:rsidR="000746F9" w:rsidRPr="000746F9">
        <w:rPr>
          <w:rFonts w:ascii="Times New Roman" w:hAnsi="Times New Roman"/>
        </w:rPr>
        <w:t xml:space="preserve"> redundant data</w:t>
      </w:r>
      <w:r w:rsidR="003D2297">
        <w:rPr>
          <w:rFonts w:ascii="Times New Roman" w:hAnsi="Times New Roman"/>
        </w:rPr>
        <w:t xml:space="preserve">, </w:t>
      </w:r>
      <w:r w:rsidR="000746F9" w:rsidRPr="000746F9">
        <w:rPr>
          <w:rFonts w:ascii="Times New Roman" w:hAnsi="Times New Roman"/>
        </w:rPr>
        <w:t>and provid</w:t>
      </w:r>
      <w:del w:id="618" w:author="Spencer" w:date="2017-09-05T13:51:00Z">
        <w:r w:rsidR="000746F9" w:rsidRPr="000746F9" w:rsidDel="00B15DD2">
          <w:rPr>
            <w:rFonts w:ascii="Times New Roman" w:hAnsi="Times New Roman" w:hint="eastAsia"/>
          </w:rPr>
          <w:delText>e</w:delText>
        </w:r>
      </w:del>
      <w:ins w:id="619" w:author="Spencer" w:date="2017-09-05T13:51:00Z">
        <w:r w:rsidR="00B15DD2">
          <w:rPr>
            <w:rFonts w:ascii="Times New Roman" w:hAnsi="Times New Roman" w:hint="eastAsia"/>
          </w:rPr>
          <w:t>ing</w:t>
        </w:r>
      </w:ins>
      <w:r w:rsidR="000746F9" w:rsidRPr="000746F9">
        <w:rPr>
          <w:rFonts w:ascii="Times New Roman" w:hAnsi="Times New Roman"/>
        </w:rPr>
        <w:t xml:space="preserve"> fast upload function to improve the </w:t>
      </w:r>
      <w:ins w:id="620" w:author="Spencer" w:date="2017-09-05T13:52:00Z">
        <w:r w:rsidR="001B412F" w:rsidRPr="001B412F">
          <w:rPr>
            <w:rFonts w:ascii="Times New Roman" w:hAnsi="Times New Roman"/>
          </w:rPr>
          <w:t>stability</w:t>
        </w:r>
        <w:r w:rsidR="001B412F">
          <w:rPr>
            <w:rFonts w:ascii="Times New Roman" w:hAnsi="Times New Roman"/>
          </w:rPr>
          <w:t xml:space="preserve"> </w:t>
        </w:r>
      </w:ins>
      <w:del w:id="621" w:author="Spencer" w:date="2017-09-05T13:52:00Z">
        <w:r w:rsidR="00E20A06" w:rsidDel="001B412F">
          <w:rPr>
            <w:rFonts w:ascii="Times New Roman" w:hAnsi="Times New Roman"/>
          </w:rPr>
          <w:delText>efficiency</w:delText>
        </w:r>
        <w:r w:rsidR="000746F9" w:rsidRPr="000746F9" w:rsidDel="001B412F">
          <w:rPr>
            <w:rFonts w:ascii="Times New Roman" w:hAnsi="Times New Roman"/>
          </w:rPr>
          <w:delText xml:space="preserve"> </w:delText>
        </w:r>
        <w:r w:rsidR="000746F9" w:rsidRPr="000746F9" w:rsidDel="001B412F">
          <w:rPr>
            <w:rFonts w:ascii="Times New Roman" w:hAnsi="Times New Roman" w:hint="eastAsia"/>
          </w:rPr>
          <w:delText>of</w:delText>
        </w:r>
      </w:del>
      <w:ins w:id="622" w:author="Spencer" w:date="2017-09-05T13:52:00Z">
        <w:r w:rsidR="001B412F">
          <w:rPr>
            <w:rFonts w:ascii="Times New Roman" w:hAnsi="Times New Roman" w:hint="eastAsia"/>
          </w:rPr>
          <w:t>during</w:t>
        </w:r>
      </w:ins>
      <w:r w:rsidR="000746F9" w:rsidRPr="000746F9">
        <w:rPr>
          <w:rFonts w:ascii="Times New Roman" w:hAnsi="Times New Roman"/>
        </w:rPr>
        <w:t xml:space="preserve"> data transmission</w:t>
      </w:r>
      <w:r w:rsidR="000746F9">
        <w:rPr>
          <w:rFonts w:ascii="Times New Roman" w:hAnsi="Times New Roman"/>
        </w:rPr>
        <w:t>.</w:t>
      </w:r>
      <w:r w:rsidR="003038D2">
        <w:rPr>
          <w:rFonts w:ascii="Times New Roman" w:hAnsi="Times New Roman"/>
        </w:rPr>
        <w:t xml:space="preserve"> (4) </w:t>
      </w:r>
      <w:r w:rsidR="000D74F5">
        <w:rPr>
          <w:rFonts w:ascii="Times New Roman" w:hAnsi="Times New Roman"/>
        </w:rPr>
        <w:t>Optimizing and improving</w:t>
      </w:r>
      <w:r w:rsidR="000D74F5" w:rsidRPr="000D74F5">
        <w:rPr>
          <w:rFonts w:ascii="Times New Roman" w:hAnsi="Times New Roman"/>
        </w:rPr>
        <w:t xml:space="preserve"> platform framework and API mechanisms to address request</w:t>
      </w:r>
      <w:del w:id="623" w:author="Spencer" w:date="2017-09-05T13:35:00Z">
        <w:r w:rsidR="000D74F5" w:rsidRPr="000D74F5" w:rsidDel="00D9640A">
          <w:rPr>
            <w:rFonts w:ascii="Times New Roman" w:hAnsi="Times New Roman"/>
          </w:rPr>
          <w:delText>s</w:delText>
        </w:r>
      </w:del>
      <w:r w:rsidR="000D74F5" w:rsidRPr="000D74F5">
        <w:rPr>
          <w:rFonts w:ascii="Times New Roman" w:hAnsi="Times New Roman"/>
        </w:rPr>
        <w:t xml:space="preserve"> adaptation </w:t>
      </w:r>
      <w:r w:rsidR="00031B22">
        <w:rPr>
          <w:rFonts w:ascii="Times New Roman" w:hAnsi="Times New Roman"/>
        </w:rPr>
        <w:t>problem</w:t>
      </w:r>
      <w:r w:rsidR="00670441">
        <w:rPr>
          <w:rFonts w:ascii="Times New Roman" w:hAnsi="Times New Roman"/>
        </w:rPr>
        <w:t xml:space="preserve"> </w:t>
      </w:r>
      <w:r w:rsidR="000D74F5" w:rsidRPr="000D74F5">
        <w:rPr>
          <w:rFonts w:ascii="Times New Roman" w:hAnsi="Times New Roman"/>
        </w:rPr>
        <w:t>between different applic</w:t>
      </w:r>
      <w:r w:rsidR="00EA5A8A">
        <w:rPr>
          <w:rFonts w:ascii="Times New Roman" w:hAnsi="Times New Roman"/>
        </w:rPr>
        <w:t>ations and cloud backup server</w:t>
      </w:r>
      <w:r w:rsidR="001D469E">
        <w:rPr>
          <w:rFonts w:ascii="Times New Roman" w:hAnsi="Times New Roman"/>
        </w:rPr>
        <w:t>.</w:t>
      </w:r>
      <w:r w:rsidR="009B0032">
        <w:rPr>
          <w:rFonts w:ascii="Times New Roman" w:hAnsi="Times New Roman"/>
        </w:rPr>
        <w:t xml:space="preserve"> </w:t>
      </w:r>
    </w:p>
    <w:p w14:paraId="2B98B3AE" w14:textId="6F7E4929" w:rsidR="007C76A5" w:rsidRDefault="00AD259A" w:rsidP="00D47978">
      <w:pPr>
        <w:spacing w:line="400" w:lineRule="exact"/>
        <w:ind w:firstLine="482"/>
        <w:rPr>
          <w:rFonts w:ascii="Times New Roman" w:hAnsi="Times New Roman"/>
        </w:rPr>
      </w:pPr>
      <w:r w:rsidRPr="00AD259A">
        <w:rPr>
          <w:rFonts w:ascii="Times New Roman" w:hAnsi="Times New Roman"/>
        </w:rPr>
        <w:t>The test results show that</w:t>
      </w:r>
      <w:r>
        <w:rPr>
          <w:rFonts w:ascii="Times New Roman" w:hAnsi="Times New Roman"/>
        </w:rPr>
        <w:t xml:space="preserve"> t</w:t>
      </w:r>
      <w:r w:rsidRPr="00AD259A">
        <w:rPr>
          <w:rFonts w:ascii="Times New Roman" w:hAnsi="Times New Roman"/>
        </w:rPr>
        <w:t xml:space="preserve">he optimized middleware system </w:t>
      </w:r>
      <w:del w:id="624" w:author="Spencer" w:date="2017-09-05T11:28:00Z">
        <w:r w:rsidRPr="00AD259A" w:rsidDel="00867DAC">
          <w:rPr>
            <w:rFonts w:ascii="Times New Roman" w:hAnsi="Times New Roman"/>
          </w:rPr>
          <w:delText xml:space="preserve">has </w:delText>
        </w:r>
      </w:del>
      <w:ins w:id="625" w:author="Spencer" w:date="2017-09-05T11:28:00Z">
        <w:r w:rsidR="00867DAC">
          <w:rPr>
            <w:rFonts w:ascii="Times New Roman" w:hAnsi="Times New Roman"/>
          </w:rPr>
          <w:t>performs</w:t>
        </w:r>
        <w:r w:rsidR="00867DAC" w:rsidRPr="00AD259A">
          <w:rPr>
            <w:rFonts w:ascii="Times New Roman" w:hAnsi="Times New Roman"/>
          </w:rPr>
          <w:t xml:space="preserve"> </w:t>
        </w:r>
      </w:ins>
      <w:r w:rsidRPr="00AD259A">
        <w:rPr>
          <w:rFonts w:ascii="Times New Roman" w:hAnsi="Times New Roman"/>
        </w:rPr>
        <w:t xml:space="preserve">better </w:t>
      </w:r>
      <w:ins w:id="626" w:author="Spencer" w:date="2017-09-05T11:29:00Z">
        <w:r w:rsidR="00867DAC">
          <w:rPr>
            <w:rFonts w:ascii="Times New Roman" w:hAnsi="Times New Roman"/>
          </w:rPr>
          <w:t xml:space="preserve">in </w:t>
        </w:r>
      </w:ins>
      <w:r w:rsidRPr="00AD259A">
        <w:rPr>
          <w:rFonts w:ascii="Times New Roman" w:hAnsi="Times New Roman"/>
        </w:rPr>
        <w:t>security and stability</w:t>
      </w:r>
      <w:r w:rsidR="00D47978">
        <w:rPr>
          <w:rFonts w:ascii="Times New Roman" w:hAnsi="Times New Roman" w:hint="eastAsia"/>
        </w:rPr>
        <w:t xml:space="preserve">, </w:t>
      </w:r>
      <w:r w:rsidR="00403B30">
        <w:rPr>
          <w:rFonts w:ascii="Times New Roman" w:hAnsi="Times New Roman" w:hint="eastAsia"/>
        </w:rPr>
        <w:t>which</w:t>
      </w:r>
      <w:del w:id="627" w:author="Spencer" w:date="2017-09-05T11:29:00Z">
        <w:r w:rsidR="00403B30" w:rsidDel="00E13D17">
          <w:rPr>
            <w:rFonts w:ascii="Times New Roman" w:hAnsi="Times New Roman"/>
          </w:rPr>
          <w:delText xml:space="preserve"> can</w:delText>
        </w:r>
      </w:del>
      <w:r w:rsidR="00403B30">
        <w:rPr>
          <w:rFonts w:ascii="Times New Roman" w:hAnsi="Times New Roman"/>
        </w:rPr>
        <w:t xml:space="preserve"> ensure</w:t>
      </w:r>
      <w:ins w:id="628" w:author="Spencer" w:date="2017-09-05T11:29:00Z">
        <w:r w:rsidR="00E13D17">
          <w:rPr>
            <w:rFonts w:ascii="Times New Roman" w:hAnsi="Times New Roman"/>
          </w:rPr>
          <w:t>s</w:t>
        </w:r>
      </w:ins>
      <w:r w:rsidR="00403B30">
        <w:rPr>
          <w:rFonts w:ascii="Times New Roman" w:hAnsi="Times New Roman"/>
        </w:rPr>
        <w:t xml:space="preserve"> the data security in transmission, storage and cache and</w:t>
      </w:r>
      <w:r w:rsidR="009E1C9A">
        <w:rPr>
          <w:rFonts w:ascii="Times New Roman" w:hAnsi="Times New Roman"/>
        </w:rPr>
        <w:t xml:space="preserve"> </w:t>
      </w:r>
      <w:r w:rsidR="00403B30">
        <w:rPr>
          <w:rFonts w:ascii="Times New Roman" w:hAnsi="Times New Roman"/>
        </w:rPr>
        <w:t>can guarantee</w:t>
      </w:r>
      <w:r w:rsidR="00D47978" w:rsidRPr="00D47978">
        <w:rPr>
          <w:rFonts w:ascii="Times New Roman" w:hAnsi="Times New Roman"/>
        </w:rPr>
        <w:t xml:space="preserve"> the efficiency of data transmission</w:t>
      </w:r>
      <w:r w:rsidR="00D47978">
        <w:rPr>
          <w:rFonts w:ascii="Times New Roman" w:hAnsi="Times New Roman"/>
        </w:rPr>
        <w:t xml:space="preserve"> </w:t>
      </w:r>
      <w:r w:rsidR="00D47978" w:rsidRPr="00D47978">
        <w:rPr>
          <w:rFonts w:ascii="Times New Roman" w:hAnsi="Times New Roman"/>
        </w:rPr>
        <w:t xml:space="preserve">in </w:t>
      </w:r>
      <w:del w:id="629" w:author="Spencer" w:date="2017-09-05T13:54:00Z">
        <w:r w:rsidR="00D47978" w:rsidRPr="00D47978" w:rsidDel="003D2B06">
          <w:rPr>
            <w:rFonts w:ascii="Times New Roman" w:hAnsi="Times New Roman"/>
          </w:rPr>
          <w:delText>the</w:delText>
        </w:r>
        <w:r w:rsidR="00D47978" w:rsidDel="003D2B06">
          <w:rPr>
            <w:rFonts w:ascii="Times New Roman" w:hAnsi="Times New Roman"/>
          </w:rPr>
          <w:delText xml:space="preserve"> </w:delText>
        </w:r>
      </w:del>
      <w:ins w:id="630" w:author="Spencer" w:date="2017-09-05T13:54:00Z">
        <w:r w:rsidR="003D2B06">
          <w:rPr>
            <w:rFonts w:ascii="Times New Roman" w:hAnsi="Times New Roman"/>
          </w:rPr>
          <w:t xml:space="preserve">an </w:t>
        </w:r>
      </w:ins>
      <w:r w:rsidR="00D47978">
        <w:rPr>
          <w:rFonts w:ascii="Times New Roman" w:hAnsi="Times New Roman"/>
        </w:rPr>
        <w:t>unstable network environment.</w:t>
      </w:r>
      <w:r w:rsidR="00026023">
        <w:rPr>
          <w:rFonts w:ascii="Times New Roman" w:hAnsi="Times New Roman"/>
        </w:rPr>
        <w:t xml:space="preserve"> </w:t>
      </w:r>
      <w:r w:rsidR="0065725E" w:rsidRPr="0065725E">
        <w:rPr>
          <w:rFonts w:ascii="Times New Roman" w:hAnsi="Times New Roman"/>
        </w:rPr>
        <w:t xml:space="preserve">At the same time, </w:t>
      </w:r>
      <w:r w:rsidR="00A46DA9">
        <w:rPr>
          <w:rFonts w:ascii="Times New Roman" w:hAnsi="Times New Roman"/>
        </w:rPr>
        <w:t>this</w:t>
      </w:r>
      <w:del w:id="631" w:author="Spencer" w:date="2017-09-05T13:55:00Z">
        <w:r w:rsidR="00A46DA9" w:rsidDel="006A6F3D">
          <w:rPr>
            <w:rFonts w:ascii="Times New Roman" w:hAnsi="Times New Roman"/>
          </w:rPr>
          <w:delText xml:space="preserve"> paper</w:delText>
        </w:r>
      </w:del>
      <w:ins w:id="632" w:author="Spencer" w:date="2017-09-05T13:55:00Z">
        <w:r w:rsidR="006A6F3D">
          <w:rPr>
            <w:rFonts w:ascii="Times New Roman" w:hAnsi="Times New Roman"/>
          </w:rPr>
          <w:t xml:space="preserve"> work</w:t>
        </w:r>
      </w:ins>
      <w:r w:rsidR="00A46DA9">
        <w:rPr>
          <w:rFonts w:ascii="Times New Roman" w:hAnsi="Times New Roman"/>
        </w:rPr>
        <w:t xml:space="preserve"> reduces</w:t>
      </w:r>
      <w:r w:rsidR="0065725E">
        <w:rPr>
          <w:rFonts w:ascii="Times New Roman" w:hAnsi="Times New Roman"/>
        </w:rPr>
        <w:t xml:space="preserve"> the code </w:t>
      </w:r>
      <w:r w:rsidR="0065725E" w:rsidRPr="0065725E">
        <w:rPr>
          <w:rFonts w:ascii="Times New Roman" w:hAnsi="Times New Roman"/>
        </w:rPr>
        <w:t>loopholes</w:t>
      </w:r>
      <w:r w:rsidR="0065725E">
        <w:rPr>
          <w:rFonts w:ascii="Times New Roman" w:hAnsi="Times New Roman"/>
        </w:rPr>
        <w:t xml:space="preserve"> </w:t>
      </w:r>
      <w:r w:rsidR="0065725E" w:rsidRPr="0065725E">
        <w:rPr>
          <w:rFonts w:ascii="Times New Roman" w:hAnsi="Times New Roman"/>
        </w:rPr>
        <w:t>through the reconstruction of the</w:t>
      </w:r>
      <w:r w:rsidR="00C43E2C">
        <w:rPr>
          <w:rFonts w:ascii="Times New Roman" w:hAnsi="Times New Roman"/>
        </w:rPr>
        <w:t xml:space="preserve"> source code and improves</w:t>
      </w:r>
      <w:r w:rsidR="0065725E">
        <w:rPr>
          <w:rFonts w:ascii="Times New Roman" w:hAnsi="Times New Roman"/>
        </w:rPr>
        <w:t xml:space="preserve"> t</w:t>
      </w:r>
      <w:r w:rsidR="0065725E" w:rsidRPr="0065725E">
        <w:rPr>
          <w:rFonts w:ascii="Times New Roman" w:hAnsi="Times New Roman"/>
        </w:rPr>
        <w:t xml:space="preserve">he </w:t>
      </w:r>
      <w:r w:rsidR="0065725E">
        <w:rPr>
          <w:rFonts w:ascii="Times New Roman" w:hAnsi="Times New Roman"/>
        </w:rPr>
        <w:t xml:space="preserve">system </w:t>
      </w:r>
      <w:r w:rsidR="0065725E" w:rsidRPr="0065725E">
        <w:rPr>
          <w:rFonts w:ascii="Times New Roman" w:hAnsi="Times New Roman"/>
        </w:rPr>
        <w:t xml:space="preserve">robustness </w:t>
      </w:r>
      <w:r w:rsidR="00B11BD8">
        <w:rPr>
          <w:rFonts w:ascii="Times New Roman" w:hAnsi="Times New Roman"/>
        </w:rPr>
        <w:t>by adding exception handle</w:t>
      </w:r>
      <w:r w:rsidR="0065725E" w:rsidRPr="0065725E">
        <w:rPr>
          <w:rFonts w:ascii="Times New Roman" w:hAnsi="Times New Roman"/>
        </w:rPr>
        <w:t xml:space="preserve"> mechanism</w:t>
      </w:r>
      <w:r w:rsidR="002F4ACB">
        <w:rPr>
          <w:rFonts w:ascii="Times New Roman" w:hAnsi="Times New Roman"/>
        </w:rPr>
        <w:t xml:space="preserve">. </w:t>
      </w:r>
      <w:r w:rsidR="00A355F0" w:rsidRPr="00A355F0">
        <w:rPr>
          <w:rFonts w:ascii="Times New Roman" w:hAnsi="Times New Roman"/>
        </w:rPr>
        <w:t>In addition,</w:t>
      </w:r>
      <w:r w:rsidR="00E053CC">
        <w:rPr>
          <w:rFonts w:ascii="Times New Roman" w:hAnsi="Times New Roman"/>
        </w:rPr>
        <w:t xml:space="preserve"> </w:t>
      </w:r>
      <w:r w:rsidR="00E053CC" w:rsidRPr="00E053CC">
        <w:rPr>
          <w:rFonts w:ascii="Times New Roman" w:hAnsi="Times New Roman"/>
        </w:rPr>
        <w:t>to increase the scalability of the system</w:t>
      </w:r>
      <w:r w:rsidR="00E053CC">
        <w:rPr>
          <w:rFonts w:ascii="Times New Roman" w:hAnsi="Times New Roman"/>
        </w:rPr>
        <w:t xml:space="preserve">, </w:t>
      </w:r>
      <w:r w:rsidR="00A355F0" w:rsidRPr="00A355F0">
        <w:rPr>
          <w:rFonts w:ascii="Times New Roman" w:hAnsi="Times New Roman"/>
        </w:rPr>
        <w:t xml:space="preserve">this </w:t>
      </w:r>
      <w:r w:rsidR="00A355F0">
        <w:rPr>
          <w:rFonts w:ascii="Times New Roman" w:hAnsi="Times New Roman"/>
        </w:rPr>
        <w:t>paper</w:t>
      </w:r>
      <w:r w:rsidR="00A355F0" w:rsidRPr="00A355F0">
        <w:rPr>
          <w:rFonts w:ascii="Times New Roman" w:hAnsi="Times New Roman"/>
        </w:rPr>
        <w:t xml:space="preserve"> </w:t>
      </w:r>
      <w:commentRangeStart w:id="633"/>
      <w:del w:id="634" w:author="Spencer" w:date="2017-09-05T12:25:00Z">
        <w:r w:rsidR="00A355F0" w:rsidRPr="00A355F0" w:rsidDel="00FA0D21">
          <w:rPr>
            <w:rFonts w:ascii="Times New Roman" w:hAnsi="Times New Roman"/>
          </w:rPr>
          <w:delText>develope</w:delText>
        </w:r>
        <w:r w:rsidR="00A355F0" w:rsidRPr="00A355F0" w:rsidDel="008708FD">
          <w:rPr>
            <w:rFonts w:ascii="Times New Roman" w:hAnsi="Times New Roman" w:hint="eastAsia"/>
          </w:rPr>
          <w:delText>d</w:delText>
        </w:r>
        <w:commentRangeEnd w:id="633"/>
        <w:r w:rsidR="008708FD" w:rsidDel="008708FD">
          <w:rPr>
            <w:rStyle w:val="af2"/>
            <w:rFonts w:ascii="Calibri" w:eastAsia="宋体" w:hAnsi="Calibri" w:hint="eastAsia"/>
          </w:rPr>
          <w:commentReference w:id="633"/>
        </w:r>
        <w:r w:rsidR="00A355F0" w:rsidRPr="00A355F0" w:rsidDel="008708FD">
          <w:rPr>
            <w:rFonts w:ascii="Times New Roman" w:hAnsi="Times New Roman" w:hint="eastAsia"/>
          </w:rPr>
          <w:delText xml:space="preserve"> </w:delText>
        </w:r>
      </w:del>
      <w:ins w:id="635" w:author="Spencer" w:date="2017-09-05T12:25:00Z">
        <w:r w:rsidR="00FA0D21" w:rsidRPr="00A355F0">
          <w:rPr>
            <w:rFonts w:ascii="Times New Roman" w:hAnsi="Times New Roman"/>
          </w:rPr>
          <w:t>develops</w:t>
        </w:r>
        <w:r w:rsidR="008708FD">
          <w:rPr>
            <w:rFonts w:ascii="Times New Roman" w:hAnsi="Times New Roman"/>
          </w:rPr>
          <w:t xml:space="preserve"> </w:t>
        </w:r>
      </w:ins>
      <w:r w:rsidR="00A355F0" w:rsidRPr="00A355F0">
        <w:rPr>
          <w:rFonts w:ascii="Times New Roman" w:hAnsi="Times New Roman"/>
        </w:rPr>
        <w:t xml:space="preserve">two clients, </w:t>
      </w:r>
      <w:r w:rsidR="00A355F0">
        <w:rPr>
          <w:rFonts w:ascii="Times New Roman" w:hAnsi="Times New Roman"/>
        </w:rPr>
        <w:t xml:space="preserve">which </w:t>
      </w:r>
      <w:r w:rsidR="00A355F0" w:rsidRPr="00A355F0">
        <w:rPr>
          <w:rFonts w:ascii="Times New Roman" w:hAnsi="Times New Roman"/>
        </w:rPr>
        <w:t>can support more custom</w:t>
      </w:r>
      <w:r w:rsidR="008D2B4F">
        <w:rPr>
          <w:rFonts w:ascii="Times New Roman" w:hAnsi="Times New Roman"/>
        </w:rPr>
        <w:t>ers to use cloud backup service</w:t>
      </w:r>
      <w:r w:rsidR="00A355F0" w:rsidRPr="00A355F0">
        <w:rPr>
          <w:rFonts w:ascii="Times New Roman" w:hAnsi="Times New Roman"/>
        </w:rPr>
        <w:t>.</w:t>
      </w:r>
    </w:p>
    <w:p w14:paraId="53C13DEC" w14:textId="77777777" w:rsidR="00026637" w:rsidRPr="00AD259A" w:rsidRDefault="00026637" w:rsidP="00D47978">
      <w:pPr>
        <w:spacing w:line="400" w:lineRule="exact"/>
        <w:ind w:firstLine="482"/>
        <w:rPr>
          <w:rFonts w:ascii="Times New Roman" w:hAnsi="Times New Roman"/>
        </w:rPr>
      </w:pPr>
    </w:p>
    <w:p w14:paraId="6E710F29" w14:textId="1536C2E4"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ins w:id="636" w:author="JY0225" w:date="2017-09-06T10:40:00Z">
        <w:r w:rsidR="00173D03">
          <w:rPr>
            <w:rFonts w:ascii="Times New Roman" w:hAnsi="Times New Roman"/>
            <w:b/>
          </w:rPr>
          <w:t>C</w:t>
        </w:r>
      </w:ins>
      <w:del w:id="637" w:author="JY0225" w:date="2017-09-06T10:40:00Z">
        <w:r w:rsidR="00E053CC" w:rsidDel="00173D03">
          <w:rPr>
            <w:rFonts w:ascii="Times New Roman" w:hAnsi="Times New Roman"/>
            <w:b/>
          </w:rPr>
          <w:delText>c</w:delText>
        </w:r>
      </w:del>
      <w:r w:rsidR="00E053CC">
        <w:rPr>
          <w:rFonts w:ascii="Times New Roman" w:hAnsi="Times New Roman"/>
          <w:b/>
        </w:rPr>
        <w:t xml:space="preserve">loud </w:t>
      </w:r>
      <w:ins w:id="638" w:author="JY0225" w:date="2017-09-06T10:40:00Z">
        <w:r w:rsidR="00173D03">
          <w:rPr>
            <w:rFonts w:ascii="Times New Roman" w:hAnsi="Times New Roman"/>
            <w:b/>
          </w:rPr>
          <w:t>B</w:t>
        </w:r>
      </w:ins>
      <w:del w:id="639" w:author="JY0225" w:date="2017-09-06T10:40:00Z">
        <w:r w:rsidR="00E053CC" w:rsidDel="00173D03">
          <w:rPr>
            <w:rFonts w:ascii="Times New Roman" w:hAnsi="Times New Roman"/>
            <w:b/>
          </w:rPr>
          <w:delText>b</w:delText>
        </w:r>
      </w:del>
      <w:r w:rsidR="00E053CC">
        <w:rPr>
          <w:rFonts w:ascii="Times New Roman" w:hAnsi="Times New Roman"/>
          <w:b/>
        </w:rPr>
        <w:t xml:space="preserve">ackup, </w:t>
      </w:r>
      <w:ins w:id="640" w:author="JY0225" w:date="2017-09-06T10:40:00Z">
        <w:r w:rsidR="00173D03">
          <w:rPr>
            <w:rFonts w:ascii="Times New Roman" w:hAnsi="Times New Roman"/>
            <w:b/>
          </w:rPr>
          <w:t>M</w:t>
        </w:r>
      </w:ins>
      <w:del w:id="641" w:author="JY0225" w:date="2017-09-06T10:40:00Z">
        <w:r w:rsidR="00E053CC" w:rsidDel="00173D03">
          <w:rPr>
            <w:rFonts w:ascii="Times New Roman" w:hAnsi="Times New Roman"/>
            <w:b/>
          </w:rPr>
          <w:delText>m</w:delText>
        </w:r>
      </w:del>
      <w:r w:rsidR="00E053CC">
        <w:rPr>
          <w:rFonts w:ascii="Times New Roman" w:hAnsi="Times New Roman"/>
          <w:b/>
        </w:rPr>
        <w:t xml:space="preserve">iddleware, </w:t>
      </w:r>
      <w:ins w:id="642" w:author="JY0225" w:date="2017-09-06T10:40:00Z">
        <w:r w:rsidR="00173D03">
          <w:rPr>
            <w:rFonts w:ascii="Times New Roman" w:hAnsi="Times New Roman"/>
            <w:b/>
          </w:rPr>
          <w:t>D</w:t>
        </w:r>
      </w:ins>
      <w:del w:id="643" w:author="JY0225" w:date="2017-09-06T10:40:00Z">
        <w:r w:rsidR="00E053CC" w:rsidDel="00173D03">
          <w:rPr>
            <w:rFonts w:ascii="Times New Roman" w:hAnsi="Times New Roman"/>
            <w:b/>
          </w:rPr>
          <w:delText>d</w:delText>
        </w:r>
      </w:del>
      <w:r w:rsidR="00E053CC">
        <w:rPr>
          <w:rFonts w:ascii="Times New Roman" w:hAnsi="Times New Roman"/>
          <w:b/>
        </w:rPr>
        <w:t xml:space="preserve">ata </w:t>
      </w:r>
      <w:ins w:id="644" w:author="JY0225" w:date="2017-09-06T10:40:00Z">
        <w:r w:rsidR="00173D03">
          <w:rPr>
            <w:rFonts w:ascii="Times New Roman" w:hAnsi="Times New Roman"/>
            <w:b/>
          </w:rPr>
          <w:t>E</w:t>
        </w:r>
      </w:ins>
      <w:del w:id="645" w:author="JY0225" w:date="2017-09-06T10:40:00Z">
        <w:r w:rsidR="00E053CC" w:rsidDel="00173D03">
          <w:rPr>
            <w:rFonts w:ascii="Times New Roman" w:hAnsi="Times New Roman"/>
            <w:b/>
          </w:rPr>
          <w:delText>e</w:delText>
        </w:r>
      </w:del>
      <w:r w:rsidR="00E053CC">
        <w:rPr>
          <w:rFonts w:ascii="Times New Roman" w:hAnsi="Times New Roman"/>
          <w:b/>
        </w:rPr>
        <w:t xml:space="preserve">ncryption, </w:t>
      </w:r>
      <w:ins w:id="646" w:author="JY0225" w:date="2017-09-06T10:40:00Z">
        <w:r w:rsidR="00173D03">
          <w:rPr>
            <w:rFonts w:ascii="Times New Roman" w:hAnsi="Times New Roman"/>
            <w:b/>
          </w:rPr>
          <w:t>B</w:t>
        </w:r>
      </w:ins>
      <w:del w:id="647" w:author="JY0225" w:date="2017-09-06T10:40:00Z">
        <w:r w:rsidR="00E053CC" w:rsidRPr="00E053CC" w:rsidDel="00173D03">
          <w:rPr>
            <w:rFonts w:ascii="Times New Roman" w:hAnsi="Times New Roman"/>
            <w:b/>
          </w:rPr>
          <w:delText>b</w:delText>
        </w:r>
      </w:del>
      <w:r w:rsidR="00E053CC" w:rsidRPr="00E053CC">
        <w:rPr>
          <w:rFonts w:ascii="Times New Roman" w:hAnsi="Times New Roman"/>
          <w:b/>
        </w:rPr>
        <w:t xml:space="preserve">reakpoint </w:t>
      </w:r>
      <w:ins w:id="648" w:author="JY0225" w:date="2017-09-06T10:40:00Z">
        <w:r w:rsidR="00173D03">
          <w:rPr>
            <w:rFonts w:ascii="Times New Roman" w:hAnsi="Times New Roman"/>
            <w:b/>
          </w:rPr>
          <w:t>R</w:t>
        </w:r>
      </w:ins>
      <w:del w:id="649" w:author="JY0225" w:date="2017-09-06T10:40:00Z">
        <w:r w:rsidR="00E053CC" w:rsidRPr="00E053CC" w:rsidDel="00173D03">
          <w:rPr>
            <w:rFonts w:ascii="Times New Roman" w:hAnsi="Times New Roman"/>
            <w:b/>
          </w:rPr>
          <w:delText>r</w:delText>
        </w:r>
      </w:del>
      <w:r w:rsidR="00E053CC" w:rsidRPr="00E053CC">
        <w:rPr>
          <w:rFonts w:ascii="Times New Roman" w:hAnsi="Times New Roman"/>
          <w:b/>
        </w:rPr>
        <w:t>esume</w:t>
      </w:r>
      <w:r w:rsidR="00E053CC">
        <w:rPr>
          <w:rFonts w:ascii="Times New Roman" w:hAnsi="Times New Roman"/>
          <w:b/>
        </w:rPr>
        <w:t xml:space="preserve">, </w:t>
      </w:r>
      <w:ins w:id="650" w:author="JY0225" w:date="2017-09-06T10:40:00Z">
        <w:r w:rsidR="00173D03">
          <w:rPr>
            <w:rFonts w:ascii="Times New Roman" w:hAnsi="Times New Roman"/>
            <w:b/>
          </w:rPr>
          <w:t>L</w:t>
        </w:r>
      </w:ins>
      <w:del w:id="651" w:author="JY0225" w:date="2017-09-06T10:40:00Z">
        <w:r w:rsidR="00E053CC" w:rsidDel="00173D03">
          <w:rPr>
            <w:rFonts w:ascii="Times New Roman" w:hAnsi="Times New Roman"/>
            <w:b/>
          </w:rPr>
          <w:delText>l</w:delText>
        </w:r>
      </w:del>
      <w:r w:rsidR="00E053CC">
        <w:rPr>
          <w:rFonts w:ascii="Times New Roman" w:hAnsi="Times New Roman"/>
          <w:b/>
        </w:rPr>
        <w:t xml:space="preserve">ocal </w:t>
      </w:r>
      <w:ins w:id="652" w:author="JY0225" w:date="2017-09-06T10:40:00Z">
        <w:r w:rsidR="00173D03">
          <w:rPr>
            <w:rFonts w:ascii="Times New Roman" w:hAnsi="Times New Roman"/>
            <w:b/>
          </w:rPr>
          <w:t>C</w:t>
        </w:r>
      </w:ins>
      <w:del w:id="653" w:author="JY0225" w:date="2017-09-06T10:40:00Z">
        <w:r w:rsidR="00E053CC" w:rsidDel="00173D03">
          <w:rPr>
            <w:rFonts w:ascii="Times New Roman" w:hAnsi="Times New Roman"/>
            <w:b/>
          </w:rPr>
          <w:delText>c</w:delText>
        </w:r>
      </w:del>
      <w:r w:rsidR="00E053CC">
        <w:rPr>
          <w:rFonts w:ascii="Times New Roman" w:hAnsi="Times New Roman"/>
          <w:b/>
        </w:rPr>
        <w:t xml:space="preserve">ache, </w:t>
      </w:r>
      <w:ins w:id="654" w:author="JY0225" w:date="2017-09-06T10:40:00Z">
        <w:r w:rsidR="00173D03">
          <w:rPr>
            <w:rFonts w:ascii="Times New Roman" w:hAnsi="Times New Roman"/>
            <w:b/>
          </w:rPr>
          <w:t>S</w:t>
        </w:r>
      </w:ins>
      <w:bookmarkStart w:id="655" w:name="_GoBack"/>
      <w:bookmarkEnd w:id="655"/>
      <w:del w:id="656" w:author="JY0225" w:date="2017-09-06T10:40:00Z">
        <w:r w:rsidR="0075355F" w:rsidRPr="0075355F" w:rsidDel="00173D03">
          <w:rPr>
            <w:rFonts w:ascii="Times New Roman" w:hAnsi="Times New Roman"/>
            <w:b/>
          </w:rPr>
          <w:delText>s</w:delText>
        </w:r>
      </w:del>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657" w:name="_Toc73467573"/>
      <w:bookmarkStart w:id="658" w:name="_Toc73467699"/>
      <w:bookmarkStart w:id="659" w:name="_Toc73467984"/>
      <w:bookmarkStart w:id="660" w:name="_Toc73468287"/>
      <w:bookmarkStart w:id="661" w:name="_Toc73468447"/>
      <w:bookmarkStart w:id="662" w:name="_Toc73468515"/>
      <w:bookmarkStart w:id="663" w:name="_Toc73468561"/>
      <w:bookmarkStart w:id="664" w:name="_Toc73951027"/>
      <w:bookmarkStart w:id="665" w:name="_Toc74024494"/>
      <w:bookmarkStart w:id="666" w:name="_Toc74025348"/>
      <w:bookmarkStart w:id="667" w:name="_Toc74025644"/>
      <w:bookmarkStart w:id="668" w:name="_Toc74025755"/>
      <w:bookmarkStart w:id="669" w:name="_Toc74025800"/>
      <w:bookmarkStart w:id="670" w:name="_Toc74025845"/>
      <w:bookmarkStart w:id="671" w:name="_Toc74025991"/>
      <w:bookmarkStart w:id="672" w:name="_Toc74030258"/>
      <w:bookmarkStart w:id="673" w:name="_Toc420959833"/>
      <w:bookmarkStart w:id="674" w:name="_Toc421026897"/>
      <w:bookmarkStart w:id="675" w:name="_Toc421230569"/>
      <w:bookmarkStart w:id="676" w:name="_Toc492457583"/>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676"/>
    </w:p>
    <w:p w14:paraId="502F622D" w14:textId="77777777" w:rsidR="00E60563" w:rsidRPr="00B207B1" w:rsidRDefault="00F74305" w:rsidP="00BE5E25">
      <w:pPr>
        <w:pStyle w:val="21"/>
        <w:spacing w:line="240" w:lineRule="auto"/>
      </w:pPr>
      <w:bookmarkStart w:id="677" w:name="_Toc420959834"/>
      <w:bookmarkStart w:id="678" w:name="_Toc421026898"/>
      <w:bookmarkStart w:id="679" w:name="_Toc421230570"/>
      <w:bookmarkStart w:id="680" w:name="_Toc73467578"/>
      <w:bookmarkStart w:id="681" w:name="_Toc73467704"/>
      <w:bookmarkStart w:id="682" w:name="_Toc73467989"/>
      <w:bookmarkStart w:id="683" w:name="_Toc73468292"/>
      <w:bookmarkStart w:id="684" w:name="_Toc73468452"/>
      <w:bookmarkStart w:id="685" w:name="_Toc73468520"/>
      <w:bookmarkStart w:id="686" w:name="_Toc73468566"/>
      <w:bookmarkStart w:id="687" w:name="_Toc73951032"/>
      <w:bookmarkStart w:id="688" w:name="_Toc74024499"/>
      <w:bookmarkStart w:id="689" w:name="_Toc74025353"/>
      <w:bookmarkStart w:id="690" w:name="_Toc74025649"/>
      <w:bookmarkStart w:id="691" w:name="_Toc74025760"/>
      <w:bookmarkStart w:id="692" w:name="_Toc74025805"/>
      <w:bookmarkStart w:id="693" w:name="_Toc74025850"/>
      <w:bookmarkStart w:id="694" w:name="_Toc74025996"/>
      <w:bookmarkStart w:id="695" w:name="_Toc74030263"/>
      <w:bookmarkStart w:id="696" w:name="_Toc492457584"/>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r w:rsidRPr="00B207B1">
        <w:t xml:space="preserve">1.1 </w:t>
      </w:r>
      <w:r w:rsidR="00DC073C" w:rsidRPr="00B207B1">
        <w:rPr>
          <w:rFonts w:hint="eastAsia"/>
        </w:rPr>
        <w:t>研究</w:t>
      </w:r>
      <w:r w:rsidR="004E0177" w:rsidRPr="00B207B1">
        <w:rPr>
          <w:rFonts w:hint="eastAsia"/>
        </w:rPr>
        <w:t>背景</w:t>
      </w:r>
      <w:bookmarkEnd w:id="696"/>
    </w:p>
    <w:p w14:paraId="44D639FB" w14:textId="3430DB5D" w:rsidR="00D76A00" w:rsidRPr="00B207B1" w:rsidRDefault="007058F7" w:rsidP="00235EEE">
      <w:pPr>
        <w:spacing w:line="400" w:lineRule="exact"/>
        <w:rPr>
          <w:rFonts w:hAnsiTheme="minorEastAsia"/>
          <w:rPrChange w:id="697"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698" w:author="JY0225" w:date="2017-08-24T11:09:00Z">
            <w:rPr>
              <w:rFonts w:ascii="Times New Roman" w:hAnsi="Times New Roman" w:hint="eastAsia"/>
              <w:spacing w:val="10"/>
              <w:szCs w:val="20"/>
            </w:rPr>
          </w:rPrChange>
        </w:rPr>
        <w:t>随着</w:t>
      </w:r>
      <w:r w:rsidRPr="00B207B1">
        <w:rPr>
          <w:rFonts w:hAnsiTheme="minorEastAsia" w:hint="eastAsia"/>
          <w:rPrChange w:id="699" w:author="JY0225" w:date="2017-08-24T11:09:00Z">
            <w:rPr>
              <w:rFonts w:ascii="Times New Roman" w:hAnsi="Times New Roman" w:hint="eastAsia"/>
              <w:spacing w:val="10"/>
              <w:szCs w:val="20"/>
            </w:rPr>
          </w:rPrChange>
        </w:rPr>
        <w:t>互联网</w:t>
      </w:r>
      <w:r w:rsidR="00BF1187" w:rsidRPr="00B207B1">
        <w:rPr>
          <w:rFonts w:hAnsiTheme="minorEastAsia" w:hint="eastAsia"/>
          <w:rPrChange w:id="700" w:author="JY0225" w:date="2017-08-24T11:09:00Z">
            <w:rPr>
              <w:rFonts w:ascii="Times New Roman" w:hAnsi="Times New Roman" w:hint="eastAsia"/>
              <w:spacing w:val="10"/>
              <w:szCs w:val="20"/>
            </w:rPr>
          </w:rPrChange>
        </w:rPr>
        <w:t>技术</w:t>
      </w:r>
      <w:r w:rsidR="00313FF9" w:rsidRPr="00B207B1">
        <w:rPr>
          <w:rFonts w:hAnsiTheme="minorEastAsia" w:hint="eastAsia"/>
          <w:rPrChange w:id="701" w:author="JY0225" w:date="2017-08-24T11:09:00Z">
            <w:rPr>
              <w:rFonts w:ascii="Times New Roman" w:hAnsi="Times New Roman" w:hint="eastAsia"/>
              <w:spacing w:val="10"/>
              <w:szCs w:val="20"/>
            </w:rPr>
          </w:rPrChange>
        </w:rPr>
        <w:t>的</w:t>
      </w:r>
      <w:r w:rsidR="00BF1187" w:rsidRPr="00B207B1">
        <w:rPr>
          <w:rFonts w:hAnsiTheme="minorEastAsia" w:hint="eastAsia"/>
          <w:rPrChange w:id="702" w:author="JY0225" w:date="2017-08-24T11:09:00Z">
            <w:rPr>
              <w:rFonts w:ascii="Times New Roman" w:hAnsi="Times New Roman" w:hint="eastAsia"/>
              <w:spacing w:val="10"/>
              <w:szCs w:val="20"/>
            </w:rPr>
          </w:rPrChange>
        </w:rPr>
        <w:t>飞速发展</w:t>
      </w:r>
      <w:r w:rsidR="00114855" w:rsidRPr="00B207B1">
        <w:rPr>
          <w:rFonts w:hAnsiTheme="minorEastAsia" w:hint="eastAsia"/>
          <w:rPrChange w:id="703" w:author="JY0225" w:date="2017-08-24T11:09:00Z">
            <w:rPr>
              <w:rFonts w:ascii="Times New Roman" w:hAnsi="Times New Roman" w:hint="eastAsia"/>
              <w:spacing w:val="10"/>
              <w:szCs w:val="20"/>
            </w:rPr>
          </w:rPrChange>
        </w:rPr>
        <w:t>，</w:t>
      </w:r>
      <w:r w:rsidR="001A513D" w:rsidRPr="00B207B1">
        <w:rPr>
          <w:rFonts w:hAnsiTheme="minorEastAsia" w:hint="eastAsia"/>
          <w:rPrChange w:id="704" w:author="JY0225" w:date="2017-08-24T11:09:00Z">
            <w:rPr>
              <w:rFonts w:ascii="Times New Roman" w:hAnsi="Times New Roman" w:hint="eastAsia"/>
              <w:spacing w:val="10"/>
              <w:szCs w:val="20"/>
            </w:rPr>
          </w:rPrChange>
        </w:rPr>
        <w:t>网络</w:t>
      </w:r>
      <w:r w:rsidR="00A52205" w:rsidRPr="00B207B1">
        <w:rPr>
          <w:rFonts w:hAnsiTheme="minorEastAsia" w:hint="eastAsia"/>
          <w:rPrChange w:id="705" w:author="JY0225" w:date="2017-08-24T11:09:00Z">
            <w:rPr>
              <w:rFonts w:ascii="Times New Roman" w:hAnsi="Times New Roman" w:hint="eastAsia"/>
              <w:spacing w:val="10"/>
              <w:szCs w:val="20"/>
            </w:rPr>
          </w:rPrChange>
        </w:rPr>
        <w:t>数据</w:t>
      </w:r>
      <w:r w:rsidR="00CE0AD4" w:rsidRPr="00B207B1">
        <w:rPr>
          <w:rFonts w:hAnsiTheme="minorEastAsia" w:hint="eastAsia"/>
          <w:rPrChange w:id="706"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707" w:author="JY0225" w:date="2017-08-24T11:09:00Z">
            <w:rPr>
              <w:rFonts w:ascii="Times New Roman" w:hAnsi="Times New Roman" w:hint="eastAsia"/>
              <w:spacing w:val="10"/>
              <w:szCs w:val="20"/>
            </w:rPr>
          </w:rPrChange>
        </w:rPr>
        <w:t>传统的</w:t>
      </w:r>
      <w:r w:rsidR="001B2472" w:rsidRPr="00B207B1">
        <w:rPr>
          <w:rFonts w:hAnsiTheme="minorEastAsia" w:hint="eastAsia"/>
          <w:rPrChange w:id="708" w:author="JY0225" w:date="2017-08-24T11:09:00Z">
            <w:rPr>
              <w:rFonts w:ascii="Times New Roman" w:hAnsi="Times New Roman" w:hint="eastAsia"/>
              <w:spacing w:val="10"/>
              <w:szCs w:val="20"/>
            </w:rPr>
          </w:rPrChange>
        </w:rPr>
        <w:t>数据</w:t>
      </w:r>
      <w:r w:rsidR="00476838" w:rsidRPr="00B207B1">
        <w:rPr>
          <w:rFonts w:hAnsiTheme="minorEastAsia" w:hint="eastAsia"/>
          <w:rPrChange w:id="709" w:author="JY0225" w:date="2017-08-24T11:09:00Z">
            <w:rPr>
              <w:rFonts w:ascii="Times New Roman" w:hAnsi="Times New Roman" w:hint="eastAsia"/>
              <w:spacing w:val="10"/>
              <w:szCs w:val="20"/>
            </w:rPr>
          </w:rPrChange>
        </w:rPr>
        <w:t>备份</w:t>
      </w:r>
      <w:r w:rsidR="004F63D2" w:rsidRPr="00B207B1">
        <w:rPr>
          <w:rFonts w:hAnsiTheme="minorEastAsia" w:hint="eastAsia"/>
          <w:rPrChange w:id="710" w:author="JY0225" w:date="2017-08-24T11:09:00Z">
            <w:rPr>
              <w:rFonts w:ascii="Times New Roman" w:hAnsi="Times New Roman" w:hint="eastAsia"/>
              <w:spacing w:val="10"/>
              <w:szCs w:val="20"/>
            </w:rPr>
          </w:rPrChange>
        </w:rPr>
        <w:t>方式存在太多的局限性，已经无法满足人们的</w:t>
      </w:r>
      <w:ins w:id="711" w:author="微软用户" w:date="2017-08-27T14:20:00Z">
        <w:r w:rsidR="00F122A9" w:rsidRPr="00B207B1">
          <w:rPr>
            <w:rFonts w:hAnsiTheme="minorEastAsia"/>
          </w:rPr>
          <w:t>需求</w:t>
        </w:r>
      </w:ins>
      <w:del w:id="712" w:author="微软用户" w:date="2017-08-27T14:20:00Z">
        <w:r w:rsidR="00602398" w:rsidRPr="00B207B1" w:rsidDel="00F122A9">
          <w:rPr>
            <w:rFonts w:hAnsiTheme="minorEastAsia" w:hint="eastAsia"/>
            <w:rPrChange w:id="713"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714" w:author="JY0225" w:date="2017-08-24T11:09:00Z">
            <w:rPr>
              <w:rFonts w:ascii="Times New Roman" w:hAnsi="Times New Roman" w:hint="eastAsia"/>
              <w:spacing w:val="10"/>
              <w:szCs w:val="20"/>
            </w:rPr>
          </w:rPrChange>
        </w:rPr>
        <w:t>。在这样</w:t>
      </w:r>
      <w:r w:rsidR="005C42E4" w:rsidRPr="00B207B1">
        <w:rPr>
          <w:rFonts w:hAnsiTheme="minorEastAsia" w:hint="eastAsia"/>
          <w:rPrChange w:id="715" w:author="JY0225" w:date="2017-08-24T11:09:00Z">
            <w:rPr>
              <w:rFonts w:ascii="Times New Roman" w:hAnsi="Times New Roman" w:hint="eastAsia"/>
              <w:spacing w:val="10"/>
              <w:szCs w:val="20"/>
            </w:rPr>
          </w:rPrChange>
        </w:rPr>
        <w:t>的</w:t>
      </w:r>
      <w:r w:rsidR="00444634" w:rsidRPr="00B207B1">
        <w:rPr>
          <w:rFonts w:hAnsiTheme="minorEastAsia" w:hint="eastAsia"/>
          <w:rPrChange w:id="716" w:author="JY0225" w:date="2017-08-24T11:09:00Z">
            <w:rPr>
              <w:rFonts w:ascii="Times New Roman" w:hAnsi="Times New Roman" w:hint="eastAsia"/>
              <w:spacing w:val="10"/>
              <w:szCs w:val="20"/>
            </w:rPr>
          </w:rPrChange>
        </w:rPr>
        <w:t>背景下</w:t>
      </w:r>
      <w:r w:rsidR="0056038D" w:rsidRPr="00B207B1">
        <w:rPr>
          <w:rFonts w:hAnsiTheme="minorEastAsia" w:hint="eastAsia"/>
          <w:rPrChange w:id="717" w:author="JY0225" w:date="2017-08-24T11:09:00Z">
            <w:rPr>
              <w:rFonts w:ascii="Times New Roman" w:hAnsi="Times New Roman" w:hint="eastAsia"/>
              <w:spacing w:val="10"/>
              <w:szCs w:val="20"/>
            </w:rPr>
          </w:rPrChange>
        </w:rPr>
        <w:t>，</w:t>
      </w:r>
      <w:r w:rsidR="0056038D" w:rsidRPr="00B207B1">
        <w:rPr>
          <w:rFonts w:hAnsiTheme="minorEastAsia" w:hint="eastAsia"/>
          <w:rPrChange w:id="718" w:author="JY0225" w:date="2017-08-24T11:09:00Z">
            <w:rPr>
              <w:rFonts w:ascii="Times New Roman" w:hAnsi="Times New Roman" w:hint="eastAsia"/>
              <w:spacing w:val="10"/>
            </w:rPr>
          </w:rPrChange>
        </w:rPr>
        <w:t>云</w:t>
      </w:r>
      <w:r w:rsidR="00476838" w:rsidRPr="00B207B1">
        <w:rPr>
          <w:rFonts w:hAnsiTheme="minorEastAsia" w:hint="eastAsia"/>
          <w:rPrChange w:id="719" w:author="JY0225" w:date="2017-08-24T11:09:00Z">
            <w:rPr>
              <w:rFonts w:ascii="Times New Roman" w:hAnsi="Times New Roman" w:hint="eastAsia"/>
              <w:spacing w:val="10"/>
            </w:rPr>
          </w:rPrChange>
        </w:rPr>
        <w:t>备份</w:t>
      </w:r>
      <w:r w:rsidR="0056038D" w:rsidRPr="00B207B1">
        <w:rPr>
          <w:rFonts w:hAnsiTheme="minorEastAsia" w:hint="eastAsia"/>
          <w:rPrChange w:id="720" w:author="JY0225" w:date="2017-08-24T11:09:00Z">
            <w:rPr>
              <w:rFonts w:ascii="Times New Roman" w:hAnsi="Times New Roman" w:hint="eastAsia"/>
              <w:spacing w:val="10"/>
            </w:rPr>
          </w:rPrChange>
        </w:rPr>
        <w:t>服务</w:t>
      </w:r>
      <w:del w:id="721" w:author="微软用户" w:date="2017-08-27T14:20:00Z">
        <w:r w:rsidR="0056038D" w:rsidRPr="00B207B1" w:rsidDel="00597F21">
          <w:rPr>
            <w:rFonts w:hAnsiTheme="minorEastAsia"/>
            <w:vertAlign w:val="superscript"/>
            <w:rPrChange w:id="722" w:author="JY0225" w:date="2017-08-24T11:09:00Z">
              <w:rPr>
                <w:vertAlign w:val="superscript"/>
              </w:rPr>
            </w:rPrChange>
          </w:rPr>
          <w:delText>[3]</w:delText>
        </w:r>
      </w:del>
      <w:r w:rsidR="002301D9" w:rsidRPr="00B207B1">
        <w:rPr>
          <w:rFonts w:hAnsiTheme="minorEastAsia" w:hint="eastAsia"/>
          <w:rPrChange w:id="723"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724" w:author="JY0225" w:date="2017-08-24T11:09:00Z">
            <w:rPr>
              <w:rFonts w:ascii="Times New Roman" w:hAnsi="Times New Roman" w:hint="eastAsia"/>
              <w:spacing w:val="10"/>
            </w:rPr>
          </w:rPrChange>
        </w:rPr>
        <w:t>备份</w:t>
      </w:r>
      <w:r w:rsidR="002301D9" w:rsidRPr="00B207B1">
        <w:rPr>
          <w:rFonts w:hAnsiTheme="minorEastAsia" w:hint="eastAsia"/>
          <w:rPrChange w:id="725" w:author="JY0225" w:date="2017-08-24T11:09:00Z">
            <w:rPr>
              <w:rFonts w:ascii="Times New Roman" w:hAnsi="Times New Roman" w:hint="eastAsia"/>
              <w:spacing w:val="10"/>
            </w:rPr>
          </w:rPrChange>
        </w:rPr>
        <w:t>方式。</w:t>
      </w:r>
      <w:r w:rsidR="0032449F" w:rsidRPr="00B207B1">
        <w:rPr>
          <w:rFonts w:hAnsiTheme="minorEastAsia" w:hint="eastAsia"/>
          <w:rPrChange w:id="726" w:author="JY0225" w:date="2017-08-24T11:09:00Z">
            <w:rPr>
              <w:rFonts w:ascii="Times New Roman" w:hAnsi="Times New Roman" w:hint="eastAsia"/>
              <w:spacing w:val="10"/>
            </w:rPr>
          </w:rPrChange>
        </w:rPr>
        <w:t>因其</w:t>
      </w:r>
      <w:r w:rsidR="0056038D" w:rsidRPr="00B207B1">
        <w:rPr>
          <w:rFonts w:hAnsiTheme="minorEastAsia" w:hint="eastAsia"/>
          <w:rPrChange w:id="727" w:author="JY0225" w:date="2017-08-24T11:09:00Z">
            <w:rPr>
              <w:rFonts w:ascii="Times New Roman" w:hAnsi="Times New Roman" w:hint="eastAsia"/>
              <w:spacing w:val="10"/>
            </w:rPr>
          </w:rPrChange>
        </w:rPr>
        <w:t>海量的</w:t>
      </w:r>
      <w:r w:rsidR="00D71D84" w:rsidRPr="00B207B1">
        <w:rPr>
          <w:rFonts w:hAnsiTheme="minorEastAsia" w:hint="eastAsia"/>
          <w:rPrChange w:id="728" w:author="JY0225" w:date="2017-08-24T11:09:00Z">
            <w:rPr>
              <w:rFonts w:ascii="Times New Roman" w:hAnsi="Times New Roman" w:hint="eastAsia"/>
              <w:spacing w:val="10"/>
            </w:rPr>
          </w:rPrChange>
        </w:rPr>
        <w:t>存储</w:t>
      </w:r>
      <w:r w:rsidR="0056038D" w:rsidRPr="00B207B1">
        <w:rPr>
          <w:rFonts w:hAnsiTheme="minorEastAsia" w:hint="eastAsia"/>
          <w:rPrChange w:id="729"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730"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731" w:author="JY0225" w:date="2017-08-24T11:09:00Z">
            <w:rPr>
              <w:rFonts w:ascii="Times New Roman" w:hAnsi="Times New Roman" w:hint="eastAsia"/>
              <w:spacing w:val="10"/>
              <w:szCs w:val="20"/>
            </w:rPr>
          </w:rPrChange>
        </w:rPr>
        <w:t>数据显示，</w:t>
      </w:r>
      <w:r w:rsidR="00FE510D" w:rsidRPr="00B207B1">
        <w:rPr>
          <w:rFonts w:hAnsiTheme="minorEastAsia"/>
          <w:rPrChange w:id="732" w:author="JY0225" w:date="2017-08-24T11:09:00Z">
            <w:rPr>
              <w:rFonts w:ascii="Times New Roman" w:hAnsi="Times New Roman"/>
              <w:spacing w:val="10"/>
              <w:szCs w:val="20"/>
            </w:rPr>
          </w:rPrChange>
        </w:rPr>
        <w:t>2016</w:t>
      </w:r>
      <w:r w:rsidR="00FE510D" w:rsidRPr="00B207B1">
        <w:rPr>
          <w:rFonts w:hAnsiTheme="minorEastAsia" w:hint="eastAsia"/>
          <w:rPrChange w:id="733"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734" w:author="JY0225" w:date="2017-08-24T11:09:00Z">
            <w:rPr>
              <w:rFonts w:ascii="Times New Roman" w:hAnsi="Times New Roman"/>
              <w:spacing w:val="10"/>
              <w:szCs w:val="20"/>
            </w:rPr>
          </w:rPrChange>
        </w:rPr>
        <w:t>500</w:t>
      </w:r>
      <w:r w:rsidR="00FE510D" w:rsidRPr="00B207B1">
        <w:rPr>
          <w:rFonts w:hAnsiTheme="minorEastAsia" w:hint="eastAsia"/>
          <w:rPrChange w:id="735" w:author="JY0225" w:date="2017-08-24T11:09:00Z">
            <w:rPr>
              <w:rFonts w:ascii="Times New Roman" w:hAnsi="Times New Roman" w:hint="eastAsia"/>
              <w:spacing w:val="10"/>
              <w:szCs w:val="20"/>
            </w:rPr>
          </w:rPrChange>
        </w:rPr>
        <w:t>亿元，达到</w:t>
      </w:r>
      <w:r w:rsidR="00FE510D" w:rsidRPr="00B207B1">
        <w:rPr>
          <w:rFonts w:hAnsiTheme="minorEastAsia"/>
          <w:rPrChange w:id="736" w:author="JY0225" w:date="2017-08-24T11:09:00Z">
            <w:rPr>
              <w:rFonts w:ascii="Times New Roman" w:hAnsi="Times New Roman"/>
              <w:spacing w:val="10"/>
              <w:szCs w:val="20"/>
            </w:rPr>
          </w:rPrChange>
        </w:rPr>
        <w:t>516.6</w:t>
      </w:r>
      <w:r w:rsidR="00FE510D" w:rsidRPr="00B207B1">
        <w:rPr>
          <w:rFonts w:hAnsiTheme="minorEastAsia" w:hint="eastAsia"/>
          <w:rPrChange w:id="737" w:author="JY0225" w:date="2017-08-24T11:09:00Z">
            <w:rPr>
              <w:rFonts w:ascii="Times New Roman" w:hAnsi="Times New Roman" w:hint="eastAsia"/>
              <w:spacing w:val="10"/>
              <w:szCs w:val="20"/>
            </w:rPr>
          </w:rPrChange>
        </w:rPr>
        <w:t>亿。预计</w:t>
      </w:r>
      <w:r w:rsidR="00FE510D" w:rsidRPr="00B207B1">
        <w:rPr>
          <w:rFonts w:hAnsiTheme="minorEastAsia"/>
          <w:rPrChange w:id="738" w:author="JY0225" w:date="2017-08-24T11:09:00Z">
            <w:rPr>
              <w:rFonts w:ascii="Times New Roman" w:hAnsi="Times New Roman"/>
              <w:spacing w:val="10"/>
              <w:szCs w:val="20"/>
            </w:rPr>
          </w:rPrChange>
        </w:rPr>
        <w:t>2017</w:t>
      </w:r>
      <w:r w:rsidR="00F050F2" w:rsidRPr="00B207B1">
        <w:rPr>
          <w:rFonts w:hAnsiTheme="minorEastAsia" w:hint="eastAsia"/>
          <w:rPrChange w:id="739"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740" w:author="JY0225" w:date="2017-08-24T11:09:00Z">
            <w:rPr>
              <w:rFonts w:ascii="Times New Roman" w:hAnsi="Times New Roman" w:hint="eastAsia"/>
              <w:spacing w:val="10"/>
              <w:szCs w:val="20"/>
            </w:rPr>
          </w:rPrChange>
        </w:rPr>
        <w:t>市场份额将达到</w:t>
      </w:r>
      <w:r w:rsidR="00FE510D" w:rsidRPr="00B207B1">
        <w:rPr>
          <w:rFonts w:hAnsiTheme="minorEastAsia"/>
          <w:rPrChange w:id="741" w:author="JY0225" w:date="2017-08-24T11:09:00Z">
            <w:rPr>
              <w:rFonts w:ascii="Times New Roman" w:hAnsi="Times New Roman"/>
              <w:spacing w:val="10"/>
              <w:szCs w:val="20"/>
            </w:rPr>
          </w:rPrChange>
        </w:rPr>
        <w:t>690</w:t>
      </w:r>
      <w:r w:rsidR="00FE510D" w:rsidRPr="00B207B1">
        <w:rPr>
          <w:rFonts w:hAnsiTheme="minorEastAsia" w:hint="eastAsia"/>
          <w:rPrChange w:id="742"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743" w:author="JY0225" w:date="2017-08-24T11:09:00Z">
            <w:rPr>
              <w:rFonts w:ascii="Times New Roman" w:hAnsi="Times New Roman"/>
              <w:spacing w:val="10"/>
              <w:szCs w:val="20"/>
            </w:rPr>
          </w:rPrChange>
        </w:rPr>
        <w:t>32%</w:t>
      </w:r>
      <w:r w:rsidR="00FE510D" w:rsidRPr="00B207B1">
        <w:rPr>
          <w:rFonts w:hAnsiTheme="minorEastAsia" w:hint="eastAsia"/>
          <w:rPrChange w:id="744" w:author="JY0225" w:date="2017-08-24T11:09:00Z">
            <w:rPr>
              <w:rFonts w:ascii="Times New Roman" w:hAnsi="Times New Roman" w:hint="eastAsia"/>
              <w:spacing w:val="10"/>
              <w:szCs w:val="20"/>
            </w:rPr>
          </w:rPrChange>
        </w:rPr>
        <w:t>，而且</w:t>
      </w:r>
      <w:r w:rsidR="00FE510D" w:rsidRPr="00B207B1">
        <w:rPr>
          <w:rFonts w:hAnsiTheme="minorEastAsia"/>
          <w:rPrChange w:id="745" w:author="JY0225" w:date="2017-08-24T11:09:00Z">
            <w:rPr>
              <w:rFonts w:ascii="Times New Roman" w:hAnsi="Times New Roman"/>
              <w:spacing w:val="10"/>
              <w:szCs w:val="20"/>
            </w:rPr>
          </w:rPrChange>
        </w:rPr>
        <w:t>2016</w:t>
      </w:r>
      <w:r w:rsidR="00FE510D" w:rsidRPr="00B207B1">
        <w:rPr>
          <w:rFonts w:hAnsiTheme="minorEastAsia" w:hint="eastAsia"/>
          <w:rPrChange w:id="746"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747" w:author="JY0225" w:date="2017-08-24T11:09:00Z">
            <w:rPr>
              <w:vertAlign w:val="superscript"/>
            </w:rPr>
          </w:rPrChange>
        </w:rPr>
        <w:fldChar w:fldCharType="begin"/>
      </w:r>
      <w:r w:rsidR="00204DD9" w:rsidRPr="00B207B1">
        <w:rPr>
          <w:rFonts w:hAnsiTheme="minorEastAsia"/>
          <w:vertAlign w:val="superscript"/>
          <w:rPrChange w:id="748" w:author="JY0225" w:date="2017-08-24T11:09:00Z">
            <w:rPr>
              <w:vertAlign w:val="superscript"/>
            </w:rPr>
          </w:rPrChange>
        </w:rPr>
        <w:instrText xml:space="preserve"> REF _Ref489705969 \r \h </w:instrText>
      </w:r>
      <w:r w:rsidR="0034779C" w:rsidRPr="00B207B1">
        <w:rPr>
          <w:rFonts w:hAnsiTheme="minorEastAsia"/>
          <w:vertAlign w:val="superscript"/>
          <w:rPrChange w:id="749" w:author="JY0225" w:date="2017-08-24T11:09:00Z">
            <w:rPr>
              <w:vertAlign w:val="superscript"/>
            </w:rPr>
          </w:rPrChange>
        </w:rPr>
        <w:instrText xml:space="preserve"> \* MERGEFORMAT </w:instrText>
      </w:r>
      <w:r w:rsidR="00204DD9" w:rsidRPr="00B207B1">
        <w:rPr>
          <w:rFonts w:hAnsiTheme="minorEastAsia"/>
          <w:vertAlign w:val="superscript"/>
          <w:rPrChange w:id="750" w:author="JY0225" w:date="2017-08-24T11:09:00Z">
            <w:rPr>
              <w:rFonts w:hAnsiTheme="minorEastAsia"/>
              <w:vertAlign w:val="superscript"/>
            </w:rPr>
          </w:rPrChange>
        </w:rPr>
      </w:r>
      <w:r w:rsidR="00204DD9" w:rsidRPr="00B207B1">
        <w:rPr>
          <w:rFonts w:hAnsiTheme="minorEastAsia"/>
          <w:vertAlign w:val="superscript"/>
          <w:rPrChange w:id="751" w:author="JY0225" w:date="2017-08-24T11:09:00Z">
            <w:rPr>
              <w:vertAlign w:val="superscript"/>
            </w:rPr>
          </w:rPrChange>
        </w:rPr>
        <w:fldChar w:fldCharType="separate"/>
      </w:r>
      <w:r w:rsidR="003F32D9">
        <w:rPr>
          <w:rFonts w:hAnsiTheme="minorEastAsia"/>
          <w:vertAlign w:val="superscript"/>
        </w:rPr>
        <w:t>[1]</w:t>
      </w:r>
      <w:r w:rsidR="00204DD9" w:rsidRPr="00B207B1">
        <w:rPr>
          <w:rFonts w:hAnsiTheme="minorEastAsia"/>
          <w:vertAlign w:val="superscript"/>
          <w:rPrChange w:id="752" w:author="JY0225" w:date="2017-08-24T11:09:00Z">
            <w:rPr>
              <w:vertAlign w:val="superscript"/>
            </w:rPr>
          </w:rPrChange>
        </w:rPr>
        <w:fldChar w:fldCharType="end"/>
      </w:r>
      <w:r w:rsidR="00FE510D" w:rsidRPr="00B207B1">
        <w:rPr>
          <w:rFonts w:hAnsiTheme="minorEastAsia" w:hint="eastAsia"/>
          <w:rPrChange w:id="753" w:author="JY0225" w:date="2017-08-24T11:09:00Z">
            <w:rPr>
              <w:rFonts w:ascii="Times New Roman" w:hAnsi="Times New Roman" w:hint="eastAsia"/>
              <w:spacing w:val="10"/>
              <w:szCs w:val="20"/>
            </w:rPr>
          </w:rPrChange>
        </w:rPr>
        <w:t>。</w:t>
      </w:r>
    </w:p>
    <w:p w14:paraId="697B1FA8" w14:textId="2429DE9B" w:rsidR="00761C37" w:rsidRPr="00B207B1" w:rsidRDefault="001724BF" w:rsidP="003D7736">
      <w:pPr>
        <w:spacing w:line="400" w:lineRule="exact"/>
        <w:ind w:firstLine="420"/>
        <w:rPr>
          <w:rFonts w:hAnsiTheme="minorEastAsia"/>
          <w:rPrChange w:id="754" w:author="JY0225" w:date="2017-08-24T11:09:00Z">
            <w:rPr>
              <w:rFonts w:ascii="Times New Roman" w:hAnsi="Times New Roman"/>
              <w:spacing w:val="10"/>
            </w:rPr>
          </w:rPrChange>
        </w:rPr>
      </w:pPr>
      <w:r w:rsidRPr="00B207B1">
        <w:rPr>
          <w:rFonts w:hAnsiTheme="minorEastAsia" w:hint="eastAsia"/>
          <w:color w:val="000000" w:themeColor="text1"/>
          <w:rPrChange w:id="755"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756"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757"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758"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759"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760"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761"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762"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763"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764"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765"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766"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767"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768"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769"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770"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771"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772"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773" w:author="JY0225" w:date="2017-08-24T11:09:00Z">
            <w:rPr>
              <w:rFonts w:ascii="Times New Roman" w:hAnsi="Times New Roman" w:hint="eastAsia"/>
              <w:color w:val="000000" w:themeColor="text1"/>
              <w:spacing w:val="10"/>
            </w:rPr>
          </w:rPrChange>
        </w:rPr>
        <w:t>的安全性</w:t>
      </w:r>
      <w:ins w:id="774" w:author="微软用户" w:date="2017-08-27T14:24:00Z">
        <w:r w:rsidR="00BF0FE4" w:rsidRPr="00B207B1">
          <w:rPr>
            <w:rFonts w:hAnsiTheme="minorEastAsia" w:hint="eastAsia"/>
            <w:color w:val="000000" w:themeColor="text1"/>
          </w:rPr>
          <w:t>、</w:t>
        </w:r>
      </w:ins>
      <w:del w:id="775" w:author="微软用户" w:date="2017-08-27T14:24:00Z">
        <w:r w:rsidR="00337A88" w:rsidRPr="00B207B1" w:rsidDel="00BF0FE4">
          <w:rPr>
            <w:rFonts w:hAnsiTheme="minorEastAsia" w:hint="eastAsia"/>
            <w:color w:val="000000" w:themeColor="text1"/>
            <w:rPrChange w:id="776"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777" w:author="JY0225" w:date="2017-08-24T11:09:00Z">
              <w:rPr>
                <w:rFonts w:ascii="Times New Roman" w:hAnsi="Times New Roman" w:hint="eastAsia"/>
                <w:color w:val="000000" w:themeColor="text1"/>
                <w:spacing w:val="10"/>
              </w:rPr>
            </w:rPrChange>
          </w:rPr>
          <w:delText>容</w:delText>
        </w:r>
      </w:del>
      <w:del w:id="778" w:author="微软用户" w:date="2017-08-27T14:22:00Z">
        <w:r w:rsidR="007B385C" w:rsidRPr="00B207B1" w:rsidDel="004B7BD1">
          <w:rPr>
            <w:rFonts w:hAnsiTheme="minorEastAsia" w:hint="eastAsia"/>
            <w:color w:val="000000" w:themeColor="text1"/>
            <w:rPrChange w:id="779"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780"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781"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782"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3F32D9">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3F32D9">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3F32D9">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783" w:author="JY0225" w:date="2017-08-24T11:09:00Z">
            <w:rPr>
              <w:rFonts w:ascii="Times New Roman" w:hAnsi="Times New Roman" w:hint="eastAsia"/>
              <w:color w:val="000000" w:themeColor="text1"/>
              <w:spacing w:val="10"/>
            </w:rPr>
          </w:rPrChange>
        </w:rPr>
        <w:t>。</w:t>
      </w:r>
      <w:commentRangeStart w:id="784"/>
      <w:r w:rsidR="00AB6716" w:rsidRPr="00B207B1">
        <w:rPr>
          <w:rFonts w:hAnsiTheme="minorEastAsia" w:hint="eastAsia"/>
          <w:color w:val="000000" w:themeColor="text1"/>
          <w:rPrChange w:id="785"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786"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787"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788"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789" w:author="JY0225" w:date="2017-08-24T11:09:00Z">
            <w:rPr>
              <w:rFonts w:ascii="Times New Roman" w:hAnsi="Times New Roman" w:hint="eastAsia"/>
              <w:color w:val="000000" w:themeColor="text1"/>
              <w:spacing w:val="10"/>
            </w:rPr>
          </w:rPrChange>
        </w:rPr>
        <w:t>中</w:t>
      </w:r>
      <w:commentRangeEnd w:id="784"/>
      <w:r w:rsidR="005F1D0B" w:rsidRPr="00B207B1">
        <w:rPr>
          <w:rStyle w:val="af2"/>
          <w:rFonts w:hAnsiTheme="minorEastAsia"/>
          <w:color w:val="000000" w:themeColor="text1"/>
          <w:sz w:val="24"/>
          <w:szCs w:val="24"/>
          <w:rPrChange w:id="790" w:author="JY0225" w:date="2017-08-24T11:09:00Z">
            <w:rPr>
              <w:rStyle w:val="af2"/>
              <w:rFonts w:ascii="Calibri" w:eastAsia="宋体" w:hAnsi="Calibri"/>
              <w:color w:val="000000" w:themeColor="text1"/>
            </w:rPr>
          </w:rPrChange>
        </w:rPr>
        <w:commentReference w:id="784"/>
      </w:r>
      <w:r w:rsidR="00AB6716" w:rsidRPr="00B207B1">
        <w:rPr>
          <w:rFonts w:hAnsiTheme="minorEastAsia" w:hint="eastAsia"/>
          <w:color w:val="000000" w:themeColor="text1"/>
          <w:rPrChange w:id="791"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792"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793"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794"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795"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796"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797"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798" w:author="JY0225" w:date="2017-08-24T11:09:00Z">
            <w:rPr>
              <w:rFonts w:ascii="Times New Roman" w:hAnsi="Times New Roman" w:hint="eastAsia"/>
              <w:spacing w:val="10"/>
            </w:rPr>
          </w:rPrChange>
        </w:rPr>
        <w:t>备份</w:t>
      </w:r>
      <w:r w:rsidR="00D76A00" w:rsidRPr="00B207B1">
        <w:rPr>
          <w:rFonts w:hAnsiTheme="minorEastAsia" w:hint="eastAsia"/>
          <w:rPrChange w:id="799"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800" w:author="JY0225" w:date="2017-08-24T11:09:00Z">
            <w:rPr>
              <w:rFonts w:ascii="Times New Roman" w:hAnsi="Times New Roman" w:hint="eastAsia"/>
              <w:spacing w:val="10"/>
            </w:rPr>
          </w:rPrChange>
        </w:rPr>
        <w:t>数据</w:t>
      </w:r>
      <w:r w:rsidR="00D76A00" w:rsidRPr="00B207B1">
        <w:rPr>
          <w:rFonts w:hAnsiTheme="minorEastAsia" w:hint="eastAsia"/>
          <w:rPrChange w:id="801" w:author="JY0225" w:date="2017-08-24T11:09:00Z">
            <w:rPr>
              <w:rFonts w:ascii="Times New Roman" w:hAnsi="Times New Roman" w:hint="eastAsia"/>
              <w:spacing w:val="10"/>
            </w:rPr>
          </w:rPrChange>
        </w:rPr>
        <w:t>泄露、</w:t>
      </w:r>
      <w:r w:rsidR="009C465B" w:rsidRPr="00B207B1">
        <w:rPr>
          <w:rFonts w:hAnsiTheme="minorEastAsia" w:hint="eastAsia"/>
          <w:rPrChange w:id="802"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803" w:author="JY0225" w:date="2017-08-24T11:09:00Z">
            <w:rPr>
              <w:rStyle w:val="affff8"/>
              <w:rFonts w:ascii="Times New Roman" w:hAnsi="Times New Roman"/>
              <w:spacing w:val="10"/>
            </w:rPr>
          </w:rPrChange>
        </w:rPr>
        <w:footnoteReference w:id="1"/>
      </w:r>
      <w:r w:rsidR="009C465B" w:rsidRPr="00B207B1">
        <w:rPr>
          <w:rFonts w:hAnsiTheme="minorEastAsia" w:hint="eastAsia"/>
          <w:rPrChange w:id="804" w:author="JY0225" w:date="2017-08-24T11:09:00Z">
            <w:rPr>
              <w:rFonts w:ascii="Times New Roman" w:hAnsi="Times New Roman" w:hint="eastAsia"/>
              <w:spacing w:val="10"/>
            </w:rPr>
          </w:rPrChange>
        </w:rPr>
        <w:t>，</w:t>
      </w:r>
      <w:r w:rsidR="001D0165" w:rsidRPr="00B207B1">
        <w:rPr>
          <w:rFonts w:hAnsiTheme="minorEastAsia" w:hint="eastAsia"/>
          <w:rPrChange w:id="805" w:author="JY0225" w:date="2017-08-24T11:09:00Z">
            <w:rPr>
              <w:rFonts w:ascii="Times New Roman" w:hAnsi="Times New Roman" w:hint="eastAsia"/>
              <w:spacing w:val="10"/>
            </w:rPr>
          </w:rPrChange>
        </w:rPr>
        <w:t>这可能</w:t>
      </w:r>
      <w:r w:rsidR="0078247A" w:rsidRPr="00B207B1">
        <w:rPr>
          <w:rFonts w:hAnsiTheme="minorEastAsia" w:hint="eastAsia"/>
          <w:rPrChange w:id="806" w:author="JY0225" w:date="2017-08-24T11:09:00Z">
            <w:rPr>
              <w:rFonts w:ascii="Times New Roman" w:hAnsi="Times New Roman" w:hint="eastAsia"/>
              <w:spacing w:val="10"/>
            </w:rPr>
          </w:rPrChange>
        </w:rPr>
        <w:t>对用户</w:t>
      </w:r>
      <w:del w:id="807" w:author="微软用户" w:date="2017-08-27T14:24:00Z">
        <w:r w:rsidR="0078247A" w:rsidRPr="00B207B1" w:rsidDel="00342891">
          <w:rPr>
            <w:rFonts w:hAnsiTheme="minorEastAsia" w:hint="eastAsia"/>
            <w:rPrChange w:id="808" w:author="JY0225" w:date="2017-08-24T11:09:00Z">
              <w:rPr>
                <w:rFonts w:ascii="Times New Roman" w:hAnsi="Times New Roman" w:hint="eastAsia"/>
                <w:spacing w:val="10"/>
              </w:rPr>
            </w:rPrChange>
          </w:rPr>
          <w:delText>产生</w:delText>
        </w:r>
      </w:del>
      <w:ins w:id="809" w:author="微软用户" w:date="2017-08-27T14:24:00Z">
        <w:r w:rsidR="00342891" w:rsidRPr="00B207B1">
          <w:rPr>
            <w:rFonts w:hAnsiTheme="minorEastAsia" w:hint="eastAsia"/>
          </w:rPr>
          <w:t>造成</w:t>
        </w:r>
      </w:ins>
      <w:r w:rsidR="0078247A" w:rsidRPr="00B207B1">
        <w:rPr>
          <w:rFonts w:hAnsiTheme="minorEastAsia" w:hint="eastAsia"/>
          <w:rPrChange w:id="810" w:author="JY0225" w:date="2017-08-24T11:09:00Z">
            <w:rPr>
              <w:rFonts w:ascii="Times New Roman" w:hAnsi="Times New Roman" w:hint="eastAsia"/>
              <w:spacing w:val="10"/>
            </w:rPr>
          </w:rPrChange>
        </w:rPr>
        <w:t>不可逆的</w:t>
      </w:r>
      <w:ins w:id="811" w:author="微软用户" w:date="2017-08-27T14:24:00Z">
        <w:r w:rsidR="00342891" w:rsidRPr="00B207B1">
          <w:rPr>
            <w:rFonts w:hAnsiTheme="minorEastAsia"/>
          </w:rPr>
          <w:t>损失</w:t>
        </w:r>
      </w:ins>
      <w:del w:id="812" w:author="微软用户" w:date="2017-08-27T14:24:00Z">
        <w:r w:rsidR="0078247A" w:rsidRPr="00B207B1" w:rsidDel="00342891">
          <w:rPr>
            <w:rFonts w:hAnsiTheme="minorEastAsia" w:hint="eastAsia"/>
            <w:rPrChange w:id="813" w:author="JY0225" w:date="2017-08-24T11:09:00Z">
              <w:rPr>
                <w:rFonts w:ascii="Times New Roman" w:hAnsi="Times New Roman" w:hint="eastAsia"/>
                <w:spacing w:val="10"/>
              </w:rPr>
            </w:rPrChange>
          </w:rPr>
          <w:delText>后果</w:delText>
        </w:r>
      </w:del>
      <w:r w:rsidR="0078247A" w:rsidRPr="00B207B1">
        <w:rPr>
          <w:rFonts w:hAnsiTheme="minorEastAsia" w:hint="eastAsia"/>
          <w:rPrChange w:id="814" w:author="JY0225" w:date="2017-08-24T11:09:00Z">
            <w:rPr>
              <w:rFonts w:ascii="Times New Roman" w:hAnsi="Times New Roman" w:hint="eastAsia"/>
              <w:spacing w:val="10"/>
            </w:rPr>
          </w:rPrChange>
        </w:rPr>
        <w:t>。</w:t>
      </w:r>
      <w:r w:rsidR="004B257E" w:rsidRPr="00B207B1">
        <w:rPr>
          <w:rFonts w:hAnsiTheme="minorEastAsia" w:hint="eastAsia"/>
          <w:rPrChange w:id="815" w:author="JY0225" w:date="2017-08-24T11:09:00Z">
            <w:rPr>
              <w:rFonts w:ascii="Times New Roman" w:hAnsi="Times New Roman" w:hint="eastAsia"/>
              <w:spacing w:val="10"/>
            </w:rPr>
          </w:rPrChange>
        </w:rPr>
        <w:t>此外，</w:t>
      </w:r>
      <w:commentRangeStart w:id="816"/>
      <w:r w:rsidR="00000F68" w:rsidRPr="00B207B1">
        <w:rPr>
          <w:rFonts w:hAnsiTheme="minorEastAsia" w:hint="eastAsia"/>
          <w:rPrChange w:id="817" w:author="JY0225" w:date="2017-08-24T11:09:00Z">
            <w:rPr>
              <w:rFonts w:ascii="Times New Roman" w:hAnsi="Times New Roman" w:hint="eastAsia"/>
              <w:spacing w:val="10"/>
            </w:rPr>
          </w:rPrChange>
        </w:rPr>
        <w:t>云</w:t>
      </w:r>
      <w:r w:rsidR="00476838" w:rsidRPr="00B207B1">
        <w:rPr>
          <w:rFonts w:hAnsiTheme="minorEastAsia" w:hint="eastAsia"/>
          <w:rPrChange w:id="818" w:author="JY0225" w:date="2017-08-24T11:09:00Z">
            <w:rPr>
              <w:rFonts w:ascii="Times New Roman" w:hAnsi="Times New Roman" w:hint="eastAsia"/>
              <w:spacing w:val="10"/>
            </w:rPr>
          </w:rPrChange>
        </w:rPr>
        <w:t>备份</w:t>
      </w:r>
      <w:r w:rsidR="00000F68" w:rsidRPr="00B207B1">
        <w:rPr>
          <w:rFonts w:hAnsiTheme="minorEastAsia" w:hint="eastAsia"/>
          <w:rPrChange w:id="819" w:author="JY0225" w:date="2017-08-24T11:09:00Z">
            <w:rPr>
              <w:rFonts w:ascii="Times New Roman" w:hAnsi="Times New Roman" w:hint="eastAsia"/>
              <w:spacing w:val="10"/>
            </w:rPr>
          </w:rPrChange>
        </w:rPr>
        <w:t>服务以网络作为基础设施</w:t>
      </w:r>
      <w:commentRangeEnd w:id="816"/>
      <w:r w:rsidR="00054FF4" w:rsidRPr="00B207B1">
        <w:rPr>
          <w:rStyle w:val="af2"/>
          <w:rFonts w:hAnsiTheme="minorEastAsia"/>
          <w:sz w:val="24"/>
          <w:szCs w:val="24"/>
          <w:rPrChange w:id="820" w:author="JY0225" w:date="2017-08-24T11:09:00Z">
            <w:rPr>
              <w:rStyle w:val="af2"/>
              <w:rFonts w:ascii="Calibri" w:eastAsia="宋体" w:hAnsi="Calibri"/>
            </w:rPr>
          </w:rPrChange>
        </w:rPr>
        <w:commentReference w:id="816"/>
      </w:r>
      <w:r w:rsidR="00000F68" w:rsidRPr="00B207B1">
        <w:rPr>
          <w:rFonts w:hAnsiTheme="minorEastAsia" w:hint="eastAsia"/>
          <w:rPrChange w:id="821" w:author="JY0225" w:date="2017-08-24T11:09:00Z">
            <w:rPr>
              <w:rFonts w:ascii="Times New Roman" w:hAnsi="Times New Roman" w:hint="eastAsia"/>
              <w:spacing w:val="10"/>
            </w:rPr>
          </w:rPrChange>
        </w:rPr>
        <w:t>，</w:t>
      </w:r>
      <w:r w:rsidR="000B4434" w:rsidRPr="00B207B1">
        <w:rPr>
          <w:rFonts w:hAnsiTheme="minorEastAsia" w:hint="eastAsia"/>
          <w:rPrChange w:id="822" w:author="JY0225" w:date="2017-08-24T11:09:00Z">
            <w:rPr>
              <w:rFonts w:ascii="Times New Roman" w:hAnsi="Times New Roman" w:hint="eastAsia"/>
              <w:spacing w:val="10"/>
            </w:rPr>
          </w:rPrChange>
        </w:rPr>
        <w:t>而</w:t>
      </w:r>
      <w:r w:rsidR="00000F68" w:rsidRPr="00B207B1">
        <w:rPr>
          <w:rFonts w:hAnsiTheme="minorEastAsia" w:hint="eastAsia"/>
          <w:rPrChange w:id="823" w:author="JY0225" w:date="2017-08-24T11:09:00Z">
            <w:rPr>
              <w:rFonts w:ascii="Times New Roman" w:hAnsi="Times New Roman" w:hint="eastAsia"/>
              <w:spacing w:val="10"/>
            </w:rPr>
          </w:rPrChange>
        </w:rPr>
        <w:t>网络</w:t>
      </w:r>
      <w:r w:rsidR="00B7250C" w:rsidRPr="00B207B1">
        <w:rPr>
          <w:rFonts w:hAnsiTheme="minorEastAsia" w:hint="eastAsia"/>
          <w:rPrChange w:id="824" w:author="JY0225" w:date="2017-08-24T11:09:00Z">
            <w:rPr>
              <w:rFonts w:ascii="Times New Roman" w:hAnsi="Times New Roman" w:hint="eastAsia"/>
              <w:spacing w:val="10"/>
            </w:rPr>
          </w:rPrChange>
        </w:rPr>
        <w:t>又</w:t>
      </w:r>
      <w:r w:rsidR="00000F68" w:rsidRPr="00B207B1">
        <w:rPr>
          <w:rFonts w:hAnsiTheme="minorEastAsia" w:hint="eastAsia"/>
          <w:rPrChange w:id="825"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826" w:author="JY0225" w:date="2017-08-24T11:09:00Z">
            <w:rPr>
              <w:rFonts w:ascii="Times New Roman" w:hAnsi="Times New Roman" w:hint="eastAsia"/>
              <w:spacing w:val="10"/>
            </w:rPr>
          </w:rPrChange>
        </w:rPr>
        <w:t>影响</w:t>
      </w:r>
      <w:r w:rsidR="00000F68" w:rsidRPr="00B207B1">
        <w:rPr>
          <w:rFonts w:hAnsiTheme="minorEastAsia" w:hint="eastAsia"/>
          <w:rPrChange w:id="827"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828" w:author="JY0225" w:date="2017-08-24T11:09:00Z">
            <w:rPr>
              <w:rFonts w:ascii="Times New Roman" w:hAnsi="Times New Roman" w:hint="eastAsia"/>
              <w:spacing w:val="10"/>
            </w:rPr>
          </w:rPrChange>
        </w:rPr>
        <w:t>，尤其对较大</w:t>
      </w:r>
      <w:r w:rsidR="002D1DEC" w:rsidRPr="00B207B1">
        <w:rPr>
          <w:rFonts w:hAnsiTheme="minorEastAsia" w:hint="eastAsia"/>
          <w:rPrChange w:id="829" w:author="JY0225" w:date="2017-08-24T11:09:00Z">
            <w:rPr>
              <w:rFonts w:ascii="Times New Roman" w:hAnsi="Times New Roman" w:hint="eastAsia"/>
              <w:spacing w:val="10"/>
            </w:rPr>
          </w:rPrChange>
        </w:rPr>
        <w:t>的文件</w:t>
      </w:r>
      <w:del w:id="830" w:author="微软用户" w:date="2017-08-27T14:25:00Z">
        <w:r w:rsidR="00D57361" w:rsidRPr="00B207B1" w:rsidDel="008B6966">
          <w:rPr>
            <w:rFonts w:hAnsiTheme="minorEastAsia" w:hint="eastAsia"/>
            <w:rPrChange w:id="831" w:author="JY0225" w:date="2017-08-24T11:09:00Z">
              <w:rPr>
                <w:rFonts w:ascii="Times New Roman" w:hAnsi="Times New Roman" w:hint="eastAsia"/>
                <w:spacing w:val="10"/>
              </w:rPr>
            </w:rPrChange>
          </w:rPr>
          <w:delText>传输</w:delText>
        </w:r>
      </w:del>
      <w:r w:rsidR="00D57361" w:rsidRPr="00B207B1">
        <w:rPr>
          <w:rFonts w:hAnsiTheme="minorEastAsia" w:hint="eastAsia"/>
          <w:rPrChange w:id="832"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833" w:author="JY0225" w:date="2017-08-24T11:09:00Z">
            <w:rPr>
              <w:rFonts w:ascii="Times New Roman" w:hAnsi="Times New Roman" w:hint="eastAsia"/>
              <w:spacing w:val="10"/>
            </w:rPr>
          </w:rPrChange>
        </w:rPr>
        <w:t>。</w:t>
      </w:r>
      <w:r w:rsidR="007E52A6" w:rsidRPr="00B207B1">
        <w:rPr>
          <w:rFonts w:hAnsiTheme="minorEastAsia" w:hint="eastAsia"/>
          <w:rPrChange w:id="834" w:author="JY0225" w:date="2017-08-24T11:09:00Z">
            <w:rPr>
              <w:rFonts w:ascii="Times New Roman" w:hAnsi="Times New Roman" w:hint="eastAsia"/>
              <w:spacing w:val="10"/>
            </w:rPr>
          </w:rPrChange>
        </w:rPr>
        <w:t>同时</w:t>
      </w:r>
      <w:r w:rsidR="003D7736" w:rsidRPr="00B207B1">
        <w:rPr>
          <w:rFonts w:hAnsiTheme="minorEastAsia" w:hint="eastAsia"/>
          <w:rPrChange w:id="835" w:author="JY0225" w:date="2017-08-24T11:09:00Z">
            <w:rPr>
              <w:rFonts w:ascii="Times New Roman" w:hAnsi="Times New Roman" w:hint="eastAsia"/>
              <w:spacing w:val="10"/>
            </w:rPr>
          </w:rPrChange>
        </w:rPr>
        <w:t>，</w:t>
      </w:r>
      <w:commentRangeStart w:id="836"/>
      <w:r w:rsidR="003D7736" w:rsidRPr="00B207B1">
        <w:rPr>
          <w:rFonts w:hAnsiTheme="minorEastAsia" w:hint="eastAsia"/>
          <w:rPrChange w:id="837" w:author="JY0225" w:date="2017-08-24T11:09:00Z">
            <w:rPr>
              <w:rFonts w:ascii="Times New Roman" w:hAnsi="Times New Roman" w:hint="eastAsia"/>
              <w:spacing w:val="10"/>
            </w:rPr>
          </w:rPrChange>
        </w:rPr>
        <w:t>随着云端数据不断地积累</w:t>
      </w:r>
      <w:commentRangeEnd w:id="836"/>
      <w:r w:rsidR="00054FF4" w:rsidRPr="00B207B1">
        <w:rPr>
          <w:rStyle w:val="af2"/>
          <w:rFonts w:hAnsiTheme="minorEastAsia"/>
          <w:sz w:val="24"/>
          <w:szCs w:val="24"/>
          <w:rPrChange w:id="838" w:author="JY0225" w:date="2017-08-24T11:09:00Z">
            <w:rPr>
              <w:rStyle w:val="af2"/>
              <w:rFonts w:ascii="Calibri" w:eastAsia="宋体" w:hAnsi="Calibri"/>
            </w:rPr>
          </w:rPrChange>
        </w:rPr>
        <w:commentReference w:id="836"/>
      </w:r>
      <w:r w:rsidR="003D7736" w:rsidRPr="00B207B1">
        <w:rPr>
          <w:rFonts w:hAnsiTheme="minorEastAsia" w:hint="eastAsia"/>
          <w:rPrChange w:id="839" w:author="JY0225" w:date="2017-08-24T11:09:00Z">
            <w:rPr>
              <w:rFonts w:ascii="Times New Roman" w:hAnsi="Times New Roman" w:hint="eastAsia"/>
              <w:spacing w:val="10"/>
            </w:rPr>
          </w:rPrChange>
        </w:rPr>
        <w:t>，</w:t>
      </w:r>
      <w:r w:rsidR="00B17559" w:rsidRPr="00B207B1">
        <w:rPr>
          <w:rFonts w:hAnsiTheme="minorEastAsia" w:hint="eastAsia"/>
          <w:rPrChange w:id="840" w:author="JY0225" w:date="2017-08-24T11:09:00Z">
            <w:rPr>
              <w:rFonts w:ascii="Times New Roman" w:hAnsi="Times New Roman" w:hint="eastAsia"/>
              <w:spacing w:val="10"/>
            </w:rPr>
          </w:rPrChange>
        </w:rPr>
        <w:t>产生</w:t>
      </w:r>
      <w:r w:rsidR="003D7736" w:rsidRPr="00B207B1">
        <w:rPr>
          <w:rFonts w:hAnsiTheme="minorEastAsia" w:hint="eastAsia"/>
          <w:rPrChange w:id="841" w:author="JY0225" w:date="2017-08-24T11:09:00Z">
            <w:rPr>
              <w:rFonts w:ascii="Times New Roman" w:hAnsi="Times New Roman" w:hint="eastAsia"/>
              <w:spacing w:val="10"/>
            </w:rPr>
          </w:rPrChange>
        </w:rPr>
        <w:t>了大量</w:t>
      </w:r>
      <w:del w:id="842" w:author="微软用户" w:date="2017-08-27T14:27:00Z">
        <w:r w:rsidR="003D7736" w:rsidRPr="00B207B1" w:rsidDel="00413952">
          <w:rPr>
            <w:rFonts w:hAnsiTheme="minorEastAsia" w:hint="eastAsia"/>
            <w:rPrChange w:id="843" w:author="JY0225" w:date="2017-08-24T11:09:00Z">
              <w:rPr>
                <w:rFonts w:ascii="Times New Roman" w:hAnsi="Times New Roman" w:hint="eastAsia"/>
                <w:spacing w:val="10"/>
              </w:rPr>
            </w:rPrChange>
          </w:rPr>
          <w:delText>重复</w:delText>
        </w:r>
      </w:del>
      <w:r w:rsidR="003D7736" w:rsidRPr="00B207B1">
        <w:rPr>
          <w:rFonts w:hAnsiTheme="minorEastAsia" w:hint="eastAsia"/>
          <w:rPrChange w:id="844"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845" w:author="JY0225" w:date="2017-08-24T11:09:00Z">
            <w:rPr>
              <w:rFonts w:ascii="Times New Roman" w:hAnsi="Times New Roman" w:hint="eastAsia"/>
              <w:spacing w:val="10"/>
            </w:rPr>
          </w:rPrChange>
        </w:rPr>
        <w:t>冗余</w:t>
      </w:r>
      <w:r w:rsidR="00375F71" w:rsidRPr="00B207B1">
        <w:rPr>
          <w:rFonts w:hAnsiTheme="minorEastAsia" w:hint="eastAsia"/>
          <w:rPrChange w:id="846" w:author="JY0225" w:date="2017-08-24T11:09:00Z">
            <w:rPr>
              <w:rFonts w:ascii="Times New Roman" w:hAnsi="Times New Roman" w:hint="eastAsia"/>
              <w:spacing w:val="10"/>
            </w:rPr>
          </w:rPrChange>
        </w:rPr>
        <w:t>的</w:t>
      </w:r>
      <w:r w:rsidR="003D7736" w:rsidRPr="00B207B1">
        <w:rPr>
          <w:rFonts w:hAnsiTheme="minorEastAsia" w:hint="eastAsia"/>
          <w:rPrChange w:id="847"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848" w:author="JY0225" w:date="2017-08-24T11:09:00Z">
            <w:rPr>
              <w:rFonts w:ascii="Times New Roman" w:hAnsi="Times New Roman" w:hint="eastAsia"/>
              <w:spacing w:val="10"/>
            </w:rPr>
          </w:rPrChange>
        </w:rPr>
        <w:t>备份</w:t>
      </w:r>
      <w:r w:rsidR="003D7736" w:rsidRPr="00B207B1">
        <w:rPr>
          <w:rFonts w:hAnsiTheme="minorEastAsia" w:hint="eastAsia"/>
          <w:rPrChange w:id="849" w:author="JY0225" w:date="2017-08-24T11:09:00Z">
            <w:rPr>
              <w:rFonts w:ascii="Times New Roman" w:hAnsi="Times New Roman" w:hint="eastAsia"/>
              <w:spacing w:val="10"/>
            </w:rPr>
          </w:rPrChange>
        </w:rPr>
        <w:t>空间，另一方面用户</w:t>
      </w:r>
      <w:r w:rsidR="00476838" w:rsidRPr="00B207B1">
        <w:rPr>
          <w:rFonts w:hAnsiTheme="minorEastAsia" w:hint="eastAsia"/>
          <w:rPrChange w:id="850" w:author="JY0225" w:date="2017-08-24T11:09:00Z">
            <w:rPr>
              <w:rFonts w:ascii="Times New Roman" w:hAnsi="Times New Roman" w:hint="eastAsia"/>
              <w:spacing w:val="10"/>
            </w:rPr>
          </w:rPrChange>
        </w:rPr>
        <w:t>备份</w:t>
      </w:r>
      <w:r w:rsidR="005D3DCB" w:rsidRPr="00B207B1">
        <w:rPr>
          <w:rFonts w:hAnsiTheme="minorEastAsia" w:hint="eastAsia"/>
          <w:rPrChange w:id="851"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852" w:author="JY0225" w:date="2017-08-24T11:09:00Z">
            <w:rPr>
              <w:rFonts w:ascii="Times New Roman" w:hAnsi="Times New Roman" w:hint="eastAsia"/>
              <w:spacing w:val="10"/>
            </w:rPr>
          </w:rPrChange>
        </w:rPr>
        <w:t>如果</w:t>
      </w:r>
      <w:r w:rsidR="001C0987" w:rsidRPr="00B207B1">
        <w:rPr>
          <w:rFonts w:hAnsiTheme="minorEastAsia" w:hint="eastAsia"/>
          <w:rPrChange w:id="853"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854" w:author="JY0225" w:date="2017-08-24T11:09:00Z">
            <w:rPr>
              <w:rFonts w:ascii="Times New Roman" w:hAnsi="Times New Roman" w:hint="eastAsia"/>
              <w:spacing w:val="10"/>
            </w:rPr>
          </w:rPrChange>
        </w:rPr>
        <w:t>。</w:t>
      </w:r>
      <w:r w:rsidR="002C2207" w:rsidRPr="00B207B1">
        <w:rPr>
          <w:rFonts w:hAnsiTheme="minorEastAsia" w:hint="eastAsia"/>
          <w:rPrChange w:id="855" w:author="JY0225" w:date="2017-08-24T11:09:00Z">
            <w:rPr>
              <w:rFonts w:ascii="Times New Roman" w:hAnsi="Times New Roman" w:hint="eastAsia"/>
              <w:spacing w:val="10"/>
            </w:rPr>
          </w:rPrChange>
        </w:rPr>
        <w:t>更进一步，</w:t>
      </w:r>
      <w:r w:rsidR="00F758DA" w:rsidRPr="00B207B1">
        <w:rPr>
          <w:rFonts w:hAnsiTheme="minorEastAsia" w:hint="eastAsia"/>
          <w:rPrChange w:id="856" w:author="JY0225" w:date="2017-08-24T11:09:00Z">
            <w:rPr>
              <w:rFonts w:ascii="Times New Roman" w:hAnsi="Times New Roman" w:hint="eastAsia"/>
              <w:spacing w:val="10"/>
            </w:rPr>
          </w:rPrChange>
        </w:rPr>
        <w:t>介于</w:t>
      </w:r>
      <w:commentRangeStart w:id="857"/>
      <w:r w:rsidR="00CC7526" w:rsidRPr="00B207B1">
        <w:rPr>
          <w:rFonts w:hAnsiTheme="minorEastAsia" w:hint="eastAsia"/>
          <w:rPrChange w:id="858" w:author="JY0225" w:date="2017-08-24T11:09:00Z">
            <w:rPr>
              <w:rFonts w:ascii="Times New Roman" w:hAnsi="Times New Roman" w:hint="eastAsia"/>
              <w:spacing w:val="10"/>
            </w:rPr>
          </w:rPrChange>
        </w:rPr>
        <w:t>移动互联网和智能手机</w:t>
      </w:r>
      <w:commentRangeEnd w:id="857"/>
      <w:r w:rsidR="00F758DA" w:rsidRPr="00B207B1">
        <w:rPr>
          <w:rStyle w:val="af2"/>
          <w:rFonts w:hAnsiTheme="minorEastAsia"/>
          <w:sz w:val="24"/>
          <w:szCs w:val="24"/>
          <w:rPrChange w:id="859" w:author="JY0225" w:date="2017-08-24T11:09:00Z">
            <w:rPr>
              <w:rStyle w:val="af2"/>
              <w:rFonts w:ascii="Calibri" w:eastAsia="宋体" w:hAnsi="Calibri"/>
            </w:rPr>
          </w:rPrChange>
        </w:rPr>
        <w:commentReference w:id="857"/>
      </w:r>
      <w:r w:rsidR="00CC7526" w:rsidRPr="00B207B1">
        <w:rPr>
          <w:rFonts w:hAnsiTheme="minorEastAsia" w:hint="eastAsia"/>
          <w:rPrChange w:id="860"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861" w:author="JY0225" w:date="2017-08-24T11:09:00Z">
            <w:rPr>
              <w:rStyle w:val="affff8"/>
              <w:rFonts w:ascii="Times New Roman" w:hAnsi="Times New Roman"/>
              <w:spacing w:val="10"/>
            </w:rPr>
          </w:rPrChange>
        </w:rPr>
        <w:footnoteReference w:id="2"/>
      </w:r>
      <w:r w:rsidR="00CC7526" w:rsidRPr="00B207B1">
        <w:rPr>
          <w:rFonts w:hAnsiTheme="minorEastAsia" w:hint="eastAsia"/>
          <w:rPrChange w:id="862" w:author="JY0225" w:date="2017-08-24T11:09:00Z">
            <w:rPr>
              <w:rFonts w:ascii="Times New Roman" w:hAnsi="Times New Roman" w:hint="eastAsia"/>
              <w:spacing w:val="10"/>
            </w:rPr>
          </w:rPrChange>
        </w:rPr>
        <w:t>，</w:t>
      </w:r>
      <w:r w:rsidR="00824067" w:rsidRPr="00B207B1">
        <w:rPr>
          <w:rFonts w:hAnsiTheme="minorEastAsia" w:hint="eastAsia"/>
          <w:rPrChange w:id="863"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864" w:author="JY0225" w:date="2017-08-24T11:09:00Z">
            <w:rPr>
              <w:rFonts w:ascii="Times New Roman" w:hAnsi="Times New Roman" w:hint="eastAsia"/>
              <w:spacing w:val="10"/>
            </w:rPr>
          </w:rPrChange>
        </w:rPr>
        <w:t>逐渐趋向于</w:t>
      </w:r>
      <w:r w:rsidR="002E10AB" w:rsidRPr="00B207B1">
        <w:rPr>
          <w:rFonts w:hAnsiTheme="minorEastAsia" w:hint="eastAsia"/>
          <w:rPrChange w:id="865" w:author="JY0225" w:date="2017-08-24T11:09:00Z">
            <w:rPr>
              <w:rFonts w:ascii="Times New Roman" w:hAnsi="Times New Roman" w:hint="eastAsia"/>
              <w:spacing w:val="10"/>
            </w:rPr>
          </w:rPrChange>
        </w:rPr>
        <w:t>平台</w:t>
      </w:r>
      <w:r w:rsidR="006C44FB" w:rsidRPr="00B207B1">
        <w:rPr>
          <w:rFonts w:hAnsiTheme="minorEastAsia" w:hint="eastAsia"/>
          <w:rPrChange w:id="866" w:author="JY0225" w:date="2017-08-24T11:09:00Z">
            <w:rPr>
              <w:rFonts w:ascii="Times New Roman" w:hAnsi="Times New Roman" w:hint="eastAsia"/>
              <w:spacing w:val="10"/>
            </w:rPr>
          </w:rPrChange>
        </w:rPr>
        <w:t>化，</w:t>
      </w:r>
      <w:r w:rsidR="00197B19" w:rsidRPr="00B207B1">
        <w:rPr>
          <w:rFonts w:hAnsiTheme="minorEastAsia" w:hint="eastAsia"/>
          <w:rPrChange w:id="867" w:author="JY0225" w:date="2017-08-24T11:09:00Z">
            <w:rPr>
              <w:rFonts w:ascii="Times New Roman" w:hAnsi="Times New Roman" w:hint="eastAsia"/>
              <w:spacing w:val="10"/>
            </w:rPr>
          </w:rPrChange>
        </w:rPr>
        <w:t>针对单一应用</w:t>
      </w:r>
      <w:r w:rsidR="00390640" w:rsidRPr="00B207B1">
        <w:rPr>
          <w:rFonts w:hAnsiTheme="minorEastAsia" w:hint="eastAsia"/>
          <w:rPrChange w:id="868" w:author="JY0225" w:date="2017-08-24T11:09:00Z">
            <w:rPr>
              <w:rFonts w:ascii="Times New Roman" w:hAnsi="Times New Roman" w:hint="eastAsia"/>
              <w:spacing w:val="10"/>
            </w:rPr>
          </w:rPrChange>
        </w:rPr>
        <w:t>的云</w:t>
      </w:r>
      <w:r w:rsidR="00476838" w:rsidRPr="00B207B1">
        <w:rPr>
          <w:rFonts w:hAnsiTheme="minorEastAsia" w:hint="eastAsia"/>
          <w:rPrChange w:id="869" w:author="JY0225" w:date="2017-08-24T11:09:00Z">
            <w:rPr>
              <w:rFonts w:ascii="Times New Roman" w:hAnsi="Times New Roman" w:hint="eastAsia"/>
              <w:spacing w:val="10"/>
            </w:rPr>
          </w:rPrChange>
        </w:rPr>
        <w:t>备份</w:t>
      </w:r>
      <w:r w:rsidR="00390640" w:rsidRPr="00B207B1">
        <w:rPr>
          <w:rFonts w:hAnsiTheme="minorEastAsia" w:hint="eastAsia"/>
          <w:rPrChange w:id="870" w:author="JY0225" w:date="2017-08-24T11:09:00Z">
            <w:rPr>
              <w:rFonts w:ascii="Times New Roman" w:hAnsi="Times New Roman" w:hint="eastAsia"/>
              <w:spacing w:val="10"/>
            </w:rPr>
          </w:rPrChange>
        </w:rPr>
        <w:t>服务</w:t>
      </w:r>
      <w:r w:rsidR="002E10AB" w:rsidRPr="00B207B1">
        <w:rPr>
          <w:rFonts w:hAnsiTheme="minorEastAsia" w:hint="eastAsia"/>
          <w:rPrChange w:id="871" w:author="JY0225" w:date="2017-08-24T11:09:00Z">
            <w:rPr>
              <w:rFonts w:ascii="Times New Roman" w:hAnsi="Times New Roman" w:hint="eastAsia"/>
              <w:spacing w:val="10"/>
            </w:rPr>
          </w:rPrChange>
        </w:rPr>
        <w:t>已不适应当前</w:t>
      </w:r>
      <w:r w:rsidR="00D07C25" w:rsidRPr="00B207B1">
        <w:rPr>
          <w:rFonts w:hAnsiTheme="minorEastAsia" w:hint="eastAsia"/>
          <w:rPrChange w:id="872" w:author="JY0225" w:date="2017-08-24T11:09:00Z">
            <w:rPr>
              <w:rFonts w:ascii="Times New Roman" w:hAnsi="Times New Roman" w:hint="eastAsia"/>
              <w:spacing w:val="10"/>
            </w:rPr>
          </w:rPrChange>
        </w:rPr>
        <w:t>平台</w:t>
      </w:r>
      <w:r w:rsidR="002E10AB" w:rsidRPr="00B207B1">
        <w:rPr>
          <w:rFonts w:hAnsiTheme="minorEastAsia" w:hint="eastAsia"/>
          <w:rPrChange w:id="873" w:author="JY0225" w:date="2017-08-24T11:09:00Z">
            <w:rPr>
              <w:rFonts w:ascii="Times New Roman" w:hAnsi="Times New Roman" w:hint="eastAsia"/>
              <w:spacing w:val="10"/>
            </w:rPr>
          </w:rPrChange>
        </w:rPr>
        <w:t>多元化的格局</w:t>
      </w:r>
      <w:r w:rsidR="00390640" w:rsidRPr="00B207B1">
        <w:rPr>
          <w:rFonts w:hAnsiTheme="minorEastAsia" w:hint="eastAsia"/>
          <w:rPrChange w:id="874" w:author="JY0225" w:date="2017-08-24T11:09:00Z">
            <w:rPr>
              <w:rFonts w:ascii="Times New Roman" w:hAnsi="Times New Roman" w:hint="eastAsia"/>
              <w:spacing w:val="10"/>
            </w:rPr>
          </w:rPrChange>
        </w:rPr>
        <w:t>，</w:t>
      </w:r>
      <w:r w:rsidR="006608A5" w:rsidRPr="00B207B1">
        <w:rPr>
          <w:rFonts w:hAnsiTheme="minorEastAsia" w:hint="eastAsia"/>
          <w:rPrChange w:id="875"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876" w:author="JY0225" w:date="2017-08-24T11:09:00Z">
            <w:rPr>
              <w:rFonts w:ascii="Times New Roman" w:hAnsi="Times New Roman" w:hint="eastAsia"/>
              <w:spacing w:val="10"/>
            </w:rPr>
          </w:rPrChange>
        </w:rPr>
        <w:t>成为</w:t>
      </w:r>
      <w:r w:rsidR="00142332" w:rsidRPr="00B207B1">
        <w:rPr>
          <w:rFonts w:hAnsiTheme="minorEastAsia" w:hint="eastAsia"/>
          <w:rPrChange w:id="877" w:author="JY0225" w:date="2017-08-24T11:09:00Z">
            <w:rPr>
              <w:rFonts w:ascii="Times New Roman" w:hAnsi="Times New Roman" w:hint="eastAsia"/>
              <w:spacing w:val="10"/>
            </w:rPr>
          </w:rPrChange>
        </w:rPr>
        <w:t>了</w:t>
      </w:r>
      <w:r w:rsidR="00CC7526" w:rsidRPr="00B207B1">
        <w:rPr>
          <w:rFonts w:hAnsiTheme="minorEastAsia" w:hint="eastAsia"/>
          <w:rPrChange w:id="878" w:author="JY0225" w:date="2017-08-24T11:09:00Z">
            <w:rPr>
              <w:rFonts w:ascii="Times New Roman" w:hAnsi="Times New Roman" w:hint="eastAsia"/>
              <w:spacing w:val="10"/>
            </w:rPr>
          </w:rPrChange>
        </w:rPr>
        <w:t>云</w:t>
      </w:r>
      <w:r w:rsidR="00476838" w:rsidRPr="00B207B1">
        <w:rPr>
          <w:rFonts w:hAnsiTheme="minorEastAsia" w:hint="eastAsia"/>
          <w:rPrChange w:id="879" w:author="JY0225" w:date="2017-08-24T11:09:00Z">
            <w:rPr>
              <w:rFonts w:ascii="Times New Roman" w:hAnsi="Times New Roman" w:hint="eastAsia"/>
              <w:spacing w:val="10"/>
            </w:rPr>
          </w:rPrChange>
        </w:rPr>
        <w:t>备份</w:t>
      </w:r>
      <w:ins w:id="880" w:author="微软用户" w:date="2017-08-27T14:25:00Z">
        <w:r w:rsidR="00723E1A" w:rsidRPr="00B207B1">
          <w:rPr>
            <w:rFonts w:hAnsiTheme="minorEastAsia" w:hint="eastAsia"/>
          </w:rPr>
          <w:t>服务</w:t>
        </w:r>
      </w:ins>
      <w:r w:rsidR="00CC7526" w:rsidRPr="00B207B1">
        <w:rPr>
          <w:rFonts w:hAnsiTheme="minorEastAsia" w:hint="eastAsia"/>
          <w:rPrChange w:id="881" w:author="JY0225" w:date="2017-08-24T11:09:00Z">
            <w:rPr>
              <w:rFonts w:ascii="Times New Roman" w:hAnsi="Times New Roman" w:hint="eastAsia"/>
              <w:spacing w:val="10"/>
            </w:rPr>
          </w:rPrChange>
        </w:rPr>
        <w:t>行业的共识</w:t>
      </w:r>
      <w:r w:rsidR="0077381A" w:rsidRPr="00B207B1">
        <w:rPr>
          <w:rFonts w:hAnsiTheme="minorEastAsia" w:hint="eastAsia"/>
          <w:rPrChange w:id="882" w:author="JY0225" w:date="2017-08-24T11:09:00Z">
            <w:rPr>
              <w:rFonts w:ascii="Times New Roman" w:hAnsi="Times New Roman" w:hint="eastAsia"/>
              <w:spacing w:val="10"/>
            </w:rPr>
          </w:rPrChange>
        </w:rPr>
        <w:t>。</w:t>
      </w:r>
      <w:r w:rsidR="00390640" w:rsidRPr="00B207B1">
        <w:rPr>
          <w:rFonts w:hAnsiTheme="minorEastAsia"/>
          <w:rPrChange w:id="883"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7981849A" w:rsidR="00162E61" w:rsidRPr="00B207B1" w:rsidRDefault="00162E61" w:rsidP="008D0118">
      <w:pPr>
        <w:spacing w:line="400" w:lineRule="exact"/>
        <w:ind w:firstLine="420"/>
        <w:rPr>
          <w:rFonts w:hAnsiTheme="minorEastAsia"/>
        </w:rPr>
      </w:pPr>
      <w:r w:rsidRPr="00B207B1">
        <w:rPr>
          <w:rFonts w:hAnsiTheme="minorEastAsia" w:hint="eastAsia"/>
          <w:rPrChange w:id="884" w:author="JY0225" w:date="2017-08-24T11:09:00Z">
            <w:rPr>
              <w:rFonts w:ascii="Times New Roman" w:hAnsi="Times New Roman" w:hint="eastAsia"/>
              <w:spacing w:val="10"/>
            </w:rPr>
          </w:rPrChange>
        </w:rPr>
        <w:t>目前，国内外成熟的云备份服务供应商为应对这一系列新的挑战，纷纷推出了新的技术或</w:t>
      </w:r>
      <w:del w:id="885" w:author="微软用户" w:date="2017-08-27T14:34:00Z">
        <w:r w:rsidRPr="00B207B1" w:rsidDel="00775BF5">
          <w:rPr>
            <w:rFonts w:hAnsiTheme="minorEastAsia" w:hint="eastAsia"/>
            <w:rPrChange w:id="886" w:author="JY0225" w:date="2017-08-24T11:09:00Z">
              <w:rPr>
                <w:rFonts w:ascii="Times New Roman" w:hAnsi="Times New Roman" w:hint="eastAsia"/>
                <w:spacing w:val="10"/>
              </w:rPr>
            </w:rPrChange>
          </w:rPr>
          <w:delText>是</w:delText>
        </w:r>
      </w:del>
      <w:r w:rsidRPr="00B207B1">
        <w:rPr>
          <w:rFonts w:hAnsiTheme="minorEastAsia" w:hint="eastAsia"/>
          <w:rPrChange w:id="887"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3F32D9">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3F32D9">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888"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889"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890" w:author="JY0225" w:date="2017-08-24T11:09:00Z">
            <w:rPr>
              <w:rFonts w:ascii="Times New Roman" w:hAnsi="Times New Roman"/>
              <w:spacing w:val="10"/>
            </w:rPr>
          </w:rPrChange>
        </w:rPr>
        <w:t>360</w:t>
      </w:r>
      <w:r w:rsidRPr="00B207B1">
        <w:rPr>
          <w:rFonts w:hAnsiTheme="minorEastAsia" w:hint="eastAsia"/>
          <w:rPrChange w:id="891" w:author="JY0225" w:date="2017-08-24T11:09:00Z">
            <w:rPr>
              <w:rFonts w:ascii="Times New Roman" w:hAnsi="Times New Roman" w:hint="eastAsia"/>
              <w:spacing w:val="10"/>
            </w:rPr>
          </w:rPrChange>
        </w:rPr>
        <w:t>云盘</w:t>
      </w:r>
      <w:del w:id="892" w:author="微软用户" w:date="2017-08-27T14:35:00Z">
        <w:r w:rsidRPr="00B207B1" w:rsidDel="000C519F">
          <w:rPr>
            <w:rFonts w:hAnsiTheme="minorEastAsia"/>
            <w:color w:val="000000" w:themeColor="text1"/>
            <w:vertAlign w:val="superscript"/>
            <w:rPrChange w:id="893"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894"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895"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896" w:author="JY0225" w:date="2017-08-24T11:09:00Z">
              <w:rPr>
                <w:color w:val="000000" w:themeColor="text1"/>
                <w:vertAlign w:val="superscript"/>
              </w:rPr>
            </w:rPrChange>
          </w:rPr>
          <w:fldChar w:fldCharType="separate"/>
        </w:r>
      </w:del>
      <w:del w:id="897" w:author="微软用户" w:date="2017-08-24T22:18:00Z">
        <w:r w:rsidRPr="00B207B1" w:rsidDel="00C56CDB">
          <w:rPr>
            <w:rFonts w:hAnsiTheme="minorEastAsia"/>
            <w:color w:val="000000" w:themeColor="text1"/>
            <w:vertAlign w:val="superscript"/>
            <w:rPrChange w:id="898" w:author="JY0225" w:date="2017-08-24T11:09:00Z">
              <w:rPr>
                <w:color w:val="000000" w:themeColor="text1"/>
                <w:vertAlign w:val="superscript"/>
              </w:rPr>
            </w:rPrChange>
          </w:rPr>
          <w:delText>[9]</w:delText>
        </w:r>
      </w:del>
      <w:del w:id="899" w:author="微软用户" w:date="2017-08-27T14:35:00Z">
        <w:r w:rsidRPr="00B207B1" w:rsidDel="000C519F">
          <w:rPr>
            <w:rFonts w:hAnsiTheme="minorEastAsia"/>
            <w:color w:val="000000" w:themeColor="text1"/>
            <w:vertAlign w:val="superscript"/>
            <w:rPrChange w:id="900" w:author="JY0225" w:date="2017-08-24T11:09:00Z">
              <w:rPr>
                <w:color w:val="000000" w:themeColor="text1"/>
                <w:vertAlign w:val="superscript"/>
              </w:rPr>
            </w:rPrChange>
          </w:rPr>
          <w:fldChar w:fldCharType="end"/>
        </w:r>
      </w:del>
      <w:r w:rsidRPr="00B207B1">
        <w:rPr>
          <w:rFonts w:hAnsiTheme="minorEastAsia" w:hint="eastAsia"/>
          <w:rPrChange w:id="901" w:author="JY0225" w:date="2017-08-24T11:09:00Z">
            <w:rPr>
              <w:rFonts w:ascii="Times New Roman" w:hAnsi="Times New Roman" w:hint="eastAsia"/>
              <w:spacing w:val="10"/>
            </w:rPr>
          </w:rPrChange>
        </w:rPr>
        <w:t>，国外的</w:t>
      </w:r>
      <w:r w:rsidRPr="00B207B1">
        <w:rPr>
          <w:rFonts w:hAnsiTheme="minorEastAsia"/>
          <w:rPrChange w:id="902" w:author="JY0225" w:date="2017-08-24T11:09:00Z">
            <w:rPr>
              <w:rFonts w:ascii="Times New Roman" w:hAnsi="Times New Roman"/>
              <w:spacing w:val="10"/>
            </w:rPr>
          </w:rPrChange>
        </w:rPr>
        <w:t>Google Drive</w:t>
      </w:r>
      <w:r w:rsidRPr="00B207B1">
        <w:rPr>
          <w:rFonts w:hAnsiTheme="minorEastAsia" w:hint="eastAsia"/>
          <w:rPrChange w:id="903" w:author="JY0225" w:date="2017-08-24T11:09:00Z">
            <w:rPr>
              <w:rFonts w:ascii="Times New Roman" w:hAnsi="Times New Roman" w:hint="eastAsia"/>
              <w:spacing w:val="10"/>
            </w:rPr>
          </w:rPrChange>
        </w:rPr>
        <w:t>、</w:t>
      </w:r>
      <w:r w:rsidRPr="00B207B1">
        <w:rPr>
          <w:rFonts w:hAnsiTheme="minorEastAsia"/>
          <w:rPrChange w:id="904"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3F32D9">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905" w:author="JY0225" w:date="2017-08-24T11:09:00Z">
            <w:rPr>
              <w:rFonts w:ascii="Times New Roman" w:hAnsi="Times New Roman" w:hint="eastAsia"/>
              <w:spacing w:val="10"/>
            </w:rPr>
          </w:rPrChange>
        </w:rPr>
        <w:t>，分别对他们的技术特性进行了全面的分析。</w:t>
      </w:r>
    </w:p>
    <w:p w14:paraId="7A0EF2F1" w14:textId="571733BC" w:rsidR="004E0D96" w:rsidRPr="00B207B1" w:rsidRDefault="008E04DD" w:rsidP="007527DE">
      <w:pPr>
        <w:spacing w:line="400" w:lineRule="exact"/>
        <w:ind w:firstLine="420"/>
        <w:rPr>
          <w:rFonts w:hAnsiTheme="minorEastAsia"/>
          <w:color w:val="000000" w:themeColor="text1"/>
          <w:rPrChange w:id="906"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907" w:author="JY0225" w:date="2017-08-24T11:10:00Z">
            <w:rPr>
              <w:rFonts w:ascii="Times New Roman" w:hAnsi="Times New Roman" w:hint="eastAsia"/>
              <w:color w:val="000000" w:themeColor="text1"/>
              <w:spacing w:val="10"/>
            </w:rPr>
          </w:rPrChange>
        </w:rPr>
        <w:t>保证云端数据的安全性是云备份服务的基本要求，对</w:t>
      </w:r>
      <w:commentRangeStart w:id="908"/>
      <w:r w:rsidR="00BF1EC2" w:rsidRPr="00B207B1">
        <w:rPr>
          <w:rFonts w:hAnsiTheme="minorEastAsia" w:hint="eastAsia"/>
          <w:color w:val="000000" w:themeColor="text1"/>
          <w:rPrChange w:id="909"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910"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911" w:author="JY0225" w:date="2017-08-24T11:10:00Z">
            <w:rPr>
              <w:rFonts w:ascii="Times New Roman" w:hAnsi="Times New Roman" w:hint="eastAsia"/>
              <w:color w:val="000000" w:themeColor="text1"/>
              <w:spacing w:val="10"/>
            </w:rPr>
          </w:rPrChange>
        </w:rPr>
        <w:t>加密</w:t>
      </w:r>
      <w:commentRangeEnd w:id="908"/>
      <w:r w:rsidR="000879DD" w:rsidRPr="00B207B1">
        <w:rPr>
          <w:rStyle w:val="af2"/>
          <w:rFonts w:hAnsiTheme="minorEastAsia"/>
          <w:color w:val="000000" w:themeColor="text1"/>
          <w:sz w:val="24"/>
          <w:szCs w:val="24"/>
          <w:rPrChange w:id="912" w:author="JY0225" w:date="2017-08-24T11:10:00Z">
            <w:rPr>
              <w:rStyle w:val="af2"/>
              <w:rFonts w:ascii="Calibri" w:eastAsia="宋体" w:hAnsi="Calibri"/>
              <w:color w:val="000000" w:themeColor="text1"/>
            </w:rPr>
          </w:rPrChange>
        </w:rPr>
        <w:commentReference w:id="908"/>
      </w:r>
      <w:r w:rsidR="00BF1EC2" w:rsidRPr="00B207B1">
        <w:rPr>
          <w:rFonts w:hAnsiTheme="minorEastAsia" w:hint="eastAsia"/>
          <w:color w:val="000000" w:themeColor="text1"/>
          <w:rPrChange w:id="913"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914"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915"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916"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917"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918"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919"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920"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921"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922"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923"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924"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925"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926" w:author="JY0225" w:date="2017-08-24T11:10:00Z">
            <w:rPr>
              <w:rFonts w:ascii="Times New Roman" w:hAnsi="Times New Roman" w:hint="eastAsia"/>
              <w:color w:val="000000" w:themeColor="text1"/>
              <w:spacing w:val="10"/>
            </w:rPr>
          </w:rPrChange>
        </w:rPr>
        <w:t>都</w:t>
      </w:r>
      <w:del w:id="927" w:author="微软用户" w:date="2017-08-27T14:36:00Z">
        <w:r w:rsidR="00565B9D" w:rsidRPr="00B207B1" w:rsidDel="001F21B5">
          <w:rPr>
            <w:rFonts w:hAnsiTheme="minorEastAsia" w:hint="eastAsia"/>
            <w:color w:val="000000" w:themeColor="text1"/>
            <w:rPrChange w:id="928"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929"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930"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931"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932" w:author="JY0225" w:date="2017-08-24T11:10:00Z">
            <w:rPr>
              <w:rFonts w:ascii="Times New Roman" w:hAnsi="Times New Roman" w:hint="eastAsia"/>
              <w:color w:val="000000" w:themeColor="text1"/>
              <w:spacing w:val="10"/>
            </w:rPr>
          </w:rPrChange>
        </w:rPr>
        <w:t>及</w:t>
      </w:r>
      <w:ins w:id="933" w:author="微软用户" w:date="2017-08-27T14:36:00Z">
        <w:r w:rsidR="00476F73" w:rsidRPr="00B207B1">
          <w:rPr>
            <w:rFonts w:hAnsiTheme="minorEastAsia"/>
            <w:color w:val="000000" w:themeColor="text1"/>
          </w:rPr>
          <w:t>存储</w:t>
        </w:r>
      </w:ins>
      <w:del w:id="934" w:author="微软用户" w:date="2017-08-27T14:36:00Z">
        <w:r w:rsidR="00476838" w:rsidRPr="00B207B1" w:rsidDel="00476F73">
          <w:rPr>
            <w:rFonts w:hAnsiTheme="minorEastAsia" w:hint="eastAsia"/>
            <w:color w:val="000000" w:themeColor="text1"/>
            <w:rPrChange w:id="935"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936"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937"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938"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939"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940"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941"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942"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943"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944"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945"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946"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947"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948"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949"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950"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951"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952"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953"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954"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955"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956"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957"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958"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959"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960"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961"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962"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963"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964"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965"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966"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967"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968"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969"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970"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971"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972"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973"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974"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975"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976"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977" w:author="JY0225" w:date="2017-08-24T11:10:00Z">
            <w:rPr>
              <w:rFonts w:ascii="Times New Roman" w:hAnsi="Times New Roman" w:hint="eastAsia"/>
              <w:color w:val="000000" w:themeColor="text1"/>
              <w:spacing w:val="10"/>
            </w:rPr>
          </w:rPrChange>
        </w:rPr>
        <w:t>，它们选择了对上传至云端</w:t>
      </w:r>
      <w:ins w:id="978"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979"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980"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981"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982"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983"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984"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985"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986"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987"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988"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989"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990"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991"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992"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993"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994" w:author="JY0225" w:date="2017-08-24T11:10:00Z">
            <w:rPr>
              <w:rFonts w:ascii="Times New Roman" w:hAnsi="Times New Roman" w:hint="eastAsia"/>
              <w:color w:val="000000" w:themeColor="text1"/>
              <w:spacing w:val="10"/>
            </w:rPr>
          </w:rPrChange>
        </w:rPr>
        <w:t>加密技术。</w:t>
      </w:r>
    </w:p>
    <w:p w14:paraId="2A8AF626" w14:textId="7C0191C3" w:rsidR="00D423E9" w:rsidRPr="00B207B1" w:rsidRDefault="00A22E44" w:rsidP="007527DE">
      <w:pPr>
        <w:spacing w:line="400" w:lineRule="exact"/>
        <w:ind w:firstLine="420"/>
        <w:rPr>
          <w:rFonts w:hAnsiTheme="minorEastAsia"/>
          <w:color w:val="000000" w:themeColor="text1"/>
          <w:rPrChange w:id="995"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996" w:author="JY0225" w:date="2017-08-24T11:10:00Z">
            <w:rPr>
              <w:rFonts w:ascii="Times New Roman" w:hAnsi="Times New Roman" w:hint="eastAsia"/>
              <w:color w:val="000000" w:themeColor="text1"/>
              <w:spacing w:val="10"/>
            </w:rPr>
          </w:rPrChange>
        </w:rPr>
        <w:t>此外，</w:t>
      </w:r>
      <w:commentRangeStart w:id="997"/>
      <w:r w:rsidRPr="00B207B1">
        <w:rPr>
          <w:rFonts w:hAnsiTheme="minorEastAsia" w:hint="eastAsia"/>
          <w:color w:val="000000" w:themeColor="text1"/>
          <w:rPrChange w:id="998" w:author="JY0225" w:date="2017-08-24T11:10:00Z">
            <w:rPr>
              <w:rFonts w:ascii="Times New Roman" w:hAnsi="Times New Roman" w:hint="eastAsia"/>
              <w:color w:val="000000" w:themeColor="text1"/>
              <w:spacing w:val="10"/>
            </w:rPr>
          </w:rPrChange>
        </w:rPr>
        <w:t>考虑到网络的不稳定因素</w:t>
      </w:r>
      <w:commentRangeEnd w:id="997"/>
      <w:r w:rsidR="00C06733" w:rsidRPr="00B207B1">
        <w:rPr>
          <w:rStyle w:val="af2"/>
          <w:rFonts w:hAnsiTheme="minorEastAsia"/>
          <w:color w:val="000000" w:themeColor="text1"/>
          <w:sz w:val="24"/>
          <w:szCs w:val="24"/>
          <w:rPrChange w:id="999" w:author="JY0225" w:date="2017-08-24T11:10:00Z">
            <w:rPr>
              <w:rStyle w:val="af2"/>
              <w:rFonts w:ascii="Calibri" w:eastAsia="宋体" w:hAnsi="Calibri"/>
              <w:color w:val="000000" w:themeColor="text1"/>
            </w:rPr>
          </w:rPrChange>
        </w:rPr>
        <w:commentReference w:id="997"/>
      </w:r>
      <w:r w:rsidRPr="00B207B1">
        <w:rPr>
          <w:rFonts w:hAnsiTheme="minorEastAsia" w:hint="eastAsia"/>
          <w:color w:val="000000" w:themeColor="text1"/>
          <w:rPrChange w:id="1000"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1001"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1002"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1003"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1004"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1005"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1006"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1007"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1008"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1009"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1010"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1011"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1012"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1013"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1014"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1015"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1016"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1017"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1018"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1019"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1020"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1021"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1022"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1023"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1024"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1025"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1026"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1027"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1028" w:author="JY0225" w:date="2017-08-24T11:10:00Z">
            <w:rPr>
              <w:rFonts w:ascii="Times New Roman" w:hAnsi="Times New Roman" w:hint="eastAsia"/>
              <w:color w:val="000000" w:themeColor="text1"/>
              <w:spacing w:val="10"/>
            </w:rPr>
          </w:rPrChange>
        </w:rPr>
        <w:t>不限制单个文件的大小。在</w:t>
      </w:r>
      <w:del w:id="1029" w:author="微软用户" w:date="2017-08-27T14:39:00Z">
        <w:r w:rsidRPr="00B207B1" w:rsidDel="00BB5645">
          <w:rPr>
            <w:rFonts w:hAnsiTheme="minorEastAsia" w:hint="eastAsia"/>
            <w:color w:val="000000" w:themeColor="text1"/>
            <w:rPrChange w:id="1030"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1031" w:author="JY0225" w:date="2017-08-24T11:10:00Z">
            <w:rPr>
              <w:rFonts w:ascii="Times New Roman" w:hAnsi="Times New Roman" w:hint="eastAsia"/>
              <w:color w:val="000000" w:themeColor="text1"/>
              <w:spacing w:val="10"/>
            </w:rPr>
          </w:rPrChange>
        </w:rPr>
        <w:t>大文件上传的</w:t>
      </w:r>
      <w:ins w:id="1032" w:author="微软用户" w:date="2017-08-27T14:39:00Z">
        <w:r w:rsidR="00265E24" w:rsidRPr="00B207B1">
          <w:rPr>
            <w:rFonts w:hAnsiTheme="minorEastAsia"/>
            <w:color w:val="000000" w:themeColor="text1"/>
          </w:rPr>
          <w:t>方式</w:t>
        </w:r>
      </w:ins>
      <w:del w:id="1033" w:author="微软用户" w:date="2017-08-27T14:39:00Z">
        <w:r w:rsidRPr="00B207B1" w:rsidDel="00265E24">
          <w:rPr>
            <w:rFonts w:hAnsiTheme="minorEastAsia" w:hint="eastAsia"/>
            <w:color w:val="000000" w:themeColor="text1"/>
            <w:rPrChange w:id="1034"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1035"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1036"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1037"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1038" w:author="JY0225" w:date="2017-08-24T11:10:00Z">
            <w:rPr>
              <w:rFonts w:ascii="Times New Roman" w:hAnsi="Times New Roman" w:hint="eastAsia"/>
              <w:color w:val="000000" w:themeColor="text1"/>
              <w:spacing w:val="10"/>
            </w:rPr>
          </w:rPrChange>
        </w:rPr>
        <w:t>将文件</w:t>
      </w:r>
      <w:ins w:id="1039" w:author="微软用户" w:date="2017-08-27T14:40:00Z">
        <w:r w:rsidR="00C65324" w:rsidRPr="00B207B1">
          <w:rPr>
            <w:rFonts w:hAnsiTheme="minorEastAsia"/>
            <w:color w:val="000000" w:themeColor="text1"/>
          </w:rPr>
          <w:t>分割成</w:t>
        </w:r>
      </w:ins>
      <w:del w:id="1040" w:author="微软用户" w:date="2017-08-27T14:40:00Z">
        <w:r w:rsidRPr="00B207B1" w:rsidDel="00C65324">
          <w:rPr>
            <w:rFonts w:hAnsiTheme="minorEastAsia" w:hint="eastAsia"/>
            <w:color w:val="000000" w:themeColor="text1"/>
            <w:rPrChange w:id="1041"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1042" w:author="JY0225" w:date="2017-08-24T11:10:00Z">
            <w:rPr>
              <w:rFonts w:ascii="Times New Roman" w:hAnsi="Times New Roman" w:hint="eastAsia"/>
              <w:color w:val="000000" w:themeColor="text1"/>
              <w:spacing w:val="10"/>
            </w:rPr>
          </w:rPrChange>
        </w:rPr>
        <w:t>固定大小的文件流形式，通过设定偏移量</w:t>
      </w:r>
      <w:del w:id="1043" w:author="微软用户" w:date="2017-08-27T14:40:00Z">
        <w:r w:rsidRPr="00B207B1" w:rsidDel="00EB2A17">
          <w:rPr>
            <w:rFonts w:hAnsiTheme="minorEastAsia" w:hint="eastAsia"/>
            <w:color w:val="000000" w:themeColor="text1"/>
            <w:rPrChange w:id="1044"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1045"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1046"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1047"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1048"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1049" w:author="JY0225" w:date="2017-08-24T11:10:00Z">
            <w:rPr>
              <w:rFonts w:ascii="Times New Roman" w:hAnsi="Times New Roman" w:hint="eastAsia"/>
              <w:color w:val="000000" w:themeColor="text1"/>
              <w:spacing w:val="10"/>
            </w:rPr>
          </w:rPrChange>
        </w:rPr>
        <w:t>偏移量</w:t>
      </w:r>
      <w:del w:id="1050" w:author="微软用户" w:date="2017-08-27T14:40:00Z">
        <w:r w:rsidRPr="00B207B1" w:rsidDel="00962A6D">
          <w:rPr>
            <w:rFonts w:hAnsiTheme="minorEastAsia" w:hint="eastAsia"/>
            <w:color w:val="000000" w:themeColor="text1"/>
            <w:rPrChange w:id="1051"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1052"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1053"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1054" w:author="JY0225" w:date="2017-08-24T11:10:00Z">
            <w:rPr>
              <w:rFonts w:ascii="Times New Roman" w:hAnsi="Times New Roman" w:hint="eastAsia"/>
              <w:color w:val="000000" w:themeColor="text1"/>
              <w:spacing w:val="10"/>
            </w:rPr>
          </w:rPrChange>
        </w:rPr>
        <w:t>。</w:t>
      </w:r>
    </w:p>
    <w:p w14:paraId="3011C72E" w14:textId="356DE65B" w:rsidR="00B01C9B" w:rsidRPr="00B207B1" w:rsidRDefault="00F058B2" w:rsidP="007527DE">
      <w:pPr>
        <w:spacing w:line="400" w:lineRule="exact"/>
        <w:ind w:firstLine="420"/>
        <w:rPr>
          <w:rFonts w:hAnsiTheme="minorEastAsia"/>
          <w:color w:val="000000" w:themeColor="text1"/>
          <w:rPrChange w:id="1055"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1056"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1057"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1058"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1059" w:author="JY0225" w:date="2017-08-24T11:10:00Z">
            <w:rPr>
              <w:rFonts w:ascii="Times New Roman" w:hAnsi="Times New Roman" w:hint="eastAsia"/>
              <w:color w:val="000000" w:themeColor="text1"/>
              <w:spacing w:val="10"/>
            </w:rPr>
          </w:rPrChange>
        </w:rPr>
        <w:t>大量</w:t>
      </w:r>
      <w:commentRangeStart w:id="1060"/>
      <w:r w:rsidR="00B72768" w:rsidRPr="00B207B1">
        <w:rPr>
          <w:rFonts w:hAnsiTheme="minorEastAsia" w:hint="eastAsia"/>
          <w:color w:val="000000" w:themeColor="text1"/>
          <w:rPrChange w:id="1061" w:author="JY0225" w:date="2017-08-24T11:10:00Z">
            <w:rPr>
              <w:rFonts w:ascii="Times New Roman" w:hAnsi="Times New Roman" w:hint="eastAsia"/>
              <w:color w:val="000000" w:themeColor="text1"/>
              <w:spacing w:val="10"/>
            </w:rPr>
          </w:rPrChange>
        </w:rPr>
        <w:t>冗余</w:t>
      </w:r>
      <w:commentRangeEnd w:id="1060"/>
      <w:r w:rsidR="000879DD" w:rsidRPr="00B207B1">
        <w:rPr>
          <w:rStyle w:val="af2"/>
          <w:rFonts w:hAnsiTheme="minorEastAsia"/>
          <w:color w:val="000000" w:themeColor="text1"/>
          <w:sz w:val="24"/>
          <w:szCs w:val="24"/>
          <w:rPrChange w:id="1062" w:author="JY0225" w:date="2017-08-24T11:10:00Z">
            <w:rPr>
              <w:rStyle w:val="af2"/>
              <w:rFonts w:ascii="Calibri" w:eastAsia="宋体" w:hAnsi="Calibri"/>
              <w:color w:val="000000" w:themeColor="text1"/>
            </w:rPr>
          </w:rPrChange>
        </w:rPr>
        <w:commentReference w:id="1060"/>
      </w:r>
      <w:r w:rsidR="001C57EE" w:rsidRPr="00B207B1">
        <w:rPr>
          <w:rFonts w:hAnsiTheme="minorEastAsia" w:hint="eastAsia"/>
          <w:color w:val="000000" w:themeColor="text1"/>
          <w:rPrChange w:id="1063"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[14]</w:t>
      </w:r>
      <w:r w:rsidR="00490AD2">
        <w:rPr>
          <w:rFonts w:hAnsiTheme="minorEastAsia"/>
          <w:color w:val="000000" w:themeColor="text1"/>
          <w:vertAlign w:val="superscript"/>
        </w:rPr>
        <w:fldChar w:fldCharType="end"/>
      </w:r>
      <w:del w:id="1064" w:author="微软用户" w:date="2017-08-24T21:49:00Z">
        <w:r w:rsidR="00936035" w:rsidRPr="00B207B1" w:rsidDel="00D853F0">
          <w:rPr>
            <w:rFonts w:hAnsiTheme="minorEastAsia"/>
            <w:color w:val="000000" w:themeColor="text1"/>
            <w:vertAlign w:val="superscript"/>
            <w:rPrChange w:id="1065"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1066"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1067"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1068"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1069" w:author="JY0225" w:date="2017-08-24T11:10:00Z">
              <w:rPr>
                <w:color w:val="000000" w:themeColor="text1"/>
                <w:vertAlign w:val="superscript"/>
              </w:rPr>
            </w:rPrChange>
          </w:rPr>
          <w:fldChar w:fldCharType="separate"/>
        </w:r>
      </w:del>
      <w:ins w:id="1070" w:author="JY0225" w:date="2017-08-23T16:27:00Z">
        <w:del w:id="1071" w:author="微软用户" w:date="2017-08-24T21:49:00Z">
          <w:r w:rsidR="008E2759" w:rsidRPr="00B207B1" w:rsidDel="00D853F0">
            <w:rPr>
              <w:rFonts w:hAnsiTheme="minorEastAsia"/>
              <w:color w:val="000000" w:themeColor="text1"/>
              <w:vertAlign w:val="superscript"/>
              <w:rPrChange w:id="1072" w:author="JY0225" w:date="2017-08-24T11:10:00Z">
                <w:rPr>
                  <w:color w:val="000000" w:themeColor="text1"/>
                  <w:vertAlign w:val="superscript"/>
                </w:rPr>
              </w:rPrChange>
            </w:rPr>
            <w:delText>[1]</w:delText>
          </w:r>
        </w:del>
      </w:ins>
      <w:del w:id="1073" w:author="微软用户" w:date="2017-08-24T21:49:00Z">
        <w:r w:rsidR="006D560D" w:rsidRPr="00B207B1" w:rsidDel="00D853F0">
          <w:rPr>
            <w:rFonts w:hAnsiTheme="minorEastAsia"/>
            <w:color w:val="000000" w:themeColor="text1"/>
            <w:vertAlign w:val="superscript"/>
            <w:rPrChange w:id="1074"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1075"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1076"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1077"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1078" w:author="JY0225" w:date="2017-08-24T11:10:00Z">
            <w:rPr>
              <w:rFonts w:ascii="Times New Roman" w:hAnsi="Times New Roman" w:hint="eastAsia"/>
              <w:color w:val="000000" w:themeColor="text1"/>
              <w:spacing w:val="10"/>
            </w:rPr>
          </w:rPrChange>
        </w:rPr>
        <w:t>是十分有必要的，</w:t>
      </w:r>
      <w:ins w:id="1079" w:author="微软用户" w:date="2017-08-27T14:41:00Z">
        <w:r w:rsidR="00F70DF9" w:rsidRPr="00B207B1">
          <w:rPr>
            <w:rFonts w:hAnsiTheme="minorEastAsia"/>
            <w:color w:val="000000" w:themeColor="text1"/>
          </w:rPr>
          <w:t>除此之外</w:t>
        </w:r>
      </w:ins>
      <w:del w:id="1080" w:author="微软用户" w:date="2017-08-27T14:41:00Z">
        <w:r w:rsidR="00F20C43" w:rsidRPr="00B207B1" w:rsidDel="00F70DF9">
          <w:rPr>
            <w:rFonts w:hAnsiTheme="minorEastAsia" w:hint="eastAsia"/>
            <w:color w:val="000000" w:themeColor="text1"/>
            <w:rPrChange w:id="1081"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1082"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1083" w:author="JY0225" w:date="2017-08-24T11:10:00Z">
            <w:rPr>
              <w:rFonts w:ascii="Times New Roman" w:hAnsi="Times New Roman" w:hint="eastAsia"/>
              <w:color w:val="000000" w:themeColor="text1"/>
              <w:spacing w:val="10"/>
            </w:rPr>
          </w:rPrChange>
        </w:rPr>
        <w:t>能为用户提供一</w:t>
      </w:r>
      <w:ins w:id="1084" w:author="微软用户" w:date="2017-08-27T14:42:00Z">
        <w:r w:rsidR="00653881" w:rsidRPr="00B207B1">
          <w:rPr>
            <w:rFonts w:hAnsiTheme="minorEastAsia"/>
            <w:color w:val="000000" w:themeColor="text1"/>
          </w:rPr>
          <w:t>项</w:t>
        </w:r>
      </w:ins>
      <w:del w:id="1085" w:author="微软用户" w:date="2017-08-27T14:42:00Z">
        <w:r w:rsidR="00221934" w:rsidRPr="00B207B1" w:rsidDel="00653881">
          <w:rPr>
            <w:rFonts w:hAnsiTheme="minorEastAsia" w:hint="eastAsia"/>
            <w:color w:val="000000" w:themeColor="text1"/>
            <w:rPrChange w:id="1086"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1087"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1088"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1089"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[15]</w:t>
      </w:r>
      <w:r w:rsidR="00490AD2">
        <w:rPr>
          <w:rFonts w:hAnsiTheme="minorEastAsia"/>
          <w:color w:val="000000" w:themeColor="text1"/>
          <w:vertAlign w:val="superscript"/>
        </w:rPr>
        <w:fldChar w:fldCharType="end"/>
      </w:r>
      <w:ins w:id="1090" w:author="微软用户" w:date="2017-08-27T14:42:00Z">
        <w:r w:rsidR="001E2F75" w:rsidRPr="00B207B1">
          <w:rPr>
            <w:rFonts w:hAnsiTheme="minorEastAsia" w:hint="eastAsia"/>
            <w:color w:val="000000" w:themeColor="text1"/>
          </w:rPr>
          <w:t>，</w:t>
        </w:r>
      </w:ins>
      <w:del w:id="1091" w:author="微软用户" w:date="2017-08-27T14:42:00Z">
        <w:r w:rsidR="00221934" w:rsidRPr="00B207B1" w:rsidDel="001E2F75">
          <w:rPr>
            <w:rFonts w:hAnsiTheme="minorEastAsia" w:hint="eastAsia"/>
            <w:color w:val="000000" w:themeColor="text1"/>
            <w:rPrChange w:id="1092"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1093"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1094"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1095"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1096"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1097"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1098"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1099"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1100"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1101"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1102"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1103"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1104" w:author="JY0225" w:date="2017-08-24T11:10:00Z">
            <w:rPr>
              <w:rFonts w:ascii="Times New Roman" w:hAnsi="Times New Roman" w:hint="eastAsia"/>
              <w:color w:val="000000" w:themeColor="text1"/>
              <w:spacing w:val="10"/>
            </w:rPr>
          </w:rPrChange>
        </w:rPr>
        <w:t>将</w:t>
      </w:r>
      <w:ins w:id="1105" w:author="微软用户" w:date="2017-08-27T14:44:00Z">
        <w:r w:rsidR="00021F2D" w:rsidRPr="00B207B1">
          <w:rPr>
            <w:rFonts w:hAnsiTheme="minorEastAsia"/>
            <w:color w:val="000000" w:themeColor="text1"/>
          </w:rPr>
          <w:t>该</w:t>
        </w:r>
      </w:ins>
      <w:del w:id="1106" w:author="微软用户" w:date="2017-08-27T14:44:00Z">
        <w:r w:rsidR="001935DF" w:rsidRPr="00B207B1" w:rsidDel="00021F2D">
          <w:rPr>
            <w:rFonts w:hAnsiTheme="minorEastAsia" w:hint="eastAsia"/>
            <w:color w:val="000000" w:themeColor="text1"/>
            <w:rPrChange w:id="1107"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1108" w:author="JY0225" w:date="2017-08-24T11:10:00Z">
            <w:rPr>
              <w:rFonts w:ascii="Times New Roman" w:hAnsi="Times New Roman" w:hint="eastAsia"/>
              <w:color w:val="000000" w:themeColor="text1"/>
              <w:spacing w:val="10"/>
            </w:rPr>
          </w:rPrChange>
        </w:rPr>
        <w:t>文件的链接</w:t>
      </w:r>
      <w:ins w:id="1109" w:author="微软用户" w:date="2017-08-27T14:44:00Z">
        <w:r w:rsidR="00647A93" w:rsidRPr="00B207B1">
          <w:rPr>
            <w:rFonts w:hAnsiTheme="minorEastAsia"/>
            <w:color w:val="000000" w:themeColor="text1"/>
          </w:rPr>
          <w:t>发送</w:t>
        </w:r>
      </w:ins>
      <w:del w:id="1110" w:author="微软用户" w:date="2017-08-27T14:44:00Z">
        <w:r w:rsidR="001935DF" w:rsidRPr="00B207B1" w:rsidDel="00647A93">
          <w:rPr>
            <w:rFonts w:hAnsiTheme="minorEastAsia" w:hint="eastAsia"/>
            <w:color w:val="000000" w:themeColor="text1"/>
            <w:rPrChange w:id="1111"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1112"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1113"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1114"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1115"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1116"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1117" w:author="JY0225" w:date="2017-08-24T11:10:00Z">
            <w:rPr>
              <w:rFonts w:ascii="Times New Roman" w:hAnsi="Times New Roman" w:hint="eastAsia"/>
              <w:color w:val="000000" w:themeColor="text1"/>
              <w:spacing w:val="10"/>
            </w:rPr>
          </w:rPrChange>
        </w:rPr>
        <w:t>云盘都支持全局的</w:t>
      </w:r>
      <w:del w:id="1118" w:author="微软用户" w:date="2017-08-27T14:45:00Z">
        <w:r w:rsidR="00A412CC" w:rsidRPr="00B207B1" w:rsidDel="00792FD4">
          <w:rPr>
            <w:rFonts w:hAnsiTheme="minorEastAsia" w:hint="eastAsia"/>
            <w:color w:val="000000" w:themeColor="text1"/>
            <w:rPrChange w:id="1119"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1120" w:author="JY0225" w:date="2017-08-24T11:10:00Z">
            <w:rPr>
              <w:rFonts w:ascii="Times New Roman" w:hAnsi="Times New Roman" w:hint="eastAsia"/>
              <w:color w:val="000000" w:themeColor="text1"/>
              <w:spacing w:val="10"/>
            </w:rPr>
          </w:rPrChange>
        </w:rPr>
        <w:t>文件</w:t>
      </w:r>
      <w:ins w:id="1121"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1122" w:author="JY0225" w:date="2017-08-24T11:10:00Z">
            <w:rPr>
              <w:rFonts w:ascii="Times New Roman" w:hAnsi="Times New Roman" w:hint="eastAsia"/>
              <w:color w:val="000000" w:themeColor="text1"/>
              <w:spacing w:val="10"/>
            </w:rPr>
          </w:rPrChange>
        </w:rPr>
        <w:t>校验，为用户提供了“秒传”</w:t>
      </w:r>
      <w:del w:id="1123" w:author="微软用户" w:date="2017-08-27T14:45:00Z">
        <w:r w:rsidR="00514019" w:rsidRPr="00B207B1" w:rsidDel="001A2450">
          <w:rPr>
            <w:rFonts w:hAnsiTheme="minorEastAsia" w:hint="eastAsia"/>
            <w:color w:val="000000" w:themeColor="text1"/>
            <w:rPrChange w:id="1124"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1125"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1126"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1127"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1128"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1129"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1130"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1131"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1132"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1133"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1134"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1135"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1136"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1137"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1138"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1139"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1140"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1141"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1142"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1143"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1144"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1145" w:author="JY0225" w:date="2017-08-24T11:10:00Z">
            <w:rPr>
              <w:rFonts w:ascii="Times New Roman" w:hAnsi="Times New Roman" w:hint="eastAsia"/>
              <w:color w:val="000000" w:themeColor="text1"/>
              <w:spacing w:val="10"/>
            </w:rPr>
          </w:rPrChange>
        </w:rPr>
        <w:t>对待“秒传技术”极</w:t>
      </w:r>
      <w:ins w:id="1146" w:author="微软用户" w:date="2017-08-27T14:46:00Z">
        <w:r w:rsidR="00082080" w:rsidRPr="00B207B1">
          <w:rPr>
            <w:rFonts w:hAnsiTheme="minorEastAsia"/>
            <w:color w:val="000000" w:themeColor="text1"/>
          </w:rPr>
          <w:t>为</w:t>
        </w:r>
      </w:ins>
      <w:del w:id="1147" w:author="微软用户" w:date="2017-08-27T14:46:00Z">
        <w:r w:rsidR="00DC2A12" w:rsidRPr="00B207B1" w:rsidDel="00082080">
          <w:rPr>
            <w:rFonts w:hAnsiTheme="minorEastAsia" w:hint="eastAsia"/>
            <w:color w:val="000000" w:themeColor="text1"/>
            <w:rPrChange w:id="1148"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1149"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1150" w:author="JY0225" w:date="2017-08-24T11:10:00Z">
            <w:rPr>
              <w:rFonts w:ascii="Times New Roman" w:hAnsi="Times New Roman" w:hint="eastAsia"/>
              <w:color w:val="000000" w:themeColor="text1"/>
              <w:spacing w:val="10"/>
            </w:rPr>
          </w:rPrChange>
        </w:rPr>
        <w:t>提升</w:t>
      </w:r>
      <w:ins w:id="1151"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1152" w:author="JY0225" w:date="2017-08-24T11:10:00Z">
            <w:rPr>
              <w:rFonts w:ascii="Times New Roman" w:hAnsi="Times New Roman" w:hint="eastAsia"/>
              <w:color w:val="000000" w:themeColor="text1"/>
              <w:spacing w:val="10"/>
            </w:rPr>
          </w:rPrChange>
        </w:rPr>
        <w:t>上传的效率，但出于安全</w:t>
      </w:r>
      <w:del w:id="1153" w:author="微软用户" w:date="2017-08-27T14:46:00Z">
        <w:r w:rsidR="00E91D9F" w:rsidRPr="00B207B1" w:rsidDel="001112DA">
          <w:rPr>
            <w:rFonts w:hAnsiTheme="minorEastAsia" w:hint="eastAsia"/>
            <w:color w:val="000000" w:themeColor="text1"/>
            <w:rPrChange w:id="1154"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1155"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1156"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1157" w:author="JY0225" w:date="2017-08-24T11:10:00Z">
            <w:rPr>
              <w:rFonts w:ascii="Times New Roman" w:hAnsi="Times New Roman" w:hint="eastAsia"/>
              <w:color w:val="000000" w:themeColor="text1"/>
              <w:spacing w:val="10"/>
            </w:rPr>
          </w:rPrChange>
        </w:rPr>
        <w:t>未在云盘中使用该技术。</w:t>
      </w:r>
    </w:p>
    <w:p w14:paraId="3512EC1B" w14:textId="13AC9B74" w:rsidR="00E959FB" w:rsidRPr="00B207B1" w:rsidRDefault="003821C1" w:rsidP="007527DE">
      <w:pPr>
        <w:spacing w:line="400" w:lineRule="exact"/>
        <w:ind w:firstLine="420"/>
        <w:rPr>
          <w:rFonts w:hAnsiTheme="minorEastAsia"/>
          <w:color w:val="000000" w:themeColor="text1"/>
          <w:rPrChange w:id="115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1159"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1160"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1161" w:author="JY0225" w:date="2017-08-24T11:10:00Z">
            <w:rPr>
              <w:rFonts w:ascii="Times New Roman" w:hAnsi="Times New Roman" w:hint="eastAsia"/>
              <w:color w:val="000000" w:themeColor="text1"/>
              <w:spacing w:val="10"/>
            </w:rPr>
          </w:rPrChange>
        </w:rPr>
        <w:t>备份</w:t>
      </w:r>
      <w:ins w:id="1162"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1163"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1164"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1165" w:author="JY0225" w:date="2017-08-24T11:10:00Z">
            <w:rPr>
              <w:rFonts w:ascii="Times New Roman" w:hAnsi="Times New Roman" w:hint="eastAsia"/>
              <w:color w:val="000000" w:themeColor="text1"/>
              <w:spacing w:val="10"/>
            </w:rPr>
          </w:rPrChange>
        </w:rPr>
        <w:t>，</w:t>
      </w:r>
      <w:commentRangeStart w:id="1166"/>
      <w:r w:rsidR="00090B00" w:rsidRPr="00B207B1">
        <w:rPr>
          <w:rFonts w:hAnsiTheme="minorEastAsia" w:hint="eastAsia"/>
          <w:color w:val="000000" w:themeColor="text1"/>
          <w:rPrChange w:id="1167" w:author="JY0225" w:date="2017-08-24T11:10:00Z">
            <w:rPr>
              <w:rFonts w:ascii="Times New Roman" w:hAnsi="Times New Roman" w:hint="eastAsia"/>
              <w:color w:val="000000" w:themeColor="text1"/>
              <w:spacing w:val="10"/>
            </w:rPr>
          </w:rPrChange>
        </w:rPr>
        <w:t>提供不同类型的客户端</w:t>
      </w:r>
      <w:commentRangeEnd w:id="1166"/>
      <w:r w:rsidR="00C41A56" w:rsidRPr="00B207B1">
        <w:rPr>
          <w:rStyle w:val="af2"/>
          <w:rFonts w:hAnsiTheme="minorEastAsia"/>
          <w:color w:val="000000" w:themeColor="text1"/>
          <w:sz w:val="24"/>
          <w:szCs w:val="24"/>
          <w:rPrChange w:id="1168" w:author="JY0225" w:date="2017-08-24T11:10:00Z">
            <w:rPr>
              <w:rStyle w:val="af2"/>
              <w:rFonts w:ascii="Calibri" w:eastAsia="宋体" w:hAnsi="Calibri"/>
              <w:color w:val="000000" w:themeColor="text1"/>
            </w:rPr>
          </w:rPrChange>
        </w:rPr>
        <w:commentReference w:id="1166"/>
      </w:r>
      <w:r w:rsidR="00090B00" w:rsidRPr="00B207B1">
        <w:rPr>
          <w:rFonts w:hAnsiTheme="minorEastAsia" w:hint="eastAsia"/>
          <w:color w:val="000000" w:themeColor="text1"/>
          <w:rPrChange w:id="1169"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1170"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1171"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1172"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1173"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117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1175"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1176"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1177"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117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1179"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118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1181"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1182"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1183"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1184"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85" w:author="JY0225" w:date="2017-08-24T11:10:00Z">
            <w:rPr>
              <w:rFonts w:ascii="Times New Roman" w:hAnsi="Times New Roman" w:hint="eastAsia"/>
              <w:color w:val="000000" w:themeColor="text1"/>
              <w:spacing w:val="10"/>
            </w:rPr>
          </w:rPrChange>
        </w:rPr>
        <w:t>备份</w:t>
      </w:r>
      <w:ins w:id="1186"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1187"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1188"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1189"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1190"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1191"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1192"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1193" w:author="JY0225" w:date="2017-08-24T11:10:00Z">
            <w:rPr>
              <w:rFonts w:ascii="Times New Roman" w:hAnsi="Times New Roman" w:hint="eastAsia"/>
              <w:color w:val="000000" w:themeColor="text1"/>
              <w:spacing w:val="10"/>
            </w:rPr>
          </w:rPrChange>
        </w:rPr>
        <w:t>是唯一支持</w:t>
      </w:r>
      <w:del w:id="1194" w:author="微软用户" w:date="2017-08-27T14:48:00Z">
        <w:r w:rsidR="00F23B9D" w:rsidRPr="00B207B1" w:rsidDel="0034733D">
          <w:rPr>
            <w:rFonts w:hAnsiTheme="minorEastAsia"/>
            <w:color w:val="000000" w:themeColor="text1"/>
            <w:rPrChange w:id="1195"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1196"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1197"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1198"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1199"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1200" w:author="JY0225" w:date="2017-08-24T11:10:00Z">
            <w:rPr>
              <w:rFonts w:ascii="Times New Roman" w:hAnsi="Times New Roman"/>
              <w:spacing w:val="10"/>
            </w:rPr>
          </w:rPrChange>
        </w:rPr>
      </w:pPr>
      <w:r w:rsidRPr="00B207B1">
        <w:rPr>
          <w:rFonts w:hAnsiTheme="minorEastAsia" w:hint="eastAsia"/>
          <w:rPrChange w:id="1201" w:author="JY0225" w:date="2017-08-24T11:10:00Z">
            <w:rPr>
              <w:rFonts w:ascii="Times New Roman" w:hAnsi="Times New Roman" w:hint="eastAsia"/>
              <w:spacing w:val="10"/>
            </w:rPr>
          </w:rPrChange>
        </w:rPr>
        <w:t>尽管这些</w:t>
      </w:r>
      <w:r w:rsidR="00DC3BB6" w:rsidRPr="00B207B1">
        <w:rPr>
          <w:rFonts w:hAnsiTheme="minorEastAsia" w:hint="eastAsia"/>
          <w:rPrChange w:id="1202" w:author="JY0225" w:date="2017-08-24T11:10:00Z">
            <w:rPr>
              <w:rFonts w:ascii="Times New Roman" w:hAnsi="Times New Roman" w:hint="eastAsia"/>
              <w:spacing w:val="10"/>
            </w:rPr>
          </w:rPrChange>
        </w:rPr>
        <w:t>云备份</w:t>
      </w:r>
      <w:r w:rsidR="003D0018" w:rsidRPr="00B207B1">
        <w:rPr>
          <w:rFonts w:hAnsiTheme="minorEastAsia" w:hint="eastAsia"/>
          <w:rPrChange w:id="1203" w:author="JY0225" w:date="2017-08-24T11:10:00Z">
            <w:rPr>
              <w:rFonts w:ascii="Times New Roman" w:hAnsi="Times New Roman" w:hint="eastAsia"/>
              <w:spacing w:val="10"/>
            </w:rPr>
          </w:rPrChange>
        </w:rPr>
        <w:t>服务产品在市场上取得</w:t>
      </w:r>
      <w:ins w:id="1204" w:author="微软用户" w:date="2017-08-27T14:48:00Z">
        <w:r w:rsidR="004F4DBD" w:rsidRPr="00B207B1">
          <w:rPr>
            <w:rFonts w:hAnsiTheme="minorEastAsia"/>
          </w:rPr>
          <w:t>了</w:t>
        </w:r>
      </w:ins>
      <w:del w:id="1205" w:author="微软用户" w:date="2017-08-27T14:48:00Z">
        <w:r w:rsidR="003D0018" w:rsidRPr="00B207B1" w:rsidDel="004F4DBD">
          <w:rPr>
            <w:rFonts w:hAnsiTheme="minorEastAsia" w:hint="eastAsia"/>
            <w:rPrChange w:id="1206"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1207" w:author="JY0225" w:date="2017-08-24T11:10:00Z">
            <w:rPr>
              <w:rFonts w:ascii="Times New Roman" w:hAnsi="Times New Roman" w:hint="eastAsia"/>
              <w:spacing w:val="10"/>
            </w:rPr>
          </w:rPrChange>
        </w:rPr>
        <w:t>成功，但</w:t>
      </w:r>
      <w:del w:id="1208" w:author="微软用户" w:date="2017-08-27T14:48:00Z">
        <w:r w:rsidR="003D0018" w:rsidRPr="00B207B1" w:rsidDel="00EA23E9">
          <w:rPr>
            <w:rFonts w:hAnsiTheme="minorEastAsia" w:hint="eastAsia"/>
            <w:rPrChange w:id="1209" w:author="JY0225" w:date="2017-08-24T11:10:00Z">
              <w:rPr>
                <w:rFonts w:ascii="Times New Roman" w:hAnsi="Times New Roman" w:hint="eastAsia"/>
                <w:spacing w:val="10"/>
              </w:rPr>
            </w:rPrChange>
          </w:rPr>
          <w:delText>是</w:delText>
        </w:r>
      </w:del>
      <w:r w:rsidR="00DC3BB6" w:rsidRPr="00B207B1">
        <w:rPr>
          <w:rFonts w:hAnsiTheme="minorEastAsia" w:hint="eastAsia"/>
          <w:rPrChange w:id="1210" w:author="JY0225" w:date="2017-08-24T11:10:00Z">
            <w:rPr>
              <w:rFonts w:ascii="Times New Roman" w:hAnsi="Times New Roman" w:hint="eastAsia"/>
              <w:spacing w:val="10"/>
            </w:rPr>
          </w:rPrChange>
        </w:rPr>
        <w:t>仍存在一些</w:t>
      </w:r>
      <w:ins w:id="1211" w:author="微软用户" w:date="2017-08-27T14:48:00Z">
        <w:r w:rsidR="004C28BD" w:rsidRPr="00B207B1">
          <w:rPr>
            <w:rFonts w:hAnsiTheme="minorEastAsia"/>
          </w:rPr>
          <w:t>不足</w:t>
        </w:r>
      </w:ins>
      <w:del w:id="1212" w:author="微软用户" w:date="2017-08-27T14:48:00Z">
        <w:r w:rsidR="00DC3BB6" w:rsidRPr="00B207B1" w:rsidDel="004C28BD">
          <w:rPr>
            <w:rFonts w:hAnsiTheme="minorEastAsia" w:hint="eastAsia"/>
            <w:rPrChange w:id="1213" w:author="JY0225" w:date="2017-08-24T11:10:00Z">
              <w:rPr>
                <w:rFonts w:ascii="Times New Roman" w:hAnsi="Times New Roman" w:hint="eastAsia"/>
                <w:spacing w:val="10"/>
              </w:rPr>
            </w:rPrChange>
          </w:rPr>
          <w:delText>问题</w:delText>
        </w:r>
      </w:del>
      <w:r w:rsidR="00DC3BB6" w:rsidRPr="00B207B1">
        <w:rPr>
          <w:rFonts w:hAnsiTheme="minorEastAsia" w:hint="eastAsia"/>
          <w:rPrChange w:id="1214" w:author="JY0225" w:date="2017-08-24T11:10:00Z">
            <w:rPr>
              <w:rFonts w:ascii="Times New Roman" w:hAnsi="Times New Roman" w:hint="eastAsia"/>
              <w:spacing w:val="10"/>
            </w:rPr>
          </w:rPrChange>
        </w:rPr>
        <w:t>。在功能上</w:t>
      </w:r>
      <w:del w:id="1215" w:author="微软用户" w:date="2017-08-27T14:48:00Z">
        <w:r w:rsidR="00DC3BB6" w:rsidRPr="00B207B1" w:rsidDel="0060595A">
          <w:rPr>
            <w:rFonts w:hAnsiTheme="minorEastAsia" w:hint="eastAsia"/>
            <w:rPrChange w:id="1216"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1217" w:author="JY0225" w:date="2017-08-24T11:10:00Z">
            <w:rPr>
              <w:rFonts w:ascii="Times New Roman" w:hAnsi="Times New Roman" w:hint="eastAsia"/>
              <w:spacing w:val="10"/>
            </w:rPr>
          </w:rPrChange>
        </w:rPr>
        <w:t>，都没有提供本地缓存的功能，也就是说它们只做到了服务器端的</w:t>
      </w:r>
      <w:ins w:id="1218" w:author="微软用户" w:date="2017-08-27T14:49:00Z">
        <w:r w:rsidR="003C58C6" w:rsidRPr="00B207B1">
          <w:rPr>
            <w:rFonts w:hAnsiTheme="minorEastAsia" w:hint="eastAsia"/>
          </w:rPr>
          <w:t>数据</w:t>
        </w:r>
      </w:ins>
      <w:r w:rsidR="00DC3BB6" w:rsidRPr="00B207B1">
        <w:rPr>
          <w:rFonts w:hAnsiTheme="minorEastAsia" w:hint="eastAsia"/>
          <w:rPrChange w:id="1219" w:author="JY0225" w:date="2017-08-24T11:10:00Z">
            <w:rPr>
              <w:rFonts w:ascii="Times New Roman" w:hAnsi="Times New Roman" w:hint="eastAsia"/>
              <w:spacing w:val="10"/>
            </w:rPr>
          </w:rPrChange>
        </w:rPr>
        <w:t>去重，</w:t>
      </w:r>
      <w:del w:id="1220" w:author="微软用户" w:date="2017-08-27T14:49:00Z">
        <w:r w:rsidR="00DC3BB6" w:rsidRPr="00B207B1" w:rsidDel="00F23AC5">
          <w:rPr>
            <w:rFonts w:hAnsiTheme="minorEastAsia" w:hint="eastAsia"/>
            <w:rPrChange w:id="1221"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1222" w:author="微软用户" w:date="2017-08-27T14:49:00Z">
        <w:r w:rsidR="00A25752" w:rsidRPr="00B207B1">
          <w:rPr>
            <w:rFonts w:hAnsiTheme="minorEastAsia"/>
          </w:rPr>
          <w:t>但</w:t>
        </w:r>
      </w:ins>
      <w:del w:id="1223" w:author="微软用户" w:date="2017-08-27T14:49:00Z">
        <w:r w:rsidR="00DC3BB6" w:rsidRPr="00B207B1" w:rsidDel="00A25752">
          <w:rPr>
            <w:rFonts w:hAnsiTheme="minorEastAsia" w:hint="eastAsia"/>
            <w:rPrChange w:id="1224" w:author="JY0225" w:date="2017-08-24T11:10:00Z">
              <w:rPr>
                <w:rFonts w:ascii="Times New Roman" w:hAnsi="Times New Roman" w:hint="eastAsia"/>
                <w:spacing w:val="10"/>
              </w:rPr>
            </w:rPrChange>
          </w:rPr>
          <w:delText>然而</w:delText>
        </w:r>
      </w:del>
      <w:r w:rsidR="00DC3BB6" w:rsidRPr="00B207B1">
        <w:rPr>
          <w:rFonts w:hAnsiTheme="minorEastAsia" w:hint="eastAsia"/>
          <w:rPrChange w:id="1225"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1226" w:author="JY0225" w:date="2017-08-24T11:10:00Z">
            <w:rPr>
              <w:rFonts w:ascii="Times New Roman" w:hAnsi="Times New Roman" w:hint="eastAsia"/>
              <w:spacing w:val="10"/>
            </w:rPr>
          </w:rPrChange>
        </w:rPr>
        <w:t>一文件也是一种常见的用户行为，</w:t>
      </w:r>
      <w:del w:id="1227" w:author="微软用户" w:date="2017-08-27T14:50:00Z">
        <w:r w:rsidR="00827EC4" w:rsidRPr="00B207B1" w:rsidDel="00D40A7C">
          <w:rPr>
            <w:rFonts w:hAnsiTheme="minorEastAsia" w:hint="eastAsia"/>
            <w:rPrChange w:id="1228"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1229" w:author="JY0225" w:date="2017-08-24T11:10:00Z">
              <w:rPr>
                <w:rFonts w:ascii="Times New Roman" w:hAnsi="Times New Roman" w:hint="eastAsia"/>
                <w:spacing w:val="10"/>
              </w:rPr>
            </w:rPrChange>
          </w:rPr>
          <w:delText>也可以</w:delText>
        </w:r>
      </w:del>
      <w:ins w:id="1230" w:author="微软用户" w:date="2017-08-27T14:50:00Z">
        <w:r w:rsidR="00D40A7C" w:rsidRPr="00B207B1">
          <w:rPr>
            <w:rFonts w:hAnsiTheme="minorEastAsia" w:hint="eastAsia"/>
          </w:rPr>
          <w:t>通过</w:t>
        </w:r>
      </w:ins>
      <w:r w:rsidR="00DC3BB6" w:rsidRPr="00B207B1">
        <w:rPr>
          <w:rFonts w:hAnsiTheme="minorEastAsia" w:hint="eastAsia"/>
          <w:rPrChange w:id="1231" w:author="JY0225" w:date="2017-08-24T11:10:00Z">
            <w:rPr>
              <w:rFonts w:ascii="Times New Roman" w:hAnsi="Times New Roman" w:hint="eastAsia"/>
              <w:spacing w:val="10"/>
            </w:rPr>
          </w:rPrChange>
        </w:rPr>
        <w:t>利用本地缓存技术，节省</w:t>
      </w:r>
      <w:ins w:id="1232" w:author="微软用户" w:date="2017-08-27T14:50:00Z">
        <w:r w:rsidR="001356AF" w:rsidRPr="00B207B1">
          <w:rPr>
            <w:rFonts w:hAnsiTheme="minorEastAsia" w:hint="eastAsia"/>
          </w:rPr>
          <w:t>重复</w:t>
        </w:r>
      </w:ins>
      <w:r w:rsidR="00DC3BB6" w:rsidRPr="00B207B1">
        <w:rPr>
          <w:rFonts w:hAnsiTheme="minorEastAsia" w:hint="eastAsia"/>
          <w:rPrChange w:id="1233" w:author="JY0225" w:date="2017-08-24T11:10:00Z">
            <w:rPr>
              <w:rFonts w:ascii="Times New Roman" w:hAnsi="Times New Roman" w:hint="eastAsia"/>
              <w:spacing w:val="10"/>
            </w:rPr>
          </w:rPrChange>
        </w:rPr>
        <w:t>下载</w:t>
      </w:r>
      <w:ins w:id="1234" w:author="微软用户" w:date="2017-08-27T14:50:00Z">
        <w:r w:rsidR="003118E5" w:rsidRPr="00B207B1">
          <w:rPr>
            <w:rFonts w:hAnsiTheme="minorEastAsia"/>
          </w:rPr>
          <w:t>文件</w:t>
        </w:r>
      </w:ins>
      <w:del w:id="1235" w:author="微软用户" w:date="2017-08-27T14:50:00Z">
        <w:r w:rsidR="00DC3BB6" w:rsidRPr="00B207B1" w:rsidDel="001356AF">
          <w:rPr>
            <w:rFonts w:hAnsiTheme="minorEastAsia" w:hint="eastAsia"/>
            <w:rPrChange w:id="1236" w:author="JY0225" w:date="2017-08-24T11:10:00Z">
              <w:rPr>
                <w:rFonts w:ascii="Times New Roman" w:hAnsi="Times New Roman" w:hint="eastAsia"/>
                <w:spacing w:val="10"/>
              </w:rPr>
            </w:rPrChange>
          </w:rPr>
          <w:delText>时</w:delText>
        </w:r>
      </w:del>
      <w:r w:rsidR="00DC3BB6" w:rsidRPr="00B207B1">
        <w:rPr>
          <w:rFonts w:hAnsiTheme="minorEastAsia" w:hint="eastAsia"/>
          <w:rPrChange w:id="1237"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1238" w:author="JY0225" w:date="2017-08-24T11:10:00Z">
            <w:rPr>
              <w:rFonts w:ascii="Times New Roman" w:hAnsi="Times New Roman" w:hint="eastAsia"/>
              <w:spacing w:val="10"/>
            </w:rPr>
          </w:rPrChange>
        </w:rPr>
        <w:t>此外，</w:t>
      </w:r>
      <w:del w:id="1239" w:author="微软用户" w:date="2017-08-27T14:52:00Z">
        <w:r w:rsidR="001C008D" w:rsidRPr="00B207B1" w:rsidDel="004624D1">
          <w:rPr>
            <w:rFonts w:hAnsiTheme="minorEastAsia" w:hint="eastAsia"/>
            <w:rPrChange w:id="1240" w:author="JY0225" w:date="2017-08-24T11:10:00Z">
              <w:rPr>
                <w:rFonts w:ascii="Times New Roman" w:hAnsi="Times New Roman" w:hint="eastAsia"/>
                <w:spacing w:val="10"/>
              </w:rPr>
            </w:rPrChange>
          </w:rPr>
          <w:delText>以上的云备份服务商都没有提供</w:delText>
        </w:r>
      </w:del>
      <w:ins w:id="1241" w:author="微软用户" w:date="2017-08-27T14:52:00Z">
        <w:r w:rsidR="00F07F30" w:rsidRPr="00B207B1">
          <w:rPr>
            <w:rFonts w:hAnsiTheme="minorEastAsia"/>
          </w:rPr>
          <w:t>Web</w:t>
        </w:r>
      </w:ins>
      <w:ins w:id="1242" w:author="微软用户" w:date="2017-08-27T14:51:00Z">
        <w:r w:rsidR="00F90CE2" w:rsidRPr="00B207B1">
          <w:rPr>
            <w:rFonts w:hAnsiTheme="minorEastAsia"/>
          </w:rPr>
          <w:t>扩展</w:t>
        </w:r>
      </w:ins>
      <w:ins w:id="1243" w:author="微软用户" w:date="2017-08-27T14:52:00Z">
        <w:r w:rsidR="00F07F30" w:rsidRPr="00B207B1">
          <w:rPr>
            <w:rFonts w:hAnsiTheme="minorEastAsia"/>
          </w:rPr>
          <w:t>应用</w:t>
        </w:r>
      </w:ins>
      <w:del w:id="1244" w:author="微软用户" w:date="2017-08-27T14:51:00Z">
        <w:r w:rsidR="001C008D" w:rsidRPr="00B207B1" w:rsidDel="00F90CE2">
          <w:rPr>
            <w:rFonts w:hAnsiTheme="minorEastAsia" w:hint="eastAsia"/>
            <w:rPrChange w:id="1245" w:author="JY0225" w:date="2017-08-24T11:10:00Z">
              <w:rPr>
                <w:rFonts w:ascii="Times New Roman" w:hAnsi="Times New Roman" w:hint="eastAsia"/>
                <w:spacing w:val="10"/>
              </w:rPr>
            </w:rPrChange>
          </w:rPr>
          <w:delText>插件</w:delText>
        </w:r>
      </w:del>
      <w:r w:rsidR="001C008D" w:rsidRPr="00B207B1">
        <w:rPr>
          <w:rFonts w:hAnsiTheme="minorEastAsia" w:hint="eastAsia"/>
          <w:rPrChange w:id="1246" w:author="JY0225" w:date="2017-08-24T11:10:00Z">
            <w:rPr>
              <w:rFonts w:ascii="Times New Roman" w:hAnsi="Times New Roman" w:hint="eastAsia"/>
              <w:spacing w:val="10"/>
            </w:rPr>
          </w:rPrChange>
        </w:rPr>
        <w:t>形式的客户端</w:t>
      </w:r>
      <w:del w:id="1247" w:author="微软用户" w:date="2017-08-27T14:52:00Z">
        <w:r w:rsidR="001C008D" w:rsidRPr="00B207B1" w:rsidDel="00471911">
          <w:rPr>
            <w:rFonts w:hAnsiTheme="minorEastAsia" w:hint="eastAsia"/>
            <w:rPrChange w:id="1248" w:author="JY0225" w:date="2017-08-24T11:10:00Z">
              <w:rPr>
                <w:rFonts w:ascii="Times New Roman" w:hAnsi="Times New Roman" w:hint="eastAsia"/>
                <w:spacing w:val="10"/>
              </w:rPr>
            </w:rPrChange>
          </w:rPr>
          <w:delText>，这种类型的客户端</w:delText>
        </w:r>
      </w:del>
      <w:ins w:id="1249" w:author="微软用户" w:date="2017-08-27T14:52:00Z">
        <w:r w:rsidR="00471911" w:rsidRPr="00B207B1">
          <w:rPr>
            <w:rFonts w:hAnsiTheme="minorEastAsia" w:hint="eastAsia"/>
          </w:rPr>
          <w:t>相较于其他</w:t>
        </w:r>
      </w:ins>
      <w:ins w:id="1250" w:author="微软用户" w:date="2017-08-27T14:53:00Z">
        <w:r w:rsidR="003B4B3A" w:rsidRPr="00B207B1">
          <w:rPr>
            <w:rFonts w:hAnsiTheme="minorEastAsia" w:hint="eastAsia"/>
          </w:rPr>
          <w:t>类型</w:t>
        </w:r>
      </w:ins>
      <w:ins w:id="1251" w:author="微软用户" w:date="2017-08-27T14:52:00Z">
        <w:r w:rsidR="00471911" w:rsidRPr="00B207B1">
          <w:rPr>
            <w:rFonts w:hAnsiTheme="minorEastAsia" w:hint="eastAsia"/>
          </w:rPr>
          <w:t>的客户端</w:t>
        </w:r>
      </w:ins>
      <w:r w:rsidR="001C008D" w:rsidRPr="00B207B1">
        <w:rPr>
          <w:rFonts w:hAnsiTheme="minorEastAsia" w:hint="eastAsia"/>
          <w:rPrChange w:id="1252" w:author="JY0225" w:date="2017-08-24T11:10:00Z">
            <w:rPr>
              <w:rFonts w:ascii="Times New Roman" w:hAnsi="Times New Roman" w:hint="eastAsia"/>
              <w:spacing w:val="10"/>
            </w:rPr>
          </w:rPrChange>
        </w:rPr>
        <w:t>使用</w:t>
      </w:r>
      <w:ins w:id="1253" w:author="微软用户" w:date="2017-08-27T14:52:00Z">
        <w:r w:rsidR="00471911" w:rsidRPr="00B207B1">
          <w:rPr>
            <w:rFonts w:hAnsiTheme="minorEastAsia"/>
          </w:rPr>
          <w:t>更加</w:t>
        </w:r>
      </w:ins>
      <w:del w:id="1254" w:author="微软用户" w:date="2017-08-27T14:52:00Z">
        <w:r w:rsidR="001C008D" w:rsidRPr="00B207B1" w:rsidDel="00471911">
          <w:rPr>
            <w:rFonts w:hAnsiTheme="minorEastAsia" w:hint="eastAsia"/>
            <w:rPrChange w:id="1255" w:author="JY0225" w:date="2017-08-24T11:10:00Z">
              <w:rPr>
                <w:rFonts w:ascii="Times New Roman" w:hAnsi="Times New Roman" w:hint="eastAsia"/>
                <w:spacing w:val="10"/>
              </w:rPr>
            </w:rPrChange>
          </w:rPr>
          <w:delText>十分</w:delText>
        </w:r>
      </w:del>
      <w:r w:rsidR="001C008D" w:rsidRPr="00B207B1">
        <w:rPr>
          <w:rFonts w:hAnsiTheme="minorEastAsia" w:hint="eastAsia"/>
          <w:rPrChange w:id="1256" w:author="JY0225" w:date="2017-08-24T11:10:00Z">
            <w:rPr>
              <w:rFonts w:ascii="Times New Roman" w:hAnsi="Times New Roman" w:hint="eastAsia"/>
              <w:spacing w:val="10"/>
            </w:rPr>
          </w:rPrChange>
        </w:rPr>
        <w:t>方便，更加轻量级，同时还支持用户将网页上浏览</w:t>
      </w:r>
      <w:ins w:id="1257" w:author="微软用户" w:date="2017-08-27T14:54:00Z">
        <w:r w:rsidR="00CC089B" w:rsidRPr="00B207B1">
          <w:rPr>
            <w:rFonts w:hAnsiTheme="minorEastAsia" w:hint="eastAsia"/>
          </w:rPr>
          <w:t>到</w:t>
        </w:r>
      </w:ins>
      <w:r w:rsidR="001C008D" w:rsidRPr="00B207B1">
        <w:rPr>
          <w:rFonts w:hAnsiTheme="minorEastAsia" w:hint="eastAsia"/>
          <w:rPrChange w:id="1258" w:author="JY0225" w:date="2017-08-24T11:10:00Z">
            <w:rPr>
              <w:rFonts w:ascii="Times New Roman" w:hAnsi="Times New Roman" w:hint="eastAsia"/>
              <w:spacing w:val="10"/>
            </w:rPr>
          </w:rPrChange>
        </w:rPr>
        <w:t>的任何形式的资源</w:t>
      </w:r>
      <w:ins w:id="1259" w:author="微软用户" w:date="2017-08-27T14:54:00Z">
        <w:r w:rsidR="00CC089B" w:rsidRPr="00B207B1">
          <w:rPr>
            <w:rFonts w:hAnsiTheme="minorEastAsia" w:hint="eastAsia"/>
          </w:rPr>
          <w:t>实时</w:t>
        </w:r>
      </w:ins>
      <w:ins w:id="1260" w:author="JY0225" w:date="2017-08-14T12:31:00Z">
        <w:del w:id="1261" w:author="微软用户" w:date="2017-08-27T14:54:00Z">
          <w:r w:rsidR="007830F2" w:rsidRPr="00B207B1" w:rsidDel="00CC089B">
            <w:rPr>
              <w:rFonts w:hAnsiTheme="minorEastAsia" w:hint="eastAsia"/>
              <w:rPrChange w:id="1262" w:author="JY0225" w:date="2017-08-24T11:10:00Z">
                <w:rPr>
                  <w:rFonts w:ascii="Times New Roman" w:hAnsi="Times New Roman" w:hint="eastAsia"/>
                  <w:spacing w:val="10"/>
                </w:rPr>
              </w:rPrChange>
            </w:rPr>
            <w:delText>同步</w:delText>
          </w:r>
        </w:del>
      </w:ins>
      <w:del w:id="1263" w:author="JY0225" w:date="2017-08-14T12:31:00Z">
        <w:r w:rsidR="001C008D" w:rsidRPr="00B207B1" w:rsidDel="007830F2">
          <w:rPr>
            <w:rFonts w:hAnsiTheme="minorEastAsia" w:hint="eastAsia"/>
            <w:rPrChange w:id="1264" w:author="JY0225" w:date="2017-08-24T11:10:00Z">
              <w:rPr>
                <w:rFonts w:ascii="Times New Roman" w:hAnsi="Times New Roman" w:hint="eastAsia"/>
                <w:spacing w:val="10"/>
              </w:rPr>
            </w:rPrChange>
          </w:rPr>
          <w:delText>随时</w:delText>
        </w:r>
      </w:del>
      <w:r w:rsidR="001C008D" w:rsidRPr="00B207B1">
        <w:rPr>
          <w:rFonts w:hAnsiTheme="minorEastAsia" w:hint="eastAsia"/>
          <w:rPrChange w:id="1265" w:author="JY0225" w:date="2017-08-24T11:10:00Z">
            <w:rPr>
              <w:rFonts w:ascii="Times New Roman" w:hAnsi="Times New Roman" w:hint="eastAsia"/>
              <w:spacing w:val="10"/>
            </w:rPr>
          </w:rPrChange>
        </w:rPr>
        <w:t>上传到服务器</w:t>
      </w:r>
      <w:ins w:id="1266"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1267" w:author="微软用户" w:date="2017-08-27T14:53:00Z">
        <w:r w:rsidR="001C008D" w:rsidRPr="00B207B1" w:rsidDel="00A07BCA">
          <w:rPr>
            <w:rFonts w:hAnsiTheme="minorEastAsia" w:hint="eastAsia"/>
            <w:rPrChange w:id="1268" w:author="JY0225" w:date="2017-08-24T11:10:00Z">
              <w:rPr>
                <w:rFonts w:ascii="Times New Roman" w:hAnsi="Times New Roman" w:hint="eastAsia"/>
                <w:spacing w:val="10"/>
              </w:rPr>
            </w:rPrChange>
          </w:rPr>
          <w:delText>。</w:delText>
        </w:r>
      </w:del>
      <w:r w:rsidR="00DC3BB6" w:rsidRPr="00B207B1">
        <w:rPr>
          <w:rFonts w:hAnsiTheme="minorEastAsia" w:hint="eastAsia"/>
          <w:rPrChange w:id="1269" w:author="JY0225" w:date="2017-08-24T11:10:00Z">
            <w:rPr>
              <w:rFonts w:ascii="Times New Roman" w:hAnsi="Times New Roman" w:hint="eastAsia"/>
              <w:spacing w:val="10"/>
            </w:rPr>
          </w:rPrChange>
        </w:rPr>
        <w:t>在安全性上，成熟</w:t>
      </w:r>
      <w:ins w:id="1270" w:author="微软用户" w:date="2017-08-27T14:55:00Z">
        <w:r w:rsidR="00F97B2C" w:rsidRPr="00B207B1">
          <w:rPr>
            <w:rFonts w:hAnsiTheme="minorEastAsia" w:hint="eastAsia"/>
          </w:rPr>
          <w:t>的</w:t>
        </w:r>
      </w:ins>
      <w:r w:rsidR="00DC3BB6" w:rsidRPr="00B207B1">
        <w:rPr>
          <w:rFonts w:hAnsiTheme="minorEastAsia" w:hint="eastAsia"/>
          <w:rPrChange w:id="1271"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1272"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1273" w:author="JY0225" w:date="2017-08-24T11:10:00Z">
            <w:rPr>
              <w:rFonts w:ascii="Times New Roman" w:hAnsi="Times New Roman" w:hint="eastAsia"/>
              <w:spacing w:val="10"/>
            </w:rPr>
          </w:rPrChange>
        </w:rPr>
        <w:t>SDK虫洞漏洞</w:t>
      </w:r>
      <w:r w:rsidR="00DC3BB6" w:rsidRPr="00B207B1">
        <w:rPr>
          <w:rStyle w:val="affff8"/>
          <w:rFonts w:hAnsiTheme="minorEastAsia"/>
          <w:rPrChange w:id="1274" w:author="JY0225" w:date="2017-08-24T11:10:00Z">
            <w:rPr>
              <w:rStyle w:val="affff8"/>
              <w:rFonts w:ascii="Times New Roman" w:hAnsi="Times New Roman"/>
              <w:spacing w:val="10"/>
            </w:rPr>
          </w:rPrChange>
        </w:rPr>
        <w:footnoteReference w:id="3"/>
      </w:r>
      <w:r w:rsidR="00DC3BB6" w:rsidRPr="00B207B1">
        <w:rPr>
          <w:rFonts w:hAnsiTheme="minorEastAsia"/>
          <w:rPrChange w:id="1275" w:author="JY0225" w:date="2017-08-24T11:10:00Z">
            <w:rPr>
              <w:rFonts w:ascii="Times New Roman" w:hAnsi="Times New Roman"/>
              <w:spacing w:val="10"/>
            </w:rPr>
          </w:rPrChange>
        </w:rPr>
        <w:t xml:space="preserve"> </w:t>
      </w:r>
      <w:r w:rsidR="00DC3BB6" w:rsidRPr="00B207B1">
        <w:rPr>
          <w:rFonts w:hAnsiTheme="minorEastAsia" w:hint="eastAsia"/>
          <w:rPrChange w:id="1276" w:author="JY0225" w:date="2017-08-24T11:10:00Z">
            <w:rPr>
              <w:rFonts w:ascii="Times New Roman" w:hAnsi="Times New Roman" w:hint="eastAsia"/>
              <w:spacing w:val="10"/>
            </w:rPr>
          </w:rPrChange>
        </w:rPr>
        <w:t>，安装了百度云的</w:t>
      </w:r>
      <w:r w:rsidR="00DC3BB6" w:rsidRPr="00B207B1">
        <w:rPr>
          <w:rFonts w:hAnsiTheme="minorEastAsia"/>
          <w:rPrChange w:id="1277" w:author="JY0225" w:date="2017-08-24T11:10:00Z">
            <w:rPr>
              <w:rFonts w:ascii="Times New Roman" w:hAnsi="Times New Roman"/>
              <w:spacing w:val="10"/>
            </w:rPr>
          </w:rPrChange>
        </w:rPr>
        <w:t>Android</w:t>
      </w:r>
      <w:r w:rsidR="00DC3BB6" w:rsidRPr="00B207B1">
        <w:rPr>
          <w:rFonts w:hAnsiTheme="minorEastAsia" w:hint="eastAsia"/>
          <w:rPrChange w:id="1278"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1279" w:author="JY0225" w:date="2017-08-24T11:10:00Z">
            <w:rPr>
              <w:rFonts w:ascii="Times New Roman" w:hAnsi="Times New Roman"/>
              <w:spacing w:val="10"/>
            </w:rPr>
          </w:rPrChange>
        </w:rPr>
        <w:t>Dropbox CVE-2014-8889</w:t>
      </w:r>
      <w:del w:id="1280" w:author="微软用户" w:date="2017-08-27T14:55:00Z">
        <w:r w:rsidR="00DC3BB6" w:rsidRPr="00B207B1" w:rsidDel="009354C2">
          <w:rPr>
            <w:rFonts w:hAnsiTheme="minorEastAsia" w:hint="eastAsia"/>
            <w:rPrChange w:id="1281" w:author="JY0225" w:date="2017-08-24T11:10:00Z">
              <w:rPr>
                <w:rFonts w:ascii="Times New Roman" w:hAnsi="Times New Roman" w:hint="eastAsia"/>
                <w:spacing w:val="10"/>
              </w:rPr>
            </w:rPrChange>
          </w:rPr>
          <w:delText>的</w:delText>
        </w:r>
      </w:del>
      <w:r w:rsidR="00DC3BB6" w:rsidRPr="00B207B1">
        <w:rPr>
          <w:rFonts w:hAnsiTheme="minorEastAsia" w:hint="eastAsia"/>
          <w:rPrChange w:id="1282" w:author="JY0225" w:date="2017-08-24T11:10:00Z">
            <w:rPr>
              <w:rFonts w:ascii="Times New Roman" w:hAnsi="Times New Roman" w:hint="eastAsia"/>
              <w:spacing w:val="10"/>
            </w:rPr>
          </w:rPrChange>
        </w:rPr>
        <w:t>漏洞</w:t>
      </w:r>
      <w:r w:rsidR="00DC3BB6" w:rsidRPr="00B207B1">
        <w:rPr>
          <w:rStyle w:val="affff8"/>
          <w:rFonts w:hAnsiTheme="minorEastAsia"/>
          <w:rPrChange w:id="1283" w:author="JY0225" w:date="2017-08-24T11:10:00Z">
            <w:rPr>
              <w:rStyle w:val="affff8"/>
              <w:rFonts w:ascii="Times New Roman" w:hAnsi="Times New Roman"/>
              <w:spacing w:val="10"/>
            </w:rPr>
          </w:rPrChange>
        </w:rPr>
        <w:footnoteReference w:id="4"/>
      </w:r>
      <w:r w:rsidR="00DC3BB6" w:rsidRPr="00B207B1">
        <w:rPr>
          <w:rFonts w:hAnsiTheme="minorEastAsia" w:hint="eastAsia"/>
          <w:rPrChange w:id="1284" w:author="JY0225" w:date="2017-08-24T11:10:00Z">
            <w:rPr>
              <w:rFonts w:ascii="Times New Roman" w:hAnsi="Times New Roman" w:hint="eastAsia"/>
              <w:spacing w:val="10"/>
            </w:rPr>
          </w:rPrChange>
        </w:rPr>
        <w:t>，</w:t>
      </w:r>
      <w:ins w:id="1285"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1286" w:author="微软用户" w:date="2017-08-27T14:58:00Z">
        <w:r w:rsidR="00947487" w:rsidRPr="00B207B1">
          <w:rPr>
            <w:rFonts w:hAnsiTheme="minorEastAsia" w:hint="eastAsia"/>
          </w:rPr>
          <w:t>漏洞的应用程序</w:t>
        </w:r>
      </w:ins>
      <w:ins w:id="1287" w:author="微软用户" w:date="2017-08-27T14:57:00Z">
        <w:r w:rsidR="0005558D" w:rsidRPr="00B207B1">
          <w:rPr>
            <w:rFonts w:hAnsiTheme="minorEastAsia" w:hint="eastAsia"/>
          </w:rPr>
          <w:t>，</w:t>
        </w:r>
      </w:ins>
      <w:r w:rsidR="00DC3BB6" w:rsidRPr="00B207B1">
        <w:rPr>
          <w:rFonts w:hAnsiTheme="minorEastAsia" w:hint="eastAsia"/>
          <w:rPrChange w:id="1288" w:author="JY0225" w:date="2017-08-24T11:10:00Z">
            <w:rPr>
              <w:rFonts w:ascii="Times New Roman" w:hAnsi="Times New Roman" w:hint="eastAsia"/>
              <w:spacing w:val="10"/>
            </w:rPr>
          </w:rPrChange>
        </w:rPr>
        <w:t>攻击者</w:t>
      </w:r>
      <w:del w:id="1289" w:author="微软用户" w:date="2017-08-27T14:59:00Z">
        <w:r w:rsidR="00DC3BB6" w:rsidRPr="00B207B1" w:rsidDel="009758CA">
          <w:rPr>
            <w:rFonts w:hAnsiTheme="minorEastAsia" w:hint="eastAsia"/>
            <w:rPrChange w:id="1290" w:author="JY0225" w:date="2017-08-24T11:10:00Z">
              <w:rPr>
                <w:rFonts w:ascii="Times New Roman" w:hAnsi="Times New Roman" w:hint="eastAsia"/>
                <w:spacing w:val="10"/>
              </w:rPr>
            </w:rPrChange>
          </w:rPr>
          <w:delText>利用该漏洞</w:delText>
        </w:r>
      </w:del>
      <w:ins w:id="1291" w:author="微软用户" w:date="2017-08-27T14:59:00Z">
        <w:r w:rsidR="009758CA" w:rsidRPr="00B207B1">
          <w:rPr>
            <w:rFonts w:hAnsiTheme="minorEastAsia" w:hint="eastAsia"/>
          </w:rPr>
          <w:t>便</w:t>
        </w:r>
      </w:ins>
      <w:ins w:id="1292" w:author="微软用户" w:date="2017-08-27T14:57:00Z">
        <w:r w:rsidR="00A23410" w:rsidRPr="00B207B1">
          <w:rPr>
            <w:rFonts w:hAnsiTheme="minorEastAsia" w:hint="eastAsia"/>
          </w:rPr>
          <w:t>可</w:t>
        </w:r>
      </w:ins>
      <w:ins w:id="1293" w:author="微软用户" w:date="2017-08-27T14:56:00Z">
        <w:r w:rsidR="007E5FB6" w:rsidRPr="00B207B1">
          <w:rPr>
            <w:rFonts w:hAnsiTheme="minorEastAsia"/>
          </w:rPr>
          <w:t>在</w:t>
        </w:r>
      </w:ins>
      <w:del w:id="1294" w:author="微软用户" w:date="2017-08-27T14:56:00Z">
        <w:r w:rsidR="00DC3BB6" w:rsidRPr="00B207B1" w:rsidDel="007E5FB6">
          <w:rPr>
            <w:rFonts w:hAnsiTheme="minorEastAsia" w:hint="eastAsia"/>
            <w:rPrChange w:id="1295" w:author="JY0225" w:date="2017-08-24T11:10:00Z">
              <w:rPr>
                <w:rFonts w:ascii="Times New Roman" w:hAnsi="Times New Roman" w:hint="eastAsia"/>
                <w:spacing w:val="10"/>
              </w:rPr>
            </w:rPrChange>
          </w:rPr>
          <w:delText>可</w:delText>
        </w:r>
      </w:del>
      <w:r w:rsidR="00DC3BB6" w:rsidRPr="00B207B1">
        <w:rPr>
          <w:rFonts w:hAnsiTheme="minorEastAsia" w:hint="eastAsia"/>
          <w:rPrChange w:id="1296" w:author="JY0225" w:date="2017-08-24T11:10:00Z">
            <w:rPr>
              <w:rFonts w:ascii="Times New Roman" w:hAnsi="Times New Roman" w:hint="eastAsia"/>
              <w:spacing w:val="10"/>
            </w:rPr>
          </w:rPrChange>
        </w:rPr>
        <w:t>未经用户同意</w:t>
      </w:r>
      <w:ins w:id="1297" w:author="微软用户" w:date="2017-08-27T14:56:00Z">
        <w:r w:rsidR="007E5FB6" w:rsidRPr="00B207B1">
          <w:rPr>
            <w:rFonts w:hAnsiTheme="minorEastAsia" w:hint="eastAsia"/>
          </w:rPr>
          <w:t>的情况下</w:t>
        </w:r>
      </w:ins>
      <w:r w:rsidR="00DC3BB6" w:rsidRPr="00B207B1">
        <w:rPr>
          <w:rFonts w:hAnsiTheme="minorEastAsia" w:hint="eastAsia"/>
          <w:rPrChange w:id="1298" w:author="JY0225" w:date="2017-08-24T11:10:00Z">
            <w:rPr>
              <w:rFonts w:ascii="Times New Roman" w:hAnsi="Times New Roman" w:hint="eastAsia"/>
              <w:spacing w:val="10"/>
            </w:rPr>
          </w:rPrChange>
        </w:rPr>
        <w:t>直接</w:t>
      </w:r>
      <w:del w:id="1299" w:author="微软用户" w:date="2017-08-27T14:56:00Z">
        <w:r w:rsidR="00DC3BB6" w:rsidRPr="00B207B1" w:rsidDel="007A55DC">
          <w:rPr>
            <w:rFonts w:hAnsiTheme="minorEastAsia" w:hint="eastAsia"/>
            <w:rPrChange w:id="1300" w:author="JY0225" w:date="2017-08-24T11:10:00Z">
              <w:rPr>
                <w:rFonts w:ascii="Times New Roman" w:hAnsi="Times New Roman" w:hint="eastAsia"/>
                <w:spacing w:val="10"/>
              </w:rPr>
            </w:rPrChange>
          </w:rPr>
          <w:delText>把应用程序和</w:delText>
        </w:r>
      </w:del>
      <w:ins w:id="1301" w:author="微软用户" w:date="2017-08-27T14:56:00Z">
        <w:r w:rsidR="007A55DC" w:rsidRPr="00B207B1">
          <w:rPr>
            <w:rFonts w:hAnsiTheme="minorEastAsia" w:hint="eastAsia"/>
          </w:rPr>
          <w:t>访问用户的</w:t>
        </w:r>
      </w:ins>
      <w:r w:rsidR="00DC3BB6" w:rsidRPr="00B207B1">
        <w:rPr>
          <w:rFonts w:hAnsiTheme="minorEastAsia"/>
          <w:rPrChange w:id="1302" w:author="JY0225" w:date="2017-08-24T11:10:00Z">
            <w:rPr>
              <w:rFonts w:ascii="Times New Roman" w:hAnsi="Times New Roman"/>
              <w:spacing w:val="10"/>
            </w:rPr>
          </w:rPrChange>
        </w:rPr>
        <w:t>Dropbox</w:t>
      </w:r>
      <w:ins w:id="1303" w:author="微软用户" w:date="2017-08-27T14:57:00Z">
        <w:r w:rsidR="00300C53" w:rsidRPr="00B207B1">
          <w:rPr>
            <w:rFonts w:hAnsiTheme="minorEastAsia"/>
          </w:rPr>
          <w:t>资源</w:t>
        </w:r>
      </w:ins>
      <w:del w:id="1304" w:author="微软用户" w:date="2017-08-27T14:57:00Z">
        <w:r w:rsidR="00DC3BB6" w:rsidRPr="00B207B1" w:rsidDel="00300C53">
          <w:rPr>
            <w:rFonts w:hAnsiTheme="minorEastAsia" w:hint="eastAsia"/>
            <w:rPrChange w:id="1305"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1306" w:author="JY0225" w:date="2017-08-24T11:10:00Z">
              <w:rPr>
                <w:rFonts w:ascii="Times New Roman" w:hAnsi="Times New Roman" w:hint="eastAsia"/>
                <w:spacing w:val="10"/>
              </w:rPr>
            </w:rPrChange>
          </w:rPr>
          <w:delText>连接</w:delText>
        </w:r>
      </w:del>
      <w:r w:rsidR="00DC3BB6" w:rsidRPr="00B207B1">
        <w:rPr>
          <w:rFonts w:hAnsiTheme="minorEastAsia" w:hint="eastAsia"/>
          <w:rPrChange w:id="1307" w:author="JY0225" w:date="2017-08-24T11:10:00Z">
            <w:rPr>
              <w:rFonts w:ascii="Times New Roman" w:hAnsi="Times New Roman" w:hint="eastAsia"/>
              <w:spacing w:val="10"/>
            </w:rPr>
          </w:rPrChange>
        </w:rPr>
        <w:t>。</w:t>
      </w:r>
      <w:del w:id="1308" w:author="微软用户" w:date="2017-08-27T14:57:00Z">
        <w:r w:rsidR="00DC3BB6" w:rsidRPr="00B207B1" w:rsidDel="0005558D">
          <w:rPr>
            <w:rFonts w:hAnsiTheme="minorEastAsia" w:hint="eastAsia"/>
            <w:rPrChange w:id="1309"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1310"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1311"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1312" w:name="_Toc492457585"/>
      <w:r w:rsidRPr="00B207B1">
        <w:t xml:space="preserve">1.2 </w:t>
      </w:r>
      <w:bookmarkEnd w:id="677"/>
      <w:bookmarkEnd w:id="678"/>
      <w:bookmarkEnd w:id="679"/>
      <w:r w:rsidR="00C06BEE" w:rsidRPr="00B207B1">
        <w:rPr>
          <w:rFonts w:hint="eastAsia"/>
        </w:rPr>
        <w:t>研究内容及意义</w:t>
      </w:r>
      <w:bookmarkEnd w:id="1312"/>
    </w:p>
    <w:p w14:paraId="2A1273AB" w14:textId="71785AD4" w:rsidR="008E66D8" w:rsidRPr="00B207B1" w:rsidRDefault="001D3873" w:rsidP="00A078AB">
      <w:pPr>
        <w:spacing w:line="400" w:lineRule="exact"/>
        <w:ind w:firstLine="420"/>
        <w:rPr>
          <w:rFonts w:hAnsiTheme="minorEastAsia"/>
          <w:rPrChange w:id="1313" w:author="JY0225" w:date="2017-08-24T11:10:00Z">
            <w:rPr>
              <w:rFonts w:ascii="Times New Roman" w:hAnsi="Times New Roman"/>
              <w:spacing w:val="10"/>
            </w:rPr>
          </w:rPrChange>
        </w:rPr>
      </w:pPr>
      <w:r w:rsidRPr="00B207B1">
        <w:rPr>
          <w:rFonts w:hAnsiTheme="minorEastAsia" w:hint="eastAsia"/>
          <w:rPrChange w:id="1314" w:author="JY0225" w:date="2017-08-24T11:10:00Z">
            <w:rPr>
              <w:rFonts w:ascii="Times New Roman" w:hAnsi="Times New Roman" w:hint="eastAsia"/>
              <w:spacing w:val="10"/>
            </w:rPr>
          </w:rPrChange>
        </w:rPr>
        <w:t>由国家“核高基”科技重大专项自主研</w:t>
      </w:r>
      <w:ins w:id="1315" w:author="微软用户" w:date="2017-08-27T15:08:00Z">
        <w:r w:rsidR="00C9097E" w:rsidRPr="00B207B1">
          <w:rPr>
            <w:rFonts w:hAnsiTheme="minorEastAsia"/>
          </w:rPr>
          <w:t>发</w:t>
        </w:r>
      </w:ins>
      <w:del w:id="1316" w:author="微软用户" w:date="2017-08-27T15:08:00Z">
        <w:r w:rsidRPr="00B207B1" w:rsidDel="00C9097E">
          <w:rPr>
            <w:rFonts w:hAnsiTheme="minorEastAsia" w:hint="eastAsia"/>
            <w:rPrChange w:id="1317" w:author="JY0225" w:date="2017-08-24T11:10:00Z">
              <w:rPr>
                <w:rFonts w:ascii="Times New Roman" w:hAnsi="Times New Roman" w:hint="eastAsia"/>
                <w:spacing w:val="10"/>
              </w:rPr>
            </w:rPrChange>
          </w:rPr>
          <w:delText>制</w:delText>
        </w:r>
      </w:del>
      <w:r w:rsidRPr="00B207B1">
        <w:rPr>
          <w:rFonts w:hAnsiTheme="minorEastAsia" w:hint="eastAsia"/>
          <w:rPrChange w:id="1318" w:author="JY0225" w:date="2017-08-24T11:10:00Z">
            <w:rPr>
              <w:rFonts w:ascii="Times New Roman" w:hAnsi="Times New Roman" w:hint="eastAsia"/>
              <w:spacing w:val="10"/>
            </w:rPr>
          </w:rPrChange>
        </w:rPr>
        <w:t>的云</w:t>
      </w:r>
      <w:r w:rsidR="00476838" w:rsidRPr="00B207B1">
        <w:rPr>
          <w:rFonts w:hAnsiTheme="minorEastAsia" w:hint="eastAsia"/>
          <w:rPrChange w:id="1319" w:author="JY0225" w:date="2017-08-24T11:10:00Z">
            <w:rPr>
              <w:rFonts w:ascii="Times New Roman" w:hAnsi="Times New Roman" w:hint="eastAsia"/>
              <w:spacing w:val="10"/>
            </w:rPr>
          </w:rPrChange>
        </w:rPr>
        <w:t>备份</w:t>
      </w:r>
      <w:r w:rsidRPr="00B207B1">
        <w:rPr>
          <w:rFonts w:hAnsiTheme="minorEastAsia" w:hint="eastAsia"/>
          <w:rPrChange w:id="1320" w:author="JY0225" w:date="2017-08-24T11:10:00Z">
            <w:rPr>
              <w:rFonts w:ascii="Times New Roman" w:hAnsi="Times New Roman" w:hint="eastAsia"/>
              <w:spacing w:val="10"/>
            </w:rPr>
          </w:rPrChange>
        </w:rPr>
        <w:t>服务平台</w:t>
      </w:r>
      <w:r w:rsidR="00144DC7" w:rsidRPr="00B207B1">
        <w:rPr>
          <w:rFonts w:hAnsiTheme="minorEastAsia" w:hint="eastAsia"/>
          <w:rPrChange w:id="1321"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3F32D9">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1322" w:author="JY0225" w:date="2017-08-24T11:10:00Z">
            <w:rPr>
              <w:rFonts w:ascii="Times New Roman" w:hAnsi="Times New Roman" w:hint="eastAsia"/>
              <w:spacing w:val="10"/>
            </w:rPr>
          </w:rPrChange>
        </w:rPr>
        <w:t>。</w:t>
      </w:r>
      <w:r w:rsidR="00D30616" w:rsidRPr="00B207B1">
        <w:rPr>
          <w:rFonts w:hAnsiTheme="minorEastAsia" w:hint="eastAsia"/>
          <w:rPrChange w:id="1323" w:author="JY0225" w:date="2017-08-24T11:10:00Z">
            <w:rPr>
              <w:rFonts w:ascii="Times New Roman" w:hAnsi="Times New Roman" w:hint="eastAsia"/>
              <w:spacing w:val="10"/>
            </w:rPr>
          </w:rPrChange>
        </w:rPr>
        <w:t>然而，这些基础的</w:t>
      </w:r>
      <w:ins w:id="1324" w:author="微软用户" w:date="2017-08-27T15:15:00Z">
        <w:r w:rsidR="009E6E6E" w:rsidRPr="00B207B1">
          <w:rPr>
            <w:rFonts w:hAnsiTheme="minorEastAsia"/>
          </w:rPr>
          <w:t>功能已</w:t>
        </w:r>
      </w:ins>
      <w:del w:id="1325" w:author="微软用户" w:date="2017-08-27T15:15:00Z">
        <w:r w:rsidR="00D30616" w:rsidRPr="00B207B1" w:rsidDel="009E6E6E">
          <w:rPr>
            <w:rFonts w:hAnsiTheme="minorEastAsia" w:hint="eastAsia"/>
            <w:rPrChange w:id="1326" w:author="JY0225" w:date="2017-08-24T11:10:00Z">
              <w:rPr>
                <w:rFonts w:ascii="Times New Roman" w:hAnsi="Times New Roman" w:hint="eastAsia"/>
                <w:spacing w:val="10"/>
              </w:rPr>
            </w:rPrChange>
          </w:rPr>
          <w:delText>功能</w:delText>
        </w:r>
      </w:del>
      <w:ins w:id="1327" w:author="JY0225" w:date="2017-08-14T12:31:00Z">
        <w:del w:id="1328" w:author="微软用户" w:date="2017-08-27T15:15:00Z">
          <w:r w:rsidR="008621A3" w:rsidRPr="00B207B1" w:rsidDel="009E6E6E">
            <w:rPr>
              <w:rFonts w:hAnsiTheme="minorEastAsia" w:hint="eastAsia"/>
              <w:rPrChange w:id="1329" w:author="JY0225" w:date="2017-08-24T11:10:00Z">
                <w:rPr>
                  <w:rFonts w:ascii="Times New Roman" w:hAnsi="Times New Roman" w:hint="eastAsia"/>
                  <w:spacing w:val="10"/>
                </w:rPr>
              </w:rPrChange>
            </w:rPr>
            <w:delText>还</w:delText>
          </w:r>
        </w:del>
      </w:ins>
      <w:del w:id="1330" w:author="JY0225" w:date="2017-08-14T12:31:00Z">
        <w:r w:rsidR="00D30616" w:rsidRPr="00B207B1" w:rsidDel="008621A3">
          <w:rPr>
            <w:rFonts w:hAnsiTheme="minorEastAsia" w:hint="eastAsia"/>
            <w:rPrChange w:id="1331" w:author="JY0225" w:date="2017-08-24T11:10:00Z">
              <w:rPr>
                <w:rFonts w:ascii="Times New Roman" w:hAnsi="Times New Roman" w:hint="eastAsia"/>
                <w:spacing w:val="10"/>
              </w:rPr>
            </w:rPrChange>
          </w:rPr>
          <w:delText>已经</w:delText>
        </w:r>
      </w:del>
      <w:r w:rsidR="00D30616" w:rsidRPr="00B207B1">
        <w:rPr>
          <w:rFonts w:hAnsiTheme="minorEastAsia" w:hint="eastAsia"/>
          <w:rPrChange w:id="1332"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1333" w:author="JY0225" w:date="2017-08-24T11:10:00Z">
            <w:rPr>
              <w:rFonts w:ascii="Times New Roman" w:hAnsi="Times New Roman" w:hint="eastAsia"/>
              <w:spacing w:val="10"/>
            </w:rPr>
          </w:rPrChange>
        </w:rPr>
        <w:t>行业的需求</w:t>
      </w:r>
      <w:r w:rsidR="00DA53A9" w:rsidRPr="00B207B1">
        <w:rPr>
          <w:rFonts w:hAnsiTheme="minorEastAsia" w:hint="eastAsia"/>
          <w:rPrChange w:id="1334" w:author="JY0225" w:date="2017-08-24T11:10:00Z">
            <w:rPr>
              <w:rFonts w:ascii="Times New Roman" w:hAnsi="Times New Roman" w:hint="eastAsia"/>
              <w:spacing w:val="10"/>
            </w:rPr>
          </w:rPrChange>
        </w:rPr>
        <w:t>。</w:t>
      </w:r>
      <w:r w:rsidR="00D26CF8" w:rsidRPr="00B207B1">
        <w:rPr>
          <w:rFonts w:hAnsiTheme="minorEastAsia" w:hint="eastAsia"/>
          <w:rPrChange w:id="1335" w:author="JY0225" w:date="2017-08-24T11:10:00Z">
            <w:rPr>
              <w:rFonts w:ascii="Times New Roman" w:hAnsi="Times New Roman" w:hint="eastAsia"/>
              <w:spacing w:val="10"/>
            </w:rPr>
          </w:rPrChange>
        </w:rPr>
        <w:t>云备份关键技术作为产品的核心竞争力，已成为了各大供应商</w:t>
      </w:r>
      <w:del w:id="1336" w:author="微软用户" w:date="2017-08-27T15:16:00Z">
        <w:r w:rsidR="00D26CF8" w:rsidRPr="00B207B1" w:rsidDel="003566AC">
          <w:rPr>
            <w:rFonts w:hAnsiTheme="minorEastAsia" w:hint="eastAsia"/>
            <w:rPrChange w:id="1337" w:author="JY0225" w:date="2017-08-24T11:10:00Z">
              <w:rPr>
                <w:rFonts w:ascii="Times New Roman" w:hAnsi="Times New Roman" w:hint="eastAsia"/>
                <w:spacing w:val="10"/>
              </w:rPr>
            </w:rPrChange>
          </w:rPr>
          <w:delText>的</w:delText>
        </w:r>
      </w:del>
      <w:r w:rsidR="00D26CF8" w:rsidRPr="00B207B1">
        <w:rPr>
          <w:rFonts w:hAnsiTheme="minorEastAsia" w:hint="eastAsia"/>
          <w:rPrChange w:id="1338" w:author="JY0225" w:date="2017-08-24T11:10:00Z">
            <w:rPr>
              <w:rFonts w:ascii="Times New Roman" w:hAnsi="Times New Roman" w:hint="eastAsia"/>
              <w:spacing w:val="10"/>
            </w:rPr>
          </w:rPrChange>
        </w:rPr>
        <w:t>研究的重点</w:t>
      </w:r>
      <w:r w:rsidR="00D21E05" w:rsidRPr="00B207B1">
        <w:rPr>
          <w:rFonts w:hAnsiTheme="minorEastAsia" w:hint="eastAsia"/>
          <w:rPrChange w:id="1339" w:author="JY0225" w:date="2017-08-24T11:10:00Z">
            <w:rPr>
              <w:rFonts w:ascii="Times New Roman" w:hAnsi="Times New Roman" w:hint="eastAsia"/>
              <w:spacing w:val="10"/>
            </w:rPr>
          </w:rPrChange>
        </w:rPr>
        <w:t>，</w:t>
      </w:r>
      <w:r w:rsidR="00E1521A" w:rsidRPr="00B207B1">
        <w:rPr>
          <w:rFonts w:hAnsiTheme="minorEastAsia" w:hint="eastAsia"/>
          <w:rPrChange w:id="1340" w:author="JY0225" w:date="2017-08-24T11:10:00Z">
            <w:rPr>
              <w:rFonts w:ascii="Times New Roman" w:hAnsi="Times New Roman" w:hint="eastAsia"/>
              <w:spacing w:val="10"/>
            </w:rPr>
          </w:rPrChange>
        </w:rPr>
        <w:t>而</w:t>
      </w:r>
      <w:del w:id="1341" w:author="微软用户" w:date="2017-08-27T15:16:00Z">
        <w:r w:rsidR="00E1521A" w:rsidRPr="00B207B1" w:rsidDel="00515F51">
          <w:rPr>
            <w:rFonts w:hAnsiTheme="minorEastAsia" w:hint="eastAsia"/>
            <w:rPrChange w:id="1342"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1343"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1344"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1345"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1346" w:author="JY0225" w:date="2017-08-24T11:10:00Z">
              <w:rPr>
                <w:rFonts w:ascii="Times New Roman" w:hAnsi="Times New Roman" w:hint="eastAsia"/>
                <w:spacing w:val="10"/>
              </w:rPr>
            </w:rPrChange>
          </w:rPr>
          <w:delText>关键</w:delText>
        </w:r>
      </w:del>
      <w:ins w:id="1347" w:author="微软用户" w:date="2017-08-27T15:16:00Z">
        <w:r w:rsidR="00515F51" w:rsidRPr="00B207B1">
          <w:rPr>
            <w:rFonts w:hAnsiTheme="minorEastAsia" w:hint="eastAsia"/>
          </w:rPr>
          <w:t>这些</w:t>
        </w:r>
      </w:ins>
      <w:r w:rsidR="00943525" w:rsidRPr="00B207B1">
        <w:rPr>
          <w:rFonts w:hAnsiTheme="minorEastAsia" w:hint="eastAsia"/>
          <w:rPrChange w:id="1348" w:author="JY0225" w:date="2017-08-24T11:10:00Z">
            <w:rPr>
              <w:rFonts w:ascii="Times New Roman" w:hAnsi="Times New Roman" w:hint="eastAsia"/>
              <w:spacing w:val="10"/>
            </w:rPr>
          </w:rPrChange>
        </w:rPr>
        <w:t>技术</w:t>
      </w:r>
      <w:r w:rsidR="001F0FE9" w:rsidRPr="00B207B1">
        <w:rPr>
          <w:rFonts w:hAnsiTheme="minorEastAsia" w:hint="eastAsia"/>
          <w:rPrChange w:id="1349"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1350" w:author="JY0225" w:date="2017-08-24T11:10:00Z">
            <w:rPr>
              <w:rFonts w:ascii="Times New Roman" w:hAnsi="Times New Roman" w:hint="eastAsia"/>
              <w:spacing w:val="10"/>
            </w:rPr>
          </w:rPrChange>
        </w:rPr>
        <w:t>通过</w:t>
      </w:r>
      <w:r w:rsidR="0009664F" w:rsidRPr="00B207B1">
        <w:rPr>
          <w:rFonts w:hAnsiTheme="minorEastAsia" w:hint="eastAsia"/>
          <w:rPrChange w:id="1351" w:author="JY0225" w:date="2017-08-24T11:10:00Z">
            <w:rPr>
              <w:rFonts w:ascii="Times New Roman" w:hAnsi="Times New Roman" w:hint="eastAsia"/>
              <w:spacing w:val="10"/>
            </w:rPr>
          </w:rPrChange>
        </w:rPr>
        <w:t>对</w:t>
      </w:r>
      <w:r w:rsidR="00E05DB3" w:rsidRPr="00B207B1">
        <w:rPr>
          <w:rFonts w:hAnsiTheme="minorEastAsia" w:hint="eastAsia"/>
          <w:rPrChange w:id="1352" w:author="JY0225" w:date="2017-08-24T11:10:00Z">
            <w:rPr>
              <w:rFonts w:ascii="Times New Roman" w:hAnsi="Times New Roman" w:hint="eastAsia"/>
              <w:spacing w:val="10"/>
            </w:rPr>
          </w:rPrChange>
        </w:rPr>
        <w:t>现有</w:t>
      </w:r>
      <w:r w:rsidR="00612F8E" w:rsidRPr="00B207B1">
        <w:rPr>
          <w:rFonts w:hAnsiTheme="minorEastAsia" w:hint="eastAsia"/>
          <w:rPrChange w:id="1353" w:author="JY0225" w:date="2017-08-24T11:10:00Z">
            <w:rPr>
              <w:rFonts w:ascii="Times New Roman" w:hAnsi="Times New Roman" w:hint="eastAsia"/>
              <w:spacing w:val="10"/>
            </w:rPr>
          </w:rPrChange>
        </w:rPr>
        <w:t>的</w:t>
      </w:r>
      <w:r w:rsidR="0009664F" w:rsidRPr="00B207B1">
        <w:rPr>
          <w:rFonts w:hAnsiTheme="minorEastAsia" w:hint="eastAsia"/>
          <w:rPrChange w:id="1354" w:author="JY0225" w:date="2017-08-24T11:10:00Z">
            <w:rPr>
              <w:rFonts w:ascii="Times New Roman" w:hAnsi="Times New Roman" w:hint="eastAsia"/>
              <w:spacing w:val="10"/>
            </w:rPr>
          </w:rPrChange>
        </w:rPr>
        <w:t>中间件系统</w:t>
      </w:r>
      <w:r w:rsidR="00BF6461" w:rsidRPr="00B207B1">
        <w:rPr>
          <w:rFonts w:hAnsiTheme="minorEastAsia" w:hint="eastAsia"/>
          <w:rPrChange w:id="1355" w:author="JY0225" w:date="2017-08-24T11:10:00Z">
            <w:rPr>
              <w:rFonts w:ascii="Times New Roman" w:hAnsi="Times New Roman" w:hint="eastAsia"/>
              <w:spacing w:val="10"/>
            </w:rPr>
          </w:rPrChange>
        </w:rPr>
        <w:t>进行</w:t>
      </w:r>
      <w:r w:rsidR="0009664F" w:rsidRPr="00B207B1">
        <w:rPr>
          <w:rFonts w:hAnsiTheme="minorEastAsia" w:hint="eastAsia"/>
          <w:rPrChange w:id="1356" w:author="JY0225" w:date="2017-08-24T11:10:00Z">
            <w:rPr>
              <w:rFonts w:ascii="Times New Roman" w:hAnsi="Times New Roman" w:hint="eastAsia"/>
              <w:spacing w:val="10"/>
            </w:rPr>
          </w:rPrChange>
        </w:rPr>
        <w:t>全面分析，</w:t>
      </w:r>
      <w:r w:rsidR="001F0FE9" w:rsidRPr="00B207B1">
        <w:rPr>
          <w:rFonts w:hAnsiTheme="minorEastAsia" w:hint="eastAsia"/>
          <w:rPrChange w:id="1357"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1358" w:author="JY0225" w:date="2017-08-24T11:10:00Z">
            <w:rPr>
              <w:rFonts w:ascii="Times New Roman" w:hAnsi="Times New Roman" w:hint="eastAsia"/>
              <w:spacing w:val="10"/>
            </w:rPr>
          </w:rPrChange>
        </w:rPr>
        <w:t>，</w:t>
      </w:r>
      <w:r w:rsidR="00587634" w:rsidRPr="00B207B1">
        <w:rPr>
          <w:rFonts w:hAnsiTheme="minorEastAsia" w:hint="eastAsia"/>
          <w:rPrChange w:id="1359" w:author="JY0225" w:date="2017-08-24T11:10:00Z">
            <w:rPr>
              <w:rFonts w:ascii="Times New Roman" w:hAnsi="Times New Roman" w:hint="eastAsia"/>
              <w:spacing w:val="10"/>
            </w:rPr>
          </w:rPrChange>
        </w:rPr>
        <w:t>对</w:t>
      </w:r>
      <w:r w:rsidR="00DC0C8E" w:rsidRPr="00B207B1">
        <w:rPr>
          <w:rFonts w:hAnsiTheme="minorEastAsia" w:hint="eastAsia"/>
          <w:rPrChange w:id="1360" w:author="JY0225" w:date="2017-08-24T11:10:00Z">
            <w:rPr>
              <w:rFonts w:ascii="Times New Roman" w:hAnsi="Times New Roman" w:hint="eastAsia"/>
              <w:spacing w:val="10"/>
            </w:rPr>
          </w:rPrChange>
        </w:rPr>
        <w:t>中间件的关键技术</w:t>
      </w:r>
      <w:r w:rsidR="00D54DD6" w:rsidRPr="00B207B1">
        <w:rPr>
          <w:rFonts w:hAnsiTheme="minorEastAsia" w:hint="eastAsia"/>
          <w:rPrChange w:id="1361" w:author="JY0225" w:date="2017-08-24T11:10:00Z">
            <w:rPr>
              <w:rFonts w:ascii="Times New Roman" w:hAnsi="Times New Roman" w:hint="eastAsia"/>
              <w:spacing w:val="10"/>
            </w:rPr>
          </w:rPrChange>
        </w:rPr>
        <w:t>进行</w:t>
      </w:r>
      <w:del w:id="1362" w:author="微软用户" w:date="2017-08-27T17:11:00Z">
        <w:r w:rsidR="00D54DD6" w:rsidRPr="00B207B1" w:rsidDel="00780111">
          <w:rPr>
            <w:rFonts w:hAnsiTheme="minorEastAsia" w:hint="eastAsia"/>
            <w:rPrChange w:id="1363" w:author="JY0225" w:date="2017-08-24T11:10:00Z">
              <w:rPr>
                <w:rFonts w:ascii="Times New Roman" w:hAnsi="Times New Roman" w:hint="eastAsia"/>
                <w:spacing w:val="10"/>
              </w:rPr>
            </w:rPrChange>
          </w:rPr>
          <w:delText>自主研发</w:delText>
        </w:r>
      </w:del>
      <w:ins w:id="1364" w:author="微软用户" w:date="2017-08-27T17:11:00Z">
        <w:r w:rsidR="00780111" w:rsidRPr="00B207B1">
          <w:rPr>
            <w:rFonts w:hAnsiTheme="minorEastAsia" w:hint="eastAsia"/>
          </w:rPr>
          <w:t>优化</w:t>
        </w:r>
      </w:ins>
      <w:r w:rsidR="00D54DD6" w:rsidRPr="00B207B1">
        <w:rPr>
          <w:rFonts w:hAnsiTheme="minorEastAsia" w:hint="eastAsia"/>
          <w:rPrChange w:id="1365" w:author="JY0225" w:date="2017-08-24T11:10:00Z">
            <w:rPr>
              <w:rFonts w:ascii="Times New Roman" w:hAnsi="Times New Roman" w:hint="eastAsia"/>
              <w:spacing w:val="10"/>
            </w:rPr>
          </w:rPrChange>
        </w:rPr>
        <w:t>，以符合当前云</w:t>
      </w:r>
      <w:r w:rsidR="00476838" w:rsidRPr="00B207B1">
        <w:rPr>
          <w:rFonts w:hAnsiTheme="minorEastAsia" w:hint="eastAsia"/>
          <w:rPrChange w:id="1366"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1367" w:author="JY0225" w:date="2017-08-24T11:10:00Z">
            <w:rPr>
              <w:rFonts w:ascii="Times New Roman" w:hAnsi="Times New Roman" w:hint="eastAsia"/>
              <w:spacing w:val="10"/>
            </w:rPr>
          </w:rPrChange>
        </w:rPr>
        <w:t>行业的发展趋势</w:t>
      </w:r>
      <w:r w:rsidR="00B447F7" w:rsidRPr="00B207B1">
        <w:rPr>
          <w:rFonts w:hAnsiTheme="minorEastAsia" w:hint="eastAsia"/>
          <w:rPrChange w:id="1368"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1369" w:author="JY0225" w:date="2017-08-24T11:10:00Z">
            <w:rPr>
              <w:rFonts w:ascii="Times New Roman" w:hAnsi="Times New Roman"/>
              <w:spacing w:val="10"/>
            </w:rPr>
          </w:rPrChange>
        </w:rPr>
      </w:pPr>
      <w:r w:rsidRPr="00B207B1">
        <w:rPr>
          <w:rFonts w:hAnsiTheme="minorEastAsia" w:hint="eastAsia"/>
          <w:rPrChange w:id="1370"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1371"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1372"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1373" w:author="JY0225" w:date="2017-08-24T11:10:00Z">
            <w:rPr>
              <w:rFonts w:ascii="Times New Roman" w:hAnsi="Times New Roman" w:hint="eastAsia"/>
              <w:spacing w:val="10"/>
            </w:rPr>
          </w:rPrChange>
        </w:rPr>
        <w:t>的</w:t>
      </w:r>
      <w:r w:rsidRPr="00B207B1">
        <w:rPr>
          <w:rFonts w:hAnsiTheme="minorEastAsia" w:hint="eastAsia"/>
          <w:rPrChange w:id="1374" w:author="JY0225" w:date="2017-08-24T11:10:00Z">
            <w:rPr>
              <w:rFonts w:ascii="Times New Roman" w:hAnsi="Times New Roman" w:hint="eastAsia"/>
              <w:spacing w:val="10"/>
            </w:rPr>
          </w:rPrChange>
        </w:rPr>
        <w:t>分析</w:t>
      </w:r>
      <w:r w:rsidR="00353FB6" w:rsidRPr="00B207B1">
        <w:rPr>
          <w:rFonts w:hAnsiTheme="minorEastAsia" w:hint="eastAsia"/>
          <w:rPrChange w:id="1375" w:author="JY0225" w:date="2017-08-24T11:10:00Z">
            <w:rPr>
              <w:rFonts w:ascii="Times New Roman" w:hAnsi="Times New Roman" w:hint="eastAsia"/>
              <w:spacing w:val="10"/>
            </w:rPr>
          </w:rPrChange>
        </w:rPr>
        <w:t>和优化</w:t>
      </w:r>
      <w:r w:rsidRPr="00B207B1">
        <w:rPr>
          <w:rFonts w:hAnsiTheme="minorEastAsia" w:hint="eastAsia"/>
          <w:rPrChange w:id="1376" w:author="JY0225" w:date="2017-08-24T11:10:00Z">
            <w:rPr>
              <w:rFonts w:ascii="Times New Roman" w:hAnsi="Times New Roman" w:hint="eastAsia"/>
              <w:spacing w:val="10"/>
            </w:rPr>
          </w:rPrChange>
        </w:rPr>
        <w:t>，</w:t>
      </w:r>
      <w:r w:rsidR="00581747" w:rsidRPr="00B207B1">
        <w:rPr>
          <w:rFonts w:hAnsiTheme="minorEastAsia" w:hint="eastAsia"/>
          <w:rPrChange w:id="1377"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1378" w:author="JY0225" w:date="2017-08-24T11:10:00Z">
            <w:rPr>
              <w:rFonts w:ascii="Times New Roman" w:hAnsi="Times New Roman" w:hint="eastAsia"/>
              <w:spacing w:val="10"/>
            </w:rPr>
          </w:rPrChange>
        </w:rPr>
        <w:t>系统</w:t>
      </w:r>
      <w:r w:rsidR="00581747" w:rsidRPr="00B207B1">
        <w:rPr>
          <w:rFonts w:hAnsiTheme="minorEastAsia" w:hint="eastAsia"/>
          <w:rPrChange w:id="1379"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1380" w:author="JY0225" w:date="2017-08-24T11:10:00Z">
            <w:rPr>
              <w:rFonts w:ascii="Times New Roman" w:hAnsi="Times New Roman" w:hint="eastAsia"/>
              <w:spacing w:val="10"/>
            </w:rPr>
          </w:rPrChange>
        </w:rPr>
        <w:t>另外，通过</w:t>
      </w:r>
      <w:r w:rsidR="00F9087C" w:rsidRPr="00B207B1">
        <w:rPr>
          <w:rFonts w:hAnsiTheme="minorEastAsia" w:hint="eastAsia"/>
          <w:rPrChange w:id="1381" w:author="JY0225" w:date="2017-08-24T11:10:00Z">
            <w:rPr>
              <w:rFonts w:ascii="Times New Roman" w:hAnsi="Times New Roman" w:hint="eastAsia"/>
              <w:spacing w:val="10"/>
            </w:rPr>
          </w:rPrChange>
        </w:rPr>
        <w:t>对现有中间件系统</w:t>
      </w:r>
      <w:del w:id="1382" w:author="Liu, Wu" w:date="2017-08-29T10:03:00Z">
        <w:r w:rsidR="00F9087C" w:rsidRPr="00B207B1" w:rsidDel="00EE6945">
          <w:rPr>
            <w:rFonts w:hAnsiTheme="minorEastAsia" w:hint="eastAsia"/>
            <w:rPrChange w:id="1383" w:author="JY0225" w:date="2017-08-24T11:10:00Z">
              <w:rPr>
                <w:rFonts w:ascii="Times New Roman" w:hAnsi="Times New Roman" w:hint="eastAsia"/>
                <w:spacing w:val="10"/>
              </w:rPr>
            </w:rPrChange>
          </w:rPr>
          <w:delText>的</w:delText>
        </w:r>
      </w:del>
      <w:r w:rsidR="00F9087C" w:rsidRPr="00B207B1">
        <w:rPr>
          <w:rFonts w:hAnsiTheme="minorEastAsia" w:hint="eastAsia"/>
          <w:rPrChange w:id="1384"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1385" w:author="JY0225" w:date="2017-08-24T11:10:00Z">
            <w:rPr>
              <w:rFonts w:ascii="Times New Roman" w:hAnsi="Times New Roman"/>
              <w:spacing w:val="10"/>
            </w:rPr>
          </w:rPrChange>
        </w:rPr>
      </w:pPr>
      <w:r w:rsidRPr="00B207B1">
        <w:rPr>
          <w:rFonts w:hAnsiTheme="minorEastAsia" w:hint="eastAsia"/>
          <w:rPrChange w:id="1386" w:author="JY0225" w:date="2017-08-24T11:10:00Z">
            <w:rPr>
              <w:rFonts w:ascii="Times New Roman" w:hAnsi="Times New Roman" w:hint="eastAsia"/>
              <w:spacing w:val="10"/>
            </w:rPr>
          </w:rPrChange>
        </w:rPr>
        <w:t>本文的</w:t>
      </w:r>
      <w:r w:rsidR="00F84322" w:rsidRPr="00B207B1">
        <w:rPr>
          <w:rFonts w:hAnsiTheme="minorEastAsia" w:hint="eastAsia"/>
          <w:rPrChange w:id="1387" w:author="JY0225" w:date="2017-08-24T11:10:00Z">
            <w:rPr>
              <w:rFonts w:ascii="Times New Roman" w:hAnsi="Times New Roman" w:hint="eastAsia"/>
              <w:spacing w:val="10"/>
            </w:rPr>
          </w:rPrChange>
        </w:rPr>
        <w:t>主要</w:t>
      </w:r>
      <w:r w:rsidRPr="00B207B1">
        <w:rPr>
          <w:rFonts w:hAnsiTheme="minorEastAsia" w:hint="eastAsia"/>
          <w:rPrChange w:id="1388"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1389"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1390" w:author="微软用户" w:date="2017-08-20T10:09:00Z"/>
          <w:del w:id="1391" w:author="JY0225" w:date="2017-08-24T10:46:00Z"/>
          <w:rFonts w:hAnsiTheme="minorEastAsia" w:cstheme="minorBidi"/>
          <w:color w:val="000000" w:themeColor="text1"/>
          <w:kern w:val="2"/>
          <w:sz w:val="21"/>
          <w:szCs w:val="22"/>
          <w:rPrChange w:id="1392" w:author="JY0225" w:date="2017-08-24T11:10:00Z">
            <w:rPr>
              <w:ins w:id="1393" w:author="微软用户" w:date="2017-08-20T10:09:00Z"/>
              <w:del w:id="1394" w:author="JY0225" w:date="2017-08-24T10:46:00Z"/>
              <w:rFonts w:ascii="Times New Roman" w:hAnsi="Times New Roman" w:cs="Times New Roman"/>
              <w:spacing w:val="10"/>
            </w:rPr>
          </w:rPrChange>
        </w:rPr>
        <w:pPrChange w:id="1395" w:author="JY0225" w:date="2017-08-24T10:46:00Z">
          <w:pPr>
            <w:pStyle w:val="Default"/>
            <w:numPr>
              <w:numId w:val="12"/>
            </w:numPr>
            <w:spacing w:line="400" w:lineRule="exact"/>
            <w:ind w:left="1140" w:hanging="720"/>
          </w:pPr>
        </w:pPrChange>
      </w:pPr>
      <w:ins w:id="1396" w:author="微软用户" w:date="2017-08-20T11:18:00Z">
        <w:del w:id="1397" w:author="JY0225" w:date="2017-08-24T10:46:00Z">
          <w:r w:rsidRPr="00B207B1" w:rsidDel="00211BF5">
            <w:rPr>
              <w:rFonts w:hAnsiTheme="minorEastAsia" w:cstheme="minorBidi"/>
              <w:color w:val="000000" w:themeColor="text1"/>
              <w:kern w:val="2"/>
              <w:rPrChange w:id="1398" w:author="JY0225" w:date="2017-08-24T11:10:00Z">
                <w:rPr>
                  <w:rFonts w:ascii="Times New Roman" w:hAnsi="Times New Roman"/>
                  <w:spacing w:val="10"/>
                </w:rPr>
              </w:rPrChange>
            </w:rPr>
            <w:delText xml:space="preserve">1. </w:delText>
          </w:r>
        </w:del>
      </w:ins>
      <w:ins w:id="1399" w:author="微软用户" w:date="2017-08-20T10:05:00Z">
        <w:del w:id="1400" w:author="微软用户" w:date="2017-08-20T11:18:00Z">
          <w:r w:rsidR="00A41E84" w:rsidRPr="00B207B1" w:rsidDel="003B296E">
            <w:rPr>
              <w:rFonts w:hAnsiTheme="minorEastAsia" w:cstheme="minorBidi"/>
              <w:color w:val="000000" w:themeColor="text1"/>
              <w:kern w:val="2"/>
              <w:rPrChange w:id="1401" w:author="JY0225" w:date="2017-08-24T11:10:00Z">
                <w:rPr/>
              </w:rPrChange>
            </w:rPr>
            <w:delText></w:delText>
          </w:r>
          <w:r w:rsidR="00A41E84" w:rsidRPr="00B207B1" w:rsidDel="003B296E">
            <w:rPr>
              <w:rFonts w:hAnsiTheme="minorEastAsia" w:cstheme="minorBidi"/>
              <w:color w:val="000000" w:themeColor="text1"/>
              <w:kern w:val="2"/>
              <w:rPrChange w:id="1402" w:author="JY0225" w:date="2017-08-24T11:10:00Z">
                <w:rPr/>
              </w:rPrChange>
            </w:rPr>
            <w:delText></w:delText>
          </w:r>
          <w:r w:rsidR="00A41E84" w:rsidRPr="00B207B1" w:rsidDel="003B296E">
            <w:rPr>
              <w:rFonts w:hAnsiTheme="minorEastAsia" w:cstheme="minorBidi"/>
              <w:color w:val="000000" w:themeColor="text1"/>
              <w:kern w:val="2"/>
              <w:rPrChange w:id="1403" w:author="JY0225" w:date="2017-08-24T11:10:00Z">
                <w:rPr/>
              </w:rPrChange>
            </w:rPr>
            <w:delText></w:delText>
          </w:r>
        </w:del>
      </w:ins>
      <w:r w:rsidR="001D47BE" w:rsidRPr="00B207B1">
        <w:rPr>
          <w:rFonts w:hAnsiTheme="minorEastAsia" w:cstheme="minorBidi" w:hint="eastAsia"/>
          <w:color w:val="000000" w:themeColor="text1"/>
          <w:kern w:val="2"/>
          <w:rPrChange w:id="1404" w:author="JY0225" w:date="2017-08-24T11:10:00Z">
            <w:rPr>
              <w:rFonts w:hint="eastAsia"/>
            </w:rPr>
          </w:rPrChange>
        </w:rPr>
        <w:t>持久会话</w:t>
      </w:r>
      <w:r w:rsidR="00876293" w:rsidRPr="00B207B1">
        <w:rPr>
          <w:rFonts w:hAnsiTheme="minorEastAsia" w:cstheme="minorBidi" w:hint="eastAsia"/>
          <w:color w:val="000000" w:themeColor="text1"/>
          <w:kern w:val="2"/>
          <w:rPrChange w:id="1405" w:author="JY0225" w:date="2017-08-24T11:10:00Z">
            <w:rPr>
              <w:rFonts w:hint="eastAsia"/>
            </w:rPr>
          </w:rPrChange>
        </w:rPr>
        <w:t>管理：</w:t>
      </w:r>
      <w:r w:rsidR="0040112B" w:rsidRPr="00B207B1">
        <w:rPr>
          <w:rFonts w:hAnsiTheme="minorEastAsia" w:cstheme="minorBidi" w:hint="eastAsia"/>
          <w:color w:val="000000" w:themeColor="text1"/>
          <w:kern w:val="2"/>
          <w:rPrChange w:id="1406" w:author="JY0225" w:date="2017-08-24T11:10:00Z">
            <w:rPr>
              <w:rFonts w:hint="eastAsia"/>
            </w:rPr>
          </w:rPrChange>
        </w:rPr>
        <w:t>云</w:t>
      </w:r>
      <w:r w:rsidR="00476838" w:rsidRPr="00B207B1">
        <w:rPr>
          <w:rFonts w:hAnsiTheme="minorEastAsia" w:cstheme="minorBidi" w:hint="eastAsia"/>
          <w:color w:val="000000" w:themeColor="text1"/>
          <w:kern w:val="2"/>
          <w:rPrChange w:id="1407" w:author="JY0225" w:date="2017-08-24T11:10:00Z">
            <w:rPr>
              <w:rFonts w:hint="eastAsia"/>
            </w:rPr>
          </w:rPrChange>
        </w:rPr>
        <w:t>备份</w:t>
      </w:r>
      <w:r w:rsidR="00582425" w:rsidRPr="00B207B1">
        <w:rPr>
          <w:rFonts w:hAnsiTheme="minorEastAsia" w:cstheme="minorBidi" w:hint="eastAsia"/>
          <w:color w:val="000000" w:themeColor="text1"/>
          <w:kern w:val="2"/>
          <w:rPrChange w:id="1408" w:author="JY0225" w:date="2017-08-24T11:10:00Z">
            <w:rPr>
              <w:rFonts w:hint="eastAsia"/>
            </w:rPr>
          </w:rPrChange>
        </w:rPr>
        <w:t>中间件在客户端和服务器之间工作，多个客</w:t>
      </w:r>
    </w:p>
    <w:p w14:paraId="34E20232" w14:textId="3445D699" w:rsidR="00876293" w:rsidRPr="00B207B1" w:rsidRDefault="00582425">
      <w:pPr>
        <w:numPr>
          <w:ilvl w:val="0"/>
          <w:numId w:val="18"/>
        </w:numPr>
        <w:spacing w:line="400" w:lineRule="exact"/>
        <w:rPr>
          <w:rFonts w:hAnsiTheme="minorEastAsia"/>
          <w:color w:val="000000" w:themeColor="text1"/>
          <w:rPrChange w:id="1409" w:author="JY0225" w:date="2017-08-24T11:10:00Z">
            <w:rPr>
              <w:sz w:val="23"/>
              <w:szCs w:val="23"/>
            </w:rPr>
          </w:rPrChange>
        </w:rPr>
        <w:pPrChange w:id="1410" w:author="JY0225" w:date="2017-08-24T10:46:00Z">
          <w:pPr>
            <w:spacing w:line="400" w:lineRule="exact"/>
          </w:pPr>
        </w:pPrChange>
      </w:pPr>
      <w:r w:rsidRPr="00B207B1">
        <w:rPr>
          <w:rFonts w:hAnsiTheme="minorEastAsia" w:hint="eastAsia"/>
          <w:color w:val="000000" w:themeColor="text1"/>
          <w:rPrChange w:id="1411" w:author="JY0225" w:date="2017-08-24T11:10:00Z">
            <w:rPr>
              <w:rFonts w:hint="eastAsia"/>
            </w:rPr>
          </w:rPrChange>
        </w:rPr>
        <w:t>户端的命令通过中间件提交给服务器。</w:t>
      </w:r>
      <w:r w:rsidR="0098799E" w:rsidRPr="00B207B1">
        <w:rPr>
          <w:rFonts w:hAnsiTheme="minorEastAsia" w:hint="eastAsia"/>
          <w:color w:val="000000" w:themeColor="text1"/>
          <w:rPrChange w:id="1412"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1413" w:author="JY0225" w:date="2017-08-24T11:10:00Z">
            <w:rPr>
              <w:rFonts w:hint="eastAsia"/>
            </w:rPr>
          </w:rPrChange>
        </w:rPr>
        <w:t>系统</w:t>
      </w:r>
      <w:r w:rsidR="0098799E" w:rsidRPr="00B207B1">
        <w:rPr>
          <w:rFonts w:hAnsiTheme="minorEastAsia" w:hint="eastAsia"/>
          <w:color w:val="000000" w:themeColor="text1"/>
          <w:rPrChange w:id="1414" w:author="JY0225" w:date="2017-08-24T11:10:00Z">
            <w:rPr>
              <w:rFonts w:hint="eastAsia"/>
            </w:rPr>
          </w:rPrChange>
        </w:rPr>
        <w:t>出现异常时（如网络中断、中间件死机</w:t>
      </w:r>
      <w:r w:rsidR="009713D6" w:rsidRPr="00B207B1">
        <w:rPr>
          <w:rFonts w:hAnsiTheme="minorEastAsia" w:hint="eastAsia"/>
          <w:color w:val="000000" w:themeColor="text1"/>
          <w:rPrChange w:id="1415" w:author="JY0225" w:date="2017-08-24T11:10:00Z">
            <w:rPr>
              <w:rFonts w:hint="eastAsia"/>
            </w:rPr>
          </w:rPrChange>
        </w:rPr>
        <w:t>），会在</w:t>
      </w:r>
      <w:r w:rsidR="0098799E" w:rsidRPr="00B207B1">
        <w:rPr>
          <w:rFonts w:hAnsiTheme="minorEastAsia" w:hint="eastAsia"/>
          <w:color w:val="000000" w:themeColor="text1"/>
          <w:rPrChange w:id="1416" w:author="JY0225" w:date="2017-08-24T11:10:00Z">
            <w:rPr>
              <w:rFonts w:hint="eastAsia"/>
            </w:rPr>
          </w:rPrChange>
        </w:rPr>
        <w:t>下次重启中间件时自动恢复执行未完成的会话</w:t>
      </w:r>
      <w:ins w:id="1417" w:author="JY0225" w:date="2017-08-24T10:47:00Z">
        <w:r w:rsidR="007265D4" w:rsidRPr="00B207B1">
          <w:rPr>
            <w:rFonts w:hAnsiTheme="minorEastAsia" w:hint="eastAsia"/>
            <w:color w:val="000000" w:themeColor="text1"/>
            <w:rPrChange w:id="1418" w:author="JY0225" w:date="2017-08-24T11:10:00Z">
              <w:rPr>
                <w:rFonts w:hint="eastAsia"/>
                <w:color w:val="000000" w:themeColor="text1"/>
              </w:rPr>
            </w:rPrChange>
          </w:rPr>
          <w:t>。</w:t>
        </w:r>
      </w:ins>
      <w:del w:id="1419" w:author="JY0225" w:date="2017-08-24T10:47:00Z">
        <w:r w:rsidR="0098799E" w:rsidRPr="00B207B1" w:rsidDel="007265D4">
          <w:rPr>
            <w:rFonts w:hAnsiTheme="minorEastAsia" w:hint="eastAsia"/>
            <w:color w:val="000000" w:themeColor="text1"/>
            <w:rPrChange w:id="1420" w:author="JY0225" w:date="2017-08-24T11:10:00Z">
              <w:rPr>
                <w:rFonts w:hint="eastAsia"/>
              </w:rPr>
            </w:rPrChange>
          </w:rPr>
          <w:delText>。</w:delText>
        </w:r>
      </w:del>
      <w:r w:rsidR="00B15A7A" w:rsidRPr="00B207B1">
        <w:rPr>
          <w:rFonts w:hAnsiTheme="minorEastAsia" w:hint="eastAsia"/>
          <w:color w:val="000000" w:themeColor="text1"/>
          <w:rPrChange w:id="1421" w:author="JY0225" w:date="2017-08-24T11:10:00Z">
            <w:rPr>
              <w:rFonts w:hint="eastAsia"/>
            </w:rPr>
          </w:rPrChange>
        </w:rPr>
        <w:t>此外</w:t>
      </w:r>
      <w:r w:rsidR="00411C76" w:rsidRPr="00B207B1">
        <w:rPr>
          <w:rFonts w:hAnsiTheme="minorEastAsia" w:hint="eastAsia"/>
          <w:color w:val="000000" w:themeColor="text1"/>
          <w:rPrChange w:id="1422" w:author="JY0225" w:date="2017-08-24T11:10:00Z">
            <w:rPr>
              <w:rFonts w:hint="eastAsia"/>
            </w:rPr>
          </w:rPrChange>
        </w:rPr>
        <w:t>，</w:t>
      </w:r>
      <w:r w:rsidR="00E35669" w:rsidRPr="00B207B1">
        <w:rPr>
          <w:rFonts w:hAnsiTheme="minorEastAsia" w:hint="eastAsia"/>
          <w:color w:val="000000" w:themeColor="text1"/>
          <w:rPrChange w:id="1423" w:author="JY0225" w:date="2017-08-24T11:10:00Z">
            <w:rPr>
              <w:rFonts w:hint="eastAsia"/>
            </w:rPr>
          </w:rPrChange>
        </w:rPr>
        <w:t>对</w:t>
      </w:r>
      <w:r w:rsidR="00B140A3" w:rsidRPr="00B207B1">
        <w:rPr>
          <w:rFonts w:hAnsiTheme="minorEastAsia" w:hint="eastAsia"/>
          <w:color w:val="000000" w:themeColor="text1"/>
          <w:rPrChange w:id="1424" w:author="JY0225" w:date="2017-08-24T11:10:00Z">
            <w:rPr>
              <w:rFonts w:hint="eastAsia"/>
            </w:rPr>
          </w:rPrChange>
        </w:rPr>
        <w:t>会话信息</w:t>
      </w:r>
      <w:r w:rsidR="003B2FBA" w:rsidRPr="00B207B1">
        <w:rPr>
          <w:rFonts w:hAnsiTheme="minorEastAsia" w:hint="eastAsia"/>
          <w:color w:val="000000" w:themeColor="text1"/>
          <w:rPrChange w:id="1425" w:author="JY0225" w:date="2017-08-24T11:10:00Z">
            <w:rPr>
              <w:rFonts w:hint="eastAsia"/>
            </w:rPr>
          </w:rPrChange>
        </w:rPr>
        <w:t>进行</w:t>
      </w:r>
      <w:r w:rsidR="00E35669" w:rsidRPr="00B207B1">
        <w:rPr>
          <w:rFonts w:hAnsiTheme="minorEastAsia" w:hint="eastAsia"/>
          <w:color w:val="000000" w:themeColor="text1"/>
          <w:rPrChange w:id="1426" w:author="JY0225" w:date="2017-08-24T11:10:00Z">
            <w:rPr>
              <w:rFonts w:hint="eastAsia"/>
            </w:rPr>
          </w:rPrChange>
        </w:rPr>
        <w:t>了</w:t>
      </w:r>
      <w:r w:rsidR="003B2FBA" w:rsidRPr="00B207B1">
        <w:rPr>
          <w:rFonts w:hAnsiTheme="minorEastAsia" w:hint="eastAsia"/>
          <w:color w:val="000000" w:themeColor="text1"/>
          <w:rPrChange w:id="1427" w:author="JY0225" w:date="2017-08-24T11:10:00Z">
            <w:rPr>
              <w:rFonts w:hint="eastAsia"/>
            </w:rPr>
          </w:rPrChange>
        </w:rPr>
        <w:t>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3F32D9">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1428" w:author="JY0225" w:date="2017-08-24T11:10:00Z">
            <w:rPr>
              <w:rFonts w:hint="eastAsia"/>
            </w:rPr>
          </w:rPrChange>
        </w:rPr>
        <w:t>，</w:t>
      </w:r>
      <w:r w:rsidR="003B2FBA" w:rsidRPr="00B207B1">
        <w:rPr>
          <w:rFonts w:hAnsiTheme="minorEastAsia" w:hint="eastAsia"/>
          <w:color w:val="000000" w:themeColor="text1"/>
          <w:rPrChange w:id="1429" w:author="JY0225" w:date="2017-08-24T11:10:00Z">
            <w:rPr>
              <w:rFonts w:hint="eastAsia"/>
            </w:rPr>
          </w:rPrChange>
        </w:rPr>
        <w:lastRenderedPageBreak/>
        <w:t>并且以加密的</w:t>
      </w:r>
      <w:r w:rsidR="00921F85" w:rsidRPr="00B207B1">
        <w:rPr>
          <w:rFonts w:hAnsiTheme="minorEastAsia" w:hint="eastAsia"/>
          <w:color w:val="000000" w:themeColor="text1"/>
          <w:rPrChange w:id="1430" w:author="JY0225" w:date="2017-08-24T11:10:00Z">
            <w:rPr>
              <w:rFonts w:hint="eastAsia"/>
            </w:rPr>
          </w:rPrChange>
        </w:rPr>
        <w:t>形式</w:t>
      </w:r>
      <w:ins w:id="1431" w:author="Liu, Wu" w:date="2017-08-29T10:04:00Z">
        <w:r w:rsidR="00266C91" w:rsidRPr="00B207B1">
          <w:rPr>
            <w:rFonts w:hAnsiTheme="minorEastAsia"/>
            <w:color w:val="000000" w:themeColor="text1"/>
          </w:rPr>
          <w:t>存储</w:t>
        </w:r>
      </w:ins>
      <w:del w:id="1432" w:author="Liu, Wu" w:date="2017-08-29T10:04:00Z">
        <w:r w:rsidR="00476838" w:rsidRPr="00B207B1" w:rsidDel="00266C91">
          <w:rPr>
            <w:rFonts w:hAnsiTheme="minorEastAsia" w:hint="eastAsia"/>
            <w:color w:val="000000" w:themeColor="text1"/>
            <w:rPrChange w:id="1433" w:author="JY0225" w:date="2017-08-24T11:10:00Z">
              <w:rPr>
                <w:rFonts w:hint="eastAsia"/>
              </w:rPr>
            </w:rPrChange>
          </w:rPr>
          <w:delText>备份</w:delText>
        </w:r>
      </w:del>
      <w:r w:rsidR="00921F85" w:rsidRPr="00B207B1">
        <w:rPr>
          <w:rFonts w:hAnsiTheme="minorEastAsia" w:hint="eastAsia"/>
          <w:color w:val="000000" w:themeColor="text1"/>
          <w:rPrChange w:id="1434" w:author="JY0225" w:date="2017-08-24T11:10:00Z">
            <w:rPr>
              <w:rFonts w:hint="eastAsia"/>
            </w:rPr>
          </w:rPrChange>
        </w:rPr>
        <w:t>在数据库中</w:t>
      </w:r>
      <w:r w:rsidR="00B15A7A" w:rsidRPr="00B207B1">
        <w:rPr>
          <w:rFonts w:hAnsiTheme="minorEastAsia" w:hint="eastAsia"/>
          <w:color w:val="000000" w:themeColor="text1"/>
          <w:rPrChange w:id="1435" w:author="JY0225" w:date="2017-08-24T11:10:00Z">
            <w:rPr>
              <w:rFonts w:hint="eastAsia"/>
            </w:rPr>
          </w:rPrChange>
        </w:rPr>
        <w:t>，以提高用户信息的安全性</w:t>
      </w:r>
      <w:r w:rsidR="00921F85" w:rsidRPr="00B207B1">
        <w:rPr>
          <w:rFonts w:hAnsiTheme="minorEastAsia" w:hint="eastAsia"/>
          <w:color w:val="000000" w:themeColor="text1"/>
          <w:rPrChange w:id="1436"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1437" w:author="微软用户" w:date="2017-08-20T10:09:00Z"/>
          <w:del w:id="1438" w:author="JY0225" w:date="2017-08-24T10:49:00Z"/>
          <w:rFonts w:hAnsiTheme="minorEastAsia" w:cstheme="minorBidi"/>
          <w:color w:val="000000" w:themeColor="text1"/>
          <w:rPrChange w:id="1439" w:author="JY0225" w:date="2017-08-24T11:10:00Z">
            <w:rPr>
              <w:ins w:id="1440" w:author="微软用户" w:date="2017-08-20T10:09:00Z"/>
              <w:del w:id="1441" w:author="JY0225" w:date="2017-08-24T10:49:00Z"/>
              <w:rFonts w:ascii="Times New Roman" w:hAnsi="Times New Roman"/>
              <w:spacing w:val="10"/>
            </w:rPr>
          </w:rPrChange>
        </w:rPr>
        <w:pPrChange w:id="1442" w:author="JY0225" w:date="2017-08-24T10:49:00Z">
          <w:pPr>
            <w:pStyle w:val="a5"/>
            <w:numPr>
              <w:numId w:val="12"/>
            </w:numPr>
            <w:spacing w:line="400" w:lineRule="exact"/>
            <w:ind w:left="1140" w:firstLineChars="0" w:hanging="720"/>
          </w:pPr>
        </w:pPrChange>
      </w:pPr>
      <w:ins w:id="1443" w:author="微软用户" w:date="2017-08-20T10:07:00Z">
        <w:del w:id="1444" w:author="JY0225" w:date="2017-08-24T10:50:00Z">
          <w:r w:rsidRPr="00B207B1" w:rsidDel="004D1DB4">
            <w:rPr>
              <w:rFonts w:hAnsiTheme="minorEastAsia" w:cstheme="minorBidi"/>
              <w:color w:val="000000" w:themeColor="text1"/>
              <w:rPrChange w:id="1445"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1446" w:author="JY0225" w:date="2017-08-24T11:10:00Z">
            <w:rPr>
              <w:rFonts w:hint="eastAsia"/>
            </w:rPr>
          </w:rPrChange>
        </w:rPr>
        <w:t>大文件上传：</w:t>
      </w:r>
      <w:r w:rsidR="006835FF" w:rsidRPr="00B207B1">
        <w:rPr>
          <w:rFonts w:hAnsiTheme="minorEastAsia" w:hint="eastAsia"/>
          <w:color w:val="000000" w:themeColor="text1"/>
          <w:rPrChange w:id="1447" w:author="JY0225" w:date="2017-08-24T11:10:00Z">
            <w:rPr>
              <w:rFonts w:hint="eastAsia"/>
            </w:rPr>
          </w:rPrChange>
        </w:rPr>
        <w:t>利用服务器提供的</w:t>
      </w:r>
      <w:del w:id="1448" w:author="Liu, Wu" w:date="2017-08-29T10:04:00Z">
        <w:r w:rsidR="006835FF" w:rsidRPr="00B207B1" w:rsidDel="00FD13FD">
          <w:rPr>
            <w:rFonts w:hAnsiTheme="minorEastAsia" w:hint="eastAsia"/>
            <w:color w:val="000000" w:themeColor="text1"/>
            <w:rPrChange w:id="1449" w:author="JY0225" w:date="2017-08-24T11:10:00Z">
              <w:rPr>
                <w:rFonts w:hint="eastAsia"/>
              </w:rPr>
            </w:rPrChange>
          </w:rPr>
          <w:delText>高级功能</w:delText>
        </w:r>
      </w:del>
      <w:ins w:id="1450"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1451" w:author="JY0225" w:date="2017-08-24T11:10:00Z">
            <w:rPr>
              <w:rFonts w:hint="eastAsia"/>
            </w:rPr>
          </w:rPrChange>
        </w:rPr>
        <w:t>，实现</w:t>
      </w:r>
      <w:r w:rsidR="0032561D" w:rsidRPr="00B207B1">
        <w:rPr>
          <w:rFonts w:hAnsiTheme="minorEastAsia" w:hint="eastAsia"/>
          <w:color w:val="000000" w:themeColor="text1"/>
          <w:rPrChange w:id="1452" w:author="JY0225" w:date="2017-08-24T11:10:00Z">
            <w:rPr>
              <w:rFonts w:hint="eastAsia"/>
            </w:rPr>
          </w:rPrChange>
        </w:rPr>
        <w:t>了</w:t>
      </w:r>
      <w:r w:rsidR="00C06733" w:rsidRPr="00B207B1">
        <w:rPr>
          <w:rFonts w:hAnsiTheme="minorEastAsia" w:hint="eastAsia"/>
          <w:color w:val="000000" w:themeColor="text1"/>
          <w:rPrChange w:id="1453"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1454" w:author="JY0225" w:date="2017-08-24T11:10:00Z">
            <w:rPr/>
          </w:rPrChange>
        </w:rPr>
        <w:pPrChange w:id="1455"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1456" w:author="JY0225" w:date="2017-08-24T11:10:00Z">
            <w:rPr>
              <w:rFonts w:hint="eastAsia"/>
            </w:rPr>
          </w:rPrChange>
        </w:rPr>
        <w:t>功</w:t>
      </w:r>
      <w:ins w:id="1457" w:author="JY0225" w:date="2017-08-24T10:49:00Z">
        <w:r w:rsidR="00BE637B" w:rsidRPr="00B207B1">
          <w:rPr>
            <w:rFonts w:hAnsiTheme="minorEastAsia" w:hint="eastAsia"/>
            <w:color w:val="000000" w:themeColor="text1"/>
            <w:rPrChange w:id="1458" w:author="JY0225" w:date="2017-08-24T11:10:00Z">
              <w:rPr>
                <w:rFonts w:hint="eastAsia"/>
                <w:color w:val="000000" w:themeColor="text1"/>
              </w:rPr>
            </w:rPrChange>
          </w:rPr>
          <w:t>能</w:t>
        </w:r>
      </w:ins>
      <w:del w:id="1459" w:author="微软用户" w:date="2017-08-20T10:06:00Z">
        <w:r w:rsidRPr="00B207B1" w:rsidDel="00A41E84">
          <w:rPr>
            <w:rFonts w:hAnsiTheme="minorEastAsia" w:hint="eastAsia"/>
            <w:color w:val="000000" w:themeColor="text1"/>
            <w:rPrChange w:id="1460" w:author="JY0225" w:date="2017-08-24T11:10:00Z">
              <w:rPr>
                <w:rFonts w:hint="eastAsia"/>
              </w:rPr>
            </w:rPrChange>
          </w:rPr>
          <w:delText>能</w:delText>
        </w:r>
      </w:del>
      <w:r w:rsidRPr="00B207B1">
        <w:rPr>
          <w:rFonts w:hAnsiTheme="minorEastAsia" w:hint="eastAsia"/>
          <w:color w:val="000000" w:themeColor="text1"/>
          <w:rPrChange w:id="1461" w:author="JY0225" w:date="2017-08-24T11:10:00Z">
            <w:rPr>
              <w:rFonts w:hint="eastAsia"/>
            </w:rPr>
          </w:rPrChange>
        </w:rPr>
        <w:t>，在受到网络</w:t>
      </w:r>
      <w:r w:rsidR="001821F6" w:rsidRPr="00B207B1">
        <w:rPr>
          <w:rFonts w:hAnsiTheme="minorEastAsia" w:hint="eastAsia"/>
          <w:color w:val="000000" w:themeColor="text1"/>
          <w:rPrChange w:id="1462" w:author="JY0225" w:date="2017-08-24T11:10:00Z">
            <w:rPr>
              <w:rFonts w:hint="eastAsia"/>
            </w:rPr>
          </w:rPrChange>
        </w:rPr>
        <w:t>状况</w:t>
      </w:r>
      <w:del w:id="1463" w:author="Liu, Wu" w:date="2017-08-29T10:05:00Z">
        <w:r w:rsidR="001821F6" w:rsidRPr="00B207B1" w:rsidDel="00DA79F9">
          <w:rPr>
            <w:rFonts w:hAnsiTheme="minorEastAsia" w:hint="eastAsia"/>
            <w:color w:val="000000" w:themeColor="text1"/>
            <w:rPrChange w:id="1464" w:author="JY0225" w:date="2017-08-24T11:10:00Z">
              <w:rPr>
                <w:rFonts w:hint="eastAsia"/>
              </w:rPr>
            </w:rPrChange>
          </w:rPr>
          <w:delText>受到</w:delText>
        </w:r>
      </w:del>
      <w:r w:rsidRPr="00B207B1">
        <w:rPr>
          <w:rFonts w:hAnsiTheme="minorEastAsia" w:hint="eastAsia"/>
          <w:color w:val="000000" w:themeColor="text1"/>
          <w:rPrChange w:id="1465" w:author="JY0225" w:date="2017-08-24T11:10:00Z">
            <w:rPr>
              <w:rFonts w:hint="eastAsia"/>
            </w:rPr>
          </w:rPrChange>
        </w:rPr>
        <w:t>影响的情况下，</w:t>
      </w:r>
      <w:r w:rsidR="00175CB3" w:rsidRPr="00B207B1">
        <w:rPr>
          <w:rFonts w:hAnsiTheme="minorEastAsia" w:hint="eastAsia"/>
          <w:color w:val="000000" w:themeColor="text1"/>
          <w:rPrChange w:id="1466" w:author="JY0225" w:date="2017-08-24T11:10:00Z">
            <w:rPr>
              <w:rFonts w:hint="eastAsia"/>
            </w:rPr>
          </w:rPrChange>
        </w:rPr>
        <w:t>若文件上传中断</w:t>
      </w:r>
      <w:r w:rsidR="000C5AC0" w:rsidRPr="00B207B1">
        <w:rPr>
          <w:rFonts w:hAnsiTheme="minorEastAsia" w:hint="eastAsia"/>
          <w:color w:val="000000" w:themeColor="text1"/>
          <w:rPrChange w:id="1467" w:author="JY0225" w:date="2017-08-24T11:10:00Z">
            <w:rPr>
              <w:rFonts w:hint="eastAsia"/>
            </w:rPr>
          </w:rPrChange>
        </w:rPr>
        <w:t>，</w:t>
      </w:r>
      <w:r w:rsidR="00DB0556" w:rsidRPr="00B207B1">
        <w:rPr>
          <w:rFonts w:hAnsiTheme="minorEastAsia" w:hint="eastAsia"/>
          <w:color w:val="000000" w:themeColor="text1"/>
          <w:rPrChange w:id="1468" w:author="JY0225" w:date="2017-08-24T11:10:00Z">
            <w:rPr>
              <w:rFonts w:hint="eastAsia"/>
            </w:rPr>
          </w:rPrChange>
        </w:rPr>
        <w:t>会自动启用</w:t>
      </w:r>
      <w:r w:rsidRPr="00B207B1">
        <w:rPr>
          <w:rFonts w:hAnsiTheme="minorEastAsia" w:hint="eastAsia"/>
          <w:color w:val="000000" w:themeColor="text1"/>
          <w:rPrChange w:id="1469" w:author="JY0225" w:date="2017-08-24T11:10:00Z">
            <w:rPr>
              <w:rFonts w:hint="eastAsia"/>
            </w:rPr>
          </w:rPrChange>
        </w:rPr>
        <w:t>断点续传功能</w:t>
      </w:r>
      <w:r w:rsidR="00614159" w:rsidRPr="00B207B1">
        <w:rPr>
          <w:rFonts w:hAnsiTheme="minorEastAsia" w:hint="eastAsia"/>
          <w:color w:val="000000" w:themeColor="text1"/>
          <w:rPrChange w:id="1470" w:author="JY0225" w:date="2017-08-24T11:10:00Z">
            <w:rPr>
              <w:rFonts w:hint="eastAsia"/>
            </w:rPr>
          </w:rPrChange>
        </w:rPr>
        <w:t>，</w:t>
      </w:r>
      <w:r w:rsidR="00B84A4F" w:rsidRPr="00B207B1">
        <w:rPr>
          <w:rFonts w:hAnsiTheme="minorEastAsia" w:hint="eastAsia"/>
          <w:color w:val="000000" w:themeColor="text1"/>
          <w:rPrChange w:id="1471" w:author="JY0225" w:date="2017-08-24T11:10:00Z">
            <w:rPr>
              <w:rFonts w:hint="eastAsia"/>
            </w:rPr>
          </w:rPrChange>
        </w:rPr>
        <w:t>避免数据</w:t>
      </w:r>
      <w:r w:rsidRPr="00B207B1">
        <w:rPr>
          <w:rFonts w:hAnsiTheme="minorEastAsia" w:hint="eastAsia"/>
          <w:color w:val="000000" w:themeColor="text1"/>
          <w:rPrChange w:id="1472"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1473" w:author="微软用户" w:date="2017-08-20T10:10:00Z"/>
          <w:del w:id="1474" w:author="JY0225" w:date="2017-08-24T10:50:00Z"/>
          <w:rFonts w:hAnsiTheme="minorEastAsia" w:cstheme="minorBidi"/>
          <w:color w:val="000000" w:themeColor="text1"/>
          <w:rPrChange w:id="1475" w:author="JY0225" w:date="2017-08-24T11:10:00Z">
            <w:rPr>
              <w:ins w:id="1476" w:author="微软用户" w:date="2017-08-20T10:10:00Z"/>
              <w:del w:id="1477" w:author="JY0225" w:date="2017-08-24T10:50:00Z"/>
              <w:rFonts w:ascii="Times New Roman" w:hAnsi="Times New Roman"/>
              <w:spacing w:val="10"/>
            </w:rPr>
          </w:rPrChange>
        </w:rPr>
        <w:pPrChange w:id="1478" w:author="JY0225" w:date="2017-08-24T10:50:00Z">
          <w:pPr>
            <w:pStyle w:val="a5"/>
            <w:numPr>
              <w:numId w:val="12"/>
            </w:numPr>
            <w:spacing w:line="400" w:lineRule="exact"/>
            <w:ind w:left="1140" w:firstLineChars="0" w:hanging="720"/>
          </w:pPr>
        </w:pPrChange>
      </w:pPr>
      <w:ins w:id="1479" w:author="微软用户" w:date="2017-08-20T10:07:00Z">
        <w:del w:id="1480" w:author="JY0225" w:date="2017-08-24T10:50:00Z">
          <w:r w:rsidRPr="00B207B1" w:rsidDel="0020414D">
            <w:rPr>
              <w:rFonts w:hAnsiTheme="minorEastAsia"/>
              <w:color w:val="000000" w:themeColor="text1"/>
              <w:rPrChange w:id="1481" w:author="JY0225" w:date="2017-08-24T11:10:00Z">
                <w:rPr/>
              </w:rPrChange>
            </w:rPr>
            <w:delText xml:space="preserve">3. </w:delText>
          </w:r>
        </w:del>
      </w:ins>
      <w:r w:rsidR="001A782A" w:rsidRPr="00B207B1">
        <w:rPr>
          <w:rFonts w:hAnsiTheme="minorEastAsia" w:hint="eastAsia"/>
          <w:color w:val="000000" w:themeColor="text1"/>
          <w:rPrChange w:id="1482" w:author="JY0225" w:date="2017-08-24T11:10:00Z">
            <w:rPr>
              <w:rFonts w:hint="eastAsia"/>
            </w:rPr>
          </w:rPrChange>
        </w:rPr>
        <w:t>本地缓存：利用现代计算机普遍较大的</w:t>
      </w:r>
      <w:ins w:id="1483" w:author="Liu, Wu" w:date="2017-08-29T10:05:00Z">
        <w:r w:rsidR="007E2B21" w:rsidRPr="00B207B1">
          <w:rPr>
            <w:rFonts w:hAnsiTheme="minorEastAsia"/>
            <w:color w:val="000000" w:themeColor="text1"/>
          </w:rPr>
          <w:t>存储</w:t>
        </w:r>
      </w:ins>
      <w:del w:id="1484" w:author="Liu, Wu" w:date="2017-08-29T10:05:00Z">
        <w:r w:rsidR="00476838" w:rsidRPr="00B207B1" w:rsidDel="007E2B21">
          <w:rPr>
            <w:rFonts w:hAnsiTheme="minorEastAsia" w:hint="eastAsia"/>
            <w:color w:val="000000" w:themeColor="text1"/>
            <w:rPrChange w:id="1485" w:author="JY0225" w:date="2017-08-24T11:10:00Z">
              <w:rPr>
                <w:rFonts w:hint="eastAsia"/>
              </w:rPr>
            </w:rPrChange>
          </w:rPr>
          <w:delText>备份</w:delText>
        </w:r>
      </w:del>
      <w:r w:rsidR="001A782A" w:rsidRPr="00B207B1">
        <w:rPr>
          <w:rFonts w:hAnsiTheme="minorEastAsia" w:hint="eastAsia"/>
          <w:color w:val="000000" w:themeColor="text1"/>
          <w:rPrChange w:id="1486" w:author="JY0225" w:date="2017-08-24T11:10:00Z">
            <w:rPr>
              <w:rFonts w:hint="eastAsia"/>
            </w:rPr>
          </w:rPrChange>
        </w:rPr>
        <w:t>空间以及</w:t>
      </w:r>
      <w:del w:id="1487" w:author="Liu, Wu" w:date="2017-08-29T10:05:00Z">
        <w:r w:rsidR="001A782A" w:rsidRPr="00B207B1" w:rsidDel="00513532">
          <w:rPr>
            <w:rFonts w:hAnsiTheme="minorEastAsia" w:hint="eastAsia"/>
            <w:color w:val="000000" w:themeColor="text1"/>
            <w:rPrChange w:id="1488" w:author="JY0225" w:date="2017-08-24T11:10:00Z">
              <w:rPr>
                <w:rFonts w:hint="eastAsia"/>
              </w:rPr>
            </w:rPrChange>
          </w:rPr>
          <w:delText>高性能的</w:delText>
        </w:r>
      </w:del>
      <w:r w:rsidR="001A782A" w:rsidRPr="00B207B1">
        <w:rPr>
          <w:rFonts w:hAnsiTheme="minorEastAsia" w:hint="eastAsia"/>
          <w:color w:val="000000" w:themeColor="text1"/>
          <w:rPrChange w:id="1489"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1490" w:author="JY0225" w:date="2017-08-24T11:10:00Z">
            <w:rPr/>
          </w:rPrChange>
        </w:rPr>
        <w:pPrChange w:id="1491"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1492" w:author="JY0225" w:date="2017-08-24T11:10:00Z">
            <w:rPr>
              <w:rFonts w:hint="eastAsia"/>
            </w:rPr>
          </w:rPrChange>
        </w:rPr>
        <w:t>能力，实现</w:t>
      </w:r>
      <w:r w:rsidR="00E74C76" w:rsidRPr="00B207B1">
        <w:rPr>
          <w:rFonts w:hAnsiTheme="minorEastAsia" w:hint="eastAsia"/>
          <w:color w:val="000000" w:themeColor="text1"/>
          <w:rPrChange w:id="1493" w:author="JY0225" w:date="2017-08-24T11:10:00Z">
            <w:rPr>
              <w:rFonts w:hint="eastAsia"/>
            </w:rPr>
          </w:rPrChange>
        </w:rPr>
        <w:t>了</w:t>
      </w:r>
      <w:r w:rsidRPr="00B207B1">
        <w:rPr>
          <w:rFonts w:hAnsiTheme="minorEastAsia" w:hint="eastAsia"/>
          <w:color w:val="000000" w:themeColor="text1"/>
          <w:rPrChange w:id="1494" w:author="JY0225" w:date="2017-08-24T11:10:00Z">
            <w:rPr>
              <w:rFonts w:hint="eastAsia"/>
            </w:rPr>
          </w:rPrChange>
        </w:rPr>
        <w:t>本地缓存管理，</w:t>
      </w:r>
      <w:del w:id="1495" w:author="Liu, Wu" w:date="2017-08-29T10:05:00Z">
        <w:r w:rsidRPr="00B207B1" w:rsidDel="00964D28">
          <w:rPr>
            <w:rFonts w:hAnsiTheme="minorEastAsia" w:hint="eastAsia"/>
            <w:color w:val="000000" w:themeColor="text1"/>
            <w:rPrChange w:id="1496" w:author="JY0225" w:date="2017-08-24T11:10:00Z">
              <w:rPr>
                <w:rFonts w:hint="eastAsia"/>
              </w:rPr>
            </w:rPrChange>
          </w:rPr>
          <w:delText>进一步</w:delText>
        </w:r>
      </w:del>
      <w:r w:rsidRPr="00B207B1">
        <w:rPr>
          <w:rFonts w:hAnsiTheme="minorEastAsia" w:hint="eastAsia"/>
          <w:color w:val="000000" w:themeColor="text1"/>
          <w:rPrChange w:id="1497" w:author="JY0225" w:date="2017-08-24T11:10:00Z">
            <w:rPr>
              <w:rFonts w:hint="eastAsia"/>
            </w:rPr>
          </w:rPrChange>
        </w:rPr>
        <w:t>减少</w:t>
      </w:r>
      <w:del w:id="1498" w:author="Liu, Wu" w:date="2017-08-29T10:05:00Z">
        <w:r w:rsidRPr="00B207B1" w:rsidDel="00964D28">
          <w:rPr>
            <w:rFonts w:hAnsiTheme="minorEastAsia" w:hint="eastAsia"/>
            <w:color w:val="000000" w:themeColor="text1"/>
            <w:rPrChange w:id="1499" w:author="JY0225" w:date="2017-08-24T11:10:00Z">
              <w:rPr>
                <w:rFonts w:hint="eastAsia"/>
              </w:rPr>
            </w:rPrChange>
          </w:rPr>
          <w:delText>了</w:delText>
        </w:r>
      </w:del>
      <w:r w:rsidRPr="00B207B1">
        <w:rPr>
          <w:rFonts w:hAnsiTheme="minorEastAsia" w:hint="eastAsia"/>
          <w:color w:val="000000" w:themeColor="text1"/>
          <w:rPrChange w:id="1500" w:author="JY0225" w:date="2017-08-24T11:10:00Z">
            <w:rPr>
              <w:rFonts w:hint="eastAsia"/>
            </w:rPr>
          </w:rPrChange>
        </w:rPr>
        <w:t>系统</w:t>
      </w:r>
      <w:r w:rsidRPr="00B207B1">
        <w:rPr>
          <w:rFonts w:hAnsiTheme="minorEastAsia"/>
          <w:color w:val="000000" w:themeColor="text1"/>
          <w:rPrChange w:id="1501" w:author="JY0225" w:date="2017-08-24T11:10:00Z">
            <w:rPr/>
          </w:rPrChange>
        </w:rPr>
        <w:t>I/O</w:t>
      </w:r>
      <w:r w:rsidRPr="00B207B1">
        <w:rPr>
          <w:rFonts w:hAnsiTheme="minorEastAsia" w:hint="eastAsia"/>
          <w:color w:val="000000" w:themeColor="text1"/>
          <w:rPrChange w:id="1502" w:author="JY0225" w:date="2017-08-24T11:10:00Z">
            <w:rPr>
              <w:rFonts w:hint="eastAsia"/>
            </w:rPr>
          </w:rPrChange>
        </w:rPr>
        <w:t>操作，提高了中间件</w:t>
      </w:r>
      <w:ins w:id="1503" w:author="Liu, Wu" w:date="2017-08-29T10:06:00Z">
        <w:r w:rsidR="00DF45B8" w:rsidRPr="00B207B1">
          <w:rPr>
            <w:rFonts w:hAnsiTheme="minorEastAsia" w:hint="eastAsia"/>
            <w:color w:val="000000" w:themeColor="text1"/>
          </w:rPr>
          <w:t>系统</w:t>
        </w:r>
      </w:ins>
      <w:ins w:id="1504"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1505" w:author="JY0225" w:date="2017-08-24T11:10:00Z">
            <w:rPr>
              <w:rFonts w:hint="eastAsia"/>
            </w:rPr>
          </w:rPrChange>
        </w:rPr>
        <w:t>性能。</w:t>
      </w:r>
      <w:r w:rsidR="007020C5" w:rsidRPr="00B207B1">
        <w:rPr>
          <w:rFonts w:hAnsiTheme="minorEastAsia" w:hint="eastAsia"/>
          <w:color w:val="000000" w:themeColor="text1"/>
          <w:rPrChange w:id="1506" w:author="JY0225" w:date="2017-08-24T11:10:00Z">
            <w:rPr>
              <w:rFonts w:hint="eastAsia"/>
            </w:rPr>
          </w:rPrChange>
        </w:rPr>
        <w:t>同时，</w:t>
      </w:r>
      <w:r w:rsidR="00AF1FAE" w:rsidRPr="00B207B1">
        <w:rPr>
          <w:rFonts w:hAnsiTheme="minorEastAsia" w:hint="eastAsia"/>
          <w:color w:val="000000" w:themeColor="text1"/>
          <w:rPrChange w:id="1507" w:author="JY0225" w:date="2017-08-24T11:10:00Z">
            <w:rPr>
              <w:rFonts w:hint="eastAsia"/>
            </w:rPr>
          </w:rPrChange>
        </w:rPr>
        <w:t>利用服务器提供的</w:t>
      </w:r>
      <w:del w:id="1508" w:author="Liu, Wu" w:date="2017-08-29T10:06:00Z">
        <w:r w:rsidR="003A3FFF" w:rsidRPr="00B207B1" w:rsidDel="00512567">
          <w:rPr>
            <w:rFonts w:hAnsiTheme="minorEastAsia" w:hint="eastAsia"/>
            <w:color w:val="000000" w:themeColor="text1"/>
            <w:rPrChange w:id="1509" w:author="JY0225" w:date="2017-08-24T11:10:00Z">
              <w:rPr>
                <w:rFonts w:hint="eastAsia"/>
              </w:rPr>
            </w:rPrChange>
          </w:rPr>
          <w:delText>个人</w:delText>
        </w:r>
        <w:r w:rsidR="00476838" w:rsidRPr="00B207B1" w:rsidDel="00512567">
          <w:rPr>
            <w:rFonts w:hAnsiTheme="minorEastAsia" w:hint="eastAsia"/>
            <w:color w:val="000000" w:themeColor="text1"/>
            <w:rPrChange w:id="1510" w:author="JY0225" w:date="2017-08-24T11:10:00Z">
              <w:rPr>
                <w:rFonts w:hint="eastAsia"/>
              </w:rPr>
            </w:rPrChange>
          </w:rPr>
          <w:delText>备份</w:delText>
        </w:r>
        <w:r w:rsidR="00F253FF" w:rsidRPr="00B207B1" w:rsidDel="00512567">
          <w:rPr>
            <w:rFonts w:hAnsiTheme="minorEastAsia" w:hint="eastAsia"/>
            <w:color w:val="000000" w:themeColor="text1"/>
            <w:rPrChange w:id="1511" w:author="JY0225" w:date="2017-08-24T11:10:00Z">
              <w:rPr>
                <w:rFonts w:hint="eastAsia"/>
              </w:rPr>
            </w:rPrChange>
          </w:rPr>
          <w:delText>在</w:delText>
        </w:r>
      </w:del>
      <w:r w:rsidR="00DD69B5" w:rsidRPr="00B207B1">
        <w:rPr>
          <w:rFonts w:hAnsiTheme="minorEastAsia" w:hint="eastAsia"/>
          <w:color w:val="000000" w:themeColor="text1"/>
          <w:rPrChange w:id="1512" w:author="JY0225" w:date="2017-08-24T11:10:00Z">
            <w:rPr>
              <w:rFonts w:hint="eastAsia"/>
            </w:rPr>
          </w:rPrChange>
        </w:rPr>
        <w:t>云端</w:t>
      </w:r>
      <w:del w:id="1513" w:author="Liu, Wu" w:date="2017-08-29T10:06:00Z">
        <w:r w:rsidR="002E5632" w:rsidRPr="00B207B1" w:rsidDel="00512567">
          <w:rPr>
            <w:rFonts w:hAnsiTheme="minorEastAsia" w:hint="eastAsia"/>
            <w:color w:val="000000" w:themeColor="text1"/>
            <w:rPrChange w:id="1514" w:author="JY0225" w:date="2017-08-24T11:10:00Z">
              <w:rPr>
                <w:rFonts w:hint="eastAsia"/>
              </w:rPr>
            </w:rPrChange>
          </w:rPr>
          <w:delText>的</w:delText>
        </w:r>
      </w:del>
      <w:r w:rsidR="003A3FFF" w:rsidRPr="00B207B1">
        <w:rPr>
          <w:rFonts w:hAnsiTheme="minorEastAsia" w:hint="eastAsia"/>
          <w:color w:val="000000" w:themeColor="text1"/>
          <w:rPrChange w:id="1515" w:author="JY0225" w:date="2017-08-24T11:10:00Z">
            <w:rPr>
              <w:rFonts w:hint="eastAsia"/>
            </w:rPr>
          </w:rPrChange>
        </w:rPr>
        <w:t>数据信息</w:t>
      </w:r>
      <w:r w:rsidR="00AF1FAE" w:rsidRPr="00B207B1">
        <w:rPr>
          <w:rFonts w:hAnsiTheme="minorEastAsia" w:hint="eastAsia"/>
          <w:color w:val="000000" w:themeColor="text1"/>
          <w:rPrChange w:id="1516" w:author="JY0225" w:date="2017-08-24T11:10:00Z">
            <w:rPr>
              <w:rFonts w:hint="eastAsia"/>
            </w:rPr>
          </w:rPrChange>
        </w:rPr>
        <w:t>，实现</w:t>
      </w:r>
      <w:r w:rsidR="00B77C9D" w:rsidRPr="00B207B1">
        <w:rPr>
          <w:rFonts w:hAnsiTheme="minorEastAsia" w:hint="eastAsia"/>
          <w:color w:val="000000" w:themeColor="text1"/>
          <w:rPrChange w:id="1517" w:author="JY0225" w:date="2017-08-24T11:10:00Z">
            <w:rPr>
              <w:rFonts w:hint="eastAsia"/>
            </w:rPr>
          </w:rPrChange>
        </w:rPr>
        <w:t>了</w:t>
      </w:r>
      <w:r w:rsidR="000A335A" w:rsidRPr="00B207B1">
        <w:rPr>
          <w:rFonts w:hAnsiTheme="minorEastAsia" w:hint="eastAsia"/>
          <w:color w:val="000000" w:themeColor="text1"/>
          <w:rPrChange w:id="1518" w:author="JY0225" w:date="2017-08-24T11:10:00Z">
            <w:rPr>
              <w:rFonts w:hint="eastAsia"/>
            </w:rPr>
          </w:rPrChange>
        </w:rPr>
        <w:t>针对单一用户的“秒传</w:t>
      </w:r>
      <w:r w:rsidR="00AF1FAE" w:rsidRPr="00B207B1">
        <w:rPr>
          <w:rFonts w:hAnsiTheme="minorEastAsia" w:hint="eastAsia"/>
          <w:color w:val="000000" w:themeColor="text1"/>
          <w:rPrChange w:id="1519" w:author="JY0225" w:date="2017-08-24T11:10:00Z">
            <w:rPr>
              <w:rFonts w:hint="eastAsia"/>
            </w:rPr>
          </w:rPrChange>
        </w:rPr>
        <w:t>”</w:t>
      </w:r>
      <w:r w:rsidR="000A335A" w:rsidRPr="00B207B1">
        <w:rPr>
          <w:rFonts w:hAnsiTheme="minorEastAsia" w:hint="eastAsia"/>
          <w:color w:val="000000" w:themeColor="text1"/>
          <w:rPrChange w:id="1520" w:author="JY0225" w:date="2017-08-24T11:10:00Z">
            <w:rPr>
              <w:rFonts w:hint="eastAsia"/>
            </w:rPr>
          </w:rPrChange>
        </w:rPr>
        <w:t>功能</w:t>
      </w:r>
      <w:r w:rsidR="00AF1FAE" w:rsidRPr="00B207B1">
        <w:rPr>
          <w:rFonts w:hAnsiTheme="minorEastAsia" w:hint="eastAsia"/>
          <w:color w:val="000000" w:themeColor="text1"/>
          <w:rPrChange w:id="1521"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522" w:author="微软用户" w:date="2017-08-20T10:10:00Z"/>
          <w:del w:id="1523" w:author="JY0225" w:date="2017-08-24T10:51:00Z"/>
          <w:rFonts w:hAnsiTheme="minorEastAsia"/>
          <w:color w:val="000000" w:themeColor="text1"/>
          <w:rPrChange w:id="1524" w:author="JY0225" w:date="2017-08-24T11:10:00Z">
            <w:rPr>
              <w:ins w:id="1525" w:author="微软用户" w:date="2017-08-20T10:10:00Z"/>
              <w:del w:id="1526" w:author="JY0225" w:date="2017-08-24T10:51:00Z"/>
            </w:rPr>
          </w:rPrChange>
        </w:rPr>
        <w:pPrChange w:id="1527" w:author="JY0225" w:date="2017-08-24T10:50:00Z">
          <w:pPr>
            <w:pStyle w:val="a5"/>
            <w:numPr>
              <w:numId w:val="12"/>
            </w:numPr>
            <w:spacing w:line="400" w:lineRule="exact"/>
            <w:ind w:left="1140" w:firstLineChars="0" w:hanging="720"/>
          </w:pPr>
        </w:pPrChange>
      </w:pPr>
      <w:ins w:id="1528" w:author="微软用户" w:date="2017-08-20T10:09:00Z">
        <w:del w:id="1529" w:author="JY0225" w:date="2017-08-24T10:51:00Z">
          <w:r w:rsidRPr="00B207B1" w:rsidDel="000D6605">
            <w:rPr>
              <w:rFonts w:hAnsiTheme="minorEastAsia"/>
              <w:color w:val="000000" w:themeColor="text1"/>
              <w:rPrChange w:id="1530" w:author="JY0225" w:date="2017-08-24T11:10:00Z">
                <w:rPr/>
              </w:rPrChange>
            </w:rPr>
            <w:delText xml:space="preserve">4. </w:delText>
          </w:r>
        </w:del>
      </w:ins>
      <w:r w:rsidR="00016F32" w:rsidRPr="00B207B1">
        <w:rPr>
          <w:rFonts w:hAnsiTheme="minorEastAsia" w:hint="eastAsia"/>
          <w:color w:val="000000" w:themeColor="text1"/>
          <w:rPrChange w:id="1531" w:author="JY0225" w:date="2017-08-24T11:10:00Z">
            <w:rPr>
              <w:rFonts w:hint="eastAsia"/>
            </w:rPr>
          </w:rPrChange>
        </w:rPr>
        <w:t>多应用适配：</w:t>
      </w:r>
      <w:r w:rsidR="00E4327E" w:rsidRPr="00B207B1">
        <w:rPr>
          <w:rFonts w:hAnsiTheme="minorEastAsia" w:hint="eastAsia"/>
          <w:color w:val="000000" w:themeColor="text1"/>
          <w:rPrChange w:id="1532" w:author="JY0225" w:date="2017-08-24T11:10:00Z">
            <w:rPr>
              <w:rFonts w:hint="eastAsia"/>
            </w:rPr>
          </w:rPrChange>
        </w:rPr>
        <w:t>现有</w:t>
      </w:r>
      <w:r w:rsidR="007669AA" w:rsidRPr="00B207B1">
        <w:rPr>
          <w:rFonts w:hAnsiTheme="minorEastAsia" w:hint="eastAsia"/>
          <w:color w:val="000000" w:themeColor="text1"/>
          <w:rPrChange w:id="1533" w:author="JY0225" w:date="2017-08-24T11:10:00Z">
            <w:rPr>
              <w:rFonts w:hint="eastAsia"/>
            </w:rPr>
          </w:rPrChange>
        </w:rPr>
        <w:t>的中间件系统只支持单一的</w:t>
      </w:r>
      <w:r w:rsidR="007669AA" w:rsidRPr="00B207B1">
        <w:rPr>
          <w:rFonts w:hAnsiTheme="minorEastAsia"/>
          <w:color w:val="000000" w:themeColor="text1"/>
          <w:rPrChange w:id="1534" w:author="JY0225" w:date="2017-08-24T11:10:00Z">
            <w:rPr/>
          </w:rPrChange>
        </w:rPr>
        <w:t>CLI</w:t>
      </w:r>
      <w:ins w:id="1535"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536" w:author="JY0225" w:date="2017-08-24T11:10:00Z">
            <w:rPr>
              <w:rFonts w:hint="eastAsia"/>
            </w:rPr>
          </w:rPrChange>
        </w:rPr>
        <w:t>客户端，</w:t>
      </w:r>
      <w:r w:rsidR="003A758E" w:rsidRPr="00B207B1">
        <w:rPr>
          <w:rFonts w:hAnsiTheme="minorEastAsia" w:hint="eastAsia"/>
          <w:color w:val="000000" w:themeColor="text1"/>
          <w:rPrChange w:id="1537" w:author="JY0225" w:date="2017-08-24T11:10:00Z">
            <w:rPr>
              <w:rFonts w:hint="eastAsia"/>
            </w:rPr>
          </w:rPrChange>
        </w:rPr>
        <w:t>为</w:t>
      </w:r>
      <w:r w:rsidR="003B00C8" w:rsidRPr="00B207B1">
        <w:rPr>
          <w:rFonts w:hAnsiTheme="minorEastAsia" w:hint="eastAsia"/>
          <w:color w:val="000000" w:themeColor="text1"/>
          <w:rPrChange w:id="1538" w:author="JY0225" w:date="2017-08-24T11:10:00Z">
            <w:rPr>
              <w:rFonts w:hint="eastAsia"/>
            </w:rPr>
          </w:rPrChange>
        </w:rPr>
        <w:t>实现</w:t>
      </w:r>
      <w:r w:rsidR="00016F32" w:rsidRPr="00B207B1">
        <w:rPr>
          <w:rFonts w:hAnsiTheme="minorEastAsia" w:hint="eastAsia"/>
          <w:color w:val="000000" w:themeColor="text1"/>
          <w:rPrChange w:id="1539"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540" w:author="微软用户" w:date="2017-08-20T10:10:00Z">
          <w:pPr>
            <w:pStyle w:val="a5"/>
            <w:numPr>
              <w:numId w:val="12"/>
            </w:numPr>
            <w:spacing w:line="400" w:lineRule="exact"/>
            <w:ind w:left="1140" w:firstLineChars="0" w:hanging="720"/>
          </w:pPr>
        </w:pPrChange>
      </w:pPr>
      <w:r w:rsidRPr="00B207B1">
        <w:rPr>
          <w:rFonts w:hAnsiTheme="minorEastAsia" w:hint="eastAsia"/>
          <w:rPrChange w:id="1541" w:author="JY0225" w:date="2017-08-24T11:10:00Z">
            <w:rPr>
              <w:rFonts w:hint="eastAsia"/>
            </w:rPr>
          </w:rPrChange>
        </w:rPr>
        <w:t>客户端请求的适配</w:t>
      </w:r>
      <w:r w:rsidR="00ED4E9C" w:rsidRPr="00B207B1">
        <w:rPr>
          <w:rFonts w:hAnsiTheme="minorEastAsia" w:hint="eastAsia"/>
          <w:rPrChange w:id="1542" w:author="JY0225" w:date="2017-08-24T11:10:00Z">
            <w:rPr>
              <w:rFonts w:hint="eastAsia"/>
            </w:rPr>
          </w:rPrChange>
        </w:rPr>
        <w:t>，支持更多的客户端类型</w:t>
      </w:r>
      <w:r w:rsidR="00A60C8D" w:rsidRPr="00B207B1">
        <w:rPr>
          <w:rFonts w:hAnsiTheme="minorEastAsia" w:hint="eastAsia"/>
          <w:rPrChange w:id="1543" w:author="JY0225" w:date="2017-08-24T11:10:00Z">
            <w:rPr>
              <w:rFonts w:hint="eastAsia"/>
            </w:rPr>
          </w:rPrChange>
        </w:rPr>
        <w:t>，对系统的跨平台性做了优化</w:t>
      </w:r>
      <w:r w:rsidRPr="00B207B1">
        <w:rPr>
          <w:rFonts w:hAnsiTheme="minorEastAsia" w:hint="eastAsia"/>
          <w:rPrChange w:id="1544" w:author="JY0225" w:date="2017-08-24T11:10:00Z">
            <w:rPr>
              <w:rFonts w:hint="eastAsia"/>
            </w:rPr>
          </w:rPrChange>
        </w:rPr>
        <w:t>。</w:t>
      </w:r>
      <w:ins w:id="1545" w:author="Liu, Wu" w:date="2017-08-29T10:07:00Z">
        <w:r w:rsidR="00127BE2" w:rsidRPr="00B207B1">
          <w:rPr>
            <w:rFonts w:hAnsiTheme="minorEastAsia"/>
          </w:rPr>
          <w:t>本</w:t>
        </w:r>
        <w:r w:rsidR="008A756F" w:rsidRPr="00B207B1">
          <w:rPr>
            <w:rFonts w:hAnsiTheme="minorEastAsia"/>
          </w:rPr>
          <w:t>研究工作</w:t>
        </w:r>
      </w:ins>
      <w:del w:id="1546" w:author="Liu, Wu" w:date="2017-08-29T10:07:00Z">
        <w:r w:rsidR="00861A66" w:rsidRPr="00B207B1" w:rsidDel="00127BE2">
          <w:rPr>
            <w:rFonts w:hAnsiTheme="minorEastAsia" w:hint="eastAsia"/>
            <w:rPrChange w:id="1547" w:author="JY0225" w:date="2017-08-24T11:10:00Z">
              <w:rPr>
                <w:rFonts w:hint="eastAsia"/>
              </w:rPr>
            </w:rPrChange>
          </w:rPr>
          <w:delText>此外</w:delText>
        </w:r>
        <w:r w:rsidR="00EC54D4" w:rsidRPr="00B207B1" w:rsidDel="00127BE2">
          <w:rPr>
            <w:rFonts w:hAnsiTheme="minorEastAsia" w:hint="eastAsia"/>
            <w:rPrChange w:id="1548" w:author="JY0225" w:date="2017-08-24T11:10:00Z">
              <w:rPr>
                <w:rFonts w:hint="eastAsia"/>
              </w:rPr>
            </w:rPrChange>
          </w:rPr>
          <w:delText>，</w:delText>
        </w:r>
      </w:del>
      <w:r w:rsidR="00C115C8" w:rsidRPr="00B207B1">
        <w:rPr>
          <w:rFonts w:hAnsiTheme="minorEastAsia" w:hint="eastAsia"/>
          <w:rPrChange w:id="1549" w:author="JY0225" w:date="2017-08-24T11:10:00Z">
            <w:rPr>
              <w:rFonts w:hint="eastAsia"/>
            </w:rPr>
          </w:rPrChange>
        </w:rPr>
        <w:t>开发</w:t>
      </w:r>
      <w:r w:rsidR="00085B69" w:rsidRPr="00B207B1">
        <w:rPr>
          <w:rFonts w:hAnsiTheme="minorEastAsia" w:hint="eastAsia"/>
          <w:rPrChange w:id="1550" w:author="JY0225" w:date="2017-08-24T11:10:00Z">
            <w:rPr>
              <w:rFonts w:hint="eastAsia"/>
            </w:rPr>
          </w:rPrChange>
        </w:rPr>
        <w:t>了</w:t>
      </w:r>
      <w:r w:rsidR="00EC54D4" w:rsidRPr="00B207B1">
        <w:rPr>
          <w:rFonts w:hAnsiTheme="minorEastAsia" w:hint="eastAsia"/>
          <w:rPrChange w:id="1551" w:author="JY0225" w:date="2017-08-24T11:10:00Z">
            <w:rPr>
              <w:rFonts w:hint="eastAsia"/>
            </w:rPr>
          </w:rPrChange>
        </w:rPr>
        <w:t>一款基于</w:t>
      </w:r>
      <w:r w:rsidR="006707F9" w:rsidRPr="00B207B1">
        <w:rPr>
          <w:rFonts w:hAnsiTheme="minorEastAsia"/>
          <w:rPrChange w:id="1552" w:author="JY0225" w:date="2017-08-24T11:10:00Z">
            <w:rPr/>
          </w:rPrChange>
        </w:rPr>
        <w:t>Firefox</w:t>
      </w:r>
      <w:r w:rsidR="00EC54D4" w:rsidRPr="00B207B1">
        <w:rPr>
          <w:rFonts w:hAnsiTheme="minorEastAsia" w:hint="eastAsia"/>
          <w:rPrChange w:id="1553" w:author="JY0225" w:date="2017-08-24T11:10:00Z">
            <w:rPr>
              <w:rFonts w:hint="eastAsia"/>
            </w:rPr>
          </w:rPrChange>
        </w:rPr>
        <w:t>浏览器的</w:t>
      </w:r>
      <w:r w:rsidR="002E5718" w:rsidRPr="00B207B1">
        <w:rPr>
          <w:rFonts w:hAnsiTheme="minorEastAsia" w:hint="eastAsia"/>
          <w:rPrChange w:id="1554" w:author="JY0225" w:date="2017-08-24T11:10:00Z">
            <w:rPr>
              <w:rFonts w:hint="eastAsia"/>
            </w:rPr>
          </w:rPrChange>
        </w:rPr>
        <w:t>扩展</w:t>
      </w:r>
      <w:ins w:id="1555" w:author="Liu, Wu" w:date="2017-08-29T10:07:00Z">
        <w:r w:rsidR="0002707A" w:rsidRPr="00B207B1">
          <w:rPr>
            <w:rFonts w:hAnsiTheme="minorEastAsia" w:hint="eastAsia"/>
          </w:rPr>
          <w:t>应用</w:t>
        </w:r>
      </w:ins>
      <w:r w:rsidR="00EC54D4" w:rsidRPr="00B207B1">
        <w:rPr>
          <w:rFonts w:hAnsiTheme="minorEastAsia" w:hint="eastAsia"/>
          <w:rPrChange w:id="1556" w:author="JY0225" w:date="2017-08-24T11:10:00Z">
            <w:rPr>
              <w:rFonts w:hint="eastAsia"/>
            </w:rPr>
          </w:rPrChange>
        </w:rPr>
        <w:t>，用户可以利用</w:t>
      </w:r>
      <w:r w:rsidR="002E5718" w:rsidRPr="00B207B1">
        <w:rPr>
          <w:rFonts w:hAnsiTheme="minorEastAsia" w:hint="eastAsia"/>
          <w:rPrChange w:id="1557" w:author="JY0225" w:date="2017-08-24T11:10:00Z">
            <w:rPr>
              <w:rFonts w:hint="eastAsia"/>
            </w:rPr>
          </w:rPrChange>
        </w:rPr>
        <w:t>扩展</w:t>
      </w:r>
      <w:ins w:id="1558" w:author="Liu, Wu" w:date="2017-08-29T10:07:00Z">
        <w:r w:rsidR="00C56D9C" w:rsidRPr="00B207B1">
          <w:rPr>
            <w:rFonts w:hAnsiTheme="minorEastAsia" w:hint="eastAsia"/>
          </w:rPr>
          <w:t>应用</w:t>
        </w:r>
      </w:ins>
      <w:r w:rsidR="00EC54D4" w:rsidRPr="00B207B1">
        <w:rPr>
          <w:rFonts w:hAnsiTheme="minorEastAsia" w:hint="eastAsia"/>
          <w:rPrChange w:id="1559" w:author="JY0225" w:date="2017-08-24T11:10:00Z">
            <w:rPr>
              <w:rFonts w:hint="eastAsia"/>
            </w:rPr>
          </w:rPrChange>
        </w:rPr>
        <w:t>使用云</w:t>
      </w:r>
      <w:r w:rsidR="00476838" w:rsidRPr="00B207B1">
        <w:rPr>
          <w:rFonts w:hAnsiTheme="minorEastAsia" w:hint="eastAsia"/>
          <w:rPrChange w:id="1560" w:author="JY0225" w:date="2017-08-24T11:10:00Z">
            <w:rPr>
              <w:rFonts w:hint="eastAsia"/>
            </w:rPr>
          </w:rPrChange>
        </w:rPr>
        <w:t>备份</w:t>
      </w:r>
      <w:r w:rsidR="00EC54D4" w:rsidRPr="00B207B1">
        <w:rPr>
          <w:rFonts w:hAnsiTheme="minorEastAsia" w:hint="eastAsia"/>
          <w:rPrChange w:id="1561" w:author="JY0225" w:date="2017-08-24T11:10:00Z">
            <w:rPr>
              <w:rFonts w:hint="eastAsia"/>
            </w:rPr>
          </w:rPrChange>
        </w:rPr>
        <w:t>服务</w:t>
      </w:r>
      <w:r w:rsidR="005C14A3" w:rsidRPr="00B207B1">
        <w:rPr>
          <w:rFonts w:hAnsiTheme="minorEastAsia" w:hint="eastAsia"/>
          <w:rPrChange w:id="1562" w:author="JY0225" w:date="2017-08-24T11:10:00Z">
            <w:rPr>
              <w:rFonts w:hint="eastAsia"/>
            </w:rPr>
          </w:rPrChange>
        </w:rPr>
        <w:t>，并提供了</w:t>
      </w:r>
      <w:r w:rsidR="007846F5" w:rsidRPr="00B207B1">
        <w:rPr>
          <w:rFonts w:hAnsiTheme="minorEastAsia"/>
          <w:rPrChange w:id="1563" w:author="JY0225" w:date="2017-08-24T11:10:00Z">
            <w:rPr/>
          </w:rPrChange>
        </w:rPr>
        <w:t>Java</w:t>
      </w:r>
      <w:r w:rsidR="007846F5" w:rsidRPr="00B207B1">
        <w:rPr>
          <w:rFonts w:hAnsiTheme="minorEastAsia" w:hint="eastAsia"/>
          <w:rPrChange w:id="1564" w:author="JY0225" w:date="2017-08-24T11:10:00Z">
            <w:rPr>
              <w:rFonts w:hint="eastAsia"/>
            </w:rPr>
          </w:rPrChange>
        </w:rPr>
        <w:t>平台</w:t>
      </w:r>
      <w:r w:rsidR="00836BF3" w:rsidRPr="00B207B1">
        <w:rPr>
          <w:rFonts w:hAnsiTheme="minorEastAsia" w:hint="eastAsia"/>
          <w:rPrChange w:id="1565" w:author="JY0225" w:date="2017-08-24T11:10:00Z">
            <w:rPr>
              <w:rFonts w:hint="eastAsia"/>
            </w:rPr>
          </w:rPrChange>
        </w:rPr>
        <w:t>的</w:t>
      </w:r>
      <w:r w:rsidR="007846F5" w:rsidRPr="00B207B1">
        <w:rPr>
          <w:rFonts w:hAnsiTheme="minorEastAsia" w:hint="eastAsia"/>
          <w:rPrChange w:id="1566" w:author="JY0225" w:date="2017-08-24T11:10:00Z">
            <w:rPr>
              <w:rFonts w:hint="eastAsia"/>
            </w:rPr>
          </w:rPrChange>
        </w:rPr>
        <w:t>软件开发包（</w:t>
      </w:r>
      <w:r w:rsidR="007846F5" w:rsidRPr="00B207B1">
        <w:rPr>
          <w:rFonts w:hAnsiTheme="minorEastAsia"/>
          <w:rPrChange w:id="1567" w:author="JY0225" w:date="2017-08-24T11:10:00Z">
            <w:rPr/>
          </w:rPrChange>
        </w:rPr>
        <w:t>SDK</w:t>
      </w:r>
      <w:r w:rsidR="007846F5" w:rsidRPr="00B207B1">
        <w:rPr>
          <w:rFonts w:hAnsiTheme="minorEastAsia" w:hint="eastAsia"/>
          <w:rPrChange w:id="1568" w:author="JY0225" w:date="2017-08-24T11:10:00Z">
            <w:rPr>
              <w:rFonts w:hint="eastAsia"/>
            </w:rPr>
          </w:rPrChange>
        </w:rPr>
        <w:t>）</w:t>
      </w:r>
      <w:r w:rsidR="009D4C79" w:rsidRPr="00B207B1">
        <w:rPr>
          <w:rStyle w:val="affff8"/>
          <w:rFonts w:hAnsiTheme="minorEastAsia"/>
          <w:rPrChange w:id="1569" w:author="JY0225" w:date="2017-08-24T11:10:00Z">
            <w:rPr>
              <w:rStyle w:val="affff8"/>
              <w:rFonts w:ascii="Times New Roman" w:hAnsi="Times New Roman"/>
              <w:spacing w:val="10"/>
            </w:rPr>
          </w:rPrChange>
        </w:rPr>
        <w:footnoteReference w:id="5"/>
      </w:r>
      <w:r w:rsidR="007846F5" w:rsidRPr="00B207B1">
        <w:rPr>
          <w:rFonts w:hAnsiTheme="minorEastAsia" w:hint="eastAsia"/>
          <w:rPrChange w:id="1570" w:author="JY0225" w:date="2017-08-24T11:10:00Z">
            <w:rPr>
              <w:rFonts w:hint="eastAsia"/>
            </w:rPr>
          </w:rPrChange>
        </w:rPr>
        <w:t>，</w:t>
      </w:r>
      <w:r w:rsidR="007846F5" w:rsidRPr="00B207B1">
        <w:rPr>
          <w:rFonts w:hAnsiTheme="minorEastAsia"/>
          <w:rPrChange w:id="1571" w:author="JY0225" w:date="2017-08-24T11:10:00Z">
            <w:rPr/>
          </w:rPrChange>
        </w:rPr>
        <w:t>Java</w:t>
      </w:r>
      <w:r w:rsidR="007846F5" w:rsidRPr="00B207B1">
        <w:rPr>
          <w:rFonts w:hAnsiTheme="minorEastAsia" w:hint="eastAsia"/>
          <w:rPrChange w:id="1572" w:author="JY0225" w:date="2017-08-24T11:10:00Z">
            <w:rPr>
              <w:rFonts w:hint="eastAsia"/>
            </w:rPr>
          </w:rPrChange>
        </w:rPr>
        <w:t>开发者可以利用</w:t>
      </w:r>
      <w:r w:rsidR="0098390A" w:rsidRPr="00B207B1">
        <w:rPr>
          <w:rFonts w:hAnsiTheme="minorEastAsia" w:hint="eastAsia"/>
          <w:rPrChange w:id="1573" w:author="JY0225" w:date="2017-08-24T11:10:00Z">
            <w:rPr>
              <w:rFonts w:hint="eastAsia"/>
            </w:rPr>
          </w:rPrChange>
        </w:rPr>
        <w:t>该开发包提供的应用接口</w:t>
      </w:r>
      <w:del w:id="1574" w:author="Liu, Wu" w:date="2017-08-29T10:07:00Z">
        <w:r w:rsidR="0098390A" w:rsidRPr="00B207B1" w:rsidDel="00B6261D">
          <w:rPr>
            <w:rFonts w:hAnsiTheme="minorEastAsia"/>
            <w:rPrChange w:id="1575" w:author="JY0225" w:date="2017-08-24T11:10:00Z">
              <w:rPr/>
            </w:rPrChange>
          </w:rPr>
          <w:delText>API</w:delText>
        </w:r>
      </w:del>
      <w:r w:rsidR="00166AF1" w:rsidRPr="00B207B1">
        <w:rPr>
          <w:rFonts w:hAnsiTheme="minorEastAsia" w:hint="eastAsia"/>
          <w:rPrChange w:id="1576" w:author="JY0225" w:date="2017-08-24T11:10:00Z">
            <w:rPr>
              <w:rFonts w:hint="eastAsia"/>
            </w:rPr>
          </w:rPrChange>
        </w:rPr>
        <w:t>来</w:t>
      </w:r>
      <w:r w:rsidR="007A5DAE" w:rsidRPr="00B207B1">
        <w:rPr>
          <w:rFonts w:hAnsiTheme="minorEastAsia" w:hint="eastAsia"/>
          <w:rPrChange w:id="1577" w:author="JY0225" w:date="2017-08-24T11:10:00Z">
            <w:rPr>
              <w:rFonts w:hint="eastAsia"/>
            </w:rPr>
          </w:rPrChange>
        </w:rPr>
        <w:t>集成</w:t>
      </w:r>
      <w:del w:id="1578" w:author="Liu, Wu" w:date="2017-08-29T10:08:00Z">
        <w:r w:rsidR="00586372" w:rsidRPr="00B207B1" w:rsidDel="00A00D3D">
          <w:rPr>
            <w:rFonts w:hAnsiTheme="minorEastAsia" w:hint="eastAsia"/>
            <w:rPrChange w:id="1579" w:author="JY0225" w:date="2017-08-24T11:10:00Z">
              <w:rPr>
                <w:rFonts w:hint="eastAsia"/>
              </w:rPr>
            </w:rPrChange>
          </w:rPr>
          <w:delText>该</w:delText>
        </w:r>
        <w:r w:rsidR="003E267A" w:rsidRPr="00B207B1" w:rsidDel="00A00D3D">
          <w:rPr>
            <w:rFonts w:hAnsiTheme="minorEastAsia" w:hint="eastAsia"/>
            <w:rPrChange w:id="1580" w:author="JY0225" w:date="2017-08-24T11:10:00Z">
              <w:rPr>
                <w:rFonts w:hint="eastAsia"/>
              </w:rPr>
            </w:rPrChange>
          </w:rPr>
          <w:delText>款</w:delText>
        </w:r>
      </w:del>
      <w:r w:rsidR="00A93F1C" w:rsidRPr="00B207B1">
        <w:rPr>
          <w:rFonts w:hAnsiTheme="minorEastAsia" w:hint="eastAsia"/>
          <w:rPrChange w:id="1581" w:author="JY0225" w:date="2017-08-24T11:10:00Z">
            <w:rPr>
              <w:rFonts w:hint="eastAsia"/>
            </w:rPr>
          </w:rPrChange>
        </w:rPr>
        <w:t>云</w:t>
      </w:r>
      <w:r w:rsidR="00476838" w:rsidRPr="00B207B1">
        <w:rPr>
          <w:rFonts w:hAnsiTheme="minorEastAsia" w:hint="eastAsia"/>
          <w:rPrChange w:id="1582" w:author="JY0225" w:date="2017-08-24T11:10:00Z">
            <w:rPr>
              <w:rFonts w:hint="eastAsia"/>
            </w:rPr>
          </w:rPrChange>
        </w:rPr>
        <w:t>备份</w:t>
      </w:r>
      <w:r w:rsidR="00821773" w:rsidRPr="00B207B1">
        <w:rPr>
          <w:rFonts w:hAnsiTheme="minorEastAsia" w:hint="eastAsia"/>
          <w:rPrChange w:id="1583" w:author="JY0225" w:date="2017-08-24T11:10:00Z">
            <w:rPr>
              <w:rFonts w:hint="eastAsia"/>
            </w:rPr>
          </w:rPrChange>
        </w:rPr>
        <w:t>服务</w:t>
      </w:r>
      <w:r w:rsidR="009F1FA9" w:rsidRPr="00B207B1">
        <w:rPr>
          <w:rFonts w:hAnsiTheme="minorEastAsia" w:hint="eastAsia"/>
          <w:rPrChange w:id="1584" w:author="JY0225" w:date="2017-08-24T11:10:00Z">
            <w:rPr>
              <w:rFonts w:hint="eastAsia"/>
            </w:rPr>
          </w:rPrChange>
        </w:rPr>
        <w:t>。</w:t>
      </w:r>
    </w:p>
    <w:p w14:paraId="28A70DB6" w14:textId="494272EA" w:rsidR="00DB1156" w:rsidRPr="004E5D96" w:rsidRDefault="004E5D96" w:rsidP="004E5D96">
      <w:pPr>
        <w:spacing w:line="400" w:lineRule="exact"/>
        <w:ind w:firstLine="360"/>
        <w:rPr>
          <w:rFonts w:hAnsiTheme="minorEastAsia"/>
          <w:color w:val="000000" w:themeColor="text1"/>
          <w:rPrChange w:id="1585"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586" w:name="_Toc420959835"/>
      <w:bookmarkStart w:id="1587" w:name="_Toc421026899"/>
      <w:bookmarkStart w:id="1588" w:name="_Toc421230571"/>
      <w:bookmarkStart w:id="1589" w:name="_Toc492457586"/>
      <w:r w:rsidRPr="00B207B1">
        <w:t xml:space="preserve">1.3 </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r w:rsidR="005779BA" w:rsidRPr="00B207B1">
        <w:rPr>
          <w:rFonts w:hint="eastAsia"/>
        </w:rPr>
        <w:t>论文</w:t>
      </w:r>
      <w:r w:rsidR="00BE5E25" w:rsidRPr="00B207B1">
        <w:rPr>
          <w:rFonts w:hint="eastAsia"/>
        </w:rPr>
        <w:t>的</w:t>
      </w:r>
      <w:r w:rsidRPr="00B207B1">
        <w:t>组织</w:t>
      </w:r>
      <w:bookmarkEnd w:id="1586"/>
      <w:bookmarkEnd w:id="1587"/>
      <w:bookmarkEnd w:id="1588"/>
      <w:bookmarkEnd w:id="1589"/>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590" w:author="Liu, Wu" w:date="2017-08-29T10:09:00Z">
        <w:r w:rsidR="006140FE" w:rsidRPr="00B207B1">
          <w:rPr>
            <w:rFonts w:ascii="Times New Roman" w:hAnsi="Times New Roman"/>
            <w:szCs w:val="20"/>
          </w:rPr>
          <w:t>章节</w:t>
        </w:r>
      </w:ins>
      <w:del w:id="1591"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592" w:author="Liu, Wu" w:date="2017-08-29T10:10:00Z">
        <w:r w:rsidR="00CD3355" w:rsidRPr="00B207B1">
          <w:rPr>
            <w:rFonts w:ascii="Times New Roman" w:hAnsi="Times New Roman" w:hint="eastAsia"/>
            <w:szCs w:val="20"/>
          </w:rPr>
          <w:t>系统的功能特性和</w:t>
        </w:r>
      </w:ins>
      <w:del w:id="1593"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594"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595"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596"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597"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598"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599" w:author="Liu, Wu" w:date="2017-08-29T10:11:00Z">
        <w:r w:rsidR="0084524B" w:rsidRPr="00B207B1">
          <w:rPr>
            <w:rFonts w:ascii="Times New Roman" w:hAnsi="Times New Roman"/>
            <w:szCs w:val="20"/>
          </w:rPr>
          <w:t>对优化进行</w:t>
        </w:r>
      </w:ins>
      <w:del w:id="1600"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601" w:author="Liu, Wu" w:date="2017-08-29T10:11:00Z">
        <w:r w:rsidR="009A000D" w:rsidRPr="00B207B1" w:rsidDel="0084524B">
          <w:rPr>
            <w:rFonts w:ascii="Times New Roman" w:hAnsi="Times New Roman" w:hint="eastAsia"/>
            <w:szCs w:val="20"/>
          </w:rPr>
          <w:delText>的标准</w:delText>
        </w:r>
      </w:del>
      <w:ins w:id="1602"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603"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604" w:name="_Toc73467579"/>
      <w:bookmarkStart w:id="1605" w:name="_Toc73467705"/>
      <w:bookmarkStart w:id="1606" w:name="_Toc73467990"/>
      <w:bookmarkStart w:id="1607" w:name="_Toc73468293"/>
      <w:bookmarkStart w:id="1608" w:name="_Toc73468453"/>
      <w:bookmarkStart w:id="1609" w:name="_Toc73468521"/>
      <w:bookmarkStart w:id="1610" w:name="_Toc73468567"/>
      <w:bookmarkStart w:id="1611" w:name="_Toc73951033"/>
      <w:bookmarkStart w:id="1612" w:name="_Toc74024500"/>
      <w:bookmarkStart w:id="1613" w:name="_Toc74025354"/>
      <w:bookmarkStart w:id="1614" w:name="_Toc74025650"/>
      <w:bookmarkStart w:id="1615" w:name="_Toc74025761"/>
      <w:bookmarkStart w:id="1616" w:name="_Toc74025806"/>
      <w:bookmarkStart w:id="1617" w:name="_Toc74025851"/>
      <w:bookmarkStart w:id="1618" w:name="_Toc74025997"/>
      <w:bookmarkStart w:id="1619" w:name="_Toc74030264"/>
      <w:bookmarkStart w:id="1620" w:name="_Toc420959836"/>
      <w:bookmarkStart w:id="1621" w:name="_Toc421026900"/>
      <w:bookmarkStart w:id="1622"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623" w:author="微软用户" w:date="2017-08-19T19:24:00Z"/>
          <w:rStyle w:val="1CharChar"/>
          <w:rFonts w:ascii="Times New Roman" w:eastAsiaTheme="minorEastAsia" w:hAnsi="Times New Roman"/>
          <w:b/>
          <w:bCs/>
          <w:spacing w:val="0"/>
          <w:sz w:val="44"/>
          <w:szCs w:val="44"/>
        </w:rPr>
      </w:pPr>
      <w:bookmarkStart w:id="1624" w:name="_Toc492457587"/>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620"/>
      <w:bookmarkEnd w:id="1621"/>
      <w:bookmarkEnd w:id="1622"/>
      <w:bookmarkEnd w:id="1624"/>
    </w:p>
    <w:p w14:paraId="5E5FF56F" w14:textId="77777777" w:rsidR="00A82152" w:rsidRPr="00B207B1" w:rsidRDefault="001F51CD">
      <w:pPr>
        <w:pStyle w:val="21"/>
        <w:spacing w:line="240" w:lineRule="auto"/>
        <w:rPr>
          <w:ins w:id="1625" w:author="微软用户" w:date="2017-08-20T10:32:00Z"/>
        </w:rPr>
        <w:pPrChange w:id="1626" w:author="微软用户" w:date="2017-08-20T10:32:00Z">
          <w:pPr/>
        </w:pPrChange>
      </w:pPr>
      <w:bookmarkStart w:id="1627" w:name="_Toc492457588"/>
      <w:ins w:id="1628" w:author="微软用户" w:date="2017-08-19T19:24:00Z">
        <w:r w:rsidRPr="00B207B1">
          <w:t xml:space="preserve">2.1 </w:t>
        </w:r>
        <w:r w:rsidRPr="00B207B1">
          <w:t>云备份</w:t>
        </w:r>
      </w:ins>
      <w:ins w:id="1629" w:author="微软用户" w:date="2017-08-20T12:08:00Z">
        <w:r w:rsidR="00801EA7" w:rsidRPr="00B207B1">
          <w:t>与中间件</w:t>
        </w:r>
      </w:ins>
      <w:bookmarkEnd w:id="1627"/>
    </w:p>
    <w:p w14:paraId="225793CB" w14:textId="77777777" w:rsidR="00A82152" w:rsidRPr="00B207B1" w:rsidDel="00BD51AD" w:rsidRDefault="000307EC">
      <w:pPr>
        <w:spacing w:line="400" w:lineRule="exact"/>
        <w:rPr>
          <w:ins w:id="1630" w:author="微软用户" w:date="2017-08-20T10:32:00Z"/>
          <w:del w:id="1631" w:author="Liu, Wu" w:date="2017-08-29T10:12:00Z"/>
        </w:rPr>
        <w:pPrChange w:id="1632" w:author="微软用户" w:date="2017-08-19T19:33:00Z">
          <w:pPr>
            <w:pStyle w:val="21"/>
            <w:spacing w:line="240" w:lineRule="auto"/>
          </w:pPr>
        </w:pPrChange>
      </w:pPr>
      <w:ins w:id="1633" w:author="微软用户" w:date="2017-08-19T19:28:00Z">
        <w:r w:rsidRPr="00B207B1">
          <w:rPr>
            <w:rFonts w:ascii="Times New Roman" w:hAnsi="Times New Roman"/>
            <w:szCs w:val="22"/>
            <w:rPrChange w:id="1634" w:author="微软用户" w:date="2017-08-19T19:30:00Z">
              <w:rPr/>
            </w:rPrChange>
          </w:rPr>
          <w:tab/>
        </w:r>
      </w:ins>
      <w:ins w:id="1635" w:author="微软用户" w:date="2017-08-19T19:30:00Z">
        <w:r w:rsidRPr="00B207B1">
          <w:rPr>
            <w:rFonts w:ascii="Times New Roman" w:hAnsi="Times New Roman" w:hint="eastAsia"/>
            <w:szCs w:val="22"/>
            <w:rPrChange w:id="1636" w:author="微软用户" w:date="2017-08-19T19:30:00Z">
              <w:rPr>
                <w:rFonts w:hint="eastAsia"/>
              </w:rPr>
            </w:rPrChange>
          </w:rPr>
          <w:t>云备份指的是</w:t>
        </w:r>
      </w:ins>
      <w:ins w:id="1637" w:author="微软用户" w:date="2017-08-19T19:31:00Z">
        <w:r w:rsidRPr="00B207B1">
          <w:rPr>
            <w:rFonts w:ascii="Times New Roman" w:hAnsi="Times New Roman"/>
          </w:rPr>
          <w:t>将个人</w:t>
        </w:r>
      </w:ins>
      <w:ins w:id="1638" w:author="微软用户" w:date="2017-08-19T19:38:00Z">
        <w:del w:id="1639" w:author="Liu, Wu" w:date="2017-08-29T10:12:00Z">
          <w:r w:rsidR="00A31456" w:rsidRPr="00B207B1" w:rsidDel="008E1DBB">
            <w:rPr>
              <w:rFonts w:ascii="Times New Roman" w:hAnsi="Times New Roman"/>
            </w:rPr>
            <w:delText>或</w:delText>
          </w:r>
        </w:del>
      </w:ins>
      <w:ins w:id="1640" w:author="微软用户" w:date="2017-08-19T19:32:00Z">
        <w:r w:rsidRPr="00B207B1">
          <w:rPr>
            <w:rFonts w:ascii="Times New Roman" w:hAnsi="Times New Roman"/>
          </w:rPr>
          <w:t>数据通过云存储的方式</w:t>
        </w:r>
      </w:ins>
      <w:ins w:id="1641" w:author="微软用户" w:date="2017-08-19T19:33:00Z">
        <w:r w:rsidRPr="00B207B1">
          <w:rPr>
            <w:rFonts w:ascii="Times New Roman" w:hAnsi="Times New Roman"/>
          </w:rPr>
          <w:t>备份</w:t>
        </w:r>
      </w:ins>
      <w:ins w:id="1642"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643" w:author="微软用户" w:date="2017-08-20T12:08:00Z"/>
        </w:rPr>
        <w:pPrChange w:id="1644" w:author="微软用户" w:date="2017-08-19T19:33:00Z">
          <w:pPr>
            <w:pStyle w:val="21"/>
            <w:spacing w:line="240" w:lineRule="auto"/>
          </w:pPr>
        </w:pPrChange>
      </w:pPr>
      <w:ins w:id="1645" w:author="微软用户" w:date="2017-08-19T19:32:00Z">
        <w:r w:rsidRPr="00B207B1">
          <w:rPr>
            <w:rFonts w:ascii="Times New Roman" w:hAnsi="Times New Roman"/>
          </w:rPr>
          <w:t>相较于传统的数据</w:t>
        </w:r>
      </w:ins>
      <w:ins w:id="1646" w:author="微软用户" w:date="2017-08-20T10:34:00Z">
        <w:r w:rsidRPr="00B207B1">
          <w:rPr>
            <w:rFonts w:ascii="Times New Roman" w:hAnsi="Times New Roman"/>
          </w:rPr>
          <w:t>备份</w:t>
        </w:r>
      </w:ins>
      <w:ins w:id="1647"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648" w:author="微软用户" w:date="2017-08-20T10:34:00Z">
        <w:del w:id="1649"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650" w:author="Liu, Wu" w:date="2017-08-29T10:13:00Z">
        <w:r w:rsidR="002A6C3D" w:rsidRPr="00B207B1">
          <w:rPr>
            <w:rFonts w:ascii="Times New Roman" w:hAnsi="Times New Roman" w:hint="eastAsia"/>
          </w:rPr>
          <w:t>的</w:t>
        </w:r>
      </w:ins>
      <w:ins w:id="1651" w:author="微软用户" w:date="2017-08-20T10:34:00Z">
        <w:r w:rsidRPr="00B207B1">
          <w:rPr>
            <w:rFonts w:ascii="Times New Roman" w:hAnsi="Times New Roman" w:hint="eastAsia"/>
          </w:rPr>
          <w:t>优势为</w:t>
        </w:r>
      </w:ins>
      <w:ins w:id="1652" w:author="微软用户" w:date="2017-08-20T10:35:00Z">
        <w:r w:rsidRPr="00B207B1">
          <w:rPr>
            <w:rFonts w:ascii="Times New Roman" w:hAnsi="Times New Roman" w:hint="eastAsia"/>
          </w:rPr>
          <w:t>数据信息备份更加安全、支持平台数据共享、提供大量的存储空间</w:t>
        </w:r>
      </w:ins>
      <w:ins w:id="1653" w:author="微软用户" w:date="2017-08-24T21:34:00Z">
        <w:del w:id="1654" w:author="Liu, Wu" w:date="2017-08-29T10:16:00Z">
          <w:r w:rsidR="00740F64" w:rsidRPr="00B207B1" w:rsidDel="00B85697">
            <w:rPr>
              <w:rFonts w:hAnsiTheme="minorEastAsia" w:cstheme="minorBidi"/>
              <w:color w:val="000000" w:themeColor="text1"/>
              <w:vertAlign w:val="superscript"/>
              <w:rPrChange w:id="1655"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656" w:author="微软用户" w:date="2017-08-24T21:42:00Z">
                <w:rPr>
                  <w:spacing w:val="10"/>
                </w:rPr>
              </w:rPrChange>
            </w:rPr>
            <w:delInstrText xml:space="preserve"> REF _Ref491373771 \r \h </w:delInstrText>
          </w:r>
        </w:del>
      </w:ins>
      <w:del w:id="1657" w:author="Liu, Wu" w:date="2017-08-29T10:16:00Z">
        <w:r w:rsidR="00740F64" w:rsidRPr="00B207B1" w:rsidDel="00B85697">
          <w:rPr>
            <w:rFonts w:hAnsiTheme="minorEastAsia" w:cstheme="minorBidi"/>
            <w:color w:val="000000" w:themeColor="text1"/>
            <w:vertAlign w:val="superscript"/>
            <w:rPrChange w:id="1658"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659"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660" w:author="微软用户" w:date="2017-08-24T21:42:00Z">
              <w:rPr>
                <w:spacing w:val="10"/>
              </w:rPr>
            </w:rPrChange>
          </w:rPr>
          <w:fldChar w:fldCharType="separate"/>
        </w:r>
      </w:del>
      <w:ins w:id="1661" w:author="微软用户" w:date="2017-08-24T22:18:00Z">
        <w:del w:id="1662" w:author="Liu, Wu" w:date="2017-08-29T10:16:00Z">
          <w:r w:rsidR="00C56CDB" w:rsidRPr="00B207B1" w:rsidDel="00B85697">
            <w:rPr>
              <w:rFonts w:hAnsiTheme="minorEastAsia"/>
              <w:color w:val="000000" w:themeColor="text1"/>
              <w:vertAlign w:val="superscript"/>
            </w:rPr>
            <w:delText>[22]</w:delText>
          </w:r>
        </w:del>
      </w:ins>
      <w:ins w:id="1663" w:author="微软用户" w:date="2017-08-24T21:34:00Z">
        <w:del w:id="1664" w:author="Liu, Wu" w:date="2017-08-29T10:16:00Z">
          <w:r w:rsidR="00740F64" w:rsidRPr="00B207B1" w:rsidDel="00B85697">
            <w:rPr>
              <w:rFonts w:hAnsiTheme="minorEastAsia" w:cstheme="minorBidi"/>
              <w:color w:val="000000" w:themeColor="text1"/>
              <w:vertAlign w:val="superscript"/>
              <w:rPrChange w:id="1665" w:author="微软用户" w:date="2017-08-24T21:42:00Z">
                <w:rPr>
                  <w:spacing w:val="10"/>
                </w:rPr>
              </w:rPrChange>
            </w:rPr>
            <w:fldChar w:fldCharType="end"/>
          </w:r>
        </w:del>
      </w:ins>
      <w:ins w:id="1666"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667" w:author="微软用户" w:date="2017-08-20T12:08:00Z"/>
          <w:rFonts w:cstheme="minorBidi"/>
          <w:rPrChange w:id="1668" w:author="微软用户" w:date="2017-08-20T12:09:00Z">
            <w:rPr>
              <w:ins w:id="1669" w:author="微软用户" w:date="2017-08-20T12:08:00Z"/>
              <w:spacing w:val="10"/>
              <w:sz w:val="24"/>
            </w:rPr>
          </w:rPrChange>
        </w:rPr>
        <w:pPrChange w:id="1670" w:author="微软用户" w:date="2017-08-20T12:09:00Z">
          <w:pPr>
            <w:pStyle w:val="21"/>
            <w:spacing w:line="240" w:lineRule="auto"/>
          </w:pPr>
        </w:pPrChange>
      </w:pPr>
      <w:bookmarkStart w:id="1671" w:name="_Toc492457589"/>
      <w:ins w:id="1672" w:author="微软用户" w:date="2017-08-20T12:09:00Z">
        <w:r w:rsidRPr="00B207B1">
          <w:t xml:space="preserve">2.1.1 </w:t>
        </w:r>
        <w:r w:rsidR="001C16D1" w:rsidRPr="00B207B1">
          <w:rPr>
            <w:rFonts w:hint="eastAsia"/>
          </w:rPr>
          <w:t>云备份特</w:t>
        </w:r>
        <w:r w:rsidR="00A95700" w:rsidRPr="00B207B1">
          <w:rPr>
            <w:rFonts w:hint="eastAsia"/>
          </w:rPr>
          <w:t>点</w:t>
        </w:r>
      </w:ins>
      <w:bookmarkEnd w:id="1671"/>
    </w:p>
    <w:p w14:paraId="61501AA7" w14:textId="7A8A13BA" w:rsidR="00947F3C" w:rsidRPr="00B207B1" w:rsidRDefault="0054484A">
      <w:pPr>
        <w:spacing w:line="400" w:lineRule="exact"/>
        <w:ind w:firstLine="420"/>
        <w:rPr>
          <w:ins w:id="1673" w:author="微软用户" w:date="2017-08-20T10:38:00Z"/>
          <w:rFonts w:hAnsiTheme="minorEastAsia" w:cstheme="minorBidi"/>
          <w:rPrChange w:id="1674" w:author="JY0225" w:date="2017-08-24T11:10:00Z">
            <w:rPr>
              <w:ins w:id="1675" w:author="微软用户" w:date="2017-08-20T10:38:00Z"/>
              <w:spacing w:val="10"/>
              <w:sz w:val="24"/>
            </w:rPr>
          </w:rPrChange>
        </w:rPr>
        <w:pPrChange w:id="1676" w:author="微软用户" w:date="2017-08-20T12:08:00Z">
          <w:pPr>
            <w:pStyle w:val="21"/>
            <w:spacing w:line="240" w:lineRule="auto"/>
          </w:pPr>
        </w:pPrChange>
      </w:pPr>
      <w:ins w:id="1677" w:author="微软用户" w:date="2017-08-20T10:35:00Z">
        <w:r w:rsidRPr="00B207B1">
          <w:rPr>
            <w:rFonts w:hAnsiTheme="minorEastAsia" w:hint="eastAsia"/>
            <w:rPrChange w:id="1678" w:author="JY0225" w:date="2017-08-24T11:10:00Z">
              <w:rPr>
                <w:rFonts w:hint="eastAsia"/>
                <w:spacing w:val="10"/>
              </w:rPr>
            </w:rPrChange>
          </w:rPr>
          <w:t>利用云备份</w:t>
        </w:r>
      </w:ins>
      <w:ins w:id="1679" w:author="微软用户" w:date="2017-08-20T10:36:00Z">
        <w:r w:rsidRPr="00B207B1">
          <w:rPr>
            <w:rFonts w:hAnsiTheme="minorEastAsia" w:hint="eastAsia"/>
            <w:rPrChange w:id="1680"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681" w:author="JY0225" w:date="2017-08-24T11:10:00Z">
              <w:rPr>
                <w:rFonts w:hint="eastAsia"/>
                <w:spacing w:val="10"/>
              </w:rPr>
            </w:rPrChange>
          </w:rPr>
          <w:t>更</w:t>
        </w:r>
      </w:ins>
      <w:ins w:id="1682" w:author="微软用户" w:date="2017-08-20T10:37:00Z">
        <w:r w:rsidR="004A2098" w:rsidRPr="00B207B1">
          <w:rPr>
            <w:rFonts w:hAnsiTheme="minorEastAsia" w:hint="eastAsia"/>
            <w:rPrChange w:id="1683" w:author="JY0225" w:date="2017-08-24T11:10:00Z">
              <w:rPr>
                <w:rFonts w:hint="eastAsia"/>
                <w:spacing w:val="10"/>
              </w:rPr>
            </w:rPrChange>
          </w:rPr>
          <w:t>加</w:t>
        </w:r>
      </w:ins>
      <w:ins w:id="1684" w:author="微软用户" w:date="2017-08-20T10:36:00Z">
        <w:r w:rsidRPr="00B207B1">
          <w:rPr>
            <w:rFonts w:hAnsiTheme="minorEastAsia" w:hint="eastAsia"/>
            <w:rPrChange w:id="1685" w:author="JY0225" w:date="2017-08-24T11:10:00Z">
              <w:rPr>
                <w:rFonts w:hint="eastAsia"/>
                <w:spacing w:val="10"/>
              </w:rPr>
            </w:rPrChange>
          </w:rPr>
          <w:t>便捷、安全、可靠。</w:t>
        </w:r>
      </w:ins>
      <w:ins w:id="1686" w:author="微软用户" w:date="2017-08-20T10:37:00Z">
        <w:r w:rsidR="00B005DF" w:rsidRPr="00B207B1">
          <w:rPr>
            <w:rFonts w:hAnsiTheme="minorEastAsia" w:hint="eastAsia"/>
            <w:rPrChange w:id="1687" w:author="JY0225" w:date="2017-08-24T11:10:00Z">
              <w:rPr>
                <w:rFonts w:hint="eastAsia"/>
                <w:spacing w:val="10"/>
              </w:rPr>
            </w:rPrChange>
          </w:rPr>
          <w:t>云备份</w:t>
        </w:r>
      </w:ins>
      <w:ins w:id="1688" w:author="微软用户" w:date="2017-08-20T11:02:00Z">
        <w:r w:rsidR="00987B6D" w:rsidRPr="00B207B1">
          <w:rPr>
            <w:rFonts w:hAnsiTheme="minorEastAsia" w:hint="eastAsia"/>
            <w:rPrChange w:id="1689" w:author="JY0225" w:date="2017-08-24T11:10:00Z">
              <w:rPr>
                <w:rFonts w:hint="eastAsia"/>
                <w:spacing w:val="10"/>
              </w:rPr>
            </w:rPrChange>
          </w:rPr>
          <w:t>的主要</w:t>
        </w:r>
      </w:ins>
      <w:ins w:id="1690" w:author="微软用户" w:date="2017-08-20T10:37:00Z">
        <w:del w:id="1691" w:author="Liu, Wu" w:date="2017-08-29T10:03:00Z">
          <w:r w:rsidR="00B005DF" w:rsidRPr="00B207B1" w:rsidDel="00EE6945">
            <w:rPr>
              <w:rFonts w:hAnsiTheme="minorEastAsia" w:hint="eastAsia"/>
              <w:rPrChange w:id="1692" w:author="JY0225" w:date="2017-08-24T11:10:00Z">
                <w:rPr>
                  <w:rFonts w:hint="eastAsia"/>
                  <w:spacing w:val="10"/>
                </w:rPr>
              </w:rPrChange>
            </w:rPr>
            <w:delText>技术的</w:delText>
          </w:r>
        </w:del>
        <w:r w:rsidR="00B005DF" w:rsidRPr="00B207B1">
          <w:rPr>
            <w:rFonts w:hAnsiTheme="minorEastAsia" w:hint="eastAsia"/>
            <w:rPrChange w:id="1693" w:author="JY0225" w:date="2017-08-24T11:10:00Z">
              <w:rPr>
                <w:rFonts w:hint="eastAsia"/>
                <w:spacing w:val="10"/>
              </w:rPr>
            </w:rPrChange>
          </w:rPr>
          <w:t>技术特性</w:t>
        </w:r>
        <w:r w:rsidR="00D71DBB" w:rsidRPr="00B207B1">
          <w:rPr>
            <w:rFonts w:hAnsiTheme="minorEastAsia" w:hint="eastAsia"/>
            <w:rPrChange w:id="1694" w:author="JY0225" w:date="2017-08-24T11:10:00Z">
              <w:rPr>
                <w:rFonts w:hint="eastAsia"/>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3F32D9">
        <w:rPr>
          <w:rFonts w:hAnsiTheme="minorEastAsia"/>
          <w:color w:val="000000" w:themeColor="text1"/>
          <w:vertAlign w:val="superscript"/>
        </w:rPr>
        <w:t>[21]</w:t>
      </w:r>
      <w:r w:rsidR="00CE2485">
        <w:rPr>
          <w:rFonts w:hAnsiTheme="minorEastAsia"/>
          <w:color w:val="000000" w:themeColor="text1"/>
          <w:vertAlign w:val="superscript"/>
        </w:rPr>
        <w:fldChar w:fldCharType="end"/>
      </w:r>
      <w:ins w:id="1695" w:author="微软用户" w:date="2017-08-20T10:38:00Z">
        <w:r w:rsidR="007D5830" w:rsidRPr="00B207B1">
          <w:rPr>
            <w:rFonts w:hAnsiTheme="minorEastAsia" w:hint="eastAsia"/>
            <w:rPrChange w:id="1696"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697" w:author="微软用户" w:date="2017-08-20T10:36:00Z"/>
          <w:rFonts w:hAnsiTheme="minorEastAsia" w:cstheme="minorBidi"/>
          <w:color w:val="000000" w:themeColor="text1"/>
          <w:rPrChange w:id="1698" w:author="JY0225" w:date="2017-08-24T11:10:00Z">
            <w:rPr>
              <w:ins w:id="1699" w:author="微软用户" w:date="2017-08-20T10:36:00Z"/>
              <w:spacing w:val="10"/>
              <w:sz w:val="24"/>
            </w:rPr>
          </w:rPrChange>
        </w:rPr>
        <w:pPrChange w:id="1700" w:author="JY0225" w:date="2017-08-24T11:10:00Z">
          <w:pPr>
            <w:pStyle w:val="21"/>
            <w:spacing w:line="240" w:lineRule="auto"/>
          </w:pPr>
        </w:pPrChange>
      </w:pPr>
      <w:ins w:id="1701" w:author="微软用户" w:date="2017-08-20T10:38:00Z">
        <w:del w:id="1702" w:author="JY0225" w:date="2017-08-24T11:11:00Z">
          <w:r w:rsidRPr="00B207B1" w:rsidDel="0034779C">
            <w:rPr>
              <w:rFonts w:hAnsiTheme="minorEastAsia" w:cstheme="minorBidi"/>
              <w:color w:val="000000" w:themeColor="text1"/>
              <w:rPrChange w:id="1703" w:author="JY0225" w:date="2017-08-24T11:10:00Z">
                <w:rPr>
                  <w:spacing w:val="10"/>
                </w:rPr>
              </w:rPrChange>
            </w:rPr>
            <w:tab/>
          </w:r>
        </w:del>
      </w:ins>
      <w:ins w:id="1704" w:author="微软用户" w:date="2017-08-20T10:40:00Z">
        <w:del w:id="1705" w:author="JY0225" w:date="2017-08-24T11:11:00Z">
          <w:r w:rsidR="00A13376" w:rsidRPr="00B207B1" w:rsidDel="0034779C">
            <w:rPr>
              <w:rFonts w:hAnsiTheme="minorEastAsia" w:cstheme="minorBidi"/>
              <w:color w:val="000000" w:themeColor="text1"/>
              <w:rPrChange w:id="1706" w:author="JY0225" w:date="2017-08-24T11:10:00Z">
                <w:rPr>
                  <w:spacing w:val="10"/>
                </w:rPr>
              </w:rPrChange>
            </w:rPr>
            <w:delText xml:space="preserve">1. </w:delText>
          </w:r>
        </w:del>
        <w:r w:rsidR="00EC6744" w:rsidRPr="00B207B1">
          <w:rPr>
            <w:rFonts w:hAnsiTheme="minorEastAsia" w:cstheme="minorBidi" w:hint="eastAsia"/>
            <w:color w:val="000000" w:themeColor="text1"/>
            <w:rPrChange w:id="1707" w:author="JY0225" w:date="2017-08-24T11:10:00Z">
              <w:rPr>
                <w:rFonts w:hint="eastAsia"/>
                <w:spacing w:val="10"/>
              </w:rPr>
            </w:rPrChange>
          </w:rPr>
          <w:t>可</w:t>
        </w:r>
      </w:ins>
      <w:ins w:id="1708" w:author="微软用户" w:date="2017-08-20T10:41:00Z">
        <w:r w:rsidR="00EC6744" w:rsidRPr="00B207B1">
          <w:rPr>
            <w:rFonts w:hAnsiTheme="minorEastAsia" w:cstheme="minorBidi" w:hint="eastAsia"/>
            <w:color w:val="000000" w:themeColor="text1"/>
            <w:rPrChange w:id="1709" w:author="JY0225" w:date="2017-08-24T11:10:00Z">
              <w:rPr>
                <w:rFonts w:hint="eastAsia"/>
                <w:spacing w:val="10"/>
              </w:rPr>
            </w:rPrChange>
          </w:rPr>
          <w:t>节约成本</w:t>
        </w:r>
      </w:ins>
      <w:ins w:id="1710" w:author="微软用户" w:date="2017-08-20T10:40:00Z">
        <w:r w:rsidR="008D70A7" w:rsidRPr="00B207B1">
          <w:rPr>
            <w:rFonts w:hAnsiTheme="minorEastAsia" w:cstheme="minorBidi" w:hint="eastAsia"/>
            <w:color w:val="000000" w:themeColor="text1"/>
            <w:rPrChange w:id="1711" w:author="JY0225" w:date="2017-08-24T11:10:00Z">
              <w:rPr>
                <w:rFonts w:hint="eastAsia"/>
                <w:spacing w:val="10"/>
              </w:rPr>
            </w:rPrChange>
          </w:rPr>
          <w:t>：</w:t>
        </w:r>
      </w:ins>
      <w:ins w:id="1712" w:author="微软用户" w:date="2017-08-20T10:41:00Z">
        <w:r w:rsidR="005E7061" w:rsidRPr="00B207B1">
          <w:rPr>
            <w:rFonts w:hAnsiTheme="minorEastAsia" w:cstheme="minorBidi" w:hint="eastAsia"/>
            <w:color w:val="000000" w:themeColor="text1"/>
            <w:rPrChange w:id="1713" w:author="JY0225" w:date="2017-08-24T11:10:00Z">
              <w:rPr>
                <w:rFonts w:hint="eastAsia"/>
                <w:spacing w:val="10"/>
              </w:rPr>
            </w:rPrChange>
          </w:rPr>
          <w:t>个人或</w:t>
        </w:r>
        <w:r w:rsidR="004354D5" w:rsidRPr="00B207B1">
          <w:rPr>
            <w:rFonts w:hAnsiTheme="minorEastAsia" w:cstheme="minorBidi" w:hint="eastAsia"/>
            <w:color w:val="000000" w:themeColor="text1"/>
            <w:rPrChange w:id="1714" w:author="JY0225" w:date="2017-08-24T11:10:00Z">
              <w:rPr>
                <w:rFonts w:hint="eastAsia"/>
                <w:spacing w:val="10"/>
              </w:rPr>
            </w:rPrChange>
          </w:rPr>
          <w:t>企业使用云备份后，可以依靠第三方云</w:t>
        </w:r>
      </w:ins>
      <w:ins w:id="1715" w:author="Liu, Wu" w:date="2017-08-29T10:13:00Z">
        <w:r w:rsidR="00D16505" w:rsidRPr="00B207B1">
          <w:rPr>
            <w:rFonts w:hAnsiTheme="minorEastAsia" w:hint="eastAsia"/>
            <w:color w:val="000000" w:themeColor="text1"/>
          </w:rPr>
          <w:t>备份服务</w:t>
        </w:r>
      </w:ins>
      <w:ins w:id="1716" w:author="微软用户" w:date="2017-08-20T10:41:00Z">
        <w:r w:rsidR="004354D5" w:rsidRPr="00B207B1">
          <w:rPr>
            <w:rFonts w:hAnsiTheme="minorEastAsia" w:cstheme="minorBidi" w:hint="eastAsia"/>
            <w:color w:val="000000" w:themeColor="text1"/>
            <w:rPrChange w:id="1717" w:author="JY0225" w:date="2017-08-24T11:10:00Z">
              <w:rPr>
                <w:rFonts w:hint="eastAsia"/>
                <w:spacing w:val="10"/>
              </w:rPr>
            </w:rPrChange>
          </w:rPr>
          <w:t>提供商</w:t>
        </w:r>
      </w:ins>
      <w:ins w:id="1718" w:author="微软用户" w:date="2017-08-20T10:43:00Z">
        <w:r w:rsidR="000F200C" w:rsidRPr="00B207B1">
          <w:rPr>
            <w:rFonts w:hAnsiTheme="minorEastAsia" w:cstheme="minorBidi" w:hint="eastAsia"/>
            <w:color w:val="000000" w:themeColor="text1"/>
            <w:rPrChange w:id="1719" w:author="JY0225" w:date="2017-08-24T11:10:00Z">
              <w:rPr>
                <w:rFonts w:hint="eastAsia"/>
                <w:spacing w:val="10"/>
              </w:rPr>
            </w:rPrChange>
          </w:rPr>
          <w:t>海量</w:t>
        </w:r>
        <w:r w:rsidR="004354D5" w:rsidRPr="00B207B1">
          <w:rPr>
            <w:rFonts w:hAnsiTheme="minorEastAsia" w:cstheme="minorBidi" w:hint="eastAsia"/>
            <w:color w:val="000000" w:themeColor="text1"/>
            <w:rPrChange w:id="1720" w:author="JY0225" w:date="2017-08-24T11:10:00Z">
              <w:rPr>
                <w:rFonts w:hint="eastAsia"/>
                <w:spacing w:val="10"/>
              </w:rPr>
            </w:rPrChange>
          </w:rPr>
          <w:t>的</w:t>
        </w:r>
      </w:ins>
      <w:ins w:id="1721" w:author="微软用户" w:date="2017-08-20T10:44:00Z">
        <w:r w:rsidR="000F200C" w:rsidRPr="00B207B1">
          <w:rPr>
            <w:rFonts w:hAnsiTheme="minorEastAsia" w:cstheme="minorBidi" w:hint="eastAsia"/>
            <w:color w:val="000000" w:themeColor="text1"/>
            <w:rPrChange w:id="1722" w:author="JY0225" w:date="2017-08-24T11:10:00Z">
              <w:rPr>
                <w:rFonts w:hint="eastAsia"/>
                <w:spacing w:val="10"/>
              </w:rPr>
            </w:rPrChange>
          </w:rPr>
          <w:t>存储</w:t>
        </w:r>
      </w:ins>
      <w:ins w:id="1723" w:author="微软用户" w:date="2017-08-20T10:41:00Z">
        <w:r w:rsidR="005E7061" w:rsidRPr="00B207B1">
          <w:rPr>
            <w:rFonts w:hAnsiTheme="minorEastAsia" w:cstheme="minorBidi" w:hint="eastAsia"/>
            <w:color w:val="000000" w:themeColor="text1"/>
            <w:rPrChange w:id="1724" w:author="JY0225" w:date="2017-08-24T11:10:00Z">
              <w:rPr>
                <w:rFonts w:hint="eastAsia"/>
                <w:spacing w:val="10"/>
              </w:rPr>
            </w:rPrChange>
          </w:rPr>
          <w:t>能力</w:t>
        </w:r>
      </w:ins>
      <w:ins w:id="1725" w:author="Liu, Wu" w:date="2017-08-29T10:14:00Z">
        <w:r w:rsidR="00460BE8" w:rsidRPr="00B207B1">
          <w:rPr>
            <w:rFonts w:hAnsiTheme="minorEastAsia" w:hint="eastAsia"/>
            <w:color w:val="000000" w:themeColor="text1"/>
          </w:rPr>
          <w:t>对大数据进行存储</w:t>
        </w:r>
      </w:ins>
      <w:ins w:id="1726" w:author="微软用户" w:date="2017-08-20T10:41:00Z">
        <w:r w:rsidR="005E7061" w:rsidRPr="00B207B1">
          <w:rPr>
            <w:rFonts w:hAnsiTheme="minorEastAsia" w:cstheme="minorBidi" w:hint="eastAsia"/>
            <w:color w:val="000000" w:themeColor="text1"/>
            <w:rPrChange w:id="1727" w:author="JY0225" w:date="2017-08-24T11:10:00Z">
              <w:rPr>
                <w:rFonts w:hint="eastAsia"/>
                <w:spacing w:val="10"/>
              </w:rPr>
            </w:rPrChange>
          </w:rPr>
          <w:t>，而不需担心</w:t>
        </w:r>
      </w:ins>
      <w:ins w:id="1728" w:author="微软用户" w:date="2017-08-20T10:42:00Z">
        <w:r w:rsidR="00AF2797" w:rsidRPr="00B207B1">
          <w:rPr>
            <w:rFonts w:hAnsiTheme="minorEastAsia" w:cstheme="minorBidi" w:hint="eastAsia"/>
            <w:color w:val="000000" w:themeColor="text1"/>
            <w:rPrChange w:id="1729" w:author="JY0225" w:date="2017-08-24T11:10:00Z">
              <w:rPr>
                <w:rFonts w:hint="eastAsia"/>
                <w:spacing w:val="10"/>
              </w:rPr>
            </w:rPrChange>
          </w:rPr>
          <w:t>数据</w:t>
        </w:r>
        <w:r w:rsidR="00FB6A6C" w:rsidRPr="00B207B1">
          <w:rPr>
            <w:rFonts w:hAnsiTheme="minorEastAsia" w:cstheme="minorBidi" w:hint="eastAsia"/>
            <w:color w:val="000000" w:themeColor="text1"/>
            <w:rPrChange w:id="1730" w:author="JY0225" w:date="2017-08-24T11:10:00Z">
              <w:rPr>
                <w:rFonts w:hint="eastAsia"/>
                <w:spacing w:val="10"/>
              </w:rPr>
            </w:rPrChange>
          </w:rPr>
          <w:t>备份</w:t>
        </w:r>
      </w:ins>
      <w:ins w:id="1731" w:author="微软用户" w:date="2017-08-20T10:43:00Z">
        <w:r w:rsidR="00FB6A6C" w:rsidRPr="00B207B1">
          <w:rPr>
            <w:rFonts w:hAnsiTheme="minorEastAsia" w:cstheme="minorBidi" w:hint="eastAsia"/>
            <w:color w:val="000000" w:themeColor="text1"/>
            <w:rPrChange w:id="1732" w:author="JY0225" w:date="2017-08-24T11:10:00Z">
              <w:rPr>
                <w:rFonts w:hint="eastAsia"/>
                <w:spacing w:val="10"/>
              </w:rPr>
            </w:rPrChange>
          </w:rPr>
          <w:t>过程中产生</w:t>
        </w:r>
      </w:ins>
      <w:ins w:id="1733" w:author="微软用户" w:date="2017-08-20T10:42:00Z">
        <w:r w:rsidR="00351C9D" w:rsidRPr="00B207B1">
          <w:rPr>
            <w:rFonts w:hAnsiTheme="minorEastAsia" w:cstheme="minorBidi" w:hint="eastAsia"/>
            <w:color w:val="000000" w:themeColor="text1"/>
            <w:rPrChange w:id="1734" w:author="JY0225" w:date="2017-08-24T11:10:00Z">
              <w:rPr>
                <w:rFonts w:hint="eastAsia"/>
                <w:spacing w:val="10"/>
              </w:rPr>
            </w:rPrChange>
          </w:rPr>
          <w:t>的采购和实施</w:t>
        </w:r>
      </w:ins>
      <w:ins w:id="1735" w:author="微软用户" w:date="2017-08-20T10:41:00Z">
        <w:r w:rsidR="00D33F39" w:rsidRPr="00B207B1">
          <w:rPr>
            <w:rFonts w:hAnsiTheme="minorEastAsia" w:cstheme="minorBidi" w:hint="eastAsia"/>
            <w:color w:val="000000" w:themeColor="text1"/>
            <w:rPrChange w:id="1736" w:author="JY0225" w:date="2017-08-24T11:10:00Z">
              <w:rPr>
                <w:rFonts w:hint="eastAsia"/>
                <w:spacing w:val="10"/>
              </w:rPr>
            </w:rPrChange>
          </w:rPr>
          <w:t>投资</w:t>
        </w:r>
      </w:ins>
      <w:ins w:id="1737" w:author="Liu, Wu" w:date="2017-08-29T10:14:00Z">
        <w:r w:rsidR="002B788F" w:rsidRPr="00B207B1">
          <w:rPr>
            <w:rFonts w:hAnsiTheme="minorEastAsia" w:hint="eastAsia"/>
            <w:color w:val="000000" w:themeColor="text1"/>
          </w:rPr>
          <w:t>的</w:t>
        </w:r>
      </w:ins>
      <w:ins w:id="1738" w:author="微软用户" w:date="2017-08-20T10:41:00Z">
        <w:r w:rsidR="00D33F39" w:rsidRPr="00B207B1">
          <w:rPr>
            <w:rFonts w:hAnsiTheme="minorEastAsia" w:cstheme="minorBidi" w:hint="eastAsia"/>
            <w:color w:val="000000" w:themeColor="text1"/>
            <w:rPrChange w:id="1739" w:author="JY0225" w:date="2017-08-24T11:10:00Z">
              <w:rPr>
                <w:rFonts w:hint="eastAsia"/>
                <w:spacing w:val="10"/>
              </w:rPr>
            </w:rPrChange>
          </w:rPr>
          <w:t>问题</w:t>
        </w:r>
      </w:ins>
      <w:ins w:id="1740" w:author="微软用户" w:date="2017-08-20T10:43:00Z">
        <w:r w:rsidR="00D33F39" w:rsidRPr="00B207B1">
          <w:rPr>
            <w:rFonts w:hAnsiTheme="minorEastAsia" w:cstheme="minorBidi" w:hint="eastAsia"/>
            <w:color w:val="000000" w:themeColor="text1"/>
            <w:rPrChange w:id="1741" w:author="JY0225" w:date="2017-08-24T11:10:00Z">
              <w:rPr>
                <w:rFonts w:hint="eastAsia"/>
                <w:spacing w:val="10"/>
              </w:rPr>
            </w:rPrChange>
          </w:rPr>
          <w:t>，可以</w:t>
        </w:r>
      </w:ins>
      <w:ins w:id="1742" w:author="微软用户" w:date="2017-08-20T10:39:00Z">
        <w:r w:rsidR="009C402D" w:rsidRPr="00B207B1">
          <w:rPr>
            <w:rFonts w:hAnsiTheme="minorEastAsia" w:cstheme="minorBidi" w:hint="eastAsia"/>
            <w:color w:val="000000" w:themeColor="text1"/>
            <w:rPrChange w:id="1743"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744" w:author="JY0225" w:date="2017-08-24T11:10:00Z">
              <w:rPr>
                <w:rFonts w:hint="eastAsia"/>
                <w:spacing w:val="10"/>
              </w:rPr>
            </w:rPrChange>
          </w:rPr>
          <w:t>效率</w:t>
        </w:r>
        <w:r w:rsidR="009C402D" w:rsidRPr="00B207B1">
          <w:rPr>
            <w:rFonts w:hAnsiTheme="minorEastAsia" w:cstheme="minorBidi" w:hint="eastAsia"/>
            <w:color w:val="000000" w:themeColor="text1"/>
            <w:rPrChange w:id="1745"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746" w:author="微软用户" w:date="2017-08-19T19:53:00Z"/>
          <w:del w:id="1747" w:author="微软用户" w:date="2017-08-20T10:48:00Z"/>
          <w:rFonts w:hAnsiTheme="minorEastAsia" w:cstheme="minorBidi"/>
          <w:color w:val="000000" w:themeColor="text1"/>
          <w:rPrChange w:id="1748" w:author="JY0225" w:date="2017-08-24T11:11:00Z">
            <w:rPr>
              <w:ins w:id="1749" w:author="微软用户" w:date="2017-08-19T19:53:00Z"/>
              <w:del w:id="1750" w:author="微软用户" w:date="2017-08-20T10:48:00Z"/>
              <w:spacing w:val="10"/>
              <w:sz w:val="24"/>
            </w:rPr>
          </w:rPrChange>
        </w:rPr>
        <w:pPrChange w:id="1751" w:author="JY0225" w:date="2017-08-24T11:11:00Z">
          <w:pPr>
            <w:pStyle w:val="21"/>
            <w:spacing w:line="240" w:lineRule="auto"/>
          </w:pPr>
        </w:pPrChange>
      </w:pPr>
      <w:ins w:id="1752" w:author="微软用户" w:date="2017-08-20T10:45:00Z">
        <w:del w:id="1753" w:author="JY0225" w:date="2017-08-24T11:11:00Z">
          <w:r w:rsidRPr="00B207B1" w:rsidDel="000D4FED">
            <w:rPr>
              <w:rFonts w:hAnsiTheme="minorEastAsia" w:cstheme="minorBidi"/>
              <w:color w:val="000000" w:themeColor="text1"/>
              <w:rPrChange w:id="1754" w:author="JY0225" w:date="2017-08-24T11:11:00Z">
                <w:rPr>
                  <w:spacing w:val="10"/>
                </w:rPr>
              </w:rPrChange>
            </w:rPr>
            <w:tab/>
          </w:r>
          <w:r w:rsidR="00F441B0" w:rsidRPr="00B207B1" w:rsidDel="000D4FED">
            <w:rPr>
              <w:rFonts w:hAnsiTheme="minorEastAsia" w:cstheme="minorBidi"/>
              <w:color w:val="000000" w:themeColor="text1"/>
              <w:rPrChange w:id="1755" w:author="JY0225" w:date="2017-08-24T11:11:00Z">
                <w:rPr>
                  <w:spacing w:val="10"/>
                </w:rPr>
              </w:rPrChange>
            </w:rPr>
            <w:delText xml:space="preserve">2. </w:delText>
          </w:r>
        </w:del>
      </w:ins>
      <w:ins w:id="1756" w:author="微软用户" w:date="2017-08-20T10:47:00Z">
        <w:r w:rsidR="00566FC8" w:rsidRPr="00B207B1">
          <w:rPr>
            <w:rFonts w:hAnsiTheme="minorEastAsia" w:cstheme="minorBidi" w:hint="eastAsia"/>
            <w:color w:val="000000" w:themeColor="text1"/>
            <w:rPrChange w:id="1757" w:author="JY0225" w:date="2017-08-24T11:11:00Z">
              <w:rPr>
                <w:rFonts w:hint="eastAsia"/>
                <w:spacing w:val="10"/>
              </w:rPr>
            </w:rPrChange>
          </w:rPr>
          <w:t>高效可靠：</w:t>
        </w:r>
      </w:ins>
      <w:ins w:id="1758" w:author="微软用户" w:date="2017-08-20T10:48:00Z">
        <w:r w:rsidR="00E76ED3" w:rsidRPr="00B207B1">
          <w:rPr>
            <w:rFonts w:hAnsiTheme="minorEastAsia" w:cstheme="minorBidi" w:hint="eastAsia"/>
            <w:color w:val="000000" w:themeColor="text1"/>
            <w:rPrChange w:id="1759" w:author="JY0225" w:date="2017-08-24T11:11:00Z">
              <w:rPr>
                <w:rFonts w:hint="eastAsia"/>
                <w:spacing w:val="10"/>
              </w:rPr>
            </w:rPrChange>
          </w:rPr>
          <w:t>在现行的计算机云备份数据库中</w:t>
        </w:r>
      </w:ins>
      <w:ins w:id="1760" w:author="微软用户" w:date="2017-08-20T10:54:00Z">
        <w:r w:rsidR="000111EB" w:rsidRPr="00B207B1">
          <w:rPr>
            <w:rFonts w:hAnsiTheme="minorEastAsia" w:cstheme="minorBidi" w:hint="eastAsia"/>
            <w:color w:val="000000" w:themeColor="text1"/>
            <w:rPrChange w:id="1761" w:author="JY0225" w:date="2017-08-24T11:11:00Z">
              <w:rPr>
                <w:rFonts w:hint="eastAsia"/>
                <w:spacing w:val="10"/>
              </w:rPr>
            </w:rPrChange>
          </w:rPr>
          <w:t>，</w:t>
        </w:r>
      </w:ins>
      <w:ins w:id="1762" w:author="微软用户" w:date="2017-08-20T10:48:00Z">
        <w:r w:rsidR="00E76ED3" w:rsidRPr="00B207B1">
          <w:rPr>
            <w:rFonts w:hAnsiTheme="minorEastAsia" w:cstheme="minorBidi" w:hint="eastAsia"/>
            <w:color w:val="000000" w:themeColor="text1"/>
            <w:rPrChange w:id="1763"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764" w:author="JY0225" w:date="2017-08-24T11:11:00Z">
              <w:rPr>
                <w:spacing w:val="10"/>
              </w:rPr>
            </w:rPrChange>
          </w:rPr>
          <w:t xml:space="preserve">, </w:t>
        </w:r>
        <w:r w:rsidR="00E76ED3" w:rsidRPr="00B207B1">
          <w:rPr>
            <w:rFonts w:hAnsiTheme="minorEastAsia" w:cstheme="minorBidi" w:hint="eastAsia"/>
            <w:color w:val="000000" w:themeColor="text1"/>
            <w:rPrChange w:id="1765"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766" w:author="微软用户" w:date="2017-08-20T10:54:00Z">
        <w:r w:rsidR="000111EB" w:rsidRPr="00B207B1">
          <w:rPr>
            <w:rFonts w:hAnsiTheme="minorEastAsia" w:cstheme="minorBidi" w:hint="eastAsia"/>
            <w:color w:val="000000" w:themeColor="text1"/>
            <w:rPrChange w:id="1767" w:author="JY0225" w:date="2017-08-24T11:11:00Z">
              <w:rPr>
                <w:rFonts w:hint="eastAsia"/>
                <w:spacing w:val="10"/>
              </w:rPr>
            </w:rPrChange>
          </w:rPr>
          <w:t>，</w:t>
        </w:r>
      </w:ins>
      <w:ins w:id="1768" w:author="微软用户" w:date="2017-08-20T10:48:00Z">
        <w:r w:rsidR="00E76ED3" w:rsidRPr="00B207B1">
          <w:rPr>
            <w:rFonts w:hAnsiTheme="minorEastAsia" w:cstheme="minorBidi" w:hint="eastAsia"/>
            <w:color w:val="000000" w:themeColor="text1"/>
            <w:rPrChange w:id="1769" w:author="JY0225" w:date="2017-08-24T11:11:00Z">
              <w:rPr>
                <w:rFonts w:hint="eastAsia"/>
                <w:spacing w:val="10"/>
              </w:rPr>
            </w:rPrChange>
          </w:rPr>
          <w:t>同时还能提升其效率</w:t>
        </w:r>
      </w:ins>
      <w:ins w:id="1770" w:author="微软用户" w:date="2017-08-20T10:49:00Z">
        <w:r w:rsidR="007A5868" w:rsidRPr="00B207B1">
          <w:rPr>
            <w:rFonts w:hAnsiTheme="minorEastAsia" w:cstheme="minorBidi" w:hint="eastAsia"/>
            <w:color w:val="000000" w:themeColor="text1"/>
            <w:rPrChange w:id="1771" w:author="JY0225" w:date="2017-08-24T11:11:00Z">
              <w:rPr>
                <w:rFonts w:hint="eastAsia"/>
                <w:spacing w:val="10"/>
              </w:rPr>
            </w:rPrChange>
          </w:rPr>
          <w:t>与可靠性。</w:t>
        </w:r>
      </w:ins>
      <w:ins w:id="1772" w:author="微软用户" w:date="2017-08-20T10:36:00Z">
        <w:del w:id="1773" w:author="微软用户" w:date="2017-08-20T10:45:00Z">
          <w:r w:rsidR="00947F3C" w:rsidRPr="00B207B1" w:rsidDel="00700C23">
            <w:rPr>
              <w:rFonts w:hAnsiTheme="minorEastAsia" w:cstheme="minorBidi"/>
              <w:color w:val="000000" w:themeColor="text1"/>
              <w:rPrChange w:id="1774" w:author="JY0225" w:date="2017-08-24T11:11:00Z">
                <w:rPr>
                  <w:spacing w:val="10"/>
                </w:rPr>
              </w:rPrChange>
            </w:rPr>
            <w:tab/>
          </w:r>
        </w:del>
      </w:ins>
      <w:ins w:id="1775" w:author="微软用户" w:date="2017-08-20T10:34:00Z">
        <w:del w:id="1776" w:author="微软用户" w:date="2017-08-20T10:45:00Z">
          <w:r w:rsidR="0030214D" w:rsidRPr="00B207B1" w:rsidDel="00700C23">
            <w:rPr>
              <w:rFonts w:hAnsiTheme="minorEastAsia" w:cstheme="minorBidi"/>
              <w:color w:val="000000" w:themeColor="text1"/>
              <w:rPrChange w:id="1777"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778" w:author="微软用户" w:date="2017-08-20T10:20:00Z"/>
          <w:del w:id="1779" w:author="微软用户" w:date="2017-08-20T10:48:00Z"/>
          <w:rFonts w:asciiTheme="minorEastAsia" w:hAnsiTheme="minorEastAsia"/>
          <w:color w:val="000000" w:themeColor="text1"/>
          <w:sz w:val="24"/>
          <w:szCs w:val="24"/>
          <w:rPrChange w:id="1780" w:author="JY0225" w:date="2017-08-24T11:11:00Z">
            <w:rPr>
              <w:ins w:id="1781" w:author="微软用户" w:date="2017-08-20T10:20:00Z"/>
              <w:del w:id="1782" w:author="微软用户" w:date="2017-08-20T10:48:00Z"/>
            </w:rPr>
          </w:rPrChange>
        </w:rPr>
        <w:pPrChange w:id="1783" w:author="JY0225" w:date="2017-08-24T11:11:00Z">
          <w:pPr>
            <w:pStyle w:val="31"/>
          </w:pPr>
        </w:pPrChange>
      </w:pPr>
      <w:bookmarkStart w:id="1784" w:name="_Toc420959848"/>
      <w:bookmarkStart w:id="1785" w:name="_Toc421026912"/>
      <w:bookmarkStart w:id="1786" w:name="_Toc421230580"/>
      <w:bookmarkStart w:id="1787" w:name="_Toc433381261"/>
      <w:ins w:id="1788" w:author="微软用户" w:date="2017-08-20T10:20:00Z">
        <w:del w:id="1789" w:author="微软用户" w:date="2017-08-20T10:48:00Z">
          <w:r w:rsidRPr="00B207B1" w:rsidDel="00E76ED3">
            <w:rPr>
              <w:rFonts w:asciiTheme="minorEastAsia" w:hAnsiTheme="minorEastAsia"/>
              <w:color w:val="000000" w:themeColor="text1"/>
              <w:sz w:val="24"/>
              <w:szCs w:val="24"/>
              <w:rPrChange w:id="1790" w:author="JY0225" w:date="2017-08-24T11:11:00Z">
                <w:rPr/>
              </w:rPrChange>
            </w:rPr>
            <w:delText>2.1.1</w:delText>
          </w:r>
          <w:r w:rsidR="00793D22" w:rsidRPr="00B207B1" w:rsidDel="00E76ED3">
            <w:rPr>
              <w:rFonts w:asciiTheme="minorEastAsia" w:hAnsiTheme="minorEastAsia"/>
              <w:color w:val="000000" w:themeColor="text1"/>
              <w:sz w:val="24"/>
              <w:szCs w:val="24"/>
              <w:rPrChange w:id="1791" w:author="JY0225" w:date="2017-08-24T11:11:00Z">
                <w:rPr/>
              </w:rPrChange>
            </w:rPr>
            <w:delText xml:space="preserve"> </w:delText>
          </w:r>
          <w:bookmarkEnd w:id="1784"/>
          <w:bookmarkEnd w:id="1785"/>
          <w:bookmarkEnd w:id="1786"/>
          <w:bookmarkEnd w:id="1787"/>
          <w:r w:rsidR="00A6762E" w:rsidRPr="00B207B1" w:rsidDel="00E76ED3">
            <w:rPr>
              <w:rFonts w:asciiTheme="minorEastAsia" w:hAnsiTheme="minorEastAsia" w:hint="eastAsia"/>
              <w:color w:val="000000" w:themeColor="text1"/>
              <w:sz w:val="24"/>
              <w:szCs w:val="24"/>
              <w:rPrChange w:id="1792"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793"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794"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795" w:author="微软用户" w:date="2017-08-19T19:24:00Z"/>
          <w:rFonts w:hAnsiTheme="minorEastAsia" w:cstheme="minorBidi"/>
          <w:color w:val="000000" w:themeColor="text1"/>
          <w:rPrChange w:id="1796" w:author="JY0225" w:date="2017-08-24T11:11:00Z">
            <w:rPr>
              <w:ins w:id="1797" w:author="微软用户" w:date="2017-08-19T19:24:00Z"/>
            </w:rPr>
          </w:rPrChange>
        </w:rPr>
        <w:pPrChange w:id="1798" w:author="JY0225" w:date="2017-08-24T11:11:00Z">
          <w:pPr>
            <w:pStyle w:val="21"/>
            <w:spacing w:line="240" w:lineRule="auto"/>
          </w:pPr>
        </w:pPrChange>
      </w:pPr>
      <w:ins w:id="1799" w:author="微软用户" w:date="2017-08-20T10:21:00Z">
        <w:r w:rsidRPr="00B207B1">
          <w:rPr>
            <w:rFonts w:hAnsiTheme="minorEastAsia" w:cstheme="minorBidi"/>
            <w:color w:val="000000" w:themeColor="text1"/>
            <w:rPrChange w:id="1800"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801" w:author="微软用户" w:date="2017-08-20T10:56:00Z"/>
          <w:rFonts w:hAnsiTheme="minorEastAsia"/>
          <w:color w:val="000000" w:themeColor="text1"/>
          <w:kern w:val="2"/>
          <w:rPrChange w:id="1802" w:author="JY0225" w:date="2017-08-24T11:11:00Z">
            <w:rPr>
              <w:ins w:id="1803" w:author="微软用户" w:date="2017-08-20T10:56:00Z"/>
              <w:spacing w:val="10"/>
              <w:sz w:val="24"/>
            </w:rPr>
          </w:rPrChange>
        </w:rPr>
        <w:pPrChange w:id="1804" w:author="JY0225" w:date="2017-08-24T11:11:00Z">
          <w:pPr>
            <w:pStyle w:val="1"/>
          </w:pPr>
        </w:pPrChange>
      </w:pPr>
      <w:ins w:id="1805" w:author="微软用户" w:date="2017-08-20T10:49:00Z">
        <w:del w:id="1806" w:author="JY0225" w:date="2017-08-24T11:11:00Z">
          <w:r w:rsidRPr="00B207B1" w:rsidDel="005C4754">
            <w:rPr>
              <w:rFonts w:hAnsiTheme="minorEastAsia"/>
              <w:color w:val="000000" w:themeColor="text1"/>
              <w:kern w:val="2"/>
              <w:rPrChange w:id="1807" w:author="JY0225" w:date="2017-08-24T11:11:00Z">
                <w:rPr>
                  <w:b w:val="0"/>
                  <w:bCs w:val="0"/>
                </w:rPr>
              </w:rPrChange>
            </w:rPr>
            <w:tab/>
          </w:r>
          <w:r w:rsidR="00DE60A4" w:rsidRPr="00B207B1" w:rsidDel="005C4754">
            <w:rPr>
              <w:rFonts w:hAnsiTheme="minorEastAsia"/>
              <w:color w:val="000000" w:themeColor="text1"/>
              <w:kern w:val="2"/>
              <w:rPrChange w:id="1808" w:author="JY0225" w:date="2017-08-24T11:11:00Z">
                <w:rPr>
                  <w:spacing w:val="10"/>
                </w:rPr>
              </w:rPrChange>
            </w:rPr>
            <w:delText xml:space="preserve">3. </w:delText>
          </w:r>
        </w:del>
      </w:ins>
      <w:ins w:id="1809" w:author="微软用户" w:date="2017-08-20T10:50:00Z">
        <w:r w:rsidR="00CF5252" w:rsidRPr="00B207B1">
          <w:rPr>
            <w:rFonts w:hAnsiTheme="minorEastAsia" w:hint="eastAsia"/>
            <w:color w:val="000000" w:themeColor="text1"/>
            <w:kern w:val="2"/>
            <w:rPrChange w:id="1810" w:author="JY0225" w:date="2017-08-24T11:11:00Z">
              <w:rPr>
                <w:rFonts w:hint="eastAsia"/>
                <w:b w:val="0"/>
                <w:bCs w:val="0"/>
              </w:rPr>
            </w:rPrChange>
          </w:rPr>
          <w:t>高容灾性：</w:t>
        </w:r>
      </w:ins>
      <w:ins w:id="1811" w:author="微软用户" w:date="2017-08-20T10:53:00Z">
        <w:r w:rsidR="008F21E6" w:rsidRPr="00B207B1">
          <w:rPr>
            <w:rFonts w:hAnsiTheme="minorEastAsia" w:hint="eastAsia"/>
            <w:color w:val="000000" w:themeColor="text1"/>
            <w:kern w:val="2"/>
            <w:rPrChange w:id="1812" w:author="JY0225" w:date="2017-08-24T11:11:00Z">
              <w:rPr>
                <w:rFonts w:hint="eastAsia"/>
                <w:spacing w:val="10"/>
              </w:rPr>
            </w:rPrChange>
          </w:rPr>
          <w:t>传统的</w:t>
        </w:r>
        <w:r w:rsidR="002F0ABC" w:rsidRPr="00B207B1">
          <w:rPr>
            <w:rFonts w:hAnsiTheme="minorEastAsia" w:hint="eastAsia"/>
            <w:color w:val="000000" w:themeColor="text1"/>
            <w:kern w:val="2"/>
            <w:rPrChange w:id="1813" w:author="JY0225" w:date="2017-08-24T11:11:00Z">
              <w:rPr>
                <w:rFonts w:hint="eastAsia"/>
                <w:spacing w:val="10"/>
              </w:rPr>
            </w:rPrChange>
          </w:rPr>
          <w:t>数据</w:t>
        </w:r>
      </w:ins>
      <w:ins w:id="1814" w:author="微软用户" w:date="2017-08-20T10:51:00Z">
        <w:r w:rsidR="008F21E6" w:rsidRPr="00B207B1">
          <w:rPr>
            <w:rFonts w:hAnsiTheme="minorEastAsia" w:hint="eastAsia"/>
            <w:color w:val="000000" w:themeColor="text1"/>
            <w:kern w:val="2"/>
            <w:rPrChange w:id="1815"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816" w:author="JY0225" w:date="2017-08-24T11:11:00Z">
              <w:rPr>
                <w:b w:val="0"/>
                <w:bCs w:val="0"/>
              </w:rPr>
            </w:rPrChange>
          </w:rPr>
          <w:t xml:space="preserve">, </w:t>
        </w:r>
        <w:r w:rsidR="008F21E6" w:rsidRPr="00B207B1">
          <w:rPr>
            <w:rFonts w:hAnsiTheme="minorEastAsia" w:hint="eastAsia"/>
            <w:color w:val="000000" w:themeColor="text1"/>
            <w:kern w:val="2"/>
            <w:rPrChange w:id="1817" w:author="JY0225" w:date="2017-08-24T11:11:00Z">
              <w:rPr>
                <w:rFonts w:hint="eastAsia"/>
                <w:b w:val="0"/>
                <w:bCs w:val="0"/>
              </w:rPr>
            </w:rPrChange>
          </w:rPr>
          <w:t>因此</w:t>
        </w:r>
        <w:r w:rsidR="008F21E6" w:rsidRPr="00B207B1">
          <w:rPr>
            <w:rFonts w:hAnsiTheme="minorEastAsia"/>
            <w:color w:val="000000" w:themeColor="text1"/>
            <w:kern w:val="2"/>
            <w:rPrChange w:id="1818" w:author="JY0225" w:date="2017-08-24T11:11:00Z">
              <w:rPr>
                <w:b w:val="0"/>
                <w:bCs w:val="0"/>
              </w:rPr>
            </w:rPrChange>
          </w:rPr>
          <w:t xml:space="preserve">, </w:t>
        </w:r>
        <w:r w:rsidR="008F21E6" w:rsidRPr="00B207B1">
          <w:rPr>
            <w:rFonts w:hAnsiTheme="minorEastAsia" w:hint="eastAsia"/>
            <w:color w:val="000000" w:themeColor="text1"/>
            <w:kern w:val="2"/>
            <w:rPrChange w:id="1819" w:author="JY0225" w:date="2017-08-24T11:11:00Z">
              <w:rPr>
                <w:rFonts w:hint="eastAsia"/>
                <w:b w:val="0"/>
                <w:bCs w:val="0"/>
              </w:rPr>
            </w:rPrChange>
          </w:rPr>
          <w:t>如果发生数据丢失的情况</w:t>
        </w:r>
      </w:ins>
      <w:ins w:id="1820" w:author="微软用户" w:date="2017-08-20T10:54:00Z">
        <w:r w:rsidR="00E40A2A" w:rsidRPr="00B207B1">
          <w:rPr>
            <w:rFonts w:hAnsiTheme="minorEastAsia" w:hint="eastAsia"/>
            <w:color w:val="000000" w:themeColor="text1"/>
            <w:kern w:val="2"/>
            <w:rPrChange w:id="1821" w:author="JY0225" w:date="2017-08-24T11:11:00Z">
              <w:rPr>
                <w:rFonts w:hint="eastAsia"/>
                <w:spacing w:val="10"/>
              </w:rPr>
            </w:rPrChange>
          </w:rPr>
          <w:t>，</w:t>
        </w:r>
      </w:ins>
      <w:ins w:id="1822" w:author="微软用户" w:date="2017-08-20T10:51:00Z">
        <w:r w:rsidR="008F21E6" w:rsidRPr="00B207B1">
          <w:rPr>
            <w:rFonts w:hAnsiTheme="minorEastAsia" w:hint="eastAsia"/>
            <w:color w:val="000000" w:themeColor="text1"/>
            <w:kern w:val="2"/>
            <w:rPrChange w:id="1823" w:author="JY0225" w:date="2017-08-24T11:11:00Z">
              <w:rPr>
                <w:rFonts w:hint="eastAsia"/>
                <w:b w:val="0"/>
                <w:bCs w:val="0"/>
              </w:rPr>
            </w:rPrChange>
          </w:rPr>
          <w:t>技术管理人员</w:t>
        </w:r>
        <w:del w:id="1824" w:author="Liu, Wu" w:date="2017-08-29T10:16:00Z">
          <w:r w:rsidR="008F21E6" w:rsidRPr="00B207B1" w:rsidDel="003559F2">
            <w:rPr>
              <w:rFonts w:hAnsiTheme="minorEastAsia" w:hint="eastAsia"/>
              <w:color w:val="000000" w:themeColor="text1"/>
              <w:kern w:val="2"/>
              <w:rPrChange w:id="1825"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826" w:author="JY0225" w:date="2017-08-24T11:11:00Z">
              <w:rPr>
                <w:rFonts w:hint="eastAsia"/>
                <w:b w:val="0"/>
                <w:bCs w:val="0"/>
              </w:rPr>
            </w:rPrChange>
          </w:rPr>
          <w:t>需要找到磁盘</w:t>
        </w:r>
      </w:ins>
      <w:ins w:id="1827" w:author="微软用户" w:date="2017-08-20T10:54:00Z">
        <w:r w:rsidR="00CB1412" w:rsidRPr="00B207B1">
          <w:rPr>
            <w:rFonts w:hAnsiTheme="minorEastAsia" w:hint="eastAsia"/>
            <w:color w:val="000000" w:themeColor="text1"/>
            <w:kern w:val="2"/>
            <w:rPrChange w:id="1828" w:author="JY0225" w:date="2017-08-24T11:11:00Z">
              <w:rPr>
                <w:rFonts w:hint="eastAsia"/>
                <w:spacing w:val="10"/>
              </w:rPr>
            </w:rPrChange>
          </w:rPr>
          <w:t>，</w:t>
        </w:r>
      </w:ins>
      <w:ins w:id="1829" w:author="微软用户" w:date="2017-08-20T10:51:00Z">
        <w:r w:rsidR="008F21E6" w:rsidRPr="00B207B1">
          <w:rPr>
            <w:rFonts w:hAnsiTheme="minorEastAsia" w:hint="eastAsia"/>
            <w:color w:val="000000" w:themeColor="text1"/>
            <w:kern w:val="2"/>
            <w:rPrChange w:id="1830" w:author="JY0225" w:date="2017-08-24T11:11:00Z">
              <w:rPr>
                <w:rFonts w:hint="eastAsia"/>
                <w:b w:val="0"/>
                <w:bCs w:val="0"/>
              </w:rPr>
            </w:rPrChange>
          </w:rPr>
          <w:t>将其在计算机上加载</w:t>
        </w:r>
      </w:ins>
      <w:ins w:id="1831" w:author="微软用户" w:date="2017-08-20T10:54:00Z">
        <w:r w:rsidR="002B4A04" w:rsidRPr="00B207B1">
          <w:rPr>
            <w:rFonts w:hAnsiTheme="minorEastAsia" w:hint="eastAsia"/>
            <w:color w:val="000000" w:themeColor="text1"/>
            <w:kern w:val="2"/>
            <w:rPrChange w:id="1832" w:author="JY0225" w:date="2017-08-24T11:11:00Z">
              <w:rPr>
                <w:rFonts w:hint="eastAsia"/>
                <w:spacing w:val="10"/>
              </w:rPr>
            </w:rPrChange>
          </w:rPr>
          <w:t>，</w:t>
        </w:r>
      </w:ins>
      <w:ins w:id="1833" w:author="微软用户" w:date="2017-08-20T10:51:00Z">
        <w:r w:rsidR="008F21E6" w:rsidRPr="00B207B1">
          <w:rPr>
            <w:rFonts w:hAnsiTheme="minorEastAsia" w:hint="eastAsia"/>
            <w:color w:val="000000" w:themeColor="text1"/>
            <w:kern w:val="2"/>
            <w:rPrChange w:id="1834" w:author="JY0225" w:date="2017-08-24T11:11:00Z">
              <w:rPr>
                <w:rFonts w:hint="eastAsia"/>
                <w:b w:val="0"/>
                <w:bCs w:val="0"/>
              </w:rPr>
            </w:rPrChange>
          </w:rPr>
          <w:t>根据加载所显示的数据位置便可对信息数据进行恢复。</w:t>
        </w:r>
      </w:ins>
      <w:ins w:id="1835" w:author="微软用户" w:date="2017-08-20T10:53:00Z">
        <w:r w:rsidR="00F94AE3" w:rsidRPr="00B207B1">
          <w:rPr>
            <w:rFonts w:hAnsiTheme="minorEastAsia" w:hint="eastAsia"/>
            <w:color w:val="000000" w:themeColor="text1"/>
            <w:kern w:val="2"/>
            <w:rPrChange w:id="1836" w:author="JY0225" w:date="2017-08-24T11:11:00Z">
              <w:rPr>
                <w:rFonts w:hint="eastAsia"/>
                <w:spacing w:val="10"/>
              </w:rPr>
            </w:rPrChange>
          </w:rPr>
          <w:t>一旦磁盘出现不可逆的故障，则</w:t>
        </w:r>
      </w:ins>
      <w:ins w:id="1837" w:author="微软用户" w:date="2017-08-20T10:54:00Z">
        <w:r w:rsidR="00F94AE3" w:rsidRPr="00B207B1">
          <w:rPr>
            <w:rFonts w:hAnsiTheme="minorEastAsia" w:hint="eastAsia"/>
            <w:color w:val="000000" w:themeColor="text1"/>
            <w:kern w:val="2"/>
            <w:rPrChange w:id="1838" w:author="JY0225" w:date="2017-08-24T11:11:00Z">
              <w:rPr>
                <w:rFonts w:hint="eastAsia"/>
                <w:spacing w:val="10"/>
              </w:rPr>
            </w:rPrChange>
          </w:rPr>
          <w:t>会造成数据永久丢失。</w:t>
        </w:r>
      </w:ins>
      <w:ins w:id="1839" w:author="微软用户" w:date="2017-08-20T10:55:00Z">
        <w:r w:rsidR="00231D87" w:rsidRPr="00B207B1">
          <w:rPr>
            <w:rFonts w:hAnsiTheme="minorEastAsia" w:hint="eastAsia"/>
            <w:color w:val="000000" w:themeColor="text1"/>
            <w:kern w:val="2"/>
            <w:rPrChange w:id="1840" w:author="JY0225" w:date="2017-08-24T11:11:00Z">
              <w:rPr>
                <w:rFonts w:hint="eastAsia"/>
                <w:spacing w:val="10"/>
              </w:rPr>
            </w:rPrChange>
          </w:rPr>
          <w:t>而从云中恢复数据要</w:t>
        </w:r>
      </w:ins>
      <w:ins w:id="1841" w:author="Liu, Wu" w:date="2017-08-29T10:18:00Z">
        <w:r w:rsidR="00EC7618" w:rsidRPr="00B207B1">
          <w:rPr>
            <w:rFonts w:hAnsiTheme="minorEastAsia"/>
            <w:color w:val="000000" w:themeColor="text1"/>
          </w:rPr>
          <w:t>可靠得</w:t>
        </w:r>
      </w:ins>
      <w:ins w:id="1842" w:author="微软用户" w:date="2017-08-20T10:55:00Z">
        <w:del w:id="1843" w:author="Liu, Wu" w:date="2017-08-29T10:18:00Z">
          <w:r w:rsidR="00231D87" w:rsidRPr="00B207B1" w:rsidDel="00EC7618">
            <w:rPr>
              <w:rFonts w:hAnsiTheme="minorEastAsia" w:hint="eastAsia"/>
              <w:color w:val="000000" w:themeColor="text1"/>
              <w:kern w:val="2"/>
              <w:rPrChange w:id="1844"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845" w:author="JY0225" w:date="2017-08-24T11:11:00Z">
              <w:rPr>
                <w:rFonts w:hint="eastAsia"/>
                <w:spacing w:val="10"/>
              </w:rPr>
            </w:rPrChange>
          </w:rPr>
          <w:t>多，</w:t>
        </w:r>
      </w:ins>
      <w:ins w:id="1846" w:author="微软用户" w:date="2017-08-20T10:56:00Z">
        <w:r w:rsidR="00491D4C" w:rsidRPr="00B207B1">
          <w:rPr>
            <w:rFonts w:hAnsiTheme="minorEastAsia" w:hint="eastAsia"/>
            <w:color w:val="000000" w:themeColor="text1"/>
            <w:kern w:val="2"/>
            <w:rPrChange w:id="1847" w:author="JY0225" w:date="2017-08-24T11:11:00Z">
              <w:rPr>
                <w:rFonts w:hint="eastAsia"/>
                <w:spacing w:val="10"/>
              </w:rPr>
            </w:rPrChange>
          </w:rPr>
          <w:t>云端服务器存有数据的备份，</w:t>
        </w:r>
      </w:ins>
      <w:ins w:id="1848" w:author="微软用户" w:date="2017-08-20T10:55:00Z">
        <w:r w:rsidR="005D794B" w:rsidRPr="00B207B1">
          <w:rPr>
            <w:rFonts w:hAnsiTheme="minorEastAsia" w:hint="eastAsia"/>
            <w:color w:val="000000" w:themeColor="text1"/>
            <w:kern w:val="2"/>
            <w:rPrChange w:id="1849" w:author="JY0225" w:date="2017-08-24T11:11:00Z">
              <w:rPr>
                <w:rFonts w:hint="eastAsia"/>
                <w:spacing w:val="10"/>
              </w:rPr>
            </w:rPrChange>
          </w:rPr>
          <w:t>它不需要从磁带存放点运送磁带，</w:t>
        </w:r>
      </w:ins>
      <w:ins w:id="1850" w:author="微软用户" w:date="2017-08-20T10:56:00Z">
        <w:r w:rsidR="008D3FA1" w:rsidRPr="00B207B1">
          <w:rPr>
            <w:rFonts w:hAnsiTheme="minorEastAsia" w:hint="eastAsia"/>
            <w:color w:val="000000" w:themeColor="text1"/>
            <w:kern w:val="2"/>
            <w:rPrChange w:id="1851" w:author="JY0225" w:date="2017-08-24T11:11:00Z">
              <w:rPr>
                <w:rFonts w:hint="eastAsia"/>
                <w:spacing w:val="10"/>
              </w:rPr>
            </w:rPrChange>
          </w:rPr>
          <w:t>而是</w:t>
        </w:r>
      </w:ins>
      <w:ins w:id="1852" w:author="微软用户" w:date="2017-08-20T10:55:00Z">
        <w:r w:rsidR="005D794B" w:rsidRPr="00B207B1">
          <w:rPr>
            <w:rFonts w:hAnsiTheme="minorEastAsia" w:hint="eastAsia"/>
            <w:color w:val="000000" w:themeColor="text1"/>
            <w:kern w:val="2"/>
            <w:rPrChange w:id="1853" w:author="JY0225" w:date="2017-08-24T11:11:00Z">
              <w:rPr>
                <w:rFonts w:hint="eastAsia"/>
                <w:spacing w:val="10"/>
              </w:rPr>
            </w:rPrChange>
          </w:rPr>
          <w:t>通过网络</w:t>
        </w:r>
        <w:r w:rsidR="008D3FA1" w:rsidRPr="00B207B1">
          <w:rPr>
            <w:rFonts w:hAnsiTheme="minorEastAsia" w:hint="eastAsia"/>
            <w:color w:val="000000" w:themeColor="text1"/>
            <w:kern w:val="2"/>
            <w:rPrChange w:id="1854" w:author="JY0225" w:date="2017-08-24T11:11:00Z">
              <w:rPr>
                <w:rFonts w:hint="eastAsia"/>
                <w:spacing w:val="10"/>
              </w:rPr>
            </w:rPrChange>
          </w:rPr>
          <w:t>进行</w:t>
        </w:r>
      </w:ins>
      <w:ins w:id="1855" w:author="微软用户" w:date="2017-08-20T10:56:00Z">
        <w:r w:rsidR="008D3FA1" w:rsidRPr="00B207B1">
          <w:rPr>
            <w:rFonts w:hAnsiTheme="minorEastAsia" w:hint="eastAsia"/>
            <w:color w:val="000000" w:themeColor="text1"/>
            <w:kern w:val="2"/>
            <w:rPrChange w:id="1856" w:author="JY0225" w:date="2017-08-24T11:11:00Z">
              <w:rPr>
                <w:rFonts w:hint="eastAsia"/>
                <w:spacing w:val="10"/>
              </w:rPr>
            </w:rPrChange>
          </w:rPr>
          <w:t>数据恢复</w:t>
        </w:r>
      </w:ins>
      <w:ins w:id="1857" w:author="微软用户" w:date="2017-08-20T10:55:00Z">
        <w:r w:rsidR="005D794B" w:rsidRPr="00B207B1">
          <w:rPr>
            <w:rFonts w:hAnsiTheme="minorEastAsia" w:hint="eastAsia"/>
            <w:color w:val="000000" w:themeColor="text1"/>
            <w:kern w:val="2"/>
            <w:rPrChange w:id="1858"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859" w:author="微软用户" w:date="2017-08-20T12:09:00Z"/>
        </w:rPr>
      </w:pPr>
      <w:bookmarkStart w:id="1860" w:name="_Toc492457590"/>
      <w:ins w:id="1861"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860"/>
      </w:ins>
    </w:p>
    <w:p w14:paraId="13D77EEC" w14:textId="5EA71F00" w:rsidR="008D7A08" w:rsidRPr="00B207B1" w:rsidRDefault="00C8796E">
      <w:pPr>
        <w:spacing w:line="400" w:lineRule="exact"/>
        <w:rPr>
          <w:ins w:id="1862" w:author="微软用户" w:date="2017-08-20T12:22:00Z"/>
          <w:rFonts w:hAnsiTheme="minorEastAsia"/>
          <w:kern w:val="2"/>
          <w:szCs w:val="22"/>
          <w:rPrChange w:id="1863" w:author="JY0225" w:date="2017-08-24T11:11:00Z">
            <w:rPr>
              <w:ins w:id="1864" w:author="微软用户" w:date="2017-08-20T12:22:00Z"/>
              <w:spacing w:val="10"/>
              <w:sz w:val="24"/>
            </w:rPr>
          </w:rPrChange>
        </w:rPr>
        <w:pPrChange w:id="1865" w:author="微软用户" w:date="2017-08-20T10:52:00Z">
          <w:pPr>
            <w:pStyle w:val="1"/>
          </w:pPr>
        </w:pPrChange>
      </w:pPr>
      <w:ins w:id="1866" w:author="微软用户" w:date="2017-08-20T11:12:00Z">
        <w:r w:rsidRPr="00B207B1">
          <w:tab/>
        </w:r>
      </w:ins>
      <w:ins w:id="1867" w:author="微软用户" w:date="2017-08-20T12:15:00Z">
        <w:r w:rsidR="008D7A08" w:rsidRPr="00B207B1">
          <w:rPr>
            <w:rFonts w:hAnsiTheme="minorEastAsia" w:hint="eastAsia"/>
            <w:kern w:val="2"/>
            <w:szCs w:val="22"/>
            <w:rPrChange w:id="1868" w:author="JY0225" w:date="2017-08-24T11:11:00Z">
              <w:rPr>
                <w:rFonts w:hint="eastAsia"/>
                <w:spacing w:val="10"/>
              </w:rPr>
            </w:rPrChange>
          </w:rPr>
          <w:t>云备份中间件是一种独立</w:t>
        </w:r>
      </w:ins>
      <w:ins w:id="1869" w:author="微软用户" w:date="2017-08-20T12:21:00Z">
        <w:r w:rsidR="00F05147" w:rsidRPr="00B207B1">
          <w:rPr>
            <w:rFonts w:hAnsiTheme="minorEastAsia" w:hint="eastAsia"/>
            <w:kern w:val="2"/>
            <w:szCs w:val="22"/>
            <w:rPrChange w:id="1870" w:author="JY0225" w:date="2017-08-24T11:11:00Z">
              <w:rPr>
                <w:rFonts w:hint="eastAsia"/>
                <w:spacing w:val="10"/>
              </w:rPr>
            </w:rPrChange>
          </w:rPr>
          <w:t>于</w:t>
        </w:r>
      </w:ins>
      <w:ins w:id="1871" w:author="微软用户" w:date="2017-08-20T12:15:00Z">
        <w:r w:rsidR="008D7A08" w:rsidRPr="00B207B1">
          <w:rPr>
            <w:rFonts w:hAnsiTheme="minorEastAsia" w:hint="eastAsia"/>
            <w:kern w:val="2"/>
            <w:szCs w:val="22"/>
            <w:rPrChange w:id="1872" w:author="JY0225" w:date="2017-08-24T11:11:00Z">
              <w:rPr>
                <w:rFonts w:hint="eastAsia"/>
                <w:spacing w:val="10"/>
              </w:rPr>
            </w:rPrChange>
          </w:rPr>
          <w:t>云服务器与客户端的系统组件，位于客户机与服务器之间，</w:t>
        </w:r>
      </w:ins>
      <w:ins w:id="1873" w:author="微软用户" w:date="2017-08-20T12:16:00Z">
        <w:r w:rsidR="008D7A08" w:rsidRPr="00B207B1">
          <w:rPr>
            <w:rFonts w:hAnsiTheme="minorEastAsia" w:hint="eastAsia"/>
            <w:kern w:val="2"/>
            <w:szCs w:val="22"/>
            <w:rPrChange w:id="1874" w:author="JY0225" w:date="2017-08-24T11:11:00Z">
              <w:rPr>
                <w:rFonts w:hint="eastAsia"/>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3F32D9">
        <w:rPr>
          <w:rFonts w:hAnsiTheme="minorEastAsia"/>
          <w:kern w:val="2"/>
          <w:szCs w:val="22"/>
          <w:vertAlign w:val="superscript"/>
        </w:rPr>
        <w:t>[22]</w:t>
      </w:r>
      <w:r w:rsidR="00CE2485" w:rsidRPr="00CE2485">
        <w:rPr>
          <w:rFonts w:hAnsiTheme="minorEastAsia"/>
          <w:kern w:val="2"/>
          <w:szCs w:val="22"/>
          <w:vertAlign w:val="superscript"/>
        </w:rPr>
        <w:fldChar w:fldCharType="end"/>
      </w:r>
      <w:ins w:id="1875" w:author="微软用户" w:date="2017-08-20T12:16:00Z">
        <w:r w:rsidR="008D7A08" w:rsidRPr="00B207B1">
          <w:rPr>
            <w:rFonts w:hAnsiTheme="minorEastAsia" w:hint="eastAsia"/>
            <w:kern w:val="2"/>
            <w:szCs w:val="22"/>
            <w:rPrChange w:id="1876" w:author="JY0225" w:date="2017-08-24T11:11:00Z">
              <w:rPr>
                <w:rFonts w:hint="eastAsia"/>
                <w:spacing w:val="10"/>
              </w:rPr>
            </w:rPrChange>
          </w:rPr>
          <w:t>。</w:t>
        </w:r>
        <w:r w:rsidR="0091764E" w:rsidRPr="00B207B1">
          <w:rPr>
            <w:rFonts w:hAnsiTheme="minorEastAsia" w:hint="eastAsia"/>
            <w:kern w:val="2"/>
            <w:szCs w:val="22"/>
            <w:rPrChange w:id="1877" w:author="JY0225" w:date="2017-08-24T11:11:00Z">
              <w:rPr>
                <w:rFonts w:hint="eastAsia"/>
                <w:spacing w:val="10"/>
              </w:rPr>
            </w:rPrChange>
          </w:rPr>
          <w:t>通过中间件技术，</w:t>
        </w:r>
      </w:ins>
      <w:ins w:id="1878" w:author="微软用户" w:date="2017-08-20T12:18:00Z">
        <w:r w:rsidR="00C90B29" w:rsidRPr="00B207B1">
          <w:rPr>
            <w:rFonts w:hAnsiTheme="minorEastAsia" w:hint="eastAsia"/>
            <w:kern w:val="2"/>
            <w:szCs w:val="22"/>
            <w:rPrChange w:id="1879" w:author="JY0225" w:date="2017-08-24T11:11:00Z">
              <w:rPr>
                <w:rFonts w:hint="eastAsia"/>
                <w:spacing w:val="10"/>
              </w:rPr>
            </w:rPrChange>
          </w:rPr>
          <w:t>即便不同的应用之间存在差异，</w:t>
        </w:r>
        <w:r w:rsidR="007C2378" w:rsidRPr="00B207B1">
          <w:rPr>
            <w:rFonts w:hAnsiTheme="minorEastAsia" w:hint="eastAsia"/>
            <w:kern w:val="2"/>
            <w:szCs w:val="22"/>
            <w:rPrChange w:id="1880" w:author="JY0225" w:date="2017-08-24T11:11:00Z">
              <w:rPr>
                <w:rFonts w:hint="eastAsia"/>
                <w:spacing w:val="10"/>
              </w:rPr>
            </w:rPrChange>
          </w:rPr>
          <w:t>如接口差异、操作系统差异</w:t>
        </w:r>
      </w:ins>
      <w:ins w:id="1881" w:author="Liu, Wu" w:date="2017-08-29T10:20:00Z">
        <w:r w:rsidR="00BA6B7A" w:rsidRPr="00B207B1">
          <w:rPr>
            <w:rFonts w:hAnsiTheme="minorEastAsia" w:hint="eastAsia"/>
          </w:rPr>
          <w:t>等</w:t>
        </w:r>
      </w:ins>
      <w:ins w:id="1882" w:author="微软用户" w:date="2017-08-20T12:18:00Z">
        <w:r w:rsidR="007C2378" w:rsidRPr="00B207B1">
          <w:rPr>
            <w:rFonts w:hAnsiTheme="minorEastAsia" w:hint="eastAsia"/>
            <w:kern w:val="2"/>
            <w:szCs w:val="22"/>
            <w:rPrChange w:id="1883" w:author="JY0225" w:date="2017-08-24T11:11:00Z">
              <w:rPr>
                <w:rFonts w:hint="eastAsia"/>
                <w:spacing w:val="10"/>
              </w:rPr>
            </w:rPrChange>
          </w:rPr>
          <w:t>，</w:t>
        </w:r>
        <w:r w:rsidR="00C90B29" w:rsidRPr="00B207B1">
          <w:rPr>
            <w:rFonts w:hAnsiTheme="minorEastAsia" w:hint="eastAsia"/>
            <w:kern w:val="2"/>
            <w:szCs w:val="22"/>
            <w:rPrChange w:id="1884" w:author="JY0225" w:date="2017-08-24T11:11:00Z">
              <w:rPr>
                <w:rFonts w:hint="eastAsia"/>
                <w:spacing w:val="10"/>
              </w:rPr>
            </w:rPrChange>
          </w:rPr>
          <w:t>仍可</w:t>
        </w:r>
      </w:ins>
      <w:ins w:id="1885" w:author="Liu, Wu" w:date="2017-08-29T10:20:00Z">
        <w:r w:rsidR="0073373A" w:rsidRPr="00B207B1">
          <w:rPr>
            <w:rFonts w:hAnsiTheme="minorEastAsia"/>
          </w:rPr>
          <w:t>实现</w:t>
        </w:r>
      </w:ins>
      <w:ins w:id="1886" w:author="微软用户" w:date="2017-08-20T12:16:00Z">
        <w:del w:id="1887" w:author="Liu, Wu" w:date="2017-08-29T10:20:00Z">
          <w:r w:rsidR="0091764E" w:rsidRPr="00B207B1" w:rsidDel="0073373A">
            <w:rPr>
              <w:rFonts w:hAnsiTheme="minorEastAsia" w:hint="eastAsia"/>
              <w:kern w:val="2"/>
              <w:szCs w:val="22"/>
              <w:rPrChange w:id="1888" w:author="JY0225" w:date="2017-08-24T11:11:00Z">
                <w:rPr>
                  <w:rFonts w:hint="eastAsia"/>
                  <w:spacing w:val="10"/>
                </w:rPr>
              </w:rPrChange>
            </w:rPr>
            <w:delText>实现与云备份</w:delText>
          </w:r>
        </w:del>
      </w:ins>
      <w:ins w:id="1889" w:author="微软用户" w:date="2017-08-20T12:17:00Z">
        <w:del w:id="1890" w:author="Liu, Wu" w:date="2017-08-29T10:20:00Z">
          <w:r w:rsidR="0091764E" w:rsidRPr="00B207B1" w:rsidDel="0073373A">
            <w:rPr>
              <w:rFonts w:hAnsiTheme="minorEastAsia" w:hint="eastAsia"/>
              <w:kern w:val="2"/>
              <w:szCs w:val="22"/>
              <w:rPrChange w:id="1891"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892" w:author="JY0225" w:date="2017-08-24T11:11:00Z">
              <w:rPr>
                <w:rFonts w:hint="eastAsia"/>
                <w:spacing w:val="10"/>
              </w:rPr>
            </w:rPrChange>
          </w:rPr>
          <w:t>资源共享，</w:t>
        </w:r>
      </w:ins>
      <w:ins w:id="1893" w:author="Liu, Wu" w:date="2017-08-29T10:29:00Z">
        <w:r w:rsidR="009A4A1F" w:rsidRPr="00B207B1">
          <w:rPr>
            <w:rFonts w:hAnsiTheme="minorEastAsia"/>
          </w:rPr>
          <w:t>解决</w:t>
        </w:r>
      </w:ins>
      <w:ins w:id="1894" w:author="微软用户" w:date="2017-08-20T12:19:00Z">
        <w:del w:id="1895" w:author="Liu, Wu" w:date="2017-08-29T10:29:00Z">
          <w:r w:rsidR="001B1756" w:rsidRPr="00B207B1" w:rsidDel="009A4A1F">
            <w:rPr>
              <w:rFonts w:hAnsiTheme="minorEastAsia" w:hint="eastAsia"/>
              <w:kern w:val="2"/>
              <w:szCs w:val="22"/>
              <w:rPrChange w:id="1896" w:author="JY0225" w:date="2017-08-24T11:11:00Z">
                <w:rPr>
                  <w:rFonts w:hint="eastAsia"/>
                  <w:spacing w:val="10"/>
                </w:rPr>
              </w:rPrChange>
            </w:rPr>
            <w:delText>实现</w:delText>
          </w:r>
        </w:del>
        <w:r w:rsidR="001B1756" w:rsidRPr="00B207B1">
          <w:rPr>
            <w:rFonts w:hAnsiTheme="minorEastAsia" w:hint="eastAsia"/>
            <w:kern w:val="2"/>
            <w:szCs w:val="22"/>
            <w:rPrChange w:id="1897" w:author="JY0225" w:date="2017-08-24T11:11:00Z">
              <w:rPr>
                <w:rFonts w:hint="eastAsia"/>
                <w:spacing w:val="10"/>
              </w:rPr>
            </w:rPrChange>
          </w:rPr>
          <w:t>系统的跨平台、跨</w:t>
        </w:r>
      </w:ins>
      <w:ins w:id="1898" w:author="微软用户" w:date="2017-08-20T12:20:00Z">
        <w:r w:rsidR="001B1756" w:rsidRPr="00B207B1">
          <w:rPr>
            <w:rFonts w:hAnsiTheme="minorEastAsia" w:hint="eastAsia"/>
            <w:kern w:val="2"/>
            <w:szCs w:val="22"/>
            <w:rPrChange w:id="1899" w:author="JY0225" w:date="2017-08-24T11:11:00Z">
              <w:rPr>
                <w:rFonts w:hint="eastAsia"/>
                <w:spacing w:val="10"/>
              </w:rPr>
            </w:rPrChange>
          </w:rPr>
          <w:t>网络、跨硬件特性</w:t>
        </w:r>
      </w:ins>
      <w:ins w:id="1900" w:author="Liu, Wu" w:date="2017-08-29T10:29:00Z">
        <w:r w:rsidR="009A4A1F" w:rsidRPr="00B207B1">
          <w:rPr>
            <w:rFonts w:hAnsiTheme="minorEastAsia" w:hint="eastAsia"/>
          </w:rPr>
          <w:t>等问题</w:t>
        </w:r>
      </w:ins>
      <w:ins w:id="1901" w:author="微软用户" w:date="2017-08-20T12:20:00Z">
        <w:r w:rsidR="001B1756" w:rsidRPr="00B207B1">
          <w:rPr>
            <w:rFonts w:hAnsiTheme="minorEastAsia" w:hint="eastAsia"/>
            <w:kern w:val="2"/>
            <w:szCs w:val="22"/>
            <w:rPrChange w:id="1902" w:author="JY0225" w:date="2017-08-24T11:11:00Z">
              <w:rPr>
                <w:rFonts w:hint="eastAsia"/>
                <w:spacing w:val="10"/>
              </w:rPr>
            </w:rPrChange>
          </w:rPr>
          <w:t>。</w:t>
        </w:r>
        <w:r w:rsidR="006155DC" w:rsidRPr="00B207B1">
          <w:rPr>
            <w:rFonts w:hAnsiTheme="minorEastAsia" w:hint="eastAsia"/>
            <w:kern w:val="2"/>
            <w:szCs w:val="22"/>
            <w:rPrChange w:id="1903" w:author="JY0225" w:date="2017-08-24T11:11:00Z">
              <w:rPr>
                <w:rFonts w:hint="eastAsia"/>
                <w:spacing w:val="10"/>
              </w:rPr>
            </w:rPrChange>
          </w:rPr>
          <w:t>在云备份服务平台中，中间件扮演着重要的角色，</w:t>
        </w:r>
      </w:ins>
      <w:ins w:id="1904" w:author="微软用户" w:date="2017-08-20T12:21:00Z">
        <w:r w:rsidR="006155DC" w:rsidRPr="00B207B1">
          <w:rPr>
            <w:rFonts w:hAnsiTheme="minorEastAsia" w:hint="eastAsia"/>
            <w:kern w:val="2"/>
            <w:szCs w:val="22"/>
            <w:rPrChange w:id="1905" w:author="JY0225" w:date="2017-08-24T11:11:00Z">
              <w:rPr>
                <w:rFonts w:hint="eastAsia"/>
                <w:spacing w:val="10"/>
              </w:rPr>
            </w:rPrChange>
          </w:rPr>
          <w:t>能够显著地降低系统开发和维护成本，同时提升系统的稳定性。</w:t>
        </w:r>
      </w:ins>
    </w:p>
    <w:p w14:paraId="4D2CD63C" w14:textId="77777777" w:rsidR="003F0347" w:rsidRPr="00B207B1" w:rsidRDefault="003F0347">
      <w:pPr>
        <w:spacing w:line="400" w:lineRule="exact"/>
        <w:rPr>
          <w:ins w:id="1906" w:author="微软用户" w:date="2017-08-20T12:23:00Z"/>
          <w:rFonts w:hAnsiTheme="minorEastAsia"/>
          <w:kern w:val="2"/>
          <w:szCs w:val="22"/>
          <w:rPrChange w:id="1907" w:author="JY0225" w:date="2017-08-24T11:11:00Z">
            <w:rPr>
              <w:ins w:id="1908" w:author="微软用户" w:date="2017-08-20T12:23:00Z"/>
              <w:spacing w:val="10"/>
              <w:sz w:val="24"/>
            </w:rPr>
          </w:rPrChange>
        </w:rPr>
        <w:pPrChange w:id="1909" w:author="微软用户" w:date="2017-08-20T10:52:00Z">
          <w:pPr>
            <w:pStyle w:val="1"/>
          </w:pPr>
        </w:pPrChange>
      </w:pPr>
      <w:ins w:id="1910" w:author="微软用户" w:date="2017-08-20T12:22:00Z">
        <w:r w:rsidRPr="00B207B1">
          <w:rPr>
            <w:rFonts w:hAnsiTheme="minorEastAsia"/>
            <w:kern w:val="2"/>
            <w:szCs w:val="22"/>
            <w:rPrChange w:id="1911" w:author="JY0225" w:date="2017-08-24T11:11:00Z">
              <w:rPr>
                <w:spacing w:val="10"/>
              </w:rPr>
            </w:rPrChange>
          </w:rPr>
          <w:tab/>
        </w:r>
        <w:r w:rsidR="00501FE5" w:rsidRPr="00B207B1">
          <w:rPr>
            <w:rFonts w:hAnsiTheme="minorEastAsia" w:hint="eastAsia"/>
            <w:kern w:val="2"/>
            <w:szCs w:val="22"/>
            <w:rPrChange w:id="1912" w:author="JY0225" w:date="2017-08-24T11:11:00Z">
              <w:rPr>
                <w:rFonts w:hint="eastAsia"/>
                <w:spacing w:val="10"/>
              </w:rPr>
            </w:rPrChange>
          </w:rPr>
          <w:t>云备份中间件的系统模型如</w:t>
        </w:r>
      </w:ins>
      <w:ins w:id="1913" w:author="微软用户" w:date="2017-08-20T12:29:00Z">
        <w:r w:rsidR="00E707AB" w:rsidRPr="00B207B1">
          <w:rPr>
            <w:rFonts w:hAnsiTheme="minorEastAsia" w:hint="eastAsia"/>
            <w:kern w:val="2"/>
            <w:szCs w:val="22"/>
            <w:rPrChange w:id="1914" w:author="JY0225" w:date="2017-08-24T11:11:00Z">
              <w:rPr>
                <w:rFonts w:hint="eastAsia"/>
                <w:spacing w:val="10"/>
              </w:rPr>
            </w:rPrChange>
          </w:rPr>
          <w:t>图</w:t>
        </w:r>
        <w:r w:rsidR="00E707AB" w:rsidRPr="00B207B1">
          <w:rPr>
            <w:rFonts w:hAnsiTheme="minorEastAsia"/>
            <w:kern w:val="2"/>
            <w:szCs w:val="22"/>
            <w:rPrChange w:id="1915" w:author="JY0225" w:date="2017-08-24T11:11:00Z">
              <w:rPr>
                <w:spacing w:val="10"/>
              </w:rPr>
            </w:rPrChange>
          </w:rPr>
          <w:t>2-1</w:t>
        </w:r>
      </w:ins>
      <w:ins w:id="1916" w:author="微软用户" w:date="2017-08-20T12:22:00Z">
        <w:r w:rsidR="00501FE5" w:rsidRPr="00B207B1">
          <w:rPr>
            <w:rFonts w:hAnsiTheme="minorEastAsia" w:hint="eastAsia"/>
            <w:kern w:val="2"/>
            <w:szCs w:val="22"/>
            <w:rPrChange w:id="1917" w:author="JY0225" w:date="2017-08-24T11:11:00Z">
              <w:rPr>
                <w:rFonts w:hint="eastAsia"/>
                <w:spacing w:val="10"/>
              </w:rPr>
            </w:rPrChange>
          </w:rPr>
          <w:t>所示：</w:t>
        </w:r>
      </w:ins>
    </w:p>
    <w:p w14:paraId="4C23A5F8" w14:textId="2D1DD529" w:rsidR="00501FE5" w:rsidRPr="00B207B1" w:rsidRDefault="005D04CE">
      <w:pPr>
        <w:jc w:val="center"/>
        <w:rPr>
          <w:ins w:id="1918" w:author="微软用户" w:date="2017-08-20T12:29:00Z"/>
          <w:rFonts w:ascii="Times New Roman" w:hAnsi="Times New Roman"/>
          <w:kern w:val="2"/>
          <w:szCs w:val="22"/>
          <w:rPrChange w:id="1919" w:author="微软用户" w:date="2017-08-20T12:30:00Z">
            <w:rPr>
              <w:ins w:id="1920" w:author="微软用户" w:date="2017-08-20T12:29:00Z"/>
            </w:rPr>
          </w:rPrChange>
        </w:rPr>
        <w:pPrChange w:id="1921"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pt;height:177.5pt" o:ole="">
            <v:imagedata r:id="rId20" o:title=""/>
          </v:shape>
          <o:OLEObject Type="Embed" ProgID="Visio.Drawing.15" ShapeID="_x0000_i1025" DrawAspect="Content" ObjectID="_1566200033" r:id="rId21"/>
        </w:object>
      </w:r>
    </w:p>
    <w:p w14:paraId="0EA303B2" w14:textId="77777777" w:rsidR="007E74BF" w:rsidRPr="00B207B1" w:rsidRDefault="007E74BF">
      <w:pPr>
        <w:spacing w:line="400" w:lineRule="exact"/>
        <w:jc w:val="center"/>
        <w:rPr>
          <w:ins w:id="1922" w:author="微软用户" w:date="2017-08-20T12:30:00Z"/>
          <w:rFonts w:ascii="Times New Roman" w:hAnsi="Times New Roman"/>
        </w:rPr>
        <w:pPrChange w:id="1923" w:author="微软用户" w:date="2017-08-20T12:30:00Z">
          <w:pPr>
            <w:pStyle w:val="1"/>
          </w:pPr>
        </w:pPrChange>
      </w:pPr>
      <w:ins w:id="1924" w:author="微软用户" w:date="2017-08-20T12:29:00Z">
        <w:r w:rsidRPr="00B207B1">
          <w:rPr>
            <w:rFonts w:ascii="Times New Roman" w:hAnsi="Times New Roman" w:hint="eastAsia"/>
            <w:kern w:val="2"/>
            <w:szCs w:val="22"/>
            <w:rPrChange w:id="1925" w:author="微软用户" w:date="2017-08-20T12:30:00Z">
              <w:rPr>
                <w:rFonts w:hint="eastAsia"/>
                <w:b w:val="0"/>
                <w:bCs w:val="0"/>
                <w:spacing w:val="10"/>
              </w:rPr>
            </w:rPrChange>
          </w:rPr>
          <w:t>图</w:t>
        </w:r>
        <w:r w:rsidRPr="00B207B1">
          <w:rPr>
            <w:rFonts w:ascii="Times New Roman" w:hAnsi="Times New Roman"/>
            <w:kern w:val="2"/>
            <w:szCs w:val="22"/>
            <w:rPrChange w:id="1926" w:author="微软用户" w:date="2017-08-20T12:30:00Z">
              <w:rPr>
                <w:b w:val="0"/>
                <w:bCs w:val="0"/>
                <w:spacing w:val="10"/>
              </w:rPr>
            </w:rPrChange>
          </w:rPr>
          <w:t xml:space="preserve">2-1 </w:t>
        </w:r>
        <w:r w:rsidRPr="00B207B1">
          <w:rPr>
            <w:rFonts w:ascii="Times New Roman" w:hAnsi="Times New Roman" w:hint="eastAsia"/>
            <w:kern w:val="2"/>
            <w:szCs w:val="22"/>
            <w:rPrChange w:id="1927" w:author="微软用户" w:date="2017-08-20T12:30:00Z">
              <w:rPr>
                <w:rFonts w:hint="eastAsia"/>
                <w:b w:val="0"/>
                <w:bCs w:val="0"/>
                <w:spacing w:val="10"/>
              </w:rPr>
            </w:rPrChange>
          </w:rPr>
          <w:t>云备份中间件</w:t>
        </w:r>
      </w:ins>
      <w:ins w:id="1928" w:author="微软用户" w:date="2017-08-20T12:30:00Z">
        <w:r w:rsidRPr="00B207B1">
          <w:rPr>
            <w:rFonts w:ascii="Times New Roman" w:hAnsi="Times New Roman" w:hint="eastAsia"/>
            <w:kern w:val="2"/>
            <w:szCs w:val="22"/>
            <w:rPrChange w:id="1929" w:author="微软用户" w:date="2017-08-20T12:30:00Z">
              <w:rPr>
                <w:rFonts w:hint="eastAsia"/>
                <w:b w:val="0"/>
                <w:bCs w:val="0"/>
                <w:spacing w:val="10"/>
              </w:rPr>
            </w:rPrChange>
          </w:rPr>
          <w:t>系统模型</w:t>
        </w:r>
      </w:ins>
    </w:p>
    <w:p w14:paraId="1ED18D05" w14:textId="6E1937AA" w:rsidR="006E3AA8" w:rsidRPr="00B207B1" w:rsidRDefault="00873725">
      <w:pPr>
        <w:spacing w:line="400" w:lineRule="exact"/>
        <w:ind w:firstLine="420"/>
        <w:rPr>
          <w:ins w:id="1930" w:author="微软用户" w:date="2017-08-20T12:15:00Z"/>
          <w:rFonts w:hAnsiTheme="minorEastAsia"/>
          <w:kern w:val="2"/>
          <w:szCs w:val="22"/>
          <w:rPrChange w:id="1931" w:author="JY0225" w:date="2017-08-24T11:12:00Z">
            <w:rPr>
              <w:ins w:id="1932" w:author="微软用户" w:date="2017-08-20T12:15:00Z"/>
            </w:rPr>
          </w:rPrChange>
        </w:rPr>
        <w:pPrChange w:id="1933" w:author="微软用户" w:date="2017-08-20T12:49:00Z">
          <w:pPr>
            <w:pStyle w:val="1"/>
          </w:pPr>
        </w:pPrChange>
      </w:pPr>
      <w:ins w:id="1934" w:author="微软用户" w:date="2017-08-20T12:49:00Z">
        <w:r w:rsidRPr="00B207B1">
          <w:rPr>
            <w:rFonts w:hAnsiTheme="minorEastAsia" w:hint="eastAsia"/>
            <w:kern w:val="2"/>
            <w:szCs w:val="22"/>
            <w:rPrChange w:id="1935" w:author="JY0225" w:date="2017-08-24T11:12:00Z">
              <w:rPr>
                <w:rFonts w:ascii="Times New Roman" w:hAnsi="Times New Roman" w:hint="eastAsia"/>
                <w:spacing w:val="10"/>
              </w:rPr>
            </w:rPrChange>
          </w:rPr>
          <w:t>由图</w:t>
        </w:r>
        <w:r w:rsidRPr="00B207B1">
          <w:rPr>
            <w:rFonts w:hAnsiTheme="minorEastAsia"/>
            <w:kern w:val="2"/>
            <w:szCs w:val="22"/>
            <w:rPrChange w:id="1936" w:author="JY0225" w:date="2017-08-24T11:12:00Z">
              <w:rPr>
                <w:rFonts w:ascii="Times New Roman" w:hAnsi="Times New Roman"/>
                <w:spacing w:val="10"/>
              </w:rPr>
            </w:rPrChange>
          </w:rPr>
          <w:t>2-1</w:t>
        </w:r>
        <w:r w:rsidRPr="00B207B1">
          <w:rPr>
            <w:rFonts w:hAnsiTheme="minorEastAsia" w:hint="eastAsia"/>
            <w:kern w:val="2"/>
            <w:szCs w:val="22"/>
            <w:rPrChange w:id="1937" w:author="JY0225" w:date="2017-08-24T11:12:00Z">
              <w:rPr>
                <w:rFonts w:ascii="Times New Roman" w:hAnsi="Times New Roman" w:hint="eastAsia"/>
                <w:spacing w:val="10"/>
              </w:rPr>
            </w:rPrChange>
          </w:rPr>
          <w:t>可知，</w:t>
        </w:r>
      </w:ins>
      <w:ins w:id="1938" w:author="微软用户" w:date="2017-08-20T12:50:00Z">
        <w:r w:rsidR="00456179" w:rsidRPr="00B207B1">
          <w:rPr>
            <w:rFonts w:hAnsiTheme="minorEastAsia" w:hint="eastAsia"/>
            <w:kern w:val="2"/>
            <w:szCs w:val="22"/>
            <w:rPrChange w:id="1939" w:author="JY0225" w:date="2017-08-24T11:12:00Z">
              <w:rPr>
                <w:rFonts w:ascii="Times New Roman" w:hAnsi="Times New Roman" w:hint="eastAsia"/>
                <w:spacing w:val="10"/>
              </w:rPr>
            </w:rPrChange>
          </w:rPr>
          <w:t>中间</w:t>
        </w:r>
        <w:r w:rsidR="00084C1D" w:rsidRPr="00B207B1">
          <w:rPr>
            <w:rFonts w:hAnsiTheme="minorEastAsia" w:hint="eastAsia"/>
            <w:kern w:val="2"/>
            <w:szCs w:val="22"/>
            <w:rPrChange w:id="1940" w:author="JY0225" w:date="2017-08-24T11:12:00Z">
              <w:rPr>
                <w:rFonts w:ascii="Times New Roman" w:hAnsi="Times New Roman" w:hint="eastAsia"/>
                <w:spacing w:val="10"/>
              </w:rPr>
            </w:rPrChange>
          </w:rPr>
          <w:t>件处于云备份</w:t>
        </w:r>
      </w:ins>
      <w:r w:rsidR="00E908F2">
        <w:rPr>
          <w:rFonts w:hAnsiTheme="minorEastAsia" w:hint="eastAsia"/>
          <w:kern w:val="2"/>
          <w:szCs w:val="22"/>
        </w:rPr>
        <w:t>服务器</w:t>
      </w:r>
      <w:ins w:id="1941" w:author="微软用户" w:date="2017-08-20T12:50:00Z">
        <w:r w:rsidR="00084C1D" w:rsidRPr="00B207B1">
          <w:rPr>
            <w:rFonts w:hAnsiTheme="minorEastAsia" w:hint="eastAsia"/>
            <w:kern w:val="2"/>
            <w:szCs w:val="22"/>
            <w:rPrChange w:id="1942" w:author="JY0225" w:date="2017-08-24T11:12:00Z">
              <w:rPr>
                <w:rFonts w:ascii="Times New Roman" w:hAnsi="Times New Roman" w:hint="eastAsia"/>
                <w:spacing w:val="10"/>
              </w:rPr>
            </w:rPrChange>
          </w:rPr>
          <w:t>与</w:t>
        </w:r>
      </w:ins>
      <w:ins w:id="1943" w:author="微软用户" w:date="2017-08-20T12:51:00Z">
        <w:r w:rsidR="00084C1D" w:rsidRPr="00B207B1">
          <w:rPr>
            <w:rFonts w:hAnsiTheme="minorEastAsia" w:hint="eastAsia"/>
            <w:kern w:val="2"/>
            <w:szCs w:val="22"/>
            <w:rPrChange w:id="1944" w:author="JY0225" w:date="2017-08-24T11:12:00Z">
              <w:rPr>
                <w:rFonts w:ascii="Times New Roman" w:hAnsi="Times New Roman" w:hint="eastAsia"/>
                <w:spacing w:val="10"/>
              </w:rPr>
            </w:rPrChange>
          </w:rPr>
          <w:t>客户端应用之间，充当两者之间的“桥梁”作用</w:t>
        </w:r>
        <w:r w:rsidR="00583732" w:rsidRPr="00B207B1">
          <w:rPr>
            <w:rFonts w:hAnsiTheme="minorEastAsia" w:hint="eastAsia"/>
            <w:kern w:val="2"/>
            <w:szCs w:val="22"/>
            <w:rPrChange w:id="1945" w:author="JY0225" w:date="2017-08-24T11:12:00Z">
              <w:rPr>
                <w:rFonts w:ascii="Times New Roman" w:hAnsi="Times New Roman" w:hint="eastAsia"/>
                <w:spacing w:val="10"/>
              </w:rPr>
            </w:rPrChange>
          </w:rPr>
          <w:t>，通过适配来自不同应用的请求</w:t>
        </w:r>
      </w:ins>
      <w:ins w:id="1946" w:author="微软用户" w:date="2017-08-20T12:52:00Z">
        <w:r w:rsidR="00583732" w:rsidRPr="00B207B1">
          <w:rPr>
            <w:rFonts w:hAnsiTheme="minorEastAsia" w:hint="eastAsia"/>
            <w:kern w:val="2"/>
            <w:szCs w:val="22"/>
            <w:rPrChange w:id="1947" w:author="JY0225" w:date="2017-08-24T11:12:00Z">
              <w:rPr>
                <w:rFonts w:ascii="Times New Roman" w:hAnsi="Times New Roman" w:hint="eastAsia"/>
                <w:spacing w:val="10"/>
              </w:rPr>
            </w:rPrChange>
          </w:rPr>
          <w:t>，转化为云备份服务器可识别的标准形式，同时调用服务器提供的应用层接口，</w:t>
        </w:r>
      </w:ins>
      <w:ins w:id="1948" w:author="微软用户" w:date="2017-08-20T12:53:00Z">
        <w:r w:rsidR="000E0D22" w:rsidRPr="00B207B1">
          <w:rPr>
            <w:rFonts w:hAnsiTheme="minorEastAsia" w:hint="eastAsia"/>
            <w:kern w:val="2"/>
            <w:szCs w:val="22"/>
            <w:rPrChange w:id="1949" w:author="JY0225" w:date="2017-08-24T11:12:00Z">
              <w:rPr>
                <w:rFonts w:ascii="Times New Roman" w:hAnsi="Times New Roman" w:hint="eastAsia"/>
                <w:spacing w:val="10"/>
              </w:rPr>
            </w:rPrChange>
          </w:rPr>
          <w:t>实现多种应用与服务器之间的通信。</w:t>
        </w:r>
      </w:ins>
    </w:p>
    <w:p w14:paraId="681BCBFC" w14:textId="77777777" w:rsidR="001E33EA" w:rsidRPr="00B207B1" w:rsidDel="00837E8A" w:rsidRDefault="001E33EA">
      <w:pPr>
        <w:spacing w:line="400" w:lineRule="exact"/>
        <w:ind w:firstLine="420"/>
        <w:rPr>
          <w:del w:id="1950" w:author="微软用户" w:date="2017-08-20T12:22:00Z"/>
          <w:rFonts w:asciiTheme="minorHAnsi" w:cstheme="minorBidi"/>
          <w:kern w:val="2"/>
          <w:szCs w:val="22"/>
          <w:rPrChange w:id="1951" w:author="微软用户" w:date="2017-08-20T10:51:00Z">
            <w:rPr>
              <w:del w:id="1952" w:author="微软用户" w:date="2017-08-20T12:22:00Z"/>
              <w:rStyle w:val="1CharChar"/>
              <w:rFonts w:ascii="Times New Roman" w:eastAsiaTheme="minorEastAsia" w:hAnsi="Times New Roman"/>
              <w:b/>
              <w:bCs/>
              <w:spacing w:val="0"/>
              <w:sz w:val="44"/>
              <w:szCs w:val="44"/>
            </w:rPr>
          </w:rPrChange>
        </w:rPr>
        <w:pPrChange w:id="1953" w:author="微软用户" w:date="2017-08-20T12:14:00Z">
          <w:pPr>
            <w:pStyle w:val="1"/>
          </w:pPr>
        </w:pPrChange>
      </w:pPr>
    </w:p>
    <w:p w14:paraId="0D6D7437" w14:textId="77777777" w:rsidR="006C1A48" w:rsidRPr="00B207B1" w:rsidRDefault="005C6FFF">
      <w:pPr>
        <w:pStyle w:val="21"/>
        <w:spacing w:line="240" w:lineRule="auto"/>
        <w:pPrChange w:id="1954" w:author="微软用户" w:date="2017-08-18T22:48:00Z">
          <w:pPr>
            <w:pStyle w:val="21"/>
          </w:pPr>
        </w:pPrChange>
      </w:pPr>
      <w:bookmarkStart w:id="1955" w:name="_Toc420959849"/>
      <w:bookmarkStart w:id="1956" w:name="_Toc421026913"/>
      <w:bookmarkStart w:id="1957" w:name="_Toc421230581"/>
      <w:bookmarkStart w:id="1958" w:name="_Toc492457591"/>
      <w:r w:rsidRPr="00B207B1">
        <w:t>2</w:t>
      </w:r>
      <w:r w:rsidR="00593FA9" w:rsidRPr="00B207B1">
        <w:t>.</w:t>
      </w:r>
      <w:ins w:id="1959" w:author="微软用户" w:date="2017-08-20T11:03:00Z">
        <w:r w:rsidR="00BB296E" w:rsidRPr="00B207B1">
          <w:t>3</w:t>
        </w:r>
      </w:ins>
      <w:ins w:id="1960" w:author="微软用户" w:date="2017-08-20T10:26:00Z">
        <w:del w:id="1961" w:author="微软用户" w:date="2017-08-20T11:03:00Z">
          <w:r w:rsidR="0068457B" w:rsidRPr="00B207B1" w:rsidDel="00BB296E">
            <w:delText>2</w:delText>
          </w:r>
        </w:del>
      </w:ins>
      <w:del w:id="1962" w:author="微软用户" w:date="2017-08-20T10:26:00Z">
        <w:r w:rsidR="00593FA9" w:rsidRPr="00B207B1" w:rsidDel="0068457B">
          <w:delText>1</w:delText>
        </w:r>
      </w:del>
      <w:r w:rsidR="002E3864" w:rsidRPr="00B207B1">
        <w:t xml:space="preserve"> </w:t>
      </w:r>
      <w:bookmarkEnd w:id="1955"/>
      <w:bookmarkEnd w:id="1956"/>
      <w:bookmarkEnd w:id="1957"/>
      <w:r w:rsidR="003A2F2B" w:rsidRPr="00B207B1">
        <w:t>SQLite</w:t>
      </w:r>
      <w:bookmarkEnd w:id="1958"/>
    </w:p>
    <w:p w14:paraId="3B102A83" w14:textId="28CED683" w:rsidR="001A0E6F" w:rsidRPr="00B207B1" w:rsidRDefault="00810FFB" w:rsidP="00EF14FD">
      <w:pPr>
        <w:spacing w:line="400" w:lineRule="exact"/>
        <w:ind w:firstLine="420"/>
        <w:rPr>
          <w:rFonts w:hAnsiTheme="minorEastAsia"/>
          <w:rPrChange w:id="1963" w:author="JY0225" w:date="2017-08-24T11:12:00Z">
            <w:rPr>
              <w:rFonts w:ascii="Times New Roman" w:hAnsi="Times New Roman"/>
              <w:spacing w:val="10"/>
            </w:rPr>
          </w:rPrChange>
        </w:rPr>
      </w:pPr>
      <w:r w:rsidRPr="00B207B1">
        <w:rPr>
          <w:rFonts w:hAnsiTheme="minorEastAsia"/>
          <w:rPrChange w:id="1964" w:author="JY0225" w:date="2017-08-24T11:12:00Z">
            <w:rPr>
              <w:rFonts w:ascii="Times New Roman" w:hAnsi="Times New Roman"/>
              <w:spacing w:val="10"/>
            </w:rPr>
          </w:rPrChange>
        </w:rPr>
        <w:t>SQLite</w:t>
      </w:r>
      <w:r w:rsidRPr="00B207B1">
        <w:rPr>
          <w:rFonts w:hAnsiTheme="minorEastAsia" w:hint="eastAsia"/>
          <w:rPrChange w:id="1965" w:author="JY0225" w:date="2017-08-24T11:12:00Z">
            <w:rPr>
              <w:rFonts w:ascii="Times New Roman" w:hAnsi="Times New Roman" w:hint="eastAsia"/>
              <w:spacing w:val="10"/>
            </w:rPr>
          </w:rPrChange>
        </w:rPr>
        <w:t>是</w:t>
      </w:r>
      <w:r w:rsidRPr="00B207B1">
        <w:rPr>
          <w:rFonts w:hAnsiTheme="minorEastAsia"/>
          <w:rPrChange w:id="1966" w:author="JY0225" w:date="2017-08-24T11:12:00Z">
            <w:rPr>
              <w:rFonts w:ascii="Times New Roman" w:hAnsi="Times New Roman"/>
              <w:spacing w:val="10"/>
            </w:rPr>
          </w:rPrChange>
        </w:rPr>
        <w:t>D.Richard Hipp</w:t>
      </w:r>
      <w:r w:rsidRPr="00B207B1">
        <w:rPr>
          <w:rFonts w:hAnsiTheme="minorEastAsia" w:hint="eastAsia"/>
          <w:rPrChange w:id="1967" w:author="JY0225" w:date="2017-08-24T11:12:00Z">
            <w:rPr>
              <w:rFonts w:ascii="Times New Roman" w:hAnsi="Times New Roman" w:hint="eastAsia"/>
              <w:spacing w:val="10"/>
            </w:rPr>
          </w:rPrChange>
        </w:rPr>
        <w:t>用</w:t>
      </w:r>
      <w:r w:rsidRPr="00B207B1">
        <w:rPr>
          <w:rFonts w:hAnsiTheme="minorEastAsia"/>
          <w:rPrChange w:id="1968" w:author="JY0225" w:date="2017-08-24T11:12:00Z">
            <w:rPr>
              <w:rFonts w:ascii="Times New Roman" w:hAnsi="Times New Roman"/>
              <w:spacing w:val="10"/>
            </w:rPr>
          </w:rPrChange>
        </w:rPr>
        <w:t>C</w:t>
      </w:r>
      <w:r w:rsidRPr="00B207B1">
        <w:rPr>
          <w:rFonts w:hAnsiTheme="minorEastAsia" w:hint="eastAsia"/>
          <w:rPrChange w:id="1969"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970"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971" w:author="JY0225" w:date="2017-08-24T11:12:00Z">
            <w:rPr>
              <w:rFonts w:ascii="Times New Roman" w:hAnsi="Times New Roman" w:hint="eastAsia"/>
              <w:spacing w:val="10"/>
            </w:rPr>
          </w:rPrChange>
        </w:rPr>
        <w:t>。它</w:t>
      </w:r>
      <w:r w:rsidR="00907087" w:rsidRPr="00B207B1">
        <w:rPr>
          <w:rFonts w:hAnsiTheme="minorEastAsia" w:hint="eastAsia"/>
          <w:rPrChange w:id="1972" w:author="JY0225" w:date="2017-08-24T11:12:00Z">
            <w:rPr>
              <w:rFonts w:ascii="Times New Roman" w:hAnsi="Times New Roman" w:hint="eastAsia"/>
              <w:spacing w:val="10"/>
            </w:rPr>
          </w:rPrChange>
        </w:rPr>
        <w:t>是一款</w:t>
      </w:r>
      <w:r w:rsidR="006A0A2F" w:rsidRPr="00B207B1">
        <w:rPr>
          <w:rFonts w:hAnsiTheme="minorEastAsia" w:hint="eastAsia"/>
          <w:rPrChange w:id="1973" w:author="JY0225" w:date="2017-08-24T11:12:00Z">
            <w:rPr>
              <w:rFonts w:ascii="Times New Roman" w:hAnsi="Times New Roman" w:hint="eastAsia"/>
              <w:spacing w:val="10"/>
            </w:rPr>
          </w:rPrChange>
        </w:rPr>
        <w:t>轻量级的关系型</w:t>
      </w:r>
      <w:r w:rsidR="00907087" w:rsidRPr="00B207B1">
        <w:rPr>
          <w:rFonts w:hAnsiTheme="minorEastAsia" w:hint="eastAsia"/>
          <w:rPrChange w:id="1974" w:author="JY0225" w:date="2017-08-24T11:12:00Z">
            <w:rPr>
              <w:rFonts w:ascii="Times New Roman" w:hAnsi="Times New Roman" w:hint="eastAsia"/>
              <w:spacing w:val="10"/>
            </w:rPr>
          </w:rPrChange>
        </w:rPr>
        <w:t>数据库，</w:t>
      </w:r>
      <w:r w:rsidR="00171F30" w:rsidRPr="00B207B1">
        <w:rPr>
          <w:rFonts w:hAnsiTheme="minorEastAsia" w:hint="eastAsia"/>
          <w:rPrChange w:id="1975" w:author="JY0225" w:date="2017-08-24T11:12:00Z">
            <w:rPr>
              <w:rFonts w:ascii="Times New Roman" w:hAnsi="Times New Roman" w:hint="eastAsia"/>
              <w:spacing w:val="10"/>
            </w:rPr>
          </w:rPrChange>
        </w:rPr>
        <w:t>绝大多数</w:t>
      </w:r>
      <w:r w:rsidR="00273317" w:rsidRPr="00B207B1">
        <w:rPr>
          <w:rFonts w:hAnsiTheme="minorEastAsia" w:hint="eastAsia"/>
          <w:rPrChange w:id="1976" w:author="JY0225" w:date="2017-08-24T11:12:00Z">
            <w:rPr>
              <w:rFonts w:ascii="Times New Roman" w:hAnsi="Times New Roman" w:hint="eastAsia"/>
              <w:spacing w:val="10"/>
            </w:rPr>
          </w:rPrChange>
        </w:rPr>
        <w:t>主流</w:t>
      </w:r>
      <w:r w:rsidR="00171F30" w:rsidRPr="00B207B1">
        <w:rPr>
          <w:rFonts w:hAnsiTheme="minorEastAsia" w:hint="eastAsia"/>
          <w:rPrChange w:id="1977" w:author="JY0225" w:date="2017-08-24T11:12:00Z">
            <w:rPr>
              <w:rFonts w:ascii="Times New Roman" w:hAnsi="Times New Roman" w:hint="eastAsia"/>
              <w:spacing w:val="10"/>
            </w:rPr>
          </w:rPrChange>
        </w:rPr>
        <w:t>的</w:t>
      </w:r>
      <w:r w:rsidR="0075341D" w:rsidRPr="00B207B1">
        <w:rPr>
          <w:rFonts w:hAnsiTheme="minorEastAsia" w:hint="eastAsia"/>
          <w:rPrChange w:id="1978" w:author="JY0225" w:date="2017-08-24T11:12:00Z">
            <w:rPr>
              <w:rFonts w:ascii="Times New Roman" w:hAnsi="Times New Roman" w:hint="eastAsia"/>
              <w:spacing w:val="10"/>
            </w:rPr>
          </w:rPrChange>
        </w:rPr>
        <w:t>操作系统上都能够运行</w:t>
      </w:r>
      <w:r w:rsidR="0075341D" w:rsidRPr="00B207B1">
        <w:rPr>
          <w:rFonts w:hAnsiTheme="minorEastAsia"/>
          <w:rPrChange w:id="1979" w:author="JY0225" w:date="2017-08-24T11:12:00Z">
            <w:rPr>
              <w:rFonts w:ascii="Times New Roman" w:hAnsi="Times New Roman"/>
              <w:spacing w:val="10"/>
            </w:rPr>
          </w:rPrChange>
        </w:rPr>
        <w:t>SQLite</w:t>
      </w:r>
      <w:r w:rsidR="00AD47F0" w:rsidRPr="00B207B1">
        <w:rPr>
          <w:rFonts w:hAnsiTheme="minorEastAsia" w:hint="eastAsia"/>
          <w:rPrChange w:id="1980" w:author="JY0225" w:date="2017-08-24T11:12:00Z">
            <w:rPr>
              <w:rFonts w:ascii="Times New Roman" w:hAnsi="Times New Roman" w:hint="eastAsia"/>
              <w:spacing w:val="10"/>
            </w:rPr>
          </w:rPrChange>
        </w:rPr>
        <w:t>，同时</w:t>
      </w:r>
      <w:r w:rsidR="006572A2" w:rsidRPr="00B207B1">
        <w:rPr>
          <w:rFonts w:hAnsiTheme="minorEastAsia" w:hint="eastAsia"/>
          <w:rPrChange w:id="1981" w:author="JY0225" w:date="2017-08-24T11:12:00Z">
            <w:rPr>
              <w:rFonts w:ascii="Times New Roman" w:hAnsi="Times New Roman" w:hint="eastAsia"/>
              <w:spacing w:val="10"/>
            </w:rPr>
          </w:rPrChange>
        </w:rPr>
        <w:t>它</w:t>
      </w:r>
      <w:r w:rsidR="00AD47F0" w:rsidRPr="00B207B1">
        <w:rPr>
          <w:rFonts w:hAnsiTheme="minorEastAsia" w:hint="eastAsia"/>
          <w:rPrChange w:id="1982" w:author="JY0225" w:date="2017-08-24T11:12:00Z">
            <w:rPr>
              <w:rFonts w:ascii="Times New Roman" w:hAnsi="Times New Roman" w:hint="eastAsia"/>
              <w:spacing w:val="10"/>
            </w:rPr>
          </w:rPrChange>
        </w:rPr>
        <w:t>为大多数编程语言，如</w:t>
      </w:r>
      <w:r w:rsidR="00AD47F0" w:rsidRPr="00B207B1">
        <w:rPr>
          <w:rFonts w:hAnsiTheme="minorEastAsia"/>
          <w:rPrChange w:id="1983" w:author="JY0225" w:date="2017-08-24T11:12:00Z">
            <w:rPr>
              <w:rFonts w:ascii="Times New Roman" w:hAnsi="Times New Roman"/>
              <w:spacing w:val="10"/>
            </w:rPr>
          </w:rPrChange>
        </w:rPr>
        <w:t>C#</w:t>
      </w:r>
      <w:r w:rsidR="00AD47F0" w:rsidRPr="00B207B1">
        <w:rPr>
          <w:rFonts w:hAnsiTheme="minorEastAsia" w:hint="eastAsia"/>
          <w:rPrChange w:id="1984" w:author="JY0225" w:date="2017-08-24T11:12:00Z">
            <w:rPr>
              <w:rFonts w:ascii="Times New Roman" w:hAnsi="Times New Roman" w:hint="eastAsia"/>
              <w:spacing w:val="10"/>
            </w:rPr>
          </w:rPrChange>
        </w:rPr>
        <w:t>、</w:t>
      </w:r>
      <w:r w:rsidR="00AD47F0" w:rsidRPr="00B207B1">
        <w:rPr>
          <w:rFonts w:hAnsiTheme="minorEastAsia"/>
          <w:rPrChange w:id="1985" w:author="JY0225" w:date="2017-08-24T11:12:00Z">
            <w:rPr>
              <w:rFonts w:ascii="Times New Roman" w:hAnsi="Times New Roman"/>
              <w:spacing w:val="10"/>
            </w:rPr>
          </w:rPrChange>
        </w:rPr>
        <w:t>PHP</w:t>
      </w:r>
      <w:r w:rsidR="00AD47F0" w:rsidRPr="00B207B1">
        <w:rPr>
          <w:rFonts w:hAnsiTheme="minorEastAsia" w:hint="eastAsia"/>
          <w:rPrChange w:id="1986" w:author="JY0225" w:date="2017-08-24T11:12:00Z">
            <w:rPr>
              <w:rFonts w:ascii="Times New Roman" w:hAnsi="Times New Roman" w:hint="eastAsia"/>
              <w:spacing w:val="10"/>
            </w:rPr>
          </w:rPrChange>
        </w:rPr>
        <w:t>、</w:t>
      </w:r>
      <w:r w:rsidR="00AD47F0" w:rsidRPr="00B207B1">
        <w:rPr>
          <w:rFonts w:hAnsiTheme="minorEastAsia"/>
          <w:rPrChange w:id="1987" w:author="JY0225" w:date="2017-08-24T11:12:00Z">
            <w:rPr>
              <w:rFonts w:ascii="Times New Roman" w:hAnsi="Times New Roman"/>
              <w:spacing w:val="10"/>
            </w:rPr>
          </w:rPrChange>
        </w:rPr>
        <w:t>Java</w:t>
      </w:r>
      <w:r w:rsidR="00AD47F0" w:rsidRPr="00B207B1">
        <w:rPr>
          <w:rFonts w:hAnsiTheme="minorEastAsia" w:hint="eastAsia"/>
          <w:rPrChange w:id="1988" w:author="JY0225" w:date="2017-08-24T11:12:00Z">
            <w:rPr>
              <w:rFonts w:ascii="Times New Roman" w:hAnsi="Times New Roman" w:hint="eastAsia"/>
              <w:spacing w:val="10"/>
            </w:rPr>
          </w:rPrChange>
        </w:rPr>
        <w:t>等提供了编程接口</w:t>
      </w:r>
      <w:r w:rsidR="000921ED" w:rsidRPr="00B207B1">
        <w:rPr>
          <w:rFonts w:hAnsiTheme="minorEastAsia" w:hint="eastAsia"/>
          <w:rPrChange w:id="1989" w:author="JY0225" w:date="2017-08-24T11:12:00Z">
            <w:rPr>
              <w:rFonts w:ascii="Times New Roman" w:hAnsi="Times New Roman" w:hint="eastAsia"/>
              <w:spacing w:val="10"/>
            </w:rPr>
          </w:rPrChange>
        </w:rPr>
        <w:t>。</w:t>
      </w:r>
      <w:r w:rsidR="00E76DC4" w:rsidRPr="00B207B1">
        <w:rPr>
          <w:rFonts w:hAnsiTheme="minorEastAsia" w:hint="eastAsia"/>
          <w:rPrChange w:id="1990" w:author="JY0225" w:date="2017-08-24T11:12:00Z">
            <w:rPr>
              <w:rFonts w:ascii="Times New Roman" w:hAnsi="Times New Roman" w:hint="eastAsia"/>
              <w:spacing w:val="10"/>
            </w:rPr>
          </w:rPrChange>
        </w:rPr>
        <w:t>此外，</w:t>
      </w:r>
      <w:r w:rsidR="00990293" w:rsidRPr="00B207B1">
        <w:rPr>
          <w:rFonts w:hAnsiTheme="minorEastAsia" w:hint="eastAsia"/>
          <w:rPrChange w:id="1991" w:author="JY0225" w:date="2017-08-24T11:12:00Z">
            <w:rPr>
              <w:rFonts w:ascii="Times New Roman" w:hAnsi="Times New Roman" w:hint="eastAsia"/>
              <w:spacing w:val="10"/>
            </w:rPr>
          </w:rPrChange>
        </w:rPr>
        <w:t>它</w:t>
      </w:r>
      <w:r w:rsidR="001A349E" w:rsidRPr="00B207B1">
        <w:rPr>
          <w:rFonts w:hAnsiTheme="minorEastAsia" w:hint="eastAsia"/>
          <w:rPrChange w:id="1992" w:author="JY0225" w:date="2017-08-24T11:12:00Z">
            <w:rPr>
              <w:rFonts w:ascii="Times New Roman" w:hAnsi="Times New Roman" w:hint="eastAsia"/>
              <w:spacing w:val="10"/>
            </w:rPr>
          </w:rPrChange>
        </w:rPr>
        <w:t>还</w:t>
      </w:r>
      <w:r w:rsidRPr="00B207B1">
        <w:rPr>
          <w:rFonts w:hAnsiTheme="minorEastAsia" w:hint="eastAsia"/>
          <w:rPrChange w:id="1993" w:author="JY0225" w:date="2017-08-24T11:12:00Z">
            <w:rPr>
              <w:rFonts w:ascii="Times New Roman" w:hAnsi="Times New Roman" w:hint="eastAsia"/>
              <w:spacing w:val="10"/>
            </w:rPr>
          </w:rPrChange>
        </w:rPr>
        <w:t>支持大多数的</w:t>
      </w:r>
      <w:r w:rsidRPr="00B207B1">
        <w:rPr>
          <w:rFonts w:hAnsiTheme="minorEastAsia"/>
          <w:rPrChange w:id="1994" w:author="JY0225" w:date="2017-08-24T11:12:00Z">
            <w:rPr>
              <w:rFonts w:ascii="Times New Roman" w:hAnsi="Times New Roman"/>
              <w:spacing w:val="10"/>
            </w:rPr>
          </w:rPrChange>
        </w:rPr>
        <w:t>SQL92</w:t>
      </w:r>
      <w:r w:rsidR="00D03475" w:rsidRPr="00B207B1">
        <w:rPr>
          <w:rFonts w:hAnsiTheme="minorEastAsia" w:hint="eastAsia"/>
          <w:rPrChange w:id="1995" w:author="JY0225" w:date="2017-08-24T11:12:00Z">
            <w:rPr>
              <w:rFonts w:ascii="Times New Roman" w:hAnsi="Times New Roman" w:hint="eastAsia"/>
              <w:spacing w:val="10"/>
            </w:rPr>
          </w:rPrChange>
        </w:rPr>
        <w:t>标准</w:t>
      </w:r>
      <w:r w:rsidR="0005364A" w:rsidRPr="00B207B1">
        <w:rPr>
          <w:rFonts w:hAnsiTheme="minorEastAsia" w:hint="eastAsia"/>
          <w:rPrChange w:id="1996" w:author="JY0225" w:date="2017-08-24T11:12:00Z">
            <w:rPr>
              <w:rFonts w:ascii="Times New Roman" w:hAnsi="Times New Roman" w:hint="eastAsia"/>
              <w:spacing w:val="10"/>
            </w:rPr>
          </w:rPrChange>
        </w:rPr>
        <w:t>，且源代码不受版权限制</w:t>
      </w:r>
      <w:ins w:id="1997" w:author="微软用户" w:date="2017-08-24T21:35:00Z">
        <w:r w:rsidR="00FE2A05" w:rsidRPr="00B207B1">
          <w:rPr>
            <w:rFonts w:hAnsiTheme="minorEastAsia"/>
            <w:vertAlign w:val="superscript"/>
            <w:rPrChange w:id="1998" w:author="微软用户" w:date="2017-08-24T21:35:00Z">
              <w:rPr>
                <w:rFonts w:hAnsiTheme="minorEastAsia"/>
                <w:spacing w:val="10"/>
              </w:rPr>
            </w:rPrChange>
          </w:rPr>
          <w:fldChar w:fldCharType="begin"/>
        </w:r>
        <w:r w:rsidR="00FE2A05" w:rsidRPr="00B207B1">
          <w:rPr>
            <w:rFonts w:hAnsiTheme="minorEastAsia"/>
            <w:vertAlign w:val="superscript"/>
            <w:rPrChange w:id="1999"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2000" w:author="微软用户" w:date="2017-08-24T21:35:00Z">
            <w:rPr>
              <w:rFonts w:hAnsiTheme="minorEastAsia"/>
              <w:vertAlign w:val="superscript"/>
            </w:rPr>
          </w:rPrChange>
        </w:rPr>
      </w:r>
      <w:r w:rsidR="00FE2A05" w:rsidRPr="00B207B1">
        <w:rPr>
          <w:rFonts w:hAnsiTheme="minorEastAsia"/>
          <w:vertAlign w:val="superscript"/>
          <w:rPrChange w:id="2001" w:author="微软用户" w:date="2017-08-24T21:35:00Z">
            <w:rPr>
              <w:rFonts w:hAnsiTheme="minorEastAsia"/>
              <w:spacing w:val="10"/>
            </w:rPr>
          </w:rPrChange>
        </w:rPr>
        <w:fldChar w:fldCharType="separate"/>
      </w:r>
      <w:r w:rsidR="003F32D9">
        <w:rPr>
          <w:rFonts w:hAnsiTheme="minorEastAsia"/>
          <w:vertAlign w:val="superscript"/>
        </w:rPr>
        <w:t>[23]</w:t>
      </w:r>
      <w:ins w:id="2002" w:author="微软用户" w:date="2017-08-24T21:35:00Z">
        <w:r w:rsidR="00FE2A05" w:rsidRPr="00B207B1">
          <w:rPr>
            <w:rFonts w:hAnsiTheme="minorEastAsia"/>
            <w:vertAlign w:val="superscript"/>
            <w:rPrChange w:id="2003" w:author="微软用户" w:date="2017-08-24T21:35:00Z">
              <w:rPr>
                <w:rFonts w:hAnsiTheme="minorEastAsia"/>
                <w:spacing w:val="10"/>
              </w:rPr>
            </w:rPrChange>
          </w:rPr>
          <w:fldChar w:fldCharType="end"/>
        </w:r>
      </w:ins>
      <w:del w:id="2004" w:author="微软用户" w:date="2017-08-24T21:35:00Z">
        <w:r w:rsidR="00B83A72" w:rsidRPr="00B207B1" w:rsidDel="00FE2A05">
          <w:rPr>
            <w:rFonts w:hAnsiTheme="minorEastAsia"/>
            <w:color w:val="000000" w:themeColor="text1"/>
            <w:vertAlign w:val="superscript"/>
            <w:rPrChange w:id="2005"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2006"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2007"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2008"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2009"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2010"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2011" w:author="JY0225" w:date="2017-08-24T11:12:00Z">
              <w:rPr>
                <w:color w:val="000000" w:themeColor="text1"/>
                <w:vertAlign w:val="superscript"/>
              </w:rPr>
            </w:rPrChange>
          </w:rPr>
          <w:fldChar w:fldCharType="end"/>
        </w:r>
      </w:del>
      <w:r w:rsidR="00D03475" w:rsidRPr="00B207B1">
        <w:rPr>
          <w:rFonts w:hAnsiTheme="minorEastAsia" w:hint="eastAsia"/>
          <w:rPrChange w:id="2012" w:author="JY0225" w:date="2017-08-24T11:12:00Z">
            <w:rPr>
              <w:rFonts w:ascii="Times New Roman" w:hAnsi="Times New Roman" w:hint="eastAsia"/>
              <w:spacing w:val="10"/>
            </w:rPr>
          </w:rPrChange>
        </w:rPr>
        <w:t>。</w:t>
      </w:r>
      <w:r w:rsidR="00A80132" w:rsidRPr="00B207B1">
        <w:rPr>
          <w:rFonts w:hAnsiTheme="minorEastAsia" w:hint="eastAsia"/>
          <w:rPrChange w:id="2013" w:author="JY0225" w:date="2017-08-24T11:12:00Z">
            <w:rPr>
              <w:rFonts w:ascii="Times New Roman" w:hAnsi="Times New Roman" w:hint="eastAsia"/>
              <w:spacing w:val="10"/>
            </w:rPr>
          </w:rPrChange>
        </w:rPr>
        <w:t>目前，</w:t>
      </w:r>
      <w:r w:rsidR="008E6A04" w:rsidRPr="00B207B1">
        <w:rPr>
          <w:rFonts w:hAnsiTheme="minorEastAsia" w:hint="eastAsia"/>
          <w:rPrChange w:id="2014"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2015" w:author="JY0225" w:date="2017-08-24T11:12:00Z">
            <w:rPr>
              <w:rFonts w:ascii="Times New Roman" w:hAnsi="Times New Roman" w:hint="eastAsia"/>
              <w:spacing w:val="10"/>
            </w:rPr>
          </w:rPrChange>
        </w:rPr>
        <w:t>较</w:t>
      </w:r>
      <w:r w:rsidR="008E6A04" w:rsidRPr="00B207B1">
        <w:rPr>
          <w:rFonts w:hAnsiTheme="minorEastAsia" w:hint="eastAsia"/>
          <w:rPrChange w:id="2016" w:author="JY0225" w:date="2017-08-24T11:12:00Z">
            <w:rPr>
              <w:rFonts w:ascii="Times New Roman" w:hAnsi="Times New Roman" w:hint="eastAsia"/>
              <w:spacing w:val="10"/>
            </w:rPr>
          </w:rPrChange>
        </w:rPr>
        <w:t>好以及零成本管理</w:t>
      </w:r>
      <w:ins w:id="2017" w:author="Liu, Wu" w:date="2017-08-29T10:31:00Z">
        <w:r w:rsidR="00931C00" w:rsidRPr="00B207B1">
          <w:rPr>
            <w:rFonts w:hAnsiTheme="minorEastAsia"/>
          </w:rPr>
          <w:t>等</w:t>
        </w:r>
      </w:ins>
      <w:del w:id="2018" w:author="Liu, Wu" w:date="2017-08-29T10:30:00Z">
        <w:r w:rsidR="00641B8C" w:rsidRPr="00B207B1" w:rsidDel="00931C00">
          <w:rPr>
            <w:rFonts w:hAnsiTheme="minorEastAsia" w:hint="eastAsia"/>
            <w:rPrChange w:id="2019" w:author="JY0225" w:date="2017-08-24T11:12:00Z">
              <w:rPr>
                <w:rFonts w:ascii="Times New Roman" w:hAnsi="Times New Roman" w:hint="eastAsia"/>
                <w:spacing w:val="10"/>
              </w:rPr>
            </w:rPrChange>
          </w:rPr>
          <w:delText>的</w:delText>
        </w:r>
      </w:del>
      <w:r w:rsidR="00641B8C" w:rsidRPr="00B207B1">
        <w:rPr>
          <w:rFonts w:hAnsiTheme="minorEastAsia" w:hint="eastAsia"/>
          <w:rPrChange w:id="2020" w:author="JY0225" w:date="2017-08-24T11:12:00Z">
            <w:rPr>
              <w:rFonts w:ascii="Times New Roman" w:hAnsi="Times New Roman" w:hint="eastAsia"/>
              <w:spacing w:val="10"/>
            </w:rPr>
          </w:rPrChange>
        </w:rPr>
        <w:t>特点，</w:t>
      </w:r>
      <w:r w:rsidR="004951A9" w:rsidRPr="00B207B1">
        <w:rPr>
          <w:rFonts w:hAnsiTheme="minorEastAsia" w:hint="eastAsia"/>
          <w:rPrChange w:id="2021"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2022" w:author="JY0225" w:date="2017-08-24T11:12:00Z">
            <w:rPr>
              <w:rFonts w:ascii="Times New Roman" w:hAnsi="Times New Roman" w:hint="eastAsia"/>
              <w:spacing w:val="10"/>
            </w:rPr>
          </w:rPrChange>
        </w:rPr>
        <w:t>像</w:t>
      </w:r>
      <w:r w:rsidR="001A0E6F" w:rsidRPr="00B207B1">
        <w:rPr>
          <w:rFonts w:hAnsiTheme="minorEastAsia"/>
          <w:rPrChange w:id="2023" w:author="JY0225" w:date="2017-08-24T11:12:00Z">
            <w:rPr>
              <w:rFonts w:ascii="Times New Roman" w:hAnsi="Times New Roman"/>
              <w:spacing w:val="10"/>
            </w:rPr>
          </w:rPrChange>
        </w:rPr>
        <w:t>Android</w:t>
      </w:r>
      <w:r w:rsidR="001A0E6F" w:rsidRPr="00B207B1">
        <w:rPr>
          <w:rFonts w:hAnsiTheme="minorEastAsia" w:hint="eastAsia"/>
          <w:rPrChange w:id="2024" w:author="JY0225" w:date="2017-08-24T11:12:00Z">
            <w:rPr>
              <w:rFonts w:ascii="Times New Roman" w:hAnsi="Times New Roman" w:hint="eastAsia"/>
              <w:spacing w:val="10"/>
            </w:rPr>
          </w:rPrChange>
        </w:rPr>
        <w:t>、</w:t>
      </w:r>
      <w:r w:rsidR="001262CE" w:rsidRPr="00B207B1">
        <w:rPr>
          <w:rFonts w:hAnsiTheme="minorEastAsia"/>
          <w:rPrChange w:id="2025" w:author="JY0225" w:date="2017-08-24T11:12:00Z">
            <w:rPr>
              <w:rFonts w:ascii="Times New Roman" w:hAnsi="Times New Roman"/>
              <w:spacing w:val="10"/>
            </w:rPr>
          </w:rPrChange>
        </w:rPr>
        <w:t>i</w:t>
      </w:r>
      <w:r w:rsidR="001A0E6F" w:rsidRPr="00B207B1">
        <w:rPr>
          <w:rFonts w:hAnsiTheme="minorEastAsia"/>
          <w:rPrChange w:id="2026" w:author="JY0225" w:date="2017-08-24T11:12:00Z">
            <w:rPr>
              <w:rFonts w:ascii="Times New Roman" w:hAnsi="Times New Roman"/>
              <w:spacing w:val="10"/>
            </w:rPr>
          </w:rPrChange>
        </w:rPr>
        <w:t>OS</w:t>
      </w:r>
      <w:r w:rsidR="001A0E6F" w:rsidRPr="00B207B1">
        <w:rPr>
          <w:rFonts w:hAnsiTheme="minorEastAsia" w:hint="eastAsia"/>
          <w:rPrChange w:id="2027"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2028" w:author="JY0225" w:date="2017-08-24T11:12:00Z">
            <w:rPr>
              <w:rFonts w:ascii="Times New Roman" w:hAnsi="Times New Roman"/>
              <w:spacing w:val="10"/>
            </w:rPr>
          </w:rPrChange>
        </w:rPr>
        <w:t>SQLite</w:t>
      </w:r>
      <w:r w:rsidR="001A0E6F" w:rsidRPr="00B207B1">
        <w:rPr>
          <w:rFonts w:hAnsiTheme="minorEastAsia" w:hint="eastAsia"/>
          <w:rPrChange w:id="2029" w:author="JY0225" w:date="2017-08-24T11:12:00Z">
            <w:rPr>
              <w:rFonts w:ascii="Times New Roman" w:hAnsi="Times New Roman" w:hint="eastAsia"/>
              <w:spacing w:val="10"/>
            </w:rPr>
          </w:rPrChange>
        </w:rPr>
        <w:t>数据库</w:t>
      </w:r>
      <w:del w:id="2030" w:author="微软用户" w:date="2017-08-24T21:36:00Z">
        <w:r w:rsidR="000F7D9D" w:rsidRPr="00B207B1" w:rsidDel="00FE2A05">
          <w:rPr>
            <w:rFonts w:hAnsiTheme="minorEastAsia"/>
            <w:color w:val="000000" w:themeColor="text1"/>
            <w:vertAlign w:val="superscript"/>
            <w:rPrChange w:id="2031"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2032"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2033"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2034"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2035"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2036"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2037" w:author="JY0225" w:date="2017-08-24T11:12:00Z">
              <w:rPr>
                <w:color w:val="000000" w:themeColor="text1"/>
                <w:vertAlign w:val="superscript"/>
              </w:rPr>
            </w:rPrChange>
          </w:rPr>
          <w:fldChar w:fldCharType="end"/>
        </w:r>
      </w:del>
      <w:del w:id="2038" w:author="Liu, Wu" w:date="2017-08-29T10:32:00Z">
        <w:r w:rsidR="000F7D9D" w:rsidRPr="00B207B1" w:rsidDel="00931C00">
          <w:rPr>
            <w:rFonts w:hAnsiTheme="minorEastAsia"/>
            <w:color w:val="000000" w:themeColor="text1"/>
            <w:vertAlign w:val="superscript"/>
            <w:rPrChange w:id="2039"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2040"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2041"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2042"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2043" w:author="JY0225" w:date="2017-08-24T11:12:00Z">
              <w:rPr>
                <w:color w:val="000000" w:themeColor="text1"/>
                <w:vertAlign w:val="superscript"/>
              </w:rPr>
            </w:rPrChange>
          </w:rPr>
          <w:fldChar w:fldCharType="separate"/>
        </w:r>
      </w:del>
      <w:ins w:id="2044" w:author="微软用户" w:date="2017-08-24T22:18:00Z">
        <w:del w:id="2045" w:author="Liu, Wu" w:date="2017-08-29T10:32:00Z">
          <w:r w:rsidR="00C56CDB" w:rsidRPr="00B207B1" w:rsidDel="00931C00">
            <w:rPr>
              <w:rFonts w:hAnsiTheme="minorEastAsia"/>
              <w:color w:val="000000" w:themeColor="text1"/>
              <w:vertAlign w:val="superscript"/>
            </w:rPr>
            <w:delText>[1]</w:delText>
          </w:r>
        </w:del>
      </w:ins>
      <w:del w:id="2046" w:author="Liu, Wu" w:date="2017-08-29T10:32:00Z">
        <w:r w:rsidR="008E2759" w:rsidRPr="00B207B1" w:rsidDel="00931C00">
          <w:rPr>
            <w:rFonts w:hAnsiTheme="minorEastAsia"/>
            <w:color w:val="000000" w:themeColor="text1"/>
            <w:vertAlign w:val="superscript"/>
            <w:rPrChange w:id="2047"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2048" w:author="JY0225" w:date="2017-08-24T11:12:00Z">
              <w:rPr>
                <w:color w:val="000000" w:themeColor="text1"/>
                <w:vertAlign w:val="superscript"/>
              </w:rPr>
            </w:rPrChange>
          </w:rPr>
          <w:fldChar w:fldCharType="end"/>
        </w:r>
      </w:del>
      <w:ins w:id="2049"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[24]</w:t>
      </w:r>
      <w:ins w:id="2050"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2051"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2052" w:author="JY0225" w:date="2017-08-24T11:12:00Z">
            <w:rPr>
              <w:rFonts w:ascii="Times New Roman" w:hAnsi="Times New Roman"/>
              <w:spacing w:val="10"/>
            </w:rPr>
          </w:rPrChange>
        </w:rPr>
      </w:pPr>
      <w:r w:rsidRPr="00B207B1">
        <w:rPr>
          <w:rFonts w:hAnsiTheme="minorEastAsia"/>
          <w:noProof/>
          <w:rPrChange w:id="2053" w:author="JY0225" w:date="2017-08-24T11:12:00Z">
            <w:rPr>
              <w:noProof/>
            </w:rPr>
          </w:rPrChange>
        </w:rPr>
        <w:tab/>
      </w:r>
      <w:r w:rsidR="00D4671E" w:rsidRPr="00B207B1">
        <w:rPr>
          <w:rFonts w:hAnsiTheme="minorEastAsia" w:hint="eastAsia"/>
          <w:rPrChange w:id="2054" w:author="JY0225" w:date="2017-08-24T11:12:00Z">
            <w:rPr>
              <w:rFonts w:ascii="Times New Roman" w:hAnsi="Times New Roman" w:hint="eastAsia"/>
              <w:spacing w:val="10"/>
            </w:rPr>
          </w:rPrChange>
        </w:rPr>
        <w:t>在</w:t>
      </w:r>
      <w:r w:rsidR="00EA2B58" w:rsidRPr="00B207B1">
        <w:rPr>
          <w:rFonts w:hAnsiTheme="minorEastAsia" w:hint="eastAsia"/>
          <w:rPrChange w:id="2055" w:author="JY0225" w:date="2017-08-24T11:12:00Z">
            <w:rPr>
              <w:rFonts w:ascii="Times New Roman" w:hAnsi="Times New Roman" w:hint="eastAsia"/>
              <w:spacing w:val="10"/>
            </w:rPr>
          </w:rPrChange>
        </w:rPr>
        <w:t>存储</w:t>
      </w:r>
      <w:r w:rsidR="00D4671E" w:rsidRPr="00B207B1">
        <w:rPr>
          <w:rFonts w:hAnsiTheme="minorEastAsia" w:hint="eastAsia"/>
          <w:rPrChange w:id="2056" w:author="JY0225" w:date="2017-08-24T11:12:00Z">
            <w:rPr>
              <w:rFonts w:ascii="Times New Roman" w:hAnsi="Times New Roman" w:hint="eastAsia"/>
              <w:spacing w:val="10"/>
            </w:rPr>
          </w:rPrChange>
        </w:rPr>
        <w:t>容量方面，</w:t>
      </w:r>
      <w:r w:rsidRPr="00B207B1">
        <w:rPr>
          <w:rFonts w:hAnsiTheme="minorEastAsia"/>
          <w:rPrChange w:id="2057" w:author="JY0225" w:date="2017-08-24T11:12:00Z">
            <w:rPr>
              <w:rFonts w:ascii="Times New Roman" w:hAnsi="Times New Roman"/>
              <w:spacing w:val="10"/>
            </w:rPr>
          </w:rPrChange>
        </w:rPr>
        <w:t>SQLite</w:t>
      </w:r>
      <w:r w:rsidR="00D4671E" w:rsidRPr="00B207B1">
        <w:rPr>
          <w:rFonts w:hAnsiTheme="minorEastAsia" w:hint="eastAsia"/>
          <w:rPrChange w:id="2058"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2059" w:author="JY0225" w:date="2017-08-24T11:12:00Z">
            <w:rPr>
              <w:rFonts w:ascii="Times New Roman" w:hAnsi="Times New Roman" w:hint="eastAsia"/>
              <w:spacing w:val="10"/>
            </w:rPr>
          </w:rPrChange>
        </w:rPr>
        <w:t>但是最高可</w:t>
      </w:r>
      <w:r w:rsidR="00F12847" w:rsidRPr="00B207B1">
        <w:rPr>
          <w:rFonts w:hAnsiTheme="minorEastAsia" w:hint="eastAsia"/>
          <w:rPrChange w:id="2060" w:author="JY0225" w:date="2017-08-24T11:12:00Z">
            <w:rPr>
              <w:rFonts w:ascii="Times New Roman" w:hAnsi="Times New Roman" w:hint="eastAsia"/>
              <w:spacing w:val="10"/>
            </w:rPr>
          </w:rPrChange>
        </w:rPr>
        <w:t>支持</w:t>
      </w:r>
      <w:r w:rsidR="004A2C44" w:rsidRPr="00B207B1">
        <w:rPr>
          <w:rFonts w:hAnsiTheme="minorEastAsia" w:hint="eastAsia"/>
          <w:rPrChange w:id="2061" w:author="JY0225" w:date="2017-08-24T11:12:00Z">
            <w:rPr>
              <w:rFonts w:ascii="Times New Roman" w:hAnsi="Times New Roman" w:hint="eastAsia"/>
              <w:spacing w:val="10"/>
            </w:rPr>
          </w:rPrChange>
        </w:rPr>
        <w:t>高达</w:t>
      </w:r>
      <w:r w:rsidRPr="00B207B1">
        <w:rPr>
          <w:rFonts w:hAnsiTheme="minorEastAsia"/>
          <w:rPrChange w:id="2062" w:author="JY0225" w:date="2017-08-24T11:12:00Z">
            <w:rPr>
              <w:rFonts w:ascii="Times New Roman" w:hAnsi="Times New Roman"/>
              <w:spacing w:val="10"/>
            </w:rPr>
          </w:rPrChange>
        </w:rPr>
        <w:t>2TB</w:t>
      </w:r>
      <w:r w:rsidR="008236A2" w:rsidRPr="00B207B1">
        <w:rPr>
          <w:rFonts w:hAnsiTheme="minorEastAsia" w:hint="eastAsia"/>
          <w:rPrChange w:id="2063" w:author="JY0225" w:date="2017-08-24T11:12:00Z">
            <w:rPr>
              <w:rFonts w:ascii="Times New Roman" w:hAnsi="Times New Roman" w:hint="eastAsia"/>
              <w:spacing w:val="10"/>
            </w:rPr>
          </w:rPrChange>
        </w:rPr>
        <w:t>大小的数据</w:t>
      </w:r>
      <w:r w:rsidR="00476838" w:rsidRPr="00B207B1">
        <w:rPr>
          <w:rFonts w:hAnsiTheme="minorEastAsia" w:hint="eastAsia"/>
          <w:rPrChange w:id="2064" w:author="JY0225" w:date="2017-08-24T11:12:00Z">
            <w:rPr>
              <w:rFonts w:ascii="Times New Roman" w:hAnsi="Times New Roman" w:hint="eastAsia"/>
              <w:spacing w:val="10"/>
            </w:rPr>
          </w:rPrChange>
        </w:rPr>
        <w:t>备份</w:t>
      </w:r>
      <w:r w:rsidRPr="00B207B1">
        <w:rPr>
          <w:rFonts w:hAnsiTheme="minorEastAsia" w:hint="eastAsia"/>
          <w:rPrChange w:id="2065" w:author="JY0225" w:date="2017-08-24T11:12:00Z">
            <w:rPr>
              <w:rFonts w:ascii="Times New Roman" w:hAnsi="Times New Roman" w:hint="eastAsia"/>
              <w:spacing w:val="10"/>
            </w:rPr>
          </w:rPrChange>
        </w:rPr>
        <w:t>，</w:t>
      </w:r>
      <w:r w:rsidR="000655EE" w:rsidRPr="00B207B1">
        <w:rPr>
          <w:rFonts w:hAnsiTheme="minorEastAsia" w:hint="eastAsia"/>
          <w:rPrChange w:id="2066" w:author="JY0225" w:date="2017-08-24T11:12:00Z">
            <w:rPr>
              <w:rFonts w:ascii="Times New Roman" w:hAnsi="Times New Roman" w:hint="eastAsia"/>
              <w:spacing w:val="10"/>
            </w:rPr>
          </w:rPrChange>
        </w:rPr>
        <w:t>并且</w:t>
      </w:r>
      <w:r w:rsidRPr="00B207B1">
        <w:rPr>
          <w:rFonts w:hAnsiTheme="minorEastAsia" w:hint="eastAsia"/>
          <w:rPrChange w:id="2067"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2068" w:author="JY0225" w:date="2017-08-24T11:12:00Z">
            <w:rPr>
              <w:rFonts w:ascii="Times New Roman" w:hAnsi="Times New Roman" w:hint="eastAsia"/>
              <w:spacing w:val="10"/>
            </w:rPr>
          </w:rPrChange>
        </w:rPr>
        <w:t>的</w:t>
      </w:r>
      <w:r w:rsidRPr="00B207B1">
        <w:rPr>
          <w:rFonts w:hAnsiTheme="minorEastAsia" w:hint="eastAsia"/>
          <w:rPrChange w:id="2069"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2070" w:author="JY0225" w:date="2017-08-24T11:12:00Z">
            <w:rPr>
              <w:rFonts w:ascii="Times New Roman" w:hAnsi="Times New Roman"/>
              <w:spacing w:val="10"/>
            </w:rPr>
          </w:rPrChange>
        </w:rPr>
      </w:pPr>
      <w:r w:rsidRPr="00B207B1">
        <w:rPr>
          <w:rFonts w:hAnsiTheme="minorEastAsia" w:hint="eastAsia"/>
          <w:rPrChange w:id="2071" w:author="JY0225" w:date="2017-08-24T11:12:00Z">
            <w:rPr>
              <w:rFonts w:ascii="Times New Roman" w:hAnsi="Times New Roman" w:hint="eastAsia"/>
              <w:spacing w:val="10"/>
            </w:rPr>
          </w:rPrChange>
        </w:rPr>
        <w:t>在事务处理方面，</w:t>
      </w:r>
      <w:r w:rsidRPr="00B207B1">
        <w:rPr>
          <w:rFonts w:hAnsiTheme="minorEastAsia"/>
          <w:rPrChange w:id="2072" w:author="JY0225" w:date="2017-08-24T11:12:00Z">
            <w:rPr>
              <w:rFonts w:ascii="Times New Roman" w:hAnsi="Times New Roman"/>
              <w:spacing w:val="10"/>
            </w:rPr>
          </w:rPrChange>
        </w:rPr>
        <w:t>SQLite</w:t>
      </w:r>
      <w:r w:rsidR="009F5B5C" w:rsidRPr="00B207B1">
        <w:rPr>
          <w:rFonts w:hAnsiTheme="minorEastAsia" w:hint="eastAsia"/>
          <w:rPrChange w:id="2073" w:author="JY0225" w:date="2017-08-24T11:12:00Z">
            <w:rPr>
              <w:rFonts w:ascii="Times New Roman" w:hAnsi="Times New Roman" w:hint="eastAsia"/>
              <w:spacing w:val="10"/>
            </w:rPr>
          </w:rPrChange>
        </w:rPr>
        <w:t>支持</w:t>
      </w:r>
      <w:r w:rsidR="005B769F" w:rsidRPr="00B207B1">
        <w:rPr>
          <w:rFonts w:hAnsiTheme="minorEastAsia" w:hint="eastAsia"/>
          <w:rPrChange w:id="2074" w:author="JY0225" w:date="2017-08-24T11:12:00Z">
            <w:rPr>
              <w:rFonts w:ascii="Times New Roman" w:hAnsi="Times New Roman" w:hint="eastAsia"/>
              <w:spacing w:val="10"/>
            </w:rPr>
          </w:rPrChange>
        </w:rPr>
        <w:t>多个进程可以</w:t>
      </w:r>
      <w:r w:rsidR="001A0C1E" w:rsidRPr="00B207B1">
        <w:rPr>
          <w:rFonts w:hAnsiTheme="minorEastAsia" w:hint="eastAsia"/>
          <w:rPrChange w:id="2075"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2076" w:author="JY0225" w:date="2017-08-24T11:12:00Z">
            <w:rPr>
              <w:rFonts w:ascii="Times New Roman" w:hAnsi="Times New Roman" w:hint="eastAsia"/>
              <w:spacing w:val="10"/>
            </w:rPr>
          </w:rPrChange>
        </w:rPr>
        <w:t>，</w:t>
      </w:r>
      <w:r w:rsidR="00EF3594" w:rsidRPr="00B207B1">
        <w:rPr>
          <w:rFonts w:hAnsiTheme="minorEastAsia" w:hint="eastAsia"/>
          <w:rPrChange w:id="2077"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2078" w:author="JY0225" w:date="2017-08-24T11:12:00Z">
            <w:rPr>
              <w:rFonts w:ascii="Times New Roman" w:hAnsi="Times New Roman" w:hint="eastAsia"/>
              <w:spacing w:val="10"/>
            </w:rPr>
          </w:rPrChange>
        </w:rPr>
        <w:t>。</w:t>
      </w:r>
      <w:r w:rsidRPr="00B207B1">
        <w:rPr>
          <w:rFonts w:hAnsiTheme="minorEastAsia" w:hint="eastAsia"/>
          <w:rPrChange w:id="2079"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2080" w:author="JY0225" w:date="2017-08-24T11:12:00Z">
            <w:rPr>
              <w:rFonts w:ascii="Times New Roman" w:hAnsi="Times New Roman" w:hint="eastAsia"/>
              <w:spacing w:val="10"/>
            </w:rPr>
          </w:rPrChange>
        </w:rPr>
        <w:t>机制</w:t>
      </w:r>
      <w:r w:rsidR="004918C8" w:rsidRPr="00B207B1">
        <w:rPr>
          <w:rFonts w:hAnsiTheme="minorEastAsia" w:hint="eastAsia"/>
          <w:rPrChange w:id="2081" w:author="JY0225" w:date="2017-08-24T11:12:00Z">
            <w:rPr>
              <w:rFonts w:ascii="Times New Roman" w:hAnsi="Times New Roman" w:hint="eastAsia"/>
              <w:spacing w:val="10"/>
            </w:rPr>
          </w:rPrChange>
        </w:rPr>
        <w:t>，</w:t>
      </w:r>
      <w:r w:rsidR="00201835" w:rsidRPr="00B207B1">
        <w:rPr>
          <w:rFonts w:hAnsiTheme="minorEastAsia" w:hint="eastAsia"/>
          <w:rPrChange w:id="2082" w:author="JY0225" w:date="2017-08-24T11:12:00Z">
            <w:rPr>
              <w:rFonts w:ascii="Times New Roman" w:hAnsi="Times New Roman" w:hint="eastAsia"/>
              <w:spacing w:val="10"/>
            </w:rPr>
          </w:rPrChange>
        </w:rPr>
        <w:t>使得</w:t>
      </w:r>
      <w:r w:rsidR="002C0716" w:rsidRPr="00B207B1">
        <w:rPr>
          <w:rFonts w:hAnsiTheme="minorEastAsia" w:hint="eastAsia"/>
          <w:rPrChange w:id="2083"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2084" w:author="JY0225" w:date="2017-08-24T11:12:00Z">
            <w:rPr>
              <w:rFonts w:ascii="Times New Roman" w:hAnsi="Times New Roman" w:hint="eastAsia"/>
              <w:spacing w:val="10"/>
            </w:rPr>
          </w:rPrChange>
        </w:rPr>
        <w:t>，必须获得独占锁</w:t>
      </w:r>
      <w:r w:rsidR="00D07DC4" w:rsidRPr="00B207B1">
        <w:rPr>
          <w:rFonts w:hAnsiTheme="minorEastAsia" w:hint="eastAsia"/>
          <w:rPrChange w:id="2085" w:author="JY0225" w:date="2017-08-24T11:12:00Z">
            <w:rPr>
              <w:rFonts w:ascii="Times New Roman" w:hAnsi="Times New Roman" w:hint="eastAsia"/>
              <w:spacing w:val="10"/>
            </w:rPr>
          </w:rPrChange>
        </w:rPr>
        <w:t>，而其他进程则无法执行写操作</w:t>
      </w:r>
      <w:r w:rsidRPr="00B207B1">
        <w:rPr>
          <w:rFonts w:hAnsiTheme="minorEastAsia" w:hint="eastAsia"/>
          <w:rPrChange w:id="2086"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2087" w:author="JY0225" w:date="2017-08-24T11:12:00Z">
            <w:rPr>
              <w:rFonts w:ascii="Times New Roman" w:hAnsi="Times New Roman"/>
              <w:spacing w:val="10"/>
            </w:rPr>
          </w:rPrChange>
        </w:rPr>
      </w:pPr>
      <w:r w:rsidRPr="00B207B1">
        <w:rPr>
          <w:rFonts w:hAnsiTheme="minorEastAsia" w:hint="eastAsia"/>
          <w:rPrChange w:id="2088" w:author="JY0225" w:date="2017-08-24T11:12:00Z">
            <w:rPr>
              <w:rFonts w:ascii="Times New Roman" w:hAnsi="Times New Roman" w:hint="eastAsia"/>
              <w:spacing w:val="10"/>
            </w:rPr>
          </w:rPrChange>
        </w:rPr>
        <w:t>在数据类型方面，</w:t>
      </w:r>
      <w:r w:rsidR="00E21F11" w:rsidRPr="00B207B1">
        <w:rPr>
          <w:rFonts w:hAnsiTheme="minorEastAsia"/>
          <w:rPrChange w:id="2089" w:author="JY0225" w:date="2017-08-24T11:12:00Z">
            <w:rPr>
              <w:rFonts w:ascii="Times New Roman" w:hAnsi="Times New Roman"/>
              <w:spacing w:val="10"/>
            </w:rPr>
          </w:rPrChange>
        </w:rPr>
        <w:t>SQLite</w:t>
      </w:r>
      <w:r w:rsidR="00E21F11" w:rsidRPr="00B207B1">
        <w:rPr>
          <w:rFonts w:hAnsiTheme="minorEastAsia" w:hint="eastAsia"/>
          <w:rPrChange w:id="2090" w:author="JY0225" w:date="2017-08-24T11:12:00Z">
            <w:rPr>
              <w:rFonts w:ascii="Times New Roman" w:hAnsi="Times New Roman" w:hint="eastAsia"/>
              <w:spacing w:val="10"/>
            </w:rPr>
          </w:rPrChange>
        </w:rPr>
        <w:t>支持</w:t>
      </w:r>
      <w:r w:rsidR="00E21F11" w:rsidRPr="00B207B1">
        <w:rPr>
          <w:rFonts w:hAnsiTheme="minorEastAsia"/>
          <w:rPrChange w:id="2091" w:author="JY0225" w:date="2017-08-24T11:12:00Z">
            <w:rPr>
              <w:rFonts w:ascii="Times New Roman" w:hAnsi="Times New Roman"/>
              <w:spacing w:val="10"/>
            </w:rPr>
          </w:rPrChange>
        </w:rPr>
        <w:t>NULL</w:t>
      </w:r>
      <w:r w:rsidR="00E21F11" w:rsidRPr="00B207B1">
        <w:rPr>
          <w:rFonts w:hAnsiTheme="minorEastAsia" w:hint="eastAsia"/>
          <w:rPrChange w:id="2092" w:author="JY0225" w:date="2017-08-24T11:12:00Z">
            <w:rPr>
              <w:rFonts w:ascii="Times New Roman" w:hAnsi="Times New Roman" w:hint="eastAsia"/>
              <w:spacing w:val="10"/>
            </w:rPr>
          </w:rPrChange>
        </w:rPr>
        <w:t>、</w:t>
      </w:r>
      <w:r w:rsidR="00E21F11" w:rsidRPr="00B207B1">
        <w:rPr>
          <w:rFonts w:hAnsiTheme="minorEastAsia"/>
          <w:rPrChange w:id="2093" w:author="JY0225" w:date="2017-08-24T11:12:00Z">
            <w:rPr>
              <w:rFonts w:ascii="Times New Roman" w:hAnsi="Times New Roman"/>
              <w:spacing w:val="10"/>
            </w:rPr>
          </w:rPrChange>
        </w:rPr>
        <w:t>INTEGER</w:t>
      </w:r>
      <w:r w:rsidR="00E21F11" w:rsidRPr="00B207B1">
        <w:rPr>
          <w:rFonts w:hAnsiTheme="minorEastAsia" w:hint="eastAsia"/>
          <w:rPrChange w:id="2094" w:author="JY0225" w:date="2017-08-24T11:12:00Z">
            <w:rPr>
              <w:rFonts w:ascii="Times New Roman" w:hAnsi="Times New Roman" w:hint="eastAsia"/>
              <w:spacing w:val="10"/>
            </w:rPr>
          </w:rPrChange>
        </w:rPr>
        <w:t>、</w:t>
      </w:r>
      <w:r w:rsidR="00E21F11" w:rsidRPr="00B207B1">
        <w:rPr>
          <w:rFonts w:hAnsiTheme="minorEastAsia"/>
          <w:rPrChange w:id="2095" w:author="JY0225" w:date="2017-08-24T11:12:00Z">
            <w:rPr>
              <w:rFonts w:ascii="Times New Roman" w:hAnsi="Times New Roman"/>
              <w:spacing w:val="10"/>
            </w:rPr>
          </w:rPrChange>
        </w:rPr>
        <w:t>REAL</w:t>
      </w:r>
      <w:r w:rsidR="00E21F11" w:rsidRPr="00B207B1">
        <w:rPr>
          <w:rFonts w:hAnsiTheme="minorEastAsia" w:hint="eastAsia"/>
          <w:rPrChange w:id="2096" w:author="JY0225" w:date="2017-08-24T11:12:00Z">
            <w:rPr>
              <w:rFonts w:ascii="Times New Roman" w:hAnsi="Times New Roman" w:hint="eastAsia"/>
              <w:spacing w:val="10"/>
            </w:rPr>
          </w:rPrChange>
        </w:rPr>
        <w:t>、</w:t>
      </w:r>
      <w:r w:rsidR="00E21F11" w:rsidRPr="00B207B1">
        <w:rPr>
          <w:rFonts w:hAnsiTheme="minorEastAsia"/>
          <w:rPrChange w:id="2097" w:author="JY0225" w:date="2017-08-24T11:12:00Z">
            <w:rPr>
              <w:rFonts w:ascii="Times New Roman" w:hAnsi="Times New Roman"/>
              <w:spacing w:val="10"/>
            </w:rPr>
          </w:rPrChange>
        </w:rPr>
        <w:t>TEXT</w:t>
      </w:r>
      <w:r w:rsidR="00E21F11" w:rsidRPr="00B207B1">
        <w:rPr>
          <w:rFonts w:hAnsiTheme="minorEastAsia" w:hint="eastAsia"/>
          <w:rPrChange w:id="2098" w:author="JY0225" w:date="2017-08-24T11:12:00Z">
            <w:rPr>
              <w:rFonts w:ascii="Times New Roman" w:hAnsi="Times New Roman" w:hint="eastAsia"/>
              <w:spacing w:val="10"/>
            </w:rPr>
          </w:rPrChange>
        </w:rPr>
        <w:t>和</w:t>
      </w:r>
      <w:r w:rsidR="00E21F11" w:rsidRPr="00B207B1">
        <w:rPr>
          <w:rFonts w:hAnsiTheme="minorEastAsia"/>
          <w:rPrChange w:id="2099" w:author="JY0225" w:date="2017-08-24T11:12:00Z">
            <w:rPr>
              <w:rFonts w:ascii="Times New Roman" w:hAnsi="Times New Roman"/>
              <w:spacing w:val="10"/>
            </w:rPr>
          </w:rPrChange>
        </w:rPr>
        <w:t>BLOB</w:t>
      </w:r>
      <w:r w:rsidR="00E21F11" w:rsidRPr="00B207B1">
        <w:rPr>
          <w:rFonts w:hAnsiTheme="minorEastAsia" w:hint="eastAsia"/>
          <w:rPrChange w:id="2100"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2101" w:author="JY0225" w:date="2017-08-24T11:12:00Z">
            <w:rPr>
              <w:rFonts w:ascii="Times New Roman" w:hAnsi="Times New Roman" w:hint="eastAsia"/>
              <w:spacing w:val="10"/>
            </w:rPr>
          </w:rPrChange>
        </w:rPr>
        <w:t>。同时，</w:t>
      </w:r>
      <w:r w:rsidR="0092731C" w:rsidRPr="00B207B1">
        <w:rPr>
          <w:rFonts w:hAnsiTheme="minorEastAsia"/>
          <w:rPrChange w:id="2102" w:author="JY0225" w:date="2017-08-24T11:12:00Z">
            <w:rPr>
              <w:rFonts w:ascii="Times New Roman" w:hAnsi="Times New Roman"/>
              <w:spacing w:val="10"/>
            </w:rPr>
          </w:rPrChange>
        </w:rPr>
        <w:t>SQLite</w:t>
      </w:r>
      <w:r w:rsidR="00C3162C" w:rsidRPr="00B207B1">
        <w:rPr>
          <w:rFonts w:hAnsiTheme="minorEastAsia" w:hint="eastAsia"/>
          <w:rPrChange w:id="2103" w:author="JY0225" w:date="2017-08-24T11:12:00Z">
            <w:rPr>
              <w:rFonts w:ascii="Times New Roman" w:hAnsi="Times New Roman" w:hint="eastAsia"/>
              <w:spacing w:val="10"/>
            </w:rPr>
          </w:rPrChange>
        </w:rPr>
        <w:t>采用动态数据类型</w:t>
      </w:r>
      <w:r w:rsidR="00567587" w:rsidRPr="00B207B1">
        <w:rPr>
          <w:rFonts w:hAnsiTheme="minorEastAsia" w:hint="eastAsia"/>
          <w:rPrChange w:id="2104" w:author="JY0225" w:date="2017-08-24T11:12:00Z">
            <w:rPr>
              <w:rFonts w:ascii="Times New Roman" w:hAnsi="Times New Roman" w:hint="eastAsia"/>
              <w:spacing w:val="10"/>
            </w:rPr>
          </w:rPrChange>
        </w:rPr>
        <w:t>的机制</w:t>
      </w:r>
      <w:r w:rsidR="00C3162C" w:rsidRPr="00B207B1">
        <w:rPr>
          <w:rFonts w:hAnsiTheme="minorEastAsia" w:hint="eastAsia"/>
          <w:rPrChange w:id="2105"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2106"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2107" w:author="JY0225" w:date="2017-08-24T11:12:00Z">
            <w:rPr>
              <w:rFonts w:ascii="Times New Roman" w:hAnsi="Times New Roman" w:hint="eastAsia"/>
              <w:spacing w:val="10"/>
            </w:rPr>
          </w:rPrChange>
        </w:rPr>
        <w:t>，如果该类型与关联的列不匹配，</w:t>
      </w:r>
      <w:r w:rsidR="00C3162C" w:rsidRPr="00B207B1">
        <w:rPr>
          <w:rFonts w:hAnsiTheme="minorEastAsia"/>
          <w:rPrChange w:id="2108" w:author="JY0225" w:date="2017-08-24T11:12:00Z">
            <w:rPr>
              <w:rFonts w:ascii="Times New Roman" w:hAnsi="Times New Roman"/>
              <w:spacing w:val="10"/>
            </w:rPr>
          </w:rPrChange>
        </w:rPr>
        <w:t>SQLite</w:t>
      </w:r>
      <w:r w:rsidR="00C3162C" w:rsidRPr="00B207B1">
        <w:rPr>
          <w:rFonts w:hAnsiTheme="minorEastAsia" w:hint="eastAsia"/>
          <w:rPrChange w:id="2109" w:author="JY0225" w:date="2017-08-24T11:12:00Z">
            <w:rPr>
              <w:rFonts w:ascii="Times New Roman" w:hAnsi="Times New Roman" w:hint="eastAsia"/>
              <w:spacing w:val="10"/>
            </w:rPr>
          </w:rPrChange>
        </w:rPr>
        <w:t>则会尝试将</w:t>
      </w:r>
      <w:r w:rsidR="004231D4" w:rsidRPr="00B207B1">
        <w:rPr>
          <w:rFonts w:hAnsiTheme="minorEastAsia" w:hint="eastAsia"/>
          <w:rPrChange w:id="2110"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2111" w:author="JY0225" w:date="2017-08-24T11:12:00Z">
            <w:rPr>
              <w:rFonts w:ascii="Times New Roman" w:hAnsi="Times New Roman" w:hint="eastAsia"/>
              <w:spacing w:val="10"/>
            </w:rPr>
          </w:rPrChange>
        </w:rPr>
        <w:t>，如果不能转换，则</w:t>
      </w:r>
      <w:r w:rsidR="00027EC0" w:rsidRPr="00B207B1">
        <w:rPr>
          <w:rFonts w:hAnsiTheme="minorEastAsia" w:hint="eastAsia"/>
          <w:rPrChange w:id="2112" w:author="JY0225" w:date="2017-08-24T11:12:00Z">
            <w:rPr>
              <w:rFonts w:ascii="Times New Roman" w:hAnsi="Times New Roman" w:hint="eastAsia"/>
              <w:spacing w:val="10"/>
            </w:rPr>
          </w:rPrChange>
        </w:rPr>
        <w:t>将</w:t>
      </w:r>
      <w:r w:rsidR="00461FFE" w:rsidRPr="00B207B1">
        <w:rPr>
          <w:rFonts w:hAnsiTheme="minorEastAsia" w:hint="eastAsia"/>
          <w:rPrChange w:id="2113"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2114"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2115" w:author="微软用户" w:date="2017-08-18T22:48:00Z">
          <w:pPr>
            <w:pStyle w:val="21"/>
          </w:pPr>
        </w:pPrChange>
      </w:pPr>
      <w:bookmarkStart w:id="2116" w:name="_Toc492457592"/>
      <w:r w:rsidRPr="00B207B1">
        <w:lastRenderedPageBreak/>
        <w:t>2.</w:t>
      </w:r>
      <w:ins w:id="2117" w:author="微软用户" w:date="2017-08-20T11:03:00Z">
        <w:r w:rsidR="00F36868" w:rsidRPr="00B207B1">
          <w:t>4</w:t>
        </w:r>
      </w:ins>
      <w:ins w:id="2118" w:author="微软用户" w:date="2017-08-20T10:26:00Z">
        <w:del w:id="2119" w:author="微软用户" w:date="2017-08-20T11:03:00Z">
          <w:r w:rsidR="00A10178" w:rsidRPr="00B207B1" w:rsidDel="00F36868">
            <w:delText>3</w:delText>
          </w:r>
        </w:del>
      </w:ins>
      <w:del w:id="2120" w:author="微软用户" w:date="2017-08-20T10:26:00Z">
        <w:r w:rsidRPr="00B207B1" w:rsidDel="00A10178">
          <w:delText>2</w:delText>
        </w:r>
      </w:del>
      <w:r w:rsidR="00840C1E" w:rsidRPr="00B207B1">
        <w:t xml:space="preserve"> </w:t>
      </w:r>
      <w:r w:rsidR="00530BF7" w:rsidRPr="00B207B1">
        <w:t>断点续传</w:t>
      </w:r>
      <w:bookmarkEnd w:id="2116"/>
    </w:p>
    <w:p w14:paraId="7A56E2AE" w14:textId="2D4E6824" w:rsidR="00874743" w:rsidRPr="00B207B1" w:rsidRDefault="00246719" w:rsidP="00042FB1">
      <w:pPr>
        <w:spacing w:line="400" w:lineRule="exact"/>
        <w:ind w:firstLine="420"/>
        <w:rPr>
          <w:rFonts w:hAnsiTheme="minorEastAsia"/>
          <w:rPrChange w:id="2121" w:author="JY0225" w:date="2017-08-24T11:12:00Z">
            <w:rPr>
              <w:rFonts w:ascii="Times New Roman" w:hAnsi="Times New Roman"/>
              <w:spacing w:val="10"/>
            </w:rPr>
          </w:rPrChange>
        </w:rPr>
      </w:pPr>
      <w:r w:rsidRPr="00B207B1">
        <w:rPr>
          <w:rFonts w:hAnsiTheme="minorEastAsia" w:hint="eastAsia"/>
          <w:rPrChange w:id="2122" w:author="JY0225" w:date="2017-08-24T11:12:00Z">
            <w:rPr>
              <w:rFonts w:ascii="Times New Roman" w:hAnsi="Times New Roman" w:hint="eastAsia"/>
              <w:spacing w:val="10"/>
            </w:rPr>
          </w:rPrChange>
        </w:rPr>
        <w:t>断点续传技术</w:t>
      </w:r>
      <w:r w:rsidR="005A575E" w:rsidRPr="00B207B1">
        <w:rPr>
          <w:rFonts w:hAnsiTheme="minorEastAsia" w:hint="eastAsia"/>
          <w:rPrChange w:id="2123" w:author="JY0225" w:date="2017-08-24T11:12:00Z">
            <w:rPr>
              <w:rFonts w:ascii="Times New Roman" w:hAnsi="Times New Roman" w:hint="eastAsia"/>
              <w:spacing w:val="10"/>
            </w:rPr>
          </w:rPrChange>
        </w:rPr>
        <w:t>是一种结合本地</w:t>
      </w:r>
      <w:ins w:id="2124" w:author="Liu, Wu" w:date="2017-08-29T10:36:00Z">
        <w:r w:rsidR="00372E24" w:rsidRPr="00B207B1">
          <w:rPr>
            <w:rFonts w:hAnsiTheme="minorEastAsia"/>
          </w:rPr>
          <w:t>存储</w:t>
        </w:r>
      </w:ins>
      <w:del w:id="2125" w:author="Liu, Wu" w:date="2017-08-29T10:36:00Z">
        <w:r w:rsidR="00476838" w:rsidRPr="00B207B1" w:rsidDel="00372E24">
          <w:rPr>
            <w:rFonts w:hAnsiTheme="minorEastAsia" w:hint="eastAsia"/>
            <w:rPrChange w:id="2126" w:author="JY0225" w:date="2017-08-24T11:12:00Z">
              <w:rPr>
                <w:rFonts w:ascii="Times New Roman" w:hAnsi="Times New Roman" w:hint="eastAsia"/>
                <w:spacing w:val="10"/>
              </w:rPr>
            </w:rPrChange>
          </w:rPr>
          <w:delText>备份</w:delText>
        </w:r>
      </w:del>
      <w:r w:rsidR="005A575E" w:rsidRPr="00B207B1">
        <w:rPr>
          <w:rFonts w:hAnsiTheme="minorEastAsia" w:hint="eastAsia"/>
          <w:rPrChange w:id="2127" w:author="JY0225" w:date="2017-08-24T11:12:00Z">
            <w:rPr>
              <w:rFonts w:ascii="Times New Roman" w:hAnsi="Times New Roman" w:hint="eastAsia"/>
              <w:spacing w:val="10"/>
            </w:rPr>
          </w:rPrChange>
        </w:rPr>
        <w:t>和网络</w:t>
      </w:r>
      <w:r w:rsidR="00476838" w:rsidRPr="00B207B1">
        <w:rPr>
          <w:rFonts w:hAnsiTheme="minorEastAsia" w:hint="eastAsia"/>
          <w:rPrChange w:id="2128" w:author="JY0225" w:date="2017-08-24T11:12:00Z">
            <w:rPr>
              <w:rFonts w:ascii="Times New Roman" w:hAnsi="Times New Roman" w:hint="eastAsia"/>
              <w:spacing w:val="10"/>
            </w:rPr>
          </w:rPrChange>
        </w:rPr>
        <w:t>备份</w:t>
      </w:r>
      <w:r w:rsidR="005A575E" w:rsidRPr="00B207B1">
        <w:rPr>
          <w:rFonts w:hAnsiTheme="minorEastAsia" w:hint="eastAsia"/>
          <w:rPrChange w:id="2129" w:author="JY0225" w:date="2017-08-24T11:12:00Z">
            <w:rPr>
              <w:rFonts w:ascii="Times New Roman" w:hAnsi="Times New Roman" w:hint="eastAsia"/>
              <w:spacing w:val="10"/>
            </w:rPr>
          </w:rPrChange>
        </w:rPr>
        <w:t>的技术，主要用来解决网络失效时</w:t>
      </w:r>
      <w:del w:id="2130" w:author="Liu, Wu" w:date="2017-08-29T10:36:00Z">
        <w:r w:rsidR="005A575E" w:rsidRPr="00B207B1" w:rsidDel="00372E24">
          <w:rPr>
            <w:rFonts w:hAnsiTheme="minorEastAsia" w:hint="eastAsia"/>
            <w:rPrChange w:id="2131" w:author="JY0225" w:date="2017-08-24T11:12:00Z">
              <w:rPr>
                <w:rFonts w:ascii="Times New Roman" w:hAnsi="Times New Roman" w:hint="eastAsia"/>
                <w:spacing w:val="10"/>
              </w:rPr>
            </w:rPrChange>
          </w:rPr>
          <w:delText>的</w:delText>
        </w:r>
      </w:del>
      <w:r w:rsidR="005A575E" w:rsidRPr="00B207B1">
        <w:rPr>
          <w:rFonts w:hAnsiTheme="minorEastAsia" w:hint="eastAsia"/>
          <w:rPrChange w:id="2132" w:author="JY0225" w:date="2017-08-24T11:12:00Z">
            <w:rPr>
              <w:rFonts w:ascii="Times New Roman" w:hAnsi="Times New Roman" w:hint="eastAsia"/>
              <w:spacing w:val="10"/>
            </w:rPr>
          </w:rPrChange>
        </w:rPr>
        <w:t>数据</w:t>
      </w:r>
      <w:r w:rsidR="007219AE" w:rsidRPr="00B207B1">
        <w:rPr>
          <w:rFonts w:hAnsiTheme="minorEastAsia" w:hint="eastAsia"/>
          <w:rPrChange w:id="2133" w:author="JY0225" w:date="2017-08-24T11:12:00Z">
            <w:rPr>
              <w:rFonts w:ascii="Times New Roman" w:hAnsi="Times New Roman" w:hint="eastAsia"/>
              <w:spacing w:val="10"/>
            </w:rPr>
          </w:rPrChange>
        </w:rPr>
        <w:t>丢失</w:t>
      </w:r>
      <w:ins w:id="2134" w:author="Liu, Wu" w:date="2017-08-29T10:36:00Z">
        <w:r w:rsidR="00372E24" w:rsidRPr="00B207B1">
          <w:rPr>
            <w:rFonts w:hAnsiTheme="minorEastAsia" w:hint="eastAsia"/>
          </w:rPr>
          <w:t>的</w:t>
        </w:r>
      </w:ins>
      <w:r w:rsidR="007219AE" w:rsidRPr="00B207B1">
        <w:rPr>
          <w:rFonts w:hAnsiTheme="minorEastAsia" w:hint="eastAsia"/>
          <w:rPrChange w:id="2135"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2136"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2137"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2138"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2139"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2140" w:author="JY0225" w:date="2017-08-24T11:12:00Z">
            <w:rPr>
              <w:color w:val="000000" w:themeColor="text1"/>
              <w:vertAlign w:val="superscript"/>
            </w:rPr>
          </w:rPrChange>
        </w:rPr>
        <w:fldChar w:fldCharType="separate"/>
      </w:r>
      <w:r w:rsidR="003F32D9">
        <w:rPr>
          <w:rFonts w:hAnsiTheme="minorEastAsia"/>
          <w:color w:val="000000" w:themeColor="text1"/>
          <w:vertAlign w:val="superscript"/>
        </w:rPr>
        <w:t>[11]</w:t>
      </w:r>
      <w:r w:rsidR="005469E3" w:rsidRPr="00B207B1">
        <w:rPr>
          <w:rFonts w:hAnsiTheme="minorEastAsia"/>
          <w:color w:val="000000" w:themeColor="text1"/>
          <w:vertAlign w:val="superscript"/>
          <w:rPrChange w:id="2141" w:author="JY0225" w:date="2017-08-24T11:12:00Z">
            <w:rPr>
              <w:color w:val="000000" w:themeColor="text1"/>
              <w:vertAlign w:val="superscript"/>
            </w:rPr>
          </w:rPrChange>
        </w:rPr>
        <w:fldChar w:fldCharType="end"/>
      </w:r>
      <w:r w:rsidR="007219AE" w:rsidRPr="00B207B1">
        <w:rPr>
          <w:rFonts w:hAnsiTheme="minorEastAsia" w:hint="eastAsia"/>
          <w:rPrChange w:id="2142" w:author="JY0225" w:date="2017-08-24T11:12:00Z">
            <w:rPr>
              <w:rFonts w:ascii="Times New Roman" w:hAnsi="Times New Roman" w:hint="eastAsia"/>
              <w:spacing w:val="10"/>
            </w:rPr>
          </w:rPrChange>
        </w:rPr>
        <w:t>。</w:t>
      </w:r>
      <w:r w:rsidR="00C768AD" w:rsidRPr="00B207B1">
        <w:rPr>
          <w:rFonts w:hAnsiTheme="minorEastAsia" w:hint="eastAsia"/>
          <w:rPrChange w:id="2143" w:author="JY0225" w:date="2017-08-24T11:12:00Z">
            <w:rPr>
              <w:rFonts w:ascii="Times New Roman" w:hAnsi="Times New Roman" w:hint="eastAsia"/>
              <w:spacing w:val="10"/>
            </w:rPr>
          </w:rPrChange>
        </w:rPr>
        <w:t>具体来说</w:t>
      </w:r>
      <w:r w:rsidR="00EA3D65" w:rsidRPr="00B207B1">
        <w:rPr>
          <w:rFonts w:hAnsiTheme="minorEastAsia" w:hint="eastAsia"/>
          <w:rPrChange w:id="2144" w:author="JY0225" w:date="2017-08-24T11:12:00Z">
            <w:rPr>
              <w:rFonts w:ascii="Times New Roman" w:hAnsi="Times New Roman" w:hint="eastAsia"/>
              <w:spacing w:val="10"/>
            </w:rPr>
          </w:rPrChange>
        </w:rPr>
        <w:t>是在上传</w:t>
      </w:r>
      <w:r w:rsidR="001D5506" w:rsidRPr="00B207B1">
        <w:rPr>
          <w:rFonts w:hAnsiTheme="minorEastAsia" w:hint="eastAsia"/>
          <w:rPrChange w:id="2145" w:author="JY0225" w:date="2017-08-24T11:12:00Z">
            <w:rPr>
              <w:rFonts w:ascii="Times New Roman" w:hAnsi="Times New Roman" w:hint="eastAsia"/>
              <w:spacing w:val="10"/>
            </w:rPr>
          </w:rPrChange>
        </w:rPr>
        <w:t>文件</w:t>
      </w:r>
      <w:r w:rsidR="00EA3D65" w:rsidRPr="00B207B1">
        <w:rPr>
          <w:rFonts w:hAnsiTheme="minorEastAsia" w:hint="eastAsia"/>
          <w:rPrChange w:id="2146" w:author="JY0225" w:date="2017-08-24T11:12:00Z">
            <w:rPr>
              <w:rFonts w:ascii="Times New Roman" w:hAnsi="Times New Roman" w:hint="eastAsia"/>
              <w:spacing w:val="10"/>
            </w:rPr>
          </w:rPrChange>
        </w:rPr>
        <w:t>时，将文件以</w:t>
      </w:r>
      <w:r w:rsidR="00B54215" w:rsidRPr="00B207B1">
        <w:rPr>
          <w:rFonts w:hAnsiTheme="minorEastAsia" w:hint="eastAsia"/>
          <w:rPrChange w:id="2147" w:author="JY0225" w:date="2017-08-24T11:12:00Z">
            <w:rPr>
              <w:rFonts w:ascii="Times New Roman" w:hAnsi="Times New Roman" w:hint="eastAsia"/>
              <w:spacing w:val="10"/>
            </w:rPr>
          </w:rPrChange>
        </w:rPr>
        <w:t>固定的大小，</w:t>
      </w:r>
      <w:r w:rsidR="000A6ADB" w:rsidRPr="00B207B1">
        <w:rPr>
          <w:rFonts w:hAnsiTheme="minorEastAsia" w:hint="eastAsia"/>
          <w:rPrChange w:id="2148" w:author="JY0225" w:date="2017-08-24T11:12:00Z">
            <w:rPr>
              <w:rFonts w:ascii="Times New Roman" w:hAnsi="Times New Roman" w:hint="eastAsia"/>
              <w:spacing w:val="10"/>
            </w:rPr>
          </w:rPrChange>
        </w:rPr>
        <w:t>划分为若干</w:t>
      </w:r>
      <w:r w:rsidR="002C0B87" w:rsidRPr="00B207B1">
        <w:rPr>
          <w:rFonts w:hAnsiTheme="minorEastAsia" w:hint="eastAsia"/>
          <w:rPrChange w:id="2149" w:author="JY0225" w:date="2017-08-24T11:12:00Z">
            <w:rPr>
              <w:rFonts w:ascii="Times New Roman" w:hAnsi="Times New Roman" w:hint="eastAsia"/>
              <w:spacing w:val="10"/>
            </w:rPr>
          </w:rPrChange>
        </w:rPr>
        <w:t>部分，</w:t>
      </w:r>
      <w:r w:rsidR="004C6C13" w:rsidRPr="00B207B1">
        <w:rPr>
          <w:rFonts w:hAnsiTheme="minorEastAsia" w:hint="eastAsia"/>
          <w:rPrChange w:id="2150" w:author="JY0225" w:date="2017-08-24T11:12:00Z">
            <w:rPr>
              <w:rFonts w:ascii="Times New Roman" w:hAnsi="Times New Roman" w:hint="eastAsia"/>
              <w:spacing w:val="10"/>
            </w:rPr>
          </w:rPrChange>
        </w:rPr>
        <w:t>或以固定长度</w:t>
      </w:r>
      <w:del w:id="2151" w:author="Liu, Wu" w:date="2017-08-29T10:37:00Z">
        <w:r w:rsidR="004C6C13" w:rsidRPr="00B207B1" w:rsidDel="005D5BD9">
          <w:rPr>
            <w:rFonts w:hAnsiTheme="minorEastAsia" w:hint="eastAsia"/>
            <w:rPrChange w:id="2152" w:author="JY0225" w:date="2017-08-24T11:12:00Z">
              <w:rPr>
                <w:rFonts w:ascii="Times New Roman" w:hAnsi="Times New Roman" w:hint="eastAsia"/>
                <w:spacing w:val="10"/>
              </w:rPr>
            </w:rPrChange>
          </w:rPr>
          <w:delText>的</w:delText>
        </w:r>
      </w:del>
      <w:r w:rsidR="004C6C13" w:rsidRPr="00B207B1">
        <w:rPr>
          <w:rFonts w:hAnsiTheme="minorEastAsia" w:hint="eastAsia"/>
          <w:rPrChange w:id="2153" w:author="JY0225" w:date="2017-08-24T11:12:00Z">
            <w:rPr>
              <w:rFonts w:ascii="Times New Roman" w:hAnsi="Times New Roman" w:hint="eastAsia"/>
              <w:spacing w:val="10"/>
            </w:rPr>
          </w:rPrChange>
        </w:rPr>
        <w:t>字节流的形式</w:t>
      </w:r>
      <w:r w:rsidR="002A1437" w:rsidRPr="00B207B1">
        <w:rPr>
          <w:rFonts w:hAnsiTheme="minorEastAsia" w:hint="eastAsia"/>
          <w:rPrChange w:id="2154" w:author="JY0225" w:date="2017-08-24T11:12:00Z">
            <w:rPr>
              <w:rFonts w:ascii="Times New Roman" w:hAnsi="Times New Roman" w:hint="eastAsia"/>
              <w:spacing w:val="10"/>
            </w:rPr>
          </w:rPrChange>
        </w:rPr>
        <w:t>上</w:t>
      </w:r>
      <w:r w:rsidR="004C6C13" w:rsidRPr="00B207B1">
        <w:rPr>
          <w:rFonts w:hAnsiTheme="minorEastAsia" w:hint="eastAsia"/>
          <w:rPrChange w:id="2155" w:author="JY0225" w:date="2017-08-24T11:12:00Z">
            <w:rPr>
              <w:rFonts w:ascii="Times New Roman" w:hAnsi="Times New Roman" w:hint="eastAsia"/>
              <w:spacing w:val="10"/>
            </w:rPr>
          </w:rPrChange>
        </w:rPr>
        <w:t>，</w:t>
      </w:r>
      <w:r w:rsidR="002A1437" w:rsidRPr="00B207B1">
        <w:rPr>
          <w:rFonts w:hAnsiTheme="minorEastAsia" w:hint="eastAsia"/>
          <w:rPrChange w:id="2156" w:author="JY0225" w:date="2017-08-24T11:12:00Z">
            <w:rPr>
              <w:rFonts w:ascii="Times New Roman" w:hAnsi="Times New Roman" w:hint="eastAsia"/>
              <w:spacing w:val="10"/>
            </w:rPr>
          </w:rPrChange>
        </w:rPr>
        <w:t>对</w:t>
      </w:r>
      <w:r w:rsidR="002C0B87" w:rsidRPr="00B207B1">
        <w:rPr>
          <w:rFonts w:hAnsiTheme="minorEastAsia" w:hint="eastAsia"/>
          <w:rPrChange w:id="2157" w:author="JY0225" w:date="2017-08-24T11:12:00Z">
            <w:rPr>
              <w:rFonts w:ascii="Times New Roman" w:hAnsi="Times New Roman" w:hint="eastAsia"/>
              <w:spacing w:val="10"/>
            </w:rPr>
          </w:rPrChange>
        </w:rPr>
        <w:t>每部分</w:t>
      </w:r>
      <w:ins w:id="2158"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2159" w:author="JY0225" w:date="2017-08-24T11:12:00Z">
            <w:rPr>
              <w:rFonts w:ascii="Times New Roman" w:hAnsi="Times New Roman" w:hint="eastAsia"/>
              <w:spacing w:val="10"/>
            </w:rPr>
          </w:rPrChange>
        </w:rPr>
        <w:t>都</w:t>
      </w:r>
      <w:r w:rsidR="00EA77A7" w:rsidRPr="00B207B1">
        <w:rPr>
          <w:rFonts w:hAnsiTheme="minorEastAsia" w:hint="eastAsia"/>
          <w:rPrChange w:id="2160" w:author="JY0225" w:date="2017-08-24T11:12:00Z">
            <w:rPr>
              <w:rFonts w:ascii="Times New Roman" w:hAnsi="Times New Roman" w:hint="eastAsia"/>
              <w:spacing w:val="10"/>
            </w:rPr>
          </w:rPrChange>
        </w:rPr>
        <w:t>单独</w:t>
      </w:r>
      <w:r w:rsidR="002C0B87" w:rsidRPr="00B207B1">
        <w:rPr>
          <w:rFonts w:hAnsiTheme="minorEastAsia" w:hint="eastAsia"/>
          <w:rPrChange w:id="2161" w:author="JY0225" w:date="2017-08-24T11:12:00Z">
            <w:rPr>
              <w:rFonts w:ascii="Times New Roman" w:hAnsi="Times New Roman" w:hint="eastAsia"/>
              <w:spacing w:val="10"/>
            </w:rPr>
          </w:rPrChange>
        </w:rPr>
        <w:t>采用一个</w:t>
      </w:r>
      <w:r w:rsidR="00AE736A" w:rsidRPr="00B207B1">
        <w:rPr>
          <w:rFonts w:hAnsiTheme="minorEastAsia" w:cstheme="minorBidi"/>
          <w:rPrChange w:id="2162" w:author="JY0225" w:date="2017-08-24T11:12:00Z">
            <w:rPr>
              <w:rFonts w:asciiTheme="minorHAnsi" w:cstheme="minorBidi"/>
              <w:sz w:val="21"/>
            </w:rPr>
          </w:rPrChange>
        </w:rPr>
        <w:fldChar w:fldCharType="begin"/>
      </w:r>
      <w:r w:rsidR="00AE736A" w:rsidRPr="00B207B1">
        <w:rPr>
          <w:rFonts w:hAnsiTheme="minorEastAsia"/>
          <w:rPrChange w:id="2163" w:author="JY0225" w:date="2017-08-24T11:12:00Z">
            <w:rPr/>
          </w:rPrChange>
        </w:rPr>
        <w:instrText xml:space="preserve"> HYPERLINK "https://baike.baidu.com/item/%E7%BA%BF%E7%A8%8B" \t "_blank" </w:instrText>
      </w:r>
      <w:r w:rsidR="00AE736A" w:rsidRPr="00B207B1">
        <w:rPr>
          <w:rFonts w:hAnsiTheme="minorEastAsia" w:cstheme="minorBidi"/>
          <w:rPrChange w:id="2164" w:author="JY0225" w:date="2017-08-24T11:12:00Z">
            <w:rPr>
              <w:rFonts w:ascii="Times New Roman" w:hAnsi="Times New Roman"/>
              <w:spacing w:val="10"/>
            </w:rPr>
          </w:rPrChange>
        </w:rPr>
        <w:fldChar w:fldCharType="separate"/>
      </w:r>
      <w:r w:rsidR="002C0B87" w:rsidRPr="00B207B1">
        <w:rPr>
          <w:rFonts w:hAnsiTheme="minorEastAsia" w:hint="eastAsia"/>
          <w:rPrChange w:id="2165" w:author="JY0225" w:date="2017-08-24T11:12:00Z">
            <w:rPr>
              <w:rFonts w:ascii="Times New Roman" w:hAnsi="Times New Roman" w:hint="eastAsia"/>
              <w:spacing w:val="10"/>
            </w:rPr>
          </w:rPrChange>
        </w:rPr>
        <w:t>线程</w:t>
      </w:r>
      <w:r w:rsidR="00AE736A" w:rsidRPr="00B207B1">
        <w:rPr>
          <w:rFonts w:hAnsiTheme="minorEastAsia"/>
          <w:rPrChange w:id="2166" w:author="JY0225" w:date="2017-08-24T11:12:00Z">
            <w:rPr>
              <w:rFonts w:ascii="Times New Roman" w:hAnsi="Times New Roman"/>
              <w:spacing w:val="10"/>
            </w:rPr>
          </w:rPrChange>
        </w:rPr>
        <w:fldChar w:fldCharType="end"/>
      </w:r>
      <w:r w:rsidR="008E5ED3" w:rsidRPr="00B207B1">
        <w:rPr>
          <w:rFonts w:hAnsiTheme="minorEastAsia" w:hint="eastAsia"/>
          <w:rPrChange w:id="2167" w:author="JY0225" w:date="2017-08-24T11:12:00Z">
            <w:rPr>
              <w:rFonts w:ascii="Times New Roman" w:hAnsi="Times New Roman" w:hint="eastAsia"/>
              <w:spacing w:val="10"/>
            </w:rPr>
          </w:rPrChange>
        </w:rPr>
        <w:t>进行上传</w:t>
      </w:r>
      <w:r w:rsidR="00332BF4" w:rsidRPr="00B207B1">
        <w:rPr>
          <w:rFonts w:hAnsiTheme="minorEastAsia" w:hint="eastAsia"/>
          <w:rPrChange w:id="2168" w:author="JY0225" w:date="2017-08-24T11:12:00Z">
            <w:rPr>
              <w:rFonts w:ascii="Times New Roman" w:hAnsi="Times New Roman" w:hint="eastAsia"/>
              <w:spacing w:val="10"/>
            </w:rPr>
          </w:rPrChange>
        </w:rPr>
        <w:t>。</w:t>
      </w:r>
      <w:r w:rsidR="00081182" w:rsidRPr="00B207B1">
        <w:rPr>
          <w:rFonts w:hAnsiTheme="minorEastAsia" w:hint="eastAsia"/>
          <w:rPrChange w:id="2169"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2170" w:author="JY0225" w:date="2017-08-24T11:12:00Z">
            <w:rPr>
              <w:rFonts w:ascii="Times New Roman" w:hAnsi="Times New Roman" w:hint="eastAsia"/>
              <w:spacing w:val="10"/>
            </w:rPr>
          </w:rPrChange>
        </w:rPr>
        <w:t>并</w:t>
      </w:r>
      <w:r w:rsidR="00081182" w:rsidRPr="00B207B1">
        <w:rPr>
          <w:rFonts w:hAnsiTheme="minorEastAsia" w:hint="eastAsia"/>
          <w:rPrChange w:id="2171"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2172" w:author="JY0225" w:date="2017-08-24T11:12:00Z">
            <w:rPr>
              <w:rFonts w:ascii="Times New Roman" w:hAnsi="Times New Roman" w:hint="eastAsia"/>
              <w:spacing w:val="10"/>
            </w:rPr>
          </w:rPrChange>
        </w:rPr>
        <w:t>如</w:t>
      </w:r>
      <w:r w:rsidR="006D741F" w:rsidRPr="00B207B1">
        <w:rPr>
          <w:rFonts w:hAnsiTheme="minorEastAsia" w:hint="eastAsia"/>
          <w:rPrChange w:id="2173" w:author="JY0225" w:date="2017-08-24T11:12:00Z">
            <w:rPr>
              <w:rFonts w:ascii="Times New Roman" w:hAnsi="Times New Roman" w:hint="eastAsia"/>
              <w:spacing w:val="10"/>
            </w:rPr>
          </w:rPrChange>
        </w:rPr>
        <w:t>果</w:t>
      </w:r>
      <w:r w:rsidR="0087720A" w:rsidRPr="00B207B1">
        <w:rPr>
          <w:rFonts w:hAnsiTheme="minorEastAsia" w:hint="eastAsia"/>
          <w:rPrChange w:id="2174" w:author="JY0225" w:date="2017-08-24T11:12:00Z">
            <w:rPr>
              <w:rFonts w:ascii="Times New Roman" w:hAnsi="Times New Roman" w:hint="eastAsia"/>
              <w:spacing w:val="10"/>
            </w:rPr>
          </w:rPrChange>
        </w:rPr>
        <w:t>遇到</w:t>
      </w:r>
      <w:r w:rsidR="002C0B87" w:rsidRPr="00B207B1">
        <w:rPr>
          <w:rFonts w:hAnsiTheme="minorEastAsia" w:hint="eastAsia"/>
          <w:rPrChange w:id="2175" w:author="JY0225" w:date="2017-08-24T11:12:00Z">
            <w:rPr>
              <w:rFonts w:ascii="Times New Roman" w:hAnsi="Times New Roman" w:hint="eastAsia"/>
              <w:spacing w:val="10"/>
            </w:rPr>
          </w:rPrChange>
        </w:rPr>
        <w:t>网络故障，</w:t>
      </w:r>
      <w:r w:rsidR="00D118E2" w:rsidRPr="00B207B1">
        <w:rPr>
          <w:rFonts w:hAnsiTheme="minorEastAsia" w:hint="eastAsia"/>
          <w:rPrChange w:id="2176" w:author="JY0225" w:date="2017-08-24T11:12:00Z">
            <w:rPr>
              <w:rFonts w:ascii="Times New Roman" w:hAnsi="Times New Roman" w:hint="eastAsia"/>
              <w:spacing w:val="10"/>
            </w:rPr>
          </w:rPrChange>
        </w:rPr>
        <w:t>则可</w:t>
      </w:r>
      <w:r w:rsidR="00205C1D" w:rsidRPr="00B207B1">
        <w:rPr>
          <w:rFonts w:hAnsiTheme="minorEastAsia" w:hint="eastAsia"/>
          <w:rPrChange w:id="2177"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2178" w:author="JY0225" w:date="2017-08-24T11:12:00Z">
            <w:rPr>
              <w:rFonts w:ascii="Times New Roman" w:hAnsi="Times New Roman" w:hint="eastAsia"/>
              <w:spacing w:val="10"/>
            </w:rPr>
          </w:rPrChange>
        </w:rPr>
        <w:t>将此时的断点</w:t>
      </w:r>
      <w:r w:rsidR="00734198" w:rsidRPr="00B207B1">
        <w:rPr>
          <w:rFonts w:hAnsiTheme="minorEastAsia" w:hint="eastAsia"/>
          <w:rPrChange w:id="2179" w:author="JY0225" w:date="2017-08-24T11:12:00Z">
            <w:rPr>
              <w:rFonts w:ascii="Times New Roman" w:hAnsi="Times New Roman" w:hint="eastAsia"/>
              <w:spacing w:val="10"/>
            </w:rPr>
          </w:rPrChange>
        </w:rPr>
        <w:t>信息</w:t>
      </w:r>
      <w:r w:rsidR="00D118E2" w:rsidRPr="00B207B1">
        <w:rPr>
          <w:rFonts w:hAnsiTheme="minorEastAsia" w:hint="eastAsia"/>
          <w:rPrChange w:id="2180" w:author="JY0225" w:date="2017-08-24T11:12:00Z">
            <w:rPr>
              <w:rFonts w:ascii="Times New Roman" w:hAnsi="Times New Roman" w:hint="eastAsia"/>
              <w:spacing w:val="10"/>
            </w:rPr>
          </w:rPrChange>
        </w:rPr>
        <w:t>记录到数据库中</w:t>
      </w:r>
      <w:r w:rsidR="00A57CA5" w:rsidRPr="00B207B1">
        <w:rPr>
          <w:rFonts w:hAnsiTheme="minorEastAsia" w:hint="eastAsia"/>
          <w:rPrChange w:id="2181" w:author="JY0225" w:date="2017-08-24T11:12:00Z">
            <w:rPr>
              <w:rFonts w:ascii="Times New Roman" w:hAnsi="Times New Roman" w:hint="eastAsia"/>
              <w:spacing w:val="10"/>
            </w:rPr>
          </w:rPrChange>
        </w:rPr>
        <w:t>。</w:t>
      </w:r>
      <w:r w:rsidR="00AA3439" w:rsidRPr="00B207B1">
        <w:rPr>
          <w:rFonts w:hAnsiTheme="minorEastAsia" w:hint="eastAsia"/>
          <w:rPrChange w:id="2182"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2183" w:author="JY0225" w:date="2017-08-24T11:12:00Z">
            <w:rPr>
              <w:rFonts w:ascii="Times New Roman" w:hAnsi="Times New Roman" w:hint="eastAsia"/>
              <w:spacing w:val="10"/>
            </w:rPr>
          </w:rPrChange>
        </w:rPr>
        <w:t>根据断点所记录</w:t>
      </w:r>
      <w:ins w:id="2184" w:author="Liu, Wu" w:date="2017-08-29T10:38:00Z">
        <w:r w:rsidR="00FF7794" w:rsidRPr="00B207B1">
          <w:rPr>
            <w:rFonts w:hAnsiTheme="minorEastAsia"/>
          </w:rPr>
          <w:t>的</w:t>
        </w:r>
      </w:ins>
      <w:del w:id="2185" w:author="Liu, Wu" w:date="2017-08-29T10:38:00Z">
        <w:r w:rsidR="00F40130" w:rsidRPr="00B207B1" w:rsidDel="00FF7794">
          <w:rPr>
            <w:rFonts w:hAnsiTheme="minorEastAsia" w:hint="eastAsia"/>
            <w:rPrChange w:id="2186"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2187"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2188"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2189" w:author="JY0225" w:date="2017-08-24T11:12:00Z">
            <w:rPr>
              <w:rFonts w:ascii="Times New Roman" w:hAnsi="Times New Roman" w:hint="eastAsia"/>
              <w:spacing w:val="10"/>
            </w:rPr>
          </w:rPrChange>
        </w:rPr>
        <w:t>信息续传</w:t>
      </w:r>
      <w:r w:rsidR="002C0B87" w:rsidRPr="00B207B1">
        <w:rPr>
          <w:rFonts w:hAnsiTheme="minorEastAsia" w:hint="eastAsia"/>
          <w:rPrChange w:id="2190" w:author="JY0225" w:date="2017-08-24T11:12:00Z">
            <w:rPr>
              <w:rFonts w:ascii="Times New Roman" w:hAnsi="Times New Roman" w:hint="eastAsia"/>
              <w:spacing w:val="10"/>
            </w:rPr>
          </w:rPrChange>
        </w:rPr>
        <w:t>。</w:t>
      </w:r>
      <w:r w:rsidR="00F40130" w:rsidRPr="00B207B1">
        <w:rPr>
          <w:rFonts w:hAnsiTheme="minorEastAsia" w:hint="eastAsia"/>
          <w:rPrChange w:id="2191" w:author="JY0225" w:date="2017-08-24T11:12:00Z">
            <w:rPr>
              <w:rFonts w:ascii="Times New Roman" w:hAnsi="Times New Roman" w:hint="eastAsia"/>
              <w:spacing w:val="10"/>
            </w:rPr>
          </w:rPrChange>
        </w:rPr>
        <w:t>通过此项技术，</w:t>
      </w:r>
      <w:r w:rsidR="009B0164" w:rsidRPr="00B207B1">
        <w:rPr>
          <w:rFonts w:hAnsiTheme="minorEastAsia" w:hint="eastAsia"/>
          <w:rPrChange w:id="2192" w:author="JY0225" w:date="2017-08-24T11:12:00Z">
            <w:rPr>
              <w:rFonts w:ascii="Times New Roman" w:hAnsi="Times New Roman" w:hint="eastAsia"/>
              <w:spacing w:val="10"/>
            </w:rPr>
          </w:rPrChange>
        </w:rPr>
        <w:t>可以帮助</w:t>
      </w:r>
      <w:r w:rsidR="002C0B87" w:rsidRPr="00B207B1">
        <w:rPr>
          <w:rFonts w:hAnsiTheme="minorEastAsia" w:hint="eastAsia"/>
          <w:rPrChange w:id="2193" w:author="JY0225" w:date="2017-08-24T11:12:00Z">
            <w:rPr>
              <w:rFonts w:ascii="Times New Roman" w:hAnsi="Times New Roman" w:hint="eastAsia"/>
              <w:spacing w:val="10"/>
            </w:rPr>
          </w:rPrChange>
        </w:rPr>
        <w:t>用户</w:t>
      </w:r>
      <w:r w:rsidR="006D10C2" w:rsidRPr="00B207B1">
        <w:rPr>
          <w:rFonts w:hAnsiTheme="minorEastAsia" w:hint="eastAsia"/>
          <w:rPrChange w:id="2194" w:author="JY0225" w:date="2017-08-24T11:12:00Z">
            <w:rPr>
              <w:rFonts w:ascii="Times New Roman" w:hAnsi="Times New Roman" w:hint="eastAsia"/>
              <w:spacing w:val="10"/>
            </w:rPr>
          </w:rPrChange>
        </w:rPr>
        <w:t>在遇到网络故障时，</w:t>
      </w:r>
      <w:r w:rsidR="002C0B87" w:rsidRPr="00B207B1">
        <w:rPr>
          <w:rFonts w:hAnsiTheme="minorEastAsia" w:hint="eastAsia"/>
          <w:rPrChange w:id="2195" w:author="JY0225" w:date="2017-08-24T11:12:00Z">
            <w:rPr>
              <w:rFonts w:ascii="Times New Roman" w:hAnsi="Times New Roman" w:hint="eastAsia"/>
              <w:spacing w:val="10"/>
            </w:rPr>
          </w:rPrChange>
        </w:rPr>
        <w:t>节省</w:t>
      </w:r>
      <w:r w:rsidR="00240D7A" w:rsidRPr="00B207B1">
        <w:rPr>
          <w:rFonts w:hAnsiTheme="minorEastAsia" w:hint="eastAsia"/>
          <w:rPrChange w:id="2196"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2197" w:author="JY0225" w:date="2017-08-24T11:12:00Z">
            <w:rPr>
              <w:rFonts w:ascii="Times New Roman" w:hAnsi="Times New Roman" w:hint="eastAsia"/>
              <w:spacing w:val="10"/>
            </w:rPr>
          </w:rPrChange>
        </w:rPr>
        <w:t>时间，提升</w:t>
      </w:r>
      <w:r w:rsidR="003817BC" w:rsidRPr="00B207B1">
        <w:rPr>
          <w:rFonts w:hAnsiTheme="minorEastAsia" w:hint="eastAsia"/>
          <w:rPrChange w:id="2198" w:author="JY0225" w:date="2017-08-24T11:12:00Z">
            <w:rPr>
              <w:rFonts w:ascii="Times New Roman" w:hAnsi="Times New Roman" w:hint="eastAsia"/>
              <w:spacing w:val="10"/>
            </w:rPr>
          </w:rPrChange>
        </w:rPr>
        <w:t>数据传输的</w:t>
      </w:r>
      <w:r w:rsidR="00C64014" w:rsidRPr="00B207B1">
        <w:rPr>
          <w:rFonts w:hAnsiTheme="minorEastAsia" w:hint="eastAsia"/>
          <w:rPrChange w:id="2199" w:author="JY0225" w:date="2017-08-24T11:12:00Z">
            <w:rPr>
              <w:rFonts w:ascii="Times New Roman" w:hAnsi="Times New Roman" w:hint="eastAsia"/>
              <w:spacing w:val="10"/>
            </w:rPr>
          </w:rPrChange>
        </w:rPr>
        <w:t>效率</w:t>
      </w:r>
      <w:r w:rsidR="002C0B87" w:rsidRPr="00B207B1">
        <w:rPr>
          <w:rFonts w:hAnsiTheme="minorEastAsia" w:hint="eastAsia"/>
          <w:rPrChange w:id="2200"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2201" w:author="JY0225" w:date="2017-08-24T11:12:00Z">
            <w:rPr>
              <w:rFonts w:ascii="Times New Roman" w:hAnsi="Times New Roman"/>
              <w:spacing w:val="10"/>
            </w:rPr>
          </w:rPrChange>
        </w:rPr>
      </w:pPr>
      <w:r w:rsidRPr="00B207B1">
        <w:rPr>
          <w:rFonts w:hAnsiTheme="minorEastAsia" w:hint="eastAsia"/>
          <w:rPrChange w:id="2202" w:author="JY0225" w:date="2017-08-24T11:12:00Z">
            <w:rPr>
              <w:rFonts w:ascii="Times New Roman" w:hAnsi="Times New Roman" w:hint="eastAsia"/>
              <w:spacing w:val="10"/>
            </w:rPr>
          </w:rPrChange>
        </w:rPr>
        <w:t>断点续传是</w:t>
      </w:r>
      <w:r w:rsidRPr="00B207B1">
        <w:rPr>
          <w:rFonts w:hAnsiTheme="minorEastAsia"/>
          <w:rPrChange w:id="2203" w:author="JY0225" w:date="2017-08-24T11:12:00Z">
            <w:rPr>
              <w:rFonts w:ascii="Times New Roman" w:hAnsi="Times New Roman"/>
              <w:spacing w:val="10"/>
            </w:rPr>
          </w:rPrChange>
        </w:rPr>
        <w:t>HTTP 1.1</w:t>
      </w:r>
      <w:r w:rsidRPr="00B207B1">
        <w:rPr>
          <w:rFonts w:hAnsiTheme="minorEastAsia" w:hint="eastAsia"/>
          <w:rPrChange w:id="2204" w:author="JY0225" w:date="2017-08-24T11:12:00Z">
            <w:rPr>
              <w:rFonts w:ascii="Times New Roman" w:hAnsi="Times New Roman" w:hint="eastAsia"/>
              <w:spacing w:val="10"/>
            </w:rPr>
          </w:rPrChange>
        </w:rPr>
        <w:t>协议的一部分，</w:t>
      </w:r>
      <w:r w:rsidR="00A16998" w:rsidRPr="00B207B1">
        <w:rPr>
          <w:rFonts w:hAnsiTheme="minorEastAsia" w:hint="eastAsia"/>
          <w:rPrChange w:id="2205" w:author="JY0225" w:date="2017-08-24T11:12:00Z">
            <w:rPr>
              <w:rFonts w:ascii="Times New Roman" w:hAnsi="Times New Roman" w:hint="eastAsia"/>
              <w:spacing w:val="10"/>
            </w:rPr>
          </w:rPrChange>
        </w:rPr>
        <w:t>只要利用了</w:t>
      </w:r>
      <w:r w:rsidR="00A16998" w:rsidRPr="00B207B1">
        <w:rPr>
          <w:rFonts w:hAnsiTheme="minorEastAsia" w:hint="eastAsia"/>
          <w:rPrChange w:id="2206" w:author="JY0225" w:date="2017-08-24T11:12:00Z">
            <w:rPr>
              <w:rFonts w:ascii="Times New Roman" w:hAnsi="Times New Roman" w:hint="eastAsia"/>
              <w:spacing w:val="10"/>
            </w:rPr>
          </w:rPrChange>
        </w:rPr>
        <w:t>HTTP协议</w:t>
      </w:r>
      <w:r w:rsidR="00A16998" w:rsidRPr="00B207B1">
        <w:rPr>
          <w:rStyle w:val="affff8"/>
          <w:rFonts w:hAnsiTheme="minorEastAsia"/>
          <w:rPrChange w:id="2207" w:author="JY0225" w:date="2017-08-24T11:12:00Z">
            <w:rPr>
              <w:rStyle w:val="affff8"/>
              <w:rFonts w:ascii="Times New Roman" w:hAnsi="Times New Roman"/>
              <w:spacing w:val="10"/>
            </w:rPr>
          </w:rPrChange>
        </w:rPr>
        <w:footnoteReference w:id="6"/>
      </w:r>
      <w:r w:rsidR="00A16998" w:rsidRPr="00B207B1">
        <w:rPr>
          <w:rFonts w:hAnsiTheme="minorEastAsia" w:hint="eastAsia"/>
          <w:rPrChange w:id="2208" w:author="JY0225" w:date="2017-08-24T11:12:00Z">
            <w:rPr>
              <w:rFonts w:ascii="Times New Roman" w:hAnsi="Times New Roman" w:hint="eastAsia"/>
              <w:spacing w:val="10"/>
            </w:rPr>
          </w:rPrChange>
        </w:rPr>
        <w:t>中的</w:t>
      </w:r>
      <w:r w:rsidR="000D0E1C" w:rsidRPr="00B207B1">
        <w:rPr>
          <w:rFonts w:hAnsiTheme="minorEastAsia"/>
          <w:rPrChange w:id="2209" w:author="JY0225" w:date="2017-08-24T11:12:00Z">
            <w:rPr>
              <w:rFonts w:ascii="Times New Roman" w:hAnsi="Times New Roman"/>
              <w:spacing w:val="10"/>
            </w:rPr>
          </w:rPrChange>
        </w:rPr>
        <w:t>Range</w:t>
      </w:r>
      <w:r w:rsidR="000D0E1C" w:rsidRPr="00B207B1">
        <w:rPr>
          <w:rFonts w:hAnsiTheme="minorEastAsia" w:hint="eastAsia"/>
          <w:rPrChange w:id="2210" w:author="JY0225" w:date="2017-08-24T11:12:00Z">
            <w:rPr>
              <w:rFonts w:ascii="Times New Roman" w:hAnsi="Times New Roman" w:hint="eastAsia"/>
              <w:spacing w:val="10"/>
            </w:rPr>
          </w:rPrChange>
        </w:rPr>
        <w:t>、</w:t>
      </w:r>
      <w:r w:rsidR="000D0E1C" w:rsidRPr="00B207B1">
        <w:rPr>
          <w:rFonts w:hAnsiTheme="minorEastAsia"/>
          <w:rPrChange w:id="2211" w:author="JY0225" w:date="2017-08-24T11:12:00Z">
            <w:rPr>
              <w:rFonts w:ascii="Times New Roman" w:hAnsi="Times New Roman"/>
              <w:spacing w:val="10"/>
            </w:rPr>
          </w:rPrChange>
        </w:rPr>
        <w:t>Accept-Ranges</w:t>
      </w:r>
      <w:r w:rsidR="000D0E1C" w:rsidRPr="00B207B1">
        <w:rPr>
          <w:rFonts w:hAnsiTheme="minorEastAsia" w:hint="eastAsia"/>
          <w:rPrChange w:id="2212" w:author="JY0225" w:date="2017-08-24T11:12:00Z">
            <w:rPr>
              <w:rFonts w:ascii="Times New Roman" w:hAnsi="Times New Roman" w:hint="eastAsia"/>
              <w:spacing w:val="10"/>
            </w:rPr>
          </w:rPrChange>
        </w:rPr>
        <w:t>以及</w:t>
      </w:r>
      <w:r w:rsidR="000D0E1C" w:rsidRPr="00B207B1">
        <w:rPr>
          <w:rFonts w:hAnsiTheme="minorEastAsia"/>
          <w:rPrChange w:id="2213" w:author="JY0225" w:date="2017-08-24T11:12:00Z">
            <w:rPr>
              <w:rFonts w:ascii="Times New Roman" w:hAnsi="Times New Roman"/>
              <w:spacing w:val="10"/>
            </w:rPr>
          </w:rPrChange>
        </w:rPr>
        <w:t>Content-Ranges</w:t>
      </w:r>
      <w:r w:rsidR="00A16998" w:rsidRPr="00B207B1">
        <w:rPr>
          <w:rFonts w:hAnsiTheme="minorEastAsia" w:hint="eastAsia"/>
          <w:rPrChange w:id="2214"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2215"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2216" w:author="JY0225" w:date="2017-08-24T11:12:00Z">
            <w:rPr>
              <w:rFonts w:ascii="Times New Roman" w:hAnsi="Times New Roman"/>
              <w:spacing w:val="10"/>
            </w:rPr>
          </w:rPrChange>
        </w:rPr>
      </w:pPr>
      <w:r w:rsidRPr="00B207B1">
        <w:rPr>
          <w:rFonts w:hAnsiTheme="minorEastAsia"/>
          <w:rPrChange w:id="2217" w:author="JY0225" w:date="2017-08-24T11:12:00Z">
            <w:rPr>
              <w:rFonts w:ascii="Times New Roman" w:hAnsi="Times New Roman"/>
              <w:spacing w:val="10"/>
            </w:rPr>
          </w:rPrChange>
        </w:rPr>
        <w:t>Range</w:t>
      </w:r>
      <w:r w:rsidR="0006341B" w:rsidRPr="00B207B1">
        <w:rPr>
          <w:rFonts w:hAnsiTheme="minorEastAsia" w:hint="eastAsia"/>
          <w:rPrChange w:id="2218" w:author="JY0225" w:date="2017-08-24T11:12:00Z">
            <w:rPr>
              <w:rFonts w:ascii="Times New Roman" w:hAnsi="Times New Roman" w:hint="eastAsia"/>
              <w:spacing w:val="10"/>
            </w:rPr>
          </w:rPrChange>
        </w:rPr>
        <w:t>字段用</w:t>
      </w:r>
      <w:ins w:id="2219" w:author="Liu, Wu" w:date="2017-08-29T10:38:00Z">
        <w:r w:rsidR="00AC5FA6" w:rsidRPr="00B207B1">
          <w:rPr>
            <w:rFonts w:hAnsiTheme="minorEastAsia" w:hint="eastAsia"/>
          </w:rPr>
          <w:t>于</w:t>
        </w:r>
      </w:ins>
      <w:del w:id="2220" w:author="Liu, Wu" w:date="2017-08-29T10:39:00Z">
        <w:r w:rsidR="0006341B" w:rsidRPr="00B207B1" w:rsidDel="00AB4E03">
          <w:rPr>
            <w:rFonts w:hAnsiTheme="minorEastAsia" w:hint="eastAsia"/>
            <w:rPrChange w:id="2221" w:author="JY0225" w:date="2017-08-24T11:12:00Z">
              <w:rPr>
                <w:rFonts w:ascii="Times New Roman" w:hAnsi="Times New Roman" w:hint="eastAsia"/>
                <w:spacing w:val="10"/>
              </w:rPr>
            </w:rPrChange>
          </w:rPr>
          <w:delText>户</w:delText>
        </w:r>
      </w:del>
      <w:r w:rsidR="0006341B" w:rsidRPr="00B207B1">
        <w:rPr>
          <w:rFonts w:hAnsiTheme="minorEastAsia" w:hint="eastAsia"/>
          <w:rPrChange w:id="2222"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2223" w:author="JY0225" w:date="2017-08-24T11:12:00Z">
            <w:rPr>
              <w:rFonts w:ascii="Times New Roman" w:hAnsi="Times New Roman" w:hint="eastAsia"/>
              <w:spacing w:val="10"/>
            </w:rPr>
          </w:rPrChange>
        </w:rPr>
        <w:t>传输</w:t>
      </w:r>
      <w:r w:rsidR="0006341B" w:rsidRPr="00B207B1">
        <w:rPr>
          <w:rFonts w:hAnsiTheme="minorEastAsia" w:hint="eastAsia"/>
          <w:rPrChange w:id="2224" w:author="JY0225" w:date="2017-08-24T11:12:00Z">
            <w:rPr>
              <w:rFonts w:ascii="Times New Roman" w:hAnsi="Times New Roman" w:hint="eastAsia"/>
              <w:spacing w:val="10"/>
            </w:rPr>
          </w:rPrChange>
        </w:rPr>
        <w:t>文件的某一段，</w:t>
      </w:r>
      <w:r w:rsidR="003559FE" w:rsidRPr="00B207B1">
        <w:rPr>
          <w:rFonts w:hAnsiTheme="minorEastAsia" w:hint="eastAsia"/>
          <w:rPrChange w:id="2225" w:author="JY0225" w:date="2017-08-24T11:12:00Z">
            <w:rPr>
              <w:rFonts w:ascii="Times New Roman" w:hAnsi="Times New Roman" w:hint="eastAsia"/>
              <w:spacing w:val="10"/>
            </w:rPr>
          </w:rPrChange>
        </w:rPr>
        <w:t>典型</w:t>
      </w:r>
      <w:r w:rsidR="0006341B" w:rsidRPr="00B207B1">
        <w:rPr>
          <w:rFonts w:hAnsiTheme="minorEastAsia" w:hint="eastAsia"/>
          <w:rPrChange w:id="2226"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2227" w:author="JY0225" w:date="2017-08-24T11:12:00Z">
            <w:rPr>
              <w:rFonts w:ascii="Times New Roman" w:hAnsi="Times New Roman"/>
              <w:spacing w:val="10"/>
            </w:rPr>
          </w:rPrChange>
        </w:rPr>
      </w:pPr>
      <w:r w:rsidRPr="00B207B1">
        <w:rPr>
          <w:rFonts w:hAnsiTheme="minorEastAsia"/>
          <w:rPrChange w:id="2228" w:author="JY0225" w:date="2017-08-24T11:12:00Z">
            <w:rPr>
              <w:rFonts w:ascii="Times New Roman" w:hAnsi="Times New Roman"/>
              <w:spacing w:val="10"/>
            </w:rPr>
          </w:rPrChange>
        </w:rPr>
        <w:t xml:space="preserve">Range : </w:t>
      </w:r>
      <w:r w:rsidR="00E449B3" w:rsidRPr="00B207B1">
        <w:rPr>
          <w:rFonts w:hAnsiTheme="minorEastAsia"/>
          <w:rPrChange w:id="2229" w:author="JY0225" w:date="2017-08-24T11:12:00Z">
            <w:rPr>
              <w:rFonts w:ascii="Times New Roman" w:hAnsi="Times New Roman"/>
              <w:spacing w:val="10"/>
            </w:rPr>
          </w:rPrChange>
        </w:rPr>
        <w:t>bytes=0-</w:t>
      </w:r>
      <w:r w:rsidR="0055578E" w:rsidRPr="00B207B1">
        <w:rPr>
          <w:rFonts w:hAnsiTheme="minorEastAsia"/>
          <w:rPrChange w:id="2230" w:author="JY0225" w:date="2017-08-24T11:12:00Z">
            <w:rPr>
              <w:rFonts w:ascii="Times New Roman" w:hAnsi="Times New Roman"/>
              <w:spacing w:val="10"/>
            </w:rPr>
          </w:rPrChange>
        </w:rPr>
        <w:t>1024</w:t>
      </w:r>
      <w:r w:rsidR="00E449B3" w:rsidRPr="00B207B1">
        <w:rPr>
          <w:rFonts w:hAnsiTheme="minorEastAsia"/>
          <w:rPrChange w:id="2231" w:author="JY0225" w:date="2017-08-24T11:12:00Z">
            <w:rPr>
              <w:rFonts w:ascii="Times New Roman" w:hAnsi="Times New Roman"/>
              <w:spacing w:val="10"/>
            </w:rPr>
          </w:rPrChange>
        </w:rPr>
        <w:t xml:space="preserve"> </w:t>
      </w:r>
      <w:r w:rsidR="008A2718" w:rsidRPr="00B207B1">
        <w:rPr>
          <w:rFonts w:hAnsiTheme="minorEastAsia"/>
          <w:rPrChange w:id="2232" w:author="JY0225" w:date="2017-08-24T11:12:00Z">
            <w:rPr>
              <w:rFonts w:ascii="Times New Roman" w:hAnsi="Times New Roman"/>
              <w:spacing w:val="10"/>
            </w:rPr>
          </w:rPrChange>
        </w:rPr>
        <w:t>//</w:t>
      </w:r>
      <w:r w:rsidR="00E449B3" w:rsidRPr="00B207B1">
        <w:rPr>
          <w:rFonts w:hAnsiTheme="minorEastAsia" w:hint="eastAsia"/>
          <w:rPrChange w:id="2233" w:author="JY0225" w:date="2017-08-24T11:12:00Z">
            <w:rPr>
              <w:rFonts w:ascii="Times New Roman" w:hAnsi="Times New Roman" w:hint="eastAsia"/>
              <w:spacing w:val="10"/>
            </w:rPr>
          </w:rPrChange>
        </w:rPr>
        <w:t>第</w:t>
      </w:r>
      <w:r w:rsidR="008A2718" w:rsidRPr="00B207B1">
        <w:rPr>
          <w:rFonts w:hAnsiTheme="minorEastAsia"/>
          <w:rPrChange w:id="2234" w:author="JY0225" w:date="2017-08-24T11:12:00Z">
            <w:rPr>
              <w:rFonts w:ascii="Times New Roman" w:hAnsi="Times New Roman"/>
              <w:spacing w:val="10"/>
            </w:rPr>
          </w:rPrChange>
        </w:rPr>
        <w:t>0-1024</w:t>
      </w:r>
      <w:r w:rsidR="008A2718" w:rsidRPr="00B207B1">
        <w:rPr>
          <w:rFonts w:hAnsiTheme="minorEastAsia" w:hint="eastAsia"/>
          <w:rPrChange w:id="2235" w:author="JY0225" w:date="2017-08-24T11:12:00Z">
            <w:rPr>
              <w:rFonts w:ascii="Times New Roman" w:hAnsi="Times New Roman" w:hint="eastAsia"/>
              <w:spacing w:val="10"/>
            </w:rPr>
          </w:rPrChange>
        </w:rPr>
        <w:t>个</w:t>
      </w:r>
      <w:r w:rsidR="00E449B3" w:rsidRPr="00B207B1">
        <w:rPr>
          <w:rFonts w:hAnsiTheme="minorEastAsia" w:hint="eastAsia"/>
          <w:rPrChange w:id="2236"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2237" w:author="JY0225" w:date="2017-08-24T11:12:00Z">
            <w:rPr>
              <w:rFonts w:ascii="Times New Roman" w:hAnsi="Times New Roman"/>
              <w:spacing w:val="10"/>
            </w:rPr>
          </w:rPrChange>
        </w:rPr>
      </w:pPr>
      <w:r w:rsidRPr="00B207B1">
        <w:rPr>
          <w:rFonts w:hAnsiTheme="minorEastAsia"/>
          <w:rPrChange w:id="2238" w:author="JY0225" w:date="2017-08-24T11:12:00Z">
            <w:rPr>
              <w:rFonts w:ascii="Times New Roman" w:hAnsi="Times New Roman"/>
              <w:spacing w:val="10"/>
            </w:rPr>
          </w:rPrChange>
        </w:rPr>
        <w:t>Accept-Ranges</w:t>
      </w:r>
      <w:r w:rsidRPr="00B207B1">
        <w:rPr>
          <w:rFonts w:hAnsiTheme="minorEastAsia" w:hint="eastAsia"/>
          <w:rPrChange w:id="2239"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2240"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2241" w:author="JY0225" w:date="2017-08-24T11:12:00Z">
            <w:rPr>
              <w:rFonts w:ascii="Times New Roman" w:hAnsi="Times New Roman"/>
              <w:spacing w:val="10"/>
            </w:rPr>
          </w:rPrChange>
        </w:rPr>
      </w:pPr>
      <w:r w:rsidRPr="00B207B1">
        <w:rPr>
          <w:rFonts w:hAnsiTheme="minorEastAsia"/>
          <w:rPrChange w:id="2242" w:author="JY0225" w:date="2017-08-24T11:12:00Z">
            <w:rPr>
              <w:rFonts w:ascii="Times New Roman" w:hAnsi="Times New Roman"/>
              <w:spacing w:val="10"/>
            </w:rPr>
          </w:rPrChange>
        </w:rPr>
        <w:t xml:space="preserve">Accept-Ranges: bytes  </w:t>
      </w:r>
      <w:r w:rsidR="00BE698E" w:rsidRPr="00B207B1">
        <w:rPr>
          <w:rFonts w:hAnsiTheme="minorEastAsia"/>
          <w:rPrChange w:id="2243" w:author="JY0225" w:date="2017-08-24T11:12:00Z">
            <w:rPr>
              <w:rFonts w:ascii="Times New Roman" w:hAnsi="Times New Roman"/>
              <w:spacing w:val="10"/>
            </w:rPr>
          </w:rPrChange>
        </w:rPr>
        <w:t>//</w:t>
      </w:r>
      <w:r w:rsidRPr="00B207B1">
        <w:rPr>
          <w:rFonts w:hAnsiTheme="minorEastAsia" w:hint="eastAsia"/>
          <w:rPrChange w:id="2244" w:author="JY0225" w:date="2017-08-24T11:12:00Z">
            <w:rPr>
              <w:rFonts w:ascii="Times New Roman" w:hAnsi="Times New Roman" w:hint="eastAsia"/>
              <w:spacing w:val="10"/>
            </w:rPr>
          </w:rPrChange>
        </w:rPr>
        <w:t>支持以</w:t>
      </w:r>
      <w:r w:rsidRPr="00B207B1">
        <w:rPr>
          <w:rFonts w:hAnsiTheme="minorEastAsia"/>
          <w:rPrChange w:id="2245" w:author="JY0225" w:date="2017-08-24T11:12:00Z">
            <w:rPr>
              <w:rFonts w:ascii="Times New Roman" w:hAnsi="Times New Roman"/>
              <w:spacing w:val="10"/>
            </w:rPr>
          </w:rPrChange>
        </w:rPr>
        <w:t>bytes</w:t>
      </w:r>
      <w:r w:rsidRPr="00B207B1">
        <w:rPr>
          <w:rFonts w:hAnsiTheme="minorEastAsia" w:hint="eastAsia"/>
          <w:rPrChange w:id="2246"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2247" w:author="JY0225" w:date="2017-08-24T11:12:00Z">
            <w:rPr>
              <w:rFonts w:ascii="Times New Roman" w:hAnsi="Times New Roman"/>
              <w:spacing w:val="10"/>
            </w:rPr>
          </w:rPrChange>
        </w:rPr>
      </w:pPr>
      <w:r w:rsidRPr="00B207B1">
        <w:rPr>
          <w:rFonts w:hAnsiTheme="minorEastAsia"/>
          <w:rPrChange w:id="2248" w:author="JY0225" w:date="2017-08-24T11:12:00Z">
            <w:rPr>
              <w:rFonts w:ascii="Times New Roman" w:hAnsi="Times New Roman"/>
              <w:spacing w:val="10"/>
            </w:rPr>
          </w:rPrChange>
        </w:rPr>
        <w:t xml:space="preserve">Accept-Ranges: none  </w:t>
      </w:r>
      <w:r w:rsidR="00BE698E" w:rsidRPr="00B207B1">
        <w:rPr>
          <w:rFonts w:hAnsiTheme="minorEastAsia"/>
          <w:rPrChange w:id="2249" w:author="JY0225" w:date="2017-08-24T11:12:00Z">
            <w:rPr>
              <w:rFonts w:ascii="Times New Roman" w:hAnsi="Times New Roman"/>
              <w:spacing w:val="10"/>
            </w:rPr>
          </w:rPrChange>
        </w:rPr>
        <w:t>//</w:t>
      </w:r>
      <w:r w:rsidRPr="00B207B1">
        <w:rPr>
          <w:rFonts w:hAnsiTheme="minorEastAsia" w:hint="eastAsia"/>
          <w:rPrChange w:id="2250" w:author="JY0225" w:date="2017-08-24T11:12:00Z">
            <w:rPr>
              <w:rFonts w:ascii="Times New Roman" w:hAnsi="Times New Roman" w:hint="eastAsia"/>
              <w:spacing w:val="10"/>
            </w:rPr>
          </w:rPrChange>
        </w:rPr>
        <w:t>不支持</w:t>
      </w:r>
      <w:r w:rsidR="00A272C8" w:rsidRPr="00B207B1">
        <w:rPr>
          <w:rFonts w:hAnsiTheme="minorEastAsia" w:hint="eastAsia"/>
          <w:rPrChange w:id="2251" w:author="JY0225" w:date="2017-08-24T11:12:00Z">
            <w:rPr>
              <w:rFonts w:ascii="Times New Roman" w:hAnsi="Times New Roman" w:hint="eastAsia"/>
              <w:spacing w:val="10"/>
            </w:rPr>
          </w:rPrChange>
        </w:rPr>
        <w:t>以</w:t>
      </w:r>
      <w:r w:rsidR="00A272C8" w:rsidRPr="00B207B1">
        <w:rPr>
          <w:rFonts w:hAnsiTheme="minorEastAsia"/>
          <w:rPrChange w:id="2252" w:author="JY0225" w:date="2017-08-24T11:12:00Z">
            <w:rPr>
              <w:rFonts w:ascii="Times New Roman" w:hAnsi="Times New Roman"/>
              <w:spacing w:val="10"/>
            </w:rPr>
          </w:rPrChange>
        </w:rPr>
        <w:t>bytes</w:t>
      </w:r>
      <w:r w:rsidR="00A272C8" w:rsidRPr="00B207B1">
        <w:rPr>
          <w:rFonts w:hAnsiTheme="minorEastAsia" w:hint="eastAsia"/>
          <w:rPrChange w:id="2253"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2254" w:author="JY0225" w:date="2017-08-24T11:12:00Z">
            <w:rPr>
              <w:rFonts w:ascii="Times New Roman" w:hAnsi="Times New Roman"/>
              <w:spacing w:val="10"/>
            </w:rPr>
          </w:rPrChange>
        </w:rPr>
      </w:pPr>
      <w:r w:rsidRPr="00B207B1">
        <w:rPr>
          <w:rFonts w:hAnsiTheme="minorEastAsia"/>
          <w:rPrChange w:id="2255" w:author="JY0225" w:date="2017-08-24T11:12:00Z">
            <w:rPr>
              <w:rFonts w:ascii="Times New Roman" w:hAnsi="Times New Roman"/>
              <w:spacing w:val="10"/>
            </w:rPr>
          </w:rPrChange>
        </w:rPr>
        <w:t>Content-Ranges</w:t>
      </w:r>
      <w:r w:rsidRPr="00B207B1">
        <w:rPr>
          <w:rFonts w:hAnsiTheme="minorEastAsia" w:hint="eastAsia"/>
          <w:rPrChange w:id="2256"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2257" w:author="JY0225" w:date="2017-08-24T11:12:00Z">
            <w:rPr>
              <w:rFonts w:ascii="Times New Roman" w:hAnsi="Times New Roman"/>
              <w:spacing w:val="10"/>
            </w:rPr>
          </w:rPrChange>
        </w:rPr>
      </w:pPr>
      <w:r w:rsidRPr="00B207B1">
        <w:rPr>
          <w:rFonts w:hAnsiTheme="minorEastAsia"/>
          <w:rPrChange w:id="2258" w:author="JY0225" w:date="2017-08-24T11:12:00Z">
            <w:rPr>
              <w:rFonts w:ascii="Times New Roman" w:hAnsi="Times New Roman"/>
              <w:spacing w:val="10"/>
            </w:rPr>
          </w:rPrChange>
        </w:rPr>
        <w:t>Content-Ranges: bytes 0-1024/</w:t>
      </w:r>
      <w:r w:rsidR="00474A8E" w:rsidRPr="00B207B1">
        <w:rPr>
          <w:rFonts w:hAnsiTheme="minorEastAsia"/>
          <w:rPrChange w:id="2259" w:author="JY0225" w:date="2017-08-24T11:12:00Z">
            <w:rPr>
              <w:rFonts w:ascii="Times New Roman" w:hAnsi="Times New Roman"/>
              <w:spacing w:val="10"/>
            </w:rPr>
          </w:rPrChange>
        </w:rPr>
        <w:t>56</w:t>
      </w:r>
      <w:r w:rsidR="00543322" w:rsidRPr="00B207B1">
        <w:rPr>
          <w:rFonts w:hAnsiTheme="minorEastAsia"/>
          <w:rPrChange w:id="2260" w:author="JY0225" w:date="2017-08-24T11:12:00Z">
            <w:rPr>
              <w:rFonts w:ascii="Times New Roman" w:hAnsi="Times New Roman"/>
              <w:spacing w:val="10"/>
            </w:rPr>
          </w:rPrChange>
        </w:rPr>
        <w:t>45</w:t>
      </w:r>
      <w:r w:rsidR="00551521" w:rsidRPr="00B207B1">
        <w:rPr>
          <w:rFonts w:hAnsiTheme="minorEastAsia"/>
          <w:rPrChange w:id="2261" w:author="JY0225" w:date="2017-08-24T11:12:00Z">
            <w:rPr>
              <w:rFonts w:ascii="Times New Roman" w:hAnsi="Times New Roman"/>
              <w:spacing w:val="10"/>
            </w:rPr>
          </w:rPrChange>
        </w:rPr>
        <w:t xml:space="preserve"> //</w:t>
      </w:r>
      <w:r w:rsidR="00551521" w:rsidRPr="00B207B1">
        <w:rPr>
          <w:rFonts w:hAnsiTheme="minorEastAsia" w:hint="eastAsia"/>
          <w:rPrChange w:id="2262" w:author="JY0225" w:date="2017-08-24T11:12:00Z">
            <w:rPr>
              <w:rFonts w:ascii="Times New Roman" w:hAnsi="Times New Roman" w:hint="eastAsia"/>
              <w:spacing w:val="10"/>
            </w:rPr>
          </w:rPrChange>
        </w:rPr>
        <w:t>大小为</w:t>
      </w:r>
      <w:r w:rsidR="001A1C35" w:rsidRPr="00B207B1">
        <w:rPr>
          <w:rFonts w:hAnsiTheme="minorEastAsia"/>
          <w:rPrChange w:id="2263" w:author="JY0225" w:date="2017-08-24T11:12:00Z">
            <w:rPr>
              <w:rFonts w:ascii="Times New Roman" w:hAnsi="Times New Roman"/>
              <w:spacing w:val="10"/>
            </w:rPr>
          </w:rPrChange>
        </w:rPr>
        <w:t>5645</w:t>
      </w:r>
      <w:r w:rsidR="00551521" w:rsidRPr="00B207B1">
        <w:rPr>
          <w:rFonts w:hAnsiTheme="minorEastAsia" w:hint="eastAsia"/>
          <w:rPrChange w:id="2264" w:author="JY0225" w:date="2017-08-24T11:12:00Z">
            <w:rPr>
              <w:rFonts w:ascii="Times New Roman" w:hAnsi="Times New Roman" w:hint="eastAsia"/>
              <w:spacing w:val="10"/>
            </w:rPr>
          </w:rPrChange>
        </w:rPr>
        <w:t>字节的前</w:t>
      </w:r>
      <w:r w:rsidR="00551521" w:rsidRPr="00B207B1">
        <w:rPr>
          <w:rFonts w:hAnsiTheme="minorEastAsia"/>
          <w:rPrChange w:id="2265" w:author="JY0225" w:date="2017-08-24T11:12:00Z">
            <w:rPr>
              <w:rFonts w:ascii="Times New Roman" w:hAnsi="Times New Roman"/>
              <w:spacing w:val="10"/>
            </w:rPr>
          </w:rPrChange>
        </w:rPr>
        <w:t>1024</w:t>
      </w:r>
      <w:r w:rsidR="00551521" w:rsidRPr="00B207B1">
        <w:rPr>
          <w:rFonts w:hAnsiTheme="minorEastAsia" w:hint="eastAsia"/>
          <w:rPrChange w:id="2266" w:author="JY0225" w:date="2017-08-24T11:12:00Z">
            <w:rPr>
              <w:rFonts w:ascii="Times New Roman" w:hAnsi="Times New Roman" w:hint="eastAsia"/>
              <w:spacing w:val="10"/>
            </w:rPr>
          </w:rPrChange>
        </w:rPr>
        <w:t>字节</w:t>
      </w:r>
      <w:r w:rsidR="0036382C" w:rsidRPr="00B207B1">
        <w:rPr>
          <w:rFonts w:hAnsiTheme="minorEastAsia" w:hint="eastAsia"/>
          <w:rPrChange w:id="2267" w:author="JY0225" w:date="2017-08-24T11:12:00Z">
            <w:rPr>
              <w:rFonts w:ascii="Times New Roman" w:hAnsi="Times New Roman" w:hint="eastAsia"/>
              <w:spacing w:val="10"/>
            </w:rPr>
          </w:rPrChange>
        </w:rPr>
        <w:t>。</w:t>
      </w:r>
    </w:p>
    <w:p w14:paraId="2A794A81" w14:textId="77777777" w:rsidR="0066788E" w:rsidRPr="00B207B1" w:rsidRDefault="006C58B6" w:rsidP="00BF3E97">
      <w:pPr>
        <w:spacing w:line="400" w:lineRule="exact"/>
        <w:ind w:firstLine="420"/>
        <w:rPr>
          <w:rFonts w:hAnsiTheme="minorEastAsia"/>
          <w:rPrChange w:id="2268" w:author="JY0225" w:date="2017-08-24T11:12:00Z">
            <w:rPr>
              <w:rFonts w:ascii="Times New Roman" w:hAnsi="Times New Roman"/>
              <w:spacing w:val="10"/>
            </w:rPr>
          </w:rPrChange>
        </w:rPr>
      </w:pPr>
      <w:r w:rsidRPr="00B207B1">
        <w:rPr>
          <w:rFonts w:hAnsiTheme="minorEastAsia" w:hint="eastAsia"/>
          <w:rPrChange w:id="2269" w:author="JY0225" w:date="2017-08-24T11:12:00Z">
            <w:rPr>
              <w:rFonts w:ascii="Times New Roman" w:hAnsi="Times New Roman" w:hint="eastAsia"/>
              <w:spacing w:val="10"/>
            </w:rPr>
          </w:rPrChange>
        </w:rPr>
        <w:t>请求报文如</w:t>
      </w:r>
      <w:r w:rsidR="009C6CB3" w:rsidRPr="00B207B1">
        <w:rPr>
          <w:rFonts w:hAnsiTheme="minorEastAsia" w:hint="eastAsia"/>
          <w:rPrChange w:id="2270" w:author="JY0225" w:date="2017-08-24T11:12:00Z">
            <w:rPr>
              <w:rFonts w:ascii="Times New Roman" w:hAnsi="Times New Roman" w:hint="eastAsia"/>
              <w:spacing w:val="10"/>
            </w:rPr>
          </w:rPrChange>
        </w:rPr>
        <w:t>下</w:t>
      </w:r>
      <w:r w:rsidR="0066788E" w:rsidRPr="00B207B1">
        <w:rPr>
          <w:rFonts w:hAnsiTheme="minorEastAsia" w:hint="eastAsia"/>
          <w:rPrChange w:id="2271"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2272" w:author="JY0225" w:date="2017-08-24T11:12:00Z">
                  <w:rPr>
                    <w:rFonts w:eastAsiaTheme="minorEastAsia"/>
                  </w:rPr>
                </w:rPrChange>
              </w:rPr>
            </w:pPr>
            <w:r w:rsidRPr="00B207B1">
              <w:rPr>
                <w:rFonts w:asciiTheme="minorEastAsia" w:eastAsiaTheme="minorEastAsia" w:hAnsiTheme="minorEastAsia"/>
                <w:spacing w:val="0"/>
                <w:szCs w:val="24"/>
                <w:rPrChange w:id="2273"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2274" w:author="JY0225" w:date="2017-08-24T11:12:00Z">
                  <w:rPr>
                    <w:rFonts w:eastAsiaTheme="minorEastAsia"/>
                  </w:rPr>
                </w:rPrChange>
              </w:rPr>
            </w:pPr>
            <w:r w:rsidRPr="00B207B1">
              <w:rPr>
                <w:rFonts w:asciiTheme="minorEastAsia" w:eastAsiaTheme="minorEastAsia" w:hAnsiTheme="minorEastAsia"/>
                <w:spacing w:val="0"/>
                <w:szCs w:val="24"/>
                <w:rPrChange w:id="2275"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2276" w:author="JY0225" w:date="2017-08-24T11:12:00Z">
                  <w:rPr>
                    <w:rFonts w:eastAsiaTheme="minorEastAsia"/>
                  </w:rPr>
                </w:rPrChange>
              </w:rPr>
            </w:pPr>
            <w:r w:rsidRPr="00B207B1">
              <w:rPr>
                <w:rFonts w:asciiTheme="minorEastAsia" w:eastAsiaTheme="minorEastAsia" w:hAnsiTheme="minorEastAsia"/>
                <w:spacing w:val="0"/>
                <w:szCs w:val="24"/>
                <w:rPrChange w:id="2277"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2278" w:author="JY0225" w:date="2017-08-24T11:12:00Z">
                  <w:rPr>
                    <w:rFonts w:eastAsiaTheme="minorEastAsia"/>
                  </w:rPr>
                </w:rPrChange>
              </w:rPr>
            </w:pPr>
            <w:r w:rsidRPr="00B207B1">
              <w:rPr>
                <w:rFonts w:asciiTheme="minorEastAsia" w:eastAsiaTheme="minorEastAsia" w:hAnsiTheme="minorEastAsia"/>
                <w:spacing w:val="0"/>
                <w:szCs w:val="24"/>
                <w:rPrChange w:id="2279" w:author="JY0225" w:date="2017-08-24T11:12:00Z">
                  <w:rPr>
                    <w:rFonts w:eastAsiaTheme="minorEastAsia"/>
                  </w:rPr>
                </w:rPrChange>
              </w:rPr>
              <w:t>Range: bytes=0-1024</w:t>
            </w:r>
          </w:p>
        </w:tc>
      </w:tr>
    </w:tbl>
    <w:p w14:paraId="25FB3EA4" w14:textId="77777777" w:rsidR="00B978E6" w:rsidRPr="00B207B1" w:rsidRDefault="009357DE" w:rsidP="00B978E6">
      <w:pPr>
        <w:spacing w:line="400" w:lineRule="exact"/>
        <w:ind w:firstLine="420"/>
        <w:rPr>
          <w:rFonts w:hAnsiTheme="minorEastAsia"/>
          <w:rPrChange w:id="2280" w:author="JY0225" w:date="2017-08-24T11:12:00Z">
            <w:rPr>
              <w:rFonts w:ascii="Times New Roman" w:hAnsi="Times New Roman"/>
              <w:spacing w:val="10"/>
            </w:rPr>
          </w:rPrChange>
        </w:rPr>
      </w:pPr>
      <w:r w:rsidRPr="00B207B1">
        <w:rPr>
          <w:rFonts w:hAnsiTheme="minorEastAsia" w:hint="eastAsia"/>
          <w:rPrChange w:id="2281" w:author="JY0225" w:date="2017-08-24T11:12:00Z">
            <w:rPr>
              <w:rFonts w:ascii="Times New Roman" w:hAnsi="Times New Roman" w:hint="eastAsia"/>
              <w:spacing w:val="10"/>
            </w:rPr>
          </w:rPrChange>
        </w:rPr>
        <w:t>响应</w:t>
      </w:r>
      <w:r w:rsidR="00280FF4" w:rsidRPr="00B207B1">
        <w:rPr>
          <w:rFonts w:hAnsiTheme="minorEastAsia" w:hint="eastAsia"/>
          <w:rPrChange w:id="2282" w:author="JY0225" w:date="2017-08-24T11:12:00Z">
            <w:rPr>
              <w:rFonts w:ascii="Times New Roman" w:hAnsi="Times New Roman" w:hint="eastAsia"/>
              <w:spacing w:val="10"/>
            </w:rPr>
          </w:rPrChange>
        </w:rPr>
        <w:t>报文如</w:t>
      </w:r>
      <w:r w:rsidR="009C6CB3" w:rsidRPr="00B207B1">
        <w:rPr>
          <w:rFonts w:hAnsiTheme="minorEastAsia" w:hint="eastAsia"/>
          <w:rPrChange w:id="2283" w:author="JY0225" w:date="2017-08-24T11:12:00Z">
            <w:rPr>
              <w:rFonts w:ascii="Times New Roman" w:hAnsi="Times New Roman" w:hint="eastAsia"/>
              <w:spacing w:val="10"/>
            </w:rPr>
          </w:rPrChange>
        </w:rPr>
        <w:t>下</w:t>
      </w:r>
      <w:r w:rsidR="00B978E6" w:rsidRPr="00B207B1">
        <w:rPr>
          <w:rFonts w:hAnsiTheme="minorEastAsia" w:hint="eastAsia"/>
          <w:rPrChange w:id="2284"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2285" w:author="JY0225" w:date="2017-08-24T11:12:00Z">
                  <w:rPr>
                    <w:rFonts w:eastAsiaTheme="minorEastAsia"/>
                  </w:rPr>
                </w:rPrChange>
              </w:rPr>
            </w:pPr>
            <w:r w:rsidRPr="00B207B1">
              <w:rPr>
                <w:rFonts w:asciiTheme="minorEastAsia" w:eastAsiaTheme="minorEastAsia" w:hAnsiTheme="minorEastAsia"/>
                <w:spacing w:val="0"/>
                <w:szCs w:val="24"/>
                <w:rPrChange w:id="2286"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2287"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2288" w:author="JY0225" w:date="2017-08-24T11:12:00Z">
                  <w:rPr>
                    <w:rFonts w:eastAsiaTheme="minorEastAsia"/>
                  </w:rPr>
                </w:rPrChange>
              </w:rPr>
            </w:pPr>
            <w:r w:rsidRPr="00B207B1">
              <w:rPr>
                <w:rFonts w:asciiTheme="minorEastAsia" w:eastAsiaTheme="minorEastAsia" w:hAnsiTheme="minorEastAsia"/>
                <w:spacing w:val="0"/>
                <w:szCs w:val="24"/>
                <w:rPrChange w:id="2289"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2290" w:author="JY0225" w:date="2017-08-24T11:12:00Z">
                  <w:rPr>
                    <w:rFonts w:eastAsiaTheme="minorEastAsia"/>
                  </w:rPr>
                </w:rPrChange>
              </w:rPr>
              <w:t>:</w:t>
            </w:r>
            <w:r w:rsidRPr="00B207B1">
              <w:rPr>
                <w:rFonts w:asciiTheme="minorEastAsia" w:eastAsiaTheme="minorEastAsia" w:hAnsiTheme="minorEastAsia"/>
                <w:spacing w:val="0"/>
                <w:szCs w:val="24"/>
                <w:rPrChange w:id="2291"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2292" w:author="JY0225" w:date="2017-08-24T11:12:00Z">
                  <w:rPr>
                    <w:rFonts w:eastAsiaTheme="minorEastAsia"/>
                  </w:rPr>
                </w:rPrChange>
              </w:rPr>
            </w:pPr>
            <w:r w:rsidRPr="00B207B1">
              <w:rPr>
                <w:rFonts w:asciiTheme="minorEastAsia" w:eastAsiaTheme="minorEastAsia" w:hAnsiTheme="minorEastAsia"/>
                <w:spacing w:val="0"/>
                <w:szCs w:val="24"/>
                <w:rPrChange w:id="2293"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2294" w:author="JY0225" w:date="2017-08-24T11:12:00Z">
                  <w:rPr>
                    <w:rFonts w:eastAsiaTheme="minorEastAsia"/>
                  </w:rPr>
                </w:rPrChange>
              </w:rPr>
              <w:t xml:space="preserve">: </w:t>
            </w:r>
            <w:r w:rsidRPr="00B207B1">
              <w:rPr>
                <w:rFonts w:asciiTheme="minorEastAsia" w:eastAsiaTheme="minorEastAsia" w:hAnsiTheme="minorEastAsia"/>
                <w:spacing w:val="0"/>
                <w:szCs w:val="24"/>
                <w:rPrChange w:id="2295"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2296" w:author="JY0225" w:date="2017-08-24T11:12:00Z">
                  <w:rPr>
                    <w:rFonts w:eastAsiaTheme="minorEastAsia"/>
                  </w:rPr>
                </w:rPrChange>
              </w:rPr>
            </w:pPr>
            <w:r w:rsidRPr="00B207B1">
              <w:rPr>
                <w:rFonts w:asciiTheme="minorEastAsia" w:eastAsiaTheme="minorEastAsia" w:hAnsiTheme="minorEastAsia"/>
                <w:spacing w:val="0"/>
                <w:szCs w:val="24"/>
                <w:rPrChange w:id="2297"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2298" w:author="JY0225" w:date="2017-08-24T11:12:00Z">
                  <w:rPr>
                    <w:rFonts w:eastAsiaTheme="minorEastAsia"/>
                  </w:rPr>
                </w:rPrChange>
              </w:rPr>
              <w:t>: bytes</w:t>
            </w:r>
            <w:r w:rsidRPr="00B207B1">
              <w:rPr>
                <w:rFonts w:asciiTheme="minorEastAsia" w:eastAsiaTheme="minorEastAsia" w:hAnsiTheme="minorEastAsia"/>
                <w:spacing w:val="0"/>
                <w:szCs w:val="24"/>
                <w:rPrChange w:id="2299"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2300" w:author="JY0225" w:date="2017-08-24T11:12:00Z">
                  <w:rPr>
                    <w:rFonts w:eastAsiaTheme="minorEastAsia"/>
                  </w:rPr>
                </w:rPrChange>
              </w:rPr>
              <w:t>0-1024</w:t>
            </w:r>
            <w:r w:rsidRPr="00B207B1">
              <w:rPr>
                <w:rFonts w:asciiTheme="minorEastAsia" w:eastAsiaTheme="minorEastAsia" w:hAnsiTheme="minorEastAsia"/>
                <w:spacing w:val="0"/>
                <w:szCs w:val="24"/>
                <w:rPrChange w:id="2301"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2302" w:author="JY0225" w:date="2017-08-24T11:12:00Z">
            <w:rPr>
              <w:rFonts w:ascii="Times New Roman" w:hAnsi="Times New Roman"/>
              <w:spacing w:val="10"/>
            </w:rPr>
          </w:rPrChange>
        </w:rPr>
      </w:pPr>
      <w:r w:rsidRPr="00B207B1">
        <w:rPr>
          <w:rFonts w:hAnsiTheme="minorEastAsia"/>
          <w:rPrChange w:id="2303" w:author="JY0225" w:date="2017-08-24T11:12:00Z">
            <w:rPr>
              <w:rFonts w:ascii="Times New Roman" w:hAnsi="Times New Roman"/>
              <w:spacing w:val="10"/>
            </w:rPr>
          </w:rPrChange>
        </w:rPr>
        <w:tab/>
      </w:r>
      <w:r w:rsidR="00347BB7" w:rsidRPr="00B207B1">
        <w:rPr>
          <w:rFonts w:hAnsiTheme="minorEastAsia" w:hint="eastAsia"/>
          <w:rPrChange w:id="2304" w:author="JY0225" w:date="2017-08-24T11:12:00Z">
            <w:rPr>
              <w:rFonts w:ascii="Times New Roman" w:hAnsi="Times New Roman" w:hint="eastAsia"/>
              <w:spacing w:val="10"/>
            </w:rPr>
          </w:rPrChange>
        </w:rPr>
        <w:t>在断点续传</w:t>
      </w:r>
      <w:r w:rsidR="00D011AE" w:rsidRPr="00B207B1">
        <w:rPr>
          <w:rFonts w:hAnsiTheme="minorEastAsia" w:hint="eastAsia"/>
          <w:rPrChange w:id="2305" w:author="JY0225" w:date="2017-08-24T11:12:00Z">
            <w:rPr>
              <w:rFonts w:ascii="Times New Roman" w:hAnsi="Times New Roman" w:hint="eastAsia"/>
              <w:spacing w:val="10"/>
            </w:rPr>
          </w:rPrChange>
        </w:rPr>
        <w:t>过程</w:t>
      </w:r>
      <w:r w:rsidR="00347BB7" w:rsidRPr="00B207B1">
        <w:rPr>
          <w:rFonts w:hAnsiTheme="minorEastAsia" w:hint="eastAsia"/>
          <w:rPrChange w:id="2306" w:author="JY0225" w:date="2017-08-24T11:12:00Z">
            <w:rPr>
              <w:rFonts w:ascii="Times New Roman" w:hAnsi="Times New Roman" w:hint="eastAsia"/>
              <w:spacing w:val="10"/>
            </w:rPr>
          </w:rPrChange>
        </w:rPr>
        <w:t>中，</w:t>
      </w:r>
      <w:r w:rsidRPr="00B207B1">
        <w:rPr>
          <w:rFonts w:hAnsiTheme="minorEastAsia" w:hint="eastAsia"/>
          <w:rPrChange w:id="2307" w:author="JY0225" w:date="2017-08-24T11:12:00Z">
            <w:rPr>
              <w:rFonts w:ascii="Times New Roman" w:hAnsi="Times New Roman" w:hint="eastAsia"/>
              <w:spacing w:val="10"/>
            </w:rPr>
          </w:rPrChange>
        </w:rPr>
        <w:t>首先需要</w:t>
      </w:r>
      <w:r w:rsidR="002E0207" w:rsidRPr="00B207B1">
        <w:rPr>
          <w:rFonts w:hAnsiTheme="minorEastAsia" w:hint="eastAsia"/>
          <w:rPrChange w:id="2308" w:author="JY0225" w:date="2017-08-24T11:12:00Z">
            <w:rPr>
              <w:rFonts w:ascii="Times New Roman" w:hAnsi="Times New Roman" w:hint="eastAsia"/>
              <w:spacing w:val="10"/>
            </w:rPr>
          </w:rPrChange>
        </w:rPr>
        <w:t>将</w:t>
      </w:r>
      <w:r w:rsidRPr="00B207B1">
        <w:rPr>
          <w:rFonts w:hAnsiTheme="minorEastAsia" w:hint="eastAsia"/>
          <w:rPrChange w:id="2309"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2310" w:author="JY0225" w:date="2017-08-24T11:12:00Z">
            <w:rPr>
              <w:rFonts w:ascii="Times New Roman" w:hAnsi="Times New Roman" w:hint="eastAsia"/>
              <w:spacing w:val="10"/>
            </w:rPr>
          </w:rPrChange>
        </w:rPr>
        <w:t>部分</w:t>
      </w:r>
      <w:r w:rsidRPr="00B207B1">
        <w:rPr>
          <w:rFonts w:hAnsiTheme="minorEastAsia" w:hint="eastAsia"/>
          <w:rPrChange w:id="2311" w:author="JY0225" w:date="2017-08-24T11:12:00Z">
            <w:rPr>
              <w:rFonts w:ascii="Times New Roman" w:hAnsi="Times New Roman" w:hint="eastAsia"/>
              <w:spacing w:val="10"/>
            </w:rPr>
          </w:rPrChange>
        </w:rPr>
        <w:t>，</w:t>
      </w:r>
      <w:r w:rsidR="007C1229" w:rsidRPr="00B207B1">
        <w:rPr>
          <w:rFonts w:hAnsiTheme="minorEastAsia" w:hint="eastAsia"/>
          <w:rPrChange w:id="2312" w:author="JY0225" w:date="2017-08-24T11:12:00Z">
            <w:rPr>
              <w:rFonts w:ascii="Times New Roman" w:hAnsi="Times New Roman" w:hint="eastAsia"/>
              <w:spacing w:val="10"/>
            </w:rPr>
          </w:rPrChange>
        </w:rPr>
        <w:t>随后</w:t>
      </w:r>
      <w:r w:rsidR="00DA67DB" w:rsidRPr="00B207B1">
        <w:rPr>
          <w:rFonts w:hAnsiTheme="minorEastAsia" w:hint="eastAsia"/>
          <w:rPrChange w:id="2313" w:author="JY0225" w:date="2017-08-24T11:12:00Z">
            <w:rPr>
              <w:rFonts w:ascii="Times New Roman" w:hAnsi="Times New Roman" w:hint="eastAsia"/>
              <w:spacing w:val="10"/>
            </w:rPr>
          </w:rPrChange>
        </w:rPr>
        <w:t>逐</w:t>
      </w:r>
      <w:r w:rsidR="00DA67DB" w:rsidRPr="00B207B1">
        <w:rPr>
          <w:rFonts w:hAnsiTheme="minorEastAsia" w:hint="eastAsia"/>
          <w:rPrChange w:id="2314" w:author="JY0225" w:date="2017-08-24T11:12:00Z">
            <w:rPr>
              <w:rFonts w:ascii="Times New Roman" w:hAnsi="Times New Roman" w:hint="eastAsia"/>
              <w:spacing w:val="10"/>
            </w:rPr>
          </w:rPrChange>
        </w:rPr>
        <w:lastRenderedPageBreak/>
        <w:t>一</w:t>
      </w:r>
      <w:r w:rsidR="00E84A38" w:rsidRPr="00B207B1">
        <w:rPr>
          <w:rFonts w:hAnsiTheme="minorEastAsia" w:hint="eastAsia"/>
          <w:rPrChange w:id="2315" w:author="JY0225" w:date="2017-08-24T11:12:00Z">
            <w:rPr>
              <w:rFonts w:ascii="Times New Roman" w:hAnsi="Times New Roman" w:hint="eastAsia"/>
              <w:spacing w:val="10"/>
            </w:rPr>
          </w:rPrChange>
        </w:rPr>
        <w:t>发送</w:t>
      </w:r>
      <w:r w:rsidR="00E84A38" w:rsidRPr="00B207B1">
        <w:rPr>
          <w:rFonts w:hAnsiTheme="minorEastAsia"/>
          <w:rPrChange w:id="2316" w:author="JY0225" w:date="2017-08-24T11:12:00Z">
            <w:rPr>
              <w:rFonts w:ascii="Times New Roman" w:hAnsi="Times New Roman"/>
              <w:spacing w:val="10"/>
            </w:rPr>
          </w:rPrChange>
        </w:rPr>
        <w:t>PUT</w:t>
      </w:r>
      <w:r w:rsidR="00E84A38" w:rsidRPr="00B207B1">
        <w:rPr>
          <w:rFonts w:hAnsiTheme="minorEastAsia" w:hint="eastAsia"/>
          <w:rPrChange w:id="2317" w:author="JY0225" w:date="2017-08-24T11:12:00Z">
            <w:rPr>
              <w:rFonts w:ascii="Times New Roman" w:hAnsi="Times New Roman" w:hint="eastAsia"/>
              <w:spacing w:val="10"/>
            </w:rPr>
          </w:rPrChange>
        </w:rPr>
        <w:t>请求到服务器</w:t>
      </w:r>
      <w:r w:rsidRPr="00B207B1">
        <w:rPr>
          <w:rFonts w:hAnsiTheme="minorEastAsia" w:hint="eastAsia"/>
          <w:rPrChange w:id="2318" w:author="JY0225" w:date="2017-08-24T11:12:00Z">
            <w:rPr>
              <w:rFonts w:ascii="Times New Roman" w:hAnsi="Times New Roman" w:hint="eastAsia"/>
              <w:spacing w:val="10"/>
            </w:rPr>
          </w:rPrChange>
        </w:rPr>
        <w:t>。</w:t>
      </w:r>
      <w:r w:rsidR="007368B6" w:rsidRPr="00B207B1">
        <w:rPr>
          <w:rFonts w:hAnsiTheme="minorEastAsia" w:hint="eastAsia"/>
          <w:rPrChange w:id="2319" w:author="JY0225" w:date="2017-08-24T11:12:00Z">
            <w:rPr>
              <w:rFonts w:ascii="Times New Roman" w:hAnsi="Times New Roman" w:hint="eastAsia"/>
              <w:spacing w:val="10"/>
            </w:rPr>
          </w:rPrChange>
        </w:rPr>
        <w:t>请求</w:t>
      </w:r>
      <w:r w:rsidR="00934418" w:rsidRPr="00B207B1">
        <w:rPr>
          <w:rFonts w:hAnsiTheme="minorEastAsia" w:hint="eastAsia"/>
          <w:rPrChange w:id="2320" w:author="JY0225" w:date="2017-08-24T11:12:00Z">
            <w:rPr>
              <w:rFonts w:ascii="Times New Roman" w:hAnsi="Times New Roman" w:hint="eastAsia"/>
              <w:spacing w:val="10"/>
            </w:rPr>
          </w:rPrChange>
        </w:rPr>
        <w:t>报文</w:t>
      </w:r>
      <w:r w:rsidR="007368B6" w:rsidRPr="00B207B1">
        <w:rPr>
          <w:rFonts w:hAnsiTheme="minorEastAsia" w:hint="eastAsia"/>
          <w:rPrChange w:id="2321" w:author="JY0225" w:date="2017-08-24T11:12:00Z">
            <w:rPr>
              <w:rFonts w:ascii="Times New Roman" w:hAnsi="Times New Roman" w:hint="eastAsia"/>
              <w:spacing w:val="10"/>
            </w:rPr>
          </w:rPrChange>
        </w:rPr>
        <w:t>中需要包含</w:t>
      </w:r>
      <w:r w:rsidR="00E618D5" w:rsidRPr="00B207B1">
        <w:rPr>
          <w:rFonts w:hAnsiTheme="minorEastAsia"/>
          <w:rPrChange w:id="2322" w:author="JY0225" w:date="2017-08-24T11:12:00Z">
            <w:rPr>
              <w:rFonts w:ascii="Times New Roman" w:hAnsi="Times New Roman"/>
              <w:spacing w:val="10"/>
            </w:rPr>
          </w:rPrChange>
        </w:rPr>
        <w:t>Range</w:t>
      </w:r>
      <w:r w:rsidR="00CB4B0E" w:rsidRPr="00B207B1">
        <w:rPr>
          <w:rFonts w:hAnsiTheme="minorEastAsia" w:hint="eastAsia"/>
          <w:rPrChange w:id="2323" w:author="JY0225" w:date="2017-08-24T11:12:00Z">
            <w:rPr>
              <w:rFonts w:ascii="Times New Roman" w:hAnsi="Times New Roman" w:hint="eastAsia"/>
              <w:spacing w:val="10"/>
            </w:rPr>
          </w:rPrChange>
        </w:rPr>
        <w:t>字段</w:t>
      </w:r>
      <w:r w:rsidR="00E47D20" w:rsidRPr="00B207B1">
        <w:rPr>
          <w:rFonts w:hAnsiTheme="minorEastAsia" w:hint="eastAsia"/>
          <w:rPrChange w:id="2324"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2325" w:author="JY0225" w:date="2017-08-24T11:12:00Z">
            <w:rPr>
              <w:rFonts w:ascii="Times New Roman" w:hAnsi="Times New Roman" w:hint="eastAsia"/>
              <w:spacing w:val="10"/>
            </w:rPr>
          </w:rPrChange>
        </w:rPr>
        <w:t>。</w:t>
      </w:r>
      <w:r w:rsidR="00426AF2" w:rsidRPr="00B207B1">
        <w:rPr>
          <w:rFonts w:hAnsiTheme="minorEastAsia" w:hint="eastAsia"/>
          <w:rPrChange w:id="2326" w:author="JY0225" w:date="2017-08-24T11:12:00Z">
            <w:rPr>
              <w:rFonts w:ascii="Times New Roman" w:hAnsi="Times New Roman" w:hint="eastAsia"/>
              <w:spacing w:val="10"/>
            </w:rPr>
          </w:rPrChange>
        </w:rPr>
        <w:t>一旦发生</w:t>
      </w:r>
      <w:r w:rsidR="0003283F" w:rsidRPr="00B207B1">
        <w:rPr>
          <w:rFonts w:hAnsiTheme="minorEastAsia" w:hint="eastAsia"/>
          <w:rPrChange w:id="2327" w:author="JY0225" w:date="2017-08-24T11:12:00Z">
            <w:rPr>
              <w:rFonts w:ascii="Times New Roman" w:hAnsi="Times New Roman" w:hint="eastAsia"/>
              <w:spacing w:val="10"/>
            </w:rPr>
          </w:rPrChange>
        </w:rPr>
        <w:t>网络</w:t>
      </w:r>
      <w:r w:rsidR="00426AF2" w:rsidRPr="00B207B1">
        <w:rPr>
          <w:rFonts w:hAnsiTheme="minorEastAsia" w:hint="eastAsia"/>
          <w:rPrChange w:id="2328" w:author="JY0225" w:date="2017-08-24T11:12:00Z">
            <w:rPr>
              <w:rFonts w:ascii="Times New Roman" w:hAnsi="Times New Roman" w:hint="eastAsia"/>
              <w:spacing w:val="10"/>
            </w:rPr>
          </w:rPrChange>
        </w:rPr>
        <w:t>中断，下次连接时</w:t>
      </w:r>
      <w:r w:rsidR="00EB077F" w:rsidRPr="00B207B1">
        <w:rPr>
          <w:rFonts w:hAnsiTheme="minorEastAsia" w:hint="eastAsia"/>
          <w:rPrChange w:id="2329" w:author="JY0225" w:date="2017-08-24T11:12:00Z">
            <w:rPr>
              <w:rFonts w:ascii="Times New Roman" w:hAnsi="Times New Roman" w:hint="eastAsia"/>
              <w:spacing w:val="10"/>
            </w:rPr>
          </w:rPrChange>
        </w:rPr>
        <w:t>首先发送一个</w:t>
      </w:r>
      <w:r w:rsidR="00F020C2" w:rsidRPr="00B207B1">
        <w:rPr>
          <w:rFonts w:hAnsiTheme="minorEastAsia"/>
          <w:rPrChange w:id="2330" w:author="JY0225" w:date="2017-08-24T11:12:00Z">
            <w:rPr>
              <w:rFonts w:ascii="Times New Roman" w:hAnsi="Times New Roman"/>
              <w:spacing w:val="10"/>
            </w:rPr>
          </w:rPrChange>
        </w:rPr>
        <w:t>GET</w:t>
      </w:r>
      <w:r w:rsidR="00EB077F" w:rsidRPr="00B207B1">
        <w:rPr>
          <w:rFonts w:hAnsiTheme="minorEastAsia" w:hint="eastAsia"/>
          <w:rPrChange w:id="2331" w:author="JY0225" w:date="2017-08-24T11:12:00Z">
            <w:rPr>
              <w:rFonts w:ascii="Times New Roman" w:hAnsi="Times New Roman" w:hint="eastAsia"/>
              <w:spacing w:val="10"/>
            </w:rPr>
          </w:rPrChange>
        </w:rPr>
        <w:t>请求到服务器，在请求的</w:t>
      </w:r>
      <w:r w:rsidR="00EB077F" w:rsidRPr="00B207B1">
        <w:rPr>
          <w:rFonts w:hAnsiTheme="minorEastAsia"/>
          <w:rPrChange w:id="2332" w:author="JY0225" w:date="2017-08-24T11:12:00Z">
            <w:rPr>
              <w:rFonts w:ascii="Times New Roman" w:hAnsi="Times New Roman"/>
              <w:spacing w:val="10"/>
            </w:rPr>
          </w:rPrChange>
        </w:rPr>
        <w:t>header</w:t>
      </w:r>
      <w:r w:rsidR="00EB077F" w:rsidRPr="00B207B1">
        <w:rPr>
          <w:rFonts w:hAnsiTheme="minorEastAsia" w:hint="eastAsia"/>
          <w:rPrChange w:id="2333" w:author="JY0225" w:date="2017-08-24T11:12:00Z">
            <w:rPr>
              <w:rFonts w:ascii="Times New Roman" w:hAnsi="Times New Roman" w:hint="eastAsia"/>
              <w:spacing w:val="10"/>
            </w:rPr>
          </w:rPrChange>
        </w:rPr>
        <w:t>中放一个</w:t>
      </w:r>
      <w:r w:rsidR="00EB077F" w:rsidRPr="00B207B1">
        <w:rPr>
          <w:rFonts w:hAnsiTheme="minorEastAsia"/>
          <w:rPrChange w:id="2334" w:author="JY0225" w:date="2017-08-24T11:12:00Z">
            <w:rPr>
              <w:rFonts w:ascii="Times New Roman" w:hAnsi="Times New Roman"/>
              <w:spacing w:val="10"/>
            </w:rPr>
          </w:rPrChange>
        </w:rPr>
        <w:t>Content-Range</w:t>
      </w:r>
      <w:r w:rsidR="00EB077F" w:rsidRPr="00B207B1">
        <w:rPr>
          <w:rFonts w:hAnsiTheme="minorEastAsia" w:hint="eastAsia"/>
          <w:rPrChange w:id="2335"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2336" w:author="JY0225" w:date="2017-08-24T11:12:00Z">
            <w:rPr>
              <w:rFonts w:ascii="Times New Roman" w:hAnsi="Times New Roman" w:hint="eastAsia"/>
              <w:spacing w:val="10"/>
            </w:rPr>
          </w:rPrChange>
        </w:rPr>
        <w:t>从</w:t>
      </w:r>
      <w:r w:rsidR="004B7D98" w:rsidRPr="00B207B1">
        <w:rPr>
          <w:rFonts w:hAnsiTheme="minorEastAsia"/>
          <w:rPrChange w:id="2337" w:author="JY0225" w:date="2017-08-24T11:12:00Z">
            <w:rPr>
              <w:rFonts w:ascii="Times New Roman" w:hAnsi="Times New Roman"/>
              <w:spacing w:val="10"/>
            </w:rPr>
          </w:rPrChange>
        </w:rPr>
        <w:t>Content-</w:t>
      </w:r>
      <w:r w:rsidR="00EB077F" w:rsidRPr="00B207B1">
        <w:rPr>
          <w:rFonts w:hAnsiTheme="minorEastAsia"/>
          <w:rPrChange w:id="2338" w:author="JY0225" w:date="2017-08-24T11:12:00Z">
            <w:rPr>
              <w:rFonts w:ascii="Times New Roman" w:hAnsi="Times New Roman"/>
              <w:spacing w:val="10"/>
            </w:rPr>
          </w:rPrChange>
        </w:rPr>
        <w:t>Range</w:t>
      </w:r>
      <w:r w:rsidR="00EB077F" w:rsidRPr="00B207B1">
        <w:rPr>
          <w:rFonts w:hAnsiTheme="minorEastAsia" w:hint="eastAsia"/>
          <w:rPrChange w:id="2339"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2340" w:author="JY0225" w:date="2017-08-24T11:12:00Z">
            <w:rPr>
              <w:rFonts w:ascii="Times New Roman" w:hAnsi="Times New Roman" w:hint="eastAsia"/>
              <w:spacing w:val="10"/>
            </w:rPr>
          </w:rPrChange>
        </w:rPr>
        <w:t>再</w:t>
      </w:r>
      <w:r w:rsidR="003C14C9" w:rsidRPr="00B207B1">
        <w:rPr>
          <w:rFonts w:hAnsiTheme="minorEastAsia" w:hint="eastAsia"/>
          <w:rPrChange w:id="2341" w:author="JY0225" w:date="2017-08-24T11:12:00Z">
            <w:rPr>
              <w:rFonts w:ascii="Times New Roman" w:hAnsi="Times New Roman" w:hint="eastAsia"/>
              <w:spacing w:val="10"/>
            </w:rPr>
          </w:rPrChange>
        </w:rPr>
        <w:t>将</w:t>
      </w:r>
      <w:r w:rsidR="00950E11" w:rsidRPr="00B207B1">
        <w:rPr>
          <w:rFonts w:hAnsiTheme="minorEastAsia" w:hint="eastAsia"/>
          <w:rPrChange w:id="2342"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2343"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2344" w:author="微软用户" w:date="2017-08-18T22:48:00Z">
          <w:pPr>
            <w:pStyle w:val="21"/>
          </w:pPr>
        </w:pPrChange>
      </w:pPr>
      <w:bookmarkStart w:id="2345" w:name="_Toc492457593"/>
      <w:r w:rsidRPr="00B207B1">
        <w:t>2.</w:t>
      </w:r>
      <w:ins w:id="2346" w:author="微软用户" w:date="2017-08-20T11:03:00Z">
        <w:r w:rsidR="00FF6B2D" w:rsidRPr="00B207B1">
          <w:t>5</w:t>
        </w:r>
      </w:ins>
      <w:ins w:id="2347" w:author="微软用户" w:date="2017-08-20T10:26:00Z">
        <w:del w:id="2348" w:author="微软用户" w:date="2017-08-20T11:03:00Z">
          <w:r w:rsidR="00A15958" w:rsidRPr="00B207B1" w:rsidDel="00FF6B2D">
            <w:delText>4</w:delText>
          </w:r>
        </w:del>
      </w:ins>
      <w:del w:id="2349" w:author="微软用户" w:date="2017-08-20T10:26:00Z">
        <w:r w:rsidR="00F150B0" w:rsidRPr="00B207B1" w:rsidDel="00A15958">
          <w:delText>3</w:delText>
        </w:r>
      </w:del>
      <w:r w:rsidRPr="00B207B1">
        <w:t xml:space="preserve"> </w:t>
      </w:r>
      <w:r w:rsidR="00B15067" w:rsidRPr="00B207B1">
        <w:t>WebSocket</w:t>
      </w:r>
      <w:bookmarkEnd w:id="2345"/>
      <w:r w:rsidR="002C17DD" w:rsidRPr="00B207B1">
        <w:t xml:space="preserve"> </w:t>
      </w:r>
    </w:p>
    <w:p w14:paraId="04B71F1B" w14:textId="5C121CF9" w:rsidR="008C1AB1" w:rsidRPr="00B207B1" w:rsidRDefault="0029494A">
      <w:pPr>
        <w:spacing w:line="400" w:lineRule="exact"/>
        <w:ind w:firstLine="420"/>
        <w:rPr>
          <w:ins w:id="2350" w:author="JY0225" w:date="2017-08-22T21:19:00Z"/>
          <w:rFonts w:hAnsiTheme="minorEastAsia"/>
          <w:rPrChange w:id="2351" w:author="JY0225" w:date="2017-08-24T11:12:00Z">
            <w:rPr>
              <w:ins w:id="2352" w:author="JY0225" w:date="2017-08-22T21:19:00Z"/>
              <w:rFonts w:ascii="Times New Roman" w:hAnsi="Times New Roman"/>
              <w:spacing w:val="10"/>
            </w:rPr>
          </w:rPrChange>
        </w:rPr>
      </w:pPr>
      <w:r w:rsidRPr="00B207B1">
        <w:rPr>
          <w:rFonts w:hAnsiTheme="minorEastAsia"/>
          <w:rPrChange w:id="2353" w:author="JY0225" w:date="2017-08-24T11:12:00Z">
            <w:rPr>
              <w:rFonts w:ascii="Times New Roman" w:hAnsi="Times New Roman"/>
              <w:spacing w:val="10"/>
            </w:rPr>
          </w:rPrChange>
        </w:rPr>
        <w:t>WebSocket</w:t>
      </w:r>
      <w:r w:rsidR="00EF4164" w:rsidRPr="00B207B1">
        <w:rPr>
          <w:rFonts w:hAnsiTheme="minorEastAsia" w:hint="eastAsia"/>
          <w:rPrChange w:id="2354" w:author="JY0225" w:date="2017-08-24T11:12:00Z">
            <w:rPr>
              <w:rFonts w:ascii="Times New Roman" w:hAnsi="Times New Roman" w:hint="eastAsia"/>
              <w:spacing w:val="10"/>
            </w:rPr>
          </w:rPrChange>
        </w:rPr>
        <w:t>主要</w:t>
      </w:r>
      <w:r w:rsidR="008B6754" w:rsidRPr="00B207B1">
        <w:rPr>
          <w:rFonts w:hAnsiTheme="minorEastAsia" w:hint="eastAsia"/>
          <w:rPrChange w:id="2355" w:author="JY0225" w:date="2017-08-24T11:12:00Z">
            <w:rPr>
              <w:rFonts w:ascii="Times New Roman" w:hAnsi="Times New Roman" w:hint="eastAsia"/>
              <w:spacing w:val="10"/>
            </w:rPr>
          </w:rPrChange>
        </w:rPr>
        <w:t>用于</w:t>
      </w:r>
      <w:r w:rsidRPr="00B207B1">
        <w:rPr>
          <w:rFonts w:hAnsiTheme="minorEastAsia"/>
          <w:rPrChange w:id="2356" w:author="JY0225" w:date="2017-08-24T11:12:00Z">
            <w:rPr>
              <w:rFonts w:ascii="Times New Roman" w:hAnsi="Times New Roman"/>
              <w:spacing w:val="10"/>
            </w:rPr>
          </w:rPrChange>
        </w:rPr>
        <w:t>Web</w:t>
      </w:r>
      <w:r w:rsidRPr="00B207B1">
        <w:rPr>
          <w:rFonts w:hAnsiTheme="minorEastAsia" w:hint="eastAsia"/>
          <w:rPrChange w:id="2357"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2358" w:author="JY0225" w:date="2017-08-24T11:12:00Z">
            <w:rPr>
              <w:rFonts w:ascii="Times New Roman" w:hAnsi="Times New Roman" w:hint="eastAsia"/>
              <w:spacing w:val="10"/>
            </w:rPr>
          </w:rPrChange>
        </w:rPr>
        <w:t>双向数据传输</w:t>
      </w:r>
      <w:ins w:id="2359"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2360" w:author="Liu, Wu" w:date="2017-08-29T10:43:00Z">
        <w:r w:rsidR="00A56094" w:rsidRPr="00B207B1">
          <w:rPr>
            <w:rFonts w:hAnsiTheme="minorEastAsia"/>
            <w:color w:val="000000" w:themeColor="text1"/>
            <w:vertAlign w:val="superscript"/>
          </w:rPr>
          <w:fldChar w:fldCharType="separate"/>
        </w:r>
      </w:ins>
      <w:r w:rsidR="003F32D9">
        <w:rPr>
          <w:rFonts w:hAnsiTheme="minorEastAsia"/>
          <w:color w:val="000000" w:themeColor="text1"/>
          <w:vertAlign w:val="superscript"/>
        </w:rPr>
        <w:t>[25]</w:t>
      </w:r>
      <w:ins w:id="2361"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2362" w:author="JY0225" w:date="2017-08-24T11:12:00Z">
            <w:rPr>
              <w:rFonts w:ascii="Times New Roman" w:hAnsi="Times New Roman" w:hint="eastAsia"/>
              <w:spacing w:val="10"/>
            </w:rPr>
          </w:rPrChange>
        </w:rPr>
        <w:t>，相较于</w:t>
      </w:r>
      <w:r w:rsidR="00AD6453" w:rsidRPr="00B207B1">
        <w:rPr>
          <w:rFonts w:hAnsiTheme="minorEastAsia"/>
          <w:rPrChange w:id="2363" w:author="JY0225" w:date="2017-08-24T11:12:00Z">
            <w:rPr>
              <w:rFonts w:ascii="Times New Roman" w:hAnsi="Times New Roman"/>
              <w:spacing w:val="10"/>
            </w:rPr>
          </w:rPrChange>
        </w:rPr>
        <w:t>Ajax</w:t>
      </w:r>
      <w:r w:rsidR="00AD6453" w:rsidRPr="00B207B1">
        <w:rPr>
          <w:rFonts w:hAnsiTheme="minorEastAsia" w:hint="eastAsia"/>
          <w:rPrChange w:id="2364" w:author="JY0225" w:date="2017-08-24T11:12:00Z">
            <w:rPr>
              <w:rFonts w:ascii="Times New Roman" w:hAnsi="Times New Roman" w:hint="eastAsia"/>
              <w:spacing w:val="10"/>
            </w:rPr>
          </w:rPrChange>
        </w:rPr>
        <w:t>技术需要客户端发起请求，</w:t>
      </w:r>
      <w:r w:rsidR="00AD6453" w:rsidRPr="00B207B1">
        <w:rPr>
          <w:rFonts w:hAnsiTheme="minorEastAsia"/>
          <w:rPrChange w:id="2365" w:author="JY0225" w:date="2017-08-24T11:12:00Z">
            <w:rPr>
              <w:rFonts w:ascii="Times New Roman" w:hAnsi="Times New Roman"/>
              <w:spacing w:val="10"/>
            </w:rPr>
          </w:rPrChange>
        </w:rPr>
        <w:t>WebSocket</w:t>
      </w:r>
      <w:r w:rsidR="00AD6453" w:rsidRPr="00B207B1">
        <w:rPr>
          <w:rFonts w:hAnsiTheme="minorEastAsia" w:hint="eastAsia"/>
          <w:rPrChange w:id="2366"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2367" w:author="JY0225" w:date="2017-08-24T11:12:00Z">
            <w:rPr>
              <w:rFonts w:ascii="Times New Roman" w:hAnsi="Times New Roman" w:hint="eastAsia"/>
              <w:spacing w:val="10"/>
            </w:rPr>
          </w:rPrChange>
        </w:rPr>
        <w:t>，建立持续的</w:t>
      </w:r>
      <w:r w:rsidR="0090334D" w:rsidRPr="00B207B1">
        <w:rPr>
          <w:rFonts w:hAnsiTheme="minorEastAsia" w:hint="eastAsia"/>
          <w:rPrChange w:id="2368" w:author="JY0225" w:date="2017-08-24T11:12:00Z">
            <w:rPr>
              <w:rFonts w:ascii="Times New Roman" w:hAnsi="Times New Roman" w:hint="eastAsia"/>
              <w:spacing w:val="10"/>
            </w:rPr>
          </w:rPrChange>
        </w:rPr>
        <w:t>连接</w:t>
      </w:r>
      <w:r w:rsidRPr="00B207B1">
        <w:rPr>
          <w:rFonts w:hAnsiTheme="minorEastAsia" w:hint="eastAsia"/>
          <w:rPrChange w:id="2369" w:author="JY0225" w:date="2017-08-24T11:12:00Z">
            <w:rPr>
              <w:rFonts w:ascii="Times New Roman" w:hAnsi="Times New Roman" w:hint="eastAsia"/>
              <w:spacing w:val="10"/>
            </w:rPr>
          </w:rPrChange>
        </w:rPr>
        <w:t>。</w:t>
      </w:r>
      <w:r w:rsidR="00D83CB4" w:rsidRPr="00B207B1">
        <w:rPr>
          <w:rFonts w:hAnsiTheme="minorEastAsia" w:hint="eastAsia"/>
          <w:rPrChange w:id="2370" w:author="JY0225" w:date="2017-08-24T11:12:00Z">
            <w:rPr>
              <w:rFonts w:ascii="Times New Roman" w:hAnsi="Times New Roman" w:hint="eastAsia"/>
              <w:spacing w:val="10"/>
            </w:rPr>
          </w:rPrChange>
        </w:rPr>
        <w:t>其</w:t>
      </w:r>
      <w:r w:rsidRPr="00B207B1">
        <w:rPr>
          <w:rFonts w:hAnsiTheme="minorEastAsia" w:hint="eastAsia"/>
          <w:rPrChange w:id="2371" w:author="JY0225" w:date="2017-08-24T11:12:00Z">
            <w:rPr>
              <w:rFonts w:ascii="Times New Roman" w:hAnsi="Times New Roman" w:hint="eastAsia"/>
              <w:spacing w:val="10"/>
            </w:rPr>
          </w:rPrChange>
        </w:rPr>
        <w:t>协议基于</w:t>
      </w:r>
      <w:r w:rsidRPr="00B207B1">
        <w:rPr>
          <w:rFonts w:hAnsiTheme="minorEastAsia"/>
          <w:rPrChange w:id="2372" w:author="JY0225" w:date="2017-08-24T11:12:00Z">
            <w:rPr>
              <w:rFonts w:ascii="Times New Roman" w:hAnsi="Times New Roman"/>
              <w:spacing w:val="10"/>
            </w:rPr>
          </w:rPrChange>
        </w:rPr>
        <w:t>TCP</w:t>
      </w:r>
      <w:r w:rsidRPr="00B207B1">
        <w:rPr>
          <w:rFonts w:hAnsiTheme="minorEastAsia" w:hint="eastAsia"/>
          <w:rPrChange w:id="2373"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2374" w:author="JY0225" w:date="2017-08-24T11:12:00Z">
            <w:rPr>
              <w:rFonts w:ascii="Times New Roman" w:hAnsi="Times New Roman"/>
              <w:spacing w:val="10"/>
            </w:rPr>
          </w:rPrChange>
        </w:rPr>
        <w:t>Web</w:t>
      </w:r>
      <w:r w:rsidRPr="00B207B1">
        <w:rPr>
          <w:rFonts w:hAnsiTheme="minorEastAsia" w:hint="eastAsia"/>
          <w:rPrChange w:id="2375" w:author="JY0225" w:date="2017-08-24T11:12:00Z">
            <w:rPr>
              <w:rFonts w:ascii="Times New Roman" w:hAnsi="Times New Roman" w:hint="eastAsia"/>
              <w:spacing w:val="10"/>
            </w:rPr>
          </w:rPrChange>
        </w:rPr>
        <w:t>应用和</w:t>
      </w:r>
      <w:r w:rsidR="00355F2D" w:rsidRPr="00B207B1">
        <w:rPr>
          <w:rFonts w:hAnsiTheme="minorEastAsia" w:hint="eastAsia"/>
          <w:rPrChange w:id="2376" w:author="JY0225" w:date="2017-08-24T11:12:00Z">
            <w:rPr>
              <w:rFonts w:ascii="Times New Roman" w:hAnsi="Times New Roman" w:hint="eastAsia"/>
              <w:spacing w:val="10"/>
            </w:rPr>
          </w:rPrChange>
        </w:rPr>
        <w:t>后台</w:t>
      </w:r>
      <w:r w:rsidR="00BD2492" w:rsidRPr="00B207B1">
        <w:rPr>
          <w:rFonts w:hAnsiTheme="minorEastAsia" w:hint="eastAsia"/>
          <w:rPrChange w:id="2377" w:author="JY0225" w:date="2017-08-24T11:12:00Z">
            <w:rPr>
              <w:rFonts w:ascii="Times New Roman" w:hAnsi="Times New Roman" w:hint="eastAsia"/>
              <w:spacing w:val="10"/>
            </w:rPr>
          </w:rPrChange>
        </w:rPr>
        <w:t>服务器进行</w:t>
      </w:r>
      <w:r w:rsidRPr="00B207B1">
        <w:rPr>
          <w:rFonts w:hAnsiTheme="minorEastAsia" w:hint="eastAsia"/>
          <w:rPrChange w:id="2378" w:author="JY0225" w:date="2017-08-24T11:12:00Z">
            <w:rPr>
              <w:rFonts w:ascii="Times New Roman" w:hAnsi="Times New Roman" w:hint="eastAsia"/>
              <w:spacing w:val="10"/>
            </w:rPr>
          </w:rPrChange>
        </w:rPr>
        <w:t>双向通信时，可以使服务器避免打开多个</w:t>
      </w:r>
      <w:r w:rsidRPr="00B207B1">
        <w:rPr>
          <w:rFonts w:hAnsiTheme="minorEastAsia"/>
          <w:rPrChange w:id="2379" w:author="JY0225" w:date="2017-08-24T11:12:00Z">
            <w:rPr>
              <w:rFonts w:ascii="Times New Roman" w:hAnsi="Times New Roman"/>
              <w:spacing w:val="10"/>
            </w:rPr>
          </w:rPrChange>
        </w:rPr>
        <w:t>HTTP</w:t>
      </w:r>
      <w:r w:rsidR="0088342A" w:rsidRPr="00B207B1">
        <w:rPr>
          <w:rFonts w:hAnsiTheme="minorEastAsia" w:hint="eastAsia"/>
          <w:rPrChange w:id="2380" w:author="JY0225" w:date="2017-08-24T11:12:00Z">
            <w:rPr>
              <w:rFonts w:ascii="Times New Roman" w:hAnsi="Times New Roman" w:hint="eastAsia"/>
              <w:spacing w:val="10"/>
            </w:rPr>
          </w:rPrChange>
        </w:rPr>
        <w:t>连接进行工作来节约资源，提高</w:t>
      </w:r>
      <w:r w:rsidRPr="00B207B1">
        <w:rPr>
          <w:rFonts w:hAnsiTheme="minorEastAsia" w:hint="eastAsia"/>
          <w:rPrChange w:id="2381" w:author="JY0225" w:date="2017-08-24T11:12:00Z">
            <w:rPr>
              <w:rFonts w:ascii="Times New Roman" w:hAnsi="Times New Roman" w:hint="eastAsia"/>
              <w:spacing w:val="10"/>
            </w:rPr>
          </w:rPrChange>
        </w:rPr>
        <w:t>工作效率和资源利用率</w:t>
      </w:r>
      <w:del w:id="2382" w:author="Liu, Wu" w:date="2017-08-29T10:42:00Z">
        <w:r w:rsidR="005469E3" w:rsidRPr="00B207B1" w:rsidDel="00A56094">
          <w:rPr>
            <w:rFonts w:hAnsiTheme="minorEastAsia"/>
            <w:color w:val="000000" w:themeColor="text1"/>
            <w:vertAlign w:val="superscript"/>
            <w:rPrChange w:id="2383"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2384"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2385"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2386"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2387" w:author="JY0225" w:date="2017-08-24T11:12:00Z">
              <w:rPr>
                <w:color w:val="000000" w:themeColor="text1"/>
                <w:vertAlign w:val="superscript"/>
              </w:rPr>
            </w:rPrChange>
          </w:rPr>
          <w:fldChar w:fldCharType="separate"/>
        </w:r>
      </w:del>
      <w:ins w:id="2388" w:author="微软用户" w:date="2017-08-24T22:18:00Z">
        <w:del w:id="2389" w:author="Liu, Wu" w:date="2017-08-29T10:42:00Z">
          <w:r w:rsidR="00C56CDB" w:rsidRPr="00B207B1" w:rsidDel="00A56094">
            <w:rPr>
              <w:rFonts w:hAnsiTheme="minorEastAsia"/>
              <w:color w:val="000000" w:themeColor="text1"/>
              <w:vertAlign w:val="superscript"/>
            </w:rPr>
            <w:delText>[25]</w:delText>
          </w:r>
        </w:del>
      </w:ins>
      <w:del w:id="2390" w:author="Liu, Wu" w:date="2017-08-29T10:42:00Z">
        <w:r w:rsidR="008E2759" w:rsidRPr="00B207B1" w:rsidDel="00A56094">
          <w:rPr>
            <w:rFonts w:hAnsiTheme="minorEastAsia"/>
            <w:color w:val="000000" w:themeColor="text1"/>
            <w:vertAlign w:val="superscript"/>
            <w:rPrChange w:id="2391"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2392"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2393"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2394"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2395"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2396"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2397" w:author="JY0225" w:date="2017-08-24T11:12:00Z">
            <w:rPr>
              <w:color w:val="000000" w:themeColor="text1"/>
              <w:vertAlign w:val="superscript"/>
            </w:rPr>
          </w:rPrChange>
        </w:rPr>
        <w:fldChar w:fldCharType="separate"/>
      </w:r>
      <w:r w:rsidR="003F32D9">
        <w:rPr>
          <w:rFonts w:hAnsiTheme="minorEastAsia"/>
          <w:color w:val="000000" w:themeColor="text1"/>
          <w:vertAlign w:val="superscript"/>
        </w:rPr>
        <w:t>[26]</w:t>
      </w:r>
      <w:r w:rsidR="00C465D9" w:rsidRPr="00B207B1">
        <w:rPr>
          <w:rFonts w:hAnsiTheme="minorEastAsia"/>
          <w:color w:val="000000" w:themeColor="text1"/>
          <w:vertAlign w:val="superscript"/>
          <w:rPrChange w:id="2398" w:author="JY0225" w:date="2017-08-24T11:12:00Z">
            <w:rPr>
              <w:color w:val="000000" w:themeColor="text1"/>
              <w:vertAlign w:val="superscript"/>
            </w:rPr>
          </w:rPrChange>
        </w:rPr>
        <w:fldChar w:fldCharType="end"/>
      </w:r>
      <w:r w:rsidRPr="00B207B1">
        <w:rPr>
          <w:rFonts w:hAnsiTheme="minorEastAsia" w:hint="eastAsia"/>
          <w:rPrChange w:id="2399" w:author="JY0225" w:date="2017-08-24T11:12:00Z">
            <w:rPr>
              <w:rFonts w:ascii="Times New Roman" w:hAnsi="Times New Roman" w:hint="eastAsia"/>
              <w:spacing w:val="10"/>
            </w:rPr>
          </w:rPrChange>
        </w:rPr>
        <w:t>。</w:t>
      </w:r>
    </w:p>
    <w:p w14:paraId="0030FDF1" w14:textId="565A70B0" w:rsidR="00C85486" w:rsidRPr="00B207B1" w:rsidRDefault="002123CB">
      <w:pPr>
        <w:jc w:val="center"/>
        <w:pPrChange w:id="2400" w:author="JY0225" w:date="2017-08-22T21:19:00Z">
          <w:pPr>
            <w:spacing w:line="400" w:lineRule="exact"/>
            <w:ind w:firstLine="420"/>
          </w:pPr>
        </w:pPrChange>
      </w:pPr>
      <w:r>
        <w:object w:dxaOrig="7730" w:dyaOrig="7235" w14:anchorId="091D430D">
          <v:shape id="_x0000_i1026" type="#_x0000_t75" style="width:259.55pt;height:242.8pt" o:ole="">
            <v:imagedata r:id="rId22" o:title=""/>
          </v:shape>
          <o:OLEObject Type="Embed" ProgID="Visio.Drawing.15" ShapeID="_x0000_i1026" DrawAspect="Content" ObjectID="_1566200034" r:id="rId23"/>
        </w:object>
      </w:r>
    </w:p>
    <w:p w14:paraId="728AC3B1" w14:textId="77777777" w:rsidR="00E034C9" w:rsidRPr="00B207B1" w:rsidDel="00E034C9" w:rsidRDefault="00E034C9" w:rsidP="00E034C9">
      <w:pPr>
        <w:spacing w:line="400" w:lineRule="exact"/>
        <w:jc w:val="center"/>
        <w:rPr>
          <w:del w:id="2401" w:author="JY0225" w:date="2017-08-22T21:20:00Z"/>
          <w:moveTo w:id="2402" w:author="JY0225" w:date="2017-08-22T21:20:00Z"/>
          <w:rFonts w:ascii="Times New Roman" w:hAnsi="Times New Roman"/>
          <w:noProof/>
        </w:rPr>
      </w:pPr>
      <w:moveToRangeStart w:id="2403" w:author="JY0225" w:date="2017-08-22T21:20:00Z" w:name="move491200133"/>
      <w:moveTo w:id="2404"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2405" w:author="JY0225" w:date="2017-08-23T10:33:00Z">
          <w:r w:rsidRPr="00B207B1" w:rsidDel="00ED6672">
            <w:rPr>
              <w:rFonts w:ascii="Times New Roman" w:hAnsi="Times New Roman" w:hint="eastAsia"/>
              <w:noProof/>
            </w:rPr>
            <w:delText>握手阶段</w:delText>
          </w:r>
        </w:del>
      </w:moveTo>
      <w:ins w:id="2406"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2407" w:author="JY0225" w:date="2017-08-22T21:20:00Z">
        <w:r w:rsidRPr="00B207B1">
          <w:rPr>
            <w:rFonts w:ascii="Times New Roman" w:hAnsi="Times New Roman" w:hint="eastAsia"/>
            <w:noProof/>
          </w:rPr>
          <w:t>示意图</w:t>
        </w:r>
      </w:moveTo>
    </w:p>
    <w:moveToRangeEnd w:id="2403"/>
    <w:p w14:paraId="50823F88" w14:textId="77777777" w:rsidR="00E034C9" w:rsidRPr="00B207B1" w:rsidRDefault="00E034C9">
      <w:pPr>
        <w:spacing w:line="400" w:lineRule="exact"/>
        <w:jc w:val="center"/>
        <w:rPr>
          <w:ins w:id="2408" w:author="JY0225" w:date="2017-08-22T21:20:00Z"/>
          <w:rFonts w:ascii="Times New Roman" w:hAnsi="Times New Roman"/>
        </w:rPr>
        <w:pPrChange w:id="2409" w:author="JY0225" w:date="2017-08-22T21:20:00Z">
          <w:pPr>
            <w:jc w:val="center"/>
          </w:pPr>
        </w:pPrChange>
      </w:pPr>
    </w:p>
    <w:p w14:paraId="2FCC31BA" w14:textId="7B93F1BA" w:rsidR="0006652E" w:rsidRPr="00B207B1" w:rsidDel="00C85486" w:rsidRDefault="0033165C" w:rsidP="00AD4083">
      <w:pPr>
        <w:spacing w:line="400" w:lineRule="exact"/>
        <w:ind w:firstLine="420"/>
        <w:rPr>
          <w:del w:id="2410" w:author="JY0225" w:date="2017-08-22T21:19:00Z"/>
          <w:rFonts w:hAnsiTheme="minorEastAsia"/>
          <w:rPrChange w:id="2411" w:author="JY0225" w:date="2017-08-24T11:13:00Z">
            <w:rPr>
              <w:del w:id="2412" w:author="JY0225" w:date="2017-08-22T21:19:00Z"/>
              <w:rFonts w:ascii="Times New Roman" w:hAnsi="Times New Roman"/>
              <w:spacing w:val="10"/>
            </w:rPr>
          </w:rPrChange>
        </w:rPr>
      </w:pPr>
      <w:r w:rsidRPr="00B207B1">
        <w:rPr>
          <w:rFonts w:hAnsiTheme="minorEastAsia"/>
          <w:rPrChange w:id="2413" w:author="JY0225" w:date="2017-08-24T11:13:00Z">
            <w:rPr>
              <w:rFonts w:ascii="Times New Roman" w:hAnsi="Times New Roman"/>
              <w:spacing w:val="10"/>
            </w:rPr>
          </w:rPrChange>
        </w:rPr>
        <w:t>WebSocket</w:t>
      </w:r>
      <w:r w:rsidRPr="00B207B1">
        <w:rPr>
          <w:rFonts w:hAnsiTheme="minorEastAsia" w:hint="eastAsia"/>
          <w:rPrChange w:id="2414" w:author="JY0225" w:date="2017-08-24T11:13:00Z">
            <w:rPr>
              <w:rFonts w:ascii="Times New Roman" w:hAnsi="Times New Roman" w:hint="eastAsia"/>
              <w:spacing w:val="10"/>
            </w:rPr>
          </w:rPrChange>
        </w:rPr>
        <w:t>是一种类似</w:t>
      </w:r>
      <w:r w:rsidRPr="00B207B1">
        <w:rPr>
          <w:rFonts w:hAnsiTheme="minorEastAsia"/>
          <w:rPrChange w:id="2415" w:author="JY0225" w:date="2017-08-24T11:13:00Z">
            <w:rPr>
              <w:rFonts w:ascii="Times New Roman" w:hAnsi="Times New Roman"/>
              <w:spacing w:val="10"/>
            </w:rPr>
          </w:rPrChange>
        </w:rPr>
        <w:t>TCP/IP</w:t>
      </w:r>
      <w:r w:rsidRPr="00B207B1">
        <w:rPr>
          <w:rFonts w:hAnsiTheme="minorEastAsia" w:hint="eastAsia"/>
          <w:rPrChange w:id="2416" w:author="JY0225" w:date="2017-08-24T11:13:00Z">
            <w:rPr>
              <w:rFonts w:ascii="Times New Roman" w:hAnsi="Times New Roman" w:hint="eastAsia"/>
              <w:spacing w:val="10"/>
            </w:rPr>
          </w:rPrChange>
        </w:rPr>
        <w:t>的</w:t>
      </w:r>
      <w:r w:rsidRPr="00B207B1">
        <w:rPr>
          <w:rFonts w:hAnsiTheme="minorEastAsia"/>
          <w:rPrChange w:id="2417" w:author="JY0225" w:date="2017-08-24T11:13:00Z">
            <w:rPr>
              <w:rFonts w:ascii="Times New Roman" w:hAnsi="Times New Roman"/>
              <w:spacing w:val="10"/>
            </w:rPr>
          </w:rPrChange>
        </w:rPr>
        <w:t>socket</w:t>
      </w:r>
      <w:r w:rsidR="00DD6998" w:rsidRPr="00B207B1">
        <w:rPr>
          <w:rFonts w:hAnsiTheme="minorEastAsia" w:hint="eastAsia"/>
          <w:rPrChange w:id="2418" w:author="JY0225" w:date="2017-08-24T11:13:00Z">
            <w:rPr>
              <w:rFonts w:ascii="Times New Roman" w:hAnsi="Times New Roman" w:hint="eastAsia"/>
              <w:spacing w:val="10"/>
            </w:rPr>
          </w:rPrChange>
        </w:rPr>
        <w:t>技术，</w:t>
      </w:r>
      <w:r w:rsidR="00E730C5" w:rsidRPr="00B207B1">
        <w:rPr>
          <w:rFonts w:hAnsiTheme="minorEastAsia" w:hint="eastAsia"/>
          <w:rPrChange w:id="2419" w:author="JY0225" w:date="2017-08-24T11:13:00Z">
            <w:rPr>
              <w:rFonts w:ascii="Times New Roman" w:hAnsi="Times New Roman" w:hint="eastAsia"/>
              <w:spacing w:val="10"/>
            </w:rPr>
          </w:rPrChange>
        </w:rPr>
        <w:t>其协议</w:t>
      </w:r>
      <w:r w:rsidR="00DB6943" w:rsidRPr="00B207B1">
        <w:rPr>
          <w:rFonts w:hAnsiTheme="minorEastAsia" w:hint="eastAsia"/>
          <w:rPrChange w:id="2420" w:author="JY0225" w:date="2017-08-24T11:13:00Z">
            <w:rPr>
              <w:rFonts w:ascii="Times New Roman" w:hAnsi="Times New Roman" w:hint="eastAsia"/>
              <w:spacing w:val="10"/>
            </w:rPr>
          </w:rPrChange>
        </w:rPr>
        <w:t>为应用层协议，</w:t>
      </w:r>
      <w:r w:rsidR="00832C29" w:rsidRPr="00B207B1">
        <w:rPr>
          <w:rFonts w:hAnsiTheme="minorEastAsia" w:hint="eastAsia"/>
          <w:rPrChange w:id="2421" w:author="JY0225" w:date="2017-08-24T11:13:00Z">
            <w:rPr>
              <w:rFonts w:ascii="Times New Roman" w:hAnsi="Times New Roman" w:hint="eastAsia"/>
              <w:spacing w:val="10"/>
            </w:rPr>
          </w:rPrChange>
        </w:rPr>
        <w:t>定义在</w:t>
      </w:r>
      <w:r w:rsidR="00832C29" w:rsidRPr="00B207B1">
        <w:rPr>
          <w:rFonts w:hAnsiTheme="minorEastAsia"/>
          <w:rPrChange w:id="2422" w:author="JY0225" w:date="2017-08-24T11:13:00Z">
            <w:rPr>
              <w:rFonts w:ascii="Times New Roman" w:hAnsi="Times New Roman"/>
              <w:spacing w:val="10"/>
            </w:rPr>
          </w:rPrChange>
        </w:rPr>
        <w:t>TCP/IP</w:t>
      </w:r>
      <w:r w:rsidR="00832C29" w:rsidRPr="00B207B1">
        <w:rPr>
          <w:rFonts w:hAnsiTheme="minorEastAsia" w:hint="eastAsia"/>
          <w:rPrChange w:id="2423" w:author="JY0225" w:date="2017-08-24T11:13:00Z">
            <w:rPr>
              <w:rFonts w:ascii="Times New Roman" w:hAnsi="Times New Roman" w:hint="eastAsia"/>
              <w:spacing w:val="10"/>
            </w:rPr>
          </w:rPrChange>
        </w:rPr>
        <w:t>协议栈之上。</w:t>
      </w:r>
      <w:r w:rsidR="00832C29" w:rsidRPr="00B207B1">
        <w:rPr>
          <w:rFonts w:hAnsiTheme="minorEastAsia"/>
          <w:rPrChange w:id="2424" w:author="JY0225" w:date="2017-08-24T11:13:00Z">
            <w:rPr>
              <w:rFonts w:ascii="Times New Roman" w:hAnsi="Times New Roman"/>
              <w:spacing w:val="10"/>
            </w:rPr>
          </w:rPrChange>
        </w:rPr>
        <w:t>WebSocket</w:t>
      </w:r>
      <w:r w:rsidR="00832C29" w:rsidRPr="00B207B1">
        <w:rPr>
          <w:rFonts w:hAnsiTheme="minorEastAsia" w:hint="eastAsia"/>
          <w:rPrChange w:id="2425" w:author="JY0225" w:date="2017-08-24T11:13:00Z">
            <w:rPr>
              <w:rFonts w:ascii="Times New Roman" w:hAnsi="Times New Roman" w:hint="eastAsia"/>
              <w:spacing w:val="10"/>
            </w:rPr>
          </w:rPrChange>
        </w:rPr>
        <w:t>连接服务器的</w:t>
      </w:r>
      <w:r w:rsidR="00832C29" w:rsidRPr="00B207B1">
        <w:rPr>
          <w:rFonts w:hAnsiTheme="minorEastAsia"/>
          <w:rPrChange w:id="2426" w:author="JY0225" w:date="2017-08-24T11:13:00Z">
            <w:rPr>
              <w:rFonts w:ascii="Times New Roman" w:hAnsi="Times New Roman"/>
              <w:spacing w:val="10"/>
            </w:rPr>
          </w:rPrChange>
        </w:rPr>
        <w:t>URI</w:t>
      </w:r>
      <w:r w:rsidR="00832C29" w:rsidRPr="00B207B1">
        <w:rPr>
          <w:rFonts w:hAnsiTheme="minorEastAsia" w:hint="eastAsia"/>
          <w:rPrChange w:id="2427" w:author="JY0225" w:date="2017-08-24T11:13:00Z">
            <w:rPr>
              <w:rFonts w:ascii="Times New Roman" w:hAnsi="Times New Roman" w:hint="eastAsia"/>
              <w:spacing w:val="10"/>
            </w:rPr>
          </w:rPrChange>
        </w:rPr>
        <w:t>以</w:t>
      </w:r>
      <w:r w:rsidR="00832C29" w:rsidRPr="00B207B1">
        <w:rPr>
          <w:rFonts w:hAnsiTheme="minorEastAsia"/>
          <w:rPrChange w:id="2428" w:author="JY0225" w:date="2017-08-24T11:13:00Z">
            <w:rPr>
              <w:rFonts w:ascii="Times New Roman" w:hAnsi="Times New Roman"/>
              <w:spacing w:val="10"/>
            </w:rPr>
          </w:rPrChange>
        </w:rPr>
        <w:t>"ws"</w:t>
      </w:r>
      <w:r w:rsidR="00832C29" w:rsidRPr="00B207B1">
        <w:rPr>
          <w:rFonts w:hAnsiTheme="minorEastAsia" w:hint="eastAsia"/>
          <w:rPrChange w:id="2429" w:author="JY0225" w:date="2017-08-24T11:13:00Z">
            <w:rPr>
              <w:rFonts w:ascii="Times New Roman" w:hAnsi="Times New Roman" w:hint="eastAsia"/>
              <w:spacing w:val="10"/>
            </w:rPr>
          </w:rPrChange>
        </w:rPr>
        <w:t>或者</w:t>
      </w:r>
      <w:r w:rsidR="00832C29" w:rsidRPr="00B207B1">
        <w:rPr>
          <w:rFonts w:hAnsiTheme="minorEastAsia"/>
          <w:rPrChange w:id="2430" w:author="JY0225" w:date="2017-08-24T11:13:00Z">
            <w:rPr>
              <w:rFonts w:ascii="Times New Roman" w:hAnsi="Times New Roman"/>
              <w:spacing w:val="10"/>
            </w:rPr>
          </w:rPrChange>
        </w:rPr>
        <w:t>"wss"</w:t>
      </w:r>
      <w:r w:rsidR="00832C29" w:rsidRPr="00B207B1">
        <w:rPr>
          <w:rFonts w:hAnsiTheme="minorEastAsia" w:hint="eastAsia"/>
          <w:rPrChange w:id="2431" w:author="JY0225" w:date="2017-08-24T11:13:00Z">
            <w:rPr>
              <w:rFonts w:ascii="Times New Roman" w:hAnsi="Times New Roman" w:hint="eastAsia"/>
              <w:spacing w:val="10"/>
            </w:rPr>
          </w:rPrChange>
        </w:rPr>
        <w:t>开头。</w:t>
      </w:r>
      <w:r w:rsidR="00832C29" w:rsidRPr="00B207B1">
        <w:rPr>
          <w:rFonts w:hAnsiTheme="minorEastAsia"/>
          <w:rPrChange w:id="2432" w:author="JY0225" w:date="2017-08-24T11:13:00Z">
            <w:rPr>
              <w:rFonts w:ascii="Times New Roman" w:hAnsi="Times New Roman"/>
              <w:spacing w:val="10"/>
            </w:rPr>
          </w:rPrChange>
        </w:rPr>
        <w:t>ws</w:t>
      </w:r>
      <w:r w:rsidR="00832C29" w:rsidRPr="00B207B1">
        <w:rPr>
          <w:rFonts w:hAnsiTheme="minorEastAsia" w:hint="eastAsia"/>
          <w:rPrChange w:id="2433" w:author="JY0225" w:date="2017-08-24T11:13:00Z">
            <w:rPr>
              <w:rFonts w:ascii="Times New Roman" w:hAnsi="Times New Roman" w:hint="eastAsia"/>
              <w:spacing w:val="10"/>
            </w:rPr>
          </w:rPrChange>
        </w:rPr>
        <w:t>开头的默认</w:t>
      </w:r>
      <w:r w:rsidR="00832C29" w:rsidRPr="00B207B1">
        <w:rPr>
          <w:rFonts w:hAnsiTheme="minorEastAsia"/>
          <w:rPrChange w:id="2434" w:author="JY0225" w:date="2017-08-24T11:13:00Z">
            <w:rPr>
              <w:rFonts w:ascii="Times New Roman" w:hAnsi="Times New Roman"/>
              <w:spacing w:val="10"/>
            </w:rPr>
          </w:rPrChange>
        </w:rPr>
        <w:t>TCP</w:t>
      </w:r>
      <w:r w:rsidR="00832C29" w:rsidRPr="00B207B1">
        <w:rPr>
          <w:rFonts w:hAnsiTheme="minorEastAsia" w:hint="eastAsia"/>
          <w:rPrChange w:id="2435" w:author="JY0225" w:date="2017-08-24T11:13:00Z">
            <w:rPr>
              <w:rFonts w:ascii="Times New Roman" w:hAnsi="Times New Roman" w:hint="eastAsia"/>
              <w:spacing w:val="10"/>
            </w:rPr>
          </w:rPrChange>
        </w:rPr>
        <w:t>端口为</w:t>
      </w:r>
      <w:r w:rsidR="00832C29" w:rsidRPr="00B207B1">
        <w:rPr>
          <w:rFonts w:hAnsiTheme="minorEastAsia"/>
          <w:rPrChange w:id="2436" w:author="JY0225" w:date="2017-08-24T11:13:00Z">
            <w:rPr>
              <w:rFonts w:ascii="Times New Roman" w:hAnsi="Times New Roman"/>
              <w:spacing w:val="10"/>
            </w:rPr>
          </w:rPrChange>
        </w:rPr>
        <w:t>80</w:t>
      </w:r>
      <w:r w:rsidR="00832C29" w:rsidRPr="00B207B1">
        <w:rPr>
          <w:rFonts w:hAnsiTheme="minorEastAsia" w:hint="eastAsia"/>
          <w:rPrChange w:id="2437" w:author="JY0225" w:date="2017-08-24T11:13:00Z">
            <w:rPr>
              <w:rFonts w:ascii="Times New Roman" w:hAnsi="Times New Roman" w:hint="eastAsia"/>
              <w:spacing w:val="10"/>
            </w:rPr>
          </w:rPrChange>
        </w:rPr>
        <w:t>，</w:t>
      </w:r>
      <w:r w:rsidR="00832C29" w:rsidRPr="00B207B1">
        <w:rPr>
          <w:rFonts w:hAnsiTheme="minorEastAsia"/>
          <w:rPrChange w:id="2438" w:author="JY0225" w:date="2017-08-24T11:13:00Z">
            <w:rPr>
              <w:rFonts w:ascii="Times New Roman" w:hAnsi="Times New Roman"/>
              <w:spacing w:val="10"/>
            </w:rPr>
          </w:rPrChange>
        </w:rPr>
        <w:t>wss</w:t>
      </w:r>
      <w:r w:rsidR="00832C29" w:rsidRPr="00B207B1">
        <w:rPr>
          <w:rFonts w:hAnsiTheme="minorEastAsia" w:hint="eastAsia"/>
          <w:rPrChange w:id="2439" w:author="JY0225" w:date="2017-08-24T11:13:00Z">
            <w:rPr>
              <w:rFonts w:ascii="Times New Roman" w:hAnsi="Times New Roman" w:hint="eastAsia"/>
              <w:spacing w:val="10"/>
            </w:rPr>
          </w:rPrChange>
        </w:rPr>
        <w:t>开头的默认端口为</w:t>
      </w:r>
      <w:r w:rsidR="00832C29" w:rsidRPr="00B207B1">
        <w:rPr>
          <w:rFonts w:hAnsiTheme="minorEastAsia"/>
          <w:rPrChange w:id="2440" w:author="JY0225" w:date="2017-08-24T11:13:00Z">
            <w:rPr>
              <w:rFonts w:ascii="Times New Roman" w:hAnsi="Times New Roman"/>
              <w:spacing w:val="10"/>
            </w:rPr>
          </w:rPrChange>
        </w:rPr>
        <w:t>443</w:t>
      </w:r>
      <w:r w:rsidR="00832C29" w:rsidRPr="00B207B1">
        <w:rPr>
          <w:rFonts w:hAnsiTheme="minorEastAsia" w:hint="eastAsia"/>
          <w:rPrChange w:id="2441" w:author="JY0225" w:date="2017-08-24T11:13:00Z">
            <w:rPr>
              <w:rFonts w:ascii="Times New Roman" w:hAnsi="Times New Roman" w:hint="eastAsia"/>
              <w:spacing w:val="10"/>
            </w:rPr>
          </w:rPrChange>
        </w:rPr>
        <w:t>。具体来说，</w:t>
      </w:r>
      <w:r w:rsidR="00247F36" w:rsidRPr="00B207B1">
        <w:rPr>
          <w:rFonts w:hAnsiTheme="minorEastAsia" w:hint="eastAsia"/>
          <w:rPrChange w:id="2442" w:author="JY0225" w:date="2017-08-24T11:13:00Z">
            <w:rPr>
              <w:rFonts w:ascii="Times New Roman" w:hAnsi="Times New Roman" w:hint="eastAsia"/>
              <w:spacing w:val="10"/>
            </w:rPr>
          </w:rPrChange>
        </w:rPr>
        <w:t>共</w:t>
      </w:r>
      <w:r w:rsidR="00B122EF" w:rsidRPr="00B207B1">
        <w:rPr>
          <w:rFonts w:hAnsiTheme="minorEastAsia" w:hint="eastAsia"/>
          <w:rPrChange w:id="2443" w:author="JY0225" w:date="2017-08-24T11:13:00Z">
            <w:rPr>
              <w:rFonts w:ascii="Times New Roman" w:hAnsi="Times New Roman" w:hint="eastAsia"/>
              <w:spacing w:val="10"/>
            </w:rPr>
          </w:rPrChange>
        </w:rPr>
        <w:t>分为</w:t>
      </w:r>
      <w:r w:rsidRPr="00B207B1">
        <w:rPr>
          <w:rFonts w:hAnsiTheme="minorEastAsia" w:hint="eastAsia"/>
          <w:rPrChange w:id="2444"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2445" w:author="JY0225" w:date="2017-08-24T11:13:00Z">
            <w:rPr>
              <w:rFonts w:ascii="Times New Roman" w:hAnsi="Times New Roman" w:hint="eastAsia"/>
              <w:spacing w:val="10"/>
            </w:rPr>
          </w:rPrChange>
        </w:rPr>
        <w:t>两个</w:t>
      </w:r>
      <w:del w:id="2446" w:author="微软用户" w:date="2017-08-24T21:37:00Z">
        <w:r w:rsidR="00047A32" w:rsidRPr="00B207B1" w:rsidDel="00686ACB">
          <w:rPr>
            <w:rFonts w:hAnsiTheme="minorEastAsia"/>
            <w:color w:val="000000" w:themeColor="text1"/>
            <w:vertAlign w:val="superscript"/>
            <w:rPrChange w:id="2447"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2448"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2449"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2450"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2451"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2452"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2453" w:author="JY0225" w:date="2017-08-24T11:13:00Z">
              <w:rPr>
                <w:color w:val="000000" w:themeColor="text1"/>
                <w:vertAlign w:val="superscript"/>
              </w:rPr>
            </w:rPrChange>
          </w:rPr>
          <w:fldChar w:fldCharType="end"/>
        </w:r>
      </w:del>
      <w:r w:rsidRPr="00B207B1">
        <w:rPr>
          <w:rFonts w:hAnsiTheme="minorEastAsia" w:hint="eastAsia"/>
          <w:rPrChange w:id="2454" w:author="JY0225" w:date="2017-08-24T11:13:00Z">
            <w:rPr>
              <w:rFonts w:ascii="Times New Roman" w:hAnsi="Times New Roman" w:hint="eastAsia"/>
              <w:spacing w:val="10"/>
            </w:rPr>
          </w:rPrChange>
        </w:rPr>
        <w:t>阶段</w:t>
      </w:r>
      <w:ins w:id="2455"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2456" w:author="微软用户" w:date="2017-08-24T21:37:00Z">
        <w:r w:rsidR="00686ACB" w:rsidRPr="00B207B1">
          <w:rPr>
            <w:rFonts w:hAnsiTheme="minorEastAsia"/>
            <w:color w:val="000000" w:themeColor="text1"/>
            <w:vertAlign w:val="superscript"/>
          </w:rPr>
          <w:fldChar w:fldCharType="separate"/>
        </w:r>
      </w:ins>
      <w:r w:rsidR="003F32D9">
        <w:rPr>
          <w:rFonts w:hAnsiTheme="minorEastAsia"/>
          <w:color w:val="000000" w:themeColor="text1"/>
          <w:vertAlign w:val="superscript"/>
        </w:rPr>
        <w:t>[27]</w:t>
      </w:r>
      <w:ins w:id="2457"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2458"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2459" w:author="JY0225" w:date="2017-08-24T11:13:00Z">
            <w:rPr>
              <w:rFonts w:ascii="Times New Roman" w:hAnsi="Times New Roman"/>
              <w:spacing w:val="10"/>
            </w:rPr>
          </w:rPrChange>
        </w:rPr>
        <w:pPrChange w:id="2460" w:author="JY0225" w:date="2017-08-22T21:19:00Z">
          <w:pPr>
            <w:jc w:val="center"/>
          </w:pPr>
        </w:pPrChange>
      </w:pPr>
      <w:del w:id="2461" w:author="JY0225" w:date="2017-08-22T21:17:00Z">
        <w:r w:rsidRPr="00B207B1" w:rsidDel="00C85486">
          <w:rPr>
            <w:rFonts w:hAnsiTheme="minorEastAsia"/>
            <w:noProof/>
            <w:rPrChange w:id="2462"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2463" w:author="JY0225" w:date="2017-08-22T21:20:00Z"/>
          <w:rFonts w:hAnsiTheme="minorEastAsia"/>
          <w:noProof/>
          <w:rPrChange w:id="2464" w:author="JY0225" w:date="2017-08-24T11:13:00Z">
            <w:rPr>
              <w:moveFrom w:id="2465" w:author="JY0225" w:date="2017-08-22T21:20:00Z"/>
              <w:rFonts w:ascii="Times New Roman" w:hAnsi="Times New Roman"/>
              <w:noProof/>
              <w:spacing w:val="10"/>
            </w:rPr>
          </w:rPrChange>
        </w:rPr>
      </w:pPr>
      <w:moveFromRangeStart w:id="2466" w:author="JY0225" w:date="2017-08-22T21:20:00Z" w:name="move491200133"/>
      <w:moveFrom w:id="2467" w:author="JY0225" w:date="2017-08-22T21:20:00Z">
        <w:r w:rsidRPr="00B207B1" w:rsidDel="00C85486">
          <w:rPr>
            <w:rFonts w:hAnsiTheme="minorEastAsia" w:hint="eastAsia"/>
            <w:noProof/>
            <w:rPrChange w:id="2468" w:author="JY0225" w:date="2017-08-24T11:13:00Z">
              <w:rPr>
                <w:rFonts w:ascii="Times New Roman" w:hAnsi="Times New Roman" w:hint="eastAsia"/>
                <w:noProof/>
                <w:spacing w:val="10"/>
              </w:rPr>
            </w:rPrChange>
          </w:rPr>
          <w:t>图</w:t>
        </w:r>
        <w:r w:rsidR="007514EC" w:rsidRPr="00B207B1" w:rsidDel="00C85486">
          <w:rPr>
            <w:rFonts w:hAnsiTheme="minorEastAsia"/>
            <w:noProof/>
            <w:rPrChange w:id="2469" w:author="JY0225" w:date="2017-08-24T11:13:00Z">
              <w:rPr>
                <w:rFonts w:ascii="Times New Roman" w:hAnsi="Times New Roman"/>
                <w:noProof/>
                <w:spacing w:val="10"/>
              </w:rPr>
            </w:rPrChange>
          </w:rPr>
          <w:t>2-1</w:t>
        </w:r>
        <w:r w:rsidRPr="00B207B1" w:rsidDel="00C85486">
          <w:rPr>
            <w:rFonts w:hAnsiTheme="minorEastAsia"/>
            <w:noProof/>
            <w:rPrChange w:id="2470" w:author="JY0225" w:date="2017-08-24T11:13:00Z">
              <w:rPr>
                <w:rFonts w:ascii="Times New Roman" w:hAnsi="Times New Roman"/>
                <w:noProof/>
                <w:spacing w:val="10"/>
              </w:rPr>
            </w:rPrChange>
          </w:rPr>
          <w:t xml:space="preserve"> </w:t>
        </w:r>
        <w:r w:rsidRPr="00B207B1" w:rsidDel="00C85486">
          <w:rPr>
            <w:rFonts w:hAnsiTheme="minorEastAsia" w:hint="eastAsia"/>
            <w:noProof/>
            <w:rPrChange w:id="2471" w:author="JY0225" w:date="2017-08-24T11:13:00Z">
              <w:rPr>
                <w:rFonts w:ascii="Times New Roman" w:hAnsi="Times New Roman" w:hint="eastAsia"/>
                <w:noProof/>
                <w:spacing w:val="10"/>
              </w:rPr>
            </w:rPrChange>
          </w:rPr>
          <w:t>握手阶段示意图</w:t>
        </w:r>
      </w:moveFrom>
    </w:p>
    <w:moveFromRangeEnd w:id="2466"/>
    <w:p w14:paraId="78397F8C" w14:textId="77777777" w:rsidR="007F65C2" w:rsidRPr="00B207B1" w:rsidRDefault="00D05B0D" w:rsidP="00D912DC">
      <w:pPr>
        <w:spacing w:line="400" w:lineRule="exact"/>
        <w:ind w:firstLine="420"/>
        <w:rPr>
          <w:rFonts w:hAnsiTheme="minorEastAsia"/>
          <w:rPrChange w:id="2472" w:author="JY0225" w:date="2017-08-24T11:13:00Z">
            <w:rPr>
              <w:rFonts w:ascii="Times New Roman" w:hAnsi="Times New Roman"/>
              <w:spacing w:val="10"/>
            </w:rPr>
          </w:rPrChange>
        </w:rPr>
      </w:pPr>
      <w:r w:rsidRPr="00B207B1">
        <w:rPr>
          <w:rFonts w:hAnsiTheme="minorEastAsia" w:hint="eastAsia"/>
          <w:rPrChange w:id="2473" w:author="JY0225" w:date="2017-08-24T11:13:00Z">
            <w:rPr>
              <w:rFonts w:ascii="Times New Roman" w:hAnsi="Times New Roman" w:hint="eastAsia"/>
              <w:spacing w:val="10"/>
            </w:rPr>
          </w:rPrChange>
        </w:rPr>
        <w:t>如图</w:t>
      </w:r>
      <w:r w:rsidRPr="00B207B1">
        <w:rPr>
          <w:rFonts w:hAnsiTheme="minorEastAsia"/>
          <w:rPrChange w:id="2474" w:author="JY0225" w:date="2017-08-24T11:13:00Z">
            <w:rPr>
              <w:rFonts w:ascii="Times New Roman" w:hAnsi="Times New Roman"/>
              <w:spacing w:val="10"/>
            </w:rPr>
          </w:rPrChange>
        </w:rPr>
        <w:t>2-1</w:t>
      </w:r>
      <w:r w:rsidRPr="00B207B1">
        <w:rPr>
          <w:rFonts w:hAnsiTheme="minorEastAsia" w:hint="eastAsia"/>
          <w:rPrChange w:id="2475" w:author="JY0225" w:date="2017-08-24T11:13:00Z">
            <w:rPr>
              <w:rFonts w:ascii="Times New Roman" w:hAnsi="Times New Roman" w:hint="eastAsia"/>
              <w:spacing w:val="10"/>
            </w:rPr>
          </w:rPrChange>
        </w:rPr>
        <w:t>所示，</w:t>
      </w:r>
      <w:r w:rsidR="00FA0CF4" w:rsidRPr="00B207B1">
        <w:rPr>
          <w:rFonts w:hAnsiTheme="minorEastAsia" w:hint="eastAsia"/>
          <w:rPrChange w:id="2476" w:author="JY0225" w:date="2017-08-24T11:13:00Z">
            <w:rPr>
              <w:rFonts w:ascii="Times New Roman" w:hAnsi="Times New Roman" w:hint="eastAsia"/>
              <w:spacing w:val="10"/>
            </w:rPr>
          </w:rPrChange>
        </w:rPr>
        <w:t>在握手阶段，</w:t>
      </w:r>
      <w:r w:rsidR="00164D2C" w:rsidRPr="00B207B1">
        <w:rPr>
          <w:rFonts w:hAnsiTheme="minorEastAsia" w:hint="eastAsia"/>
          <w:rPrChange w:id="2477" w:author="JY0225" w:date="2017-08-24T11:13:00Z">
            <w:rPr>
              <w:rFonts w:ascii="Times New Roman" w:hAnsi="Times New Roman" w:hint="eastAsia"/>
              <w:spacing w:val="10"/>
            </w:rPr>
          </w:rPrChange>
        </w:rPr>
        <w:t>户端和服务器建立</w:t>
      </w:r>
      <w:r w:rsidR="00164D2C" w:rsidRPr="00B207B1">
        <w:rPr>
          <w:rFonts w:hAnsiTheme="minorEastAsia"/>
          <w:rPrChange w:id="2478" w:author="JY0225" w:date="2017-08-24T11:13:00Z">
            <w:rPr>
              <w:rFonts w:ascii="Times New Roman" w:hAnsi="Times New Roman"/>
              <w:spacing w:val="10"/>
            </w:rPr>
          </w:rPrChange>
        </w:rPr>
        <w:t>TCP</w:t>
      </w:r>
      <w:r w:rsidR="00BC1E12" w:rsidRPr="00B207B1">
        <w:rPr>
          <w:rFonts w:hAnsiTheme="minorEastAsia" w:hint="eastAsia"/>
          <w:rPrChange w:id="2479" w:author="JY0225" w:date="2017-08-24T11:13:00Z">
            <w:rPr>
              <w:rFonts w:ascii="Times New Roman" w:hAnsi="Times New Roman" w:hint="eastAsia"/>
              <w:spacing w:val="10"/>
            </w:rPr>
          </w:rPrChange>
        </w:rPr>
        <w:t>连接之后，客户端</w:t>
      </w:r>
      <w:r w:rsidR="00160783" w:rsidRPr="00B207B1">
        <w:rPr>
          <w:rFonts w:hAnsiTheme="minorEastAsia" w:hint="eastAsia"/>
          <w:rPrChange w:id="2480" w:author="JY0225" w:date="2017-08-24T11:13:00Z">
            <w:rPr>
              <w:rFonts w:ascii="Times New Roman" w:hAnsi="Times New Roman" w:hint="eastAsia"/>
              <w:spacing w:val="10"/>
            </w:rPr>
          </w:rPrChange>
        </w:rPr>
        <w:t>向服务器</w:t>
      </w:r>
      <w:r w:rsidR="00BC1E12" w:rsidRPr="00B207B1">
        <w:rPr>
          <w:rFonts w:hAnsiTheme="minorEastAsia" w:hint="eastAsia"/>
          <w:rPrChange w:id="2481"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2482" w:author="JY0225" w:date="2017-08-24T11:13:00Z">
            <w:rPr>
              <w:rFonts w:ascii="Times New Roman" w:hAnsi="Times New Roman" w:hint="eastAsia"/>
              <w:spacing w:val="10"/>
            </w:rPr>
          </w:rPrChange>
        </w:rPr>
        <w:t>向客户端</w:t>
      </w:r>
      <w:r w:rsidR="00BC1E12" w:rsidRPr="00B207B1">
        <w:rPr>
          <w:rFonts w:hAnsiTheme="minorEastAsia" w:hint="eastAsia"/>
          <w:rPrChange w:id="2483" w:author="JY0225" w:date="2017-08-24T11:13:00Z">
            <w:rPr>
              <w:rFonts w:ascii="Times New Roman" w:hAnsi="Times New Roman" w:hint="eastAsia"/>
              <w:spacing w:val="10"/>
            </w:rPr>
          </w:rPrChange>
        </w:rPr>
        <w:t>发送握手响应</w:t>
      </w:r>
      <w:r w:rsidR="00160783" w:rsidRPr="00B207B1">
        <w:rPr>
          <w:rFonts w:hAnsiTheme="minorEastAsia" w:hint="eastAsia"/>
          <w:rPrChange w:id="2484"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2485"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2486" w:author="JY0225" w:date="2017-08-24T11:13:00Z">
            <w:rPr>
              <w:rFonts w:ascii="Times New Roman" w:hAnsi="Times New Roman"/>
              <w:spacing w:val="10"/>
            </w:rPr>
          </w:rPrChange>
        </w:rPr>
      </w:pPr>
      <w:r w:rsidRPr="00B207B1">
        <w:rPr>
          <w:rFonts w:hAnsiTheme="minorEastAsia"/>
          <w:rPrChange w:id="2487" w:author="JY0225" w:date="2017-08-24T11:13:00Z">
            <w:rPr>
              <w:rFonts w:ascii="Times New Roman" w:hAnsi="Times New Roman"/>
              <w:spacing w:val="10"/>
            </w:rPr>
          </w:rPrChange>
        </w:rPr>
        <w:tab/>
      </w:r>
      <w:r w:rsidR="000F2126" w:rsidRPr="00B207B1">
        <w:rPr>
          <w:rFonts w:hAnsiTheme="minorEastAsia" w:hint="eastAsia"/>
          <w:rPrChange w:id="2488" w:author="JY0225" w:date="2017-08-24T11:13:00Z">
            <w:rPr>
              <w:rFonts w:ascii="Times New Roman" w:hAnsi="Times New Roman" w:hint="eastAsia"/>
              <w:spacing w:val="10"/>
            </w:rPr>
          </w:rPrChange>
        </w:rPr>
        <w:t>在数据通信阶段，</w:t>
      </w:r>
      <w:r w:rsidR="000875AC" w:rsidRPr="00B207B1">
        <w:rPr>
          <w:rFonts w:hAnsiTheme="minorEastAsia" w:hint="eastAsia"/>
          <w:rPrChange w:id="2489" w:author="JY0225" w:date="2017-08-24T11:13:00Z">
            <w:rPr>
              <w:rFonts w:ascii="Times New Roman" w:hAnsi="Times New Roman" w:hint="eastAsia"/>
              <w:spacing w:val="10"/>
            </w:rPr>
          </w:rPrChange>
        </w:rPr>
        <w:t>数据</w:t>
      </w:r>
      <w:r w:rsidR="00284E42" w:rsidRPr="00B207B1">
        <w:rPr>
          <w:rFonts w:hAnsiTheme="minorEastAsia" w:hint="eastAsia"/>
          <w:rPrChange w:id="2490" w:author="JY0225" w:date="2017-08-24T11:13:00Z">
            <w:rPr>
              <w:rFonts w:ascii="Times New Roman" w:hAnsi="Times New Roman" w:hint="eastAsia"/>
              <w:spacing w:val="10"/>
            </w:rPr>
          </w:rPrChange>
        </w:rPr>
        <w:t>被组织为依次序的一串数据帧</w:t>
      </w:r>
      <w:r w:rsidR="00284E42" w:rsidRPr="00B207B1">
        <w:rPr>
          <w:rFonts w:hAnsiTheme="minorEastAsia"/>
          <w:rPrChange w:id="2491" w:author="JY0225" w:date="2017-08-24T11:13:00Z">
            <w:rPr>
              <w:rFonts w:ascii="Times New Roman" w:hAnsi="Times New Roman"/>
              <w:spacing w:val="10"/>
            </w:rPr>
          </w:rPrChange>
        </w:rPr>
        <w:t>(data frame)</w:t>
      </w:r>
      <w:r w:rsidR="00284E42" w:rsidRPr="00B207B1">
        <w:rPr>
          <w:rFonts w:hAnsiTheme="minorEastAsia" w:hint="eastAsia"/>
          <w:rPrChange w:id="2492" w:author="JY0225" w:date="2017-08-24T11:13:00Z">
            <w:rPr>
              <w:rFonts w:ascii="Times New Roman" w:hAnsi="Times New Roman" w:hint="eastAsia"/>
              <w:spacing w:val="10"/>
            </w:rPr>
          </w:rPrChange>
        </w:rPr>
        <w:t>，然后进</w:t>
      </w:r>
      <w:r w:rsidR="00284E42" w:rsidRPr="00B207B1">
        <w:rPr>
          <w:rFonts w:hAnsiTheme="minorEastAsia" w:hint="eastAsia"/>
          <w:rPrChange w:id="2493" w:author="JY0225" w:date="2017-08-24T11:13:00Z">
            <w:rPr>
              <w:rFonts w:ascii="Times New Roman" w:hAnsi="Times New Roman" w:hint="eastAsia"/>
              <w:spacing w:val="10"/>
            </w:rPr>
          </w:rPrChange>
        </w:rPr>
        <w:lastRenderedPageBreak/>
        <w:t>行传送。帧</w:t>
      </w:r>
      <w:r w:rsidR="003623CC" w:rsidRPr="00B207B1">
        <w:rPr>
          <w:rFonts w:hAnsiTheme="minorEastAsia" w:hint="eastAsia"/>
          <w:rPrChange w:id="2494" w:author="JY0225" w:date="2017-08-24T11:13:00Z">
            <w:rPr>
              <w:rFonts w:ascii="Times New Roman" w:hAnsi="Times New Roman" w:hint="eastAsia"/>
              <w:spacing w:val="10"/>
            </w:rPr>
          </w:rPrChange>
        </w:rPr>
        <w:t>的</w:t>
      </w:r>
      <w:r w:rsidR="00284E42" w:rsidRPr="00B207B1">
        <w:rPr>
          <w:rFonts w:hAnsiTheme="minorEastAsia" w:hint="eastAsia"/>
          <w:rPrChange w:id="2495" w:author="JY0225" w:date="2017-08-24T11:13:00Z">
            <w:rPr>
              <w:rFonts w:ascii="Times New Roman" w:hAnsi="Times New Roman" w:hint="eastAsia"/>
              <w:spacing w:val="10"/>
            </w:rPr>
          </w:rPrChange>
        </w:rPr>
        <w:t>类型分为两类：数据帧</w:t>
      </w:r>
      <w:r w:rsidR="00284E42" w:rsidRPr="00B207B1">
        <w:rPr>
          <w:rFonts w:hAnsiTheme="minorEastAsia"/>
          <w:rPrChange w:id="2496" w:author="JY0225" w:date="2017-08-24T11:13:00Z">
            <w:rPr>
              <w:rFonts w:ascii="Times New Roman" w:hAnsi="Times New Roman"/>
              <w:spacing w:val="10"/>
            </w:rPr>
          </w:rPrChange>
        </w:rPr>
        <w:t>(data frame)</w:t>
      </w:r>
      <w:r w:rsidR="00284E42" w:rsidRPr="00B207B1">
        <w:rPr>
          <w:rFonts w:hAnsiTheme="minorEastAsia" w:hint="eastAsia"/>
          <w:rPrChange w:id="2497"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2498" w:author="JY0225" w:date="2017-08-24T11:13:00Z">
            <w:rPr>
              <w:rFonts w:ascii="Times New Roman" w:hAnsi="Times New Roman"/>
              <w:spacing w:val="10"/>
            </w:rPr>
          </w:rPrChange>
        </w:rPr>
        <w:t>ontrol frame)</w:t>
      </w:r>
      <w:r w:rsidR="00284E42" w:rsidRPr="00B207B1">
        <w:rPr>
          <w:rFonts w:hAnsiTheme="minorEastAsia" w:hint="eastAsia"/>
          <w:rPrChange w:id="2499"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2500" w:author="JY0225" w:date="2017-08-24T11:13:00Z">
            <w:rPr>
              <w:rFonts w:ascii="Times New Roman" w:hAnsi="Times New Roman"/>
              <w:spacing w:val="10"/>
            </w:rPr>
          </w:rPrChange>
        </w:rPr>
        <w:t>ong</w:t>
      </w:r>
      <w:r w:rsidR="00284E42" w:rsidRPr="00B207B1">
        <w:rPr>
          <w:rFonts w:hAnsiTheme="minorEastAsia" w:hint="eastAsia"/>
          <w:rPrChange w:id="2501" w:author="JY0225" w:date="2017-08-24T11:13:00Z">
            <w:rPr>
              <w:rFonts w:ascii="Times New Roman" w:hAnsi="Times New Roman" w:hint="eastAsia"/>
              <w:spacing w:val="10"/>
            </w:rPr>
          </w:rPrChange>
        </w:rPr>
        <w:t>帧。</w:t>
      </w:r>
      <w:r w:rsidR="00534069" w:rsidRPr="00B207B1">
        <w:rPr>
          <w:rFonts w:hAnsiTheme="minorEastAsia" w:hint="eastAsia"/>
          <w:rPrChange w:id="2502" w:author="JY0225" w:date="2017-08-24T11:13:00Z">
            <w:rPr>
              <w:rFonts w:ascii="Times New Roman" w:hAnsi="Times New Roman" w:hint="eastAsia"/>
              <w:spacing w:val="10"/>
            </w:rPr>
          </w:rPrChange>
        </w:rPr>
        <w:t>如要</w:t>
      </w:r>
      <w:r w:rsidR="006E4C32" w:rsidRPr="00B207B1">
        <w:rPr>
          <w:rFonts w:hAnsiTheme="minorEastAsia" w:hint="eastAsia"/>
          <w:rPrChange w:id="2503" w:author="JY0225" w:date="2017-08-24T11:13:00Z">
            <w:rPr>
              <w:rFonts w:ascii="Times New Roman" w:hAnsi="Times New Roman" w:hint="eastAsia"/>
              <w:spacing w:val="10"/>
            </w:rPr>
          </w:rPrChange>
        </w:rPr>
        <w:t>关闭连接，</w:t>
      </w:r>
      <w:r w:rsidR="00534069" w:rsidRPr="00B207B1">
        <w:rPr>
          <w:rFonts w:hAnsiTheme="minorEastAsia" w:hint="eastAsia"/>
          <w:rPrChange w:id="2504" w:author="JY0225" w:date="2017-08-24T11:13:00Z">
            <w:rPr>
              <w:rFonts w:ascii="Times New Roman" w:hAnsi="Times New Roman" w:hint="eastAsia"/>
              <w:spacing w:val="10"/>
            </w:rPr>
          </w:rPrChange>
        </w:rPr>
        <w:t>只需</w:t>
      </w:r>
      <w:r w:rsidR="00D61459" w:rsidRPr="00B207B1">
        <w:rPr>
          <w:rFonts w:hAnsiTheme="minorEastAsia" w:hint="eastAsia"/>
          <w:rPrChange w:id="2505" w:author="JY0225" w:date="2017-08-24T11:13:00Z">
            <w:rPr>
              <w:rFonts w:ascii="Times New Roman" w:hAnsi="Times New Roman" w:hint="eastAsia"/>
              <w:spacing w:val="10"/>
            </w:rPr>
          </w:rPrChange>
        </w:rPr>
        <w:t>任何一端发送关闭</w:t>
      </w:r>
      <w:r w:rsidR="00B312CC" w:rsidRPr="00B207B1">
        <w:rPr>
          <w:rFonts w:hAnsiTheme="minorEastAsia" w:hint="eastAsia"/>
          <w:rPrChange w:id="2506" w:author="JY0225" w:date="2017-08-24T11:13:00Z">
            <w:rPr>
              <w:rFonts w:ascii="Times New Roman" w:hAnsi="Times New Roman" w:hint="eastAsia"/>
              <w:spacing w:val="10"/>
            </w:rPr>
          </w:rPrChange>
        </w:rPr>
        <w:t>数据</w:t>
      </w:r>
      <w:r w:rsidR="00D61459" w:rsidRPr="00B207B1">
        <w:rPr>
          <w:rFonts w:hAnsiTheme="minorEastAsia" w:hint="eastAsia"/>
          <w:rPrChange w:id="2507" w:author="JY0225" w:date="2017-08-24T11:13:00Z">
            <w:rPr>
              <w:rFonts w:ascii="Times New Roman" w:hAnsi="Times New Roman" w:hint="eastAsia"/>
              <w:spacing w:val="10"/>
            </w:rPr>
          </w:rPrChange>
        </w:rPr>
        <w:t>帧给对方</w:t>
      </w:r>
      <w:r w:rsidR="00B65B73" w:rsidRPr="00B207B1">
        <w:rPr>
          <w:rFonts w:hAnsiTheme="minorEastAsia" w:hint="eastAsia"/>
          <w:rPrChange w:id="2508" w:author="JY0225" w:date="2017-08-24T11:13:00Z">
            <w:rPr>
              <w:rFonts w:ascii="Times New Roman" w:hAnsi="Times New Roman" w:hint="eastAsia"/>
              <w:spacing w:val="10"/>
            </w:rPr>
          </w:rPrChange>
        </w:rPr>
        <w:t>即可</w:t>
      </w:r>
      <w:r w:rsidR="00B04F10" w:rsidRPr="00B207B1">
        <w:rPr>
          <w:rFonts w:hAnsiTheme="minorEastAsia" w:hint="eastAsia"/>
          <w:rPrChange w:id="2509" w:author="JY0225" w:date="2017-08-24T11:13:00Z">
            <w:rPr>
              <w:rFonts w:ascii="Times New Roman" w:hAnsi="Times New Roman" w:hint="eastAsia"/>
              <w:spacing w:val="10"/>
            </w:rPr>
          </w:rPrChange>
        </w:rPr>
        <w:t>，</w:t>
      </w:r>
      <w:r w:rsidR="00174BBA" w:rsidRPr="00B207B1">
        <w:rPr>
          <w:rFonts w:hAnsiTheme="minorEastAsia" w:hint="eastAsia"/>
          <w:rPrChange w:id="2510"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2511"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2512" w:author="JY0225" w:date="2017-08-14T12:33:00Z"/>
        </w:rPr>
        <w:pPrChange w:id="2513" w:author="微软用户" w:date="2017-08-18T22:48:00Z">
          <w:pPr>
            <w:pStyle w:val="21"/>
          </w:pPr>
        </w:pPrChange>
      </w:pPr>
      <w:del w:id="2514" w:author="JY0225" w:date="2017-08-14T12:33:00Z">
        <w:r w:rsidRPr="00B207B1" w:rsidDel="008621A3">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2515" w:author="JY0225" w:date="2017-08-14T12:33:00Z"/>
          <w:rFonts w:ascii="Times New Roman" w:hAnsi="Times New Roman"/>
          <w:sz w:val="32"/>
          <w:rPrChange w:id="2516" w:author="微软用户" w:date="2017-08-18T22:48:00Z">
            <w:rPr>
              <w:del w:id="2517" w:author="JY0225" w:date="2017-08-14T12:33:00Z"/>
              <w:rFonts w:ascii="Times New Roman" w:hAnsi="Times New Roman"/>
              <w:spacing w:val="10"/>
            </w:rPr>
          </w:rPrChange>
        </w:rPr>
        <w:pPrChange w:id="2518" w:author="微软用户" w:date="2017-08-18T22:48:00Z">
          <w:pPr>
            <w:spacing w:line="400" w:lineRule="exact"/>
          </w:pPr>
        </w:pPrChange>
      </w:pPr>
      <w:del w:id="2519" w:author="JY0225" w:date="2017-08-14T12:33:00Z">
        <w:r w:rsidRPr="00B207B1" w:rsidDel="008621A3">
          <w:tab/>
        </w:r>
        <w:r w:rsidR="002B0E96" w:rsidRPr="00B207B1" w:rsidDel="008621A3">
          <w:rPr>
            <w:rFonts w:ascii="Times New Roman" w:hAnsi="Times New Roman"/>
            <w:sz w:val="32"/>
            <w:rPrChange w:id="2520"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2521"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2522"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2523"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2524"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2525"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526"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527"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528"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529"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530" w:author="微软用户" w:date="2017-08-18T22:48:00Z">
              <w:rPr>
                <w:color w:val="000000" w:themeColor="text1"/>
                <w:vertAlign w:val="superscript"/>
              </w:rPr>
            </w:rPrChange>
          </w:rPr>
          <w:fldChar w:fldCharType="begin"/>
        </w:r>
        <w:r w:rsidR="00047A32" w:rsidRPr="00B207B1" w:rsidDel="008621A3">
          <w:rPr>
            <w:rPrChange w:id="2531"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2532" w:author="JY0225" w:date="2017-08-14T12:33:00Z">
        <w:r w:rsidR="00047A32" w:rsidRPr="00B207B1" w:rsidDel="008621A3">
          <w:rPr>
            <w:rPrChange w:id="2533" w:author="微软用户" w:date="2017-08-18T22:48:00Z">
              <w:rPr/>
            </w:rPrChange>
          </w:rPr>
        </w:r>
        <w:r w:rsidR="00047A32" w:rsidRPr="00B207B1" w:rsidDel="008621A3">
          <w:rPr>
            <w:rPrChange w:id="2534" w:author="微软用户" w:date="2017-08-18T22:48:00Z">
              <w:rPr>
                <w:color w:val="000000" w:themeColor="text1"/>
                <w:vertAlign w:val="superscript"/>
              </w:rPr>
            </w:rPrChange>
          </w:rPr>
          <w:fldChar w:fldCharType="separate"/>
        </w:r>
        <w:r w:rsidR="00F518C7" w:rsidRPr="00B207B1" w:rsidDel="008621A3">
          <w:rPr>
            <w:rPrChange w:id="2535" w:author="微软用户" w:date="2017-08-18T22:48:00Z">
              <w:rPr>
                <w:color w:val="000000" w:themeColor="text1"/>
                <w:vertAlign w:val="superscript"/>
              </w:rPr>
            </w:rPrChange>
          </w:rPr>
          <w:delText>[28]</w:delText>
        </w:r>
        <w:r w:rsidR="00047A32" w:rsidRPr="00B207B1" w:rsidDel="008621A3">
          <w:rPr>
            <w:rPrChange w:id="2536"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537"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538"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539"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540"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541"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542"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543"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544"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545"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546"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547"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548" w:author="JY0225" w:date="2017-08-14T12:33:00Z"/>
          <w:rFonts w:ascii="Times New Roman" w:hAnsi="Times New Roman"/>
          <w:sz w:val="32"/>
          <w:rPrChange w:id="2549" w:author="微软用户" w:date="2017-08-18T22:48:00Z">
            <w:rPr>
              <w:del w:id="2550" w:author="JY0225" w:date="2017-08-14T12:33:00Z"/>
              <w:rFonts w:ascii="Times New Roman" w:hAnsi="Times New Roman"/>
              <w:spacing w:val="10"/>
            </w:rPr>
          </w:rPrChange>
        </w:rPr>
        <w:pPrChange w:id="2551" w:author="微软用户" w:date="2017-08-18T22:48:00Z">
          <w:pPr>
            <w:spacing w:line="400" w:lineRule="exact"/>
          </w:pPr>
        </w:pPrChange>
      </w:pPr>
      <w:del w:id="2552" w:author="JY0225" w:date="2017-08-14T12:33:00Z">
        <w:r w:rsidRPr="00B207B1" w:rsidDel="008621A3">
          <w:rPr>
            <w:rFonts w:ascii="Times New Roman" w:hAnsi="Times New Roman"/>
            <w:sz w:val="32"/>
            <w:rPrChange w:id="2553"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554"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555"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556"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557"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558"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559"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560" w:author="JY0225" w:date="2017-08-14T12:33:00Z"/>
          <w:rFonts w:ascii="Times New Roman" w:hAnsi="Times New Roman"/>
          <w:sz w:val="32"/>
          <w:rPrChange w:id="2561" w:author="微软用户" w:date="2017-08-18T22:48:00Z">
            <w:rPr>
              <w:del w:id="2562" w:author="JY0225" w:date="2017-08-14T12:33:00Z"/>
              <w:rFonts w:ascii="Times New Roman" w:hAnsi="Times New Roman"/>
              <w:spacing w:val="10"/>
            </w:rPr>
          </w:rPrChange>
        </w:rPr>
      </w:pPr>
      <w:del w:id="2563"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564" w:author="JY0225" w:date="2017-08-14T12:33:00Z"/>
          <w:rFonts w:ascii="Times New Roman" w:hAnsi="Times New Roman"/>
          <w:kern w:val="2"/>
          <w:sz w:val="32"/>
          <w:szCs w:val="32"/>
          <w:rPrChange w:id="2565" w:author="微软用户" w:date="2017-08-18T22:48:00Z">
            <w:rPr>
              <w:del w:id="2566" w:author="JY0225" w:date="2017-08-14T12:33:00Z"/>
              <w:rFonts w:ascii="Times New Roman" w:hAnsi="Times New Roman"/>
              <w:noProof/>
              <w:spacing w:val="10"/>
            </w:rPr>
          </w:rPrChange>
        </w:rPr>
        <w:pPrChange w:id="2567" w:author="微软用户" w:date="2017-08-18T22:48:00Z">
          <w:pPr>
            <w:spacing w:line="400" w:lineRule="exact"/>
            <w:jc w:val="center"/>
          </w:pPr>
        </w:pPrChange>
      </w:pPr>
      <w:del w:id="2568" w:author="JY0225" w:date="2017-08-14T12:33:00Z">
        <w:r w:rsidRPr="00B207B1" w:rsidDel="008621A3">
          <w:rPr>
            <w:rFonts w:ascii="Times New Roman" w:hAnsi="Times New Roman"/>
            <w:sz w:val="32"/>
            <w:rPrChange w:id="2569"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570"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571"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572"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573"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574"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575" w:author="JY0225" w:date="2017-08-14T12:33:00Z"/>
          <w:rFonts w:ascii="Times New Roman" w:hAnsi="Times New Roman"/>
          <w:sz w:val="32"/>
          <w:rPrChange w:id="2576" w:author="微软用户" w:date="2017-08-18T22:48:00Z">
            <w:rPr>
              <w:del w:id="2577" w:author="JY0225" w:date="2017-08-14T12:33:00Z"/>
              <w:rFonts w:ascii="Times New Roman" w:hAnsi="Times New Roman"/>
              <w:spacing w:val="10"/>
            </w:rPr>
          </w:rPrChange>
        </w:rPr>
        <w:pPrChange w:id="2578" w:author="微软用户" w:date="2017-08-18T22:48:00Z">
          <w:pPr>
            <w:spacing w:line="400" w:lineRule="exact"/>
          </w:pPr>
        </w:pPrChange>
      </w:pPr>
      <w:del w:id="2579" w:author="JY0225" w:date="2017-08-14T12:33:00Z">
        <w:r w:rsidRPr="00B207B1" w:rsidDel="008621A3">
          <w:rPr>
            <w:rFonts w:ascii="Times New Roman" w:hAnsi="Times New Roman"/>
            <w:sz w:val="32"/>
            <w:rPrChange w:id="2580"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581"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582"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583"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584"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585"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586"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587"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588"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589"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590"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591"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592"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593"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594"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595"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596" w:name="_Toc492457594"/>
      <w:r w:rsidRPr="00B207B1">
        <w:t>2</w:t>
      </w:r>
      <w:r w:rsidR="008669BC" w:rsidRPr="00B207B1">
        <w:t>.</w:t>
      </w:r>
      <w:del w:id="2597" w:author="JY0225" w:date="2017-08-14T12:33:00Z">
        <w:r w:rsidR="001262CE" w:rsidRPr="00B207B1" w:rsidDel="008621A3">
          <w:delText>5</w:delText>
        </w:r>
        <w:r w:rsidR="00601935" w:rsidRPr="00B207B1" w:rsidDel="008621A3">
          <w:delText xml:space="preserve"> </w:delText>
        </w:r>
      </w:del>
      <w:ins w:id="2598" w:author="微软用户" w:date="2017-08-20T11:04:00Z">
        <w:r w:rsidR="001430A0" w:rsidRPr="00B207B1">
          <w:t>6</w:t>
        </w:r>
      </w:ins>
      <w:ins w:id="2599" w:author="微软用户" w:date="2017-08-20T10:26:00Z">
        <w:del w:id="2600" w:author="微软用户" w:date="2017-08-20T11:03:00Z">
          <w:r w:rsidR="00EB18E2" w:rsidRPr="00B207B1" w:rsidDel="001430A0">
            <w:delText>5</w:delText>
          </w:r>
        </w:del>
      </w:ins>
      <w:ins w:id="2601" w:author="JY0225" w:date="2017-08-14T12:33:00Z">
        <w:del w:id="2602" w:author="微软用户" w:date="2017-08-20T10:26:00Z">
          <w:r w:rsidR="008621A3" w:rsidRPr="00B207B1" w:rsidDel="00EB18E2">
            <w:delText>4</w:delText>
          </w:r>
        </w:del>
        <w:r w:rsidR="008621A3" w:rsidRPr="00B207B1">
          <w:t xml:space="preserve"> </w:t>
        </w:r>
      </w:ins>
      <w:r w:rsidR="00637D21" w:rsidRPr="00B207B1">
        <w:t>WebExtension</w:t>
      </w:r>
      <w:bookmarkEnd w:id="2596"/>
    </w:p>
    <w:p w14:paraId="4ECE21AB" w14:textId="17780D98" w:rsidR="00837BC8" w:rsidRPr="00B207B1" w:rsidRDefault="00837BC8" w:rsidP="0071638C">
      <w:pPr>
        <w:pStyle w:val="a7"/>
        <w:spacing w:line="400" w:lineRule="exact"/>
        <w:ind w:firstLine="420"/>
        <w:jc w:val="both"/>
        <w:rPr>
          <w:ins w:id="2603" w:author="JY0225" w:date="2017-08-22T20:36:00Z"/>
          <w:rFonts w:asciiTheme="minorEastAsia" w:eastAsiaTheme="minorEastAsia" w:hAnsiTheme="minorEastAsia"/>
          <w:spacing w:val="0"/>
          <w:rPrChange w:id="2604" w:author="JY0225" w:date="2017-08-24T11:13:00Z">
            <w:rPr>
              <w:ins w:id="2605" w:author="JY0225" w:date="2017-08-22T20:36:00Z"/>
              <w:rFonts w:eastAsiaTheme="minorEastAsia"/>
            </w:rPr>
          </w:rPrChange>
        </w:rPr>
      </w:pPr>
      <w:del w:id="2606" w:author="JY0225" w:date="2017-08-22T20:36:00Z">
        <w:r w:rsidRPr="00B207B1" w:rsidDel="009C7E04">
          <w:rPr>
            <w:rFonts w:asciiTheme="minorEastAsia" w:eastAsiaTheme="minorEastAsia" w:hAnsiTheme="minorEastAsia"/>
            <w:noProof/>
            <w:spacing w:val="0"/>
            <w:rPrChange w:id="2607"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608"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609"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610"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611"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612"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613"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614"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615"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616"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617" w:author="JY0225" w:date="2017-08-24T11:13:00Z">
            <w:rPr>
              <w:rFonts w:eastAsiaTheme="minorEastAsia" w:hint="eastAsia"/>
            </w:rPr>
          </w:rPrChange>
        </w:rPr>
        <w:t>、</w:t>
      </w:r>
      <w:r w:rsidR="00E86A02" w:rsidRPr="00B207B1">
        <w:rPr>
          <w:rFonts w:asciiTheme="minorEastAsia" w:eastAsiaTheme="minorEastAsia" w:hAnsiTheme="minorEastAsia"/>
          <w:spacing w:val="0"/>
          <w:rPrChange w:id="2618"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619" w:author="JY0225" w:date="2017-08-24T11:13:00Z">
            <w:rPr>
              <w:rFonts w:eastAsiaTheme="minorEastAsia" w:hint="eastAsia"/>
            </w:rPr>
          </w:rPrChange>
        </w:rPr>
        <w:t>、</w:t>
      </w:r>
      <w:r w:rsidR="00E86A02" w:rsidRPr="00B207B1">
        <w:rPr>
          <w:rFonts w:asciiTheme="minorEastAsia" w:eastAsiaTheme="minorEastAsia" w:hAnsiTheme="minorEastAsia"/>
          <w:spacing w:val="0"/>
          <w:rPrChange w:id="2620"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621"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622" w:author="JY0225" w:date="2017-08-24T11:13:00Z">
            <w:rPr>
              <w:rFonts w:eastAsiaTheme="minorEastAsia" w:hint="eastAsia"/>
            </w:rPr>
          </w:rPrChange>
        </w:rPr>
        <w:t>技术编写</w:t>
      </w:r>
      <w:del w:id="2623" w:author="微软用户" w:date="2017-08-24T21:55:00Z">
        <w:r w:rsidR="00AA5E78" w:rsidRPr="00B207B1" w:rsidDel="007B27DE">
          <w:rPr>
            <w:rFonts w:asciiTheme="minorEastAsia" w:eastAsiaTheme="minorEastAsia" w:hAnsiTheme="minorEastAsia"/>
            <w:color w:val="000000" w:themeColor="text1"/>
            <w:spacing w:val="0"/>
            <w:vertAlign w:val="superscript"/>
            <w:rPrChange w:id="2624"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625"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626"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627"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628"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629" w:author="JY0225" w:date="2017-08-24T11:13:00Z">
              <w:rPr>
                <w:color w:val="000000" w:themeColor="text1"/>
                <w:vertAlign w:val="superscript"/>
              </w:rPr>
            </w:rPrChange>
          </w:rPr>
          <w:fldChar w:fldCharType="end"/>
        </w:r>
      </w:del>
      <w:ins w:id="2630"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3F32D9">
        <w:rPr>
          <w:rFonts w:asciiTheme="minorEastAsia" w:eastAsiaTheme="minorEastAsia" w:hAnsiTheme="minorEastAsia"/>
          <w:color w:val="000000" w:themeColor="text1"/>
          <w:spacing w:val="0"/>
          <w:vertAlign w:val="superscript"/>
        </w:rPr>
        <w:t>[28]</w:t>
      </w:r>
      <w:ins w:id="2631"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632"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633"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634"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635"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636"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637"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638"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639"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640" w:author="JY0225" w:date="2017-08-22T20:36:00Z">
          <w:pPr>
            <w:pStyle w:val="a7"/>
            <w:spacing w:line="400" w:lineRule="exact"/>
            <w:ind w:firstLine="420"/>
            <w:jc w:val="both"/>
          </w:pPr>
        </w:pPrChange>
      </w:pPr>
      <w:ins w:id="2641" w:author="JY0225" w:date="2017-08-22T20:36:00Z">
        <w:r w:rsidRPr="00B207B1">
          <w:object w:dxaOrig="9840" w:dyaOrig="5178" w14:anchorId="6C315BDD">
            <v:shape id="_x0000_i1027" type="#_x0000_t75" style="width:335.7pt;height:177.5pt" o:ole="">
              <v:imagedata r:id="rId27" o:title=""/>
            </v:shape>
            <o:OLEObject Type="Embed" ProgID="Visio.Drawing.15" ShapeID="_x0000_i1027" DrawAspect="Content" ObjectID="_1566200035"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642" w:author="JY0225" w:date="2017-08-24T11:13:00Z">
            <w:rPr>
              <w:rFonts w:eastAsiaTheme="minorEastAsia"/>
            </w:rPr>
          </w:rPrChange>
        </w:rPr>
      </w:pPr>
      <w:r w:rsidRPr="00B207B1">
        <w:rPr>
          <w:rFonts w:asciiTheme="minorEastAsia" w:eastAsiaTheme="minorEastAsia" w:hAnsiTheme="minorEastAsia"/>
          <w:spacing w:val="0"/>
          <w:rPrChange w:id="2643"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644"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645"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646"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647"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648" w:author="JY0225" w:date="2017-08-24T11:13:00Z">
            <w:rPr>
              <w:rFonts w:eastAsiaTheme="minorEastAsia" w:hint="eastAsia"/>
            </w:rPr>
          </w:rPrChange>
        </w:rPr>
        <w:t>谷歌浏览器</w:t>
      </w:r>
      <w:r w:rsidRPr="00B207B1">
        <w:rPr>
          <w:rFonts w:asciiTheme="minorEastAsia" w:eastAsiaTheme="minorEastAsia" w:hAnsiTheme="minorEastAsia"/>
          <w:spacing w:val="0"/>
          <w:rPrChange w:id="2649" w:author="JY0225" w:date="2017-08-24T11:13:00Z">
            <w:rPr>
              <w:rFonts w:eastAsiaTheme="minorEastAsia"/>
            </w:rPr>
          </w:rPrChange>
        </w:rPr>
        <w:t>Chrome</w:t>
      </w:r>
      <w:r w:rsidRPr="00B207B1">
        <w:rPr>
          <w:rFonts w:asciiTheme="minorEastAsia" w:eastAsiaTheme="minorEastAsia" w:hAnsiTheme="minorEastAsia" w:hint="eastAsia"/>
          <w:spacing w:val="0"/>
          <w:rPrChange w:id="2650"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651" w:author="JY0225" w:date="2017-08-24T11:13:00Z">
            <w:rPr>
              <w:rFonts w:eastAsiaTheme="minorEastAsia"/>
            </w:rPr>
          </w:rPrChange>
        </w:rPr>
        <w:t>Opera</w:t>
      </w:r>
      <w:r w:rsidRPr="00B207B1">
        <w:rPr>
          <w:rFonts w:asciiTheme="minorEastAsia" w:eastAsiaTheme="minorEastAsia" w:hAnsiTheme="minorEastAsia" w:hint="eastAsia"/>
          <w:spacing w:val="0"/>
          <w:rPrChange w:id="2652"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653"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654" w:author="JY0225" w:date="2017-08-24T11:13:00Z">
            <w:rPr>
              <w:rFonts w:eastAsiaTheme="minorEastAsia" w:hint="eastAsia"/>
            </w:rPr>
          </w:rPrChange>
        </w:rPr>
        <w:t>，</w:t>
      </w:r>
      <w:r w:rsidRPr="00B207B1">
        <w:rPr>
          <w:rFonts w:asciiTheme="minorEastAsia" w:eastAsiaTheme="minorEastAsia" w:hAnsiTheme="minorEastAsia" w:hint="eastAsia"/>
          <w:spacing w:val="0"/>
          <w:rPrChange w:id="2655"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656" w:author="JY0225" w:date="2017-08-24T11:13:00Z">
            <w:rPr>
              <w:rFonts w:eastAsiaTheme="minorEastAsia" w:hint="eastAsia"/>
            </w:rPr>
          </w:rPrChange>
        </w:rPr>
        <w:t>上</w:t>
      </w:r>
      <w:r w:rsidRPr="00B207B1">
        <w:rPr>
          <w:rFonts w:asciiTheme="minorEastAsia" w:eastAsiaTheme="minorEastAsia" w:hAnsiTheme="minorEastAsia" w:hint="eastAsia"/>
          <w:spacing w:val="0"/>
          <w:rPrChange w:id="2657"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658" w:author="JY0225" w:date="2017-08-24T11:13:00Z">
            <w:rPr>
              <w:rFonts w:eastAsiaTheme="minorEastAsia"/>
            </w:rPr>
          </w:rPrChange>
        </w:rPr>
        <w:t>FireFox</w:t>
      </w:r>
      <w:r w:rsidRPr="00B207B1">
        <w:rPr>
          <w:rFonts w:asciiTheme="minorEastAsia" w:eastAsiaTheme="minorEastAsia" w:hAnsiTheme="minorEastAsia" w:hint="eastAsia"/>
          <w:spacing w:val="0"/>
          <w:rPrChange w:id="2659" w:author="JY0225" w:date="2017-08-24T11:13:00Z">
            <w:rPr>
              <w:rFonts w:eastAsiaTheme="minorEastAsia" w:hint="eastAsia"/>
            </w:rPr>
          </w:rPrChange>
        </w:rPr>
        <w:t>和</w:t>
      </w:r>
      <w:r w:rsidRPr="00B207B1">
        <w:rPr>
          <w:rFonts w:asciiTheme="minorEastAsia" w:eastAsiaTheme="minorEastAsia" w:hAnsiTheme="minorEastAsia"/>
          <w:spacing w:val="0"/>
          <w:rPrChange w:id="2660" w:author="JY0225" w:date="2017-08-24T11:13:00Z">
            <w:rPr>
              <w:rFonts w:eastAsiaTheme="minorEastAsia"/>
            </w:rPr>
          </w:rPrChange>
        </w:rPr>
        <w:t>Microsoft Edge</w:t>
      </w:r>
      <w:r w:rsidRPr="00B207B1">
        <w:rPr>
          <w:rFonts w:asciiTheme="minorEastAsia" w:eastAsiaTheme="minorEastAsia" w:hAnsiTheme="minorEastAsia" w:hint="eastAsia"/>
          <w:spacing w:val="0"/>
          <w:rPrChange w:id="2661"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662"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663"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664" w:author="JY0225" w:date="2017-08-24T11:13:00Z">
            <w:rPr>
              <w:rFonts w:eastAsiaTheme="minorEastAsia" w:hint="eastAsia"/>
            </w:rPr>
          </w:rPrChange>
        </w:rPr>
        <w:t>这些</w:t>
      </w:r>
      <w:r w:rsidRPr="00B207B1">
        <w:rPr>
          <w:rFonts w:asciiTheme="minorEastAsia" w:eastAsiaTheme="minorEastAsia" w:hAnsiTheme="minorEastAsia"/>
          <w:spacing w:val="0"/>
          <w:rPrChange w:id="2665" w:author="JY0225" w:date="2017-08-24T11:13:00Z">
            <w:rPr>
              <w:rFonts w:eastAsiaTheme="minorEastAsia"/>
            </w:rPr>
          </w:rPrChange>
        </w:rPr>
        <w:t>API</w:t>
      </w:r>
      <w:r w:rsidRPr="00B207B1">
        <w:rPr>
          <w:rFonts w:asciiTheme="minorEastAsia" w:eastAsiaTheme="minorEastAsia" w:hAnsiTheme="minorEastAsia" w:hint="eastAsia"/>
          <w:spacing w:val="0"/>
          <w:rPrChange w:id="2666" w:author="JY0225" w:date="2017-08-24T11:13:00Z">
            <w:rPr>
              <w:rFonts w:eastAsiaTheme="minorEastAsia" w:hint="eastAsia"/>
            </w:rPr>
          </w:rPrChange>
        </w:rPr>
        <w:t>与多线程</w:t>
      </w:r>
      <w:r w:rsidRPr="00B207B1">
        <w:rPr>
          <w:rFonts w:asciiTheme="minorEastAsia" w:eastAsiaTheme="minorEastAsia" w:hAnsiTheme="minorEastAsia"/>
          <w:spacing w:val="0"/>
          <w:rPrChange w:id="2667" w:author="JY0225" w:date="2017-08-24T11:13:00Z">
            <w:rPr>
              <w:rFonts w:eastAsiaTheme="minorEastAsia"/>
            </w:rPr>
          </w:rPrChange>
        </w:rPr>
        <w:t>Firefox</w:t>
      </w:r>
      <w:r w:rsidRPr="00B207B1">
        <w:rPr>
          <w:rFonts w:asciiTheme="minorEastAsia" w:eastAsiaTheme="minorEastAsia" w:hAnsiTheme="minorEastAsia" w:hint="eastAsia"/>
          <w:spacing w:val="0"/>
          <w:rPrChange w:id="2668"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669"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670"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671"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672"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673"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674"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675"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676"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677" w:author="JY0225" w:date="2017-08-24T11:13:00Z">
            <w:rPr>
              <w:rFonts w:eastAsiaTheme="minorEastAsia"/>
            </w:rPr>
          </w:rPrChange>
        </w:rPr>
        <w:t>2-3</w:t>
      </w:r>
      <w:r w:rsidR="002C7A4A" w:rsidRPr="00B207B1">
        <w:rPr>
          <w:rFonts w:asciiTheme="minorEastAsia" w:eastAsiaTheme="minorEastAsia" w:hAnsiTheme="minorEastAsia" w:hint="eastAsia"/>
          <w:spacing w:val="0"/>
          <w:rPrChange w:id="2678"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679"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680" w:author="JY0225" w:date="2017-08-24T11:13:00Z">
            <w:rPr>
              <w:rFonts w:eastAsiaTheme="minorEastAsia"/>
            </w:rPr>
          </w:rPrChange>
        </w:rPr>
      </w:pPr>
      <w:r w:rsidRPr="00B207B1">
        <w:rPr>
          <w:rFonts w:asciiTheme="minorEastAsia" w:eastAsiaTheme="minorEastAsia" w:hAnsiTheme="minorEastAsia"/>
          <w:spacing w:val="0"/>
          <w:rPrChange w:id="2681"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682"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683"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684" w:author="JY0225" w:date="2017-08-24T11:13:00Z">
            <w:rPr>
              <w:rFonts w:eastAsiaTheme="minorEastAsia"/>
            </w:rPr>
          </w:rPrChange>
        </w:rPr>
        <w:t>manifest</w:t>
      </w:r>
      <w:r w:rsidR="001E490D" w:rsidRPr="00B207B1">
        <w:rPr>
          <w:rFonts w:asciiTheme="minorEastAsia" w:eastAsiaTheme="minorEastAsia" w:hAnsiTheme="minorEastAsia"/>
          <w:spacing w:val="0"/>
          <w:rPrChange w:id="2685"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686"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687"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688"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689"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690"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691"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692"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693"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694"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695"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696"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697"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698"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699" w:author="JY0225" w:date="2017-08-24T11:13:00Z">
            <w:rPr>
              <w:rFonts w:eastAsiaTheme="minorEastAsia"/>
            </w:rPr>
          </w:rPrChange>
        </w:rPr>
        <w:pPrChange w:id="2700" w:author="JY0225" w:date="2017-08-24T11:04:00Z">
          <w:pPr>
            <w:pStyle w:val="a7"/>
            <w:ind w:firstLine="420"/>
          </w:pPr>
        </w:pPrChange>
      </w:pPr>
      <w:r w:rsidRPr="00B207B1">
        <w:rPr>
          <w:rFonts w:asciiTheme="minorEastAsia" w:eastAsiaTheme="minorEastAsia" w:hAnsiTheme="minorEastAsia"/>
          <w:spacing w:val="0"/>
          <w:rPrChange w:id="2701" w:author="JY0225" w:date="2017-08-24T11:13:00Z">
            <w:rPr>
              <w:rFonts w:eastAsiaTheme="minorEastAsia"/>
            </w:rPr>
          </w:rPrChange>
        </w:rPr>
        <w:t>B</w:t>
      </w:r>
      <w:r w:rsidR="00F34DD6" w:rsidRPr="00B207B1">
        <w:rPr>
          <w:rFonts w:asciiTheme="minorEastAsia" w:eastAsiaTheme="minorEastAsia" w:hAnsiTheme="minorEastAsia"/>
          <w:spacing w:val="0"/>
          <w:rPrChange w:id="2702"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703" w:author="JY0225" w:date="2017-08-24T11:13:00Z">
            <w:rPr>
              <w:rFonts w:eastAsiaTheme="minorEastAsia" w:hint="eastAsia"/>
            </w:rPr>
          </w:rPrChange>
        </w:rPr>
        <w:t>：</w:t>
      </w:r>
      <w:r w:rsidR="00DB2613" w:rsidRPr="00B207B1">
        <w:rPr>
          <w:rFonts w:asciiTheme="minorEastAsia" w:eastAsiaTheme="minorEastAsia" w:hAnsiTheme="minorEastAsia"/>
          <w:spacing w:val="0"/>
          <w:rPrChange w:id="2704"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705" w:author="JY0225" w:date="2017-08-24T11:13:00Z">
            <w:rPr>
              <w:rFonts w:eastAsiaTheme="minorEastAsia" w:hint="eastAsia"/>
            </w:rPr>
          </w:rPrChange>
        </w:rPr>
        <w:t>常常需要在浏览器窗口或特定网页的存活期中独立的维持一种长期的状态或者执行长期的操作，比如与服务器建立持久</w:t>
      </w:r>
      <w:r w:rsidR="00DB2613" w:rsidRPr="00B207B1">
        <w:rPr>
          <w:rFonts w:asciiTheme="minorEastAsia" w:eastAsiaTheme="minorEastAsia" w:hAnsiTheme="minorEastAsia" w:hint="eastAsia"/>
          <w:spacing w:val="0"/>
          <w:rPrChange w:id="2706" w:author="JY0225" w:date="2017-08-24T11:13:00Z">
            <w:rPr>
              <w:rFonts w:eastAsiaTheme="minorEastAsia" w:hint="eastAsia"/>
            </w:rPr>
          </w:rPrChange>
        </w:rPr>
        <w:lastRenderedPageBreak/>
        <w:t>的</w:t>
      </w:r>
      <w:r w:rsidR="00DE2F8F" w:rsidRPr="00B207B1">
        <w:rPr>
          <w:rFonts w:asciiTheme="minorEastAsia" w:eastAsiaTheme="minorEastAsia" w:hAnsiTheme="minorEastAsia" w:hint="eastAsia"/>
          <w:spacing w:val="0"/>
          <w:rPrChange w:id="2707"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708"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709"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710"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711"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712"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713"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714"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715"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716" w:author="JY0225" w:date="2017-08-24T11:13:00Z">
            <w:rPr>
              <w:rFonts w:eastAsiaTheme="minorEastAsia"/>
            </w:rPr>
          </w:rPrChange>
        </w:rPr>
        <w:pPrChange w:id="2717" w:author="JY0225" w:date="2017-08-24T11:04:00Z">
          <w:pPr>
            <w:pStyle w:val="a7"/>
            <w:ind w:firstLine="420"/>
          </w:pPr>
        </w:pPrChange>
      </w:pPr>
      <w:r w:rsidRPr="00B207B1">
        <w:rPr>
          <w:rFonts w:asciiTheme="minorEastAsia" w:eastAsiaTheme="minorEastAsia" w:hAnsiTheme="minorEastAsia"/>
          <w:spacing w:val="0"/>
          <w:rPrChange w:id="2718" w:author="JY0225" w:date="2017-08-24T11:13:00Z">
            <w:rPr>
              <w:rFonts w:eastAsiaTheme="minorEastAsia"/>
            </w:rPr>
          </w:rPrChange>
        </w:rPr>
        <w:t>C</w:t>
      </w:r>
      <w:r w:rsidR="002A6F36" w:rsidRPr="00B207B1">
        <w:rPr>
          <w:rFonts w:asciiTheme="minorEastAsia" w:eastAsiaTheme="minorEastAsia" w:hAnsiTheme="minorEastAsia"/>
          <w:spacing w:val="0"/>
          <w:rPrChange w:id="2719"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720"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721"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722"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723"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724"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725"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726"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727"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728"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729" w:author="JY0225" w:date="2017-08-24T11:13:00Z">
            <w:rPr>
              <w:rFonts w:eastAsiaTheme="minorEastAsia"/>
            </w:rPr>
          </w:rPrChange>
        </w:rPr>
      </w:pPr>
      <w:r w:rsidRPr="00B207B1">
        <w:rPr>
          <w:rFonts w:asciiTheme="minorEastAsia" w:eastAsiaTheme="minorEastAsia" w:hAnsiTheme="minorEastAsia"/>
          <w:spacing w:val="0"/>
          <w:rPrChange w:id="2730" w:author="JY0225" w:date="2017-08-24T11:13:00Z">
            <w:rPr>
              <w:rFonts w:eastAsiaTheme="minorEastAsia"/>
            </w:rPr>
          </w:rPrChange>
        </w:rPr>
        <w:t>B</w:t>
      </w:r>
      <w:r w:rsidR="001F12E1" w:rsidRPr="00B207B1">
        <w:rPr>
          <w:rFonts w:asciiTheme="minorEastAsia" w:eastAsiaTheme="minorEastAsia" w:hAnsiTheme="minorEastAsia"/>
          <w:spacing w:val="0"/>
          <w:rPrChange w:id="2731"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732"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733"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734"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735"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736"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737"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738"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739" w:author="JY0225" w:date="2017-08-24T11:13:00Z">
            <w:rPr>
              <w:rFonts w:eastAsiaTheme="minorEastAsia"/>
            </w:rPr>
          </w:rPrChange>
        </w:rPr>
      </w:pPr>
      <w:r w:rsidRPr="00B207B1">
        <w:rPr>
          <w:rFonts w:asciiTheme="minorEastAsia" w:eastAsiaTheme="minorEastAsia" w:hAnsiTheme="minorEastAsia"/>
          <w:spacing w:val="0"/>
          <w:rPrChange w:id="2740" w:author="JY0225" w:date="2017-08-24T11:13:00Z">
            <w:rPr>
              <w:rFonts w:eastAsiaTheme="minorEastAsia"/>
            </w:rPr>
          </w:rPrChange>
        </w:rPr>
        <w:t>W</w:t>
      </w:r>
      <w:r w:rsidR="00BE5820" w:rsidRPr="00B207B1">
        <w:rPr>
          <w:rFonts w:asciiTheme="minorEastAsia" w:eastAsiaTheme="minorEastAsia" w:hAnsiTheme="minorEastAsia"/>
          <w:spacing w:val="0"/>
          <w:rPrChange w:id="2741"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742"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743"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744" w:author="JY0225" w:date="2017-08-24T11:13:00Z">
            <w:rPr>
              <w:rFonts w:eastAsiaTheme="minorEastAsia" w:hint="eastAsia"/>
            </w:rPr>
          </w:rPrChange>
        </w:rPr>
        <w:t>、</w:t>
      </w:r>
      <w:r w:rsidR="00E560C0" w:rsidRPr="00B207B1">
        <w:rPr>
          <w:rFonts w:asciiTheme="minorEastAsia" w:eastAsiaTheme="minorEastAsia" w:hAnsiTheme="minorEastAsia"/>
          <w:spacing w:val="0"/>
          <w:rPrChange w:id="2745"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746"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747"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748"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749"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750"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751"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752"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753"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754"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755" w:name="_Toc492457595"/>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755"/>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756"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757"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758"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759"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760"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761" w:author="微软用户" w:date="2017-08-18T22:50:00Z">
          <w:pPr>
            <w:pStyle w:val="21"/>
          </w:pPr>
        </w:pPrChange>
      </w:pPr>
      <w:bookmarkStart w:id="2762" w:name="_Toc492457596"/>
      <w:r w:rsidRPr="00B207B1">
        <w:t>3</w:t>
      </w:r>
      <w:r w:rsidR="000E09CA" w:rsidRPr="00B207B1">
        <w:t>.1</w:t>
      </w:r>
      <w:r w:rsidR="00976F64" w:rsidRPr="00B207B1">
        <w:t xml:space="preserve"> </w:t>
      </w:r>
      <w:r w:rsidR="00976F64" w:rsidRPr="00B207B1">
        <w:rPr>
          <w:rFonts w:hint="eastAsia"/>
        </w:rPr>
        <w:t>现有中间件系统分析</w:t>
      </w:r>
      <w:bookmarkEnd w:id="2762"/>
    </w:p>
    <w:p w14:paraId="1D4FA4A9" w14:textId="011E1602" w:rsidR="00181BDC" w:rsidRPr="00B207B1" w:rsidRDefault="00181BDC" w:rsidP="0028651F">
      <w:pPr>
        <w:spacing w:line="400" w:lineRule="exact"/>
        <w:rPr>
          <w:rFonts w:hAnsiTheme="minorEastAsia"/>
          <w:color w:val="000000" w:themeColor="text1"/>
          <w:rPrChange w:id="2763"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764" w:author="JY0225" w:date="2017-08-24T11:13:00Z">
            <w:rPr>
              <w:rFonts w:ascii="Times New Roman" w:hAnsi="Times New Roman" w:hint="eastAsia"/>
              <w:spacing w:val="10"/>
              <w:szCs w:val="20"/>
            </w:rPr>
          </w:rPrChange>
        </w:rPr>
        <w:t>现有的</w:t>
      </w:r>
      <w:r w:rsidR="0028651F" w:rsidRPr="00B207B1">
        <w:rPr>
          <w:rFonts w:hAnsiTheme="minorEastAsia" w:hint="eastAsia"/>
          <w:rPrChange w:id="2765"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766" w:author="JY0225" w:date="2017-08-24T11:13:00Z">
            <w:rPr>
              <w:rFonts w:ascii="Times New Roman" w:hAnsi="Times New Roman" w:hint="eastAsia"/>
              <w:spacing w:val="10"/>
              <w:szCs w:val="20"/>
            </w:rPr>
          </w:rPrChange>
        </w:rPr>
        <w:t>系统</w:t>
      </w:r>
      <w:r w:rsidR="0028651F" w:rsidRPr="00B207B1">
        <w:rPr>
          <w:rFonts w:hAnsiTheme="minorEastAsia" w:hint="eastAsia"/>
          <w:rPrChange w:id="2767" w:author="JY0225" w:date="2017-08-24T11:13:00Z">
            <w:rPr>
              <w:rFonts w:ascii="Times New Roman" w:hAnsi="Times New Roman" w:hint="eastAsia"/>
              <w:spacing w:val="10"/>
              <w:szCs w:val="20"/>
            </w:rPr>
          </w:rPrChange>
        </w:rPr>
        <w:t>是基于</w:t>
      </w:r>
      <w:r w:rsidR="0028651F" w:rsidRPr="00B207B1">
        <w:rPr>
          <w:rFonts w:hAnsiTheme="minorEastAsia"/>
          <w:rPrChange w:id="2768" w:author="JY0225" w:date="2017-08-24T11:13:00Z">
            <w:rPr>
              <w:rFonts w:ascii="Times New Roman" w:hAnsi="Times New Roman"/>
              <w:spacing w:val="10"/>
              <w:szCs w:val="20"/>
            </w:rPr>
          </w:rPrChange>
        </w:rPr>
        <w:t>Linux</w:t>
      </w:r>
      <w:r w:rsidR="0028651F" w:rsidRPr="00B207B1">
        <w:rPr>
          <w:rFonts w:hAnsiTheme="minorEastAsia" w:hint="eastAsia"/>
          <w:rPrChange w:id="2769" w:author="JY0225" w:date="2017-08-24T11:13:00Z">
            <w:rPr>
              <w:rFonts w:ascii="Times New Roman" w:hAnsi="Times New Roman" w:hint="eastAsia"/>
              <w:spacing w:val="10"/>
              <w:szCs w:val="20"/>
            </w:rPr>
          </w:rPrChange>
        </w:rPr>
        <w:t>系统</w:t>
      </w:r>
      <w:r w:rsidR="00C95F0F" w:rsidRPr="00B207B1">
        <w:rPr>
          <w:rFonts w:hAnsiTheme="minorEastAsia" w:hint="eastAsia"/>
          <w:rPrChange w:id="2770" w:author="JY0225" w:date="2017-08-24T11:13:00Z">
            <w:rPr>
              <w:rFonts w:ascii="Times New Roman" w:hAnsi="Times New Roman" w:hint="eastAsia"/>
              <w:spacing w:val="10"/>
              <w:szCs w:val="20"/>
            </w:rPr>
          </w:rPrChange>
        </w:rPr>
        <w:t>的</w:t>
      </w:r>
      <w:r w:rsidR="0028651F" w:rsidRPr="00B207B1">
        <w:rPr>
          <w:rFonts w:hAnsiTheme="minorEastAsia" w:hint="eastAsia"/>
          <w:rPrChange w:id="2771"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772" w:author="JY0225" w:date="2017-08-24T11:13:00Z">
            <w:rPr>
              <w:rFonts w:ascii="Times New Roman" w:hAnsi="Times New Roman" w:hint="eastAsia"/>
              <w:spacing w:val="10"/>
              <w:szCs w:val="20"/>
            </w:rPr>
          </w:rPrChange>
        </w:rPr>
        <w:t>备份</w:t>
      </w:r>
      <w:r w:rsidR="0028651F" w:rsidRPr="00B207B1">
        <w:rPr>
          <w:rFonts w:hAnsiTheme="minorEastAsia" w:hint="eastAsia"/>
          <w:rPrChange w:id="2773" w:author="JY0225" w:date="2017-08-24T11:13:00Z">
            <w:rPr>
              <w:rFonts w:ascii="Times New Roman" w:hAnsi="Times New Roman" w:hint="eastAsia"/>
              <w:spacing w:val="10"/>
              <w:szCs w:val="20"/>
            </w:rPr>
          </w:rPrChange>
        </w:rPr>
        <w:t>服务器</w:t>
      </w:r>
      <w:r w:rsidR="00970B28" w:rsidRPr="00B207B1">
        <w:rPr>
          <w:rFonts w:hAnsiTheme="minorEastAsia" w:hint="eastAsia"/>
          <w:rPrChange w:id="2774" w:author="JY0225" w:date="2017-08-24T11:13:00Z">
            <w:rPr>
              <w:rFonts w:ascii="Times New Roman" w:hAnsi="Times New Roman" w:hint="eastAsia"/>
              <w:spacing w:val="10"/>
              <w:szCs w:val="20"/>
            </w:rPr>
          </w:rPrChange>
        </w:rPr>
        <w:t>之间的</w:t>
      </w:r>
      <w:r w:rsidR="0028651F" w:rsidRPr="00B207B1">
        <w:rPr>
          <w:rFonts w:hAnsiTheme="minorEastAsia" w:hint="eastAsia"/>
          <w:rPrChange w:id="2775"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776"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777"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778"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779"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780"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781"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782" w:author="JY0225" w:date="2017-08-24T11:13:00Z">
            <w:rPr>
              <w:color w:val="000000" w:themeColor="text1"/>
              <w:vertAlign w:val="superscript"/>
            </w:rPr>
          </w:rPrChange>
        </w:rPr>
        <w:fldChar w:fldCharType="separate"/>
      </w:r>
      <w:r w:rsidR="003F32D9">
        <w:rPr>
          <w:rFonts w:hAnsiTheme="minorEastAsia"/>
          <w:color w:val="000000" w:themeColor="text1"/>
          <w:vertAlign w:val="superscript"/>
        </w:rPr>
        <w:t>[19]</w:t>
      </w:r>
      <w:r w:rsidR="00C46490" w:rsidRPr="00B207B1">
        <w:rPr>
          <w:rFonts w:hAnsiTheme="minorEastAsia"/>
          <w:color w:val="000000" w:themeColor="text1"/>
          <w:vertAlign w:val="superscript"/>
          <w:rPrChange w:id="2783"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784"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785" w:name="_Toc492457597"/>
      <w:r w:rsidRPr="00B207B1">
        <w:t xml:space="preserve">3.1.1 </w:t>
      </w:r>
      <w:r w:rsidRPr="00B207B1">
        <w:rPr>
          <w:rFonts w:hint="eastAsia"/>
        </w:rPr>
        <w:t>系统框架</w:t>
      </w:r>
      <w:ins w:id="2786" w:author="JY0225" w:date="2017-08-23T14:05:00Z">
        <w:r w:rsidR="00627570" w:rsidRPr="00B207B1">
          <w:rPr>
            <w:rFonts w:hint="eastAsia"/>
          </w:rPr>
          <w:t>与功能</w:t>
        </w:r>
      </w:ins>
      <w:r w:rsidRPr="00B207B1">
        <w:rPr>
          <w:rFonts w:hint="eastAsia"/>
        </w:rPr>
        <w:t>分析</w:t>
      </w:r>
      <w:bookmarkEnd w:id="2785"/>
    </w:p>
    <w:p w14:paraId="482AD26F" w14:textId="60D31F30" w:rsidR="00453842" w:rsidRPr="00B207B1" w:rsidRDefault="00912023">
      <w:pPr>
        <w:jc w:val="center"/>
        <w:pPrChange w:id="2787" w:author="JY0225" w:date="2017-08-22T21:27:00Z">
          <w:pPr/>
        </w:pPrChange>
      </w:pPr>
      <w:del w:id="2788"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1.6pt;height:204.3pt" o:ole="">
            <v:imagedata r:id="rId30" o:title=""/>
          </v:shape>
          <o:OLEObject Type="Embed" ProgID="Visio.Drawing.15" ShapeID="_x0000_i1028" DrawAspect="Content" ObjectID="_1566200036" r:id="rId31"/>
        </w:object>
      </w:r>
    </w:p>
    <w:p w14:paraId="2DD7CA23" w14:textId="77777777" w:rsidR="00453842" w:rsidRPr="00B207B1" w:rsidRDefault="00453842">
      <w:pPr>
        <w:spacing w:line="400" w:lineRule="exact"/>
        <w:ind w:firstLineChars="200" w:firstLine="480"/>
        <w:jc w:val="center"/>
        <w:rPr>
          <w:rFonts w:hAnsiTheme="minorEastAsia"/>
          <w:rPrChange w:id="2789" w:author="JY0225" w:date="2017-08-24T11:14:00Z">
            <w:rPr>
              <w:rFonts w:ascii="Times New Roman" w:hAnsi="Times New Roman"/>
              <w:spacing w:val="10"/>
            </w:rPr>
          </w:rPrChange>
        </w:rPr>
        <w:pPrChange w:id="2790" w:author="JY0225" w:date="2017-08-24T11:14:00Z">
          <w:pPr>
            <w:ind w:firstLineChars="200" w:firstLine="520"/>
            <w:jc w:val="center"/>
          </w:pPr>
        </w:pPrChange>
      </w:pPr>
      <w:r w:rsidRPr="00B207B1">
        <w:rPr>
          <w:rFonts w:hAnsiTheme="minorEastAsia" w:hint="eastAsia"/>
          <w:rPrChange w:id="2791" w:author="JY0225" w:date="2017-08-24T11:14:00Z">
            <w:rPr>
              <w:rFonts w:ascii="Times New Roman" w:hAnsi="Times New Roman" w:hint="eastAsia"/>
              <w:spacing w:val="10"/>
            </w:rPr>
          </w:rPrChange>
        </w:rPr>
        <w:t>图</w:t>
      </w:r>
      <w:r w:rsidR="00950DDF" w:rsidRPr="00B207B1">
        <w:rPr>
          <w:rFonts w:hAnsiTheme="minorEastAsia"/>
          <w:rPrChange w:id="2792" w:author="JY0225" w:date="2017-08-24T11:14:00Z">
            <w:rPr>
              <w:rFonts w:ascii="Times New Roman" w:hAnsi="Times New Roman"/>
              <w:spacing w:val="10"/>
            </w:rPr>
          </w:rPrChange>
        </w:rPr>
        <w:t>3</w:t>
      </w:r>
      <w:r w:rsidRPr="00B207B1">
        <w:rPr>
          <w:rFonts w:hAnsiTheme="minorEastAsia"/>
          <w:rPrChange w:id="2793" w:author="JY0225" w:date="2017-08-24T11:14:00Z">
            <w:rPr>
              <w:rFonts w:ascii="Times New Roman" w:hAnsi="Times New Roman"/>
              <w:spacing w:val="10"/>
            </w:rPr>
          </w:rPrChange>
        </w:rPr>
        <w:t>-1</w:t>
      </w:r>
      <w:r w:rsidR="003B190E" w:rsidRPr="00B207B1">
        <w:rPr>
          <w:rFonts w:hAnsiTheme="minorEastAsia"/>
          <w:rPrChange w:id="2794" w:author="JY0225" w:date="2017-08-24T11:14:00Z">
            <w:rPr>
              <w:rFonts w:ascii="Times New Roman" w:hAnsi="Times New Roman"/>
              <w:spacing w:val="10"/>
            </w:rPr>
          </w:rPrChange>
        </w:rPr>
        <w:t xml:space="preserve"> </w:t>
      </w:r>
      <w:r w:rsidR="003B190E" w:rsidRPr="00B207B1">
        <w:rPr>
          <w:rFonts w:hAnsiTheme="minorEastAsia" w:hint="eastAsia"/>
          <w:rPrChange w:id="2795" w:author="JY0225" w:date="2017-08-24T11:14:00Z">
            <w:rPr>
              <w:rFonts w:ascii="Times New Roman" w:hAnsi="Times New Roman" w:hint="eastAsia"/>
              <w:spacing w:val="10"/>
            </w:rPr>
          </w:rPrChange>
        </w:rPr>
        <w:t>现有云</w:t>
      </w:r>
      <w:r w:rsidR="00476838" w:rsidRPr="00B207B1">
        <w:rPr>
          <w:rFonts w:hAnsiTheme="minorEastAsia" w:hint="eastAsia"/>
          <w:rPrChange w:id="2796" w:author="JY0225" w:date="2017-08-24T11:14:00Z">
            <w:rPr>
              <w:rFonts w:ascii="Times New Roman" w:hAnsi="Times New Roman" w:hint="eastAsia"/>
              <w:spacing w:val="10"/>
            </w:rPr>
          </w:rPrChange>
        </w:rPr>
        <w:t>备份</w:t>
      </w:r>
      <w:r w:rsidRPr="00B207B1">
        <w:rPr>
          <w:rFonts w:hAnsiTheme="minorEastAsia" w:hint="eastAsia"/>
          <w:rPrChange w:id="2797"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798" w:author="JY0225" w:date="2017-08-24T11:14:00Z">
            <w:rPr>
              <w:rFonts w:ascii="Times New Roman" w:hAnsi="Times New Roman" w:cs="Times New Roman"/>
            </w:rPr>
          </w:rPrChange>
        </w:rPr>
        <w:pPrChange w:id="2799"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800"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801" w:author="JY0225" w:date="2017-08-24T11:14:00Z">
            <w:rPr>
              <w:rFonts w:ascii="Times New Roman" w:hAnsi="Times New Roman" w:cs="Times New Roman"/>
              <w:spacing w:val="10"/>
            </w:rPr>
          </w:rPrChange>
        </w:rPr>
        <w:t>3-1</w:t>
      </w:r>
      <w:ins w:id="2802" w:author="Liu, Wu" w:date="2017-08-29T10:52:00Z">
        <w:r w:rsidR="001C64DC" w:rsidRPr="00B207B1">
          <w:rPr>
            <w:rFonts w:asciiTheme="minorEastAsia" w:eastAsiaTheme="minorEastAsia" w:hAnsiTheme="minorEastAsia" w:cs="Times New Roman"/>
          </w:rPr>
          <w:t>所示为</w:t>
        </w:r>
      </w:ins>
      <w:del w:id="2803" w:author="Liu, Wu" w:date="2017-08-29T10:52:00Z">
        <w:r w:rsidRPr="00B207B1" w:rsidDel="001C64DC">
          <w:rPr>
            <w:rFonts w:asciiTheme="minorEastAsia" w:eastAsiaTheme="minorEastAsia" w:hAnsiTheme="minorEastAsia" w:cs="Times New Roman" w:hint="eastAsia"/>
            <w:rPrChange w:id="2804"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805"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806"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807"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808"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809"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810"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811"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812"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813"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814" w:author="JY0225" w:date="2017-08-24T11:14:00Z">
            <w:rPr>
              <w:rFonts w:ascii="Times New Roman" w:hAnsi="Times New Roman" w:cs="Times New Roman" w:hint="eastAsia"/>
            </w:rPr>
          </w:rPrChange>
        </w:rPr>
        <w:t>三部分，它提供了中间件可以正常运作的基础软硬件；</w:t>
      </w:r>
      <w:ins w:id="2815" w:author="JY0225" w:date="2017-08-23T14:01:00Z">
        <w:r w:rsidR="001A072E" w:rsidRPr="00B207B1">
          <w:rPr>
            <w:rFonts w:asciiTheme="minorEastAsia" w:eastAsiaTheme="minorEastAsia" w:hAnsiTheme="minorEastAsia" w:cs="Times New Roman" w:hint="eastAsia"/>
            <w:rPrChange w:id="2816" w:author="JY0225" w:date="2017-08-24T11:14:00Z">
              <w:rPr>
                <w:rFonts w:ascii="Times New Roman" w:hAnsi="Times New Roman" w:cs="Times New Roman" w:hint="eastAsia"/>
              </w:rPr>
            </w:rPrChange>
          </w:rPr>
          <w:t>逻辑</w:t>
        </w:r>
      </w:ins>
      <w:del w:id="2817" w:author="JY0225" w:date="2017-08-23T14:01:00Z">
        <w:r w:rsidR="006D189E" w:rsidRPr="00B207B1" w:rsidDel="001A072E">
          <w:rPr>
            <w:rFonts w:asciiTheme="minorEastAsia" w:eastAsiaTheme="minorEastAsia" w:hAnsiTheme="minorEastAsia" w:cs="Times New Roman" w:hint="eastAsia"/>
            <w:rPrChange w:id="2818"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819"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820" w:author="JY0225" w:date="2017-08-24T11:14:00Z">
            <w:rPr>
              <w:rFonts w:ascii="Times New Roman" w:hAnsi="Times New Roman" w:cs="Times New Roman" w:hint="eastAsia"/>
            </w:rPr>
          </w:rPrChange>
        </w:rPr>
        <w:t>模块、数据传输模块、数据加密模块，以及数据压缩模块；接口层包括了为客户端提供的所有</w:t>
      </w:r>
      <w:del w:id="2821" w:author="Liu, Wu" w:date="2017-08-29T10:53:00Z">
        <w:r w:rsidR="00CE4167" w:rsidRPr="00B207B1" w:rsidDel="001735AC">
          <w:rPr>
            <w:rFonts w:asciiTheme="minorEastAsia" w:eastAsiaTheme="minorEastAsia" w:hAnsiTheme="minorEastAsia" w:cs="Times New Roman" w:hint="eastAsia"/>
            <w:rPrChange w:id="2822"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823"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824" w:author="JY0225" w:date="2017-08-14T12:36:00Z"/>
          <w:rFonts w:asciiTheme="minorEastAsia" w:hAnsiTheme="minorEastAsia"/>
          <w:sz w:val="24"/>
          <w:szCs w:val="24"/>
          <w:rPrChange w:id="2825" w:author="JY0225" w:date="2017-08-24T11:14:00Z">
            <w:rPr>
              <w:del w:id="2826" w:author="JY0225" w:date="2017-08-14T12:36:00Z"/>
            </w:rPr>
          </w:rPrChange>
        </w:rPr>
        <w:pPrChange w:id="2827" w:author="JY0225" w:date="2017-08-24T11:14:00Z">
          <w:pPr>
            <w:pStyle w:val="31"/>
          </w:pPr>
        </w:pPrChange>
      </w:pPr>
      <w:del w:id="2828" w:author="JY0225" w:date="2017-08-14T12:36:00Z">
        <w:r w:rsidRPr="00B207B1" w:rsidDel="00856A51">
          <w:rPr>
            <w:rFonts w:asciiTheme="minorEastAsia" w:hAnsiTheme="minorEastAsia"/>
            <w:sz w:val="24"/>
            <w:szCs w:val="24"/>
            <w:rPrChange w:id="2829" w:author="JY0225" w:date="2017-08-24T11:14:00Z">
              <w:rPr/>
            </w:rPrChange>
          </w:rPr>
          <w:delText>3</w:delText>
        </w:r>
        <w:r w:rsidR="00325580" w:rsidRPr="00B207B1" w:rsidDel="00856A51">
          <w:rPr>
            <w:rFonts w:asciiTheme="minorEastAsia" w:hAnsiTheme="minorEastAsia"/>
            <w:sz w:val="24"/>
            <w:szCs w:val="24"/>
            <w:rPrChange w:id="2830" w:author="JY0225" w:date="2017-08-24T11:14:00Z">
              <w:rPr/>
            </w:rPrChange>
          </w:rPr>
          <w:delText>.1</w:delText>
        </w:r>
        <w:r w:rsidR="001F65D9" w:rsidRPr="00B207B1" w:rsidDel="00856A51">
          <w:rPr>
            <w:rFonts w:asciiTheme="minorEastAsia" w:hAnsiTheme="minorEastAsia"/>
            <w:sz w:val="24"/>
            <w:szCs w:val="24"/>
            <w:rPrChange w:id="2831" w:author="JY0225" w:date="2017-08-24T11:14:00Z">
              <w:rPr/>
            </w:rPrChange>
          </w:rPr>
          <w:delText>.2</w:delText>
        </w:r>
        <w:r w:rsidR="00E57CB2" w:rsidRPr="00B207B1" w:rsidDel="00856A51">
          <w:rPr>
            <w:rFonts w:asciiTheme="minorEastAsia" w:hAnsiTheme="minorEastAsia"/>
            <w:sz w:val="24"/>
            <w:szCs w:val="24"/>
            <w:rPrChange w:id="2832" w:author="JY0225" w:date="2017-08-24T11:14:00Z">
              <w:rPr/>
            </w:rPrChange>
          </w:rPr>
          <w:delText xml:space="preserve"> </w:delText>
        </w:r>
        <w:r w:rsidR="00A05CFF" w:rsidRPr="00B207B1" w:rsidDel="00856A51">
          <w:rPr>
            <w:rFonts w:asciiTheme="minorEastAsia" w:hAnsiTheme="minorEastAsia" w:hint="eastAsia"/>
            <w:sz w:val="24"/>
            <w:szCs w:val="24"/>
            <w:rPrChange w:id="2833" w:author="JY0225" w:date="2017-08-24T11:14:00Z">
              <w:rPr>
                <w:rFonts w:hint="eastAsia"/>
              </w:rPr>
            </w:rPrChange>
          </w:rPr>
          <w:delText>功能</w:delText>
        </w:r>
        <w:r w:rsidR="005D24E0" w:rsidRPr="00B207B1" w:rsidDel="00856A51">
          <w:rPr>
            <w:rFonts w:asciiTheme="minorEastAsia" w:hAnsiTheme="minorEastAsia" w:hint="eastAsia"/>
            <w:sz w:val="24"/>
            <w:szCs w:val="24"/>
            <w:rPrChange w:id="2834"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835" w:author="JY0225" w:date="2017-08-24T11:14:00Z">
            <w:rPr>
              <w:rFonts w:ascii="Times New Roman" w:hAnsi="Times New Roman"/>
              <w:spacing w:val="10"/>
              <w:szCs w:val="20"/>
            </w:rPr>
          </w:rPrChange>
        </w:rPr>
      </w:pPr>
      <w:r w:rsidRPr="00B207B1">
        <w:rPr>
          <w:rFonts w:hAnsiTheme="minorEastAsia"/>
          <w:rPrChange w:id="2836" w:author="JY0225" w:date="2017-08-24T11:14:00Z">
            <w:rPr/>
          </w:rPrChange>
        </w:rPr>
        <w:tab/>
      </w:r>
      <w:r w:rsidR="008D76CD" w:rsidRPr="00B207B1">
        <w:rPr>
          <w:rFonts w:hAnsiTheme="minorEastAsia" w:hint="eastAsia"/>
          <w:rPrChange w:id="2837" w:author="JY0225" w:date="2017-08-24T11:14:00Z">
            <w:rPr>
              <w:rFonts w:ascii="Times New Roman" w:hAnsi="Times New Roman" w:hint="eastAsia"/>
              <w:spacing w:val="10"/>
              <w:szCs w:val="20"/>
            </w:rPr>
          </w:rPrChange>
        </w:rPr>
        <w:t>目前，</w:t>
      </w:r>
      <w:r w:rsidR="00E62DDE" w:rsidRPr="00B207B1">
        <w:rPr>
          <w:rFonts w:hAnsiTheme="minorEastAsia" w:hint="eastAsia"/>
          <w:rPrChange w:id="2838" w:author="JY0225" w:date="2017-08-24T11:14:00Z">
            <w:rPr>
              <w:rFonts w:ascii="Times New Roman" w:hAnsi="Times New Roman" w:hint="eastAsia"/>
              <w:spacing w:val="10"/>
              <w:szCs w:val="20"/>
            </w:rPr>
          </w:rPrChange>
        </w:rPr>
        <w:t>云</w:t>
      </w:r>
      <w:r w:rsidR="00476838" w:rsidRPr="00B207B1">
        <w:rPr>
          <w:rFonts w:hAnsiTheme="minorEastAsia" w:hint="eastAsia"/>
          <w:rPrChange w:id="2839" w:author="JY0225" w:date="2017-08-24T11:14:00Z">
            <w:rPr>
              <w:rFonts w:ascii="Times New Roman" w:hAnsi="Times New Roman" w:hint="eastAsia"/>
              <w:spacing w:val="10"/>
              <w:szCs w:val="20"/>
            </w:rPr>
          </w:rPrChange>
        </w:rPr>
        <w:t>备份</w:t>
      </w:r>
      <w:r w:rsidRPr="00B207B1">
        <w:rPr>
          <w:rFonts w:hAnsiTheme="minorEastAsia" w:hint="eastAsia"/>
          <w:rPrChange w:id="2840" w:author="JY0225" w:date="2017-08-24T11:14:00Z">
            <w:rPr>
              <w:rFonts w:ascii="Times New Roman" w:hAnsi="Times New Roman" w:hint="eastAsia"/>
              <w:spacing w:val="10"/>
              <w:szCs w:val="20"/>
            </w:rPr>
          </w:rPrChange>
        </w:rPr>
        <w:t>中间件</w:t>
      </w:r>
      <w:r w:rsidR="00035EB6" w:rsidRPr="00B207B1">
        <w:rPr>
          <w:rFonts w:hAnsiTheme="minorEastAsia" w:hint="eastAsia"/>
          <w:rPrChange w:id="2841" w:author="JY0225" w:date="2017-08-24T11:14:00Z">
            <w:rPr>
              <w:rFonts w:ascii="Times New Roman" w:hAnsi="Times New Roman" w:hint="eastAsia"/>
              <w:spacing w:val="10"/>
              <w:szCs w:val="20"/>
            </w:rPr>
          </w:rPrChange>
        </w:rPr>
        <w:t>在功能上</w:t>
      </w:r>
      <w:r w:rsidRPr="00B207B1">
        <w:rPr>
          <w:rFonts w:hAnsiTheme="minorEastAsia" w:hint="eastAsia"/>
          <w:rPrChange w:id="2842"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843" w:author="JY0225" w:date="2017-08-24T11:14:00Z">
            <w:rPr>
              <w:rFonts w:ascii="Times New Roman" w:hAnsi="Times New Roman" w:hint="eastAsia"/>
              <w:spacing w:val="10"/>
              <w:szCs w:val="20"/>
            </w:rPr>
          </w:rPrChange>
        </w:rPr>
        <w:t>，</w:t>
      </w:r>
      <w:r w:rsidR="00A87ED8" w:rsidRPr="00B207B1">
        <w:rPr>
          <w:rFonts w:hAnsiTheme="minorEastAsia" w:hint="eastAsia"/>
          <w:rPrChange w:id="2844"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845"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846"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847" w:author="JY0225" w:date="2017-08-24T11:14:00Z">
            <w:rPr/>
          </w:rPrChange>
        </w:rPr>
        <w:pPrChange w:id="284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849" w:author="JY0225" w:date="2017-08-24T11:14:00Z">
            <w:rPr>
              <w:rFonts w:hint="eastAsia"/>
            </w:rPr>
          </w:rPrChange>
        </w:rPr>
        <w:lastRenderedPageBreak/>
        <w:t>数据传输模块</w:t>
      </w:r>
      <w:r w:rsidR="00D0421B" w:rsidRPr="00B207B1">
        <w:rPr>
          <w:rFonts w:hAnsiTheme="minorEastAsia" w:hint="eastAsia"/>
          <w:color w:val="000000" w:themeColor="text1"/>
          <w:rPrChange w:id="2850" w:author="JY0225" w:date="2017-08-24T11:14:00Z">
            <w:rPr>
              <w:rFonts w:hint="eastAsia"/>
            </w:rPr>
          </w:rPrChange>
        </w:rPr>
        <w:t>：</w:t>
      </w:r>
      <w:r w:rsidR="0036358E" w:rsidRPr="00B207B1">
        <w:rPr>
          <w:rFonts w:hAnsiTheme="minorEastAsia" w:hint="eastAsia"/>
          <w:color w:val="000000" w:themeColor="text1"/>
          <w:rPrChange w:id="2851"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852" w:author="JY0225" w:date="2017-08-24T11:14:00Z">
            <w:rPr>
              <w:rFonts w:hint="eastAsia"/>
            </w:rPr>
          </w:rPrChange>
        </w:rPr>
        <w:t>数据的上传与下载功能，这也是云</w:t>
      </w:r>
      <w:r w:rsidR="00476838" w:rsidRPr="00B207B1">
        <w:rPr>
          <w:rFonts w:hAnsiTheme="minorEastAsia" w:hint="eastAsia"/>
          <w:color w:val="000000" w:themeColor="text1"/>
          <w:rPrChange w:id="2853" w:author="JY0225" w:date="2017-08-24T11:14:00Z">
            <w:rPr>
              <w:rFonts w:hint="eastAsia"/>
            </w:rPr>
          </w:rPrChange>
        </w:rPr>
        <w:t>备份</w:t>
      </w:r>
      <w:r w:rsidR="009427FC" w:rsidRPr="00B207B1">
        <w:rPr>
          <w:rFonts w:hAnsiTheme="minorEastAsia" w:hint="eastAsia"/>
          <w:color w:val="000000" w:themeColor="text1"/>
          <w:rPrChange w:id="2854" w:author="JY0225" w:date="2017-08-24T11:14:00Z">
            <w:rPr>
              <w:rFonts w:hint="eastAsia"/>
            </w:rPr>
          </w:rPrChange>
        </w:rPr>
        <w:t>中间件</w:t>
      </w:r>
      <w:r w:rsidR="00E010E9" w:rsidRPr="00B207B1">
        <w:rPr>
          <w:rFonts w:hAnsiTheme="minorEastAsia" w:hint="eastAsia"/>
          <w:color w:val="000000" w:themeColor="text1"/>
          <w:rPrChange w:id="2855"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856" w:author="JY0225" w:date="2017-08-24T11:14:00Z">
            <w:rPr/>
          </w:rPrChange>
        </w:rPr>
        <w:pPrChange w:id="285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858" w:author="JY0225" w:date="2017-08-24T11:14:00Z">
            <w:rPr>
              <w:rFonts w:hint="eastAsia"/>
            </w:rPr>
          </w:rPrChange>
        </w:rPr>
        <w:t>数据加密模块：</w:t>
      </w:r>
      <w:r w:rsidR="00B52E83" w:rsidRPr="00B207B1">
        <w:rPr>
          <w:rFonts w:hAnsiTheme="minorEastAsia" w:hint="eastAsia"/>
          <w:color w:val="000000" w:themeColor="text1"/>
          <w:rPrChange w:id="2859" w:author="JY0225" w:date="2017-08-24T11:14:00Z">
            <w:rPr>
              <w:rFonts w:hint="eastAsia"/>
            </w:rPr>
          </w:rPrChange>
        </w:rPr>
        <w:t>为了保证中间件系统能够抵御各种恶意网络攻击，中间件系</w:t>
      </w:r>
      <w:del w:id="2860" w:author="Liu, Wu" w:date="2017-08-29T10:53:00Z">
        <w:r w:rsidR="00B52E83" w:rsidRPr="00B207B1" w:rsidDel="009B4D94">
          <w:rPr>
            <w:rFonts w:hAnsiTheme="minorEastAsia" w:hint="eastAsia"/>
            <w:color w:val="000000" w:themeColor="text1"/>
            <w:rPrChange w:id="2861" w:author="JY0225" w:date="2017-08-24T11:14:00Z">
              <w:rPr>
                <w:rFonts w:hint="eastAsia"/>
              </w:rPr>
            </w:rPrChange>
          </w:rPr>
          <w:delText>统</w:delText>
        </w:r>
      </w:del>
      <w:r w:rsidR="00B52E83" w:rsidRPr="00B207B1">
        <w:rPr>
          <w:rFonts w:hAnsiTheme="minorEastAsia" w:hint="eastAsia"/>
          <w:color w:val="000000" w:themeColor="text1"/>
          <w:rPrChange w:id="2862" w:author="JY0225" w:date="2017-08-24T11:14:00Z">
            <w:rPr>
              <w:rFonts w:hint="eastAsia"/>
            </w:rPr>
          </w:rPrChange>
        </w:rPr>
        <w:t>会将数据以加密的形式进行网络传输。使用的是</w:t>
      </w:r>
      <w:del w:id="2863" w:author="JY0225" w:date="2017-08-23T14:02:00Z">
        <w:r w:rsidR="00B52E83" w:rsidRPr="00B207B1" w:rsidDel="009A6AA9">
          <w:rPr>
            <w:rFonts w:hAnsiTheme="minorEastAsia" w:hint="eastAsia"/>
            <w:color w:val="000000" w:themeColor="text1"/>
            <w:rPrChange w:id="2864" w:author="JY0225" w:date="2017-08-24T11:14:00Z">
              <w:rPr>
                <w:rFonts w:hint="eastAsia"/>
              </w:rPr>
            </w:rPrChange>
          </w:rPr>
          <w:delText>高级加密标准（</w:delText>
        </w:r>
        <w:r w:rsidR="00B52E83" w:rsidRPr="00B207B1" w:rsidDel="009A6AA9">
          <w:rPr>
            <w:rFonts w:hAnsiTheme="minorEastAsia"/>
            <w:color w:val="000000" w:themeColor="text1"/>
            <w:rPrChange w:id="2865" w:author="JY0225" w:date="2017-08-24T11:14:00Z">
              <w:rPr/>
            </w:rPrChange>
          </w:rPr>
          <w:delText>Advanced Encryption Standard</w:delText>
        </w:r>
        <w:r w:rsidR="00B52E83" w:rsidRPr="00B207B1" w:rsidDel="009A6AA9">
          <w:rPr>
            <w:rFonts w:hAnsiTheme="minorEastAsia" w:hint="eastAsia"/>
            <w:color w:val="000000" w:themeColor="text1"/>
            <w:rPrChange w:id="2866" w:author="JY0225" w:date="2017-08-24T11:14:00Z">
              <w:rPr>
                <w:rFonts w:hint="eastAsia"/>
              </w:rPr>
            </w:rPrChange>
          </w:rPr>
          <w:delText>，</w:delText>
        </w:r>
        <w:r w:rsidR="00B52E83" w:rsidRPr="00B207B1" w:rsidDel="009A6AA9">
          <w:rPr>
            <w:rFonts w:hAnsiTheme="minorEastAsia"/>
            <w:color w:val="000000" w:themeColor="text1"/>
            <w:rPrChange w:id="2867" w:author="JY0225" w:date="2017-08-24T11:14:00Z">
              <w:rPr/>
            </w:rPrChange>
          </w:rPr>
          <w:delText>AES</w:delText>
        </w:r>
        <w:r w:rsidR="00B52E83" w:rsidRPr="00B207B1" w:rsidDel="009A6AA9">
          <w:rPr>
            <w:rFonts w:hAnsiTheme="minorEastAsia" w:hint="eastAsia"/>
            <w:color w:val="000000" w:themeColor="text1"/>
            <w:rPrChange w:id="2868" w:author="JY0225" w:date="2017-08-24T11:14:00Z">
              <w:rPr>
                <w:rFonts w:hint="eastAsia"/>
              </w:rPr>
            </w:rPrChange>
          </w:rPr>
          <w:delText>）</w:delText>
        </w:r>
      </w:del>
      <w:ins w:id="2869" w:author="JY0225" w:date="2017-08-23T14:02:00Z">
        <w:r w:rsidR="009A6AA9" w:rsidRPr="00B207B1">
          <w:rPr>
            <w:rFonts w:hAnsiTheme="minorEastAsia"/>
            <w:color w:val="000000" w:themeColor="text1"/>
            <w:rPrChange w:id="2870" w:author="JY0225" w:date="2017-08-24T11:14:00Z">
              <w:rPr/>
            </w:rPrChange>
          </w:rPr>
          <w:t>AES</w:t>
        </w:r>
      </w:ins>
      <w:r w:rsidR="00B52E83" w:rsidRPr="00B207B1">
        <w:rPr>
          <w:rFonts w:hAnsiTheme="minorEastAsia" w:hint="eastAsia"/>
          <w:color w:val="000000" w:themeColor="text1"/>
          <w:rPrChange w:id="2871" w:author="JY0225" w:date="2017-08-24T11:14:00Z">
            <w:rPr>
              <w:rFonts w:hint="eastAsia"/>
            </w:rPr>
          </w:rPrChange>
        </w:rPr>
        <w:t>对称加密算法</w:t>
      </w:r>
      <w:ins w:id="2872" w:author="JY0225" w:date="2017-08-23T14:04:00Z">
        <w:r w:rsidR="00DB4214" w:rsidRPr="00B207B1">
          <w:rPr>
            <w:rFonts w:hAnsiTheme="minorEastAsia" w:cstheme="minorBidi" w:hint="eastAsia"/>
            <w:color w:val="000000" w:themeColor="text1"/>
            <w:rPrChange w:id="2873" w:author="JY0225" w:date="2017-08-24T11:14:00Z">
              <w:rPr>
                <w:rFonts w:ascii="Times New Roman" w:hAnsi="Times New Roman" w:hint="eastAsia"/>
                <w:spacing w:val="10"/>
              </w:rPr>
            </w:rPrChange>
          </w:rPr>
          <w:t>。</w:t>
        </w:r>
      </w:ins>
      <w:del w:id="2874" w:author="JY0225" w:date="2017-08-23T14:03:00Z">
        <w:r w:rsidR="00B52E83" w:rsidRPr="00B207B1" w:rsidDel="0018692E">
          <w:rPr>
            <w:rFonts w:hAnsiTheme="minorEastAsia" w:hint="eastAsia"/>
            <w:color w:val="000000" w:themeColor="text1"/>
            <w:rPrChange w:id="2875" w:author="JY0225" w:date="2017-08-24T11:14:00Z">
              <w:rPr>
                <w:rFonts w:hint="eastAsia"/>
              </w:rPr>
            </w:rPrChange>
          </w:rPr>
          <w:delText>，</w:delText>
        </w:r>
      </w:del>
      <w:del w:id="2876" w:author="JY0225" w:date="2017-08-23T14:02:00Z">
        <w:r w:rsidR="00B52E83" w:rsidRPr="00B207B1" w:rsidDel="009A6AA9">
          <w:rPr>
            <w:rFonts w:hAnsiTheme="minorEastAsia" w:hint="eastAsia"/>
            <w:color w:val="000000" w:themeColor="text1"/>
            <w:rPrChange w:id="2877"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878" w:author="JY0225" w:date="2017-08-24T11:14:00Z">
            <w:rPr/>
          </w:rPrChange>
        </w:rPr>
        <w:pPrChange w:id="2879"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880" w:author="JY0225" w:date="2017-08-24T11:14:00Z">
            <w:rPr>
              <w:rFonts w:hint="eastAsia"/>
            </w:rPr>
          </w:rPrChange>
        </w:rPr>
        <w:t>数据</w:t>
      </w:r>
      <w:r w:rsidR="00C253C3" w:rsidRPr="00B207B1">
        <w:rPr>
          <w:rFonts w:hAnsiTheme="minorEastAsia" w:hint="eastAsia"/>
          <w:color w:val="000000" w:themeColor="text1"/>
          <w:rPrChange w:id="2881" w:author="JY0225" w:date="2017-08-24T11:14:00Z">
            <w:rPr>
              <w:rFonts w:hint="eastAsia"/>
            </w:rPr>
          </w:rPrChange>
        </w:rPr>
        <w:t>压缩模块</w:t>
      </w:r>
      <w:r w:rsidR="0043508C" w:rsidRPr="00B207B1">
        <w:rPr>
          <w:rFonts w:hAnsiTheme="minorEastAsia" w:hint="eastAsia"/>
          <w:color w:val="000000" w:themeColor="text1"/>
          <w:rPrChange w:id="2882" w:author="JY0225" w:date="2017-08-24T11:14:00Z">
            <w:rPr>
              <w:rFonts w:hint="eastAsia"/>
            </w:rPr>
          </w:rPrChange>
        </w:rPr>
        <w:t>：</w:t>
      </w:r>
      <w:r w:rsidR="006423C9" w:rsidRPr="00B207B1">
        <w:rPr>
          <w:rFonts w:hAnsiTheme="minorEastAsia" w:hint="eastAsia"/>
          <w:color w:val="000000" w:themeColor="text1"/>
          <w:rPrChange w:id="2883" w:author="JY0225" w:date="2017-08-24T11:14:00Z">
            <w:rPr>
              <w:rFonts w:hint="eastAsia"/>
            </w:rPr>
          </w:rPrChange>
        </w:rPr>
        <w:t>支持对</w:t>
      </w:r>
      <w:del w:id="2884" w:author="JY0225" w:date="2017-08-23T14:04:00Z">
        <w:r w:rsidR="006423C9" w:rsidRPr="00B207B1" w:rsidDel="00D30ED6">
          <w:rPr>
            <w:rFonts w:hAnsiTheme="minorEastAsia" w:hint="eastAsia"/>
            <w:color w:val="000000" w:themeColor="text1"/>
            <w:rPrChange w:id="2885" w:author="JY0225" w:date="2017-08-24T11:14:00Z">
              <w:rPr>
                <w:rFonts w:hint="eastAsia"/>
              </w:rPr>
            </w:rPrChange>
          </w:rPr>
          <w:delText>大</w:delText>
        </w:r>
      </w:del>
      <w:r w:rsidR="006423C9" w:rsidRPr="00B207B1">
        <w:rPr>
          <w:rFonts w:hAnsiTheme="minorEastAsia" w:hint="eastAsia"/>
          <w:color w:val="000000" w:themeColor="text1"/>
          <w:rPrChange w:id="2886" w:author="JY0225" w:date="2017-08-24T11:14:00Z">
            <w:rPr>
              <w:rFonts w:hint="eastAsia"/>
            </w:rPr>
          </w:rPrChange>
        </w:rPr>
        <w:t>文件的压缩功能。当上传</w:t>
      </w:r>
      <w:del w:id="2887" w:author="JY0225" w:date="2017-08-23T14:04:00Z">
        <w:r w:rsidR="006423C9" w:rsidRPr="00B207B1" w:rsidDel="007E262E">
          <w:rPr>
            <w:rFonts w:hAnsiTheme="minorEastAsia" w:hint="eastAsia"/>
            <w:color w:val="000000" w:themeColor="text1"/>
            <w:rPrChange w:id="2888" w:author="JY0225" w:date="2017-08-24T11:14:00Z">
              <w:rPr>
                <w:rFonts w:hint="eastAsia"/>
              </w:rPr>
            </w:rPrChange>
          </w:rPr>
          <w:delText>大</w:delText>
        </w:r>
      </w:del>
      <w:r w:rsidR="006423C9" w:rsidRPr="00B207B1">
        <w:rPr>
          <w:rFonts w:hAnsiTheme="minorEastAsia" w:hint="eastAsia"/>
          <w:color w:val="000000" w:themeColor="text1"/>
          <w:rPrChange w:id="2889" w:author="JY0225" w:date="2017-08-24T11:14:00Z">
            <w:rPr>
              <w:rFonts w:hint="eastAsia"/>
            </w:rPr>
          </w:rPrChange>
        </w:rPr>
        <w:t>文件时，用户可以通过</w:t>
      </w:r>
      <w:r w:rsidR="006423C9" w:rsidRPr="00B207B1">
        <w:rPr>
          <w:rFonts w:hAnsiTheme="minorEastAsia"/>
          <w:color w:val="000000" w:themeColor="text1"/>
          <w:rPrChange w:id="2890" w:author="JY0225" w:date="2017-08-24T11:14:00Z">
            <w:rPr/>
          </w:rPrChange>
        </w:rPr>
        <w:t>COMPRESS</w:t>
      </w:r>
      <w:r w:rsidR="006423C9" w:rsidRPr="00B207B1">
        <w:rPr>
          <w:rFonts w:hAnsiTheme="minorEastAsia" w:hint="eastAsia"/>
          <w:color w:val="000000" w:themeColor="text1"/>
          <w:rPrChange w:id="2891" w:author="JY0225" w:date="2017-08-24T11:14:00Z">
            <w:rPr>
              <w:rFonts w:hint="eastAsia"/>
            </w:rPr>
          </w:rPrChange>
        </w:rPr>
        <w:t>参数指定对文件进行压缩，以减少数据传输</w:t>
      </w:r>
      <w:ins w:id="2892" w:author="Liu, Wu" w:date="2017-08-29T10:54:00Z">
        <w:r w:rsidR="00ED5653" w:rsidRPr="00B207B1">
          <w:rPr>
            <w:rFonts w:hAnsiTheme="minorEastAsia"/>
            <w:color w:val="000000" w:themeColor="text1"/>
          </w:rPr>
          <w:t>量</w:t>
        </w:r>
      </w:ins>
      <w:del w:id="2893" w:author="Liu, Wu" w:date="2017-08-29T10:54:00Z">
        <w:r w:rsidR="006423C9" w:rsidRPr="00B207B1" w:rsidDel="00ED5653">
          <w:rPr>
            <w:rFonts w:hAnsiTheme="minorEastAsia" w:hint="eastAsia"/>
            <w:color w:val="000000" w:themeColor="text1"/>
            <w:rPrChange w:id="2894" w:author="JY0225" w:date="2017-08-24T11:14:00Z">
              <w:rPr>
                <w:rFonts w:hint="eastAsia"/>
              </w:rPr>
            </w:rPrChange>
          </w:rPr>
          <w:delText>的大小</w:delText>
        </w:r>
      </w:del>
      <w:r w:rsidR="006423C9" w:rsidRPr="00B207B1">
        <w:rPr>
          <w:rFonts w:hAnsiTheme="minorEastAsia" w:hint="eastAsia"/>
          <w:color w:val="000000" w:themeColor="text1"/>
          <w:rPrChange w:id="2895" w:author="JY0225" w:date="2017-08-24T11:14:00Z">
            <w:rPr>
              <w:rFonts w:hint="eastAsia"/>
            </w:rPr>
          </w:rPrChange>
        </w:rPr>
        <w:t>，降低所需的网络带宽，提高传输的效率。</w:t>
      </w:r>
      <w:del w:id="2896" w:author="JY0225" w:date="2017-08-23T14:04:00Z">
        <w:r w:rsidR="006423C9" w:rsidRPr="00B207B1" w:rsidDel="009A142B">
          <w:rPr>
            <w:rFonts w:hAnsiTheme="minorEastAsia" w:hint="eastAsia"/>
            <w:color w:val="000000" w:themeColor="text1"/>
            <w:rPrChange w:id="2897" w:author="JY0225" w:date="2017-08-24T11:14:00Z">
              <w:rPr>
                <w:rFonts w:hint="eastAsia"/>
              </w:rPr>
            </w:rPrChange>
          </w:rPr>
          <w:delText>此外，整个压缩</w:delText>
        </w:r>
        <w:r w:rsidR="00D61FC2" w:rsidRPr="00B207B1" w:rsidDel="009A142B">
          <w:rPr>
            <w:rFonts w:hAnsiTheme="minorEastAsia" w:hint="eastAsia"/>
            <w:color w:val="000000" w:themeColor="text1"/>
            <w:rPrChange w:id="2898" w:author="JY0225" w:date="2017-08-24T11:14:00Z">
              <w:rPr>
                <w:rFonts w:hint="eastAsia"/>
              </w:rPr>
            </w:rPrChange>
          </w:rPr>
          <w:delText>过程</w:delText>
        </w:r>
        <w:r w:rsidR="006423C9" w:rsidRPr="00B207B1" w:rsidDel="009A142B">
          <w:rPr>
            <w:rFonts w:hAnsiTheme="minorEastAsia" w:hint="eastAsia"/>
            <w:color w:val="000000" w:themeColor="text1"/>
            <w:rPrChange w:id="2899"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900" w:author="JY0225" w:date="2017-08-24T11:14:00Z">
            <w:rPr/>
          </w:rPrChange>
        </w:rPr>
        <w:pPrChange w:id="2901"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902" w:author="JY0225" w:date="2017-08-24T11:14:00Z">
            <w:rPr>
              <w:rFonts w:hint="eastAsia"/>
            </w:rPr>
          </w:rPrChange>
        </w:rPr>
        <w:t>安全会话模块：中间件</w:t>
      </w:r>
      <w:del w:id="2903" w:author="Liu, Wu" w:date="2017-08-29T10:54:00Z">
        <w:r w:rsidRPr="00B207B1" w:rsidDel="00542BF2">
          <w:rPr>
            <w:rFonts w:hAnsiTheme="minorEastAsia" w:hint="eastAsia"/>
            <w:color w:val="000000" w:themeColor="text1"/>
            <w:rPrChange w:id="2904" w:author="JY0225" w:date="2017-08-24T11:14:00Z">
              <w:rPr>
                <w:rFonts w:hint="eastAsia"/>
              </w:rPr>
            </w:rPrChange>
          </w:rPr>
          <w:delText>作为服务器与客户端之间的桥梁，</w:delText>
        </w:r>
      </w:del>
      <w:r w:rsidRPr="00B207B1">
        <w:rPr>
          <w:rFonts w:hAnsiTheme="minorEastAsia" w:hint="eastAsia"/>
          <w:color w:val="000000" w:themeColor="text1"/>
          <w:rPrChange w:id="2905"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906" w:author="JY0225" w:date="2017-08-24T11:14:00Z">
            <w:rPr>
              <w:rFonts w:hint="eastAsia"/>
            </w:rPr>
          </w:rPrChange>
        </w:rPr>
        <w:t>现有</w:t>
      </w:r>
      <w:r w:rsidRPr="00B207B1">
        <w:rPr>
          <w:rFonts w:hAnsiTheme="minorEastAsia" w:hint="eastAsia"/>
          <w:color w:val="000000" w:themeColor="text1"/>
          <w:rPrChange w:id="2907" w:author="JY0225" w:date="2017-08-24T11:14:00Z">
            <w:rPr>
              <w:rFonts w:hint="eastAsia"/>
            </w:rPr>
          </w:rPrChange>
        </w:rPr>
        <w:t>的中间件系统</w:t>
      </w:r>
      <w:del w:id="2908" w:author="JY0225" w:date="2017-08-23T14:04:00Z">
        <w:r w:rsidRPr="00B207B1" w:rsidDel="00E6399A">
          <w:rPr>
            <w:rFonts w:hAnsiTheme="minorEastAsia" w:hint="eastAsia"/>
            <w:color w:val="000000" w:themeColor="text1"/>
            <w:rPrChange w:id="2909" w:author="JY0225" w:date="2017-08-24T11:14:00Z">
              <w:rPr>
                <w:rFonts w:hint="eastAsia"/>
              </w:rPr>
            </w:rPrChange>
          </w:rPr>
          <w:delText>采取一种安全的方式以确保用户的信息的安全性。</w:delText>
        </w:r>
      </w:del>
      <w:ins w:id="2910" w:author="JY0225" w:date="2017-08-23T14:04:00Z">
        <w:r w:rsidR="00E6399A" w:rsidRPr="00B207B1">
          <w:rPr>
            <w:rFonts w:hAnsiTheme="minorEastAsia" w:cstheme="minorBidi" w:hint="eastAsia"/>
            <w:color w:val="000000" w:themeColor="text1"/>
            <w:rPrChange w:id="2911" w:author="JY0225" w:date="2017-08-24T11:14:00Z">
              <w:rPr>
                <w:rFonts w:ascii="Times New Roman" w:hAnsi="Times New Roman" w:hint="eastAsia"/>
                <w:spacing w:val="10"/>
              </w:rPr>
            </w:rPrChange>
          </w:rPr>
          <w:t>将用户的登录信息</w:t>
        </w:r>
      </w:ins>
      <w:ins w:id="2912" w:author="JY0225" w:date="2017-08-23T14:05:00Z">
        <w:r w:rsidR="00E6399A" w:rsidRPr="00B207B1">
          <w:rPr>
            <w:rFonts w:hAnsiTheme="minorEastAsia" w:cstheme="minorBidi" w:hint="eastAsia"/>
            <w:color w:val="000000" w:themeColor="text1"/>
            <w:rPrChange w:id="2913"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914"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915"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916" w:name="_Toc492457598"/>
      <w:r w:rsidRPr="00B207B1">
        <w:t>3</w:t>
      </w:r>
      <w:r w:rsidR="00D92D3A" w:rsidRPr="00B207B1">
        <w:t>.</w:t>
      </w:r>
      <w:ins w:id="2917" w:author="JY0225" w:date="2017-08-23T14:05:00Z">
        <w:r w:rsidR="009E5C71" w:rsidRPr="00B207B1">
          <w:t>1</w:t>
        </w:r>
      </w:ins>
      <w:del w:id="2918" w:author="JY0225" w:date="2017-08-23T14:05:00Z">
        <w:r w:rsidR="00D92D3A" w:rsidRPr="00B207B1" w:rsidDel="009E5C71">
          <w:delText>2</w:delText>
        </w:r>
      </w:del>
      <w:r w:rsidR="00757B5A" w:rsidRPr="00B207B1">
        <w:t>.</w:t>
      </w:r>
      <w:ins w:id="2919" w:author="JY0225" w:date="2017-08-22T20:08:00Z">
        <w:r w:rsidR="00E56357" w:rsidRPr="00B207B1">
          <w:t>2</w:t>
        </w:r>
      </w:ins>
      <w:del w:id="2920"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916"/>
    </w:p>
    <w:p w14:paraId="17F25C62" w14:textId="77777777" w:rsidR="00FD3B3F" w:rsidRPr="00B207B1" w:rsidRDefault="00D4115B" w:rsidP="001B6B3E">
      <w:pPr>
        <w:spacing w:line="400" w:lineRule="exact"/>
        <w:rPr>
          <w:rFonts w:hAnsiTheme="minorEastAsia"/>
          <w:rPrChange w:id="2921" w:author="JY0225" w:date="2017-08-24T11:14:00Z">
            <w:rPr>
              <w:rFonts w:ascii="Times New Roman" w:hAnsi="Times New Roman"/>
              <w:spacing w:val="10"/>
              <w:szCs w:val="20"/>
            </w:rPr>
          </w:rPrChange>
        </w:rPr>
      </w:pPr>
      <w:r w:rsidRPr="00B207B1">
        <w:tab/>
      </w:r>
      <w:del w:id="2922" w:author="Liu, Wu" w:date="2017-08-29T10:55:00Z">
        <w:r w:rsidR="00026B24" w:rsidRPr="00B207B1" w:rsidDel="001342E2">
          <w:rPr>
            <w:rFonts w:hAnsiTheme="minorEastAsia" w:hint="eastAsia"/>
            <w:rPrChange w:id="2923"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924"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925" w:author="JY0225" w:date="2017-08-24T11:14:00Z">
            <w:rPr>
              <w:rFonts w:ascii="Times New Roman" w:hAnsi="Times New Roman" w:hint="eastAsia"/>
              <w:spacing w:val="10"/>
              <w:szCs w:val="20"/>
            </w:rPr>
          </w:rPrChange>
        </w:rPr>
        <w:t>，</w:t>
      </w:r>
      <w:r w:rsidR="003F02A9" w:rsidRPr="00B207B1">
        <w:rPr>
          <w:rFonts w:hAnsiTheme="minorEastAsia" w:hint="eastAsia"/>
          <w:rPrChange w:id="2926"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927" w:author="JY0225" w:date="2017-08-24T11:14:00Z">
            <w:rPr>
              <w:rFonts w:ascii="Times New Roman" w:hAnsi="Times New Roman" w:hint="eastAsia"/>
              <w:spacing w:val="10"/>
              <w:szCs w:val="20"/>
            </w:rPr>
          </w:rPrChange>
        </w:rPr>
        <w:t>。</w:t>
      </w:r>
      <w:r w:rsidR="00404CA4" w:rsidRPr="00B207B1">
        <w:rPr>
          <w:rFonts w:hAnsiTheme="minorEastAsia" w:hint="eastAsia"/>
          <w:rPrChange w:id="2928" w:author="JY0225" w:date="2017-08-24T11:14:00Z">
            <w:rPr>
              <w:rFonts w:ascii="Times New Roman" w:hAnsi="Times New Roman" w:hint="eastAsia"/>
              <w:spacing w:val="10"/>
              <w:szCs w:val="20"/>
            </w:rPr>
          </w:rPrChange>
        </w:rPr>
        <w:t>然而</w:t>
      </w:r>
      <w:r w:rsidR="006D4D4E" w:rsidRPr="00B207B1">
        <w:rPr>
          <w:rFonts w:hAnsiTheme="minorEastAsia" w:hint="eastAsia"/>
          <w:rPrChange w:id="2929" w:author="JY0225" w:date="2017-08-24T11:14:00Z">
            <w:rPr>
              <w:rFonts w:ascii="Times New Roman" w:hAnsi="Times New Roman" w:hint="eastAsia"/>
              <w:spacing w:val="10"/>
              <w:szCs w:val="20"/>
            </w:rPr>
          </w:rPrChange>
        </w:rPr>
        <w:t>，</w:t>
      </w:r>
      <w:r w:rsidR="00C96F72" w:rsidRPr="00B207B1">
        <w:rPr>
          <w:rFonts w:hAnsiTheme="minorEastAsia" w:hint="eastAsia"/>
          <w:rPrChange w:id="2930"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931" w:author="JY0225" w:date="2017-08-24T11:14:00Z">
            <w:rPr>
              <w:rFonts w:ascii="Times New Roman" w:hAnsi="Times New Roman" w:hint="eastAsia"/>
              <w:spacing w:val="10"/>
              <w:szCs w:val="20"/>
            </w:rPr>
          </w:rPrChange>
        </w:rPr>
        <w:t>行业</w:t>
      </w:r>
      <w:r w:rsidR="00824F6E" w:rsidRPr="00B207B1">
        <w:rPr>
          <w:rFonts w:hAnsiTheme="minorEastAsia" w:hint="eastAsia"/>
          <w:rPrChange w:id="2932" w:author="JY0225" w:date="2017-08-24T11:14:00Z">
            <w:rPr>
              <w:rFonts w:ascii="Times New Roman" w:hAnsi="Times New Roman" w:hint="eastAsia"/>
              <w:spacing w:val="10"/>
              <w:szCs w:val="20"/>
            </w:rPr>
          </w:rPrChange>
        </w:rPr>
        <w:t>的</w:t>
      </w:r>
      <w:r w:rsidR="00326239" w:rsidRPr="00B207B1">
        <w:rPr>
          <w:rFonts w:hAnsiTheme="minorEastAsia" w:hint="eastAsia"/>
          <w:rPrChange w:id="2933"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934" w:author="JY0225" w:date="2017-08-24T11:14:00Z">
            <w:rPr>
              <w:rFonts w:ascii="Times New Roman" w:hAnsi="Times New Roman" w:hint="eastAsia"/>
              <w:spacing w:val="10"/>
              <w:szCs w:val="20"/>
            </w:rPr>
          </w:rPrChange>
        </w:rPr>
        <w:t>，</w:t>
      </w:r>
      <w:r w:rsidR="00613480" w:rsidRPr="00B207B1">
        <w:rPr>
          <w:rFonts w:hAnsiTheme="minorEastAsia" w:hint="eastAsia"/>
          <w:rPrChange w:id="2935"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936"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937"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938"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939" w:author="JY0225" w:date="2017-08-24T11:14:00Z">
            <w:rPr>
              <w:rFonts w:ascii="Times New Roman" w:hAnsi="Times New Roman"/>
              <w:spacing w:val="10"/>
              <w:szCs w:val="20"/>
            </w:rPr>
          </w:rPrChange>
        </w:rPr>
      </w:pPr>
      <w:r w:rsidRPr="00B207B1">
        <w:rPr>
          <w:rFonts w:hAnsiTheme="minorEastAsia"/>
          <w:rPrChange w:id="2940" w:author="JY0225" w:date="2017-08-24T11:14:00Z">
            <w:rPr>
              <w:rFonts w:ascii="Times New Roman" w:hAnsi="Times New Roman"/>
              <w:spacing w:val="10"/>
              <w:szCs w:val="20"/>
            </w:rPr>
          </w:rPrChange>
        </w:rPr>
        <w:tab/>
      </w:r>
      <w:r w:rsidRPr="00B207B1">
        <w:rPr>
          <w:rFonts w:hAnsiTheme="minorEastAsia" w:hint="eastAsia"/>
          <w:rPrChange w:id="2941" w:author="JY0225" w:date="2017-08-24T11:14:00Z">
            <w:rPr>
              <w:rFonts w:ascii="Times New Roman" w:hAnsi="Times New Roman" w:hint="eastAsia"/>
              <w:spacing w:val="10"/>
              <w:szCs w:val="20"/>
            </w:rPr>
          </w:rPrChange>
        </w:rPr>
        <w:t>首先，</w:t>
      </w:r>
      <w:r w:rsidR="00812FBE" w:rsidRPr="00B207B1">
        <w:rPr>
          <w:rFonts w:hAnsiTheme="minorEastAsia" w:hint="eastAsia"/>
          <w:rPrChange w:id="2942"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943"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944"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945" w:author="JY0225" w:date="2017-08-24T11:14:00Z">
            <w:rPr>
              <w:rFonts w:ascii="Times New Roman" w:hAnsi="Times New Roman" w:hint="eastAsia"/>
              <w:spacing w:val="10"/>
              <w:szCs w:val="20"/>
            </w:rPr>
          </w:rPrChange>
        </w:rPr>
        <w:t>是</w:t>
      </w:r>
      <w:r w:rsidR="00143691" w:rsidRPr="00B207B1">
        <w:rPr>
          <w:rFonts w:hAnsiTheme="minorEastAsia" w:hint="eastAsia"/>
          <w:rPrChange w:id="2946" w:author="JY0225" w:date="2017-08-24T11:14:00Z">
            <w:rPr>
              <w:rFonts w:ascii="Times New Roman" w:hAnsi="Times New Roman" w:hint="eastAsia"/>
              <w:spacing w:val="10"/>
              <w:szCs w:val="20"/>
            </w:rPr>
          </w:rPrChange>
        </w:rPr>
        <w:t>以</w:t>
      </w:r>
      <w:r w:rsidR="00FB3DFF" w:rsidRPr="00B207B1">
        <w:rPr>
          <w:rFonts w:hAnsiTheme="minorEastAsia" w:hint="eastAsia"/>
          <w:rPrChange w:id="2947" w:author="JY0225" w:date="2017-08-24T11:14:00Z">
            <w:rPr>
              <w:rFonts w:ascii="Times New Roman" w:hAnsi="Times New Roman" w:hint="eastAsia"/>
              <w:spacing w:val="10"/>
              <w:szCs w:val="20"/>
            </w:rPr>
          </w:rPrChange>
        </w:rPr>
        <w:t>网络</w:t>
      </w:r>
      <w:r w:rsidR="00143691" w:rsidRPr="00B207B1">
        <w:rPr>
          <w:rFonts w:hAnsiTheme="minorEastAsia" w:hint="eastAsia"/>
          <w:rPrChange w:id="2948"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949" w:author="JY0225" w:date="2017-08-24T11:14:00Z">
            <w:rPr>
              <w:rFonts w:ascii="Times New Roman" w:hAnsi="Times New Roman" w:hint="eastAsia"/>
              <w:spacing w:val="10"/>
              <w:szCs w:val="20"/>
            </w:rPr>
          </w:rPrChange>
        </w:rPr>
        <w:t>的</w:t>
      </w:r>
      <w:r w:rsidR="00E70F05" w:rsidRPr="00B207B1">
        <w:rPr>
          <w:rFonts w:hAnsiTheme="minorEastAsia" w:hint="eastAsia"/>
          <w:rPrChange w:id="2950" w:author="JY0225" w:date="2017-08-24T11:14:00Z">
            <w:rPr>
              <w:rFonts w:ascii="Times New Roman" w:hAnsi="Times New Roman" w:hint="eastAsia"/>
              <w:spacing w:val="10"/>
              <w:szCs w:val="20"/>
            </w:rPr>
          </w:rPrChange>
        </w:rPr>
        <w:t>，</w:t>
      </w:r>
      <w:r w:rsidR="00332618" w:rsidRPr="00B207B1">
        <w:rPr>
          <w:rFonts w:hAnsiTheme="minorEastAsia" w:hint="eastAsia"/>
          <w:rPrChange w:id="2951"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952"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953" w:author="JY0225" w:date="2017-08-24T11:14:00Z">
            <w:rPr>
              <w:rFonts w:ascii="Times New Roman" w:hAnsi="Times New Roman" w:hint="eastAsia"/>
              <w:spacing w:val="10"/>
              <w:szCs w:val="20"/>
            </w:rPr>
          </w:rPrChange>
        </w:rPr>
        <w:t>绝对</w:t>
      </w:r>
      <w:r w:rsidR="00813954" w:rsidRPr="00B207B1">
        <w:rPr>
          <w:rFonts w:hAnsiTheme="minorEastAsia" w:hint="eastAsia"/>
          <w:rPrChange w:id="2954" w:author="JY0225" w:date="2017-08-24T11:14:00Z">
            <w:rPr>
              <w:rFonts w:ascii="Times New Roman" w:hAnsi="Times New Roman" w:hint="eastAsia"/>
              <w:spacing w:val="10"/>
              <w:szCs w:val="20"/>
            </w:rPr>
          </w:rPrChange>
        </w:rPr>
        <w:t>稳定的。</w:t>
      </w:r>
      <w:r w:rsidR="009D6861" w:rsidRPr="00B207B1">
        <w:rPr>
          <w:rFonts w:hAnsiTheme="minorEastAsia" w:hint="eastAsia"/>
          <w:rPrChange w:id="2955"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956"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957"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958" w:author="JY0225" w:date="2017-08-24T11:14:00Z">
            <w:rPr>
              <w:rFonts w:ascii="Times New Roman" w:hAnsi="Times New Roman" w:hint="eastAsia"/>
              <w:spacing w:val="10"/>
              <w:szCs w:val="20"/>
            </w:rPr>
          </w:rPrChange>
        </w:rPr>
        <w:t>或</w:t>
      </w:r>
      <w:r w:rsidR="00580BB1" w:rsidRPr="00B207B1">
        <w:rPr>
          <w:rFonts w:hAnsiTheme="minorEastAsia" w:hint="eastAsia"/>
          <w:rPrChange w:id="2959"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960" w:author="JY0225" w:date="2017-08-24T11:14:00Z">
            <w:rPr>
              <w:rFonts w:ascii="Times New Roman" w:hAnsi="Times New Roman" w:hint="eastAsia"/>
              <w:spacing w:val="10"/>
              <w:szCs w:val="20"/>
            </w:rPr>
          </w:rPrChange>
        </w:rPr>
        <w:t>由于</w:t>
      </w:r>
      <w:r w:rsidR="003A7105" w:rsidRPr="00B207B1">
        <w:rPr>
          <w:rFonts w:hAnsiTheme="minorEastAsia" w:hint="eastAsia"/>
          <w:rPrChange w:id="2961"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962" w:author="JY0225" w:date="2017-08-24T11:14:00Z">
            <w:rPr>
              <w:rFonts w:ascii="Times New Roman" w:hAnsi="Times New Roman" w:hint="eastAsia"/>
              <w:spacing w:val="10"/>
              <w:szCs w:val="20"/>
            </w:rPr>
          </w:rPrChange>
        </w:rPr>
        <w:t>通常</w:t>
      </w:r>
      <w:r w:rsidR="003A7105" w:rsidRPr="00B207B1">
        <w:rPr>
          <w:rFonts w:hAnsiTheme="minorEastAsia" w:hint="eastAsia"/>
          <w:rPrChange w:id="2963" w:author="JY0225" w:date="2017-08-24T11:14:00Z">
            <w:rPr>
              <w:rFonts w:ascii="Times New Roman" w:hAnsi="Times New Roman" w:hint="eastAsia"/>
              <w:spacing w:val="10"/>
              <w:szCs w:val="20"/>
            </w:rPr>
          </w:rPrChange>
        </w:rPr>
        <w:t>需要</w:t>
      </w:r>
      <w:r w:rsidR="00AA40CE" w:rsidRPr="00B207B1">
        <w:rPr>
          <w:rFonts w:hAnsiTheme="minorEastAsia" w:hint="eastAsia"/>
          <w:rPrChange w:id="2964" w:author="JY0225" w:date="2017-08-24T11:14:00Z">
            <w:rPr>
              <w:rFonts w:ascii="Times New Roman" w:hAnsi="Times New Roman" w:hint="eastAsia"/>
              <w:spacing w:val="10"/>
              <w:szCs w:val="20"/>
            </w:rPr>
          </w:rPrChange>
        </w:rPr>
        <w:t>花费</w:t>
      </w:r>
      <w:r w:rsidR="003A7105" w:rsidRPr="00B207B1">
        <w:rPr>
          <w:rFonts w:hAnsiTheme="minorEastAsia" w:hint="eastAsia"/>
          <w:rPrChange w:id="2965"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966"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967" w:author="JY0225" w:date="2017-08-24T11:14:00Z">
            <w:rPr>
              <w:rFonts w:ascii="Times New Roman" w:hAnsi="Times New Roman" w:hint="eastAsia"/>
              <w:spacing w:val="10"/>
              <w:szCs w:val="20"/>
            </w:rPr>
          </w:rPrChange>
        </w:rPr>
        <w:t>存在</w:t>
      </w:r>
      <w:r w:rsidR="00254145" w:rsidRPr="00B207B1">
        <w:rPr>
          <w:rFonts w:hAnsiTheme="minorEastAsia" w:hint="eastAsia"/>
          <w:rPrChange w:id="2968" w:author="JY0225" w:date="2017-08-24T11:14:00Z">
            <w:rPr>
              <w:rFonts w:ascii="Times New Roman" w:hAnsi="Times New Roman" w:hint="eastAsia"/>
              <w:spacing w:val="10"/>
              <w:szCs w:val="20"/>
            </w:rPr>
          </w:rPrChange>
        </w:rPr>
        <w:t>因</w:t>
      </w:r>
      <w:r w:rsidR="00AA40CE" w:rsidRPr="00B207B1">
        <w:rPr>
          <w:rFonts w:hAnsiTheme="minorEastAsia" w:hint="eastAsia"/>
          <w:rPrChange w:id="2969" w:author="JY0225" w:date="2017-08-24T11:14:00Z">
            <w:rPr>
              <w:rFonts w:ascii="Times New Roman" w:hAnsi="Times New Roman" w:hint="eastAsia"/>
              <w:spacing w:val="10"/>
              <w:szCs w:val="20"/>
            </w:rPr>
          </w:rPrChange>
        </w:rPr>
        <w:t>网络</w:t>
      </w:r>
      <w:ins w:id="2970" w:author="Liu, Wu" w:date="2017-08-29T10:55:00Z">
        <w:r w:rsidR="00C93F38" w:rsidRPr="00B207B1">
          <w:rPr>
            <w:rFonts w:hAnsiTheme="minorEastAsia"/>
          </w:rPr>
          <w:t>失效</w:t>
        </w:r>
      </w:ins>
      <w:del w:id="2971" w:author="Liu, Wu" w:date="2017-08-29T10:55:00Z">
        <w:r w:rsidR="00AA40CE" w:rsidRPr="00B207B1" w:rsidDel="00C93F38">
          <w:rPr>
            <w:rFonts w:hAnsiTheme="minorEastAsia" w:hint="eastAsia"/>
            <w:rPrChange w:id="2972"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973"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974" w:author="JY0225" w:date="2017-08-24T11:14:00Z">
            <w:rPr>
              <w:rFonts w:ascii="Times New Roman" w:hAnsi="Times New Roman" w:hint="eastAsia"/>
              <w:spacing w:val="10"/>
              <w:szCs w:val="20"/>
            </w:rPr>
          </w:rPrChange>
        </w:rPr>
        <w:t>的问题</w:t>
      </w:r>
      <w:r w:rsidR="00AA40CE" w:rsidRPr="00B207B1">
        <w:rPr>
          <w:rFonts w:hAnsiTheme="minorEastAsia" w:hint="eastAsia"/>
          <w:rPrChange w:id="2975" w:author="JY0225" w:date="2017-08-24T11:14:00Z">
            <w:rPr>
              <w:rFonts w:ascii="Times New Roman" w:hAnsi="Times New Roman" w:hint="eastAsia"/>
              <w:spacing w:val="10"/>
              <w:szCs w:val="20"/>
            </w:rPr>
          </w:rPrChange>
        </w:rPr>
        <w:t>。</w:t>
      </w:r>
      <w:r w:rsidR="00C74E02" w:rsidRPr="00B207B1">
        <w:rPr>
          <w:rFonts w:hAnsiTheme="minorEastAsia" w:hint="eastAsia"/>
          <w:rPrChange w:id="2976" w:author="JY0225" w:date="2017-08-24T11:14:00Z">
            <w:rPr>
              <w:rFonts w:ascii="Times New Roman" w:hAnsi="Times New Roman" w:hint="eastAsia"/>
              <w:spacing w:val="10"/>
              <w:szCs w:val="20"/>
            </w:rPr>
          </w:rPrChange>
        </w:rPr>
        <w:t>在</w:t>
      </w:r>
      <w:r w:rsidR="00B045F3" w:rsidRPr="00B207B1">
        <w:rPr>
          <w:rFonts w:hAnsiTheme="minorEastAsia" w:hint="eastAsia"/>
          <w:rPrChange w:id="2977"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978" w:author="JY0225" w:date="2017-08-24T11:14:00Z">
            <w:rPr>
              <w:rFonts w:ascii="Times New Roman" w:hAnsi="Times New Roman" w:hint="eastAsia"/>
              <w:spacing w:val="10"/>
              <w:szCs w:val="20"/>
            </w:rPr>
          </w:rPrChange>
        </w:rPr>
        <w:t>里</w:t>
      </w:r>
      <w:r w:rsidR="00040C6B" w:rsidRPr="00B207B1">
        <w:rPr>
          <w:rFonts w:hAnsiTheme="minorEastAsia" w:hint="eastAsia"/>
          <w:rPrChange w:id="2979" w:author="JY0225" w:date="2017-08-24T11:14:00Z">
            <w:rPr>
              <w:rFonts w:ascii="Times New Roman" w:hAnsi="Times New Roman" w:hint="eastAsia"/>
              <w:spacing w:val="10"/>
              <w:szCs w:val="20"/>
            </w:rPr>
          </w:rPrChange>
        </w:rPr>
        <w:t>，</w:t>
      </w:r>
      <w:r w:rsidR="00B045F3" w:rsidRPr="00B207B1">
        <w:rPr>
          <w:rFonts w:hAnsiTheme="minorEastAsia" w:hint="eastAsia"/>
          <w:rPrChange w:id="2980" w:author="JY0225" w:date="2017-08-24T11:14:00Z">
            <w:rPr>
              <w:rFonts w:ascii="Times New Roman" w:hAnsi="Times New Roman" w:hint="eastAsia"/>
              <w:spacing w:val="10"/>
              <w:szCs w:val="20"/>
            </w:rPr>
          </w:rPrChange>
        </w:rPr>
        <w:t>用户</w:t>
      </w:r>
      <w:r w:rsidR="006868F4" w:rsidRPr="00B207B1">
        <w:rPr>
          <w:rFonts w:hAnsiTheme="minorEastAsia" w:hint="eastAsia"/>
          <w:rPrChange w:id="2981" w:author="JY0225" w:date="2017-08-24T11:14:00Z">
            <w:rPr>
              <w:rFonts w:ascii="Times New Roman" w:hAnsi="Times New Roman" w:hint="eastAsia"/>
              <w:spacing w:val="10"/>
              <w:szCs w:val="20"/>
            </w:rPr>
          </w:rPrChange>
        </w:rPr>
        <w:t>只能</w:t>
      </w:r>
      <w:r w:rsidR="00B045F3" w:rsidRPr="00B207B1">
        <w:rPr>
          <w:rFonts w:hAnsiTheme="minorEastAsia" w:hint="eastAsia"/>
          <w:rPrChange w:id="2982" w:author="JY0225" w:date="2017-08-24T11:14:00Z">
            <w:rPr>
              <w:rFonts w:ascii="Times New Roman" w:hAnsi="Times New Roman" w:hint="eastAsia"/>
              <w:spacing w:val="10"/>
              <w:szCs w:val="20"/>
            </w:rPr>
          </w:rPrChange>
        </w:rPr>
        <w:t>重</w:t>
      </w:r>
      <w:r w:rsidR="00F622D2" w:rsidRPr="00B207B1">
        <w:rPr>
          <w:rFonts w:hAnsiTheme="minorEastAsia" w:hint="eastAsia"/>
          <w:rPrChange w:id="2983" w:author="JY0225" w:date="2017-08-24T11:14:00Z">
            <w:rPr>
              <w:rFonts w:ascii="Times New Roman" w:hAnsi="Times New Roman" w:hint="eastAsia"/>
              <w:spacing w:val="10"/>
              <w:szCs w:val="20"/>
            </w:rPr>
          </w:rPrChange>
        </w:rPr>
        <w:t>传</w:t>
      </w:r>
      <w:r w:rsidR="00326EFC" w:rsidRPr="00B207B1">
        <w:rPr>
          <w:rFonts w:hAnsiTheme="minorEastAsia" w:hint="eastAsia"/>
          <w:rPrChange w:id="2984" w:author="JY0225" w:date="2017-08-24T11:14:00Z">
            <w:rPr>
              <w:rFonts w:ascii="Times New Roman" w:hAnsi="Times New Roman" w:hint="eastAsia"/>
              <w:spacing w:val="10"/>
              <w:szCs w:val="20"/>
            </w:rPr>
          </w:rPrChange>
        </w:rPr>
        <w:t>该</w:t>
      </w:r>
      <w:r w:rsidR="00E10069" w:rsidRPr="00B207B1">
        <w:rPr>
          <w:rFonts w:hAnsiTheme="minorEastAsia" w:hint="eastAsia"/>
          <w:rPrChange w:id="2985" w:author="JY0225" w:date="2017-08-24T11:14:00Z">
            <w:rPr>
              <w:rFonts w:ascii="Times New Roman" w:hAnsi="Times New Roman" w:hint="eastAsia"/>
              <w:spacing w:val="10"/>
              <w:szCs w:val="20"/>
            </w:rPr>
          </w:rPrChange>
        </w:rPr>
        <w:t>文件</w:t>
      </w:r>
      <w:r w:rsidR="00B045F3" w:rsidRPr="00B207B1">
        <w:rPr>
          <w:rFonts w:hAnsiTheme="minorEastAsia" w:hint="eastAsia"/>
          <w:rPrChange w:id="2986" w:author="JY0225" w:date="2017-08-24T11:14:00Z">
            <w:rPr>
              <w:rFonts w:ascii="Times New Roman" w:hAnsi="Times New Roman" w:hint="eastAsia"/>
              <w:spacing w:val="10"/>
              <w:szCs w:val="20"/>
            </w:rPr>
          </w:rPrChange>
        </w:rPr>
        <w:t>，</w:t>
      </w:r>
      <w:r w:rsidR="00E45BF7" w:rsidRPr="00B207B1">
        <w:rPr>
          <w:rFonts w:hAnsiTheme="minorEastAsia" w:hint="eastAsia"/>
          <w:rPrChange w:id="2987" w:author="JY0225" w:date="2017-08-24T11:14:00Z">
            <w:rPr>
              <w:rFonts w:ascii="Times New Roman" w:hAnsi="Times New Roman" w:hint="eastAsia"/>
              <w:spacing w:val="10"/>
              <w:szCs w:val="20"/>
            </w:rPr>
          </w:rPrChange>
        </w:rPr>
        <w:t>倘若多次遇到网络故障，则可能导致</w:t>
      </w:r>
      <w:ins w:id="2988" w:author="Liu, Wu" w:date="2017-08-29T10:56:00Z">
        <w:r w:rsidR="00401667" w:rsidRPr="00B207B1">
          <w:rPr>
            <w:rFonts w:hAnsiTheme="minorEastAsia"/>
          </w:rPr>
          <w:t>多次</w:t>
        </w:r>
      </w:ins>
      <w:del w:id="2989" w:author="Liu, Wu" w:date="2017-08-29T10:55:00Z">
        <w:r w:rsidR="00E45BF7" w:rsidRPr="00B207B1" w:rsidDel="00401667">
          <w:rPr>
            <w:rFonts w:hAnsiTheme="minorEastAsia" w:hint="eastAsia"/>
            <w:rPrChange w:id="2990"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991" w:author="JY0225" w:date="2017-08-24T11:14:00Z">
            <w:rPr>
              <w:rFonts w:ascii="Times New Roman" w:hAnsi="Times New Roman" w:hint="eastAsia"/>
              <w:spacing w:val="10"/>
              <w:szCs w:val="20"/>
            </w:rPr>
          </w:rPrChange>
        </w:rPr>
        <w:t>的重传</w:t>
      </w:r>
      <w:r w:rsidR="002E7835" w:rsidRPr="00B207B1">
        <w:rPr>
          <w:rFonts w:hAnsiTheme="minorEastAsia" w:hint="eastAsia"/>
          <w:rPrChange w:id="2992" w:author="JY0225" w:date="2017-08-24T11:14:00Z">
            <w:rPr>
              <w:rFonts w:ascii="Times New Roman" w:hAnsi="Times New Roman" w:hint="eastAsia"/>
              <w:spacing w:val="10"/>
              <w:szCs w:val="20"/>
            </w:rPr>
          </w:rPrChange>
        </w:rPr>
        <w:t>，这对用户来说是极</w:t>
      </w:r>
      <w:del w:id="2993" w:author="Liu, Wu" w:date="2017-08-29T10:56:00Z">
        <w:r w:rsidR="002E7835" w:rsidRPr="00B207B1" w:rsidDel="00307FB8">
          <w:rPr>
            <w:rFonts w:hAnsiTheme="minorEastAsia" w:hint="eastAsia"/>
            <w:rPrChange w:id="2994"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995"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996" w:author="JY0225" w:date="2017-08-24T11:14:00Z">
            <w:rPr>
              <w:rFonts w:ascii="Times New Roman" w:hAnsi="Times New Roman" w:hint="eastAsia"/>
              <w:spacing w:val="10"/>
              <w:szCs w:val="20"/>
            </w:rPr>
          </w:rPrChange>
        </w:rPr>
        <w:t>体验</w:t>
      </w:r>
      <w:r w:rsidR="00397530" w:rsidRPr="00B207B1">
        <w:rPr>
          <w:rFonts w:hAnsiTheme="minorEastAsia" w:hint="eastAsia"/>
          <w:rPrChange w:id="2997" w:author="JY0225" w:date="2017-08-24T11:14:00Z">
            <w:rPr>
              <w:rFonts w:ascii="Times New Roman" w:hAnsi="Times New Roman" w:hint="eastAsia"/>
              <w:spacing w:val="10"/>
              <w:szCs w:val="20"/>
            </w:rPr>
          </w:rPrChange>
        </w:rPr>
        <w:t>。</w:t>
      </w:r>
    </w:p>
    <w:p w14:paraId="66100B3C" w14:textId="3C82DCA3" w:rsidR="006D3E26" w:rsidRPr="00B207B1" w:rsidRDefault="005824E1" w:rsidP="001B6B3E">
      <w:pPr>
        <w:spacing w:line="400" w:lineRule="exact"/>
        <w:rPr>
          <w:rFonts w:hAnsiTheme="minorEastAsia"/>
          <w:rPrChange w:id="2998" w:author="JY0225" w:date="2017-08-24T11:14:00Z">
            <w:rPr>
              <w:rFonts w:ascii="Times New Roman" w:hAnsi="Times New Roman"/>
              <w:spacing w:val="10"/>
              <w:szCs w:val="20"/>
            </w:rPr>
          </w:rPrChange>
        </w:rPr>
      </w:pPr>
      <w:r w:rsidRPr="00B207B1">
        <w:rPr>
          <w:rFonts w:hAnsiTheme="minorEastAsia"/>
          <w:rPrChange w:id="2999" w:author="JY0225" w:date="2017-08-24T11:14:00Z">
            <w:rPr>
              <w:rFonts w:ascii="Times New Roman" w:hAnsi="Times New Roman"/>
              <w:spacing w:val="10"/>
              <w:szCs w:val="20"/>
            </w:rPr>
          </w:rPrChange>
        </w:rPr>
        <w:tab/>
      </w:r>
      <w:r w:rsidRPr="00B207B1">
        <w:rPr>
          <w:rFonts w:hAnsiTheme="minorEastAsia" w:hint="eastAsia"/>
          <w:rPrChange w:id="3000" w:author="JY0225" w:date="2017-08-24T11:14:00Z">
            <w:rPr>
              <w:rFonts w:ascii="Times New Roman" w:hAnsi="Times New Roman" w:hint="eastAsia"/>
              <w:spacing w:val="10"/>
              <w:szCs w:val="20"/>
            </w:rPr>
          </w:rPrChange>
        </w:rPr>
        <w:t>其次，</w:t>
      </w:r>
      <w:r w:rsidR="00FE22A7" w:rsidRPr="00B207B1">
        <w:rPr>
          <w:rFonts w:hAnsiTheme="minorEastAsia" w:hint="eastAsia"/>
          <w:rPrChange w:id="3001"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3002"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3003"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3004" w:author="JY0225" w:date="2017-08-24T11:14:00Z">
            <w:rPr>
              <w:rFonts w:ascii="Times New Roman" w:hAnsi="Times New Roman" w:hint="eastAsia"/>
              <w:spacing w:val="10"/>
              <w:szCs w:val="20"/>
            </w:rPr>
          </w:rPrChange>
        </w:rPr>
        <w:t>系统采用了</w:t>
      </w:r>
      <w:r w:rsidR="00432D3A" w:rsidRPr="00B207B1">
        <w:rPr>
          <w:rFonts w:hAnsiTheme="minorEastAsia"/>
          <w:rPrChange w:id="3005" w:author="JY0225" w:date="2017-08-24T11:14:00Z">
            <w:rPr>
              <w:rFonts w:ascii="Times New Roman" w:hAnsi="Times New Roman"/>
              <w:spacing w:val="10"/>
              <w:szCs w:val="20"/>
            </w:rPr>
          </w:rPrChange>
        </w:rPr>
        <w:t>128</w:t>
      </w:r>
      <w:r w:rsidR="00432D3A" w:rsidRPr="00B207B1">
        <w:rPr>
          <w:rFonts w:hAnsiTheme="minorEastAsia" w:hint="eastAsia"/>
          <w:rPrChange w:id="3006" w:author="JY0225" w:date="2017-08-24T11:14:00Z">
            <w:rPr>
              <w:rFonts w:ascii="Times New Roman" w:hAnsi="Times New Roman" w:hint="eastAsia"/>
              <w:spacing w:val="10"/>
              <w:szCs w:val="20"/>
            </w:rPr>
          </w:rPrChange>
        </w:rPr>
        <w:t>位的</w:t>
      </w:r>
      <w:r w:rsidR="00432D3A" w:rsidRPr="00B207B1">
        <w:rPr>
          <w:rFonts w:hAnsiTheme="minorEastAsia"/>
          <w:rPrChange w:id="3007" w:author="JY0225" w:date="2017-08-24T11:14:00Z">
            <w:rPr>
              <w:rFonts w:ascii="Times New Roman" w:hAnsi="Times New Roman"/>
              <w:spacing w:val="10"/>
              <w:szCs w:val="20"/>
            </w:rPr>
          </w:rPrChange>
        </w:rPr>
        <w:t>SSL</w:t>
      </w:r>
      <w:r w:rsidR="00855466" w:rsidRPr="00B207B1">
        <w:rPr>
          <w:rFonts w:hAnsiTheme="minorEastAsia" w:hint="eastAsia"/>
          <w:rPrChange w:id="3008" w:author="JY0225" w:date="2017-08-24T11:14:00Z">
            <w:rPr>
              <w:rFonts w:ascii="Times New Roman" w:hAnsi="Times New Roman" w:hint="eastAsia"/>
              <w:spacing w:val="10"/>
              <w:szCs w:val="20"/>
            </w:rPr>
          </w:rPrChange>
        </w:rPr>
        <w:t>加密技术</w:t>
      </w:r>
      <w:r w:rsidR="00166E89" w:rsidRPr="00B207B1">
        <w:rPr>
          <w:rFonts w:hAnsiTheme="minorEastAsia" w:hint="eastAsia"/>
          <w:rPrChange w:id="3009" w:author="JY0225" w:date="2017-08-24T11:14:00Z">
            <w:rPr>
              <w:rFonts w:ascii="Times New Roman" w:hAnsi="Times New Roman" w:hint="eastAsia"/>
              <w:spacing w:val="10"/>
              <w:szCs w:val="20"/>
            </w:rPr>
          </w:rPrChange>
        </w:rPr>
        <w:t>，</w:t>
      </w:r>
      <w:r w:rsidR="001E4B61" w:rsidRPr="00B207B1">
        <w:rPr>
          <w:rFonts w:hAnsiTheme="minorEastAsia" w:hint="eastAsia"/>
          <w:rPrChange w:id="3010" w:author="JY0225" w:date="2017-08-24T11:14:00Z">
            <w:rPr>
              <w:rFonts w:ascii="Times New Roman" w:hAnsi="Times New Roman" w:hint="eastAsia"/>
              <w:spacing w:val="10"/>
              <w:szCs w:val="20"/>
            </w:rPr>
          </w:rPrChange>
        </w:rPr>
        <w:t>在文件的</w:t>
      </w:r>
      <w:r w:rsidR="001014BB" w:rsidRPr="00B207B1">
        <w:rPr>
          <w:rFonts w:hAnsiTheme="minorEastAsia" w:hint="eastAsia"/>
          <w:rPrChange w:id="3011" w:author="JY0225" w:date="2017-08-24T11:14:00Z">
            <w:rPr>
              <w:rFonts w:ascii="Times New Roman" w:hAnsi="Times New Roman" w:hint="eastAsia"/>
              <w:spacing w:val="10"/>
              <w:szCs w:val="20"/>
            </w:rPr>
          </w:rPrChange>
        </w:rPr>
        <w:t>存储</w:t>
      </w:r>
      <w:r w:rsidR="001E4B61" w:rsidRPr="00B207B1">
        <w:rPr>
          <w:rFonts w:hAnsiTheme="minorEastAsia" w:hint="eastAsia"/>
          <w:rPrChange w:id="3012"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3013" w:author="JY0225" w:date="2017-08-24T11:14:00Z">
            <w:rPr>
              <w:rFonts w:ascii="Times New Roman" w:hAnsi="Times New Roman" w:hint="eastAsia"/>
              <w:spacing w:val="10"/>
              <w:szCs w:val="20"/>
            </w:rPr>
          </w:rPrChange>
        </w:rPr>
        <w:t>使用的</w:t>
      </w:r>
      <w:r w:rsidR="005C1BEA" w:rsidRPr="00B207B1">
        <w:rPr>
          <w:rFonts w:hAnsiTheme="minorEastAsia" w:hint="eastAsia"/>
          <w:rPrChange w:id="3014" w:author="JY0225" w:date="2017-08-24T11:14:00Z">
            <w:rPr>
              <w:rFonts w:ascii="Times New Roman" w:hAnsi="Times New Roman" w:hint="eastAsia"/>
              <w:spacing w:val="10"/>
              <w:szCs w:val="20"/>
            </w:rPr>
          </w:rPrChange>
        </w:rPr>
        <w:t>是</w:t>
      </w:r>
      <w:ins w:id="3015" w:author="Liu, Wu" w:date="2017-08-29T10:56:00Z">
        <w:r w:rsidR="001B3A48" w:rsidRPr="00B207B1">
          <w:rPr>
            <w:rFonts w:hAnsiTheme="minorEastAsia" w:hint="eastAsia"/>
          </w:rPr>
          <w:t>128位</w:t>
        </w:r>
      </w:ins>
      <w:r w:rsidR="00AE241B" w:rsidRPr="00B207B1">
        <w:rPr>
          <w:rFonts w:hAnsiTheme="minorEastAsia"/>
          <w:rPrChange w:id="3016" w:author="JY0225" w:date="2017-08-24T11:14:00Z">
            <w:rPr>
              <w:rFonts w:ascii="Times New Roman" w:hAnsi="Times New Roman"/>
              <w:spacing w:val="10"/>
              <w:szCs w:val="20"/>
            </w:rPr>
          </w:rPrChange>
        </w:rPr>
        <w:t>AES</w:t>
      </w:r>
      <w:r w:rsidR="000F6729" w:rsidRPr="00B207B1">
        <w:rPr>
          <w:rFonts w:hAnsiTheme="minorEastAsia" w:hint="eastAsia"/>
          <w:rPrChange w:id="3017" w:author="JY0225" w:date="2017-08-24T11:14:00Z">
            <w:rPr>
              <w:rFonts w:ascii="Times New Roman" w:hAnsi="Times New Roman" w:hint="eastAsia"/>
              <w:spacing w:val="10"/>
              <w:szCs w:val="20"/>
            </w:rPr>
          </w:rPrChange>
        </w:rPr>
        <w:t>加密算法</w:t>
      </w:r>
      <w:r w:rsidR="005C19E1" w:rsidRPr="00B207B1">
        <w:rPr>
          <w:rFonts w:hAnsiTheme="minorEastAsia" w:hint="eastAsia"/>
          <w:rPrChange w:id="3018" w:author="JY0225" w:date="2017-08-24T11:14:00Z">
            <w:rPr>
              <w:rFonts w:ascii="Times New Roman" w:hAnsi="Times New Roman" w:hint="eastAsia"/>
              <w:spacing w:val="10"/>
              <w:szCs w:val="20"/>
            </w:rPr>
          </w:rPrChange>
        </w:rPr>
        <w:t>，</w:t>
      </w:r>
      <w:r w:rsidR="009B4A7A" w:rsidRPr="00B207B1">
        <w:rPr>
          <w:rFonts w:hAnsiTheme="minorEastAsia" w:hint="eastAsia"/>
          <w:rPrChange w:id="3019"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3020" w:author="JY0225" w:date="2017-08-24T11:14:00Z">
            <w:rPr>
              <w:rFonts w:ascii="Times New Roman" w:hAnsi="Times New Roman" w:hint="eastAsia"/>
              <w:spacing w:val="10"/>
              <w:szCs w:val="20"/>
            </w:rPr>
          </w:rPrChange>
        </w:rPr>
        <w:t>备份</w:t>
      </w:r>
      <w:r w:rsidR="009B4A7A" w:rsidRPr="00B207B1">
        <w:rPr>
          <w:rFonts w:hAnsiTheme="minorEastAsia" w:hint="eastAsia"/>
          <w:rPrChange w:id="3021" w:author="JY0225" w:date="2017-08-24T11:14:00Z">
            <w:rPr>
              <w:rFonts w:ascii="Times New Roman" w:hAnsi="Times New Roman" w:hint="eastAsia"/>
              <w:spacing w:val="10"/>
              <w:szCs w:val="20"/>
            </w:rPr>
          </w:rPrChange>
        </w:rPr>
        <w:t>服务</w:t>
      </w:r>
      <w:r w:rsidR="005C19E1" w:rsidRPr="00B207B1">
        <w:rPr>
          <w:rFonts w:hAnsiTheme="minorEastAsia" w:hint="eastAsia"/>
          <w:rPrChange w:id="3022"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3023" w:author="JY0225" w:date="2017-08-24T11:14:00Z">
            <w:rPr>
              <w:rFonts w:ascii="Times New Roman" w:hAnsi="Times New Roman" w:hint="eastAsia"/>
              <w:spacing w:val="10"/>
              <w:szCs w:val="20"/>
            </w:rPr>
          </w:rPrChange>
        </w:rPr>
        <w:t>。</w:t>
      </w:r>
      <w:r w:rsidR="005C19E1" w:rsidRPr="00B207B1">
        <w:rPr>
          <w:rFonts w:hAnsiTheme="minorEastAsia" w:hint="eastAsia"/>
          <w:rPrChange w:id="3024" w:author="JY0225" w:date="2017-08-24T11:14:00Z">
            <w:rPr>
              <w:rFonts w:ascii="Times New Roman" w:hAnsi="Times New Roman" w:hint="eastAsia"/>
              <w:spacing w:val="10"/>
              <w:szCs w:val="20"/>
            </w:rPr>
          </w:rPrChange>
        </w:rPr>
        <w:t>然而中间件</w:t>
      </w:r>
      <w:del w:id="3025" w:author="Liu, Wu" w:date="2017-08-29T10:58:00Z">
        <w:r w:rsidR="005C19E1" w:rsidRPr="00B207B1" w:rsidDel="00A66F3B">
          <w:rPr>
            <w:rFonts w:hAnsiTheme="minorEastAsia" w:hint="eastAsia"/>
            <w:rPrChange w:id="3026"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3027"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3028"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3029"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3030" w:author="JY0225" w:date="2017-08-24T11:14:00Z">
            <w:rPr>
              <w:rFonts w:ascii="Times New Roman" w:hAnsi="Times New Roman" w:hint="eastAsia"/>
              <w:spacing w:val="10"/>
              <w:szCs w:val="20"/>
            </w:rPr>
          </w:rPrChange>
        </w:rPr>
        <w:t>是以</w:t>
      </w:r>
      <w:r w:rsidR="00A92FB7" w:rsidRPr="00B207B1">
        <w:rPr>
          <w:rFonts w:hAnsiTheme="minorEastAsia" w:hint="eastAsia"/>
          <w:rPrChange w:id="3031" w:author="JY0225" w:date="2017-08-24T11:14:00Z">
            <w:rPr>
              <w:rFonts w:ascii="Times New Roman" w:hAnsi="Times New Roman" w:hint="eastAsia"/>
              <w:spacing w:val="10"/>
              <w:szCs w:val="20"/>
            </w:rPr>
          </w:rPrChange>
        </w:rPr>
        <w:t>缓存</w:t>
      </w:r>
      <w:r w:rsidR="003B19AF" w:rsidRPr="00B207B1">
        <w:rPr>
          <w:rFonts w:hAnsiTheme="minorEastAsia" w:hint="eastAsia"/>
          <w:rPrChange w:id="3032"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3033" w:author="JY0225" w:date="2017-08-24T11:14:00Z">
            <w:rPr>
              <w:rFonts w:ascii="Times New Roman" w:hAnsi="Times New Roman" w:hint="eastAsia"/>
              <w:spacing w:val="10"/>
              <w:szCs w:val="20"/>
            </w:rPr>
          </w:rPrChange>
        </w:rPr>
        <w:t>，</w:t>
      </w:r>
      <w:r w:rsidR="008D28D4" w:rsidRPr="00B207B1">
        <w:rPr>
          <w:rFonts w:hAnsiTheme="minorEastAsia" w:hint="eastAsia"/>
          <w:rPrChange w:id="3034"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3035" w:author="JY0225" w:date="2017-08-24T11:14:00Z">
            <w:rPr>
              <w:rFonts w:ascii="Times New Roman" w:hAnsi="Times New Roman"/>
              <w:spacing w:val="10"/>
              <w:szCs w:val="20"/>
            </w:rPr>
          </w:rPrChange>
        </w:rPr>
        <w:t>SQL</w:t>
      </w:r>
      <w:r w:rsidR="008D28D4" w:rsidRPr="00B207B1">
        <w:rPr>
          <w:rFonts w:hAnsiTheme="minorEastAsia"/>
          <w:rPrChange w:id="3036" w:author="JY0225" w:date="2017-08-24T11:14:00Z">
            <w:rPr>
              <w:rFonts w:ascii="Times New Roman" w:hAnsi="Times New Roman"/>
              <w:spacing w:val="10"/>
              <w:szCs w:val="20"/>
            </w:rPr>
          </w:rPrChange>
        </w:rPr>
        <w:t>ite</w:t>
      </w:r>
      <w:r w:rsidR="008D28D4" w:rsidRPr="00B207B1">
        <w:rPr>
          <w:rFonts w:hAnsiTheme="minorEastAsia" w:hint="eastAsia"/>
          <w:rPrChange w:id="3037" w:author="JY0225" w:date="2017-08-24T11:14:00Z">
            <w:rPr>
              <w:rFonts w:ascii="Times New Roman" w:hAnsi="Times New Roman" w:hint="eastAsia"/>
              <w:spacing w:val="10"/>
              <w:szCs w:val="20"/>
            </w:rPr>
          </w:rPrChange>
        </w:rPr>
        <w:t>数据库中，</w:t>
      </w:r>
      <w:r w:rsidR="00780488" w:rsidRPr="00B207B1">
        <w:rPr>
          <w:rFonts w:hAnsiTheme="minorEastAsia" w:hint="eastAsia"/>
          <w:rPrChange w:id="3038" w:author="JY0225" w:date="2017-08-24T11:14:00Z">
            <w:rPr>
              <w:rFonts w:ascii="Times New Roman" w:hAnsi="Times New Roman" w:hint="eastAsia"/>
              <w:spacing w:val="10"/>
              <w:szCs w:val="20"/>
            </w:rPr>
          </w:rPrChange>
        </w:rPr>
        <w:t>同时也未设置数据库的访问权限</w:t>
      </w:r>
      <w:del w:id="3039" w:author="微软用户" w:date="2017-08-24T21:56:00Z">
        <w:r w:rsidR="00180959" w:rsidRPr="00B207B1" w:rsidDel="007B27DE">
          <w:rPr>
            <w:rFonts w:hAnsiTheme="minorEastAsia"/>
            <w:color w:val="000000" w:themeColor="text1"/>
            <w:vertAlign w:val="superscript"/>
            <w:rPrChange w:id="3040"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3041"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3042"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3043"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3044"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3045"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3046" w:author="JY0225" w:date="2017-08-24T11:14:00Z">
              <w:rPr>
                <w:color w:val="000000" w:themeColor="text1"/>
                <w:vertAlign w:val="superscript"/>
              </w:rPr>
            </w:rPrChange>
          </w:rPr>
          <w:fldChar w:fldCharType="end"/>
        </w:r>
      </w:del>
      <w:ins w:id="3047"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[29]</w:t>
      </w:r>
      <w:ins w:id="3048"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3049" w:author="JY0225" w:date="2017-08-24T11:14:00Z">
            <w:rPr>
              <w:rFonts w:ascii="Times New Roman" w:hAnsi="Times New Roman" w:hint="eastAsia"/>
              <w:spacing w:val="10"/>
              <w:szCs w:val="20"/>
            </w:rPr>
          </w:rPrChange>
        </w:rPr>
        <w:t>。</w:t>
      </w:r>
      <w:r w:rsidR="003A4201" w:rsidRPr="00B207B1">
        <w:rPr>
          <w:rFonts w:hAnsiTheme="minorEastAsia" w:hint="eastAsia"/>
          <w:rPrChange w:id="3050" w:author="JY0225" w:date="2017-08-24T11:14:00Z">
            <w:rPr>
              <w:rFonts w:ascii="Times New Roman" w:hAnsi="Times New Roman" w:hint="eastAsia"/>
              <w:spacing w:val="10"/>
              <w:szCs w:val="20"/>
            </w:rPr>
          </w:rPrChange>
        </w:rPr>
        <w:t>因此，</w:t>
      </w:r>
      <w:r w:rsidR="00AE2FB0" w:rsidRPr="00B207B1">
        <w:rPr>
          <w:rFonts w:hAnsiTheme="minorEastAsia" w:hint="eastAsia"/>
          <w:rPrChange w:id="3051"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3052" w:author="JY0225" w:date="2017-08-24T11:14:00Z">
            <w:rPr>
              <w:rFonts w:ascii="Times New Roman" w:hAnsi="Times New Roman" w:hint="eastAsia"/>
              <w:spacing w:val="10"/>
              <w:szCs w:val="20"/>
            </w:rPr>
          </w:rPrChange>
        </w:rPr>
        <w:t>被窃取</w:t>
      </w:r>
      <w:ins w:id="3053" w:author="Liu, Wu" w:date="2017-08-29T10:58:00Z">
        <w:r w:rsidR="00213F08" w:rsidRPr="00B207B1">
          <w:rPr>
            <w:rFonts w:hAnsiTheme="minorEastAsia" w:hint="eastAsia"/>
          </w:rPr>
          <w:t>和篡改</w:t>
        </w:r>
      </w:ins>
      <w:r w:rsidR="00AE2FB0" w:rsidRPr="00B207B1">
        <w:rPr>
          <w:rFonts w:hAnsiTheme="minorEastAsia" w:hint="eastAsia"/>
          <w:rPrChange w:id="3054" w:author="JY0225" w:date="2017-08-24T11:14:00Z">
            <w:rPr>
              <w:rFonts w:ascii="Times New Roman" w:hAnsi="Times New Roman" w:hint="eastAsia"/>
              <w:spacing w:val="10"/>
              <w:szCs w:val="20"/>
            </w:rPr>
          </w:rPrChange>
        </w:rPr>
        <w:t>的可能</w:t>
      </w:r>
      <w:del w:id="3055" w:author="Liu, Wu" w:date="2017-08-29T10:58:00Z">
        <w:r w:rsidR="00AE2FB0" w:rsidRPr="00B207B1" w:rsidDel="004A182F">
          <w:rPr>
            <w:rFonts w:hAnsiTheme="minorEastAsia" w:hint="eastAsia"/>
            <w:rPrChange w:id="3056"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3057" w:author="JY0225" w:date="2017-08-24T11:14:00Z">
            <w:rPr>
              <w:rFonts w:ascii="Times New Roman" w:hAnsi="Times New Roman" w:hint="eastAsia"/>
              <w:spacing w:val="10"/>
              <w:szCs w:val="20"/>
            </w:rPr>
          </w:rPrChange>
        </w:rPr>
        <w:t>。</w:t>
      </w:r>
      <w:r w:rsidR="001F012D" w:rsidRPr="00B207B1">
        <w:rPr>
          <w:rFonts w:hAnsiTheme="minorEastAsia" w:hint="eastAsia"/>
          <w:rPrChange w:id="3058"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3059" w:author="JY0225" w:date="2017-08-24T11:14:00Z">
            <w:rPr>
              <w:rFonts w:ascii="Times New Roman" w:hAnsi="Times New Roman" w:hint="eastAsia"/>
              <w:spacing w:val="10"/>
              <w:szCs w:val="20"/>
            </w:rPr>
          </w:rPrChange>
        </w:rPr>
        <w:t>备份</w:t>
      </w:r>
      <w:r w:rsidR="001F012D" w:rsidRPr="00B207B1">
        <w:rPr>
          <w:rFonts w:hAnsiTheme="minorEastAsia" w:hint="eastAsia"/>
          <w:rPrChange w:id="3060" w:author="JY0225" w:date="2017-08-24T11:14:00Z">
            <w:rPr>
              <w:rFonts w:ascii="Times New Roman" w:hAnsi="Times New Roman" w:hint="eastAsia"/>
              <w:spacing w:val="10"/>
              <w:szCs w:val="20"/>
            </w:rPr>
          </w:rPrChange>
        </w:rPr>
        <w:t>在中间件系统中的</w:t>
      </w:r>
      <w:del w:id="3061" w:author="微软用户" w:date="2017-08-24T22:05:00Z">
        <w:r w:rsidR="00180959" w:rsidRPr="00B207B1" w:rsidDel="00AA45ED">
          <w:rPr>
            <w:rFonts w:hAnsiTheme="minorEastAsia"/>
            <w:color w:val="000000" w:themeColor="text1"/>
            <w:vertAlign w:val="superscript"/>
            <w:rPrChange w:id="3062"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3063"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3064"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3065"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3066"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67"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3068" w:author="JY0225" w:date="2017-08-24T11:14:00Z">
              <w:rPr>
                <w:color w:val="000000" w:themeColor="text1"/>
                <w:vertAlign w:val="superscript"/>
              </w:rPr>
            </w:rPrChange>
          </w:rPr>
          <w:fldChar w:fldCharType="end"/>
        </w:r>
      </w:del>
      <w:ins w:id="3069"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[30]</w:t>
      </w:r>
      <w:ins w:id="3070"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3071" w:author="JY0225" w:date="2017-08-24T11:14:00Z">
            <w:rPr>
              <w:rFonts w:ascii="Times New Roman" w:hAnsi="Times New Roman" w:hint="eastAsia"/>
              <w:spacing w:val="10"/>
              <w:szCs w:val="20"/>
            </w:rPr>
          </w:rPrChange>
        </w:rPr>
        <w:t>，</w:t>
      </w:r>
      <w:r w:rsidR="00F82BD5" w:rsidRPr="00B207B1">
        <w:rPr>
          <w:rFonts w:hAnsiTheme="minorEastAsia" w:hint="eastAsia"/>
          <w:rPrChange w:id="3072"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3073" w:author="JY0225" w:date="2017-08-24T11:14:00Z">
            <w:rPr>
              <w:rFonts w:ascii="Times New Roman" w:hAnsi="Times New Roman" w:hint="eastAsia"/>
              <w:spacing w:val="10"/>
              <w:szCs w:val="20"/>
            </w:rPr>
          </w:rPrChange>
        </w:rPr>
        <w:t>则</w:t>
      </w:r>
      <w:r w:rsidR="003F356E" w:rsidRPr="00B207B1">
        <w:rPr>
          <w:rFonts w:hAnsiTheme="minorEastAsia" w:hint="eastAsia"/>
          <w:rPrChange w:id="3074"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3075" w:author="JY0225" w:date="2017-08-24T11:14:00Z">
            <w:rPr>
              <w:rFonts w:ascii="Times New Roman" w:hAnsi="Times New Roman"/>
              <w:spacing w:val="10"/>
              <w:szCs w:val="20"/>
            </w:rPr>
          </w:rPrChange>
        </w:rPr>
      </w:pPr>
      <w:r w:rsidRPr="00B207B1">
        <w:rPr>
          <w:rFonts w:hAnsiTheme="minorEastAsia"/>
          <w:rPrChange w:id="3076" w:author="JY0225" w:date="2017-08-24T11:14:00Z">
            <w:rPr>
              <w:rFonts w:ascii="Times New Roman" w:hAnsi="Times New Roman"/>
              <w:spacing w:val="10"/>
              <w:szCs w:val="20"/>
            </w:rPr>
          </w:rPrChange>
        </w:rPr>
        <w:tab/>
      </w:r>
      <w:r w:rsidRPr="00B207B1">
        <w:rPr>
          <w:rFonts w:hAnsiTheme="minorEastAsia" w:hint="eastAsia"/>
          <w:rPrChange w:id="3077" w:author="JY0225" w:date="2017-08-24T11:14:00Z">
            <w:rPr>
              <w:rFonts w:ascii="Times New Roman" w:hAnsi="Times New Roman" w:hint="eastAsia"/>
              <w:spacing w:val="10"/>
              <w:szCs w:val="20"/>
            </w:rPr>
          </w:rPrChange>
        </w:rPr>
        <w:t>再者，</w:t>
      </w:r>
      <w:r w:rsidR="00736A5B" w:rsidRPr="00B207B1">
        <w:rPr>
          <w:rFonts w:hAnsiTheme="minorEastAsia" w:hint="eastAsia"/>
          <w:rPrChange w:id="3078"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3079"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3080" w:author="JY0225" w:date="2017-08-24T11:14:00Z">
            <w:rPr>
              <w:rFonts w:ascii="Times New Roman" w:hAnsi="Times New Roman" w:hint="eastAsia"/>
              <w:spacing w:val="10"/>
              <w:szCs w:val="20"/>
            </w:rPr>
          </w:rPrChange>
        </w:rPr>
        <w:t>已有</w:t>
      </w:r>
      <w:r w:rsidR="004A5FEC" w:rsidRPr="00B207B1">
        <w:rPr>
          <w:rFonts w:hAnsiTheme="minorEastAsia" w:hint="eastAsia"/>
          <w:rPrChange w:id="3081"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3082" w:author="JY0225" w:date="2017-08-24T11:14:00Z">
            <w:rPr>
              <w:rFonts w:ascii="Times New Roman" w:hAnsi="Times New Roman" w:hint="eastAsia"/>
              <w:spacing w:val="10"/>
              <w:szCs w:val="20"/>
            </w:rPr>
          </w:rPrChange>
        </w:rPr>
        <w:t>服务器</w:t>
      </w:r>
      <w:r w:rsidR="00AC4E08" w:rsidRPr="00B207B1">
        <w:rPr>
          <w:rFonts w:hAnsiTheme="minorEastAsia" w:hint="eastAsia"/>
          <w:rPrChange w:id="3083"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3084" w:author="JY0225" w:date="2017-08-24T11:14:00Z">
            <w:rPr>
              <w:rFonts w:ascii="Times New Roman" w:hAnsi="Times New Roman" w:hint="eastAsia"/>
              <w:spacing w:val="10"/>
              <w:szCs w:val="20"/>
            </w:rPr>
          </w:rPrChange>
        </w:rPr>
        <w:t>。</w:t>
      </w:r>
      <w:r w:rsidR="00631860" w:rsidRPr="00B207B1">
        <w:rPr>
          <w:rFonts w:hAnsiTheme="minorEastAsia" w:hint="eastAsia"/>
          <w:rPrChange w:id="3085"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3086"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3087" w:author="JY0225" w:date="2017-08-24T11:14:00Z">
            <w:rPr>
              <w:rFonts w:ascii="Times New Roman" w:hAnsi="Times New Roman" w:hint="eastAsia"/>
              <w:spacing w:val="10"/>
              <w:szCs w:val="20"/>
            </w:rPr>
          </w:rPrChange>
        </w:rPr>
        <w:t>备份</w:t>
      </w:r>
      <w:r w:rsidR="00DE186B" w:rsidRPr="00B207B1">
        <w:rPr>
          <w:rFonts w:hAnsiTheme="minorEastAsia" w:hint="eastAsia"/>
          <w:rPrChange w:id="3088" w:author="JY0225" w:date="2017-08-24T11:14:00Z">
            <w:rPr>
              <w:rFonts w:ascii="Times New Roman" w:hAnsi="Times New Roman" w:hint="eastAsia"/>
              <w:spacing w:val="10"/>
              <w:szCs w:val="20"/>
            </w:rPr>
          </w:rPrChange>
        </w:rPr>
        <w:t>空间</w:t>
      </w:r>
      <w:r w:rsidR="00AC4E08" w:rsidRPr="00B207B1">
        <w:rPr>
          <w:rFonts w:hAnsiTheme="minorEastAsia" w:hint="eastAsia"/>
          <w:rPrChange w:id="3089" w:author="JY0225" w:date="2017-08-24T11:14:00Z">
            <w:rPr>
              <w:rFonts w:ascii="Times New Roman" w:hAnsi="Times New Roman" w:hint="eastAsia"/>
              <w:spacing w:val="10"/>
              <w:szCs w:val="20"/>
            </w:rPr>
          </w:rPrChange>
        </w:rPr>
        <w:t>。</w:t>
      </w:r>
      <w:r w:rsidR="00284320" w:rsidRPr="00B207B1">
        <w:rPr>
          <w:rFonts w:hAnsiTheme="minorEastAsia" w:hint="eastAsia"/>
          <w:rPrChange w:id="3090" w:author="JY0225" w:date="2017-08-24T11:14:00Z">
            <w:rPr>
              <w:rFonts w:ascii="Times New Roman" w:hAnsi="Times New Roman" w:hint="eastAsia"/>
              <w:spacing w:val="10"/>
              <w:szCs w:val="20"/>
            </w:rPr>
          </w:rPrChange>
        </w:rPr>
        <w:t>去</w:t>
      </w:r>
      <w:r w:rsidR="00284320" w:rsidRPr="00B207B1">
        <w:rPr>
          <w:rFonts w:hAnsiTheme="minorEastAsia" w:hint="eastAsia"/>
          <w:rPrChange w:id="3091"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3092" w:author="JY0225" w:date="2017-08-24T11:14:00Z">
            <w:rPr>
              <w:rFonts w:ascii="Times New Roman" w:hAnsi="Times New Roman" w:hint="eastAsia"/>
              <w:spacing w:val="10"/>
              <w:szCs w:val="20"/>
            </w:rPr>
          </w:rPrChange>
        </w:rPr>
        <w:t>技术</w:t>
      </w:r>
      <w:r w:rsidR="00581391" w:rsidRPr="00B207B1">
        <w:rPr>
          <w:rFonts w:hAnsiTheme="minorEastAsia" w:hint="eastAsia"/>
          <w:rPrChange w:id="3093"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3094" w:author="JY0225" w:date="2017-08-24T11:14:00Z">
            <w:rPr>
              <w:rFonts w:ascii="Times New Roman" w:hAnsi="Times New Roman" w:hint="eastAsia"/>
              <w:spacing w:val="10"/>
              <w:szCs w:val="20"/>
            </w:rPr>
          </w:rPrChange>
        </w:rPr>
        <w:t>可以借鉴</w:t>
      </w:r>
      <w:r w:rsidR="00284320" w:rsidRPr="00B207B1">
        <w:rPr>
          <w:rFonts w:hAnsiTheme="minorEastAsia"/>
          <w:rPrChange w:id="3095" w:author="JY0225" w:date="2017-08-24T11:14:00Z">
            <w:rPr>
              <w:rFonts w:ascii="Times New Roman" w:hAnsi="Times New Roman"/>
              <w:spacing w:val="10"/>
              <w:szCs w:val="20"/>
            </w:rPr>
          </w:rPrChange>
        </w:rPr>
        <w:t>Dropbox</w:t>
      </w:r>
      <w:r w:rsidR="00284320" w:rsidRPr="00B207B1">
        <w:rPr>
          <w:rFonts w:hAnsiTheme="minorEastAsia" w:hint="eastAsia"/>
          <w:rPrChange w:id="3096"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3097" w:author="JY0225" w:date="2017-08-24T11:14:00Z">
            <w:rPr>
              <w:rFonts w:ascii="Times New Roman" w:hAnsi="Times New Roman" w:hint="eastAsia"/>
              <w:spacing w:val="10"/>
              <w:szCs w:val="20"/>
            </w:rPr>
          </w:rPrChange>
        </w:rPr>
        <w:t>的</w:t>
      </w:r>
      <w:r w:rsidR="00284320" w:rsidRPr="00B207B1">
        <w:rPr>
          <w:rFonts w:hAnsiTheme="minorEastAsia" w:hint="eastAsia"/>
          <w:rPrChange w:id="3098" w:author="JY0225" w:date="2017-08-24T11:14:00Z">
            <w:rPr>
              <w:rFonts w:ascii="Times New Roman" w:hAnsi="Times New Roman" w:hint="eastAsia"/>
              <w:spacing w:val="10"/>
              <w:szCs w:val="20"/>
            </w:rPr>
          </w:rPrChange>
        </w:rPr>
        <w:t>去重策略，</w:t>
      </w:r>
      <w:r w:rsidR="008D7F1D" w:rsidRPr="00B207B1">
        <w:rPr>
          <w:rFonts w:hAnsiTheme="minorEastAsia" w:hint="eastAsia"/>
          <w:rPrChange w:id="3099"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3100" w:author="JY0225" w:date="2017-08-24T11:14:00Z">
            <w:rPr>
              <w:rFonts w:ascii="Times New Roman" w:hAnsi="Times New Roman" w:hint="eastAsia"/>
              <w:spacing w:val="10"/>
              <w:szCs w:val="20"/>
            </w:rPr>
          </w:rPrChange>
        </w:rPr>
        <w:t>服务器的</w:t>
      </w:r>
      <w:r w:rsidR="00476838" w:rsidRPr="00B207B1">
        <w:rPr>
          <w:rFonts w:hAnsiTheme="minorEastAsia" w:hint="eastAsia"/>
          <w:rPrChange w:id="3101" w:author="JY0225" w:date="2017-08-24T11:14:00Z">
            <w:rPr>
              <w:rFonts w:ascii="Times New Roman" w:hAnsi="Times New Roman" w:hint="eastAsia"/>
              <w:spacing w:val="10"/>
              <w:szCs w:val="20"/>
            </w:rPr>
          </w:rPrChange>
        </w:rPr>
        <w:t>备份</w:t>
      </w:r>
      <w:r w:rsidR="000F264C" w:rsidRPr="00B207B1">
        <w:rPr>
          <w:rFonts w:hAnsiTheme="minorEastAsia" w:hint="eastAsia"/>
          <w:rPrChange w:id="3102"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3103"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3104" w:author="JY0225" w:date="2017-08-24T11:14:00Z">
            <w:rPr>
              <w:rFonts w:ascii="Times New Roman" w:hAnsi="Times New Roman" w:hint="eastAsia"/>
              <w:spacing w:val="10"/>
              <w:szCs w:val="20"/>
            </w:rPr>
          </w:rPrChange>
        </w:rPr>
        <w:t>保证</w:t>
      </w:r>
      <w:r w:rsidR="00BC7066" w:rsidRPr="00B207B1">
        <w:rPr>
          <w:rFonts w:hAnsiTheme="minorEastAsia" w:hint="eastAsia"/>
          <w:rPrChange w:id="3105" w:author="JY0225" w:date="2017-08-24T11:14:00Z">
            <w:rPr>
              <w:rFonts w:ascii="Times New Roman" w:hAnsi="Times New Roman" w:hint="eastAsia"/>
              <w:spacing w:val="10"/>
              <w:szCs w:val="20"/>
            </w:rPr>
          </w:rPrChange>
        </w:rPr>
        <w:t>用户</w:t>
      </w:r>
      <w:r w:rsidR="00525278" w:rsidRPr="00B207B1">
        <w:rPr>
          <w:rFonts w:hAnsiTheme="minorEastAsia" w:hint="eastAsia"/>
          <w:rPrChange w:id="3106" w:author="JY0225" w:date="2017-08-24T11:14:00Z">
            <w:rPr>
              <w:rFonts w:ascii="Times New Roman" w:hAnsi="Times New Roman" w:hint="eastAsia"/>
              <w:spacing w:val="10"/>
              <w:szCs w:val="20"/>
            </w:rPr>
          </w:rPrChange>
        </w:rPr>
        <w:t>数据的</w:t>
      </w:r>
      <w:r w:rsidR="006C28B7" w:rsidRPr="00B207B1">
        <w:rPr>
          <w:rFonts w:hAnsiTheme="minorEastAsia" w:hint="eastAsia"/>
          <w:rPrChange w:id="3107" w:author="JY0225" w:date="2017-08-24T11:14:00Z">
            <w:rPr>
              <w:rFonts w:ascii="Times New Roman" w:hAnsi="Times New Roman" w:hint="eastAsia"/>
              <w:spacing w:val="10"/>
              <w:szCs w:val="20"/>
            </w:rPr>
          </w:rPrChange>
        </w:rPr>
        <w:t>安全</w:t>
      </w:r>
      <w:r w:rsidR="000F264C" w:rsidRPr="00B207B1">
        <w:rPr>
          <w:rFonts w:hAnsiTheme="minorEastAsia" w:hint="eastAsia"/>
          <w:rPrChange w:id="3108"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3109" w:author="JY0225" w:date="2017-08-24T11:14:00Z">
            <w:rPr>
              <w:rFonts w:ascii="Times New Roman" w:hAnsi="Times New Roman"/>
              <w:spacing w:val="10"/>
              <w:szCs w:val="20"/>
            </w:rPr>
          </w:rPrChange>
        </w:rPr>
      </w:pPr>
      <w:r w:rsidRPr="00B207B1">
        <w:rPr>
          <w:rFonts w:hAnsiTheme="minorEastAsia"/>
          <w:rPrChange w:id="3110" w:author="JY0225" w:date="2017-08-24T11:14:00Z">
            <w:rPr>
              <w:rFonts w:ascii="Times New Roman" w:hAnsi="Times New Roman"/>
              <w:spacing w:val="10"/>
              <w:szCs w:val="20"/>
            </w:rPr>
          </w:rPrChange>
        </w:rPr>
        <w:tab/>
      </w:r>
      <w:r w:rsidRPr="00B207B1">
        <w:rPr>
          <w:rFonts w:hAnsiTheme="minorEastAsia" w:hint="eastAsia"/>
          <w:rPrChange w:id="3111" w:author="JY0225" w:date="2017-08-24T11:14:00Z">
            <w:rPr>
              <w:rFonts w:ascii="Times New Roman" w:hAnsi="Times New Roman" w:hint="eastAsia"/>
              <w:spacing w:val="10"/>
              <w:szCs w:val="20"/>
            </w:rPr>
          </w:rPrChange>
        </w:rPr>
        <w:t>最后</w:t>
      </w:r>
      <w:r w:rsidR="00F9728F" w:rsidRPr="00B207B1">
        <w:rPr>
          <w:rFonts w:hAnsiTheme="minorEastAsia" w:hint="eastAsia"/>
          <w:rPrChange w:id="3112"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3113" w:author="JY0225" w:date="2017-08-24T11:14:00Z">
            <w:rPr>
              <w:rFonts w:ascii="Times New Roman" w:hAnsi="Times New Roman" w:hint="eastAsia"/>
              <w:spacing w:val="10"/>
              <w:szCs w:val="20"/>
            </w:rPr>
          </w:rPrChange>
        </w:rPr>
        <w:t>只支持</w:t>
      </w:r>
      <w:r w:rsidR="00811351" w:rsidRPr="00B207B1">
        <w:rPr>
          <w:rFonts w:hAnsiTheme="minorEastAsia"/>
          <w:rPrChange w:id="3114" w:author="JY0225" w:date="2017-08-24T11:14:00Z">
            <w:rPr>
              <w:rFonts w:ascii="Times New Roman" w:hAnsi="Times New Roman"/>
              <w:spacing w:val="10"/>
              <w:szCs w:val="20"/>
            </w:rPr>
          </w:rPrChange>
        </w:rPr>
        <w:t>Linux</w:t>
      </w:r>
      <w:r w:rsidR="00811351" w:rsidRPr="00B207B1">
        <w:rPr>
          <w:rFonts w:hAnsiTheme="minorEastAsia" w:hint="eastAsia"/>
          <w:rPrChange w:id="3115" w:author="JY0225" w:date="2017-08-24T11:14:00Z">
            <w:rPr>
              <w:rFonts w:ascii="Times New Roman" w:hAnsi="Times New Roman" w:hint="eastAsia"/>
              <w:spacing w:val="10"/>
              <w:szCs w:val="20"/>
            </w:rPr>
          </w:rPrChange>
        </w:rPr>
        <w:t>平台下的</w:t>
      </w:r>
      <w:r w:rsidR="00811351" w:rsidRPr="00B207B1">
        <w:rPr>
          <w:rFonts w:hAnsiTheme="minorEastAsia"/>
          <w:rPrChange w:id="3116" w:author="JY0225" w:date="2017-08-24T11:14:00Z">
            <w:rPr>
              <w:rFonts w:ascii="Times New Roman" w:hAnsi="Times New Roman"/>
              <w:spacing w:val="10"/>
              <w:szCs w:val="20"/>
            </w:rPr>
          </w:rPrChange>
        </w:rPr>
        <w:t>CLI</w:t>
      </w:r>
      <w:del w:id="3117" w:author="Liu, Wu" w:date="2017-08-29T10:06:00Z">
        <w:r w:rsidR="00811351" w:rsidRPr="00B207B1" w:rsidDel="00063713">
          <w:rPr>
            <w:rFonts w:hAnsiTheme="minorEastAsia" w:hint="eastAsia"/>
            <w:rPrChange w:id="3118"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3119"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3120"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3121" w:author="JY0225" w:date="2017-08-24T11:14:00Z">
            <w:rPr>
              <w:rFonts w:ascii="Times New Roman" w:hAnsi="Times New Roman" w:hint="eastAsia"/>
              <w:spacing w:val="10"/>
              <w:szCs w:val="20"/>
            </w:rPr>
          </w:rPrChange>
        </w:rPr>
        <w:t>客户端。</w:t>
      </w:r>
      <w:r w:rsidR="006A0440" w:rsidRPr="00B207B1">
        <w:rPr>
          <w:rFonts w:hAnsiTheme="minorEastAsia" w:hint="eastAsia"/>
          <w:rPrChange w:id="3122"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3123"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3124" w:author="JY0225" w:date="2017-08-24T11:14:00Z">
            <w:rPr>
              <w:rFonts w:ascii="Times New Roman" w:hAnsi="Times New Roman" w:hint="eastAsia"/>
              <w:spacing w:val="10"/>
              <w:szCs w:val="20"/>
            </w:rPr>
          </w:rPrChange>
        </w:rPr>
        <w:t>供应</w:t>
      </w:r>
      <w:r w:rsidR="002C0A8E" w:rsidRPr="00B207B1">
        <w:rPr>
          <w:rFonts w:hAnsiTheme="minorEastAsia" w:hint="eastAsia"/>
          <w:rPrChange w:id="3125"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3126" w:author="JY0225" w:date="2017-08-24T11:14:00Z">
            <w:rPr>
              <w:rFonts w:ascii="Times New Roman" w:hAnsi="Times New Roman" w:hint="eastAsia"/>
              <w:spacing w:val="10"/>
              <w:szCs w:val="20"/>
            </w:rPr>
          </w:rPrChange>
        </w:rPr>
        <w:t>服务</w:t>
      </w:r>
      <w:r w:rsidR="00A0342E" w:rsidRPr="00B207B1">
        <w:rPr>
          <w:rFonts w:hAnsiTheme="minorEastAsia" w:hint="eastAsia"/>
          <w:rPrChange w:id="3127" w:author="JY0225" w:date="2017-08-24T11:14:00Z">
            <w:rPr>
              <w:rFonts w:ascii="Times New Roman" w:hAnsi="Times New Roman" w:hint="eastAsia"/>
              <w:spacing w:val="10"/>
              <w:szCs w:val="20"/>
            </w:rPr>
          </w:rPrChange>
        </w:rPr>
        <w:t>，</w:t>
      </w:r>
      <w:r w:rsidR="00C86941" w:rsidRPr="00B207B1">
        <w:rPr>
          <w:rFonts w:hAnsiTheme="minorEastAsia" w:hint="eastAsia"/>
          <w:rPrChange w:id="3128" w:author="JY0225" w:date="2017-08-24T11:14:00Z">
            <w:rPr>
              <w:rFonts w:ascii="Times New Roman" w:hAnsi="Times New Roman" w:hint="eastAsia"/>
              <w:spacing w:val="10"/>
              <w:szCs w:val="20"/>
            </w:rPr>
          </w:rPrChange>
        </w:rPr>
        <w:t>因此</w:t>
      </w:r>
      <w:r w:rsidR="000E55A2" w:rsidRPr="00B207B1">
        <w:rPr>
          <w:rFonts w:hAnsiTheme="minorEastAsia" w:hint="eastAsia"/>
          <w:rPrChange w:id="3129"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3130"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3131" w:author="JY0225" w:date="2017-08-24T11:14:00Z">
            <w:rPr>
              <w:rFonts w:ascii="Times New Roman" w:hAnsi="Times New Roman" w:hint="eastAsia"/>
              <w:spacing w:val="10"/>
              <w:szCs w:val="20"/>
            </w:rPr>
          </w:rPrChange>
        </w:rPr>
        <w:t>不同</w:t>
      </w:r>
      <w:r w:rsidR="00666CF9" w:rsidRPr="00B207B1">
        <w:rPr>
          <w:rFonts w:hAnsiTheme="minorEastAsia" w:hint="eastAsia"/>
          <w:rPrChange w:id="3132" w:author="JY0225" w:date="2017-08-24T11:14:00Z">
            <w:rPr>
              <w:rFonts w:ascii="Times New Roman" w:hAnsi="Times New Roman" w:hint="eastAsia"/>
              <w:spacing w:val="10"/>
              <w:szCs w:val="20"/>
            </w:rPr>
          </w:rPrChange>
        </w:rPr>
        <w:t>客户端</w:t>
      </w:r>
      <w:r w:rsidR="004B3158" w:rsidRPr="00B207B1">
        <w:rPr>
          <w:rFonts w:hAnsiTheme="minorEastAsia" w:hint="eastAsia"/>
          <w:rPrChange w:id="3133" w:author="JY0225" w:date="2017-08-24T11:14:00Z">
            <w:rPr>
              <w:rFonts w:ascii="Times New Roman" w:hAnsi="Times New Roman" w:hint="eastAsia"/>
              <w:spacing w:val="10"/>
              <w:szCs w:val="20"/>
            </w:rPr>
          </w:rPrChange>
        </w:rPr>
        <w:t>与</w:t>
      </w:r>
      <w:r w:rsidR="003E57AC" w:rsidRPr="00B207B1">
        <w:rPr>
          <w:rFonts w:hAnsiTheme="minorEastAsia" w:hint="eastAsia"/>
          <w:rPrChange w:id="3134" w:author="JY0225" w:date="2017-08-24T11:14:00Z">
            <w:rPr>
              <w:rFonts w:ascii="Times New Roman" w:hAnsi="Times New Roman" w:hint="eastAsia"/>
              <w:spacing w:val="10"/>
              <w:szCs w:val="20"/>
            </w:rPr>
          </w:rPrChange>
        </w:rPr>
        <w:t>云</w:t>
      </w:r>
      <w:r w:rsidR="00476838" w:rsidRPr="00B207B1">
        <w:rPr>
          <w:rFonts w:hAnsiTheme="minorEastAsia" w:hint="eastAsia"/>
          <w:rPrChange w:id="3135" w:author="JY0225" w:date="2017-08-24T11:14:00Z">
            <w:rPr>
              <w:rFonts w:ascii="Times New Roman" w:hAnsi="Times New Roman" w:hint="eastAsia"/>
              <w:spacing w:val="10"/>
              <w:szCs w:val="20"/>
            </w:rPr>
          </w:rPrChange>
        </w:rPr>
        <w:t>备份</w:t>
      </w:r>
      <w:r w:rsidR="003E57AC" w:rsidRPr="00B207B1">
        <w:rPr>
          <w:rFonts w:hAnsiTheme="minorEastAsia" w:hint="eastAsia"/>
          <w:rPrChange w:id="3136" w:author="JY0225" w:date="2017-08-24T11:14:00Z">
            <w:rPr>
              <w:rFonts w:ascii="Times New Roman" w:hAnsi="Times New Roman" w:hint="eastAsia"/>
              <w:spacing w:val="10"/>
              <w:szCs w:val="20"/>
            </w:rPr>
          </w:rPrChange>
        </w:rPr>
        <w:t>服务器</w:t>
      </w:r>
      <w:r w:rsidR="00BC7066" w:rsidRPr="00B207B1">
        <w:rPr>
          <w:rFonts w:hAnsiTheme="minorEastAsia" w:hint="eastAsia"/>
          <w:rPrChange w:id="3137" w:author="JY0225" w:date="2017-08-24T11:14:00Z">
            <w:rPr>
              <w:rFonts w:ascii="Times New Roman" w:hAnsi="Times New Roman" w:hint="eastAsia"/>
              <w:spacing w:val="10"/>
              <w:szCs w:val="20"/>
            </w:rPr>
          </w:rPrChange>
        </w:rPr>
        <w:t>之间</w:t>
      </w:r>
      <w:r w:rsidR="009C1455" w:rsidRPr="00B207B1">
        <w:rPr>
          <w:rFonts w:hAnsiTheme="minorEastAsia" w:hint="eastAsia"/>
          <w:rPrChange w:id="3138" w:author="JY0225" w:date="2017-08-24T11:14:00Z">
            <w:rPr>
              <w:rFonts w:ascii="Times New Roman" w:hAnsi="Times New Roman" w:hint="eastAsia"/>
              <w:spacing w:val="10"/>
              <w:szCs w:val="20"/>
            </w:rPr>
          </w:rPrChange>
        </w:rPr>
        <w:t>的</w:t>
      </w:r>
      <w:r w:rsidR="00AD330E" w:rsidRPr="00B207B1">
        <w:rPr>
          <w:rFonts w:hAnsiTheme="minorEastAsia" w:hint="eastAsia"/>
          <w:rPrChange w:id="3139" w:author="JY0225" w:date="2017-08-24T11:14:00Z">
            <w:rPr>
              <w:rFonts w:ascii="Times New Roman" w:hAnsi="Times New Roman" w:hint="eastAsia"/>
              <w:spacing w:val="10"/>
              <w:szCs w:val="20"/>
            </w:rPr>
          </w:rPrChange>
        </w:rPr>
        <w:t>适配</w:t>
      </w:r>
      <w:r w:rsidR="009C1455" w:rsidRPr="00B207B1">
        <w:rPr>
          <w:rFonts w:hAnsiTheme="minorEastAsia" w:hint="eastAsia"/>
          <w:rPrChange w:id="3140" w:author="JY0225" w:date="2017-08-24T11:14:00Z">
            <w:rPr>
              <w:rFonts w:ascii="Times New Roman" w:hAnsi="Times New Roman" w:hint="eastAsia"/>
              <w:spacing w:val="10"/>
              <w:szCs w:val="20"/>
            </w:rPr>
          </w:rPrChange>
        </w:rPr>
        <w:t>问题，使其</w:t>
      </w:r>
      <w:r w:rsidR="004A4096" w:rsidRPr="00B207B1">
        <w:rPr>
          <w:rFonts w:hAnsiTheme="minorEastAsia" w:hint="eastAsia"/>
          <w:rPrChange w:id="3141"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3142" w:author="JY0225" w:date="2017-08-24T11:14:00Z">
            <w:rPr>
              <w:rFonts w:ascii="Times New Roman" w:hAnsi="Times New Roman" w:hint="eastAsia"/>
              <w:spacing w:val="10"/>
              <w:szCs w:val="20"/>
            </w:rPr>
          </w:rPrChange>
        </w:rPr>
        <w:t>以</w:t>
      </w:r>
      <w:r w:rsidR="00785BD1" w:rsidRPr="00B207B1">
        <w:rPr>
          <w:rFonts w:hAnsiTheme="minorEastAsia" w:hint="eastAsia"/>
          <w:rPrChange w:id="3143" w:author="JY0225" w:date="2017-08-24T11:14:00Z">
            <w:rPr>
              <w:rFonts w:ascii="Times New Roman" w:hAnsi="Times New Roman" w:hint="eastAsia"/>
              <w:spacing w:val="10"/>
              <w:szCs w:val="20"/>
            </w:rPr>
          </w:rPrChange>
        </w:rPr>
        <w:t>支撑更多</w:t>
      </w:r>
      <w:r w:rsidR="00CA4F62" w:rsidRPr="00B207B1">
        <w:rPr>
          <w:rFonts w:hAnsiTheme="minorEastAsia" w:hint="eastAsia"/>
          <w:rPrChange w:id="3144" w:author="JY0225" w:date="2017-08-24T11:14:00Z">
            <w:rPr>
              <w:rFonts w:ascii="Times New Roman" w:hAnsi="Times New Roman" w:hint="eastAsia"/>
              <w:spacing w:val="10"/>
              <w:szCs w:val="20"/>
            </w:rPr>
          </w:rPrChange>
        </w:rPr>
        <w:t>的</w:t>
      </w:r>
      <w:r w:rsidR="00156120" w:rsidRPr="00B207B1">
        <w:rPr>
          <w:rFonts w:hAnsiTheme="minorEastAsia" w:hint="eastAsia"/>
          <w:rPrChange w:id="3145"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3146"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3147" w:author="微软用户" w:date="2017-08-18T22:51:00Z">
          <w:pPr>
            <w:pStyle w:val="21"/>
          </w:pPr>
        </w:pPrChange>
      </w:pPr>
      <w:bookmarkStart w:id="3148" w:name="_Toc492457599"/>
      <w:r w:rsidRPr="00B207B1">
        <w:t>3</w:t>
      </w:r>
      <w:r w:rsidR="008F0111" w:rsidRPr="00B207B1">
        <w:t>.</w:t>
      </w:r>
      <w:ins w:id="3149" w:author="JY0225" w:date="2017-08-23T14:05:00Z">
        <w:r w:rsidR="003F08AF" w:rsidRPr="00B207B1">
          <w:t>2</w:t>
        </w:r>
      </w:ins>
      <w:del w:id="3150"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3148"/>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3151"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3152" w:author="Liu, Wu" w:date="2017-08-29T11:00:00Z">
        <w:r w:rsidR="00883D86" w:rsidRPr="00B207B1">
          <w:rPr>
            <w:rFonts w:ascii="Times New Roman" w:hAnsi="Times New Roman"/>
          </w:rPr>
          <w:t>如下</w:t>
        </w:r>
      </w:ins>
      <w:del w:id="3153"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3154" w:name="_Toc492457600"/>
      <w:r w:rsidRPr="00B207B1">
        <w:t>3</w:t>
      </w:r>
      <w:r w:rsidR="006E3397" w:rsidRPr="00B207B1">
        <w:t>.</w:t>
      </w:r>
      <w:ins w:id="3155" w:author="JY0225" w:date="2017-08-23T14:05:00Z">
        <w:r w:rsidR="00A916D2" w:rsidRPr="00B207B1">
          <w:t>2</w:t>
        </w:r>
      </w:ins>
      <w:del w:id="3156"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3154"/>
    </w:p>
    <w:p w14:paraId="6E88E45A" w14:textId="652971E0" w:rsidR="00A5652F" w:rsidRDefault="00A5652F" w:rsidP="00A5652F">
      <w:pPr>
        <w:jc w:val="center"/>
        <w:rPr>
          <w:rFonts w:ascii="Times New Roman" w:hAnsi="Times New Roman"/>
        </w:rPr>
      </w:pPr>
      <w:ins w:id="3157" w:author="微软用户" w:date="2017-08-19T21:26:00Z">
        <w:r w:rsidRPr="00B207B1">
          <w:object w:dxaOrig="12856" w:dyaOrig="11131" w14:anchorId="40A716FB">
            <v:shape id="_x0000_i1029" type="#_x0000_t75" style="width:339.9pt;height:295.55pt" o:ole="">
              <v:imagedata r:id="rId32" o:title=""/>
            </v:shape>
            <o:OLEObject Type="Embed" ProgID="Visio.Drawing.15" ShapeID="_x0000_i1029" DrawAspect="Content" ObjectID="_1566200037"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3158" w:author="JY0225" w:date="2017-08-24T11:14:00Z">
            <w:rPr>
              <w:rFonts w:ascii="Times New Roman" w:hAnsi="Times New Roman" w:hint="eastAsia"/>
              <w:spacing w:val="10"/>
            </w:rPr>
          </w:rPrChange>
        </w:rPr>
        <w:t>图</w:t>
      </w:r>
      <w:r w:rsidRPr="00B207B1">
        <w:rPr>
          <w:rFonts w:hAnsiTheme="minorEastAsia"/>
          <w:rPrChange w:id="3159" w:author="JY0225" w:date="2017-08-24T11:14:00Z">
            <w:rPr>
              <w:rFonts w:ascii="Times New Roman" w:hAnsi="Times New Roman"/>
              <w:spacing w:val="10"/>
            </w:rPr>
          </w:rPrChange>
        </w:rPr>
        <w:t xml:space="preserve">3-1 </w:t>
      </w:r>
      <w:r w:rsidRPr="00B207B1">
        <w:rPr>
          <w:rFonts w:hAnsiTheme="minorEastAsia" w:hint="eastAsia"/>
          <w:rPrChange w:id="3160"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3161"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3162" w:author="Liu, Wu" w:date="2017-08-29T11:01:00Z">
        <w:r w:rsidR="0032322A" w:rsidRPr="00B207B1">
          <w:rPr>
            <w:rFonts w:ascii="Times New Roman" w:hAnsi="Times New Roman"/>
          </w:rPr>
          <w:t>被执行</w:t>
        </w:r>
      </w:ins>
      <w:del w:id="3163"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3164" w:author="JY0225" w:date="2017-08-24T10:52:00Z">
            <w:rPr>
              <w:rFonts w:ascii="Times New Roman" w:hAnsi="Times New Roman"/>
            </w:rPr>
          </w:rPrChange>
        </w:rPr>
        <w:pPrChange w:id="3165"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3166" w:author="JY0225" w:date="2017-08-24T10:52:00Z">
            <w:rPr>
              <w:rFonts w:ascii="Times New Roman" w:hAnsi="Times New Roman" w:hint="eastAsia"/>
            </w:rPr>
          </w:rPrChange>
        </w:rPr>
        <w:t>不同用户的数据，按照会话进行</w:t>
      </w:r>
      <w:ins w:id="3167" w:author="Liu, Wu" w:date="2017-08-29T11:01:00Z">
        <w:r w:rsidR="0071405A" w:rsidRPr="00B207B1">
          <w:rPr>
            <w:color w:val="000000" w:themeColor="text1"/>
          </w:rPr>
          <w:t>物理</w:t>
        </w:r>
      </w:ins>
      <w:del w:id="3168" w:author="Liu, Wu" w:date="2017-08-29T11:01:00Z">
        <w:r w:rsidRPr="00B207B1" w:rsidDel="0071405A">
          <w:rPr>
            <w:rFonts w:asciiTheme="minorHAnsi" w:cstheme="minorBidi" w:hint="eastAsia"/>
            <w:color w:val="000000" w:themeColor="text1"/>
            <w:rPrChange w:id="3169"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3170"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3171"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3172" w:author="JY0225" w:date="2017-08-24T10:52:00Z">
            <w:rPr>
              <w:rFonts w:ascii="Times New Roman" w:hAnsi="Times New Roman"/>
            </w:rPr>
          </w:rPrChange>
        </w:rPr>
        <w:pPrChange w:id="3173"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3174"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3175"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3176" w:author="JY0225" w:date="2017-08-24T10:52:00Z">
            <w:rPr>
              <w:rFonts w:ascii="Times New Roman" w:hAnsi="Times New Roman" w:hint="eastAsia"/>
            </w:rPr>
          </w:rPrChange>
        </w:rPr>
        <w:t>用户的持久私密信息以加密的形式</w:t>
      </w:r>
      <w:ins w:id="3177" w:author="Liu, Wu" w:date="2017-08-29T11:03:00Z">
        <w:r w:rsidR="005B5367" w:rsidRPr="00B207B1">
          <w:rPr>
            <w:color w:val="000000" w:themeColor="text1"/>
          </w:rPr>
          <w:t>存储</w:t>
        </w:r>
      </w:ins>
      <w:del w:id="3178" w:author="Liu, Wu" w:date="2017-08-29T11:03:00Z">
        <w:r w:rsidR="00476838" w:rsidRPr="00B207B1" w:rsidDel="005B5367">
          <w:rPr>
            <w:rFonts w:asciiTheme="minorHAnsi" w:cstheme="minorBidi" w:hint="eastAsia"/>
            <w:color w:val="000000" w:themeColor="text1"/>
            <w:rPrChange w:id="3179"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3180"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3181"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3182" w:name="_Toc492457601"/>
      <w:r w:rsidRPr="00B207B1">
        <w:t>3</w:t>
      </w:r>
      <w:r w:rsidR="000F7FC9" w:rsidRPr="00B207B1">
        <w:t>.</w:t>
      </w:r>
      <w:ins w:id="3183" w:author="JY0225" w:date="2017-08-23T14:05:00Z">
        <w:r w:rsidR="0001602B" w:rsidRPr="00B207B1">
          <w:t>2</w:t>
        </w:r>
      </w:ins>
      <w:del w:id="3184"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3182"/>
    </w:p>
    <w:p w14:paraId="59E07A9D" w14:textId="758F617D" w:rsidR="00F87DDF" w:rsidRPr="00B207B1" w:rsidRDefault="00BA73AE">
      <w:pPr>
        <w:jc w:val="center"/>
        <w:rPr>
          <w:rFonts w:ascii="Times New Roman" w:hAnsi="Times New Roman"/>
        </w:rPr>
      </w:pPr>
      <w:del w:id="3185"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3186" w:author="微软用户" w:date="2017-08-19T21:20:00Z">
        <w:r w:rsidR="00B648A0" w:rsidRPr="00B207B1">
          <w:rPr>
            <w:rFonts w:ascii="Times New Roman" w:hAnsi="Times New Roman"/>
          </w:rPr>
          <w:object w:dxaOrig="15255" w:dyaOrig="9676" w14:anchorId="53B66DFC">
            <v:shape id="_x0000_i1030" type="#_x0000_t75" style="width:378.7pt;height:241.25pt" o:ole="">
              <v:imagedata r:id="rId36" o:title=""/>
            </v:shape>
            <o:OLEObject Type="Embed" ProgID="Visio.Drawing.15" ShapeID="_x0000_i1030" DrawAspect="Content" ObjectID="_1566200038"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3187" w:author="JY0225" w:date="2017-08-24T11:15:00Z">
            <w:rPr>
              <w:rFonts w:ascii="Times New Roman" w:hAnsi="Times New Roman" w:hint="eastAsia"/>
              <w:spacing w:val="10"/>
            </w:rPr>
          </w:rPrChange>
        </w:rPr>
        <w:t>图</w:t>
      </w:r>
      <w:r w:rsidRPr="00B207B1">
        <w:rPr>
          <w:rFonts w:hAnsiTheme="minorEastAsia"/>
          <w:rPrChange w:id="3188" w:author="JY0225" w:date="2017-08-24T11:15:00Z">
            <w:rPr>
              <w:rFonts w:ascii="Times New Roman" w:hAnsi="Times New Roman"/>
              <w:spacing w:val="10"/>
            </w:rPr>
          </w:rPrChange>
        </w:rPr>
        <w:t xml:space="preserve">3-2 </w:t>
      </w:r>
      <w:r w:rsidRPr="00B207B1">
        <w:rPr>
          <w:rFonts w:hAnsiTheme="minorEastAsia" w:hint="eastAsia"/>
          <w:rPrChange w:id="3189"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3190" w:author="JY0225" w:date="2017-08-24T11:15:00Z">
            <w:rPr>
              <w:rFonts w:ascii="Times New Roman" w:hAnsi="Times New Roman"/>
              <w:spacing w:val="10"/>
            </w:rPr>
          </w:rPrChange>
        </w:rPr>
      </w:pPr>
      <w:r w:rsidRPr="00B207B1">
        <w:rPr>
          <w:rFonts w:hAnsiTheme="minorEastAsia" w:hint="eastAsia"/>
          <w:rPrChange w:id="3191"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3192"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3193" w:author="Liu, Wu" w:date="2017-08-29T11:04:00Z">
        <w:r w:rsidRPr="00B207B1" w:rsidDel="000029C5">
          <w:rPr>
            <w:rFonts w:hAnsiTheme="minorEastAsia" w:hint="eastAsia"/>
            <w:rPrChange w:id="3194" w:author="JY0225" w:date="2017-08-24T11:15:00Z">
              <w:rPr>
                <w:rFonts w:ascii="Times New Roman" w:hAnsi="Times New Roman" w:hint="eastAsia"/>
              </w:rPr>
            </w:rPrChange>
          </w:rPr>
          <w:delText>的</w:delText>
        </w:r>
      </w:del>
      <w:r w:rsidRPr="00B207B1">
        <w:rPr>
          <w:rFonts w:hAnsiTheme="minorEastAsia" w:hint="eastAsia"/>
          <w:rPrChange w:id="3195" w:author="JY0225" w:date="2017-08-24T11:15:00Z">
            <w:rPr>
              <w:rFonts w:ascii="Times New Roman" w:hAnsi="Times New Roman" w:hint="eastAsia"/>
            </w:rPr>
          </w:rPrChange>
        </w:rPr>
        <w:t>传输</w:t>
      </w:r>
      <w:ins w:id="3196" w:author="Liu, Wu" w:date="2017-08-29T11:04:00Z">
        <w:r w:rsidRPr="00B207B1">
          <w:rPr>
            <w:rFonts w:hAnsiTheme="minorEastAsia" w:hint="eastAsia"/>
          </w:rPr>
          <w:t>的效率</w:t>
        </w:r>
      </w:ins>
      <w:del w:id="3197" w:author="Liu, Wu" w:date="2017-08-29T11:04:00Z">
        <w:r w:rsidRPr="00B207B1" w:rsidDel="000029C5">
          <w:rPr>
            <w:rFonts w:hAnsiTheme="minorEastAsia" w:hint="eastAsia"/>
            <w:rPrChange w:id="3198" w:author="JY0225" w:date="2017-08-24T11:15:00Z">
              <w:rPr>
                <w:rFonts w:ascii="Times New Roman" w:hAnsi="Times New Roman" w:hint="eastAsia"/>
              </w:rPr>
            </w:rPrChange>
          </w:rPr>
          <w:delText>成功率</w:delText>
        </w:r>
      </w:del>
      <w:r w:rsidRPr="00B207B1">
        <w:rPr>
          <w:rFonts w:hAnsiTheme="minorEastAsia" w:hint="eastAsia"/>
          <w:rPrChange w:id="3199" w:author="JY0225" w:date="2017-08-24T11:15:00Z">
            <w:rPr>
              <w:rFonts w:ascii="Times New Roman" w:hAnsi="Times New Roman" w:hint="eastAsia"/>
            </w:rPr>
          </w:rPrChange>
        </w:rPr>
        <w:t>。图</w:t>
      </w:r>
      <w:r w:rsidRPr="00B207B1">
        <w:rPr>
          <w:rFonts w:hAnsiTheme="minorEastAsia"/>
          <w:rPrChange w:id="3200" w:author="JY0225" w:date="2017-08-24T11:15:00Z">
            <w:rPr>
              <w:rFonts w:ascii="Times New Roman" w:hAnsi="Times New Roman"/>
            </w:rPr>
          </w:rPrChange>
        </w:rPr>
        <w:t>3-</w:t>
      </w:r>
      <w:ins w:id="3201" w:author="Liu, Wu" w:date="2017-08-29T11:04:00Z">
        <w:r w:rsidRPr="00B207B1">
          <w:rPr>
            <w:rFonts w:hAnsiTheme="minorEastAsia"/>
          </w:rPr>
          <w:t>2</w:t>
        </w:r>
      </w:ins>
      <w:del w:id="3202" w:author="Liu, Wu" w:date="2017-08-29T11:04:00Z">
        <w:r w:rsidRPr="00B207B1" w:rsidDel="0037510F">
          <w:rPr>
            <w:rFonts w:hAnsiTheme="minorEastAsia"/>
            <w:rPrChange w:id="3203" w:author="JY0225" w:date="2017-08-24T11:15:00Z">
              <w:rPr>
                <w:rFonts w:ascii="Times New Roman" w:hAnsi="Times New Roman"/>
              </w:rPr>
            </w:rPrChange>
          </w:rPr>
          <w:delText>1</w:delText>
        </w:r>
      </w:del>
      <w:r w:rsidRPr="00B207B1">
        <w:rPr>
          <w:rFonts w:hAnsiTheme="minorEastAsia" w:hint="eastAsia"/>
          <w:rPrChange w:id="3204"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3205" w:name="_Toc492457602"/>
      <w:r w:rsidRPr="00B207B1">
        <w:t>3</w:t>
      </w:r>
      <w:r w:rsidR="00146877" w:rsidRPr="00B207B1">
        <w:t>.</w:t>
      </w:r>
      <w:ins w:id="3206" w:author="JY0225" w:date="2017-08-23T14:05:00Z">
        <w:r w:rsidR="00066CD7" w:rsidRPr="00B207B1">
          <w:t>2</w:t>
        </w:r>
      </w:ins>
      <w:del w:id="3207"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3205"/>
    </w:p>
    <w:p w14:paraId="4F9E4DE2" w14:textId="1CDB17C0" w:rsidR="00686342" w:rsidRDefault="00DB36F7" w:rsidP="00686342">
      <w:pPr>
        <w:jc w:val="center"/>
        <w:rPr>
          <w:rFonts w:hAnsiTheme="minorEastAsia"/>
        </w:rPr>
      </w:pPr>
      <w:ins w:id="3208"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66200039"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3209" w:author="JY0225" w:date="2017-08-24T11:15:00Z">
            <w:rPr>
              <w:rFonts w:ascii="Times New Roman" w:hAnsi="Times New Roman" w:hint="eastAsia"/>
              <w:spacing w:val="10"/>
            </w:rPr>
          </w:rPrChange>
        </w:rPr>
        <w:t>图</w:t>
      </w:r>
      <w:r w:rsidRPr="00B207B1">
        <w:rPr>
          <w:rFonts w:hAnsiTheme="minorEastAsia"/>
          <w:rPrChange w:id="3210" w:author="JY0225" w:date="2017-08-24T11:15:00Z">
            <w:rPr>
              <w:rFonts w:ascii="Times New Roman" w:hAnsi="Times New Roman"/>
              <w:spacing w:val="10"/>
            </w:rPr>
          </w:rPrChange>
        </w:rPr>
        <w:t xml:space="preserve">3-3 </w:t>
      </w:r>
      <w:r w:rsidRPr="00B207B1">
        <w:rPr>
          <w:rFonts w:hAnsiTheme="minorEastAsia" w:hint="eastAsia"/>
          <w:rPrChange w:id="3211"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3212" w:author="JY0225" w:date="2017-08-24T11:15:00Z">
            <w:rPr>
              <w:rFonts w:ascii="Times New Roman" w:hAnsi="Times New Roman"/>
            </w:rPr>
          </w:rPrChange>
        </w:rPr>
      </w:pPr>
      <w:r w:rsidRPr="00B207B1">
        <w:rPr>
          <w:rFonts w:hAnsiTheme="minorEastAsia" w:hint="eastAsia"/>
          <w:rPrChange w:id="3213" w:author="JY0225" w:date="2017-08-24T11:15:00Z">
            <w:rPr>
              <w:rFonts w:ascii="Times New Roman" w:hAnsi="Times New Roman" w:hint="eastAsia"/>
            </w:rPr>
          </w:rPrChange>
        </w:rPr>
        <w:t>云</w:t>
      </w:r>
      <w:r w:rsidR="00476838" w:rsidRPr="00B207B1">
        <w:rPr>
          <w:rFonts w:hAnsiTheme="minorEastAsia" w:hint="eastAsia"/>
          <w:rPrChange w:id="3214" w:author="JY0225" w:date="2017-08-24T11:15:00Z">
            <w:rPr>
              <w:rFonts w:ascii="Times New Roman" w:hAnsi="Times New Roman" w:hint="eastAsia"/>
            </w:rPr>
          </w:rPrChange>
        </w:rPr>
        <w:t>备份</w:t>
      </w:r>
      <w:r w:rsidRPr="00B207B1">
        <w:rPr>
          <w:rFonts w:hAnsiTheme="minorEastAsia" w:hint="eastAsia"/>
          <w:rPrChange w:id="3215" w:author="JY0225" w:date="2017-08-24T11:15:00Z">
            <w:rPr>
              <w:rFonts w:ascii="Times New Roman" w:hAnsi="Times New Roman" w:hint="eastAsia"/>
            </w:rPr>
          </w:rPrChange>
        </w:rPr>
        <w:t>是</w:t>
      </w:r>
      <w:del w:id="3216" w:author="Liu, Wu" w:date="2017-08-29T11:05:00Z">
        <w:r w:rsidR="00476838" w:rsidRPr="00B207B1" w:rsidDel="004E73F7">
          <w:rPr>
            <w:rFonts w:hAnsiTheme="minorEastAsia" w:hint="eastAsia"/>
            <w:rPrChange w:id="3217" w:author="JY0225" w:date="2017-08-24T11:15:00Z">
              <w:rPr>
                <w:rFonts w:ascii="Times New Roman" w:hAnsi="Times New Roman" w:hint="eastAsia"/>
              </w:rPr>
            </w:rPrChange>
          </w:rPr>
          <w:delText>备份</w:delText>
        </w:r>
        <w:r w:rsidRPr="00B207B1" w:rsidDel="004E73F7">
          <w:rPr>
            <w:rFonts w:hAnsiTheme="minorEastAsia" w:hint="eastAsia"/>
            <w:rPrChange w:id="3218" w:author="JY0225" w:date="2017-08-24T11:15:00Z">
              <w:rPr>
                <w:rFonts w:ascii="Times New Roman" w:hAnsi="Times New Roman" w:hint="eastAsia"/>
              </w:rPr>
            </w:rPrChange>
          </w:rPr>
          <w:delText>和</w:delText>
        </w:r>
      </w:del>
      <w:r w:rsidRPr="00B207B1">
        <w:rPr>
          <w:rFonts w:hAnsiTheme="minorEastAsia" w:hint="eastAsia"/>
          <w:rPrChange w:id="3219" w:author="JY0225" w:date="2017-08-24T11:15:00Z">
            <w:rPr>
              <w:rFonts w:ascii="Times New Roman" w:hAnsi="Times New Roman" w:hint="eastAsia"/>
            </w:rPr>
          </w:rPrChange>
        </w:rPr>
        <w:t>网络</w:t>
      </w:r>
      <w:r w:rsidRPr="00B207B1">
        <w:rPr>
          <w:rFonts w:hAnsiTheme="minorEastAsia"/>
          <w:rPrChange w:id="3220" w:author="JY0225" w:date="2017-08-24T11:15:00Z">
            <w:rPr>
              <w:rFonts w:ascii="Times New Roman" w:hAnsi="Times New Roman"/>
            </w:rPr>
          </w:rPrChange>
        </w:rPr>
        <w:t>I/O</w:t>
      </w:r>
      <w:r w:rsidRPr="00B207B1">
        <w:rPr>
          <w:rFonts w:hAnsiTheme="minorEastAsia" w:hint="eastAsia"/>
          <w:rPrChange w:id="3221" w:author="JY0225" w:date="2017-08-24T11:15:00Z">
            <w:rPr>
              <w:rFonts w:ascii="Times New Roman" w:hAnsi="Times New Roman" w:hint="eastAsia"/>
            </w:rPr>
          </w:rPrChange>
        </w:rPr>
        <w:t>密集的服务</w:t>
      </w:r>
      <w:del w:id="3222" w:author="微软用户" w:date="2017-08-24T21:48:00Z">
        <w:r w:rsidR="00225142" w:rsidRPr="00B207B1" w:rsidDel="00B97D0E">
          <w:rPr>
            <w:rFonts w:hAnsiTheme="minorEastAsia"/>
            <w:vertAlign w:val="superscript"/>
            <w:rPrChange w:id="3223" w:author="JY0225" w:date="2017-08-24T11:15:00Z">
              <w:rPr>
                <w:vertAlign w:val="superscript"/>
              </w:rPr>
            </w:rPrChange>
          </w:rPr>
          <w:delText>[10]</w:delText>
        </w:r>
      </w:del>
      <w:r w:rsidRPr="00B207B1">
        <w:rPr>
          <w:rFonts w:hAnsiTheme="minorEastAsia" w:hint="eastAsia"/>
          <w:rPrChange w:id="3224" w:author="JY0225" w:date="2017-08-24T11:15:00Z">
            <w:rPr>
              <w:rFonts w:ascii="Times New Roman" w:hAnsi="Times New Roman" w:hint="eastAsia"/>
            </w:rPr>
          </w:rPrChange>
        </w:rPr>
        <w:t>，大量的</w:t>
      </w:r>
      <w:r w:rsidRPr="00B207B1">
        <w:rPr>
          <w:rFonts w:hAnsiTheme="minorEastAsia"/>
          <w:rPrChange w:id="3225" w:author="JY0225" w:date="2017-08-24T11:15:00Z">
            <w:rPr>
              <w:rFonts w:ascii="Times New Roman" w:hAnsi="Times New Roman"/>
            </w:rPr>
          </w:rPrChange>
        </w:rPr>
        <w:t>I/O</w:t>
      </w:r>
      <w:r w:rsidRPr="00B207B1">
        <w:rPr>
          <w:rFonts w:hAnsiTheme="minorEastAsia" w:hint="eastAsia"/>
          <w:rPrChange w:id="3226"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3227" w:author="JY0225" w:date="2017-08-24T11:15:00Z">
            <w:rPr>
              <w:rFonts w:ascii="Times New Roman" w:hAnsi="Times New Roman" w:hint="eastAsia"/>
            </w:rPr>
          </w:rPrChange>
        </w:rPr>
        <w:t>备份</w:t>
      </w:r>
      <w:r w:rsidRPr="00B207B1">
        <w:rPr>
          <w:rFonts w:hAnsiTheme="minorEastAsia" w:hint="eastAsia"/>
          <w:rPrChange w:id="3228" w:author="JY0225" w:date="2017-08-24T11:15:00Z">
            <w:rPr>
              <w:rFonts w:ascii="Times New Roman" w:hAnsi="Times New Roman" w:hint="eastAsia"/>
            </w:rPr>
          </w:rPrChange>
        </w:rPr>
        <w:t>空间，并且计算能力普遍过剩。因此，可以通过利用本地</w:t>
      </w:r>
      <w:ins w:id="3229" w:author="Liu, Wu" w:date="2017-08-29T11:05:00Z">
        <w:r w:rsidR="00F87F84" w:rsidRPr="00B207B1">
          <w:rPr>
            <w:rFonts w:hAnsiTheme="minorEastAsia"/>
          </w:rPr>
          <w:t>存储</w:t>
        </w:r>
      </w:ins>
      <w:del w:id="3230" w:author="Liu, Wu" w:date="2017-08-29T11:05:00Z">
        <w:r w:rsidR="00476838" w:rsidRPr="00B207B1" w:rsidDel="00F87F84">
          <w:rPr>
            <w:rFonts w:hAnsiTheme="minorEastAsia" w:hint="eastAsia"/>
            <w:rPrChange w:id="3231" w:author="JY0225" w:date="2017-08-24T11:15:00Z">
              <w:rPr>
                <w:rFonts w:ascii="Times New Roman" w:hAnsi="Times New Roman" w:hint="eastAsia"/>
              </w:rPr>
            </w:rPrChange>
          </w:rPr>
          <w:delText>备份</w:delText>
        </w:r>
      </w:del>
      <w:r w:rsidRPr="00B207B1">
        <w:rPr>
          <w:rFonts w:hAnsiTheme="minorEastAsia" w:hint="eastAsia"/>
          <w:rPrChange w:id="3232" w:author="JY0225" w:date="2017-08-24T11:15:00Z">
            <w:rPr>
              <w:rFonts w:ascii="Times New Roman" w:hAnsi="Times New Roman" w:hint="eastAsia"/>
            </w:rPr>
          </w:rPrChange>
        </w:rPr>
        <w:t>和计算能力，如</w:t>
      </w:r>
      <w:del w:id="3233" w:author="Liu, Wu" w:date="2017-08-29T11:05:00Z">
        <w:r w:rsidRPr="00B207B1" w:rsidDel="00D43145">
          <w:rPr>
            <w:rFonts w:hAnsiTheme="minorEastAsia" w:hint="eastAsia"/>
            <w:rPrChange w:id="3234" w:author="JY0225" w:date="2017-08-24T11:15:00Z">
              <w:rPr>
                <w:rFonts w:ascii="Times New Roman" w:hAnsi="Times New Roman" w:hint="eastAsia"/>
              </w:rPr>
            </w:rPrChange>
          </w:rPr>
          <w:delText>优化</w:delText>
        </w:r>
      </w:del>
      <w:r w:rsidRPr="00B207B1">
        <w:rPr>
          <w:rFonts w:hAnsiTheme="minorEastAsia" w:hint="eastAsia"/>
          <w:rPrChange w:id="3235" w:author="JY0225" w:date="2017-08-24T11:15:00Z">
            <w:rPr>
              <w:rFonts w:ascii="Times New Roman" w:hAnsi="Times New Roman" w:hint="eastAsia"/>
            </w:rPr>
          </w:rPrChange>
        </w:rPr>
        <w:t>本地缓存的利用，</w:t>
      </w:r>
      <w:del w:id="3236" w:author="Liu, Wu" w:date="2017-08-29T11:05:00Z">
        <w:r w:rsidRPr="00B207B1" w:rsidDel="008E722C">
          <w:rPr>
            <w:rFonts w:hAnsiTheme="minorEastAsia" w:hint="eastAsia"/>
            <w:rPrChange w:id="3237" w:author="JY0225" w:date="2017-08-24T11:15:00Z">
              <w:rPr>
                <w:rFonts w:ascii="Times New Roman" w:hAnsi="Times New Roman" w:hint="eastAsia"/>
              </w:rPr>
            </w:rPrChange>
          </w:rPr>
          <w:delText>进一步</w:delText>
        </w:r>
      </w:del>
      <w:r w:rsidRPr="00B207B1">
        <w:rPr>
          <w:rFonts w:hAnsiTheme="minorEastAsia" w:hint="eastAsia"/>
          <w:rPrChange w:id="3238" w:author="JY0225" w:date="2017-08-24T11:15:00Z">
            <w:rPr>
              <w:rFonts w:ascii="Times New Roman" w:hAnsi="Times New Roman" w:hint="eastAsia"/>
            </w:rPr>
          </w:rPrChange>
        </w:rPr>
        <w:t>减少</w:t>
      </w:r>
      <w:r w:rsidRPr="00B207B1">
        <w:rPr>
          <w:rFonts w:hAnsiTheme="minorEastAsia"/>
          <w:rPrChange w:id="3239" w:author="JY0225" w:date="2017-08-24T11:15:00Z">
            <w:rPr>
              <w:rFonts w:ascii="Times New Roman" w:hAnsi="Times New Roman"/>
            </w:rPr>
          </w:rPrChange>
        </w:rPr>
        <w:t>I/O</w:t>
      </w:r>
      <w:ins w:id="3240" w:author="Liu, Wu" w:date="2017-08-29T11:05:00Z">
        <w:r w:rsidR="008E722C" w:rsidRPr="00B207B1">
          <w:rPr>
            <w:rFonts w:hAnsiTheme="minorEastAsia"/>
          </w:rPr>
          <w:t>操作</w:t>
        </w:r>
      </w:ins>
      <w:r w:rsidRPr="00B207B1">
        <w:rPr>
          <w:rFonts w:hAnsiTheme="minorEastAsia" w:hint="eastAsia"/>
          <w:rPrChange w:id="3241" w:author="JY0225" w:date="2017-08-24T11:15:00Z">
            <w:rPr>
              <w:rFonts w:ascii="Times New Roman" w:hAnsi="Times New Roman" w:hint="eastAsia"/>
            </w:rPr>
          </w:rPrChange>
        </w:rPr>
        <w:t>，提高</w:t>
      </w:r>
      <w:ins w:id="3242" w:author="Liu, Wu" w:date="2017-08-29T11:05:00Z">
        <w:r w:rsidR="00EF57C0" w:rsidRPr="00B207B1">
          <w:rPr>
            <w:rFonts w:hAnsiTheme="minorEastAsia"/>
          </w:rPr>
          <w:t>系统</w:t>
        </w:r>
      </w:ins>
      <w:del w:id="3243" w:author="Liu, Wu" w:date="2017-08-29T11:05:00Z">
        <w:r w:rsidRPr="00B207B1" w:rsidDel="00EF57C0">
          <w:rPr>
            <w:rFonts w:hAnsiTheme="minorEastAsia" w:hint="eastAsia"/>
            <w:rPrChange w:id="3244" w:author="JY0225" w:date="2017-08-24T11:15:00Z">
              <w:rPr>
                <w:rFonts w:ascii="Times New Roman" w:hAnsi="Times New Roman" w:hint="eastAsia"/>
              </w:rPr>
            </w:rPrChange>
          </w:rPr>
          <w:delText>服务</w:delText>
        </w:r>
      </w:del>
      <w:r w:rsidRPr="00B207B1">
        <w:rPr>
          <w:rFonts w:hAnsiTheme="minorEastAsia" w:hint="eastAsia"/>
          <w:rPrChange w:id="3245"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3246" w:author="JY0225" w:date="2017-08-24T11:15:00Z">
            <w:rPr>
              <w:rFonts w:ascii="Times New Roman" w:hAnsi="Times New Roman"/>
            </w:rPr>
          </w:rPrChange>
        </w:rPr>
      </w:pPr>
      <w:r w:rsidRPr="00B207B1">
        <w:rPr>
          <w:rFonts w:hAnsiTheme="minorEastAsia" w:hint="eastAsia"/>
          <w:rPrChange w:id="3247"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3248" w:author="JY0225" w:date="2017-08-24T11:15:00Z">
            <w:rPr>
              <w:rFonts w:ascii="Times New Roman" w:hAnsi="Times New Roman" w:hint="eastAsia"/>
            </w:rPr>
          </w:rPrChange>
        </w:rPr>
        <w:t>文件上传和下载时，</w:t>
      </w:r>
      <w:r w:rsidR="00E13C5C" w:rsidRPr="00B207B1">
        <w:rPr>
          <w:rFonts w:hAnsiTheme="minorEastAsia" w:hint="eastAsia"/>
          <w:rPrChange w:id="3249" w:author="JY0225" w:date="2017-08-24T11:15:00Z">
            <w:rPr>
              <w:rFonts w:ascii="Times New Roman" w:hAnsi="Times New Roman" w:hint="eastAsia"/>
            </w:rPr>
          </w:rPrChange>
        </w:rPr>
        <w:t>首先</w:t>
      </w:r>
      <w:r w:rsidR="005634B5" w:rsidRPr="00B207B1">
        <w:rPr>
          <w:rFonts w:hAnsiTheme="minorEastAsia" w:hint="eastAsia"/>
          <w:rPrChange w:id="3250" w:author="JY0225" w:date="2017-08-24T11:15:00Z">
            <w:rPr>
              <w:rFonts w:ascii="Times New Roman" w:hAnsi="Times New Roman" w:hint="eastAsia"/>
            </w:rPr>
          </w:rPrChange>
        </w:rPr>
        <w:t>将文件</w:t>
      </w:r>
      <w:ins w:id="3251" w:author="Liu, Wu" w:date="2017-08-29T11:06:00Z">
        <w:r w:rsidR="00C0653A" w:rsidRPr="00B207B1">
          <w:rPr>
            <w:rFonts w:hAnsiTheme="minorEastAsia"/>
          </w:rPr>
          <w:t>存储</w:t>
        </w:r>
      </w:ins>
      <w:del w:id="3252" w:author="Liu, Wu" w:date="2017-08-29T11:06:00Z">
        <w:r w:rsidR="00476838" w:rsidRPr="00B207B1" w:rsidDel="00C0653A">
          <w:rPr>
            <w:rFonts w:hAnsiTheme="minorEastAsia" w:hint="eastAsia"/>
            <w:rPrChange w:id="3253" w:author="JY0225" w:date="2017-08-24T11:15:00Z">
              <w:rPr>
                <w:rFonts w:ascii="Times New Roman" w:hAnsi="Times New Roman" w:hint="eastAsia"/>
              </w:rPr>
            </w:rPrChange>
          </w:rPr>
          <w:delText>备份</w:delText>
        </w:r>
      </w:del>
      <w:r w:rsidR="005634B5" w:rsidRPr="00B207B1">
        <w:rPr>
          <w:rFonts w:hAnsiTheme="minorEastAsia" w:hint="eastAsia"/>
          <w:rPrChange w:id="3254"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3255" w:author="JY0225" w:date="2017-08-24T11:15:00Z">
            <w:rPr>
              <w:rFonts w:ascii="Times New Roman" w:hAnsi="Times New Roman" w:hint="eastAsia"/>
            </w:rPr>
          </w:rPrChange>
        </w:rPr>
        <w:t>由于客户端</w:t>
      </w:r>
      <w:r w:rsidR="00803F2D" w:rsidRPr="00B207B1">
        <w:rPr>
          <w:rFonts w:hAnsiTheme="minorEastAsia" w:hint="eastAsia"/>
          <w:rPrChange w:id="3256" w:author="JY0225" w:date="2017-08-24T11:15:00Z">
            <w:rPr>
              <w:rFonts w:ascii="Times New Roman" w:hAnsi="Times New Roman" w:hint="eastAsia"/>
            </w:rPr>
          </w:rPrChange>
        </w:rPr>
        <w:t>有</w:t>
      </w:r>
      <w:r w:rsidR="003E7BED" w:rsidRPr="00B207B1">
        <w:rPr>
          <w:rFonts w:hAnsiTheme="minorEastAsia" w:hint="eastAsia"/>
          <w:rPrChange w:id="3257" w:author="JY0225" w:date="2017-08-24T11:15:00Z">
            <w:rPr>
              <w:rFonts w:ascii="Times New Roman" w:hAnsi="Times New Roman" w:hint="eastAsia"/>
            </w:rPr>
          </w:rPrChange>
        </w:rPr>
        <w:t>远程访问</w:t>
      </w:r>
      <w:r w:rsidR="005634B5" w:rsidRPr="00B207B1">
        <w:rPr>
          <w:rFonts w:hAnsiTheme="minorEastAsia" w:hint="eastAsia"/>
          <w:rPrChange w:id="3258" w:author="JY0225" w:date="2017-08-24T11:15:00Z">
            <w:rPr>
              <w:rFonts w:ascii="Times New Roman" w:hAnsi="Times New Roman" w:hint="eastAsia"/>
            </w:rPr>
          </w:rPrChange>
        </w:rPr>
        <w:t>文件的功能，</w:t>
      </w:r>
      <w:r w:rsidR="00742C27" w:rsidRPr="00B207B1">
        <w:rPr>
          <w:rFonts w:hAnsiTheme="minorEastAsia" w:hint="eastAsia"/>
          <w:rPrChange w:id="3259" w:author="JY0225" w:date="2017-08-24T11:15:00Z">
            <w:rPr>
              <w:rFonts w:ascii="Times New Roman" w:hAnsi="Times New Roman" w:hint="eastAsia"/>
            </w:rPr>
          </w:rPrChange>
        </w:rPr>
        <w:t>所以</w:t>
      </w:r>
      <w:r w:rsidR="00294AA1" w:rsidRPr="00B207B1">
        <w:rPr>
          <w:rFonts w:hAnsiTheme="minorEastAsia" w:hint="eastAsia"/>
          <w:rPrChange w:id="3260" w:author="JY0225" w:date="2017-08-24T11:15:00Z">
            <w:rPr>
              <w:rFonts w:ascii="Times New Roman" w:hAnsi="Times New Roman" w:hint="eastAsia"/>
            </w:rPr>
          </w:rPrChange>
        </w:rPr>
        <w:t>用户</w:t>
      </w:r>
      <w:r w:rsidR="004062FB" w:rsidRPr="00B207B1">
        <w:rPr>
          <w:rFonts w:hAnsiTheme="minorEastAsia" w:hint="eastAsia"/>
          <w:rPrChange w:id="3261" w:author="JY0225" w:date="2017-08-24T11:15:00Z">
            <w:rPr>
              <w:rFonts w:ascii="Times New Roman" w:hAnsi="Times New Roman" w:hint="eastAsia"/>
            </w:rPr>
          </w:rPrChange>
        </w:rPr>
        <w:t>可能</w:t>
      </w:r>
      <w:r w:rsidR="005634B5" w:rsidRPr="00B207B1">
        <w:rPr>
          <w:rFonts w:hAnsiTheme="minorEastAsia" w:hint="eastAsia"/>
          <w:rPrChange w:id="3262"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3263" w:author="JY0225" w:date="2017-08-24T11:15:00Z">
            <w:rPr>
              <w:rFonts w:ascii="Times New Roman" w:hAnsi="Times New Roman" w:hint="eastAsia"/>
            </w:rPr>
          </w:rPrChange>
        </w:rPr>
        <w:t>该</w:t>
      </w:r>
      <w:r w:rsidR="005634B5" w:rsidRPr="00B207B1">
        <w:rPr>
          <w:rFonts w:hAnsiTheme="minorEastAsia" w:hint="eastAsia"/>
          <w:rPrChange w:id="3264" w:author="JY0225" w:date="2017-08-24T11:15:00Z">
            <w:rPr>
              <w:rFonts w:ascii="Times New Roman" w:hAnsi="Times New Roman" w:hint="eastAsia"/>
            </w:rPr>
          </w:rPrChange>
        </w:rPr>
        <w:t>文件，则是对</w:t>
      </w:r>
      <w:r w:rsidR="001264A1" w:rsidRPr="00B207B1">
        <w:rPr>
          <w:rFonts w:hAnsiTheme="minorEastAsia" w:hint="eastAsia"/>
          <w:rPrChange w:id="3265" w:author="JY0225" w:date="2017-08-24T11:15:00Z">
            <w:rPr>
              <w:rFonts w:ascii="Times New Roman" w:hAnsi="Times New Roman" w:hint="eastAsia"/>
            </w:rPr>
          </w:rPrChange>
        </w:rPr>
        <w:t>网络带宽</w:t>
      </w:r>
      <w:r w:rsidR="005E3E3F" w:rsidRPr="00B207B1">
        <w:rPr>
          <w:rFonts w:hAnsiTheme="minorEastAsia" w:hint="eastAsia"/>
          <w:rPrChange w:id="3266" w:author="JY0225" w:date="2017-08-24T11:15:00Z">
            <w:rPr>
              <w:rFonts w:ascii="Times New Roman" w:hAnsi="Times New Roman" w:hint="eastAsia"/>
            </w:rPr>
          </w:rPrChange>
        </w:rPr>
        <w:t>资源的浪费。因此，</w:t>
      </w:r>
      <w:r w:rsidR="005634B5" w:rsidRPr="00B207B1">
        <w:rPr>
          <w:rFonts w:hAnsiTheme="minorEastAsia" w:hint="eastAsia"/>
          <w:rPrChange w:id="3267" w:author="JY0225" w:date="2017-08-24T11:15:00Z">
            <w:rPr>
              <w:rFonts w:ascii="Times New Roman" w:hAnsi="Times New Roman" w:hint="eastAsia"/>
            </w:rPr>
          </w:rPrChange>
        </w:rPr>
        <w:t>需要高效</w:t>
      </w:r>
      <w:r w:rsidR="001C5B23" w:rsidRPr="00B207B1">
        <w:rPr>
          <w:rFonts w:hAnsiTheme="minorEastAsia" w:hint="eastAsia"/>
          <w:rPrChange w:id="3268" w:author="JY0225" w:date="2017-08-24T11:15:00Z">
            <w:rPr>
              <w:rFonts w:ascii="Times New Roman" w:hAnsi="Times New Roman" w:hint="eastAsia"/>
            </w:rPr>
          </w:rPrChange>
        </w:rPr>
        <w:t>的</w:t>
      </w:r>
      <w:r w:rsidR="005634B5" w:rsidRPr="00B207B1">
        <w:rPr>
          <w:rFonts w:hAnsiTheme="minorEastAsia" w:hint="eastAsia"/>
          <w:rPrChange w:id="3269" w:author="JY0225" w:date="2017-08-24T11:15:00Z">
            <w:rPr>
              <w:rFonts w:ascii="Times New Roman" w:hAnsi="Times New Roman" w:hint="eastAsia"/>
            </w:rPr>
          </w:rPrChange>
        </w:rPr>
        <w:t>临时</w:t>
      </w:r>
      <w:r w:rsidR="00476838" w:rsidRPr="00B207B1">
        <w:rPr>
          <w:rFonts w:hAnsiTheme="minorEastAsia" w:hint="eastAsia"/>
          <w:rPrChange w:id="3270" w:author="JY0225" w:date="2017-08-24T11:15:00Z">
            <w:rPr>
              <w:rFonts w:ascii="Times New Roman" w:hAnsi="Times New Roman" w:hint="eastAsia"/>
            </w:rPr>
          </w:rPrChange>
        </w:rPr>
        <w:t>备份</w:t>
      </w:r>
      <w:r w:rsidR="005634B5" w:rsidRPr="00B207B1">
        <w:rPr>
          <w:rFonts w:hAnsiTheme="minorEastAsia" w:hint="eastAsia"/>
          <w:rPrChange w:id="3271" w:author="JY0225" w:date="2017-08-24T11:15:00Z">
            <w:rPr>
              <w:rFonts w:ascii="Times New Roman" w:hAnsi="Times New Roman" w:hint="eastAsia"/>
            </w:rPr>
          </w:rPrChange>
        </w:rPr>
        <w:t>区域，以降低</w:t>
      </w:r>
      <w:r w:rsidR="00F35525" w:rsidRPr="00B207B1">
        <w:rPr>
          <w:rFonts w:hAnsiTheme="minorEastAsia" w:hint="eastAsia"/>
          <w:rPrChange w:id="3272" w:author="JY0225" w:date="2017-08-24T11:15:00Z">
            <w:rPr>
              <w:rFonts w:ascii="Times New Roman" w:hAnsi="Times New Roman" w:hint="eastAsia"/>
            </w:rPr>
          </w:rPrChange>
        </w:rPr>
        <w:t>下载文件时所需要的</w:t>
      </w:r>
      <w:r w:rsidR="00F35525" w:rsidRPr="00B207B1">
        <w:rPr>
          <w:rFonts w:hAnsiTheme="minorEastAsia"/>
          <w:rPrChange w:id="3273" w:author="JY0225" w:date="2017-08-24T11:15:00Z">
            <w:rPr>
              <w:rFonts w:ascii="Times New Roman" w:hAnsi="Times New Roman"/>
            </w:rPr>
          </w:rPrChange>
        </w:rPr>
        <w:t>I/O</w:t>
      </w:r>
      <w:r w:rsidR="00F35525" w:rsidRPr="00B207B1">
        <w:rPr>
          <w:rFonts w:hAnsiTheme="minorEastAsia" w:hint="eastAsia"/>
          <w:rPrChange w:id="3274" w:author="JY0225" w:date="2017-08-24T11:15:00Z">
            <w:rPr>
              <w:rFonts w:ascii="Times New Roman" w:hAnsi="Times New Roman" w:hint="eastAsia"/>
            </w:rPr>
          </w:rPrChange>
        </w:rPr>
        <w:t>请求</w:t>
      </w:r>
      <w:r w:rsidR="005634B5" w:rsidRPr="00B207B1">
        <w:rPr>
          <w:rFonts w:hAnsiTheme="minorEastAsia" w:hint="eastAsia"/>
          <w:rPrChange w:id="3275" w:author="JY0225" w:date="2017-08-24T11:15:00Z">
            <w:rPr>
              <w:rFonts w:ascii="Times New Roman" w:hAnsi="Times New Roman" w:hint="eastAsia"/>
            </w:rPr>
          </w:rPrChange>
        </w:rPr>
        <w:t>。</w:t>
      </w:r>
      <w:r w:rsidR="008D20B1" w:rsidRPr="00B207B1">
        <w:rPr>
          <w:rFonts w:hAnsiTheme="minorEastAsia" w:hint="eastAsia"/>
          <w:rPrChange w:id="3276"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3277" w:author="JY0225" w:date="2017-08-24T11:15:00Z">
            <w:rPr>
              <w:rFonts w:ascii="Times New Roman" w:hAnsi="Times New Roman"/>
            </w:rPr>
          </w:rPrChange>
        </w:rPr>
        <w:t>LRU</w:t>
      </w:r>
      <w:r w:rsidR="008D20B1" w:rsidRPr="00B207B1">
        <w:rPr>
          <w:rFonts w:hAnsiTheme="minorEastAsia" w:hint="eastAsia"/>
          <w:rPrChange w:id="3278" w:author="JY0225" w:date="2017-08-24T11:15:00Z">
            <w:rPr>
              <w:rFonts w:ascii="Times New Roman" w:hAnsi="Times New Roman" w:hint="eastAsia"/>
            </w:rPr>
          </w:rPrChange>
        </w:rPr>
        <w:t>替换策略</w:t>
      </w:r>
      <w:del w:id="3279" w:author="微软用户" w:date="2017-08-24T21:49:00Z">
        <w:r w:rsidR="008B212C" w:rsidRPr="00B207B1" w:rsidDel="00F23ACA">
          <w:rPr>
            <w:rFonts w:hAnsiTheme="minorEastAsia"/>
            <w:vertAlign w:val="superscript"/>
            <w:rPrChange w:id="3280" w:author="JY0225" w:date="2017-08-24T11:15:00Z">
              <w:rPr>
                <w:vertAlign w:val="superscript"/>
              </w:rPr>
            </w:rPrChange>
          </w:rPr>
          <w:delText>[11</w:delText>
        </w:r>
        <w:r w:rsidR="008D20B1" w:rsidRPr="00B207B1" w:rsidDel="00F23ACA">
          <w:rPr>
            <w:rFonts w:hAnsiTheme="minorEastAsia"/>
            <w:vertAlign w:val="superscript"/>
            <w:rPrChange w:id="3281" w:author="JY0225" w:date="2017-08-24T11:15:00Z">
              <w:rPr>
                <w:vertAlign w:val="superscript"/>
              </w:rPr>
            </w:rPrChange>
          </w:rPr>
          <w:delText>]</w:delText>
        </w:r>
      </w:del>
      <w:r w:rsidR="009D5871" w:rsidRPr="00B207B1">
        <w:rPr>
          <w:rFonts w:hAnsiTheme="minorEastAsia" w:hint="eastAsia"/>
          <w:rPrChange w:id="3282"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3283" w:author="微软用户" w:date="2017-08-19T21:11:00Z"/>
          <w:rFonts w:hAnsiTheme="minorEastAsia"/>
          <w:rPrChange w:id="3284" w:author="JY0225" w:date="2017-08-24T11:15:00Z">
            <w:rPr>
              <w:del w:id="3285" w:author="微软用户" w:date="2017-08-19T21:11:00Z"/>
              <w:rFonts w:ascii="Times New Roman" w:hAnsi="Times New Roman"/>
            </w:rPr>
          </w:rPrChange>
        </w:rPr>
      </w:pPr>
      <w:r w:rsidRPr="00B207B1">
        <w:rPr>
          <w:rFonts w:hAnsiTheme="minorEastAsia" w:hint="eastAsia"/>
          <w:rPrChange w:id="3286" w:author="JY0225" w:date="2017-08-24T11:15:00Z">
            <w:rPr>
              <w:rFonts w:ascii="Times New Roman" w:hAnsi="Times New Roman" w:hint="eastAsia"/>
            </w:rPr>
          </w:rPrChange>
        </w:rPr>
        <w:t>此外，</w:t>
      </w:r>
      <w:r w:rsidR="00E75C33" w:rsidRPr="00B207B1">
        <w:rPr>
          <w:rFonts w:hAnsiTheme="minorEastAsia"/>
          <w:rPrChange w:id="3287" w:author="JY0225" w:date="2017-08-24T11:15:00Z">
            <w:rPr>
              <w:rFonts w:ascii="Times New Roman" w:hAnsi="Times New Roman"/>
            </w:rPr>
          </w:rPrChange>
        </w:rPr>
        <w:t xml:space="preserve"> </w:t>
      </w:r>
      <w:r w:rsidR="00117E62" w:rsidRPr="00B207B1">
        <w:rPr>
          <w:rFonts w:hAnsiTheme="minorEastAsia" w:hint="eastAsia"/>
          <w:rPrChange w:id="3288" w:author="JY0225" w:date="2017-08-24T11:15:00Z">
            <w:rPr>
              <w:rFonts w:ascii="Times New Roman" w:hAnsi="Times New Roman" w:hint="eastAsia"/>
            </w:rPr>
          </w:rPrChange>
        </w:rPr>
        <w:t>同一个用户</w:t>
      </w:r>
      <w:r w:rsidR="00370758" w:rsidRPr="00B207B1">
        <w:rPr>
          <w:rFonts w:hAnsiTheme="minorEastAsia" w:hint="eastAsia"/>
          <w:rPrChange w:id="3289" w:author="JY0225" w:date="2017-08-24T11:15:00Z">
            <w:rPr>
              <w:rFonts w:ascii="Times New Roman" w:hAnsi="Times New Roman" w:hint="eastAsia"/>
            </w:rPr>
          </w:rPrChange>
        </w:rPr>
        <w:t>备份数据时会有相同的文件。</w:t>
      </w:r>
      <w:r w:rsidR="005634B5" w:rsidRPr="00B207B1">
        <w:rPr>
          <w:rFonts w:hAnsiTheme="minorEastAsia" w:hint="eastAsia"/>
          <w:rPrChange w:id="3290" w:author="JY0225" w:date="2017-08-24T11:15:00Z">
            <w:rPr>
              <w:rFonts w:ascii="Times New Roman" w:hAnsi="Times New Roman" w:hint="eastAsia"/>
            </w:rPr>
          </w:rPrChange>
        </w:rPr>
        <w:t>在上传文件时，</w:t>
      </w:r>
      <w:r w:rsidR="00E75C33" w:rsidRPr="00B207B1">
        <w:rPr>
          <w:rFonts w:hAnsiTheme="minorEastAsia" w:hint="eastAsia"/>
          <w:rPrChange w:id="3291" w:author="JY0225" w:date="2017-08-24T11:15:00Z">
            <w:rPr>
              <w:rFonts w:ascii="Times New Roman" w:hAnsi="Times New Roman" w:hint="eastAsia"/>
            </w:rPr>
          </w:rPrChange>
        </w:rPr>
        <w:t>同一用户的相同文件</w:t>
      </w:r>
      <w:r w:rsidR="00FC3668" w:rsidRPr="00B207B1">
        <w:rPr>
          <w:rFonts w:hAnsiTheme="minorEastAsia" w:hint="eastAsia"/>
          <w:rPrChange w:id="3292" w:author="JY0225" w:date="2017-08-24T11:15:00Z">
            <w:rPr>
              <w:rFonts w:ascii="Times New Roman" w:hAnsi="Times New Roman" w:hint="eastAsia"/>
            </w:rPr>
          </w:rPrChange>
        </w:rPr>
        <w:t>是</w:t>
      </w:r>
      <w:r w:rsidR="00E75C33" w:rsidRPr="00B207B1">
        <w:rPr>
          <w:rFonts w:hAnsiTheme="minorEastAsia" w:hint="eastAsia"/>
          <w:rPrChange w:id="3293" w:author="JY0225" w:date="2017-08-24T11:15:00Z">
            <w:rPr>
              <w:rFonts w:ascii="Times New Roman" w:hAnsi="Times New Roman" w:hint="eastAsia"/>
            </w:rPr>
          </w:rPrChange>
        </w:rPr>
        <w:t>可以复用的，</w:t>
      </w:r>
      <w:r w:rsidR="005F132B" w:rsidRPr="00B207B1">
        <w:rPr>
          <w:rFonts w:hAnsiTheme="minorEastAsia" w:hint="eastAsia"/>
          <w:rPrChange w:id="3294"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3295" w:author="JY0225" w:date="2017-08-24T11:15:00Z">
            <w:rPr>
              <w:rFonts w:ascii="Times New Roman" w:hAnsi="Times New Roman" w:hint="eastAsia"/>
            </w:rPr>
          </w:rPrChange>
        </w:rPr>
        <w:t>直接在服务器操作，</w:t>
      </w:r>
      <w:r w:rsidR="00A6719A" w:rsidRPr="00B207B1">
        <w:rPr>
          <w:rFonts w:hAnsiTheme="minorEastAsia" w:hint="eastAsia"/>
          <w:rPrChange w:id="3296"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3297" w:author="JY0225" w:date="2017-08-24T11:15:00Z">
            <w:rPr>
              <w:rFonts w:ascii="Times New Roman" w:hAnsi="Times New Roman" w:hint="eastAsia"/>
            </w:rPr>
          </w:rPrChange>
        </w:rPr>
        <w:t>“</w:t>
      </w:r>
      <w:r w:rsidR="00A6719A" w:rsidRPr="00B207B1">
        <w:rPr>
          <w:rFonts w:hAnsiTheme="minorEastAsia" w:hint="eastAsia"/>
          <w:rPrChange w:id="3298" w:author="JY0225" w:date="2017-08-24T11:15:00Z">
            <w:rPr>
              <w:rFonts w:ascii="Times New Roman" w:hAnsi="Times New Roman" w:hint="eastAsia"/>
            </w:rPr>
          </w:rPrChange>
        </w:rPr>
        <w:t>秒传</w:t>
      </w:r>
      <w:r w:rsidR="00B0053E" w:rsidRPr="00B207B1">
        <w:rPr>
          <w:rFonts w:hAnsiTheme="minorEastAsia" w:hint="eastAsia"/>
          <w:rPrChange w:id="3299" w:author="JY0225" w:date="2017-08-24T11:15:00Z">
            <w:rPr>
              <w:rFonts w:ascii="Times New Roman" w:hAnsi="Times New Roman" w:hint="eastAsia"/>
            </w:rPr>
          </w:rPrChange>
        </w:rPr>
        <w:t>”</w:t>
      </w:r>
      <w:r w:rsidR="00A6719A" w:rsidRPr="00B207B1">
        <w:rPr>
          <w:rFonts w:hAnsiTheme="minorEastAsia" w:hint="eastAsia"/>
          <w:rPrChange w:id="3300" w:author="JY0225" w:date="2017-08-24T11:15:00Z">
            <w:rPr>
              <w:rFonts w:ascii="Times New Roman" w:hAnsi="Times New Roman" w:hint="eastAsia"/>
            </w:rPr>
          </w:rPrChange>
        </w:rPr>
        <w:t>功能</w:t>
      </w:r>
      <w:r w:rsidR="005634B5" w:rsidRPr="00B207B1">
        <w:rPr>
          <w:rFonts w:hAnsiTheme="minorEastAsia" w:hint="eastAsia"/>
          <w:rPrChange w:id="3301" w:author="JY0225" w:date="2017-08-24T11:15:00Z">
            <w:rPr>
              <w:rFonts w:ascii="Times New Roman" w:hAnsi="Times New Roman" w:hint="eastAsia"/>
            </w:rPr>
          </w:rPrChange>
        </w:rPr>
        <w:t>。</w:t>
      </w:r>
      <w:r w:rsidR="00E341BC" w:rsidRPr="00B207B1">
        <w:rPr>
          <w:rFonts w:hAnsiTheme="minorEastAsia" w:hint="eastAsia"/>
          <w:rPrChange w:id="3302" w:author="JY0225" w:date="2017-08-24T11:15:00Z">
            <w:rPr>
              <w:rFonts w:ascii="Times New Roman" w:hAnsi="Times New Roman" w:hint="eastAsia"/>
            </w:rPr>
          </w:rPrChange>
        </w:rPr>
        <w:t>图</w:t>
      </w:r>
      <w:r w:rsidR="00E341BC" w:rsidRPr="00B207B1">
        <w:rPr>
          <w:rFonts w:hAnsiTheme="minorEastAsia"/>
          <w:rPrChange w:id="3303" w:author="JY0225" w:date="2017-08-24T11:15:00Z">
            <w:rPr>
              <w:rFonts w:ascii="Times New Roman" w:hAnsi="Times New Roman"/>
            </w:rPr>
          </w:rPrChange>
        </w:rPr>
        <w:t xml:space="preserve">3-2 </w:t>
      </w:r>
      <w:r w:rsidR="00E341BC" w:rsidRPr="00B207B1">
        <w:rPr>
          <w:rFonts w:hAnsiTheme="minorEastAsia" w:hint="eastAsia"/>
          <w:rPrChange w:id="3304" w:author="JY0225" w:date="2017-08-24T11:15:00Z">
            <w:rPr>
              <w:rFonts w:ascii="Times New Roman" w:hAnsi="Times New Roman" w:hint="eastAsia"/>
            </w:rPr>
          </w:rPrChange>
        </w:rPr>
        <w:t>详细描述</w:t>
      </w:r>
      <w:r w:rsidR="00E341BC" w:rsidRPr="00B207B1">
        <w:rPr>
          <w:rFonts w:hAnsiTheme="minorEastAsia" w:hint="eastAsia"/>
          <w:rPrChange w:id="3305"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3306" w:author="JY0225" w:date="2017-08-24T11:15:00Z">
            <w:rPr>
              <w:rFonts w:ascii="Times New Roman" w:hAnsi="Times New Roman"/>
            </w:rPr>
          </w:rPrChange>
        </w:rPr>
      </w:pPr>
      <w:del w:id="3307" w:author="微软用户" w:date="2017-08-19T21:10:00Z">
        <w:r w:rsidRPr="00B207B1" w:rsidDel="00636DC8">
          <w:rPr>
            <w:rFonts w:hAnsiTheme="minorEastAsia"/>
            <w:noProof/>
            <w:rPrChange w:id="3308"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3309" w:name="_Toc492457603"/>
      <w:r w:rsidRPr="00B207B1">
        <w:t>3</w:t>
      </w:r>
      <w:r w:rsidR="00CB54DF" w:rsidRPr="00B207B1">
        <w:t>.</w:t>
      </w:r>
      <w:ins w:id="3310" w:author="JY0225" w:date="2017-08-23T14:05:00Z">
        <w:r w:rsidR="001E3CF9" w:rsidRPr="00B207B1">
          <w:t>2</w:t>
        </w:r>
      </w:ins>
      <w:del w:id="3311"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3309"/>
    </w:p>
    <w:p w14:paraId="6E70CE7F" w14:textId="1C723F6E" w:rsidR="009A4001" w:rsidRDefault="00DB36F7" w:rsidP="00903A80">
      <w:pPr>
        <w:jc w:val="center"/>
        <w:rPr>
          <w:rFonts w:hAnsiTheme="minorEastAsia"/>
        </w:rPr>
      </w:pPr>
      <w:ins w:id="3312"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66200040"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3313" w:author="JY0225" w:date="2017-08-24T11:15:00Z">
            <w:rPr>
              <w:rFonts w:ascii="Times New Roman" w:hAnsi="Times New Roman"/>
            </w:rPr>
          </w:rPrChange>
        </w:rPr>
      </w:pPr>
      <w:r w:rsidRPr="00B207B1">
        <w:rPr>
          <w:rFonts w:hAnsiTheme="minorEastAsia" w:hint="eastAsia"/>
          <w:rPrChange w:id="3314" w:author="JY0225" w:date="2017-08-24T11:15:00Z">
            <w:rPr>
              <w:rFonts w:ascii="Times New Roman" w:hAnsi="Times New Roman" w:hint="eastAsia"/>
            </w:rPr>
          </w:rPrChange>
        </w:rPr>
        <w:t>作为中间件，其主要的目标</w:t>
      </w:r>
      <w:r w:rsidR="00C00056" w:rsidRPr="00B207B1">
        <w:rPr>
          <w:rFonts w:hAnsiTheme="minorEastAsia" w:hint="eastAsia"/>
          <w:rPrChange w:id="3315" w:author="JY0225" w:date="2017-08-24T11:15:00Z">
            <w:rPr>
              <w:rFonts w:ascii="Times New Roman" w:hAnsi="Times New Roman" w:hint="eastAsia"/>
            </w:rPr>
          </w:rPrChange>
        </w:rPr>
        <w:t>之一</w:t>
      </w:r>
      <w:r w:rsidRPr="00B207B1">
        <w:rPr>
          <w:rFonts w:hAnsiTheme="minorEastAsia" w:hint="eastAsia"/>
          <w:rPrChange w:id="3316" w:author="JY0225" w:date="2017-08-24T11:15:00Z">
            <w:rPr>
              <w:rFonts w:ascii="Times New Roman" w:hAnsi="Times New Roman" w:hint="eastAsia"/>
            </w:rPr>
          </w:rPrChange>
        </w:rPr>
        <w:t>是完成不同客户端和服务</w:t>
      </w:r>
      <w:r w:rsidR="00280BC0" w:rsidRPr="00B207B1">
        <w:rPr>
          <w:rFonts w:hAnsiTheme="minorEastAsia" w:hint="eastAsia"/>
          <w:rPrChange w:id="3317" w:author="JY0225" w:date="2017-08-24T11:15:00Z">
            <w:rPr>
              <w:rFonts w:ascii="Times New Roman" w:hAnsi="Times New Roman" w:hint="eastAsia"/>
            </w:rPr>
          </w:rPrChange>
        </w:rPr>
        <w:t>器</w:t>
      </w:r>
      <w:r w:rsidRPr="00B207B1">
        <w:rPr>
          <w:rFonts w:hAnsiTheme="minorEastAsia" w:hint="eastAsia"/>
          <w:rPrChange w:id="3318" w:author="JY0225" w:date="2017-08-24T11:15:00Z">
            <w:rPr>
              <w:rFonts w:ascii="Times New Roman" w:hAnsi="Times New Roman" w:hint="eastAsia"/>
            </w:rPr>
          </w:rPrChange>
        </w:rPr>
        <w:t>之间的适配</w:t>
      </w:r>
      <w:r w:rsidR="007534DB" w:rsidRPr="00B207B1">
        <w:rPr>
          <w:rFonts w:hAnsiTheme="minorEastAsia" w:hint="eastAsia"/>
          <w:rPrChange w:id="3319" w:author="JY0225" w:date="2017-08-24T11:15:00Z">
            <w:rPr>
              <w:rFonts w:ascii="Times New Roman" w:hAnsi="Times New Roman" w:hint="eastAsia"/>
            </w:rPr>
          </w:rPrChange>
        </w:rPr>
        <w:t>，以使平台具备一定的可扩展性</w:t>
      </w:r>
      <w:r w:rsidRPr="00B207B1">
        <w:rPr>
          <w:rFonts w:hAnsiTheme="minorEastAsia" w:hint="eastAsia"/>
          <w:rPrChange w:id="3320" w:author="JY0225" w:date="2017-08-24T11:15:00Z">
            <w:rPr>
              <w:rFonts w:ascii="Times New Roman" w:hAnsi="Times New Roman" w:hint="eastAsia"/>
            </w:rPr>
          </w:rPrChange>
        </w:rPr>
        <w:t>。由于</w:t>
      </w:r>
      <w:r w:rsidR="007D0F04" w:rsidRPr="00B207B1">
        <w:rPr>
          <w:rFonts w:hAnsiTheme="minorEastAsia" w:hint="eastAsia"/>
          <w:rPrChange w:id="3321"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3322" w:author="JY0225" w:date="2017-08-24T11:15:00Z">
            <w:rPr>
              <w:rFonts w:ascii="Times New Roman" w:hAnsi="Times New Roman" w:hint="eastAsia"/>
            </w:rPr>
          </w:rPrChange>
        </w:rPr>
        <w:t>不同客户端在</w:t>
      </w:r>
      <w:r w:rsidRPr="00B207B1">
        <w:rPr>
          <w:rFonts w:hAnsiTheme="minorEastAsia" w:hint="eastAsia"/>
          <w:rPrChange w:id="3323" w:author="JY0225" w:date="2017-08-24T11:15:00Z">
            <w:rPr>
              <w:rFonts w:ascii="Times New Roman" w:hAnsi="Times New Roman" w:hint="eastAsia"/>
            </w:rPr>
          </w:rPrChange>
        </w:rPr>
        <w:t>设计时考虑的情形和目标不一样，客户端和服务端通常会定义不同的接口，导致服务器和客户端</w:t>
      </w:r>
      <w:ins w:id="3324" w:author="Liu, Wu" w:date="2017-08-29T11:09:00Z">
        <w:r w:rsidR="000D7B9B" w:rsidRPr="00B207B1">
          <w:rPr>
            <w:rFonts w:hAnsiTheme="minorEastAsia" w:hint="eastAsia"/>
          </w:rPr>
          <w:t>之间请求</w:t>
        </w:r>
      </w:ins>
      <w:r w:rsidRPr="00B207B1">
        <w:rPr>
          <w:rFonts w:hAnsiTheme="minorEastAsia" w:hint="eastAsia"/>
          <w:rPrChange w:id="3325"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3326" w:author="JY0225" w:date="2017-08-24T11:15:00Z">
            <w:rPr>
              <w:rFonts w:ascii="Times New Roman" w:hAnsi="Times New Roman"/>
            </w:rPr>
          </w:rPrChange>
        </w:rPr>
      </w:pPr>
      <w:r w:rsidRPr="00B207B1">
        <w:rPr>
          <w:rFonts w:hAnsiTheme="minorEastAsia" w:hint="eastAsia"/>
          <w:rPrChange w:id="3327"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3328" w:author="JY0225" w:date="2017-08-24T11:15:00Z">
            <w:rPr>
              <w:rFonts w:ascii="Times New Roman" w:hAnsi="Times New Roman" w:hint="eastAsia"/>
            </w:rPr>
          </w:rPrChange>
        </w:rPr>
        <w:t>通过中间件</w:t>
      </w:r>
      <w:r w:rsidR="00B50F28" w:rsidRPr="00B207B1">
        <w:rPr>
          <w:rFonts w:hAnsiTheme="minorEastAsia" w:hint="eastAsia"/>
          <w:rPrChange w:id="3329" w:author="JY0225" w:date="2017-08-24T11:15:00Z">
            <w:rPr>
              <w:rFonts w:ascii="Times New Roman" w:hAnsi="Times New Roman" w:hint="eastAsia"/>
            </w:rPr>
          </w:rPrChange>
        </w:rPr>
        <w:t>来对</w:t>
      </w:r>
      <w:ins w:id="3330" w:author="Liu, Wu" w:date="2017-08-29T11:09:00Z">
        <w:r w:rsidR="002A72CE" w:rsidRPr="00B207B1">
          <w:rPr>
            <w:rFonts w:hAnsiTheme="minorEastAsia"/>
          </w:rPr>
          <w:t>请求的形式</w:t>
        </w:r>
      </w:ins>
      <w:del w:id="3331" w:author="Liu, Wu" w:date="2017-08-29T11:09:00Z">
        <w:r w:rsidR="00B50F28" w:rsidRPr="00B207B1" w:rsidDel="002A72CE">
          <w:rPr>
            <w:rFonts w:hAnsiTheme="minorEastAsia" w:hint="eastAsia"/>
            <w:rPrChange w:id="3332" w:author="JY0225" w:date="2017-08-24T11:15:00Z">
              <w:rPr>
                <w:rFonts w:ascii="Times New Roman" w:hAnsi="Times New Roman" w:hint="eastAsia"/>
              </w:rPr>
            </w:rPrChange>
          </w:rPr>
          <w:delText>双方的调用方式</w:delText>
        </w:r>
      </w:del>
      <w:r w:rsidR="00B50F28" w:rsidRPr="00B207B1">
        <w:rPr>
          <w:rFonts w:hAnsiTheme="minorEastAsia" w:hint="eastAsia"/>
          <w:rPrChange w:id="3333" w:author="JY0225" w:date="2017-08-24T11:15:00Z">
            <w:rPr>
              <w:rFonts w:ascii="Times New Roman" w:hAnsi="Times New Roman" w:hint="eastAsia"/>
            </w:rPr>
          </w:rPrChange>
        </w:rPr>
        <w:t>进行转换，</w:t>
      </w:r>
      <w:r w:rsidRPr="00B207B1">
        <w:rPr>
          <w:rFonts w:hAnsiTheme="minorEastAsia" w:hint="eastAsia"/>
          <w:rPrChange w:id="3334"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3335" w:author="JY0225" w:date="2017-08-24T11:15:00Z">
            <w:rPr>
              <w:rFonts w:ascii="Times New Roman" w:hAnsi="Times New Roman"/>
            </w:rPr>
          </w:rPrChange>
        </w:rPr>
        <w:pPrChange w:id="3336"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3337"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3338" w:author="JY0225" w:date="2017-08-24T11:15:00Z">
            <w:rPr>
              <w:rFonts w:ascii="Times New Roman" w:hAnsi="Times New Roman"/>
            </w:rPr>
          </w:rPrChange>
        </w:rPr>
        <w:pPrChange w:id="3339"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3340"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3341"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3342" w:author="JY0225" w:date="2017-08-24T11:15:00Z">
            <w:rPr>
              <w:rFonts w:ascii="Times New Roman" w:hAnsi="Times New Roman"/>
            </w:rPr>
          </w:rPrChange>
        </w:rPr>
      </w:pPr>
      <w:r w:rsidRPr="00B207B1">
        <w:rPr>
          <w:rFonts w:hAnsiTheme="minorEastAsia" w:hint="eastAsia"/>
          <w:rPrChange w:id="3343"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3344" w:author="JY0225" w:date="2017-08-24T11:15:00Z">
            <w:rPr>
              <w:rFonts w:ascii="Times New Roman" w:hAnsi="Times New Roman" w:hint="eastAsia"/>
            </w:rPr>
          </w:rPrChange>
        </w:rPr>
        <w:t>在这里，本文</w:t>
      </w:r>
      <w:r w:rsidR="003F7731" w:rsidRPr="00B207B1">
        <w:rPr>
          <w:rFonts w:hAnsiTheme="minorEastAsia" w:hint="eastAsia"/>
          <w:rPrChange w:id="3345"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3346" w:author="微软用户" w:date="2017-08-19T21:01:00Z"/>
          <w:rFonts w:hAnsiTheme="minorEastAsia"/>
          <w:rPrChange w:id="3347" w:author="JY0225" w:date="2017-08-24T11:15:00Z">
            <w:rPr>
              <w:del w:id="3348" w:author="微软用户" w:date="2017-08-19T21:01:00Z"/>
              <w:rFonts w:ascii="Times New Roman" w:hAnsi="Times New Roman"/>
            </w:rPr>
          </w:rPrChange>
        </w:rPr>
      </w:pPr>
      <w:r w:rsidRPr="00B207B1">
        <w:rPr>
          <w:rFonts w:hAnsiTheme="minorEastAsia" w:hint="eastAsia"/>
          <w:rPrChange w:id="3349"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3350"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3351" w:author="JY0225" w:date="2017-08-24T11:15:00Z">
            <w:rPr>
              <w:rFonts w:ascii="Times New Roman" w:hAnsi="Times New Roman" w:hint="eastAsia"/>
            </w:rPr>
          </w:rPrChange>
        </w:rPr>
        <w:t>。</w:t>
      </w:r>
      <w:r w:rsidR="00EA04F9" w:rsidRPr="00B207B1">
        <w:rPr>
          <w:rFonts w:hAnsiTheme="minorEastAsia" w:hint="eastAsia"/>
          <w:rPrChange w:id="3352" w:author="JY0225" w:date="2017-08-24T11:15:00Z">
            <w:rPr>
              <w:rFonts w:ascii="Times New Roman" w:hAnsi="Times New Roman" w:hint="eastAsia"/>
            </w:rPr>
          </w:rPrChange>
        </w:rPr>
        <w:t>同时，由于目前版本的中间件只有</w:t>
      </w:r>
      <w:r w:rsidR="00EA04F9" w:rsidRPr="00B207B1">
        <w:rPr>
          <w:rFonts w:hAnsiTheme="minorEastAsia"/>
          <w:rPrChange w:id="3353" w:author="JY0225" w:date="2017-08-24T11:15:00Z">
            <w:rPr>
              <w:rFonts w:ascii="Times New Roman" w:hAnsi="Times New Roman"/>
            </w:rPr>
          </w:rPrChange>
        </w:rPr>
        <w:t>CLI</w:t>
      </w:r>
      <w:r w:rsidR="00D711C2" w:rsidRPr="00B207B1">
        <w:rPr>
          <w:rFonts w:hAnsiTheme="minorEastAsia" w:hint="eastAsia"/>
          <w:rPrChange w:id="3354" w:author="JY0225" w:date="2017-08-24T11:15:00Z">
            <w:rPr>
              <w:rFonts w:ascii="Times New Roman" w:hAnsi="Times New Roman" w:hint="eastAsia"/>
            </w:rPr>
          </w:rPrChange>
        </w:rPr>
        <w:t>一个客户端，因此还</w:t>
      </w:r>
      <w:r w:rsidR="00EA04F9" w:rsidRPr="00B207B1">
        <w:rPr>
          <w:rFonts w:hAnsiTheme="minorEastAsia" w:hint="eastAsia"/>
          <w:rPrChange w:id="3355" w:author="JY0225" w:date="2017-08-24T11:15:00Z">
            <w:rPr>
              <w:rFonts w:ascii="Times New Roman" w:hAnsi="Times New Roman" w:hint="eastAsia"/>
            </w:rPr>
          </w:rPrChange>
        </w:rPr>
        <w:t>需要开发</w:t>
      </w:r>
      <w:r w:rsidR="004B7DBE" w:rsidRPr="00B207B1">
        <w:rPr>
          <w:rFonts w:hAnsiTheme="minorEastAsia" w:hint="eastAsia"/>
          <w:rPrChange w:id="3356" w:author="JY0225" w:date="2017-08-24T11:15:00Z">
            <w:rPr>
              <w:rFonts w:ascii="Times New Roman" w:hAnsi="Times New Roman" w:hint="eastAsia"/>
            </w:rPr>
          </w:rPrChange>
        </w:rPr>
        <w:t>其他类型的客户端</w:t>
      </w:r>
      <w:r w:rsidR="00555D53" w:rsidRPr="00B207B1">
        <w:rPr>
          <w:rFonts w:hAnsiTheme="minorEastAsia" w:hint="eastAsia"/>
          <w:rPrChange w:id="3357" w:author="JY0225" w:date="2017-08-24T11:15:00Z">
            <w:rPr>
              <w:rFonts w:ascii="Times New Roman" w:hAnsi="Times New Roman" w:hint="eastAsia"/>
            </w:rPr>
          </w:rPrChange>
        </w:rPr>
        <w:t>来</w:t>
      </w:r>
      <w:r w:rsidR="004B7DBE" w:rsidRPr="00B207B1">
        <w:rPr>
          <w:rFonts w:hAnsiTheme="minorEastAsia" w:hint="eastAsia"/>
          <w:rPrChange w:id="3358" w:author="JY0225" w:date="2017-08-24T11:15:00Z">
            <w:rPr>
              <w:rFonts w:ascii="Times New Roman" w:hAnsi="Times New Roman" w:hint="eastAsia"/>
            </w:rPr>
          </w:rPrChange>
        </w:rPr>
        <w:t>支撑多应用适配</w:t>
      </w:r>
      <w:r w:rsidR="008D61A3" w:rsidRPr="00B207B1">
        <w:rPr>
          <w:rFonts w:hAnsiTheme="minorEastAsia" w:hint="eastAsia"/>
          <w:rPrChange w:id="3359" w:author="JY0225" w:date="2017-08-24T11:15:00Z">
            <w:rPr>
              <w:rFonts w:ascii="Times New Roman" w:hAnsi="Times New Roman" w:hint="eastAsia"/>
            </w:rPr>
          </w:rPrChange>
        </w:rPr>
        <w:t>，</w:t>
      </w:r>
      <w:r w:rsidR="00F534CC" w:rsidRPr="00B207B1">
        <w:rPr>
          <w:rFonts w:hAnsiTheme="minorEastAsia" w:hint="eastAsia"/>
          <w:rPrChange w:id="3360" w:author="JY0225" w:date="2017-08-24T11:15:00Z">
            <w:rPr>
              <w:rFonts w:ascii="Times New Roman" w:hAnsi="Times New Roman" w:hint="eastAsia"/>
            </w:rPr>
          </w:rPrChange>
        </w:rPr>
        <w:t>本文</w:t>
      </w:r>
      <w:r w:rsidR="00F715AE" w:rsidRPr="00B207B1">
        <w:rPr>
          <w:rFonts w:hAnsiTheme="minorEastAsia" w:hint="eastAsia"/>
          <w:rPrChange w:id="3361" w:author="JY0225" w:date="2017-08-24T11:15:00Z">
            <w:rPr>
              <w:rFonts w:ascii="Times New Roman" w:hAnsi="Times New Roman" w:hint="eastAsia"/>
            </w:rPr>
          </w:rPrChange>
        </w:rPr>
        <w:t>选择了开发基于</w:t>
      </w:r>
      <w:r w:rsidR="006707F9" w:rsidRPr="00B207B1">
        <w:rPr>
          <w:rFonts w:hAnsiTheme="minorEastAsia"/>
          <w:rPrChange w:id="3362" w:author="JY0225" w:date="2017-08-24T11:15:00Z">
            <w:rPr>
              <w:rFonts w:ascii="Times New Roman" w:hAnsi="Times New Roman"/>
            </w:rPr>
          </w:rPrChange>
        </w:rPr>
        <w:t>Firefox</w:t>
      </w:r>
      <w:r w:rsidR="00F715AE" w:rsidRPr="00B207B1">
        <w:rPr>
          <w:rFonts w:hAnsiTheme="minorEastAsia" w:hint="eastAsia"/>
          <w:rPrChange w:id="3363" w:author="JY0225" w:date="2017-08-24T11:15:00Z">
            <w:rPr>
              <w:rFonts w:ascii="Times New Roman" w:hAnsi="Times New Roman" w:hint="eastAsia"/>
            </w:rPr>
          </w:rPrChange>
        </w:rPr>
        <w:t>浏览器的</w:t>
      </w:r>
      <w:r w:rsidR="002E5718" w:rsidRPr="00B207B1">
        <w:rPr>
          <w:rFonts w:hAnsiTheme="minorEastAsia" w:hint="eastAsia"/>
          <w:rPrChange w:id="3364" w:author="JY0225" w:date="2017-08-24T11:15:00Z">
            <w:rPr>
              <w:rFonts w:ascii="Times New Roman" w:hAnsi="Times New Roman" w:hint="eastAsia"/>
            </w:rPr>
          </w:rPrChange>
        </w:rPr>
        <w:t>扩展</w:t>
      </w:r>
      <w:ins w:id="3365" w:author="Liu, Wu" w:date="2017-08-29T11:10:00Z">
        <w:r w:rsidR="009F54F8" w:rsidRPr="00B207B1">
          <w:rPr>
            <w:rFonts w:hAnsiTheme="minorEastAsia" w:hint="eastAsia"/>
          </w:rPr>
          <w:t>应用</w:t>
        </w:r>
      </w:ins>
      <w:r w:rsidR="00F715AE" w:rsidRPr="00B207B1">
        <w:rPr>
          <w:rFonts w:hAnsiTheme="minorEastAsia" w:hint="eastAsia"/>
          <w:rPrChange w:id="3366" w:author="JY0225" w:date="2017-08-24T11:15:00Z">
            <w:rPr>
              <w:rFonts w:ascii="Times New Roman" w:hAnsi="Times New Roman" w:hint="eastAsia"/>
            </w:rPr>
          </w:rPrChange>
        </w:rPr>
        <w:t>和</w:t>
      </w:r>
      <w:r w:rsidR="00F715AE" w:rsidRPr="00B207B1">
        <w:rPr>
          <w:rFonts w:hAnsiTheme="minorEastAsia"/>
          <w:rPrChange w:id="3367" w:author="JY0225" w:date="2017-08-24T11:15:00Z">
            <w:rPr>
              <w:rFonts w:ascii="Times New Roman" w:hAnsi="Times New Roman"/>
            </w:rPr>
          </w:rPrChange>
        </w:rPr>
        <w:t>Java SDK</w:t>
      </w:r>
      <w:r w:rsidR="009C0290" w:rsidRPr="00B207B1">
        <w:rPr>
          <w:rFonts w:hAnsiTheme="minorEastAsia" w:hint="eastAsia"/>
          <w:rPrChange w:id="3368" w:author="JY0225" w:date="2017-08-24T11:15:00Z">
            <w:rPr>
              <w:rFonts w:ascii="Times New Roman" w:hAnsi="Times New Roman" w:hint="eastAsia"/>
            </w:rPr>
          </w:rPrChange>
        </w:rPr>
        <w:t>开发工具。</w:t>
      </w:r>
      <w:r w:rsidR="00A075A7" w:rsidRPr="00B207B1">
        <w:rPr>
          <w:rFonts w:hAnsiTheme="minorEastAsia" w:hint="eastAsia"/>
          <w:rPrChange w:id="3369" w:author="JY0225" w:date="2017-08-24T11:15:00Z">
            <w:rPr>
              <w:rFonts w:ascii="Times New Roman" w:hAnsi="Times New Roman" w:hint="eastAsia"/>
            </w:rPr>
          </w:rPrChange>
        </w:rPr>
        <w:t>图</w:t>
      </w:r>
      <w:r w:rsidR="00A075A7" w:rsidRPr="00B207B1">
        <w:rPr>
          <w:rFonts w:hAnsiTheme="minorEastAsia"/>
          <w:rPrChange w:id="3370" w:author="JY0225" w:date="2017-08-24T11:15:00Z">
            <w:rPr>
              <w:rFonts w:ascii="Times New Roman" w:hAnsi="Times New Roman"/>
            </w:rPr>
          </w:rPrChange>
        </w:rPr>
        <w:t>3-4</w:t>
      </w:r>
      <w:r w:rsidR="00A075A7" w:rsidRPr="00B207B1">
        <w:rPr>
          <w:rFonts w:hAnsiTheme="minorEastAsia" w:hint="eastAsia"/>
          <w:rPrChange w:id="3371" w:author="JY0225" w:date="2017-08-24T11:15:00Z">
            <w:rPr>
              <w:rFonts w:ascii="Times New Roman" w:hAnsi="Times New Roman" w:hint="eastAsia"/>
            </w:rPr>
          </w:rPrChange>
        </w:rPr>
        <w:t>详细描述了</w:t>
      </w:r>
      <w:r w:rsidR="00813DB1" w:rsidRPr="00B207B1">
        <w:rPr>
          <w:rFonts w:hAnsiTheme="minorEastAsia" w:hint="eastAsia"/>
          <w:rPrChange w:id="3372" w:author="JY0225" w:date="2017-08-24T11:15:00Z">
            <w:rPr>
              <w:rFonts w:ascii="Times New Roman" w:hAnsi="Times New Roman" w:hint="eastAsia"/>
            </w:rPr>
          </w:rPrChange>
        </w:rPr>
        <w:t>多应用适配</w:t>
      </w:r>
      <w:r w:rsidR="00A075A7" w:rsidRPr="00B207B1">
        <w:rPr>
          <w:rFonts w:hAnsiTheme="minorEastAsia" w:hint="eastAsia"/>
          <w:rPrChange w:id="3373"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3374" w:author="微软用户" w:date="2017-08-19T21:01:00Z">
        <w:r w:rsidRPr="00B207B1" w:rsidDel="00CC774B">
          <w:rPr>
            <w:rFonts w:hAnsiTheme="minorEastAsia"/>
            <w:noProof/>
            <w:rPrChange w:id="3375"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3376" w:name="_Toc492457604"/>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3376"/>
    </w:p>
    <w:p w14:paraId="157EEE6C" w14:textId="77777777" w:rsidR="00492CC0" w:rsidRPr="00B207B1" w:rsidDel="00184EB1" w:rsidRDefault="00566028">
      <w:pPr>
        <w:pStyle w:val="21"/>
        <w:spacing w:line="240" w:lineRule="auto"/>
        <w:rPr>
          <w:del w:id="3377" w:author="微软用户" w:date="2017-08-19T20:42:00Z"/>
        </w:rPr>
        <w:pPrChange w:id="3378" w:author="微软用户" w:date="2017-08-18T22:51:00Z">
          <w:pPr>
            <w:pStyle w:val="21"/>
          </w:pPr>
        </w:pPrChange>
      </w:pPr>
      <w:bookmarkStart w:id="3379" w:name="_Toc492457605"/>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3379"/>
    </w:p>
    <w:p w14:paraId="418D4F1F" w14:textId="77777777" w:rsidR="00F94F19" w:rsidRPr="00B207B1" w:rsidRDefault="00E4327E">
      <w:pPr>
        <w:pStyle w:val="21"/>
        <w:spacing w:line="240" w:lineRule="auto"/>
        <w:rPr>
          <w:ins w:id="3380" w:author="微软用户" w:date="2017-08-19T20:41:00Z"/>
        </w:rPr>
        <w:pPrChange w:id="3381" w:author="微软用户" w:date="2017-08-19T20:42:00Z">
          <w:pPr/>
        </w:pPrChange>
      </w:pPr>
      <w:del w:id="3382"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2ED691EF" w:rsidR="00184EB1" w:rsidRPr="00B207B1" w:rsidRDefault="00015964">
      <w:pPr>
        <w:jc w:val="center"/>
        <w:pPrChange w:id="3383"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66200041" r:id="rId46"/>
        </w:object>
      </w:r>
    </w:p>
    <w:p w14:paraId="42E29FC4" w14:textId="77777777" w:rsidR="00B41FAA" w:rsidRPr="00B207B1" w:rsidRDefault="00A3725F">
      <w:pPr>
        <w:spacing w:line="400" w:lineRule="exact"/>
        <w:ind w:firstLine="420"/>
        <w:jc w:val="center"/>
        <w:rPr>
          <w:rFonts w:hAnsiTheme="minorEastAsia"/>
          <w:rPrChange w:id="3384" w:author="JY0225" w:date="2017-08-24T11:16:00Z">
            <w:rPr>
              <w:rFonts w:ascii="Times New Roman" w:hAnsi="Times New Roman"/>
              <w:spacing w:val="10"/>
            </w:rPr>
          </w:rPrChange>
        </w:rPr>
        <w:pPrChange w:id="3385" w:author="JY0225" w:date="2017-08-24T11:16:00Z">
          <w:pPr>
            <w:spacing w:line="360" w:lineRule="auto"/>
            <w:ind w:firstLine="420"/>
            <w:jc w:val="center"/>
          </w:pPr>
        </w:pPrChange>
      </w:pPr>
      <w:del w:id="3386" w:author="JY0225" w:date="2017-08-14T12:38:00Z">
        <w:r w:rsidRPr="00B207B1" w:rsidDel="00856A51">
          <w:rPr>
            <w:rFonts w:hAnsiTheme="minorEastAsia"/>
            <w:rPrChange w:id="3387" w:author="JY0225" w:date="2017-08-24T11:16:00Z">
              <w:rPr/>
            </w:rPrChange>
          </w:rPr>
          <w:tab/>
        </w:r>
      </w:del>
      <w:r w:rsidRPr="00B207B1">
        <w:rPr>
          <w:rFonts w:hAnsiTheme="minorEastAsia" w:hint="eastAsia"/>
          <w:rPrChange w:id="3388" w:author="JY0225" w:date="2017-08-24T11:16:00Z">
            <w:rPr>
              <w:rFonts w:ascii="Times New Roman" w:hAnsi="Times New Roman" w:hint="eastAsia"/>
              <w:spacing w:val="10"/>
            </w:rPr>
          </w:rPrChange>
        </w:rPr>
        <w:t>图</w:t>
      </w:r>
      <w:r w:rsidR="00AD1CEF" w:rsidRPr="00B207B1">
        <w:rPr>
          <w:rFonts w:hAnsiTheme="minorEastAsia"/>
          <w:rPrChange w:id="3389" w:author="JY0225" w:date="2017-08-24T11:16:00Z">
            <w:rPr>
              <w:rFonts w:ascii="Times New Roman" w:hAnsi="Times New Roman"/>
              <w:spacing w:val="10"/>
            </w:rPr>
          </w:rPrChange>
        </w:rPr>
        <w:t>4-1</w:t>
      </w:r>
      <w:r w:rsidR="002B49ED" w:rsidRPr="00B207B1">
        <w:rPr>
          <w:rFonts w:hAnsiTheme="minorEastAsia"/>
          <w:rPrChange w:id="3390" w:author="JY0225" w:date="2017-08-24T11:16:00Z">
            <w:rPr>
              <w:rFonts w:ascii="Times New Roman" w:hAnsi="Times New Roman"/>
              <w:spacing w:val="10"/>
            </w:rPr>
          </w:rPrChange>
        </w:rPr>
        <w:t xml:space="preserve"> </w:t>
      </w:r>
      <w:r w:rsidRPr="00B207B1">
        <w:rPr>
          <w:rFonts w:hAnsiTheme="minorEastAsia" w:hint="eastAsia"/>
          <w:rPrChange w:id="3391" w:author="JY0225" w:date="2017-08-24T11:16:00Z">
            <w:rPr>
              <w:rFonts w:ascii="Times New Roman" w:hAnsi="Times New Roman" w:hint="eastAsia"/>
              <w:spacing w:val="10"/>
            </w:rPr>
          </w:rPrChange>
        </w:rPr>
        <w:t>云</w:t>
      </w:r>
      <w:r w:rsidR="00476838" w:rsidRPr="00B207B1">
        <w:rPr>
          <w:rFonts w:hAnsiTheme="minorEastAsia" w:hint="eastAsia"/>
          <w:rPrChange w:id="3392" w:author="JY0225" w:date="2017-08-24T11:16:00Z">
            <w:rPr>
              <w:rFonts w:ascii="Times New Roman" w:hAnsi="Times New Roman" w:hint="eastAsia"/>
              <w:spacing w:val="10"/>
            </w:rPr>
          </w:rPrChange>
        </w:rPr>
        <w:t>备份</w:t>
      </w:r>
      <w:r w:rsidRPr="00B207B1">
        <w:rPr>
          <w:rFonts w:hAnsiTheme="minorEastAsia" w:hint="eastAsia"/>
          <w:rPrChange w:id="3393"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3394" w:author="JY0225" w:date="2017-08-24T11:16:00Z">
            <w:rPr>
              <w:rFonts w:ascii="Times New Roman" w:hAnsi="Times New Roman" w:hint="eastAsia"/>
              <w:spacing w:val="10"/>
            </w:rPr>
          </w:rPrChange>
        </w:rPr>
        <w:t>系统结构图</w:t>
      </w:r>
    </w:p>
    <w:p w14:paraId="0B180D34" w14:textId="2EF3C89B" w:rsidR="00432971" w:rsidRPr="00B207B1" w:rsidRDefault="00DA448B">
      <w:pPr>
        <w:spacing w:line="400" w:lineRule="exact"/>
        <w:rPr>
          <w:rFonts w:hAnsiTheme="minorEastAsia"/>
          <w:rPrChange w:id="3395" w:author="JY0225" w:date="2017-08-24T11:16:00Z">
            <w:rPr>
              <w:rFonts w:ascii="Times New Roman" w:hAnsi="Times New Roman"/>
            </w:rPr>
          </w:rPrChange>
        </w:rPr>
      </w:pPr>
      <w:r w:rsidRPr="00B207B1">
        <w:rPr>
          <w:rFonts w:hAnsiTheme="minorEastAsia"/>
          <w:rPrChange w:id="3396" w:author="JY0225" w:date="2017-08-24T11:16:00Z">
            <w:rPr>
              <w:rFonts w:ascii="Times New Roman" w:hAnsi="Times New Roman"/>
              <w:spacing w:val="10"/>
            </w:rPr>
          </w:rPrChange>
        </w:rPr>
        <w:tab/>
      </w:r>
      <w:commentRangeStart w:id="3397"/>
      <w:r w:rsidR="006A04B6" w:rsidRPr="00B207B1">
        <w:rPr>
          <w:rFonts w:hAnsiTheme="minorEastAsia" w:hint="eastAsia"/>
          <w:rPrChange w:id="3398" w:author="JY0225" w:date="2017-08-24T11:16:00Z">
            <w:rPr>
              <w:rFonts w:ascii="Times New Roman" w:hAnsi="Times New Roman" w:hint="eastAsia"/>
            </w:rPr>
          </w:rPrChange>
        </w:rPr>
        <w:t>图</w:t>
      </w:r>
      <w:r w:rsidR="006A04B6" w:rsidRPr="00B207B1">
        <w:rPr>
          <w:rFonts w:hAnsiTheme="minorEastAsia"/>
          <w:rPrChange w:id="3399"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3400" w:author="JY0225" w:date="2017-08-24T11:16:00Z">
            <w:rPr>
              <w:rFonts w:ascii="Times New Roman" w:hAnsi="Times New Roman" w:hint="eastAsia"/>
            </w:rPr>
          </w:rPrChange>
        </w:rPr>
        <w:t>优化后的中间件系统框架设计图，</w:t>
      </w:r>
      <w:r w:rsidR="00015964">
        <w:rPr>
          <w:rFonts w:hAnsiTheme="minorEastAsia" w:hint="eastAsia"/>
        </w:rPr>
        <w:t>蓝色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3401" w:author="JY0225" w:date="2017-08-24T11:16:00Z">
            <w:rPr>
              <w:rFonts w:ascii="Times New Roman" w:hAnsi="Times New Roman" w:hint="eastAsia"/>
            </w:rPr>
          </w:rPrChange>
        </w:rPr>
        <w:t>在</w:t>
      </w:r>
      <w:r w:rsidR="00E4327E" w:rsidRPr="00B207B1">
        <w:rPr>
          <w:rFonts w:hAnsiTheme="minorEastAsia" w:hint="eastAsia"/>
          <w:rPrChange w:id="3402"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3403"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3404"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3405" w:author="JY0225" w:date="2017-08-24T11:16:00Z">
            <w:rPr>
              <w:rFonts w:ascii="Times New Roman" w:hAnsi="Times New Roman" w:hint="eastAsia"/>
            </w:rPr>
          </w:rPrChange>
        </w:rPr>
        <w:t>以及</w:t>
      </w:r>
      <w:r w:rsidR="00D67D9E" w:rsidRPr="00B207B1">
        <w:rPr>
          <w:rFonts w:hAnsiTheme="minorEastAsia" w:hint="eastAsia"/>
          <w:rPrChange w:id="3406" w:author="JY0225" w:date="2017-08-24T11:16:00Z">
            <w:rPr>
              <w:rFonts w:ascii="Times New Roman" w:hAnsi="Times New Roman" w:hint="eastAsia"/>
            </w:rPr>
          </w:rPrChange>
        </w:rPr>
        <w:t>多应用</w:t>
      </w:r>
      <w:r w:rsidR="001B01FF" w:rsidRPr="00B207B1">
        <w:rPr>
          <w:rFonts w:hAnsiTheme="minorEastAsia" w:hint="eastAsia"/>
          <w:rPrChange w:id="3407" w:author="JY0225" w:date="2017-08-24T11:16:00Z">
            <w:rPr>
              <w:rFonts w:ascii="Times New Roman" w:hAnsi="Times New Roman" w:hint="eastAsia"/>
            </w:rPr>
          </w:rPrChange>
        </w:rPr>
        <w:t>适配模块</w:t>
      </w:r>
      <w:r w:rsidR="00E90D47" w:rsidRPr="00B207B1">
        <w:rPr>
          <w:rFonts w:hAnsiTheme="minorEastAsia" w:hint="eastAsia"/>
          <w:rPrChange w:id="3408" w:author="JY0225" w:date="2017-08-24T11:16:00Z">
            <w:rPr>
              <w:rFonts w:ascii="Times New Roman" w:hAnsi="Times New Roman" w:hint="eastAsia"/>
            </w:rPr>
          </w:rPrChange>
        </w:rPr>
        <w:t>。</w:t>
      </w:r>
      <w:commentRangeEnd w:id="3397"/>
      <w:r w:rsidR="00B72601" w:rsidRPr="00B207B1">
        <w:rPr>
          <w:rFonts w:hAnsiTheme="minorEastAsia"/>
          <w:rPrChange w:id="3409" w:author="JY0225" w:date="2017-08-24T11:16:00Z">
            <w:rPr>
              <w:rFonts w:ascii="Times New Roman" w:hAnsi="Times New Roman"/>
            </w:rPr>
          </w:rPrChange>
        </w:rPr>
        <w:commentReference w:id="3397"/>
      </w:r>
      <w:ins w:id="3410"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3411"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3412" w:author="微软用户" w:date="2017-08-18T22:51:00Z">
          <w:pPr>
            <w:pStyle w:val="21"/>
          </w:pPr>
        </w:pPrChange>
      </w:pPr>
      <w:bookmarkStart w:id="3413" w:name="_Toc492457606"/>
      <w:r w:rsidRPr="00B207B1">
        <w:t>4</w:t>
      </w:r>
      <w:r w:rsidR="00B0430C" w:rsidRPr="00B207B1">
        <w:t>.2</w:t>
      </w:r>
      <w:r w:rsidR="00142390" w:rsidRPr="00B207B1">
        <w:t xml:space="preserve"> </w:t>
      </w:r>
      <w:commentRangeStart w:id="3414"/>
      <w:r w:rsidR="006C56E9" w:rsidRPr="00B207B1">
        <w:t>类图设计</w:t>
      </w:r>
      <w:commentRangeEnd w:id="3414"/>
      <w:r w:rsidR="00172D61" w:rsidRPr="00B207B1">
        <w:rPr>
          <w:rPrChange w:id="3415" w:author="微软用户" w:date="2017-08-18T22:51:00Z">
            <w:rPr>
              <w:rStyle w:val="af2"/>
              <w:rFonts w:ascii="Calibri" w:eastAsia="宋体" w:hAnsi="Calibri"/>
              <w:b w:val="0"/>
              <w:bCs w:val="0"/>
            </w:rPr>
          </w:rPrChange>
        </w:rPr>
        <w:commentReference w:id="3414"/>
      </w:r>
      <w:bookmarkEnd w:id="3413"/>
    </w:p>
    <w:p w14:paraId="28EF4979" w14:textId="407FD217" w:rsidR="007A5014" w:rsidRPr="00B207B1" w:rsidRDefault="00D65A03">
      <w:pPr>
        <w:spacing w:line="400" w:lineRule="exact"/>
        <w:rPr>
          <w:rFonts w:hAnsiTheme="minorEastAsia"/>
          <w:rPrChange w:id="3416"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3417" w:author="JY0225" w:date="2017-08-24T11:17:00Z">
            <w:rPr>
              <w:rFonts w:ascii="Times New Roman" w:hAnsi="Times New Roman" w:hint="eastAsia"/>
            </w:rPr>
          </w:rPrChange>
        </w:rPr>
        <w:t>本文</w:t>
      </w:r>
      <w:r w:rsidRPr="00B207B1">
        <w:rPr>
          <w:rFonts w:hAnsiTheme="minorEastAsia" w:hint="eastAsia"/>
          <w:rPrChange w:id="3418" w:author="JY0225" w:date="2017-08-24T11:17:00Z">
            <w:rPr>
              <w:rFonts w:ascii="Times New Roman" w:hAnsi="Times New Roman" w:hint="eastAsia"/>
            </w:rPr>
          </w:rPrChange>
        </w:rPr>
        <w:t>对</w:t>
      </w:r>
      <w:r w:rsidR="00E4327E" w:rsidRPr="00B207B1">
        <w:rPr>
          <w:rFonts w:hAnsiTheme="minorEastAsia" w:hint="eastAsia"/>
          <w:rPrChange w:id="3419" w:author="JY0225" w:date="2017-08-24T11:17:00Z">
            <w:rPr>
              <w:rFonts w:ascii="Times New Roman" w:hAnsi="Times New Roman" w:hint="eastAsia"/>
            </w:rPr>
          </w:rPrChange>
        </w:rPr>
        <w:t>现有</w:t>
      </w:r>
      <w:r w:rsidRPr="00B207B1">
        <w:rPr>
          <w:rFonts w:hAnsiTheme="minorEastAsia" w:hint="eastAsia"/>
          <w:rPrChange w:id="3420" w:author="JY0225" w:date="2017-08-24T11:17:00Z">
            <w:rPr>
              <w:rFonts w:ascii="Times New Roman" w:hAnsi="Times New Roman" w:hint="eastAsia"/>
            </w:rPr>
          </w:rPrChange>
        </w:rPr>
        <w:t>的中间件系统源代码进行了</w:t>
      </w:r>
      <w:r w:rsidR="00AA7DE9">
        <w:rPr>
          <w:rFonts w:hAnsiTheme="minorEastAsia" w:hint="eastAsia"/>
        </w:rPr>
        <w:t>优化</w:t>
      </w:r>
      <w:r w:rsidRPr="00B207B1">
        <w:rPr>
          <w:rFonts w:hAnsiTheme="minorEastAsia" w:hint="eastAsia"/>
          <w:rPrChange w:id="3421" w:author="JY0225" w:date="2017-08-24T11:17:00Z">
            <w:rPr>
              <w:rFonts w:ascii="Times New Roman" w:hAnsi="Times New Roman" w:hint="eastAsia"/>
            </w:rPr>
          </w:rPrChange>
        </w:rPr>
        <w:t>重构</w:t>
      </w:r>
      <w:ins w:id="3422" w:author="微软用户" w:date="2017-08-24T22:06:00Z">
        <w:r w:rsidR="00AA45ED" w:rsidRPr="00B207B1">
          <w:rPr>
            <w:rFonts w:hAnsiTheme="minorEastAsia"/>
            <w:vertAlign w:val="superscript"/>
            <w:rPrChange w:id="3423" w:author="微软用户" w:date="2017-08-24T22:06:00Z">
              <w:rPr>
                <w:rFonts w:hAnsiTheme="minorEastAsia"/>
              </w:rPr>
            </w:rPrChange>
          </w:rPr>
          <w:fldChar w:fldCharType="begin"/>
        </w:r>
        <w:r w:rsidR="00AA45ED" w:rsidRPr="00B207B1">
          <w:rPr>
            <w:rFonts w:hAnsiTheme="minorEastAsia"/>
            <w:vertAlign w:val="superscript"/>
            <w:rPrChange w:id="3424"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3425" w:author="微软用户" w:date="2017-08-24T22:06:00Z">
            <w:rPr>
              <w:rFonts w:hAnsiTheme="minorEastAsia"/>
              <w:vertAlign w:val="superscript"/>
            </w:rPr>
          </w:rPrChange>
        </w:rPr>
      </w:r>
      <w:r w:rsidR="00AA45ED" w:rsidRPr="00B207B1">
        <w:rPr>
          <w:rFonts w:hAnsiTheme="minorEastAsia"/>
          <w:vertAlign w:val="superscript"/>
          <w:rPrChange w:id="3426" w:author="微软用户" w:date="2017-08-24T22:06:00Z">
            <w:rPr>
              <w:rFonts w:hAnsiTheme="minorEastAsia"/>
            </w:rPr>
          </w:rPrChange>
        </w:rPr>
        <w:fldChar w:fldCharType="separate"/>
      </w:r>
      <w:r w:rsidR="003F32D9">
        <w:rPr>
          <w:rFonts w:hAnsiTheme="minorEastAsia"/>
          <w:vertAlign w:val="superscript"/>
        </w:rPr>
        <w:t>[31]</w:t>
      </w:r>
      <w:ins w:id="3427" w:author="微软用户" w:date="2017-08-24T22:06:00Z">
        <w:r w:rsidR="00AA45ED" w:rsidRPr="00B207B1">
          <w:rPr>
            <w:rFonts w:hAnsiTheme="minorEastAsia"/>
            <w:vertAlign w:val="superscript"/>
            <w:rPrChange w:id="3428" w:author="微软用户" w:date="2017-08-24T22:06:00Z">
              <w:rPr>
                <w:rFonts w:hAnsiTheme="minorEastAsia"/>
              </w:rPr>
            </w:rPrChange>
          </w:rPr>
          <w:fldChar w:fldCharType="end"/>
        </w:r>
      </w:ins>
      <w:ins w:id="3429" w:author="Liu, Wu" w:date="2017-08-29T11:11:00Z">
        <w:r w:rsidR="009561F1" w:rsidRPr="00B207B1" w:rsidDel="009561F1">
          <w:rPr>
            <w:rFonts w:hAnsiTheme="minorEastAsia"/>
            <w:vertAlign w:val="superscript"/>
          </w:rPr>
          <w:t xml:space="preserve"> </w:t>
        </w:r>
      </w:ins>
      <w:ins w:id="3430" w:author="微软用户" w:date="2017-08-24T22:06:00Z">
        <w:del w:id="3431" w:author="Liu, Wu" w:date="2017-08-29T11:11:00Z">
          <w:r w:rsidR="00AA45ED" w:rsidRPr="00B207B1" w:rsidDel="009561F1">
            <w:rPr>
              <w:rFonts w:hAnsiTheme="minorEastAsia"/>
              <w:vertAlign w:val="superscript"/>
              <w:rPrChange w:id="3432" w:author="微软用户" w:date="2017-08-24T22:06:00Z">
                <w:rPr>
                  <w:rFonts w:hAnsiTheme="minorEastAsia"/>
                </w:rPr>
              </w:rPrChange>
            </w:rPr>
            <w:fldChar w:fldCharType="begin"/>
          </w:r>
          <w:r w:rsidR="00AA45ED" w:rsidRPr="00B207B1" w:rsidDel="009561F1">
            <w:rPr>
              <w:rFonts w:hAnsiTheme="minorEastAsia"/>
              <w:vertAlign w:val="superscript"/>
              <w:rPrChange w:id="3433" w:author="微软用户" w:date="2017-08-24T22:06:00Z">
                <w:rPr>
                  <w:rFonts w:hAnsiTheme="minorEastAsia"/>
                </w:rPr>
              </w:rPrChange>
            </w:rPr>
            <w:delInstrText xml:space="preserve"> REF _Ref489794794 \r \h </w:delInstrText>
          </w:r>
        </w:del>
      </w:ins>
      <w:del w:id="3434"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3435" w:author="微软用户" w:date="2017-08-24T22:06:00Z">
              <w:rPr>
                <w:rFonts w:hAnsiTheme="minorEastAsia"/>
                <w:vertAlign w:val="superscript"/>
              </w:rPr>
            </w:rPrChange>
          </w:rPr>
        </w:r>
        <w:r w:rsidR="00AA45ED" w:rsidRPr="00B207B1" w:rsidDel="009561F1">
          <w:rPr>
            <w:rFonts w:hAnsiTheme="minorEastAsia"/>
            <w:vertAlign w:val="superscript"/>
            <w:rPrChange w:id="3436" w:author="微软用户" w:date="2017-08-24T22:06:00Z">
              <w:rPr>
                <w:rFonts w:hAnsiTheme="minorEastAsia"/>
              </w:rPr>
            </w:rPrChange>
          </w:rPr>
          <w:fldChar w:fldCharType="separate"/>
        </w:r>
      </w:del>
      <w:ins w:id="3437" w:author="微软用户" w:date="2017-08-24T22:18:00Z">
        <w:del w:id="3438" w:author="Liu, Wu" w:date="2017-08-29T11:11:00Z">
          <w:r w:rsidR="00C56CDB" w:rsidRPr="00B207B1" w:rsidDel="009561F1">
            <w:rPr>
              <w:rFonts w:hAnsiTheme="minorEastAsia"/>
              <w:vertAlign w:val="superscript"/>
            </w:rPr>
            <w:delText>[32]</w:delText>
          </w:r>
        </w:del>
      </w:ins>
      <w:ins w:id="3439" w:author="微软用户" w:date="2017-08-24T22:06:00Z">
        <w:del w:id="3440" w:author="Liu, Wu" w:date="2017-08-29T11:11:00Z">
          <w:r w:rsidR="00AA45ED" w:rsidRPr="00B207B1" w:rsidDel="009561F1">
            <w:rPr>
              <w:rFonts w:hAnsiTheme="minorEastAsia"/>
              <w:vertAlign w:val="superscript"/>
              <w:rPrChange w:id="3441" w:author="微软用户" w:date="2017-08-24T22:06:00Z">
                <w:rPr>
                  <w:rFonts w:hAnsiTheme="minorEastAsia"/>
                </w:rPr>
              </w:rPrChange>
            </w:rPr>
            <w:fldChar w:fldCharType="end"/>
          </w:r>
        </w:del>
      </w:ins>
      <w:del w:id="3442" w:author="微软用户" w:date="2017-08-24T22:06:00Z">
        <w:r w:rsidR="00EF5188" w:rsidRPr="00B207B1" w:rsidDel="00AA45ED">
          <w:rPr>
            <w:rFonts w:hAnsiTheme="minorEastAsia"/>
            <w:color w:val="000000" w:themeColor="text1"/>
            <w:vertAlign w:val="superscript"/>
            <w:rPrChange w:id="3443"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444"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3445"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446"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447"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448"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3449"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3450"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451"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3452"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453"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454"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455"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3456"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3457" w:author="JY0225" w:date="2017-08-24T11:17:00Z">
            <w:rPr>
              <w:rFonts w:ascii="Times New Roman" w:hAnsi="Times New Roman" w:hint="eastAsia"/>
            </w:rPr>
          </w:rPrChange>
        </w:rPr>
        <w:t>改变。</w:t>
      </w:r>
      <w:r w:rsidR="0000244A" w:rsidRPr="00B207B1">
        <w:rPr>
          <w:rFonts w:hAnsiTheme="minorEastAsia" w:hint="eastAsia"/>
          <w:rPrChange w:id="3458" w:author="JY0225" w:date="2017-08-24T11:17:00Z">
            <w:rPr>
              <w:rFonts w:ascii="Times New Roman" w:hAnsi="Times New Roman" w:hint="eastAsia"/>
            </w:rPr>
          </w:rPrChange>
        </w:rPr>
        <w:t>由于</w:t>
      </w:r>
      <w:r w:rsidR="00E4327E" w:rsidRPr="00B207B1">
        <w:rPr>
          <w:rFonts w:hAnsiTheme="minorEastAsia" w:hint="eastAsia"/>
          <w:rPrChange w:id="3459" w:author="JY0225" w:date="2017-08-24T11:17:00Z">
            <w:rPr>
              <w:rFonts w:ascii="Times New Roman" w:hAnsi="Times New Roman" w:hint="eastAsia"/>
            </w:rPr>
          </w:rPrChange>
        </w:rPr>
        <w:t>现有</w:t>
      </w:r>
      <w:r w:rsidR="0000244A" w:rsidRPr="00B207B1">
        <w:rPr>
          <w:rFonts w:hAnsiTheme="minorEastAsia" w:hint="eastAsia"/>
          <w:rPrChange w:id="3460"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3461" w:author="JY0225" w:date="2017-08-24T11:17:00Z">
            <w:rPr>
              <w:rFonts w:ascii="Times New Roman" w:hAnsi="Times New Roman" w:hint="eastAsia"/>
            </w:rPr>
          </w:rPrChange>
        </w:rPr>
        <w:t>功能，因此类图设计相对比较简单，由</w:t>
      </w:r>
      <w:r w:rsidR="0000244A" w:rsidRPr="00B207B1">
        <w:rPr>
          <w:rFonts w:hAnsiTheme="minorEastAsia"/>
          <w:rPrChange w:id="3462"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3463"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3464" w:author="JY0225" w:date="2017-08-24T11:17:00Z">
            <w:rPr>
              <w:rFonts w:ascii="Times New Roman" w:hAnsi="Times New Roman" w:hint="eastAsia"/>
            </w:rPr>
          </w:rPrChange>
        </w:rPr>
        <w:t>请求后为其分配一个线程，该线程通过调用</w:t>
      </w:r>
      <w:r w:rsidR="0000244A" w:rsidRPr="00B207B1">
        <w:rPr>
          <w:rFonts w:hAnsiTheme="minorEastAsia"/>
          <w:rPrChange w:id="3465" w:author="JY0225" w:date="2017-08-24T11:17:00Z">
            <w:rPr>
              <w:rFonts w:ascii="Times New Roman" w:hAnsi="Times New Roman"/>
            </w:rPr>
          </w:rPrChange>
        </w:rPr>
        <w:t>mwController</w:t>
      </w:r>
      <w:r w:rsidR="00412799" w:rsidRPr="00B207B1">
        <w:rPr>
          <w:rFonts w:hAnsiTheme="minorEastAsia" w:hint="eastAsia"/>
          <w:rPrChange w:id="3466"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3467"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3468" w:author="JY0225" w:date="2017-08-24T11:17:00Z">
            <w:rPr>
              <w:rFonts w:ascii="Times New Roman" w:hAnsi="Times New Roman"/>
            </w:rPr>
          </w:rPrChange>
        </w:rPr>
        <w:t>mwServer</w:t>
      </w:r>
      <w:r w:rsidR="0000244A" w:rsidRPr="00B207B1">
        <w:rPr>
          <w:rFonts w:hAnsiTheme="minorEastAsia" w:hint="eastAsia"/>
          <w:rPrChange w:id="3469" w:author="JY0225" w:date="2017-08-24T11:17:00Z">
            <w:rPr>
              <w:rFonts w:ascii="Times New Roman" w:hAnsi="Times New Roman" w:hint="eastAsia"/>
            </w:rPr>
          </w:rPrChange>
        </w:rPr>
        <w:t>类，最终由</w:t>
      </w:r>
      <w:r w:rsidR="0000244A" w:rsidRPr="00B207B1">
        <w:rPr>
          <w:rFonts w:hAnsiTheme="minorEastAsia"/>
          <w:rPrChange w:id="3470" w:author="JY0225" w:date="2017-08-24T11:17:00Z">
            <w:rPr>
              <w:rFonts w:ascii="Times New Roman" w:hAnsi="Times New Roman"/>
            </w:rPr>
          </w:rPrChange>
        </w:rPr>
        <w:t>mwServer</w:t>
      </w:r>
      <w:r w:rsidR="0000244A" w:rsidRPr="00B207B1">
        <w:rPr>
          <w:rFonts w:hAnsiTheme="minorEastAsia" w:hint="eastAsia"/>
          <w:rPrChange w:id="3471" w:author="JY0225" w:date="2017-08-24T11:17:00Z">
            <w:rPr>
              <w:rFonts w:ascii="Times New Roman" w:hAnsi="Times New Roman" w:hint="eastAsia"/>
            </w:rPr>
          </w:rPrChange>
        </w:rPr>
        <w:t>类将结果返回给客户端。</w:t>
      </w:r>
      <w:r w:rsidR="00E756FE" w:rsidRPr="00B207B1">
        <w:rPr>
          <w:rFonts w:hAnsiTheme="minorEastAsia" w:hint="eastAsia"/>
          <w:rPrChange w:id="3472" w:author="JY0225" w:date="2017-08-24T11:17:00Z">
            <w:rPr>
              <w:rFonts w:ascii="Times New Roman" w:hAnsi="Times New Roman" w:hint="eastAsia"/>
            </w:rPr>
          </w:rPrChange>
        </w:rPr>
        <w:t>此外，</w:t>
      </w:r>
      <w:r w:rsidR="00E4327E" w:rsidRPr="00B207B1">
        <w:rPr>
          <w:rFonts w:hAnsiTheme="minorEastAsia" w:hint="eastAsia"/>
          <w:rPrChange w:id="3473" w:author="JY0225" w:date="2017-08-24T11:17:00Z">
            <w:rPr>
              <w:rFonts w:ascii="Times New Roman" w:hAnsi="Times New Roman" w:hint="eastAsia"/>
            </w:rPr>
          </w:rPrChange>
        </w:rPr>
        <w:t>现有</w:t>
      </w:r>
      <w:r w:rsidR="00E756FE" w:rsidRPr="00B207B1">
        <w:rPr>
          <w:rFonts w:hAnsiTheme="minorEastAsia" w:hint="eastAsia"/>
          <w:rPrChange w:id="3474"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3475" w:author="JY0225" w:date="2017-08-24T11:17:00Z">
            <w:rPr>
              <w:rFonts w:ascii="Times New Roman" w:hAnsi="Times New Roman"/>
            </w:rPr>
          </w:rPrChange>
        </w:rPr>
        <w:t>mwEncrypter</w:t>
      </w:r>
      <w:r w:rsidR="00E756FE" w:rsidRPr="00B207B1">
        <w:rPr>
          <w:rFonts w:hAnsiTheme="minorEastAsia" w:hint="eastAsia"/>
          <w:rPrChange w:id="3476" w:author="JY0225" w:date="2017-08-24T11:17:00Z">
            <w:rPr>
              <w:rFonts w:ascii="Times New Roman" w:hAnsi="Times New Roman" w:hint="eastAsia"/>
            </w:rPr>
          </w:rPrChange>
        </w:rPr>
        <w:t>类和</w:t>
      </w:r>
      <w:r w:rsidR="00E756FE" w:rsidRPr="00B207B1">
        <w:rPr>
          <w:rFonts w:hAnsiTheme="minorEastAsia"/>
          <w:rPrChange w:id="3477" w:author="JY0225" w:date="2017-08-24T11:17:00Z">
            <w:rPr>
              <w:rFonts w:ascii="Times New Roman" w:hAnsi="Times New Roman"/>
            </w:rPr>
          </w:rPrChange>
        </w:rPr>
        <w:t>mwCompresser</w:t>
      </w:r>
      <w:r w:rsidR="00E756FE" w:rsidRPr="00B207B1">
        <w:rPr>
          <w:rFonts w:hAnsiTheme="minorEastAsia" w:hint="eastAsia"/>
          <w:rPrChange w:id="3478" w:author="JY0225" w:date="2017-08-24T11:17:00Z">
            <w:rPr>
              <w:rFonts w:ascii="Times New Roman" w:hAnsi="Times New Roman" w:hint="eastAsia"/>
            </w:rPr>
          </w:rPrChange>
        </w:rPr>
        <w:t>类实现。</w:t>
      </w:r>
    </w:p>
    <w:p w14:paraId="7EE27E3F" w14:textId="0AC7D82F" w:rsidR="00B33DB4" w:rsidRPr="00B207B1" w:rsidDel="000A287A" w:rsidRDefault="00B04760" w:rsidP="000E4D98">
      <w:pPr>
        <w:spacing w:line="400" w:lineRule="exact"/>
        <w:jc w:val="left"/>
        <w:rPr>
          <w:del w:id="3479" w:author="微软用户" w:date="2017-08-19T20:00:00Z"/>
          <w:rFonts w:hAnsiTheme="minorEastAsia"/>
          <w:rPrChange w:id="3480" w:author="JY0225" w:date="2017-08-24T11:17:00Z">
            <w:rPr>
              <w:del w:id="3481" w:author="微软用户" w:date="2017-08-19T20:00:00Z"/>
              <w:rFonts w:ascii="Times New Roman" w:hAnsi="Times New Roman"/>
              <w:spacing w:val="10"/>
            </w:rPr>
          </w:rPrChange>
        </w:rPr>
      </w:pPr>
      <w:r w:rsidRPr="00B207B1">
        <w:rPr>
          <w:rFonts w:hAnsiTheme="minorEastAsia"/>
          <w:rPrChange w:id="3482" w:author="JY0225" w:date="2017-08-24T11:17:00Z">
            <w:rPr>
              <w:rFonts w:ascii="Times New Roman" w:hAnsi="Times New Roman"/>
            </w:rPr>
          </w:rPrChange>
        </w:rPr>
        <w:tab/>
      </w:r>
      <w:ins w:id="3483" w:author="微软用户" w:date="2017-08-24T21:58:00Z">
        <w:r w:rsidR="00BC1897" w:rsidRPr="00B207B1">
          <w:rPr>
            <w:rFonts w:hAnsiTheme="minorEastAsia"/>
          </w:rPr>
          <w:t>依据类图设计的标准</w:t>
        </w:r>
      </w:ins>
      <w:ins w:id="3484"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[33]</w:t>
      </w:r>
      <w:ins w:id="3485" w:author="微软用户" w:date="2017-08-24T22:07:00Z">
        <w:r w:rsidR="004C52E1" w:rsidRPr="00B207B1">
          <w:rPr>
            <w:rFonts w:hAnsiTheme="minorEastAsia"/>
            <w:color w:val="000000" w:themeColor="text1"/>
            <w:vertAlign w:val="superscript"/>
          </w:rPr>
          <w:fldChar w:fldCharType="end"/>
        </w:r>
      </w:ins>
      <w:ins w:id="3486"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3487" w:author="JY0225" w:date="2017-08-24T11:17:00Z">
            <w:rPr>
              <w:rFonts w:ascii="Times New Roman" w:hAnsi="Times New Roman" w:hint="eastAsia"/>
            </w:rPr>
          </w:rPrChange>
        </w:rPr>
        <w:t>图</w:t>
      </w:r>
      <w:r w:rsidRPr="00B207B1">
        <w:rPr>
          <w:rFonts w:hAnsiTheme="minorEastAsia"/>
          <w:rPrChange w:id="3488" w:author="JY0225" w:date="2017-08-24T11:17:00Z">
            <w:rPr>
              <w:rFonts w:ascii="Times New Roman" w:hAnsi="Times New Roman"/>
            </w:rPr>
          </w:rPrChange>
        </w:rPr>
        <w:t>4-2</w:t>
      </w:r>
      <w:ins w:id="3489" w:author="微软用户" w:date="2017-08-24T21:58:00Z">
        <w:r w:rsidR="00BC1897" w:rsidRPr="00B207B1">
          <w:rPr>
            <w:rFonts w:hAnsiTheme="minorEastAsia"/>
          </w:rPr>
          <w:t>所示</w:t>
        </w:r>
        <w:r w:rsidR="00BC1897" w:rsidRPr="00B207B1">
          <w:rPr>
            <w:rFonts w:hAnsiTheme="minorEastAsia" w:hint="eastAsia"/>
          </w:rPr>
          <w:t>，</w:t>
        </w:r>
      </w:ins>
      <w:del w:id="3490" w:author="微软用户" w:date="2017-08-24T21:58:00Z">
        <w:r w:rsidRPr="00B207B1" w:rsidDel="00BC1897">
          <w:rPr>
            <w:rFonts w:hAnsiTheme="minorEastAsia" w:hint="eastAsia"/>
            <w:rPrChange w:id="3491" w:author="JY0225" w:date="2017-08-24T11:17:00Z">
              <w:rPr>
                <w:rFonts w:ascii="Times New Roman" w:hAnsi="Times New Roman" w:hint="eastAsia"/>
              </w:rPr>
            </w:rPrChange>
          </w:rPr>
          <w:delText>展示</w:delText>
        </w:r>
      </w:del>
      <w:del w:id="3492" w:author="微软用户" w:date="2017-08-24T21:59:00Z">
        <w:r w:rsidRPr="00B207B1" w:rsidDel="008A1C3D">
          <w:rPr>
            <w:rFonts w:hAnsiTheme="minorEastAsia" w:hint="eastAsia"/>
            <w:rPrChange w:id="3493" w:author="JY0225" w:date="2017-08-24T11:17:00Z">
              <w:rPr>
                <w:rFonts w:ascii="Times New Roman" w:hAnsi="Times New Roman" w:hint="eastAsia"/>
              </w:rPr>
            </w:rPrChange>
          </w:rPr>
          <w:delText>的是优化后的</w:delText>
        </w:r>
        <w:r w:rsidRPr="00B207B1" w:rsidDel="008A1C3D">
          <w:rPr>
            <w:rFonts w:hAnsiTheme="minorEastAsia" w:hint="eastAsia"/>
            <w:rPrChange w:id="3494"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3495" w:author="JY0225" w:date="2017-08-24T11:17:00Z">
              <w:rPr>
                <w:rFonts w:ascii="Times New Roman" w:hAnsi="Times New Roman" w:hint="eastAsia"/>
                <w:spacing w:val="10"/>
              </w:rPr>
            </w:rPrChange>
          </w:rPr>
          <w:delText>备份</w:delText>
        </w:r>
        <w:r w:rsidRPr="00B207B1" w:rsidDel="008A1C3D">
          <w:rPr>
            <w:rFonts w:hAnsiTheme="minorEastAsia" w:hint="eastAsia"/>
            <w:rPrChange w:id="3496" w:author="JY0225" w:date="2017-08-24T11:17:00Z">
              <w:rPr>
                <w:rFonts w:ascii="Times New Roman" w:hAnsi="Times New Roman" w:hint="eastAsia"/>
                <w:spacing w:val="10"/>
              </w:rPr>
            </w:rPrChange>
          </w:rPr>
          <w:delText>中间件系统</w:delText>
        </w:r>
        <w:r w:rsidRPr="00B207B1" w:rsidDel="008A1C3D">
          <w:rPr>
            <w:rFonts w:hAnsiTheme="minorEastAsia"/>
            <w:rPrChange w:id="3497" w:author="JY0225" w:date="2017-08-24T11:17:00Z">
              <w:rPr>
                <w:rFonts w:ascii="Times New Roman" w:hAnsi="Times New Roman"/>
                <w:spacing w:val="10"/>
              </w:rPr>
            </w:rPrChange>
          </w:rPr>
          <w:delText>UML</w:delText>
        </w:r>
        <w:r w:rsidRPr="00B207B1" w:rsidDel="008A1C3D">
          <w:rPr>
            <w:rFonts w:hAnsiTheme="minorEastAsia" w:hint="eastAsia"/>
            <w:rPrChange w:id="3498"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3499"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3500"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3501"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3502"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3503"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3504"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3505"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3506" w:author="JY0225" w:date="2017-08-24T11:17:00Z">
              <w:rPr>
                <w:color w:val="000000" w:themeColor="text1"/>
                <w:vertAlign w:val="superscript"/>
              </w:rPr>
            </w:rPrChange>
          </w:rPr>
          <w:fldChar w:fldCharType="end"/>
        </w:r>
      </w:del>
      <w:del w:id="3507" w:author="Liu, Wu" w:date="2017-08-29T11:12:00Z">
        <w:r w:rsidR="00412799" w:rsidRPr="00B207B1" w:rsidDel="00257577">
          <w:rPr>
            <w:rFonts w:hAnsiTheme="minorEastAsia" w:hint="eastAsia"/>
            <w:rPrChange w:id="3508" w:author="JY0225" w:date="2017-08-24T11:17:00Z">
              <w:rPr>
                <w:rFonts w:ascii="Times New Roman" w:hAnsi="Times New Roman" w:hint="eastAsia"/>
                <w:spacing w:val="10"/>
              </w:rPr>
            </w:rPrChange>
          </w:rPr>
          <w:delText>，</w:delText>
        </w:r>
      </w:del>
      <w:ins w:id="3509" w:author="Liu, Wu" w:date="2017-08-29T11:12:00Z">
        <w:r w:rsidR="00EA4FF6" w:rsidRPr="00B207B1">
          <w:rPr>
            <w:rFonts w:hAnsiTheme="minorEastAsia"/>
          </w:rPr>
          <w:t>相较</w:t>
        </w:r>
      </w:ins>
      <w:del w:id="3510" w:author="Liu, Wu" w:date="2017-08-29T11:12:00Z">
        <w:r w:rsidR="00BD455D" w:rsidRPr="00B207B1" w:rsidDel="00EA4FF6">
          <w:rPr>
            <w:rFonts w:hAnsiTheme="minorEastAsia" w:hint="eastAsia"/>
            <w:rPrChange w:id="3511" w:author="JY0225" w:date="2017-08-24T11:17:00Z">
              <w:rPr>
                <w:rFonts w:ascii="Times New Roman" w:hAnsi="Times New Roman" w:hint="eastAsia"/>
                <w:spacing w:val="10"/>
              </w:rPr>
            </w:rPrChange>
          </w:rPr>
          <w:delText>相对</w:delText>
        </w:r>
      </w:del>
      <w:r w:rsidR="00BD455D" w:rsidRPr="00B207B1">
        <w:rPr>
          <w:rFonts w:hAnsiTheme="minorEastAsia" w:hint="eastAsia"/>
          <w:rPrChange w:id="3512" w:author="JY0225" w:date="2017-08-24T11:17:00Z">
            <w:rPr>
              <w:rFonts w:ascii="Times New Roman" w:hAnsi="Times New Roman" w:hint="eastAsia"/>
              <w:spacing w:val="10"/>
            </w:rPr>
          </w:rPrChange>
        </w:rPr>
        <w:t>于</w:t>
      </w:r>
      <w:r w:rsidR="00E4327E" w:rsidRPr="00B207B1">
        <w:rPr>
          <w:rFonts w:hAnsiTheme="minorEastAsia" w:hint="eastAsia"/>
          <w:rPrChange w:id="3513" w:author="JY0225" w:date="2017-08-24T11:17:00Z">
            <w:rPr>
              <w:rFonts w:ascii="Times New Roman" w:hAnsi="Times New Roman" w:hint="eastAsia"/>
              <w:spacing w:val="10"/>
            </w:rPr>
          </w:rPrChange>
        </w:rPr>
        <w:t>现有</w:t>
      </w:r>
      <w:r w:rsidR="00BD455D" w:rsidRPr="00B207B1">
        <w:rPr>
          <w:rFonts w:hAnsiTheme="minorEastAsia" w:hint="eastAsia"/>
          <w:rPrChange w:id="3514"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3515" w:author="JY0225" w:date="2017-08-24T11:17:00Z">
            <w:rPr>
              <w:rFonts w:ascii="Times New Roman" w:hAnsi="Times New Roman" w:hint="eastAsia"/>
              <w:spacing w:val="10"/>
            </w:rPr>
          </w:rPrChange>
        </w:rPr>
        <w:t>，</w:t>
      </w:r>
      <w:r w:rsidR="00A343AA" w:rsidRPr="00B207B1">
        <w:rPr>
          <w:rFonts w:hAnsiTheme="minorEastAsia" w:hint="eastAsia"/>
          <w:rPrChange w:id="3516" w:author="JY0225" w:date="2017-08-24T11:17:00Z">
            <w:rPr>
              <w:rFonts w:ascii="Times New Roman" w:hAnsi="Times New Roman" w:hint="eastAsia"/>
              <w:spacing w:val="10"/>
            </w:rPr>
          </w:rPrChange>
        </w:rPr>
        <w:t>具体来说有</w:t>
      </w:r>
      <w:ins w:id="3517" w:author="Liu, Wu" w:date="2017-08-29T11:12:00Z">
        <w:r w:rsidR="00290E49" w:rsidRPr="00B207B1">
          <w:rPr>
            <w:rFonts w:hAnsiTheme="minorEastAsia"/>
          </w:rPr>
          <w:t>分为以下几个模块</w:t>
        </w:r>
      </w:ins>
      <w:del w:id="3518" w:author="Liu, Wu" w:date="2017-08-29T11:12:00Z">
        <w:r w:rsidR="00A343AA" w:rsidRPr="00B207B1" w:rsidDel="00290E49">
          <w:rPr>
            <w:rFonts w:hAnsiTheme="minorEastAsia" w:hint="eastAsia"/>
            <w:rPrChange w:id="3519"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3520"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3521" w:author="微软用户" w:date="2017-08-19T20:00:00Z"/>
          <w:rFonts w:hAnsiTheme="minorEastAsia"/>
          <w:rPrChange w:id="3522" w:author="JY0225" w:date="2017-08-24T11:17:00Z">
            <w:rPr>
              <w:del w:id="3523" w:author="微软用户" w:date="2017-08-19T20:00:00Z"/>
            </w:rPr>
          </w:rPrChange>
        </w:rPr>
        <w:pPrChange w:id="3524" w:author="微软用户" w:date="2017-08-19T20:44:00Z">
          <w:pPr/>
        </w:pPrChange>
      </w:pPr>
      <w:del w:id="3525" w:author="微软用户" w:date="2017-08-19T20:00:00Z">
        <w:r w:rsidRPr="00B207B1" w:rsidDel="000A287A">
          <w:rPr>
            <w:rFonts w:hAnsiTheme="minorEastAsia"/>
            <w:noProof/>
            <w:rPrChange w:id="3526"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527" w:author="微软用户" w:date="2017-08-19T20:00:00Z"/>
          <w:rFonts w:hAnsiTheme="minorEastAsia"/>
          <w:rPrChange w:id="3528" w:author="JY0225" w:date="2017-08-24T11:17:00Z">
            <w:rPr>
              <w:del w:id="3529" w:author="微软用户" w:date="2017-08-19T20:00:00Z"/>
              <w:rFonts w:ascii="Times New Roman" w:hAnsi="Times New Roman"/>
              <w:spacing w:val="10"/>
            </w:rPr>
          </w:rPrChange>
        </w:rPr>
        <w:pPrChange w:id="3530" w:author="微软用户" w:date="2017-08-19T20:44:00Z">
          <w:pPr>
            <w:spacing w:line="400" w:lineRule="exact"/>
            <w:jc w:val="center"/>
          </w:pPr>
        </w:pPrChange>
      </w:pPr>
      <w:del w:id="3531" w:author="微软用户" w:date="2017-08-19T20:00:00Z">
        <w:r w:rsidRPr="00B207B1" w:rsidDel="000A287A">
          <w:rPr>
            <w:rFonts w:hAnsiTheme="minorEastAsia" w:hint="eastAsia"/>
            <w:rPrChange w:id="3532" w:author="JY0225" w:date="2017-08-24T11:17:00Z">
              <w:rPr>
                <w:rFonts w:ascii="Times New Roman" w:hAnsi="Times New Roman" w:hint="eastAsia"/>
                <w:spacing w:val="10"/>
              </w:rPr>
            </w:rPrChange>
          </w:rPr>
          <w:delText>图</w:delText>
        </w:r>
        <w:r w:rsidRPr="00B207B1" w:rsidDel="000A287A">
          <w:rPr>
            <w:rFonts w:hAnsiTheme="minorEastAsia"/>
            <w:rPrChange w:id="3533" w:author="JY0225" w:date="2017-08-24T11:17:00Z">
              <w:rPr>
                <w:rFonts w:ascii="Times New Roman" w:hAnsi="Times New Roman"/>
                <w:spacing w:val="10"/>
              </w:rPr>
            </w:rPrChange>
          </w:rPr>
          <w:delText xml:space="preserve">4-2 </w:delText>
        </w:r>
        <w:r w:rsidRPr="00B207B1" w:rsidDel="000A287A">
          <w:rPr>
            <w:rFonts w:hAnsiTheme="minorEastAsia" w:hint="eastAsia"/>
            <w:rPrChange w:id="3534"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535" w:author="JY0225" w:date="2017-08-24T11:17:00Z">
              <w:rPr>
                <w:rFonts w:ascii="Times New Roman" w:hAnsi="Times New Roman" w:hint="eastAsia"/>
                <w:spacing w:val="10"/>
              </w:rPr>
            </w:rPrChange>
          </w:rPr>
          <w:delText>备份</w:delText>
        </w:r>
        <w:r w:rsidRPr="00B207B1" w:rsidDel="000A287A">
          <w:rPr>
            <w:rFonts w:hAnsiTheme="minorEastAsia" w:hint="eastAsia"/>
            <w:rPrChange w:id="3536"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537" w:author="JY0225" w:date="2017-08-24T11:17:00Z">
              <w:rPr>
                <w:rFonts w:ascii="Times New Roman" w:hAnsi="Times New Roman" w:hint="eastAsia"/>
                <w:spacing w:val="10"/>
              </w:rPr>
            </w:rPrChange>
          </w:rPr>
          <w:delText>优化</w:delText>
        </w:r>
        <w:r w:rsidRPr="00B207B1" w:rsidDel="000A287A">
          <w:rPr>
            <w:rFonts w:hAnsiTheme="minorEastAsia" w:hint="eastAsia"/>
            <w:rPrChange w:id="3538" w:author="JY0225" w:date="2017-08-24T11:17:00Z">
              <w:rPr>
                <w:rFonts w:ascii="Times New Roman" w:hAnsi="Times New Roman" w:hint="eastAsia"/>
                <w:spacing w:val="10"/>
              </w:rPr>
            </w:rPrChange>
          </w:rPr>
          <w:delText>系统</w:delText>
        </w:r>
        <w:r w:rsidRPr="00B207B1" w:rsidDel="000A287A">
          <w:rPr>
            <w:rFonts w:hAnsiTheme="minorEastAsia"/>
            <w:rPrChange w:id="3539" w:author="JY0225" w:date="2017-08-24T11:17:00Z">
              <w:rPr>
                <w:rFonts w:ascii="Times New Roman" w:hAnsi="Times New Roman"/>
                <w:spacing w:val="10"/>
              </w:rPr>
            </w:rPrChange>
          </w:rPr>
          <w:delText>UML</w:delText>
        </w:r>
        <w:r w:rsidRPr="00B207B1" w:rsidDel="000A287A">
          <w:rPr>
            <w:rFonts w:hAnsiTheme="minorEastAsia" w:hint="eastAsia"/>
            <w:rPrChange w:id="3540"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541" w:author="微软用户" w:date="2017-08-19T20:08:00Z"/>
          <w:rFonts w:hAnsiTheme="minorEastAsia"/>
          <w:rPrChange w:id="3542" w:author="JY0225" w:date="2017-08-24T11:17:00Z">
            <w:rPr>
              <w:ins w:id="3543" w:author="微软用户" w:date="2017-08-19T20:08:00Z"/>
            </w:rPr>
          </w:rPrChange>
        </w:rPr>
        <w:pPrChange w:id="3544" w:author="微软用户" w:date="2017-08-19T20:44:00Z">
          <w:pPr>
            <w:spacing w:line="400" w:lineRule="exact"/>
            <w:ind w:firstLine="420"/>
          </w:pPr>
        </w:pPrChange>
      </w:pPr>
    </w:p>
    <w:p w14:paraId="1734EEB4" w14:textId="77777777" w:rsidR="00274705" w:rsidRPr="00B207B1" w:rsidRDefault="00274705">
      <w:pPr>
        <w:jc w:val="center"/>
        <w:rPr>
          <w:ins w:id="3545" w:author="微软用户" w:date="2017-08-19T20:25:00Z"/>
        </w:rPr>
        <w:pPrChange w:id="3546" w:author="微软用户" w:date="2017-08-19T20:01:00Z">
          <w:pPr>
            <w:spacing w:line="400" w:lineRule="exact"/>
            <w:ind w:firstLine="420"/>
          </w:pPr>
        </w:pPrChange>
      </w:pPr>
    </w:p>
    <w:p w14:paraId="64B61F0B" w14:textId="77777777" w:rsidR="00453251" w:rsidRPr="00B207B1" w:rsidRDefault="00114324">
      <w:pPr>
        <w:jc w:val="center"/>
        <w:rPr>
          <w:ins w:id="3547" w:author="微软用户" w:date="2017-08-19T20:39:00Z"/>
          <w:rFonts w:ascii="Times New Roman" w:hAnsi="Times New Roman"/>
        </w:rPr>
        <w:pPrChange w:id="3548" w:author="微软用户" w:date="2017-08-19T20:43:00Z">
          <w:pPr>
            <w:spacing w:line="400" w:lineRule="exact"/>
            <w:ind w:firstLine="420"/>
          </w:pPr>
        </w:pPrChange>
      </w:pPr>
      <w:ins w:id="3549" w:author="微软用户" w:date="2017-08-19T20:39:00Z">
        <w:r w:rsidRPr="00B207B1">
          <w:rPr>
            <w:rFonts w:ascii="Times New Roman" w:hAnsi="Times New Roman"/>
          </w:rPr>
          <w:object w:dxaOrig="15180" w:dyaOrig="10950" w14:anchorId="70404BC6">
            <v:shape id="_x0000_i1034" type="#_x0000_t75" style="width:403.95pt;height:290.8pt" o:ole="">
              <v:imagedata r:id="rId48" o:title=""/>
            </v:shape>
            <o:OLEObject Type="Embed" ProgID="Visio.Drawing.15" ShapeID="_x0000_i1034" DrawAspect="Content" ObjectID="_1566200042" r:id="rId49"/>
          </w:object>
        </w:r>
      </w:ins>
    </w:p>
    <w:p w14:paraId="39D1D6EB" w14:textId="77777777" w:rsidR="00274705" w:rsidRPr="00B207B1" w:rsidRDefault="00562A88">
      <w:pPr>
        <w:ind w:firstLine="420"/>
        <w:jc w:val="center"/>
        <w:rPr>
          <w:ins w:id="3550" w:author="微软用户" w:date="2017-08-19T20:25:00Z"/>
          <w:rFonts w:ascii="Times New Roman" w:hAnsi="Times New Roman"/>
          <w:rPrChange w:id="3551" w:author="微软用户" w:date="2017-08-19T20:32:00Z">
            <w:rPr>
              <w:ins w:id="3552" w:author="微软用户" w:date="2017-08-19T20:25:00Z"/>
            </w:rPr>
          </w:rPrChange>
        </w:rPr>
        <w:pPrChange w:id="3553" w:author="微软用户" w:date="2017-08-19T20:41:00Z">
          <w:pPr>
            <w:spacing w:line="400" w:lineRule="exact"/>
            <w:ind w:firstLine="420"/>
          </w:pPr>
        </w:pPrChange>
      </w:pPr>
      <w:ins w:id="3554"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7115FDA1" w:rsidR="00B91E7C" w:rsidRPr="00B207B1" w:rsidRDefault="000A287A" w:rsidP="000A287A">
      <w:pPr>
        <w:spacing w:line="400" w:lineRule="exact"/>
        <w:ind w:firstLine="420"/>
        <w:rPr>
          <w:rFonts w:hAnsiTheme="minorEastAsia"/>
          <w:rPrChange w:id="3555" w:author="JY0225" w:date="2017-08-24T11:17:00Z">
            <w:rPr/>
          </w:rPrChange>
        </w:rPr>
      </w:pPr>
      <w:del w:id="3556" w:author="微软用户" w:date="2017-08-19T20:08:00Z">
        <w:r w:rsidRPr="00B207B1" w:rsidDel="00F46630">
          <w:rPr>
            <w:rFonts w:hAnsiTheme="minorEastAsia"/>
            <w:rPrChange w:id="3557" w:author="JY0225" w:date="2017-08-24T11:17:00Z">
              <w:rPr/>
            </w:rPrChange>
          </w:rPr>
          <w:fldChar w:fldCharType="begin"/>
        </w:r>
        <w:r w:rsidRPr="00B207B1" w:rsidDel="00F46630">
          <w:rPr>
            <w:rFonts w:hAnsiTheme="minorEastAsia"/>
            <w:rPrChange w:id="3558" w:author="JY0225" w:date="2017-08-24T11:17:00Z">
              <w:rPr/>
            </w:rPrChange>
          </w:rPr>
          <w:fldChar w:fldCharType="end"/>
        </w:r>
      </w:del>
      <w:r w:rsidR="004A50FA" w:rsidRPr="00B207B1">
        <w:rPr>
          <w:rFonts w:hAnsiTheme="minorEastAsia" w:hint="eastAsia"/>
          <w:rPrChange w:id="3559" w:author="JY0225" w:date="2017-08-24T11:17:00Z">
            <w:rPr>
              <w:rFonts w:hint="eastAsia"/>
            </w:rPr>
          </w:rPrChange>
        </w:rPr>
        <w:t>优化后的中间件</w:t>
      </w:r>
      <w:ins w:id="3560" w:author="Liu, Wu" w:date="2017-08-29T11:13:00Z">
        <w:r w:rsidR="00257F9F" w:rsidRPr="00B207B1">
          <w:rPr>
            <w:rFonts w:hAnsiTheme="minorEastAsia"/>
          </w:rPr>
          <w:t>系统</w:t>
        </w:r>
      </w:ins>
      <w:del w:id="3561" w:author="Liu, Wu" w:date="2017-08-29T11:12:00Z">
        <w:r w:rsidR="004A50FA" w:rsidRPr="00B207B1" w:rsidDel="00252431">
          <w:rPr>
            <w:rFonts w:hAnsiTheme="minorEastAsia" w:hint="eastAsia"/>
            <w:rPrChange w:id="3562" w:author="JY0225" w:date="2017-08-24T11:17:00Z">
              <w:rPr>
                <w:rFonts w:hint="eastAsia"/>
              </w:rPr>
            </w:rPrChange>
          </w:rPr>
          <w:delText>模块</w:delText>
        </w:r>
      </w:del>
      <w:r w:rsidR="00E62EE5">
        <w:rPr>
          <w:rFonts w:hAnsiTheme="minorEastAsia" w:hint="eastAsia"/>
        </w:rPr>
        <w:t>类</w:t>
      </w:r>
      <w:r w:rsidR="004A50FA" w:rsidRPr="00B207B1">
        <w:rPr>
          <w:rFonts w:hAnsiTheme="minorEastAsia" w:hint="eastAsia"/>
          <w:rPrChange w:id="3563" w:author="JY0225" w:date="2017-08-24T11:17:00Z">
            <w:rPr>
              <w:rFonts w:hint="eastAsia"/>
            </w:rPr>
          </w:rPrChange>
        </w:rPr>
        <w:t>设计主要分为四大模块，</w:t>
      </w:r>
      <w:r w:rsidR="00B91E7C" w:rsidRPr="00B207B1">
        <w:rPr>
          <w:rFonts w:hAnsiTheme="minorEastAsia"/>
          <w:rPrChange w:id="3564" w:author="JY0225" w:date="2017-08-24T11:17:00Z">
            <w:rPr/>
          </w:rPrChange>
        </w:rPr>
        <w:t>Core</w:t>
      </w:r>
      <w:r w:rsidR="00B91E7C" w:rsidRPr="00B207B1">
        <w:rPr>
          <w:rFonts w:hAnsiTheme="minorEastAsia" w:hint="eastAsia"/>
          <w:rPrChange w:id="3565" w:author="JY0225" w:date="2017-08-24T11:17:00Z">
            <w:rPr>
              <w:rFonts w:hint="eastAsia"/>
            </w:rPr>
          </w:rPrChange>
        </w:rPr>
        <w:t>模块</w:t>
      </w:r>
      <w:r w:rsidR="00F22076" w:rsidRPr="00B207B1">
        <w:rPr>
          <w:rFonts w:hAnsiTheme="minorEastAsia" w:hint="eastAsia"/>
          <w:rPrChange w:id="3566" w:author="JY0225" w:date="2017-08-24T11:17:00Z">
            <w:rPr>
              <w:rFonts w:hint="eastAsia"/>
            </w:rPr>
          </w:rPrChange>
        </w:rPr>
        <w:t>的类</w:t>
      </w:r>
      <w:r w:rsidR="00B91E7C" w:rsidRPr="00B207B1">
        <w:rPr>
          <w:rFonts w:hAnsiTheme="minorEastAsia" w:hint="eastAsia"/>
          <w:rPrChange w:id="3567" w:author="JY0225" w:date="2017-08-24T11:17:00Z">
            <w:rPr>
              <w:rFonts w:hint="eastAsia"/>
            </w:rPr>
          </w:rPrChange>
        </w:rPr>
        <w:t>是中间件系统的核心</w:t>
      </w:r>
      <w:r w:rsidR="00721989" w:rsidRPr="00B207B1">
        <w:rPr>
          <w:rFonts w:hAnsiTheme="minorEastAsia" w:hint="eastAsia"/>
          <w:rPrChange w:id="3568" w:author="JY0225" w:date="2017-08-24T11:17:00Z">
            <w:rPr>
              <w:rFonts w:hint="eastAsia"/>
            </w:rPr>
          </w:rPrChange>
        </w:rPr>
        <w:t>，负责接收和处理用户的请求。通过调用其他模块的类方法，</w:t>
      </w:r>
      <w:r w:rsidR="00BC1DCF" w:rsidRPr="00B207B1">
        <w:rPr>
          <w:rFonts w:hAnsiTheme="minorEastAsia" w:hint="eastAsia"/>
          <w:rPrChange w:id="3569" w:author="JY0225" w:date="2017-08-24T11:17:00Z">
            <w:rPr>
              <w:rFonts w:hint="eastAsia"/>
            </w:rPr>
          </w:rPrChange>
        </w:rPr>
        <w:t>将用户的请求做格式化处理，并将预处理后的数据传输至服务器</w:t>
      </w:r>
      <w:r w:rsidR="0052309B" w:rsidRPr="00B207B1">
        <w:rPr>
          <w:rFonts w:hAnsiTheme="minorEastAsia" w:hint="eastAsia"/>
          <w:rPrChange w:id="3570" w:author="JY0225" w:date="2017-08-24T11:17:00Z">
            <w:rPr>
              <w:rFonts w:hint="eastAsia"/>
            </w:rPr>
          </w:rPrChange>
        </w:rPr>
        <w:t>；</w:t>
      </w:r>
      <w:r w:rsidR="004A50FA" w:rsidRPr="00B207B1">
        <w:rPr>
          <w:rFonts w:hAnsiTheme="minorEastAsia"/>
          <w:rPrChange w:id="3571" w:author="JY0225" w:date="2017-08-24T11:17:00Z">
            <w:rPr/>
          </w:rPrChange>
        </w:rPr>
        <w:t>Features</w:t>
      </w:r>
      <w:r w:rsidR="004A50FA" w:rsidRPr="00B207B1">
        <w:rPr>
          <w:rFonts w:hAnsiTheme="minorEastAsia" w:hint="eastAsia"/>
          <w:rPrChange w:id="3572" w:author="JY0225" w:date="2017-08-24T11:17:00Z">
            <w:rPr>
              <w:rFonts w:hint="eastAsia"/>
            </w:rPr>
          </w:rPrChange>
        </w:rPr>
        <w:t>模块</w:t>
      </w:r>
      <w:r w:rsidR="009B1E44" w:rsidRPr="00B207B1">
        <w:rPr>
          <w:rFonts w:hAnsiTheme="minorEastAsia" w:hint="eastAsia"/>
          <w:rPrChange w:id="3573" w:author="JY0225" w:date="2017-08-24T11:17:00Z">
            <w:rPr>
              <w:rFonts w:hint="eastAsia"/>
            </w:rPr>
          </w:rPrChange>
        </w:rPr>
        <w:t>的类</w:t>
      </w:r>
      <w:r w:rsidR="004A50FA" w:rsidRPr="00B207B1">
        <w:rPr>
          <w:rFonts w:hAnsiTheme="minorEastAsia" w:hint="eastAsia"/>
          <w:rPrChange w:id="3574"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3575" w:author="JY0225" w:date="2017-08-24T11:17:00Z">
            <w:rPr>
              <w:rFonts w:hint="eastAsia"/>
            </w:rPr>
          </w:rPrChange>
        </w:rPr>
        <w:t>优化功能的实现；</w:t>
      </w:r>
      <w:r w:rsidR="00D10CF2" w:rsidRPr="00B207B1">
        <w:rPr>
          <w:rFonts w:hAnsiTheme="minorEastAsia"/>
          <w:rPrChange w:id="3576" w:author="JY0225" w:date="2017-08-24T11:17:00Z">
            <w:rPr/>
          </w:rPrChange>
        </w:rPr>
        <w:t>Utils</w:t>
      </w:r>
      <w:r w:rsidR="00D10CF2" w:rsidRPr="00B207B1">
        <w:rPr>
          <w:rFonts w:hAnsiTheme="minorEastAsia" w:hint="eastAsia"/>
          <w:rPrChange w:id="3577" w:author="JY0225" w:date="2017-08-24T11:17:00Z">
            <w:rPr>
              <w:rFonts w:hint="eastAsia"/>
            </w:rPr>
          </w:rPrChange>
        </w:rPr>
        <w:t>模块</w:t>
      </w:r>
      <w:r w:rsidR="00427E73" w:rsidRPr="00B207B1">
        <w:rPr>
          <w:rFonts w:hAnsiTheme="minorEastAsia" w:hint="eastAsia"/>
          <w:rPrChange w:id="3578" w:author="JY0225" w:date="2017-08-24T11:17:00Z">
            <w:rPr>
              <w:rFonts w:hint="eastAsia"/>
            </w:rPr>
          </w:rPrChange>
        </w:rPr>
        <w:t>的类</w:t>
      </w:r>
      <w:r w:rsidR="00D10CF2" w:rsidRPr="00B207B1">
        <w:rPr>
          <w:rFonts w:hAnsiTheme="minorEastAsia" w:hint="eastAsia"/>
          <w:rPrChange w:id="3579" w:author="JY0225" w:date="2017-08-24T11:17:00Z">
            <w:rPr>
              <w:rFonts w:hint="eastAsia"/>
            </w:rPr>
          </w:rPrChange>
        </w:rPr>
        <w:t>提供开发所需的常用工具和</w:t>
      </w:r>
      <w:r w:rsidR="0049506F">
        <w:rPr>
          <w:rFonts w:hAnsiTheme="minorEastAsia" w:hint="eastAsia"/>
        </w:rPr>
        <w:t>常量</w:t>
      </w:r>
      <w:r w:rsidR="00D10CF2" w:rsidRPr="00B207B1">
        <w:rPr>
          <w:rFonts w:hAnsiTheme="minorEastAsia" w:hint="eastAsia"/>
          <w:rPrChange w:id="3580" w:author="JY0225" w:date="2017-08-24T11:17:00Z">
            <w:rPr>
              <w:rFonts w:hint="eastAsia"/>
            </w:rPr>
          </w:rPrChange>
        </w:rPr>
        <w:t>信息</w:t>
      </w:r>
      <w:r w:rsidR="001C46F3" w:rsidRPr="00B207B1">
        <w:rPr>
          <w:rFonts w:hAnsiTheme="minorEastAsia" w:hint="eastAsia"/>
          <w:rPrChange w:id="3581" w:author="JY0225" w:date="2017-08-24T11:17:00Z">
            <w:rPr>
              <w:rFonts w:hint="eastAsia"/>
            </w:rPr>
          </w:rPrChange>
        </w:rPr>
        <w:t>；</w:t>
      </w:r>
      <w:r w:rsidR="00EC1525" w:rsidRPr="00B207B1">
        <w:rPr>
          <w:rFonts w:hAnsiTheme="minorEastAsia"/>
          <w:rPrChange w:id="3582" w:author="JY0225" w:date="2017-08-24T11:17:00Z">
            <w:rPr/>
          </w:rPrChange>
        </w:rPr>
        <w:t>Database</w:t>
      </w:r>
      <w:r w:rsidR="00D6162D" w:rsidRPr="00B207B1">
        <w:rPr>
          <w:rFonts w:hAnsiTheme="minorEastAsia" w:hint="eastAsia"/>
          <w:rPrChange w:id="3583" w:author="JY0225" w:date="2017-08-24T11:17:00Z">
            <w:rPr>
              <w:rFonts w:hint="eastAsia"/>
            </w:rPr>
          </w:rPrChange>
        </w:rPr>
        <w:t>模块</w:t>
      </w:r>
      <w:r w:rsidR="00677ECE" w:rsidRPr="00B207B1">
        <w:rPr>
          <w:rFonts w:hAnsiTheme="minorEastAsia" w:hint="eastAsia"/>
          <w:rPrChange w:id="3584" w:author="JY0225" w:date="2017-08-24T11:17:00Z">
            <w:rPr>
              <w:rFonts w:hint="eastAsia"/>
            </w:rPr>
          </w:rPrChange>
        </w:rPr>
        <w:t>的类</w:t>
      </w:r>
      <w:r w:rsidR="00EC1525" w:rsidRPr="00B207B1">
        <w:rPr>
          <w:rFonts w:hAnsiTheme="minorEastAsia" w:hint="eastAsia"/>
          <w:rPrChange w:id="3585" w:author="JY0225" w:date="2017-08-24T11:17:00Z">
            <w:rPr>
              <w:rFonts w:hint="eastAsia"/>
            </w:rPr>
          </w:rPrChange>
        </w:rPr>
        <w:t>负责与数据库的交互。</w:t>
      </w:r>
      <w:r w:rsidR="00177489" w:rsidRPr="00B207B1">
        <w:rPr>
          <w:rFonts w:hAnsiTheme="minorEastAsia" w:hint="eastAsia"/>
          <w:rPrChange w:id="3586" w:author="JY0225" w:date="2017-08-24T11:17:00Z">
            <w:rPr>
              <w:rFonts w:hint="eastAsia"/>
            </w:rPr>
          </w:rPrChange>
        </w:rPr>
        <w:t>具体</w:t>
      </w:r>
      <w:r w:rsidR="00D84061" w:rsidRPr="00B207B1">
        <w:rPr>
          <w:rFonts w:hAnsiTheme="minorEastAsia" w:hint="eastAsia"/>
          <w:rPrChange w:id="3587"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3588" w:author="JY0225" w:date="2017-08-24T11:17:00Z">
            <w:rPr>
              <w:rFonts w:ascii="Times New Roman" w:hAnsi="Times New Roman"/>
              <w:spacing w:val="10"/>
            </w:rPr>
          </w:rPrChange>
        </w:rPr>
      </w:pPr>
      <w:r w:rsidRPr="00B207B1">
        <w:rPr>
          <w:rFonts w:hAnsiTheme="minorEastAsia"/>
          <w:rPrChange w:id="3589" w:author="JY0225" w:date="2017-08-24T11:17:00Z">
            <w:rPr>
              <w:rFonts w:ascii="Times New Roman" w:hAnsi="Times New Roman"/>
              <w:spacing w:val="10"/>
            </w:rPr>
          </w:rPrChange>
        </w:rPr>
        <w:t>mwChunk</w:t>
      </w:r>
      <w:r w:rsidR="00177489" w:rsidRPr="00B207B1">
        <w:rPr>
          <w:rFonts w:hAnsiTheme="minorEastAsia"/>
          <w:rPrChange w:id="3590" w:author="JY0225" w:date="2017-08-24T11:17:00Z">
            <w:rPr>
              <w:rFonts w:ascii="Times New Roman" w:hAnsi="Times New Roman"/>
              <w:spacing w:val="10"/>
            </w:rPr>
          </w:rPrChange>
        </w:rPr>
        <w:t>er</w:t>
      </w:r>
      <w:r w:rsidRPr="00B207B1">
        <w:rPr>
          <w:rFonts w:hAnsiTheme="minorEastAsia"/>
          <w:rPrChange w:id="3591" w:author="JY0225" w:date="2017-08-24T11:17:00Z">
            <w:rPr>
              <w:rFonts w:ascii="Times New Roman" w:hAnsi="Times New Roman"/>
              <w:spacing w:val="10"/>
            </w:rPr>
          </w:rPrChange>
        </w:rPr>
        <w:t xml:space="preserve">: </w:t>
      </w:r>
      <w:r w:rsidRPr="00B207B1">
        <w:rPr>
          <w:rFonts w:hAnsiTheme="minorEastAsia" w:hint="eastAsia"/>
          <w:rPrChange w:id="3592" w:author="JY0225" w:date="2017-08-24T11:17:00Z">
            <w:rPr>
              <w:rFonts w:ascii="Times New Roman" w:hAnsi="Times New Roman" w:hint="eastAsia"/>
              <w:spacing w:val="10"/>
            </w:rPr>
          </w:rPrChange>
        </w:rPr>
        <w:t>该类主要用</w:t>
      </w:r>
      <w:ins w:id="3593" w:author="Liu, Wu" w:date="2017-08-29T11:13:00Z">
        <w:r w:rsidR="00BA74DF" w:rsidRPr="00B207B1">
          <w:rPr>
            <w:rFonts w:hAnsiTheme="minorEastAsia"/>
          </w:rPr>
          <w:t>于</w:t>
        </w:r>
      </w:ins>
      <w:del w:id="3594" w:author="Liu, Wu" w:date="2017-08-29T11:13:00Z">
        <w:r w:rsidRPr="00B207B1" w:rsidDel="00BA74DF">
          <w:rPr>
            <w:rFonts w:hAnsiTheme="minorEastAsia" w:hint="eastAsia"/>
            <w:rPrChange w:id="3595" w:author="JY0225" w:date="2017-08-24T11:17:00Z">
              <w:rPr>
                <w:rFonts w:ascii="Times New Roman" w:hAnsi="Times New Roman" w:hint="eastAsia"/>
                <w:spacing w:val="10"/>
              </w:rPr>
            </w:rPrChange>
          </w:rPr>
          <w:delText>与</w:delText>
        </w:r>
      </w:del>
      <w:r w:rsidRPr="00B207B1">
        <w:rPr>
          <w:rFonts w:hAnsiTheme="minorEastAsia" w:hint="eastAsia"/>
          <w:rPrChange w:id="3596"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597"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598" w:author="JY0225" w:date="2017-08-24T11:17:00Z">
            <w:rPr>
              <w:rFonts w:ascii="Times New Roman" w:hAnsi="Times New Roman" w:hint="eastAsia"/>
              <w:spacing w:val="10"/>
            </w:rPr>
          </w:rPrChange>
        </w:rPr>
        <w:t>缓存</w:t>
      </w:r>
      <w:del w:id="3599" w:author="Liu, Wu" w:date="2017-08-29T11:14:00Z">
        <w:r w:rsidR="005A7188" w:rsidRPr="00B207B1" w:rsidDel="003A1D21">
          <w:rPr>
            <w:rFonts w:hAnsiTheme="minorEastAsia" w:hint="eastAsia"/>
            <w:rPrChange w:id="3600" w:author="JY0225" w:date="2017-08-24T11:17:00Z">
              <w:rPr>
                <w:rFonts w:ascii="Times New Roman" w:hAnsi="Times New Roman" w:hint="eastAsia"/>
                <w:spacing w:val="10"/>
              </w:rPr>
            </w:rPrChange>
          </w:rPr>
          <w:delText>文件</w:delText>
        </w:r>
      </w:del>
      <w:r w:rsidR="005A7188" w:rsidRPr="00B207B1">
        <w:rPr>
          <w:rFonts w:hAnsiTheme="minorEastAsia" w:hint="eastAsia"/>
          <w:rPrChange w:id="3601" w:author="JY0225" w:date="2017-08-24T11:17:00Z">
            <w:rPr>
              <w:rFonts w:ascii="Times New Roman" w:hAnsi="Times New Roman" w:hint="eastAsia"/>
              <w:spacing w:val="10"/>
            </w:rPr>
          </w:rPrChange>
        </w:rPr>
        <w:t>中。</w:t>
      </w:r>
      <w:r w:rsidR="00592C90" w:rsidRPr="00B207B1">
        <w:rPr>
          <w:rFonts w:hAnsiTheme="minorEastAsia" w:hint="eastAsia"/>
          <w:rPrChange w:id="3602" w:author="JY0225" w:date="2017-08-24T11:17:00Z">
            <w:rPr>
              <w:rFonts w:ascii="Times New Roman" w:hAnsi="Times New Roman" w:hint="eastAsia"/>
              <w:spacing w:val="10"/>
            </w:rPr>
          </w:rPrChange>
        </w:rPr>
        <w:t>此外，该类还需记录上传文件的</w:t>
      </w:r>
      <w:del w:id="3603" w:author="Liu, Wu" w:date="2017-08-29T11:14:00Z">
        <w:r w:rsidR="00592C90" w:rsidRPr="00B207B1" w:rsidDel="00433A59">
          <w:rPr>
            <w:rFonts w:hAnsiTheme="minorEastAsia" w:hint="eastAsia"/>
            <w:rPrChange w:id="3604" w:author="JY0225" w:date="2017-08-24T11:17:00Z">
              <w:rPr>
                <w:rFonts w:ascii="Times New Roman" w:hAnsi="Times New Roman" w:hint="eastAsia"/>
                <w:spacing w:val="10"/>
              </w:rPr>
            </w:rPrChange>
          </w:rPr>
          <w:delText>上传</w:delText>
        </w:r>
      </w:del>
      <w:r w:rsidR="00592C90" w:rsidRPr="00B207B1">
        <w:rPr>
          <w:rFonts w:hAnsiTheme="minorEastAsia" w:hint="eastAsia"/>
          <w:rPrChange w:id="3605" w:author="JY0225" w:date="2017-08-24T11:17:00Z">
            <w:rPr>
              <w:rFonts w:ascii="Times New Roman" w:hAnsi="Times New Roman" w:hint="eastAsia"/>
              <w:spacing w:val="10"/>
            </w:rPr>
          </w:rPrChange>
        </w:rPr>
        <w:t>状态</w:t>
      </w:r>
      <w:del w:id="3606" w:author="Liu, Wu" w:date="2017-08-29T11:14:00Z">
        <w:r w:rsidR="00592C90" w:rsidRPr="00B207B1" w:rsidDel="00433A59">
          <w:rPr>
            <w:rFonts w:hAnsiTheme="minorEastAsia" w:hint="eastAsia"/>
            <w:rPrChange w:id="3607" w:author="JY0225" w:date="2017-08-24T11:17:00Z">
              <w:rPr>
                <w:rFonts w:ascii="Times New Roman" w:hAnsi="Times New Roman" w:hint="eastAsia"/>
                <w:spacing w:val="10"/>
              </w:rPr>
            </w:rPrChange>
          </w:rPr>
          <w:delText>信息</w:delText>
        </w:r>
      </w:del>
      <w:r w:rsidR="00592C90" w:rsidRPr="00B207B1">
        <w:rPr>
          <w:rFonts w:hAnsiTheme="minorEastAsia" w:hint="eastAsia"/>
          <w:rPrChange w:id="3608" w:author="JY0225" w:date="2017-08-24T11:17:00Z">
            <w:rPr>
              <w:rFonts w:ascii="Times New Roman" w:hAnsi="Times New Roman" w:hint="eastAsia"/>
              <w:spacing w:val="10"/>
            </w:rPr>
          </w:rPrChange>
        </w:rPr>
        <w:t>，如</w:t>
      </w:r>
      <w:r w:rsidR="00944266" w:rsidRPr="00B207B1">
        <w:rPr>
          <w:rFonts w:hAnsiTheme="minorEastAsia" w:hint="eastAsia"/>
          <w:rPrChange w:id="3609" w:author="JY0225" w:date="2017-08-24T11:17:00Z">
            <w:rPr>
              <w:rFonts w:ascii="Times New Roman" w:hAnsi="Times New Roman" w:hint="eastAsia"/>
              <w:spacing w:val="10"/>
            </w:rPr>
          </w:rPrChange>
        </w:rPr>
        <w:t>断点信息，为</w:t>
      </w:r>
      <w:del w:id="3610" w:author="Liu, Wu" w:date="2017-08-29T11:14:00Z">
        <w:r w:rsidR="00944266" w:rsidRPr="00B207B1" w:rsidDel="005F4FAC">
          <w:rPr>
            <w:rFonts w:hAnsiTheme="minorEastAsia" w:hint="eastAsia"/>
            <w:rPrChange w:id="3611"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612" w:author="JY0225" w:date="2017-08-24T11:17:00Z">
            <w:rPr>
              <w:rFonts w:ascii="Times New Roman" w:hAnsi="Times New Roman" w:hint="eastAsia"/>
              <w:spacing w:val="10"/>
            </w:rPr>
          </w:rPrChange>
        </w:rPr>
        <w:t>断点续传技术</w:t>
      </w:r>
      <w:ins w:id="3613" w:author="Liu, Wu" w:date="2017-08-29T11:14:00Z">
        <w:r w:rsidR="005F4FAC" w:rsidRPr="00B207B1">
          <w:rPr>
            <w:rFonts w:hAnsiTheme="minorEastAsia" w:hint="eastAsia"/>
          </w:rPr>
          <w:t>的</w:t>
        </w:r>
      </w:ins>
      <w:r w:rsidR="00944266" w:rsidRPr="00B207B1">
        <w:rPr>
          <w:rFonts w:hAnsiTheme="minorEastAsia" w:hint="eastAsia"/>
          <w:rPrChange w:id="3614"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615" w:author="JY0225" w:date="2017-08-24T11:17:00Z">
            <w:rPr>
              <w:rFonts w:ascii="Times New Roman" w:hAnsi="Times New Roman"/>
              <w:spacing w:val="10"/>
            </w:rPr>
          </w:rPrChange>
        </w:rPr>
      </w:pPr>
      <w:r w:rsidRPr="00B207B1">
        <w:rPr>
          <w:rFonts w:hAnsiTheme="minorEastAsia"/>
          <w:rPrChange w:id="3616" w:author="JY0225" w:date="2017-08-24T11:17:00Z">
            <w:rPr>
              <w:rFonts w:ascii="Times New Roman" w:hAnsi="Times New Roman"/>
              <w:spacing w:val="10"/>
            </w:rPr>
          </w:rPrChange>
        </w:rPr>
        <w:t xml:space="preserve">mwConstant: </w:t>
      </w:r>
      <w:r w:rsidRPr="00B207B1">
        <w:rPr>
          <w:rFonts w:hAnsiTheme="minorEastAsia" w:hint="eastAsia"/>
          <w:rPrChange w:id="3617" w:author="JY0225" w:date="2017-08-24T11:17:00Z">
            <w:rPr>
              <w:rFonts w:ascii="Times New Roman" w:hAnsi="Times New Roman" w:hint="eastAsia"/>
              <w:spacing w:val="10"/>
            </w:rPr>
          </w:rPrChange>
        </w:rPr>
        <w:t>该类的主要作用</w:t>
      </w:r>
      <w:ins w:id="3618" w:author="Liu, Wu" w:date="2017-08-29T11:15:00Z">
        <w:r w:rsidR="00D22839" w:rsidRPr="00B207B1">
          <w:rPr>
            <w:rFonts w:hAnsiTheme="minorEastAsia"/>
          </w:rPr>
          <w:t>是</w:t>
        </w:r>
      </w:ins>
      <w:del w:id="3619" w:author="Liu, Wu" w:date="2017-08-29T11:14:00Z">
        <w:r w:rsidRPr="00B207B1" w:rsidDel="00E63F49">
          <w:rPr>
            <w:rFonts w:hAnsiTheme="minorEastAsia" w:hint="eastAsia"/>
            <w:rPrChange w:id="3620"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621" w:author="JY0225" w:date="2017-08-24T11:17:00Z">
            <w:rPr>
              <w:rFonts w:ascii="Times New Roman" w:hAnsi="Times New Roman" w:hint="eastAsia"/>
              <w:spacing w:val="10"/>
            </w:rPr>
          </w:rPrChange>
        </w:rPr>
        <w:t>常量</w:t>
      </w:r>
      <w:r w:rsidR="00182EC2" w:rsidRPr="00B207B1">
        <w:rPr>
          <w:rFonts w:hAnsiTheme="minorEastAsia" w:hint="eastAsia"/>
          <w:rPrChange w:id="3622"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623" w:author="JY0225" w:date="2017-08-24T11:17:00Z">
            <w:rPr>
              <w:rFonts w:ascii="Times New Roman" w:hAnsi="Times New Roman" w:hint="eastAsia"/>
              <w:spacing w:val="10"/>
            </w:rPr>
          </w:rPrChange>
        </w:rPr>
        <w:t>，并对这些常量进行统一管理</w:t>
      </w:r>
      <w:r w:rsidRPr="00B207B1">
        <w:rPr>
          <w:rFonts w:hAnsiTheme="minorEastAsia" w:hint="eastAsia"/>
          <w:rPrChange w:id="3624" w:author="JY0225" w:date="2017-08-24T11:17:00Z">
            <w:rPr>
              <w:rFonts w:ascii="Times New Roman" w:hAnsi="Times New Roman" w:hint="eastAsia"/>
              <w:spacing w:val="10"/>
            </w:rPr>
          </w:rPrChange>
        </w:rPr>
        <w:t>。</w:t>
      </w:r>
      <w:r w:rsidR="00182EC2" w:rsidRPr="00B207B1">
        <w:rPr>
          <w:rFonts w:hAnsiTheme="minorEastAsia" w:hint="eastAsia"/>
          <w:rPrChange w:id="3625" w:author="JY0225" w:date="2017-08-24T11:17:00Z">
            <w:rPr>
              <w:rFonts w:ascii="Times New Roman" w:hAnsi="Times New Roman" w:hint="eastAsia"/>
              <w:spacing w:val="10"/>
            </w:rPr>
          </w:rPrChange>
        </w:rPr>
        <w:t>在</w:t>
      </w:r>
      <w:r w:rsidR="00E4327E" w:rsidRPr="00B207B1">
        <w:rPr>
          <w:rFonts w:hAnsiTheme="minorEastAsia" w:hint="eastAsia"/>
          <w:rPrChange w:id="3626" w:author="JY0225" w:date="2017-08-24T11:17:00Z">
            <w:rPr>
              <w:rFonts w:ascii="Times New Roman" w:hAnsi="Times New Roman" w:hint="eastAsia"/>
              <w:spacing w:val="10"/>
            </w:rPr>
          </w:rPrChange>
        </w:rPr>
        <w:t>现有</w:t>
      </w:r>
      <w:r w:rsidR="00182EC2" w:rsidRPr="00B207B1">
        <w:rPr>
          <w:rFonts w:hAnsiTheme="minorEastAsia" w:hint="eastAsia"/>
          <w:rPrChange w:id="3627"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628" w:author="JY0225" w:date="2017-08-24T11:17:00Z">
            <w:rPr>
              <w:rFonts w:ascii="Times New Roman" w:hAnsi="Times New Roman" w:hint="eastAsia"/>
              <w:spacing w:val="10"/>
            </w:rPr>
          </w:rPrChange>
        </w:rPr>
        <w:t>类中，这样存在</w:t>
      </w:r>
      <w:ins w:id="3629" w:author="Liu, Wu" w:date="2017-08-29T11:15:00Z">
        <w:r w:rsidR="00BE0370" w:rsidRPr="00B207B1">
          <w:rPr>
            <w:rFonts w:hAnsiTheme="minorEastAsia"/>
          </w:rPr>
          <w:t>大量</w:t>
        </w:r>
      </w:ins>
      <w:del w:id="3630" w:author="Liu, Wu" w:date="2017-08-29T11:15:00Z">
        <w:r w:rsidR="00485C4C" w:rsidRPr="00B207B1" w:rsidDel="00BE0370">
          <w:rPr>
            <w:rFonts w:hAnsiTheme="minorEastAsia" w:hint="eastAsia"/>
            <w:rPrChange w:id="3631"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632"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633"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634"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635"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636" w:author="JY0225" w:date="2017-08-24T11:17:00Z">
            <w:rPr>
              <w:rFonts w:ascii="Times New Roman" w:hAnsi="Times New Roman"/>
              <w:spacing w:val="10"/>
            </w:rPr>
          </w:rPrChange>
        </w:rPr>
      </w:pPr>
      <w:r w:rsidRPr="00B207B1">
        <w:rPr>
          <w:rFonts w:hAnsiTheme="minorEastAsia"/>
          <w:rPrChange w:id="3637" w:author="JY0225" w:date="2017-08-24T11:17:00Z">
            <w:rPr>
              <w:rFonts w:ascii="Times New Roman" w:hAnsi="Times New Roman"/>
              <w:spacing w:val="10"/>
            </w:rPr>
          </w:rPrChange>
        </w:rPr>
        <w:tab/>
      </w:r>
      <w:r w:rsidR="008D3122" w:rsidRPr="00B207B1">
        <w:rPr>
          <w:rFonts w:hAnsiTheme="minorEastAsia"/>
          <w:rPrChange w:id="3638" w:author="JY0225" w:date="2017-08-24T11:17:00Z">
            <w:rPr>
              <w:rFonts w:ascii="Times New Roman" w:hAnsi="Times New Roman"/>
              <w:spacing w:val="10"/>
            </w:rPr>
          </w:rPrChange>
        </w:rPr>
        <w:t xml:space="preserve">mwDao: </w:t>
      </w:r>
      <w:r w:rsidR="008D3122" w:rsidRPr="00B207B1">
        <w:rPr>
          <w:rFonts w:hAnsiTheme="minorEastAsia" w:hint="eastAsia"/>
          <w:rPrChange w:id="3639"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640" w:author="JY0225" w:date="2017-08-24T11:17:00Z">
            <w:rPr>
              <w:rFonts w:ascii="Times New Roman" w:hAnsi="Times New Roman" w:hint="eastAsia"/>
              <w:spacing w:val="10"/>
            </w:rPr>
          </w:rPrChange>
        </w:rPr>
        <w:t>在</w:t>
      </w:r>
      <w:r w:rsidR="00E4327E" w:rsidRPr="00B207B1">
        <w:rPr>
          <w:rFonts w:hAnsiTheme="minorEastAsia" w:hint="eastAsia"/>
          <w:rPrChange w:id="3641"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642"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643"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644" w:author="JY0225" w:date="2017-08-24T11:17:00Z">
            <w:rPr>
              <w:rFonts w:ascii="Times New Roman" w:hAnsi="Times New Roman" w:hint="eastAsia"/>
              <w:spacing w:val="10"/>
            </w:rPr>
          </w:rPrChange>
        </w:rPr>
        <w:t>。</w:t>
      </w:r>
      <w:r w:rsidR="000C0A09" w:rsidRPr="00B207B1">
        <w:rPr>
          <w:rFonts w:hAnsiTheme="minorEastAsia" w:hint="eastAsia"/>
          <w:rPrChange w:id="3645" w:author="JY0225" w:date="2017-08-24T11:17:00Z">
            <w:rPr>
              <w:rFonts w:ascii="Times New Roman" w:hAnsi="Times New Roman" w:hint="eastAsia"/>
              <w:spacing w:val="10"/>
            </w:rPr>
          </w:rPrChange>
        </w:rPr>
        <w:t>这样的做法使</w:t>
      </w:r>
      <w:r w:rsidR="00CA1DDC" w:rsidRPr="00B207B1">
        <w:rPr>
          <w:rFonts w:hAnsiTheme="minorEastAsia" w:hint="eastAsia"/>
          <w:rPrChange w:id="3646" w:author="JY0225" w:date="2017-08-24T11:17:00Z">
            <w:rPr>
              <w:rFonts w:ascii="Times New Roman" w:hAnsi="Times New Roman" w:hint="eastAsia"/>
              <w:spacing w:val="10"/>
            </w:rPr>
          </w:rPrChange>
        </w:rPr>
        <w:t>得对数据库的操作难于管理，因此在优化的过程中，本文</w:t>
      </w:r>
      <w:r w:rsidR="000C0A09" w:rsidRPr="00B207B1">
        <w:rPr>
          <w:rFonts w:hAnsiTheme="minorEastAsia" w:hint="eastAsia"/>
          <w:rPrChange w:id="3647"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648"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649"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650" w:author="JY0225" w:date="2017-08-24T11:17:00Z">
            <w:rPr>
              <w:rFonts w:ascii="Times New Roman" w:hAnsi="Times New Roman" w:hint="eastAsia"/>
              <w:spacing w:val="10"/>
            </w:rPr>
          </w:rPrChange>
        </w:rPr>
        <w:t>如</w:t>
      </w:r>
      <w:r w:rsidR="000C0A09" w:rsidRPr="00B207B1">
        <w:rPr>
          <w:rFonts w:hAnsiTheme="minorEastAsia"/>
          <w:rPrChange w:id="3651" w:author="JY0225" w:date="2017-08-24T11:17:00Z">
            <w:rPr>
              <w:rFonts w:ascii="Times New Roman" w:hAnsi="Times New Roman"/>
              <w:spacing w:val="10"/>
            </w:rPr>
          </w:rPrChange>
        </w:rPr>
        <w:t>add</w:t>
      </w:r>
      <w:r w:rsidR="000C0A09" w:rsidRPr="00B207B1">
        <w:rPr>
          <w:rFonts w:hAnsiTheme="minorEastAsia" w:hint="eastAsia"/>
          <w:rPrChange w:id="3652" w:author="JY0225" w:date="2017-08-24T11:17:00Z">
            <w:rPr>
              <w:rFonts w:ascii="Times New Roman" w:hAnsi="Times New Roman" w:hint="eastAsia"/>
              <w:spacing w:val="10"/>
            </w:rPr>
          </w:rPrChange>
        </w:rPr>
        <w:t>，</w:t>
      </w:r>
      <w:r w:rsidR="000C0A09" w:rsidRPr="00B207B1">
        <w:rPr>
          <w:rFonts w:hAnsiTheme="minorEastAsia"/>
          <w:rPrChange w:id="3653" w:author="JY0225" w:date="2017-08-24T11:17:00Z">
            <w:rPr>
              <w:rFonts w:ascii="Times New Roman" w:hAnsi="Times New Roman"/>
              <w:spacing w:val="10"/>
            </w:rPr>
          </w:rPrChange>
        </w:rPr>
        <w:t>delete</w:t>
      </w:r>
      <w:r w:rsidR="000C0A09" w:rsidRPr="00B207B1">
        <w:rPr>
          <w:rFonts w:hAnsiTheme="minorEastAsia" w:hint="eastAsia"/>
          <w:rPrChange w:id="3654" w:author="JY0225" w:date="2017-08-24T11:17:00Z">
            <w:rPr>
              <w:rFonts w:ascii="Times New Roman" w:hAnsi="Times New Roman" w:hint="eastAsia"/>
              <w:spacing w:val="10"/>
            </w:rPr>
          </w:rPrChange>
        </w:rPr>
        <w:t>，</w:t>
      </w:r>
      <w:r w:rsidR="000C0A09" w:rsidRPr="00B207B1">
        <w:rPr>
          <w:rFonts w:hAnsiTheme="minorEastAsia"/>
          <w:rPrChange w:id="3655" w:author="JY0225" w:date="2017-08-24T11:17:00Z">
            <w:rPr>
              <w:rFonts w:ascii="Times New Roman" w:hAnsi="Times New Roman"/>
              <w:spacing w:val="10"/>
            </w:rPr>
          </w:rPrChange>
        </w:rPr>
        <w:t>update</w:t>
      </w:r>
      <w:r w:rsidR="000C0A09" w:rsidRPr="00B207B1">
        <w:rPr>
          <w:rFonts w:hAnsiTheme="minorEastAsia" w:hint="eastAsia"/>
          <w:rPrChange w:id="3656" w:author="JY0225" w:date="2017-08-24T11:17:00Z">
            <w:rPr>
              <w:rFonts w:ascii="Times New Roman" w:hAnsi="Times New Roman" w:hint="eastAsia"/>
              <w:spacing w:val="10"/>
            </w:rPr>
          </w:rPrChange>
        </w:rPr>
        <w:t>，</w:t>
      </w:r>
      <w:r w:rsidR="000C0A09" w:rsidRPr="00B207B1">
        <w:rPr>
          <w:rFonts w:hAnsiTheme="minorEastAsia"/>
          <w:rPrChange w:id="3657" w:author="JY0225" w:date="2017-08-24T11:17:00Z">
            <w:rPr>
              <w:rFonts w:ascii="Times New Roman" w:hAnsi="Times New Roman"/>
              <w:spacing w:val="10"/>
            </w:rPr>
          </w:rPrChange>
        </w:rPr>
        <w:t>query</w:t>
      </w:r>
      <w:r w:rsidR="000C0A09" w:rsidRPr="00B207B1">
        <w:rPr>
          <w:rFonts w:hAnsiTheme="minorEastAsia" w:hint="eastAsia"/>
          <w:rPrChange w:id="3658"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659" w:author="JY0225" w:date="2017-08-24T11:17:00Z">
            <w:rPr>
              <w:rFonts w:ascii="Times New Roman" w:hAnsi="Times New Roman"/>
              <w:spacing w:val="10"/>
            </w:rPr>
          </w:rPrChange>
        </w:rPr>
      </w:pPr>
      <w:r w:rsidRPr="00B207B1">
        <w:rPr>
          <w:rFonts w:hAnsiTheme="minorEastAsia"/>
          <w:rPrChange w:id="3660" w:author="JY0225" w:date="2017-08-24T11:17:00Z">
            <w:rPr>
              <w:rFonts w:ascii="Times New Roman" w:hAnsi="Times New Roman"/>
              <w:spacing w:val="10"/>
            </w:rPr>
          </w:rPrChange>
        </w:rPr>
        <w:lastRenderedPageBreak/>
        <w:tab/>
        <w:t xml:space="preserve">mwFileUtil: </w:t>
      </w:r>
      <w:r w:rsidRPr="00B207B1">
        <w:rPr>
          <w:rFonts w:hAnsiTheme="minorEastAsia" w:hint="eastAsia"/>
          <w:rPrChange w:id="3661"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662" w:author="JY0225" w:date="2017-08-24T11:17:00Z">
            <w:rPr>
              <w:rFonts w:ascii="Times New Roman" w:hAnsi="Times New Roman" w:hint="eastAsia"/>
              <w:spacing w:val="10"/>
            </w:rPr>
          </w:rPrChange>
        </w:rPr>
        <w:t>，如获取文件的大小、</w:t>
      </w:r>
      <w:r w:rsidR="0087158A" w:rsidRPr="00B207B1">
        <w:rPr>
          <w:rFonts w:hAnsiTheme="minorEastAsia"/>
          <w:rPrChange w:id="3663" w:author="JY0225" w:date="2017-08-24T11:17:00Z">
            <w:rPr>
              <w:rFonts w:ascii="Times New Roman" w:hAnsi="Times New Roman"/>
              <w:spacing w:val="10"/>
            </w:rPr>
          </w:rPrChange>
        </w:rPr>
        <w:t>MD5</w:t>
      </w:r>
      <w:r w:rsidR="0027521F" w:rsidRPr="00B207B1">
        <w:rPr>
          <w:rFonts w:hAnsiTheme="minorEastAsia" w:hint="eastAsia"/>
          <w:rPrChange w:id="3664" w:author="JY0225" w:date="2017-08-24T11:17:00Z">
            <w:rPr>
              <w:rFonts w:ascii="Times New Roman" w:hAnsi="Times New Roman" w:hint="eastAsia"/>
              <w:spacing w:val="10"/>
            </w:rPr>
          </w:rPrChange>
        </w:rPr>
        <w:t>值、复制文件等。</w:t>
      </w:r>
      <w:r w:rsidR="00E03440" w:rsidRPr="00B207B1">
        <w:rPr>
          <w:rFonts w:hAnsiTheme="minorEastAsia" w:hint="eastAsia"/>
          <w:rPrChange w:id="3665" w:author="JY0225" w:date="2017-08-24T11:17:00Z">
            <w:rPr>
              <w:rFonts w:ascii="Times New Roman" w:hAnsi="Times New Roman" w:hint="eastAsia"/>
              <w:spacing w:val="10"/>
            </w:rPr>
          </w:rPrChange>
        </w:rPr>
        <w:t>这些操作对于云</w:t>
      </w:r>
      <w:r w:rsidR="00476838" w:rsidRPr="00B207B1">
        <w:rPr>
          <w:rFonts w:hAnsiTheme="minorEastAsia" w:hint="eastAsia"/>
          <w:rPrChange w:id="3666" w:author="JY0225" w:date="2017-08-24T11:17:00Z">
            <w:rPr>
              <w:rFonts w:ascii="Times New Roman" w:hAnsi="Times New Roman" w:hint="eastAsia"/>
              <w:spacing w:val="10"/>
            </w:rPr>
          </w:rPrChange>
        </w:rPr>
        <w:t>备份</w:t>
      </w:r>
      <w:r w:rsidR="00B72D7A" w:rsidRPr="00B207B1">
        <w:rPr>
          <w:rFonts w:hAnsiTheme="minorEastAsia" w:hint="eastAsia"/>
          <w:rPrChange w:id="3667" w:author="JY0225" w:date="2017-08-24T11:17:00Z">
            <w:rPr>
              <w:rFonts w:ascii="Times New Roman" w:hAnsi="Times New Roman" w:hint="eastAsia"/>
              <w:spacing w:val="10"/>
            </w:rPr>
          </w:rPrChange>
        </w:rPr>
        <w:t>服务来说十分常见的，因此</w:t>
      </w:r>
      <w:del w:id="3668" w:author="Liu, Wu" w:date="2017-08-29T11:17:00Z">
        <w:r w:rsidR="00B72D7A" w:rsidRPr="00B207B1" w:rsidDel="00295AF1">
          <w:rPr>
            <w:rFonts w:hAnsiTheme="minorEastAsia" w:hint="eastAsia"/>
            <w:rPrChange w:id="3669"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670" w:author="JY0225" w:date="2017-08-24T11:17:00Z">
              <w:rPr>
                <w:rFonts w:ascii="Times New Roman" w:hAnsi="Times New Roman" w:hint="eastAsia"/>
                <w:spacing w:val="10"/>
              </w:rPr>
            </w:rPrChange>
          </w:rPr>
          <w:delText>单独此类</w:delText>
        </w:r>
      </w:del>
      <w:ins w:id="3671" w:author="Liu, Wu" w:date="2017-08-29T11:17:00Z">
        <w:r w:rsidR="00295AF1" w:rsidRPr="00B207B1">
          <w:rPr>
            <w:rFonts w:hAnsiTheme="minorEastAsia" w:hint="eastAsia"/>
          </w:rPr>
          <w:t>将这些</w:t>
        </w:r>
      </w:ins>
      <w:r w:rsidR="00E03440" w:rsidRPr="00B207B1">
        <w:rPr>
          <w:rFonts w:hAnsiTheme="minorEastAsia" w:hint="eastAsia"/>
          <w:rPrChange w:id="3672" w:author="JY0225" w:date="2017-08-24T11:17:00Z">
            <w:rPr>
              <w:rFonts w:ascii="Times New Roman" w:hAnsi="Times New Roman" w:hint="eastAsia"/>
              <w:spacing w:val="10"/>
            </w:rPr>
          </w:rPrChange>
        </w:rPr>
        <w:t>方法统一封装在</w:t>
      </w:r>
      <w:r w:rsidR="00E03440" w:rsidRPr="00B207B1">
        <w:rPr>
          <w:rFonts w:hAnsiTheme="minorEastAsia"/>
          <w:rPrChange w:id="3673"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674"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675" w:author="JY0225" w:date="2017-08-24T11:17:00Z">
            <w:rPr>
              <w:rFonts w:ascii="Times New Roman" w:hAnsi="Times New Roman"/>
              <w:spacing w:val="10"/>
            </w:rPr>
          </w:rPrChange>
        </w:rPr>
      </w:pPr>
      <w:r w:rsidRPr="00B207B1">
        <w:rPr>
          <w:rFonts w:hAnsiTheme="minorEastAsia"/>
          <w:rPrChange w:id="3676" w:author="JY0225" w:date="2017-08-24T11:17:00Z">
            <w:rPr>
              <w:rFonts w:ascii="Times New Roman" w:hAnsi="Times New Roman"/>
              <w:spacing w:val="10"/>
            </w:rPr>
          </w:rPrChange>
        </w:rPr>
        <w:tab/>
        <w:t xml:space="preserve">mwUserUtil: </w:t>
      </w:r>
      <w:r w:rsidRPr="00B207B1">
        <w:rPr>
          <w:rFonts w:hAnsiTheme="minorEastAsia" w:hint="eastAsia"/>
          <w:rPrChange w:id="3677" w:author="JY0225" w:date="2017-08-24T11:17:00Z">
            <w:rPr>
              <w:rFonts w:ascii="Times New Roman" w:hAnsi="Times New Roman" w:hint="eastAsia"/>
              <w:spacing w:val="10"/>
            </w:rPr>
          </w:rPrChange>
        </w:rPr>
        <w:t>该类的主要作用是</w:t>
      </w:r>
      <w:r w:rsidR="001672D0" w:rsidRPr="00B207B1">
        <w:rPr>
          <w:rFonts w:hAnsiTheme="minorEastAsia" w:hint="eastAsia"/>
          <w:rPrChange w:id="3678" w:author="JY0225" w:date="2017-08-24T11:17:00Z">
            <w:rPr>
              <w:rFonts w:ascii="Times New Roman" w:hAnsi="Times New Roman" w:hint="eastAsia"/>
              <w:spacing w:val="10"/>
            </w:rPr>
          </w:rPrChange>
        </w:rPr>
        <w:t>获取用户的信息，如用户的</w:t>
      </w:r>
      <w:r w:rsidR="001672D0" w:rsidRPr="00B207B1">
        <w:rPr>
          <w:rFonts w:hAnsiTheme="minorEastAsia"/>
          <w:rPrChange w:id="3679" w:author="JY0225" w:date="2017-08-24T11:17:00Z">
            <w:rPr>
              <w:rFonts w:ascii="Times New Roman" w:hAnsi="Times New Roman"/>
              <w:spacing w:val="10"/>
            </w:rPr>
          </w:rPrChange>
        </w:rPr>
        <w:t>id</w:t>
      </w:r>
      <w:r w:rsidR="001672D0" w:rsidRPr="00B207B1">
        <w:rPr>
          <w:rFonts w:hAnsiTheme="minorEastAsia" w:hint="eastAsia"/>
          <w:rPrChange w:id="3680" w:author="JY0225" w:date="2017-08-24T11:17:00Z">
            <w:rPr>
              <w:rFonts w:ascii="Times New Roman" w:hAnsi="Times New Roman" w:hint="eastAsia"/>
              <w:spacing w:val="10"/>
            </w:rPr>
          </w:rPrChange>
        </w:rPr>
        <w:t>、用户的</w:t>
      </w:r>
      <w:r w:rsidR="001672D0" w:rsidRPr="00B207B1">
        <w:rPr>
          <w:rFonts w:hAnsiTheme="minorEastAsia"/>
          <w:rPrChange w:id="3681" w:author="JY0225" w:date="2017-08-24T11:17:00Z">
            <w:rPr>
              <w:rFonts w:ascii="Times New Roman" w:hAnsi="Times New Roman"/>
              <w:spacing w:val="10"/>
            </w:rPr>
          </w:rPrChange>
        </w:rPr>
        <w:t>token</w:t>
      </w:r>
      <w:r w:rsidR="001672D0" w:rsidRPr="00B207B1">
        <w:rPr>
          <w:rFonts w:hAnsiTheme="minorEastAsia" w:hint="eastAsia"/>
          <w:rPrChange w:id="3682"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683" w:author="JY0225" w:date="2017-08-24T11:17:00Z">
            <w:rPr>
              <w:rFonts w:ascii="Times New Roman" w:hAnsi="Times New Roman" w:hint="eastAsia"/>
              <w:spacing w:val="10"/>
            </w:rPr>
          </w:rPrChange>
        </w:rPr>
        <w:t>这些在</w:t>
      </w:r>
      <w:r w:rsidR="00327DC2" w:rsidRPr="00B207B1">
        <w:rPr>
          <w:rFonts w:hAnsiTheme="minorEastAsia"/>
          <w:rPrChange w:id="3684"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685" w:author="JY0225" w:date="2017-08-24T11:17:00Z">
            <w:rPr>
              <w:rFonts w:ascii="Times New Roman" w:hAnsi="Times New Roman" w:hint="eastAsia"/>
              <w:spacing w:val="10"/>
            </w:rPr>
          </w:rPrChange>
        </w:rPr>
        <w:t>是</w:t>
      </w:r>
      <w:r w:rsidR="00DE4CB0" w:rsidRPr="00B207B1">
        <w:rPr>
          <w:rFonts w:hAnsiTheme="minorEastAsia" w:hint="eastAsia"/>
          <w:rPrChange w:id="3686" w:author="JY0225" w:date="2017-08-24T11:17:00Z">
            <w:rPr>
              <w:rFonts w:ascii="Times New Roman" w:hAnsi="Times New Roman" w:hint="eastAsia"/>
              <w:spacing w:val="10"/>
            </w:rPr>
          </w:rPrChange>
        </w:rPr>
        <w:t>经常使用到</w:t>
      </w:r>
      <w:r w:rsidR="00327DC2" w:rsidRPr="00B207B1">
        <w:rPr>
          <w:rFonts w:hAnsiTheme="minorEastAsia" w:hint="eastAsia"/>
          <w:rPrChange w:id="3687" w:author="JY0225" w:date="2017-08-24T11:17:00Z">
            <w:rPr>
              <w:rFonts w:ascii="Times New Roman" w:hAnsi="Times New Roman" w:hint="eastAsia"/>
              <w:spacing w:val="10"/>
            </w:rPr>
          </w:rPrChange>
        </w:rPr>
        <w:t>的信息，</w:t>
      </w:r>
      <w:r w:rsidR="005F0AF8" w:rsidRPr="00B207B1">
        <w:rPr>
          <w:rFonts w:hAnsiTheme="minorEastAsia" w:hint="eastAsia"/>
          <w:rPrChange w:id="3688" w:author="JY0225" w:date="2017-08-24T11:17:00Z">
            <w:rPr>
              <w:rFonts w:ascii="Times New Roman" w:hAnsi="Times New Roman" w:hint="eastAsia"/>
              <w:spacing w:val="10"/>
            </w:rPr>
          </w:rPrChange>
        </w:rPr>
        <w:t>因此</w:t>
      </w:r>
      <w:del w:id="3689" w:author="Liu, Wu" w:date="2017-08-29T11:17:00Z">
        <w:r w:rsidR="005F0AF8" w:rsidRPr="00B207B1" w:rsidDel="00DD38AF">
          <w:rPr>
            <w:rFonts w:hAnsiTheme="minorEastAsia" w:hint="eastAsia"/>
            <w:rPrChange w:id="3690" w:author="JY0225" w:date="2017-08-24T11:17:00Z">
              <w:rPr>
                <w:rFonts w:ascii="Times New Roman" w:hAnsi="Times New Roman" w:hint="eastAsia"/>
                <w:spacing w:val="10"/>
              </w:rPr>
            </w:rPrChange>
          </w:rPr>
          <w:delText>本文</w:delText>
        </w:r>
      </w:del>
      <w:r w:rsidR="00327DC2" w:rsidRPr="00B207B1">
        <w:rPr>
          <w:rFonts w:hAnsiTheme="minorEastAsia" w:hint="eastAsia"/>
          <w:rPrChange w:id="3691"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692" w:author="JY0225" w:date="2017-08-24T11:17:00Z">
            <w:rPr>
              <w:rFonts w:ascii="Times New Roman" w:hAnsi="Times New Roman"/>
              <w:spacing w:val="10"/>
            </w:rPr>
          </w:rPrChange>
        </w:rPr>
      </w:pPr>
      <w:r w:rsidRPr="00B207B1">
        <w:rPr>
          <w:rFonts w:hAnsiTheme="minorEastAsia"/>
          <w:rPrChange w:id="3693" w:author="JY0225" w:date="2017-08-24T11:17:00Z">
            <w:rPr>
              <w:rFonts w:ascii="Times New Roman" w:hAnsi="Times New Roman"/>
              <w:spacing w:val="10"/>
            </w:rPr>
          </w:rPrChange>
        </w:rPr>
        <w:tab/>
      </w:r>
      <w:r w:rsidR="00CF2ACF" w:rsidRPr="00B207B1">
        <w:rPr>
          <w:rFonts w:hAnsiTheme="minorEastAsia"/>
          <w:rPrChange w:id="3694" w:author="JY0225" w:date="2017-08-24T11:17:00Z">
            <w:rPr>
              <w:rFonts w:ascii="Times New Roman" w:hAnsi="Times New Roman"/>
              <w:spacing w:val="10"/>
            </w:rPr>
          </w:rPrChange>
        </w:rPr>
        <w:t xml:space="preserve">mwFirefoxHelper: </w:t>
      </w:r>
      <w:r w:rsidR="00CF2ACF" w:rsidRPr="00B207B1">
        <w:rPr>
          <w:rFonts w:hAnsiTheme="minorEastAsia" w:hint="eastAsia"/>
          <w:rPrChange w:id="3695" w:author="JY0225" w:date="2017-08-24T11:17:00Z">
            <w:rPr>
              <w:rFonts w:ascii="Times New Roman" w:hAnsi="Times New Roman" w:hint="eastAsia"/>
              <w:spacing w:val="10"/>
            </w:rPr>
          </w:rPrChange>
        </w:rPr>
        <w:t>该类的主要作用是处理来自</w:t>
      </w:r>
      <w:ins w:id="3696" w:author="Liu, Wu" w:date="2017-08-29T11:17:00Z">
        <w:r w:rsidR="00F634C4" w:rsidRPr="00B207B1">
          <w:rPr>
            <w:rFonts w:hAnsiTheme="minorEastAsia"/>
          </w:rPr>
          <w:t>F</w:t>
        </w:r>
      </w:ins>
      <w:del w:id="3697" w:author="Liu, Wu" w:date="2017-08-29T11:17:00Z">
        <w:r w:rsidR="00CF2ACF" w:rsidRPr="00B207B1" w:rsidDel="00F634C4">
          <w:rPr>
            <w:rFonts w:hAnsiTheme="minorEastAsia"/>
            <w:rPrChange w:id="3698" w:author="JY0225" w:date="2017-08-24T11:17:00Z">
              <w:rPr>
                <w:rFonts w:ascii="Times New Roman" w:hAnsi="Times New Roman"/>
                <w:spacing w:val="10"/>
              </w:rPr>
            </w:rPrChange>
          </w:rPr>
          <w:delText>f</w:delText>
        </w:r>
      </w:del>
      <w:r w:rsidR="00CF2ACF" w:rsidRPr="00B207B1">
        <w:rPr>
          <w:rFonts w:hAnsiTheme="minorEastAsia"/>
          <w:rPrChange w:id="3699" w:author="JY0225" w:date="2017-08-24T11:17:00Z">
            <w:rPr>
              <w:rFonts w:ascii="Times New Roman" w:hAnsi="Times New Roman"/>
              <w:spacing w:val="10"/>
            </w:rPr>
          </w:rPrChange>
        </w:rPr>
        <w:t>irefox</w:t>
      </w:r>
      <w:r w:rsidR="002E5718" w:rsidRPr="00B207B1">
        <w:rPr>
          <w:rFonts w:hAnsiTheme="minorEastAsia" w:hint="eastAsia"/>
          <w:rPrChange w:id="3700" w:author="JY0225" w:date="2017-08-24T11:17:00Z">
            <w:rPr>
              <w:rFonts w:ascii="Times New Roman" w:hAnsi="Times New Roman" w:hint="eastAsia"/>
              <w:spacing w:val="10"/>
            </w:rPr>
          </w:rPrChange>
        </w:rPr>
        <w:t>扩展</w:t>
      </w:r>
      <w:r w:rsidR="00CF2ACF" w:rsidRPr="00B207B1">
        <w:rPr>
          <w:rFonts w:hAnsiTheme="minorEastAsia" w:hint="eastAsia"/>
          <w:rPrChange w:id="3701" w:author="JY0225" w:date="2017-08-24T11:17:00Z">
            <w:rPr>
              <w:rFonts w:ascii="Times New Roman" w:hAnsi="Times New Roman" w:hint="eastAsia"/>
              <w:spacing w:val="10"/>
            </w:rPr>
          </w:rPrChange>
        </w:rPr>
        <w:t>的请求。</w:t>
      </w:r>
      <w:r w:rsidR="00ED6ED6" w:rsidRPr="00B207B1">
        <w:rPr>
          <w:rFonts w:hAnsiTheme="minorEastAsia" w:hint="eastAsia"/>
          <w:rPrChange w:id="3702" w:author="JY0225" w:date="2017-08-24T11:17:00Z">
            <w:rPr>
              <w:rFonts w:ascii="Times New Roman" w:hAnsi="Times New Roman" w:hint="eastAsia"/>
              <w:spacing w:val="10"/>
            </w:rPr>
          </w:rPrChange>
        </w:rPr>
        <w:t>由于</w:t>
      </w:r>
      <w:r w:rsidR="00ED6ED6" w:rsidRPr="00B207B1">
        <w:rPr>
          <w:rFonts w:hAnsiTheme="minorEastAsia"/>
          <w:rPrChange w:id="3703" w:author="JY0225" w:date="2017-08-24T11:17:00Z">
            <w:rPr>
              <w:rFonts w:ascii="Times New Roman" w:hAnsi="Times New Roman"/>
              <w:spacing w:val="10"/>
            </w:rPr>
          </w:rPrChange>
        </w:rPr>
        <w:t>Firefox</w:t>
      </w:r>
      <w:r w:rsidR="002E5718" w:rsidRPr="00B207B1">
        <w:rPr>
          <w:rFonts w:hAnsiTheme="minorEastAsia" w:hint="eastAsia"/>
          <w:rPrChange w:id="3704" w:author="JY0225" w:date="2017-08-24T11:17:00Z">
            <w:rPr>
              <w:rFonts w:ascii="Times New Roman" w:hAnsi="Times New Roman" w:hint="eastAsia"/>
              <w:spacing w:val="10"/>
            </w:rPr>
          </w:rPrChange>
        </w:rPr>
        <w:t>扩展</w:t>
      </w:r>
      <w:r w:rsidR="00ED6ED6" w:rsidRPr="00B207B1">
        <w:rPr>
          <w:rFonts w:hAnsiTheme="minorEastAsia" w:hint="eastAsia"/>
          <w:rPrChange w:id="3705"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706" w:author="JY0225" w:date="2017-08-24T11:17:00Z">
            <w:rPr>
              <w:rFonts w:ascii="Times New Roman" w:hAnsi="Times New Roman" w:hint="eastAsia"/>
              <w:spacing w:val="10"/>
            </w:rPr>
          </w:rPrChange>
        </w:rPr>
        <w:t>的特殊性，使用到了</w:t>
      </w:r>
      <w:r w:rsidR="00ED6ED6" w:rsidRPr="00B207B1">
        <w:rPr>
          <w:rFonts w:hAnsiTheme="minorEastAsia"/>
          <w:rPrChange w:id="3707"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708" w:author="JY0225" w:date="2017-08-24T11:17:00Z">
            <w:rPr>
              <w:rFonts w:ascii="Times New Roman" w:hAnsi="Times New Roman" w:hint="eastAsia"/>
              <w:spacing w:val="10"/>
            </w:rPr>
          </w:rPrChange>
        </w:rPr>
        <w:t>方式，与</w:t>
      </w:r>
      <w:r w:rsidR="00ED6ED6" w:rsidRPr="00B207B1">
        <w:rPr>
          <w:rFonts w:hAnsiTheme="minorEastAsia"/>
          <w:rPrChange w:id="3709"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710" w:author="JY0225" w:date="2017-08-24T11:17:00Z">
            <w:rPr>
              <w:rFonts w:ascii="Times New Roman" w:hAnsi="Times New Roman" w:hint="eastAsia"/>
              <w:spacing w:val="10"/>
            </w:rPr>
          </w:rPrChange>
        </w:rPr>
        <w:t>需要对来</w:t>
      </w:r>
      <w:r w:rsidR="00ED6ED6" w:rsidRPr="00B207B1">
        <w:rPr>
          <w:rFonts w:hAnsiTheme="minorEastAsia"/>
          <w:rPrChange w:id="3711" w:author="JY0225" w:date="2017-08-24T11:17:00Z">
            <w:rPr>
              <w:rFonts w:ascii="Times New Roman" w:hAnsi="Times New Roman"/>
              <w:spacing w:val="10"/>
            </w:rPr>
          </w:rPrChange>
        </w:rPr>
        <w:t>Firefox</w:t>
      </w:r>
      <w:r w:rsidR="00ED6ED6" w:rsidRPr="00B207B1">
        <w:rPr>
          <w:rFonts w:hAnsiTheme="minorEastAsia" w:hint="eastAsia"/>
          <w:rPrChange w:id="3712"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713" w:author="JY0225" w:date="2017-08-24T11:17:00Z">
            <w:rPr>
              <w:rFonts w:ascii="Times New Roman" w:hAnsi="Times New Roman"/>
              <w:spacing w:val="10"/>
            </w:rPr>
          </w:rPrChange>
        </w:rPr>
      </w:pPr>
      <w:r w:rsidRPr="00B207B1">
        <w:rPr>
          <w:rFonts w:hAnsiTheme="minorEastAsia"/>
          <w:rPrChange w:id="3714"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715" w:author="JY0225" w:date="2017-08-24T11:17:00Z">
            <w:rPr>
              <w:rFonts w:ascii="Times New Roman" w:hAnsi="Times New Roman" w:hint="eastAsia"/>
              <w:spacing w:val="10"/>
            </w:rPr>
          </w:rPrChange>
        </w:rPr>
        <w:t>服务器</w:t>
      </w:r>
      <w:r w:rsidR="0022704A" w:rsidRPr="00B207B1">
        <w:rPr>
          <w:rFonts w:hAnsiTheme="minorEastAsia" w:hint="eastAsia"/>
          <w:rPrChange w:id="3716" w:author="JY0225" w:date="2017-08-24T11:17:00Z">
            <w:rPr>
              <w:rFonts w:ascii="Times New Roman" w:hAnsi="Times New Roman" w:hint="eastAsia"/>
              <w:spacing w:val="10"/>
            </w:rPr>
          </w:rPrChange>
        </w:rPr>
        <w:t>可识别</w:t>
      </w:r>
      <w:r w:rsidRPr="00B207B1">
        <w:rPr>
          <w:rFonts w:hAnsiTheme="minorEastAsia" w:hint="eastAsia"/>
          <w:rPrChange w:id="3717" w:author="JY0225" w:date="2017-08-24T11:17:00Z">
            <w:rPr>
              <w:rFonts w:ascii="Times New Roman" w:hAnsi="Times New Roman" w:hint="eastAsia"/>
              <w:spacing w:val="10"/>
            </w:rPr>
          </w:rPrChange>
        </w:rPr>
        <w:t>的标准形式</w:t>
      </w:r>
      <w:r w:rsidR="009C3BFA" w:rsidRPr="00B207B1">
        <w:rPr>
          <w:rFonts w:hAnsiTheme="minorEastAsia" w:hint="eastAsia"/>
          <w:rPrChange w:id="3718"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719"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720" w:author="JY0225" w:date="2017-08-24T11:17:00Z">
            <w:rPr>
              <w:rFonts w:ascii="Times New Roman" w:hAnsi="Times New Roman" w:hint="eastAsia"/>
              <w:spacing w:val="10"/>
            </w:rPr>
          </w:rPrChange>
        </w:rPr>
        <w:t>备份</w:t>
      </w:r>
      <w:r w:rsidR="006413BB" w:rsidRPr="00B207B1">
        <w:rPr>
          <w:rFonts w:hAnsiTheme="minorEastAsia" w:hint="eastAsia"/>
          <w:rPrChange w:id="3721"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722" w:author="微软用户" w:date="2017-08-18T22:51:00Z">
          <w:pPr>
            <w:pStyle w:val="21"/>
          </w:pPr>
        </w:pPrChange>
      </w:pPr>
      <w:bookmarkStart w:id="3723" w:name="_Toc492457607"/>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723"/>
    </w:p>
    <w:p w14:paraId="01D173C9" w14:textId="55505AD7" w:rsidR="008A4E59" w:rsidRPr="00B207B1" w:rsidRDefault="00F42656" w:rsidP="00FB4BDD">
      <w:pPr>
        <w:spacing w:line="400" w:lineRule="exact"/>
        <w:ind w:firstLine="420"/>
        <w:rPr>
          <w:rFonts w:hAnsiTheme="minorEastAsia"/>
          <w:color w:val="000000" w:themeColor="text1"/>
          <w:rPrChange w:id="3724"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725"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726" w:author="JY0225" w:date="2017-08-24T11:17:00Z">
            <w:rPr>
              <w:rFonts w:ascii="Times New Roman" w:hAnsi="Times New Roman" w:hint="eastAsia"/>
              <w:color w:val="000000" w:themeColor="text1"/>
            </w:rPr>
          </w:rPrChange>
        </w:rPr>
        <w:t>系统的整体流程</w:t>
      </w:r>
      <w:r w:rsidR="00FB4BDD">
        <w:rPr>
          <w:rFonts w:hAnsiTheme="minorEastAsia" w:hint="eastAsia"/>
          <w:color w:val="000000" w:themeColor="text1"/>
        </w:rPr>
        <w:t>。</w:t>
      </w:r>
      <w:r w:rsidR="008A4E59" w:rsidRPr="00B207B1">
        <w:rPr>
          <w:rFonts w:hAnsiTheme="minorEastAsia" w:hint="eastAsia"/>
          <w:color w:val="000000" w:themeColor="text1"/>
          <w:rPrChange w:id="3727"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728"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729"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730"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731"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732"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733"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734"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735"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736"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737"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738"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739"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740"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741"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742"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端的用户请求进行适配。同时</w:t>
      </w:r>
      <w:r w:rsidR="007E3581" w:rsidRPr="00B207B1">
        <w:rPr>
          <w:rFonts w:hAnsiTheme="minorEastAsia" w:hint="eastAsia"/>
          <w:color w:val="000000" w:themeColor="text1"/>
          <w:rPrChange w:id="3743" w:author="JY0225" w:date="2017-08-24T11:17:00Z">
            <w:rPr>
              <w:rFonts w:ascii="Times New Roman" w:hAnsi="Times New Roman" w:hint="eastAsia"/>
              <w:color w:val="000000" w:themeColor="text1"/>
            </w:rPr>
          </w:rPrChange>
        </w:rPr>
        <w:t>，当用户的请求为上传或下载文件时，</w:t>
      </w:r>
      <w:r w:rsidR="008A4E59" w:rsidRPr="00B207B1">
        <w:rPr>
          <w:rFonts w:hAnsiTheme="minorEastAsia" w:hint="eastAsia"/>
          <w:color w:val="000000" w:themeColor="text1"/>
          <w:rPrChange w:id="3744"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745" w:author="JY0225" w:date="2017-08-24T11:17:00Z">
            <w:rPr>
              <w:rFonts w:ascii="Times New Roman" w:hAnsi="Times New Roman" w:hint="eastAsia"/>
              <w:color w:val="000000" w:themeColor="text1"/>
            </w:rPr>
          </w:rPrChange>
        </w:rPr>
        <w:t>文件复制操作，若不存在，则执行正常的文件长传下载操作。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746"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747"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E431D5">
        <w:rPr>
          <w:rFonts w:hAnsiTheme="minorEastAsia" w:hint="eastAsia"/>
          <w:color w:val="000000" w:themeColor="text1"/>
        </w:rPr>
        <w:t>若是与会话相关的请求，则根据请求的内容删除或是返回相应的会话信息。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p>
    <w:p w14:paraId="5B538E2E" w14:textId="6D91F363" w:rsidR="008A4E59" w:rsidRPr="00B207B1" w:rsidRDefault="008A4E59" w:rsidP="008A4E59">
      <w:pPr>
        <w:spacing w:line="400" w:lineRule="exact"/>
        <w:ind w:firstLine="420"/>
        <w:rPr>
          <w:rFonts w:hAnsiTheme="minorEastAsia"/>
          <w:color w:val="000000" w:themeColor="text1"/>
          <w:rPrChange w:id="3748" w:author="JY0225" w:date="2017-08-24T11:17:00Z">
            <w:rPr>
              <w:rFonts w:ascii="Times New Roman" w:hAnsi="Times New Roman"/>
              <w:color w:val="000000" w:themeColor="text1"/>
            </w:rPr>
          </w:rPrChange>
        </w:rPr>
      </w:pPr>
      <w:r w:rsidRPr="00B207B1">
        <w:rPr>
          <w:rFonts w:hAnsiTheme="minorEastAsia" w:hint="eastAsia"/>
          <w:color w:val="000000" w:themeColor="text1"/>
          <w:rPrChange w:id="3749"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750"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Pr="00B207B1">
        <w:rPr>
          <w:rFonts w:hAnsiTheme="minorEastAsia" w:hint="eastAsia"/>
          <w:color w:val="000000" w:themeColor="text1"/>
          <w:rPrChange w:id="3751" w:author="JY0225" w:date="2017-08-24T11:17:00Z">
            <w:rPr>
              <w:rFonts w:ascii="Times New Roman" w:hAnsi="Times New Roman" w:hint="eastAsia"/>
              <w:color w:val="000000" w:themeColor="text1"/>
            </w:rPr>
          </w:rPrChange>
        </w:rPr>
        <w:t>：</w:t>
      </w:r>
    </w:p>
    <w:p w14:paraId="2F826257" w14:textId="77777777" w:rsidR="00BA41EC" w:rsidRPr="00B207B1" w:rsidRDefault="004519CB" w:rsidP="00BA41EC">
      <w:pPr>
        <w:pStyle w:val="31"/>
      </w:pPr>
      <w:bookmarkStart w:id="3752" w:name="_Toc492457608"/>
      <w:r w:rsidRPr="00B207B1">
        <w:lastRenderedPageBreak/>
        <w:t>4</w:t>
      </w:r>
      <w:r w:rsidR="006647F0" w:rsidRPr="00B207B1">
        <w:t>.3</w:t>
      </w:r>
      <w:r w:rsidR="00BA41EC" w:rsidRPr="00B207B1">
        <w:t xml:space="preserve">.1 </w:t>
      </w:r>
      <w:r w:rsidR="00DD747A" w:rsidRPr="00B207B1">
        <w:t>系统总流程设计</w:t>
      </w:r>
      <w:bookmarkEnd w:id="3752"/>
    </w:p>
    <w:p w14:paraId="3803761A" w14:textId="77777777" w:rsidR="005C4B84" w:rsidRPr="00B207B1" w:rsidRDefault="008A4E59">
      <w:pPr>
        <w:pPrChange w:id="3753" w:author="JY0225" w:date="2017-08-23T11:26:00Z">
          <w:pPr>
            <w:jc w:val="center"/>
          </w:pPr>
        </w:pPrChange>
      </w:pPr>
      <w:del w:id="3754"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755" w:author="JY0225" w:date="2017-08-23T11:21:00Z">
        <w:r w:rsidR="006D560D" w:rsidRPr="00B207B1">
          <w:object w:dxaOrig="21637" w:dyaOrig="26897" w14:anchorId="7E18B7E6">
            <v:shape id="_x0000_i1035" type="#_x0000_t75" style="width:424.5pt;height:525.5pt" o:ole="">
              <v:imagedata r:id="rId51" o:title=""/>
            </v:shape>
            <o:OLEObject Type="Embed" ProgID="Visio.Drawing.15" ShapeID="_x0000_i1035" DrawAspect="Content" ObjectID="_1566200043" r:id="rId52"/>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756" w:name="_Toc492457609"/>
      <w:r w:rsidRPr="00B207B1">
        <w:t>4</w:t>
      </w:r>
      <w:r w:rsidR="0089266B" w:rsidRPr="00B207B1">
        <w:t>.3</w:t>
      </w:r>
      <w:r w:rsidR="007E4F1D" w:rsidRPr="00B207B1">
        <w:t>.2</w:t>
      </w:r>
      <w:r w:rsidR="008B2918" w:rsidRPr="00B207B1">
        <w:t xml:space="preserve"> </w:t>
      </w:r>
      <w:r w:rsidR="004D334F" w:rsidRPr="00B207B1">
        <w:t>持久会话管理流程设计</w:t>
      </w:r>
      <w:bookmarkEnd w:id="3756"/>
    </w:p>
    <w:p w14:paraId="5057048D" w14:textId="43445F04" w:rsidR="006948E4" w:rsidRPr="00B207B1" w:rsidRDefault="006948E4" w:rsidP="00E05193">
      <w:pPr>
        <w:spacing w:line="400" w:lineRule="exact"/>
        <w:ind w:firstLine="420"/>
        <w:rPr>
          <w:rFonts w:hAnsiTheme="minorEastAsia"/>
          <w:rPrChange w:id="3757" w:author="JY0225" w:date="2017-08-24T11:17:00Z">
            <w:rPr/>
          </w:rPrChange>
        </w:rPr>
      </w:pPr>
      <w:r w:rsidRPr="00B207B1">
        <w:rPr>
          <w:rFonts w:hAnsiTheme="minorEastAsia" w:hint="eastAsia"/>
          <w:rPrChange w:id="3758"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759"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760" w:author="JY0225" w:date="2017-08-24T11:17:00Z">
            <w:rPr>
              <w:rFonts w:hint="eastAsia"/>
            </w:rPr>
          </w:rPrChange>
        </w:rPr>
        <w:t>中间件</w:t>
      </w:r>
      <w:r w:rsidR="00430C7F">
        <w:rPr>
          <w:rFonts w:hAnsiTheme="minorEastAsia" w:hint="eastAsia"/>
        </w:rPr>
        <w:t>系统</w:t>
      </w:r>
      <w:r w:rsidRPr="00B207B1">
        <w:rPr>
          <w:rFonts w:hAnsiTheme="minorEastAsia" w:hint="eastAsia"/>
          <w:rPrChange w:id="3761"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762" w:author="JY0225" w:date="2017-08-24T11:17:00Z">
            <w:rPr>
              <w:rFonts w:hint="eastAsia"/>
            </w:rPr>
          </w:rPrChange>
        </w:rPr>
        <w:lastRenderedPageBreak/>
        <w:t>行客户端提交的任务。同时，用户在访问</w:t>
      </w:r>
      <w:r w:rsidR="00476838" w:rsidRPr="00B207B1">
        <w:rPr>
          <w:rFonts w:hAnsiTheme="minorEastAsia" w:hint="eastAsia"/>
          <w:rPrChange w:id="3763" w:author="JY0225" w:date="2017-08-24T11:17:00Z">
            <w:rPr>
              <w:rFonts w:hint="eastAsia"/>
            </w:rPr>
          </w:rPrChange>
        </w:rPr>
        <w:t>备份</w:t>
      </w:r>
      <w:r w:rsidRPr="00B207B1">
        <w:rPr>
          <w:rFonts w:hAnsiTheme="minorEastAsia" w:hint="eastAsia"/>
          <w:rPrChange w:id="3764"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765" w:author="JY0225" w:date="2017-08-24T11:17:00Z">
            <w:rPr>
              <w:rFonts w:hint="eastAsia"/>
            </w:rPr>
          </w:rPrChange>
        </w:rPr>
        <w:t>相关</w:t>
      </w:r>
      <w:r w:rsidR="006B0C46">
        <w:rPr>
          <w:rFonts w:hAnsiTheme="minorEastAsia" w:hint="eastAsia"/>
        </w:rPr>
        <w:t>的</w:t>
      </w:r>
      <w:r w:rsidRPr="00B207B1">
        <w:rPr>
          <w:rFonts w:hAnsiTheme="minorEastAsia" w:hint="eastAsia"/>
          <w:rPrChange w:id="3766"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767"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768" w:author="JY0225" w:date="2017-08-22T19:06:00Z"/>
          <w:rFonts w:hAnsiTheme="minorEastAsia"/>
          <w:bCs/>
          <w:rPrChange w:id="3769" w:author="JY0225" w:date="2017-08-24T11:17:00Z">
            <w:rPr>
              <w:del w:id="3770" w:author="JY0225" w:date="2017-08-22T19:06:00Z"/>
              <w:bCs/>
            </w:rPr>
          </w:rPrChange>
        </w:rPr>
      </w:pPr>
      <w:r w:rsidRPr="00B207B1">
        <w:rPr>
          <w:rFonts w:hAnsiTheme="minorEastAsia"/>
          <w:bCs/>
          <w:rPrChange w:id="3771" w:author="JY0225" w:date="2017-08-24T11:17:00Z">
            <w:rPr>
              <w:bCs/>
            </w:rPr>
          </w:rPrChange>
        </w:rPr>
        <w:t>1</w:t>
      </w:r>
      <w:r w:rsidRPr="00B207B1">
        <w:rPr>
          <w:rFonts w:hAnsiTheme="minorEastAsia" w:hint="eastAsia"/>
          <w:bCs/>
          <w:rPrChange w:id="3772" w:author="JY0225" w:date="2017-08-24T11:17:00Z">
            <w:rPr>
              <w:rFonts w:hint="eastAsia"/>
              <w:bCs/>
            </w:rPr>
          </w:rPrChange>
        </w:rPr>
        <w:t>）</w:t>
      </w:r>
      <w:r w:rsidR="009A5BD3" w:rsidRPr="00B207B1">
        <w:rPr>
          <w:rFonts w:hAnsiTheme="minorEastAsia" w:hint="eastAsia"/>
          <w:bCs/>
          <w:rPrChange w:id="3773"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774" w:author="JY0225" w:date="2017-08-22T19:08:00Z"/>
          <w:rFonts w:hAnsiTheme="minorEastAsia"/>
          <w:rPrChange w:id="3775" w:author="JY0225" w:date="2017-08-24T11:17:00Z">
            <w:rPr>
              <w:ins w:id="3776" w:author="JY0225" w:date="2017-08-22T19:08:00Z"/>
            </w:rPr>
          </w:rPrChange>
        </w:rPr>
        <w:pPrChange w:id="3777" w:author="JY0225" w:date="2017-08-22T19:12:00Z">
          <w:pPr>
            <w:jc w:val="center"/>
          </w:pPr>
        </w:pPrChange>
      </w:pPr>
      <w:del w:id="3778" w:author="JY0225" w:date="2017-08-22T19:04:00Z">
        <w:r w:rsidRPr="00B207B1" w:rsidDel="00A35D1C">
          <w:rPr>
            <w:rFonts w:hAnsiTheme="minorEastAsia"/>
            <w:noProof/>
            <w:rPrChange w:id="3779"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3780" w:author="JY0225" w:date="2017-08-22T19:10:00Z">
        <w:r w:rsidRPr="00B207B1">
          <w:object w:dxaOrig="9703" w:dyaOrig="5680" w14:anchorId="54A54C09">
            <v:shape id="_x0000_i1036" type="#_x0000_t75" style="width:288.95pt;height:169.25pt" o:ole="">
              <v:imagedata r:id="rId54" o:title=""/>
            </v:shape>
            <o:OLEObject Type="Embed" ProgID="Visio.Drawing.15" ShapeID="_x0000_i1036" DrawAspect="Content" ObjectID="_1566200044" r:id="rId55"/>
          </w:object>
        </w:r>
      </w:ins>
    </w:p>
    <w:p w14:paraId="002DFB36" w14:textId="77777777" w:rsidR="00C0122F" w:rsidRPr="00B207B1" w:rsidRDefault="00C0122F">
      <w:pPr>
        <w:spacing w:line="400" w:lineRule="exact"/>
        <w:ind w:firstLine="420"/>
        <w:jc w:val="center"/>
        <w:rPr>
          <w:rFonts w:hAnsiTheme="minorEastAsia"/>
          <w:rPrChange w:id="3781" w:author="JY0225" w:date="2017-08-24T11:18:00Z">
            <w:rPr/>
          </w:rPrChange>
        </w:rPr>
        <w:pPrChange w:id="3782" w:author="JY0225" w:date="2017-08-24T11:18:00Z">
          <w:pPr>
            <w:spacing w:line="360" w:lineRule="auto"/>
            <w:ind w:firstLine="420"/>
            <w:jc w:val="center"/>
          </w:pPr>
        </w:pPrChange>
      </w:pPr>
      <w:r w:rsidRPr="00B207B1">
        <w:rPr>
          <w:rFonts w:hAnsiTheme="minorEastAsia" w:hint="eastAsia"/>
          <w:rPrChange w:id="3783" w:author="JY0225" w:date="2017-08-24T11:18:00Z">
            <w:rPr>
              <w:rFonts w:hint="eastAsia"/>
            </w:rPr>
          </w:rPrChange>
        </w:rPr>
        <w:t>图</w:t>
      </w:r>
      <w:r w:rsidR="00894938" w:rsidRPr="00B207B1">
        <w:rPr>
          <w:rFonts w:hAnsiTheme="minorEastAsia"/>
          <w:rPrChange w:id="3784" w:author="JY0225" w:date="2017-08-24T11:18:00Z">
            <w:rPr/>
          </w:rPrChange>
        </w:rPr>
        <w:t xml:space="preserve">4-4 </w:t>
      </w:r>
      <w:r w:rsidRPr="00B207B1">
        <w:rPr>
          <w:rFonts w:hAnsiTheme="minorEastAsia" w:hint="eastAsia"/>
          <w:rPrChange w:id="3785" w:author="JY0225" w:date="2017-08-24T11:18:00Z">
            <w:rPr>
              <w:rFonts w:hint="eastAsia"/>
            </w:rPr>
          </w:rPrChange>
        </w:rPr>
        <w:t>云</w:t>
      </w:r>
      <w:r w:rsidR="00476838" w:rsidRPr="00B207B1">
        <w:rPr>
          <w:rFonts w:hAnsiTheme="minorEastAsia" w:hint="eastAsia"/>
          <w:rPrChange w:id="3786" w:author="JY0225" w:date="2017-08-24T11:18:00Z">
            <w:rPr>
              <w:rFonts w:hint="eastAsia"/>
            </w:rPr>
          </w:rPrChange>
        </w:rPr>
        <w:t>备份</w:t>
      </w:r>
      <w:r w:rsidR="00746545" w:rsidRPr="00B207B1">
        <w:rPr>
          <w:rFonts w:hAnsiTheme="minorEastAsia" w:hint="eastAsia"/>
          <w:rPrChange w:id="3787" w:author="JY0225" w:date="2017-08-24T11:18:00Z">
            <w:rPr>
              <w:rFonts w:hint="eastAsia"/>
            </w:rPr>
          </w:rPrChange>
        </w:rPr>
        <w:t>中</w:t>
      </w:r>
      <w:r w:rsidRPr="00B207B1">
        <w:rPr>
          <w:rFonts w:hAnsiTheme="minorEastAsia" w:hint="eastAsia"/>
          <w:rPrChange w:id="3788" w:author="JY0225" w:date="2017-08-24T11:18:00Z">
            <w:rPr>
              <w:rFonts w:hint="eastAsia"/>
            </w:rPr>
          </w:rPrChange>
        </w:rPr>
        <w:t>间件</w:t>
      </w:r>
      <w:r w:rsidR="00746545" w:rsidRPr="00B207B1">
        <w:rPr>
          <w:rFonts w:hAnsiTheme="minorEastAsia" w:hint="eastAsia"/>
          <w:rPrChange w:id="3789" w:author="JY0225" w:date="2017-08-24T11:18:00Z">
            <w:rPr>
              <w:rFonts w:hint="eastAsia"/>
            </w:rPr>
          </w:rPrChange>
        </w:rPr>
        <w:t>系统</w:t>
      </w:r>
      <w:r w:rsidRPr="00B207B1">
        <w:rPr>
          <w:rFonts w:hAnsiTheme="minorEastAsia" w:hint="eastAsia"/>
          <w:rPrChange w:id="3790"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791" w:author="JY0225" w:date="2017-08-24T11:18:00Z">
            <w:rPr/>
          </w:rPrChange>
        </w:rPr>
      </w:pPr>
      <w:ins w:id="3792" w:author="JY0225" w:date="2017-08-23T15:34:00Z">
        <w:r w:rsidRPr="00B207B1">
          <w:rPr>
            <w:rFonts w:hAnsiTheme="minorEastAsia" w:hint="eastAsia"/>
            <w:rPrChange w:id="3793" w:author="JY0225" w:date="2017-08-24T11:18:00Z">
              <w:rPr>
                <w:rFonts w:hint="eastAsia"/>
              </w:rPr>
            </w:rPrChange>
          </w:rPr>
          <w:t>如图</w:t>
        </w:r>
        <w:r w:rsidRPr="00B207B1">
          <w:rPr>
            <w:rFonts w:hAnsiTheme="minorEastAsia"/>
            <w:rPrChange w:id="3794" w:author="JY0225" w:date="2017-08-24T11:18:00Z">
              <w:rPr/>
            </w:rPrChange>
          </w:rPr>
          <w:t>4-4</w:t>
        </w:r>
        <w:r w:rsidRPr="00B207B1">
          <w:rPr>
            <w:rFonts w:hAnsiTheme="minorEastAsia" w:hint="eastAsia"/>
            <w:rPrChange w:id="3795" w:author="JY0225" w:date="2017-08-24T11:18:00Z">
              <w:rPr>
                <w:rFonts w:hint="eastAsia"/>
              </w:rPr>
            </w:rPrChange>
          </w:rPr>
          <w:t>所示，</w:t>
        </w:r>
      </w:ins>
      <w:r w:rsidR="0085667D" w:rsidRPr="00B207B1">
        <w:rPr>
          <w:rFonts w:hAnsiTheme="minorEastAsia" w:hint="eastAsia"/>
          <w:rPrChange w:id="3796" w:author="JY0225" w:date="2017-08-24T11:18:00Z">
            <w:rPr>
              <w:rFonts w:hint="eastAsia"/>
            </w:rPr>
          </w:rPrChange>
        </w:rPr>
        <w:t>中间件</w:t>
      </w:r>
      <w:r w:rsidR="008E7DCE" w:rsidRPr="00B207B1">
        <w:rPr>
          <w:rFonts w:hAnsiTheme="minorEastAsia" w:hint="eastAsia"/>
          <w:rPrChange w:id="3797" w:author="JY0225" w:date="2017-08-24T11:18:00Z">
            <w:rPr>
              <w:rFonts w:hint="eastAsia"/>
            </w:rPr>
          </w:rPrChange>
        </w:rPr>
        <w:t>接收到客户端</w:t>
      </w:r>
      <w:r w:rsidR="004039BB" w:rsidRPr="00B207B1">
        <w:rPr>
          <w:rFonts w:hAnsiTheme="minorEastAsia" w:hint="eastAsia"/>
          <w:rPrChange w:id="3798"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799"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800"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801" w:author="JY0225" w:date="2017-08-24T11:18:00Z">
            <w:rPr>
              <w:rFonts w:hint="eastAsia"/>
            </w:rPr>
          </w:rPrChange>
        </w:rPr>
        <w:t>端。</w:t>
      </w:r>
    </w:p>
    <w:p w14:paraId="64514F12" w14:textId="77777777" w:rsidR="00983C59" w:rsidRPr="00B207B1" w:rsidRDefault="00555860">
      <w:pPr>
        <w:spacing w:line="400" w:lineRule="exact"/>
        <w:ind w:firstLine="420"/>
        <w:rPr>
          <w:ins w:id="3802" w:author="JY0225" w:date="2017-08-23T14:24:00Z"/>
          <w:rFonts w:hAnsiTheme="minorEastAsia"/>
          <w:bCs/>
          <w:rPrChange w:id="3803" w:author="JY0225" w:date="2017-08-24T11:18:00Z">
            <w:rPr>
              <w:ins w:id="3804" w:author="JY0225" w:date="2017-08-23T14:24:00Z"/>
              <w:bCs/>
            </w:rPr>
          </w:rPrChange>
        </w:rPr>
      </w:pPr>
      <w:r w:rsidRPr="00B207B1">
        <w:rPr>
          <w:rFonts w:hAnsiTheme="minorEastAsia"/>
          <w:bCs/>
          <w:rPrChange w:id="3805" w:author="JY0225" w:date="2017-08-24T11:18:00Z">
            <w:rPr>
              <w:bCs/>
            </w:rPr>
          </w:rPrChange>
        </w:rPr>
        <w:t>2</w:t>
      </w:r>
      <w:r w:rsidRPr="00B207B1">
        <w:rPr>
          <w:rFonts w:hAnsiTheme="minorEastAsia" w:hint="eastAsia"/>
          <w:bCs/>
          <w:rPrChange w:id="3806" w:author="JY0225" w:date="2017-08-24T11:18:00Z">
            <w:rPr>
              <w:rFonts w:hint="eastAsia"/>
              <w:bCs/>
            </w:rPr>
          </w:rPrChange>
        </w:rPr>
        <w:t>）</w:t>
      </w:r>
      <w:r w:rsidR="00983C59" w:rsidRPr="00B207B1">
        <w:rPr>
          <w:rFonts w:hAnsiTheme="minorEastAsia"/>
          <w:bCs/>
          <w:rPrChange w:id="3807" w:author="JY0225" w:date="2017-08-24T11:18:00Z">
            <w:rPr>
              <w:bCs/>
            </w:rPr>
          </w:rPrChange>
        </w:rPr>
        <w:t xml:space="preserve"> </w:t>
      </w:r>
      <w:r w:rsidR="009F5D2C" w:rsidRPr="00B207B1">
        <w:rPr>
          <w:rFonts w:hAnsiTheme="minorEastAsia" w:hint="eastAsia"/>
          <w:bCs/>
          <w:rPrChange w:id="3808" w:author="JY0225" w:date="2017-08-24T11:18:00Z">
            <w:rPr>
              <w:rFonts w:hint="eastAsia"/>
              <w:bCs/>
            </w:rPr>
          </w:rPrChange>
        </w:rPr>
        <w:t>会话加密</w:t>
      </w:r>
      <w:r w:rsidR="00983C59" w:rsidRPr="00B207B1">
        <w:rPr>
          <w:rFonts w:hAnsiTheme="minorEastAsia" w:hint="eastAsia"/>
          <w:bCs/>
          <w:rPrChange w:id="3809" w:author="JY0225" w:date="2017-08-24T11:18:00Z">
            <w:rPr>
              <w:rFonts w:hint="eastAsia"/>
              <w:bCs/>
            </w:rPr>
          </w:rPrChange>
        </w:rPr>
        <w:t>流程设计</w:t>
      </w:r>
    </w:p>
    <w:p w14:paraId="1E534AEB" w14:textId="2F91EC0A" w:rsidR="001D6877" w:rsidRPr="00B207B1" w:rsidRDefault="00583C3C">
      <w:pPr>
        <w:jc w:val="center"/>
        <w:rPr>
          <w:ins w:id="3810" w:author="JY0225" w:date="2017-08-23T14:24:00Z"/>
        </w:rPr>
        <w:pPrChange w:id="3811" w:author="JY0225" w:date="2017-08-23T14:24:00Z">
          <w:pPr>
            <w:spacing w:line="400" w:lineRule="exact"/>
            <w:ind w:firstLine="420"/>
          </w:pPr>
        </w:pPrChange>
      </w:pPr>
      <w:ins w:id="3812" w:author="JY0225" w:date="2017-08-23T14:24:00Z">
        <w:r w:rsidRPr="00B207B1">
          <w:object w:dxaOrig="12778" w:dyaOrig="6474" w14:anchorId="6462E609">
            <v:shape id="_x0000_i1037" type="#_x0000_t75" style="width:315.1pt;height:158.95pt" o:ole="">
              <v:imagedata r:id="rId56" o:title=""/>
            </v:shape>
            <o:OLEObject Type="Embed" ProgID="Visio.Drawing.15" ShapeID="_x0000_i1037" DrawAspect="Content" ObjectID="_1566200045" r:id="rId57"/>
          </w:object>
        </w:r>
      </w:ins>
    </w:p>
    <w:p w14:paraId="7C6DE9FE" w14:textId="77777777" w:rsidR="001D6877" w:rsidRPr="00B207B1" w:rsidDel="001D6877" w:rsidRDefault="001D6877">
      <w:pPr>
        <w:spacing w:line="400" w:lineRule="exact"/>
        <w:ind w:firstLine="420"/>
        <w:jc w:val="center"/>
        <w:rPr>
          <w:del w:id="3813" w:author="JY0225" w:date="2017-08-23T14:24:00Z"/>
          <w:moveTo w:id="3814" w:author="JY0225" w:date="2017-08-23T14:24:00Z"/>
          <w:rFonts w:hAnsiTheme="minorEastAsia"/>
          <w:rPrChange w:id="3815" w:author="JY0225" w:date="2017-08-24T11:18:00Z">
            <w:rPr>
              <w:del w:id="3816" w:author="JY0225" w:date="2017-08-23T14:24:00Z"/>
              <w:moveTo w:id="3817" w:author="JY0225" w:date="2017-08-23T14:24:00Z"/>
            </w:rPr>
          </w:rPrChange>
        </w:rPr>
        <w:pPrChange w:id="3818" w:author="JY0225" w:date="2017-08-24T11:18:00Z">
          <w:pPr>
            <w:spacing w:line="360" w:lineRule="auto"/>
            <w:ind w:firstLine="420"/>
            <w:jc w:val="center"/>
          </w:pPr>
        </w:pPrChange>
      </w:pPr>
      <w:moveToRangeStart w:id="3819" w:author="JY0225" w:date="2017-08-23T14:24:00Z" w:name="move491261601"/>
      <w:moveTo w:id="3820" w:author="JY0225" w:date="2017-08-23T14:24:00Z">
        <w:r w:rsidRPr="00B207B1">
          <w:rPr>
            <w:rFonts w:hAnsiTheme="minorEastAsia" w:hint="eastAsia"/>
            <w:rPrChange w:id="3821" w:author="JY0225" w:date="2017-08-24T11:18:00Z">
              <w:rPr>
                <w:rFonts w:hint="eastAsia"/>
              </w:rPr>
            </w:rPrChange>
          </w:rPr>
          <w:t>图</w:t>
        </w:r>
        <w:r w:rsidRPr="00B207B1">
          <w:rPr>
            <w:rFonts w:hAnsiTheme="minorEastAsia"/>
            <w:rPrChange w:id="3822" w:author="JY0225" w:date="2017-08-24T11:18:00Z">
              <w:rPr/>
            </w:rPrChange>
          </w:rPr>
          <w:t>4-5</w:t>
        </w:r>
        <w:r w:rsidRPr="00B207B1">
          <w:rPr>
            <w:rFonts w:hAnsiTheme="minorEastAsia" w:hint="eastAsia"/>
            <w:rPrChange w:id="3823" w:author="JY0225" w:date="2017-08-24T11:18:00Z">
              <w:rPr>
                <w:rFonts w:hint="eastAsia"/>
              </w:rPr>
            </w:rPrChange>
          </w:rPr>
          <w:t>云备份中间件系统会话加密流程图</w:t>
        </w:r>
      </w:moveTo>
    </w:p>
    <w:moveToRangeEnd w:id="3819"/>
    <w:p w14:paraId="1FB6A033" w14:textId="77777777" w:rsidR="001D6877" w:rsidRPr="00B207B1" w:rsidRDefault="001D6877">
      <w:pPr>
        <w:spacing w:line="400" w:lineRule="exact"/>
        <w:ind w:firstLine="420"/>
        <w:jc w:val="center"/>
        <w:rPr>
          <w:rFonts w:hAnsiTheme="minorEastAsia"/>
          <w:rPrChange w:id="3824" w:author="JY0225" w:date="2017-08-24T11:18:00Z">
            <w:rPr/>
          </w:rPrChange>
        </w:rPr>
        <w:pPrChange w:id="3825"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826" w:author="JY0225" w:date="2017-08-23T14:24:00Z"/>
          <w:rFonts w:hAnsiTheme="minorEastAsia"/>
          <w:rPrChange w:id="3827" w:author="JY0225" w:date="2017-08-24T11:18:00Z">
            <w:rPr>
              <w:del w:id="3828" w:author="JY0225" w:date="2017-08-23T14:24:00Z"/>
            </w:rPr>
          </w:rPrChange>
        </w:rPr>
      </w:pPr>
      <w:ins w:id="3829" w:author="JY0225" w:date="2017-08-23T15:34:00Z">
        <w:r w:rsidRPr="00B207B1">
          <w:rPr>
            <w:rFonts w:hAnsiTheme="minorEastAsia" w:hint="eastAsia"/>
            <w:rPrChange w:id="3830" w:author="JY0225" w:date="2017-08-24T11:18:00Z">
              <w:rPr>
                <w:rFonts w:hint="eastAsia"/>
              </w:rPr>
            </w:rPrChange>
          </w:rPr>
          <w:t>如图</w:t>
        </w:r>
        <w:r w:rsidRPr="00B207B1">
          <w:rPr>
            <w:rFonts w:hAnsiTheme="minorEastAsia"/>
            <w:rPrChange w:id="3831" w:author="JY0225" w:date="2017-08-24T11:18:00Z">
              <w:rPr/>
            </w:rPrChange>
          </w:rPr>
          <w:t>4-</w:t>
        </w:r>
      </w:ins>
      <w:r w:rsidR="006B78CA">
        <w:rPr>
          <w:rFonts w:hAnsiTheme="minorEastAsia"/>
        </w:rPr>
        <w:t>5</w:t>
      </w:r>
      <w:ins w:id="3832" w:author="JY0225" w:date="2017-08-23T15:34:00Z">
        <w:r w:rsidRPr="00B207B1">
          <w:rPr>
            <w:rFonts w:hAnsiTheme="minorEastAsia" w:hint="eastAsia"/>
            <w:rPrChange w:id="3833" w:author="JY0225" w:date="2017-08-24T11:18:00Z">
              <w:rPr>
                <w:rFonts w:hint="eastAsia"/>
              </w:rPr>
            </w:rPrChange>
          </w:rPr>
          <w:t>所示，</w:t>
        </w:r>
      </w:ins>
      <w:r w:rsidR="00157F03" w:rsidRPr="00B207B1">
        <w:rPr>
          <w:rFonts w:hAnsiTheme="minorEastAsia" w:hint="eastAsia"/>
          <w:rPrChange w:id="3834" w:author="JY0225" w:date="2017-08-24T11:18:00Z">
            <w:rPr>
              <w:rFonts w:hint="eastAsia"/>
            </w:rPr>
          </w:rPrChange>
        </w:rPr>
        <w:t>中间件</w:t>
      </w:r>
      <w:r w:rsidR="00694313" w:rsidRPr="00B207B1">
        <w:rPr>
          <w:rFonts w:hAnsiTheme="minorEastAsia" w:hint="eastAsia"/>
          <w:rPrChange w:id="3835" w:author="JY0225" w:date="2017-08-24T11:18:00Z">
            <w:rPr>
              <w:rFonts w:hint="eastAsia"/>
            </w:rPr>
          </w:rPrChange>
        </w:rPr>
        <w:t>接收到客户端</w:t>
      </w:r>
      <w:r w:rsidR="005A29C0" w:rsidRPr="00B207B1">
        <w:rPr>
          <w:rFonts w:hAnsiTheme="minorEastAsia" w:hint="eastAsia"/>
          <w:rPrChange w:id="3836"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837" w:author="JY0225" w:date="2017-08-24T11:18:00Z">
            <w:rPr>
              <w:rFonts w:hint="eastAsia"/>
            </w:rPr>
          </w:rPrChange>
        </w:rPr>
        <w:t>。</w:t>
      </w:r>
      <w:r w:rsidR="00324604" w:rsidRPr="00B207B1">
        <w:rPr>
          <w:rFonts w:hAnsiTheme="minorEastAsia" w:hint="eastAsia"/>
          <w:rPrChange w:id="3838" w:author="JY0225" w:date="2017-08-24T11:18:00Z">
            <w:rPr>
              <w:rFonts w:hint="eastAsia"/>
            </w:rPr>
          </w:rPrChange>
        </w:rPr>
        <w:t>若将会话以明文</w:t>
      </w:r>
      <w:r w:rsidR="0050706A" w:rsidRPr="00B207B1">
        <w:rPr>
          <w:rFonts w:hAnsiTheme="minorEastAsia" w:hint="eastAsia"/>
          <w:rPrChange w:id="3839" w:author="JY0225" w:date="2017-08-24T11:18:00Z">
            <w:rPr>
              <w:rFonts w:hint="eastAsia"/>
            </w:rPr>
          </w:rPrChange>
        </w:rPr>
        <w:t>的</w:t>
      </w:r>
      <w:r w:rsidR="0071350E" w:rsidRPr="00B207B1">
        <w:rPr>
          <w:rFonts w:hAnsiTheme="minorEastAsia" w:hint="eastAsia"/>
          <w:rPrChange w:id="3840" w:author="JY0225" w:date="2017-08-24T11:18:00Z">
            <w:rPr>
              <w:rFonts w:hint="eastAsia"/>
            </w:rPr>
          </w:rPrChange>
        </w:rPr>
        <w:t>形式</w:t>
      </w:r>
      <w:r w:rsidR="0050706A" w:rsidRPr="00B207B1">
        <w:rPr>
          <w:rFonts w:hAnsiTheme="minorEastAsia" w:hint="eastAsia"/>
          <w:rPrChange w:id="3841"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842"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843" w:author="JY0225" w:date="2017-08-24T11:18:00Z">
            <w:rPr>
              <w:rFonts w:hint="eastAsia"/>
            </w:rPr>
          </w:rPrChange>
        </w:rPr>
        <w:t>首先</w:t>
      </w:r>
      <w:r w:rsidR="00694313" w:rsidRPr="00B207B1">
        <w:rPr>
          <w:rFonts w:hAnsiTheme="minorEastAsia" w:hint="eastAsia"/>
          <w:rPrChange w:id="3844"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845"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846" w:author="JY0225" w:date="2017-08-24T11:18:00Z">
            <w:rPr>
              <w:bCs/>
            </w:rPr>
          </w:rPrChange>
        </w:rPr>
        <w:pPrChange w:id="3847" w:author="JY0225" w:date="2017-08-24T11:18:00Z">
          <w:pPr>
            <w:jc w:val="center"/>
          </w:pPr>
        </w:pPrChange>
      </w:pPr>
      <w:del w:id="3848" w:author="JY0225" w:date="2017-08-22T19:18:00Z">
        <w:r w:rsidRPr="00B207B1" w:rsidDel="00114324">
          <w:rPr>
            <w:rFonts w:hAnsiTheme="minorEastAsia"/>
            <w:bCs/>
            <w:noProof/>
            <w:rPrChange w:id="3849"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850" w:author="JY0225" w:date="2017-08-23T14:24:00Z">
        <w:r w:rsidR="003D15D7" w:rsidRPr="00B207B1" w:rsidDel="001D6877">
          <w:rPr>
            <w:rFonts w:hAnsiTheme="minorEastAsia"/>
            <w:bCs/>
            <w:rPrChange w:id="3851" w:author="JY0225" w:date="2017-08-24T11:18:00Z">
              <w:rPr>
                <w:bCs/>
              </w:rPr>
            </w:rPrChange>
          </w:rPr>
          <w:fldChar w:fldCharType="begin"/>
        </w:r>
        <w:r w:rsidR="003D15D7" w:rsidRPr="00B207B1" w:rsidDel="001D6877">
          <w:rPr>
            <w:rFonts w:hAnsiTheme="minorEastAsia"/>
            <w:bCs/>
            <w:rPrChange w:id="3852"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853" w:author="JY0225" w:date="2017-08-23T14:24:00Z"/>
        </w:rPr>
      </w:pPr>
      <w:moveFromRangeStart w:id="3854" w:author="JY0225" w:date="2017-08-23T14:24:00Z" w:name="move491261601"/>
      <w:moveFrom w:id="3855"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856" w:name="_Toc488351941"/>
      <w:bookmarkStart w:id="3857" w:name="_Toc488412527"/>
      <w:bookmarkStart w:id="3858" w:name="_Toc488421364"/>
      <w:bookmarkStart w:id="3859" w:name="_Toc488422521"/>
      <w:bookmarkStart w:id="3860" w:name="_Toc488477592"/>
      <w:bookmarkStart w:id="3861" w:name="_Toc488485825"/>
      <w:bookmarkStart w:id="3862" w:name="_Toc488493970"/>
      <w:bookmarkStart w:id="3863" w:name="_Toc488502785"/>
      <w:bookmarkStart w:id="3864" w:name="_Toc488503363"/>
      <w:bookmarkStart w:id="3865" w:name="_Toc488566475"/>
      <w:bookmarkStart w:id="3866" w:name="_Toc488567298"/>
      <w:bookmarkStart w:id="3867" w:name="_Toc488664336"/>
      <w:bookmarkStart w:id="3868" w:name="_Toc488744776"/>
      <w:bookmarkStart w:id="3869" w:name="_Toc492457610"/>
      <w:bookmarkEnd w:id="3856"/>
      <w:bookmarkEnd w:id="3857"/>
      <w:bookmarkEnd w:id="3858"/>
      <w:bookmarkEnd w:id="3859"/>
      <w:bookmarkEnd w:id="3860"/>
      <w:bookmarkEnd w:id="3861"/>
      <w:bookmarkEnd w:id="3862"/>
      <w:bookmarkEnd w:id="3863"/>
      <w:bookmarkEnd w:id="3864"/>
      <w:bookmarkEnd w:id="3865"/>
      <w:bookmarkEnd w:id="3866"/>
      <w:bookmarkEnd w:id="3867"/>
      <w:bookmarkEnd w:id="3868"/>
      <w:moveFromRangeEnd w:id="3854"/>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869"/>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870"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871" w:author="JY0225" w:date="2017-08-22T19:30:00Z"/>
        </w:rPr>
        <w:pPrChange w:id="3872" w:author="JY0225" w:date="2017-08-22T19:32:00Z">
          <w:pPr>
            <w:jc w:val="center"/>
          </w:pPr>
        </w:pPrChange>
      </w:pPr>
      <w:del w:id="3873"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874" w:author="JY0225" w:date="2017-08-22T19:34:00Z">
        <w:r w:rsidRPr="00B207B1">
          <w:object w:dxaOrig="8059" w:dyaOrig="5808" w14:anchorId="4837FB1D">
            <v:shape id="_x0000_i1038" type="#_x0000_t75" style="width:255.25pt;height:184.2pt" o:ole="">
              <v:imagedata r:id="rId60" o:title=""/>
            </v:shape>
            <o:OLEObject Type="Embed" ProgID="Visio.Drawing.15" ShapeID="_x0000_i1038" DrawAspect="Content" ObjectID="_1566200046" r:id="rId61"/>
          </w:object>
        </w:r>
      </w:ins>
    </w:p>
    <w:p w14:paraId="64E923AD" w14:textId="77777777" w:rsidR="004B262F" w:rsidRPr="00B207B1" w:rsidRDefault="004B262F" w:rsidP="00B15AD9">
      <w:pPr>
        <w:spacing w:line="400" w:lineRule="exact"/>
        <w:ind w:firstLine="420"/>
        <w:jc w:val="center"/>
        <w:rPr>
          <w:rFonts w:hAnsiTheme="minorEastAsia"/>
          <w:rPrChange w:id="3875" w:author="JY0225" w:date="2017-08-24T11:18:00Z">
            <w:rPr/>
          </w:rPrChange>
        </w:rPr>
      </w:pPr>
      <w:r w:rsidRPr="00B207B1">
        <w:rPr>
          <w:rFonts w:hAnsiTheme="minorEastAsia" w:hint="eastAsia"/>
          <w:rPrChange w:id="3876" w:author="JY0225" w:date="2017-08-24T11:18:00Z">
            <w:rPr>
              <w:rFonts w:hint="eastAsia"/>
            </w:rPr>
          </w:rPrChange>
        </w:rPr>
        <w:t>图</w:t>
      </w:r>
      <w:r w:rsidR="00E95CBE" w:rsidRPr="00B207B1">
        <w:rPr>
          <w:rFonts w:hAnsiTheme="minorEastAsia"/>
          <w:rPrChange w:id="3877" w:author="JY0225" w:date="2017-08-24T11:18:00Z">
            <w:rPr/>
          </w:rPrChange>
        </w:rPr>
        <w:t xml:space="preserve">4-6 </w:t>
      </w:r>
      <w:r w:rsidRPr="00B207B1">
        <w:rPr>
          <w:rFonts w:hAnsiTheme="minorEastAsia" w:hint="eastAsia"/>
          <w:rPrChange w:id="3878" w:author="JY0225" w:date="2017-08-24T11:18:00Z">
            <w:rPr>
              <w:rFonts w:hint="eastAsia"/>
            </w:rPr>
          </w:rPrChange>
        </w:rPr>
        <w:t>云</w:t>
      </w:r>
      <w:r w:rsidR="00476838" w:rsidRPr="00B207B1">
        <w:rPr>
          <w:rFonts w:hAnsiTheme="minorEastAsia" w:hint="eastAsia"/>
          <w:rPrChange w:id="3879" w:author="JY0225" w:date="2017-08-24T11:18:00Z">
            <w:rPr>
              <w:rFonts w:hint="eastAsia"/>
            </w:rPr>
          </w:rPrChange>
        </w:rPr>
        <w:t>备份</w:t>
      </w:r>
      <w:r w:rsidRPr="00B207B1">
        <w:rPr>
          <w:rFonts w:hAnsiTheme="minorEastAsia" w:hint="eastAsia"/>
          <w:rPrChange w:id="3880" w:author="JY0225" w:date="2017-08-24T11:18:00Z">
            <w:rPr>
              <w:rFonts w:hint="eastAsia"/>
            </w:rPr>
          </w:rPrChange>
        </w:rPr>
        <w:t>中间件</w:t>
      </w:r>
      <w:r w:rsidR="004D06DF" w:rsidRPr="00B207B1">
        <w:rPr>
          <w:rFonts w:hAnsiTheme="minorEastAsia" w:hint="eastAsia"/>
          <w:rPrChange w:id="3881" w:author="JY0225" w:date="2017-08-24T11:18:00Z">
            <w:rPr>
              <w:rFonts w:hint="eastAsia"/>
            </w:rPr>
          </w:rPrChange>
        </w:rPr>
        <w:t>系统</w:t>
      </w:r>
      <w:r w:rsidRPr="00B207B1">
        <w:rPr>
          <w:rFonts w:hAnsiTheme="minorEastAsia" w:hint="eastAsia"/>
          <w:rPrChange w:id="3882"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883" w:author="JY0225" w:date="2017-08-24T11:18:00Z">
            <w:rPr/>
          </w:rPrChange>
        </w:rPr>
      </w:pPr>
      <w:ins w:id="3884" w:author="JY0225" w:date="2017-08-23T15:34:00Z">
        <w:r w:rsidRPr="00B207B1">
          <w:rPr>
            <w:rFonts w:hAnsiTheme="minorEastAsia" w:hint="eastAsia"/>
            <w:rPrChange w:id="3885" w:author="JY0225" w:date="2017-08-24T11:18:00Z">
              <w:rPr>
                <w:rFonts w:hint="eastAsia"/>
              </w:rPr>
            </w:rPrChange>
          </w:rPr>
          <w:t>如图</w:t>
        </w:r>
        <w:r w:rsidRPr="00B207B1">
          <w:rPr>
            <w:rFonts w:hAnsiTheme="minorEastAsia"/>
            <w:rPrChange w:id="3886" w:author="JY0225" w:date="2017-08-24T11:18:00Z">
              <w:rPr/>
            </w:rPrChange>
          </w:rPr>
          <w:t>4-6</w:t>
        </w:r>
        <w:r w:rsidRPr="00B207B1">
          <w:rPr>
            <w:rFonts w:hAnsiTheme="minorEastAsia" w:hint="eastAsia"/>
            <w:rPrChange w:id="3887" w:author="JY0225" w:date="2017-08-24T11:18:00Z">
              <w:rPr>
                <w:rFonts w:hint="eastAsia"/>
              </w:rPr>
            </w:rPrChange>
          </w:rPr>
          <w:t>所示，</w:t>
        </w:r>
      </w:ins>
      <w:r w:rsidR="0067125F" w:rsidRPr="00B207B1">
        <w:rPr>
          <w:rFonts w:hAnsiTheme="minorEastAsia" w:hint="eastAsia"/>
          <w:rPrChange w:id="3888" w:author="JY0225" w:date="2017-08-24T11:18:00Z">
            <w:rPr>
              <w:rFonts w:hint="eastAsia"/>
            </w:rPr>
          </w:rPrChange>
        </w:rPr>
        <w:t>中间件</w:t>
      </w:r>
      <w:r w:rsidR="0072110A" w:rsidRPr="00B207B1">
        <w:rPr>
          <w:rFonts w:hAnsiTheme="minorEastAsia" w:hint="eastAsia"/>
          <w:rPrChange w:id="3889"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890"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891" w:author="JY0225" w:date="2017-08-24T11:18:00Z">
            <w:rPr>
              <w:rFonts w:hint="eastAsia"/>
            </w:rPr>
          </w:rPrChange>
        </w:rPr>
        <w:t>向服务器发送文</w:t>
      </w:r>
      <w:r w:rsidR="00CE3CF8" w:rsidRPr="00B207B1">
        <w:rPr>
          <w:rFonts w:hAnsiTheme="minorEastAsia" w:hint="eastAsia"/>
          <w:rPrChange w:id="3892"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893" w:author="JY0225" w:date="2017-08-24T11:18:00Z">
            <w:rPr>
              <w:rFonts w:hint="eastAsia"/>
            </w:rPr>
          </w:rPrChange>
        </w:rPr>
        <w:t>上传的文件进行整合，并将执行结果返回给控制类</w:t>
      </w:r>
      <w:r w:rsidR="0072110A" w:rsidRPr="00B207B1">
        <w:rPr>
          <w:rFonts w:hAnsiTheme="minorEastAsia" w:hint="eastAsia"/>
          <w:rPrChange w:id="3894"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895" w:author="JY0225" w:date="2017-08-24T11:18:00Z">
            <w:rPr>
              <w:bCs/>
            </w:rPr>
          </w:rPrChange>
        </w:rPr>
        <w:t>2</w:t>
      </w:r>
      <w:r w:rsidRPr="00B207B1">
        <w:rPr>
          <w:rFonts w:hAnsiTheme="minorEastAsia" w:hint="eastAsia"/>
          <w:bCs/>
          <w:rPrChange w:id="3896" w:author="JY0225" w:date="2017-08-24T11:18:00Z">
            <w:rPr>
              <w:rFonts w:hint="eastAsia"/>
              <w:bCs/>
            </w:rPr>
          </w:rPrChange>
        </w:rPr>
        <w:t>）</w:t>
      </w:r>
      <w:r w:rsidR="00D74B5C" w:rsidRPr="00B207B1">
        <w:rPr>
          <w:rFonts w:hAnsiTheme="minorEastAsia"/>
          <w:bCs/>
          <w:rPrChange w:id="3897" w:author="JY0225" w:date="2017-08-24T11:18:00Z">
            <w:rPr>
              <w:bCs/>
            </w:rPr>
          </w:rPrChange>
        </w:rPr>
        <w:t xml:space="preserve"> </w:t>
      </w:r>
      <w:r w:rsidR="001E774C" w:rsidRPr="00B207B1">
        <w:rPr>
          <w:rFonts w:hAnsiTheme="minorEastAsia" w:hint="eastAsia"/>
          <w:bCs/>
          <w:rPrChange w:id="3898" w:author="JY0225" w:date="2017-08-24T11:18:00Z">
            <w:rPr>
              <w:rFonts w:hint="eastAsia"/>
              <w:bCs/>
            </w:rPr>
          </w:rPrChange>
        </w:rPr>
        <w:t>大文件下载</w:t>
      </w:r>
      <w:r w:rsidR="00D74B5C" w:rsidRPr="00B207B1">
        <w:rPr>
          <w:rFonts w:hAnsiTheme="minorEastAsia" w:hint="eastAsia"/>
          <w:bCs/>
          <w:rPrChange w:id="3899" w:author="JY0225" w:date="2017-08-24T11:18:00Z">
            <w:rPr>
              <w:rFonts w:hint="eastAsia"/>
              <w:bCs/>
            </w:rPr>
          </w:rPrChange>
        </w:rPr>
        <w:t>流程设计</w:t>
      </w:r>
    </w:p>
    <w:p w14:paraId="2BAF5302" w14:textId="4B5BE4DF" w:rsidR="00A45F9E" w:rsidRDefault="002357A5" w:rsidP="00A45F9E">
      <w:pPr>
        <w:jc w:val="center"/>
      </w:pPr>
      <w:ins w:id="3900" w:author="JY0225" w:date="2017-08-22T19:37:00Z">
        <w:r w:rsidRPr="00B207B1">
          <w:object w:dxaOrig="7249" w:dyaOrig="7226" w14:anchorId="551F3B55">
            <v:shape id="_x0000_i1039" type="#_x0000_t75" style="width:225.35pt;height:225.35pt" o:ole="">
              <v:imagedata r:id="rId62" o:title=""/>
            </v:shape>
            <o:OLEObject Type="Embed" ProgID="Visio.Drawing.15" ShapeID="_x0000_i1039" DrawAspect="Content" ObjectID="_1566200047" r:id="rId63"/>
          </w:object>
        </w:r>
      </w:ins>
    </w:p>
    <w:p w14:paraId="57E83E7B" w14:textId="1135A1C0" w:rsidR="004465C4" w:rsidRPr="002357A5" w:rsidDel="00924F30" w:rsidRDefault="002357A5">
      <w:pPr>
        <w:spacing w:line="400" w:lineRule="exact"/>
        <w:ind w:firstLineChars="200" w:firstLine="480"/>
        <w:jc w:val="center"/>
        <w:rPr>
          <w:del w:id="3901" w:author="JY0225" w:date="2017-08-22T19:37:00Z"/>
          <w:rFonts w:hAnsiTheme="minorEastAsia"/>
          <w:rPrChange w:id="3902" w:author="JY0225" w:date="2017-08-24T11:18:00Z">
            <w:rPr>
              <w:del w:id="3903" w:author="JY0225" w:date="2017-08-22T19:37:00Z"/>
              <w:bCs/>
            </w:rPr>
          </w:rPrChange>
        </w:rPr>
        <w:pPrChange w:id="3904" w:author="JY0225" w:date="2017-08-22T19:37:00Z">
          <w:pPr>
            <w:jc w:val="center"/>
          </w:pPr>
        </w:pPrChange>
      </w:pPr>
      <w:r w:rsidRPr="00B207B1">
        <w:rPr>
          <w:rFonts w:hAnsiTheme="minorEastAsia" w:hint="eastAsia"/>
          <w:rPrChange w:id="3905" w:author="JY0225" w:date="2017-08-24T11:18:00Z">
            <w:rPr>
              <w:rFonts w:ascii="Times New Roman" w:hAnsi="Times New Roman" w:hint="eastAsia"/>
            </w:rPr>
          </w:rPrChange>
        </w:rPr>
        <w:t>图</w:t>
      </w:r>
      <w:r w:rsidRPr="00B207B1">
        <w:rPr>
          <w:rFonts w:hAnsiTheme="minorEastAsia"/>
          <w:rPrChange w:id="3906" w:author="JY0225" w:date="2017-08-24T11:18:00Z">
            <w:rPr>
              <w:rFonts w:ascii="Times New Roman" w:hAnsi="Times New Roman"/>
            </w:rPr>
          </w:rPrChange>
        </w:rPr>
        <w:t xml:space="preserve">4-7 </w:t>
      </w:r>
      <w:r w:rsidRPr="00B207B1">
        <w:rPr>
          <w:rFonts w:hAnsiTheme="minorEastAsia" w:hint="eastAsia"/>
          <w:rPrChange w:id="3907" w:author="JY0225" w:date="2017-08-24T11:18:00Z">
            <w:rPr>
              <w:rFonts w:ascii="Times New Roman" w:hAnsi="Times New Roman" w:hint="eastAsia"/>
            </w:rPr>
          </w:rPrChange>
        </w:rPr>
        <w:t>云备份中间件</w:t>
      </w:r>
      <w:r w:rsidR="00DE2E8D" w:rsidRPr="00B207B1">
        <w:rPr>
          <w:rFonts w:hAnsiTheme="minorEastAsia" w:hint="eastAsia"/>
          <w:rPrChange w:id="3908" w:author="JY0225" w:date="2017-08-24T11:18:00Z">
            <w:rPr>
              <w:rFonts w:ascii="Times New Roman" w:hAnsi="Times New Roman" w:hint="eastAsia"/>
            </w:rPr>
          </w:rPrChange>
        </w:rPr>
        <w:t>系统</w:t>
      </w:r>
      <w:r w:rsidRPr="00B207B1">
        <w:rPr>
          <w:rFonts w:hAnsiTheme="minorEastAsia" w:hint="eastAsia"/>
          <w:rPrChange w:id="3909"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910" w:author="JY0225" w:date="2017-08-23T14:25:00Z"/>
          <w:rFonts w:hAnsiTheme="minorEastAsia"/>
          <w:bCs/>
          <w:rPrChange w:id="3911" w:author="JY0225" w:date="2017-08-24T11:18:00Z">
            <w:rPr>
              <w:ins w:id="3912" w:author="JY0225" w:date="2017-08-23T14:25:00Z"/>
              <w:bCs/>
            </w:rPr>
          </w:rPrChange>
        </w:rPr>
      </w:pPr>
    </w:p>
    <w:p w14:paraId="17BE66F9" w14:textId="012BDAF6" w:rsidR="005B5F57" w:rsidRPr="00B207B1" w:rsidRDefault="000D278D" w:rsidP="007B24E5">
      <w:pPr>
        <w:spacing w:line="400" w:lineRule="exact"/>
        <w:ind w:firstLine="420"/>
      </w:pPr>
      <w:ins w:id="3913" w:author="JY0225" w:date="2017-08-23T15:35:00Z">
        <w:r w:rsidRPr="00B207B1">
          <w:rPr>
            <w:rFonts w:hAnsiTheme="minorEastAsia" w:hint="eastAsia"/>
            <w:rPrChange w:id="3914" w:author="JY0225" w:date="2017-08-24T11:18:00Z">
              <w:rPr>
                <w:rFonts w:hint="eastAsia"/>
              </w:rPr>
            </w:rPrChange>
          </w:rPr>
          <w:lastRenderedPageBreak/>
          <w:t>如图</w:t>
        </w:r>
        <w:r w:rsidRPr="00B207B1">
          <w:rPr>
            <w:rFonts w:hAnsiTheme="minorEastAsia"/>
            <w:rPrChange w:id="3915" w:author="JY0225" w:date="2017-08-24T11:18:00Z">
              <w:rPr/>
            </w:rPrChange>
          </w:rPr>
          <w:t>4-7</w:t>
        </w:r>
        <w:r w:rsidRPr="00B207B1">
          <w:rPr>
            <w:rFonts w:hAnsiTheme="minorEastAsia" w:hint="eastAsia"/>
            <w:rPrChange w:id="3916" w:author="JY0225" w:date="2017-08-24T11:18:00Z">
              <w:rPr>
                <w:rFonts w:hint="eastAsia"/>
              </w:rPr>
            </w:rPrChange>
          </w:rPr>
          <w:t>所示，</w:t>
        </w:r>
      </w:ins>
      <w:ins w:id="3917" w:author="JY0225" w:date="2017-08-23T14:25:00Z">
        <w:r w:rsidR="00924F30" w:rsidRPr="00B207B1">
          <w:rPr>
            <w:rFonts w:hAnsiTheme="minorEastAsia" w:hint="eastAsia"/>
            <w:rPrChange w:id="3918"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919" w:author="JY0225" w:date="2017-08-23T14:25:00Z">
        <w:r w:rsidR="00924F30" w:rsidRPr="00B207B1">
          <w:rPr>
            <w:rFonts w:hAnsiTheme="minorEastAsia" w:hint="eastAsia"/>
            <w:rPrChange w:id="3920" w:author="JY0225" w:date="2017-08-24T11:18:00Z">
              <w:rPr>
                <w:rFonts w:ascii="Times New Roman" w:hAnsi="Times New Roman" w:hint="eastAsia"/>
              </w:rPr>
            </w:rPrChange>
          </w:rPr>
          <w:t>下载函数，每次请求包含文件</w:t>
        </w:r>
      </w:ins>
      <w:r w:rsidR="00286B8C">
        <w:rPr>
          <w:rFonts w:hAnsiTheme="minorEastAsia" w:hint="eastAsia"/>
        </w:rPr>
        <w:t>块</w:t>
      </w:r>
      <w:ins w:id="3921" w:author="JY0225" w:date="2017-08-23T14:25:00Z">
        <w:r w:rsidR="00924F30" w:rsidRPr="00B207B1">
          <w:rPr>
            <w:rFonts w:hAnsiTheme="minorEastAsia" w:hint="eastAsia"/>
            <w:rPrChange w:id="3922"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923" w:author="JY0225" w:date="2017-08-23T14:25:00Z">
        <w:r w:rsidR="00924F30" w:rsidRPr="00B207B1">
          <w:rPr>
            <w:rFonts w:hAnsiTheme="minorEastAsia" w:hint="eastAsia"/>
            <w:rPrChange w:id="3924" w:author="JY0225" w:date="2017-08-24T11:18:00Z">
              <w:rPr>
                <w:rFonts w:ascii="Times New Roman" w:hAnsi="Times New Roman" w:hint="eastAsia"/>
              </w:rPr>
            </w:rPrChange>
          </w:rPr>
          <w:t>进行组合并</w:t>
        </w:r>
      </w:ins>
      <w:r w:rsidR="007932F2">
        <w:rPr>
          <w:rFonts w:hAnsiTheme="minorEastAsia" w:hint="eastAsia"/>
        </w:rPr>
        <w:t>将结果返回给客户端</w:t>
      </w:r>
      <w:ins w:id="3925" w:author="JY0225" w:date="2017-08-23T14:25:00Z">
        <w:r w:rsidR="00924F30" w:rsidRPr="00B207B1">
          <w:rPr>
            <w:rFonts w:hAnsiTheme="minorEastAsia" w:hint="eastAsia"/>
            <w:rPrChange w:id="3926"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927" w:author="JY0225" w:date="2017-08-23T14:25:00Z"/>
          <w:moveTo w:id="3928" w:author="JY0225" w:date="2017-08-23T14:25:00Z"/>
        </w:rPr>
      </w:pPr>
      <w:bookmarkStart w:id="3929" w:name="_Toc492457611"/>
      <w:moveToRangeStart w:id="3930" w:author="JY0225" w:date="2017-08-23T14:25:00Z" w:name="move491261659"/>
      <w:moveTo w:id="3931" w:author="JY0225" w:date="2017-08-23T14:25:00Z">
        <w:r w:rsidRPr="00B207B1">
          <w:t xml:space="preserve">4.3.4 </w:t>
        </w:r>
        <w:r w:rsidRPr="00B207B1">
          <w:t>本地缓存流程设计</w:t>
        </w:r>
        <w:bookmarkEnd w:id="3929"/>
      </w:moveTo>
    </w:p>
    <w:moveToRangeEnd w:id="3930"/>
    <w:p w14:paraId="4A6E353E" w14:textId="77777777" w:rsidR="0046547F" w:rsidRPr="00B207B1" w:rsidRDefault="00573F0A">
      <w:pPr>
        <w:pStyle w:val="31"/>
        <w:pPrChange w:id="3932" w:author="JY0225" w:date="2017-08-23T14:25:00Z">
          <w:pPr>
            <w:spacing w:line="400" w:lineRule="exact"/>
            <w:ind w:firstLine="420"/>
          </w:pPr>
        </w:pPrChange>
      </w:pPr>
      <w:del w:id="3933"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934" w:author="JY0225" w:date="2017-08-23T14:25:00Z"/>
          <w:rFonts w:asciiTheme="minorEastAsia" w:hAnsiTheme="minorEastAsia"/>
          <w:sz w:val="24"/>
          <w:szCs w:val="24"/>
          <w:rPrChange w:id="3935" w:author="JY0225" w:date="2017-08-24T11:18:00Z">
            <w:rPr>
              <w:moveFrom w:id="3936" w:author="JY0225" w:date="2017-08-23T14:25:00Z"/>
            </w:rPr>
          </w:rPrChange>
        </w:rPr>
      </w:pPr>
      <w:moveFromRangeStart w:id="3937" w:author="JY0225" w:date="2017-08-23T14:25:00Z" w:name="move491261659"/>
      <w:moveFrom w:id="3938" w:author="JY0225" w:date="2017-08-23T14:25:00Z">
        <w:r w:rsidRPr="00B207B1" w:rsidDel="00720935">
          <w:rPr>
            <w:rFonts w:asciiTheme="minorEastAsia" w:hAnsiTheme="minorEastAsia"/>
            <w:sz w:val="24"/>
            <w:szCs w:val="24"/>
            <w:rPrChange w:id="3939" w:author="JY0225" w:date="2017-08-24T11:18:00Z">
              <w:rPr/>
            </w:rPrChange>
          </w:rPr>
          <w:t>4</w:t>
        </w:r>
        <w:r w:rsidR="00200FEA" w:rsidRPr="00B207B1" w:rsidDel="00720935">
          <w:rPr>
            <w:rFonts w:asciiTheme="minorEastAsia" w:hAnsiTheme="minorEastAsia"/>
            <w:sz w:val="24"/>
            <w:szCs w:val="24"/>
            <w:rPrChange w:id="3940" w:author="JY0225" w:date="2017-08-24T11:18:00Z">
              <w:rPr/>
            </w:rPrChange>
          </w:rPr>
          <w:t>.3</w:t>
        </w:r>
        <w:r w:rsidR="0099077E" w:rsidRPr="00B207B1" w:rsidDel="00720935">
          <w:rPr>
            <w:rFonts w:asciiTheme="minorEastAsia" w:hAnsiTheme="minorEastAsia"/>
            <w:sz w:val="24"/>
            <w:szCs w:val="24"/>
            <w:rPrChange w:id="3941" w:author="JY0225" w:date="2017-08-24T11:18:00Z">
              <w:rPr/>
            </w:rPrChange>
          </w:rPr>
          <w:t>.4</w:t>
        </w:r>
        <w:r w:rsidR="008B2918" w:rsidRPr="00B207B1" w:rsidDel="00720935">
          <w:rPr>
            <w:rFonts w:asciiTheme="minorEastAsia" w:hAnsiTheme="minorEastAsia"/>
            <w:sz w:val="24"/>
            <w:szCs w:val="24"/>
            <w:rPrChange w:id="3942" w:author="JY0225" w:date="2017-08-24T11:18:00Z">
              <w:rPr/>
            </w:rPrChange>
          </w:rPr>
          <w:t xml:space="preserve"> </w:t>
        </w:r>
        <w:r w:rsidR="00B12EAC" w:rsidRPr="00B207B1" w:rsidDel="00720935">
          <w:rPr>
            <w:rFonts w:asciiTheme="minorEastAsia" w:hAnsiTheme="minorEastAsia" w:hint="eastAsia"/>
            <w:sz w:val="24"/>
            <w:szCs w:val="24"/>
            <w:rPrChange w:id="3943" w:author="JY0225" w:date="2017-08-24T11:18:00Z">
              <w:rPr>
                <w:rFonts w:hint="eastAsia"/>
              </w:rPr>
            </w:rPrChange>
          </w:rPr>
          <w:t>本地缓存</w:t>
        </w:r>
        <w:r w:rsidR="008B2918" w:rsidRPr="00B207B1" w:rsidDel="00720935">
          <w:rPr>
            <w:rFonts w:asciiTheme="minorEastAsia" w:hAnsiTheme="minorEastAsia" w:hint="eastAsia"/>
            <w:sz w:val="24"/>
            <w:szCs w:val="24"/>
            <w:rPrChange w:id="3944" w:author="JY0225" w:date="2017-08-24T11:18:00Z">
              <w:rPr>
                <w:rFonts w:hint="eastAsia"/>
              </w:rPr>
            </w:rPrChange>
          </w:rPr>
          <w:t>流程设计</w:t>
        </w:r>
      </w:moveFrom>
    </w:p>
    <w:moveFromRangeEnd w:id="3937"/>
    <w:p w14:paraId="129124B2" w14:textId="733E92C0" w:rsidR="00BA0D8F" w:rsidRPr="00B207B1" w:rsidRDefault="008D7EA5" w:rsidP="00B15AD9">
      <w:pPr>
        <w:spacing w:line="400" w:lineRule="exact"/>
        <w:ind w:firstLine="420"/>
        <w:rPr>
          <w:rFonts w:hAnsiTheme="minorEastAsia"/>
          <w:rPrChange w:id="3945"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946" w:author="JY0225" w:date="2017-08-24T11:18:00Z">
            <w:rPr>
              <w:rFonts w:hint="eastAsia"/>
            </w:rPr>
          </w:rPrChange>
        </w:rPr>
        <w:t>上传和下载</w:t>
      </w:r>
      <w:r w:rsidR="00F16B7B">
        <w:rPr>
          <w:rFonts w:hAnsiTheme="minorEastAsia" w:hint="eastAsia"/>
        </w:rPr>
        <w:t>操作</w:t>
      </w:r>
      <w:r w:rsidR="00BA0D8F" w:rsidRPr="00B207B1">
        <w:rPr>
          <w:rFonts w:hAnsiTheme="minorEastAsia" w:hint="eastAsia"/>
          <w:rPrChange w:id="3947" w:author="JY0225" w:date="2017-08-24T11:18:00Z">
            <w:rPr>
              <w:rFonts w:hint="eastAsia"/>
            </w:rPr>
          </w:rPrChange>
        </w:rPr>
        <w:t>时，可能会反复访问同一文件，这时可用充分利用</w:t>
      </w:r>
      <w:r w:rsidR="00503946">
        <w:rPr>
          <w:rFonts w:hAnsiTheme="minorEastAsia" w:hint="eastAsia"/>
        </w:rPr>
        <w:t>本地</w:t>
      </w:r>
      <w:r w:rsidR="00BA0D8F" w:rsidRPr="00B207B1">
        <w:rPr>
          <w:rFonts w:hAnsiTheme="minorEastAsia" w:hint="eastAsia"/>
          <w:rPrChange w:id="3948"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949"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950"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951" w:author="JY0225" w:date="2017-08-24T11:18:00Z">
            <w:rPr>
              <w:rFonts w:hint="eastAsia"/>
            </w:rPr>
          </w:rPrChange>
        </w:rPr>
        <w:t>访问的文件</w:t>
      </w:r>
      <w:r w:rsidR="008D513A">
        <w:rPr>
          <w:rFonts w:hAnsiTheme="minorEastAsia" w:hint="eastAsia"/>
        </w:rPr>
        <w:t>做</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952" w:author="JY0225" w:date="2017-08-24T11:18:00Z">
            <w:rPr>
              <w:rFonts w:hint="eastAsia"/>
            </w:rPr>
          </w:rPrChange>
        </w:rPr>
        <w:t>在客户端和服务器端上降低系统</w:t>
      </w:r>
      <w:r w:rsidR="00BA0D8F" w:rsidRPr="00B207B1">
        <w:rPr>
          <w:rFonts w:hAnsiTheme="minorEastAsia"/>
          <w:rPrChange w:id="3953"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954"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955"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956" w:author="JY0225" w:date="2017-08-24T11:18:00Z">
            <w:rPr>
              <w:bCs/>
            </w:rPr>
          </w:rPrChange>
        </w:rPr>
      </w:pPr>
      <w:r w:rsidRPr="00B207B1">
        <w:rPr>
          <w:rFonts w:hAnsiTheme="minorEastAsia"/>
          <w:bCs/>
          <w:rPrChange w:id="3957" w:author="JY0225" w:date="2017-08-24T11:18:00Z">
            <w:rPr>
              <w:bCs/>
            </w:rPr>
          </w:rPrChange>
        </w:rPr>
        <w:t>1</w:t>
      </w:r>
      <w:r w:rsidRPr="00B207B1">
        <w:rPr>
          <w:rFonts w:hAnsiTheme="minorEastAsia" w:hint="eastAsia"/>
          <w:bCs/>
          <w:rPrChange w:id="3958" w:author="JY0225" w:date="2017-08-24T11:18:00Z">
            <w:rPr>
              <w:rFonts w:hint="eastAsia"/>
              <w:bCs/>
            </w:rPr>
          </w:rPrChange>
        </w:rPr>
        <w:t>）</w:t>
      </w:r>
      <w:r w:rsidR="00BA0D8F" w:rsidRPr="00B207B1">
        <w:rPr>
          <w:rFonts w:hAnsiTheme="minorEastAsia"/>
          <w:bCs/>
          <w:rPrChange w:id="3959" w:author="JY0225" w:date="2017-08-24T11:18:00Z">
            <w:rPr>
              <w:bCs/>
            </w:rPr>
          </w:rPrChange>
        </w:rPr>
        <w:t xml:space="preserve"> </w:t>
      </w:r>
      <w:r w:rsidR="00BA0D8F" w:rsidRPr="00B207B1">
        <w:rPr>
          <w:rFonts w:hAnsiTheme="minorEastAsia" w:hint="eastAsia"/>
          <w:bCs/>
          <w:rPrChange w:id="3960" w:author="JY0225" w:date="2017-08-24T11:18:00Z">
            <w:rPr>
              <w:rFonts w:hint="eastAsia"/>
              <w:bCs/>
            </w:rPr>
          </w:rPrChange>
        </w:rPr>
        <w:t>数据上传本地缓存流程设计</w:t>
      </w:r>
    </w:p>
    <w:p w14:paraId="1F802C73" w14:textId="6DA70623" w:rsidR="00282407" w:rsidRPr="00B207B1" w:rsidRDefault="00BE1EBA" w:rsidP="007E3BC9">
      <w:pPr>
        <w:jc w:val="center"/>
      </w:pPr>
      <w:ins w:id="3961" w:author="JY0225" w:date="2017-08-22T19:41:00Z">
        <w:r w:rsidRPr="00B207B1">
          <w:object w:dxaOrig="9363" w:dyaOrig="5666" w14:anchorId="65B3FA7C">
            <v:shape id="_x0000_i1040" type="#_x0000_t75" style="width:301.1pt;height:181.4pt" o:ole="">
              <v:imagedata r:id="rId64" o:title=""/>
            </v:shape>
            <o:OLEObject Type="Embed" ProgID="Visio.Drawing.15" ShapeID="_x0000_i1040" DrawAspect="Content" ObjectID="_1566200048" r:id="rId65"/>
          </w:object>
        </w:r>
      </w:ins>
    </w:p>
    <w:p w14:paraId="1335F49F" w14:textId="209DAC56" w:rsidR="00BA0D8F" w:rsidRDefault="007E3BC9">
      <w:pPr>
        <w:spacing w:line="400" w:lineRule="exact"/>
        <w:ind w:firstLine="420"/>
        <w:jc w:val="center"/>
        <w:rPr>
          <w:rFonts w:hAnsiTheme="minorEastAsia"/>
        </w:rPr>
        <w:pPrChange w:id="3962" w:author="JY0225" w:date="2017-08-24T11:19:00Z">
          <w:pPr>
            <w:spacing w:line="360" w:lineRule="auto"/>
            <w:ind w:firstLine="420"/>
            <w:jc w:val="center"/>
          </w:pPr>
        </w:pPrChange>
      </w:pPr>
      <w:r w:rsidRPr="00B207B1">
        <w:rPr>
          <w:rFonts w:hAnsiTheme="minorEastAsia" w:hint="eastAsia"/>
          <w:rPrChange w:id="3963" w:author="JY0225" w:date="2017-08-24T11:19:00Z">
            <w:rPr>
              <w:rFonts w:hint="eastAsia"/>
            </w:rPr>
          </w:rPrChange>
        </w:rPr>
        <w:t>图</w:t>
      </w:r>
      <w:r w:rsidR="007C380E" w:rsidRPr="00B207B1">
        <w:rPr>
          <w:rFonts w:hAnsiTheme="minorEastAsia"/>
          <w:rPrChange w:id="3964" w:author="JY0225" w:date="2017-08-24T11:19:00Z">
            <w:rPr/>
          </w:rPrChange>
        </w:rPr>
        <w:t xml:space="preserve">4-8 </w:t>
      </w:r>
      <w:r w:rsidRPr="00B207B1">
        <w:rPr>
          <w:rFonts w:hAnsiTheme="minorEastAsia" w:hint="eastAsia"/>
          <w:rPrChange w:id="3965" w:author="JY0225" w:date="2017-08-24T11:19:00Z">
            <w:rPr>
              <w:rFonts w:hint="eastAsia"/>
            </w:rPr>
          </w:rPrChange>
        </w:rPr>
        <w:t>云</w:t>
      </w:r>
      <w:r w:rsidR="00476838" w:rsidRPr="00B207B1">
        <w:rPr>
          <w:rFonts w:hAnsiTheme="minorEastAsia" w:hint="eastAsia"/>
          <w:rPrChange w:id="3966" w:author="JY0225" w:date="2017-08-24T11:19:00Z">
            <w:rPr>
              <w:rFonts w:hint="eastAsia"/>
            </w:rPr>
          </w:rPrChange>
        </w:rPr>
        <w:t>备份</w:t>
      </w:r>
      <w:r w:rsidRPr="00B207B1">
        <w:rPr>
          <w:rFonts w:hAnsiTheme="minorEastAsia" w:hint="eastAsia"/>
          <w:rPrChange w:id="3967" w:author="JY0225" w:date="2017-08-24T11:19:00Z">
            <w:rPr>
              <w:rFonts w:hint="eastAsia"/>
            </w:rPr>
          </w:rPrChange>
        </w:rPr>
        <w:t>中间件</w:t>
      </w:r>
      <w:r w:rsidR="00044595" w:rsidRPr="00B207B1">
        <w:rPr>
          <w:rFonts w:hAnsiTheme="minorEastAsia" w:hint="eastAsia"/>
          <w:rPrChange w:id="3968" w:author="JY0225" w:date="2017-08-24T11:19:00Z">
            <w:rPr>
              <w:rFonts w:hint="eastAsia"/>
            </w:rPr>
          </w:rPrChange>
        </w:rPr>
        <w:t>系统</w:t>
      </w:r>
      <w:r w:rsidRPr="00B207B1">
        <w:rPr>
          <w:rFonts w:hAnsiTheme="minorEastAsia" w:hint="eastAsia"/>
          <w:rPrChange w:id="3969"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970" w:author="JY0225" w:date="2017-08-22T19:42:00Z"/>
          <w:rFonts w:hAnsiTheme="minorEastAsia"/>
          <w:rPrChange w:id="3971" w:author="JY0225" w:date="2017-08-24T11:18:00Z">
            <w:rPr>
              <w:del w:id="3972" w:author="JY0225" w:date="2017-08-22T19:42:00Z"/>
            </w:rPr>
          </w:rPrChange>
        </w:rPr>
      </w:pPr>
      <w:ins w:id="3973" w:author="JY0225" w:date="2017-08-23T15:35:00Z">
        <w:r w:rsidRPr="00B207B1">
          <w:rPr>
            <w:rFonts w:hAnsiTheme="minorEastAsia" w:hint="eastAsia"/>
            <w:rPrChange w:id="3974" w:author="JY0225" w:date="2017-08-24T11:18:00Z">
              <w:rPr>
                <w:rFonts w:hint="eastAsia"/>
              </w:rPr>
            </w:rPrChange>
          </w:rPr>
          <w:t>如图</w:t>
        </w:r>
        <w:r w:rsidRPr="00B207B1">
          <w:rPr>
            <w:rFonts w:hAnsiTheme="minorEastAsia"/>
            <w:rPrChange w:id="3975" w:author="JY0225" w:date="2017-08-24T11:18:00Z">
              <w:rPr/>
            </w:rPrChange>
          </w:rPr>
          <w:t>4-8</w:t>
        </w:r>
        <w:r w:rsidRPr="00B207B1">
          <w:rPr>
            <w:rFonts w:hAnsiTheme="minorEastAsia" w:hint="eastAsia"/>
            <w:rPrChange w:id="3976" w:author="JY0225" w:date="2017-08-24T11:18:00Z">
              <w:rPr>
                <w:rFonts w:hint="eastAsia"/>
              </w:rPr>
            </w:rPrChange>
          </w:rPr>
          <w:t>所示，</w:t>
        </w:r>
      </w:ins>
      <w:r w:rsidRPr="00B207B1">
        <w:rPr>
          <w:rFonts w:hAnsiTheme="minorEastAsia" w:hint="eastAsia"/>
          <w:rPrChange w:id="3977" w:author="JY0225" w:date="2017-08-24T11:18:00Z">
            <w:rPr>
              <w:rFonts w:hint="eastAsia"/>
            </w:rPr>
          </w:rPrChange>
        </w:rPr>
        <w:t>中间件接收到用户上传文件的指令时，首先获取待上传文件的信息，包括文件大小和</w:t>
      </w:r>
      <w:r w:rsidRPr="00B207B1">
        <w:rPr>
          <w:rFonts w:hAnsiTheme="minorEastAsia"/>
          <w:rPrChange w:id="3978" w:author="JY0225" w:date="2017-08-24T11:18:00Z">
            <w:rPr/>
          </w:rPrChange>
        </w:rPr>
        <w:t>MD5</w:t>
      </w:r>
      <w:r w:rsidR="000531C6">
        <w:rPr>
          <w:rFonts w:hAnsiTheme="minorEastAsia" w:hint="eastAsia"/>
        </w:rPr>
        <w:t>值等</w:t>
      </w:r>
      <w:r w:rsidRPr="00B207B1">
        <w:rPr>
          <w:rFonts w:hAnsiTheme="minorEastAsia" w:hint="eastAsia"/>
          <w:rPrChange w:id="3979" w:author="JY0225" w:date="2017-08-24T11:18:00Z">
            <w:rPr>
              <w:rFonts w:hint="eastAsia"/>
            </w:rPr>
          </w:rPrChange>
        </w:rPr>
        <w:t>，根据数据库中记录的服务器端的文件信息，通过</w:t>
      </w:r>
      <w:r w:rsidRPr="00B207B1">
        <w:rPr>
          <w:rFonts w:hAnsiTheme="minorEastAsia"/>
          <w:rPrChange w:id="3980" w:author="JY0225" w:date="2017-08-24T11:18:00Z">
            <w:rPr/>
          </w:rPrChange>
        </w:rPr>
        <w:t>MD5</w:t>
      </w:r>
      <w:r w:rsidRPr="00B207B1">
        <w:rPr>
          <w:rFonts w:hAnsiTheme="minorEastAsia" w:hint="eastAsia"/>
          <w:rPrChange w:id="3981" w:author="JY0225" w:date="2017-08-24T11:18:00Z">
            <w:rPr>
              <w:rFonts w:hint="eastAsia"/>
            </w:rPr>
          </w:rPrChange>
        </w:rPr>
        <w:t>值校验，判断服务器中是否存在该文件。若服务器中存在该文件，</w:t>
      </w:r>
      <w:r w:rsidRPr="00B207B1">
        <w:rPr>
          <w:rFonts w:hAnsiTheme="minorEastAsia"/>
          <w:rPrChange w:id="3982" w:author="JY0225" w:date="2017-08-24T11:18:00Z">
            <w:rPr/>
          </w:rPrChange>
        </w:rPr>
        <w:t xml:space="preserve"> </w:t>
      </w:r>
      <w:r w:rsidRPr="00B207B1">
        <w:rPr>
          <w:rFonts w:hAnsiTheme="minorEastAsia" w:hint="eastAsia"/>
          <w:rPrChange w:id="3983"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984" w:author="JY0225" w:date="2017-08-22T19:38:00Z"/>
          <w:rFonts w:hAnsiTheme="minorEastAsia"/>
          <w:rPrChange w:id="3985" w:author="JY0225" w:date="2017-08-24T11:18:00Z">
            <w:rPr>
              <w:ins w:id="3986" w:author="JY0225" w:date="2017-08-22T19:38:00Z"/>
            </w:rPr>
          </w:rPrChange>
        </w:rPr>
        <w:pPrChange w:id="3987" w:author="JY0225" w:date="2017-08-22T19:42:00Z">
          <w:pPr>
            <w:jc w:val="center"/>
          </w:pPr>
        </w:pPrChange>
      </w:pPr>
      <w:del w:id="3988" w:author="JY0225" w:date="2017-08-22T19:42:00Z">
        <w:r w:rsidRPr="00B207B1" w:rsidDel="00282407">
          <w:rPr>
            <w:rFonts w:hAnsiTheme="minorEastAsia"/>
            <w:noProof/>
            <w:rPrChange w:id="3989"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990" w:author="JY0225" w:date="2017-08-24T11:19:00Z">
            <w:rPr>
              <w:bCs/>
            </w:rPr>
          </w:rPrChange>
        </w:rPr>
        <w:pPrChange w:id="3991" w:author="JY0225" w:date="2017-08-24T11:19:00Z">
          <w:pPr>
            <w:ind w:firstLine="420"/>
          </w:pPr>
        </w:pPrChange>
      </w:pPr>
      <w:r w:rsidRPr="00B207B1">
        <w:rPr>
          <w:rFonts w:hAnsiTheme="minorEastAsia"/>
          <w:bCs/>
          <w:rPrChange w:id="3992" w:author="JY0225" w:date="2017-08-24T11:19:00Z">
            <w:rPr>
              <w:bCs/>
            </w:rPr>
          </w:rPrChange>
        </w:rPr>
        <w:t>2</w:t>
      </w:r>
      <w:r w:rsidRPr="00B207B1">
        <w:rPr>
          <w:rFonts w:hAnsiTheme="minorEastAsia" w:hint="eastAsia"/>
          <w:bCs/>
          <w:rPrChange w:id="3993" w:author="JY0225" w:date="2017-08-24T11:19:00Z">
            <w:rPr>
              <w:rFonts w:hint="eastAsia"/>
              <w:bCs/>
            </w:rPr>
          </w:rPrChange>
        </w:rPr>
        <w:t>）</w:t>
      </w:r>
      <w:r w:rsidR="007E3BC9" w:rsidRPr="00B207B1">
        <w:rPr>
          <w:rFonts w:hAnsiTheme="minorEastAsia"/>
          <w:bCs/>
          <w:rPrChange w:id="3994" w:author="JY0225" w:date="2017-08-24T11:19:00Z">
            <w:rPr>
              <w:bCs/>
            </w:rPr>
          </w:rPrChange>
        </w:rPr>
        <w:t xml:space="preserve"> </w:t>
      </w:r>
      <w:r w:rsidR="007E3BC9" w:rsidRPr="00B207B1">
        <w:rPr>
          <w:rFonts w:hAnsiTheme="minorEastAsia" w:hint="eastAsia"/>
          <w:bCs/>
          <w:rPrChange w:id="3995"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996" w:author="JY0225" w:date="2017-08-24T11:19:00Z">
            <w:rPr>
              <w:rFonts w:ascii="Times New Roman" w:hAnsi="Times New Roman"/>
            </w:rPr>
          </w:rPrChange>
        </w:rPr>
        <w:pPrChange w:id="3997" w:author="JY0225" w:date="2017-08-24T11:19:00Z">
          <w:pPr>
            <w:spacing w:line="360" w:lineRule="auto"/>
            <w:ind w:firstLine="420"/>
          </w:pPr>
        </w:pPrChange>
      </w:pPr>
      <w:ins w:id="3998" w:author="JY0225" w:date="2017-08-23T15:35:00Z">
        <w:r w:rsidRPr="00B207B1">
          <w:rPr>
            <w:rFonts w:hAnsiTheme="minorEastAsia" w:hint="eastAsia"/>
            <w:rPrChange w:id="3999" w:author="JY0225" w:date="2017-08-24T11:19:00Z">
              <w:rPr>
                <w:rFonts w:hint="eastAsia"/>
              </w:rPr>
            </w:rPrChange>
          </w:rPr>
          <w:t>如图</w:t>
        </w:r>
        <w:r w:rsidRPr="00B207B1">
          <w:rPr>
            <w:rFonts w:hAnsiTheme="minorEastAsia"/>
            <w:rPrChange w:id="4000" w:author="JY0225" w:date="2017-08-24T11:19:00Z">
              <w:rPr/>
            </w:rPrChange>
          </w:rPr>
          <w:t>4-9</w:t>
        </w:r>
        <w:r w:rsidRPr="00B207B1">
          <w:rPr>
            <w:rFonts w:hAnsiTheme="minorEastAsia" w:hint="eastAsia"/>
            <w:rPrChange w:id="4001" w:author="JY0225" w:date="2017-08-24T11:19:00Z">
              <w:rPr>
                <w:rFonts w:hint="eastAsia"/>
              </w:rPr>
            </w:rPrChange>
          </w:rPr>
          <w:t>所示，</w:t>
        </w:r>
      </w:ins>
      <w:r w:rsidR="008C6E13" w:rsidRPr="00B207B1">
        <w:rPr>
          <w:rFonts w:hAnsiTheme="minorEastAsia" w:hint="eastAsia"/>
          <w:rPrChange w:id="4002" w:author="JY0225" w:date="2017-08-24T11:19:00Z">
            <w:rPr>
              <w:rFonts w:ascii="Times New Roman" w:hAnsi="Times New Roman" w:hint="eastAsia"/>
            </w:rPr>
          </w:rPrChange>
        </w:rPr>
        <w:t>中间件</w:t>
      </w:r>
      <w:r w:rsidR="0072169E" w:rsidRPr="00B207B1">
        <w:rPr>
          <w:rFonts w:hAnsiTheme="minorEastAsia" w:hint="eastAsia"/>
          <w:rPrChange w:id="4003" w:author="JY0225" w:date="2017-08-24T11:19:00Z">
            <w:rPr>
              <w:rFonts w:ascii="Times New Roman" w:hAnsi="Times New Roman" w:hint="eastAsia"/>
            </w:rPr>
          </w:rPrChange>
        </w:rPr>
        <w:t>接收</w:t>
      </w:r>
      <w:r w:rsidR="008C6E13" w:rsidRPr="00B207B1">
        <w:rPr>
          <w:rFonts w:hAnsiTheme="minorEastAsia" w:hint="eastAsia"/>
          <w:rPrChange w:id="4004"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4005" w:author="JY0225" w:date="2017-08-24T11:19:00Z">
            <w:rPr>
              <w:rFonts w:ascii="Times New Roman" w:hAnsi="Times New Roman" w:hint="eastAsia"/>
            </w:rPr>
          </w:rPrChange>
        </w:rPr>
        <w:t>信息，根据</w:t>
      </w:r>
      <w:r w:rsidR="0072169E" w:rsidRPr="00B207B1">
        <w:rPr>
          <w:rFonts w:hAnsiTheme="minorEastAsia"/>
          <w:rPrChange w:id="4006" w:author="JY0225" w:date="2017-08-24T11:19:00Z">
            <w:rPr>
              <w:rFonts w:ascii="Times New Roman" w:hAnsi="Times New Roman"/>
            </w:rPr>
          </w:rPrChange>
        </w:rPr>
        <w:t>MD5</w:t>
      </w:r>
      <w:r w:rsidR="0072169E" w:rsidRPr="00B207B1">
        <w:rPr>
          <w:rFonts w:hAnsiTheme="minorEastAsia" w:hint="eastAsia"/>
          <w:rPrChange w:id="4007"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4008"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4009"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4010" w:author="JY0225" w:date="2017-08-22T19:45:00Z">
        <w:r w:rsidR="00101347" w:rsidRPr="00B207B1">
          <w:object w:dxaOrig="9363" w:dyaOrig="5666" w14:anchorId="10AC608D">
            <v:shape id="_x0000_i1041" type="#_x0000_t75" style="width:315.1pt;height:190.75pt" o:ole="">
              <v:imagedata r:id="rId68" o:title=""/>
            </v:shape>
            <o:OLEObject Type="Embed" ProgID="Visio.Drawing.15" ShapeID="_x0000_i1041" DrawAspect="Content" ObjectID="_1566200049" r:id="rId69"/>
          </w:object>
        </w:r>
      </w:ins>
    </w:p>
    <w:p w14:paraId="5E29AEE3" w14:textId="6C39B4E8" w:rsidR="004E7101" w:rsidRPr="00B207B1" w:rsidRDefault="004E7101">
      <w:pPr>
        <w:spacing w:line="400" w:lineRule="exact"/>
        <w:ind w:firstLineChars="200" w:firstLine="480"/>
        <w:jc w:val="center"/>
        <w:rPr>
          <w:rFonts w:hAnsiTheme="minorEastAsia"/>
          <w:rPrChange w:id="4011" w:author="JY0225" w:date="2017-08-24T11:19:00Z">
            <w:rPr>
              <w:rFonts w:ascii="Times New Roman" w:hAnsi="Times New Roman"/>
            </w:rPr>
          </w:rPrChange>
        </w:rPr>
        <w:pPrChange w:id="4012" w:author="JY0225" w:date="2017-08-24T11:19:00Z">
          <w:pPr>
            <w:spacing w:line="360" w:lineRule="auto"/>
            <w:ind w:firstLineChars="200" w:firstLine="480"/>
            <w:jc w:val="center"/>
          </w:pPr>
        </w:pPrChange>
      </w:pPr>
      <w:r w:rsidRPr="00B207B1">
        <w:rPr>
          <w:rFonts w:hAnsiTheme="minorEastAsia" w:hint="eastAsia"/>
          <w:rPrChange w:id="4013" w:author="JY0225" w:date="2017-08-24T11:19:00Z">
            <w:rPr>
              <w:rFonts w:ascii="Times New Roman" w:hAnsi="Times New Roman" w:hint="eastAsia"/>
            </w:rPr>
          </w:rPrChange>
        </w:rPr>
        <w:t>图</w:t>
      </w:r>
      <w:r w:rsidR="00401E29" w:rsidRPr="00B207B1">
        <w:rPr>
          <w:rFonts w:hAnsiTheme="minorEastAsia"/>
          <w:rPrChange w:id="4014" w:author="JY0225" w:date="2017-08-24T11:19:00Z">
            <w:rPr>
              <w:rFonts w:ascii="Times New Roman" w:hAnsi="Times New Roman"/>
            </w:rPr>
          </w:rPrChange>
        </w:rPr>
        <w:t>4-9</w:t>
      </w:r>
      <w:r w:rsidRPr="00B207B1">
        <w:rPr>
          <w:rFonts w:hAnsiTheme="minorEastAsia" w:hint="eastAsia"/>
          <w:rPrChange w:id="4015" w:author="JY0225" w:date="2017-08-24T11:19:00Z">
            <w:rPr>
              <w:rFonts w:ascii="Times New Roman" w:hAnsi="Times New Roman" w:hint="eastAsia"/>
            </w:rPr>
          </w:rPrChange>
        </w:rPr>
        <w:t>云备份中间件</w:t>
      </w:r>
      <w:r w:rsidR="00E53012" w:rsidRPr="00B207B1">
        <w:rPr>
          <w:rFonts w:hAnsiTheme="minorEastAsia" w:hint="eastAsia"/>
          <w:rPrChange w:id="4016" w:author="JY0225" w:date="2017-08-24T11:19:00Z">
            <w:rPr>
              <w:rFonts w:ascii="Times New Roman" w:hAnsi="Times New Roman" w:hint="eastAsia"/>
            </w:rPr>
          </w:rPrChange>
        </w:rPr>
        <w:t>系统</w:t>
      </w:r>
      <w:r w:rsidRPr="00B207B1">
        <w:rPr>
          <w:rFonts w:hAnsiTheme="minorEastAsia" w:hint="eastAsia"/>
          <w:rPrChange w:id="4017"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4018" w:name="_Toc492457612"/>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4018"/>
    </w:p>
    <w:p w14:paraId="7922A4E6" w14:textId="312E270B" w:rsidR="006617BB" w:rsidRPr="00B207B1" w:rsidRDefault="006617BB">
      <w:pPr>
        <w:spacing w:afterLines="30" w:after="93" w:line="400" w:lineRule="exact"/>
        <w:ind w:firstLineChars="200" w:firstLine="480"/>
        <w:pPrChange w:id="4019"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Pr="00B207B1">
        <w:rPr>
          <w:rFonts w:hint="eastAsia"/>
        </w:rPr>
        <w:t>不匹配。交互适配模块的主要的目标是完成不同客户端和服务之间</w:t>
      </w:r>
      <w:r w:rsidR="00751D65">
        <w:rPr>
          <w:rFonts w:hint="eastAsia"/>
        </w:rPr>
        <w:t>请求</w:t>
      </w:r>
      <w:r w:rsidRPr="00B207B1">
        <w:rPr>
          <w:rFonts w:hint="eastAsia"/>
        </w:rPr>
        <w:t>的适配。以下展示的是交互适配模块进行命令接口转换时的流程设计。</w:t>
      </w:r>
    </w:p>
    <w:p w14:paraId="411CF821" w14:textId="30FA5F0D" w:rsidR="006617BB" w:rsidRPr="00B207B1" w:rsidRDefault="002C3D62" w:rsidP="00762481">
      <w:pPr>
        <w:jc w:val="center"/>
      </w:pPr>
      <w:ins w:id="4020" w:author="JY0225" w:date="2017-08-22T19:50:00Z">
        <w:r w:rsidRPr="00B207B1">
          <w:object w:dxaOrig="6234" w:dyaOrig="7389" w14:anchorId="4000B12D">
            <v:shape id="_x0000_i1042" type="#_x0000_t75" style="width:198.25pt;height:233.75pt" o:ole="">
              <v:imagedata r:id="rId70" o:title=""/>
            </v:shape>
            <o:OLEObject Type="Embed" ProgID="Visio.Drawing.15" ShapeID="_x0000_i1042" DrawAspect="Content" ObjectID="_1566200050" r:id="rId71"/>
          </w:object>
        </w:r>
      </w:ins>
      <w:del w:id="4021"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4022" w:author="JY0225" w:date="2017-08-24T11:20:00Z">
            <w:rPr>
              <w:color w:val="000000" w:themeColor="text1"/>
            </w:rPr>
          </w:rPrChange>
        </w:rPr>
        <w:pPrChange w:id="4023" w:author="JY0225" w:date="2017-08-24T11:20:00Z">
          <w:pPr>
            <w:spacing w:line="360" w:lineRule="auto"/>
            <w:ind w:left="420"/>
            <w:jc w:val="center"/>
          </w:pPr>
        </w:pPrChange>
      </w:pPr>
      <w:r w:rsidRPr="00B207B1">
        <w:rPr>
          <w:rFonts w:hAnsiTheme="minorEastAsia" w:hint="eastAsia"/>
          <w:color w:val="000000" w:themeColor="text1"/>
          <w:rPrChange w:id="4024" w:author="JY0225" w:date="2017-08-24T11:20:00Z">
            <w:rPr>
              <w:rFonts w:hint="eastAsia"/>
              <w:color w:val="000000" w:themeColor="text1"/>
            </w:rPr>
          </w:rPrChange>
        </w:rPr>
        <w:t>图</w:t>
      </w:r>
      <w:r w:rsidR="00773488" w:rsidRPr="00B207B1">
        <w:rPr>
          <w:rFonts w:hAnsiTheme="minorEastAsia"/>
          <w:color w:val="000000" w:themeColor="text1"/>
          <w:rPrChange w:id="4025" w:author="JY0225" w:date="2017-08-24T11:20:00Z">
            <w:rPr>
              <w:color w:val="000000" w:themeColor="text1"/>
            </w:rPr>
          </w:rPrChange>
        </w:rPr>
        <w:t>4-10</w:t>
      </w:r>
      <w:r w:rsidR="00243CC7" w:rsidRPr="00B207B1">
        <w:rPr>
          <w:rFonts w:hAnsiTheme="minorEastAsia"/>
          <w:color w:val="000000" w:themeColor="text1"/>
          <w:rPrChange w:id="4026" w:author="JY0225" w:date="2017-08-24T11:20:00Z">
            <w:rPr>
              <w:color w:val="000000" w:themeColor="text1"/>
            </w:rPr>
          </w:rPrChange>
        </w:rPr>
        <w:t xml:space="preserve"> </w:t>
      </w:r>
      <w:r w:rsidRPr="00B207B1">
        <w:rPr>
          <w:rFonts w:hAnsiTheme="minorEastAsia" w:hint="eastAsia"/>
          <w:color w:val="000000" w:themeColor="text1"/>
          <w:rPrChange w:id="4027"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4028" w:author="JY0225" w:date="2017-08-24T11:20:00Z">
            <w:rPr>
              <w:rFonts w:hint="eastAsia"/>
              <w:color w:val="000000" w:themeColor="text1"/>
            </w:rPr>
          </w:rPrChange>
        </w:rPr>
        <w:t>交互适配模块流程图</w:t>
      </w:r>
    </w:p>
    <w:p w14:paraId="1D2969E2" w14:textId="77777777" w:rsidR="008924BE" w:rsidRPr="00B207B1" w:rsidDel="00B32D59" w:rsidRDefault="00B32D59">
      <w:pPr>
        <w:spacing w:line="400" w:lineRule="exact"/>
        <w:ind w:firstLine="420"/>
        <w:rPr>
          <w:del w:id="4029" w:author="JY0225" w:date="2017-08-23T15:36:00Z"/>
          <w:rFonts w:hAnsiTheme="minorEastAsia"/>
          <w:color w:val="000000" w:themeColor="text1"/>
          <w:rPrChange w:id="4030" w:author="微软用户" w:date="2017-08-24T21:23:00Z">
            <w:rPr>
              <w:del w:id="4031" w:author="JY0225" w:date="2017-08-23T15:36:00Z"/>
              <w:color w:val="000000" w:themeColor="text1"/>
            </w:rPr>
          </w:rPrChange>
        </w:rPr>
        <w:pPrChange w:id="4032" w:author="JY0225" w:date="2017-08-24T11:20:00Z">
          <w:pPr>
            <w:spacing w:line="360" w:lineRule="auto"/>
            <w:ind w:firstLine="420"/>
          </w:pPr>
        </w:pPrChange>
      </w:pPr>
      <w:ins w:id="4033" w:author="JY0225" w:date="2017-08-23T15:35:00Z">
        <w:r w:rsidRPr="00B207B1">
          <w:rPr>
            <w:rFonts w:hAnsiTheme="minorEastAsia" w:hint="eastAsia"/>
            <w:rPrChange w:id="4034" w:author="JY0225" w:date="2017-08-24T11:20:00Z">
              <w:rPr>
                <w:rFonts w:hint="eastAsia"/>
              </w:rPr>
            </w:rPrChange>
          </w:rPr>
          <w:t>如图</w:t>
        </w:r>
        <w:r w:rsidRPr="00B207B1">
          <w:rPr>
            <w:rFonts w:hAnsiTheme="minorEastAsia"/>
            <w:rPrChange w:id="4035" w:author="JY0225" w:date="2017-08-24T11:20:00Z">
              <w:rPr/>
            </w:rPrChange>
          </w:rPr>
          <w:t>4-10</w:t>
        </w:r>
        <w:r w:rsidRPr="00B207B1">
          <w:rPr>
            <w:rFonts w:hAnsiTheme="minorEastAsia" w:hint="eastAsia"/>
            <w:rPrChange w:id="4036" w:author="JY0225" w:date="2017-08-24T11:20:00Z">
              <w:rPr>
                <w:rFonts w:hint="eastAsia"/>
              </w:rPr>
            </w:rPrChange>
          </w:rPr>
          <w:t>所示，</w:t>
        </w:r>
      </w:ins>
      <w:r w:rsidR="008924BE" w:rsidRPr="00B207B1">
        <w:rPr>
          <w:rFonts w:hAnsiTheme="minorEastAsia" w:hint="eastAsia"/>
          <w:color w:val="000000" w:themeColor="text1"/>
          <w:rPrChange w:id="4037" w:author="JY0225" w:date="2017-08-24T11:20:00Z">
            <w:rPr>
              <w:rFonts w:hint="eastAsia"/>
              <w:color w:val="000000" w:themeColor="text1"/>
            </w:rPr>
          </w:rPrChange>
        </w:rPr>
        <w:t>交互适配模块接收到客户端交互模块发送的指令后，首先判断该指令中</w:t>
      </w:r>
      <w:ins w:id="4038" w:author="JY0225" w:date="2017-08-23T15:36:00Z">
        <w:r w:rsidRPr="00B207B1">
          <w:rPr>
            <w:rFonts w:hAnsiTheme="minorEastAsia" w:hint="eastAsia"/>
            <w:color w:val="000000" w:themeColor="text1"/>
            <w:rPrChange w:id="4039" w:author="JY0225" w:date="2017-08-24T11:20:00Z">
              <w:rPr>
                <w:rFonts w:hint="eastAsia"/>
                <w:color w:val="000000" w:themeColor="text1"/>
              </w:rPr>
            </w:rPrChange>
          </w:rPr>
          <w:t>的</w:t>
        </w:r>
      </w:ins>
      <w:del w:id="4040" w:author="JY0225" w:date="2017-08-23T15:36:00Z">
        <w:r w:rsidR="008924BE" w:rsidRPr="00B207B1" w:rsidDel="00B32D59">
          <w:rPr>
            <w:rFonts w:hAnsiTheme="minorEastAsia" w:hint="eastAsia"/>
            <w:color w:val="000000" w:themeColor="text1"/>
            <w:rPrChange w:id="4041"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4042" w:author="JY0225" w:date="2017-08-24T11:20:00Z">
            <w:rPr>
              <w:color w:val="000000" w:themeColor="text1"/>
            </w:rPr>
          </w:rPrChange>
        </w:rPr>
        <w:pPrChange w:id="4043" w:author="JY0225" w:date="2017-08-24T11:20:00Z">
          <w:pPr>
            <w:spacing w:line="360" w:lineRule="auto"/>
          </w:pPr>
        </w:pPrChange>
      </w:pPr>
      <w:r w:rsidRPr="00B207B1">
        <w:rPr>
          <w:rFonts w:hAnsiTheme="minorEastAsia" w:hint="eastAsia"/>
          <w:color w:val="000000" w:themeColor="text1"/>
          <w:rPrChange w:id="4044" w:author="微软用户" w:date="2017-08-24T21:23:00Z">
            <w:rPr>
              <w:rFonts w:hint="eastAsia"/>
              <w:color w:val="000000" w:themeColor="text1"/>
            </w:rPr>
          </w:rPrChange>
        </w:rPr>
        <w:t>请求</w:t>
      </w:r>
      <w:del w:id="4045" w:author="JY0225" w:date="2017-08-23T15:36:00Z">
        <w:r w:rsidRPr="00B207B1" w:rsidDel="00B32D59">
          <w:rPr>
            <w:rFonts w:hAnsiTheme="minorEastAsia" w:hint="eastAsia"/>
            <w:color w:val="000000" w:themeColor="text1"/>
            <w:rPrChange w:id="4046"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4047" w:author="微软用户" w:date="2017-08-24T21:23:00Z">
            <w:rPr>
              <w:rFonts w:hint="eastAsia"/>
              <w:color w:val="000000" w:themeColor="text1"/>
            </w:rPr>
          </w:rPrChange>
        </w:rPr>
        <w:t>是否可以分解为若干个子功能，若能分解为若干个子功能，</w:t>
      </w:r>
      <w:ins w:id="4048" w:author="微软用户" w:date="2017-08-24T21:23:00Z">
        <w:r w:rsidR="00AB26BC" w:rsidRPr="00B207B1">
          <w:rPr>
            <w:rFonts w:hAnsiTheme="minorEastAsia" w:hint="eastAsia"/>
            <w:color w:val="000000" w:themeColor="text1"/>
          </w:rPr>
          <w:t>如删除会话信息请求需要分解成为</w:t>
        </w:r>
      </w:ins>
      <w:ins w:id="4049"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4050"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4051"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4052"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4053"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4054" w:name="_Toc488833235"/>
      <w:bookmarkStart w:id="4055" w:name="_Toc488850472"/>
      <w:bookmarkStart w:id="4056" w:name="_Toc488874489"/>
      <w:bookmarkStart w:id="4057" w:name="_Toc488874568"/>
      <w:bookmarkStart w:id="4058" w:name="_Toc488874647"/>
      <w:bookmarkStart w:id="4059" w:name="_Toc488874726"/>
      <w:bookmarkStart w:id="4060" w:name="_Toc488875097"/>
      <w:bookmarkStart w:id="4061" w:name="_Toc488916856"/>
      <w:bookmarkStart w:id="4062" w:name="_Toc488916934"/>
      <w:bookmarkStart w:id="4063" w:name="_Toc488926354"/>
      <w:bookmarkStart w:id="4064" w:name="_Toc488926433"/>
      <w:bookmarkStart w:id="4065" w:name="_Toc488926837"/>
      <w:bookmarkStart w:id="4066" w:name="_Toc488927671"/>
      <w:bookmarkStart w:id="4067" w:name="_Toc488927752"/>
      <w:bookmarkStart w:id="4068" w:name="_Toc488948487"/>
      <w:bookmarkStart w:id="4069" w:name="_Toc488956598"/>
      <w:bookmarkStart w:id="4070" w:name="_Toc489026190"/>
      <w:bookmarkStart w:id="4071" w:name="_Toc489032618"/>
      <w:bookmarkStart w:id="4072" w:name="_Toc489103411"/>
      <w:bookmarkStart w:id="4073" w:name="_Toc489195678"/>
      <w:bookmarkStart w:id="4074" w:name="_Toc489215666"/>
      <w:bookmarkStart w:id="4075" w:name="_Toc489217200"/>
      <w:bookmarkStart w:id="4076" w:name="_Toc489298473"/>
      <w:bookmarkStart w:id="4077" w:name="_Toc489446979"/>
      <w:bookmarkStart w:id="4078" w:name="_Toc489518444"/>
      <w:bookmarkStart w:id="4079" w:name="_Toc489543835"/>
      <w:bookmarkStart w:id="4080" w:name="_Toc489689108"/>
      <w:bookmarkStart w:id="4081" w:name="_Toc489707607"/>
      <w:bookmarkStart w:id="4082" w:name="_Toc489712134"/>
      <w:bookmarkStart w:id="4083" w:name="_Toc489780756"/>
      <w:bookmarkStart w:id="4084" w:name="_Toc489795677"/>
      <w:bookmarkStart w:id="4085" w:name="_Toc489820427"/>
      <w:bookmarkStart w:id="4086" w:name="_Toc489899098"/>
      <w:bookmarkStart w:id="4087" w:name="_Toc489907809"/>
      <w:bookmarkStart w:id="4088" w:name="_Toc489991404"/>
      <w:bookmarkStart w:id="4089" w:name="_Toc490056577"/>
      <w:bookmarkStart w:id="4090" w:name="_Toc490467097"/>
      <w:bookmarkStart w:id="4091" w:name="_Toc490470951"/>
      <w:bookmarkStart w:id="4092" w:name="_Toc490474162"/>
      <w:bookmarkStart w:id="4093" w:name="_Toc490477151"/>
      <w:bookmarkStart w:id="4094" w:name="_Toc490860353"/>
      <w:bookmarkStart w:id="4095" w:name="_Toc490860691"/>
      <w:bookmarkStart w:id="4096" w:name="_Toc490943123"/>
      <w:bookmarkStart w:id="4097" w:name="_Toc490994528"/>
      <w:bookmarkStart w:id="4098" w:name="_Toc491202476"/>
      <w:bookmarkStart w:id="4099" w:name="_Toc491260541"/>
      <w:bookmarkStart w:id="4100" w:name="_Toc491268925"/>
      <w:bookmarkStart w:id="4101" w:name="_Toc491334852"/>
      <w:bookmarkStart w:id="4102" w:name="_Toc491335248"/>
      <w:bookmarkStart w:id="4103" w:name="_Toc491352008"/>
      <w:bookmarkStart w:id="4104" w:name="_Toc491376030"/>
      <w:bookmarkStart w:id="4105" w:name="_Toc491376358"/>
      <w:bookmarkStart w:id="4106" w:name="_Toc491606283"/>
      <w:bookmarkStart w:id="4107" w:name="_Toc491764328"/>
      <w:bookmarkStart w:id="4108" w:name="_Toc491863258"/>
      <w:bookmarkStart w:id="4109" w:name="_Toc491870920"/>
      <w:bookmarkStart w:id="4110" w:name="_Toc491878138"/>
      <w:bookmarkStart w:id="4111" w:name="_Toc491881627"/>
      <w:bookmarkStart w:id="4112" w:name="_Toc491947101"/>
      <w:bookmarkStart w:id="4113" w:name="_Toc491947677"/>
      <w:bookmarkStart w:id="4114" w:name="_Toc491948557"/>
      <w:bookmarkStart w:id="4115" w:name="_Toc491949273"/>
      <w:bookmarkStart w:id="4116" w:name="_Toc491950558"/>
      <w:bookmarkStart w:id="4117" w:name="_Toc491952446"/>
      <w:bookmarkStart w:id="4118" w:name="_Toc492295893"/>
      <w:bookmarkStart w:id="4119" w:name="_Toc492299759"/>
      <w:bookmarkStart w:id="4120" w:name="_Toc492301461"/>
      <w:bookmarkStart w:id="4121" w:name="_Toc49245761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4122" w:name="_Toc488833236"/>
      <w:bookmarkStart w:id="4123" w:name="_Toc488850473"/>
      <w:bookmarkStart w:id="4124" w:name="_Toc488874490"/>
      <w:bookmarkStart w:id="4125" w:name="_Toc488874569"/>
      <w:bookmarkStart w:id="4126" w:name="_Toc488874648"/>
      <w:bookmarkStart w:id="4127" w:name="_Toc488874727"/>
      <w:bookmarkStart w:id="4128" w:name="_Toc488875098"/>
      <w:bookmarkStart w:id="4129" w:name="_Toc488916857"/>
      <w:bookmarkStart w:id="4130" w:name="_Toc488916935"/>
      <w:bookmarkStart w:id="4131" w:name="_Toc488926355"/>
      <w:bookmarkStart w:id="4132" w:name="_Toc488926434"/>
      <w:bookmarkStart w:id="4133" w:name="_Toc488926838"/>
      <w:bookmarkStart w:id="4134" w:name="_Toc488927672"/>
      <w:bookmarkStart w:id="4135" w:name="_Toc488927753"/>
      <w:bookmarkStart w:id="4136" w:name="_Toc488948488"/>
      <w:bookmarkStart w:id="4137" w:name="_Toc488956599"/>
      <w:bookmarkStart w:id="4138" w:name="_Toc489026191"/>
      <w:bookmarkStart w:id="4139" w:name="_Toc489032619"/>
      <w:bookmarkStart w:id="4140" w:name="_Toc489103412"/>
      <w:bookmarkStart w:id="4141" w:name="_Toc489195679"/>
      <w:bookmarkStart w:id="4142" w:name="_Toc489215667"/>
      <w:bookmarkStart w:id="4143" w:name="_Toc489217201"/>
      <w:bookmarkStart w:id="4144" w:name="_Toc489298474"/>
      <w:bookmarkStart w:id="4145" w:name="_Toc489446980"/>
      <w:bookmarkStart w:id="4146" w:name="_Toc489518445"/>
      <w:bookmarkStart w:id="4147" w:name="_Toc489543836"/>
      <w:bookmarkStart w:id="4148" w:name="_Toc489689109"/>
      <w:bookmarkStart w:id="4149" w:name="_Toc489707608"/>
      <w:bookmarkStart w:id="4150" w:name="_Toc489712135"/>
      <w:bookmarkStart w:id="4151" w:name="_Toc489780757"/>
      <w:bookmarkStart w:id="4152" w:name="_Toc489795678"/>
      <w:bookmarkStart w:id="4153" w:name="_Toc489820428"/>
      <w:bookmarkStart w:id="4154" w:name="_Toc489899099"/>
      <w:bookmarkStart w:id="4155" w:name="_Toc489907810"/>
      <w:bookmarkStart w:id="4156" w:name="_Toc489991405"/>
      <w:bookmarkStart w:id="4157" w:name="_Toc490056578"/>
      <w:bookmarkStart w:id="4158" w:name="_Toc490467098"/>
      <w:bookmarkStart w:id="4159" w:name="_Toc490470952"/>
      <w:bookmarkStart w:id="4160" w:name="_Toc490474163"/>
      <w:bookmarkStart w:id="4161" w:name="_Toc490477152"/>
      <w:bookmarkStart w:id="4162" w:name="_Toc490860354"/>
      <w:bookmarkStart w:id="4163" w:name="_Toc490860692"/>
      <w:bookmarkStart w:id="4164" w:name="_Toc490943124"/>
      <w:bookmarkStart w:id="4165" w:name="_Toc490994529"/>
      <w:bookmarkStart w:id="4166" w:name="_Toc491202477"/>
      <w:bookmarkStart w:id="4167" w:name="_Toc491260542"/>
      <w:bookmarkStart w:id="4168" w:name="_Toc491268926"/>
      <w:bookmarkStart w:id="4169" w:name="_Toc491334853"/>
      <w:bookmarkStart w:id="4170" w:name="_Toc491335249"/>
      <w:bookmarkStart w:id="4171" w:name="_Toc491352009"/>
      <w:bookmarkStart w:id="4172" w:name="_Toc491376031"/>
      <w:bookmarkStart w:id="4173" w:name="_Toc491376359"/>
      <w:bookmarkStart w:id="4174" w:name="_Toc491606284"/>
      <w:bookmarkStart w:id="4175" w:name="_Toc491764329"/>
      <w:bookmarkStart w:id="4176" w:name="_Toc491863259"/>
      <w:bookmarkStart w:id="4177" w:name="_Toc491870921"/>
      <w:bookmarkStart w:id="4178" w:name="_Toc491878139"/>
      <w:bookmarkStart w:id="4179" w:name="_Toc491881628"/>
      <w:bookmarkStart w:id="4180" w:name="_Toc491947102"/>
      <w:bookmarkStart w:id="4181" w:name="_Toc491947678"/>
      <w:bookmarkStart w:id="4182" w:name="_Toc491948558"/>
      <w:bookmarkStart w:id="4183" w:name="_Toc491949274"/>
      <w:bookmarkStart w:id="4184" w:name="_Toc491950559"/>
      <w:bookmarkStart w:id="4185" w:name="_Toc491952447"/>
      <w:bookmarkStart w:id="4186" w:name="_Toc492295894"/>
      <w:bookmarkStart w:id="4187" w:name="_Toc492299760"/>
      <w:bookmarkStart w:id="4188" w:name="_Toc492301462"/>
      <w:bookmarkStart w:id="4189" w:name="_Toc492457614"/>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4190" w:name="_Toc488833237"/>
      <w:bookmarkStart w:id="4191" w:name="_Toc488850474"/>
      <w:bookmarkStart w:id="4192" w:name="_Toc488874491"/>
      <w:bookmarkStart w:id="4193" w:name="_Toc488874570"/>
      <w:bookmarkStart w:id="4194" w:name="_Toc488874649"/>
      <w:bookmarkStart w:id="4195" w:name="_Toc488874728"/>
      <w:bookmarkStart w:id="4196" w:name="_Toc488875099"/>
      <w:bookmarkStart w:id="4197" w:name="_Toc488916858"/>
      <w:bookmarkStart w:id="4198" w:name="_Toc488916936"/>
      <w:bookmarkStart w:id="4199" w:name="_Toc488926356"/>
      <w:bookmarkStart w:id="4200" w:name="_Toc488926435"/>
      <w:bookmarkStart w:id="4201" w:name="_Toc488926839"/>
      <w:bookmarkStart w:id="4202" w:name="_Toc488927673"/>
      <w:bookmarkStart w:id="4203" w:name="_Toc488927754"/>
      <w:bookmarkStart w:id="4204" w:name="_Toc488948489"/>
      <w:bookmarkStart w:id="4205" w:name="_Toc488956600"/>
      <w:bookmarkStart w:id="4206" w:name="_Toc489026192"/>
      <w:bookmarkStart w:id="4207" w:name="_Toc489032620"/>
      <w:bookmarkStart w:id="4208" w:name="_Toc489103413"/>
      <w:bookmarkStart w:id="4209" w:name="_Toc489195680"/>
      <w:bookmarkStart w:id="4210" w:name="_Toc489215668"/>
      <w:bookmarkStart w:id="4211" w:name="_Toc489217202"/>
      <w:bookmarkStart w:id="4212" w:name="_Toc489298475"/>
      <w:bookmarkStart w:id="4213" w:name="_Toc489446981"/>
      <w:bookmarkStart w:id="4214" w:name="_Toc489518446"/>
      <w:bookmarkStart w:id="4215" w:name="_Toc489543837"/>
      <w:bookmarkStart w:id="4216" w:name="_Toc489689110"/>
      <w:bookmarkStart w:id="4217" w:name="_Toc489707609"/>
      <w:bookmarkStart w:id="4218" w:name="_Toc489712136"/>
      <w:bookmarkStart w:id="4219" w:name="_Toc489780758"/>
      <w:bookmarkStart w:id="4220" w:name="_Toc489795679"/>
      <w:bookmarkStart w:id="4221" w:name="_Toc489820429"/>
      <w:bookmarkStart w:id="4222" w:name="_Toc489899100"/>
      <w:bookmarkStart w:id="4223" w:name="_Toc489907811"/>
      <w:bookmarkStart w:id="4224" w:name="_Toc489991406"/>
      <w:bookmarkStart w:id="4225" w:name="_Toc490056579"/>
      <w:bookmarkStart w:id="4226" w:name="_Toc490467099"/>
      <w:bookmarkStart w:id="4227" w:name="_Toc490470953"/>
      <w:bookmarkStart w:id="4228" w:name="_Toc490474164"/>
      <w:bookmarkStart w:id="4229" w:name="_Toc490477153"/>
      <w:bookmarkStart w:id="4230" w:name="_Toc490860355"/>
      <w:bookmarkStart w:id="4231" w:name="_Toc490860693"/>
      <w:bookmarkStart w:id="4232" w:name="_Toc490943125"/>
      <w:bookmarkStart w:id="4233" w:name="_Toc490994530"/>
      <w:bookmarkStart w:id="4234" w:name="_Toc491202478"/>
      <w:bookmarkStart w:id="4235" w:name="_Toc491260543"/>
      <w:bookmarkStart w:id="4236" w:name="_Toc491268927"/>
      <w:bookmarkStart w:id="4237" w:name="_Toc491334854"/>
      <w:bookmarkStart w:id="4238" w:name="_Toc491335250"/>
      <w:bookmarkStart w:id="4239" w:name="_Toc491352010"/>
      <w:bookmarkStart w:id="4240" w:name="_Toc491376032"/>
      <w:bookmarkStart w:id="4241" w:name="_Toc491376360"/>
      <w:bookmarkStart w:id="4242" w:name="_Toc491606285"/>
      <w:bookmarkStart w:id="4243" w:name="_Toc491764330"/>
      <w:bookmarkStart w:id="4244" w:name="_Toc491863260"/>
      <w:bookmarkStart w:id="4245" w:name="_Toc491870922"/>
      <w:bookmarkStart w:id="4246" w:name="_Toc491878140"/>
      <w:bookmarkStart w:id="4247" w:name="_Toc491881629"/>
      <w:bookmarkStart w:id="4248" w:name="_Toc491947103"/>
      <w:bookmarkStart w:id="4249" w:name="_Toc491947679"/>
      <w:bookmarkStart w:id="4250" w:name="_Toc491948559"/>
      <w:bookmarkStart w:id="4251" w:name="_Toc491949275"/>
      <w:bookmarkStart w:id="4252" w:name="_Toc491950560"/>
      <w:bookmarkStart w:id="4253" w:name="_Toc491952448"/>
      <w:bookmarkStart w:id="4254" w:name="_Toc492295895"/>
      <w:bookmarkStart w:id="4255" w:name="_Toc492299761"/>
      <w:bookmarkStart w:id="4256" w:name="_Toc492301463"/>
      <w:bookmarkStart w:id="4257" w:name="_Toc492457615"/>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4258" w:name="_Toc488833238"/>
      <w:bookmarkStart w:id="4259" w:name="_Toc488850475"/>
      <w:bookmarkStart w:id="4260" w:name="_Toc488874492"/>
      <w:bookmarkStart w:id="4261" w:name="_Toc488874571"/>
      <w:bookmarkStart w:id="4262" w:name="_Toc488874650"/>
      <w:bookmarkStart w:id="4263" w:name="_Toc488874729"/>
      <w:bookmarkStart w:id="4264" w:name="_Toc488875100"/>
      <w:bookmarkStart w:id="4265" w:name="_Toc488916859"/>
      <w:bookmarkStart w:id="4266" w:name="_Toc488916937"/>
      <w:bookmarkStart w:id="4267" w:name="_Toc488926357"/>
      <w:bookmarkStart w:id="4268" w:name="_Toc488926436"/>
      <w:bookmarkStart w:id="4269" w:name="_Toc488926840"/>
      <w:bookmarkStart w:id="4270" w:name="_Toc488927674"/>
      <w:bookmarkStart w:id="4271" w:name="_Toc488927755"/>
      <w:bookmarkStart w:id="4272" w:name="_Toc488948490"/>
      <w:bookmarkStart w:id="4273" w:name="_Toc488956601"/>
      <w:bookmarkStart w:id="4274" w:name="_Toc489026193"/>
      <w:bookmarkStart w:id="4275" w:name="_Toc489032621"/>
      <w:bookmarkStart w:id="4276" w:name="_Toc489103414"/>
      <w:bookmarkStart w:id="4277" w:name="_Toc489195681"/>
      <w:bookmarkStart w:id="4278" w:name="_Toc489215669"/>
      <w:bookmarkStart w:id="4279" w:name="_Toc489217203"/>
      <w:bookmarkStart w:id="4280" w:name="_Toc489298476"/>
      <w:bookmarkStart w:id="4281" w:name="_Toc489446982"/>
      <w:bookmarkStart w:id="4282" w:name="_Toc489518447"/>
      <w:bookmarkStart w:id="4283" w:name="_Toc489543838"/>
      <w:bookmarkStart w:id="4284" w:name="_Toc489689111"/>
      <w:bookmarkStart w:id="4285" w:name="_Toc489707610"/>
      <w:bookmarkStart w:id="4286" w:name="_Toc489712137"/>
      <w:bookmarkStart w:id="4287" w:name="_Toc489780759"/>
      <w:bookmarkStart w:id="4288" w:name="_Toc489795680"/>
      <w:bookmarkStart w:id="4289" w:name="_Toc489820430"/>
      <w:bookmarkStart w:id="4290" w:name="_Toc489899101"/>
      <w:bookmarkStart w:id="4291" w:name="_Toc489907812"/>
      <w:bookmarkStart w:id="4292" w:name="_Toc489991407"/>
      <w:bookmarkStart w:id="4293" w:name="_Toc490056580"/>
      <w:bookmarkStart w:id="4294" w:name="_Toc490467100"/>
      <w:bookmarkStart w:id="4295" w:name="_Toc490470954"/>
      <w:bookmarkStart w:id="4296" w:name="_Toc490474165"/>
      <w:bookmarkStart w:id="4297" w:name="_Toc490477154"/>
      <w:bookmarkStart w:id="4298" w:name="_Toc490860356"/>
      <w:bookmarkStart w:id="4299" w:name="_Toc490860694"/>
      <w:bookmarkStart w:id="4300" w:name="_Toc490943126"/>
      <w:bookmarkStart w:id="4301" w:name="_Toc490994531"/>
      <w:bookmarkStart w:id="4302" w:name="_Toc491202479"/>
      <w:bookmarkStart w:id="4303" w:name="_Toc491260544"/>
      <w:bookmarkStart w:id="4304" w:name="_Toc491268928"/>
      <w:bookmarkStart w:id="4305" w:name="_Toc491334855"/>
      <w:bookmarkStart w:id="4306" w:name="_Toc491335251"/>
      <w:bookmarkStart w:id="4307" w:name="_Toc491352011"/>
      <w:bookmarkStart w:id="4308" w:name="_Toc491376033"/>
      <w:bookmarkStart w:id="4309" w:name="_Toc491376361"/>
      <w:bookmarkStart w:id="4310" w:name="_Toc491606286"/>
      <w:bookmarkStart w:id="4311" w:name="_Toc491764331"/>
      <w:bookmarkStart w:id="4312" w:name="_Toc491863261"/>
      <w:bookmarkStart w:id="4313" w:name="_Toc491870923"/>
      <w:bookmarkStart w:id="4314" w:name="_Toc491878141"/>
      <w:bookmarkStart w:id="4315" w:name="_Toc491881630"/>
      <w:bookmarkStart w:id="4316" w:name="_Toc491947104"/>
      <w:bookmarkStart w:id="4317" w:name="_Toc491947680"/>
      <w:bookmarkStart w:id="4318" w:name="_Toc491948560"/>
      <w:bookmarkStart w:id="4319" w:name="_Toc491949276"/>
      <w:bookmarkStart w:id="4320" w:name="_Toc491950561"/>
      <w:bookmarkStart w:id="4321" w:name="_Toc491952449"/>
      <w:bookmarkStart w:id="4322" w:name="_Toc492295896"/>
      <w:bookmarkStart w:id="4323" w:name="_Toc492299762"/>
      <w:bookmarkStart w:id="4324" w:name="_Toc492301464"/>
      <w:bookmarkStart w:id="4325" w:name="_Toc492457616"/>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4326" w:name="_Toc488833239"/>
      <w:bookmarkStart w:id="4327" w:name="_Toc488850476"/>
      <w:bookmarkStart w:id="4328" w:name="_Toc488874493"/>
      <w:bookmarkStart w:id="4329" w:name="_Toc488874572"/>
      <w:bookmarkStart w:id="4330" w:name="_Toc488874651"/>
      <w:bookmarkStart w:id="4331" w:name="_Toc488874730"/>
      <w:bookmarkStart w:id="4332" w:name="_Toc488875101"/>
      <w:bookmarkStart w:id="4333" w:name="_Toc488916860"/>
      <w:bookmarkStart w:id="4334" w:name="_Toc488916938"/>
      <w:bookmarkStart w:id="4335" w:name="_Toc488926358"/>
      <w:bookmarkStart w:id="4336" w:name="_Toc488926437"/>
      <w:bookmarkStart w:id="4337" w:name="_Toc488926841"/>
      <w:bookmarkStart w:id="4338" w:name="_Toc488927675"/>
      <w:bookmarkStart w:id="4339" w:name="_Toc488927756"/>
      <w:bookmarkStart w:id="4340" w:name="_Toc488948491"/>
      <w:bookmarkStart w:id="4341" w:name="_Toc488956602"/>
      <w:bookmarkStart w:id="4342" w:name="_Toc489026194"/>
      <w:bookmarkStart w:id="4343" w:name="_Toc489032622"/>
      <w:bookmarkStart w:id="4344" w:name="_Toc489103415"/>
      <w:bookmarkStart w:id="4345" w:name="_Toc489195682"/>
      <w:bookmarkStart w:id="4346" w:name="_Toc489215670"/>
      <w:bookmarkStart w:id="4347" w:name="_Toc489217204"/>
      <w:bookmarkStart w:id="4348" w:name="_Toc489298477"/>
      <w:bookmarkStart w:id="4349" w:name="_Toc489446983"/>
      <w:bookmarkStart w:id="4350" w:name="_Toc489518448"/>
      <w:bookmarkStart w:id="4351" w:name="_Toc489543839"/>
      <w:bookmarkStart w:id="4352" w:name="_Toc489689112"/>
      <w:bookmarkStart w:id="4353" w:name="_Toc489707611"/>
      <w:bookmarkStart w:id="4354" w:name="_Toc489712138"/>
      <w:bookmarkStart w:id="4355" w:name="_Toc489780760"/>
      <w:bookmarkStart w:id="4356" w:name="_Toc489795681"/>
      <w:bookmarkStart w:id="4357" w:name="_Toc489820431"/>
      <w:bookmarkStart w:id="4358" w:name="_Toc489899102"/>
      <w:bookmarkStart w:id="4359" w:name="_Toc489907813"/>
      <w:bookmarkStart w:id="4360" w:name="_Toc489991408"/>
      <w:bookmarkStart w:id="4361" w:name="_Toc490056581"/>
      <w:bookmarkStart w:id="4362" w:name="_Toc490467101"/>
      <w:bookmarkStart w:id="4363" w:name="_Toc490470955"/>
      <w:bookmarkStart w:id="4364" w:name="_Toc490474166"/>
      <w:bookmarkStart w:id="4365" w:name="_Toc490477155"/>
      <w:bookmarkStart w:id="4366" w:name="_Toc490860357"/>
      <w:bookmarkStart w:id="4367" w:name="_Toc490860695"/>
      <w:bookmarkStart w:id="4368" w:name="_Toc490943127"/>
      <w:bookmarkStart w:id="4369" w:name="_Toc490994532"/>
      <w:bookmarkStart w:id="4370" w:name="_Toc491202480"/>
      <w:bookmarkStart w:id="4371" w:name="_Toc491260545"/>
      <w:bookmarkStart w:id="4372" w:name="_Toc491268929"/>
      <w:bookmarkStart w:id="4373" w:name="_Toc491334856"/>
      <w:bookmarkStart w:id="4374" w:name="_Toc491335252"/>
      <w:bookmarkStart w:id="4375" w:name="_Toc491352012"/>
      <w:bookmarkStart w:id="4376" w:name="_Toc491376034"/>
      <w:bookmarkStart w:id="4377" w:name="_Toc491376362"/>
      <w:bookmarkStart w:id="4378" w:name="_Toc491606287"/>
      <w:bookmarkStart w:id="4379" w:name="_Toc491764332"/>
      <w:bookmarkStart w:id="4380" w:name="_Toc491863262"/>
      <w:bookmarkStart w:id="4381" w:name="_Toc491870924"/>
      <w:bookmarkStart w:id="4382" w:name="_Toc491878142"/>
      <w:bookmarkStart w:id="4383" w:name="_Toc491881631"/>
      <w:bookmarkStart w:id="4384" w:name="_Toc491947105"/>
      <w:bookmarkStart w:id="4385" w:name="_Toc491947681"/>
      <w:bookmarkStart w:id="4386" w:name="_Toc491948561"/>
      <w:bookmarkStart w:id="4387" w:name="_Toc491949277"/>
      <w:bookmarkStart w:id="4388" w:name="_Toc491950562"/>
      <w:bookmarkStart w:id="4389" w:name="_Toc491952450"/>
      <w:bookmarkStart w:id="4390" w:name="_Toc492295897"/>
      <w:bookmarkStart w:id="4391" w:name="_Toc492299763"/>
      <w:bookmarkStart w:id="4392" w:name="_Toc492301465"/>
      <w:bookmarkStart w:id="4393" w:name="_Toc492457617"/>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4394" w:name="_Toc488833240"/>
      <w:bookmarkStart w:id="4395" w:name="_Toc488850477"/>
      <w:bookmarkStart w:id="4396" w:name="_Toc488874494"/>
      <w:bookmarkStart w:id="4397" w:name="_Toc488874573"/>
      <w:bookmarkStart w:id="4398" w:name="_Toc488874652"/>
      <w:bookmarkStart w:id="4399" w:name="_Toc488874731"/>
      <w:bookmarkStart w:id="4400" w:name="_Toc488875102"/>
      <w:bookmarkStart w:id="4401" w:name="_Toc488916861"/>
      <w:bookmarkStart w:id="4402" w:name="_Toc488916939"/>
      <w:bookmarkStart w:id="4403" w:name="_Toc488926359"/>
      <w:bookmarkStart w:id="4404" w:name="_Toc488926438"/>
      <w:bookmarkStart w:id="4405" w:name="_Toc488926842"/>
      <w:bookmarkStart w:id="4406" w:name="_Toc488927676"/>
      <w:bookmarkStart w:id="4407" w:name="_Toc488927757"/>
      <w:bookmarkStart w:id="4408" w:name="_Toc488948492"/>
      <w:bookmarkStart w:id="4409" w:name="_Toc488956603"/>
      <w:bookmarkStart w:id="4410" w:name="_Toc489026195"/>
      <w:bookmarkStart w:id="4411" w:name="_Toc489032623"/>
      <w:bookmarkStart w:id="4412" w:name="_Toc489103416"/>
      <w:bookmarkStart w:id="4413" w:name="_Toc489195683"/>
      <w:bookmarkStart w:id="4414" w:name="_Toc489215671"/>
      <w:bookmarkStart w:id="4415" w:name="_Toc489217205"/>
      <w:bookmarkStart w:id="4416" w:name="_Toc489298478"/>
      <w:bookmarkStart w:id="4417" w:name="_Toc489446984"/>
      <w:bookmarkStart w:id="4418" w:name="_Toc489518449"/>
      <w:bookmarkStart w:id="4419" w:name="_Toc489543840"/>
      <w:bookmarkStart w:id="4420" w:name="_Toc489689113"/>
      <w:bookmarkStart w:id="4421" w:name="_Toc489707612"/>
      <w:bookmarkStart w:id="4422" w:name="_Toc489712139"/>
      <w:bookmarkStart w:id="4423" w:name="_Toc489780761"/>
      <w:bookmarkStart w:id="4424" w:name="_Toc489795682"/>
      <w:bookmarkStart w:id="4425" w:name="_Toc489820432"/>
      <w:bookmarkStart w:id="4426" w:name="_Toc489899103"/>
      <w:bookmarkStart w:id="4427" w:name="_Toc489907814"/>
      <w:bookmarkStart w:id="4428" w:name="_Toc489991409"/>
      <w:bookmarkStart w:id="4429" w:name="_Toc490056582"/>
      <w:bookmarkStart w:id="4430" w:name="_Toc490467102"/>
      <w:bookmarkStart w:id="4431" w:name="_Toc490470956"/>
      <w:bookmarkStart w:id="4432" w:name="_Toc490474167"/>
      <w:bookmarkStart w:id="4433" w:name="_Toc490477156"/>
      <w:bookmarkStart w:id="4434" w:name="_Toc490860358"/>
      <w:bookmarkStart w:id="4435" w:name="_Toc490860696"/>
      <w:bookmarkStart w:id="4436" w:name="_Toc490943128"/>
      <w:bookmarkStart w:id="4437" w:name="_Toc490994533"/>
      <w:bookmarkStart w:id="4438" w:name="_Toc491202481"/>
      <w:bookmarkStart w:id="4439" w:name="_Toc491260546"/>
      <w:bookmarkStart w:id="4440" w:name="_Toc491268930"/>
      <w:bookmarkStart w:id="4441" w:name="_Toc491334857"/>
      <w:bookmarkStart w:id="4442" w:name="_Toc491335253"/>
      <w:bookmarkStart w:id="4443" w:name="_Toc491352013"/>
      <w:bookmarkStart w:id="4444" w:name="_Toc491376035"/>
      <w:bookmarkStart w:id="4445" w:name="_Toc491376363"/>
      <w:bookmarkStart w:id="4446" w:name="_Toc491606288"/>
      <w:bookmarkStart w:id="4447" w:name="_Toc491764333"/>
      <w:bookmarkStart w:id="4448" w:name="_Toc491863263"/>
      <w:bookmarkStart w:id="4449" w:name="_Toc491870925"/>
      <w:bookmarkStart w:id="4450" w:name="_Toc491878143"/>
      <w:bookmarkStart w:id="4451" w:name="_Toc491881632"/>
      <w:bookmarkStart w:id="4452" w:name="_Toc491947106"/>
      <w:bookmarkStart w:id="4453" w:name="_Toc491947682"/>
      <w:bookmarkStart w:id="4454" w:name="_Toc491948562"/>
      <w:bookmarkStart w:id="4455" w:name="_Toc491949278"/>
      <w:bookmarkStart w:id="4456" w:name="_Toc491950563"/>
      <w:bookmarkStart w:id="4457" w:name="_Toc491952451"/>
      <w:bookmarkStart w:id="4458" w:name="_Toc492295898"/>
      <w:bookmarkStart w:id="4459" w:name="_Toc492299764"/>
      <w:bookmarkStart w:id="4460" w:name="_Toc492301466"/>
      <w:bookmarkStart w:id="4461" w:name="_Toc492457618"/>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4462" w:name="_Toc488833241"/>
      <w:bookmarkStart w:id="4463" w:name="_Toc488850478"/>
      <w:bookmarkStart w:id="4464" w:name="_Toc488874495"/>
      <w:bookmarkStart w:id="4465" w:name="_Toc488874574"/>
      <w:bookmarkStart w:id="4466" w:name="_Toc488874653"/>
      <w:bookmarkStart w:id="4467" w:name="_Toc488874732"/>
      <w:bookmarkStart w:id="4468" w:name="_Toc488875103"/>
      <w:bookmarkStart w:id="4469" w:name="_Toc488916862"/>
      <w:bookmarkStart w:id="4470" w:name="_Toc488916940"/>
      <w:bookmarkStart w:id="4471" w:name="_Toc488926360"/>
      <w:bookmarkStart w:id="4472" w:name="_Toc488926439"/>
      <w:bookmarkStart w:id="4473" w:name="_Toc488926843"/>
      <w:bookmarkStart w:id="4474" w:name="_Toc488927677"/>
      <w:bookmarkStart w:id="4475" w:name="_Toc488927758"/>
      <w:bookmarkStart w:id="4476" w:name="_Toc488948493"/>
      <w:bookmarkStart w:id="4477" w:name="_Toc488956604"/>
      <w:bookmarkStart w:id="4478" w:name="_Toc489026196"/>
      <w:bookmarkStart w:id="4479" w:name="_Toc489032624"/>
      <w:bookmarkStart w:id="4480" w:name="_Toc489103417"/>
      <w:bookmarkStart w:id="4481" w:name="_Toc489195684"/>
      <w:bookmarkStart w:id="4482" w:name="_Toc489215672"/>
      <w:bookmarkStart w:id="4483" w:name="_Toc489217206"/>
      <w:bookmarkStart w:id="4484" w:name="_Toc489298479"/>
      <w:bookmarkStart w:id="4485" w:name="_Toc489446985"/>
      <w:bookmarkStart w:id="4486" w:name="_Toc489518450"/>
      <w:bookmarkStart w:id="4487" w:name="_Toc489543841"/>
      <w:bookmarkStart w:id="4488" w:name="_Toc489689114"/>
      <w:bookmarkStart w:id="4489" w:name="_Toc489707613"/>
      <w:bookmarkStart w:id="4490" w:name="_Toc489712140"/>
      <w:bookmarkStart w:id="4491" w:name="_Toc489780762"/>
      <w:bookmarkStart w:id="4492" w:name="_Toc489795683"/>
      <w:bookmarkStart w:id="4493" w:name="_Toc489820433"/>
      <w:bookmarkStart w:id="4494" w:name="_Toc489899104"/>
      <w:bookmarkStart w:id="4495" w:name="_Toc489907815"/>
      <w:bookmarkStart w:id="4496" w:name="_Toc489991410"/>
      <w:bookmarkStart w:id="4497" w:name="_Toc490056583"/>
      <w:bookmarkStart w:id="4498" w:name="_Toc490467103"/>
      <w:bookmarkStart w:id="4499" w:name="_Toc490470957"/>
      <w:bookmarkStart w:id="4500" w:name="_Toc490474168"/>
      <w:bookmarkStart w:id="4501" w:name="_Toc490477157"/>
      <w:bookmarkStart w:id="4502" w:name="_Toc490860359"/>
      <w:bookmarkStart w:id="4503" w:name="_Toc490860697"/>
      <w:bookmarkStart w:id="4504" w:name="_Toc490943129"/>
      <w:bookmarkStart w:id="4505" w:name="_Toc490994534"/>
      <w:bookmarkStart w:id="4506" w:name="_Toc491202482"/>
      <w:bookmarkStart w:id="4507" w:name="_Toc491260547"/>
      <w:bookmarkStart w:id="4508" w:name="_Toc491268931"/>
      <w:bookmarkStart w:id="4509" w:name="_Toc491334858"/>
      <w:bookmarkStart w:id="4510" w:name="_Toc491335254"/>
      <w:bookmarkStart w:id="4511" w:name="_Toc491352014"/>
      <w:bookmarkStart w:id="4512" w:name="_Toc491376036"/>
      <w:bookmarkStart w:id="4513" w:name="_Toc491376364"/>
      <w:bookmarkStart w:id="4514" w:name="_Toc491606289"/>
      <w:bookmarkStart w:id="4515" w:name="_Toc491764334"/>
      <w:bookmarkStart w:id="4516" w:name="_Toc491863264"/>
      <w:bookmarkStart w:id="4517" w:name="_Toc491870926"/>
      <w:bookmarkStart w:id="4518" w:name="_Toc491878144"/>
      <w:bookmarkStart w:id="4519" w:name="_Toc491881633"/>
      <w:bookmarkStart w:id="4520" w:name="_Toc491947107"/>
      <w:bookmarkStart w:id="4521" w:name="_Toc491947683"/>
      <w:bookmarkStart w:id="4522" w:name="_Toc491948563"/>
      <w:bookmarkStart w:id="4523" w:name="_Toc491949279"/>
      <w:bookmarkStart w:id="4524" w:name="_Toc491950564"/>
      <w:bookmarkStart w:id="4525" w:name="_Toc491952452"/>
      <w:bookmarkStart w:id="4526" w:name="_Toc492295899"/>
      <w:bookmarkStart w:id="4527" w:name="_Toc492299765"/>
      <w:bookmarkStart w:id="4528" w:name="_Toc492301467"/>
      <w:bookmarkStart w:id="4529" w:name="_Toc492457619"/>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p>
    <w:p w14:paraId="3EF47DA7" w14:textId="77777777" w:rsidR="00AE14CE" w:rsidRPr="00B207B1" w:rsidRDefault="0067145D">
      <w:pPr>
        <w:pStyle w:val="21"/>
        <w:spacing w:line="240" w:lineRule="auto"/>
        <w:pPrChange w:id="4530" w:author="微软用户" w:date="2017-08-18T22:52:00Z">
          <w:pPr>
            <w:pStyle w:val="21"/>
            <w:numPr>
              <w:ilvl w:val="1"/>
              <w:numId w:val="13"/>
            </w:numPr>
            <w:ind w:left="567" w:hanging="567"/>
          </w:pPr>
        </w:pPrChange>
      </w:pPr>
      <w:bookmarkStart w:id="4531" w:name="_Toc492457620"/>
      <w:ins w:id="4532" w:author="微软用户" w:date="2017-08-18T22:52:00Z">
        <w:r w:rsidRPr="00B207B1">
          <w:rPr>
            <w:rFonts w:hint="eastAsia"/>
          </w:rPr>
          <w:t>4.4</w:t>
        </w:r>
      </w:ins>
      <w:r w:rsidR="0015287D" w:rsidRPr="00B207B1">
        <w:rPr>
          <w:rFonts w:hint="eastAsia"/>
        </w:rPr>
        <w:t>数据库</w:t>
      </w:r>
      <w:r w:rsidR="00AE14CE" w:rsidRPr="00B207B1">
        <w:t>设计</w:t>
      </w:r>
      <w:bookmarkEnd w:id="4531"/>
    </w:p>
    <w:p w14:paraId="44855532" w14:textId="0236E861" w:rsidR="006D4ECC" w:rsidRPr="00B207B1" w:rsidRDefault="001F74B9" w:rsidP="001F74B9">
      <w:pPr>
        <w:spacing w:line="400" w:lineRule="exact"/>
        <w:ind w:firstLine="420"/>
        <w:rPr>
          <w:rFonts w:hAnsiTheme="minorEastAsia"/>
          <w:rPrChange w:id="4533" w:author="JY0225" w:date="2017-08-24T11:20:00Z">
            <w:rPr>
              <w:rFonts w:ascii="Times New Roman" w:hAnsi="Times New Roman"/>
              <w:spacing w:val="10"/>
            </w:rPr>
          </w:rPrChange>
        </w:rPr>
      </w:pPr>
      <w:r w:rsidRPr="00B207B1">
        <w:rPr>
          <w:rFonts w:hAnsiTheme="minorEastAsia" w:hint="eastAsia"/>
          <w:color w:val="000000" w:themeColor="text1"/>
          <w:rPrChange w:id="4534"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4535" w:author="JY0225" w:date="2017-08-24T11:20:00Z">
            <w:rPr>
              <w:rFonts w:hint="eastAsia"/>
              <w:color w:val="000000" w:themeColor="text1"/>
            </w:rPr>
          </w:rPrChange>
        </w:rPr>
        <w:t>，如对用户信息加密</w:t>
      </w:r>
      <w:r w:rsidR="00476838" w:rsidRPr="00B207B1">
        <w:rPr>
          <w:rFonts w:hAnsiTheme="minorEastAsia" w:hint="eastAsia"/>
          <w:color w:val="000000" w:themeColor="text1"/>
          <w:rPrChange w:id="4536" w:author="JY0225" w:date="2017-08-24T11:20:00Z">
            <w:rPr>
              <w:rFonts w:hint="eastAsia"/>
              <w:color w:val="000000" w:themeColor="text1"/>
            </w:rPr>
          </w:rPrChange>
        </w:rPr>
        <w:t>备份</w:t>
      </w:r>
      <w:r w:rsidR="0050027F" w:rsidRPr="00B207B1">
        <w:rPr>
          <w:rFonts w:hAnsiTheme="minorEastAsia" w:hint="eastAsia"/>
          <w:color w:val="000000" w:themeColor="text1"/>
          <w:rPrChange w:id="4537" w:author="JY0225" w:date="2017-08-24T11:20:00Z">
            <w:rPr>
              <w:rFonts w:hint="eastAsia"/>
              <w:color w:val="000000" w:themeColor="text1"/>
            </w:rPr>
          </w:rPrChange>
        </w:rPr>
        <w:t>、</w:t>
      </w:r>
      <w:r w:rsidR="006544F1" w:rsidRPr="00B207B1">
        <w:rPr>
          <w:rFonts w:hAnsiTheme="minorEastAsia" w:hint="eastAsia"/>
          <w:color w:val="000000" w:themeColor="text1"/>
          <w:rPrChange w:id="4538"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539" w:author="JY0225" w:date="2017-08-24T11:20:00Z">
            <w:rPr>
              <w:rFonts w:hint="eastAsia"/>
              <w:color w:val="000000" w:themeColor="text1"/>
            </w:rPr>
          </w:rPrChange>
        </w:rPr>
        <w:t>本文</w:t>
      </w:r>
      <w:r w:rsidR="00291E4A" w:rsidRPr="00B207B1">
        <w:rPr>
          <w:rFonts w:hAnsiTheme="minorEastAsia" w:hint="eastAsia"/>
          <w:color w:val="000000" w:themeColor="text1"/>
          <w:rPrChange w:id="4540" w:author="JY0225" w:date="2017-08-24T11:20:00Z">
            <w:rPr>
              <w:rFonts w:hint="eastAsia"/>
              <w:color w:val="000000" w:themeColor="text1"/>
            </w:rPr>
          </w:rPrChange>
        </w:rPr>
        <w:t>使用的是</w:t>
      </w:r>
      <w:r w:rsidR="00291E4A" w:rsidRPr="00B207B1">
        <w:rPr>
          <w:rFonts w:hAnsiTheme="minorEastAsia"/>
          <w:color w:val="000000" w:themeColor="text1"/>
          <w:rPrChange w:id="4541" w:author="JY0225" w:date="2017-08-24T11:20:00Z">
            <w:rPr>
              <w:color w:val="000000" w:themeColor="text1"/>
            </w:rPr>
          </w:rPrChange>
        </w:rPr>
        <w:t>SQLite</w:t>
      </w:r>
      <w:r w:rsidR="00291E4A" w:rsidRPr="00B207B1">
        <w:rPr>
          <w:rFonts w:hAnsiTheme="minorEastAsia" w:hint="eastAsia"/>
          <w:color w:val="000000" w:themeColor="text1"/>
          <w:rPrChange w:id="4542"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543" w:author="JY0225" w:date="2017-08-24T11:20:00Z">
            <w:rPr>
              <w:color w:val="000000" w:themeColor="text1"/>
            </w:rPr>
          </w:rPrChange>
        </w:rPr>
        <w:t>SQLite</w:t>
      </w:r>
      <w:r w:rsidR="00291E4A" w:rsidRPr="00B207B1">
        <w:rPr>
          <w:rFonts w:hAnsiTheme="minorEastAsia" w:hint="eastAsia"/>
          <w:color w:val="000000" w:themeColor="text1"/>
          <w:rPrChange w:id="4544" w:author="JY0225" w:date="2017-08-24T11:20:00Z">
            <w:rPr>
              <w:rFonts w:hint="eastAsia"/>
              <w:color w:val="000000" w:themeColor="text1"/>
            </w:rPr>
          </w:rPrChange>
        </w:rPr>
        <w:t>，是因为</w:t>
      </w:r>
      <w:r w:rsidR="00291E4A" w:rsidRPr="00B207B1">
        <w:rPr>
          <w:rFonts w:hAnsiTheme="minorEastAsia" w:hint="eastAsia"/>
          <w:rPrChange w:id="4545"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546" w:author="JY0225" w:date="2017-08-24T11:20:00Z">
            <w:rPr>
              <w:rFonts w:ascii="Times New Roman" w:hAnsi="Times New Roman"/>
              <w:spacing w:val="10"/>
            </w:rPr>
          </w:rPrChange>
        </w:rPr>
        <w:t>SQL92</w:t>
      </w:r>
      <w:r w:rsidR="00291E4A" w:rsidRPr="00B207B1">
        <w:rPr>
          <w:rFonts w:hAnsiTheme="minorEastAsia" w:hint="eastAsia"/>
          <w:rPrChange w:id="4547"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548" w:author="JY0225" w:date="2017-08-24T11:20:00Z">
            <w:rPr>
              <w:rFonts w:ascii="Times New Roman" w:hAnsi="Times New Roman" w:hint="eastAsia"/>
              <w:spacing w:val="10"/>
            </w:rPr>
          </w:rPrChange>
        </w:rPr>
        <w:t>此外，最大支持</w:t>
      </w:r>
      <w:r w:rsidR="005E6B79" w:rsidRPr="00B207B1">
        <w:rPr>
          <w:rFonts w:hAnsiTheme="minorEastAsia"/>
          <w:rPrChange w:id="4549" w:author="JY0225" w:date="2017-08-24T11:20:00Z">
            <w:rPr>
              <w:rFonts w:ascii="Times New Roman" w:hAnsi="Times New Roman"/>
              <w:spacing w:val="10"/>
            </w:rPr>
          </w:rPrChange>
        </w:rPr>
        <w:t>2TB</w:t>
      </w:r>
      <w:r w:rsidR="005E6B79" w:rsidRPr="00B207B1">
        <w:rPr>
          <w:rFonts w:hAnsiTheme="minorEastAsia" w:hint="eastAsia"/>
          <w:rPrChange w:id="4550" w:author="JY0225" w:date="2017-08-24T11:20:00Z">
            <w:rPr>
              <w:rFonts w:ascii="Times New Roman" w:hAnsi="Times New Roman" w:hint="eastAsia"/>
              <w:spacing w:val="10"/>
            </w:rPr>
          </w:rPrChange>
        </w:rPr>
        <w:t>的</w:t>
      </w:r>
      <w:r w:rsidR="00476838" w:rsidRPr="00B207B1">
        <w:rPr>
          <w:rFonts w:hAnsiTheme="minorEastAsia" w:hint="eastAsia"/>
          <w:rPrChange w:id="4551" w:author="JY0225" w:date="2017-08-24T11:20:00Z">
            <w:rPr>
              <w:rFonts w:ascii="Times New Roman" w:hAnsi="Times New Roman" w:hint="eastAsia"/>
              <w:spacing w:val="10"/>
            </w:rPr>
          </w:rPrChange>
        </w:rPr>
        <w:t>备份</w:t>
      </w:r>
      <w:r w:rsidR="005E6B79" w:rsidRPr="00B207B1">
        <w:rPr>
          <w:rFonts w:hAnsiTheme="minorEastAsia" w:hint="eastAsia"/>
          <w:rPrChange w:id="4552" w:author="JY0225" w:date="2017-08-24T11:20:00Z">
            <w:rPr>
              <w:rFonts w:ascii="Times New Roman" w:hAnsi="Times New Roman" w:hint="eastAsia"/>
              <w:spacing w:val="10"/>
            </w:rPr>
          </w:rPrChange>
        </w:rPr>
        <w:t>空间也足够</w:t>
      </w:r>
      <w:r w:rsidR="00476838" w:rsidRPr="00B207B1">
        <w:rPr>
          <w:rFonts w:hAnsiTheme="minorEastAsia" w:hint="eastAsia"/>
          <w:rPrChange w:id="4553" w:author="JY0225" w:date="2017-08-24T11:20:00Z">
            <w:rPr>
              <w:rFonts w:ascii="Times New Roman" w:hAnsi="Times New Roman" w:hint="eastAsia"/>
              <w:spacing w:val="10"/>
            </w:rPr>
          </w:rPrChange>
        </w:rPr>
        <w:t>备份</w:t>
      </w:r>
      <w:r w:rsidR="005E6B79" w:rsidRPr="00B207B1">
        <w:rPr>
          <w:rFonts w:hAnsiTheme="minorEastAsia" w:hint="eastAsia"/>
          <w:rPrChange w:id="4554"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4555"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4556" w:author="JY0225" w:date="2017-08-24T11:20:00Z">
            <w:rPr>
              <w:rFonts w:ascii="Times New Roman" w:hAnsi="Times New Roman"/>
              <w:spacing w:val="10"/>
            </w:rPr>
          </w:rPrChange>
        </w:rPr>
      </w:pPr>
      <w:r w:rsidRPr="00B207B1">
        <w:rPr>
          <w:rFonts w:hAnsiTheme="minorEastAsia" w:hint="eastAsia"/>
          <w:rPrChange w:id="4557" w:author="JY0225" w:date="2017-08-24T11:20:00Z">
            <w:rPr>
              <w:rFonts w:ascii="Times New Roman" w:hAnsi="Times New Roman" w:hint="eastAsia"/>
              <w:spacing w:val="10"/>
            </w:rPr>
          </w:rPrChange>
        </w:rPr>
        <w:t>本文</w:t>
      </w:r>
      <w:r w:rsidR="00C81D79" w:rsidRPr="00B207B1">
        <w:rPr>
          <w:rFonts w:hAnsiTheme="minorEastAsia" w:hint="eastAsia"/>
          <w:rPrChange w:id="4558" w:author="JY0225" w:date="2017-08-24T11:20:00Z">
            <w:rPr>
              <w:rFonts w:ascii="Times New Roman" w:hAnsi="Times New Roman" w:hint="eastAsia"/>
              <w:spacing w:val="10"/>
            </w:rPr>
          </w:rPrChange>
        </w:rPr>
        <w:t>一共设计了三张表</w:t>
      </w:r>
      <w:del w:id="4559" w:author="微软用户" w:date="2017-08-24T21:25:00Z">
        <w:r w:rsidR="009A7BAF" w:rsidRPr="00B207B1" w:rsidDel="00F23549">
          <w:rPr>
            <w:rFonts w:hAnsiTheme="minorEastAsia"/>
            <w:color w:val="000000" w:themeColor="text1"/>
            <w:vertAlign w:val="superscript"/>
            <w:rPrChange w:id="4560"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561"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562"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563"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564"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565"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566"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4567" w:author="JY0225" w:date="2017-08-24T11:20:00Z">
            <w:rPr>
              <w:rFonts w:ascii="Times New Roman" w:hAnsi="Times New Roman" w:hint="eastAsia"/>
              <w:spacing w:val="10"/>
            </w:rPr>
          </w:rPrChange>
        </w:rPr>
        <w:t>信息</w:t>
      </w:r>
      <w:r w:rsidR="00DF0AFB" w:rsidRPr="00B207B1">
        <w:rPr>
          <w:rFonts w:hAnsiTheme="minorEastAsia" w:hint="eastAsia"/>
          <w:rPrChange w:id="4568" w:author="JY0225" w:date="2017-08-24T11:20:00Z">
            <w:rPr>
              <w:rFonts w:ascii="Times New Roman" w:hAnsi="Times New Roman" w:hint="eastAsia"/>
              <w:spacing w:val="10"/>
            </w:rPr>
          </w:rPrChange>
        </w:rPr>
        <w:t>、</w:t>
      </w:r>
      <w:r w:rsidR="00D35CE6" w:rsidRPr="00B207B1">
        <w:rPr>
          <w:rFonts w:hAnsiTheme="minorEastAsia" w:hint="eastAsia"/>
          <w:rPrChange w:id="4569"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570"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4571"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4572"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B207B1" w:rsidRDefault="00AD6161" w:rsidP="00FC5D16">
            <w:pPr>
              <w:pStyle w:val="a7"/>
              <w:spacing w:line="400" w:lineRule="exact"/>
              <w:jc w:val="both"/>
              <w:rPr>
                <w:rFonts w:asciiTheme="minorEastAsia" w:eastAsiaTheme="minorEastAsia" w:hAnsiTheme="minorEastAsia"/>
                <w:spacing w:val="0"/>
                <w:szCs w:val="24"/>
                <w:rPrChange w:id="4573" w:author="JY0225" w:date="2017-08-24T11:20:00Z">
                  <w:rPr>
                    <w:rFonts w:eastAsiaTheme="minorEastAsia"/>
                  </w:rPr>
                </w:rPrChange>
              </w:rPr>
            </w:pPr>
            <w:r>
              <w:rPr>
                <w:rFonts w:asciiTheme="minorEastAsia" w:eastAsiaTheme="minorEastAsia" w:hAnsiTheme="minorEastAsia"/>
                <w:spacing w:val="0"/>
                <w:szCs w:val="24"/>
              </w:rPr>
              <w:t xml:space="preserve">create table if not exists </w:t>
            </w:r>
            <w:r>
              <w:rPr>
                <w:rFonts w:asciiTheme="minorEastAsia" w:eastAsiaTheme="minorEastAsia" w:hAnsiTheme="minorEastAsia" w:hint="eastAsia"/>
                <w:spacing w:val="0"/>
                <w:szCs w:val="24"/>
              </w:rPr>
              <w:t>l</w:t>
            </w:r>
            <w:r w:rsidR="008408F8" w:rsidRPr="00B207B1">
              <w:rPr>
                <w:rFonts w:asciiTheme="minorEastAsia" w:eastAsiaTheme="minorEastAsia" w:hAnsiTheme="minorEastAsia"/>
                <w:spacing w:val="0"/>
                <w:szCs w:val="24"/>
                <w:rPrChange w:id="4574" w:author="JY0225" w:date="2017-08-24T11:20:00Z">
                  <w:rPr>
                    <w:rFonts w:eastAsiaTheme="minorEastAsia"/>
                  </w:rPr>
                </w:rPrChange>
              </w:rPr>
              <w:t>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575" w:author="JY0225" w:date="2017-08-24T11:20:00Z">
                  <w:rPr>
                    <w:rFonts w:eastAsiaTheme="minorEastAsia"/>
                  </w:rPr>
                </w:rPrChange>
              </w:rPr>
            </w:pPr>
            <w:r w:rsidRPr="00B207B1">
              <w:rPr>
                <w:rFonts w:asciiTheme="minorEastAsia" w:eastAsiaTheme="minorEastAsia" w:hAnsiTheme="minorEastAsia"/>
                <w:spacing w:val="0"/>
                <w:szCs w:val="24"/>
                <w:rPrChange w:id="4576"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577" w:author="JY0225" w:date="2017-08-24T11:20:00Z">
                  <w:rPr>
                    <w:rFonts w:eastAsiaTheme="minorEastAsia"/>
                  </w:rPr>
                </w:rPrChange>
              </w:rPr>
              <w:t xml:space="preserve">     </w:t>
            </w:r>
            <w:ins w:id="4578"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579"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580"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581" w:author="JY0225" w:date="2017-08-24T11:20:00Z">
                  <w:rPr>
                    <w:rFonts w:eastAsiaTheme="minorEastAsia"/>
                  </w:rPr>
                </w:rPrChange>
              </w:rPr>
            </w:pPr>
            <w:r w:rsidRPr="00B207B1">
              <w:rPr>
                <w:rFonts w:asciiTheme="minorEastAsia" w:eastAsiaTheme="minorEastAsia" w:hAnsiTheme="minorEastAsia"/>
                <w:spacing w:val="0"/>
                <w:szCs w:val="24"/>
                <w:rPrChange w:id="4582"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583" w:author="JY0225" w:date="2017-08-24T11:20:00Z">
                  <w:rPr>
                    <w:rFonts w:eastAsiaTheme="minorEastAsia"/>
                  </w:rPr>
                </w:rPrChange>
              </w:rPr>
              <w:t xml:space="preserve">    </w:t>
            </w:r>
            <w:ins w:id="4584"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585"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586"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587" w:author="JY0225" w:date="2017-08-24T11:20:00Z">
                  <w:rPr>
                    <w:rFonts w:eastAsiaTheme="minorEastAsia"/>
                  </w:rPr>
                </w:rPrChange>
              </w:rPr>
            </w:pPr>
            <w:r w:rsidRPr="00B207B1">
              <w:rPr>
                <w:rFonts w:asciiTheme="minorEastAsia" w:eastAsiaTheme="minorEastAsia" w:hAnsiTheme="minorEastAsia"/>
                <w:spacing w:val="0"/>
                <w:szCs w:val="24"/>
                <w:rPrChange w:id="4588"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589" w:author="JY0225" w:date="2017-08-24T11:20:00Z">
                  <w:rPr>
                    <w:rFonts w:eastAsiaTheme="minorEastAsia"/>
                  </w:rPr>
                </w:rPrChange>
              </w:rPr>
              <w:t xml:space="preserve">    </w:t>
            </w:r>
            <w:ins w:id="4590"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591"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592"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593" w:author="JY0225" w:date="2017-08-24T11:20:00Z">
                  <w:rPr>
                    <w:rFonts w:eastAsiaTheme="minorEastAsia"/>
                  </w:rPr>
                </w:rPrChange>
              </w:rPr>
            </w:pPr>
            <w:r w:rsidRPr="00B207B1">
              <w:rPr>
                <w:rFonts w:asciiTheme="minorEastAsia" w:eastAsiaTheme="minorEastAsia" w:hAnsiTheme="minorEastAsia"/>
                <w:spacing w:val="0"/>
                <w:szCs w:val="24"/>
                <w:rPrChange w:id="4594"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595" w:author="JY0225" w:date="2017-08-24T11:20:00Z">
                  <w:rPr>
                    <w:rFonts w:eastAsiaTheme="minorEastAsia"/>
                  </w:rPr>
                </w:rPrChange>
              </w:rPr>
              <w:t xml:space="preserve">    </w:t>
            </w:r>
            <w:ins w:id="4596"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597"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598"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599" w:author="JY0225" w:date="2017-08-24T11:20:00Z">
                  <w:rPr>
                    <w:rFonts w:eastAsiaTheme="minorEastAsia"/>
                  </w:rPr>
                </w:rPrChange>
              </w:rPr>
            </w:pPr>
            <w:r w:rsidRPr="00B207B1">
              <w:rPr>
                <w:rFonts w:asciiTheme="minorEastAsia" w:eastAsiaTheme="minorEastAsia" w:hAnsiTheme="minorEastAsia"/>
                <w:spacing w:val="0"/>
                <w:szCs w:val="24"/>
                <w:rPrChange w:id="4600"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601" w:author="JY0225" w:date="2017-08-24T11:20:00Z">
                  <w:rPr>
                    <w:rFonts w:eastAsiaTheme="minorEastAsia"/>
                  </w:rPr>
                </w:rPrChange>
              </w:rPr>
              <w:t xml:space="preserve">   </w:t>
            </w:r>
            <w:del w:id="4602" w:author="JY0225" w:date="2017-08-24T11:21:00Z">
              <w:r w:rsidR="00D22617" w:rsidRPr="00B207B1" w:rsidDel="00152EF1">
                <w:rPr>
                  <w:rFonts w:asciiTheme="minorEastAsia" w:eastAsiaTheme="minorEastAsia" w:hAnsiTheme="minorEastAsia"/>
                  <w:spacing w:val="0"/>
                  <w:szCs w:val="24"/>
                  <w:rPrChange w:id="4603"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604"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605"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606"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607" w:author="JY0225" w:date="2017-08-24T11:20:00Z">
                  <w:rPr>
                    <w:rFonts w:eastAsiaTheme="minorEastAsia"/>
                  </w:rPr>
                </w:rPrChange>
              </w:rPr>
            </w:pPr>
            <w:r w:rsidRPr="00B207B1">
              <w:rPr>
                <w:rFonts w:asciiTheme="minorEastAsia" w:eastAsiaTheme="minorEastAsia" w:hAnsiTheme="minorEastAsia"/>
                <w:spacing w:val="0"/>
                <w:szCs w:val="24"/>
                <w:rPrChange w:id="4608"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609" w:author="JY0225" w:date="2017-08-24T11:20:00Z">
                  <w:rPr>
                    <w:rFonts w:eastAsiaTheme="minorEastAsia"/>
                  </w:rPr>
                </w:rPrChange>
              </w:rPr>
              <w:t xml:space="preserve">         </w:t>
            </w:r>
            <w:ins w:id="4610" w:author="JY0225" w:date="2017-08-24T11:21:00Z">
              <w:r w:rsidR="00152EF1" w:rsidRPr="00B207B1">
                <w:rPr>
                  <w:rFonts w:asciiTheme="minorEastAsia" w:eastAsiaTheme="minorEastAsia" w:hAnsiTheme="minorEastAsia"/>
                  <w:spacing w:val="0"/>
                  <w:szCs w:val="24"/>
                </w:rPr>
                <w:t xml:space="preserve"> </w:t>
              </w:r>
            </w:ins>
            <w:del w:id="4611" w:author="JY0225" w:date="2017-08-24T11:21:00Z">
              <w:r w:rsidR="00D22617" w:rsidRPr="00B207B1" w:rsidDel="00152EF1">
                <w:rPr>
                  <w:rFonts w:asciiTheme="minorEastAsia" w:eastAsiaTheme="minorEastAsia" w:hAnsiTheme="minorEastAsia"/>
                  <w:spacing w:val="0"/>
                  <w:szCs w:val="24"/>
                  <w:rPrChange w:id="4612"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613"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614" w:author="JY0225" w:date="2017-08-24T11:20:00Z">
                  <w:rPr>
                    <w:rFonts w:eastAsiaTheme="minorEastAsia" w:hint="eastAsia"/>
                  </w:rPr>
                </w:rPrChange>
              </w:rPr>
              <w:t>请求执行结果</w:t>
            </w:r>
          </w:p>
        </w:tc>
      </w:tr>
    </w:tbl>
    <w:p w14:paraId="3B799A3B" w14:textId="2D91498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是请求的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615"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616" w:author="JY0225" w:date="2017-08-24T11:20:00Z">
                  <w:rPr>
                    <w:rFonts w:eastAsiaTheme="minorEastAsia"/>
                  </w:rPr>
                </w:rPrChange>
              </w:rPr>
            </w:pPr>
            <w:r w:rsidRPr="00B207B1">
              <w:rPr>
                <w:rFonts w:asciiTheme="minorEastAsia" w:eastAsiaTheme="minorEastAsia" w:hAnsiTheme="minorEastAsia"/>
                <w:spacing w:val="0"/>
                <w:szCs w:val="24"/>
                <w:rPrChange w:id="4617" w:author="JY0225" w:date="2017-08-24T11:20:00Z">
                  <w:rPr>
                    <w:rFonts w:eastAsiaTheme="minorEastAsia"/>
                  </w:rPr>
                </w:rPrChange>
              </w:rPr>
              <w:t>create table if not exists fileCache(</w:t>
            </w:r>
          </w:p>
          <w:p w14:paraId="1904494E" w14:textId="7EB85D89" w:rsidR="008C0220" w:rsidRPr="00B207B1" w:rsidRDefault="00436078" w:rsidP="008C0220">
            <w:pPr>
              <w:pStyle w:val="a7"/>
              <w:spacing w:line="400" w:lineRule="exact"/>
              <w:ind w:firstLineChars="200" w:firstLine="480"/>
              <w:rPr>
                <w:rFonts w:asciiTheme="minorEastAsia" w:eastAsiaTheme="minorEastAsia" w:hAnsiTheme="minorEastAsia"/>
                <w:spacing w:val="0"/>
                <w:szCs w:val="24"/>
                <w:rPrChange w:id="4618" w:author="JY0225" w:date="2017-08-24T11:20:00Z">
                  <w:rPr>
                    <w:rFonts w:eastAsiaTheme="minorEastAsia"/>
                  </w:rPr>
                </w:rPrChange>
              </w:rPr>
            </w:pPr>
            <w:r>
              <w:rPr>
                <w:rFonts w:asciiTheme="minorEastAsia" w:eastAsiaTheme="minorEastAsia" w:hAnsiTheme="minorEastAsia"/>
                <w:spacing w:val="0"/>
                <w:szCs w:val="24"/>
              </w:rPr>
              <w:t>user</w:t>
            </w:r>
            <w:r w:rsidR="008C0220" w:rsidRPr="00B207B1">
              <w:rPr>
                <w:rFonts w:asciiTheme="minorEastAsia" w:eastAsiaTheme="minorEastAsia" w:hAnsiTheme="minorEastAsia"/>
                <w:spacing w:val="0"/>
                <w:szCs w:val="24"/>
                <w:rPrChange w:id="4619" w:author="JY0225" w:date="2017-08-24T11:20:00Z">
                  <w:rPr>
                    <w:rFonts w:eastAsiaTheme="minorEastAsia"/>
                  </w:rPr>
                </w:rPrChange>
              </w:rPr>
              <w:t xml:space="preserve">id varchar[100] not null, </w:t>
            </w:r>
            <w:r w:rsidR="00EA638B" w:rsidRPr="00B207B1">
              <w:rPr>
                <w:rFonts w:asciiTheme="minorEastAsia" w:eastAsiaTheme="minorEastAsia" w:hAnsiTheme="minorEastAsia"/>
                <w:spacing w:val="0"/>
                <w:szCs w:val="24"/>
                <w:rPrChange w:id="4620"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621"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622"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623" w:author="JY0225" w:date="2017-08-24T11:20:00Z">
                  <w:rPr>
                    <w:rFonts w:eastAsiaTheme="minorEastAsia"/>
                  </w:rPr>
                </w:rPrChange>
              </w:rPr>
            </w:pPr>
            <w:r w:rsidRPr="00B207B1">
              <w:rPr>
                <w:rFonts w:asciiTheme="minorEastAsia" w:eastAsiaTheme="minorEastAsia" w:hAnsiTheme="minorEastAsia"/>
                <w:spacing w:val="0"/>
                <w:szCs w:val="24"/>
                <w:rPrChange w:id="4624"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625"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626"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627" w:author="JY0225" w:date="2017-08-24T11:20:00Z">
                  <w:rPr>
                    <w:rFonts w:eastAsiaTheme="minorEastAsia"/>
                  </w:rPr>
                </w:rPrChange>
              </w:rPr>
            </w:pPr>
            <w:r w:rsidRPr="00B207B1">
              <w:rPr>
                <w:rFonts w:asciiTheme="minorEastAsia" w:eastAsiaTheme="minorEastAsia" w:hAnsiTheme="minorEastAsia"/>
                <w:spacing w:val="0"/>
                <w:szCs w:val="24"/>
                <w:rPrChange w:id="4628"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629"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630"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631" w:author="JY0225" w:date="2017-08-24T11:20:00Z">
                  <w:rPr>
                    <w:rFonts w:eastAsiaTheme="minorEastAsia"/>
                  </w:rPr>
                </w:rPrChange>
              </w:rPr>
            </w:pPr>
            <w:r w:rsidRPr="00B207B1">
              <w:rPr>
                <w:rFonts w:asciiTheme="minorEastAsia" w:eastAsiaTheme="minorEastAsia" w:hAnsiTheme="minorEastAsia"/>
                <w:spacing w:val="0"/>
                <w:szCs w:val="24"/>
                <w:rPrChange w:id="4632"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633" w:author="JY0225" w:date="2017-08-24T11:20:00Z">
                  <w:rPr>
                    <w:rFonts w:eastAsiaTheme="minorEastAsia"/>
                  </w:rPr>
                </w:rPrChange>
              </w:rPr>
              <w:t xml:space="preserve">             </w:t>
            </w:r>
            <w:ins w:id="4634"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635"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636"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637"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638"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639" w:author="JY0225" w:date="2017-08-24T11:20:00Z">
                  <w:rPr>
                    <w:rFonts w:eastAsiaTheme="minorEastAsia"/>
                  </w:rPr>
                </w:rPrChange>
              </w:rPr>
            </w:pPr>
            <w:r w:rsidRPr="00B207B1">
              <w:rPr>
                <w:rFonts w:asciiTheme="minorEastAsia" w:eastAsiaTheme="minorEastAsia" w:hAnsiTheme="minorEastAsia"/>
                <w:spacing w:val="0"/>
                <w:szCs w:val="24"/>
                <w:rPrChange w:id="4640"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641" w:author="JY0225" w:date="2017-08-24T11:20:00Z">
                  <w:rPr>
                    <w:rFonts w:eastAsiaTheme="minorEastAsia"/>
                  </w:rPr>
                </w:rPrChange>
              </w:rPr>
              <w:t xml:space="preserve">                 </w:t>
            </w:r>
            <w:ins w:id="4642"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643"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644"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645"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646" w:author="JY0225" w:date="2017-08-24T11:20:00Z">
                  <w:rPr>
                    <w:rFonts w:eastAsiaTheme="minorEastAsia"/>
                  </w:rPr>
                </w:rPrChange>
              </w:rPr>
            </w:pPr>
            <w:r w:rsidRPr="00B207B1">
              <w:rPr>
                <w:rFonts w:asciiTheme="minorEastAsia" w:eastAsiaTheme="minorEastAsia" w:hAnsiTheme="minorEastAsia"/>
                <w:spacing w:val="0"/>
                <w:szCs w:val="24"/>
                <w:rPrChange w:id="4647" w:author="JY0225" w:date="2017-08-24T11:20:00Z">
                  <w:rPr>
                    <w:rFonts w:eastAsiaTheme="minorEastAsia"/>
                  </w:rPr>
                </w:rPrChange>
              </w:rPr>
              <w:t>modified_time varchar[100] not null);</w:t>
            </w:r>
            <w:del w:id="4648" w:author="JY0225" w:date="2017-08-24T11:20:00Z">
              <w:r w:rsidR="00EA638B" w:rsidRPr="00B207B1" w:rsidDel="00987564">
                <w:rPr>
                  <w:rFonts w:asciiTheme="minorEastAsia" w:eastAsiaTheme="minorEastAsia" w:hAnsiTheme="minorEastAsia"/>
                  <w:spacing w:val="0"/>
                  <w:szCs w:val="24"/>
                  <w:rPrChange w:id="4649"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650"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651" w:author="JY0225" w:date="2017-08-24T11:20:00Z">
                  <w:rPr>
                    <w:rFonts w:eastAsiaTheme="minorEastAsia" w:hint="eastAsia"/>
                  </w:rPr>
                </w:rPrChange>
              </w:rPr>
              <w:t>最后一次修改时间</w:t>
            </w:r>
          </w:p>
        </w:tc>
      </w:tr>
    </w:tbl>
    <w:p w14:paraId="6605CE53" w14:textId="43A95A2C"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F12474">
        <w:rPr>
          <w:rFonts w:hAnsiTheme="minor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652"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653" w:author="JY0225" w:date="2017-08-24T11:20:00Z">
                  <w:rPr>
                    <w:rFonts w:eastAsiaTheme="minorEastAsia"/>
                  </w:rPr>
                </w:rPrChange>
              </w:rPr>
            </w:pPr>
            <w:r w:rsidRPr="00B207B1">
              <w:rPr>
                <w:rFonts w:asciiTheme="minorEastAsia" w:eastAsiaTheme="minorEastAsia" w:hAnsiTheme="minorEastAsia"/>
                <w:spacing w:val="0"/>
                <w:szCs w:val="24"/>
                <w:rPrChange w:id="4654" w:author="JY0225" w:date="2017-08-24T11:20:00Z">
                  <w:rPr>
                    <w:rFonts w:eastAsiaTheme="minorEastAsia"/>
                  </w:rPr>
                </w:rPrChange>
              </w:rPr>
              <w:t>create table if not exists breakpoint(</w:t>
            </w:r>
          </w:p>
          <w:p w14:paraId="436A7A94" w14:textId="0D39E47E" w:rsidR="009A791B" w:rsidRPr="00B207B1" w:rsidRDefault="00A1459C" w:rsidP="009A791B">
            <w:pPr>
              <w:pStyle w:val="a7"/>
              <w:spacing w:line="400" w:lineRule="exact"/>
              <w:ind w:firstLineChars="200" w:firstLine="480"/>
              <w:rPr>
                <w:rFonts w:asciiTheme="minorEastAsia" w:eastAsiaTheme="minorEastAsia" w:hAnsiTheme="minorEastAsia"/>
                <w:spacing w:val="0"/>
                <w:szCs w:val="24"/>
                <w:rPrChange w:id="4655" w:author="JY0225" w:date="2017-08-24T11:20:00Z">
                  <w:rPr>
                    <w:rFonts w:eastAsiaTheme="minorEastAsia"/>
                  </w:rPr>
                </w:rPrChange>
              </w:rPr>
            </w:pPr>
            <w:r>
              <w:rPr>
                <w:rFonts w:asciiTheme="minorEastAsia" w:eastAsiaTheme="minorEastAsia" w:hAnsiTheme="minorEastAsia"/>
                <w:spacing w:val="0"/>
                <w:szCs w:val="24"/>
              </w:rPr>
              <w:t>user</w:t>
            </w:r>
            <w:r w:rsidR="009A791B" w:rsidRPr="00B207B1">
              <w:rPr>
                <w:rFonts w:asciiTheme="minorEastAsia" w:eastAsiaTheme="minorEastAsia" w:hAnsiTheme="minorEastAsia"/>
                <w:spacing w:val="0"/>
                <w:szCs w:val="24"/>
                <w:rPrChange w:id="4656" w:author="JY0225" w:date="2017-08-24T11:20:00Z">
                  <w:rPr>
                    <w:rFonts w:eastAsiaTheme="minorEastAsia"/>
                  </w:rPr>
                </w:rPrChange>
              </w:rPr>
              <w:t xml:space="preserve">id varchar[100] not null, </w:t>
            </w:r>
            <w:r w:rsidR="0008759D" w:rsidRPr="00B207B1">
              <w:rPr>
                <w:rFonts w:asciiTheme="minorEastAsia" w:eastAsiaTheme="minorEastAsia" w:hAnsiTheme="minorEastAsia"/>
                <w:spacing w:val="0"/>
                <w:szCs w:val="24"/>
                <w:rPrChange w:id="4657" w:author="JY0225" w:date="2017-08-24T11:20:00Z">
                  <w:rPr>
                    <w:rFonts w:eastAsiaTheme="minorEastAsia"/>
                  </w:rPr>
                </w:rPrChange>
              </w:rPr>
              <w:t xml:space="preserve">       </w:t>
            </w:r>
            <w:del w:id="4658" w:author="JY0225" w:date="2017-08-24T11:20:00Z">
              <w:r w:rsidR="0008759D" w:rsidRPr="00B207B1" w:rsidDel="00152EF1">
                <w:rPr>
                  <w:rFonts w:asciiTheme="minorEastAsia" w:eastAsiaTheme="minorEastAsia" w:hAnsiTheme="minorEastAsia"/>
                  <w:spacing w:val="0"/>
                  <w:szCs w:val="24"/>
                  <w:rPrChange w:id="4659"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660"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661"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662"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663" w:author="JY0225" w:date="2017-08-24T11:20:00Z">
                  <w:rPr>
                    <w:rFonts w:eastAsiaTheme="minorEastAsia"/>
                  </w:rPr>
                </w:rPrChange>
              </w:rPr>
            </w:pPr>
            <w:r w:rsidRPr="00B207B1">
              <w:rPr>
                <w:rFonts w:asciiTheme="minorEastAsia" w:eastAsiaTheme="minorEastAsia" w:hAnsiTheme="minorEastAsia"/>
                <w:spacing w:val="0"/>
                <w:szCs w:val="24"/>
                <w:rPrChange w:id="4664"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665" w:author="JY0225" w:date="2017-08-24T11:20:00Z">
                  <w:rPr>
                    <w:rFonts w:eastAsiaTheme="minorEastAsia"/>
                  </w:rPr>
                </w:rPrChange>
              </w:rPr>
              <w:t xml:space="preserve">           </w:t>
            </w:r>
            <w:ins w:id="4666" w:author="JY0225" w:date="2017-08-24T11:21:00Z">
              <w:r w:rsidR="000A11E4" w:rsidRPr="00B207B1">
                <w:rPr>
                  <w:rFonts w:asciiTheme="minorEastAsia" w:eastAsiaTheme="minorEastAsia" w:hAnsiTheme="minorEastAsia" w:hint="eastAsia"/>
                  <w:spacing w:val="0"/>
                  <w:szCs w:val="24"/>
                </w:rPr>
                <w:t xml:space="preserve"> </w:t>
              </w:r>
            </w:ins>
            <w:del w:id="4667" w:author="JY0225" w:date="2017-08-24T11:21:00Z">
              <w:r w:rsidR="0008759D" w:rsidRPr="00B207B1" w:rsidDel="000A11E4">
                <w:rPr>
                  <w:rFonts w:asciiTheme="minorEastAsia" w:eastAsiaTheme="minorEastAsia" w:hAnsiTheme="minorEastAsia"/>
                  <w:spacing w:val="0"/>
                  <w:szCs w:val="24"/>
                  <w:rPrChange w:id="4668"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669"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670"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671"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672"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673"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674" w:author="JY0225" w:date="2017-08-24T11:20:00Z">
                  <w:rPr>
                    <w:rFonts w:eastAsiaTheme="minorEastAsia"/>
                  </w:rPr>
                </w:rPrChange>
              </w:rPr>
            </w:pPr>
            <w:r w:rsidRPr="00B207B1">
              <w:rPr>
                <w:rFonts w:asciiTheme="minorEastAsia" w:eastAsiaTheme="minorEastAsia" w:hAnsiTheme="minorEastAsia"/>
                <w:spacing w:val="0"/>
                <w:szCs w:val="24"/>
                <w:rPrChange w:id="4675" w:author="JY0225" w:date="2017-08-24T11:20:00Z">
                  <w:rPr>
                    <w:rFonts w:eastAsiaTheme="minorEastAsia"/>
                  </w:rPr>
                </w:rPrChange>
              </w:rPr>
              <w:t>server_path varchar[100] not null,</w:t>
            </w:r>
            <w:del w:id="4676" w:author="JY0225" w:date="2017-08-24T11:21:00Z">
              <w:r w:rsidR="0008759D" w:rsidRPr="00B207B1" w:rsidDel="000A11E4">
                <w:rPr>
                  <w:rFonts w:asciiTheme="minorEastAsia" w:eastAsiaTheme="minorEastAsia" w:hAnsiTheme="minorEastAsia"/>
                  <w:spacing w:val="0"/>
                  <w:szCs w:val="24"/>
                  <w:rPrChange w:id="4677"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678"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679"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680" w:author="JY0225" w:date="2017-08-24T11:20:00Z">
                  <w:rPr>
                    <w:rFonts w:eastAsiaTheme="minorEastAsia"/>
                  </w:rPr>
                </w:rPrChange>
              </w:rPr>
            </w:pPr>
            <w:r w:rsidRPr="00B207B1">
              <w:rPr>
                <w:rFonts w:asciiTheme="minorEastAsia" w:eastAsiaTheme="minorEastAsia" w:hAnsiTheme="minorEastAsia"/>
                <w:spacing w:val="0"/>
                <w:szCs w:val="24"/>
                <w:rPrChange w:id="4681" w:author="JY0225" w:date="2017-08-24T11:20:00Z">
                  <w:rPr>
                    <w:rFonts w:eastAsiaTheme="minorEastAsia"/>
                  </w:rPr>
                </w:rPrChange>
              </w:rPr>
              <w:t>point int not null default 0,</w:t>
            </w:r>
            <w:r w:rsidR="0008759D" w:rsidRPr="00B207B1">
              <w:rPr>
                <w:rFonts w:asciiTheme="minorEastAsia" w:eastAsiaTheme="minorEastAsia" w:hAnsiTheme="minorEastAsia"/>
                <w:spacing w:val="0"/>
                <w:szCs w:val="24"/>
                <w:rPrChange w:id="4682" w:author="JY0225" w:date="2017-08-24T11:20:00Z">
                  <w:rPr>
                    <w:rFonts w:eastAsiaTheme="minorEastAsia"/>
                  </w:rPr>
                </w:rPrChange>
              </w:rPr>
              <w:t xml:space="preserve">         </w:t>
            </w:r>
            <w:del w:id="4683" w:author="JY0225" w:date="2017-08-24T11:21:00Z">
              <w:r w:rsidR="0008759D" w:rsidRPr="00B207B1" w:rsidDel="000A11E4">
                <w:rPr>
                  <w:rFonts w:asciiTheme="minorEastAsia" w:eastAsiaTheme="minorEastAsia" w:hAnsiTheme="minorEastAsia"/>
                  <w:spacing w:val="0"/>
                  <w:szCs w:val="24"/>
                  <w:rPrChange w:id="4684"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685"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686"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687" w:author="JY0225" w:date="2017-08-24T11:20:00Z">
                  <w:rPr>
                    <w:rFonts w:eastAsiaTheme="minorEastAsia"/>
                  </w:rPr>
                </w:rPrChange>
              </w:rPr>
            </w:pPr>
            <w:r w:rsidRPr="00B207B1">
              <w:rPr>
                <w:rFonts w:asciiTheme="minorEastAsia" w:eastAsiaTheme="minorEastAsia" w:hAnsiTheme="minorEastAsia"/>
                <w:spacing w:val="0"/>
                <w:szCs w:val="24"/>
                <w:rPrChange w:id="4688"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689" w:author="JY0225" w:date="2017-08-24T11:20:00Z">
                  <w:rPr>
                    <w:rFonts w:eastAsiaTheme="minorEastAsia"/>
                  </w:rPr>
                </w:rPrChange>
              </w:rPr>
              <w:t xml:space="preserve">       </w:t>
            </w:r>
            <w:del w:id="4690" w:author="JY0225" w:date="2017-08-24T11:21:00Z">
              <w:r w:rsidR="0008759D" w:rsidRPr="00B207B1" w:rsidDel="000A11E4">
                <w:rPr>
                  <w:rFonts w:asciiTheme="minorEastAsia" w:eastAsiaTheme="minorEastAsia" w:hAnsiTheme="minorEastAsia"/>
                  <w:spacing w:val="0"/>
                  <w:szCs w:val="24"/>
                  <w:rPrChange w:id="4691"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692"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693" w:author="JY0225" w:date="2017-08-24T11:20:00Z">
                  <w:rPr>
                    <w:rFonts w:eastAsiaTheme="minorEastAsia" w:hint="eastAsia"/>
                  </w:rPr>
                </w:rPrChange>
              </w:rPr>
              <w:t>标识是否需要断点</w:t>
            </w:r>
          </w:p>
        </w:tc>
      </w:tr>
    </w:tbl>
    <w:p w14:paraId="0B001D57" w14:textId="0FF80DFD"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0A3C7E">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694" w:author="微软用户" w:date="2017-08-18T22:52:00Z">
          <w:pPr>
            <w:pStyle w:val="21"/>
            <w:numPr>
              <w:ilvl w:val="1"/>
              <w:numId w:val="13"/>
            </w:numPr>
            <w:ind w:left="567" w:hanging="567"/>
          </w:pPr>
        </w:pPrChange>
      </w:pPr>
      <w:bookmarkStart w:id="4695" w:name="_Toc492457621"/>
      <w:ins w:id="4696" w:author="微软用户" w:date="2017-08-18T22:52:00Z">
        <w:r w:rsidRPr="00B207B1">
          <w:rPr>
            <w:rFonts w:hint="eastAsia"/>
          </w:rPr>
          <w:t>4.5</w:t>
        </w:r>
      </w:ins>
      <w:ins w:id="4697" w:author="JY0225" w:date="2017-08-23T15:22:00Z">
        <w:r w:rsidR="004A51A1" w:rsidRPr="00B207B1">
          <w:rPr>
            <w:rFonts w:hint="eastAsia"/>
          </w:rPr>
          <w:t>核心</w:t>
        </w:r>
      </w:ins>
      <w:r w:rsidR="001B4D5C" w:rsidRPr="00B207B1">
        <w:rPr>
          <w:rFonts w:hint="eastAsia"/>
        </w:rPr>
        <w:t>接口</w:t>
      </w:r>
      <w:r w:rsidR="001B4D5C" w:rsidRPr="00B207B1">
        <w:t>设计</w:t>
      </w:r>
      <w:bookmarkEnd w:id="4695"/>
    </w:p>
    <w:p w14:paraId="339FB100" w14:textId="0C3B415A" w:rsidR="000B587C" w:rsidRPr="00B207B1" w:rsidRDefault="00204C9D" w:rsidP="008D4279">
      <w:pPr>
        <w:spacing w:line="400" w:lineRule="exact"/>
        <w:ind w:firstLine="420"/>
        <w:rPr>
          <w:rFonts w:hAnsiTheme="minorEastAsia"/>
          <w:color w:val="000000" w:themeColor="text1"/>
          <w:rPrChange w:id="4698" w:author="JY0225" w:date="2017-08-24T11:22:00Z">
            <w:rPr>
              <w:color w:val="000000" w:themeColor="text1"/>
            </w:rPr>
          </w:rPrChange>
        </w:rPr>
      </w:pPr>
      <w:r w:rsidRPr="00B207B1">
        <w:rPr>
          <w:rFonts w:hAnsiTheme="minorEastAsia" w:hint="eastAsia"/>
          <w:color w:val="000000" w:themeColor="text1"/>
          <w:rPrChange w:id="4699" w:author="JY0225" w:date="2017-08-24T11:22:00Z">
            <w:rPr>
              <w:rFonts w:hint="eastAsia"/>
              <w:color w:val="000000" w:themeColor="text1"/>
            </w:rPr>
          </w:rPrChange>
        </w:rPr>
        <w:t>程序接口是操作系统为用户提供的两类接口之一，编程人员在程序中通过程序接口来请求操作系统提供服务</w:t>
      </w:r>
      <w:del w:id="4700" w:author="微软用户" w:date="2017-08-24T21:28:00Z">
        <w:r w:rsidR="00347F58" w:rsidRPr="00B207B1" w:rsidDel="00F519BA">
          <w:rPr>
            <w:rFonts w:hAnsiTheme="minorEastAsia"/>
            <w:color w:val="000000" w:themeColor="text1"/>
            <w:vertAlign w:val="superscript"/>
            <w:rPrChange w:id="4701"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702"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703"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704"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705"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706"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707"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708"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[34]</w:t>
      </w:r>
      <w:ins w:id="4709"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710" w:author="JY0225" w:date="2017-08-24T11:22:00Z">
            <w:rPr>
              <w:rFonts w:hint="eastAsia"/>
              <w:color w:val="000000" w:themeColor="text1"/>
            </w:rPr>
          </w:rPrChange>
        </w:rPr>
        <w:t>现有</w:t>
      </w:r>
      <w:r w:rsidR="00223B44" w:rsidRPr="00B207B1">
        <w:rPr>
          <w:rFonts w:hAnsiTheme="minorEastAsia" w:hint="eastAsia"/>
          <w:color w:val="000000" w:themeColor="text1"/>
          <w:rPrChange w:id="4711"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712" w:author="JY0225" w:date="2017-08-24T11:22:00Z">
            <w:rPr>
              <w:rFonts w:hint="eastAsia"/>
              <w:color w:val="000000" w:themeColor="text1"/>
            </w:rPr>
          </w:rPrChange>
        </w:rPr>
        <w:t>备份</w:t>
      </w:r>
      <w:r w:rsidR="00223B44" w:rsidRPr="00B207B1">
        <w:rPr>
          <w:rFonts w:hAnsiTheme="minorEastAsia" w:hint="eastAsia"/>
          <w:color w:val="000000" w:themeColor="text1"/>
          <w:rPrChange w:id="4713"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714"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715"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716"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717"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718"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719" w:name="_Toc492457622"/>
      <w:r w:rsidRPr="00B207B1">
        <w:t xml:space="preserve">4.5.1 </w:t>
      </w:r>
      <w:r w:rsidRPr="00B207B1">
        <w:rPr>
          <w:rFonts w:hint="eastAsia"/>
        </w:rPr>
        <w:t>持久会话管理接口设计</w:t>
      </w:r>
      <w:bookmarkEnd w:id="4719"/>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720" w:author="JY0225" w:date="2017-08-24T11:22:00Z">
            <w:rPr>
              <w:color w:val="000000" w:themeColor="text1"/>
            </w:rPr>
          </w:rPrChange>
        </w:rPr>
        <w:pPrChange w:id="4721"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722"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723" w:author="微软用户" w:date="2017-08-24T15:32:00Z">
                  <w:rPr>
                    <w:color w:val="000000" w:themeColor="text1"/>
                  </w:rPr>
                </w:rPrChange>
              </w:rPr>
            </w:pPr>
            <w:r w:rsidRPr="00B207B1">
              <w:rPr>
                <w:rFonts w:ascii="Times New Roman" w:hAnsi="Times New Roman" w:hint="eastAsia"/>
                <w:rPrChange w:id="4724"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725" w:author="微软用户" w:date="2017-08-24T15:32:00Z">
                  <w:rPr>
                    <w:color w:val="000000" w:themeColor="text1"/>
                  </w:rPr>
                </w:rPrChange>
              </w:rPr>
            </w:pPr>
            <w:r w:rsidRPr="00B207B1">
              <w:rPr>
                <w:rFonts w:ascii="Times New Roman" w:hAnsi="Times New Roman" w:hint="eastAsia"/>
                <w:rPrChange w:id="4726"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727" w:author="微软用户" w:date="2017-08-24T15:32:00Z">
                  <w:rPr>
                    <w:color w:val="000000" w:themeColor="text1"/>
                  </w:rPr>
                </w:rPrChange>
              </w:rPr>
            </w:pPr>
            <w:r w:rsidRPr="00B207B1">
              <w:rPr>
                <w:rFonts w:ascii="Times New Roman" w:hAnsi="Times New Roman" w:hint="eastAsia"/>
                <w:rPrChange w:id="4728"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729" w:author="微软用户" w:date="2017-08-24T15:32:00Z">
                  <w:rPr>
                    <w:color w:val="000000" w:themeColor="text1"/>
                  </w:rPr>
                </w:rPrChange>
              </w:rPr>
            </w:pPr>
            <w:r w:rsidRPr="00B207B1">
              <w:rPr>
                <w:rFonts w:ascii="Times New Roman" w:hAnsi="Times New Roman"/>
                <w:rPrChange w:id="4730"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731" w:author="微软用户" w:date="2017-08-24T15:32:00Z">
                  <w:rPr>
                    <w:color w:val="000000" w:themeColor="text1"/>
                  </w:rPr>
                </w:rPrChange>
              </w:rPr>
            </w:pPr>
            <w:r w:rsidRPr="00B207B1">
              <w:rPr>
                <w:rFonts w:ascii="Times New Roman" w:hAnsi="Times New Roman" w:hint="eastAsia"/>
                <w:rPrChange w:id="4732"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733" w:author="微软用户" w:date="2017-08-24T15:32:00Z">
                  <w:rPr>
                    <w:color w:val="000000" w:themeColor="text1"/>
                  </w:rPr>
                </w:rPrChange>
              </w:rPr>
            </w:pPr>
            <w:r w:rsidRPr="00B207B1">
              <w:rPr>
                <w:rFonts w:ascii="Times New Roman" w:hAnsi="Times New Roman"/>
                <w:rPrChange w:id="4734"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735"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736" w:author="微软用户" w:date="2017-08-24T15:32:00Z">
                  <w:rPr>
                    <w:color w:val="000000" w:themeColor="text1"/>
                  </w:rPr>
                </w:rPrChange>
              </w:rPr>
            </w:pPr>
            <w:r w:rsidRPr="00B207B1">
              <w:rPr>
                <w:rFonts w:ascii="Times New Roman" w:hAnsi="Times New Roman" w:hint="eastAsia"/>
                <w:rPrChange w:id="4737"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738" w:author="微软用户" w:date="2017-08-24T15:32:00Z">
                  <w:rPr>
                    <w:color w:val="000000" w:themeColor="text1"/>
                  </w:rPr>
                </w:rPrChange>
              </w:rPr>
            </w:pPr>
            <w:r w:rsidRPr="00B207B1">
              <w:rPr>
                <w:rFonts w:ascii="Times New Roman" w:hAnsi="Times New Roman"/>
                <w:rPrChange w:id="4739" w:author="微软用户" w:date="2017-08-24T15:32:00Z">
                  <w:rPr>
                    <w:color w:val="000000" w:themeColor="text1"/>
                  </w:rPr>
                </w:rPrChange>
              </w:rPr>
              <w:t>r</w:t>
            </w:r>
            <w:r w:rsidR="00376C44" w:rsidRPr="00B207B1">
              <w:rPr>
                <w:rFonts w:ascii="Times New Roman" w:hAnsi="Times New Roman"/>
                <w:rPrChange w:id="4740" w:author="微软用户" w:date="2017-08-24T15:32:00Z">
                  <w:rPr>
                    <w:color w:val="000000" w:themeColor="text1"/>
                  </w:rPr>
                </w:rPrChange>
              </w:rPr>
              <w:t>equest</w:t>
            </w:r>
            <w:r w:rsidR="00135E07" w:rsidRPr="00B207B1">
              <w:rPr>
                <w:rFonts w:ascii="Times New Roman" w:hAnsi="Times New Roman" w:hint="eastAsia"/>
                <w:rPrChange w:id="4741" w:author="微软用户" w:date="2017-08-24T15:32:00Z">
                  <w:rPr>
                    <w:rFonts w:hint="eastAsia"/>
                    <w:color w:val="000000" w:themeColor="text1"/>
                  </w:rPr>
                </w:rPrChange>
              </w:rPr>
              <w:t>：</w:t>
            </w:r>
            <w:r w:rsidR="00376C44" w:rsidRPr="00B207B1">
              <w:rPr>
                <w:rFonts w:ascii="Times New Roman" w:hAnsi="Times New Roman" w:hint="eastAsia"/>
                <w:rPrChange w:id="4742"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743" w:author="微软用户" w:date="2017-08-24T15:32:00Z">
                  <w:rPr>
                    <w:color w:val="000000" w:themeColor="text1"/>
                  </w:rPr>
                </w:rPrChange>
              </w:rPr>
            </w:pPr>
            <w:r w:rsidRPr="00B207B1">
              <w:rPr>
                <w:rFonts w:ascii="Times New Roman" w:hAnsi="Times New Roman"/>
                <w:rPrChange w:id="4744" w:author="微软用户" w:date="2017-08-24T15:32:00Z">
                  <w:rPr>
                    <w:color w:val="000000" w:themeColor="text1"/>
                  </w:rPr>
                </w:rPrChange>
              </w:rPr>
              <w:t>userid</w:t>
            </w:r>
            <w:r w:rsidR="00135E07" w:rsidRPr="00B207B1">
              <w:rPr>
                <w:rFonts w:ascii="Times New Roman" w:hAnsi="Times New Roman" w:hint="eastAsia"/>
                <w:rPrChange w:id="4745" w:author="微软用户" w:date="2017-08-24T15:32:00Z">
                  <w:rPr>
                    <w:rFonts w:hint="eastAsia"/>
                    <w:color w:val="000000" w:themeColor="text1"/>
                  </w:rPr>
                </w:rPrChange>
              </w:rPr>
              <w:t>：</w:t>
            </w:r>
            <w:r w:rsidRPr="00B207B1">
              <w:rPr>
                <w:rFonts w:ascii="Times New Roman" w:hAnsi="Times New Roman" w:hint="eastAsia"/>
                <w:rPrChange w:id="4746" w:author="微软用户" w:date="2017-08-24T15:32:00Z">
                  <w:rPr>
                    <w:rFonts w:hint="eastAsia"/>
                    <w:color w:val="000000" w:themeColor="text1"/>
                  </w:rPr>
                </w:rPrChange>
              </w:rPr>
              <w:t>用户</w:t>
            </w:r>
            <w:r w:rsidRPr="00B207B1">
              <w:rPr>
                <w:rFonts w:ascii="Times New Roman" w:hAnsi="Times New Roman"/>
                <w:rPrChange w:id="4747"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748"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749" w:author="微软用户" w:date="2017-08-24T15:32:00Z">
                  <w:rPr>
                    <w:color w:val="000000" w:themeColor="text1"/>
                  </w:rPr>
                </w:rPrChange>
              </w:rPr>
            </w:pPr>
            <w:r w:rsidRPr="00B207B1">
              <w:rPr>
                <w:rFonts w:ascii="Times New Roman" w:hAnsi="Times New Roman" w:hint="eastAsia"/>
                <w:rPrChange w:id="4750"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751" w:author="微软用户" w:date="2017-08-24T15:32:00Z">
                  <w:rPr>
                    <w:color w:val="000000" w:themeColor="text1"/>
                  </w:rPr>
                </w:rPrChange>
              </w:rPr>
            </w:pPr>
            <w:r w:rsidRPr="00B207B1">
              <w:rPr>
                <w:rFonts w:ascii="Times New Roman" w:hAnsi="Times New Roman"/>
                <w:rPrChange w:id="4752" w:author="微软用户" w:date="2017-08-24T15:32:00Z">
                  <w:rPr>
                    <w:color w:val="000000" w:themeColor="text1"/>
                  </w:rPr>
                </w:rPrChange>
              </w:rPr>
              <w:t>True</w:t>
            </w:r>
            <w:r w:rsidRPr="00B207B1">
              <w:rPr>
                <w:rFonts w:ascii="Times New Roman" w:hAnsi="Times New Roman" w:hint="eastAsia"/>
                <w:rPrChange w:id="4753"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754" w:author="微软用户" w:date="2017-08-24T15:32:00Z">
                  <w:rPr>
                    <w:color w:val="000000" w:themeColor="text1"/>
                  </w:rPr>
                </w:rPrChange>
              </w:rPr>
            </w:pPr>
            <w:r w:rsidRPr="00B207B1">
              <w:rPr>
                <w:rFonts w:ascii="Times New Roman" w:hAnsi="Times New Roman"/>
                <w:rPrChange w:id="4755" w:author="微软用户" w:date="2017-08-24T15:32:00Z">
                  <w:rPr>
                    <w:color w:val="000000" w:themeColor="text1"/>
                  </w:rPr>
                </w:rPrChange>
              </w:rPr>
              <w:t>False</w:t>
            </w:r>
            <w:r w:rsidRPr="00B207B1">
              <w:rPr>
                <w:rFonts w:ascii="Times New Roman" w:hAnsi="Times New Roman" w:hint="eastAsia"/>
                <w:rPrChange w:id="4756"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757" w:author="JY0225" w:date="2017-08-23T14:06:00Z"/>
          <w:rFonts w:hAnsiTheme="minorEastAsia"/>
          <w:color w:val="000000" w:themeColor="text1"/>
          <w:rPrChange w:id="4758" w:author="JY0225" w:date="2017-08-24T11:22:00Z">
            <w:rPr>
              <w:ins w:id="4759" w:author="JY0225" w:date="2017-08-23T14:06:00Z"/>
              <w:color w:val="000000" w:themeColor="text1"/>
            </w:rPr>
          </w:rPrChange>
        </w:rPr>
      </w:pPr>
      <w:ins w:id="4760" w:author="JY0225" w:date="2017-08-23T14:06:00Z">
        <w:r w:rsidRPr="00B207B1">
          <w:rPr>
            <w:rFonts w:hAnsiTheme="minorEastAsia"/>
            <w:color w:val="000000" w:themeColor="text1"/>
            <w:rPrChange w:id="4761" w:author="JY0225" w:date="2017-08-24T11:22:00Z">
              <w:rPr>
                <w:color w:val="000000" w:themeColor="text1"/>
              </w:rPr>
            </w:rPrChange>
          </w:rPr>
          <w:tab/>
        </w:r>
      </w:ins>
      <w:r w:rsidR="0027585B">
        <w:rPr>
          <w:rFonts w:hAnsiTheme="minorEastAsia" w:hint="eastAsia"/>
          <w:color w:val="000000" w:themeColor="text1"/>
        </w:rPr>
        <w:t>表4-4所示为</w:t>
      </w:r>
      <w:ins w:id="4762" w:author="JY0225" w:date="2017-08-23T14:12:00Z">
        <w:r w:rsidR="00B17877" w:rsidRPr="00B207B1">
          <w:rPr>
            <w:rFonts w:hAnsiTheme="minorEastAsia" w:hint="eastAsia"/>
            <w:color w:val="000000" w:themeColor="text1"/>
            <w:rPrChange w:id="4763" w:author="JY0225" w:date="2017-08-24T11:22:00Z">
              <w:rPr>
                <w:rFonts w:hint="eastAsia"/>
                <w:color w:val="000000" w:themeColor="text1"/>
              </w:rPr>
            </w:rPrChange>
          </w:rPr>
          <w:t>新增会话接口</w:t>
        </w:r>
      </w:ins>
      <w:r w:rsidR="0027585B">
        <w:rPr>
          <w:rFonts w:hAnsiTheme="minorEastAsia" w:hint="eastAsia"/>
          <w:color w:val="000000" w:themeColor="text1"/>
        </w:rPr>
        <w:t>，</w:t>
      </w:r>
      <w:ins w:id="4764" w:author="JY0225" w:date="2017-08-23T14:12:00Z">
        <w:r w:rsidR="00B17877" w:rsidRPr="00B207B1">
          <w:rPr>
            <w:rFonts w:hAnsiTheme="minorEastAsia" w:hint="eastAsia"/>
            <w:color w:val="000000" w:themeColor="text1"/>
            <w:rPrChange w:id="4765" w:author="JY0225" w:date="2017-08-24T11:22:00Z">
              <w:rPr>
                <w:rFonts w:hint="eastAsia"/>
                <w:color w:val="000000" w:themeColor="text1"/>
              </w:rPr>
            </w:rPrChange>
          </w:rPr>
          <w:t>由</w:t>
        </w:r>
      </w:ins>
      <w:ins w:id="4766" w:author="JY0225" w:date="2017-08-23T14:13:00Z">
        <w:r w:rsidR="00B17877" w:rsidRPr="00B207B1">
          <w:rPr>
            <w:rFonts w:hAnsiTheme="minorEastAsia" w:hint="eastAsia"/>
            <w:color w:val="000000" w:themeColor="text1"/>
            <w:rPrChange w:id="4767"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768" w:author="JY0225" w:date="2017-08-23T14:13:00Z">
        <w:r w:rsidR="00B17877" w:rsidRPr="00B207B1">
          <w:rPr>
            <w:rFonts w:hAnsiTheme="minorEastAsia" w:hint="eastAsia"/>
            <w:color w:val="000000" w:themeColor="text1"/>
            <w:rPrChange w:id="4769" w:author="JY0225" w:date="2017-08-24T11:22:00Z">
              <w:rPr>
                <w:rFonts w:hint="eastAsia"/>
                <w:color w:val="000000" w:themeColor="text1"/>
              </w:rPr>
            </w:rPrChange>
          </w:rPr>
          <w:t>用户的</w:t>
        </w:r>
        <w:r w:rsidR="00B17877" w:rsidRPr="00B207B1">
          <w:rPr>
            <w:rFonts w:hAnsiTheme="minorEastAsia"/>
            <w:color w:val="000000" w:themeColor="text1"/>
            <w:rPrChange w:id="4770" w:author="JY0225" w:date="2017-08-24T11:22:00Z">
              <w:rPr>
                <w:color w:val="000000" w:themeColor="text1"/>
              </w:rPr>
            </w:rPrChange>
          </w:rPr>
          <w:t>id</w:t>
        </w:r>
        <w:r w:rsidR="00B17877" w:rsidRPr="00B207B1">
          <w:rPr>
            <w:rFonts w:hAnsiTheme="minorEastAsia" w:hint="eastAsia"/>
            <w:color w:val="000000" w:themeColor="text1"/>
            <w:rPrChange w:id="4771"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772" w:author="JY0225" w:date="2017-08-24T11:22:00Z">
              <w:rPr>
                <w:rFonts w:hint="eastAsia"/>
                <w:color w:val="000000" w:themeColor="text1"/>
              </w:rPr>
            </w:rPrChange>
          </w:rPr>
          <w:t>存储在</w:t>
        </w:r>
      </w:ins>
      <w:ins w:id="4773" w:author="JY0225" w:date="2017-08-23T14:14:00Z">
        <w:r w:rsidR="00B34F82" w:rsidRPr="00B207B1">
          <w:rPr>
            <w:rFonts w:hAnsiTheme="minorEastAsia"/>
            <w:color w:val="000000" w:themeColor="text1"/>
            <w:rPrChange w:id="4774" w:author="JY0225" w:date="2017-08-24T11:22:00Z">
              <w:rPr>
                <w:color w:val="000000" w:themeColor="text1"/>
              </w:rPr>
            </w:rPrChange>
          </w:rPr>
          <w:t>SQLite</w:t>
        </w:r>
        <w:r w:rsidR="00B34F82" w:rsidRPr="00B207B1">
          <w:rPr>
            <w:rFonts w:hAnsiTheme="minorEastAsia" w:hint="eastAsia"/>
            <w:color w:val="000000" w:themeColor="text1"/>
            <w:rPrChange w:id="4775" w:author="JY0225" w:date="2017-08-24T11:22:00Z">
              <w:rPr>
                <w:rFonts w:hint="eastAsia"/>
                <w:color w:val="000000" w:themeColor="text1"/>
              </w:rPr>
            </w:rPrChange>
          </w:rPr>
          <w:t>中的用户</w:t>
        </w:r>
        <w:r w:rsidR="00B34F82" w:rsidRPr="00B207B1">
          <w:rPr>
            <w:rFonts w:hAnsiTheme="minorEastAsia" w:hint="eastAsia"/>
            <w:color w:val="000000" w:themeColor="text1"/>
            <w:rPrChange w:id="4776"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4777" w:author="JY0225" w:date="2017-08-24T11:22:00Z">
              <w:rPr>
                <w:color w:val="000000" w:themeColor="text1"/>
              </w:rPr>
            </w:rPrChange>
          </w:rPr>
          <w:t>id</w:t>
        </w:r>
        <w:r w:rsidR="00B34F82" w:rsidRPr="00B207B1">
          <w:rPr>
            <w:rFonts w:hAnsiTheme="minorEastAsia" w:hint="eastAsia"/>
            <w:color w:val="000000" w:themeColor="text1"/>
            <w:rPrChange w:id="4778" w:author="JY0225" w:date="2017-08-24T11:22:00Z">
              <w:rPr>
                <w:rFonts w:hint="eastAsia"/>
                <w:color w:val="000000" w:themeColor="text1"/>
              </w:rPr>
            </w:rPrChange>
          </w:rPr>
          <w:t>两个</w:t>
        </w:r>
      </w:ins>
      <w:ins w:id="4779" w:author="JY0225" w:date="2017-08-23T14:16:00Z">
        <w:r w:rsidR="00B34F82" w:rsidRPr="00B207B1">
          <w:rPr>
            <w:rFonts w:hAnsiTheme="minorEastAsia" w:hint="eastAsia"/>
            <w:color w:val="000000" w:themeColor="text1"/>
            <w:rPrChange w:id="4780" w:author="JY0225" w:date="2017-08-24T11:22:00Z">
              <w:rPr>
                <w:rFonts w:hint="eastAsia"/>
                <w:color w:val="000000" w:themeColor="text1"/>
              </w:rPr>
            </w:rPrChange>
          </w:rPr>
          <w:t>属性</w:t>
        </w:r>
      </w:ins>
      <w:ins w:id="4781" w:author="JY0225" w:date="2017-08-23T14:14:00Z">
        <w:r w:rsidR="00B34F82" w:rsidRPr="00B207B1">
          <w:rPr>
            <w:rFonts w:hAnsiTheme="minorEastAsia" w:hint="eastAsia"/>
            <w:color w:val="000000" w:themeColor="text1"/>
            <w:rPrChange w:id="4782" w:author="JY0225" w:date="2017-08-24T11:22:00Z">
              <w:rPr>
                <w:rFonts w:hint="eastAsia"/>
                <w:color w:val="000000" w:themeColor="text1"/>
              </w:rPr>
            </w:rPrChange>
          </w:rPr>
          <w:t>之外，还有</w:t>
        </w:r>
      </w:ins>
      <w:ins w:id="4783" w:author="JY0225" w:date="2017-08-23T14:15:00Z">
        <w:r w:rsidR="00B34F82" w:rsidRPr="00B207B1">
          <w:rPr>
            <w:rFonts w:hAnsiTheme="minorEastAsia" w:hint="eastAsia"/>
            <w:color w:val="000000" w:themeColor="text1"/>
            <w:rPrChange w:id="4784" w:author="JY0225" w:date="2017-08-24T11:22:00Z">
              <w:rPr>
                <w:rFonts w:hint="eastAsia"/>
                <w:color w:val="000000" w:themeColor="text1"/>
              </w:rPr>
            </w:rPrChange>
          </w:rPr>
          <w:t>请求标识</w:t>
        </w:r>
        <w:r w:rsidR="00B34F82" w:rsidRPr="00B207B1">
          <w:rPr>
            <w:rFonts w:hAnsiTheme="minorEastAsia"/>
            <w:color w:val="000000" w:themeColor="text1"/>
            <w:rPrChange w:id="4785" w:author="JY0225" w:date="2017-08-24T11:22:00Z">
              <w:rPr>
                <w:color w:val="000000" w:themeColor="text1"/>
              </w:rPr>
            </w:rPrChange>
          </w:rPr>
          <w:t>uuid</w:t>
        </w:r>
        <w:r w:rsidR="00B34F82" w:rsidRPr="00B207B1">
          <w:rPr>
            <w:rFonts w:hAnsiTheme="minorEastAsia" w:hint="eastAsia"/>
            <w:color w:val="000000" w:themeColor="text1"/>
            <w:rPrChange w:id="4786" w:author="JY0225" w:date="2017-08-24T11:22:00Z">
              <w:rPr>
                <w:rFonts w:hint="eastAsia"/>
                <w:color w:val="000000" w:themeColor="text1"/>
              </w:rPr>
            </w:rPrChange>
          </w:rPr>
          <w:t>、</w:t>
        </w:r>
      </w:ins>
      <w:ins w:id="4787" w:author="JY0225" w:date="2017-08-23T14:14:00Z">
        <w:r w:rsidR="00B34F82" w:rsidRPr="00B207B1">
          <w:rPr>
            <w:rFonts w:hAnsiTheme="minorEastAsia" w:hint="eastAsia"/>
            <w:color w:val="000000" w:themeColor="text1"/>
            <w:rPrChange w:id="4788" w:author="JY0225" w:date="2017-08-24T11:22:00Z">
              <w:rPr>
                <w:rFonts w:hint="eastAsia"/>
                <w:color w:val="000000" w:themeColor="text1"/>
              </w:rPr>
            </w:rPrChange>
          </w:rPr>
          <w:t>请求时间</w:t>
        </w:r>
        <w:r w:rsidR="00B34F82" w:rsidRPr="00B207B1">
          <w:rPr>
            <w:rFonts w:hAnsiTheme="minorEastAsia"/>
            <w:color w:val="000000" w:themeColor="text1"/>
            <w:rPrChange w:id="4789" w:author="JY0225" w:date="2017-08-24T11:22:00Z">
              <w:rPr>
                <w:color w:val="000000" w:themeColor="text1"/>
              </w:rPr>
            </w:rPrChange>
          </w:rPr>
          <w:t>time</w:t>
        </w:r>
        <w:r w:rsidR="00B34F82" w:rsidRPr="00B207B1">
          <w:rPr>
            <w:rFonts w:hAnsiTheme="minorEastAsia" w:hint="eastAsia"/>
            <w:color w:val="000000" w:themeColor="text1"/>
            <w:rPrChange w:id="4790" w:author="JY0225" w:date="2017-08-24T11:22:00Z">
              <w:rPr>
                <w:rFonts w:hint="eastAsia"/>
                <w:color w:val="000000" w:themeColor="text1"/>
              </w:rPr>
            </w:rPrChange>
          </w:rPr>
          <w:t>、请求状态</w:t>
        </w:r>
        <w:r w:rsidR="00B34F82" w:rsidRPr="00B207B1">
          <w:rPr>
            <w:rFonts w:hAnsiTheme="minorEastAsia"/>
            <w:color w:val="000000" w:themeColor="text1"/>
            <w:rPrChange w:id="4791" w:author="JY0225" w:date="2017-08-24T11:22:00Z">
              <w:rPr>
                <w:color w:val="000000" w:themeColor="text1"/>
              </w:rPr>
            </w:rPrChange>
          </w:rPr>
          <w:t>status</w:t>
        </w:r>
        <w:r w:rsidR="00B34F82" w:rsidRPr="00B207B1">
          <w:rPr>
            <w:rFonts w:hAnsiTheme="minorEastAsia" w:hint="eastAsia"/>
            <w:color w:val="000000" w:themeColor="text1"/>
            <w:rPrChange w:id="4792" w:author="JY0225" w:date="2017-08-24T11:22:00Z">
              <w:rPr>
                <w:rFonts w:hint="eastAsia"/>
                <w:color w:val="000000" w:themeColor="text1"/>
              </w:rPr>
            </w:rPrChange>
          </w:rPr>
          <w:t>、</w:t>
        </w:r>
      </w:ins>
      <w:ins w:id="4793" w:author="JY0225" w:date="2017-08-23T14:16:00Z">
        <w:r w:rsidR="00B34F82" w:rsidRPr="00B207B1">
          <w:rPr>
            <w:rFonts w:hAnsiTheme="minorEastAsia" w:hint="eastAsia"/>
            <w:color w:val="000000" w:themeColor="text1"/>
            <w:rPrChange w:id="4794" w:author="JY0225" w:date="2017-08-24T11:22:00Z">
              <w:rPr>
                <w:rFonts w:hint="eastAsia"/>
                <w:color w:val="000000" w:themeColor="text1"/>
              </w:rPr>
            </w:rPrChange>
          </w:rPr>
          <w:t>请求返回结果</w:t>
        </w:r>
        <w:r w:rsidR="00B34F82" w:rsidRPr="00B207B1">
          <w:rPr>
            <w:rFonts w:hAnsiTheme="minorEastAsia"/>
            <w:color w:val="000000" w:themeColor="text1"/>
            <w:rPrChange w:id="4795" w:author="JY0225" w:date="2017-08-24T11:22:00Z">
              <w:rPr>
                <w:color w:val="000000" w:themeColor="text1"/>
              </w:rPr>
            </w:rPrChange>
          </w:rPr>
          <w:t>result</w:t>
        </w:r>
        <w:r w:rsidR="00B34F82" w:rsidRPr="00B207B1">
          <w:rPr>
            <w:rFonts w:hAnsiTheme="minorEastAsia" w:hint="eastAsia"/>
            <w:color w:val="000000" w:themeColor="text1"/>
            <w:rPrChange w:id="4796" w:author="JY0225" w:date="2017-08-24T11:22:00Z">
              <w:rPr>
                <w:rFonts w:hint="eastAsia"/>
                <w:color w:val="000000" w:themeColor="text1"/>
              </w:rPr>
            </w:rPrChange>
          </w:rPr>
          <w:t>等属性，这些信息在接口的实现过程中，根据当前的</w:t>
        </w:r>
      </w:ins>
      <w:ins w:id="4797" w:author="JY0225" w:date="2017-08-23T14:20:00Z">
        <w:r w:rsidR="00CC33A6" w:rsidRPr="00B207B1">
          <w:rPr>
            <w:rFonts w:hAnsiTheme="minorEastAsia" w:hint="eastAsia"/>
            <w:color w:val="000000" w:themeColor="text1"/>
            <w:rPrChange w:id="4798" w:author="JY0225" w:date="2017-08-24T11:22:00Z">
              <w:rPr>
                <w:rFonts w:hint="eastAsia"/>
                <w:color w:val="000000" w:themeColor="text1"/>
              </w:rPr>
            </w:rPrChange>
          </w:rPr>
          <w:t>系统</w:t>
        </w:r>
      </w:ins>
      <w:ins w:id="4799" w:author="JY0225" w:date="2017-08-23T14:16:00Z">
        <w:r w:rsidR="00B34F82" w:rsidRPr="00B207B1">
          <w:rPr>
            <w:rFonts w:hAnsiTheme="minorEastAsia" w:hint="eastAsia"/>
            <w:color w:val="000000" w:themeColor="text1"/>
            <w:rPrChange w:id="4800" w:author="JY0225" w:date="2017-08-24T11:22:00Z">
              <w:rPr>
                <w:rFonts w:hint="eastAsia"/>
                <w:color w:val="000000" w:themeColor="text1"/>
              </w:rPr>
            </w:rPrChange>
          </w:rPr>
          <w:t>环境和服务器返回的结果生成。</w:t>
        </w:r>
      </w:ins>
      <w:ins w:id="4801" w:author="JY0225" w:date="2017-08-23T14:27:00Z">
        <w:r w:rsidR="005D7046" w:rsidRPr="00B207B1">
          <w:rPr>
            <w:rFonts w:hAnsiTheme="minorEastAsia" w:hint="eastAsia"/>
            <w:color w:val="000000" w:themeColor="text1"/>
            <w:rPrChange w:id="4802"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803" w:author="JY0225" w:date="2017-08-23T14:27:00Z">
        <w:r w:rsidR="005D7046" w:rsidRPr="00B207B1">
          <w:rPr>
            <w:rFonts w:hAnsiTheme="minorEastAsia" w:hint="eastAsia"/>
            <w:color w:val="000000" w:themeColor="text1"/>
            <w:rPrChange w:id="4804"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805" w:author="JY0225" w:date="2017-08-24T11:22:00Z">
            <w:rPr>
              <w:color w:val="000000" w:themeColor="text1"/>
            </w:rPr>
          </w:rPrChange>
        </w:rPr>
        <w:pPrChange w:id="4806"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807"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808" w:author="JY0225" w:date="2017-08-24T11:22:00Z">
                  <w:rPr>
                    <w:color w:val="000000" w:themeColor="text1"/>
                  </w:rPr>
                </w:rPrChange>
              </w:rPr>
            </w:pPr>
            <w:r w:rsidRPr="00B207B1">
              <w:rPr>
                <w:rFonts w:hAnsiTheme="minorEastAsia" w:hint="eastAsia"/>
                <w:color w:val="000000" w:themeColor="text1"/>
                <w:rPrChange w:id="4809"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810" w:author="JY0225" w:date="2017-08-24T11:22:00Z">
                  <w:rPr>
                    <w:color w:val="000000" w:themeColor="text1"/>
                  </w:rPr>
                </w:rPrChange>
              </w:rPr>
            </w:pPr>
            <w:r w:rsidRPr="00B207B1">
              <w:rPr>
                <w:rFonts w:hAnsiTheme="minorEastAsia" w:hint="eastAsia"/>
                <w:color w:val="000000" w:themeColor="text1"/>
                <w:rPrChange w:id="4811"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812" w:author="JY0225" w:date="2017-08-24T11:22:00Z">
                  <w:rPr>
                    <w:color w:val="000000" w:themeColor="text1"/>
                  </w:rPr>
                </w:rPrChange>
              </w:rPr>
            </w:pPr>
            <w:r w:rsidRPr="00B207B1">
              <w:rPr>
                <w:rFonts w:hAnsiTheme="minorEastAsia" w:hint="eastAsia"/>
                <w:color w:val="000000" w:themeColor="text1"/>
                <w:rPrChange w:id="4813"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814" w:author="微软用户" w:date="2017-08-24T15:32:00Z">
                  <w:rPr>
                    <w:color w:val="000000" w:themeColor="text1"/>
                  </w:rPr>
                </w:rPrChange>
              </w:rPr>
            </w:pPr>
            <w:r w:rsidRPr="00B207B1">
              <w:rPr>
                <w:rFonts w:ascii="Times New Roman" w:hAnsi="Times New Roman"/>
                <w:rPrChange w:id="4815" w:author="微软用户" w:date="2017-08-24T15:32:00Z">
                  <w:rPr>
                    <w:color w:val="000000" w:themeColor="text1"/>
                  </w:rPr>
                </w:rPrChange>
              </w:rPr>
              <w:t>Cloud-Op</w:t>
            </w:r>
            <w:r w:rsidR="0026364F" w:rsidRPr="00B207B1">
              <w:rPr>
                <w:rFonts w:ascii="Times New Roman" w:hAnsi="Times New Roman"/>
                <w:rPrChange w:id="4816"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817" w:author="微软用户" w:date="2017-08-24T15:32:00Z">
                  <w:rPr>
                    <w:color w:val="000000" w:themeColor="text1"/>
                  </w:rPr>
                </w:rPrChange>
              </w:rPr>
            </w:pPr>
            <w:r w:rsidRPr="00B207B1">
              <w:rPr>
                <w:rFonts w:ascii="Times New Roman" w:hAnsi="Times New Roman" w:hint="eastAsia"/>
                <w:rPrChange w:id="4818"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819" w:author="微软用户" w:date="2017-08-24T15:32:00Z">
                  <w:rPr>
                    <w:color w:val="000000" w:themeColor="text1"/>
                  </w:rPr>
                </w:rPrChange>
              </w:rPr>
            </w:pPr>
            <w:r w:rsidRPr="00B207B1">
              <w:rPr>
                <w:rFonts w:ascii="Times New Roman" w:hAnsi="Times New Roman"/>
                <w:rPrChange w:id="4820" w:author="微软用户" w:date="2017-08-24T15:32:00Z">
                  <w:rPr>
                    <w:color w:val="000000" w:themeColor="text1"/>
                  </w:rPr>
                </w:rPrChange>
              </w:rPr>
              <w:t xml:space="preserve">bool </w:t>
            </w:r>
            <w:r w:rsidR="006812D6" w:rsidRPr="00B207B1">
              <w:rPr>
                <w:rFonts w:ascii="Times New Roman" w:hAnsi="Times New Roman"/>
                <w:rPrChange w:id="4821" w:author="微软用户" w:date="2017-08-24T15:32:00Z">
                  <w:rPr>
                    <w:color w:val="000000" w:themeColor="text1"/>
                  </w:rPr>
                </w:rPrChange>
              </w:rPr>
              <w:t>delete</w:t>
            </w:r>
            <w:r w:rsidRPr="00B207B1">
              <w:rPr>
                <w:rFonts w:ascii="Times New Roman" w:hAnsi="Times New Roman"/>
                <w:rPrChange w:id="4822" w:author="微软用户" w:date="2017-08-24T15:32:00Z">
                  <w:rPr>
                    <w:color w:val="000000" w:themeColor="text1"/>
                  </w:rPr>
                </w:rPrChange>
              </w:rPr>
              <w:t>_session(</w:t>
            </w:r>
            <w:r w:rsidR="006D3AD5" w:rsidRPr="00B207B1">
              <w:rPr>
                <w:rFonts w:ascii="Times New Roman" w:hAnsi="Times New Roman"/>
                <w:rPrChange w:id="4823" w:author="微软用户" w:date="2017-08-24T15:32:00Z">
                  <w:rPr>
                    <w:color w:val="000000" w:themeColor="text1"/>
                  </w:rPr>
                </w:rPrChange>
              </w:rPr>
              <w:t xml:space="preserve">String </w:t>
            </w:r>
            <w:r w:rsidR="00C65BA3" w:rsidRPr="00B207B1">
              <w:rPr>
                <w:rFonts w:ascii="Times New Roman" w:hAnsi="Times New Roman"/>
                <w:rPrChange w:id="4824" w:author="微软用户" w:date="2017-08-24T15:32:00Z">
                  <w:rPr>
                    <w:color w:val="000000" w:themeColor="text1"/>
                  </w:rPr>
                </w:rPrChange>
              </w:rPr>
              <w:t>sessionid</w:t>
            </w:r>
            <w:r w:rsidRPr="00B207B1">
              <w:rPr>
                <w:rFonts w:ascii="Times New Roman" w:hAnsi="Times New Roman"/>
                <w:rPrChange w:id="4825"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826"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827" w:author="微软用户" w:date="2017-08-24T15:32:00Z">
                  <w:rPr>
                    <w:color w:val="000000" w:themeColor="text1"/>
                  </w:rPr>
                </w:rPrChange>
              </w:rPr>
            </w:pPr>
            <w:r w:rsidRPr="00B207B1">
              <w:rPr>
                <w:rFonts w:ascii="Times New Roman" w:hAnsi="Times New Roman" w:hint="eastAsia"/>
                <w:rPrChange w:id="4828"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829" w:author="微软用户" w:date="2017-08-24T15:32:00Z">
                  <w:rPr>
                    <w:color w:val="000000" w:themeColor="text1"/>
                  </w:rPr>
                </w:rPrChange>
              </w:rPr>
            </w:pPr>
            <w:r w:rsidRPr="00B207B1">
              <w:rPr>
                <w:rFonts w:ascii="Times New Roman" w:hAnsi="Times New Roman"/>
                <w:rPrChange w:id="4830" w:author="微软用户" w:date="2017-08-24T15:32:00Z">
                  <w:rPr>
                    <w:color w:val="000000" w:themeColor="text1"/>
                  </w:rPr>
                </w:rPrChange>
              </w:rPr>
              <w:t>sessionid</w:t>
            </w:r>
            <w:r w:rsidR="00505F76" w:rsidRPr="00B207B1">
              <w:rPr>
                <w:rFonts w:ascii="Times New Roman" w:hAnsi="Times New Roman" w:hint="eastAsia"/>
                <w:rPrChange w:id="4831" w:author="微软用户" w:date="2017-08-24T15:32:00Z">
                  <w:rPr>
                    <w:rFonts w:hint="eastAsia"/>
                    <w:color w:val="000000" w:themeColor="text1"/>
                  </w:rPr>
                </w:rPrChange>
              </w:rPr>
              <w:t>：</w:t>
            </w:r>
            <w:r w:rsidRPr="00B207B1">
              <w:rPr>
                <w:rFonts w:ascii="Times New Roman" w:hAnsi="Times New Roman" w:hint="eastAsia"/>
                <w:rPrChange w:id="4832" w:author="微软用户" w:date="2017-08-24T15:32:00Z">
                  <w:rPr>
                    <w:rFonts w:hint="eastAsia"/>
                    <w:color w:val="000000" w:themeColor="text1"/>
                  </w:rPr>
                </w:rPrChange>
              </w:rPr>
              <w:t>会话</w:t>
            </w:r>
            <w:r w:rsidRPr="00B207B1">
              <w:rPr>
                <w:rFonts w:ascii="Times New Roman" w:hAnsi="Times New Roman"/>
                <w:rPrChange w:id="4833"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834" w:author="微软用户" w:date="2017-08-24T15:32:00Z">
                  <w:rPr>
                    <w:color w:val="000000" w:themeColor="text1"/>
                  </w:rPr>
                </w:rPrChange>
              </w:rPr>
            </w:pPr>
            <w:r w:rsidRPr="00B207B1">
              <w:rPr>
                <w:rFonts w:ascii="Times New Roman" w:hAnsi="Times New Roman"/>
                <w:rPrChange w:id="4835" w:author="微软用户" w:date="2017-08-24T15:32:00Z">
                  <w:rPr>
                    <w:color w:val="000000" w:themeColor="text1"/>
                  </w:rPr>
                </w:rPrChange>
              </w:rPr>
              <w:t>userid</w:t>
            </w:r>
            <w:r w:rsidRPr="00B207B1">
              <w:rPr>
                <w:rFonts w:ascii="Times New Roman" w:hAnsi="Times New Roman" w:hint="eastAsia"/>
                <w:rPrChange w:id="4836" w:author="微软用户" w:date="2017-08-24T15:32:00Z">
                  <w:rPr>
                    <w:rFonts w:hint="eastAsia"/>
                    <w:color w:val="000000" w:themeColor="text1"/>
                  </w:rPr>
                </w:rPrChange>
              </w:rPr>
              <w:t>：用户</w:t>
            </w:r>
            <w:r w:rsidRPr="00B207B1">
              <w:rPr>
                <w:rFonts w:ascii="Times New Roman" w:hAnsi="Times New Roman"/>
                <w:rPrChange w:id="4837"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838"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839" w:author="微软用户" w:date="2017-08-24T15:32:00Z">
                  <w:rPr>
                    <w:color w:val="000000" w:themeColor="text1"/>
                  </w:rPr>
                </w:rPrChange>
              </w:rPr>
            </w:pPr>
            <w:r w:rsidRPr="00B207B1">
              <w:rPr>
                <w:rFonts w:ascii="Times New Roman" w:hAnsi="Times New Roman" w:hint="eastAsia"/>
                <w:rPrChange w:id="4840"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841" w:author="微软用户" w:date="2017-08-24T15:32:00Z">
                  <w:rPr>
                    <w:color w:val="000000" w:themeColor="text1"/>
                  </w:rPr>
                </w:rPrChange>
              </w:rPr>
            </w:pPr>
            <w:r w:rsidRPr="00B207B1">
              <w:rPr>
                <w:rFonts w:ascii="Times New Roman" w:hAnsi="Times New Roman"/>
                <w:rPrChange w:id="4842" w:author="微软用户" w:date="2017-08-24T15:32:00Z">
                  <w:rPr>
                    <w:color w:val="000000" w:themeColor="text1"/>
                  </w:rPr>
                </w:rPrChange>
              </w:rPr>
              <w:t>True</w:t>
            </w:r>
            <w:r w:rsidRPr="00B207B1">
              <w:rPr>
                <w:rFonts w:ascii="Times New Roman" w:hAnsi="Times New Roman" w:hint="eastAsia"/>
                <w:rPrChange w:id="4843" w:author="微软用户" w:date="2017-08-24T15:32:00Z">
                  <w:rPr>
                    <w:rFonts w:hint="eastAsia"/>
                    <w:color w:val="000000" w:themeColor="text1"/>
                  </w:rPr>
                </w:rPrChange>
              </w:rPr>
              <w:t>：</w:t>
            </w:r>
            <w:r w:rsidR="004C2B1D" w:rsidRPr="00B207B1">
              <w:rPr>
                <w:rFonts w:ascii="Times New Roman" w:hAnsi="Times New Roman" w:hint="eastAsia"/>
                <w:rPrChange w:id="4844" w:author="微软用户" w:date="2017-08-24T15:32:00Z">
                  <w:rPr>
                    <w:rFonts w:hint="eastAsia"/>
                    <w:color w:val="000000" w:themeColor="text1"/>
                  </w:rPr>
                </w:rPrChange>
              </w:rPr>
              <w:t>删除</w:t>
            </w:r>
            <w:r w:rsidRPr="00B207B1">
              <w:rPr>
                <w:rFonts w:ascii="Times New Roman" w:hAnsi="Times New Roman" w:hint="eastAsia"/>
                <w:rPrChange w:id="4845"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846" w:author="微软用户" w:date="2017-08-24T15:32:00Z">
                  <w:rPr>
                    <w:color w:val="000000" w:themeColor="text1"/>
                  </w:rPr>
                </w:rPrChange>
              </w:rPr>
            </w:pPr>
            <w:r w:rsidRPr="00B207B1">
              <w:rPr>
                <w:rFonts w:ascii="Times New Roman" w:hAnsi="Times New Roman"/>
                <w:rPrChange w:id="4847" w:author="微软用户" w:date="2017-08-24T15:32:00Z">
                  <w:rPr>
                    <w:color w:val="000000" w:themeColor="text1"/>
                  </w:rPr>
                </w:rPrChange>
              </w:rPr>
              <w:t>False</w:t>
            </w:r>
            <w:r w:rsidRPr="00B207B1">
              <w:rPr>
                <w:rFonts w:ascii="Times New Roman" w:hAnsi="Times New Roman" w:hint="eastAsia"/>
                <w:rPrChange w:id="4848" w:author="微软用户" w:date="2017-08-24T15:32:00Z">
                  <w:rPr>
                    <w:rFonts w:hint="eastAsia"/>
                    <w:color w:val="000000" w:themeColor="text1"/>
                  </w:rPr>
                </w:rPrChange>
              </w:rPr>
              <w:t>：</w:t>
            </w:r>
            <w:r w:rsidR="004C2B1D" w:rsidRPr="00B207B1">
              <w:rPr>
                <w:rFonts w:ascii="Times New Roman" w:hAnsi="Times New Roman" w:hint="eastAsia"/>
                <w:rPrChange w:id="4849" w:author="微软用户" w:date="2017-08-24T15:32:00Z">
                  <w:rPr>
                    <w:rFonts w:hint="eastAsia"/>
                    <w:color w:val="000000" w:themeColor="text1"/>
                  </w:rPr>
                </w:rPrChange>
              </w:rPr>
              <w:t>删除</w:t>
            </w:r>
            <w:r w:rsidRPr="00B207B1">
              <w:rPr>
                <w:rFonts w:ascii="Times New Roman" w:hAnsi="Times New Roman" w:hint="eastAsia"/>
                <w:rPrChange w:id="4850"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851" w:author="JY0225" w:date="2017-08-23T14:17:00Z"/>
          <w:rFonts w:hAnsiTheme="minorEastAsia"/>
          <w:color w:val="000000" w:themeColor="text1"/>
          <w:rPrChange w:id="4852" w:author="JY0225" w:date="2017-08-24T11:22:00Z">
            <w:rPr>
              <w:ins w:id="4853" w:author="JY0225" w:date="2017-08-23T14:17:00Z"/>
              <w:color w:val="000000" w:themeColor="text1"/>
            </w:rPr>
          </w:rPrChange>
        </w:rPr>
      </w:pPr>
      <w:ins w:id="4854" w:author="JY0225" w:date="2017-08-23T14:17:00Z">
        <w:r w:rsidRPr="00B207B1">
          <w:rPr>
            <w:rFonts w:hAnsiTheme="minorEastAsia"/>
            <w:color w:val="000000" w:themeColor="text1"/>
            <w:rPrChange w:id="4855" w:author="JY0225" w:date="2017-08-24T11:22:00Z">
              <w:rPr>
                <w:color w:val="000000" w:themeColor="text1"/>
              </w:rPr>
            </w:rPrChange>
          </w:rPr>
          <w:tab/>
        </w:r>
      </w:ins>
      <w:r w:rsidR="0069236C">
        <w:rPr>
          <w:rFonts w:hAnsiTheme="minorEastAsia" w:hint="eastAsia"/>
          <w:color w:val="000000" w:themeColor="text1"/>
        </w:rPr>
        <w:t>表4-5所示为</w:t>
      </w:r>
      <w:ins w:id="4856" w:author="JY0225" w:date="2017-08-23T14:17:00Z">
        <w:r w:rsidRPr="00B207B1">
          <w:rPr>
            <w:rFonts w:hAnsiTheme="minorEastAsia" w:hint="eastAsia"/>
            <w:color w:val="000000" w:themeColor="text1"/>
            <w:rPrChange w:id="4857" w:author="JY0225" w:date="2017-08-24T11:22:00Z">
              <w:rPr>
                <w:rFonts w:hint="eastAsia"/>
                <w:color w:val="000000" w:themeColor="text1"/>
              </w:rPr>
            </w:rPrChange>
          </w:rPr>
          <w:t>删除会话接口</w:t>
        </w:r>
      </w:ins>
      <w:r w:rsidR="0069236C">
        <w:rPr>
          <w:rFonts w:hAnsiTheme="minorEastAsia" w:hint="eastAsia"/>
          <w:color w:val="000000" w:themeColor="text1"/>
        </w:rPr>
        <w:t>，</w:t>
      </w:r>
      <w:ins w:id="4858" w:author="JY0225" w:date="2017-08-23T14:17:00Z">
        <w:r w:rsidRPr="00B207B1">
          <w:rPr>
            <w:rFonts w:hAnsiTheme="minorEastAsia" w:hint="eastAsia"/>
            <w:color w:val="000000" w:themeColor="text1"/>
            <w:rPrChange w:id="4859" w:author="JY0225" w:date="2017-08-24T11:22:00Z">
              <w:rPr>
                <w:rFonts w:hint="eastAsia"/>
                <w:color w:val="000000" w:themeColor="text1"/>
              </w:rPr>
            </w:rPrChange>
          </w:rPr>
          <w:t>在用户发送删除会话请求到中间件时调用，该</w:t>
        </w:r>
      </w:ins>
      <w:ins w:id="4860" w:author="JY0225" w:date="2017-08-23T14:18:00Z">
        <w:r w:rsidRPr="00B207B1">
          <w:rPr>
            <w:rFonts w:hAnsiTheme="minorEastAsia" w:hint="eastAsia"/>
            <w:color w:val="000000" w:themeColor="text1"/>
            <w:rPrChange w:id="4861" w:author="JY0225" w:date="2017-08-24T11:22:00Z">
              <w:rPr>
                <w:rFonts w:hint="eastAsia"/>
                <w:color w:val="000000" w:themeColor="text1"/>
              </w:rPr>
            </w:rPrChange>
          </w:rPr>
          <w:t>接口以会话</w:t>
        </w:r>
        <w:r w:rsidRPr="00B207B1">
          <w:rPr>
            <w:rFonts w:hAnsiTheme="minorEastAsia"/>
            <w:color w:val="000000" w:themeColor="text1"/>
            <w:rPrChange w:id="4862" w:author="JY0225" w:date="2017-08-24T11:22:00Z">
              <w:rPr>
                <w:color w:val="000000" w:themeColor="text1"/>
              </w:rPr>
            </w:rPrChange>
          </w:rPr>
          <w:t>id</w:t>
        </w:r>
        <w:r w:rsidRPr="00B207B1">
          <w:rPr>
            <w:rFonts w:hAnsiTheme="minorEastAsia" w:hint="eastAsia"/>
            <w:color w:val="000000" w:themeColor="text1"/>
            <w:rPrChange w:id="4863" w:author="JY0225" w:date="2017-08-24T11:22:00Z">
              <w:rPr>
                <w:rFonts w:hint="eastAsia"/>
                <w:color w:val="000000" w:themeColor="text1"/>
              </w:rPr>
            </w:rPrChange>
          </w:rPr>
          <w:t>作为第一个参数，用户</w:t>
        </w:r>
        <w:r w:rsidRPr="00B207B1">
          <w:rPr>
            <w:rFonts w:hAnsiTheme="minorEastAsia"/>
            <w:color w:val="000000" w:themeColor="text1"/>
            <w:rPrChange w:id="4864" w:author="JY0225" w:date="2017-08-24T11:22:00Z">
              <w:rPr>
                <w:color w:val="000000" w:themeColor="text1"/>
              </w:rPr>
            </w:rPrChange>
          </w:rPr>
          <w:t>id</w:t>
        </w:r>
        <w:r w:rsidRPr="00B207B1">
          <w:rPr>
            <w:rFonts w:hAnsiTheme="minorEastAsia" w:hint="eastAsia"/>
            <w:color w:val="000000" w:themeColor="text1"/>
            <w:rPrChange w:id="4865"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866"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867" w:author="JY0225" w:date="2017-08-24T11:22:00Z">
              <w:rPr>
                <w:color w:val="000000" w:themeColor="text1"/>
              </w:rPr>
            </w:rPrChange>
          </w:rPr>
          <w:t>id</w:t>
        </w:r>
        <w:r w:rsidR="00FD3A8B" w:rsidRPr="00B207B1">
          <w:rPr>
            <w:rFonts w:hAnsiTheme="minorEastAsia" w:hint="eastAsia"/>
            <w:color w:val="000000" w:themeColor="text1"/>
            <w:rPrChange w:id="4868" w:author="JY0225" w:date="2017-08-24T11:22:00Z">
              <w:rPr>
                <w:rFonts w:hint="eastAsia"/>
                <w:color w:val="000000" w:themeColor="text1"/>
              </w:rPr>
            </w:rPrChange>
          </w:rPr>
          <w:t>与传入的参数</w:t>
        </w:r>
        <w:r w:rsidR="00FD3A8B" w:rsidRPr="00B207B1">
          <w:rPr>
            <w:rFonts w:hAnsiTheme="minorEastAsia"/>
            <w:color w:val="000000" w:themeColor="text1"/>
            <w:rPrChange w:id="4869" w:author="JY0225" w:date="2017-08-24T11:22:00Z">
              <w:rPr>
                <w:color w:val="000000" w:themeColor="text1"/>
              </w:rPr>
            </w:rPrChange>
          </w:rPr>
          <w:t>id</w:t>
        </w:r>
        <w:r w:rsidR="00FD3A8B" w:rsidRPr="00B207B1">
          <w:rPr>
            <w:rFonts w:hAnsiTheme="minorEastAsia" w:hint="eastAsia"/>
            <w:color w:val="000000" w:themeColor="text1"/>
            <w:rPrChange w:id="4870" w:author="JY0225" w:date="2017-08-24T11:22:00Z">
              <w:rPr>
                <w:rFonts w:hint="eastAsia"/>
                <w:color w:val="000000" w:themeColor="text1"/>
              </w:rPr>
            </w:rPrChange>
          </w:rPr>
          <w:t>是否一致，</w:t>
        </w:r>
      </w:ins>
      <w:ins w:id="4871" w:author="JY0225" w:date="2017-08-23T14:19:00Z">
        <w:r w:rsidR="00FD3A8B" w:rsidRPr="00B207B1">
          <w:rPr>
            <w:rFonts w:hAnsiTheme="minorEastAsia" w:hint="eastAsia"/>
            <w:color w:val="000000" w:themeColor="text1"/>
            <w:rPrChange w:id="4872" w:author="JY0225" w:date="2017-08-24T11:22:00Z">
              <w:rPr>
                <w:rFonts w:hint="eastAsia"/>
                <w:color w:val="000000" w:themeColor="text1"/>
              </w:rPr>
            </w:rPrChange>
          </w:rPr>
          <w:t>如果一致则根据会话</w:t>
        </w:r>
        <w:r w:rsidR="00FD3A8B" w:rsidRPr="00B207B1">
          <w:rPr>
            <w:rFonts w:hAnsiTheme="minorEastAsia"/>
            <w:color w:val="000000" w:themeColor="text1"/>
            <w:rPrChange w:id="4873" w:author="JY0225" w:date="2017-08-24T11:22:00Z">
              <w:rPr>
                <w:color w:val="000000" w:themeColor="text1"/>
              </w:rPr>
            </w:rPrChange>
          </w:rPr>
          <w:t>id</w:t>
        </w:r>
        <w:r w:rsidR="00FD3A8B" w:rsidRPr="00B207B1">
          <w:rPr>
            <w:rFonts w:hAnsiTheme="minorEastAsia" w:hint="eastAsia"/>
            <w:color w:val="000000" w:themeColor="text1"/>
            <w:rPrChange w:id="4874"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875" w:author="JY0225" w:date="2017-08-24T11:22:00Z">
              <w:rPr>
                <w:color w:val="000000" w:themeColor="text1"/>
              </w:rPr>
            </w:rPrChange>
          </w:rPr>
          <w:t>id</w:t>
        </w:r>
        <w:r w:rsidR="00FD3A8B" w:rsidRPr="00B207B1">
          <w:rPr>
            <w:rFonts w:hAnsiTheme="minorEastAsia" w:hint="eastAsia"/>
            <w:color w:val="000000" w:themeColor="text1"/>
            <w:rPrChange w:id="4876"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877" w:author="JY0225" w:date="2017-08-23T14:19:00Z">
        <w:r w:rsidR="00FD3A8B" w:rsidRPr="00B207B1">
          <w:rPr>
            <w:rFonts w:hAnsiTheme="minorEastAsia" w:hint="eastAsia"/>
            <w:color w:val="000000" w:themeColor="text1"/>
            <w:rPrChange w:id="4878" w:author="JY0225" w:date="2017-08-24T11:22:00Z">
              <w:rPr>
                <w:rFonts w:hint="eastAsia"/>
                <w:color w:val="000000" w:themeColor="text1"/>
              </w:rPr>
            </w:rPrChange>
          </w:rPr>
          <w:t>。</w:t>
        </w:r>
      </w:ins>
      <w:ins w:id="4879" w:author="JY0225" w:date="2017-08-23T14:22:00Z">
        <w:r w:rsidR="00343C56" w:rsidRPr="00B207B1">
          <w:rPr>
            <w:rFonts w:hAnsiTheme="minorEastAsia" w:hint="eastAsia"/>
            <w:color w:val="000000" w:themeColor="text1"/>
            <w:rPrChange w:id="4880"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881" w:author="JY0225" w:date="2017-08-23T14:22:00Z">
        <w:r w:rsidR="00343C56" w:rsidRPr="00B207B1">
          <w:rPr>
            <w:rFonts w:hAnsiTheme="minorEastAsia" w:hint="eastAsia"/>
            <w:color w:val="000000" w:themeColor="text1"/>
            <w:rPrChange w:id="4882" w:author="JY0225" w:date="2017-08-24T11:22:00Z">
              <w:rPr>
                <w:rFonts w:hint="eastAsia"/>
                <w:color w:val="000000" w:themeColor="text1"/>
              </w:rPr>
            </w:rPrChange>
          </w:rPr>
          <w:t>会话</w:t>
        </w:r>
        <w:r w:rsidR="00343C56" w:rsidRPr="00B207B1">
          <w:rPr>
            <w:rFonts w:hAnsiTheme="minorEastAsia"/>
            <w:color w:val="000000" w:themeColor="text1"/>
            <w:rPrChange w:id="4883" w:author="JY0225" w:date="2017-08-24T11:22:00Z">
              <w:rPr>
                <w:color w:val="000000" w:themeColor="text1"/>
              </w:rPr>
            </w:rPrChange>
          </w:rPr>
          <w:t>id</w:t>
        </w:r>
      </w:ins>
      <w:r w:rsidR="007D5945">
        <w:rPr>
          <w:rFonts w:hAnsiTheme="minorEastAsia" w:hint="eastAsia"/>
          <w:color w:val="000000" w:themeColor="text1"/>
        </w:rPr>
        <w:t>具体信息</w:t>
      </w:r>
      <w:ins w:id="4884" w:author="JY0225" w:date="2017-08-23T14:22:00Z">
        <w:r w:rsidR="00343C56" w:rsidRPr="00B207B1">
          <w:rPr>
            <w:rFonts w:hAnsiTheme="minorEastAsia" w:hint="eastAsia"/>
            <w:color w:val="000000" w:themeColor="text1"/>
            <w:rPrChange w:id="4885"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886" w:author="JY0225" w:date="2017-08-23T14:22:00Z">
        <w:r w:rsidR="00343C56" w:rsidRPr="00B207B1">
          <w:rPr>
            <w:rFonts w:hAnsiTheme="minorEastAsia" w:hint="eastAsia"/>
            <w:color w:val="000000" w:themeColor="text1"/>
            <w:rPrChange w:id="4887" w:author="JY0225" w:date="2017-08-24T11:22:00Z">
              <w:rPr>
                <w:rFonts w:hint="eastAsia"/>
                <w:color w:val="000000" w:themeColor="text1"/>
              </w:rPr>
            </w:rPrChange>
          </w:rPr>
          <w:t>会话操作之前，需要结合查询会话接口使用，获取到会话</w:t>
        </w:r>
      </w:ins>
      <w:ins w:id="4888" w:author="JY0225" w:date="2017-08-23T14:23:00Z">
        <w:r w:rsidR="00343C56" w:rsidRPr="00B207B1">
          <w:rPr>
            <w:rFonts w:hAnsiTheme="minorEastAsia" w:hint="eastAsia"/>
            <w:color w:val="000000" w:themeColor="text1"/>
            <w:rPrChange w:id="4889" w:author="JY0225" w:date="2017-08-24T11:22:00Z">
              <w:rPr>
                <w:rFonts w:hint="eastAsia"/>
                <w:color w:val="000000" w:themeColor="text1"/>
              </w:rPr>
            </w:rPrChange>
          </w:rPr>
          <w:t>的</w:t>
        </w:r>
        <w:r w:rsidR="00343C56" w:rsidRPr="00B207B1">
          <w:rPr>
            <w:rFonts w:hAnsiTheme="minorEastAsia"/>
            <w:color w:val="000000" w:themeColor="text1"/>
            <w:rPrChange w:id="4890" w:author="JY0225" w:date="2017-08-24T11:22:00Z">
              <w:rPr>
                <w:color w:val="000000" w:themeColor="text1"/>
              </w:rPr>
            </w:rPrChange>
          </w:rPr>
          <w:t>id</w:t>
        </w:r>
        <w:r w:rsidR="00343C56" w:rsidRPr="00B207B1">
          <w:rPr>
            <w:rFonts w:hAnsiTheme="minorEastAsia" w:hint="eastAsia"/>
            <w:color w:val="000000" w:themeColor="text1"/>
            <w:rPrChange w:id="4891" w:author="JY0225" w:date="2017-08-24T11:22:00Z">
              <w:rPr>
                <w:rFonts w:hint="eastAsia"/>
                <w:color w:val="000000" w:themeColor="text1"/>
              </w:rPr>
            </w:rPrChange>
          </w:rPr>
          <w:t>信息后，</w:t>
        </w:r>
      </w:ins>
      <w:ins w:id="4892" w:author="JY0225" w:date="2017-08-23T14:28:00Z">
        <w:r w:rsidR="001A6622" w:rsidRPr="00B207B1">
          <w:rPr>
            <w:rFonts w:hAnsiTheme="minorEastAsia" w:hint="eastAsia"/>
            <w:color w:val="000000" w:themeColor="text1"/>
            <w:rPrChange w:id="4893" w:author="JY0225" w:date="2017-08-24T11:22:00Z">
              <w:rPr>
                <w:rFonts w:hint="eastAsia"/>
                <w:color w:val="000000" w:themeColor="text1"/>
              </w:rPr>
            </w:rPrChange>
          </w:rPr>
          <w:t>再</w:t>
        </w:r>
      </w:ins>
      <w:ins w:id="4894" w:author="JY0225" w:date="2017-08-23T14:23:00Z">
        <w:r w:rsidR="00343C56" w:rsidRPr="00B207B1">
          <w:rPr>
            <w:rFonts w:hAnsiTheme="minorEastAsia" w:hint="eastAsia"/>
            <w:color w:val="000000" w:themeColor="text1"/>
            <w:rPrChange w:id="4895" w:author="JY0225" w:date="2017-08-24T11:22:00Z">
              <w:rPr>
                <w:rFonts w:hint="eastAsia"/>
                <w:color w:val="000000" w:themeColor="text1"/>
              </w:rPr>
            </w:rPrChange>
          </w:rPr>
          <w:t>执行删除会话操作。</w:t>
        </w:r>
      </w:ins>
      <w:ins w:id="4896" w:author="JY0225" w:date="2017-08-23T14:27:00Z">
        <w:r w:rsidR="00DB33AF" w:rsidRPr="00B207B1">
          <w:rPr>
            <w:rFonts w:hAnsiTheme="minorEastAsia" w:hint="eastAsia"/>
            <w:color w:val="000000" w:themeColor="text1"/>
            <w:rPrChange w:id="4897"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898" w:author="JY0225" w:date="2017-08-24T11:22:00Z">
            <w:rPr>
              <w:color w:val="000000" w:themeColor="text1"/>
            </w:rPr>
          </w:rPrChange>
        </w:rPr>
        <w:pPrChange w:id="4899"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900" w:author="JY0225" w:date="2017-08-24T11:22:00Z">
            <w:rPr>
              <w:rFonts w:hint="eastAsia"/>
              <w:color w:val="000000" w:themeColor="text1"/>
            </w:rPr>
          </w:rPrChange>
        </w:rPr>
        <w:t>查询</w:t>
      </w:r>
      <w:r w:rsidR="0036113F" w:rsidRPr="00B207B1">
        <w:rPr>
          <w:rFonts w:hAnsiTheme="minorEastAsia" w:hint="eastAsia"/>
          <w:color w:val="000000" w:themeColor="text1"/>
          <w:rPrChange w:id="4901"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902" w:author="微软用户" w:date="2017-08-24T15:32:00Z">
                  <w:rPr>
                    <w:color w:val="000000" w:themeColor="text1"/>
                  </w:rPr>
                </w:rPrChange>
              </w:rPr>
            </w:pPr>
            <w:r w:rsidRPr="00B207B1">
              <w:rPr>
                <w:rFonts w:ascii="Times New Roman" w:hAnsi="Times New Roman" w:hint="eastAsia"/>
                <w:rPrChange w:id="4903"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904" w:author="微软用户" w:date="2017-08-24T15:32:00Z">
                  <w:rPr>
                    <w:color w:val="000000" w:themeColor="text1"/>
                  </w:rPr>
                </w:rPrChange>
              </w:rPr>
            </w:pPr>
            <w:r w:rsidRPr="00B207B1">
              <w:rPr>
                <w:rFonts w:ascii="Times New Roman" w:hAnsi="Times New Roman" w:hint="eastAsia"/>
                <w:rPrChange w:id="4905"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906" w:author="微软用户" w:date="2017-08-24T15:32:00Z">
                  <w:rPr>
                    <w:color w:val="000000" w:themeColor="text1"/>
                  </w:rPr>
                </w:rPrChange>
              </w:rPr>
            </w:pPr>
            <w:r w:rsidRPr="00B207B1">
              <w:rPr>
                <w:rFonts w:ascii="Times New Roman" w:hAnsi="Times New Roman" w:hint="eastAsia"/>
                <w:rPrChange w:id="4907"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908" w:author="微软用户" w:date="2017-08-24T15:32:00Z">
                  <w:rPr>
                    <w:color w:val="000000" w:themeColor="text1"/>
                  </w:rPr>
                </w:rPrChange>
              </w:rPr>
            </w:pPr>
            <w:r w:rsidRPr="00B207B1">
              <w:rPr>
                <w:rFonts w:ascii="Times New Roman" w:hAnsi="Times New Roman"/>
                <w:rPrChange w:id="4909" w:author="微软用户" w:date="2017-08-24T15:32:00Z">
                  <w:rPr>
                    <w:color w:val="000000" w:themeColor="text1"/>
                  </w:rPr>
                </w:rPrChange>
              </w:rPr>
              <w:t>Cloud-Op</w:t>
            </w:r>
            <w:r w:rsidR="00201FDD" w:rsidRPr="00B207B1">
              <w:rPr>
                <w:rFonts w:ascii="Times New Roman" w:hAnsi="Times New Roman"/>
                <w:rPrChange w:id="4910"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911" w:author="微软用户" w:date="2017-08-24T15:32:00Z">
                  <w:rPr>
                    <w:color w:val="000000" w:themeColor="text1"/>
                  </w:rPr>
                </w:rPrChange>
              </w:rPr>
            </w:pPr>
            <w:r w:rsidRPr="00B207B1">
              <w:rPr>
                <w:rFonts w:ascii="Times New Roman" w:hAnsi="Times New Roman" w:hint="eastAsia"/>
                <w:rPrChange w:id="4912"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913" w:author="微软用户" w:date="2017-08-24T15:32:00Z">
                  <w:rPr>
                    <w:color w:val="000000" w:themeColor="text1"/>
                  </w:rPr>
                </w:rPrChange>
              </w:rPr>
            </w:pPr>
            <w:r w:rsidRPr="00B207B1">
              <w:rPr>
                <w:rFonts w:ascii="Times New Roman" w:hAnsi="Times New Roman"/>
                <w:rPrChange w:id="4914" w:author="微软用户" w:date="2017-08-24T15:32:00Z">
                  <w:rPr>
                    <w:color w:val="000000" w:themeColor="text1"/>
                  </w:rPr>
                </w:rPrChange>
              </w:rPr>
              <w:t>String</w:t>
            </w:r>
            <w:r w:rsidR="00E04553" w:rsidRPr="00B207B1">
              <w:rPr>
                <w:rFonts w:ascii="Times New Roman" w:hAnsi="Times New Roman"/>
                <w:rPrChange w:id="4915" w:author="微软用户" w:date="2017-08-24T15:32:00Z">
                  <w:rPr>
                    <w:color w:val="000000" w:themeColor="text1"/>
                  </w:rPr>
                </w:rPrChange>
              </w:rPr>
              <w:t xml:space="preserve"> </w:t>
            </w:r>
            <w:r w:rsidR="009C799C" w:rsidRPr="00B207B1">
              <w:rPr>
                <w:rFonts w:ascii="Times New Roman" w:hAnsi="Times New Roman"/>
                <w:rPrChange w:id="4916" w:author="微软用户" w:date="2017-08-24T15:32:00Z">
                  <w:rPr>
                    <w:color w:val="000000" w:themeColor="text1"/>
                  </w:rPr>
                </w:rPrChange>
              </w:rPr>
              <w:t>query</w:t>
            </w:r>
            <w:r w:rsidR="0036113F" w:rsidRPr="00B207B1">
              <w:rPr>
                <w:rFonts w:ascii="Times New Roman" w:hAnsi="Times New Roman"/>
                <w:rPrChange w:id="4917" w:author="微软用户" w:date="2017-08-24T15:32:00Z">
                  <w:rPr>
                    <w:color w:val="000000" w:themeColor="text1"/>
                  </w:rPr>
                </w:rPrChange>
              </w:rPr>
              <w:t>_session(</w:t>
            </w:r>
            <w:del w:id="4918" w:author="JY0225" w:date="2017-08-23T14:20:00Z">
              <w:r w:rsidR="0036113F" w:rsidRPr="00B207B1" w:rsidDel="00743786">
                <w:rPr>
                  <w:rFonts w:ascii="Times New Roman" w:hAnsi="Times New Roman"/>
                  <w:rPrChange w:id="4919" w:author="微软用户" w:date="2017-08-24T15:32:00Z">
                    <w:rPr>
                      <w:color w:val="000000" w:themeColor="text1"/>
                    </w:rPr>
                  </w:rPrChange>
                </w:rPr>
                <w:delText xml:space="preserve">String sessionid, </w:delText>
              </w:r>
            </w:del>
            <w:r w:rsidR="0036113F" w:rsidRPr="00B207B1">
              <w:rPr>
                <w:rFonts w:ascii="Times New Roman" w:hAnsi="Times New Roman"/>
                <w:rPrChange w:id="4920" w:author="微软用户" w:date="2017-08-24T15:32:00Z">
                  <w:rPr>
                    <w:color w:val="000000" w:themeColor="text1"/>
                  </w:rPr>
                </w:rPrChange>
              </w:rPr>
              <w:t>String userid</w:t>
            </w:r>
            <w:ins w:id="4921" w:author="JY0225" w:date="2017-08-23T14:20:00Z">
              <w:r w:rsidR="00743786" w:rsidRPr="00B207B1">
                <w:rPr>
                  <w:rFonts w:ascii="Times New Roman" w:hAnsi="Times New Roman"/>
                  <w:rPrChange w:id="4922" w:author="微软用户" w:date="2017-08-24T15:32:00Z">
                    <w:rPr>
                      <w:color w:val="000000" w:themeColor="text1"/>
                    </w:rPr>
                  </w:rPrChange>
                </w:rPr>
                <w:t>, int recent</w:t>
              </w:r>
            </w:ins>
            <w:r w:rsidR="0036113F" w:rsidRPr="00B207B1">
              <w:rPr>
                <w:rFonts w:ascii="Times New Roman" w:hAnsi="Times New Roman"/>
                <w:rPrChange w:id="4923"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924"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925" w:author="微软用户" w:date="2017-08-24T15:32:00Z">
                  <w:rPr>
                    <w:color w:val="000000" w:themeColor="text1"/>
                  </w:rPr>
                </w:rPrChange>
              </w:rPr>
            </w:pPr>
            <w:r w:rsidRPr="00B207B1">
              <w:rPr>
                <w:rFonts w:ascii="Times New Roman" w:hAnsi="Times New Roman" w:hint="eastAsia"/>
                <w:rPrChange w:id="4926"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927" w:author="JY0225" w:date="2017-08-23T14:21:00Z"/>
                <w:rFonts w:ascii="Times New Roman" w:hAnsi="Times New Roman"/>
                <w:rPrChange w:id="4928" w:author="微软用户" w:date="2017-08-24T15:32:00Z">
                  <w:rPr>
                    <w:del w:id="4929" w:author="JY0225" w:date="2017-08-23T14:21:00Z"/>
                    <w:color w:val="000000" w:themeColor="text1"/>
                  </w:rPr>
                </w:rPrChange>
              </w:rPr>
            </w:pPr>
            <w:del w:id="4930" w:author="JY0225" w:date="2017-08-23T14:21:00Z">
              <w:r w:rsidRPr="00B207B1" w:rsidDel="007F3C29">
                <w:rPr>
                  <w:rFonts w:ascii="Times New Roman" w:hAnsi="Times New Roman"/>
                  <w:rPrChange w:id="4931" w:author="微软用户" w:date="2017-08-24T15:32:00Z">
                    <w:rPr>
                      <w:color w:val="000000" w:themeColor="text1"/>
                    </w:rPr>
                  </w:rPrChange>
                </w:rPr>
                <w:delText>sessionid</w:delText>
              </w:r>
              <w:r w:rsidRPr="00B207B1" w:rsidDel="007F3C29">
                <w:rPr>
                  <w:rFonts w:ascii="Times New Roman" w:hAnsi="Times New Roman" w:hint="eastAsia"/>
                  <w:rPrChange w:id="4932" w:author="微软用户" w:date="2017-08-24T15:32:00Z">
                    <w:rPr>
                      <w:rFonts w:hint="eastAsia"/>
                      <w:color w:val="000000" w:themeColor="text1"/>
                    </w:rPr>
                  </w:rPrChange>
                </w:rPr>
                <w:delText>：会话</w:delText>
              </w:r>
              <w:r w:rsidRPr="00B207B1" w:rsidDel="007F3C29">
                <w:rPr>
                  <w:rFonts w:ascii="Times New Roman" w:hAnsi="Times New Roman"/>
                  <w:rPrChange w:id="4933"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934" w:author="JY0225" w:date="2017-08-23T14:21:00Z"/>
                <w:rFonts w:ascii="Times New Roman" w:hAnsi="Times New Roman"/>
                <w:rPrChange w:id="4935" w:author="微软用户" w:date="2017-08-24T15:32:00Z">
                  <w:rPr>
                    <w:ins w:id="4936" w:author="JY0225" w:date="2017-08-23T14:21:00Z"/>
                    <w:color w:val="000000" w:themeColor="text1"/>
                  </w:rPr>
                </w:rPrChange>
              </w:rPr>
            </w:pPr>
            <w:r w:rsidRPr="00B207B1">
              <w:rPr>
                <w:rFonts w:ascii="Times New Roman" w:hAnsi="Times New Roman"/>
                <w:rPrChange w:id="4937" w:author="微软用户" w:date="2017-08-24T15:32:00Z">
                  <w:rPr>
                    <w:color w:val="000000" w:themeColor="text1"/>
                  </w:rPr>
                </w:rPrChange>
              </w:rPr>
              <w:t>userid</w:t>
            </w:r>
            <w:r w:rsidRPr="00B207B1">
              <w:rPr>
                <w:rFonts w:ascii="Times New Roman" w:hAnsi="Times New Roman" w:hint="eastAsia"/>
                <w:rPrChange w:id="4938" w:author="微软用户" w:date="2017-08-24T15:32:00Z">
                  <w:rPr>
                    <w:rFonts w:hint="eastAsia"/>
                    <w:color w:val="000000" w:themeColor="text1"/>
                  </w:rPr>
                </w:rPrChange>
              </w:rPr>
              <w:t>：用户</w:t>
            </w:r>
            <w:r w:rsidRPr="00B207B1">
              <w:rPr>
                <w:rFonts w:ascii="Times New Roman" w:hAnsi="Times New Roman"/>
                <w:rPrChange w:id="4939"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940" w:author="微软用户" w:date="2017-08-24T15:32:00Z">
                  <w:rPr>
                    <w:color w:val="000000" w:themeColor="text1"/>
                  </w:rPr>
                </w:rPrChange>
              </w:rPr>
            </w:pPr>
            <w:ins w:id="4941" w:author="JY0225" w:date="2017-08-23T14:21:00Z">
              <w:r w:rsidRPr="00B207B1">
                <w:rPr>
                  <w:rFonts w:ascii="Times New Roman" w:hAnsi="Times New Roman"/>
                  <w:rPrChange w:id="4942" w:author="微软用户" w:date="2017-08-24T15:32:00Z">
                    <w:rPr>
                      <w:color w:val="000000" w:themeColor="text1"/>
                    </w:rPr>
                  </w:rPrChange>
                </w:rPr>
                <w:t>recent</w:t>
              </w:r>
              <w:r w:rsidRPr="00B207B1">
                <w:rPr>
                  <w:rFonts w:ascii="Times New Roman" w:hAnsi="Times New Roman" w:hint="eastAsia"/>
                  <w:rPrChange w:id="4943"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944"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945" w:author="微软用户" w:date="2017-08-24T15:32:00Z">
                  <w:rPr>
                    <w:color w:val="000000" w:themeColor="text1"/>
                  </w:rPr>
                </w:rPrChange>
              </w:rPr>
            </w:pPr>
            <w:r w:rsidRPr="00B207B1">
              <w:rPr>
                <w:rFonts w:ascii="Times New Roman" w:hAnsi="Times New Roman" w:hint="eastAsia"/>
                <w:rPrChange w:id="4946"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947"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948" w:author="JY0225" w:date="2017-08-23T14:21:00Z"/>
          <w:rFonts w:hAnsiTheme="minorEastAsia"/>
          <w:color w:val="000000" w:themeColor="text1"/>
          <w:rPrChange w:id="4949" w:author="JY0225" w:date="2017-08-24T11:22:00Z">
            <w:rPr>
              <w:ins w:id="4950" w:author="JY0225" w:date="2017-08-23T14:21:00Z"/>
              <w:color w:val="000000" w:themeColor="text1"/>
            </w:rPr>
          </w:rPrChange>
        </w:rPr>
      </w:pPr>
      <w:ins w:id="4951" w:author="JY0225" w:date="2017-08-23T14:21:00Z">
        <w:r w:rsidRPr="00B207B1">
          <w:rPr>
            <w:rFonts w:hAnsiTheme="minorEastAsia"/>
            <w:color w:val="000000" w:themeColor="text1"/>
            <w:rPrChange w:id="4952" w:author="JY0225" w:date="2017-08-24T11:22:00Z">
              <w:rPr>
                <w:color w:val="000000" w:themeColor="text1"/>
              </w:rPr>
            </w:rPrChange>
          </w:rPr>
          <w:lastRenderedPageBreak/>
          <w:tab/>
        </w:r>
      </w:ins>
      <w:r w:rsidR="005C2A49">
        <w:rPr>
          <w:rFonts w:hAnsiTheme="minorEastAsia" w:hint="eastAsia"/>
          <w:color w:val="000000" w:themeColor="text1"/>
        </w:rPr>
        <w:t>表4-6所示为</w:t>
      </w:r>
      <w:ins w:id="4953" w:author="JY0225" w:date="2017-08-23T14:26:00Z">
        <w:r w:rsidR="005D7046" w:rsidRPr="00B207B1">
          <w:rPr>
            <w:rFonts w:hAnsiTheme="minorEastAsia" w:hint="eastAsia"/>
            <w:color w:val="000000" w:themeColor="text1"/>
            <w:rPrChange w:id="4954" w:author="JY0225" w:date="2017-08-24T11:22:00Z">
              <w:rPr>
                <w:rFonts w:hint="eastAsia"/>
                <w:color w:val="000000" w:themeColor="text1"/>
              </w:rPr>
            </w:rPrChange>
          </w:rPr>
          <w:t>会话查询接口</w:t>
        </w:r>
      </w:ins>
      <w:r w:rsidR="005C2A49">
        <w:rPr>
          <w:rFonts w:hAnsiTheme="minorEastAsia" w:hint="eastAsia"/>
          <w:color w:val="000000" w:themeColor="text1"/>
        </w:rPr>
        <w:t>，</w:t>
      </w:r>
      <w:ins w:id="4955" w:author="JY0225" w:date="2017-08-23T14:26:00Z">
        <w:r w:rsidR="005D7046" w:rsidRPr="00B207B1">
          <w:rPr>
            <w:rFonts w:hAnsiTheme="minorEastAsia" w:hint="eastAsia"/>
            <w:color w:val="000000" w:themeColor="text1"/>
            <w:rPrChange w:id="4956"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957" w:author="JY0225" w:date="2017-08-23T14:26:00Z">
        <w:r w:rsidR="005D7046" w:rsidRPr="00B207B1">
          <w:rPr>
            <w:rFonts w:hAnsiTheme="minorEastAsia" w:hint="eastAsia"/>
            <w:color w:val="000000" w:themeColor="text1"/>
            <w:rPrChange w:id="4958" w:author="JY0225" w:date="2017-08-24T11:22:00Z">
              <w:rPr>
                <w:rFonts w:hint="eastAsia"/>
                <w:color w:val="000000" w:themeColor="text1"/>
              </w:rPr>
            </w:rPrChange>
          </w:rPr>
          <w:t>时调用，该接口以用户</w:t>
        </w:r>
        <w:r w:rsidR="005D7046" w:rsidRPr="00B207B1">
          <w:rPr>
            <w:rFonts w:hAnsiTheme="minorEastAsia"/>
            <w:color w:val="000000" w:themeColor="text1"/>
            <w:rPrChange w:id="4959" w:author="JY0225" w:date="2017-08-24T11:22:00Z">
              <w:rPr>
                <w:color w:val="000000" w:themeColor="text1"/>
              </w:rPr>
            </w:rPrChange>
          </w:rPr>
          <w:t>id</w:t>
        </w:r>
      </w:ins>
      <w:ins w:id="4960" w:author="JY0225" w:date="2017-08-23T14:27:00Z">
        <w:r w:rsidR="005D7046" w:rsidRPr="00B207B1">
          <w:rPr>
            <w:rFonts w:hAnsiTheme="minorEastAsia" w:hint="eastAsia"/>
            <w:color w:val="000000" w:themeColor="text1"/>
            <w:rPrChange w:id="4961" w:author="JY0225" w:date="2017-08-24T11:22:00Z">
              <w:rPr>
                <w:rFonts w:hint="eastAsia"/>
                <w:color w:val="000000" w:themeColor="text1"/>
              </w:rPr>
            </w:rPrChange>
          </w:rPr>
          <w:t>作为第一个</w:t>
        </w:r>
      </w:ins>
      <w:ins w:id="4962" w:author="JY0225" w:date="2017-08-23T14:28:00Z">
        <w:r w:rsidR="00391D3E" w:rsidRPr="00B207B1">
          <w:rPr>
            <w:rFonts w:hAnsiTheme="minorEastAsia" w:hint="eastAsia"/>
            <w:color w:val="000000" w:themeColor="text1"/>
            <w:rPrChange w:id="4963" w:author="JY0225" w:date="2017-08-24T11:22:00Z">
              <w:rPr>
                <w:rFonts w:hint="eastAsia"/>
                <w:color w:val="000000" w:themeColor="text1"/>
              </w:rPr>
            </w:rPrChange>
          </w:rPr>
          <w:t>参数，以最近会话次数</w:t>
        </w:r>
        <w:r w:rsidR="00391D3E" w:rsidRPr="00B207B1">
          <w:rPr>
            <w:rFonts w:hAnsiTheme="minorEastAsia"/>
            <w:color w:val="000000" w:themeColor="text1"/>
            <w:rPrChange w:id="4964" w:author="JY0225" w:date="2017-08-24T11:22:00Z">
              <w:rPr>
                <w:color w:val="000000" w:themeColor="text1"/>
              </w:rPr>
            </w:rPrChange>
          </w:rPr>
          <w:t>recent</w:t>
        </w:r>
        <w:r w:rsidR="00391D3E" w:rsidRPr="00B207B1">
          <w:rPr>
            <w:rFonts w:hAnsiTheme="minorEastAsia" w:hint="eastAsia"/>
            <w:color w:val="000000" w:themeColor="text1"/>
            <w:rPrChange w:id="4965"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966" w:author="JY0225" w:date="2017-08-24T11:22:00Z">
              <w:rPr>
                <w:rFonts w:hint="eastAsia"/>
                <w:color w:val="000000" w:themeColor="text1"/>
              </w:rPr>
            </w:rPrChange>
          </w:rPr>
          <w:t>返回的结果根据</w:t>
        </w:r>
        <w:r w:rsidR="00F83088" w:rsidRPr="00B207B1">
          <w:rPr>
            <w:rFonts w:hAnsiTheme="minorEastAsia"/>
            <w:color w:val="000000" w:themeColor="text1"/>
            <w:rPrChange w:id="4967" w:author="JY0225" w:date="2017-08-24T11:22:00Z">
              <w:rPr>
                <w:color w:val="000000" w:themeColor="text1"/>
              </w:rPr>
            </w:rPrChange>
          </w:rPr>
          <w:t>recent</w:t>
        </w:r>
      </w:ins>
      <w:ins w:id="4968" w:author="JY0225" w:date="2017-08-23T14:29:00Z">
        <w:r w:rsidR="00F83088" w:rsidRPr="00B207B1">
          <w:rPr>
            <w:rFonts w:hAnsiTheme="minorEastAsia" w:hint="eastAsia"/>
            <w:color w:val="000000" w:themeColor="text1"/>
            <w:rPrChange w:id="4969"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970" w:author="JY0225" w:date="2017-08-24T11:22:00Z">
              <w:rPr>
                <w:color w:val="000000" w:themeColor="text1"/>
              </w:rPr>
            </w:rPrChange>
          </w:rPr>
          <w:t>json</w:t>
        </w:r>
        <w:r w:rsidR="00F83088" w:rsidRPr="00B207B1">
          <w:rPr>
            <w:rFonts w:hAnsiTheme="minorEastAsia" w:hint="eastAsia"/>
            <w:color w:val="000000" w:themeColor="text1"/>
            <w:rPrChange w:id="4971" w:author="JY0225" w:date="2017-08-24T11:22:00Z">
              <w:rPr>
                <w:rFonts w:hint="eastAsia"/>
                <w:color w:val="000000" w:themeColor="text1"/>
              </w:rPr>
            </w:rPrChange>
          </w:rPr>
          <w:t>的数据</w:t>
        </w:r>
      </w:ins>
      <w:r w:rsidR="00F94716">
        <w:rPr>
          <w:rFonts w:hAnsiTheme="minorEastAsia" w:hint="eastAsia"/>
          <w:color w:val="000000" w:themeColor="text1"/>
        </w:rPr>
        <w:t>格式</w:t>
      </w:r>
      <w:ins w:id="4972" w:author="JY0225" w:date="2017-08-23T14:29:00Z">
        <w:r w:rsidR="00F83088" w:rsidRPr="00B207B1">
          <w:rPr>
            <w:rFonts w:hAnsiTheme="minorEastAsia" w:hint="eastAsia"/>
            <w:color w:val="000000" w:themeColor="text1"/>
            <w:rPrChange w:id="4973"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974" w:author="JY0225" w:date="2017-08-24T11:22:00Z">
              <w:rPr>
                <w:rFonts w:hint="eastAsia"/>
                <w:color w:val="000000" w:themeColor="text1"/>
              </w:rPr>
            </w:rPrChange>
          </w:rPr>
          <w:t>返回的会话信息包括</w:t>
        </w:r>
      </w:ins>
      <w:ins w:id="4975" w:author="JY0225" w:date="2017-08-23T14:30:00Z">
        <w:r w:rsidR="004031FD" w:rsidRPr="00B207B1">
          <w:rPr>
            <w:rFonts w:hAnsiTheme="minorEastAsia" w:hint="eastAsia"/>
            <w:color w:val="000000" w:themeColor="text1"/>
            <w:rPrChange w:id="4976" w:author="JY0225" w:date="2017-08-24T11:22:00Z">
              <w:rPr>
                <w:rFonts w:hint="eastAsia"/>
                <w:color w:val="000000" w:themeColor="text1"/>
              </w:rPr>
            </w:rPrChange>
          </w:rPr>
          <w:t>状态码</w:t>
        </w:r>
        <w:r w:rsidR="004031FD" w:rsidRPr="00B207B1">
          <w:rPr>
            <w:rFonts w:hAnsiTheme="minorEastAsia"/>
            <w:color w:val="000000" w:themeColor="text1"/>
            <w:rPrChange w:id="4977" w:author="JY0225" w:date="2017-08-24T11:22:00Z">
              <w:rPr>
                <w:color w:val="000000" w:themeColor="text1"/>
              </w:rPr>
            </w:rPrChange>
          </w:rPr>
          <w:t>status</w:t>
        </w:r>
        <w:r w:rsidR="004031FD" w:rsidRPr="00B207B1">
          <w:rPr>
            <w:rFonts w:hAnsiTheme="minorEastAsia" w:hint="eastAsia"/>
            <w:color w:val="000000" w:themeColor="text1"/>
            <w:rPrChange w:id="4978" w:author="JY0225" w:date="2017-08-24T11:22:00Z">
              <w:rPr>
                <w:rFonts w:hint="eastAsia"/>
                <w:color w:val="000000" w:themeColor="text1"/>
              </w:rPr>
            </w:rPrChange>
          </w:rPr>
          <w:t>、请求内容</w:t>
        </w:r>
        <w:r w:rsidR="004031FD" w:rsidRPr="00B207B1">
          <w:rPr>
            <w:rFonts w:hAnsiTheme="minorEastAsia"/>
            <w:color w:val="000000" w:themeColor="text1"/>
            <w:rPrChange w:id="4979" w:author="JY0225" w:date="2017-08-24T11:22:00Z">
              <w:rPr>
                <w:color w:val="000000" w:themeColor="text1"/>
              </w:rPr>
            </w:rPrChange>
          </w:rPr>
          <w:t>request</w:t>
        </w:r>
        <w:r w:rsidR="004031FD" w:rsidRPr="00B207B1">
          <w:rPr>
            <w:rFonts w:hAnsiTheme="minorEastAsia" w:hint="eastAsia"/>
            <w:color w:val="000000" w:themeColor="text1"/>
            <w:rPrChange w:id="4980" w:author="JY0225" w:date="2017-08-24T11:22:00Z">
              <w:rPr>
                <w:rFonts w:hint="eastAsia"/>
                <w:color w:val="000000" w:themeColor="text1"/>
              </w:rPr>
            </w:rPrChange>
          </w:rPr>
          <w:t>、请求状态</w:t>
        </w:r>
        <w:r w:rsidR="004031FD" w:rsidRPr="00B207B1">
          <w:rPr>
            <w:rFonts w:hAnsiTheme="minorEastAsia"/>
            <w:color w:val="000000" w:themeColor="text1"/>
            <w:rPrChange w:id="4981" w:author="JY0225" w:date="2017-08-24T11:22:00Z">
              <w:rPr>
                <w:color w:val="000000" w:themeColor="text1"/>
              </w:rPr>
            </w:rPrChange>
          </w:rPr>
          <w:t>state</w:t>
        </w:r>
        <w:r w:rsidR="004031FD" w:rsidRPr="00B207B1">
          <w:rPr>
            <w:rFonts w:hAnsiTheme="minorEastAsia" w:hint="eastAsia"/>
            <w:color w:val="000000" w:themeColor="text1"/>
            <w:rPrChange w:id="4982" w:author="JY0225" w:date="2017-08-24T11:22:00Z">
              <w:rPr>
                <w:rFonts w:hint="eastAsia"/>
                <w:color w:val="000000" w:themeColor="text1"/>
              </w:rPr>
            </w:rPrChange>
          </w:rPr>
          <w:t>、请求时间</w:t>
        </w:r>
        <w:r w:rsidR="004031FD" w:rsidRPr="00B207B1">
          <w:rPr>
            <w:rFonts w:hAnsiTheme="minorEastAsia"/>
            <w:color w:val="000000" w:themeColor="text1"/>
            <w:rPrChange w:id="4983" w:author="JY0225" w:date="2017-08-24T11:22:00Z">
              <w:rPr>
                <w:color w:val="000000" w:themeColor="text1"/>
              </w:rPr>
            </w:rPrChange>
          </w:rPr>
          <w:t>time</w:t>
        </w:r>
      </w:ins>
      <w:ins w:id="4984" w:author="JY0225" w:date="2017-08-23T14:31:00Z">
        <w:r w:rsidR="00A8376D" w:rsidRPr="00B207B1">
          <w:rPr>
            <w:rFonts w:hAnsiTheme="minorEastAsia" w:hint="eastAsia"/>
            <w:color w:val="000000" w:themeColor="text1"/>
            <w:rPrChange w:id="4985" w:author="JY0225" w:date="2017-08-24T11:22:00Z">
              <w:rPr>
                <w:rFonts w:hint="eastAsia"/>
                <w:color w:val="000000" w:themeColor="text1"/>
              </w:rPr>
            </w:rPrChange>
          </w:rPr>
          <w:t>以及用户</w:t>
        </w:r>
        <w:r w:rsidR="00A8376D" w:rsidRPr="00B207B1">
          <w:rPr>
            <w:rFonts w:hAnsiTheme="minorEastAsia"/>
            <w:color w:val="000000" w:themeColor="text1"/>
            <w:rPrChange w:id="4986" w:author="JY0225" w:date="2017-08-24T11:22:00Z">
              <w:rPr>
                <w:color w:val="000000" w:themeColor="text1"/>
              </w:rPr>
            </w:rPrChange>
          </w:rPr>
          <w:t>id</w:t>
        </w:r>
        <w:r w:rsidR="00A8376D" w:rsidRPr="00B207B1">
          <w:rPr>
            <w:rFonts w:hAnsiTheme="minorEastAsia" w:hint="eastAsia"/>
            <w:color w:val="000000" w:themeColor="text1"/>
            <w:rPrChange w:id="4987" w:author="JY0225" w:date="2017-08-24T11:22:00Z">
              <w:rPr>
                <w:rFonts w:hint="eastAsia"/>
                <w:color w:val="000000" w:themeColor="text1"/>
              </w:rPr>
            </w:rPrChange>
          </w:rPr>
          <w:t>信息</w:t>
        </w:r>
        <w:r w:rsidR="00A8376D" w:rsidRPr="00B207B1">
          <w:rPr>
            <w:rFonts w:hAnsiTheme="minorEastAsia"/>
            <w:color w:val="000000" w:themeColor="text1"/>
            <w:rPrChange w:id="4988" w:author="JY0225" w:date="2017-08-24T11:22:00Z">
              <w:rPr>
                <w:color w:val="000000" w:themeColor="text1"/>
              </w:rPr>
            </w:rPrChange>
          </w:rPr>
          <w:t>userid</w:t>
        </w:r>
        <w:r w:rsidR="00A8376D" w:rsidRPr="00B207B1">
          <w:rPr>
            <w:rFonts w:hAnsiTheme="minorEastAsia" w:hint="eastAsia"/>
            <w:color w:val="000000" w:themeColor="text1"/>
            <w:rPrChange w:id="4989"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990" w:author="JY0225" w:date="2017-08-24T11:22:00Z">
            <w:rPr>
              <w:color w:val="000000" w:themeColor="text1"/>
            </w:rPr>
          </w:rPrChange>
        </w:rPr>
        <w:pPrChange w:id="4991"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992" w:author="JY0225" w:date="2017-08-24T11:22:00Z">
            <w:rPr>
              <w:rFonts w:hint="eastAsia"/>
              <w:color w:val="000000" w:themeColor="text1"/>
            </w:rPr>
          </w:rPrChange>
        </w:rPr>
        <w:t>会话</w:t>
      </w:r>
      <w:r w:rsidR="00A2058C" w:rsidRPr="00B207B1">
        <w:rPr>
          <w:rFonts w:hAnsiTheme="minorEastAsia" w:hint="eastAsia"/>
          <w:color w:val="000000" w:themeColor="text1"/>
          <w:rPrChange w:id="4993"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994" w:author="微软用户" w:date="2017-08-24T15:32:00Z">
                  <w:rPr>
                    <w:color w:val="000000" w:themeColor="text1"/>
                  </w:rPr>
                </w:rPrChange>
              </w:rPr>
            </w:pPr>
            <w:r w:rsidRPr="00B207B1">
              <w:rPr>
                <w:rFonts w:ascii="Times New Roman" w:hAnsi="Times New Roman" w:hint="eastAsia"/>
                <w:rPrChange w:id="4995"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996" w:author="微软用户" w:date="2017-08-24T15:32:00Z">
                  <w:rPr>
                    <w:color w:val="000000" w:themeColor="text1"/>
                  </w:rPr>
                </w:rPrChange>
              </w:rPr>
            </w:pPr>
            <w:r w:rsidRPr="00B207B1">
              <w:rPr>
                <w:rFonts w:ascii="Times New Roman" w:hAnsi="Times New Roman" w:hint="eastAsia"/>
                <w:rPrChange w:id="4997"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998" w:author="微软用户" w:date="2017-08-24T15:32:00Z">
                  <w:rPr>
                    <w:color w:val="000000" w:themeColor="text1"/>
                  </w:rPr>
                </w:rPrChange>
              </w:rPr>
            </w:pPr>
            <w:r w:rsidRPr="00B207B1">
              <w:rPr>
                <w:rFonts w:ascii="Times New Roman" w:hAnsi="Times New Roman" w:hint="eastAsia"/>
                <w:rPrChange w:id="4999"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5000" w:author="微软用户" w:date="2017-08-24T15:32:00Z">
                  <w:rPr>
                    <w:color w:val="000000" w:themeColor="text1"/>
                  </w:rPr>
                </w:rPrChange>
              </w:rPr>
            </w:pPr>
            <w:r w:rsidRPr="00B207B1">
              <w:rPr>
                <w:rFonts w:ascii="Times New Roman" w:hAnsi="Times New Roman"/>
                <w:rPrChange w:id="5001" w:author="微软用户" w:date="2017-08-24T15:32:00Z">
                  <w:rPr>
                    <w:color w:val="000000" w:themeColor="text1"/>
                  </w:rPr>
                </w:rPrChange>
              </w:rPr>
              <w:t>Cloud-Op</w:t>
            </w:r>
            <w:r w:rsidR="00D80D85" w:rsidRPr="00B207B1">
              <w:rPr>
                <w:rFonts w:ascii="Times New Roman" w:hAnsi="Times New Roman"/>
                <w:rPrChange w:id="5002"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5003" w:author="微软用户" w:date="2017-08-24T15:32:00Z">
                  <w:rPr>
                    <w:color w:val="000000" w:themeColor="text1"/>
                  </w:rPr>
                </w:rPrChange>
              </w:rPr>
            </w:pPr>
            <w:r w:rsidRPr="00B207B1">
              <w:rPr>
                <w:rFonts w:ascii="Times New Roman" w:hAnsi="Times New Roman" w:hint="eastAsia"/>
                <w:rPrChange w:id="5004"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5005" w:author="微软用户" w:date="2017-08-24T15:32:00Z">
                  <w:rPr>
                    <w:color w:val="000000" w:themeColor="text1"/>
                  </w:rPr>
                </w:rPrChange>
              </w:rPr>
            </w:pPr>
            <w:del w:id="5006" w:author="JY0225" w:date="2017-08-23T14:34:00Z">
              <w:r w:rsidRPr="00B207B1" w:rsidDel="00876E83">
                <w:rPr>
                  <w:rFonts w:ascii="Times New Roman" w:hAnsi="Times New Roman"/>
                  <w:rPrChange w:id="5007" w:author="微软用户" w:date="2017-08-24T15:32:00Z">
                    <w:rPr>
                      <w:color w:val="000000" w:themeColor="text1"/>
                    </w:rPr>
                  </w:rPrChange>
                </w:rPr>
                <w:delText xml:space="preserve">bool </w:delText>
              </w:r>
            </w:del>
            <w:ins w:id="5008" w:author="JY0225" w:date="2017-08-23T14:34:00Z">
              <w:r w:rsidR="00876E83" w:rsidRPr="00B207B1">
                <w:rPr>
                  <w:rFonts w:ascii="Times New Roman" w:hAnsi="Times New Roman"/>
                  <w:rPrChange w:id="5009" w:author="微软用户" w:date="2017-08-24T15:32:00Z">
                    <w:rPr>
                      <w:color w:val="000000" w:themeColor="text1"/>
                    </w:rPr>
                  </w:rPrChange>
                </w:rPr>
                <w:t xml:space="preserve">String </w:t>
              </w:r>
            </w:ins>
            <w:r w:rsidR="00ED25EF" w:rsidRPr="00B207B1">
              <w:rPr>
                <w:rFonts w:ascii="Times New Roman" w:hAnsi="Times New Roman"/>
                <w:rPrChange w:id="5010" w:author="微软用户" w:date="2017-08-24T15:32:00Z">
                  <w:rPr>
                    <w:color w:val="000000" w:themeColor="text1"/>
                  </w:rPr>
                </w:rPrChange>
              </w:rPr>
              <w:t>encrypt</w:t>
            </w:r>
            <w:r w:rsidRPr="00B207B1">
              <w:rPr>
                <w:rFonts w:ascii="Times New Roman" w:hAnsi="Times New Roman"/>
                <w:rPrChange w:id="5011" w:author="微软用户" w:date="2017-08-24T15:32:00Z">
                  <w:rPr>
                    <w:color w:val="000000" w:themeColor="text1"/>
                  </w:rPr>
                </w:rPrChange>
              </w:rPr>
              <w:t xml:space="preserve">_session(String </w:t>
            </w:r>
            <w:r w:rsidR="00655B8C" w:rsidRPr="00B207B1">
              <w:rPr>
                <w:rFonts w:ascii="Times New Roman" w:hAnsi="Times New Roman"/>
                <w:rPrChange w:id="5012" w:author="微软用户" w:date="2017-08-24T15:32:00Z">
                  <w:rPr>
                    <w:color w:val="000000" w:themeColor="text1"/>
                  </w:rPr>
                </w:rPrChange>
              </w:rPr>
              <w:t>request</w:t>
            </w:r>
            <w:r w:rsidRPr="00B207B1">
              <w:rPr>
                <w:rFonts w:ascii="Times New Roman" w:hAnsi="Times New Roman"/>
                <w:rPrChange w:id="5013"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5014"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5015" w:author="微软用户" w:date="2017-08-24T15:32:00Z">
                  <w:rPr>
                    <w:color w:val="000000" w:themeColor="text1"/>
                  </w:rPr>
                </w:rPrChange>
              </w:rPr>
            </w:pPr>
            <w:r w:rsidRPr="00B207B1">
              <w:rPr>
                <w:rFonts w:ascii="Times New Roman" w:hAnsi="Times New Roman" w:hint="eastAsia"/>
                <w:rPrChange w:id="5016"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5017" w:author="微软用户" w:date="2017-08-24T15:32:00Z">
                  <w:rPr>
                    <w:color w:val="000000" w:themeColor="text1"/>
                  </w:rPr>
                </w:rPrChange>
              </w:rPr>
            </w:pPr>
            <w:r w:rsidRPr="00B207B1">
              <w:rPr>
                <w:rFonts w:ascii="Times New Roman" w:hAnsi="Times New Roman"/>
                <w:rPrChange w:id="5018" w:author="微软用户" w:date="2017-08-24T15:32:00Z">
                  <w:rPr>
                    <w:color w:val="000000" w:themeColor="text1"/>
                  </w:rPr>
                </w:rPrChange>
              </w:rPr>
              <w:t>request</w:t>
            </w:r>
            <w:r w:rsidRPr="00B207B1">
              <w:rPr>
                <w:rFonts w:ascii="Times New Roman" w:hAnsi="Times New Roman" w:hint="eastAsia"/>
                <w:rPrChange w:id="5019"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5020"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5021" w:author="微软用户" w:date="2017-08-24T15:32:00Z">
                  <w:rPr>
                    <w:color w:val="000000" w:themeColor="text1"/>
                  </w:rPr>
                </w:rPrChange>
              </w:rPr>
            </w:pPr>
            <w:r w:rsidRPr="00B207B1">
              <w:rPr>
                <w:rFonts w:ascii="Times New Roman" w:hAnsi="Times New Roman" w:hint="eastAsia"/>
                <w:rPrChange w:id="5022"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5023" w:author="JY0225" w:date="2017-08-23T14:34:00Z"/>
                <w:rFonts w:ascii="Times New Roman" w:hAnsi="Times New Roman"/>
                <w:rPrChange w:id="5024" w:author="微软用户" w:date="2017-08-24T15:32:00Z">
                  <w:rPr>
                    <w:del w:id="5025" w:author="JY0225" w:date="2017-08-23T14:34:00Z"/>
                    <w:color w:val="000000" w:themeColor="text1"/>
                  </w:rPr>
                </w:rPrChange>
              </w:rPr>
            </w:pPr>
            <w:ins w:id="5026" w:author="JY0225" w:date="2017-08-23T14:35:00Z">
              <w:r w:rsidRPr="00B207B1">
                <w:rPr>
                  <w:rFonts w:ascii="Times New Roman" w:hAnsi="Times New Roman"/>
                  <w:rPrChange w:id="5027" w:author="微软用户" w:date="2017-08-24T15:32:00Z">
                    <w:rPr>
                      <w:color w:val="000000" w:themeColor="text1"/>
                    </w:rPr>
                  </w:rPrChange>
                </w:rPr>
                <w:t>encrypt_req</w:t>
              </w:r>
              <w:r w:rsidRPr="00B207B1">
                <w:rPr>
                  <w:rFonts w:ascii="Times New Roman" w:hAnsi="Times New Roman" w:hint="eastAsia"/>
                  <w:rPrChange w:id="5028" w:author="微软用户" w:date="2017-08-24T15:32:00Z">
                    <w:rPr>
                      <w:rFonts w:hint="eastAsia"/>
                      <w:color w:val="000000" w:themeColor="text1"/>
                    </w:rPr>
                  </w:rPrChange>
                </w:rPr>
                <w:t>：加密后的请求</w:t>
              </w:r>
            </w:ins>
            <w:r w:rsidR="004E6A23">
              <w:rPr>
                <w:rFonts w:ascii="Times New Roman" w:hAnsi="Times New Roman" w:hint="eastAsia"/>
              </w:rPr>
              <w:t>信息</w:t>
            </w:r>
            <w:del w:id="5029" w:author="JY0225" w:date="2017-08-23T14:34:00Z">
              <w:r w:rsidR="00E85EA2" w:rsidRPr="00B207B1" w:rsidDel="00A71377">
                <w:rPr>
                  <w:rFonts w:ascii="Times New Roman" w:hAnsi="Times New Roman"/>
                  <w:rPrChange w:id="5030" w:author="微软用户" w:date="2017-08-24T15:32:00Z">
                    <w:rPr>
                      <w:color w:val="000000" w:themeColor="text1"/>
                    </w:rPr>
                  </w:rPrChange>
                </w:rPr>
                <w:delText>True</w:delText>
              </w:r>
              <w:r w:rsidR="00E85EA2" w:rsidRPr="00B207B1" w:rsidDel="00A71377">
                <w:rPr>
                  <w:rFonts w:ascii="Times New Roman" w:hAnsi="Times New Roman" w:hint="eastAsia"/>
                  <w:rPrChange w:id="5031"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5032"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5033"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5034" w:author="微软用户" w:date="2017-08-24T15:32:00Z">
                  <w:rPr>
                    <w:color w:val="000000" w:themeColor="text1"/>
                  </w:rPr>
                </w:rPrChange>
              </w:rPr>
            </w:pPr>
            <w:del w:id="5035" w:author="JY0225" w:date="2017-08-23T14:34:00Z">
              <w:r w:rsidRPr="00B207B1" w:rsidDel="00A71377">
                <w:rPr>
                  <w:rFonts w:ascii="Times New Roman" w:hAnsi="Times New Roman"/>
                  <w:rPrChange w:id="5036" w:author="微软用户" w:date="2017-08-24T15:32:00Z">
                    <w:rPr>
                      <w:color w:val="000000" w:themeColor="text1"/>
                    </w:rPr>
                  </w:rPrChange>
                </w:rPr>
                <w:delText>False</w:delText>
              </w:r>
              <w:r w:rsidRPr="00B207B1" w:rsidDel="00A71377">
                <w:rPr>
                  <w:rFonts w:ascii="Times New Roman" w:hAnsi="Times New Roman" w:hint="eastAsia"/>
                  <w:rPrChange w:id="5037"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5038" w:author="微软用户" w:date="2017-08-24T15:32:00Z">
                    <w:rPr>
                      <w:rFonts w:hint="eastAsia"/>
                      <w:color w:val="000000" w:themeColor="text1"/>
                    </w:rPr>
                  </w:rPrChange>
                </w:rPr>
                <w:delText>加密</w:delText>
              </w:r>
              <w:r w:rsidRPr="00B207B1" w:rsidDel="00A71377">
                <w:rPr>
                  <w:rFonts w:ascii="Times New Roman" w:hAnsi="Times New Roman" w:hint="eastAsia"/>
                  <w:rPrChange w:id="5039"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5040" w:author="JY0225" w:date="2017-08-23T14:31:00Z"/>
          <w:rFonts w:hAnsiTheme="minorEastAsia"/>
          <w:color w:val="000000" w:themeColor="text1"/>
          <w:rPrChange w:id="5041" w:author="JY0225" w:date="2017-08-24T11:22:00Z">
            <w:rPr>
              <w:ins w:id="5042" w:author="JY0225" w:date="2017-08-23T14:31:00Z"/>
              <w:color w:val="000000" w:themeColor="text1"/>
            </w:rPr>
          </w:rPrChange>
        </w:rPr>
      </w:pPr>
      <w:ins w:id="5043" w:author="JY0225" w:date="2017-08-23T14:31:00Z">
        <w:r w:rsidRPr="00B207B1">
          <w:rPr>
            <w:rFonts w:hAnsiTheme="minorEastAsia"/>
            <w:color w:val="000000" w:themeColor="text1"/>
            <w:rPrChange w:id="5044" w:author="JY0225" w:date="2017-08-24T11:22:00Z">
              <w:rPr>
                <w:color w:val="000000" w:themeColor="text1"/>
              </w:rPr>
            </w:rPrChange>
          </w:rPr>
          <w:tab/>
        </w:r>
      </w:ins>
      <w:r w:rsidR="0016019C">
        <w:rPr>
          <w:rFonts w:hAnsiTheme="minorEastAsia" w:hint="eastAsia"/>
          <w:color w:val="000000" w:themeColor="text1"/>
        </w:rPr>
        <w:t>表4-7所示为</w:t>
      </w:r>
      <w:ins w:id="5045" w:author="JY0225" w:date="2017-08-23T14:31:00Z">
        <w:r w:rsidRPr="00B207B1">
          <w:rPr>
            <w:rFonts w:hAnsiTheme="minorEastAsia" w:hint="eastAsia"/>
            <w:color w:val="000000" w:themeColor="text1"/>
            <w:rPrChange w:id="5046" w:author="JY0225" w:date="2017-08-24T11:22:00Z">
              <w:rPr>
                <w:rFonts w:hint="eastAsia"/>
                <w:color w:val="000000" w:themeColor="text1"/>
              </w:rPr>
            </w:rPrChange>
          </w:rPr>
          <w:t>会话</w:t>
        </w:r>
      </w:ins>
      <w:ins w:id="5047" w:author="JY0225" w:date="2017-08-23T14:32:00Z">
        <w:r w:rsidRPr="00B207B1">
          <w:rPr>
            <w:rFonts w:hAnsiTheme="minorEastAsia" w:hint="eastAsia"/>
            <w:color w:val="000000" w:themeColor="text1"/>
            <w:rPrChange w:id="5048"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5049" w:author="JY0225" w:date="2017-08-23T14:32:00Z">
        <w:r w:rsidRPr="00B207B1">
          <w:rPr>
            <w:rFonts w:hAnsiTheme="minorEastAsia" w:hint="eastAsia"/>
            <w:color w:val="000000" w:themeColor="text1"/>
            <w:rPrChange w:id="5050"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5051" w:author="JY0225" w:date="2017-08-24T11:22:00Z">
              <w:rPr>
                <w:color w:val="000000" w:themeColor="text1"/>
              </w:rPr>
            </w:rPrChange>
          </w:rPr>
          <w:t>mw</w:t>
        </w:r>
      </w:ins>
      <w:ins w:id="5052" w:author="JY0225" w:date="2017-08-23T14:33:00Z">
        <w:r w:rsidRPr="00B207B1">
          <w:rPr>
            <w:rFonts w:hAnsiTheme="minorEastAsia"/>
            <w:color w:val="000000" w:themeColor="text1"/>
            <w:rPrChange w:id="5053" w:author="JY0225" w:date="2017-08-24T11:22:00Z">
              <w:rPr>
                <w:color w:val="000000" w:themeColor="text1"/>
              </w:rPr>
            </w:rPrChange>
          </w:rPr>
          <w:t>Encrypter</w:t>
        </w:r>
        <w:r w:rsidRPr="00B207B1">
          <w:rPr>
            <w:rFonts w:hAnsiTheme="minorEastAsia" w:hint="eastAsia"/>
            <w:color w:val="000000" w:themeColor="text1"/>
            <w:rPrChange w:id="5054"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5055" w:author="JY0225" w:date="2017-08-24T11:22:00Z">
              <w:rPr>
                <w:color w:val="000000" w:themeColor="text1"/>
              </w:rPr>
            </w:rPrChange>
          </w:rPr>
          <w:t>128</w:t>
        </w:r>
        <w:r w:rsidRPr="00B207B1">
          <w:rPr>
            <w:rFonts w:hAnsiTheme="minorEastAsia" w:hint="eastAsia"/>
            <w:color w:val="000000" w:themeColor="text1"/>
            <w:rPrChange w:id="5056" w:author="JY0225" w:date="2017-08-24T11:22:00Z">
              <w:rPr>
                <w:rFonts w:hint="eastAsia"/>
                <w:color w:val="000000" w:themeColor="text1"/>
              </w:rPr>
            </w:rPrChange>
          </w:rPr>
          <w:t>位的</w:t>
        </w:r>
        <w:r w:rsidRPr="00B207B1">
          <w:rPr>
            <w:rFonts w:hAnsiTheme="minorEastAsia"/>
            <w:color w:val="000000" w:themeColor="text1"/>
            <w:rPrChange w:id="5057" w:author="JY0225" w:date="2017-08-24T11:22:00Z">
              <w:rPr>
                <w:color w:val="000000" w:themeColor="text1"/>
              </w:rPr>
            </w:rPrChange>
          </w:rPr>
          <w:t>AES</w:t>
        </w:r>
        <w:r w:rsidRPr="00B207B1">
          <w:rPr>
            <w:rFonts w:hAnsiTheme="minorEastAsia" w:hint="eastAsia"/>
            <w:color w:val="000000" w:themeColor="text1"/>
            <w:rPrChange w:id="5058" w:author="JY0225" w:date="2017-08-24T11:22:00Z">
              <w:rPr>
                <w:rFonts w:hint="eastAsia"/>
                <w:color w:val="000000" w:themeColor="text1"/>
              </w:rPr>
            </w:rPrChange>
          </w:rPr>
          <w:t>加密</w:t>
        </w:r>
      </w:ins>
      <w:ins w:id="5059" w:author="JY0225" w:date="2017-08-23T14:34:00Z">
        <w:r w:rsidRPr="00B207B1">
          <w:rPr>
            <w:rFonts w:hAnsiTheme="minorEastAsia" w:hint="eastAsia"/>
            <w:color w:val="000000" w:themeColor="text1"/>
            <w:rPrChange w:id="5060" w:author="JY0225" w:date="2017-08-24T11:22:00Z">
              <w:rPr>
                <w:rFonts w:hint="eastAsia"/>
                <w:color w:val="000000" w:themeColor="text1"/>
              </w:rPr>
            </w:rPrChange>
          </w:rPr>
          <w:t>算法。</w:t>
        </w:r>
        <w:r w:rsidR="00876E83" w:rsidRPr="00B207B1">
          <w:rPr>
            <w:rFonts w:hAnsiTheme="minorEastAsia" w:hint="eastAsia"/>
            <w:color w:val="000000" w:themeColor="text1"/>
            <w:rPrChange w:id="5061" w:author="JY0225" w:date="2017-08-24T11:22:00Z">
              <w:rPr>
                <w:rFonts w:hint="eastAsia"/>
                <w:color w:val="000000" w:themeColor="text1"/>
              </w:rPr>
            </w:rPrChange>
          </w:rPr>
          <w:t>该接口</w:t>
        </w:r>
      </w:ins>
      <w:ins w:id="5062" w:author="JY0225" w:date="2017-08-23T14:35:00Z">
        <w:r w:rsidR="00296460" w:rsidRPr="00B207B1">
          <w:rPr>
            <w:rFonts w:hAnsiTheme="minorEastAsia" w:hint="eastAsia"/>
            <w:color w:val="000000" w:themeColor="text1"/>
            <w:rPrChange w:id="5063" w:author="JY0225" w:date="2017-08-24T11:22:00Z">
              <w:rPr>
                <w:rFonts w:hint="eastAsia"/>
                <w:color w:val="000000" w:themeColor="text1"/>
              </w:rPr>
            </w:rPrChange>
          </w:rPr>
          <w:t>以用户的请求作为唯一的参数，返回加密后的请求</w:t>
        </w:r>
      </w:ins>
      <w:ins w:id="5064" w:author="JY0225" w:date="2017-08-23T14:36:00Z">
        <w:r w:rsidR="00016EEA" w:rsidRPr="00B207B1">
          <w:rPr>
            <w:rFonts w:hAnsiTheme="minorEastAsia" w:hint="eastAsia"/>
            <w:color w:val="000000" w:themeColor="text1"/>
            <w:rPrChange w:id="5065"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5066" w:author="JY0225" w:date="2017-08-24T11:22:00Z">
            <w:rPr>
              <w:color w:val="000000" w:themeColor="text1"/>
            </w:rPr>
          </w:rPrChange>
        </w:rPr>
        <w:pPrChange w:id="5067"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5068"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5069" w:author="微软用户" w:date="2017-08-24T15:32:00Z">
                  <w:rPr>
                    <w:color w:val="000000" w:themeColor="text1"/>
                  </w:rPr>
                </w:rPrChange>
              </w:rPr>
            </w:pPr>
            <w:r w:rsidRPr="00B207B1">
              <w:rPr>
                <w:rFonts w:ascii="Times New Roman" w:hAnsi="Times New Roman" w:hint="eastAsia"/>
                <w:rPrChange w:id="5070"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5071" w:author="微软用户" w:date="2017-08-24T15:32:00Z">
                  <w:rPr>
                    <w:color w:val="000000" w:themeColor="text1"/>
                  </w:rPr>
                </w:rPrChange>
              </w:rPr>
            </w:pPr>
            <w:r w:rsidRPr="00B207B1">
              <w:rPr>
                <w:rFonts w:ascii="Times New Roman" w:hAnsi="Times New Roman" w:hint="eastAsia"/>
                <w:rPrChange w:id="5072"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5073" w:author="微软用户" w:date="2017-08-24T15:32:00Z">
                  <w:rPr>
                    <w:color w:val="000000" w:themeColor="text1"/>
                  </w:rPr>
                </w:rPrChange>
              </w:rPr>
            </w:pPr>
            <w:r w:rsidRPr="00B207B1">
              <w:rPr>
                <w:rFonts w:ascii="Times New Roman" w:hAnsi="Times New Roman" w:hint="eastAsia"/>
                <w:rPrChange w:id="5074"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5075" w:author="微软用户" w:date="2017-08-24T15:32:00Z">
                  <w:rPr>
                    <w:color w:val="000000" w:themeColor="text1"/>
                  </w:rPr>
                </w:rPrChange>
              </w:rPr>
            </w:pPr>
            <w:r w:rsidRPr="00B207B1">
              <w:rPr>
                <w:rFonts w:ascii="Times New Roman" w:hAnsi="Times New Roman"/>
                <w:rPrChange w:id="5076" w:author="微软用户" w:date="2017-08-24T15:32:00Z">
                  <w:rPr>
                    <w:color w:val="000000" w:themeColor="text1"/>
                  </w:rPr>
                </w:rPrChange>
              </w:rPr>
              <w:t>Cloud-Op</w:t>
            </w:r>
            <w:r w:rsidR="00B75ECC" w:rsidRPr="00B207B1">
              <w:rPr>
                <w:rFonts w:ascii="Times New Roman" w:hAnsi="Times New Roman"/>
                <w:rPrChange w:id="5077"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5078" w:author="微软用户" w:date="2017-08-24T15:32:00Z">
                  <w:rPr>
                    <w:color w:val="000000" w:themeColor="text1"/>
                  </w:rPr>
                </w:rPrChange>
              </w:rPr>
            </w:pPr>
            <w:r w:rsidRPr="00B207B1">
              <w:rPr>
                <w:rFonts w:ascii="Times New Roman" w:hAnsi="Times New Roman" w:hint="eastAsia"/>
                <w:rPrChange w:id="5079"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5080" w:author="微软用户" w:date="2017-08-24T15:32:00Z">
                  <w:rPr>
                    <w:color w:val="000000" w:themeColor="text1"/>
                  </w:rPr>
                </w:rPrChange>
              </w:rPr>
            </w:pPr>
            <w:r w:rsidRPr="00B207B1">
              <w:rPr>
                <w:rFonts w:ascii="Times New Roman" w:hAnsi="Times New Roman"/>
                <w:rPrChange w:id="5081"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5082"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5083" w:author="微软用户" w:date="2017-08-24T15:32:00Z">
                  <w:rPr>
                    <w:color w:val="000000" w:themeColor="text1"/>
                  </w:rPr>
                </w:rPrChange>
              </w:rPr>
            </w:pPr>
            <w:r w:rsidRPr="00B207B1">
              <w:rPr>
                <w:rFonts w:ascii="Times New Roman" w:hAnsi="Times New Roman" w:hint="eastAsia"/>
                <w:rPrChange w:id="5084"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5085" w:author="微软用户" w:date="2017-08-24T15:32:00Z">
                  <w:rPr>
                    <w:color w:val="000000" w:themeColor="text1"/>
                  </w:rPr>
                </w:rPrChange>
              </w:rPr>
            </w:pPr>
            <w:r w:rsidRPr="00B207B1">
              <w:rPr>
                <w:rFonts w:ascii="Times New Roman" w:hAnsi="Times New Roman"/>
                <w:rPrChange w:id="5086" w:author="微软用户" w:date="2017-08-24T15:32:00Z">
                  <w:rPr>
                    <w:color w:val="000000" w:themeColor="text1"/>
                  </w:rPr>
                </w:rPrChange>
              </w:rPr>
              <w:t>userid</w:t>
            </w:r>
            <w:r w:rsidRPr="00B207B1">
              <w:rPr>
                <w:rFonts w:ascii="Times New Roman" w:hAnsi="Times New Roman" w:hint="eastAsia"/>
                <w:rPrChange w:id="5087" w:author="微软用户" w:date="2017-08-24T15:32:00Z">
                  <w:rPr>
                    <w:rFonts w:hint="eastAsia"/>
                    <w:color w:val="000000" w:themeColor="text1"/>
                  </w:rPr>
                </w:rPrChange>
              </w:rPr>
              <w:t>：用户</w:t>
            </w:r>
            <w:r w:rsidRPr="00B207B1">
              <w:rPr>
                <w:rFonts w:ascii="Times New Roman" w:hAnsi="Times New Roman"/>
                <w:rPrChange w:id="5088"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5089"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5090" w:author="微软用户" w:date="2017-08-24T15:32:00Z">
                  <w:rPr>
                    <w:color w:val="000000" w:themeColor="text1"/>
                  </w:rPr>
                </w:rPrChange>
              </w:rPr>
            </w:pPr>
            <w:r w:rsidRPr="00B207B1">
              <w:rPr>
                <w:rFonts w:ascii="Times New Roman" w:hAnsi="Times New Roman" w:hint="eastAsia"/>
                <w:rPrChange w:id="5091"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5092"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5093" w:author="JY0225" w:date="2017-08-23T14:37:00Z"/>
          <w:rFonts w:hAnsiTheme="minorEastAsia"/>
          <w:rPrChange w:id="5094" w:author="JY0225" w:date="2017-08-24T11:22:00Z">
            <w:rPr>
              <w:ins w:id="5095" w:author="JY0225" w:date="2017-08-23T14:37:00Z"/>
            </w:rPr>
          </w:rPrChange>
        </w:rPr>
        <w:pPrChange w:id="5096" w:author="JY0225" w:date="2017-08-23T14:37:00Z">
          <w:pPr>
            <w:pStyle w:val="31"/>
          </w:pPr>
        </w:pPrChange>
      </w:pPr>
      <w:ins w:id="5097" w:author="JY0225" w:date="2017-08-23T14:37:00Z">
        <w:r w:rsidRPr="00B207B1">
          <w:rPr>
            <w:rFonts w:hAnsiTheme="minorEastAsia"/>
            <w:rPrChange w:id="5098" w:author="JY0225" w:date="2017-08-24T11:22:00Z">
              <w:rPr/>
            </w:rPrChange>
          </w:rPr>
          <w:tab/>
        </w:r>
      </w:ins>
      <w:r w:rsidR="00B7544A">
        <w:rPr>
          <w:rFonts w:hAnsiTheme="minorEastAsia" w:hint="eastAsia"/>
        </w:rPr>
        <w:t>表4-8所示为</w:t>
      </w:r>
      <w:ins w:id="5099" w:author="JY0225" w:date="2017-08-23T14:37:00Z">
        <w:r w:rsidRPr="00B207B1">
          <w:rPr>
            <w:rFonts w:hAnsiTheme="minorEastAsia" w:hint="eastAsia"/>
            <w:rPrChange w:id="5100" w:author="JY0225" w:date="2017-08-24T11:22:00Z">
              <w:rPr>
                <w:rFonts w:hint="eastAsia"/>
              </w:rPr>
            </w:rPrChange>
          </w:rPr>
          <w:t>查询</w:t>
        </w:r>
      </w:ins>
      <w:ins w:id="5101" w:author="JY0225" w:date="2017-08-23T14:38:00Z">
        <w:r w:rsidRPr="00B207B1">
          <w:rPr>
            <w:rFonts w:hAnsiTheme="minorEastAsia" w:hint="eastAsia"/>
            <w:rPrChange w:id="5102" w:author="JY0225" w:date="2017-08-24T11:22:00Z">
              <w:rPr>
                <w:rFonts w:hint="eastAsia"/>
              </w:rPr>
            </w:rPrChange>
          </w:rPr>
          <w:t>登录状态接口</w:t>
        </w:r>
      </w:ins>
      <w:r w:rsidR="00B7544A">
        <w:rPr>
          <w:rFonts w:hAnsiTheme="minorEastAsia" w:hint="eastAsia"/>
        </w:rPr>
        <w:t>，</w:t>
      </w:r>
      <w:ins w:id="5103" w:author="JY0225" w:date="2017-08-23T14:38:00Z">
        <w:r w:rsidRPr="00B207B1">
          <w:rPr>
            <w:rFonts w:hAnsiTheme="minorEastAsia" w:hint="eastAsia"/>
            <w:rPrChange w:id="5104" w:author="JY0225" w:date="2017-08-24T11:22:00Z">
              <w:rPr>
                <w:rFonts w:hint="eastAsia"/>
              </w:rPr>
            </w:rPrChange>
          </w:rPr>
          <w:t>在中间件提交用户请求到服务器之前</w:t>
        </w:r>
      </w:ins>
      <w:r w:rsidR="007F3431">
        <w:rPr>
          <w:rFonts w:hAnsiTheme="minorEastAsia" w:hint="eastAsia"/>
        </w:rPr>
        <w:t>调用</w:t>
      </w:r>
      <w:ins w:id="5105" w:author="JY0225" w:date="2017-08-23T14:38:00Z">
        <w:r w:rsidRPr="00B207B1">
          <w:rPr>
            <w:rFonts w:hAnsiTheme="minorEastAsia" w:hint="eastAsia"/>
            <w:rPrChange w:id="5106" w:author="JY0225" w:date="2017-08-24T11:22:00Z">
              <w:rPr>
                <w:rFonts w:hint="eastAsia"/>
              </w:rPr>
            </w:rPrChange>
          </w:rPr>
          <w:t>，以检验用户的登录信息是否过期，如果没有过期则将请求发送给服务器；</w:t>
        </w:r>
      </w:ins>
      <w:ins w:id="5107" w:author="JY0225" w:date="2017-08-23T14:39:00Z">
        <w:r w:rsidRPr="00B207B1">
          <w:rPr>
            <w:rFonts w:hAnsiTheme="minorEastAsia" w:hint="eastAsia"/>
            <w:rPrChange w:id="5108" w:author="JY0225" w:date="2017-08-24T11:22:00Z">
              <w:rPr>
                <w:rFonts w:hint="eastAsia"/>
              </w:rPr>
            </w:rPrChange>
          </w:rPr>
          <w:t>反之则由中间件授权代理登录，并将重新获取到的</w:t>
        </w:r>
        <w:r w:rsidRPr="00B207B1">
          <w:rPr>
            <w:rFonts w:hAnsiTheme="minorEastAsia"/>
            <w:rPrChange w:id="5109" w:author="JY0225" w:date="2017-08-24T11:22:00Z">
              <w:rPr/>
            </w:rPrChange>
          </w:rPr>
          <w:t>token</w:t>
        </w:r>
        <w:r w:rsidRPr="00B207B1">
          <w:rPr>
            <w:rFonts w:hAnsiTheme="minorEastAsia" w:hint="eastAsia"/>
            <w:rPrChange w:id="5110" w:author="JY0225" w:date="2017-08-24T11:22:00Z">
              <w:rPr>
                <w:rFonts w:hint="eastAsia"/>
              </w:rPr>
            </w:rPrChange>
          </w:rPr>
          <w:t>替换</w:t>
        </w:r>
      </w:ins>
      <w:ins w:id="5111" w:author="JY0225" w:date="2017-08-23T14:40:00Z">
        <w:r w:rsidRPr="00B207B1">
          <w:rPr>
            <w:rFonts w:hAnsiTheme="minorEastAsia" w:hint="eastAsia"/>
            <w:rPrChange w:id="5112" w:author="JY0225" w:date="2017-08-24T11:22:00Z">
              <w:rPr>
                <w:rFonts w:hint="eastAsia"/>
              </w:rPr>
            </w:rPrChange>
          </w:rPr>
          <w:t>请求中</w:t>
        </w:r>
      </w:ins>
      <w:r w:rsidR="00A479EE">
        <w:rPr>
          <w:rFonts w:hAnsiTheme="minorEastAsia" w:hint="eastAsia"/>
        </w:rPr>
        <w:t>已</w:t>
      </w:r>
      <w:ins w:id="5113" w:author="JY0225" w:date="2017-08-23T14:40:00Z">
        <w:r w:rsidRPr="00B207B1">
          <w:rPr>
            <w:rFonts w:hAnsiTheme="minorEastAsia" w:hint="eastAsia"/>
            <w:rPrChange w:id="5114" w:author="JY0225" w:date="2017-08-24T11:22:00Z">
              <w:rPr>
                <w:rFonts w:hint="eastAsia"/>
              </w:rPr>
            </w:rPrChange>
          </w:rPr>
          <w:t>过期的</w:t>
        </w:r>
        <w:r w:rsidRPr="00B207B1">
          <w:rPr>
            <w:rFonts w:hAnsiTheme="minorEastAsia"/>
            <w:rPrChange w:id="5115" w:author="JY0225" w:date="2017-08-24T11:22:00Z">
              <w:rPr/>
            </w:rPrChange>
          </w:rPr>
          <w:t>token</w:t>
        </w:r>
        <w:r w:rsidRPr="00B207B1">
          <w:rPr>
            <w:rFonts w:hAnsiTheme="minorEastAsia" w:hint="eastAsia"/>
            <w:rPrChange w:id="5116" w:author="JY0225" w:date="2017-08-24T11:22:00Z">
              <w:rPr>
                <w:rFonts w:hint="eastAsia"/>
              </w:rPr>
            </w:rPrChange>
          </w:rPr>
          <w:t>。</w:t>
        </w:r>
        <w:r w:rsidR="00DE3B46" w:rsidRPr="00B207B1">
          <w:rPr>
            <w:rFonts w:hAnsiTheme="minorEastAsia" w:hint="eastAsia"/>
            <w:rPrChange w:id="5117" w:author="JY0225" w:date="2017-08-24T11:22:00Z">
              <w:rPr>
                <w:rFonts w:hint="eastAsia"/>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5118" w:author="JY0225" w:date="2017-08-23T14:40:00Z">
        <w:r w:rsidR="00DE3B46" w:rsidRPr="00B207B1">
          <w:rPr>
            <w:rFonts w:hAnsiTheme="minorEastAsia" w:hint="eastAsia"/>
            <w:rPrChange w:id="5119" w:author="JY0225" w:date="2017-08-24T11:22:00Z">
              <w:rPr>
                <w:rFonts w:hint="eastAsia"/>
              </w:rPr>
            </w:rPrChange>
          </w:rPr>
          <w:t>而导致请求失败。</w:t>
        </w:r>
      </w:ins>
    </w:p>
    <w:p w14:paraId="524BBDBD" w14:textId="77777777" w:rsidR="00382A80" w:rsidRPr="00B207B1" w:rsidRDefault="00382A80" w:rsidP="00382A80">
      <w:pPr>
        <w:pStyle w:val="31"/>
      </w:pPr>
      <w:bookmarkStart w:id="5120" w:name="_Toc492457623"/>
      <w:r w:rsidRPr="00B207B1">
        <w:t>4.5.</w:t>
      </w:r>
      <w:ins w:id="5121" w:author="微软用户" w:date="2017-08-18T22:58:00Z">
        <w:r w:rsidR="008A765C" w:rsidRPr="00B207B1">
          <w:t>2</w:t>
        </w:r>
      </w:ins>
      <w:del w:id="5122"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5120"/>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5123" w:author="JY0225" w:date="2017-08-24T11:23:00Z">
            <w:rPr>
              <w:color w:val="000000" w:themeColor="text1"/>
            </w:rPr>
          </w:rPrChange>
        </w:rPr>
        <w:pPrChange w:id="5124"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5125"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5126" w:author="微软用户" w:date="2017-08-24T15:31:00Z">
                  <w:rPr>
                    <w:color w:val="000000" w:themeColor="text1"/>
                  </w:rPr>
                </w:rPrChange>
              </w:rPr>
            </w:pPr>
            <w:r w:rsidRPr="00B207B1">
              <w:rPr>
                <w:rFonts w:ascii="Times New Roman" w:hAnsi="Times New Roman" w:hint="eastAsia"/>
                <w:rPrChange w:id="5127"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5128" w:author="微软用户" w:date="2017-08-24T15:31:00Z">
                  <w:rPr>
                    <w:color w:val="000000" w:themeColor="text1"/>
                  </w:rPr>
                </w:rPrChange>
              </w:rPr>
            </w:pPr>
            <w:r w:rsidRPr="00B207B1">
              <w:rPr>
                <w:rFonts w:ascii="Times New Roman" w:hAnsi="Times New Roman" w:hint="eastAsia"/>
                <w:rPrChange w:id="5129"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5130" w:author="微软用户" w:date="2017-08-24T15:31:00Z">
                  <w:rPr>
                    <w:color w:val="000000" w:themeColor="text1"/>
                  </w:rPr>
                </w:rPrChange>
              </w:rPr>
            </w:pPr>
            <w:r w:rsidRPr="00B207B1">
              <w:rPr>
                <w:rFonts w:ascii="Times New Roman" w:hAnsi="Times New Roman" w:hint="eastAsia"/>
                <w:rPrChange w:id="5131"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5132" w:author="微软用户" w:date="2017-08-24T15:31:00Z">
                  <w:rPr>
                    <w:color w:val="000000" w:themeColor="text1"/>
                  </w:rPr>
                </w:rPrChange>
              </w:rPr>
            </w:pPr>
            <w:r w:rsidRPr="00B207B1">
              <w:rPr>
                <w:rFonts w:ascii="Times New Roman" w:hAnsi="Times New Roman"/>
                <w:rPrChange w:id="5133" w:author="微软用户" w:date="2017-08-24T15:31:00Z">
                  <w:rPr>
                    <w:color w:val="000000" w:themeColor="text1"/>
                  </w:rPr>
                </w:rPrChange>
              </w:rPr>
              <w:t>Cloud-Op</w:t>
            </w:r>
            <w:r w:rsidR="00B27FF1" w:rsidRPr="00B207B1">
              <w:rPr>
                <w:rFonts w:ascii="Times New Roman" w:hAnsi="Times New Roman"/>
                <w:rPrChange w:id="5134"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5135" w:author="微软用户" w:date="2017-08-24T15:31:00Z">
                  <w:rPr>
                    <w:color w:val="000000" w:themeColor="text1"/>
                  </w:rPr>
                </w:rPrChange>
              </w:rPr>
            </w:pPr>
            <w:r w:rsidRPr="00B207B1">
              <w:rPr>
                <w:rFonts w:ascii="Times New Roman" w:hAnsi="Times New Roman" w:hint="eastAsia"/>
                <w:rPrChange w:id="5136"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5137" w:author="微软用户" w:date="2017-08-24T15:31:00Z">
                  <w:rPr>
                    <w:color w:val="000000" w:themeColor="text1"/>
                  </w:rPr>
                </w:rPrChange>
              </w:rPr>
            </w:pPr>
            <w:r w:rsidRPr="00B207B1">
              <w:rPr>
                <w:rFonts w:ascii="Times New Roman" w:hAnsi="Times New Roman"/>
                <w:rPrChange w:id="5138" w:author="微软用户" w:date="2017-08-24T15:31:00Z">
                  <w:rPr>
                    <w:color w:val="000000" w:themeColor="text1"/>
                  </w:rPr>
                </w:rPrChange>
              </w:rPr>
              <w:t xml:space="preserve">String </w:t>
            </w:r>
            <w:r w:rsidR="002F3291" w:rsidRPr="00B207B1">
              <w:rPr>
                <w:rFonts w:ascii="Times New Roman" w:hAnsi="Times New Roman"/>
                <w:rPrChange w:id="5139" w:author="微软用户" w:date="2017-08-24T15:31:00Z">
                  <w:rPr>
                    <w:color w:val="000000" w:themeColor="text1"/>
                  </w:rPr>
                </w:rPrChange>
              </w:rPr>
              <w:t>get</w:t>
            </w:r>
            <w:r w:rsidRPr="00B207B1">
              <w:rPr>
                <w:rFonts w:ascii="Times New Roman" w:hAnsi="Times New Roman"/>
                <w:rPrChange w:id="5140" w:author="微软用户" w:date="2017-08-24T15:31:00Z">
                  <w:rPr>
                    <w:color w:val="000000" w:themeColor="text1"/>
                  </w:rPr>
                </w:rPrChange>
              </w:rPr>
              <w:t>_</w:t>
            </w:r>
            <w:r w:rsidR="002F3291" w:rsidRPr="00B207B1">
              <w:rPr>
                <w:rFonts w:ascii="Times New Roman" w:hAnsi="Times New Roman"/>
                <w:rPrChange w:id="5141" w:author="微软用户" w:date="2017-08-24T15:31:00Z">
                  <w:rPr>
                    <w:color w:val="000000" w:themeColor="text1"/>
                  </w:rPr>
                </w:rPrChange>
              </w:rPr>
              <w:t>file_info</w:t>
            </w:r>
            <w:r w:rsidRPr="00B207B1">
              <w:rPr>
                <w:rFonts w:ascii="Times New Roman" w:hAnsi="Times New Roman"/>
                <w:rPrChange w:id="5142" w:author="微软用户" w:date="2017-08-24T15:31:00Z">
                  <w:rPr>
                    <w:color w:val="000000" w:themeColor="text1"/>
                  </w:rPr>
                </w:rPrChange>
              </w:rPr>
              <w:t xml:space="preserve">(String </w:t>
            </w:r>
            <w:r w:rsidR="00212094" w:rsidRPr="00B207B1">
              <w:rPr>
                <w:rFonts w:ascii="Times New Roman" w:hAnsi="Times New Roman"/>
                <w:rPrChange w:id="5143" w:author="微软用户" w:date="2017-08-24T15:31:00Z">
                  <w:rPr>
                    <w:color w:val="000000" w:themeColor="text1"/>
                  </w:rPr>
                </w:rPrChange>
              </w:rPr>
              <w:t>file_path</w:t>
            </w:r>
            <w:r w:rsidRPr="00B207B1">
              <w:rPr>
                <w:rFonts w:ascii="Times New Roman" w:hAnsi="Times New Roman"/>
                <w:rPrChange w:id="5144"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5145"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5146" w:author="微软用户" w:date="2017-08-24T15:31:00Z">
                  <w:rPr>
                    <w:color w:val="000000" w:themeColor="text1"/>
                  </w:rPr>
                </w:rPrChange>
              </w:rPr>
            </w:pPr>
            <w:r w:rsidRPr="00B207B1">
              <w:rPr>
                <w:rFonts w:ascii="Times New Roman" w:hAnsi="Times New Roman" w:hint="eastAsia"/>
                <w:rPrChange w:id="5147"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5148" w:author="微软用户" w:date="2017-08-24T15:31:00Z">
                  <w:rPr>
                    <w:color w:val="000000" w:themeColor="text1"/>
                  </w:rPr>
                </w:rPrChange>
              </w:rPr>
            </w:pPr>
            <w:r w:rsidRPr="00B207B1">
              <w:rPr>
                <w:rFonts w:ascii="Times New Roman" w:hAnsi="Times New Roman"/>
                <w:rPrChange w:id="5149" w:author="微软用户" w:date="2017-08-24T15:31:00Z">
                  <w:rPr>
                    <w:color w:val="000000" w:themeColor="text1"/>
                  </w:rPr>
                </w:rPrChange>
              </w:rPr>
              <w:t>file_path</w:t>
            </w:r>
            <w:r w:rsidR="00392DBB" w:rsidRPr="00B207B1">
              <w:rPr>
                <w:rFonts w:ascii="Times New Roman" w:hAnsi="Times New Roman" w:hint="eastAsia"/>
                <w:rPrChange w:id="5150" w:author="微软用户" w:date="2017-08-24T15:31:00Z">
                  <w:rPr>
                    <w:rFonts w:hint="eastAsia"/>
                    <w:color w:val="000000" w:themeColor="text1"/>
                  </w:rPr>
                </w:rPrChange>
              </w:rPr>
              <w:t>：</w:t>
            </w:r>
            <w:ins w:id="5151" w:author="JY0225" w:date="2017-08-23T14:40:00Z">
              <w:r w:rsidR="007E71F4" w:rsidRPr="00B207B1">
                <w:rPr>
                  <w:rFonts w:ascii="Times New Roman" w:hAnsi="Times New Roman" w:hint="eastAsia"/>
                  <w:rPrChange w:id="5152" w:author="微软用户" w:date="2017-08-24T15:31:00Z">
                    <w:rPr>
                      <w:rFonts w:hint="eastAsia"/>
                      <w:color w:val="000000" w:themeColor="text1"/>
                    </w:rPr>
                  </w:rPrChange>
                </w:rPr>
                <w:t>服务器</w:t>
              </w:r>
            </w:ins>
            <w:r w:rsidRPr="00B207B1">
              <w:rPr>
                <w:rFonts w:ascii="Times New Roman" w:hAnsi="Times New Roman" w:hint="eastAsia"/>
                <w:rPrChange w:id="5153"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5154"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5155" w:author="微软用户" w:date="2017-08-24T15:31:00Z">
                  <w:rPr>
                    <w:color w:val="000000" w:themeColor="text1"/>
                  </w:rPr>
                </w:rPrChange>
              </w:rPr>
            </w:pPr>
            <w:r w:rsidRPr="00B207B1">
              <w:rPr>
                <w:rFonts w:ascii="Times New Roman" w:hAnsi="Times New Roman" w:hint="eastAsia"/>
                <w:rPrChange w:id="5156"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5157"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5158" w:author="JY0225" w:date="2017-08-23T14:41:00Z"/>
          <w:rFonts w:hAnsiTheme="minorEastAsia"/>
          <w:color w:val="000000" w:themeColor="text1"/>
          <w:rPrChange w:id="5159" w:author="JY0225" w:date="2017-08-24T11:24:00Z">
            <w:rPr>
              <w:ins w:id="5160" w:author="JY0225" w:date="2017-08-23T14:41:00Z"/>
              <w:color w:val="000000" w:themeColor="text1"/>
            </w:rPr>
          </w:rPrChange>
        </w:rPr>
      </w:pPr>
      <w:ins w:id="5161" w:author="JY0225" w:date="2017-08-23T14:41:00Z">
        <w:r w:rsidRPr="00B207B1">
          <w:rPr>
            <w:color w:val="000000" w:themeColor="text1"/>
          </w:rPr>
          <w:tab/>
        </w:r>
      </w:ins>
      <w:r w:rsidR="00AD4E97">
        <w:rPr>
          <w:rFonts w:hint="eastAsia"/>
          <w:color w:val="000000" w:themeColor="text1"/>
        </w:rPr>
        <w:t>表4-9所示为</w:t>
      </w:r>
      <w:ins w:id="5162" w:author="JY0225" w:date="2017-08-23T14:41:00Z">
        <w:r w:rsidRPr="00B207B1">
          <w:rPr>
            <w:rFonts w:hAnsiTheme="minorEastAsia" w:hint="eastAsia"/>
            <w:color w:val="000000" w:themeColor="text1"/>
            <w:rPrChange w:id="5163"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5164" w:author="JY0225" w:date="2017-08-23T14:48:00Z">
        <w:r w:rsidRPr="00B207B1">
          <w:rPr>
            <w:rFonts w:hAnsiTheme="minorEastAsia" w:hint="eastAsia"/>
            <w:color w:val="000000" w:themeColor="text1"/>
            <w:rPrChange w:id="5165" w:author="JY0225" w:date="2017-08-24T11:24:00Z">
              <w:rPr>
                <w:rFonts w:hint="eastAsia"/>
                <w:color w:val="000000" w:themeColor="text1"/>
              </w:rPr>
            </w:rPrChange>
          </w:rPr>
          <w:t>在判断是否存在本地缓存时使用，</w:t>
        </w:r>
      </w:ins>
      <w:ins w:id="5166" w:author="JY0225" w:date="2017-08-23T14:49:00Z">
        <w:r w:rsidRPr="00B207B1">
          <w:rPr>
            <w:rFonts w:hAnsiTheme="minorEastAsia" w:hint="eastAsia"/>
            <w:color w:val="000000" w:themeColor="text1"/>
            <w:rPrChange w:id="5167"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5168" w:author="JY0225" w:date="2017-08-24T11:24:00Z">
              <w:rPr>
                <w:color w:val="000000" w:themeColor="text1"/>
              </w:rPr>
            </w:rPrChange>
          </w:rPr>
          <w:t>Content-Length</w:t>
        </w:r>
      </w:ins>
      <w:ins w:id="5169" w:author="JY0225" w:date="2017-08-23T14:50:00Z">
        <w:r w:rsidRPr="00B207B1">
          <w:rPr>
            <w:rFonts w:hAnsiTheme="minorEastAsia" w:hint="eastAsia"/>
            <w:color w:val="000000" w:themeColor="text1"/>
            <w:rPrChange w:id="5170" w:author="JY0225" w:date="2017-08-24T11:24:00Z">
              <w:rPr>
                <w:rFonts w:hint="eastAsia"/>
                <w:color w:val="000000" w:themeColor="text1"/>
              </w:rPr>
            </w:rPrChange>
          </w:rPr>
          <w:t>、</w:t>
        </w:r>
        <w:r w:rsidRPr="00B207B1">
          <w:rPr>
            <w:rFonts w:hAnsiTheme="minorEastAsia"/>
            <w:color w:val="000000" w:themeColor="text1"/>
            <w:rPrChange w:id="5171" w:author="JY0225" w:date="2017-08-24T11:24:00Z">
              <w:rPr>
                <w:color w:val="000000" w:themeColor="text1"/>
              </w:rPr>
            </w:rPrChange>
          </w:rPr>
          <w:t>ETag</w:t>
        </w:r>
        <w:r w:rsidRPr="00B207B1">
          <w:rPr>
            <w:rFonts w:hAnsiTheme="minorEastAsia" w:hint="eastAsia"/>
            <w:color w:val="000000" w:themeColor="text1"/>
            <w:rPrChange w:id="5172" w:author="JY0225" w:date="2017-08-24T11:24:00Z">
              <w:rPr>
                <w:rFonts w:hint="eastAsia"/>
                <w:color w:val="000000" w:themeColor="text1"/>
              </w:rPr>
            </w:rPrChange>
          </w:rPr>
          <w:t>即文件的</w:t>
        </w:r>
        <w:r w:rsidRPr="00B207B1">
          <w:rPr>
            <w:rFonts w:hAnsiTheme="minorEastAsia"/>
            <w:color w:val="000000" w:themeColor="text1"/>
            <w:rPrChange w:id="5173" w:author="JY0225" w:date="2017-08-24T11:24:00Z">
              <w:rPr>
                <w:color w:val="000000" w:themeColor="text1"/>
              </w:rPr>
            </w:rPrChange>
          </w:rPr>
          <w:t>MD5</w:t>
        </w:r>
        <w:r w:rsidRPr="00B207B1">
          <w:rPr>
            <w:rFonts w:hAnsiTheme="minorEastAsia" w:hint="eastAsia"/>
            <w:color w:val="000000" w:themeColor="text1"/>
            <w:rPrChange w:id="5174"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5175"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5176" w:author="JY0225" w:date="2017-08-24T11:24:00Z">
              <w:rPr>
                <w:color w:val="000000" w:themeColor="text1"/>
              </w:rPr>
            </w:rPrChange>
          </w:rPr>
          <w:t>MD5</w:t>
        </w:r>
        <w:r w:rsidR="00CE2B3A" w:rsidRPr="00B207B1">
          <w:rPr>
            <w:rFonts w:hAnsiTheme="minorEastAsia" w:hint="eastAsia"/>
            <w:color w:val="000000" w:themeColor="text1"/>
            <w:rPrChange w:id="5177" w:author="JY0225" w:date="2017-08-24T11:24:00Z">
              <w:rPr>
                <w:rFonts w:hint="eastAsia"/>
                <w:color w:val="000000" w:themeColor="text1"/>
              </w:rPr>
            </w:rPrChange>
          </w:rPr>
          <w:t>判断</w:t>
        </w:r>
      </w:ins>
      <w:ins w:id="5178" w:author="JY0225" w:date="2017-08-23T14:51:00Z">
        <w:r w:rsidR="00CE2B3A" w:rsidRPr="00B207B1">
          <w:rPr>
            <w:rFonts w:hAnsiTheme="minorEastAsia" w:hint="eastAsia"/>
            <w:color w:val="000000" w:themeColor="text1"/>
            <w:rPrChange w:id="5179"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5180" w:author="JY0225" w:date="2017-08-24T11:24:00Z">
            <w:rPr>
              <w:color w:val="000000" w:themeColor="text1"/>
            </w:rPr>
          </w:rPrChange>
        </w:rPr>
        <w:pPrChange w:id="5181"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5182"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34721494" w:rsidR="005E45EA" w:rsidRPr="00B207B1" w:rsidRDefault="00132BB9" w:rsidP="00EF2128">
            <w:pPr>
              <w:spacing w:line="400" w:lineRule="exact"/>
              <w:rPr>
                <w:color w:val="000000" w:themeColor="text1"/>
              </w:rPr>
            </w:pPr>
            <w:r>
              <w:rPr>
                <w:color w:val="000000" w:themeColor="text1"/>
              </w:rPr>
              <w:t>f</w:t>
            </w:r>
            <w:r w:rsidR="00272A70" w:rsidRPr="00B207B1">
              <w:rPr>
                <w:color w:val="000000" w:themeColor="text1"/>
              </w:rPr>
              <w:t>rom</w:t>
            </w:r>
            <w:r w:rsidR="00B20F5F" w:rsidRPr="00B207B1">
              <w:rPr>
                <w:rFonts w:hint="eastAsia"/>
                <w:color w:val="000000" w:themeColor="text1"/>
              </w:rPr>
              <w:t>目标文件路径</w:t>
            </w:r>
          </w:p>
          <w:p w14:paraId="780361C6" w14:textId="21F6537F" w:rsidR="005E45EA" w:rsidRPr="00B207B1" w:rsidRDefault="00132BB9" w:rsidP="00EF2128">
            <w:pPr>
              <w:spacing w:line="400" w:lineRule="exact"/>
              <w:rPr>
                <w:color w:val="000000" w:themeColor="text1"/>
              </w:rPr>
            </w:pPr>
            <w:r>
              <w:rPr>
                <w:color w:val="000000" w:themeColor="text1"/>
              </w:rPr>
              <w:t>to</w:t>
            </w:r>
            <w:r w:rsidR="005E45EA" w:rsidRPr="00B207B1">
              <w:rPr>
                <w:rFonts w:hint="eastAsia"/>
                <w:color w:val="000000" w:themeColor="text1"/>
              </w:rPr>
              <w:t>：</w:t>
            </w:r>
            <w:r>
              <w:rPr>
                <w:rFonts w:hint="eastAsia"/>
                <w:color w:val="000000" w:themeColor="text1"/>
              </w:rPr>
              <w:t>存储</w:t>
            </w:r>
            <w:r>
              <w:rPr>
                <w:color w:val="000000" w:themeColor="text1"/>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6976D830" w:rsidR="006412EA" w:rsidRPr="00B207B1" w:rsidRDefault="00055D44" w:rsidP="009751D0">
      <w:pPr>
        <w:spacing w:line="400" w:lineRule="exact"/>
        <w:rPr>
          <w:ins w:id="5183" w:author="JY0225" w:date="2017-08-23T14:51:00Z"/>
          <w:rFonts w:hAnsiTheme="minorEastAsia"/>
          <w:color w:val="000000" w:themeColor="text1"/>
          <w:rPrChange w:id="5184" w:author="JY0225" w:date="2017-08-24T11:24:00Z">
            <w:rPr>
              <w:ins w:id="5185" w:author="JY0225" w:date="2017-08-23T14:51:00Z"/>
              <w:color w:val="000000" w:themeColor="text1"/>
            </w:rPr>
          </w:rPrChange>
        </w:rPr>
      </w:pPr>
      <w:ins w:id="5186"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5187" w:author="JY0225" w:date="2017-08-23T14:51:00Z">
        <w:r w:rsidRPr="00B207B1">
          <w:rPr>
            <w:rFonts w:hAnsiTheme="minorEastAsia" w:hint="eastAsia"/>
            <w:color w:val="000000" w:themeColor="text1"/>
            <w:rPrChange w:id="5188" w:author="JY0225" w:date="2017-08-24T11:24:00Z">
              <w:rPr>
                <w:rFonts w:hint="eastAsia"/>
                <w:color w:val="000000" w:themeColor="text1"/>
              </w:rPr>
            </w:rPrChange>
          </w:rPr>
          <w:t>当传输的文件大小超过中间件系统规定的文件块大小时，会</w:t>
        </w:r>
      </w:ins>
      <w:ins w:id="5189" w:author="JY0225" w:date="2017-08-23T14:52:00Z">
        <w:r w:rsidRPr="00B207B1">
          <w:rPr>
            <w:rFonts w:hAnsiTheme="minorEastAsia" w:hint="eastAsia"/>
            <w:color w:val="000000" w:themeColor="text1"/>
            <w:rPrChange w:id="5190"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5191" w:author="JY0225" w:date="2017-08-24T11:24:00Z">
              <w:rPr>
                <w:color w:val="000000" w:themeColor="text1"/>
              </w:rPr>
            </w:rPrChange>
          </w:rPr>
          <w:t>from</w:t>
        </w:r>
        <w:r w:rsidR="00E96651" w:rsidRPr="00B207B1">
          <w:rPr>
            <w:rFonts w:hAnsiTheme="minorEastAsia" w:hint="eastAsia"/>
            <w:color w:val="000000" w:themeColor="text1"/>
            <w:rPrChange w:id="5192"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5193" w:author="JY0225" w:date="2017-08-24T11:24:00Z">
              <w:rPr>
                <w:color w:val="000000" w:themeColor="text1"/>
              </w:rPr>
            </w:rPrChange>
          </w:rPr>
          <w:t>to</w:t>
        </w:r>
        <w:r w:rsidR="00E96651" w:rsidRPr="00B207B1">
          <w:rPr>
            <w:rFonts w:hAnsiTheme="minorEastAsia" w:hint="eastAsia"/>
            <w:color w:val="000000" w:themeColor="text1"/>
            <w:rPrChange w:id="5194" w:author="JY0225" w:date="2017-08-24T11:24:00Z">
              <w:rPr>
                <w:rFonts w:hint="eastAsia"/>
                <w:color w:val="000000" w:themeColor="text1"/>
              </w:rPr>
            </w:rPrChange>
          </w:rPr>
          <w:t>参数表示存储文件块的</w:t>
        </w:r>
      </w:ins>
      <w:ins w:id="5195" w:author="JY0225" w:date="2017-08-23T14:53:00Z">
        <w:r w:rsidR="00E96651" w:rsidRPr="00B207B1">
          <w:rPr>
            <w:rFonts w:hAnsiTheme="minorEastAsia" w:hint="eastAsia"/>
            <w:color w:val="000000" w:themeColor="text1"/>
            <w:rPrChange w:id="5196"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5197" w:author="JY0225" w:date="2017-08-24T11:24:00Z">
            <w:rPr/>
          </w:rPrChange>
        </w:rPr>
        <w:pPrChange w:id="5198" w:author="JY0225" w:date="2017-08-23T15:36:00Z">
          <w:pPr>
            <w:spacing w:line="400" w:lineRule="exact"/>
          </w:pPr>
        </w:pPrChange>
      </w:pPr>
      <w:r>
        <w:rPr>
          <w:rFonts w:hAnsiTheme="minorEastAsia" w:hint="eastAsia"/>
          <w:color w:val="000000" w:themeColor="text1"/>
        </w:rPr>
        <w:t>表4-11</w:t>
      </w:r>
      <w:del w:id="5199" w:author="JY0225" w:date="2017-08-23T15:36:00Z">
        <w:r w:rsidR="009751D0" w:rsidRPr="00B207B1" w:rsidDel="0072350E">
          <w:rPr>
            <w:rFonts w:hAnsiTheme="minorEastAsia"/>
            <w:color w:val="000000" w:themeColor="text1"/>
            <w:rPrChange w:id="5200" w:author="JY0225" w:date="2017-08-24T11:24:00Z">
              <w:rPr/>
            </w:rPrChange>
          </w:rPr>
          <w:delText>3</w:delText>
        </w:r>
        <w:r w:rsidR="009751D0" w:rsidRPr="00B207B1" w:rsidDel="0072350E">
          <w:rPr>
            <w:rFonts w:hAnsiTheme="minorEastAsia" w:hint="eastAsia"/>
            <w:color w:val="000000" w:themeColor="text1"/>
            <w:rPrChange w:id="5201" w:author="JY0225" w:date="2017-08-24T11:24:00Z">
              <w:rPr>
                <w:rFonts w:hint="eastAsia"/>
              </w:rPr>
            </w:rPrChange>
          </w:rPr>
          <w:delText>）</w:delText>
        </w:r>
      </w:del>
      <w:r w:rsidR="003B40F8" w:rsidRPr="00B207B1">
        <w:rPr>
          <w:rFonts w:hAnsiTheme="minorEastAsia" w:hint="eastAsia"/>
          <w:color w:val="000000" w:themeColor="text1"/>
          <w:rPrChange w:id="5202" w:author="JY0225" w:date="2017-08-24T11:24:00Z">
            <w:rPr>
              <w:rFonts w:hint="eastAsia"/>
            </w:rPr>
          </w:rPrChange>
        </w:rPr>
        <w:t>大文件</w:t>
      </w:r>
      <w:r w:rsidR="00641EB0" w:rsidRPr="00B207B1">
        <w:rPr>
          <w:rFonts w:hAnsiTheme="minorEastAsia" w:hint="eastAsia"/>
          <w:color w:val="000000" w:themeColor="text1"/>
          <w:rPrChange w:id="5203" w:author="JY0225" w:date="2017-08-24T11:24:00Z">
            <w:rPr>
              <w:rFonts w:hint="eastAsia"/>
            </w:rPr>
          </w:rPrChange>
        </w:rPr>
        <w:t>分块</w:t>
      </w:r>
      <w:r w:rsidR="003B40F8" w:rsidRPr="00B207B1">
        <w:rPr>
          <w:rFonts w:hAnsiTheme="minorEastAsia" w:hint="eastAsia"/>
          <w:color w:val="000000" w:themeColor="text1"/>
          <w:rPrChange w:id="5204"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5205" w:author="JY0225" w:date="2017-08-23T14:57:00Z"/>
                <w:rFonts w:ascii="Times New Roman" w:hAnsi="Times New Roman"/>
              </w:rPr>
            </w:pPr>
            <w:del w:id="5206"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5207" w:author="JY0225" w:date="2017-08-24T11:24:00Z">
            <w:rPr>
              <w:color w:val="000000" w:themeColor="text1"/>
            </w:rPr>
          </w:rPrChange>
        </w:rPr>
      </w:pPr>
      <w:ins w:id="5208" w:author="JY0225" w:date="2017-08-23T14:53:00Z">
        <w:r w:rsidRPr="00B207B1">
          <w:rPr>
            <w:color w:val="000000" w:themeColor="text1"/>
          </w:rPr>
          <w:tab/>
        </w:r>
      </w:ins>
      <w:r w:rsidR="003E7692">
        <w:rPr>
          <w:rFonts w:hint="eastAsia"/>
          <w:color w:val="000000" w:themeColor="text1"/>
        </w:rPr>
        <w:t>表4-11为</w:t>
      </w:r>
      <w:ins w:id="5209" w:author="JY0225" w:date="2017-08-23T14:53:00Z">
        <w:r w:rsidRPr="00B207B1">
          <w:rPr>
            <w:rFonts w:hAnsiTheme="minorEastAsia" w:hint="eastAsia"/>
            <w:color w:val="000000" w:themeColor="text1"/>
            <w:rPrChange w:id="5210"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5211" w:author="JY0225" w:date="2017-08-23T14:53:00Z">
        <w:r w:rsidRPr="00B207B1">
          <w:rPr>
            <w:rFonts w:hAnsiTheme="minorEastAsia" w:hint="eastAsia"/>
            <w:color w:val="000000" w:themeColor="text1"/>
            <w:rPrChange w:id="5212" w:author="JY0225" w:date="2017-08-24T11:24:00Z">
              <w:rPr>
                <w:rFonts w:hint="eastAsia"/>
                <w:color w:val="000000" w:themeColor="text1"/>
              </w:rPr>
            </w:rPrChange>
          </w:rPr>
          <w:t>在待传输的</w:t>
        </w:r>
      </w:ins>
      <w:ins w:id="5213" w:author="JY0225" w:date="2017-08-23T14:54:00Z">
        <w:r w:rsidRPr="00B207B1">
          <w:rPr>
            <w:rFonts w:hAnsiTheme="minorEastAsia" w:hint="eastAsia"/>
            <w:color w:val="000000" w:themeColor="text1"/>
            <w:rPrChange w:id="5214"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5215" w:author="JY0225" w:date="2017-08-24T11:24:00Z">
              <w:rPr>
                <w:color w:val="000000" w:themeColor="text1"/>
              </w:rPr>
            </w:rPrChange>
          </w:rPr>
          <w:t>file_path</w:t>
        </w:r>
        <w:r w:rsidR="00AC453E" w:rsidRPr="00B207B1">
          <w:rPr>
            <w:rFonts w:hAnsiTheme="minorEastAsia" w:hint="eastAsia"/>
            <w:color w:val="000000" w:themeColor="text1"/>
            <w:rPrChange w:id="5216" w:author="JY0225" w:date="2017-08-24T11:24:00Z">
              <w:rPr>
                <w:rFonts w:hint="eastAsia"/>
                <w:color w:val="000000" w:themeColor="text1"/>
              </w:rPr>
            </w:rPrChange>
          </w:rPr>
          <w:t>参数表示</w:t>
        </w:r>
      </w:ins>
      <w:ins w:id="5217" w:author="JY0225" w:date="2017-08-23T14:55:00Z">
        <w:r w:rsidR="00AC453E" w:rsidRPr="00B207B1">
          <w:rPr>
            <w:rFonts w:hAnsiTheme="minorEastAsia" w:hint="eastAsia"/>
            <w:color w:val="000000" w:themeColor="text1"/>
            <w:rPrChange w:id="5218" w:author="JY0225" w:date="2017-08-24T11:24:00Z">
              <w:rPr>
                <w:rFonts w:hint="eastAsia"/>
                <w:color w:val="000000" w:themeColor="text1"/>
              </w:rPr>
            </w:rPrChange>
          </w:rPr>
          <w:t>待传输文件的路径，</w:t>
        </w:r>
        <w:r w:rsidR="00AC453E" w:rsidRPr="00B207B1">
          <w:rPr>
            <w:rFonts w:hAnsiTheme="minorEastAsia"/>
            <w:color w:val="000000" w:themeColor="text1"/>
            <w:rPrChange w:id="5219" w:author="JY0225" w:date="2017-08-24T11:24:00Z">
              <w:rPr>
                <w:color w:val="000000" w:themeColor="text1"/>
              </w:rPr>
            </w:rPrChange>
          </w:rPr>
          <w:t>server_path</w:t>
        </w:r>
        <w:r w:rsidR="00AC453E" w:rsidRPr="00B207B1">
          <w:rPr>
            <w:rFonts w:hAnsiTheme="minorEastAsia" w:hint="eastAsia"/>
            <w:color w:val="000000" w:themeColor="text1"/>
            <w:rPrChange w:id="5220"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5221" w:author="JY0225" w:date="2017-08-24T11:24:00Z">
              <w:rPr>
                <w:color w:val="000000" w:themeColor="text1"/>
              </w:rPr>
            </w:rPrChange>
          </w:rPr>
          <w:t>userid</w:t>
        </w:r>
        <w:r w:rsidR="00AC453E" w:rsidRPr="00B207B1">
          <w:rPr>
            <w:rFonts w:hAnsiTheme="minorEastAsia" w:hint="eastAsia"/>
            <w:color w:val="000000" w:themeColor="text1"/>
            <w:rPrChange w:id="5222" w:author="JY0225" w:date="2017-08-24T11:24:00Z">
              <w:rPr>
                <w:rFonts w:hint="eastAsia"/>
                <w:color w:val="000000" w:themeColor="text1"/>
              </w:rPr>
            </w:rPrChange>
          </w:rPr>
          <w:t>表示用户的</w:t>
        </w:r>
        <w:r w:rsidR="00AC453E" w:rsidRPr="00B207B1">
          <w:rPr>
            <w:rFonts w:hAnsiTheme="minorEastAsia"/>
            <w:color w:val="000000" w:themeColor="text1"/>
            <w:rPrChange w:id="5223" w:author="JY0225" w:date="2017-08-24T11:24:00Z">
              <w:rPr>
                <w:color w:val="000000" w:themeColor="text1"/>
              </w:rPr>
            </w:rPrChange>
          </w:rPr>
          <w:t>id</w:t>
        </w:r>
        <w:r w:rsidR="00AC453E" w:rsidRPr="00B207B1">
          <w:rPr>
            <w:rFonts w:hAnsiTheme="minorEastAsia" w:hint="eastAsia"/>
            <w:color w:val="000000" w:themeColor="text1"/>
            <w:rPrChange w:id="5224" w:author="JY0225" w:date="2017-08-24T11:24:00Z">
              <w:rPr>
                <w:rFonts w:hint="eastAsia"/>
                <w:color w:val="000000" w:themeColor="text1"/>
              </w:rPr>
            </w:rPrChange>
          </w:rPr>
          <w:t>信息。</w:t>
        </w:r>
        <w:r w:rsidR="00166EFA" w:rsidRPr="00B207B1">
          <w:rPr>
            <w:rFonts w:hAnsiTheme="minorEastAsia" w:hint="eastAsia"/>
            <w:color w:val="000000" w:themeColor="text1"/>
            <w:rPrChange w:id="5225"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5226" w:author="JY0225" w:date="2017-08-23T14:55:00Z">
        <w:r w:rsidR="00166EFA" w:rsidRPr="00B207B1">
          <w:rPr>
            <w:rFonts w:hAnsiTheme="minorEastAsia" w:hint="eastAsia"/>
            <w:color w:val="000000" w:themeColor="text1"/>
            <w:rPrChange w:id="5227" w:author="JY0225" w:date="2017-08-24T11:24:00Z">
              <w:rPr>
                <w:rFonts w:hint="eastAsia"/>
                <w:color w:val="000000" w:themeColor="text1"/>
              </w:rPr>
            </w:rPrChange>
          </w:rPr>
          <w:t>将文件</w:t>
        </w:r>
      </w:ins>
      <w:ins w:id="5228" w:author="JY0225" w:date="2017-08-23T14:56:00Z">
        <w:r w:rsidR="00166EFA" w:rsidRPr="00B207B1">
          <w:rPr>
            <w:rFonts w:hAnsiTheme="minorEastAsia" w:hint="eastAsia"/>
            <w:color w:val="000000" w:themeColor="text1"/>
            <w:rPrChange w:id="5229"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5230" w:author="JY0225" w:date="2017-08-24T11:24:00Z">
              <w:rPr>
                <w:rFonts w:hint="eastAsia"/>
                <w:color w:val="000000" w:themeColor="text1"/>
              </w:rPr>
            </w:rPrChange>
          </w:rPr>
          <w:t>返回文件上传的结果，包括</w:t>
        </w:r>
      </w:ins>
      <w:ins w:id="5231" w:author="JY0225" w:date="2017-08-23T14:57:00Z">
        <w:r w:rsidR="00396DE0" w:rsidRPr="00B207B1">
          <w:rPr>
            <w:rFonts w:hAnsiTheme="minorEastAsia" w:hint="eastAsia"/>
            <w:color w:val="000000" w:themeColor="text1"/>
            <w:rPrChange w:id="5232" w:author="JY0225" w:date="2017-08-24T11:24:00Z">
              <w:rPr>
                <w:rFonts w:hint="eastAsia"/>
                <w:color w:val="000000" w:themeColor="text1"/>
              </w:rPr>
            </w:rPrChange>
          </w:rPr>
          <w:t>上传状态</w:t>
        </w:r>
        <w:r w:rsidR="00396DE0" w:rsidRPr="00B207B1">
          <w:rPr>
            <w:rFonts w:hAnsiTheme="minorEastAsia"/>
            <w:color w:val="000000" w:themeColor="text1"/>
            <w:rPrChange w:id="5233" w:author="JY0225" w:date="2017-08-24T11:24:00Z">
              <w:rPr>
                <w:color w:val="000000" w:themeColor="text1"/>
              </w:rPr>
            </w:rPrChange>
          </w:rPr>
          <w:t>status</w:t>
        </w:r>
        <w:r w:rsidR="00396DE0" w:rsidRPr="00B207B1">
          <w:rPr>
            <w:rFonts w:hAnsiTheme="minorEastAsia" w:hint="eastAsia"/>
            <w:color w:val="000000" w:themeColor="text1"/>
            <w:rPrChange w:id="5234" w:author="JY0225" w:date="2017-08-24T11:24:00Z">
              <w:rPr>
                <w:rFonts w:hint="eastAsia"/>
                <w:color w:val="000000" w:themeColor="text1"/>
              </w:rPr>
            </w:rPrChange>
          </w:rPr>
          <w:t>、</w:t>
        </w:r>
      </w:ins>
      <w:ins w:id="5235" w:author="JY0225" w:date="2017-08-23T14:56:00Z">
        <w:r w:rsidR="00B24EC6" w:rsidRPr="00B207B1">
          <w:rPr>
            <w:rFonts w:hAnsiTheme="minorEastAsia" w:hint="eastAsia"/>
            <w:color w:val="000000" w:themeColor="text1"/>
            <w:rPrChange w:id="5236" w:author="JY0225" w:date="2017-08-24T11:24:00Z">
              <w:rPr>
                <w:rFonts w:hint="eastAsia"/>
                <w:color w:val="000000" w:themeColor="text1"/>
              </w:rPr>
            </w:rPrChange>
          </w:rPr>
          <w:t>文件的上传路径</w:t>
        </w:r>
      </w:ins>
      <w:ins w:id="5237" w:author="JY0225" w:date="2017-08-23T14:57:00Z">
        <w:r w:rsidR="00B24EC6" w:rsidRPr="00B207B1">
          <w:rPr>
            <w:rFonts w:hAnsiTheme="minorEastAsia"/>
            <w:color w:val="000000" w:themeColor="text1"/>
            <w:rPrChange w:id="5238" w:author="JY0225" w:date="2017-08-24T11:24:00Z">
              <w:rPr>
                <w:color w:val="000000" w:themeColor="text1"/>
              </w:rPr>
            </w:rPrChange>
          </w:rPr>
          <w:t>path</w:t>
        </w:r>
        <w:r w:rsidR="00F11089" w:rsidRPr="00B207B1">
          <w:rPr>
            <w:rFonts w:hAnsiTheme="minorEastAsia" w:hint="eastAsia"/>
            <w:color w:val="000000" w:themeColor="text1"/>
            <w:rPrChange w:id="5239" w:author="JY0225" w:date="2017-08-24T11:24:00Z">
              <w:rPr>
                <w:rFonts w:hint="eastAsia"/>
                <w:color w:val="000000" w:themeColor="text1"/>
              </w:rPr>
            </w:rPrChange>
          </w:rPr>
          <w:t>，文件大小</w:t>
        </w:r>
        <w:r w:rsidR="00F11089" w:rsidRPr="00B207B1">
          <w:rPr>
            <w:rFonts w:hAnsiTheme="minorEastAsia"/>
            <w:color w:val="000000" w:themeColor="text1"/>
            <w:rPrChange w:id="5240" w:author="JY0225" w:date="2017-08-24T11:24:00Z">
              <w:rPr>
                <w:color w:val="000000" w:themeColor="text1"/>
              </w:rPr>
            </w:rPrChange>
          </w:rPr>
          <w:t>size</w:t>
        </w:r>
        <w:r w:rsidR="00F11089" w:rsidRPr="00B207B1">
          <w:rPr>
            <w:rFonts w:hAnsiTheme="minorEastAsia" w:hint="eastAsia"/>
            <w:color w:val="000000" w:themeColor="text1"/>
            <w:rPrChange w:id="5241" w:author="JY0225" w:date="2017-08-24T11:24:00Z">
              <w:rPr>
                <w:rFonts w:hint="eastAsia"/>
                <w:color w:val="000000" w:themeColor="text1"/>
              </w:rPr>
            </w:rPrChange>
          </w:rPr>
          <w:t>、上传时间</w:t>
        </w:r>
        <w:r w:rsidR="00F11089" w:rsidRPr="00B207B1">
          <w:rPr>
            <w:rFonts w:hAnsiTheme="minorEastAsia"/>
            <w:color w:val="000000" w:themeColor="text1"/>
            <w:rPrChange w:id="5242" w:author="JY0225" w:date="2017-08-24T11:24:00Z">
              <w:rPr>
                <w:color w:val="000000" w:themeColor="text1"/>
              </w:rPr>
            </w:rPrChange>
          </w:rPr>
          <w:t>ctime</w:t>
        </w:r>
      </w:ins>
      <w:ins w:id="5243" w:author="JY0225" w:date="2017-08-23T15:03:00Z">
        <w:r w:rsidR="00802E44" w:rsidRPr="00B207B1">
          <w:rPr>
            <w:rFonts w:hAnsiTheme="minorEastAsia" w:hint="eastAsia"/>
            <w:color w:val="000000" w:themeColor="text1"/>
            <w:rPrChange w:id="5244" w:author="JY0225" w:date="2017-08-24T11:24:00Z">
              <w:rPr>
                <w:rFonts w:hint="eastAsia"/>
                <w:color w:val="000000" w:themeColor="text1"/>
              </w:rPr>
            </w:rPrChange>
          </w:rPr>
          <w:t>以及</w:t>
        </w:r>
      </w:ins>
      <w:ins w:id="5245" w:author="JY0225" w:date="2017-08-23T14:57:00Z">
        <w:r w:rsidR="00F11089" w:rsidRPr="00B207B1">
          <w:rPr>
            <w:rFonts w:hAnsiTheme="minorEastAsia"/>
            <w:color w:val="000000" w:themeColor="text1"/>
            <w:rPrChange w:id="5246" w:author="JY0225" w:date="2017-08-24T11:24:00Z">
              <w:rPr>
                <w:color w:val="000000" w:themeColor="text1"/>
              </w:rPr>
            </w:rPrChange>
          </w:rPr>
          <w:t>MD5</w:t>
        </w:r>
        <w:r w:rsidR="00F11089" w:rsidRPr="00B207B1">
          <w:rPr>
            <w:rFonts w:hAnsiTheme="minorEastAsia" w:hint="eastAsia"/>
            <w:color w:val="000000" w:themeColor="text1"/>
            <w:rPrChange w:id="5247" w:author="JY0225" w:date="2017-08-24T11:24:00Z">
              <w:rPr>
                <w:rFonts w:hint="eastAsia"/>
                <w:color w:val="000000" w:themeColor="text1"/>
              </w:rPr>
            </w:rPrChange>
          </w:rPr>
          <w:t>值。</w:t>
        </w:r>
      </w:ins>
      <w:del w:id="5248" w:author="JY0225" w:date="2017-08-23T15:01:00Z">
        <w:r w:rsidR="00F06BFC" w:rsidRPr="00B207B1" w:rsidDel="0015507B">
          <w:rPr>
            <w:rFonts w:hAnsiTheme="minorEastAsia"/>
            <w:color w:val="000000" w:themeColor="text1"/>
            <w:rPrChange w:id="5249" w:author="JY0225" w:date="2017-08-24T11:24:00Z">
              <w:rPr>
                <w:color w:val="000000" w:themeColor="text1"/>
              </w:rPr>
            </w:rPrChange>
          </w:rPr>
          <w:delText>2</w:delText>
        </w:r>
        <w:r w:rsidR="00F06BFC" w:rsidRPr="00B207B1" w:rsidDel="0015507B">
          <w:rPr>
            <w:rFonts w:hAnsiTheme="minorEastAsia" w:hint="eastAsia"/>
            <w:color w:val="000000" w:themeColor="text1"/>
            <w:rPrChange w:id="5250"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5251"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5252" w:author="JY0225" w:date="2017-08-23T15:00:00Z"/>
        </w:trPr>
        <w:tc>
          <w:tcPr>
            <w:tcW w:w="1660" w:type="dxa"/>
          </w:tcPr>
          <w:p w14:paraId="510E0E52" w14:textId="77777777" w:rsidR="00F06BFC" w:rsidRPr="00B207B1" w:rsidDel="0015507B" w:rsidRDefault="00F06BFC" w:rsidP="00EF2128">
            <w:pPr>
              <w:spacing w:line="400" w:lineRule="exact"/>
              <w:rPr>
                <w:del w:id="5253" w:author="JY0225" w:date="2017-08-23T15:00:00Z"/>
                <w:color w:val="000000" w:themeColor="text1"/>
              </w:rPr>
            </w:pPr>
            <w:del w:id="5254"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5255" w:author="JY0225" w:date="2017-08-23T15:00:00Z"/>
                <w:color w:val="000000" w:themeColor="text1"/>
              </w:rPr>
            </w:pPr>
            <w:del w:id="5256"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5257" w:author="JY0225" w:date="2017-08-23T15:00:00Z"/>
                <w:color w:val="000000" w:themeColor="text1"/>
              </w:rPr>
            </w:pPr>
            <w:del w:id="5258"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5259" w:author="JY0225" w:date="2017-08-23T15:00:00Z"/>
        </w:trPr>
        <w:tc>
          <w:tcPr>
            <w:tcW w:w="1660" w:type="dxa"/>
            <w:vMerge w:val="restart"/>
          </w:tcPr>
          <w:p w14:paraId="45D227D2" w14:textId="77777777" w:rsidR="00F06BFC" w:rsidRPr="00B207B1" w:rsidDel="0015507B" w:rsidRDefault="00F06BFC" w:rsidP="00EF2128">
            <w:pPr>
              <w:spacing w:line="400" w:lineRule="exact"/>
              <w:rPr>
                <w:del w:id="5260" w:author="JY0225" w:date="2017-08-23T15:00:00Z"/>
                <w:color w:val="000000" w:themeColor="text1"/>
              </w:rPr>
            </w:pPr>
            <w:del w:id="5261"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5262" w:author="JY0225" w:date="2017-08-23T15:00:00Z"/>
                <w:color w:val="000000" w:themeColor="text1"/>
              </w:rPr>
            </w:pPr>
            <w:del w:id="5263"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5264" w:author="JY0225" w:date="2017-08-23T15:00:00Z"/>
                <w:color w:val="000000" w:themeColor="text1"/>
              </w:rPr>
            </w:pPr>
            <w:del w:id="5265"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5266" w:author="JY0225" w:date="2017-08-23T15:00:00Z"/>
        </w:trPr>
        <w:tc>
          <w:tcPr>
            <w:tcW w:w="1660" w:type="dxa"/>
            <w:vMerge/>
          </w:tcPr>
          <w:p w14:paraId="29357600" w14:textId="77777777" w:rsidR="00F06BFC" w:rsidRPr="00B207B1" w:rsidDel="0015507B" w:rsidRDefault="00F06BFC" w:rsidP="00EF2128">
            <w:pPr>
              <w:spacing w:line="400" w:lineRule="exact"/>
              <w:rPr>
                <w:del w:id="5267"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5268" w:author="JY0225" w:date="2017-08-23T15:00:00Z"/>
                <w:color w:val="000000" w:themeColor="text1"/>
              </w:rPr>
            </w:pPr>
            <w:del w:id="5269"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5270" w:author="JY0225" w:date="2017-08-23T15:00:00Z"/>
                <w:color w:val="000000" w:themeColor="text1"/>
              </w:rPr>
            </w:pPr>
            <w:del w:id="5271"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5272" w:author="JY0225" w:date="2017-08-23T15:00:00Z"/>
                <w:color w:val="000000" w:themeColor="text1"/>
              </w:rPr>
            </w:pPr>
            <w:del w:id="5273"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5274" w:author="JY0225" w:date="2017-08-23T15:00:00Z"/>
                <w:color w:val="000000" w:themeColor="text1"/>
              </w:rPr>
            </w:pPr>
            <w:del w:id="5275"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5276" w:author="JY0225" w:date="2017-08-23T15:00:00Z"/>
        </w:trPr>
        <w:tc>
          <w:tcPr>
            <w:tcW w:w="1660" w:type="dxa"/>
            <w:vMerge/>
          </w:tcPr>
          <w:p w14:paraId="1E4BE774" w14:textId="77777777" w:rsidR="00F06BFC" w:rsidRPr="00B207B1" w:rsidDel="0015507B" w:rsidRDefault="00F06BFC" w:rsidP="00EF2128">
            <w:pPr>
              <w:spacing w:line="400" w:lineRule="exact"/>
              <w:rPr>
                <w:del w:id="5277"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5278" w:author="JY0225" w:date="2017-08-23T15:00:00Z"/>
                <w:color w:val="000000" w:themeColor="text1"/>
              </w:rPr>
            </w:pPr>
            <w:del w:id="5279"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5280" w:author="JY0225" w:date="2017-08-23T15:00:00Z"/>
                <w:rFonts w:ascii="Times New Roman" w:hAnsi="Times New Roman"/>
              </w:rPr>
            </w:pPr>
            <w:del w:id="5281"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5282" w:author="JY0225" w:date="2017-08-23T15:00:00Z"/>
                <w:rFonts w:ascii="Times New Roman" w:hAnsi="Times New Roman"/>
              </w:rPr>
            </w:pPr>
            <w:del w:id="5283"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5284" w:author="JY0225" w:date="2017-08-23T15:00:00Z"/>
                <w:rFonts w:ascii="Times New Roman" w:hAnsi="Times New Roman"/>
              </w:rPr>
            </w:pPr>
            <w:del w:id="5285"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5286" w:author="JY0225" w:date="2017-08-23T15:00:00Z"/>
                <w:rFonts w:ascii="Times New Roman" w:hAnsi="Times New Roman"/>
              </w:rPr>
            </w:pPr>
            <w:del w:id="5287"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5288" w:author="JY0225" w:date="2017-08-23T15:00:00Z"/>
                <w:rFonts w:ascii="Times New Roman" w:hAnsi="Times New Roman"/>
              </w:rPr>
            </w:pPr>
            <w:del w:id="5289"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5290" w:author="JY0225" w:date="2017-08-23T15:00:00Z"/>
                <w:rFonts w:ascii="Times New Roman" w:hAnsi="Times New Roman"/>
              </w:rPr>
            </w:pPr>
            <w:del w:id="5291"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5292" w:author="JY0225" w:date="2017-08-23T15:00:00Z"/>
                <w:rFonts w:ascii="Times New Roman" w:hAnsi="Times New Roman"/>
              </w:rPr>
            </w:pPr>
            <w:del w:id="5293"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5294" w:author="JY0225" w:date="2017-08-23T15:00:00Z"/>
                <w:color w:val="000000" w:themeColor="text1"/>
              </w:rPr>
            </w:pPr>
            <w:del w:id="5295"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5296" w:name="_Toc492457624"/>
      <w:r w:rsidRPr="00B207B1">
        <w:t>4.5.</w:t>
      </w:r>
      <w:ins w:id="5297" w:author="微软用户" w:date="2017-08-18T22:59:00Z">
        <w:r w:rsidR="00FE3AA9" w:rsidRPr="00B207B1">
          <w:t>3</w:t>
        </w:r>
      </w:ins>
      <w:del w:id="5298"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5296"/>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5299" w:author="JY0225" w:date="2017-08-24T11:24:00Z">
            <w:rPr>
              <w:color w:val="000000" w:themeColor="text1"/>
            </w:rPr>
          </w:rPrChange>
        </w:rPr>
        <w:pPrChange w:id="5300"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5301" w:author="JY0225" w:date="2017-08-24T11:24:00Z">
            <w:rPr>
              <w:rFonts w:hint="eastAsia"/>
              <w:color w:val="000000" w:themeColor="text1"/>
            </w:rPr>
          </w:rPrChange>
        </w:rPr>
        <w:t>是否</w:t>
      </w:r>
      <w:r w:rsidR="00FB7117" w:rsidRPr="00B207B1">
        <w:rPr>
          <w:rFonts w:hAnsiTheme="minorEastAsia" w:hint="eastAsia"/>
          <w:color w:val="000000" w:themeColor="text1"/>
          <w:rPrChange w:id="5302" w:author="JY0225" w:date="2017-08-24T11:24:00Z">
            <w:rPr>
              <w:rFonts w:hint="eastAsia"/>
              <w:color w:val="000000" w:themeColor="text1"/>
            </w:rPr>
          </w:rPrChange>
        </w:rPr>
        <w:t>有</w:t>
      </w:r>
      <w:r w:rsidR="00032B25" w:rsidRPr="00B207B1">
        <w:rPr>
          <w:rFonts w:hAnsiTheme="minorEastAsia" w:hint="eastAsia"/>
          <w:color w:val="000000" w:themeColor="text1"/>
          <w:rPrChange w:id="5303" w:author="JY0225" w:date="2017-08-24T11:24:00Z">
            <w:rPr>
              <w:rFonts w:hint="eastAsia"/>
              <w:color w:val="000000" w:themeColor="text1"/>
            </w:rPr>
          </w:rPrChange>
        </w:rPr>
        <w:t>本地</w:t>
      </w:r>
      <w:r w:rsidR="003A4D75" w:rsidRPr="00B207B1">
        <w:rPr>
          <w:rFonts w:hAnsiTheme="minorEastAsia" w:hint="eastAsia"/>
          <w:color w:val="000000" w:themeColor="text1"/>
          <w:rPrChange w:id="5304"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5305" w:author="JY0225" w:date="2017-08-23T15:14:00Z">
              <w:r w:rsidR="00207DAD" w:rsidRPr="00B207B1">
                <w:rPr>
                  <w:rFonts w:hint="eastAsia"/>
                  <w:color w:val="000000" w:themeColor="text1"/>
                </w:rPr>
                <w:t>ser</w:t>
              </w:r>
              <w:r w:rsidR="00207DAD" w:rsidRPr="00B207B1">
                <w:rPr>
                  <w:color w:val="000000" w:themeColor="text1"/>
                </w:rPr>
                <w:t>ver</w:t>
              </w:r>
            </w:ins>
            <w:del w:id="5306" w:author="JY0225" w:date="2017-08-23T15:09:00Z">
              <w:r w:rsidRPr="00B207B1" w:rsidDel="00284743">
                <w:rPr>
                  <w:rFonts w:hint="eastAsia"/>
                  <w:color w:val="000000" w:themeColor="text1"/>
                </w:rPr>
                <w:delText>file</w:delText>
              </w:r>
            </w:del>
            <w:r w:rsidRPr="00B207B1">
              <w:rPr>
                <w:color w:val="000000" w:themeColor="text1"/>
              </w:rPr>
              <w:t xml:space="preserve">_path, </w:t>
            </w:r>
            <w:del w:id="5307"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5308" w:author="JY0225" w:date="2017-08-23T15:10:00Z">
              <w:r w:rsidRPr="00B207B1">
                <w:rPr>
                  <w:color w:val="000000" w:themeColor="text1"/>
                </w:rPr>
                <w:t>local</w:t>
              </w:r>
            </w:ins>
            <w:del w:id="5309"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5310"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5311" w:author="JY0225" w:date="2017-08-23T15:05:00Z"/>
                <w:color w:val="000000" w:themeColor="text1"/>
              </w:rPr>
            </w:pPr>
            <w:del w:id="5312"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3828A225" w:rsidR="00AE26B7" w:rsidRPr="00B207B1" w:rsidRDefault="00AF6FD3" w:rsidP="005B02E4">
      <w:pPr>
        <w:spacing w:line="400" w:lineRule="exact"/>
        <w:rPr>
          <w:ins w:id="5313" w:author="JY0225" w:date="2017-08-23T15:15:00Z"/>
          <w:rFonts w:hAnsiTheme="minorEastAsia"/>
          <w:color w:val="000000" w:themeColor="text1"/>
          <w:rPrChange w:id="5314" w:author="JY0225" w:date="2017-08-24T11:24:00Z">
            <w:rPr>
              <w:ins w:id="5315" w:author="JY0225" w:date="2017-08-23T15:15:00Z"/>
              <w:color w:val="000000" w:themeColor="text1"/>
            </w:rPr>
          </w:rPrChange>
        </w:rPr>
      </w:pPr>
      <w:ins w:id="5316" w:author="JY0225" w:date="2017-08-23T15:01:00Z">
        <w:r w:rsidRPr="00B207B1">
          <w:rPr>
            <w:color w:val="000000" w:themeColor="text1"/>
          </w:rPr>
          <w:tab/>
        </w:r>
      </w:ins>
      <w:r w:rsidR="00D21AE5">
        <w:rPr>
          <w:rFonts w:hint="eastAsia"/>
          <w:color w:val="000000" w:themeColor="text1"/>
        </w:rPr>
        <w:t>表4-12为</w:t>
      </w:r>
      <w:ins w:id="5317" w:author="JY0225" w:date="2017-08-23T15:20:00Z">
        <w:r w:rsidR="00A65547" w:rsidRPr="00B207B1">
          <w:rPr>
            <w:rFonts w:hAnsiTheme="minorEastAsia" w:hint="eastAsia"/>
            <w:color w:val="000000" w:themeColor="text1"/>
            <w:rPrChange w:id="5318" w:author="JY0225" w:date="2017-08-24T11:24:00Z">
              <w:rPr>
                <w:rFonts w:hint="eastAsia"/>
                <w:color w:val="000000" w:themeColor="text1"/>
              </w:rPr>
            </w:rPrChange>
          </w:rPr>
          <w:t>是否有本地缓存</w:t>
        </w:r>
      </w:ins>
      <w:ins w:id="5319" w:author="JY0225" w:date="2017-08-23T15:15:00Z">
        <w:r w:rsidR="00DF7208" w:rsidRPr="00B207B1">
          <w:rPr>
            <w:rFonts w:hAnsiTheme="minorEastAsia" w:hint="eastAsia"/>
            <w:color w:val="000000" w:themeColor="text1"/>
            <w:rPrChange w:id="5320" w:author="JY0225" w:date="2017-08-24T11:24:00Z">
              <w:rPr>
                <w:rFonts w:hint="eastAsia"/>
                <w:color w:val="000000" w:themeColor="text1"/>
              </w:rPr>
            </w:rPrChange>
          </w:rPr>
          <w:t>接口</w:t>
        </w:r>
      </w:ins>
      <w:r w:rsidR="00D21AE5">
        <w:rPr>
          <w:rFonts w:hAnsiTheme="minorEastAsia" w:hint="eastAsia"/>
          <w:color w:val="000000" w:themeColor="text1"/>
        </w:rPr>
        <w:t>，</w:t>
      </w:r>
      <w:ins w:id="5321" w:author="JY0225" w:date="2017-08-23T15:15:00Z">
        <w:r w:rsidR="00DF7208" w:rsidRPr="00B207B1">
          <w:rPr>
            <w:rFonts w:hAnsiTheme="minorEastAsia" w:hint="eastAsia"/>
            <w:color w:val="000000" w:themeColor="text1"/>
            <w:rPrChange w:id="5322"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5323" w:author="JY0225" w:date="2017-08-23T15:15:00Z">
        <w:r w:rsidR="00DF7208" w:rsidRPr="00B207B1">
          <w:rPr>
            <w:rFonts w:hAnsiTheme="minorEastAsia" w:hint="eastAsia"/>
            <w:color w:val="000000" w:themeColor="text1"/>
            <w:rPrChange w:id="5324" w:author="JY0225" w:date="2017-08-24T11:24:00Z">
              <w:rPr>
                <w:rFonts w:hint="eastAsia"/>
                <w:color w:val="000000" w:themeColor="text1"/>
              </w:rPr>
            </w:rPrChange>
          </w:rPr>
          <w:t>文件</w:t>
        </w:r>
      </w:ins>
      <w:r w:rsidR="009C7A88">
        <w:rPr>
          <w:rFonts w:hAnsiTheme="minorEastAsia" w:hint="eastAsia"/>
          <w:color w:val="000000" w:themeColor="text1"/>
        </w:rPr>
        <w:t>请求</w:t>
      </w:r>
      <w:ins w:id="5325" w:author="JY0225" w:date="2017-08-23T15:15:00Z">
        <w:r w:rsidR="00DF7208" w:rsidRPr="00B207B1">
          <w:rPr>
            <w:rFonts w:hAnsiTheme="minorEastAsia" w:hint="eastAsia"/>
            <w:color w:val="000000" w:themeColor="text1"/>
            <w:rPrChange w:id="5326" w:author="JY0225" w:date="2017-08-24T11:24:00Z">
              <w:rPr>
                <w:rFonts w:hint="eastAsia"/>
                <w:color w:val="000000" w:themeColor="text1"/>
              </w:rPr>
            </w:rPrChange>
          </w:rPr>
          <w:t>至中间件时调用，</w:t>
        </w:r>
        <w:r w:rsidR="00DF7208" w:rsidRPr="00B207B1">
          <w:rPr>
            <w:rFonts w:hAnsiTheme="minorEastAsia"/>
            <w:color w:val="000000" w:themeColor="text1"/>
            <w:rPrChange w:id="5327" w:author="JY0225" w:date="2017-08-24T11:24:00Z">
              <w:rPr>
                <w:color w:val="000000" w:themeColor="text1"/>
              </w:rPr>
            </w:rPrChange>
          </w:rPr>
          <w:t>server_path</w:t>
        </w:r>
        <w:r w:rsidR="00DF7208" w:rsidRPr="00B207B1">
          <w:rPr>
            <w:rFonts w:hAnsiTheme="minorEastAsia" w:hint="eastAsia"/>
            <w:color w:val="000000" w:themeColor="text1"/>
            <w:rPrChange w:id="5328"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5329" w:author="JY0225" w:date="2017-08-24T11:24:00Z">
              <w:rPr>
                <w:color w:val="000000" w:themeColor="text1"/>
              </w:rPr>
            </w:rPrChange>
          </w:rPr>
          <w:t>userid</w:t>
        </w:r>
        <w:r w:rsidR="00DF7208" w:rsidRPr="00B207B1">
          <w:rPr>
            <w:rFonts w:hAnsiTheme="minorEastAsia" w:hint="eastAsia"/>
            <w:color w:val="000000" w:themeColor="text1"/>
            <w:rPrChange w:id="5330" w:author="JY0225" w:date="2017-08-24T11:24:00Z">
              <w:rPr>
                <w:rFonts w:hint="eastAsia"/>
                <w:color w:val="000000" w:themeColor="text1"/>
              </w:rPr>
            </w:rPrChange>
          </w:rPr>
          <w:t>为用户的</w:t>
        </w:r>
        <w:r w:rsidR="00DF7208" w:rsidRPr="00B207B1">
          <w:rPr>
            <w:rFonts w:hAnsiTheme="minorEastAsia"/>
            <w:color w:val="000000" w:themeColor="text1"/>
            <w:rPrChange w:id="5331" w:author="JY0225" w:date="2017-08-24T11:24:00Z">
              <w:rPr>
                <w:color w:val="000000" w:themeColor="text1"/>
              </w:rPr>
            </w:rPrChange>
          </w:rPr>
          <w:t>id</w:t>
        </w:r>
        <w:r w:rsidR="00DF7208" w:rsidRPr="00B207B1">
          <w:rPr>
            <w:rFonts w:hAnsiTheme="minorEastAsia" w:hint="eastAsia"/>
            <w:color w:val="000000" w:themeColor="text1"/>
            <w:rPrChange w:id="5332"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5333"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5334" w:author="JY0225" w:date="2017-08-24T11:24:00Z">
              <w:rPr>
                <w:color w:val="000000" w:themeColor="text1"/>
              </w:rPr>
            </w:rPrChange>
          </w:rPr>
          <w:t>MD5</w:t>
        </w:r>
        <w:r w:rsidR="00DF7208" w:rsidRPr="00B207B1">
          <w:rPr>
            <w:rFonts w:hAnsiTheme="minorEastAsia" w:hint="eastAsia"/>
            <w:color w:val="000000" w:themeColor="text1"/>
            <w:rPrChange w:id="5335"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5336" w:author="JY0225" w:date="2017-08-24T11:24:00Z">
              <w:rPr>
                <w:color w:val="000000" w:themeColor="text1"/>
              </w:rPr>
            </w:rPrChange>
          </w:rPr>
          <w:t>MD5</w:t>
        </w:r>
        <w:r w:rsidR="00DF7208" w:rsidRPr="00B207B1">
          <w:rPr>
            <w:rFonts w:hAnsiTheme="minorEastAsia" w:hint="eastAsia"/>
            <w:color w:val="000000" w:themeColor="text1"/>
            <w:rPrChange w:id="5337"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5338" w:author="JY0225" w:date="2017-08-24T11:24:00Z">
            <w:rPr>
              <w:color w:val="000000" w:themeColor="text1"/>
            </w:rPr>
          </w:rPrChange>
        </w:rPr>
        <w:pPrChange w:id="5339"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5340" w:author="JY0225" w:date="2017-08-24T11:24:00Z">
            <w:rPr>
              <w:rFonts w:hint="eastAsia"/>
              <w:color w:val="000000" w:themeColor="text1"/>
            </w:rPr>
          </w:rPrChange>
        </w:rPr>
        <w:t>是否有</w:t>
      </w:r>
      <w:r w:rsidR="00AF6050" w:rsidRPr="00B207B1">
        <w:rPr>
          <w:rFonts w:hAnsiTheme="minorEastAsia" w:hint="eastAsia"/>
          <w:color w:val="000000" w:themeColor="text1"/>
          <w:rPrChange w:id="5341" w:author="JY0225" w:date="2017-08-24T11:24:00Z">
            <w:rPr>
              <w:rFonts w:hint="eastAsia"/>
              <w:color w:val="000000" w:themeColor="text1"/>
            </w:rPr>
          </w:rPrChange>
        </w:rPr>
        <w:t>服务器</w:t>
      </w:r>
      <w:r w:rsidR="00A73E6E" w:rsidRPr="00B207B1">
        <w:rPr>
          <w:rFonts w:hAnsiTheme="minorEastAsia" w:hint="eastAsia"/>
          <w:color w:val="000000" w:themeColor="text1"/>
          <w:rPrChange w:id="5342"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5343" w:author="JY0225" w:date="2017-08-23T15:17:00Z">
              <w:r w:rsidR="00A25872" w:rsidRPr="00B207B1">
                <w:rPr>
                  <w:color w:val="000000" w:themeColor="text1"/>
                </w:rPr>
                <w:t>local</w:t>
              </w:r>
            </w:ins>
            <w:del w:id="5344"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5345"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5346" w:author="JY0225" w:date="2017-08-23T15:17:00Z">
              <w:r w:rsidR="008F5217" w:rsidRPr="00B207B1" w:rsidDel="00A148C6">
                <w:rPr>
                  <w:rFonts w:hint="eastAsia"/>
                  <w:color w:val="000000" w:themeColor="text1"/>
                </w:rPr>
                <w:delText>服务器端</w:delText>
              </w:r>
            </w:del>
            <w:ins w:id="5347"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5348" w:author="JY0225" w:date="2017-08-23T15:17:00Z"/>
                <w:color w:val="000000" w:themeColor="text1"/>
              </w:rPr>
            </w:pPr>
            <w:del w:id="5349"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t>}</w:t>
            </w:r>
          </w:p>
        </w:tc>
      </w:tr>
    </w:tbl>
    <w:p w14:paraId="444AF713" w14:textId="51409317" w:rsidR="003A4431" w:rsidRPr="00B207B1" w:rsidRDefault="003A4431">
      <w:pPr>
        <w:spacing w:line="400" w:lineRule="exact"/>
        <w:rPr>
          <w:ins w:id="5350" w:author="JY0225" w:date="2017-08-23T15:10:00Z"/>
          <w:rFonts w:hAnsiTheme="minorEastAsia"/>
          <w:color w:val="000000" w:themeColor="text1"/>
          <w:szCs w:val="22"/>
          <w:rPrChange w:id="5351" w:author="JY0225" w:date="2017-08-24T11:24:00Z">
            <w:rPr>
              <w:ins w:id="5352" w:author="JY0225" w:date="2017-08-23T15:10:00Z"/>
            </w:rPr>
          </w:rPrChange>
        </w:rPr>
        <w:pPrChange w:id="5353" w:author="JY0225" w:date="2017-08-23T15:10:00Z">
          <w:pPr>
            <w:pStyle w:val="31"/>
          </w:pPr>
        </w:pPrChange>
      </w:pPr>
      <w:ins w:id="5354" w:author="JY0225" w:date="2017-08-23T15:10:00Z">
        <w:r w:rsidRPr="00B207B1">
          <w:rPr>
            <w:rFonts w:hAnsiTheme="minorEastAsia"/>
            <w:sz w:val="21"/>
            <w:szCs w:val="22"/>
            <w:rPrChange w:id="5355" w:author="JY0225" w:date="2017-08-24T11:24:00Z">
              <w:rPr/>
            </w:rPrChange>
          </w:rPr>
          <w:tab/>
        </w:r>
      </w:ins>
      <w:r w:rsidR="00CF6D10" w:rsidRPr="00CF6D10">
        <w:rPr>
          <w:rFonts w:hAnsiTheme="minorEastAsia" w:hint="eastAsia"/>
          <w:color w:val="000000" w:themeColor="text1"/>
          <w:szCs w:val="22"/>
        </w:rPr>
        <w:t>表4-13</w:t>
      </w:r>
      <w:ins w:id="5356" w:author="JY0225" w:date="2017-08-23T15:20:00Z">
        <w:r w:rsidR="00BD2C37" w:rsidRPr="00B207B1">
          <w:rPr>
            <w:rFonts w:hAnsiTheme="minorEastAsia" w:hint="eastAsia"/>
            <w:color w:val="000000" w:themeColor="text1"/>
            <w:szCs w:val="22"/>
            <w:rPrChange w:id="5357" w:author="JY0225" w:date="2017-08-24T11:24:00Z">
              <w:rPr>
                <w:rFonts w:hint="eastAsia"/>
                <w:color w:val="000000" w:themeColor="text1"/>
              </w:rPr>
            </w:rPrChange>
          </w:rPr>
          <w:t>是否有服务器缓存</w:t>
        </w:r>
      </w:ins>
      <w:ins w:id="5358" w:author="JY0225" w:date="2017-08-23T15:16:00Z">
        <w:r w:rsidR="00A25872" w:rsidRPr="00B207B1">
          <w:rPr>
            <w:rFonts w:hAnsiTheme="minorEastAsia" w:hint="eastAsia"/>
            <w:color w:val="000000" w:themeColor="text1"/>
            <w:szCs w:val="22"/>
            <w:rPrChange w:id="5359" w:author="JY0225" w:date="2017-08-24T11:24:00Z">
              <w:rPr>
                <w:rFonts w:hint="eastAsia"/>
              </w:rPr>
            </w:rPrChange>
          </w:rPr>
          <w:t>接口</w:t>
        </w:r>
      </w:ins>
      <w:r w:rsidR="00CF6D10">
        <w:rPr>
          <w:rFonts w:hAnsiTheme="minorEastAsia" w:hint="eastAsia"/>
          <w:color w:val="000000" w:themeColor="text1"/>
          <w:szCs w:val="22"/>
        </w:rPr>
        <w:t>，</w:t>
      </w:r>
      <w:ins w:id="5360" w:author="JY0225" w:date="2017-08-23T15:16:00Z">
        <w:r w:rsidR="00A25872" w:rsidRPr="00B207B1">
          <w:rPr>
            <w:rFonts w:hAnsiTheme="minorEastAsia" w:hint="eastAsia"/>
            <w:color w:val="000000" w:themeColor="text1"/>
            <w:szCs w:val="22"/>
            <w:rPrChange w:id="5361" w:author="JY0225" w:date="2017-08-24T11:24:00Z">
              <w:rPr>
                <w:rFonts w:hint="eastAsia"/>
              </w:rPr>
            </w:rPrChange>
          </w:rPr>
          <w:t>在</w:t>
        </w:r>
        <w:r w:rsidR="00A25872" w:rsidRPr="00B207B1">
          <w:rPr>
            <w:rFonts w:hAnsiTheme="minorEastAsia" w:hint="eastAsia"/>
            <w:color w:val="000000" w:themeColor="text1"/>
            <w:szCs w:val="22"/>
            <w:rPrChange w:id="5362"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5363" w:author="JY0225" w:date="2017-08-24T11:24:00Z">
              <w:rPr>
                <w:rFonts w:hint="eastAsia"/>
              </w:rPr>
            </w:rPrChange>
          </w:rPr>
          <w:t>上传文件</w:t>
        </w:r>
        <w:r w:rsidR="00A25872" w:rsidRPr="00B207B1">
          <w:rPr>
            <w:rFonts w:hAnsiTheme="minorEastAsia" w:hint="eastAsia"/>
            <w:color w:val="000000" w:themeColor="text1"/>
            <w:szCs w:val="22"/>
            <w:rPrChange w:id="5364"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5365" w:author="JY0225" w:date="2017-08-24T11:24:00Z">
              <w:rPr>
                <w:rFonts w:hint="eastAsia"/>
              </w:rPr>
            </w:rPrChange>
          </w:rPr>
          <w:t>时调用</w:t>
        </w:r>
        <w:r w:rsidR="00A25872" w:rsidRPr="00B207B1">
          <w:rPr>
            <w:rFonts w:hAnsiTheme="minorEastAsia" w:hint="eastAsia"/>
            <w:color w:val="000000" w:themeColor="text1"/>
            <w:szCs w:val="22"/>
            <w:rPrChange w:id="5366" w:author="JY0225" w:date="2017-08-24T11:24:00Z">
              <w:rPr>
                <w:rFonts w:hint="eastAsia"/>
                <w:color w:val="000000" w:themeColor="text1"/>
              </w:rPr>
            </w:rPrChange>
          </w:rPr>
          <w:t>，</w:t>
        </w:r>
      </w:ins>
      <w:ins w:id="5367" w:author="JY0225" w:date="2017-08-23T15:18:00Z">
        <w:r w:rsidR="00F21540" w:rsidRPr="00B207B1">
          <w:rPr>
            <w:rFonts w:hAnsiTheme="minorEastAsia"/>
            <w:color w:val="000000" w:themeColor="text1"/>
            <w:szCs w:val="22"/>
            <w:rPrChange w:id="5368" w:author="JY0225" w:date="2017-08-24T11:24:00Z">
              <w:rPr>
                <w:color w:val="000000" w:themeColor="text1"/>
              </w:rPr>
            </w:rPrChange>
          </w:rPr>
          <w:t>local_path</w:t>
        </w:r>
        <w:r w:rsidR="00F21540" w:rsidRPr="00B207B1">
          <w:rPr>
            <w:rFonts w:hAnsiTheme="minorEastAsia" w:hint="eastAsia"/>
            <w:color w:val="000000" w:themeColor="text1"/>
            <w:szCs w:val="22"/>
            <w:rPrChange w:id="5369"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5370" w:author="JY0225" w:date="2017-08-24T11:24:00Z">
              <w:rPr>
                <w:color w:val="000000" w:themeColor="text1"/>
              </w:rPr>
            </w:rPrChange>
          </w:rPr>
          <w:t>userid</w:t>
        </w:r>
      </w:ins>
      <w:ins w:id="5371" w:author="JY0225" w:date="2017-08-23T15:19:00Z">
        <w:r w:rsidR="00F21540" w:rsidRPr="00B207B1">
          <w:rPr>
            <w:rFonts w:hAnsiTheme="minorEastAsia" w:hint="eastAsia"/>
            <w:color w:val="000000" w:themeColor="text1"/>
            <w:szCs w:val="22"/>
            <w:rPrChange w:id="5372" w:author="JY0225" w:date="2017-08-24T11:24:00Z">
              <w:rPr>
                <w:rFonts w:hint="eastAsia"/>
                <w:color w:val="000000" w:themeColor="text1"/>
              </w:rPr>
            </w:rPrChange>
          </w:rPr>
          <w:t>表示用户</w:t>
        </w:r>
        <w:r w:rsidR="00F21540" w:rsidRPr="00B207B1">
          <w:rPr>
            <w:rFonts w:hAnsiTheme="minorEastAsia"/>
            <w:color w:val="000000" w:themeColor="text1"/>
            <w:szCs w:val="22"/>
            <w:rPrChange w:id="5373" w:author="JY0225" w:date="2017-08-24T11:24:00Z">
              <w:rPr>
                <w:color w:val="000000" w:themeColor="text1"/>
              </w:rPr>
            </w:rPrChange>
          </w:rPr>
          <w:t>id</w:t>
        </w:r>
        <w:r w:rsidR="00F21540" w:rsidRPr="00B207B1">
          <w:rPr>
            <w:rFonts w:hAnsiTheme="minorEastAsia" w:hint="eastAsia"/>
            <w:color w:val="000000" w:themeColor="text1"/>
            <w:szCs w:val="22"/>
            <w:rPrChange w:id="5374"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5375" w:author="JY0225" w:date="2017-08-24T11:24:00Z">
              <w:rPr>
                <w:color w:val="000000" w:themeColor="text1"/>
              </w:rPr>
            </w:rPrChange>
          </w:rPr>
          <w:t>MD5</w:t>
        </w:r>
        <w:r w:rsidR="00F21540" w:rsidRPr="00B207B1">
          <w:rPr>
            <w:rFonts w:hAnsiTheme="minorEastAsia" w:hint="eastAsia"/>
            <w:color w:val="000000" w:themeColor="text1"/>
            <w:szCs w:val="22"/>
            <w:rPrChange w:id="5376" w:author="JY0225" w:date="2017-08-24T11:24:00Z">
              <w:rPr>
                <w:rFonts w:hint="eastAsia"/>
                <w:color w:val="000000" w:themeColor="text1"/>
              </w:rPr>
            </w:rPrChange>
          </w:rPr>
          <w:t>值判断服务器是否存在待</w:t>
        </w:r>
      </w:ins>
      <w:ins w:id="5377" w:author="JY0225" w:date="2017-08-23T15:20:00Z">
        <w:r w:rsidR="00F21540" w:rsidRPr="00B207B1">
          <w:rPr>
            <w:rFonts w:hAnsiTheme="minorEastAsia" w:hint="eastAsia"/>
            <w:color w:val="000000" w:themeColor="text1"/>
            <w:szCs w:val="22"/>
            <w:rPrChange w:id="5378"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5379" w:name="_Toc492457625"/>
      <w:r w:rsidRPr="00B207B1">
        <w:t>4.5.</w:t>
      </w:r>
      <w:ins w:id="5380" w:author="微软用户" w:date="2017-08-18T22:59:00Z">
        <w:r w:rsidR="002247D4" w:rsidRPr="00B207B1">
          <w:t>4</w:t>
        </w:r>
      </w:ins>
      <w:del w:id="5381"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5379"/>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5382" w:author="JY0225" w:date="2017-08-24T11:25:00Z">
            <w:rPr>
              <w:color w:val="000000" w:themeColor="text1"/>
            </w:rPr>
          </w:rPrChange>
        </w:rPr>
        <w:pPrChange w:id="5383"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5384"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5385" w:author="JY0225" w:date="2017-08-23T15:20:00Z">
        <w:r w:rsidRPr="00B207B1">
          <w:rPr>
            <w:color w:val="000000" w:themeColor="text1"/>
          </w:rPr>
          <w:tab/>
        </w:r>
      </w:ins>
      <w:r w:rsidR="00CF6D10">
        <w:rPr>
          <w:rFonts w:hint="eastAsia"/>
          <w:color w:val="000000" w:themeColor="text1"/>
        </w:rPr>
        <w:t>表4-14为</w:t>
      </w:r>
      <w:ins w:id="5386" w:author="JY0225" w:date="2017-08-23T15:20:00Z">
        <w:r w:rsidR="00A65547" w:rsidRPr="00B207B1">
          <w:rPr>
            <w:rFonts w:hint="eastAsia"/>
            <w:color w:val="000000" w:themeColor="text1"/>
          </w:rPr>
          <w:t>请求适配接口</w:t>
        </w:r>
      </w:ins>
      <w:r w:rsidR="00CF6D10">
        <w:rPr>
          <w:rFonts w:hint="eastAsia"/>
          <w:color w:val="000000" w:themeColor="text1"/>
        </w:rPr>
        <w:t>，</w:t>
      </w:r>
      <w:ins w:id="5387" w:author="JY0225" w:date="2017-08-23T15:20:00Z">
        <w:r w:rsidR="007F04F3" w:rsidRPr="00B207B1">
          <w:rPr>
            <w:rFonts w:hint="eastAsia"/>
            <w:color w:val="000000" w:themeColor="text1"/>
          </w:rPr>
          <w:t>在用户请求到达</w:t>
        </w:r>
      </w:ins>
      <w:ins w:id="5388"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5389" w:name="_Toc492457626"/>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5389"/>
    </w:p>
    <w:p w14:paraId="2832A1ED" w14:textId="77777777" w:rsidR="002646DB" w:rsidRPr="00B207B1" w:rsidDel="00CD1C90" w:rsidRDefault="00133DF1">
      <w:pPr>
        <w:pStyle w:val="21"/>
        <w:spacing w:line="240" w:lineRule="auto"/>
        <w:rPr>
          <w:del w:id="5390" w:author="JY0225" w:date="2017-08-24T11:25:00Z"/>
        </w:rPr>
        <w:pPrChange w:id="5391" w:author="微软用户" w:date="2017-08-18T22:53:00Z">
          <w:pPr>
            <w:pStyle w:val="21"/>
          </w:pPr>
        </w:pPrChange>
      </w:pPr>
      <w:bookmarkStart w:id="5392" w:name="_Toc492457627"/>
      <w:r w:rsidRPr="00B207B1">
        <w:rPr>
          <w:rFonts w:hint="eastAsia"/>
        </w:rPr>
        <w:t xml:space="preserve">5.1 </w:t>
      </w:r>
      <w:r w:rsidR="000E1A48" w:rsidRPr="00B207B1">
        <w:t>开发环境</w:t>
      </w:r>
      <w:bookmarkEnd w:id="5392"/>
    </w:p>
    <w:p w14:paraId="397AC223" w14:textId="77777777" w:rsidR="00477C31" w:rsidRPr="00B207B1" w:rsidRDefault="00F96A64">
      <w:pPr>
        <w:pStyle w:val="21"/>
        <w:spacing w:line="240" w:lineRule="auto"/>
        <w:rPr>
          <w:color w:val="000000" w:themeColor="text1"/>
        </w:rPr>
        <w:pPrChange w:id="5393" w:author="JY0225" w:date="2017-08-24T11:25:00Z">
          <w:pPr>
            <w:spacing w:line="400" w:lineRule="exact"/>
          </w:pPr>
        </w:pPrChange>
      </w:pPr>
      <w:del w:id="5394"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5395" w:author="JY0225" w:date="2017-08-24T11:29:00Z">
            <w:rPr/>
          </w:rPrChange>
        </w:rPr>
      </w:pPr>
      <w:r w:rsidRPr="00B207B1">
        <w:tab/>
      </w:r>
      <w:r w:rsidR="00477C31" w:rsidRPr="00B207B1">
        <w:rPr>
          <w:rFonts w:hAnsiTheme="minorEastAsia" w:hint="eastAsia"/>
          <w:color w:val="000000" w:themeColor="text1"/>
          <w:rPrChange w:id="5396" w:author="JY0225" w:date="2017-08-24T11:29:00Z">
            <w:rPr>
              <w:rFonts w:hint="eastAsia"/>
              <w:color w:val="000000" w:themeColor="text1"/>
            </w:rPr>
          </w:rPrChange>
        </w:rPr>
        <w:t>表</w:t>
      </w:r>
      <w:r w:rsidR="00477C31" w:rsidRPr="00B207B1">
        <w:rPr>
          <w:rFonts w:hAnsiTheme="minorEastAsia"/>
          <w:color w:val="000000" w:themeColor="text1"/>
          <w:rPrChange w:id="5397" w:author="JY0225" w:date="2017-08-24T11:29:00Z">
            <w:rPr>
              <w:color w:val="000000" w:themeColor="text1"/>
            </w:rPr>
          </w:rPrChange>
        </w:rPr>
        <w:t>5</w:t>
      </w:r>
      <w:r w:rsidRPr="00B207B1">
        <w:rPr>
          <w:rFonts w:hAnsiTheme="minorEastAsia"/>
          <w:color w:val="000000" w:themeColor="text1"/>
          <w:rPrChange w:id="5398" w:author="JY0225" w:date="2017-08-24T11:29:00Z">
            <w:rPr>
              <w:color w:val="000000" w:themeColor="text1"/>
            </w:rPr>
          </w:rPrChange>
        </w:rPr>
        <w:t xml:space="preserve">-1 </w:t>
      </w:r>
      <w:r w:rsidR="00734B87" w:rsidRPr="00B207B1">
        <w:rPr>
          <w:rFonts w:hAnsiTheme="minorEastAsia" w:hint="eastAsia"/>
          <w:color w:val="000000" w:themeColor="text1"/>
          <w:rPrChange w:id="5399" w:author="JY0225" w:date="2017-08-24T11:29:00Z">
            <w:rPr>
              <w:rFonts w:hint="eastAsia"/>
              <w:color w:val="000000" w:themeColor="text1"/>
            </w:rPr>
          </w:rPrChange>
        </w:rPr>
        <w:t>中间件优化开发环境</w:t>
      </w:r>
      <w:r w:rsidRPr="00B207B1">
        <w:rPr>
          <w:rFonts w:hAnsiTheme="minorEastAsia" w:hint="eastAsia"/>
          <w:color w:val="000000" w:themeColor="text1"/>
          <w:rPrChange w:id="5400"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5401" w:author="JY0225" w:date="2017-08-14T12:48:00Z">
          <w:tblPr>
            <w:tblStyle w:val="ae"/>
            <w:tblW w:w="0" w:type="auto"/>
            <w:tblInd w:w="817" w:type="dxa"/>
            <w:tblLook w:val="04A0" w:firstRow="1" w:lastRow="0" w:firstColumn="1" w:lastColumn="0" w:noHBand="0" w:noVBand="1"/>
          </w:tblPr>
        </w:tblPrChange>
      </w:tblPr>
      <w:tblGrid>
        <w:gridCol w:w="1985"/>
        <w:gridCol w:w="4564"/>
        <w:tblGridChange w:id="5402">
          <w:tblGrid>
            <w:gridCol w:w="1985"/>
            <w:gridCol w:w="5386"/>
          </w:tblGrid>
        </w:tblGridChange>
      </w:tblGrid>
      <w:tr w:rsidR="002646DB" w:rsidRPr="00B207B1" w14:paraId="3FC12580" w14:textId="77777777" w:rsidTr="00781F19">
        <w:trPr>
          <w:jc w:val="center"/>
        </w:trPr>
        <w:tc>
          <w:tcPr>
            <w:tcW w:w="1985" w:type="dxa"/>
            <w:tcPrChange w:id="5403" w:author="JY0225" w:date="2017-08-14T12:48:00Z">
              <w:tcPr>
                <w:tcW w:w="1985" w:type="dxa"/>
              </w:tcPr>
            </w:tcPrChange>
          </w:tcPr>
          <w:p w14:paraId="1EF2B981" w14:textId="77777777" w:rsidR="002646DB" w:rsidRPr="00B207B1" w:rsidRDefault="003A77F5">
            <w:pPr>
              <w:spacing w:line="400" w:lineRule="exact"/>
              <w:rPr>
                <w:rFonts w:hAnsiTheme="minorEastAsia"/>
                <w:rPrChange w:id="5404" w:author="JY0225" w:date="2017-08-24T11:29:00Z">
                  <w:rPr>
                    <w:rFonts w:ascii="Times New Roman" w:hAnsi="Times New Roman"/>
                  </w:rPr>
                </w:rPrChange>
              </w:rPr>
              <w:pPrChange w:id="5405" w:author="JY0225" w:date="2017-08-24T11:29:00Z">
                <w:pPr>
                  <w:spacing w:line="360" w:lineRule="auto"/>
                </w:pPr>
              </w:pPrChange>
            </w:pPr>
            <w:r w:rsidRPr="00B207B1">
              <w:rPr>
                <w:rFonts w:hAnsiTheme="minorEastAsia" w:hint="eastAsia"/>
                <w:rPrChange w:id="5406" w:author="JY0225" w:date="2017-08-24T11:29:00Z">
                  <w:rPr>
                    <w:rFonts w:ascii="Times New Roman" w:hAnsi="Times New Roman" w:hint="eastAsia"/>
                  </w:rPr>
                </w:rPrChange>
              </w:rPr>
              <w:t>类别</w:t>
            </w:r>
          </w:p>
        </w:tc>
        <w:tc>
          <w:tcPr>
            <w:tcW w:w="4564" w:type="dxa"/>
            <w:tcPrChange w:id="5407" w:author="JY0225" w:date="2017-08-14T12:48:00Z">
              <w:tcPr>
                <w:tcW w:w="5386" w:type="dxa"/>
              </w:tcPr>
            </w:tcPrChange>
          </w:tcPr>
          <w:p w14:paraId="60C34F2C" w14:textId="77777777" w:rsidR="002646DB" w:rsidRPr="00B207B1" w:rsidRDefault="002646DB">
            <w:pPr>
              <w:spacing w:line="400" w:lineRule="exact"/>
              <w:rPr>
                <w:rFonts w:hAnsiTheme="minorEastAsia"/>
                <w:rPrChange w:id="5408" w:author="JY0225" w:date="2017-08-24T11:29:00Z">
                  <w:rPr>
                    <w:rFonts w:ascii="Times New Roman" w:hAnsi="Times New Roman"/>
                  </w:rPr>
                </w:rPrChange>
              </w:rPr>
              <w:pPrChange w:id="5409" w:author="JY0225" w:date="2017-08-24T11:29:00Z">
                <w:pPr>
                  <w:spacing w:line="360" w:lineRule="auto"/>
                </w:pPr>
              </w:pPrChange>
            </w:pPr>
            <w:r w:rsidRPr="00B207B1">
              <w:rPr>
                <w:rFonts w:hAnsiTheme="minorEastAsia" w:hint="eastAsia"/>
                <w:rPrChange w:id="5410"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5411" w:author="JY0225" w:date="2017-08-14T12:48:00Z">
              <w:tcPr>
                <w:tcW w:w="1985" w:type="dxa"/>
              </w:tcPr>
            </w:tcPrChange>
          </w:tcPr>
          <w:p w14:paraId="6FC86328" w14:textId="77777777" w:rsidR="002646DB" w:rsidRPr="00B207B1" w:rsidRDefault="00FB145D">
            <w:pPr>
              <w:spacing w:line="400" w:lineRule="exact"/>
              <w:rPr>
                <w:rFonts w:hAnsiTheme="minorEastAsia"/>
                <w:rPrChange w:id="5412" w:author="JY0225" w:date="2017-08-24T11:29:00Z">
                  <w:rPr>
                    <w:rFonts w:ascii="Times New Roman" w:hAnsi="Times New Roman"/>
                  </w:rPr>
                </w:rPrChange>
              </w:rPr>
              <w:pPrChange w:id="5413" w:author="JY0225" w:date="2017-08-24T11:29:00Z">
                <w:pPr>
                  <w:spacing w:line="360" w:lineRule="auto"/>
                </w:pPr>
              </w:pPrChange>
            </w:pPr>
            <w:r w:rsidRPr="00B207B1">
              <w:rPr>
                <w:rFonts w:hAnsiTheme="minorEastAsia" w:hint="eastAsia"/>
                <w:rPrChange w:id="5414" w:author="JY0225" w:date="2017-08-24T11:29:00Z">
                  <w:rPr>
                    <w:rFonts w:ascii="Times New Roman" w:hAnsi="Times New Roman" w:hint="eastAsia"/>
                  </w:rPr>
                </w:rPrChange>
              </w:rPr>
              <w:t>操作系统</w:t>
            </w:r>
          </w:p>
        </w:tc>
        <w:tc>
          <w:tcPr>
            <w:tcW w:w="4564" w:type="dxa"/>
            <w:tcPrChange w:id="5415" w:author="JY0225" w:date="2017-08-14T12:48:00Z">
              <w:tcPr>
                <w:tcW w:w="5386" w:type="dxa"/>
              </w:tcPr>
            </w:tcPrChange>
          </w:tcPr>
          <w:p w14:paraId="7590F68E" w14:textId="77777777" w:rsidR="002646DB" w:rsidRPr="00B207B1" w:rsidRDefault="00557AC0">
            <w:pPr>
              <w:spacing w:line="400" w:lineRule="exact"/>
              <w:rPr>
                <w:rFonts w:hAnsiTheme="minorEastAsia"/>
                <w:rPrChange w:id="5416" w:author="JY0225" w:date="2017-08-24T11:29:00Z">
                  <w:rPr>
                    <w:rFonts w:ascii="Times New Roman" w:hAnsi="Times New Roman"/>
                  </w:rPr>
                </w:rPrChange>
              </w:rPr>
              <w:pPrChange w:id="5417" w:author="JY0225" w:date="2017-08-24T11:29:00Z">
                <w:pPr>
                  <w:spacing w:line="360" w:lineRule="auto"/>
                </w:pPr>
              </w:pPrChange>
            </w:pPr>
            <w:r w:rsidRPr="00B207B1">
              <w:rPr>
                <w:rFonts w:hAnsiTheme="minorEastAsia"/>
                <w:rPrChange w:id="5418"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5419" w:author="JY0225" w:date="2017-08-14T12:48:00Z">
              <w:tcPr>
                <w:tcW w:w="1985" w:type="dxa"/>
              </w:tcPr>
            </w:tcPrChange>
          </w:tcPr>
          <w:p w14:paraId="6A619618" w14:textId="77777777" w:rsidR="002646DB" w:rsidRPr="00B207B1" w:rsidRDefault="00AD208E">
            <w:pPr>
              <w:spacing w:line="400" w:lineRule="exact"/>
              <w:rPr>
                <w:rFonts w:hAnsiTheme="minorEastAsia"/>
                <w:rPrChange w:id="5420" w:author="JY0225" w:date="2017-08-24T11:29:00Z">
                  <w:rPr>
                    <w:rFonts w:ascii="Times New Roman" w:hAnsi="Times New Roman"/>
                  </w:rPr>
                </w:rPrChange>
              </w:rPr>
              <w:pPrChange w:id="5421" w:author="JY0225" w:date="2017-08-24T11:29:00Z">
                <w:pPr>
                  <w:spacing w:line="360" w:lineRule="auto"/>
                </w:pPr>
              </w:pPrChange>
            </w:pPr>
            <w:r w:rsidRPr="00B207B1">
              <w:rPr>
                <w:rFonts w:hAnsiTheme="minorEastAsia" w:hint="eastAsia"/>
                <w:rPrChange w:id="5422" w:author="JY0225" w:date="2017-08-24T11:29:00Z">
                  <w:rPr>
                    <w:rFonts w:ascii="Times New Roman" w:hAnsi="Times New Roman" w:hint="eastAsia"/>
                  </w:rPr>
                </w:rPrChange>
              </w:rPr>
              <w:t>开发语言</w:t>
            </w:r>
          </w:p>
        </w:tc>
        <w:tc>
          <w:tcPr>
            <w:tcW w:w="4564" w:type="dxa"/>
            <w:tcPrChange w:id="5423" w:author="JY0225" w:date="2017-08-14T12:48:00Z">
              <w:tcPr>
                <w:tcW w:w="5386" w:type="dxa"/>
              </w:tcPr>
            </w:tcPrChange>
          </w:tcPr>
          <w:p w14:paraId="3CC80E28" w14:textId="77777777" w:rsidR="002646DB" w:rsidRPr="00B207B1" w:rsidRDefault="00AD208E">
            <w:pPr>
              <w:spacing w:line="400" w:lineRule="exact"/>
              <w:rPr>
                <w:rFonts w:hAnsiTheme="minorEastAsia"/>
                <w:rPrChange w:id="5424" w:author="JY0225" w:date="2017-08-24T11:29:00Z">
                  <w:rPr>
                    <w:rFonts w:ascii="Times New Roman" w:hAnsi="Times New Roman"/>
                  </w:rPr>
                </w:rPrChange>
              </w:rPr>
              <w:pPrChange w:id="5425" w:author="JY0225" w:date="2017-08-24T11:29:00Z">
                <w:pPr>
                  <w:spacing w:line="360" w:lineRule="auto"/>
                </w:pPr>
              </w:pPrChange>
            </w:pPr>
            <w:r w:rsidRPr="00B207B1">
              <w:rPr>
                <w:rFonts w:hAnsiTheme="minorEastAsia"/>
                <w:rPrChange w:id="5426" w:author="JY0225" w:date="2017-08-24T11:29:00Z">
                  <w:rPr>
                    <w:rFonts w:ascii="Times New Roman" w:hAnsi="Times New Roman"/>
                  </w:rPr>
                </w:rPrChange>
              </w:rPr>
              <w:t>Python</w:t>
            </w:r>
            <w:r w:rsidR="0046062A" w:rsidRPr="00B207B1">
              <w:rPr>
                <w:rFonts w:hAnsiTheme="minorEastAsia" w:hint="eastAsia"/>
                <w:rPrChange w:id="5427" w:author="JY0225" w:date="2017-08-24T11:29:00Z">
                  <w:rPr>
                    <w:rFonts w:ascii="Times New Roman" w:hAnsi="Times New Roman" w:hint="eastAsia"/>
                  </w:rPr>
                </w:rPrChange>
              </w:rPr>
              <w:t>、</w:t>
            </w:r>
            <w:r w:rsidRPr="00B207B1">
              <w:rPr>
                <w:rFonts w:hAnsiTheme="minorEastAsia"/>
                <w:rPrChange w:id="5428" w:author="JY0225" w:date="2017-08-24T11:29:00Z">
                  <w:rPr>
                    <w:rFonts w:ascii="Times New Roman" w:hAnsi="Times New Roman"/>
                  </w:rPr>
                </w:rPrChange>
              </w:rPr>
              <w:t xml:space="preserve"> Java</w:t>
            </w:r>
            <w:ins w:id="5429" w:author="JY0225" w:date="2017-08-24T11:27:00Z">
              <w:r w:rsidR="00B202BF" w:rsidRPr="00B207B1">
                <w:rPr>
                  <w:rFonts w:hAnsiTheme="minorEastAsia" w:hint="eastAsia"/>
                  <w:rPrChange w:id="5430" w:author="JY0225" w:date="2017-08-24T11:29:00Z">
                    <w:rPr>
                      <w:rFonts w:ascii="Times New Roman" w:hAnsi="Times New Roman" w:hint="eastAsia"/>
                    </w:rPr>
                  </w:rPrChange>
                </w:rPr>
                <w:t>、</w:t>
              </w:r>
              <w:r w:rsidR="00B202BF" w:rsidRPr="00B207B1">
                <w:rPr>
                  <w:rFonts w:hAnsiTheme="minorEastAsia"/>
                  <w:rPrChange w:id="5431" w:author="JY0225" w:date="2017-08-24T11:29:00Z">
                    <w:rPr>
                      <w:rFonts w:ascii="Times New Roman" w:hAnsi="Times New Roman"/>
                    </w:rPr>
                  </w:rPrChange>
                </w:rPr>
                <w:t>JavaScript</w:t>
              </w:r>
              <w:r w:rsidR="00B202BF" w:rsidRPr="00B207B1">
                <w:rPr>
                  <w:rFonts w:hAnsiTheme="minorEastAsia" w:hint="eastAsia"/>
                  <w:rPrChange w:id="5432" w:author="JY0225" w:date="2017-08-24T11:29:00Z">
                    <w:rPr>
                      <w:rFonts w:ascii="Times New Roman" w:hAnsi="Times New Roman" w:hint="eastAsia"/>
                    </w:rPr>
                  </w:rPrChange>
                </w:rPr>
                <w:t>、</w:t>
              </w:r>
              <w:r w:rsidR="00B202BF" w:rsidRPr="00B207B1">
                <w:rPr>
                  <w:rFonts w:hAnsiTheme="minorEastAsia"/>
                  <w:rPrChange w:id="5433"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5434" w:author="JY0225" w:date="2017-08-14T12:48:00Z">
              <w:tcPr>
                <w:tcW w:w="1985" w:type="dxa"/>
              </w:tcPr>
            </w:tcPrChange>
          </w:tcPr>
          <w:p w14:paraId="17C062F7" w14:textId="77777777" w:rsidR="002646DB" w:rsidRPr="00B207B1" w:rsidRDefault="00B801E4">
            <w:pPr>
              <w:spacing w:line="400" w:lineRule="exact"/>
              <w:rPr>
                <w:rFonts w:hAnsiTheme="minorEastAsia"/>
                <w:rPrChange w:id="5435" w:author="JY0225" w:date="2017-08-24T11:29:00Z">
                  <w:rPr>
                    <w:rFonts w:ascii="Times New Roman" w:hAnsi="Times New Roman"/>
                  </w:rPr>
                </w:rPrChange>
              </w:rPr>
              <w:pPrChange w:id="5436" w:author="JY0225" w:date="2017-08-24T11:29:00Z">
                <w:pPr>
                  <w:spacing w:line="360" w:lineRule="auto"/>
                </w:pPr>
              </w:pPrChange>
            </w:pPr>
            <w:r w:rsidRPr="00B207B1">
              <w:rPr>
                <w:rFonts w:hAnsiTheme="minorEastAsia" w:hint="eastAsia"/>
                <w:rPrChange w:id="5437" w:author="JY0225" w:date="2017-08-24T11:29:00Z">
                  <w:rPr>
                    <w:rFonts w:ascii="Times New Roman" w:hAnsi="Times New Roman" w:hint="eastAsia"/>
                  </w:rPr>
                </w:rPrChange>
              </w:rPr>
              <w:t>开发工具</w:t>
            </w:r>
          </w:p>
        </w:tc>
        <w:tc>
          <w:tcPr>
            <w:tcW w:w="4564" w:type="dxa"/>
            <w:tcPrChange w:id="5438" w:author="JY0225" w:date="2017-08-14T12:48:00Z">
              <w:tcPr>
                <w:tcW w:w="5386" w:type="dxa"/>
              </w:tcPr>
            </w:tcPrChange>
          </w:tcPr>
          <w:p w14:paraId="4AA1667C" w14:textId="77777777" w:rsidR="002646DB" w:rsidRPr="00B207B1" w:rsidRDefault="00846551">
            <w:pPr>
              <w:spacing w:line="400" w:lineRule="exact"/>
              <w:rPr>
                <w:rFonts w:hAnsiTheme="minorEastAsia"/>
                <w:rPrChange w:id="5439" w:author="JY0225" w:date="2017-08-24T11:29:00Z">
                  <w:rPr>
                    <w:rFonts w:ascii="Times New Roman" w:hAnsi="Times New Roman"/>
                  </w:rPr>
                </w:rPrChange>
              </w:rPr>
              <w:pPrChange w:id="5440" w:author="JY0225" w:date="2017-08-24T11:29:00Z">
                <w:pPr>
                  <w:spacing w:line="360" w:lineRule="auto"/>
                </w:pPr>
              </w:pPrChange>
            </w:pPr>
            <w:r w:rsidRPr="00B207B1">
              <w:rPr>
                <w:rFonts w:hAnsiTheme="minorEastAsia"/>
                <w:rPrChange w:id="5441" w:author="JY0225" w:date="2017-08-24T11:29:00Z">
                  <w:rPr>
                    <w:rFonts w:ascii="Times New Roman" w:hAnsi="Times New Roman"/>
                  </w:rPr>
                </w:rPrChange>
              </w:rPr>
              <w:t>Atom</w:t>
            </w:r>
            <w:r w:rsidR="0046062A" w:rsidRPr="00B207B1">
              <w:rPr>
                <w:rFonts w:hAnsiTheme="minorEastAsia" w:hint="eastAsia"/>
                <w:rPrChange w:id="5442" w:author="JY0225" w:date="2017-08-24T11:29:00Z">
                  <w:rPr>
                    <w:rFonts w:ascii="Times New Roman" w:hAnsi="Times New Roman" w:hint="eastAsia"/>
                  </w:rPr>
                </w:rPrChange>
              </w:rPr>
              <w:t>、</w:t>
            </w:r>
            <w:r w:rsidRPr="00B207B1">
              <w:rPr>
                <w:rFonts w:hAnsiTheme="minorEastAsia"/>
                <w:rPrChange w:id="5443"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5444" w:author="JY0225" w:date="2017-08-14T12:48:00Z">
              <w:tcPr>
                <w:tcW w:w="1985" w:type="dxa"/>
              </w:tcPr>
            </w:tcPrChange>
          </w:tcPr>
          <w:p w14:paraId="7D19E96F" w14:textId="77777777" w:rsidR="002646DB" w:rsidRPr="00B207B1" w:rsidRDefault="00846551">
            <w:pPr>
              <w:spacing w:line="400" w:lineRule="exact"/>
              <w:rPr>
                <w:rFonts w:hAnsiTheme="minorEastAsia"/>
                <w:rPrChange w:id="5445" w:author="JY0225" w:date="2017-08-24T11:29:00Z">
                  <w:rPr>
                    <w:rFonts w:ascii="Times New Roman" w:hAnsi="Times New Roman"/>
                  </w:rPr>
                </w:rPrChange>
              </w:rPr>
              <w:pPrChange w:id="5446" w:author="JY0225" w:date="2017-08-24T11:29:00Z">
                <w:pPr>
                  <w:spacing w:line="360" w:lineRule="auto"/>
                </w:pPr>
              </w:pPrChange>
            </w:pPr>
            <w:r w:rsidRPr="00B207B1">
              <w:rPr>
                <w:rFonts w:hAnsiTheme="minorEastAsia" w:hint="eastAsia"/>
                <w:rPrChange w:id="5447" w:author="JY0225" w:date="2017-08-24T11:29:00Z">
                  <w:rPr>
                    <w:rFonts w:ascii="Times New Roman" w:hAnsi="Times New Roman" w:hint="eastAsia"/>
                  </w:rPr>
                </w:rPrChange>
              </w:rPr>
              <w:t>数据库</w:t>
            </w:r>
          </w:p>
        </w:tc>
        <w:tc>
          <w:tcPr>
            <w:tcW w:w="4564" w:type="dxa"/>
            <w:tcPrChange w:id="5448" w:author="JY0225" w:date="2017-08-14T12:48:00Z">
              <w:tcPr>
                <w:tcW w:w="5386" w:type="dxa"/>
              </w:tcPr>
            </w:tcPrChange>
          </w:tcPr>
          <w:p w14:paraId="661D3338" w14:textId="77777777" w:rsidR="002646DB" w:rsidRPr="00B207B1" w:rsidRDefault="00846551">
            <w:pPr>
              <w:spacing w:line="400" w:lineRule="exact"/>
              <w:rPr>
                <w:rFonts w:hAnsiTheme="minorEastAsia"/>
                <w:rPrChange w:id="5449" w:author="JY0225" w:date="2017-08-24T11:29:00Z">
                  <w:rPr>
                    <w:rFonts w:ascii="Times New Roman" w:hAnsi="Times New Roman"/>
                  </w:rPr>
                </w:rPrChange>
              </w:rPr>
              <w:pPrChange w:id="5450" w:author="JY0225" w:date="2017-08-24T11:29:00Z">
                <w:pPr>
                  <w:spacing w:line="360" w:lineRule="auto"/>
                </w:pPr>
              </w:pPrChange>
            </w:pPr>
            <w:r w:rsidRPr="00B207B1">
              <w:rPr>
                <w:rFonts w:hAnsiTheme="minorEastAsia"/>
                <w:rPrChange w:id="5451" w:author="JY0225" w:date="2017-08-24T11:29:00Z">
                  <w:rPr>
                    <w:rFonts w:ascii="Times New Roman" w:hAnsi="Times New Roman"/>
                  </w:rPr>
                </w:rPrChange>
              </w:rPr>
              <w:t>SQLite</w:t>
            </w:r>
          </w:p>
        </w:tc>
      </w:tr>
    </w:tbl>
    <w:p w14:paraId="64CF4880" w14:textId="527DF49A" w:rsidR="00AD0394" w:rsidRPr="00B207B1" w:rsidRDefault="00AD0394">
      <w:pPr>
        <w:spacing w:line="400" w:lineRule="exact"/>
        <w:rPr>
          <w:ins w:id="5452" w:author="JY0225" w:date="2017-08-24T11:26:00Z"/>
          <w:rFonts w:hAnsiTheme="minorEastAsia" w:cstheme="minorBidi"/>
          <w:rPrChange w:id="5453" w:author="JY0225" w:date="2017-08-24T11:29:00Z">
            <w:rPr>
              <w:ins w:id="5454" w:author="JY0225" w:date="2017-08-24T11:26:00Z"/>
            </w:rPr>
          </w:rPrChange>
        </w:rPr>
        <w:pPrChange w:id="5455" w:author="JY0225" w:date="2017-08-24T11:29:00Z">
          <w:pPr>
            <w:pStyle w:val="21"/>
          </w:pPr>
        </w:pPrChange>
      </w:pPr>
      <w:ins w:id="5456" w:author="JY0225" w:date="2017-08-24T11:26:00Z">
        <w:r w:rsidRPr="00B207B1">
          <w:rPr>
            <w:rFonts w:hAnsiTheme="minorEastAsia" w:cstheme="minorBidi"/>
            <w:rPrChange w:id="5457"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5458" w:author="JY0225" w:date="2017-08-24T11:26:00Z">
        <w:r w:rsidR="00B202BF" w:rsidRPr="00B207B1">
          <w:rPr>
            <w:rFonts w:hAnsiTheme="minorEastAsia" w:cstheme="minorBidi" w:hint="eastAsia"/>
            <w:rPrChange w:id="5459" w:author="JY0225" w:date="2017-08-24T11:29:00Z">
              <w:rPr>
                <w:rFonts w:hint="eastAsia"/>
              </w:rPr>
            </w:rPrChange>
          </w:rPr>
          <w:t>云备份中间件系统优化是在</w:t>
        </w:r>
        <w:r w:rsidR="00B202BF" w:rsidRPr="00B207B1">
          <w:rPr>
            <w:rFonts w:hAnsiTheme="minorEastAsia" w:cstheme="minorBidi"/>
            <w:rPrChange w:id="5460" w:author="JY0225" w:date="2017-08-24T11:29:00Z">
              <w:rPr/>
            </w:rPrChange>
          </w:rPr>
          <w:t>Ubuntu14.04</w:t>
        </w:r>
        <w:r w:rsidR="00B202BF" w:rsidRPr="00B207B1">
          <w:rPr>
            <w:rFonts w:hAnsiTheme="minorEastAsia" w:cstheme="minorBidi" w:hint="eastAsia"/>
            <w:rPrChange w:id="5461" w:author="JY0225" w:date="2017-08-24T11:29:00Z">
              <w:rPr>
                <w:rFonts w:hint="eastAsia"/>
              </w:rPr>
            </w:rPrChange>
          </w:rPr>
          <w:t>下</w:t>
        </w:r>
      </w:ins>
      <w:r w:rsidR="009E4074">
        <w:rPr>
          <w:rFonts w:hAnsiTheme="minorEastAsia" w:cstheme="minorBidi" w:hint="eastAsia"/>
        </w:rPr>
        <w:t>进行</w:t>
      </w:r>
      <w:ins w:id="5462" w:author="JY0225" w:date="2017-08-24T11:26:00Z">
        <w:r w:rsidR="00B202BF" w:rsidRPr="00B207B1">
          <w:rPr>
            <w:rFonts w:hAnsiTheme="minorEastAsia" w:cstheme="minorBidi" w:hint="eastAsia"/>
            <w:rPrChange w:id="5463" w:author="JY0225" w:date="2017-08-24T11:29:00Z">
              <w:rPr>
                <w:rFonts w:hint="eastAsia"/>
              </w:rPr>
            </w:rPrChange>
          </w:rPr>
          <w:t>的，使用的</w:t>
        </w:r>
      </w:ins>
      <w:r w:rsidR="009E209B">
        <w:rPr>
          <w:rFonts w:hAnsiTheme="minorEastAsia" w:cstheme="minorBidi" w:hint="eastAsia"/>
        </w:rPr>
        <w:t>编程</w:t>
      </w:r>
      <w:ins w:id="5464" w:author="JY0225" w:date="2017-08-24T11:26:00Z">
        <w:r w:rsidR="00B202BF" w:rsidRPr="00B207B1">
          <w:rPr>
            <w:rFonts w:hAnsiTheme="minorEastAsia" w:cstheme="minorBidi" w:hint="eastAsia"/>
            <w:rPrChange w:id="5465" w:author="JY0225" w:date="2017-08-24T11:29:00Z">
              <w:rPr>
                <w:rFonts w:hint="eastAsia"/>
              </w:rPr>
            </w:rPrChange>
          </w:rPr>
          <w:t>语言有</w:t>
        </w:r>
      </w:ins>
      <w:ins w:id="5466" w:author="JY0225" w:date="2017-08-24T11:27:00Z">
        <w:r w:rsidR="00BF5125" w:rsidRPr="00B207B1">
          <w:rPr>
            <w:rFonts w:hAnsiTheme="minorEastAsia" w:cstheme="minorBidi"/>
            <w:rPrChange w:id="5467" w:author="JY0225" w:date="2017-08-24T11:29:00Z">
              <w:rPr/>
            </w:rPrChange>
          </w:rPr>
          <w:t>Python</w:t>
        </w:r>
        <w:r w:rsidR="00BF5125" w:rsidRPr="00B207B1">
          <w:rPr>
            <w:rFonts w:hAnsiTheme="minorEastAsia" w:cstheme="minorBidi" w:hint="eastAsia"/>
            <w:rPrChange w:id="5468" w:author="JY0225" w:date="2017-08-24T11:29:00Z">
              <w:rPr>
                <w:rFonts w:hint="eastAsia"/>
              </w:rPr>
            </w:rPrChange>
          </w:rPr>
          <w:t>、</w:t>
        </w:r>
        <w:r w:rsidR="00BF5125" w:rsidRPr="00B207B1">
          <w:rPr>
            <w:rFonts w:hAnsiTheme="minorEastAsia" w:cstheme="minorBidi"/>
            <w:rPrChange w:id="5469" w:author="JY0225" w:date="2017-08-24T11:29:00Z">
              <w:rPr/>
            </w:rPrChange>
          </w:rPr>
          <w:t>Java</w:t>
        </w:r>
        <w:r w:rsidR="00BF5125" w:rsidRPr="00B207B1">
          <w:rPr>
            <w:rFonts w:hAnsiTheme="minorEastAsia" w:cstheme="minorBidi" w:hint="eastAsia"/>
            <w:rPrChange w:id="5470" w:author="JY0225" w:date="2017-08-24T11:29:00Z">
              <w:rPr>
                <w:rFonts w:hint="eastAsia"/>
              </w:rPr>
            </w:rPrChange>
          </w:rPr>
          <w:t>、</w:t>
        </w:r>
        <w:r w:rsidR="00BF5125" w:rsidRPr="00B207B1">
          <w:rPr>
            <w:rFonts w:hAnsiTheme="minorEastAsia" w:cstheme="minorBidi"/>
            <w:rPrChange w:id="5471" w:author="JY0225" w:date="2017-08-24T11:29:00Z">
              <w:rPr/>
            </w:rPrChange>
          </w:rPr>
          <w:t>JavaScript</w:t>
        </w:r>
        <w:r w:rsidR="00BF5125" w:rsidRPr="00B207B1">
          <w:rPr>
            <w:rFonts w:hAnsiTheme="minorEastAsia" w:cstheme="minorBidi" w:hint="eastAsia"/>
            <w:rPrChange w:id="5472" w:author="JY0225" w:date="2017-08-24T11:29:00Z">
              <w:rPr>
                <w:rFonts w:hint="eastAsia"/>
              </w:rPr>
            </w:rPrChange>
          </w:rPr>
          <w:t>以及</w:t>
        </w:r>
        <w:r w:rsidR="00BF5125" w:rsidRPr="00B207B1">
          <w:rPr>
            <w:rFonts w:hAnsiTheme="minorEastAsia" w:cstheme="minorBidi"/>
            <w:rPrChange w:id="5473" w:author="JY0225" w:date="2017-08-24T11:29:00Z">
              <w:rPr/>
            </w:rPrChange>
          </w:rPr>
          <w:t>HTML</w:t>
        </w:r>
        <w:r w:rsidR="00BF5125" w:rsidRPr="00B207B1">
          <w:rPr>
            <w:rFonts w:hAnsiTheme="minorEastAsia" w:cstheme="minorBidi" w:hint="eastAsia"/>
            <w:rPrChange w:id="5474" w:author="JY0225" w:date="2017-08-24T11:29:00Z">
              <w:rPr>
                <w:rFonts w:hint="eastAsia"/>
              </w:rPr>
            </w:rPrChange>
          </w:rPr>
          <w:t>，使用</w:t>
        </w:r>
      </w:ins>
      <w:ins w:id="5475" w:author="JY0225" w:date="2017-08-24T11:28:00Z">
        <w:r w:rsidR="00BF5125" w:rsidRPr="00B207B1">
          <w:rPr>
            <w:rFonts w:hAnsiTheme="minorEastAsia" w:cstheme="minorBidi" w:hint="eastAsia"/>
            <w:rPrChange w:id="5476" w:author="JY0225" w:date="2017-08-24T11:29:00Z">
              <w:rPr>
                <w:rFonts w:hint="eastAsia"/>
              </w:rPr>
            </w:rPrChange>
          </w:rPr>
          <w:t>了</w:t>
        </w:r>
        <w:r w:rsidR="00BF5125" w:rsidRPr="00B207B1">
          <w:rPr>
            <w:rFonts w:hAnsiTheme="minorEastAsia" w:cstheme="minorBidi"/>
            <w:rPrChange w:id="5477" w:author="JY0225" w:date="2017-08-24T11:29:00Z">
              <w:rPr/>
            </w:rPrChange>
          </w:rPr>
          <w:t>Atom</w:t>
        </w:r>
        <w:r w:rsidR="00BF5125" w:rsidRPr="00B207B1">
          <w:rPr>
            <w:rFonts w:hAnsiTheme="minorEastAsia" w:cstheme="minorBidi" w:hint="eastAsia"/>
            <w:rPrChange w:id="5478" w:author="JY0225" w:date="2017-08-24T11:29:00Z">
              <w:rPr>
                <w:rFonts w:hint="eastAsia"/>
              </w:rPr>
            </w:rPrChange>
          </w:rPr>
          <w:t>作为代码编辑和调试</w:t>
        </w:r>
      </w:ins>
      <w:r w:rsidR="005D04CE">
        <w:rPr>
          <w:rFonts w:hAnsiTheme="minorEastAsia" w:cstheme="minorBidi" w:hint="eastAsia"/>
        </w:rPr>
        <w:t>的</w:t>
      </w:r>
      <w:ins w:id="5479" w:author="JY0225" w:date="2017-08-24T11:28:00Z">
        <w:r w:rsidR="00BF5125" w:rsidRPr="00B207B1">
          <w:rPr>
            <w:rFonts w:hAnsiTheme="minorEastAsia" w:cstheme="minorBidi" w:hint="eastAsia"/>
            <w:rPrChange w:id="5480" w:author="JY0225" w:date="2017-08-24T11:29:00Z">
              <w:rPr>
                <w:rFonts w:hint="eastAsia"/>
              </w:rPr>
            </w:rPrChange>
          </w:rPr>
          <w:t>工具，采用了</w:t>
        </w:r>
        <w:r w:rsidR="00BF5125" w:rsidRPr="00B207B1">
          <w:rPr>
            <w:rFonts w:hAnsiTheme="minorEastAsia" w:cstheme="minorBidi"/>
            <w:rPrChange w:id="5481" w:author="JY0225" w:date="2017-08-24T11:29:00Z">
              <w:rPr/>
            </w:rPrChange>
          </w:rPr>
          <w:t>WebExtension</w:t>
        </w:r>
        <w:r w:rsidR="00BF5125" w:rsidRPr="00B207B1">
          <w:rPr>
            <w:rFonts w:hAnsiTheme="minorEastAsia" w:cstheme="minorBidi" w:hint="eastAsia"/>
            <w:rPrChange w:id="5482" w:author="JY0225" w:date="2017-08-24T11:29:00Z">
              <w:rPr>
                <w:rFonts w:hint="eastAsia"/>
              </w:rPr>
            </w:rPrChange>
          </w:rPr>
          <w:t>框架开发</w:t>
        </w:r>
        <w:r w:rsidR="00BF5125" w:rsidRPr="00B207B1">
          <w:rPr>
            <w:rFonts w:hAnsiTheme="minorEastAsia" w:cstheme="minorBidi"/>
            <w:rPrChange w:id="5483" w:author="JY0225" w:date="2017-08-24T11:29:00Z">
              <w:rPr/>
            </w:rPrChange>
          </w:rPr>
          <w:t>Firefox</w:t>
        </w:r>
        <w:r w:rsidR="00BF5125" w:rsidRPr="00B207B1">
          <w:rPr>
            <w:rFonts w:hAnsiTheme="minorEastAsia" w:cstheme="minorBidi" w:hint="eastAsia"/>
            <w:rPrChange w:id="5484" w:author="JY0225" w:date="2017-08-24T11:29:00Z">
              <w:rPr>
                <w:rFonts w:hint="eastAsia"/>
              </w:rPr>
            </w:rPrChange>
          </w:rPr>
          <w:t>扩展程序</w:t>
        </w:r>
      </w:ins>
      <w:ins w:id="5485" w:author="JY0225" w:date="2017-08-24T11:29:00Z">
        <w:r w:rsidR="001A6661" w:rsidRPr="00B207B1">
          <w:rPr>
            <w:rFonts w:hAnsiTheme="minorEastAsia" w:cstheme="minorBidi" w:hint="eastAsia"/>
            <w:rPrChange w:id="5486" w:author="JY0225" w:date="2017-08-24T11:29:00Z">
              <w:rPr>
                <w:rFonts w:hint="eastAsia"/>
              </w:rPr>
            </w:rPrChange>
          </w:rPr>
          <w:t>，</w:t>
        </w:r>
      </w:ins>
      <w:ins w:id="5487" w:author="JY0225" w:date="2017-08-24T11:28:00Z">
        <w:r w:rsidR="00BF5125" w:rsidRPr="00B207B1">
          <w:rPr>
            <w:rFonts w:hAnsiTheme="minorEastAsia" w:cstheme="minorBidi" w:hint="eastAsia"/>
            <w:rPrChange w:id="5488" w:author="JY0225" w:date="2017-08-24T11:29:00Z">
              <w:rPr>
                <w:rFonts w:hint="eastAsia"/>
              </w:rPr>
            </w:rPrChange>
          </w:rPr>
          <w:t>使用的数据库为</w:t>
        </w:r>
        <w:r w:rsidR="00BF5125" w:rsidRPr="00B207B1">
          <w:rPr>
            <w:rFonts w:hAnsiTheme="minorEastAsia" w:cstheme="minorBidi"/>
            <w:rPrChange w:id="5489" w:author="JY0225" w:date="2017-08-24T11:29:00Z">
              <w:rPr/>
            </w:rPrChange>
          </w:rPr>
          <w:t>SQLite</w:t>
        </w:r>
        <w:r w:rsidR="00BF5125" w:rsidRPr="00B207B1">
          <w:rPr>
            <w:rFonts w:hAnsiTheme="minorEastAsia" w:cstheme="minorBidi" w:hint="eastAsia"/>
            <w:rPrChange w:id="5490" w:author="JY0225" w:date="2017-08-24T11:29:00Z">
              <w:rPr>
                <w:rFonts w:hint="eastAsia"/>
              </w:rPr>
            </w:rPrChange>
          </w:rPr>
          <w:t>。</w:t>
        </w:r>
      </w:ins>
    </w:p>
    <w:p w14:paraId="7F1D3249" w14:textId="77777777" w:rsidR="00D655BA" w:rsidRPr="00B207B1" w:rsidRDefault="00EE509E">
      <w:pPr>
        <w:pStyle w:val="21"/>
        <w:spacing w:line="240" w:lineRule="auto"/>
        <w:pPrChange w:id="5491" w:author="微软用户" w:date="2017-08-18T22:53:00Z">
          <w:pPr>
            <w:pStyle w:val="21"/>
          </w:pPr>
        </w:pPrChange>
      </w:pPr>
      <w:bookmarkStart w:id="5492" w:name="_Toc492457628"/>
      <w:r w:rsidRPr="00B207B1">
        <w:rPr>
          <w:rFonts w:hint="eastAsia"/>
        </w:rPr>
        <w:t>5.</w:t>
      </w:r>
      <w:r w:rsidRPr="00B207B1">
        <w:t>2</w:t>
      </w:r>
      <w:r w:rsidR="00AB4F70" w:rsidRPr="00B207B1">
        <w:rPr>
          <w:rFonts w:hint="eastAsia"/>
        </w:rPr>
        <w:t xml:space="preserve"> </w:t>
      </w:r>
      <w:r w:rsidR="007756E4" w:rsidRPr="00B207B1">
        <w:t>关键</w:t>
      </w:r>
      <w:ins w:id="5493" w:author="JY0225" w:date="2017-08-23T15:37:00Z">
        <w:r w:rsidR="000D77D2" w:rsidRPr="00B207B1">
          <w:rPr>
            <w:rFonts w:hint="eastAsia"/>
          </w:rPr>
          <w:t>技术</w:t>
        </w:r>
      </w:ins>
      <w:ins w:id="5494" w:author="JY0225" w:date="2017-08-14T12:49:00Z">
        <w:r w:rsidR="00781F19" w:rsidRPr="00B207B1">
          <w:rPr>
            <w:rFonts w:hint="eastAsia"/>
          </w:rPr>
          <w:t>实现</w:t>
        </w:r>
      </w:ins>
      <w:bookmarkEnd w:id="5492"/>
      <w:del w:id="5495" w:author="JY0225" w:date="2017-08-14T12:49:00Z">
        <w:r w:rsidR="00A30CF2" w:rsidRPr="00B207B1" w:rsidDel="00781F19">
          <w:delText>技术</w:delText>
        </w:r>
      </w:del>
    </w:p>
    <w:p w14:paraId="1E1F07EB" w14:textId="77777777" w:rsidR="00D655BA" w:rsidRPr="00B207B1" w:rsidRDefault="00454843" w:rsidP="00D655BA">
      <w:pPr>
        <w:pStyle w:val="31"/>
      </w:pPr>
      <w:bookmarkStart w:id="5496" w:name="_Toc492457629"/>
      <w:r w:rsidRPr="00B207B1">
        <w:t>5.2.1</w:t>
      </w:r>
      <w:r w:rsidR="00214253" w:rsidRPr="00B207B1">
        <w:rPr>
          <w:rFonts w:hint="eastAsia"/>
        </w:rPr>
        <w:t>加密方式</w:t>
      </w:r>
      <w:bookmarkEnd w:id="5496"/>
    </w:p>
    <w:p w14:paraId="277F7D57" w14:textId="17E1FD40" w:rsidR="002B1C7D" w:rsidRPr="00B207B1" w:rsidRDefault="00F61563">
      <w:pPr>
        <w:spacing w:afterLines="30" w:after="93" w:line="400" w:lineRule="exact"/>
        <w:ind w:firstLine="420"/>
        <w:rPr>
          <w:rFonts w:hAnsiTheme="minorEastAsia"/>
          <w:color w:val="000000" w:themeColor="text1"/>
          <w:rPrChange w:id="5497" w:author="JY0225" w:date="2017-08-24T11:29:00Z">
            <w:rPr>
              <w:color w:val="000000" w:themeColor="text1"/>
            </w:rPr>
          </w:rPrChange>
        </w:rPr>
        <w:pPrChange w:id="5498" w:author="JY0225" w:date="2017-08-24T11:30:00Z">
          <w:pPr>
            <w:spacing w:line="360" w:lineRule="auto"/>
            <w:ind w:firstLine="420"/>
          </w:pPr>
        </w:pPrChange>
      </w:pPr>
      <w:r w:rsidRPr="00B207B1">
        <w:rPr>
          <w:rFonts w:hAnsiTheme="minorEastAsia" w:hint="eastAsia"/>
          <w:color w:val="000000" w:themeColor="text1"/>
          <w:rPrChange w:id="5499"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5500" w:author="JY0225" w:date="2017-08-24T11:29:00Z">
            <w:rPr>
              <w:rFonts w:hint="eastAsia"/>
              <w:color w:val="000000" w:themeColor="text1"/>
            </w:rPr>
          </w:rPrChange>
        </w:rPr>
        <w:t>基于</w:t>
      </w:r>
      <w:ins w:id="5501" w:author="JY0225" w:date="2017-08-23T15:23:00Z">
        <w:r w:rsidR="00376B96" w:rsidRPr="00B207B1">
          <w:rPr>
            <w:rFonts w:hAnsiTheme="minorEastAsia"/>
            <w:color w:val="000000" w:themeColor="text1"/>
            <w:rPrChange w:id="5502" w:author="JY0225" w:date="2017-08-24T11:29:00Z">
              <w:rPr>
                <w:color w:val="000000" w:themeColor="text1"/>
              </w:rPr>
            </w:rPrChange>
          </w:rPr>
          <w:t>******.so</w:t>
        </w:r>
        <w:r w:rsidR="00376B96" w:rsidRPr="00B207B1" w:rsidDel="00376B96">
          <w:rPr>
            <w:rFonts w:hAnsiTheme="minorEastAsia"/>
            <w:color w:val="000000" w:themeColor="text1"/>
            <w:rPrChange w:id="5503" w:author="JY0225" w:date="2017-08-24T11:29:00Z">
              <w:rPr>
                <w:color w:val="000000" w:themeColor="text1"/>
              </w:rPr>
            </w:rPrChange>
          </w:rPr>
          <w:t xml:space="preserve"> </w:t>
        </w:r>
      </w:ins>
      <w:del w:id="5504" w:author="JY0225" w:date="2017-08-23T15:23:00Z">
        <w:r w:rsidR="00254E11" w:rsidRPr="00B207B1" w:rsidDel="00376B96">
          <w:rPr>
            <w:rFonts w:hAnsiTheme="minorEastAsia"/>
            <w:color w:val="000000" w:themeColor="text1"/>
            <w:rPrChange w:id="5505" w:author="JY0225" w:date="2017-08-24T11:29:00Z">
              <w:rPr>
                <w:color w:val="000000" w:themeColor="text1"/>
              </w:rPr>
            </w:rPrChange>
          </w:rPr>
          <w:delText>libsecrypto</w:delText>
        </w:r>
      </w:del>
      <w:r w:rsidR="007A6E6B" w:rsidRPr="00B207B1">
        <w:rPr>
          <w:rFonts w:hAnsiTheme="minorEastAsia" w:hint="eastAsia"/>
          <w:color w:val="000000" w:themeColor="text1"/>
          <w:rPrChange w:id="5506"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5507" w:author="JY0225" w:date="2017-08-24T11:29:00Z">
            <w:rPr>
              <w:rFonts w:hint="eastAsia"/>
              <w:color w:val="000000" w:themeColor="text1"/>
            </w:rPr>
          </w:rPrChange>
        </w:rPr>
        <w:t>，</w:t>
      </w:r>
      <w:r w:rsidR="00312DA2" w:rsidRPr="00B207B1">
        <w:rPr>
          <w:rFonts w:hAnsiTheme="minorEastAsia" w:hint="eastAsia"/>
          <w:color w:val="000000" w:themeColor="text1"/>
          <w:rPrChange w:id="5508"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5509" w:author="JY0225" w:date="2017-08-24T11:29:00Z">
            <w:rPr>
              <w:color w:val="000000" w:themeColor="text1"/>
            </w:rPr>
          </w:rPrChange>
        </w:rPr>
        <w:t>128</w:t>
      </w:r>
      <w:r w:rsidR="00312DA2" w:rsidRPr="00B207B1">
        <w:rPr>
          <w:rFonts w:hAnsiTheme="minorEastAsia" w:hint="eastAsia"/>
          <w:color w:val="000000" w:themeColor="text1"/>
          <w:rPrChange w:id="5510" w:author="JY0225" w:date="2017-08-24T11:29:00Z">
            <w:rPr>
              <w:rFonts w:hint="eastAsia"/>
              <w:color w:val="000000" w:themeColor="text1"/>
            </w:rPr>
          </w:rPrChange>
        </w:rPr>
        <w:t>位的</w:t>
      </w:r>
      <w:r w:rsidR="00312DA2" w:rsidRPr="00B207B1">
        <w:rPr>
          <w:rFonts w:hAnsiTheme="minorEastAsia"/>
          <w:color w:val="000000" w:themeColor="text1"/>
          <w:rPrChange w:id="5511" w:author="JY0225" w:date="2017-08-24T11:29:00Z">
            <w:rPr>
              <w:color w:val="000000" w:themeColor="text1"/>
            </w:rPr>
          </w:rPrChange>
        </w:rPr>
        <w:t>AES</w:t>
      </w:r>
      <w:r w:rsidR="00312DA2" w:rsidRPr="00B207B1">
        <w:rPr>
          <w:rFonts w:hAnsiTheme="minorEastAsia" w:hint="eastAsia"/>
          <w:color w:val="000000" w:themeColor="text1"/>
          <w:rPrChange w:id="5512" w:author="JY0225" w:date="2017-08-24T11:29:00Z">
            <w:rPr>
              <w:rFonts w:hint="eastAsia"/>
              <w:color w:val="000000" w:themeColor="text1"/>
            </w:rPr>
          </w:rPrChange>
        </w:rPr>
        <w:t>加密算法</w:t>
      </w:r>
      <w:r w:rsidR="00254E11" w:rsidRPr="00B207B1">
        <w:rPr>
          <w:rFonts w:hAnsiTheme="minorEastAsia" w:hint="eastAsia"/>
          <w:color w:val="000000" w:themeColor="text1"/>
          <w:rPrChange w:id="5513" w:author="JY0225" w:date="2017-08-24T11:29:00Z">
            <w:rPr>
              <w:rFonts w:hint="eastAsia"/>
              <w:color w:val="000000" w:themeColor="text1"/>
            </w:rPr>
          </w:rPrChange>
        </w:rPr>
        <w:t>。</w:t>
      </w:r>
      <w:r w:rsidR="009F5E4D" w:rsidRPr="00B207B1">
        <w:rPr>
          <w:rFonts w:hAnsiTheme="minorEastAsia" w:hint="eastAsia"/>
          <w:color w:val="000000" w:themeColor="text1"/>
          <w:rPrChange w:id="5514"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5515"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5516" w:author="JY0225" w:date="2017-08-24T11:29:00Z">
            <w:rPr>
              <w:rFonts w:hint="eastAsia"/>
              <w:color w:val="000000" w:themeColor="text1"/>
            </w:rPr>
          </w:rPrChange>
        </w:rPr>
        <w:t>对</w:t>
      </w:r>
      <w:r w:rsidR="00E4327E" w:rsidRPr="00B207B1">
        <w:rPr>
          <w:rFonts w:hAnsiTheme="minorEastAsia" w:hint="eastAsia"/>
          <w:color w:val="000000" w:themeColor="text1"/>
          <w:rPrChange w:id="5517"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5518"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5519"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5520" w:author="JY0225" w:date="2017-08-24T11:29:00Z">
            <w:rPr>
              <w:rFonts w:hint="eastAsia"/>
              <w:color w:val="000000" w:themeColor="text1"/>
            </w:rPr>
          </w:rPrChange>
        </w:rPr>
        <w:t>加解密</w:t>
      </w:r>
      <w:r w:rsidR="009F5E4D" w:rsidRPr="00B207B1">
        <w:rPr>
          <w:rFonts w:hAnsiTheme="minorEastAsia" w:hint="eastAsia"/>
          <w:color w:val="000000" w:themeColor="text1"/>
          <w:rPrChange w:id="5521" w:author="JY0225" w:date="2017-08-24T11:29:00Z">
            <w:rPr>
              <w:rFonts w:hint="eastAsia"/>
              <w:color w:val="000000" w:themeColor="text1"/>
            </w:rPr>
          </w:rPrChange>
        </w:rPr>
        <w:t>接口，具体实现如下文所示</w:t>
      </w:r>
      <w:r w:rsidR="00254E11" w:rsidRPr="00B207B1">
        <w:rPr>
          <w:rFonts w:hAnsiTheme="minorEastAsia" w:hint="eastAsia"/>
          <w:color w:val="000000" w:themeColor="text1"/>
          <w:rPrChange w:id="5522" w:author="JY0225" w:date="2017-08-24T11:29: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5523" w:author="JY0225" w:date="2017-08-14T12:50:00Z">
              <w:r w:rsidRPr="00B207B1" w:rsidDel="003F4529">
                <w:rPr>
                  <w:rFonts w:eastAsiaTheme="minorEastAsia"/>
                  <w:spacing w:val="0"/>
                </w:rPr>
                <w:delText>libsecrypto</w:delText>
              </w:r>
            </w:del>
            <w:ins w:id="5524"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56AB3338" w:rsidR="00F8337B" w:rsidRPr="00B207B1" w:rsidRDefault="00E423F5">
      <w:pPr>
        <w:spacing w:afterLines="30" w:after="93" w:line="400" w:lineRule="exact"/>
        <w:ind w:firstLine="420"/>
        <w:rPr>
          <w:rFonts w:hAnsiTheme="minorEastAsia"/>
          <w:color w:val="000000" w:themeColor="text1"/>
          <w:rPrChange w:id="5525" w:author="JY0225" w:date="2017-08-24T11:30:00Z">
            <w:rPr>
              <w:color w:val="000000" w:themeColor="text1"/>
            </w:rPr>
          </w:rPrChange>
        </w:rPr>
        <w:pPrChange w:id="5526" w:author="JY0225" w:date="2017-08-24T11:30:00Z">
          <w:pPr>
            <w:spacing w:line="360" w:lineRule="auto"/>
            <w:ind w:firstLine="420"/>
          </w:pPr>
        </w:pPrChange>
      </w:pPr>
      <w:r w:rsidRPr="00B207B1">
        <w:rPr>
          <w:rFonts w:hAnsiTheme="minorEastAsia" w:hint="eastAsia"/>
          <w:color w:val="000000" w:themeColor="text1"/>
          <w:rPrChange w:id="5527"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5528" w:author="JY0225" w:date="2017-08-24T11:30:00Z">
            <w:rPr>
              <w:color w:val="000000" w:themeColor="text1"/>
            </w:rPr>
          </w:rPrChange>
        </w:rPr>
        <w:t>req</w:t>
      </w:r>
      <w:r w:rsidR="009B67A5" w:rsidRPr="00B207B1">
        <w:rPr>
          <w:rFonts w:hAnsiTheme="minorEastAsia" w:hint="eastAsia"/>
          <w:color w:val="000000" w:themeColor="text1"/>
          <w:rPrChange w:id="5529" w:author="JY0225" w:date="2017-08-24T11:30:00Z">
            <w:rPr>
              <w:rFonts w:hint="eastAsia"/>
              <w:color w:val="000000" w:themeColor="text1"/>
            </w:rPr>
          </w:rPrChange>
        </w:rPr>
        <w:t>表示用户请求，</w:t>
      </w:r>
      <w:r w:rsidR="009B67A5" w:rsidRPr="00B207B1">
        <w:rPr>
          <w:rFonts w:hAnsiTheme="minorEastAsia"/>
          <w:color w:val="000000" w:themeColor="text1"/>
          <w:rPrChange w:id="5530" w:author="JY0225" w:date="2017-08-24T11:30:00Z">
            <w:rPr>
              <w:color w:val="000000" w:themeColor="text1"/>
            </w:rPr>
          </w:rPrChange>
        </w:rPr>
        <w:t>access_token</w:t>
      </w:r>
      <w:r w:rsidR="009B67A5" w:rsidRPr="00B207B1">
        <w:rPr>
          <w:rFonts w:hAnsiTheme="minorEastAsia" w:hint="eastAsia"/>
          <w:color w:val="000000" w:themeColor="text1"/>
          <w:rPrChange w:id="5531" w:author="JY0225" w:date="2017-08-24T11:30:00Z">
            <w:rPr>
              <w:rFonts w:hint="eastAsia"/>
              <w:color w:val="000000" w:themeColor="text1"/>
            </w:rPr>
          </w:rPrChange>
        </w:rPr>
        <w:t>表示用户登录</w:t>
      </w:r>
      <w:r w:rsidR="00F8781F" w:rsidRPr="00B207B1">
        <w:rPr>
          <w:rFonts w:hAnsiTheme="minorEastAsia"/>
          <w:color w:val="000000" w:themeColor="text1"/>
          <w:rPrChange w:id="5532" w:author="JY0225" w:date="2017-08-24T11:30:00Z">
            <w:rPr>
              <w:color w:val="000000" w:themeColor="text1"/>
            </w:rPr>
          </w:rPrChange>
        </w:rPr>
        <w:t>token</w:t>
      </w:r>
      <w:r w:rsidR="00F8781F" w:rsidRPr="00B207B1">
        <w:rPr>
          <w:rFonts w:hAnsiTheme="minorEastAsia" w:hint="eastAsia"/>
          <w:color w:val="000000" w:themeColor="text1"/>
          <w:rPrChange w:id="5533" w:author="JY0225" w:date="2017-08-24T11:30:00Z">
            <w:rPr>
              <w:rFonts w:hint="eastAsia"/>
              <w:color w:val="000000" w:themeColor="text1"/>
            </w:rPr>
          </w:rPrChange>
        </w:rPr>
        <w:t>。</w:t>
      </w:r>
      <w:r w:rsidR="00E35780" w:rsidRPr="00B207B1">
        <w:rPr>
          <w:rFonts w:hAnsiTheme="minorEastAsia" w:hint="eastAsia"/>
          <w:color w:val="000000" w:themeColor="text1"/>
          <w:rPrChange w:id="5534" w:author="JY0225" w:date="2017-08-24T11:30:00Z">
            <w:rPr>
              <w:rFonts w:hint="eastAsia"/>
              <w:color w:val="000000" w:themeColor="text1"/>
            </w:rPr>
          </w:rPrChange>
        </w:rPr>
        <w:t>通过引入</w:t>
      </w:r>
      <w:r w:rsidR="000473EA" w:rsidRPr="00B207B1">
        <w:rPr>
          <w:rFonts w:hAnsiTheme="minorEastAsia"/>
          <w:color w:val="000000" w:themeColor="text1"/>
          <w:rPrChange w:id="5535" w:author="JY0225" w:date="2017-08-24T11:30:00Z">
            <w:rPr>
              <w:color w:val="000000" w:themeColor="text1"/>
            </w:rPr>
          </w:rPrChange>
        </w:rPr>
        <w:t>/usr/lib/</w:t>
      </w:r>
      <w:ins w:id="5536" w:author="JY0225" w:date="2017-08-23T15:23:00Z">
        <w:r w:rsidR="00973F39" w:rsidRPr="00B207B1">
          <w:rPr>
            <w:rFonts w:hAnsiTheme="minorEastAsia"/>
            <w:color w:val="000000" w:themeColor="text1"/>
            <w:rPrChange w:id="5537" w:author="JY0225" w:date="2017-08-24T11:30:00Z">
              <w:rPr>
                <w:color w:val="000000" w:themeColor="text1"/>
              </w:rPr>
            </w:rPrChange>
          </w:rPr>
          <w:t>******.so</w:t>
        </w:r>
        <w:r w:rsidR="00973F39" w:rsidRPr="00B207B1" w:rsidDel="00973F39">
          <w:rPr>
            <w:rFonts w:hAnsiTheme="minorEastAsia"/>
            <w:color w:val="000000" w:themeColor="text1"/>
            <w:rPrChange w:id="5538" w:author="JY0225" w:date="2017-08-24T11:30:00Z">
              <w:rPr>
                <w:color w:val="000000" w:themeColor="text1"/>
              </w:rPr>
            </w:rPrChange>
          </w:rPr>
          <w:t xml:space="preserve"> </w:t>
        </w:r>
      </w:ins>
      <w:del w:id="5539" w:author="JY0225" w:date="2017-08-23T15:23:00Z">
        <w:r w:rsidR="000473EA" w:rsidRPr="00B207B1" w:rsidDel="00973F39">
          <w:rPr>
            <w:rFonts w:hAnsiTheme="minorEastAsia"/>
            <w:color w:val="000000" w:themeColor="text1"/>
            <w:rPrChange w:id="5540" w:author="JY0225" w:date="2017-08-24T11:30:00Z">
              <w:rPr>
                <w:color w:val="000000" w:themeColor="text1"/>
              </w:rPr>
            </w:rPrChange>
          </w:rPr>
          <w:delText>libsecrypto.so</w:delText>
        </w:r>
      </w:del>
      <w:r w:rsidR="000473EA" w:rsidRPr="00B207B1">
        <w:rPr>
          <w:rFonts w:hAnsiTheme="minorEastAsia" w:hint="eastAsia"/>
          <w:color w:val="000000" w:themeColor="text1"/>
          <w:rPrChange w:id="5541" w:author="JY0225" w:date="2017-08-24T11:30:00Z">
            <w:rPr>
              <w:rFonts w:hint="eastAsia"/>
              <w:color w:val="000000" w:themeColor="text1"/>
            </w:rPr>
          </w:rPrChange>
        </w:rPr>
        <w:t>模块，</w:t>
      </w:r>
      <w:r w:rsidR="00EB6599" w:rsidRPr="00B207B1">
        <w:rPr>
          <w:rFonts w:hAnsiTheme="minorEastAsia" w:hint="eastAsia"/>
          <w:color w:val="000000" w:themeColor="text1"/>
          <w:rPrChange w:id="5542"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5543"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5544" w:author="JY0225" w:date="2017-08-24T11:30:00Z">
            <w:rPr>
              <w:rFonts w:hint="eastAsia"/>
              <w:color w:val="000000" w:themeColor="text1"/>
            </w:rPr>
          </w:rPrChange>
        </w:rPr>
        <w:t>加密</w:t>
      </w:r>
      <w:r w:rsidR="00B82A37" w:rsidRPr="00B207B1">
        <w:rPr>
          <w:rFonts w:hAnsiTheme="minorEastAsia"/>
          <w:color w:val="000000" w:themeColor="text1"/>
          <w:rPrChange w:id="5545" w:author="JY0225" w:date="2017-08-24T11:30:00Z">
            <w:rPr>
              <w:color w:val="000000" w:themeColor="text1"/>
            </w:rPr>
          </w:rPrChange>
        </w:rPr>
        <w:t>1024</w:t>
      </w:r>
      <w:r w:rsidR="00A940F0" w:rsidRPr="00B207B1">
        <w:rPr>
          <w:rFonts w:hAnsiTheme="minorEastAsia" w:hint="eastAsia"/>
          <w:color w:val="000000" w:themeColor="text1"/>
          <w:rPrChange w:id="5546"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5547"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5548"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5549"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5550"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5551"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5552" w:author="JY0225" w:date="2017-08-24T11:30:00Z">
            <w:rPr>
              <w:color w:val="000000" w:themeColor="text1"/>
            </w:rPr>
          </w:rPrChange>
        </w:rPr>
        <w:t>token</w:t>
      </w:r>
      <w:r w:rsidR="00507BC7" w:rsidRPr="00B207B1">
        <w:rPr>
          <w:rFonts w:hAnsiTheme="minorEastAsia" w:hint="eastAsia"/>
          <w:color w:val="000000" w:themeColor="text1"/>
          <w:rPrChange w:id="5553" w:author="JY0225" w:date="2017-08-24T11:30:00Z">
            <w:rPr>
              <w:rFonts w:hint="eastAsia"/>
              <w:color w:val="000000" w:themeColor="text1"/>
            </w:rPr>
          </w:rPrChange>
        </w:rPr>
        <w:t>来进行解密</w:t>
      </w:r>
      <w:r w:rsidR="00642538" w:rsidRPr="00B207B1">
        <w:rPr>
          <w:rFonts w:hAnsiTheme="minorEastAsia" w:hint="eastAsia"/>
          <w:color w:val="000000" w:themeColor="text1"/>
          <w:rPrChange w:id="5554" w:author="JY0225" w:date="2017-08-24T11:30:00Z">
            <w:rPr>
              <w:rFonts w:hint="eastAsia"/>
              <w:color w:val="000000" w:themeColor="text1"/>
            </w:rPr>
          </w:rPrChange>
        </w:rPr>
        <w:t>。</w:t>
      </w:r>
      <w:r w:rsidR="00953034" w:rsidRPr="00B207B1">
        <w:rPr>
          <w:rFonts w:hAnsiTheme="minorEastAsia" w:hint="eastAsia"/>
          <w:color w:val="000000" w:themeColor="text1"/>
          <w:rPrChange w:id="5555"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5556" w:author="JY0225" w:date="2017-08-24T11:30:00Z">
            <w:rPr>
              <w:color w:val="000000" w:themeColor="text1"/>
            </w:rPr>
          </w:rPrChange>
        </w:rPr>
        <w:t>1024</w:t>
      </w:r>
      <w:r w:rsidR="00953034" w:rsidRPr="00B207B1">
        <w:rPr>
          <w:rFonts w:hAnsiTheme="minorEastAsia" w:hint="eastAsia"/>
          <w:color w:val="000000" w:themeColor="text1"/>
          <w:rPrChange w:id="5557"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5558"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5559" w:author="微软用户" w:date="2017-08-19T21:40:00Z"/>
          <w:moveTo w:id="5560" w:author="微软用户" w:date="2017-08-19T21:40:00Z"/>
        </w:rPr>
      </w:pPr>
      <w:bookmarkStart w:id="5561" w:name="_Toc492457630"/>
      <w:moveToRangeStart w:id="5562" w:author="微软用户" w:date="2017-08-19T21:40:00Z" w:name="move490942130"/>
      <w:moveTo w:id="5563" w:author="微软用户" w:date="2017-08-19T21:40:00Z">
        <w:r w:rsidRPr="00B207B1">
          <w:t>5.2.2</w:t>
        </w:r>
        <w:r w:rsidRPr="00B207B1">
          <w:rPr>
            <w:rFonts w:hint="eastAsia"/>
          </w:rPr>
          <w:t>中间件授权代理</w:t>
        </w:r>
        <w:bookmarkEnd w:id="5561"/>
      </w:moveTo>
    </w:p>
    <w:moveToRangeEnd w:id="5562"/>
    <w:p w14:paraId="6586F833" w14:textId="77777777" w:rsidR="00F8337B" w:rsidRPr="00B207B1" w:rsidRDefault="00F8337B">
      <w:pPr>
        <w:pStyle w:val="31"/>
        <w:pPrChange w:id="5564" w:author="微软用户" w:date="2017-08-19T21:40:00Z">
          <w:pPr/>
        </w:pPrChange>
      </w:pPr>
    </w:p>
    <w:p w14:paraId="05ECA8E1" w14:textId="77777777" w:rsidR="007B695A" w:rsidRPr="00B207B1" w:rsidDel="00306E95" w:rsidRDefault="005D2057" w:rsidP="003930AA">
      <w:pPr>
        <w:pStyle w:val="31"/>
        <w:rPr>
          <w:moveFrom w:id="5565" w:author="微软用户" w:date="2017-08-19T21:40:00Z"/>
          <w:rFonts w:asciiTheme="minorEastAsia" w:hAnsiTheme="minorEastAsia"/>
          <w:sz w:val="24"/>
          <w:szCs w:val="24"/>
          <w:rPrChange w:id="5566" w:author="JY0225" w:date="2017-08-24T11:30:00Z">
            <w:rPr>
              <w:moveFrom w:id="5567" w:author="微软用户" w:date="2017-08-19T21:40:00Z"/>
            </w:rPr>
          </w:rPrChange>
        </w:rPr>
      </w:pPr>
      <w:moveFromRangeStart w:id="5568" w:author="微软用户" w:date="2017-08-19T21:40:00Z" w:name="move490942130"/>
      <w:moveFrom w:id="5569" w:author="微软用户" w:date="2017-08-19T21:40:00Z">
        <w:r w:rsidRPr="00B207B1" w:rsidDel="00306E95">
          <w:rPr>
            <w:rFonts w:asciiTheme="minorEastAsia" w:hAnsiTheme="minorEastAsia"/>
            <w:sz w:val="24"/>
            <w:szCs w:val="24"/>
            <w:rPrChange w:id="5570" w:author="JY0225" w:date="2017-08-24T11:30:00Z">
              <w:rPr/>
            </w:rPrChange>
          </w:rPr>
          <w:t>5.2.2</w:t>
        </w:r>
        <w:r w:rsidR="00F76785" w:rsidRPr="00B207B1" w:rsidDel="00306E95">
          <w:rPr>
            <w:rFonts w:asciiTheme="minorEastAsia" w:hAnsiTheme="minorEastAsia" w:hint="eastAsia"/>
            <w:sz w:val="24"/>
            <w:szCs w:val="24"/>
            <w:rPrChange w:id="5571" w:author="JY0225" w:date="2017-08-24T11:30:00Z">
              <w:rPr>
                <w:rFonts w:hint="eastAsia"/>
              </w:rPr>
            </w:rPrChange>
          </w:rPr>
          <w:t>中间件授权代理</w:t>
        </w:r>
      </w:moveFrom>
    </w:p>
    <w:moveFromRangeEnd w:id="5568"/>
    <w:p w14:paraId="631765E0" w14:textId="77777777" w:rsidR="003930AA" w:rsidRPr="00B207B1" w:rsidRDefault="00690D30" w:rsidP="00321261">
      <w:pPr>
        <w:spacing w:line="400" w:lineRule="exact"/>
        <w:ind w:firstLine="420"/>
        <w:rPr>
          <w:rFonts w:hAnsiTheme="minorEastAsia"/>
          <w:color w:val="000000" w:themeColor="text1"/>
          <w:rPrChange w:id="5572" w:author="JY0225" w:date="2017-08-24T11:30:00Z">
            <w:rPr>
              <w:color w:val="000000" w:themeColor="text1"/>
            </w:rPr>
          </w:rPrChange>
        </w:rPr>
      </w:pPr>
      <w:r w:rsidRPr="00B207B1">
        <w:rPr>
          <w:rFonts w:hAnsiTheme="minorEastAsia" w:hint="eastAsia"/>
          <w:color w:val="000000" w:themeColor="text1"/>
          <w:rPrChange w:id="5573" w:author="JY0225" w:date="2017-08-24T11:30:00Z">
            <w:rPr>
              <w:rFonts w:hint="eastAsia"/>
              <w:color w:val="000000" w:themeColor="text1"/>
            </w:rPr>
          </w:rPrChange>
        </w:rPr>
        <w:t>在</w:t>
      </w:r>
      <w:r w:rsidR="00E4327E" w:rsidRPr="00B207B1">
        <w:rPr>
          <w:rFonts w:hAnsiTheme="minorEastAsia" w:hint="eastAsia"/>
          <w:color w:val="000000" w:themeColor="text1"/>
          <w:rPrChange w:id="5574" w:author="JY0225" w:date="2017-08-24T11:30:00Z">
            <w:rPr>
              <w:rFonts w:hint="eastAsia"/>
              <w:color w:val="000000" w:themeColor="text1"/>
            </w:rPr>
          </w:rPrChange>
        </w:rPr>
        <w:t>现有</w:t>
      </w:r>
      <w:r w:rsidRPr="00B207B1">
        <w:rPr>
          <w:rFonts w:hAnsiTheme="minorEastAsia" w:hint="eastAsia"/>
          <w:color w:val="000000" w:themeColor="text1"/>
          <w:rPrChange w:id="5575"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576"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577"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5578" w:author="JY0225" w:date="2017-08-24T11:30:00Z">
            <w:rPr>
              <w:color w:val="000000" w:themeColor="text1"/>
            </w:rPr>
          </w:rPrChange>
        </w:rPr>
      </w:pPr>
      <w:r w:rsidRPr="00B207B1">
        <w:rPr>
          <w:rFonts w:hAnsiTheme="minorEastAsia" w:hint="eastAsia"/>
          <w:color w:val="000000" w:themeColor="text1"/>
          <w:rPrChange w:id="5579"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5580"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5581"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5582"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5583"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5584" w:author="JY0225" w:date="2017-08-24T11:30:00Z">
            <w:rPr>
              <w:color w:val="000000" w:themeColor="text1"/>
            </w:rPr>
          </w:rPrChange>
        </w:rPr>
      </w:pPr>
      <w:r w:rsidRPr="00B207B1">
        <w:rPr>
          <w:rFonts w:hAnsiTheme="minorEastAsia" w:hint="eastAsia"/>
          <w:color w:val="000000" w:themeColor="text1"/>
          <w:rPrChange w:id="5585"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5586" w:author="JY0225" w:date="2017-08-24T11:30:00Z">
            <w:rPr>
              <w:rFonts w:hint="eastAsia"/>
              <w:color w:val="000000" w:themeColor="text1"/>
            </w:rPr>
          </w:rPrChange>
        </w:rPr>
        <w:t>不为“</w:t>
      </w:r>
      <w:r w:rsidRPr="00B207B1">
        <w:rPr>
          <w:rFonts w:hAnsiTheme="minorEastAsia"/>
          <w:color w:val="000000" w:themeColor="text1"/>
          <w:rPrChange w:id="5587"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5588"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5589"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5590"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5591"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5592"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5593"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5594" w:author="JY0225" w:date="2017-08-24T11:30:00Z">
            <w:rPr>
              <w:rFonts w:hint="eastAsia"/>
              <w:color w:val="000000" w:themeColor="text1"/>
            </w:rPr>
          </w:rPrChange>
        </w:rPr>
        <w:t>现有</w:t>
      </w:r>
      <w:r w:rsidR="00C05068" w:rsidRPr="00B207B1">
        <w:rPr>
          <w:rFonts w:hAnsiTheme="minorEastAsia" w:hint="eastAsia"/>
          <w:color w:val="000000" w:themeColor="text1"/>
          <w:rPrChange w:id="5595" w:author="JY0225" w:date="2017-08-24T11:30:00Z">
            <w:rPr>
              <w:rFonts w:hint="eastAsia"/>
              <w:color w:val="000000" w:themeColor="text1"/>
            </w:rPr>
          </w:rPrChange>
        </w:rPr>
        <w:t>的过期</w:t>
      </w:r>
      <w:r w:rsidR="00C05068" w:rsidRPr="00B207B1">
        <w:rPr>
          <w:rFonts w:hAnsiTheme="minorEastAsia"/>
          <w:color w:val="000000" w:themeColor="text1"/>
          <w:rPrChange w:id="5596" w:author="JY0225" w:date="2017-08-24T11:30:00Z">
            <w:rPr>
              <w:color w:val="000000" w:themeColor="text1"/>
            </w:rPr>
          </w:rPrChange>
        </w:rPr>
        <w:t>token</w:t>
      </w:r>
      <w:r w:rsidR="00C05068" w:rsidRPr="00B207B1">
        <w:rPr>
          <w:rFonts w:hAnsiTheme="minorEastAsia" w:hint="eastAsia"/>
          <w:color w:val="000000" w:themeColor="text1"/>
          <w:rPrChange w:id="5597"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598" w:name="_Toc492457631"/>
      <w:r w:rsidRPr="00B207B1">
        <w:t>5</w:t>
      </w:r>
      <w:r w:rsidR="007A5013" w:rsidRPr="00B207B1">
        <w:t>.2.3</w:t>
      </w:r>
      <w:r w:rsidRPr="00B207B1">
        <w:rPr>
          <w:rFonts w:hint="eastAsia"/>
        </w:rPr>
        <w:t>大文件上传</w:t>
      </w:r>
      <w:bookmarkEnd w:id="5598"/>
    </w:p>
    <w:p w14:paraId="4C3FDEC3" w14:textId="77777777" w:rsidR="002D4380" w:rsidRPr="00B207B1" w:rsidDel="00CF74C5" w:rsidRDefault="00100400" w:rsidP="00EA1E84">
      <w:pPr>
        <w:jc w:val="center"/>
        <w:rPr>
          <w:del w:id="5599" w:author="微软用户" w:date="2017-08-19T21:29:00Z"/>
        </w:rPr>
      </w:pPr>
      <w:del w:id="5600"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601" w:author="微软用户" w:date="2017-08-19T21:29:00Z"/>
          <w:color w:val="000000" w:themeColor="text1"/>
        </w:rPr>
      </w:pPr>
      <w:del w:id="5602"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652CDB00" w:rsidR="00F43A61" w:rsidRPr="00B207B1" w:rsidRDefault="00900327">
      <w:pPr>
        <w:spacing w:afterLines="30" w:after="93" w:line="400" w:lineRule="exact"/>
        <w:rPr>
          <w:rFonts w:hAnsiTheme="minorEastAsia"/>
          <w:color w:val="000000" w:themeColor="text1"/>
          <w:rPrChange w:id="5603" w:author="JY0225" w:date="2017-08-24T11:31:00Z">
            <w:rPr>
              <w:color w:val="000000" w:themeColor="text1"/>
            </w:rPr>
          </w:rPrChange>
        </w:rPr>
        <w:pPrChange w:id="5604" w:author="JY0225" w:date="2017-08-24T11:31:00Z">
          <w:pPr>
            <w:spacing w:line="360" w:lineRule="auto"/>
          </w:pPr>
        </w:pPrChange>
      </w:pPr>
      <w:r w:rsidRPr="00B207B1">
        <w:rPr>
          <w:color w:val="000000" w:themeColor="text1"/>
        </w:rPr>
        <w:tab/>
      </w:r>
      <w:del w:id="5605" w:author="微软用户" w:date="2017-08-19T21:29:00Z">
        <w:r w:rsidR="00DC7B1B" w:rsidRPr="00B207B1" w:rsidDel="004A372C">
          <w:rPr>
            <w:rFonts w:hAnsiTheme="minorEastAsia" w:hint="eastAsia"/>
            <w:color w:val="000000" w:themeColor="text1"/>
            <w:rPrChange w:id="5606"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607" w:author="JY0225" w:date="2017-08-24T11:31:00Z">
              <w:rPr>
                <w:color w:val="000000" w:themeColor="text1"/>
              </w:rPr>
            </w:rPrChange>
          </w:rPr>
          <w:delText>5-1</w:delText>
        </w:r>
        <w:r w:rsidR="00AF16CF" w:rsidRPr="00B207B1" w:rsidDel="004A372C">
          <w:rPr>
            <w:rFonts w:hAnsiTheme="minorEastAsia" w:hint="eastAsia"/>
            <w:color w:val="000000" w:themeColor="text1"/>
            <w:rPrChange w:id="5608"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609" w:author="JY0225" w:date="2017-08-24T11:31:00Z">
            <w:rPr>
              <w:rFonts w:hint="eastAsia"/>
              <w:color w:val="000000" w:themeColor="text1"/>
            </w:rPr>
          </w:rPrChange>
        </w:rPr>
        <w:t>当文件的小于超过</w:t>
      </w:r>
      <w:r w:rsidR="00F54FE2" w:rsidRPr="00B207B1">
        <w:rPr>
          <w:rFonts w:hAnsiTheme="minorEastAsia"/>
          <w:color w:val="000000" w:themeColor="text1"/>
          <w:rPrChange w:id="5610" w:author="JY0225" w:date="2017-08-24T11:31:00Z">
            <w:rPr>
              <w:color w:val="000000" w:themeColor="text1"/>
            </w:rPr>
          </w:rPrChange>
        </w:rPr>
        <w:t>4M</w:t>
      </w:r>
      <w:r w:rsidR="00F54FE2" w:rsidRPr="00B207B1">
        <w:rPr>
          <w:rFonts w:hAnsiTheme="minorEastAsia" w:hint="eastAsia"/>
          <w:color w:val="000000" w:themeColor="text1"/>
          <w:rPrChange w:id="5611"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5612" w:author="JY0225" w:date="2017-08-24T11:31:00Z">
            <w:rPr>
              <w:rFonts w:hint="eastAsia"/>
              <w:color w:val="000000" w:themeColor="text1"/>
            </w:rPr>
          </w:rPrChange>
        </w:rPr>
        <w:t>传文件操作。</w:t>
      </w:r>
      <w:r w:rsidR="007B4787" w:rsidRPr="00B207B1">
        <w:rPr>
          <w:rFonts w:hAnsiTheme="minorEastAsia" w:hint="eastAsia"/>
          <w:color w:val="000000" w:themeColor="text1"/>
          <w:rPrChange w:id="5613" w:author="JY0225" w:date="2017-08-24T11:31:00Z">
            <w:rPr>
              <w:rFonts w:hint="eastAsia"/>
              <w:color w:val="000000" w:themeColor="text1"/>
            </w:rPr>
          </w:rPrChange>
        </w:rPr>
        <w:t>当文件的大小超过</w:t>
      </w:r>
      <w:r w:rsidR="007B4787" w:rsidRPr="00B207B1">
        <w:rPr>
          <w:rFonts w:hAnsiTheme="minorEastAsia"/>
          <w:color w:val="000000" w:themeColor="text1"/>
          <w:rPrChange w:id="5614" w:author="JY0225" w:date="2017-08-24T11:31:00Z">
            <w:rPr>
              <w:color w:val="000000" w:themeColor="text1"/>
            </w:rPr>
          </w:rPrChange>
        </w:rPr>
        <w:t>4M</w:t>
      </w:r>
      <w:r w:rsidR="007B4787" w:rsidRPr="00B207B1">
        <w:rPr>
          <w:rFonts w:hAnsiTheme="minorEastAsia" w:hint="eastAsia"/>
          <w:color w:val="000000" w:themeColor="text1"/>
          <w:rPrChange w:id="5615"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616" w:author="JY0225" w:date="2017-08-24T11:31:00Z">
            <w:rPr>
              <w:color w:val="000000" w:themeColor="text1"/>
            </w:rPr>
          </w:rPrChange>
        </w:rPr>
        <w:t>4M</w:t>
      </w:r>
      <w:r w:rsidR="007B4787" w:rsidRPr="00B207B1">
        <w:rPr>
          <w:rFonts w:hAnsiTheme="minorEastAsia" w:hint="eastAsia"/>
          <w:color w:val="000000" w:themeColor="text1"/>
          <w:rPrChange w:id="5617"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5618"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5619"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5620"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621" w:author="微软用户" w:date="2017-08-19T21:39:00Z"/>
          <w:moveTo w:id="5622" w:author="微软用户" w:date="2017-08-19T21:39:00Z"/>
        </w:rPr>
      </w:pPr>
      <w:bookmarkStart w:id="5623" w:name="_Toc492457632"/>
      <w:moveToRangeStart w:id="5624" w:author="微软用户" w:date="2017-08-19T21:39:00Z" w:name="move490942115"/>
      <w:moveTo w:id="5625" w:author="微软用户" w:date="2017-08-19T21:39:00Z">
        <w:r w:rsidRPr="00B207B1">
          <w:lastRenderedPageBreak/>
          <w:t>5.2.4</w:t>
        </w:r>
        <w:r w:rsidRPr="00B207B1">
          <w:rPr>
            <w:rFonts w:hint="eastAsia"/>
          </w:rPr>
          <w:t>本地缓存</w:t>
        </w:r>
        <w:bookmarkEnd w:id="5623"/>
      </w:moveTo>
    </w:p>
    <w:moveToRangeEnd w:id="5624"/>
    <w:p w14:paraId="1998738D" w14:textId="77777777" w:rsidR="00C351BB" w:rsidRPr="00B207B1" w:rsidRDefault="00C351BB">
      <w:pPr>
        <w:pStyle w:val="31"/>
        <w:pPrChange w:id="5626" w:author="微软用户" w:date="2017-08-19T21:39:00Z">
          <w:pPr/>
        </w:pPrChange>
      </w:pPr>
    </w:p>
    <w:p w14:paraId="0895AC56" w14:textId="77777777" w:rsidR="0066403A" w:rsidRPr="00B207B1" w:rsidDel="00356C8C" w:rsidRDefault="00DA3920" w:rsidP="0066403A">
      <w:pPr>
        <w:pStyle w:val="31"/>
        <w:rPr>
          <w:moveFrom w:id="5627" w:author="微软用户" w:date="2017-08-19T21:39:00Z"/>
        </w:rPr>
      </w:pPr>
      <w:moveFromRangeStart w:id="5628" w:author="微软用户" w:date="2017-08-19T21:39:00Z" w:name="move490942115"/>
      <w:moveFrom w:id="5629" w:author="微软用户" w:date="2017-08-19T21:39:00Z">
        <w:r w:rsidRPr="00B207B1" w:rsidDel="00356C8C">
          <w:t>5.2.4</w:t>
        </w:r>
        <w:r w:rsidR="0066403A" w:rsidRPr="00B207B1" w:rsidDel="00356C8C">
          <w:rPr>
            <w:rFonts w:hint="eastAsia"/>
          </w:rPr>
          <w:t>本地缓存</w:t>
        </w:r>
      </w:moveFrom>
    </w:p>
    <w:moveFromRangeEnd w:id="5628"/>
    <w:p w14:paraId="710116FC" w14:textId="77777777" w:rsidR="00A9124B" w:rsidRPr="00B207B1" w:rsidRDefault="00613159" w:rsidP="00FB3FD8">
      <w:pPr>
        <w:spacing w:line="400" w:lineRule="exact"/>
        <w:rPr>
          <w:rFonts w:hAnsiTheme="minorEastAsia"/>
          <w:color w:val="000000" w:themeColor="text1"/>
          <w:rPrChange w:id="5630" w:author="JY0225" w:date="2017-08-24T12:01:00Z">
            <w:rPr>
              <w:color w:val="000000" w:themeColor="text1"/>
            </w:rPr>
          </w:rPrChange>
        </w:rPr>
      </w:pPr>
      <w:r w:rsidRPr="00B207B1">
        <w:tab/>
      </w:r>
      <w:r w:rsidR="00964599" w:rsidRPr="00B207B1">
        <w:rPr>
          <w:rFonts w:hAnsiTheme="minorEastAsia" w:hint="eastAsia"/>
          <w:color w:val="000000" w:themeColor="text1"/>
          <w:rPrChange w:id="5631"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632" w:author="JY0225" w:date="2017-08-24T12:01:00Z">
            <w:rPr>
              <w:rFonts w:hint="eastAsia"/>
              <w:color w:val="000000" w:themeColor="text1"/>
            </w:rPr>
          </w:rPrChange>
        </w:rPr>
        <w:t>备份</w:t>
      </w:r>
      <w:r w:rsidR="00964599" w:rsidRPr="00B207B1">
        <w:rPr>
          <w:rFonts w:hAnsiTheme="minorEastAsia" w:hint="eastAsia"/>
          <w:color w:val="000000" w:themeColor="text1"/>
          <w:rPrChange w:id="5633"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634"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635"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636" w:author="JY0225" w:date="2017-08-24T12:01:00Z">
            <w:rPr>
              <w:rFonts w:hint="eastAsia"/>
              <w:color w:val="000000" w:themeColor="text1"/>
            </w:rPr>
          </w:rPrChange>
        </w:rPr>
        <w:t>备份</w:t>
      </w:r>
      <w:r w:rsidR="00964599" w:rsidRPr="00B207B1">
        <w:rPr>
          <w:rFonts w:hAnsiTheme="minorEastAsia" w:hint="eastAsia"/>
          <w:color w:val="000000" w:themeColor="text1"/>
          <w:rPrChange w:id="5637"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638" w:author="JY0225" w:date="2017-08-24T12:01:00Z">
            <w:rPr>
              <w:color w:val="000000" w:themeColor="text1"/>
            </w:rPr>
          </w:rPrChange>
        </w:rPr>
        <w:t>I/O</w:t>
      </w:r>
      <w:r w:rsidR="00964599" w:rsidRPr="00B207B1">
        <w:rPr>
          <w:rFonts w:hAnsiTheme="minorEastAsia" w:hint="eastAsia"/>
          <w:color w:val="000000" w:themeColor="text1"/>
          <w:rPrChange w:id="5639" w:author="JY0225" w:date="2017-08-24T12:01:00Z">
            <w:rPr>
              <w:rFonts w:hint="eastAsia"/>
              <w:color w:val="000000" w:themeColor="text1"/>
            </w:rPr>
          </w:rPrChange>
        </w:rPr>
        <w:t>请求。</w:t>
      </w:r>
      <w:r w:rsidR="00FB3FD8" w:rsidRPr="00B207B1">
        <w:rPr>
          <w:rFonts w:hAnsiTheme="minorEastAsia" w:hint="eastAsia"/>
          <w:color w:val="000000" w:themeColor="text1"/>
          <w:rPrChange w:id="5640" w:author="JY0225" w:date="2017-08-24T12:01:00Z">
            <w:rPr>
              <w:rFonts w:hint="eastAsia"/>
              <w:color w:val="000000" w:themeColor="text1"/>
            </w:rPr>
          </w:rPrChange>
        </w:rPr>
        <w:t>此外，</w:t>
      </w:r>
      <w:r w:rsidR="00FB3FD8" w:rsidRPr="00B207B1">
        <w:rPr>
          <w:rFonts w:hAnsiTheme="minorEastAsia"/>
          <w:color w:val="000000" w:themeColor="text1"/>
          <w:rPrChange w:id="5641" w:author="JY0225" w:date="2017-08-24T12:01:00Z">
            <w:rPr>
              <w:color w:val="000000" w:themeColor="text1"/>
            </w:rPr>
          </w:rPrChange>
        </w:rPr>
        <w:t xml:space="preserve"> </w:t>
      </w:r>
      <w:r w:rsidR="00FB3FD8" w:rsidRPr="00B207B1">
        <w:rPr>
          <w:rFonts w:hAnsiTheme="minorEastAsia" w:hint="eastAsia"/>
          <w:color w:val="000000" w:themeColor="text1"/>
          <w:rPrChange w:id="5642"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643" w:author="JY0225" w:date="2017-08-24T12:01:00Z">
            <w:rPr>
              <w:rFonts w:hint="eastAsia"/>
              <w:color w:val="000000" w:themeColor="text1"/>
            </w:rPr>
          </w:rPrChange>
        </w:rPr>
        <w:t>的，</w:t>
      </w:r>
      <w:r w:rsidR="00FB3FD8" w:rsidRPr="00B207B1">
        <w:rPr>
          <w:rFonts w:hAnsiTheme="minorEastAsia" w:hint="eastAsia"/>
          <w:color w:val="000000" w:themeColor="text1"/>
          <w:rPrChange w:id="5644"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645"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646" w:author="JY0225" w:date="2017-08-24T12:01:00Z">
            <w:rPr>
              <w:color w:val="000000" w:themeColor="text1"/>
            </w:rPr>
          </w:rPrChange>
        </w:rPr>
      </w:pPr>
      <w:r w:rsidRPr="00B207B1">
        <w:rPr>
          <w:rFonts w:hAnsiTheme="minorEastAsia"/>
          <w:color w:val="000000" w:themeColor="text1"/>
          <w:rPrChange w:id="5647" w:author="JY0225" w:date="2017-08-24T12:01:00Z">
            <w:rPr>
              <w:color w:val="000000" w:themeColor="text1"/>
            </w:rPr>
          </w:rPrChange>
        </w:rPr>
        <w:tab/>
      </w:r>
      <w:r w:rsidR="00744B7A" w:rsidRPr="00B207B1">
        <w:rPr>
          <w:rFonts w:hAnsiTheme="minorEastAsia"/>
          <w:color w:val="000000" w:themeColor="text1"/>
          <w:rPrChange w:id="5648" w:author="JY0225" w:date="2017-08-24T12:01:00Z">
            <w:rPr>
              <w:color w:val="000000" w:themeColor="text1"/>
            </w:rPr>
          </w:rPrChange>
        </w:rPr>
        <w:t>1</w:t>
      </w:r>
      <w:r w:rsidR="00744B7A" w:rsidRPr="00B207B1">
        <w:rPr>
          <w:rFonts w:hAnsiTheme="minorEastAsia" w:hint="eastAsia"/>
          <w:color w:val="000000" w:themeColor="text1"/>
          <w:rPrChange w:id="5649" w:author="JY0225" w:date="2017-08-24T12:01:00Z">
            <w:rPr>
              <w:rFonts w:hint="eastAsia"/>
              <w:color w:val="000000" w:themeColor="text1"/>
            </w:rPr>
          </w:rPrChange>
        </w:rPr>
        <w:t>）</w:t>
      </w:r>
      <w:r w:rsidR="00961989" w:rsidRPr="00B207B1">
        <w:rPr>
          <w:rFonts w:hAnsiTheme="minorEastAsia" w:hint="eastAsia"/>
          <w:color w:val="000000" w:themeColor="text1"/>
          <w:rPrChange w:id="5650"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651" w:author="JY0225" w:date="2017-08-24T12:02:00Z">
            <w:rPr>
              <w:color w:val="000000" w:themeColor="text1"/>
            </w:rPr>
          </w:rPrChange>
        </w:rPr>
      </w:pPr>
      <w:r w:rsidRPr="00B207B1">
        <w:rPr>
          <w:rFonts w:hAnsiTheme="minorEastAsia"/>
          <w:rPrChange w:id="5652" w:author="JY0225" w:date="2017-08-24T12:02:00Z">
            <w:rPr/>
          </w:rPrChange>
        </w:rPr>
        <w:tab/>
      </w:r>
      <w:r w:rsidR="00171B66" w:rsidRPr="00B207B1">
        <w:rPr>
          <w:rFonts w:hAnsiTheme="minorEastAsia"/>
          <w:rPrChange w:id="5653" w:author="JY0225" w:date="2017-08-24T12:02:00Z">
            <w:rPr/>
          </w:rPrChange>
        </w:rPr>
        <w:t>2</w:t>
      </w:r>
      <w:r w:rsidRPr="00B207B1">
        <w:rPr>
          <w:rFonts w:hAnsiTheme="minorEastAsia" w:hint="eastAsia"/>
          <w:color w:val="000000" w:themeColor="text1"/>
          <w:rPrChange w:id="5654" w:author="JY0225" w:date="2017-08-24T12:02:00Z">
            <w:rPr>
              <w:rFonts w:hint="eastAsia"/>
              <w:color w:val="000000" w:themeColor="text1"/>
            </w:rPr>
          </w:rPrChange>
        </w:rPr>
        <w:t>）</w:t>
      </w:r>
      <w:r w:rsidR="00303E7C" w:rsidRPr="00B207B1">
        <w:rPr>
          <w:rFonts w:hAnsiTheme="minorEastAsia" w:hint="eastAsia"/>
          <w:color w:val="000000" w:themeColor="text1"/>
          <w:rPrChange w:id="5655" w:author="JY0225" w:date="2017-08-24T12:02:00Z">
            <w:rPr>
              <w:rFonts w:hint="eastAsia"/>
              <w:color w:val="000000" w:themeColor="text1"/>
            </w:rPr>
          </w:rPrChange>
        </w:rPr>
        <w:t>上传</w:t>
      </w:r>
      <w:r w:rsidRPr="00B207B1">
        <w:rPr>
          <w:rFonts w:hAnsiTheme="minorEastAsia" w:hint="eastAsia"/>
          <w:color w:val="000000" w:themeColor="text1"/>
          <w:rPrChange w:id="5656" w:author="JY0225" w:date="2017-08-24T12:02:00Z">
            <w:rPr>
              <w:rFonts w:hint="eastAsia"/>
              <w:color w:val="000000" w:themeColor="text1"/>
            </w:rPr>
          </w:rPrChange>
        </w:rPr>
        <w:t>文件实现</w:t>
      </w:r>
      <w:r w:rsidR="00EF6B3D" w:rsidRPr="00B207B1">
        <w:rPr>
          <w:rFonts w:hAnsiTheme="minorEastAsia" w:hint="eastAsia"/>
          <w:color w:val="000000" w:themeColor="text1"/>
          <w:rPrChange w:id="5657"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5658"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5659"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5660" w:author="JY0225" w:date="2017-08-24T12:02:00Z">
            <w:rPr>
              <w:rFonts w:hint="eastAsia"/>
              <w:color w:val="000000" w:themeColor="text1"/>
            </w:rPr>
          </w:rPrChange>
        </w:rPr>
        <w:t>备份</w:t>
      </w:r>
      <w:r w:rsidR="00503C89" w:rsidRPr="00B207B1">
        <w:rPr>
          <w:rFonts w:hAnsiTheme="minorEastAsia" w:hint="eastAsia"/>
          <w:color w:val="000000" w:themeColor="text1"/>
          <w:rPrChange w:id="5661"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662"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663" w:author="JY0225" w:date="2017-08-24T12:02:00Z">
            <w:rPr>
              <w:color w:val="000000" w:themeColor="text1"/>
            </w:rPr>
          </w:rPrChange>
        </w:rPr>
        <w:t>4.4</w:t>
      </w:r>
      <w:r w:rsidR="00D91857" w:rsidRPr="00B207B1">
        <w:rPr>
          <w:rFonts w:hAnsiTheme="minorEastAsia" w:hint="eastAsia"/>
          <w:color w:val="000000" w:themeColor="text1"/>
          <w:rPrChange w:id="5664"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665" w:author="JY0225" w:date="2017-08-24T12:02:00Z">
            <w:rPr>
              <w:rFonts w:hint="eastAsia"/>
              <w:color w:val="000000" w:themeColor="text1"/>
            </w:rPr>
          </w:rPrChange>
        </w:rPr>
        <w:t>表</w:t>
      </w:r>
      <w:r w:rsidR="00153D2B" w:rsidRPr="00B207B1">
        <w:rPr>
          <w:rFonts w:hAnsiTheme="minorEastAsia"/>
          <w:color w:val="000000" w:themeColor="text1"/>
          <w:rPrChange w:id="5666"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5667" w:author="JY0225" w:date="2017-08-24T12:02:00Z">
            <w:rPr>
              <w:rFonts w:hint="eastAsia"/>
              <w:color w:val="000000" w:themeColor="text1"/>
            </w:rPr>
          </w:rPrChange>
        </w:rPr>
        <w:t>缓存文件信息，用文件</w:t>
      </w:r>
      <w:r w:rsidR="00153D2B" w:rsidRPr="00B207B1">
        <w:rPr>
          <w:rFonts w:hAnsiTheme="minorEastAsia"/>
          <w:color w:val="000000" w:themeColor="text1"/>
          <w:rPrChange w:id="5668" w:author="JY0225" w:date="2017-08-24T12:02:00Z">
            <w:rPr>
              <w:color w:val="000000" w:themeColor="text1"/>
            </w:rPr>
          </w:rPrChange>
        </w:rPr>
        <w:t>MD5</w:t>
      </w:r>
      <w:r w:rsidR="00153D2B" w:rsidRPr="00B207B1">
        <w:rPr>
          <w:rFonts w:hAnsiTheme="minorEastAsia" w:hint="eastAsia"/>
          <w:color w:val="000000" w:themeColor="text1"/>
          <w:rPrChange w:id="5669"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670" w:author="JY0225" w:date="2017-08-24T12:02:00Z">
            <w:rPr>
              <w:rFonts w:hint="eastAsia"/>
              <w:color w:val="000000" w:themeColor="text1"/>
            </w:rPr>
          </w:rPrChange>
        </w:rPr>
        <w:t>表</w:t>
      </w:r>
      <w:r w:rsidR="00D0062E" w:rsidRPr="00B207B1">
        <w:rPr>
          <w:rFonts w:hAnsiTheme="minorEastAsia"/>
          <w:color w:val="000000" w:themeColor="text1"/>
          <w:rPrChange w:id="5671" w:author="JY0225" w:date="2017-08-24T12:02:00Z">
            <w:rPr>
              <w:color w:val="000000" w:themeColor="text1"/>
            </w:rPr>
          </w:rPrChange>
        </w:rPr>
        <w:t>serverCache</w:t>
      </w:r>
      <w:r w:rsidR="00D0062E" w:rsidRPr="00B207B1">
        <w:rPr>
          <w:rFonts w:hAnsiTheme="minorEastAsia" w:hint="eastAsia"/>
          <w:color w:val="000000" w:themeColor="text1"/>
          <w:rPrChange w:id="5672" w:author="JY0225" w:date="2017-08-24T12:02:00Z">
            <w:rPr>
              <w:rFonts w:hint="eastAsia"/>
              <w:color w:val="000000" w:themeColor="text1"/>
            </w:rPr>
          </w:rPrChange>
        </w:rPr>
        <w:t>用来保存</w:t>
      </w:r>
      <w:r w:rsidR="00476838" w:rsidRPr="00B207B1">
        <w:rPr>
          <w:rFonts w:hAnsiTheme="minorEastAsia" w:hint="eastAsia"/>
          <w:color w:val="000000" w:themeColor="text1"/>
          <w:rPrChange w:id="5673" w:author="JY0225" w:date="2017-08-24T12:02:00Z">
            <w:rPr>
              <w:rFonts w:hint="eastAsia"/>
              <w:color w:val="000000" w:themeColor="text1"/>
            </w:rPr>
          </w:rPrChange>
        </w:rPr>
        <w:t>备份</w:t>
      </w:r>
      <w:r w:rsidR="00D0062E" w:rsidRPr="00B207B1">
        <w:rPr>
          <w:rFonts w:hAnsiTheme="minorEastAsia" w:hint="eastAsia"/>
          <w:color w:val="000000" w:themeColor="text1"/>
          <w:rPrChange w:id="5674"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675"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676"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5677"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5678"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679" w:author="JY0225" w:date="2017-08-24T12:02:00Z">
            <w:rPr>
              <w:color w:val="000000" w:themeColor="text1"/>
            </w:rPr>
          </w:rPrChange>
        </w:rPr>
        <w:t>MD5</w:t>
      </w:r>
      <w:r w:rsidR="00236D66" w:rsidRPr="00B207B1">
        <w:rPr>
          <w:rFonts w:hAnsiTheme="minorEastAsia" w:hint="eastAsia"/>
          <w:color w:val="000000" w:themeColor="text1"/>
          <w:rPrChange w:id="5680" w:author="JY0225" w:date="2017-08-24T12:02:00Z">
            <w:rPr>
              <w:rFonts w:hint="eastAsia"/>
              <w:color w:val="000000" w:themeColor="text1"/>
            </w:rPr>
          </w:rPrChange>
        </w:rPr>
        <w:t>值，并通过该值与</w:t>
      </w:r>
      <w:r w:rsidR="00236D66" w:rsidRPr="00B207B1">
        <w:rPr>
          <w:rFonts w:hAnsiTheme="minorEastAsia"/>
          <w:color w:val="000000" w:themeColor="text1"/>
          <w:rPrChange w:id="5681" w:author="JY0225" w:date="2017-08-24T12:02:00Z">
            <w:rPr>
              <w:color w:val="000000" w:themeColor="text1"/>
            </w:rPr>
          </w:rPrChange>
        </w:rPr>
        <w:t>serverCache</w:t>
      </w:r>
      <w:r w:rsidR="00236D66" w:rsidRPr="00B207B1">
        <w:rPr>
          <w:rFonts w:hAnsiTheme="minorEastAsia" w:hint="eastAsia"/>
          <w:color w:val="000000" w:themeColor="text1"/>
          <w:rPrChange w:id="5682" w:author="JY0225" w:date="2017-08-24T12:02:00Z">
            <w:rPr>
              <w:rFonts w:hint="eastAsia"/>
              <w:color w:val="000000" w:themeColor="text1"/>
            </w:rPr>
          </w:rPrChange>
        </w:rPr>
        <w:t>中</w:t>
      </w:r>
      <w:r w:rsidR="00236D66" w:rsidRPr="00B207B1">
        <w:rPr>
          <w:rFonts w:hAnsiTheme="minorEastAsia"/>
          <w:color w:val="000000" w:themeColor="text1"/>
          <w:rPrChange w:id="5683" w:author="JY0225" w:date="2017-08-24T12:02:00Z">
            <w:rPr>
              <w:color w:val="000000" w:themeColor="text1"/>
            </w:rPr>
          </w:rPrChange>
        </w:rPr>
        <w:t>MD5</w:t>
      </w:r>
      <w:r w:rsidR="00236D66" w:rsidRPr="00B207B1">
        <w:rPr>
          <w:rFonts w:hAnsiTheme="minorEastAsia" w:hint="eastAsia"/>
          <w:color w:val="000000" w:themeColor="text1"/>
          <w:rPrChange w:id="5684"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685"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5686" w:author="JY0225" w:date="2017-08-24T12:02:00Z">
            <w:rPr>
              <w:rFonts w:hint="eastAsia"/>
              <w:color w:val="000000" w:themeColor="text1"/>
            </w:rPr>
          </w:rPrChange>
        </w:rPr>
        <w:t>此时，</w:t>
      </w:r>
      <w:r w:rsidR="00236D66" w:rsidRPr="00B207B1">
        <w:rPr>
          <w:rFonts w:hAnsiTheme="minorEastAsia" w:hint="eastAsia"/>
          <w:color w:val="000000" w:themeColor="text1"/>
          <w:rPrChange w:id="5687"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688" w:author="JY0225" w:date="2017-08-24T12:02:00Z">
            <w:rPr>
              <w:rFonts w:hint="eastAsia"/>
              <w:color w:val="000000" w:themeColor="text1"/>
            </w:rPr>
          </w:rPrChange>
        </w:rPr>
        <w:t>上传文件</w:t>
      </w:r>
      <w:r w:rsidR="00236D66" w:rsidRPr="00B207B1">
        <w:rPr>
          <w:rFonts w:hAnsiTheme="minorEastAsia" w:hint="eastAsia"/>
          <w:color w:val="000000" w:themeColor="text1"/>
          <w:rPrChange w:id="5689"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690" w:name="_Toc492457633"/>
      <w:r w:rsidRPr="00B207B1">
        <w:t>5.2.5</w:t>
      </w:r>
      <w:r w:rsidR="003E75E4" w:rsidRPr="00B207B1">
        <w:t xml:space="preserve"> LRU</w:t>
      </w:r>
      <w:r w:rsidR="003E75E4" w:rsidRPr="00B207B1">
        <w:t>替换策略</w:t>
      </w:r>
      <w:bookmarkEnd w:id="5690"/>
    </w:p>
    <w:p w14:paraId="3BB552ED" w14:textId="3554C126" w:rsidR="00683933" w:rsidRPr="00B207B1" w:rsidRDefault="00683933" w:rsidP="00DA6E5C">
      <w:pPr>
        <w:spacing w:line="400" w:lineRule="exact"/>
        <w:ind w:firstLine="420"/>
        <w:rPr>
          <w:rFonts w:hAnsiTheme="minorEastAsia"/>
          <w:color w:val="000000" w:themeColor="text1"/>
          <w:rPrChange w:id="5691" w:author="JY0225" w:date="2017-08-24T12:02:00Z">
            <w:rPr>
              <w:color w:val="000000" w:themeColor="text1"/>
            </w:rPr>
          </w:rPrChange>
        </w:rPr>
      </w:pPr>
      <w:r w:rsidRPr="00B207B1">
        <w:rPr>
          <w:rFonts w:hAnsiTheme="minorEastAsia"/>
          <w:color w:val="000000" w:themeColor="text1"/>
          <w:rPrChange w:id="5692" w:author="JY0225" w:date="2017-08-24T12:02:00Z">
            <w:rPr>
              <w:color w:val="000000" w:themeColor="text1"/>
            </w:rPr>
          </w:rPrChange>
        </w:rPr>
        <w:t>LRU</w:t>
      </w:r>
      <w:r w:rsidRPr="00B207B1">
        <w:rPr>
          <w:rFonts w:hAnsiTheme="minorEastAsia" w:hint="eastAsia"/>
          <w:color w:val="000000" w:themeColor="text1"/>
          <w:rPrChange w:id="5693" w:author="JY0225" w:date="2017-08-24T12:02:00Z">
            <w:rPr>
              <w:rFonts w:hint="eastAsia"/>
              <w:color w:val="000000" w:themeColor="text1"/>
            </w:rPr>
          </w:rPrChange>
        </w:rPr>
        <w:t>是</w:t>
      </w:r>
      <w:r w:rsidRPr="00B207B1">
        <w:rPr>
          <w:rFonts w:hAnsiTheme="minorEastAsia"/>
          <w:color w:val="000000" w:themeColor="text1"/>
          <w:rPrChange w:id="5694" w:author="JY0225" w:date="2017-08-24T12:02:00Z">
            <w:rPr>
              <w:color w:val="000000" w:themeColor="text1"/>
            </w:rPr>
          </w:rPrChange>
        </w:rPr>
        <w:t xml:space="preserve">Least Recently Used </w:t>
      </w:r>
      <w:r w:rsidRPr="00B207B1">
        <w:rPr>
          <w:rFonts w:hAnsiTheme="minorEastAsia" w:hint="eastAsia"/>
          <w:color w:val="000000" w:themeColor="text1"/>
          <w:rPrChange w:id="5695" w:author="JY0225" w:date="2017-08-24T12:02:00Z">
            <w:rPr>
              <w:rFonts w:hint="eastAsia"/>
              <w:color w:val="000000" w:themeColor="text1"/>
            </w:rPr>
          </w:rPrChange>
        </w:rPr>
        <w:t>的缩写，</w:t>
      </w:r>
      <w:r w:rsidR="007902B1" w:rsidRPr="00B207B1">
        <w:rPr>
          <w:rFonts w:hAnsiTheme="minorEastAsia" w:hint="eastAsia"/>
          <w:color w:val="000000" w:themeColor="text1"/>
          <w:rPrChange w:id="5696" w:author="JY0225" w:date="2017-08-24T12:02:00Z">
            <w:rPr>
              <w:rFonts w:hint="eastAsia"/>
              <w:color w:val="000000" w:themeColor="text1"/>
            </w:rPr>
          </w:rPrChange>
        </w:rPr>
        <w:t>即</w:t>
      </w:r>
      <w:r w:rsidRPr="00B207B1">
        <w:rPr>
          <w:rFonts w:hAnsiTheme="minorEastAsia"/>
          <w:color w:val="000000" w:themeColor="text1"/>
          <w:rPrChange w:id="5697" w:author="JY0225" w:date="2017-08-24T12:02:00Z">
            <w:rPr>
              <w:color w:val="000000" w:themeColor="text1"/>
            </w:rPr>
          </w:rPrChange>
        </w:rPr>
        <w:t>“</w:t>
      </w:r>
      <w:r w:rsidRPr="00B207B1">
        <w:rPr>
          <w:rFonts w:hAnsiTheme="minorEastAsia" w:hint="eastAsia"/>
          <w:color w:val="000000" w:themeColor="text1"/>
          <w:rPrChange w:id="5698" w:author="JY0225" w:date="2017-08-24T12:02:00Z">
            <w:rPr>
              <w:rFonts w:hint="eastAsia"/>
              <w:color w:val="000000" w:themeColor="text1"/>
            </w:rPr>
          </w:rPrChange>
        </w:rPr>
        <w:t>最近最少使用</w:t>
      </w:r>
      <w:r w:rsidRPr="00B207B1">
        <w:rPr>
          <w:rFonts w:hAnsiTheme="minorEastAsia"/>
          <w:color w:val="000000" w:themeColor="text1"/>
          <w:rPrChange w:id="5699" w:author="JY0225" w:date="2017-08-24T12:02:00Z">
            <w:rPr>
              <w:color w:val="000000" w:themeColor="text1"/>
            </w:rPr>
          </w:rPrChange>
        </w:rPr>
        <w:t>”</w:t>
      </w:r>
      <w:r w:rsidRPr="00B207B1">
        <w:rPr>
          <w:rFonts w:hAnsiTheme="minorEastAsia" w:hint="eastAsia"/>
          <w:color w:val="000000" w:themeColor="text1"/>
          <w:rPrChange w:id="5700" w:author="JY0225" w:date="2017-08-24T12:02:00Z">
            <w:rPr>
              <w:rFonts w:hint="eastAsia"/>
              <w:color w:val="000000" w:themeColor="text1"/>
            </w:rPr>
          </w:rPrChange>
        </w:rPr>
        <w:t>，也就是说，</w:t>
      </w:r>
      <w:r w:rsidRPr="00B207B1">
        <w:rPr>
          <w:rFonts w:hAnsiTheme="minorEastAsia"/>
          <w:color w:val="000000" w:themeColor="text1"/>
          <w:rPrChange w:id="5701" w:author="JY0225" w:date="2017-08-24T12:02:00Z">
            <w:rPr>
              <w:color w:val="000000" w:themeColor="text1"/>
            </w:rPr>
          </w:rPrChange>
        </w:rPr>
        <w:t>LRU</w:t>
      </w:r>
      <w:r w:rsidRPr="00B207B1">
        <w:rPr>
          <w:rFonts w:hAnsiTheme="minorEastAsia" w:hint="eastAsia"/>
          <w:color w:val="000000" w:themeColor="text1"/>
          <w:rPrChange w:id="5702"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5703"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5704" w:author="JY0225" w:date="2017-08-24T12:02:00Z">
            <w:rPr>
              <w:rFonts w:hint="eastAsia"/>
              <w:color w:val="000000" w:themeColor="text1"/>
            </w:rPr>
          </w:rPrChange>
        </w:rPr>
        <w:t>利用</w:t>
      </w:r>
      <w:r w:rsidRPr="00B207B1">
        <w:rPr>
          <w:rFonts w:hAnsiTheme="minorEastAsia"/>
          <w:color w:val="000000" w:themeColor="text1"/>
          <w:rPrChange w:id="5705" w:author="JY0225" w:date="2017-08-24T12:02:00Z">
            <w:rPr>
              <w:color w:val="000000" w:themeColor="text1"/>
            </w:rPr>
          </w:rPrChange>
        </w:rPr>
        <w:t>LRU</w:t>
      </w:r>
      <w:r w:rsidR="00E43560" w:rsidRPr="00B207B1">
        <w:rPr>
          <w:rFonts w:hAnsiTheme="minorEastAsia" w:hint="eastAsia"/>
          <w:color w:val="000000" w:themeColor="text1"/>
          <w:rPrChange w:id="5706" w:author="JY0225" w:date="2017-08-24T12:02:00Z">
            <w:rPr>
              <w:rFonts w:hint="eastAsia"/>
              <w:color w:val="000000" w:themeColor="text1"/>
            </w:rPr>
          </w:rPrChange>
        </w:rPr>
        <w:t>缓存策略</w:t>
      </w:r>
      <w:r w:rsidR="00575727" w:rsidRPr="00B207B1">
        <w:rPr>
          <w:rFonts w:hAnsiTheme="minorEastAsia" w:hint="eastAsia"/>
          <w:color w:val="000000" w:themeColor="text1"/>
          <w:rPrChange w:id="5707"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708"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5709" w:author="JY0225" w:date="2017-08-24T12:02:00Z">
            <w:rPr>
              <w:color w:val="000000" w:themeColor="text1"/>
            </w:rPr>
          </w:rPrChange>
        </w:rPr>
      </w:pPr>
      <w:r w:rsidRPr="00B207B1">
        <w:rPr>
          <w:rFonts w:hAnsiTheme="minorEastAsia" w:hint="eastAsia"/>
          <w:color w:val="000000" w:themeColor="text1"/>
          <w:rPrChange w:id="5710" w:author="JY0225" w:date="2017-08-24T12:02:00Z">
            <w:rPr>
              <w:rFonts w:hint="eastAsia"/>
              <w:color w:val="000000" w:themeColor="text1"/>
            </w:rPr>
          </w:rPrChange>
        </w:rPr>
        <w:t>要实现</w:t>
      </w:r>
      <w:r w:rsidRPr="00B207B1">
        <w:rPr>
          <w:rFonts w:hAnsiTheme="minorEastAsia"/>
          <w:color w:val="000000" w:themeColor="text1"/>
          <w:rPrChange w:id="5711" w:author="JY0225" w:date="2017-08-24T12:02:00Z">
            <w:rPr>
              <w:color w:val="000000" w:themeColor="text1"/>
            </w:rPr>
          </w:rPrChange>
        </w:rPr>
        <w:t>LRU</w:t>
      </w:r>
      <w:r w:rsidR="008675FB" w:rsidRPr="00B207B1">
        <w:rPr>
          <w:rFonts w:hAnsiTheme="minorEastAsia" w:hint="eastAsia"/>
          <w:color w:val="000000" w:themeColor="text1"/>
          <w:rPrChange w:id="5712" w:author="JY0225" w:date="2017-08-24T12:02:00Z">
            <w:rPr>
              <w:rFonts w:hint="eastAsia"/>
              <w:color w:val="000000" w:themeColor="text1"/>
            </w:rPr>
          </w:rPrChange>
        </w:rPr>
        <w:t>缓存，</w:t>
      </w:r>
      <w:r w:rsidRPr="00B207B1">
        <w:rPr>
          <w:rFonts w:hAnsiTheme="minorEastAsia" w:hint="eastAsia"/>
          <w:color w:val="000000" w:themeColor="text1"/>
          <w:rPrChange w:id="5713"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714"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715" w:author="JY0225" w:date="2017-08-24T12:02:00Z">
            <w:rPr>
              <w:rFonts w:hint="eastAsia"/>
              <w:color w:val="000000" w:themeColor="text1"/>
            </w:rPr>
          </w:rPrChange>
        </w:rPr>
        <w:t>，自动加一</w:t>
      </w:r>
      <w:r w:rsidR="00FF372F" w:rsidRPr="00B207B1">
        <w:rPr>
          <w:rFonts w:hAnsiTheme="minorEastAsia" w:hint="eastAsia"/>
          <w:color w:val="000000" w:themeColor="text1"/>
          <w:rPrChange w:id="5716" w:author="JY0225" w:date="2017-08-24T12:02:00Z">
            <w:rPr>
              <w:rFonts w:hint="eastAsia"/>
              <w:color w:val="000000" w:themeColor="text1"/>
            </w:rPr>
          </w:rPrChange>
        </w:rPr>
        <w:t>。</w:t>
      </w:r>
      <w:r w:rsidR="00864A9B" w:rsidRPr="00B207B1">
        <w:rPr>
          <w:rFonts w:hAnsiTheme="minorEastAsia" w:hint="eastAsia"/>
          <w:color w:val="000000" w:themeColor="text1"/>
          <w:rPrChange w:id="5717"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5718" w:author="JY0225" w:date="2017-08-24T12:02:00Z">
            <w:rPr>
              <w:rFonts w:hint="eastAsia"/>
              <w:color w:val="000000" w:themeColor="text1"/>
            </w:rPr>
          </w:rPrChange>
        </w:rPr>
        <w:t>空间的上限时，</w:t>
      </w:r>
      <w:r w:rsidR="002D5ABB" w:rsidRPr="00B207B1">
        <w:rPr>
          <w:rFonts w:hAnsiTheme="minorEastAsia"/>
          <w:color w:val="000000" w:themeColor="text1"/>
          <w:rPrChange w:id="5719" w:author="JY0225" w:date="2017-08-24T12:02:00Z">
            <w:rPr>
              <w:color w:val="000000" w:themeColor="text1"/>
            </w:rPr>
          </w:rPrChange>
        </w:rPr>
        <w:t>LRU</w:t>
      </w:r>
      <w:r w:rsidR="002D5ABB" w:rsidRPr="00B207B1">
        <w:rPr>
          <w:rFonts w:hAnsiTheme="minorEastAsia" w:hint="eastAsia"/>
          <w:color w:val="000000" w:themeColor="text1"/>
          <w:rPrChange w:id="5720" w:author="JY0225" w:date="2017-08-24T12:02:00Z">
            <w:rPr>
              <w:rFonts w:hint="eastAsia"/>
              <w:color w:val="000000" w:themeColor="text1"/>
            </w:rPr>
          </w:rPrChange>
        </w:rPr>
        <w:t>缓存策略</w:t>
      </w:r>
      <w:r w:rsidR="007A5675" w:rsidRPr="00B207B1">
        <w:rPr>
          <w:rFonts w:hAnsiTheme="minorEastAsia" w:hint="eastAsia"/>
          <w:color w:val="000000" w:themeColor="text1"/>
          <w:rPrChange w:id="5721"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722"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723"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724" w:author="JY0225" w:date="2017-08-24T12:02:00Z">
            <w:rPr>
              <w:color w:val="000000" w:themeColor="text1"/>
            </w:rPr>
          </w:rPrChange>
        </w:rPr>
        <w:t>LRU</w:t>
      </w:r>
      <w:r w:rsidR="00FC7C26" w:rsidRPr="00B207B1">
        <w:rPr>
          <w:rFonts w:hAnsiTheme="minorEastAsia" w:hint="eastAsia"/>
          <w:color w:val="000000" w:themeColor="text1"/>
          <w:rPrChange w:id="5725"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726" w:author="微软用户" w:date="2017-08-19T21:40:00Z"/>
          <w:moveTo w:id="5727" w:author="微软用户" w:date="2017-08-19T21:40:00Z"/>
        </w:rPr>
      </w:pPr>
      <w:bookmarkStart w:id="5728" w:name="_Toc492457634"/>
      <w:moveToRangeStart w:id="5729" w:author="微软用户" w:date="2017-08-19T21:40:00Z" w:name="move490942165"/>
      <w:moveTo w:id="5730" w:author="微软用户" w:date="2017-08-19T21:40:00Z">
        <w:r w:rsidRPr="00B207B1">
          <w:lastRenderedPageBreak/>
          <w:t>5.2.6 Firefox</w:t>
        </w:r>
        <w:r w:rsidRPr="00B207B1">
          <w:t>扩展</w:t>
        </w:r>
        <w:bookmarkEnd w:id="5728"/>
      </w:moveTo>
    </w:p>
    <w:moveToRangeEnd w:id="5729"/>
    <w:p w14:paraId="1D19CAF8" w14:textId="77777777" w:rsidR="000E5613" w:rsidRPr="00B207B1" w:rsidRDefault="000E5613">
      <w:pPr>
        <w:pStyle w:val="31"/>
        <w:pPrChange w:id="5731" w:author="微软用户" w:date="2017-08-19T21:40:00Z">
          <w:pPr>
            <w:spacing w:line="400" w:lineRule="exact"/>
          </w:pPr>
        </w:pPrChange>
      </w:pPr>
    </w:p>
    <w:p w14:paraId="018C530E" w14:textId="77777777" w:rsidR="003D75FE" w:rsidRPr="00B207B1" w:rsidDel="00AF0CA2" w:rsidRDefault="008160D7">
      <w:pPr>
        <w:pStyle w:val="31"/>
        <w:rPr>
          <w:moveFrom w:id="5732" w:author="微软用户" w:date="2017-08-19T21:40:00Z"/>
          <w:rFonts w:asciiTheme="minorEastAsia" w:hAnsiTheme="minorEastAsia"/>
          <w:sz w:val="24"/>
          <w:szCs w:val="24"/>
          <w:rPrChange w:id="5733" w:author="JY0225" w:date="2017-08-24T12:02:00Z">
            <w:rPr>
              <w:moveFrom w:id="5734" w:author="微软用户" w:date="2017-08-19T21:40:00Z"/>
            </w:rPr>
          </w:rPrChange>
        </w:rPr>
      </w:pPr>
      <w:moveFromRangeStart w:id="5735" w:author="微软用户" w:date="2017-08-19T21:40:00Z" w:name="move490942165"/>
      <w:moveFrom w:id="5736" w:author="微软用户" w:date="2017-08-19T21:40:00Z">
        <w:r w:rsidRPr="00B207B1" w:rsidDel="00AF0CA2">
          <w:rPr>
            <w:rFonts w:asciiTheme="minorEastAsia" w:hAnsiTheme="minorEastAsia"/>
            <w:sz w:val="24"/>
            <w:szCs w:val="24"/>
            <w:rPrChange w:id="5737" w:author="JY0225" w:date="2017-08-24T12:02:00Z">
              <w:rPr/>
            </w:rPrChange>
          </w:rPr>
          <w:t>5.2.6</w:t>
        </w:r>
        <w:r w:rsidR="003D75FE" w:rsidRPr="00B207B1" w:rsidDel="00AF0CA2">
          <w:rPr>
            <w:rFonts w:asciiTheme="minorEastAsia" w:hAnsiTheme="minorEastAsia"/>
            <w:sz w:val="24"/>
            <w:szCs w:val="24"/>
            <w:rPrChange w:id="5738" w:author="JY0225" w:date="2017-08-24T12:02:00Z">
              <w:rPr/>
            </w:rPrChange>
          </w:rPr>
          <w:t xml:space="preserve"> Firefox</w:t>
        </w:r>
        <w:r w:rsidR="002E5718" w:rsidRPr="00B207B1" w:rsidDel="00AF0CA2">
          <w:rPr>
            <w:rFonts w:asciiTheme="minorEastAsia" w:hAnsiTheme="minorEastAsia" w:hint="eastAsia"/>
            <w:sz w:val="24"/>
            <w:szCs w:val="24"/>
            <w:rPrChange w:id="5739" w:author="JY0225" w:date="2017-08-24T12:02:00Z">
              <w:rPr>
                <w:rFonts w:hint="eastAsia"/>
              </w:rPr>
            </w:rPrChange>
          </w:rPr>
          <w:t>扩展</w:t>
        </w:r>
      </w:moveFrom>
    </w:p>
    <w:moveFromRangeEnd w:id="5735"/>
    <w:p w14:paraId="7F5AF415" w14:textId="46F8BDB8" w:rsidR="00566056" w:rsidRPr="00B207B1" w:rsidRDefault="0048420B" w:rsidP="00205EDA">
      <w:pPr>
        <w:spacing w:line="400" w:lineRule="exact"/>
        <w:rPr>
          <w:rFonts w:hAnsiTheme="minorEastAsia"/>
          <w:color w:val="000000" w:themeColor="text1"/>
          <w:rPrChange w:id="5740" w:author="JY0225" w:date="2017-08-24T12:02:00Z">
            <w:rPr>
              <w:color w:val="000000" w:themeColor="text1"/>
            </w:rPr>
          </w:rPrChange>
        </w:rPr>
      </w:pPr>
      <w:r w:rsidRPr="00B207B1">
        <w:rPr>
          <w:rFonts w:hAnsiTheme="minorEastAsia"/>
          <w:rPrChange w:id="5741" w:author="JY0225" w:date="2017-08-24T12:02:00Z">
            <w:rPr/>
          </w:rPrChange>
        </w:rPr>
        <w:tab/>
      </w:r>
      <w:r w:rsidR="00205EDA" w:rsidRPr="00B207B1">
        <w:rPr>
          <w:rFonts w:hAnsiTheme="minorEastAsia" w:hint="eastAsia"/>
          <w:color w:val="000000" w:themeColor="text1"/>
          <w:rPrChange w:id="5742" w:author="JY0225" w:date="2017-08-24T12:02:00Z">
            <w:rPr>
              <w:rFonts w:hint="eastAsia"/>
              <w:color w:val="000000" w:themeColor="text1"/>
            </w:rPr>
          </w:rPrChange>
        </w:rPr>
        <w:t>浏览器</w:t>
      </w:r>
      <w:r w:rsidR="002E5718" w:rsidRPr="00B207B1">
        <w:rPr>
          <w:rFonts w:hAnsiTheme="minorEastAsia" w:hint="eastAsia"/>
          <w:color w:val="000000" w:themeColor="text1"/>
          <w:rPrChange w:id="5743"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5744"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745" w:author="JY0225" w:date="2017-08-24T12:02:00Z">
            <w:rPr>
              <w:rFonts w:hint="eastAsia"/>
              <w:color w:val="000000" w:themeColor="text1"/>
            </w:rPr>
          </w:rPrChange>
        </w:rPr>
        <w:t>修改</w:t>
      </w:r>
      <w:r w:rsidR="00566056" w:rsidRPr="00B207B1">
        <w:rPr>
          <w:rFonts w:hAnsiTheme="minorEastAsia"/>
          <w:color w:val="000000" w:themeColor="text1"/>
          <w:rPrChange w:id="5746" w:author="JY0225" w:date="2017-08-24T12:02:00Z">
            <w:rPr>
              <w:color w:val="000000" w:themeColor="text1"/>
            </w:rPr>
          </w:rPrChange>
        </w:rPr>
        <w:t>web</w:t>
      </w:r>
      <w:r w:rsidR="00A62FA3" w:rsidRPr="00B207B1">
        <w:rPr>
          <w:rFonts w:hAnsiTheme="minorEastAsia" w:hint="eastAsia"/>
          <w:color w:val="000000" w:themeColor="text1"/>
          <w:rPrChange w:id="5747" w:author="JY0225" w:date="2017-08-24T12:02:00Z">
            <w:rPr>
              <w:rFonts w:hint="eastAsia"/>
              <w:color w:val="000000" w:themeColor="text1"/>
            </w:rPr>
          </w:rPrChange>
        </w:rPr>
        <w:t>浏览器</w:t>
      </w:r>
      <w:r w:rsidR="00205EDA" w:rsidRPr="00B207B1">
        <w:rPr>
          <w:rFonts w:hAnsiTheme="minorEastAsia" w:hint="eastAsia"/>
          <w:color w:val="000000" w:themeColor="text1"/>
          <w:rPrChange w:id="5748"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5749" w:author="JY0225" w:date="2017-08-24T12:02:00Z">
            <w:rPr>
              <w:rFonts w:hint="eastAsia"/>
              <w:color w:val="000000" w:themeColor="text1"/>
            </w:rPr>
          </w:rPrChange>
        </w:rPr>
        <w:t>使用</w:t>
      </w:r>
      <w:r w:rsidR="00217C16" w:rsidRPr="00B207B1">
        <w:rPr>
          <w:rFonts w:hAnsiTheme="minorEastAsia"/>
          <w:color w:val="000000" w:themeColor="text1"/>
          <w:rPrChange w:id="5750" w:author="JY0225" w:date="2017-08-24T12:02:00Z">
            <w:rPr>
              <w:color w:val="000000" w:themeColor="text1"/>
            </w:rPr>
          </w:rPrChange>
        </w:rPr>
        <w:t>JavaScript</w:t>
      </w:r>
      <w:r w:rsidR="00217C16" w:rsidRPr="00B207B1">
        <w:rPr>
          <w:rFonts w:hAnsiTheme="minorEastAsia" w:hint="eastAsia"/>
          <w:color w:val="000000" w:themeColor="text1"/>
          <w:rPrChange w:id="5751" w:author="JY0225" w:date="2017-08-24T12:02:00Z">
            <w:rPr>
              <w:rFonts w:hint="eastAsia"/>
              <w:color w:val="000000" w:themeColor="text1"/>
            </w:rPr>
          </w:rPrChange>
        </w:rPr>
        <w:t>、</w:t>
      </w:r>
      <w:r w:rsidR="00217C16" w:rsidRPr="00B207B1">
        <w:rPr>
          <w:rFonts w:hAnsiTheme="minorEastAsia"/>
          <w:color w:val="000000" w:themeColor="text1"/>
          <w:rPrChange w:id="5752" w:author="JY0225" w:date="2017-08-24T12:02:00Z">
            <w:rPr>
              <w:color w:val="000000" w:themeColor="text1"/>
            </w:rPr>
          </w:rPrChange>
        </w:rPr>
        <w:t>Html</w:t>
      </w:r>
      <w:r w:rsidR="00217C16" w:rsidRPr="00B207B1">
        <w:rPr>
          <w:rFonts w:hAnsiTheme="minorEastAsia" w:hint="eastAsia"/>
          <w:color w:val="000000" w:themeColor="text1"/>
          <w:rPrChange w:id="5753" w:author="JY0225" w:date="2017-08-24T12:02:00Z">
            <w:rPr>
              <w:rFonts w:hint="eastAsia"/>
              <w:color w:val="000000" w:themeColor="text1"/>
            </w:rPr>
          </w:rPrChange>
        </w:rPr>
        <w:t>、</w:t>
      </w:r>
      <w:r w:rsidR="00217C16" w:rsidRPr="00B207B1">
        <w:rPr>
          <w:rFonts w:hAnsiTheme="minorEastAsia"/>
          <w:color w:val="000000" w:themeColor="text1"/>
          <w:rPrChange w:id="5754" w:author="JY0225" w:date="2017-08-24T12:02:00Z">
            <w:rPr>
              <w:color w:val="000000" w:themeColor="text1"/>
            </w:rPr>
          </w:rPrChange>
        </w:rPr>
        <w:t>CSS</w:t>
      </w:r>
      <w:r w:rsidR="00217C16" w:rsidRPr="00B207B1">
        <w:rPr>
          <w:rFonts w:hAnsiTheme="minorEastAsia" w:hint="eastAsia"/>
          <w:color w:val="000000" w:themeColor="text1"/>
          <w:rPrChange w:id="5755" w:author="JY0225" w:date="2017-08-24T12:02:00Z">
            <w:rPr>
              <w:rFonts w:hint="eastAsia"/>
              <w:color w:val="000000" w:themeColor="text1"/>
            </w:rPr>
          </w:rPrChange>
        </w:rPr>
        <w:t>等</w:t>
      </w:r>
      <w:r w:rsidR="00566056" w:rsidRPr="00B207B1">
        <w:rPr>
          <w:rFonts w:hAnsiTheme="minorEastAsia" w:hint="eastAsia"/>
          <w:color w:val="000000" w:themeColor="text1"/>
          <w:rPrChange w:id="5756" w:author="JY0225" w:date="2017-08-24T12:02:00Z">
            <w:rPr>
              <w:rFonts w:hint="eastAsia"/>
              <w:color w:val="000000" w:themeColor="text1"/>
            </w:rPr>
          </w:rPrChange>
        </w:rPr>
        <w:t>标准的</w:t>
      </w:r>
      <w:r w:rsidR="00566056" w:rsidRPr="00B207B1">
        <w:rPr>
          <w:rFonts w:hAnsiTheme="minorEastAsia"/>
          <w:color w:val="000000" w:themeColor="text1"/>
          <w:rPrChange w:id="5757" w:author="JY0225" w:date="2017-08-24T12:02:00Z">
            <w:rPr>
              <w:color w:val="000000" w:themeColor="text1"/>
            </w:rPr>
          </w:rPrChange>
        </w:rPr>
        <w:t>web</w:t>
      </w:r>
      <w:r w:rsidR="00566056" w:rsidRPr="00B207B1">
        <w:rPr>
          <w:rFonts w:hAnsiTheme="minorEastAsia" w:hint="eastAsia"/>
          <w:color w:val="000000" w:themeColor="text1"/>
          <w:rPrChange w:id="5758" w:author="JY0225" w:date="2017-08-24T12:02:00Z">
            <w:rPr>
              <w:rFonts w:hint="eastAsia"/>
              <w:color w:val="000000" w:themeColor="text1"/>
            </w:rPr>
          </w:rPrChange>
        </w:rPr>
        <w:t>技术</w:t>
      </w:r>
      <w:r w:rsidR="0056330B" w:rsidRPr="00B207B1">
        <w:rPr>
          <w:rFonts w:hAnsiTheme="minorEastAsia" w:hint="eastAsia"/>
          <w:color w:val="000000" w:themeColor="text1"/>
          <w:rPrChange w:id="5759" w:author="JY0225" w:date="2017-08-24T12:02:00Z">
            <w:rPr>
              <w:rFonts w:hint="eastAsia"/>
              <w:color w:val="000000" w:themeColor="text1"/>
            </w:rPr>
          </w:rPrChange>
        </w:rPr>
        <w:t>，再加上一些专用的</w:t>
      </w:r>
      <w:r w:rsidR="0056330B" w:rsidRPr="00B207B1">
        <w:rPr>
          <w:rFonts w:hAnsiTheme="minorEastAsia"/>
          <w:color w:val="000000" w:themeColor="text1"/>
          <w:rPrChange w:id="5760" w:author="JY0225" w:date="2017-08-24T12:02:00Z">
            <w:rPr>
              <w:color w:val="000000" w:themeColor="text1"/>
            </w:rPr>
          </w:rPrChange>
        </w:rPr>
        <w:t>javascrip API</w:t>
      </w:r>
      <w:r w:rsidR="00651ABF" w:rsidRPr="00B207B1">
        <w:rPr>
          <w:rFonts w:hAnsiTheme="minorEastAsia" w:hint="eastAsia"/>
          <w:color w:val="000000" w:themeColor="text1"/>
          <w:rPrChange w:id="5761" w:author="JY0225" w:date="2017-08-24T12:02:00Z">
            <w:rPr>
              <w:rFonts w:hint="eastAsia"/>
              <w:color w:val="000000" w:themeColor="text1"/>
            </w:rPr>
          </w:rPrChange>
        </w:rPr>
        <w:t>进行编写</w:t>
      </w:r>
      <w:r w:rsidR="00566056" w:rsidRPr="00B207B1">
        <w:rPr>
          <w:rFonts w:hAnsiTheme="minorEastAsia" w:hint="eastAsia"/>
          <w:color w:val="000000" w:themeColor="text1"/>
          <w:rPrChange w:id="5762" w:author="JY0225" w:date="2017-08-24T12:02:00Z">
            <w:rPr>
              <w:rFonts w:hint="eastAsia"/>
              <w:color w:val="000000" w:themeColor="text1"/>
            </w:rPr>
          </w:rPrChange>
        </w:rPr>
        <w:t>。</w:t>
      </w:r>
      <w:r w:rsidR="00983C5D" w:rsidRPr="00B207B1">
        <w:rPr>
          <w:rFonts w:hAnsiTheme="minorEastAsia" w:hint="eastAsia"/>
          <w:color w:val="000000" w:themeColor="text1"/>
          <w:rPrChange w:id="5763" w:author="JY0225" w:date="2017-08-24T12:02:00Z">
            <w:rPr>
              <w:rFonts w:hint="eastAsia"/>
              <w:color w:val="000000" w:themeColor="text1"/>
            </w:rPr>
          </w:rPrChange>
        </w:rPr>
        <w:t>火狐扩展</w:t>
      </w:r>
      <w:r w:rsidR="00983C5D" w:rsidRPr="00B207B1">
        <w:rPr>
          <w:rFonts w:hAnsiTheme="minorEastAsia"/>
          <w:color w:val="000000" w:themeColor="text1"/>
          <w:rPrChange w:id="5764" w:author="JY0225" w:date="2017-08-24T12:02:00Z">
            <w:rPr>
              <w:color w:val="000000" w:themeColor="text1"/>
            </w:rPr>
          </w:rPrChange>
        </w:rPr>
        <w:t>(Extensions for Firefox)</w:t>
      </w:r>
      <w:r w:rsidR="00983C5D" w:rsidRPr="00B207B1">
        <w:rPr>
          <w:rFonts w:hAnsiTheme="minorEastAsia" w:hint="eastAsia"/>
          <w:color w:val="000000" w:themeColor="text1"/>
          <w:rPrChange w:id="5765" w:author="JY0225" w:date="2017-08-24T12:02:00Z">
            <w:rPr>
              <w:rFonts w:hint="eastAsia"/>
              <w:color w:val="000000" w:themeColor="text1"/>
            </w:rPr>
          </w:rPrChange>
        </w:rPr>
        <w:t>由</w:t>
      </w:r>
      <w:r w:rsidR="00983C5D" w:rsidRPr="00B207B1">
        <w:rPr>
          <w:rFonts w:hAnsiTheme="minorEastAsia"/>
          <w:color w:val="000000" w:themeColor="text1"/>
          <w:rPrChange w:id="5766" w:author="JY0225" w:date="2017-08-24T12:02:00Z">
            <w:rPr>
              <w:color w:val="000000" w:themeColor="text1"/>
            </w:rPr>
          </w:rPrChange>
        </w:rPr>
        <w:t>WebExtensions API</w:t>
      </w:r>
      <w:r w:rsidR="00983C5D" w:rsidRPr="00B207B1">
        <w:rPr>
          <w:rFonts w:hAnsiTheme="minorEastAsia" w:hint="eastAsia"/>
          <w:color w:val="000000" w:themeColor="text1"/>
          <w:rPrChange w:id="5767" w:author="JY0225" w:date="2017-08-24T12:02:00Z">
            <w:rPr>
              <w:rFonts w:hint="eastAsia"/>
              <w:color w:val="000000" w:themeColor="text1"/>
            </w:rPr>
          </w:rPrChange>
        </w:rPr>
        <w:t>构建而成。</w:t>
      </w:r>
      <w:r w:rsidR="00983C5D" w:rsidRPr="00B207B1">
        <w:rPr>
          <w:rFonts w:hAnsiTheme="minorEastAsia"/>
          <w:color w:val="000000" w:themeColor="text1"/>
          <w:rPrChange w:id="5768" w:author="JY0225" w:date="2017-08-24T12:02:00Z">
            <w:rPr>
              <w:color w:val="000000" w:themeColor="text1"/>
            </w:rPr>
          </w:rPrChange>
        </w:rPr>
        <w:t xml:space="preserve"> </w:t>
      </w:r>
      <w:r w:rsidR="00983C5D" w:rsidRPr="00B207B1">
        <w:rPr>
          <w:rFonts w:hAnsiTheme="minorEastAsia" w:hint="eastAsia"/>
          <w:color w:val="000000" w:themeColor="text1"/>
          <w:rPrChange w:id="5769"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770" w:author="JY0225" w:date="2017-08-24T12:02:00Z">
            <w:rPr>
              <w:color w:val="000000" w:themeColor="text1"/>
            </w:rPr>
          </w:rPrChange>
        </w:rPr>
        <w:t>Chrome</w:t>
      </w:r>
      <w:r w:rsidR="00983C5D" w:rsidRPr="00B207B1">
        <w:rPr>
          <w:rFonts w:hAnsiTheme="minorEastAsia" w:hint="eastAsia"/>
          <w:color w:val="000000" w:themeColor="text1"/>
          <w:rPrChange w:id="5771" w:author="JY0225" w:date="2017-08-24T12:02:00Z">
            <w:rPr>
              <w:rFonts w:hint="eastAsia"/>
              <w:color w:val="000000" w:themeColor="text1"/>
            </w:rPr>
          </w:rPrChange>
        </w:rPr>
        <w:t>和欧朋浏览器</w:t>
      </w:r>
      <w:r w:rsidR="00983C5D" w:rsidRPr="00B207B1">
        <w:rPr>
          <w:rFonts w:hAnsiTheme="minorEastAsia"/>
          <w:color w:val="000000" w:themeColor="text1"/>
          <w:rPrChange w:id="5772" w:author="JY0225" w:date="2017-08-24T12:02:00Z">
            <w:rPr>
              <w:color w:val="000000" w:themeColor="text1"/>
            </w:rPr>
          </w:rPrChange>
        </w:rPr>
        <w:t>Opera</w:t>
      </w:r>
      <w:r w:rsidR="00983C5D" w:rsidRPr="00B207B1">
        <w:rPr>
          <w:rFonts w:hAnsiTheme="minorEastAsia" w:hint="eastAsia"/>
          <w:color w:val="000000" w:themeColor="text1"/>
          <w:rPrChange w:id="5773" w:author="JY0225" w:date="2017-08-24T12:02:00Z">
            <w:rPr>
              <w:rFonts w:hint="eastAsia"/>
              <w:color w:val="000000" w:themeColor="text1"/>
            </w:rPr>
          </w:rPrChange>
        </w:rPr>
        <w:t>所支持的扩展</w:t>
      </w:r>
      <w:r w:rsidR="00983C5D" w:rsidRPr="00B207B1">
        <w:rPr>
          <w:rFonts w:hAnsiTheme="minorEastAsia"/>
          <w:color w:val="000000" w:themeColor="text1"/>
          <w:rPrChange w:id="5774" w:author="JY0225" w:date="2017-08-24T12:02:00Z">
            <w:rPr>
              <w:color w:val="000000" w:themeColor="text1"/>
            </w:rPr>
          </w:rPrChange>
        </w:rPr>
        <w:t xml:space="preserve">API </w:t>
      </w:r>
      <w:r w:rsidR="00983C5D" w:rsidRPr="00B207B1">
        <w:rPr>
          <w:rFonts w:hAnsiTheme="minorEastAsia" w:hint="eastAsia"/>
          <w:color w:val="000000" w:themeColor="text1"/>
          <w:rPrChange w:id="5775" w:author="JY0225" w:date="2017-08-24T12:02:00Z">
            <w:rPr>
              <w:rFonts w:hint="eastAsia"/>
              <w:color w:val="000000" w:themeColor="text1"/>
            </w:rPr>
          </w:rPrChange>
        </w:rPr>
        <w:t>兼容。</w:t>
      </w:r>
      <w:r w:rsidR="00962804" w:rsidRPr="00B207B1">
        <w:rPr>
          <w:rFonts w:hAnsiTheme="minorEastAsia" w:hint="eastAsia"/>
          <w:color w:val="000000" w:themeColor="text1"/>
          <w:rPrChange w:id="5776"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777" w:author="JY0225" w:date="2017-08-24T12:02:00Z">
            <w:rPr>
              <w:rFonts w:hint="eastAsia"/>
              <w:color w:val="000000" w:themeColor="text1"/>
            </w:rPr>
          </w:rPrChange>
        </w:rPr>
        <w:t>扩展</w:t>
      </w:r>
      <w:r w:rsidR="00566056" w:rsidRPr="00B207B1">
        <w:rPr>
          <w:rFonts w:hAnsiTheme="minorEastAsia" w:hint="eastAsia"/>
          <w:color w:val="000000" w:themeColor="text1"/>
          <w:rPrChange w:id="5778"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5779"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780" w:author="JY0225" w:date="2017-08-24T12:02:00Z">
            <w:rPr>
              <w:color w:val="000000" w:themeColor="text1"/>
            </w:rPr>
          </w:rPrChange>
        </w:rPr>
        <w:t>Firefox</w:t>
      </w:r>
      <w:r w:rsidR="00B163AD" w:rsidRPr="00B207B1">
        <w:rPr>
          <w:rFonts w:hAnsiTheme="minorEastAsia" w:hint="eastAsia"/>
          <w:color w:val="000000" w:themeColor="text1"/>
          <w:rPrChange w:id="5781" w:author="JY0225" w:date="2017-08-24T12:02:00Z">
            <w:rPr>
              <w:rFonts w:hint="eastAsia"/>
              <w:color w:val="000000" w:themeColor="text1"/>
            </w:rPr>
          </w:rPrChange>
        </w:rPr>
        <w:t>的</w:t>
      </w:r>
      <w:r w:rsidR="002E5718" w:rsidRPr="00B207B1">
        <w:rPr>
          <w:rFonts w:hAnsiTheme="minorEastAsia" w:hint="eastAsia"/>
          <w:color w:val="000000" w:themeColor="text1"/>
          <w:rPrChange w:id="5782"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5783"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5784"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5785" w:author="JY0225" w:date="2017-08-24T12:02:00Z">
            <w:rPr>
              <w:rFonts w:hint="eastAsia"/>
              <w:color w:val="000000" w:themeColor="text1"/>
            </w:rPr>
          </w:rPrChange>
        </w:rPr>
        <w:t>来使用云</w:t>
      </w:r>
      <w:r w:rsidR="00476838" w:rsidRPr="00B207B1">
        <w:rPr>
          <w:rFonts w:hAnsiTheme="minorEastAsia" w:hint="eastAsia"/>
          <w:color w:val="000000" w:themeColor="text1"/>
          <w:rPrChange w:id="5786" w:author="JY0225" w:date="2017-08-24T12:02:00Z">
            <w:rPr>
              <w:rFonts w:hint="eastAsia"/>
              <w:color w:val="000000" w:themeColor="text1"/>
            </w:rPr>
          </w:rPrChange>
        </w:rPr>
        <w:t>备份</w:t>
      </w:r>
      <w:r w:rsidR="00B163AD" w:rsidRPr="00B207B1">
        <w:rPr>
          <w:rFonts w:hAnsiTheme="minorEastAsia" w:hint="eastAsia"/>
          <w:color w:val="000000" w:themeColor="text1"/>
          <w:rPrChange w:id="5787" w:author="JY0225" w:date="2017-08-24T12:02:00Z">
            <w:rPr>
              <w:rFonts w:hint="eastAsia"/>
              <w:color w:val="000000" w:themeColor="text1"/>
            </w:rPr>
          </w:rPrChange>
        </w:rPr>
        <w:t>服务</w:t>
      </w:r>
      <w:r w:rsidR="00623005" w:rsidRPr="00B207B1">
        <w:rPr>
          <w:rFonts w:hAnsiTheme="minorEastAsia" w:hint="eastAsia"/>
          <w:color w:val="000000" w:themeColor="text1"/>
          <w:rPrChange w:id="5788"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789" w:author="JY0225" w:date="2017-08-24T12:02:00Z">
            <w:rPr>
              <w:color w:val="000000" w:themeColor="text1"/>
            </w:rPr>
          </w:rPrChange>
        </w:rPr>
      </w:pPr>
      <w:r w:rsidRPr="00B207B1">
        <w:rPr>
          <w:rFonts w:hAnsiTheme="minorEastAsia"/>
          <w:color w:val="000000" w:themeColor="text1"/>
          <w:rPrChange w:id="5790" w:author="JY0225" w:date="2017-08-24T12:02:00Z">
            <w:rPr>
              <w:color w:val="000000" w:themeColor="text1"/>
            </w:rPr>
          </w:rPrChange>
        </w:rPr>
        <w:tab/>
        <w:t>1</w:t>
      </w:r>
      <w:r w:rsidRPr="00B207B1">
        <w:rPr>
          <w:rFonts w:hAnsiTheme="minorEastAsia" w:hint="eastAsia"/>
          <w:color w:val="000000" w:themeColor="text1"/>
          <w:rPrChange w:id="5791"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792" w:author="JY0225" w:date="2017-08-24T12:02:00Z">
            <w:rPr>
              <w:color w:val="000000" w:themeColor="text1"/>
            </w:rPr>
          </w:rPrChange>
        </w:rPr>
      </w:pPr>
      <w:r w:rsidRPr="00B207B1">
        <w:rPr>
          <w:rFonts w:hAnsiTheme="minorEastAsia"/>
          <w:color w:val="000000" w:themeColor="text1"/>
          <w:rPrChange w:id="5793" w:author="JY0225" w:date="2017-08-24T12:02:00Z">
            <w:rPr>
              <w:color w:val="000000" w:themeColor="text1"/>
            </w:rPr>
          </w:rPrChange>
        </w:rPr>
        <w:tab/>
      </w:r>
      <w:r w:rsidR="00EC5125" w:rsidRPr="00B207B1">
        <w:rPr>
          <w:rFonts w:hAnsiTheme="minorEastAsia"/>
          <w:color w:val="000000" w:themeColor="text1"/>
          <w:rPrChange w:id="5794" w:author="JY0225" w:date="2017-08-24T12:02:00Z">
            <w:rPr>
              <w:color w:val="000000" w:themeColor="text1"/>
            </w:rPr>
          </w:rPrChange>
        </w:rPr>
        <w:t>WebExtension</w:t>
      </w:r>
      <w:r w:rsidR="00957E2D" w:rsidRPr="00B207B1">
        <w:rPr>
          <w:rFonts w:hAnsiTheme="minorEastAsia" w:hint="eastAsia"/>
          <w:color w:val="000000" w:themeColor="text1"/>
          <w:rPrChange w:id="5795"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796" w:author="JY0225" w:date="2017-08-24T12:02:00Z">
            <w:rPr>
              <w:color w:val="000000" w:themeColor="text1"/>
            </w:rPr>
          </w:rPrChange>
        </w:rPr>
      </w:pPr>
      <w:r w:rsidRPr="00B207B1">
        <w:rPr>
          <w:rFonts w:hAnsiTheme="minorEastAsia"/>
          <w:color w:val="000000" w:themeColor="text1"/>
          <w:rPrChange w:id="5797" w:author="JY0225" w:date="2017-08-24T12:02:00Z">
            <w:rPr>
              <w:color w:val="000000" w:themeColor="text1"/>
            </w:rPr>
          </w:rPrChange>
        </w:rPr>
        <w:t>background pages</w:t>
      </w:r>
      <w:r w:rsidRPr="00B207B1">
        <w:rPr>
          <w:rFonts w:hAnsiTheme="minorEastAsia" w:hint="eastAsia"/>
          <w:color w:val="000000" w:themeColor="text1"/>
          <w:rPrChange w:id="5798"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5799" w:author="JY0225" w:date="2017-08-24T12:02:00Z">
            <w:rPr>
              <w:color w:val="000000" w:themeColor="text1"/>
            </w:rPr>
          </w:rPrChange>
        </w:rPr>
      </w:pPr>
      <w:r w:rsidRPr="00B207B1">
        <w:rPr>
          <w:rFonts w:hAnsiTheme="minorEastAsia"/>
          <w:color w:val="000000" w:themeColor="text1"/>
          <w:rPrChange w:id="5800" w:author="JY0225" w:date="2017-08-24T12:02:00Z">
            <w:rPr>
              <w:color w:val="000000" w:themeColor="text1"/>
            </w:rPr>
          </w:rPrChange>
        </w:rPr>
        <w:t>content scripts</w:t>
      </w:r>
      <w:r w:rsidRPr="00B207B1">
        <w:rPr>
          <w:rFonts w:hAnsiTheme="minorEastAsia" w:hint="eastAsia"/>
          <w:color w:val="000000" w:themeColor="text1"/>
          <w:rPrChange w:id="5801"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802" w:author="JY0225" w:date="2017-08-24T12:02:00Z">
            <w:rPr>
              <w:color w:val="000000" w:themeColor="text1"/>
            </w:rPr>
          </w:rPrChange>
        </w:rPr>
      </w:pPr>
      <w:r w:rsidRPr="00B207B1">
        <w:rPr>
          <w:rFonts w:hAnsiTheme="minorEastAsia"/>
          <w:color w:val="000000" w:themeColor="text1"/>
          <w:rPrChange w:id="5803" w:author="JY0225" w:date="2017-08-24T12:02:00Z">
            <w:rPr>
              <w:color w:val="000000" w:themeColor="text1"/>
            </w:rPr>
          </w:rPrChange>
        </w:rPr>
        <w:t>browser action files</w:t>
      </w:r>
      <w:r w:rsidRPr="00B207B1">
        <w:rPr>
          <w:rFonts w:hAnsiTheme="minorEastAsia" w:hint="eastAsia"/>
          <w:color w:val="000000" w:themeColor="text1"/>
          <w:rPrChange w:id="5804"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805" w:author="JY0225" w:date="2017-08-24T12:02:00Z">
            <w:rPr>
              <w:color w:val="000000" w:themeColor="text1"/>
            </w:rPr>
          </w:rPrChange>
        </w:rPr>
      </w:pPr>
      <w:r w:rsidRPr="00B207B1">
        <w:rPr>
          <w:rFonts w:hAnsiTheme="minorEastAsia"/>
          <w:color w:val="000000" w:themeColor="text1"/>
          <w:rPrChange w:id="5806" w:author="JY0225" w:date="2017-08-24T12:02:00Z">
            <w:rPr>
              <w:color w:val="000000" w:themeColor="text1"/>
            </w:rPr>
          </w:rPrChange>
        </w:rPr>
        <w:t>page action files</w:t>
      </w:r>
      <w:r w:rsidRPr="00B207B1">
        <w:rPr>
          <w:rFonts w:hAnsiTheme="minorEastAsia" w:hint="eastAsia"/>
          <w:color w:val="000000" w:themeColor="text1"/>
          <w:rPrChange w:id="5807"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808" w:author="JY0225" w:date="2017-08-24T12:02:00Z">
            <w:rPr>
              <w:color w:val="000000" w:themeColor="text1"/>
            </w:rPr>
          </w:rPrChange>
        </w:rPr>
      </w:pPr>
      <w:r w:rsidRPr="00B207B1">
        <w:rPr>
          <w:rFonts w:hAnsiTheme="minorEastAsia"/>
          <w:color w:val="000000" w:themeColor="text1"/>
          <w:rPrChange w:id="5809" w:author="JY0225" w:date="2017-08-24T12:02:00Z">
            <w:rPr>
              <w:color w:val="000000" w:themeColor="text1"/>
            </w:rPr>
          </w:rPrChange>
        </w:rPr>
        <w:t>options pages</w:t>
      </w:r>
      <w:r w:rsidRPr="00B207B1">
        <w:rPr>
          <w:rFonts w:hAnsiTheme="minorEastAsia" w:hint="eastAsia"/>
          <w:color w:val="000000" w:themeColor="text1"/>
          <w:rPrChange w:id="5810" w:author="JY0225" w:date="2017-08-24T12:02:00Z">
            <w:rPr>
              <w:rFonts w:hint="eastAsia"/>
              <w:color w:val="000000" w:themeColor="text1"/>
            </w:rPr>
          </w:rPrChange>
        </w:rPr>
        <w:t>：为用户定义一个可浏览的</w:t>
      </w:r>
      <w:r w:rsidRPr="00B207B1">
        <w:rPr>
          <w:rFonts w:hAnsiTheme="minorEastAsia"/>
          <w:color w:val="000000" w:themeColor="text1"/>
          <w:rPrChange w:id="5811" w:author="JY0225" w:date="2017-08-24T12:02:00Z">
            <w:rPr>
              <w:color w:val="000000" w:themeColor="text1"/>
            </w:rPr>
          </w:rPrChange>
        </w:rPr>
        <w:t>UI</w:t>
      </w:r>
      <w:r w:rsidRPr="00B207B1">
        <w:rPr>
          <w:rFonts w:hAnsiTheme="minorEastAsia" w:hint="eastAsia"/>
          <w:color w:val="000000" w:themeColor="text1"/>
          <w:rPrChange w:id="5812"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813" w:author="JY0225" w:date="2017-08-24T12:02:00Z">
            <w:rPr>
              <w:color w:val="000000" w:themeColor="text1"/>
            </w:rPr>
          </w:rPrChange>
        </w:rPr>
      </w:pPr>
      <w:r w:rsidRPr="00B207B1">
        <w:rPr>
          <w:rFonts w:hAnsiTheme="minorEastAsia"/>
          <w:color w:val="000000" w:themeColor="text1"/>
          <w:rPrChange w:id="5814" w:author="JY0225" w:date="2017-08-24T12:02:00Z">
            <w:rPr>
              <w:color w:val="000000" w:themeColor="text1"/>
            </w:rPr>
          </w:rPrChange>
        </w:rPr>
        <w:t>web-accessible resources</w:t>
      </w:r>
      <w:r w:rsidRPr="00B207B1">
        <w:rPr>
          <w:rFonts w:hAnsiTheme="minorEastAsia" w:hint="eastAsia"/>
          <w:color w:val="000000" w:themeColor="text1"/>
          <w:rPrChange w:id="5815" w:author="JY0225" w:date="2017-08-24T12:02:00Z">
            <w:rPr>
              <w:rFonts w:hint="eastAsia"/>
              <w:color w:val="000000" w:themeColor="text1"/>
            </w:rPr>
          </w:rPrChange>
        </w:rPr>
        <w:t>：是打包好的内容可用于网页与目录脚本</w:t>
      </w:r>
    </w:p>
    <w:p w14:paraId="0575E3C5" w14:textId="4A135F65" w:rsidR="00453AD6" w:rsidRPr="00B207B1" w:rsidRDefault="007A48BF" w:rsidP="009931E4">
      <w:pPr>
        <w:spacing w:afterLines="30" w:after="93" w:line="400" w:lineRule="exact"/>
        <w:rPr>
          <w:rFonts w:hAnsiTheme="minorEastAsia"/>
          <w:color w:val="000000" w:themeColor="text1"/>
          <w:rPrChange w:id="5816" w:author="JY0225" w:date="2017-08-24T12:02:00Z">
            <w:rPr>
              <w:color w:val="000000" w:themeColor="text1"/>
            </w:rPr>
          </w:rPrChange>
        </w:rPr>
      </w:pPr>
      <w:r w:rsidRPr="00B207B1">
        <w:rPr>
          <w:rFonts w:hAnsiTheme="minorEastAsia"/>
          <w:color w:val="000000" w:themeColor="text1"/>
          <w:rPrChange w:id="5817" w:author="JY0225" w:date="2017-08-24T12:02:00Z">
            <w:rPr>
              <w:color w:val="000000" w:themeColor="text1"/>
            </w:rPr>
          </w:rPrChange>
        </w:rPr>
        <w:tab/>
      </w:r>
      <w:r w:rsidR="00655461" w:rsidRPr="00B207B1">
        <w:rPr>
          <w:rFonts w:hAnsiTheme="minorEastAsia"/>
          <w:color w:val="000000" w:themeColor="text1"/>
          <w:rPrChange w:id="5818" w:author="JY0225" w:date="2017-08-24T12:02:00Z">
            <w:rPr>
              <w:color w:val="000000" w:themeColor="text1"/>
            </w:rPr>
          </w:rPrChange>
        </w:rPr>
        <w:t>manifest.json</w:t>
      </w:r>
      <w:r w:rsidR="00385952" w:rsidRPr="00B207B1">
        <w:rPr>
          <w:rFonts w:hAnsiTheme="minorEastAsia" w:hint="eastAsia"/>
          <w:color w:val="000000" w:themeColor="text1"/>
          <w:rPrChange w:id="5819" w:author="JY0225" w:date="2017-08-24T12:02:00Z">
            <w:rPr>
              <w:rFonts w:hint="eastAsia"/>
              <w:color w:val="000000" w:themeColor="text1"/>
            </w:rPr>
          </w:rPrChange>
        </w:rPr>
        <w:t>是</w:t>
      </w:r>
      <w:r w:rsidR="00655461" w:rsidRPr="00B207B1">
        <w:rPr>
          <w:rFonts w:hAnsiTheme="minorEastAsia" w:hint="eastAsia"/>
          <w:color w:val="000000" w:themeColor="text1"/>
          <w:rPrChange w:id="5820" w:author="JY0225" w:date="2017-08-24T12:02:00Z">
            <w:rPr>
              <w:rFonts w:hint="eastAsia"/>
              <w:color w:val="000000" w:themeColor="text1"/>
            </w:rPr>
          </w:rPrChange>
        </w:rPr>
        <w:t>唯一一个在每个</w:t>
      </w:r>
      <w:r w:rsidR="00655461" w:rsidRPr="00B207B1">
        <w:rPr>
          <w:rFonts w:hAnsiTheme="minorEastAsia"/>
          <w:color w:val="000000" w:themeColor="text1"/>
          <w:rPrChange w:id="5821"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822"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823"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824" w:author="JY0225" w:date="2017-08-24T12:02:00Z">
            <w:rPr>
              <w:color w:val="000000" w:themeColor="text1"/>
            </w:rPr>
          </w:rPrChange>
        </w:rPr>
        <w:t>WebExtension</w:t>
      </w:r>
      <w:r w:rsidR="00655461" w:rsidRPr="00B207B1">
        <w:rPr>
          <w:rFonts w:hAnsiTheme="minorEastAsia" w:hint="eastAsia"/>
          <w:color w:val="000000" w:themeColor="text1"/>
          <w:rPrChange w:id="5825"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826" w:author="JY0225" w:date="2017-08-24T12:02:00Z">
            <w:rPr>
              <w:rFonts w:hint="eastAsia"/>
              <w:color w:val="000000" w:themeColor="text1"/>
            </w:rPr>
          </w:rPrChange>
        </w:rPr>
        <w:t>本文中</w:t>
      </w:r>
      <w:r w:rsidR="00D766B8" w:rsidRPr="00B207B1">
        <w:rPr>
          <w:rFonts w:hAnsiTheme="minorEastAsia"/>
          <w:color w:val="000000" w:themeColor="text1"/>
          <w:rPrChange w:id="5827" w:author="JY0225" w:date="2017-08-24T12:02:00Z">
            <w:rPr>
              <w:color w:val="000000" w:themeColor="text1"/>
            </w:rPr>
          </w:rPrChange>
        </w:rPr>
        <w:t>manifest.json</w:t>
      </w:r>
      <w:r w:rsidR="00EB314C" w:rsidRPr="00B207B1">
        <w:rPr>
          <w:rFonts w:hAnsiTheme="minorEastAsia" w:hint="eastAsia"/>
          <w:color w:val="000000" w:themeColor="text1"/>
          <w:rPrChange w:id="5828" w:author="JY0225" w:date="2017-08-24T12:02:00Z">
            <w:rPr>
              <w:rFonts w:hint="eastAsia"/>
              <w:color w:val="000000" w:themeColor="text1"/>
            </w:rPr>
          </w:rPrChange>
        </w:rPr>
        <w:t>中</w:t>
      </w:r>
      <w:r w:rsidR="00D766B8" w:rsidRPr="00B207B1">
        <w:rPr>
          <w:rFonts w:hAnsiTheme="minorEastAsia" w:hint="eastAsia"/>
          <w:color w:val="000000" w:themeColor="text1"/>
          <w:rPrChange w:id="5829" w:author="JY0225" w:date="2017-08-24T12:02:00Z">
            <w:rPr>
              <w:rFonts w:hint="eastAsia"/>
              <w:color w:val="000000" w:themeColor="text1"/>
            </w:rPr>
          </w:rPrChange>
        </w:rPr>
        <w:t>的</w:t>
      </w:r>
      <w:r w:rsidR="00EB314C" w:rsidRPr="00B207B1">
        <w:rPr>
          <w:rFonts w:hAnsiTheme="minorEastAsia" w:hint="eastAsia"/>
          <w:color w:val="000000" w:themeColor="text1"/>
          <w:rPrChange w:id="5830" w:author="JY0225" w:date="2017-08-24T12:02:00Z">
            <w:rPr>
              <w:rFonts w:hint="eastAsia"/>
              <w:color w:val="000000" w:themeColor="text1"/>
            </w:rPr>
          </w:rPrChange>
        </w:rPr>
        <w:t>关键</w:t>
      </w:r>
      <w:r w:rsidR="00D766B8" w:rsidRPr="00B207B1">
        <w:rPr>
          <w:rFonts w:hAnsiTheme="minorEastAsia" w:hint="eastAsia"/>
          <w:color w:val="000000" w:themeColor="text1"/>
          <w:rPrChange w:id="5831"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832"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833" w:author="JY0225" w:date="2017-08-24T12:03:00Z">
            <w:rPr>
              <w:rFonts w:hint="eastAsia"/>
              <w:color w:val="000000" w:themeColor="text1"/>
            </w:rPr>
          </w:rPrChange>
        </w:rPr>
        <w:t>上述代码描述的是</w:t>
      </w:r>
      <w:r w:rsidR="00FB357A" w:rsidRPr="00B207B1">
        <w:rPr>
          <w:rFonts w:hAnsiTheme="minorEastAsia"/>
          <w:color w:val="000000" w:themeColor="text1"/>
          <w:rPrChange w:id="5834" w:author="JY0225" w:date="2017-08-24T12:03:00Z">
            <w:rPr>
              <w:color w:val="000000" w:themeColor="text1"/>
            </w:rPr>
          </w:rPrChange>
        </w:rPr>
        <w:t>manifest.json</w:t>
      </w:r>
      <w:r w:rsidR="00FB357A" w:rsidRPr="00B207B1">
        <w:rPr>
          <w:rFonts w:hAnsiTheme="minorEastAsia" w:hint="eastAsia"/>
          <w:color w:val="000000" w:themeColor="text1"/>
          <w:rPrChange w:id="5835"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836" w:author="JY0225" w:date="2017-08-24T12:03:00Z">
            <w:rPr>
              <w:rFonts w:hint="eastAsia"/>
              <w:color w:val="000000" w:themeColor="text1"/>
            </w:rPr>
          </w:rPrChange>
        </w:rPr>
        <w:t>扩展</w:t>
      </w:r>
      <w:r w:rsidR="00FB357A" w:rsidRPr="00B207B1">
        <w:rPr>
          <w:rFonts w:hAnsiTheme="minorEastAsia" w:hint="eastAsia"/>
          <w:color w:val="000000" w:themeColor="text1"/>
          <w:rPrChange w:id="5837" w:author="JY0225" w:date="2017-08-24T12:03:00Z">
            <w:rPr>
              <w:rFonts w:hint="eastAsia"/>
              <w:color w:val="000000" w:themeColor="text1"/>
            </w:rPr>
          </w:rPrChange>
        </w:rPr>
        <w:t>的名称</w:t>
      </w:r>
      <w:r w:rsidR="00587D24" w:rsidRPr="00B207B1">
        <w:rPr>
          <w:rFonts w:hAnsiTheme="minorEastAsia" w:hint="eastAsia"/>
          <w:color w:val="000000" w:themeColor="text1"/>
          <w:rPrChange w:id="5838" w:author="JY0225" w:date="2017-08-24T12:03:00Z">
            <w:rPr>
              <w:rFonts w:hint="eastAsia"/>
              <w:color w:val="000000" w:themeColor="text1"/>
            </w:rPr>
          </w:rPrChange>
        </w:rPr>
        <w:t>、</w:t>
      </w:r>
      <w:r w:rsidR="00FB357A" w:rsidRPr="00B207B1">
        <w:rPr>
          <w:rFonts w:hAnsiTheme="minorEastAsia" w:hint="eastAsia"/>
          <w:color w:val="000000" w:themeColor="text1"/>
          <w:rPrChange w:id="5839" w:author="JY0225" w:date="2017-08-24T12:03:00Z">
            <w:rPr>
              <w:rFonts w:hint="eastAsia"/>
              <w:color w:val="000000" w:themeColor="text1"/>
            </w:rPr>
          </w:rPrChange>
        </w:rPr>
        <w:t>版本信息</w:t>
      </w:r>
      <w:r w:rsidR="00763508" w:rsidRPr="00B207B1">
        <w:rPr>
          <w:rFonts w:hAnsiTheme="minorEastAsia" w:hint="eastAsia"/>
          <w:color w:val="000000" w:themeColor="text1"/>
          <w:rPrChange w:id="5840"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841" w:author="JY0225" w:date="2017-08-24T12:03:00Z">
            <w:rPr>
              <w:rFonts w:hint="eastAsia"/>
              <w:color w:val="000000" w:themeColor="text1"/>
            </w:rPr>
          </w:rPrChange>
        </w:rPr>
        <w:t>作为</w:t>
      </w:r>
      <w:r w:rsidR="002E5718" w:rsidRPr="00B207B1">
        <w:rPr>
          <w:rFonts w:hAnsiTheme="minorEastAsia" w:hint="eastAsia"/>
          <w:color w:val="000000" w:themeColor="text1"/>
          <w:rPrChange w:id="5842" w:author="JY0225" w:date="2017-08-24T12:03:00Z">
            <w:rPr>
              <w:rFonts w:hint="eastAsia"/>
              <w:color w:val="000000" w:themeColor="text1"/>
            </w:rPr>
          </w:rPrChange>
        </w:rPr>
        <w:t>扩展</w:t>
      </w:r>
      <w:r w:rsidR="00E309DF" w:rsidRPr="00B207B1">
        <w:rPr>
          <w:rFonts w:hAnsiTheme="minorEastAsia" w:hint="eastAsia"/>
          <w:color w:val="000000" w:themeColor="text1"/>
          <w:rPrChange w:id="5843" w:author="JY0225" w:date="2017-08-24T12:03:00Z">
            <w:rPr>
              <w:rFonts w:hint="eastAsia"/>
              <w:color w:val="000000" w:themeColor="text1"/>
            </w:rPr>
          </w:rPrChange>
        </w:rPr>
        <w:t>的入口，</w:t>
      </w:r>
      <w:r w:rsidR="008F7D3A" w:rsidRPr="00B207B1">
        <w:rPr>
          <w:rFonts w:hAnsiTheme="minorEastAsia" w:hint="eastAsia"/>
          <w:color w:val="000000" w:themeColor="text1"/>
          <w:rPrChange w:id="5844"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845" w:author="JY0225" w:date="2017-08-24T12:03:00Z">
            <w:rPr>
              <w:color w:val="000000" w:themeColor="text1"/>
            </w:rPr>
          </w:rPrChange>
        </w:rPr>
        <w:t>browser_action</w:t>
      </w:r>
      <w:r w:rsidR="002C2594" w:rsidRPr="00B207B1">
        <w:rPr>
          <w:rFonts w:hAnsiTheme="minorEastAsia" w:hint="eastAsia"/>
          <w:color w:val="000000" w:themeColor="text1"/>
          <w:rPrChange w:id="5846" w:author="JY0225" w:date="2017-08-24T12:03:00Z">
            <w:rPr>
              <w:rFonts w:hint="eastAsia"/>
              <w:color w:val="000000" w:themeColor="text1"/>
            </w:rPr>
          </w:rPrChange>
        </w:rPr>
        <w:t>参数中的</w:t>
      </w:r>
      <w:r w:rsidR="002C2594" w:rsidRPr="00B207B1">
        <w:rPr>
          <w:rFonts w:hAnsiTheme="minorEastAsia"/>
          <w:color w:val="000000" w:themeColor="text1"/>
          <w:rPrChange w:id="5847" w:author="JY0225" w:date="2017-08-24T12:03:00Z">
            <w:rPr>
              <w:color w:val="000000" w:themeColor="text1"/>
            </w:rPr>
          </w:rPrChange>
        </w:rPr>
        <w:t>default_icon</w:t>
      </w:r>
      <w:r w:rsidR="002C2594" w:rsidRPr="00B207B1">
        <w:rPr>
          <w:rFonts w:hAnsiTheme="minorEastAsia" w:hint="eastAsia"/>
          <w:color w:val="000000" w:themeColor="text1"/>
          <w:rPrChange w:id="5848" w:author="JY0225" w:date="2017-08-24T12:03:00Z">
            <w:rPr>
              <w:rFonts w:hint="eastAsia"/>
              <w:color w:val="000000" w:themeColor="text1"/>
            </w:rPr>
          </w:rPrChange>
        </w:rPr>
        <w:t>属性指定</w:t>
      </w:r>
      <w:r w:rsidR="002E5718" w:rsidRPr="00B207B1">
        <w:rPr>
          <w:rFonts w:hAnsiTheme="minorEastAsia" w:hint="eastAsia"/>
          <w:color w:val="000000" w:themeColor="text1"/>
          <w:rPrChange w:id="5849" w:author="JY0225" w:date="2017-08-24T12:03:00Z">
            <w:rPr>
              <w:rFonts w:hint="eastAsia"/>
              <w:color w:val="000000" w:themeColor="text1"/>
            </w:rPr>
          </w:rPrChange>
        </w:rPr>
        <w:t>扩展</w:t>
      </w:r>
      <w:r w:rsidR="002C2594" w:rsidRPr="00B207B1">
        <w:rPr>
          <w:rFonts w:hAnsiTheme="minorEastAsia" w:hint="eastAsia"/>
          <w:color w:val="000000" w:themeColor="text1"/>
          <w:rPrChange w:id="5850" w:author="JY0225" w:date="2017-08-24T12:03:00Z">
            <w:rPr>
              <w:rFonts w:hint="eastAsia"/>
              <w:color w:val="000000" w:themeColor="text1"/>
            </w:rPr>
          </w:rPrChange>
        </w:rPr>
        <w:t>的图标，而</w:t>
      </w:r>
      <w:r w:rsidR="002C2594" w:rsidRPr="00B207B1">
        <w:rPr>
          <w:rFonts w:hAnsiTheme="minorEastAsia"/>
          <w:color w:val="000000" w:themeColor="text1"/>
          <w:rPrChange w:id="5851" w:author="JY0225" w:date="2017-08-24T12:03:00Z">
            <w:rPr>
              <w:color w:val="000000" w:themeColor="text1"/>
            </w:rPr>
          </w:rPrChange>
        </w:rPr>
        <w:t>default_popup</w:t>
      </w:r>
      <w:r w:rsidR="002C2594" w:rsidRPr="00B207B1">
        <w:rPr>
          <w:rFonts w:hAnsiTheme="minorEastAsia" w:hint="eastAsia"/>
          <w:color w:val="000000" w:themeColor="text1"/>
          <w:rPrChange w:id="5852"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853" w:author="JY0225" w:date="2017-08-24T12:03:00Z">
            <w:rPr>
              <w:color w:val="000000" w:themeColor="text1"/>
            </w:rPr>
          </w:rPrChange>
        </w:rPr>
      </w:pPr>
      <w:r w:rsidRPr="00B207B1">
        <w:rPr>
          <w:rFonts w:hAnsiTheme="minorEastAsia"/>
          <w:color w:val="000000" w:themeColor="text1"/>
          <w:rPrChange w:id="5854" w:author="JY0225" w:date="2017-08-24T12:03:00Z">
            <w:rPr>
              <w:color w:val="000000" w:themeColor="text1"/>
            </w:rPr>
          </w:rPrChange>
        </w:rPr>
        <w:tab/>
        <w:t>2</w:t>
      </w:r>
      <w:r w:rsidRPr="00B207B1">
        <w:rPr>
          <w:rFonts w:hAnsiTheme="minorEastAsia" w:hint="eastAsia"/>
          <w:color w:val="000000" w:themeColor="text1"/>
          <w:rPrChange w:id="5855" w:author="JY0225" w:date="2017-08-24T12:03:00Z">
            <w:rPr>
              <w:rFonts w:hint="eastAsia"/>
              <w:color w:val="000000" w:themeColor="text1"/>
            </w:rPr>
          </w:rPrChange>
        </w:rPr>
        <w:t>）</w:t>
      </w:r>
      <w:r w:rsidR="004733F0" w:rsidRPr="00B207B1">
        <w:rPr>
          <w:rFonts w:hAnsiTheme="minorEastAsia" w:hint="eastAsia"/>
          <w:color w:val="000000" w:themeColor="text1"/>
          <w:rPrChange w:id="5856"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857" w:author="JY0225" w:date="2017-08-24T12:03:00Z">
            <w:rPr>
              <w:color w:val="000000" w:themeColor="text1"/>
            </w:rPr>
          </w:rPrChange>
        </w:rPr>
      </w:pPr>
      <w:r w:rsidRPr="00B207B1">
        <w:rPr>
          <w:rFonts w:hAnsiTheme="minorEastAsia"/>
          <w:color w:val="000000" w:themeColor="text1"/>
          <w:rPrChange w:id="5858" w:author="JY0225" w:date="2017-08-24T12:03:00Z">
            <w:rPr>
              <w:color w:val="000000" w:themeColor="text1"/>
            </w:rPr>
          </w:rPrChange>
        </w:rPr>
        <w:tab/>
      </w:r>
      <w:r w:rsidR="006F7B24" w:rsidRPr="00B207B1">
        <w:rPr>
          <w:rFonts w:hAnsiTheme="minorEastAsia"/>
          <w:color w:val="000000" w:themeColor="text1"/>
          <w:rPrChange w:id="5859" w:author="JY0225" w:date="2017-08-24T12:03:00Z">
            <w:rPr>
              <w:color w:val="000000" w:themeColor="text1"/>
            </w:rPr>
          </w:rPrChange>
        </w:rPr>
        <w:t>WebExtension</w:t>
      </w:r>
      <w:r w:rsidR="008A1F2A" w:rsidRPr="00B207B1">
        <w:rPr>
          <w:rFonts w:hAnsiTheme="minorEastAsia" w:hint="eastAsia"/>
          <w:color w:val="000000" w:themeColor="text1"/>
          <w:rPrChange w:id="5860"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861"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862" w:author="JY0225" w:date="2017-08-24T12:03:00Z">
            <w:rPr>
              <w:rFonts w:hint="eastAsia"/>
              <w:color w:val="000000" w:themeColor="text1"/>
            </w:rPr>
          </w:rPrChange>
        </w:rPr>
        <w:t>。</w:t>
      </w:r>
      <w:r w:rsidR="004807FA" w:rsidRPr="00B207B1">
        <w:rPr>
          <w:rFonts w:hAnsiTheme="minorEastAsia"/>
          <w:color w:val="000000" w:themeColor="text1"/>
          <w:rPrChange w:id="5863"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864"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865" w:author="JY0225" w:date="2017-08-24T12:03:00Z">
            <w:rPr>
              <w:rFonts w:hint="eastAsia"/>
              <w:color w:val="000000" w:themeColor="text1"/>
            </w:rPr>
          </w:rPrChange>
        </w:rPr>
        <w:t>连接</w:t>
      </w:r>
      <w:r w:rsidR="0048733E" w:rsidRPr="00B207B1">
        <w:rPr>
          <w:rFonts w:hAnsiTheme="minorEastAsia" w:hint="eastAsia"/>
          <w:color w:val="000000" w:themeColor="text1"/>
          <w:rPrChange w:id="5866"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867" w:author="JY0225" w:date="2017-08-24T12:03:00Z">
            <w:rPr>
              <w:color w:val="000000" w:themeColor="text1"/>
            </w:rPr>
          </w:rPrChange>
        </w:rPr>
      </w:pPr>
      <w:r w:rsidRPr="00B207B1">
        <w:rPr>
          <w:rFonts w:hAnsiTheme="minorEastAsia"/>
          <w:color w:val="000000" w:themeColor="text1"/>
          <w:rPrChange w:id="5868" w:author="JY0225" w:date="2017-08-24T12:03:00Z">
            <w:rPr>
              <w:color w:val="000000" w:themeColor="text1"/>
            </w:rPr>
          </w:rPrChange>
        </w:rPr>
        <w:tab/>
      </w:r>
      <w:r w:rsidR="00AB5CA4" w:rsidRPr="00B207B1">
        <w:rPr>
          <w:rFonts w:hAnsiTheme="minorEastAsia"/>
          <w:color w:val="000000" w:themeColor="text1"/>
          <w:rPrChange w:id="5869" w:author="JY0225" w:date="2017-08-24T12:03:00Z">
            <w:rPr>
              <w:color w:val="000000" w:themeColor="text1"/>
            </w:rPr>
          </w:rPrChange>
        </w:rPr>
        <w:t>Firefox</w:t>
      </w:r>
      <w:r w:rsidR="002E5718" w:rsidRPr="00B207B1">
        <w:rPr>
          <w:rFonts w:hAnsiTheme="minorEastAsia" w:hint="eastAsia"/>
          <w:color w:val="000000" w:themeColor="text1"/>
          <w:rPrChange w:id="5870" w:author="JY0225" w:date="2017-08-24T12:03:00Z">
            <w:rPr>
              <w:rFonts w:hint="eastAsia"/>
              <w:color w:val="000000" w:themeColor="text1"/>
            </w:rPr>
          </w:rPrChange>
        </w:rPr>
        <w:t>扩展</w:t>
      </w:r>
      <w:r w:rsidR="00AB5CA4" w:rsidRPr="00B207B1">
        <w:rPr>
          <w:rFonts w:hAnsiTheme="minorEastAsia" w:hint="eastAsia"/>
          <w:color w:val="000000" w:themeColor="text1"/>
          <w:rPrChange w:id="5871"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872"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873"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874"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875"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876"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877"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878"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879"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880"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881"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882"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883"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884"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885"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886"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887"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888"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889"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890"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891"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892"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893"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894"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895"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896" w:author="JY0225" w:date="2017-08-24T12:03:00Z">
            <w:rPr>
              <w:color w:val="000000" w:themeColor="text1"/>
            </w:rPr>
          </w:rPrChange>
        </w:rPr>
      </w:pPr>
      <w:r w:rsidRPr="00B207B1">
        <w:rPr>
          <w:rFonts w:hAnsiTheme="minorEastAsia"/>
          <w:color w:val="000000" w:themeColor="text1"/>
          <w:rPrChange w:id="5897" w:author="JY0225" w:date="2017-08-24T12:03:00Z">
            <w:rPr>
              <w:color w:val="000000" w:themeColor="text1"/>
            </w:rPr>
          </w:rPrChange>
        </w:rPr>
        <w:tab/>
      </w:r>
      <w:r w:rsidR="00183797" w:rsidRPr="00B207B1">
        <w:rPr>
          <w:rFonts w:hAnsiTheme="minorEastAsia" w:hint="eastAsia"/>
          <w:color w:val="000000" w:themeColor="text1"/>
          <w:rPrChange w:id="5898" w:author="JY0225" w:date="2017-08-24T12:03:00Z">
            <w:rPr>
              <w:rFonts w:hint="eastAsia"/>
              <w:color w:val="000000" w:themeColor="text1"/>
            </w:rPr>
          </w:rPrChange>
        </w:rPr>
        <w:t>在</w:t>
      </w:r>
      <w:r w:rsidR="004623B9" w:rsidRPr="00B207B1">
        <w:rPr>
          <w:rFonts w:hAnsiTheme="minorEastAsia"/>
          <w:color w:val="000000" w:themeColor="text1"/>
          <w:rPrChange w:id="5899" w:author="JY0225" w:date="2017-08-24T12:03:00Z">
            <w:rPr>
              <w:color w:val="000000" w:themeColor="text1"/>
            </w:rPr>
          </w:rPrChange>
        </w:rPr>
        <w:t>Python</w:t>
      </w:r>
      <w:r w:rsidR="004623B9" w:rsidRPr="00B207B1">
        <w:rPr>
          <w:rFonts w:hAnsiTheme="minorEastAsia" w:hint="eastAsia"/>
          <w:color w:val="000000" w:themeColor="text1"/>
          <w:rPrChange w:id="5900" w:author="JY0225" w:date="2017-08-24T12:03:00Z">
            <w:rPr>
              <w:rFonts w:hint="eastAsia"/>
              <w:color w:val="000000" w:themeColor="text1"/>
            </w:rPr>
          </w:rPrChange>
        </w:rPr>
        <w:t>服务器端</w:t>
      </w:r>
      <w:r w:rsidR="00D65756" w:rsidRPr="00B207B1">
        <w:rPr>
          <w:rFonts w:hAnsiTheme="minorEastAsia" w:hint="eastAsia"/>
          <w:color w:val="000000" w:themeColor="text1"/>
          <w:rPrChange w:id="5901" w:author="JY0225" w:date="2017-08-24T12:03:00Z">
            <w:rPr>
              <w:rFonts w:hint="eastAsia"/>
              <w:color w:val="000000" w:themeColor="text1"/>
            </w:rPr>
          </w:rPrChange>
        </w:rPr>
        <w:t>，</w:t>
      </w:r>
      <w:r w:rsidR="00DA42AE" w:rsidRPr="00B207B1">
        <w:rPr>
          <w:rFonts w:hAnsiTheme="minorEastAsia" w:hint="eastAsia"/>
          <w:color w:val="000000" w:themeColor="text1"/>
          <w:rPrChange w:id="5902"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903"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904" w:author="JY0225" w:date="2017-08-24T12:03:00Z">
            <w:rPr>
              <w:rFonts w:hint="eastAsia"/>
              <w:color w:val="000000" w:themeColor="text1"/>
            </w:rPr>
          </w:rPrChange>
        </w:rPr>
        <w:t>的信息，</w:t>
      </w:r>
      <w:r w:rsidR="0080146D" w:rsidRPr="00B207B1">
        <w:rPr>
          <w:rFonts w:hAnsiTheme="minorEastAsia" w:hint="eastAsia"/>
          <w:color w:val="000000" w:themeColor="text1"/>
          <w:rPrChange w:id="5905"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906" w:author="JY0225" w:date="2017-08-24T12:03:00Z">
            <w:rPr>
              <w:rFonts w:hint="eastAsia"/>
              <w:color w:val="000000" w:themeColor="text1"/>
            </w:rPr>
          </w:rPrChange>
        </w:rPr>
        <w:t>随后，通过</w:t>
      </w:r>
      <w:r w:rsidR="005A5251" w:rsidRPr="00B207B1">
        <w:rPr>
          <w:rFonts w:hAnsiTheme="minorEastAsia"/>
          <w:color w:val="000000" w:themeColor="text1"/>
          <w:rPrChange w:id="5907" w:author="JY0225" w:date="2017-08-24T12:03:00Z">
            <w:rPr>
              <w:color w:val="000000" w:themeColor="text1"/>
            </w:rPr>
          </w:rPrChange>
        </w:rPr>
        <w:t>recv</w:t>
      </w:r>
      <w:r w:rsidR="005A5251" w:rsidRPr="00B207B1">
        <w:rPr>
          <w:rFonts w:hAnsiTheme="minorEastAsia" w:hint="eastAsia"/>
          <w:color w:val="000000" w:themeColor="text1"/>
          <w:rPrChange w:id="5908"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909" w:author="JY0225" w:date="2017-08-24T12:03:00Z">
            <w:rPr>
              <w:rFonts w:hint="eastAsia"/>
              <w:color w:val="000000" w:themeColor="text1"/>
            </w:rPr>
          </w:rPrChange>
        </w:rPr>
        <w:t>用户的请求。</w:t>
      </w:r>
    </w:p>
    <w:p w14:paraId="46311893" w14:textId="77777777" w:rsidR="007302FB" w:rsidRPr="00B207B1" w:rsidDel="003224A2" w:rsidRDefault="00587B4B" w:rsidP="00586FCE">
      <w:pPr>
        <w:spacing w:afterLines="30" w:after="93" w:line="400" w:lineRule="exact"/>
        <w:rPr>
          <w:del w:id="5910" w:author="微软用户" w:date="2017-08-19T21:41:00Z"/>
          <w:rFonts w:hAnsiTheme="minorEastAsia"/>
          <w:color w:val="000000" w:themeColor="text1"/>
          <w:rPrChange w:id="5911" w:author="JY0225" w:date="2017-08-24T12:03:00Z">
            <w:rPr>
              <w:del w:id="5912"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913" w:author="JY0225" w:date="2017-08-24T12:03:00Z">
            <w:rPr>
              <w:color w:val="000000" w:themeColor="text1"/>
            </w:rPr>
          </w:rPrChange>
        </w:rPr>
        <w:t>3</w:t>
      </w:r>
      <w:r w:rsidR="00F41689" w:rsidRPr="00B207B1">
        <w:rPr>
          <w:rFonts w:hAnsiTheme="minorEastAsia" w:hint="eastAsia"/>
          <w:color w:val="000000" w:themeColor="text1"/>
          <w:rPrChange w:id="5914" w:author="JY0225" w:date="2017-08-24T12:03:00Z">
            <w:rPr>
              <w:rFonts w:hint="eastAsia"/>
              <w:color w:val="000000" w:themeColor="text1"/>
            </w:rPr>
          </w:rPrChange>
        </w:rPr>
        <w:t>）</w:t>
      </w:r>
      <w:r w:rsidR="00A358E9" w:rsidRPr="00B207B1">
        <w:rPr>
          <w:rFonts w:hAnsiTheme="minorEastAsia" w:hint="eastAsia"/>
          <w:color w:val="000000" w:themeColor="text1"/>
          <w:rPrChange w:id="5915" w:author="JY0225" w:date="2017-08-24T12:03:00Z">
            <w:rPr>
              <w:rFonts w:hint="eastAsia"/>
              <w:color w:val="000000" w:themeColor="text1"/>
            </w:rPr>
          </w:rPrChange>
        </w:rPr>
        <w:t>部署</w:t>
      </w:r>
      <w:r w:rsidR="007D13D1" w:rsidRPr="00B207B1">
        <w:rPr>
          <w:rFonts w:hAnsiTheme="minorEastAsia" w:hint="eastAsia"/>
          <w:color w:val="000000" w:themeColor="text1"/>
          <w:rPrChange w:id="5916"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917" w:author="JY0225" w:date="2017-08-24T12:03:00Z">
            <w:rPr>
              <w:color w:val="000000" w:themeColor="text1"/>
            </w:rPr>
          </w:rPrChange>
        </w:rPr>
      </w:pPr>
      <w:del w:id="5918" w:author="微软用户" w:date="2017-08-19T21:41:00Z">
        <w:r w:rsidRPr="00B207B1" w:rsidDel="003224A2">
          <w:rPr>
            <w:rFonts w:hAnsiTheme="minorEastAsia"/>
            <w:color w:val="000000" w:themeColor="text1"/>
            <w:rPrChange w:id="5919" w:author="JY0225" w:date="2017-08-24T12:03:00Z">
              <w:rPr>
                <w:color w:val="000000" w:themeColor="text1"/>
              </w:rPr>
            </w:rPrChange>
          </w:rPr>
          <w:tab/>
        </w:r>
      </w:del>
      <w:del w:id="5920" w:author="微软用户" w:date="2017-08-19T21:40:00Z">
        <w:r w:rsidR="007226B2" w:rsidRPr="00B207B1" w:rsidDel="003224A2">
          <w:rPr>
            <w:rFonts w:hAnsiTheme="minorEastAsia" w:hint="eastAsia"/>
            <w:color w:val="000000" w:themeColor="text1"/>
            <w:rPrChange w:id="5921"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922" w:author="JY0225" w:date="2017-08-24T12:03:00Z">
              <w:rPr>
                <w:color w:val="000000" w:themeColor="text1"/>
              </w:rPr>
            </w:rPrChange>
          </w:rPr>
          <w:delText>Firefox</w:delText>
        </w:r>
        <w:r w:rsidR="007226B2" w:rsidRPr="00B207B1" w:rsidDel="003224A2">
          <w:rPr>
            <w:rFonts w:hAnsiTheme="minorEastAsia" w:hint="eastAsia"/>
            <w:color w:val="000000" w:themeColor="text1"/>
            <w:rPrChange w:id="5923"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924"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925" w:author="JY0225" w:date="2017-08-24T12:03:00Z">
              <w:rPr>
                <w:rFonts w:hint="eastAsia"/>
                <w:color w:val="000000" w:themeColor="text1"/>
              </w:rPr>
            </w:rPrChange>
          </w:rPr>
          <w:delText>”</w:delText>
        </w:r>
        <w:r w:rsidR="00AC25F6" w:rsidRPr="00B207B1" w:rsidDel="003224A2">
          <w:rPr>
            <w:rFonts w:hAnsiTheme="minorEastAsia"/>
            <w:rPrChange w:id="5926" w:author="JY0225" w:date="2017-08-24T12:03:00Z">
              <w:rPr/>
            </w:rPrChange>
          </w:rPr>
          <w:delText xml:space="preserve"> </w:delText>
        </w:r>
        <w:r w:rsidR="00AC25F6" w:rsidRPr="00B207B1" w:rsidDel="003224A2">
          <w:rPr>
            <w:rFonts w:hAnsiTheme="minorEastAsia" w:hint="eastAsia"/>
            <w:color w:val="000000" w:themeColor="text1"/>
            <w:rPrChange w:id="5927"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92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929"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930"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931"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932"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933"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934"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935"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936"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937"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938" w:author="微软用户" w:date="2017-08-19T21:41:00Z"/>
          <w:rFonts w:hAnsiTheme="minorEastAsia"/>
          <w:color w:val="000000" w:themeColor="text1"/>
          <w:rPrChange w:id="5939" w:author="JY0225" w:date="2017-08-24T12:03:00Z">
            <w:rPr>
              <w:ins w:id="5940" w:author="微软用户" w:date="2017-08-19T21:41:00Z"/>
              <w:color w:val="000000" w:themeColor="text1"/>
            </w:rPr>
          </w:rPrChange>
        </w:rPr>
        <w:pPrChange w:id="5941" w:author="JY0225" w:date="2017-08-24T12:04:00Z">
          <w:pPr>
            <w:spacing w:line="360" w:lineRule="auto"/>
            <w:ind w:left="420"/>
            <w:jc w:val="center"/>
          </w:pPr>
        </w:pPrChange>
      </w:pPr>
      <w:del w:id="5942" w:author="微软用户" w:date="2017-08-19T21:42:00Z">
        <w:r w:rsidRPr="00B207B1" w:rsidDel="00FD13BC">
          <w:rPr>
            <w:rFonts w:hAnsiTheme="minorEastAsia"/>
            <w:noProof/>
            <w:rPrChange w:id="5943"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944" w:author="JY0225" w:date="2017-08-24T12:03:00Z">
            <w:rPr>
              <w:rFonts w:hint="eastAsia"/>
              <w:color w:val="000000" w:themeColor="text1"/>
            </w:rPr>
          </w:rPrChange>
        </w:rPr>
        <w:t>图</w:t>
      </w:r>
      <w:r w:rsidR="00B73D9B" w:rsidRPr="00B207B1">
        <w:rPr>
          <w:rFonts w:hAnsiTheme="minorEastAsia"/>
          <w:color w:val="000000" w:themeColor="text1"/>
          <w:rPrChange w:id="5945" w:author="JY0225" w:date="2017-08-24T12:03:00Z">
            <w:rPr>
              <w:color w:val="000000" w:themeColor="text1"/>
            </w:rPr>
          </w:rPrChange>
        </w:rPr>
        <w:t>5-2</w:t>
      </w:r>
      <w:r w:rsidR="00EB30CA" w:rsidRPr="00B207B1">
        <w:rPr>
          <w:rFonts w:hAnsiTheme="minorEastAsia"/>
          <w:color w:val="000000" w:themeColor="text1"/>
          <w:rPrChange w:id="5946" w:author="JY0225" w:date="2017-08-24T12:03:00Z">
            <w:rPr>
              <w:color w:val="000000" w:themeColor="text1"/>
            </w:rPr>
          </w:rPrChange>
        </w:rPr>
        <w:t xml:space="preserve"> </w:t>
      </w:r>
      <w:r w:rsidR="00ED372F" w:rsidRPr="00B207B1">
        <w:rPr>
          <w:rFonts w:hAnsiTheme="minorEastAsia"/>
          <w:color w:val="000000" w:themeColor="text1"/>
          <w:rPrChange w:id="5947" w:author="JY0225" w:date="2017-08-24T12:03:00Z">
            <w:rPr>
              <w:color w:val="000000" w:themeColor="text1"/>
            </w:rPr>
          </w:rPrChange>
        </w:rPr>
        <w:t>Firefox</w:t>
      </w:r>
      <w:r w:rsidR="002E5718" w:rsidRPr="00B207B1">
        <w:rPr>
          <w:rFonts w:hAnsiTheme="minorEastAsia" w:hint="eastAsia"/>
          <w:color w:val="000000" w:themeColor="text1"/>
          <w:rPrChange w:id="5948"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949" w:author="JY0225" w:date="2017-08-24T12:03:00Z">
            <w:rPr>
              <w:rFonts w:hint="eastAsia"/>
              <w:color w:val="000000" w:themeColor="text1"/>
            </w:rPr>
          </w:rPrChange>
        </w:rPr>
        <w:t>部署</w:t>
      </w:r>
    </w:p>
    <w:p w14:paraId="25CAF989" w14:textId="6B493D11" w:rsidR="00FD13BC" w:rsidRPr="00B207B1" w:rsidRDefault="005705E7">
      <w:pPr>
        <w:spacing w:line="400" w:lineRule="exact"/>
        <w:ind w:firstLine="420"/>
        <w:rPr>
          <w:rFonts w:hAnsiTheme="minorEastAsia"/>
          <w:color w:val="000000" w:themeColor="text1"/>
          <w:rPrChange w:id="5950" w:author="JY0225" w:date="2017-08-24T12:03:00Z">
            <w:rPr>
              <w:color w:val="000000" w:themeColor="text1"/>
            </w:rPr>
          </w:rPrChange>
        </w:rPr>
        <w:pPrChange w:id="5951" w:author="微软用户" w:date="2017-08-19T21:43:00Z">
          <w:pPr>
            <w:spacing w:line="360" w:lineRule="auto"/>
            <w:ind w:left="420"/>
            <w:jc w:val="center"/>
          </w:pPr>
        </w:pPrChange>
      </w:pPr>
      <w:ins w:id="5952"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953" w:author="微软用户" w:date="2017-08-19T21:41:00Z">
        <w:r w:rsidR="003224A2" w:rsidRPr="00B207B1">
          <w:rPr>
            <w:rFonts w:hint="eastAsia"/>
            <w:color w:val="000000" w:themeColor="text1"/>
          </w:rPr>
          <w:t>在</w:t>
        </w:r>
        <w:r w:rsidR="003224A2" w:rsidRPr="00B207B1">
          <w:rPr>
            <w:rFonts w:hAnsiTheme="minorEastAsia"/>
            <w:color w:val="000000" w:themeColor="text1"/>
            <w:rPrChange w:id="5954" w:author="JY0225" w:date="2017-08-24T12:03:00Z">
              <w:rPr>
                <w:color w:val="000000" w:themeColor="text1"/>
              </w:rPr>
            </w:rPrChange>
          </w:rPr>
          <w:t>Firefox</w:t>
        </w:r>
        <w:r w:rsidR="003224A2" w:rsidRPr="00B207B1">
          <w:rPr>
            <w:rFonts w:hAnsiTheme="minorEastAsia" w:hint="eastAsia"/>
            <w:color w:val="000000" w:themeColor="text1"/>
            <w:rPrChange w:id="5955" w:author="JY0225" w:date="2017-08-24T12:03:00Z">
              <w:rPr>
                <w:rFonts w:hint="eastAsia"/>
                <w:color w:val="000000" w:themeColor="text1"/>
              </w:rPr>
            </w:rPrChange>
          </w:rPr>
          <w:t>浏览器中输入“</w:t>
        </w:r>
        <w:r w:rsidR="003224A2" w:rsidRPr="00B207B1">
          <w:rPr>
            <w:rFonts w:hAnsiTheme="minorEastAsia"/>
            <w:color w:val="000000" w:themeColor="text1"/>
            <w:rPrChange w:id="5956" w:author="JY0225" w:date="2017-08-24T12:03:00Z">
              <w:rPr>
                <w:color w:val="000000" w:themeColor="text1"/>
              </w:rPr>
            </w:rPrChange>
          </w:rPr>
          <w:t>about:debugging</w:t>
        </w:r>
        <w:r w:rsidR="003224A2" w:rsidRPr="00B207B1">
          <w:rPr>
            <w:rFonts w:hAnsiTheme="minorEastAsia" w:hint="eastAsia"/>
            <w:color w:val="000000" w:themeColor="text1"/>
            <w:rPrChange w:id="5957" w:author="JY0225" w:date="2017-08-24T12:03:00Z">
              <w:rPr>
                <w:rFonts w:hint="eastAsia"/>
                <w:color w:val="000000" w:themeColor="text1"/>
              </w:rPr>
            </w:rPrChange>
          </w:rPr>
          <w:t>”</w:t>
        </w:r>
        <w:r w:rsidR="003224A2" w:rsidRPr="00B207B1">
          <w:rPr>
            <w:rFonts w:hAnsiTheme="minorEastAsia"/>
            <w:rPrChange w:id="5958" w:author="JY0225" w:date="2017-08-24T12:03:00Z">
              <w:rPr/>
            </w:rPrChange>
          </w:rPr>
          <w:t xml:space="preserve"> </w:t>
        </w:r>
        <w:r w:rsidR="003224A2" w:rsidRPr="00B207B1">
          <w:rPr>
            <w:rFonts w:hAnsiTheme="minorEastAsia" w:hint="eastAsia"/>
            <w:color w:val="000000" w:themeColor="text1"/>
            <w:rPrChange w:id="5959" w:author="JY0225" w:date="2017-08-24T12:03:00Z">
              <w:rPr>
                <w:rFonts w:hint="eastAsia"/>
                <w:color w:val="000000" w:themeColor="text1"/>
              </w:rPr>
            </w:rPrChange>
          </w:rPr>
          <w:t>页面</w:t>
        </w:r>
        <w:r w:rsidR="003224A2" w:rsidRPr="00B207B1">
          <w:rPr>
            <w:rFonts w:hAnsiTheme="minorEastAsia"/>
            <w:color w:val="000000" w:themeColor="text1"/>
            <w:rPrChange w:id="5960" w:author="JY0225" w:date="2017-08-24T12:03:00Z">
              <w:rPr>
                <w:color w:val="000000" w:themeColor="text1"/>
              </w:rPr>
            </w:rPrChange>
          </w:rPr>
          <w:t xml:space="preserve">, </w:t>
        </w:r>
        <w:r w:rsidR="003224A2" w:rsidRPr="00B207B1">
          <w:rPr>
            <w:rFonts w:hAnsiTheme="minorEastAsia" w:hint="eastAsia"/>
            <w:color w:val="000000" w:themeColor="text1"/>
            <w:rPrChange w:id="5961" w:author="JY0225" w:date="2017-08-24T12:03:00Z">
              <w:rPr>
                <w:rFonts w:hint="eastAsia"/>
                <w:color w:val="000000" w:themeColor="text1"/>
              </w:rPr>
            </w:rPrChange>
          </w:rPr>
          <w:t>点击</w:t>
        </w:r>
        <w:r w:rsidR="003224A2" w:rsidRPr="00B207B1">
          <w:rPr>
            <w:rFonts w:hAnsiTheme="minorEastAsia"/>
            <w:color w:val="000000" w:themeColor="text1"/>
            <w:rPrChange w:id="5962" w:author="JY0225" w:date="2017-08-24T12:03:00Z">
              <w:rPr>
                <w:color w:val="000000" w:themeColor="text1"/>
              </w:rPr>
            </w:rPrChange>
          </w:rPr>
          <w:t xml:space="preserve"> "</w:t>
        </w:r>
        <w:r w:rsidR="003224A2" w:rsidRPr="00B207B1">
          <w:rPr>
            <w:rFonts w:hAnsiTheme="minorEastAsia" w:hint="eastAsia"/>
            <w:color w:val="000000" w:themeColor="text1"/>
            <w:rPrChange w:id="5963"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964" w:author="JY0225" w:date="2017-08-24T12:03:00Z">
              <w:rPr>
                <w:color w:val="000000" w:themeColor="text1"/>
              </w:rPr>
            </w:rPrChange>
          </w:rPr>
          <w:t xml:space="preserve">" </w:t>
        </w:r>
        <w:r w:rsidR="003224A2" w:rsidRPr="00B207B1">
          <w:rPr>
            <w:rFonts w:hAnsiTheme="minorEastAsia" w:hint="eastAsia"/>
            <w:color w:val="000000" w:themeColor="text1"/>
            <w:rPrChange w:id="5965"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966" w:author="JY0225" w:date="2017-08-24T12:03:00Z">
              <w:rPr>
                <w:color w:val="000000" w:themeColor="text1"/>
              </w:rPr>
            </w:rPrChange>
          </w:rPr>
          <w:t>manifest.json</w:t>
        </w:r>
        <w:r w:rsidR="003224A2" w:rsidRPr="00B207B1">
          <w:rPr>
            <w:rFonts w:hAnsiTheme="minorEastAsia" w:hint="eastAsia"/>
            <w:color w:val="000000" w:themeColor="text1"/>
            <w:rPrChange w:id="5967" w:author="JY0225" w:date="2017-08-24T12:03:00Z">
              <w:rPr>
                <w:rFonts w:hint="eastAsia"/>
                <w:color w:val="000000" w:themeColor="text1"/>
              </w:rPr>
            </w:rPrChange>
          </w:rPr>
          <w:t>文件，如图</w:t>
        </w:r>
      </w:ins>
      <w:r w:rsidR="00322F17">
        <w:rPr>
          <w:rFonts w:hAnsiTheme="minorEastAsia" w:hint="eastAsia"/>
          <w:color w:val="000000" w:themeColor="text1"/>
        </w:rPr>
        <w:t>5-3</w:t>
      </w:r>
      <w:ins w:id="5968" w:author="微软用户" w:date="2017-08-19T21:41:00Z">
        <w:r w:rsidR="003224A2" w:rsidRPr="00B207B1">
          <w:rPr>
            <w:rFonts w:hAnsiTheme="minorEastAsia" w:hint="eastAsia"/>
            <w:color w:val="000000" w:themeColor="text1"/>
            <w:rPrChange w:id="5969" w:author="JY0225" w:date="2017-08-24T12:03:00Z">
              <w:rPr>
                <w:rFonts w:hint="eastAsia"/>
                <w:color w:val="000000" w:themeColor="text1"/>
              </w:rPr>
            </w:rPrChange>
          </w:rPr>
          <w:t>所示：</w:t>
        </w:r>
      </w:ins>
    </w:p>
    <w:p w14:paraId="76D3BE07" w14:textId="77777777" w:rsidR="00731C1A" w:rsidRPr="00B207B1" w:rsidRDefault="000E23F3">
      <w:pPr>
        <w:spacing w:line="400" w:lineRule="exact"/>
        <w:ind w:left="420"/>
        <w:jc w:val="center"/>
        <w:rPr>
          <w:rFonts w:hAnsiTheme="minorEastAsia"/>
          <w:color w:val="000000" w:themeColor="text1"/>
          <w:rPrChange w:id="5970" w:author="JY0225" w:date="2017-08-24T12:04:00Z">
            <w:rPr>
              <w:color w:val="000000" w:themeColor="text1"/>
            </w:rPr>
          </w:rPrChange>
        </w:rPr>
        <w:pPrChange w:id="5971"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972" w:author="JY0225" w:date="2017-08-24T12:04:00Z">
            <w:rPr>
              <w:rFonts w:hint="eastAsia"/>
              <w:color w:val="000000" w:themeColor="text1"/>
            </w:rPr>
          </w:rPrChange>
        </w:rPr>
        <w:t>图</w:t>
      </w:r>
      <w:r w:rsidR="009032A8" w:rsidRPr="00B207B1">
        <w:rPr>
          <w:rFonts w:hAnsiTheme="minorEastAsia"/>
          <w:color w:val="000000" w:themeColor="text1"/>
          <w:rPrChange w:id="5973" w:author="JY0225" w:date="2017-08-24T12:04:00Z">
            <w:rPr>
              <w:color w:val="000000" w:themeColor="text1"/>
            </w:rPr>
          </w:rPrChange>
        </w:rPr>
        <w:t>5-3</w:t>
      </w:r>
      <w:r w:rsidR="00731C1A" w:rsidRPr="00B207B1">
        <w:rPr>
          <w:rFonts w:hAnsiTheme="minorEastAsia"/>
          <w:color w:val="000000" w:themeColor="text1"/>
          <w:rPrChange w:id="5974" w:author="JY0225" w:date="2017-08-24T12:04:00Z">
            <w:rPr>
              <w:color w:val="000000" w:themeColor="text1"/>
            </w:rPr>
          </w:rPrChange>
        </w:rPr>
        <w:t xml:space="preserve"> Firefox</w:t>
      </w:r>
      <w:r w:rsidR="002E5718" w:rsidRPr="00B207B1">
        <w:rPr>
          <w:rFonts w:hAnsiTheme="minorEastAsia" w:hint="eastAsia"/>
          <w:color w:val="000000" w:themeColor="text1"/>
          <w:rPrChange w:id="5975" w:author="JY0225" w:date="2017-08-24T12:04:00Z">
            <w:rPr>
              <w:rFonts w:hint="eastAsia"/>
              <w:color w:val="000000" w:themeColor="text1"/>
            </w:rPr>
          </w:rPrChange>
        </w:rPr>
        <w:t>扩展</w:t>
      </w:r>
      <w:r w:rsidR="00C66E07" w:rsidRPr="00B207B1">
        <w:rPr>
          <w:rFonts w:hAnsiTheme="minorEastAsia" w:hint="eastAsia"/>
          <w:color w:val="000000" w:themeColor="text1"/>
          <w:rPrChange w:id="5976"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977" w:author="JY0225" w:date="2017-08-24T12:04:00Z">
            <w:rPr>
              <w:rFonts w:hint="eastAsia"/>
              <w:color w:val="000000" w:themeColor="text1"/>
            </w:rPr>
          </w:rPrChange>
        </w:rPr>
        <w:t>备份</w:t>
      </w:r>
      <w:r w:rsidR="00C66E07" w:rsidRPr="00B207B1">
        <w:rPr>
          <w:rFonts w:hAnsiTheme="minorEastAsia" w:hint="eastAsia"/>
          <w:color w:val="000000" w:themeColor="text1"/>
          <w:rPrChange w:id="5978"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979" w:author="JY0225" w:date="2017-08-24T12:04:00Z">
            <w:rPr>
              <w:color w:val="000000" w:themeColor="text1"/>
            </w:rPr>
          </w:rPrChange>
        </w:rPr>
      </w:pPr>
      <w:r w:rsidRPr="00B207B1">
        <w:rPr>
          <w:rFonts w:hAnsiTheme="minorEastAsia"/>
          <w:color w:val="000000" w:themeColor="text1"/>
          <w:rPrChange w:id="5980" w:author="JY0225" w:date="2017-08-24T12:04:00Z">
            <w:rPr>
              <w:color w:val="000000" w:themeColor="text1"/>
            </w:rPr>
          </w:rPrChange>
        </w:rPr>
        <w:tab/>
      </w:r>
      <w:r w:rsidR="00C91E4A" w:rsidRPr="00B207B1">
        <w:rPr>
          <w:rFonts w:hAnsiTheme="minorEastAsia" w:hint="eastAsia"/>
          <w:color w:val="000000" w:themeColor="text1"/>
          <w:rPrChange w:id="5981" w:author="JY0225" w:date="2017-08-24T12:04:00Z">
            <w:rPr>
              <w:rFonts w:hint="eastAsia"/>
              <w:color w:val="000000" w:themeColor="text1"/>
            </w:rPr>
          </w:rPrChange>
        </w:rPr>
        <w:t>图</w:t>
      </w:r>
      <w:r w:rsidR="00C91E4A" w:rsidRPr="00B207B1">
        <w:rPr>
          <w:rFonts w:hAnsiTheme="minorEastAsia"/>
          <w:color w:val="000000" w:themeColor="text1"/>
          <w:rPrChange w:id="5982"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983" w:author="JY0225" w:date="2017-08-24T12:04:00Z">
            <w:rPr>
              <w:rFonts w:hint="eastAsia"/>
              <w:color w:val="000000" w:themeColor="text1"/>
            </w:rPr>
          </w:rPrChange>
        </w:rPr>
        <w:t>将开发好的</w:t>
      </w:r>
      <w:r w:rsidR="00C91E4A" w:rsidRPr="00B207B1">
        <w:rPr>
          <w:rFonts w:hAnsiTheme="minorEastAsia"/>
          <w:color w:val="000000" w:themeColor="text1"/>
          <w:rPrChange w:id="5984" w:author="JY0225" w:date="2017-08-24T12:04:00Z">
            <w:rPr>
              <w:color w:val="000000" w:themeColor="text1"/>
            </w:rPr>
          </w:rPrChange>
        </w:rPr>
        <w:t>Firefox</w:t>
      </w:r>
      <w:r w:rsidR="002E5718" w:rsidRPr="00B207B1">
        <w:rPr>
          <w:rFonts w:hAnsiTheme="minorEastAsia" w:hint="eastAsia"/>
          <w:color w:val="000000" w:themeColor="text1"/>
          <w:rPrChange w:id="5985" w:author="JY0225" w:date="2017-08-24T12:04:00Z">
            <w:rPr>
              <w:rFonts w:hint="eastAsia"/>
              <w:color w:val="000000" w:themeColor="text1"/>
            </w:rPr>
          </w:rPrChange>
        </w:rPr>
        <w:t>扩展</w:t>
      </w:r>
      <w:r w:rsidR="00C91E4A" w:rsidRPr="00B207B1">
        <w:rPr>
          <w:rFonts w:hAnsiTheme="minorEastAsia" w:hint="eastAsia"/>
          <w:color w:val="000000" w:themeColor="text1"/>
          <w:rPrChange w:id="5986" w:author="JY0225" w:date="2017-08-24T12:04:00Z">
            <w:rPr>
              <w:rFonts w:hint="eastAsia"/>
              <w:color w:val="000000" w:themeColor="text1"/>
            </w:rPr>
          </w:rPrChange>
        </w:rPr>
        <w:t>导入到</w:t>
      </w:r>
      <w:r w:rsidR="00C91E4A" w:rsidRPr="00B207B1">
        <w:rPr>
          <w:rFonts w:hAnsiTheme="minorEastAsia"/>
          <w:color w:val="000000" w:themeColor="text1"/>
          <w:rPrChange w:id="5987" w:author="JY0225" w:date="2017-08-24T12:04:00Z">
            <w:rPr>
              <w:color w:val="000000" w:themeColor="text1"/>
            </w:rPr>
          </w:rPrChange>
        </w:rPr>
        <w:t>Firefox</w:t>
      </w:r>
      <w:r w:rsidR="008B25D3" w:rsidRPr="00B207B1">
        <w:rPr>
          <w:rFonts w:hAnsiTheme="minorEastAsia" w:hint="eastAsia"/>
          <w:color w:val="000000" w:themeColor="text1"/>
          <w:rPrChange w:id="5988"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989" w:author="JY0225" w:date="2017-08-24T12:04:00Z">
            <w:rPr>
              <w:rFonts w:hint="eastAsia"/>
              <w:color w:val="000000" w:themeColor="text1"/>
            </w:rPr>
          </w:rPrChange>
        </w:rPr>
        <w:t>可以看到，名为</w:t>
      </w:r>
      <w:r w:rsidR="00C91E4A" w:rsidRPr="00B207B1">
        <w:rPr>
          <w:rFonts w:hAnsiTheme="minorEastAsia"/>
          <w:color w:val="000000" w:themeColor="text1"/>
          <w:rPrChange w:id="5990" w:author="JY0225" w:date="2017-08-24T12:04:00Z">
            <w:rPr>
              <w:color w:val="000000" w:themeColor="text1"/>
            </w:rPr>
          </w:rPrChange>
        </w:rPr>
        <w:t>Middleware</w:t>
      </w:r>
      <w:r w:rsidR="00C91E4A" w:rsidRPr="00B207B1">
        <w:rPr>
          <w:rFonts w:hAnsiTheme="minorEastAsia" w:hint="eastAsia"/>
          <w:color w:val="000000" w:themeColor="text1"/>
          <w:rPrChange w:id="5991" w:author="JY0225" w:date="2017-08-24T12:04:00Z">
            <w:rPr>
              <w:rFonts w:hint="eastAsia"/>
              <w:color w:val="000000" w:themeColor="text1"/>
            </w:rPr>
          </w:rPrChange>
        </w:rPr>
        <w:t>的</w:t>
      </w:r>
      <w:r w:rsidR="002E5718" w:rsidRPr="00B207B1">
        <w:rPr>
          <w:rFonts w:hAnsiTheme="minorEastAsia" w:hint="eastAsia"/>
          <w:color w:val="000000" w:themeColor="text1"/>
          <w:rPrChange w:id="5992" w:author="JY0225" w:date="2017-08-24T12:04:00Z">
            <w:rPr>
              <w:rFonts w:hint="eastAsia"/>
              <w:color w:val="000000" w:themeColor="text1"/>
            </w:rPr>
          </w:rPrChange>
        </w:rPr>
        <w:t>扩展</w:t>
      </w:r>
      <w:r w:rsidR="00C91E4A" w:rsidRPr="00B207B1">
        <w:rPr>
          <w:rFonts w:hAnsiTheme="minorEastAsia" w:hint="eastAsia"/>
          <w:color w:val="000000" w:themeColor="text1"/>
          <w:rPrChange w:id="5993"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994"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995"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996" w:author="JY0225" w:date="2017-08-24T12:04:00Z">
            <w:rPr>
              <w:rFonts w:hint="eastAsia"/>
              <w:color w:val="000000" w:themeColor="text1"/>
            </w:rPr>
          </w:rPrChange>
        </w:rPr>
        <w:t>扩展</w:t>
      </w:r>
      <w:r w:rsidR="00175557" w:rsidRPr="00B207B1">
        <w:rPr>
          <w:rFonts w:hAnsiTheme="minorEastAsia" w:hint="eastAsia"/>
          <w:color w:val="000000" w:themeColor="text1"/>
          <w:rPrChange w:id="5997" w:author="JY0225" w:date="2017-08-24T12:04:00Z">
            <w:rPr>
              <w:rFonts w:hint="eastAsia"/>
              <w:color w:val="000000" w:themeColor="text1"/>
            </w:rPr>
          </w:rPrChange>
        </w:rPr>
        <w:t>登录云</w:t>
      </w:r>
      <w:r w:rsidR="00476838" w:rsidRPr="00B207B1">
        <w:rPr>
          <w:rFonts w:hAnsiTheme="minorEastAsia" w:hint="eastAsia"/>
          <w:color w:val="000000" w:themeColor="text1"/>
          <w:rPrChange w:id="5998" w:author="JY0225" w:date="2017-08-24T12:04:00Z">
            <w:rPr>
              <w:rFonts w:hint="eastAsia"/>
              <w:color w:val="000000" w:themeColor="text1"/>
            </w:rPr>
          </w:rPrChange>
        </w:rPr>
        <w:t>备份</w:t>
      </w:r>
      <w:r w:rsidR="00175557" w:rsidRPr="00B207B1">
        <w:rPr>
          <w:rFonts w:hAnsiTheme="minorEastAsia" w:hint="eastAsia"/>
          <w:color w:val="000000" w:themeColor="text1"/>
          <w:rPrChange w:id="5999"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6000"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6001" w:name="_Toc492457635"/>
      <w:r w:rsidRPr="00B207B1">
        <w:t>5.2.7</w:t>
      </w:r>
      <w:r w:rsidR="003D75FE" w:rsidRPr="00B207B1">
        <w:t xml:space="preserve"> </w:t>
      </w:r>
      <w:r w:rsidR="00D47CD7" w:rsidRPr="00B207B1">
        <w:t>Java SDK</w:t>
      </w:r>
      <w:bookmarkEnd w:id="6001"/>
    </w:p>
    <w:p w14:paraId="20CD49E2" w14:textId="76450444" w:rsidR="00CA22B1" w:rsidRPr="00B207B1" w:rsidRDefault="00F44AA4" w:rsidP="00654745">
      <w:pPr>
        <w:spacing w:line="400" w:lineRule="exact"/>
        <w:rPr>
          <w:rFonts w:hAnsiTheme="minorEastAsia"/>
          <w:color w:val="000000" w:themeColor="text1"/>
          <w:rPrChange w:id="6002" w:author="JY0225" w:date="2017-08-24T12:04:00Z">
            <w:rPr>
              <w:color w:val="000000" w:themeColor="text1"/>
            </w:rPr>
          </w:rPrChange>
        </w:rPr>
      </w:pPr>
      <w:r w:rsidRPr="00B207B1">
        <w:tab/>
      </w:r>
      <w:r w:rsidR="00654745" w:rsidRPr="00B207B1">
        <w:rPr>
          <w:rFonts w:hAnsiTheme="minorEastAsia" w:hint="eastAsia"/>
          <w:color w:val="000000" w:themeColor="text1"/>
          <w:rPrChange w:id="6003"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6004" w:author="JY0225" w:date="2017-08-24T12:04:00Z">
            <w:rPr>
              <w:rFonts w:hint="eastAsia"/>
              <w:color w:val="000000" w:themeColor="text1"/>
            </w:rPr>
          </w:rPrChange>
        </w:rPr>
        <w:t>使用云</w:t>
      </w:r>
      <w:r w:rsidR="00476838" w:rsidRPr="00B207B1">
        <w:rPr>
          <w:rFonts w:hAnsiTheme="minorEastAsia" w:hint="eastAsia"/>
          <w:color w:val="000000" w:themeColor="text1"/>
          <w:rPrChange w:id="6005" w:author="JY0225" w:date="2017-08-24T12:04:00Z">
            <w:rPr>
              <w:rFonts w:hint="eastAsia"/>
              <w:color w:val="000000" w:themeColor="text1"/>
            </w:rPr>
          </w:rPrChange>
        </w:rPr>
        <w:t>备份</w:t>
      </w:r>
      <w:r w:rsidR="00654745" w:rsidRPr="00B207B1">
        <w:rPr>
          <w:rFonts w:hAnsiTheme="minorEastAsia" w:hint="eastAsia"/>
          <w:color w:val="000000" w:themeColor="text1"/>
          <w:rPrChange w:id="6006" w:author="JY0225" w:date="2017-08-24T12:04:00Z">
            <w:rPr>
              <w:rFonts w:hint="eastAsia"/>
              <w:color w:val="000000" w:themeColor="text1"/>
            </w:rPr>
          </w:rPrChange>
        </w:rPr>
        <w:t>服务。</w:t>
      </w:r>
      <w:r w:rsidR="000F4B08" w:rsidRPr="00B207B1">
        <w:rPr>
          <w:rFonts w:hAnsiTheme="minorEastAsia" w:hint="eastAsia"/>
          <w:color w:val="000000" w:themeColor="text1"/>
          <w:rPrChange w:id="6007" w:author="JY0225" w:date="2017-08-24T12:04:00Z">
            <w:rPr>
              <w:rFonts w:hint="eastAsia"/>
              <w:color w:val="000000" w:themeColor="text1"/>
            </w:rPr>
          </w:rPrChange>
        </w:rPr>
        <w:t>除了提供基于</w:t>
      </w:r>
      <w:r w:rsidR="000F4B08" w:rsidRPr="00B207B1">
        <w:rPr>
          <w:rFonts w:hAnsiTheme="minorEastAsia"/>
          <w:color w:val="000000" w:themeColor="text1"/>
          <w:rPrChange w:id="6008" w:author="JY0225" w:date="2017-08-24T12:04:00Z">
            <w:rPr>
              <w:color w:val="000000" w:themeColor="text1"/>
            </w:rPr>
          </w:rPrChange>
        </w:rPr>
        <w:t>Firefox</w:t>
      </w:r>
      <w:r w:rsidR="000F4B08" w:rsidRPr="00B207B1">
        <w:rPr>
          <w:rFonts w:hAnsiTheme="minorEastAsia" w:hint="eastAsia"/>
          <w:color w:val="000000" w:themeColor="text1"/>
          <w:rPrChange w:id="6009"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6010"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6011" w:author="JY0225" w:date="2017-08-24T12:04:00Z">
            <w:rPr>
              <w:rFonts w:hint="eastAsia"/>
              <w:color w:val="000000" w:themeColor="text1"/>
            </w:rPr>
          </w:rPrChange>
        </w:rPr>
        <w:t>以外，</w:t>
      </w:r>
      <w:r w:rsidR="00D030B8" w:rsidRPr="00B207B1">
        <w:rPr>
          <w:rFonts w:hAnsiTheme="minorEastAsia" w:hint="eastAsia"/>
          <w:color w:val="000000" w:themeColor="text1"/>
          <w:rPrChange w:id="6012" w:author="JY0225" w:date="2017-08-24T12:04:00Z">
            <w:rPr>
              <w:rFonts w:hint="eastAsia"/>
              <w:color w:val="000000" w:themeColor="text1"/>
            </w:rPr>
          </w:rPrChange>
        </w:rPr>
        <w:t>本文</w:t>
      </w:r>
      <w:r w:rsidR="000F4B08" w:rsidRPr="00B207B1">
        <w:rPr>
          <w:rFonts w:hAnsiTheme="minorEastAsia" w:hint="eastAsia"/>
          <w:color w:val="000000" w:themeColor="text1"/>
          <w:rPrChange w:id="6013" w:author="JY0225" w:date="2017-08-24T12:04:00Z">
            <w:rPr>
              <w:rFonts w:hint="eastAsia"/>
              <w:color w:val="000000" w:themeColor="text1"/>
            </w:rPr>
          </w:rPrChange>
        </w:rPr>
        <w:t>还开发了一款基于</w:t>
      </w:r>
      <w:r w:rsidR="000F4B08" w:rsidRPr="00B207B1">
        <w:rPr>
          <w:rFonts w:hAnsiTheme="minorEastAsia"/>
          <w:color w:val="000000" w:themeColor="text1"/>
          <w:rPrChange w:id="6014" w:author="JY0225" w:date="2017-08-24T12:04:00Z">
            <w:rPr>
              <w:color w:val="000000" w:themeColor="text1"/>
            </w:rPr>
          </w:rPrChange>
        </w:rPr>
        <w:t>Java</w:t>
      </w:r>
      <w:r w:rsidR="000F4B08" w:rsidRPr="00B207B1">
        <w:rPr>
          <w:rFonts w:hAnsiTheme="minorEastAsia" w:hint="eastAsia"/>
          <w:color w:val="000000" w:themeColor="text1"/>
          <w:rPrChange w:id="6015" w:author="JY0225" w:date="2017-08-24T12:04:00Z">
            <w:rPr>
              <w:rFonts w:hint="eastAsia"/>
              <w:color w:val="000000" w:themeColor="text1"/>
            </w:rPr>
          </w:rPrChange>
        </w:rPr>
        <w:t>平台的</w:t>
      </w:r>
      <w:r w:rsidR="000F4B08" w:rsidRPr="00B207B1">
        <w:rPr>
          <w:rFonts w:hAnsiTheme="minorEastAsia"/>
          <w:color w:val="000000" w:themeColor="text1"/>
          <w:rPrChange w:id="6016" w:author="JY0225" w:date="2017-08-24T12:04:00Z">
            <w:rPr>
              <w:color w:val="000000" w:themeColor="text1"/>
            </w:rPr>
          </w:rPrChange>
        </w:rPr>
        <w:t>SDK</w:t>
      </w:r>
      <w:r w:rsidR="000F4B08" w:rsidRPr="00B207B1">
        <w:rPr>
          <w:rFonts w:hAnsiTheme="minorEastAsia" w:hint="eastAsia"/>
          <w:color w:val="000000" w:themeColor="text1"/>
          <w:rPrChange w:id="6017" w:author="JY0225" w:date="2017-08-24T12:04:00Z">
            <w:rPr>
              <w:rFonts w:hint="eastAsia"/>
              <w:color w:val="000000" w:themeColor="text1"/>
            </w:rPr>
          </w:rPrChange>
        </w:rPr>
        <w:t>。</w:t>
      </w:r>
      <w:r w:rsidR="00654745" w:rsidRPr="00B207B1">
        <w:rPr>
          <w:rFonts w:hAnsiTheme="minorEastAsia"/>
          <w:color w:val="000000" w:themeColor="text1"/>
          <w:rPrChange w:id="6018" w:author="JY0225" w:date="2017-08-24T12:04:00Z">
            <w:rPr>
              <w:color w:val="000000" w:themeColor="text1"/>
            </w:rPr>
          </w:rPrChange>
        </w:rPr>
        <w:t>Java SDK</w:t>
      </w:r>
      <w:r w:rsidR="00654745" w:rsidRPr="00B207B1">
        <w:rPr>
          <w:rFonts w:hAnsiTheme="minorEastAsia" w:hint="eastAsia"/>
          <w:color w:val="000000" w:themeColor="text1"/>
          <w:rPrChange w:id="6019" w:author="JY0225" w:date="2017-08-24T12:04:00Z">
            <w:rPr>
              <w:rFonts w:hint="eastAsia"/>
              <w:color w:val="000000" w:themeColor="text1"/>
            </w:rPr>
          </w:rPrChange>
        </w:rPr>
        <w:t>是提供给</w:t>
      </w:r>
      <w:r w:rsidR="00654745" w:rsidRPr="00B207B1">
        <w:rPr>
          <w:rFonts w:hAnsiTheme="minorEastAsia"/>
          <w:color w:val="000000" w:themeColor="text1"/>
          <w:rPrChange w:id="6020" w:author="JY0225" w:date="2017-08-24T12:04:00Z">
            <w:rPr>
              <w:color w:val="000000" w:themeColor="text1"/>
            </w:rPr>
          </w:rPrChange>
        </w:rPr>
        <w:t>Java</w:t>
      </w:r>
      <w:r w:rsidR="00654745" w:rsidRPr="00B207B1">
        <w:rPr>
          <w:rFonts w:hAnsiTheme="minorEastAsia" w:hint="eastAsia"/>
          <w:color w:val="000000" w:themeColor="text1"/>
          <w:rPrChange w:id="6021"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6022" w:author="JY0225" w:date="2017-08-24T12:04:00Z">
            <w:rPr>
              <w:color w:val="000000" w:themeColor="text1"/>
            </w:rPr>
          </w:rPrChange>
        </w:rPr>
        <w:t xml:space="preserve"> </w:t>
      </w:r>
      <w:r w:rsidR="00A2790A" w:rsidRPr="00B207B1">
        <w:rPr>
          <w:rFonts w:hAnsiTheme="minorEastAsia" w:hint="eastAsia"/>
          <w:color w:val="000000" w:themeColor="text1"/>
          <w:rPrChange w:id="6023" w:author="JY0225" w:date="2017-08-24T12:04:00Z">
            <w:rPr>
              <w:rFonts w:hint="eastAsia"/>
              <w:color w:val="000000" w:themeColor="text1"/>
            </w:rPr>
          </w:rPrChange>
        </w:rPr>
        <w:t>开发人员通过调用</w:t>
      </w:r>
      <w:r w:rsidR="00A2790A" w:rsidRPr="00B207B1">
        <w:rPr>
          <w:rFonts w:hAnsiTheme="minorEastAsia"/>
          <w:color w:val="000000" w:themeColor="text1"/>
          <w:rPrChange w:id="6024" w:author="JY0225" w:date="2017-08-24T12:04:00Z">
            <w:rPr>
              <w:color w:val="000000" w:themeColor="text1"/>
            </w:rPr>
          </w:rPrChange>
        </w:rPr>
        <w:t>SDK</w:t>
      </w:r>
      <w:r w:rsidR="00A2790A" w:rsidRPr="00B207B1">
        <w:rPr>
          <w:rFonts w:hAnsiTheme="minorEastAsia" w:hint="eastAsia"/>
          <w:color w:val="000000" w:themeColor="text1"/>
          <w:rPrChange w:id="6025"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6026"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6027" w:author="JY0225" w:date="2017-08-24T12:04:00Z">
            <w:rPr>
              <w:rFonts w:hint="eastAsia"/>
              <w:color w:val="000000" w:themeColor="text1"/>
            </w:rPr>
          </w:rPrChange>
        </w:rPr>
        <w:t>，从而使用云</w:t>
      </w:r>
      <w:r w:rsidR="00476838" w:rsidRPr="00B207B1">
        <w:rPr>
          <w:rFonts w:hAnsiTheme="minorEastAsia" w:hint="eastAsia"/>
          <w:color w:val="000000" w:themeColor="text1"/>
          <w:rPrChange w:id="6028" w:author="JY0225" w:date="2017-08-24T12:04:00Z">
            <w:rPr>
              <w:rFonts w:hint="eastAsia"/>
              <w:color w:val="000000" w:themeColor="text1"/>
            </w:rPr>
          </w:rPrChange>
        </w:rPr>
        <w:t>备份</w:t>
      </w:r>
      <w:r w:rsidR="00A2790A" w:rsidRPr="00B207B1">
        <w:rPr>
          <w:rFonts w:hAnsiTheme="minorEastAsia" w:hint="eastAsia"/>
          <w:color w:val="000000" w:themeColor="text1"/>
          <w:rPrChange w:id="6029" w:author="JY0225" w:date="2017-08-24T12:04:00Z">
            <w:rPr>
              <w:rFonts w:hint="eastAsia"/>
              <w:color w:val="000000" w:themeColor="text1"/>
            </w:rPr>
          </w:rPrChange>
        </w:rPr>
        <w:t>服务。</w:t>
      </w:r>
      <w:r w:rsidR="001D656B" w:rsidRPr="00B207B1">
        <w:rPr>
          <w:rFonts w:hAnsiTheme="minorEastAsia"/>
          <w:color w:val="000000" w:themeColor="text1"/>
          <w:rPrChange w:id="6030"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6031"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6032" w:author="JY0225" w:date="2017-08-24T12:04:00Z">
            <w:rPr>
              <w:rFonts w:hint="eastAsia"/>
              <w:color w:val="000000" w:themeColor="text1"/>
            </w:rPr>
          </w:rPrChange>
        </w:rPr>
        <w:t>，如</w:t>
      </w:r>
      <w:r w:rsidR="001D656B" w:rsidRPr="00B207B1">
        <w:rPr>
          <w:rFonts w:hAnsiTheme="minorEastAsia"/>
          <w:color w:val="000000" w:themeColor="text1"/>
          <w:rPrChange w:id="6033" w:author="JY0225" w:date="2017-08-24T12:04:00Z">
            <w:rPr>
              <w:color w:val="000000" w:themeColor="text1"/>
            </w:rPr>
          </w:rPrChange>
        </w:rPr>
        <w:t>Web</w:t>
      </w:r>
      <w:r w:rsidR="001D656B" w:rsidRPr="00B207B1">
        <w:rPr>
          <w:rFonts w:hAnsiTheme="minorEastAsia" w:hint="eastAsia"/>
          <w:color w:val="000000" w:themeColor="text1"/>
          <w:rPrChange w:id="6034" w:author="JY0225" w:date="2017-08-24T12:04:00Z">
            <w:rPr>
              <w:rFonts w:hint="eastAsia"/>
              <w:color w:val="000000" w:themeColor="text1"/>
            </w:rPr>
          </w:rPrChange>
        </w:rPr>
        <w:t>开发、</w:t>
      </w:r>
      <w:r w:rsidR="001D656B" w:rsidRPr="00B207B1">
        <w:rPr>
          <w:rFonts w:hAnsiTheme="minorEastAsia"/>
          <w:color w:val="000000" w:themeColor="text1"/>
          <w:rPrChange w:id="6035" w:author="JY0225" w:date="2017-08-24T12:04:00Z">
            <w:rPr>
              <w:color w:val="000000" w:themeColor="text1"/>
            </w:rPr>
          </w:rPrChange>
        </w:rPr>
        <w:t>Android</w:t>
      </w:r>
      <w:r w:rsidR="00F706F4" w:rsidRPr="00B207B1">
        <w:rPr>
          <w:rFonts w:hAnsiTheme="minorEastAsia" w:hint="eastAsia"/>
          <w:color w:val="000000" w:themeColor="text1"/>
          <w:rPrChange w:id="6036" w:author="JY0225" w:date="2017-08-24T12:04:00Z">
            <w:rPr>
              <w:rFonts w:hint="eastAsia"/>
              <w:color w:val="000000" w:themeColor="text1"/>
            </w:rPr>
          </w:rPrChange>
        </w:rPr>
        <w:t>开发等，因此</w:t>
      </w:r>
      <w:r w:rsidR="001D656B" w:rsidRPr="00B207B1">
        <w:rPr>
          <w:rFonts w:hAnsiTheme="minorEastAsia" w:hint="eastAsia"/>
          <w:color w:val="000000" w:themeColor="text1"/>
          <w:rPrChange w:id="6037" w:author="JY0225" w:date="2017-08-24T12:04:00Z">
            <w:rPr>
              <w:rFonts w:hint="eastAsia"/>
              <w:color w:val="000000" w:themeColor="text1"/>
            </w:rPr>
          </w:rPrChange>
        </w:rPr>
        <w:t>通过提供</w:t>
      </w:r>
      <w:r w:rsidR="001D656B" w:rsidRPr="00B207B1">
        <w:rPr>
          <w:rFonts w:hAnsiTheme="minorEastAsia"/>
          <w:color w:val="000000" w:themeColor="text1"/>
          <w:rPrChange w:id="6038" w:author="JY0225" w:date="2017-08-24T12:04:00Z">
            <w:rPr>
              <w:color w:val="000000" w:themeColor="text1"/>
            </w:rPr>
          </w:rPrChange>
        </w:rPr>
        <w:t>SDK</w:t>
      </w:r>
      <w:r w:rsidR="002076CD" w:rsidRPr="00B207B1">
        <w:rPr>
          <w:rFonts w:hAnsiTheme="minorEastAsia" w:hint="eastAsia"/>
          <w:color w:val="000000" w:themeColor="text1"/>
          <w:rPrChange w:id="6039"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6040" w:author="JY0225" w:date="2017-08-24T12:04:00Z">
            <w:rPr>
              <w:color w:val="000000" w:themeColor="text1"/>
            </w:rPr>
          </w:rPrChange>
        </w:rPr>
      </w:pPr>
      <w:r w:rsidRPr="00B207B1">
        <w:rPr>
          <w:rFonts w:hAnsiTheme="minorEastAsia"/>
          <w:color w:val="000000" w:themeColor="text1"/>
          <w:rPrChange w:id="6041" w:author="JY0225" w:date="2017-08-24T12:04:00Z">
            <w:rPr>
              <w:color w:val="000000" w:themeColor="text1"/>
            </w:rPr>
          </w:rPrChange>
        </w:rPr>
        <w:tab/>
      </w:r>
      <w:r w:rsidR="00CB3D06" w:rsidRPr="00B207B1">
        <w:rPr>
          <w:rFonts w:hAnsiTheme="minorEastAsia"/>
          <w:color w:val="000000" w:themeColor="text1"/>
          <w:rPrChange w:id="6042" w:author="JY0225" w:date="2017-08-24T12:04:00Z">
            <w:rPr>
              <w:color w:val="000000" w:themeColor="text1"/>
            </w:rPr>
          </w:rPrChange>
        </w:rPr>
        <w:t>1</w:t>
      </w:r>
      <w:r w:rsidR="00CB3D06" w:rsidRPr="00B207B1">
        <w:rPr>
          <w:rFonts w:hAnsiTheme="minorEastAsia" w:hint="eastAsia"/>
          <w:color w:val="000000" w:themeColor="text1"/>
          <w:rPrChange w:id="6043" w:author="JY0225" w:date="2017-08-24T12:04:00Z">
            <w:rPr>
              <w:rFonts w:hint="eastAsia"/>
              <w:color w:val="000000" w:themeColor="text1"/>
            </w:rPr>
          </w:rPrChange>
        </w:rPr>
        <w:t>）通信方式</w:t>
      </w:r>
    </w:p>
    <w:p w14:paraId="2EAF1A85" w14:textId="6B3E2152" w:rsidR="00AB7D23" w:rsidRPr="00B207B1" w:rsidRDefault="00CB3D06" w:rsidP="00307C68">
      <w:pPr>
        <w:spacing w:afterLines="30" w:after="93" w:line="400" w:lineRule="exact"/>
        <w:rPr>
          <w:rFonts w:hAnsiTheme="minorEastAsia"/>
          <w:color w:val="000000" w:themeColor="text1"/>
          <w:rPrChange w:id="6044" w:author="JY0225" w:date="2017-08-24T12:04:00Z">
            <w:rPr>
              <w:color w:val="000000" w:themeColor="text1"/>
            </w:rPr>
          </w:rPrChange>
        </w:rPr>
      </w:pPr>
      <w:r w:rsidRPr="00B207B1">
        <w:rPr>
          <w:rFonts w:hAnsiTheme="minorEastAsia"/>
          <w:rPrChange w:id="6045" w:author="JY0225" w:date="2017-08-24T12:04:00Z">
            <w:rPr/>
          </w:rPrChange>
        </w:rPr>
        <w:tab/>
      </w:r>
      <w:r w:rsidR="00A6009F" w:rsidRPr="00B207B1">
        <w:rPr>
          <w:rFonts w:hAnsiTheme="minorEastAsia" w:hint="eastAsia"/>
          <w:color w:val="000000" w:themeColor="text1"/>
          <w:rPrChange w:id="6046" w:author="JY0225" w:date="2017-08-24T12:04:00Z">
            <w:rPr>
              <w:rFonts w:hint="eastAsia"/>
              <w:color w:val="000000" w:themeColor="text1"/>
            </w:rPr>
          </w:rPrChange>
        </w:rPr>
        <w:t>服务器端的代码是由</w:t>
      </w:r>
      <w:r w:rsidR="00A6009F" w:rsidRPr="00B207B1">
        <w:rPr>
          <w:rFonts w:hAnsiTheme="minorEastAsia"/>
          <w:color w:val="000000" w:themeColor="text1"/>
          <w:rPrChange w:id="6047" w:author="JY0225" w:date="2017-08-24T12:04:00Z">
            <w:rPr>
              <w:color w:val="000000" w:themeColor="text1"/>
            </w:rPr>
          </w:rPrChange>
        </w:rPr>
        <w:t>Python</w:t>
      </w:r>
      <w:r w:rsidR="00A6009F" w:rsidRPr="00B207B1">
        <w:rPr>
          <w:rFonts w:hAnsiTheme="minorEastAsia" w:hint="eastAsia"/>
          <w:color w:val="000000" w:themeColor="text1"/>
          <w:rPrChange w:id="6048" w:author="JY0225" w:date="2017-08-24T12:04:00Z">
            <w:rPr>
              <w:rFonts w:hint="eastAsia"/>
              <w:color w:val="000000" w:themeColor="text1"/>
            </w:rPr>
          </w:rPrChange>
        </w:rPr>
        <w:t>语言编写的，</w:t>
      </w:r>
      <w:r w:rsidR="00C91A33" w:rsidRPr="00B207B1">
        <w:rPr>
          <w:rFonts w:hAnsiTheme="minorEastAsia"/>
          <w:color w:val="000000" w:themeColor="text1"/>
          <w:rPrChange w:id="6049" w:author="JY0225" w:date="2017-08-24T12:04:00Z">
            <w:rPr>
              <w:color w:val="000000" w:themeColor="text1"/>
            </w:rPr>
          </w:rPrChange>
        </w:rPr>
        <w:t>Java</w:t>
      </w:r>
      <w:r w:rsidR="00C91A33" w:rsidRPr="00B207B1">
        <w:rPr>
          <w:rFonts w:hAnsiTheme="minorEastAsia" w:hint="eastAsia"/>
          <w:color w:val="000000" w:themeColor="text1"/>
          <w:rPrChange w:id="6050" w:author="JY0225" w:date="2017-08-24T12:04:00Z">
            <w:rPr>
              <w:rFonts w:hint="eastAsia"/>
              <w:color w:val="000000" w:themeColor="text1"/>
            </w:rPr>
          </w:rPrChange>
        </w:rPr>
        <w:t>与</w:t>
      </w:r>
      <w:r w:rsidR="00C91A33" w:rsidRPr="00B207B1">
        <w:rPr>
          <w:rFonts w:hAnsiTheme="minorEastAsia"/>
          <w:color w:val="000000" w:themeColor="text1"/>
          <w:rPrChange w:id="6051" w:author="JY0225" w:date="2017-08-24T12:04:00Z">
            <w:rPr>
              <w:color w:val="000000" w:themeColor="text1"/>
            </w:rPr>
          </w:rPrChange>
        </w:rPr>
        <w:t>Python</w:t>
      </w:r>
      <w:r w:rsidR="00C91A33" w:rsidRPr="00B207B1">
        <w:rPr>
          <w:rFonts w:hAnsiTheme="minorEastAsia" w:hint="eastAsia"/>
          <w:color w:val="000000" w:themeColor="text1"/>
          <w:rPrChange w:id="6052"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6053" w:author="JY0225" w:date="2017-08-24T12:04:00Z">
            <w:rPr>
              <w:color w:val="000000" w:themeColor="text1"/>
            </w:rPr>
          </w:rPrChange>
        </w:rPr>
        <w:t>Socket</w:t>
      </w:r>
      <w:r w:rsidR="00C91A33" w:rsidRPr="00B207B1">
        <w:rPr>
          <w:rFonts w:hAnsiTheme="minorEastAsia" w:hint="eastAsia"/>
          <w:color w:val="000000" w:themeColor="text1"/>
          <w:rPrChange w:id="6054"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6055"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6056" w:author="JY0225" w:date="2017-08-24T12:04:00Z">
            <w:rPr>
              <w:color w:val="000000" w:themeColor="text1"/>
            </w:rPr>
          </w:rPrChange>
        </w:rPr>
        <w:t>Java</w:t>
      </w:r>
      <w:r w:rsidR="00E82C90" w:rsidRPr="00B207B1">
        <w:rPr>
          <w:rFonts w:hAnsiTheme="minorEastAsia" w:hint="eastAsia"/>
          <w:color w:val="000000" w:themeColor="text1"/>
          <w:rPrChange w:id="6057" w:author="JY0225" w:date="2017-08-24T12:04:00Z">
            <w:rPr>
              <w:rFonts w:hint="eastAsia"/>
              <w:color w:val="000000" w:themeColor="text1"/>
            </w:rPr>
          </w:rPrChange>
        </w:rPr>
        <w:t>自带的</w:t>
      </w:r>
      <w:r w:rsidR="00C91A33" w:rsidRPr="00B207B1">
        <w:rPr>
          <w:rFonts w:hAnsiTheme="minorEastAsia"/>
          <w:color w:val="000000" w:themeColor="text1"/>
          <w:rPrChange w:id="6058" w:author="JY0225" w:date="2017-08-24T12:04:00Z">
            <w:rPr>
              <w:color w:val="000000" w:themeColor="text1"/>
            </w:rPr>
          </w:rPrChange>
        </w:rPr>
        <w:t>java.net.Socket</w:t>
      </w:r>
      <w:r w:rsidR="00C91A33" w:rsidRPr="00B207B1">
        <w:rPr>
          <w:rFonts w:hAnsiTheme="minorEastAsia" w:hint="eastAsia"/>
          <w:color w:val="000000" w:themeColor="text1"/>
          <w:rPrChange w:id="6059" w:author="JY0225" w:date="2017-08-24T12:04:00Z">
            <w:rPr>
              <w:rFonts w:hint="eastAsia"/>
              <w:color w:val="000000" w:themeColor="text1"/>
            </w:rPr>
          </w:rPrChange>
        </w:rPr>
        <w:t>工具包</w:t>
      </w:r>
      <w:r w:rsidR="00CA138B" w:rsidRPr="00B207B1">
        <w:rPr>
          <w:rFonts w:hAnsiTheme="minorEastAsia" w:hint="eastAsia"/>
          <w:color w:val="000000" w:themeColor="text1"/>
          <w:rPrChange w:id="6060" w:author="JY0225" w:date="2017-08-24T12:04:00Z">
            <w:rPr>
              <w:rFonts w:hint="eastAsia"/>
              <w:color w:val="000000" w:themeColor="text1"/>
            </w:rPr>
          </w:rPrChange>
        </w:rPr>
        <w:t>。</w:t>
      </w:r>
      <w:r w:rsidR="00BF3FF7" w:rsidRPr="00B207B1">
        <w:rPr>
          <w:rFonts w:hAnsiTheme="minorEastAsia" w:hint="eastAsia"/>
          <w:color w:val="000000" w:themeColor="text1"/>
          <w:rPrChange w:id="6061" w:author="JY0225" w:date="2017-08-24T12:04:00Z">
            <w:rPr>
              <w:rFonts w:hint="eastAsia"/>
              <w:color w:val="000000" w:themeColor="text1"/>
            </w:rPr>
          </w:rPrChange>
        </w:rPr>
        <w:t>相较于</w:t>
      </w:r>
      <w:r w:rsidR="00BF3FF7" w:rsidRPr="00B207B1">
        <w:rPr>
          <w:rFonts w:hAnsiTheme="minorEastAsia"/>
          <w:color w:val="000000" w:themeColor="text1"/>
          <w:rPrChange w:id="6062" w:author="JY0225" w:date="2017-08-24T12:04:00Z">
            <w:rPr>
              <w:color w:val="000000" w:themeColor="text1"/>
            </w:rPr>
          </w:rPrChange>
        </w:rPr>
        <w:t>WebSocket</w:t>
      </w:r>
      <w:r w:rsidR="006D31CB" w:rsidRPr="00B207B1">
        <w:rPr>
          <w:rFonts w:hAnsiTheme="minorEastAsia" w:hint="eastAsia"/>
          <w:color w:val="000000" w:themeColor="text1"/>
          <w:rPrChange w:id="6063" w:author="JY0225" w:date="2017-08-24T12:04:00Z">
            <w:rPr>
              <w:rFonts w:hint="eastAsia"/>
              <w:color w:val="000000" w:themeColor="text1"/>
            </w:rPr>
          </w:rPrChange>
        </w:rPr>
        <w:t>来说，</w:t>
      </w:r>
      <w:r w:rsidR="006D31CB" w:rsidRPr="00B207B1">
        <w:rPr>
          <w:rFonts w:hAnsiTheme="minorEastAsia"/>
          <w:color w:val="000000" w:themeColor="text1"/>
          <w:rPrChange w:id="6064" w:author="JY0225" w:date="2017-08-24T12:04:00Z">
            <w:rPr>
              <w:color w:val="000000" w:themeColor="text1"/>
            </w:rPr>
          </w:rPrChange>
        </w:rPr>
        <w:t>Socket</w:t>
      </w:r>
      <w:r w:rsidR="006D31CB" w:rsidRPr="00B207B1">
        <w:rPr>
          <w:rFonts w:hAnsiTheme="minorEastAsia" w:hint="eastAsia"/>
          <w:color w:val="000000" w:themeColor="text1"/>
          <w:rPrChange w:id="6065"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6066" w:author="JY0225" w:date="2017-08-24T12:04:00Z">
            <w:rPr>
              <w:rFonts w:hint="eastAsia"/>
              <w:color w:val="000000" w:themeColor="text1"/>
            </w:rPr>
          </w:rPrChange>
        </w:rPr>
        <w:t>。</w:t>
      </w:r>
      <w:r w:rsidR="003A6E91" w:rsidRPr="00B207B1">
        <w:rPr>
          <w:rFonts w:hAnsiTheme="minorEastAsia" w:hint="eastAsia"/>
          <w:color w:val="000000" w:themeColor="text1"/>
          <w:rPrChange w:id="6067" w:author="JY0225" w:date="2017-08-24T12:04:00Z">
            <w:rPr>
              <w:rFonts w:hint="eastAsia"/>
              <w:color w:val="000000" w:themeColor="text1"/>
            </w:rPr>
          </w:rPrChange>
        </w:rPr>
        <w:t>用户在使用</w:t>
      </w:r>
      <w:r w:rsidR="003A6E91" w:rsidRPr="00B207B1">
        <w:rPr>
          <w:rFonts w:hAnsiTheme="minorEastAsia"/>
          <w:color w:val="000000" w:themeColor="text1"/>
          <w:rPrChange w:id="6068" w:author="JY0225" w:date="2017-08-24T12:04:00Z">
            <w:rPr>
              <w:color w:val="000000" w:themeColor="text1"/>
            </w:rPr>
          </w:rPrChange>
        </w:rPr>
        <w:t>Java SDK</w:t>
      </w:r>
      <w:r w:rsidR="003A6E91" w:rsidRPr="00B207B1">
        <w:rPr>
          <w:rFonts w:hAnsiTheme="minorEastAsia" w:hint="eastAsia"/>
          <w:color w:val="000000" w:themeColor="text1"/>
          <w:rPrChange w:id="6069"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C93D4E" w:rsidRPr="00B207B1">
        <w:rPr>
          <w:rFonts w:hAnsiTheme="minorEastAsia" w:hint="eastAsia"/>
          <w:color w:val="000000" w:themeColor="text1"/>
          <w:rPrChange w:id="6070" w:author="JY0225" w:date="2017-08-24T12:04:00Z">
            <w:rPr>
              <w:rFonts w:hint="eastAsia"/>
              <w:color w:val="000000" w:themeColor="text1"/>
            </w:rPr>
          </w:rPrChange>
        </w:rPr>
        <w:t>信息，因此我们选用了</w:t>
      </w:r>
      <w:r w:rsidR="00DE0F73" w:rsidRPr="00B207B1">
        <w:rPr>
          <w:rFonts w:hAnsiTheme="minorEastAsia"/>
          <w:color w:val="000000" w:themeColor="text1"/>
          <w:rPrChange w:id="6071"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6072"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6073" w:author="JY0225" w:date="2017-08-24T12:04:00Z">
            <w:rPr/>
          </w:rPrChange>
        </w:rPr>
      </w:pPr>
      <w:r w:rsidRPr="00B207B1">
        <w:lastRenderedPageBreak/>
        <w:tab/>
      </w:r>
      <w:r w:rsidR="00C17141" w:rsidRPr="00B207B1">
        <w:rPr>
          <w:rFonts w:hAnsiTheme="minorEastAsia"/>
          <w:color w:val="000000" w:themeColor="text1"/>
          <w:rPrChange w:id="6074" w:author="JY0225" w:date="2017-08-24T12:04:00Z">
            <w:rPr>
              <w:color w:val="000000" w:themeColor="text1"/>
            </w:rPr>
          </w:rPrChange>
        </w:rPr>
        <w:t>2</w:t>
      </w:r>
      <w:r w:rsidR="00C17141" w:rsidRPr="00B207B1">
        <w:rPr>
          <w:rFonts w:hAnsiTheme="minorEastAsia" w:hint="eastAsia"/>
          <w:color w:val="000000" w:themeColor="text1"/>
          <w:rPrChange w:id="6075" w:author="JY0225" w:date="2017-08-24T12:04:00Z">
            <w:rPr>
              <w:rFonts w:hint="eastAsia"/>
              <w:color w:val="000000" w:themeColor="text1"/>
            </w:rPr>
          </w:rPrChange>
        </w:rPr>
        <w:t>）接口设计</w:t>
      </w:r>
      <w:r w:rsidR="008A1710" w:rsidRPr="00B207B1">
        <w:rPr>
          <w:rFonts w:hAnsiTheme="minorEastAsia" w:hint="eastAsia"/>
          <w:color w:val="000000" w:themeColor="text1"/>
          <w:rPrChange w:id="6076" w:author="JY0225" w:date="2017-08-24T12:04:00Z">
            <w:rPr>
              <w:rFonts w:hint="eastAsia"/>
              <w:color w:val="000000" w:themeColor="text1"/>
            </w:rPr>
          </w:rPrChange>
        </w:rPr>
        <w:t>与实现</w:t>
      </w:r>
    </w:p>
    <w:p w14:paraId="2E7C4CF9" w14:textId="44DD6439" w:rsidR="00D87ABD" w:rsidRPr="00B207B1" w:rsidRDefault="00C17141" w:rsidP="009931E4">
      <w:pPr>
        <w:spacing w:afterLines="30" w:after="93" w:line="400" w:lineRule="exact"/>
        <w:rPr>
          <w:rFonts w:hAnsiTheme="minorEastAsia"/>
          <w:color w:val="000000" w:themeColor="text1"/>
          <w:rPrChange w:id="6077" w:author="JY0225" w:date="2017-08-24T12:04:00Z">
            <w:rPr>
              <w:color w:val="000000" w:themeColor="text1"/>
            </w:rPr>
          </w:rPrChange>
        </w:rPr>
      </w:pPr>
      <w:r w:rsidRPr="00B207B1">
        <w:rPr>
          <w:rFonts w:hAnsiTheme="minorEastAsia"/>
          <w:rPrChange w:id="6078" w:author="JY0225" w:date="2017-08-24T12:04:00Z">
            <w:rPr/>
          </w:rPrChange>
        </w:rPr>
        <w:tab/>
      </w:r>
      <w:r w:rsidR="001E074E" w:rsidRPr="00B207B1">
        <w:rPr>
          <w:rFonts w:hAnsiTheme="minorEastAsia" w:hint="eastAsia"/>
          <w:color w:val="000000" w:themeColor="text1"/>
          <w:rPrChange w:id="6079" w:author="JY0225" w:date="2017-08-24T12:04:00Z">
            <w:rPr>
              <w:rFonts w:hint="eastAsia"/>
              <w:color w:val="000000" w:themeColor="text1"/>
            </w:rPr>
          </w:rPrChange>
        </w:rPr>
        <w:t>中间件</w:t>
      </w:r>
      <w:r w:rsidR="001E074E" w:rsidRPr="00B207B1">
        <w:rPr>
          <w:rFonts w:hAnsiTheme="minorEastAsia"/>
          <w:color w:val="000000" w:themeColor="text1"/>
          <w:rPrChange w:id="6080"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6081" w:author="JY0225" w:date="2017-08-24T12:04:00Z">
            <w:rPr>
              <w:rFonts w:hint="eastAsia"/>
              <w:color w:val="000000" w:themeColor="text1"/>
            </w:rPr>
          </w:rPrChange>
        </w:rPr>
        <w:t>是使</w:t>
      </w:r>
      <w:r w:rsidR="001E074E" w:rsidRPr="00B207B1">
        <w:rPr>
          <w:rFonts w:hAnsiTheme="minorEastAsia"/>
          <w:color w:val="000000" w:themeColor="text1"/>
          <w:rPrChange w:id="6082"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6083" w:author="JY0225" w:date="2017-08-24T12:04:00Z">
            <w:rPr>
              <w:rFonts w:hint="eastAsia"/>
              <w:color w:val="000000" w:themeColor="text1"/>
            </w:rPr>
          </w:rPrChange>
        </w:rPr>
        <w:t>云</w:t>
      </w:r>
      <w:r w:rsidR="00476838" w:rsidRPr="00B207B1">
        <w:rPr>
          <w:rFonts w:hAnsiTheme="minorEastAsia" w:hint="eastAsia"/>
          <w:color w:val="000000" w:themeColor="text1"/>
          <w:rPrChange w:id="6084" w:author="JY0225" w:date="2017-08-24T12:04:00Z">
            <w:rPr>
              <w:rFonts w:hint="eastAsia"/>
              <w:color w:val="000000" w:themeColor="text1"/>
            </w:rPr>
          </w:rPrChange>
        </w:rPr>
        <w:t>备份</w:t>
      </w:r>
      <w:r w:rsidR="001E074E" w:rsidRPr="00B207B1">
        <w:rPr>
          <w:rFonts w:hAnsiTheme="minorEastAsia" w:hint="eastAsia"/>
          <w:color w:val="000000" w:themeColor="text1"/>
          <w:rPrChange w:id="6085" w:author="JY0225" w:date="2017-08-24T12:04:00Z">
            <w:rPr>
              <w:rFonts w:hint="eastAsia"/>
              <w:color w:val="000000" w:themeColor="text1"/>
            </w:rPr>
          </w:rPrChange>
        </w:rPr>
        <w:t>服务器到</w:t>
      </w:r>
      <w:r w:rsidR="001E074E" w:rsidRPr="00B207B1">
        <w:rPr>
          <w:rFonts w:hAnsiTheme="minorEastAsia"/>
          <w:color w:val="000000" w:themeColor="text1"/>
          <w:rPrChange w:id="6086" w:author="JY0225" w:date="2017-08-24T12:04:00Z">
            <w:rPr>
              <w:color w:val="000000" w:themeColor="text1"/>
            </w:rPr>
          </w:rPrChange>
        </w:rPr>
        <w:t>Java</w:t>
      </w:r>
      <w:r w:rsidR="001E074E" w:rsidRPr="00B207B1">
        <w:rPr>
          <w:rFonts w:hAnsiTheme="minorEastAsia" w:hint="eastAsia"/>
          <w:color w:val="000000" w:themeColor="text1"/>
          <w:rPrChange w:id="6087"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6088" w:author="JY0225" w:date="2017-08-24T12:04:00Z">
            <w:rPr>
              <w:rFonts w:hint="eastAsia"/>
              <w:color w:val="000000" w:themeColor="text1"/>
            </w:rPr>
          </w:rPrChange>
        </w:rPr>
        <w:t>备份</w:t>
      </w:r>
      <w:r w:rsidR="001E074E" w:rsidRPr="00B207B1">
        <w:rPr>
          <w:rFonts w:hAnsiTheme="minorEastAsia" w:hint="eastAsia"/>
          <w:color w:val="000000" w:themeColor="text1"/>
          <w:rPrChange w:id="6089" w:author="JY0225" w:date="2017-08-24T12:04:00Z">
            <w:rPr>
              <w:rFonts w:hint="eastAsia"/>
              <w:color w:val="000000" w:themeColor="text1"/>
            </w:rPr>
          </w:rPrChange>
        </w:rPr>
        <w:t>服务。</w:t>
      </w:r>
      <w:r w:rsidR="00C71F34" w:rsidRPr="00B207B1">
        <w:rPr>
          <w:rFonts w:hAnsiTheme="minorEastAsia" w:hint="eastAsia"/>
          <w:color w:val="000000" w:themeColor="text1"/>
          <w:rPrChange w:id="6090" w:author="JY0225" w:date="2017-08-24T12:04:00Z">
            <w:rPr>
              <w:rFonts w:hint="eastAsia"/>
              <w:color w:val="000000" w:themeColor="text1"/>
            </w:rPr>
          </w:rPrChange>
        </w:rPr>
        <w:t>在设计</w:t>
      </w:r>
      <w:r w:rsidR="00C71F34" w:rsidRPr="00B207B1">
        <w:rPr>
          <w:rFonts w:hAnsiTheme="minorEastAsia"/>
          <w:color w:val="000000" w:themeColor="text1"/>
          <w:rPrChange w:id="6091" w:author="JY0225" w:date="2017-08-24T12:04:00Z">
            <w:rPr>
              <w:color w:val="000000" w:themeColor="text1"/>
            </w:rPr>
          </w:rPrChange>
        </w:rPr>
        <w:t>Java SDK</w:t>
      </w:r>
      <w:r w:rsidR="00C71F34" w:rsidRPr="00B207B1">
        <w:rPr>
          <w:rFonts w:hAnsiTheme="minorEastAsia" w:hint="eastAsia"/>
          <w:color w:val="000000" w:themeColor="text1"/>
          <w:rPrChange w:id="6092"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6093" w:author="JY0225" w:date="2017-08-24T12:04:00Z">
            <w:rPr>
              <w:color w:val="000000" w:themeColor="text1"/>
            </w:rPr>
          </w:rPrChange>
        </w:rPr>
        <w:t>CLI</w:t>
      </w:r>
      <w:r w:rsidR="00C71F34" w:rsidRPr="00B207B1">
        <w:rPr>
          <w:rFonts w:hAnsiTheme="minorEastAsia" w:hint="eastAsia"/>
          <w:color w:val="000000" w:themeColor="text1"/>
          <w:rPrChange w:id="6094" w:author="JY0225" w:date="2017-08-24T12:04:00Z">
            <w:rPr>
              <w:rFonts w:hint="eastAsia"/>
              <w:color w:val="000000" w:themeColor="text1"/>
            </w:rPr>
          </w:rPrChange>
        </w:rPr>
        <w:t>客户端接口</w:t>
      </w:r>
      <w:r w:rsidR="0091511C" w:rsidRPr="00B207B1">
        <w:rPr>
          <w:rFonts w:hAnsiTheme="minorEastAsia" w:hint="eastAsia"/>
          <w:color w:val="000000" w:themeColor="text1"/>
          <w:rPrChange w:id="6095" w:author="JY0225" w:date="2017-08-24T12:04:00Z">
            <w:rPr>
              <w:rFonts w:hint="eastAsia"/>
              <w:color w:val="000000" w:themeColor="text1"/>
            </w:rPr>
          </w:rPrChange>
        </w:rPr>
        <w:t>，确保了</w:t>
      </w:r>
      <w:r w:rsidR="0091511C" w:rsidRPr="00B207B1">
        <w:rPr>
          <w:rFonts w:hAnsiTheme="minorEastAsia"/>
          <w:color w:val="000000" w:themeColor="text1"/>
          <w:rPrChange w:id="6096" w:author="JY0225" w:date="2017-08-24T12:04:00Z">
            <w:rPr>
              <w:color w:val="000000" w:themeColor="text1"/>
            </w:rPr>
          </w:rPrChange>
        </w:rPr>
        <w:t>Java SDK</w:t>
      </w:r>
      <w:r w:rsidR="0091511C" w:rsidRPr="00B207B1">
        <w:rPr>
          <w:rFonts w:hAnsiTheme="minorEastAsia" w:hint="eastAsia"/>
          <w:color w:val="000000" w:themeColor="text1"/>
          <w:rPrChange w:id="6097"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6098" w:author="JY0225" w:date="2017-08-24T12:04:00Z">
            <w:rPr>
              <w:rFonts w:hint="eastAsia"/>
              <w:color w:val="000000" w:themeColor="text1"/>
            </w:rPr>
          </w:rPrChange>
        </w:rPr>
        <w:t>现有</w:t>
      </w:r>
      <w:r w:rsidR="0091511C" w:rsidRPr="00B207B1">
        <w:rPr>
          <w:rFonts w:hAnsiTheme="minorEastAsia" w:hint="eastAsia"/>
          <w:color w:val="000000" w:themeColor="text1"/>
          <w:rPrChange w:id="6099" w:author="JY0225" w:date="2017-08-24T12:04:00Z">
            <w:rPr>
              <w:rFonts w:hint="eastAsia"/>
              <w:color w:val="000000" w:themeColor="text1"/>
            </w:rPr>
          </w:rPrChange>
        </w:rPr>
        <w:t>的中间件系统提供的基本接口外，还加入了优化后实现的一些高级接口，接口的定义和实现如下所示：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6100" w:author="JY0225" w:date="2017-08-24T12:04:00Z">
            <w:rPr>
              <w:color w:val="000000" w:themeColor="text1"/>
            </w:rPr>
          </w:rPrChange>
        </w:rPr>
      </w:pPr>
      <w:r w:rsidRPr="00B207B1">
        <w:tab/>
      </w:r>
      <w:r w:rsidR="00972983" w:rsidRPr="00B207B1">
        <w:rPr>
          <w:rFonts w:hAnsiTheme="minorEastAsia" w:hint="eastAsia"/>
          <w:color w:val="000000" w:themeColor="text1"/>
          <w:rPrChange w:id="6101" w:author="JY0225" w:date="2017-08-24T12:04:00Z">
            <w:rPr>
              <w:rFonts w:hint="eastAsia"/>
              <w:color w:val="000000" w:themeColor="text1"/>
            </w:rPr>
          </w:rPrChange>
        </w:rPr>
        <w:t>在</w:t>
      </w:r>
      <w:r w:rsidR="00972983" w:rsidRPr="00B207B1">
        <w:rPr>
          <w:rFonts w:hAnsiTheme="minorEastAsia"/>
          <w:color w:val="000000" w:themeColor="text1"/>
          <w:rPrChange w:id="6102" w:author="JY0225" w:date="2017-08-24T12:04:00Z">
            <w:rPr>
              <w:color w:val="000000" w:themeColor="text1"/>
            </w:rPr>
          </w:rPrChange>
        </w:rPr>
        <w:t>IMiddlewareAPI</w:t>
      </w:r>
      <w:r w:rsidR="00972983" w:rsidRPr="00B207B1">
        <w:rPr>
          <w:rFonts w:hAnsiTheme="minorEastAsia" w:hint="eastAsia"/>
          <w:color w:val="000000" w:themeColor="text1"/>
          <w:rPrChange w:id="6103" w:author="JY0225" w:date="2017-08-24T12:04:00Z">
            <w:rPr>
              <w:rFonts w:hint="eastAsia"/>
              <w:color w:val="000000" w:themeColor="text1"/>
            </w:rPr>
          </w:rPrChange>
        </w:rPr>
        <w:t>类中定义了</w:t>
      </w:r>
      <w:r w:rsidR="00972983" w:rsidRPr="00B207B1">
        <w:rPr>
          <w:rFonts w:hAnsiTheme="minorEastAsia"/>
          <w:color w:val="000000" w:themeColor="text1"/>
          <w:rPrChange w:id="6104" w:author="JY0225" w:date="2017-08-24T12:04:00Z">
            <w:rPr>
              <w:color w:val="000000" w:themeColor="text1"/>
            </w:rPr>
          </w:rPrChange>
        </w:rPr>
        <w:t>Java SDK</w:t>
      </w:r>
      <w:r w:rsidR="00972983" w:rsidRPr="00B207B1">
        <w:rPr>
          <w:rFonts w:hAnsiTheme="minorEastAsia" w:hint="eastAsia"/>
          <w:color w:val="000000" w:themeColor="text1"/>
          <w:rPrChange w:id="6105"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6106" w:author="JY0225" w:date="2017-08-24T12:04:00Z">
            <w:rPr>
              <w:color w:val="000000" w:themeColor="text1"/>
            </w:rPr>
          </w:rPrChange>
        </w:rPr>
        <w:t>CLI</w:t>
      </w:r>
      <w:r w:rsidR="00972983" w:rsidRPr="00B207B1">
        <w:rPr>
          <w:rFonts w:hAnsiTheme="minorEastAsia" w:hint="eastAsia"/>
          <w:color w:val="000000" w:themeColor="text1"/>
          <w:rPrChange w:id="6107"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6108" w:author="JY0225" w:date="2017-08-24T12:04:00Z">
            <w:rPr>
              <w:rFonts w:hint="eastAsia"/>
              <w:color w:val="000000" w:themeColor="text1"/>
            </w:rPr>
          </w:rPrChange>
        </w:rPr>
        <w:t>为保证与</w:t>
      </w:r>
      <w:r w:rsidR="00063903" w:rsidRPr="00B207B1">
        <w:rPr>
          <w:rFonts w:hAnsiTheme="minorEastAsia"/>
          <w:color w:val="000000" w:themeColor="text1"/>
          <w:rPrChange w:id="6109" w:author="JY0225" w:date="2017-08-24T12:04:00Z">
            <w:rPr>
              <w:color w:val="000000" w:themeColor="text1"/>
            </w:rPr>
          </w:rPrChange>
        </w:rPr>
        <w:t>CLI</w:t>
      </w:r>
      <w:r w:rsidR="00063903" w:rsidRPr="00B207B1">
        <w:rPr>
          <w:rFonts w:hAnsiTheme="minorEastAsia" w:hint="eastAsia"/>
          <w:color w:val="000000" w:themeColor="text1"/>
          <w:rPrChange w:id="6110"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6111"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6112"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6113" w:author="JY0225" w:date="2017-08-24T12:04:00Z">
            <w:rPr>
              <w:rFonts w:hint="eastAsia"/>
              <w:color w:val="000000" w:themeColor="text1"/>
            </w:rPr>
          </w:rPrChange>
        </w:rPr>
        <w:t>分为三</w:t>
      </w:r>
      <w:ins w:id="6114" w:author="JY0225" w:date="2017-08-24T12:05:00Z">
        <w:r w:rsidR="00094C36" w:rsidRPr="00B207B1">
          <w:rPr>
            <w:rFonts w:hAnsiTheme="minorEastAsia" w:hint="eastAsia"/>
            <w:color w:val="000000" w:themeColor="text1"/>
          </w:rPr>
          <w:t>个步骤</w:t>
        </w:r>
      </w:ins>
      <w:del w:id="6115" w:author="JY0225" w:date="2017-08-24T12:05:00Z">
        <w:r w:rsidR="003B6119" w:rsidRPr="00B207B1" w:rsidDel="00094C36">
          <w:rPr>
            <w:rFonts w:hAnsiTheme="minorEastAsia" w:hint="eastAsia"/>
            <w:color w:val="000000" w:themeColor="text1"/>
            <w:rPrChange w:id="6116"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6117"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6118" w:author="JY0225" w:date="2017-08-24T12:04:00Z">
            <w:rPr>
              <w:rFonts w:hint="eastAsia"/>
              <w:color w:val="000000" w:themeColor="text1"/>
            </w:rPr>
          </w:rPrChange>
        </w:rPr>
        <w:t>引用</w:t>
      </w:r>
      <w:r w:rsidR="003B6119" w:rsidRPr="00B207B1">
        <w:rPr>
          <w:rFonts w:hAnsiTheme="minorEastAsia"/>
          <w:color w:val="000000" w:themeColor="text1"/>
          <w:rPrChange w:id="6119"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6120"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6121"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6122"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6123" w:author="JY0225" w:date="2017-08-24T12:04:00Z">
            <w:rPr>
              <w:color w:val="000000" w:themeColor="text1"/>
            </w:rPr>
          </w:rPrChange>
        </w:rPr>
        <w:t>Json</w:t>
      </w:r>
      <w:r w:rsidR="00566309" w:rsidRPr="00B207B1">
        <w:rPr>
          <w:rFonts w:hAnsiTheme="minorEastAsia" w:hint="eastAsia"/>
          <w:color w:val="000000" w:themeColor="text1"/>
          <w:rPrChange w:id="6124"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6125" w:author="JY0225" w:date="2017-08-24T12:04:00Z">
            <w:rPr/>
          </w:rPrChange>
        </w:rPr>
      </w:pPr>
      <w:r w:rsidRPr="00B207B1">
        <w:rPr>
          <w:rFonts w:hAnsiTheme="minorEastAsia"/>
          <w:color w:val="000000" w:themeColor="text1"/>
          <w:rPrChange w:id="6126" w:author="JY0225" w:date="2017-08-24T12:04:00Z">
            <w:rPr>
              <w:color w:val="000000" w:themeColor="text1"/>
            </w:rPr>
          </w:rPrChange>
        </w:rPr>
        <w:tab/>
      </w:r>
      <w:r w:rsidR="007C1A70" w:rsidRPr="00B207B1">
        <w:rPr>
          <w:rFonts w:hAnsiTheme="minorEastAsia"/>
          <w:color w:val="000000" w:themeColor="text1"/>
          <w:rPrChange w:id="6127" w:author="JY0225" w:date="2017-08-24T12:04:00Z">
            <w:rPr>
              <w:color w:val="000000" w:themeColor="text1"/>
            </w:rPr>
          </w:rPrChange>
        </w:rPr>
        <w:t>3</w:t>
      </w:r>
      <w:r w:rsidR="00DA1C78" w:rsidRPr="00B207B1">
        <w:rPr>
          <w:rFonts w:hAnsiTheme="minorEastAsia" w:hint="eastAsia"/>
          <w:color w:val="000000" w:themeColor="text1"/>
          <w:rPrChange w:id="6128" w:author="JY0225" w:date="2017-08-24T12:04:00Z">
            <w:rPr>
              <w:rFonts w:hint="eastAsia"/>
              <w:color w:val="000000" w:themeColor="text1"/>
            </w:rPr>
          </w:rPrChange>
        </w:rPr>
        <w:t>）</w:t>
      </w:r>
      <w:r w:rsidR="006C1A99" w:rsidRPr="00B207B1">
        <w:rPr>
          <w:rFonts w:hAnsiTheme="minorEastAsia" w:hint="eastAsia"/>
          <w:color w:val="000000" w:themeColor="text1"/>
          <w:rPrChange w:id="6129" w:author="JY0225" w:date="2017-08-24T12:04:00Z">
            <w:rPr>
              <w:rFonts w:hint="eastAsia"/>
              <w:color w:val="000000" w:themeColor="text1"/>
            </w:rPr>
          </w:rPrChange>
        </w:rPr>
        <w:t>部署与</w:t>
      </w:r>
      <w:r w:rsidR="00C0328A" w:rsidRPr="00B207B1">
        <w:rPr>
          <w:rFonts w:hAnsiTheme="minorEastAsia" w:hint="eastAsia"/>
          <w:color w:val="000000" w:themeColor="text1"/>
          <w:rPrChange w:id="6130"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6131" w:author="JY0225" w:date="2017-08-24T12:04:00Z">
            <w:rPr>
              <w:color w:val="000000" w:themeColor="text1"/>
            </w:rPr>
          </w:rPrChange>
        </w:rPr>
      </w:pPr>
      <w:r w:rsidRPr="00B207B1">
        <w:rPr>
          <w:rFonts w:hAnsiTheme="minorEastAsia"/>
          <w:rPrChange w:id="6132" w:author="JY0225" w:date="2017-08-24T12:04:00Z">
            <w:rPr/>
          </w:rPrChange>
        </w:rPr>
        <w:tab/>
      </w:r>
      <w:r w:rsidR="0091285B" w:rsidRPr="00B207B1">
        <w:rPr>
          <w:rFonts w:hAnsiTheme="minorEastAsia"/>
          <w:color w:val="000000" w:themeColor="text1"/>
          <w:rPrChange w:id="6133" w:author="JY0225" w:date="2017-08-24T12:04:00Z">
            <w:rPr>
              <w:color w:val="000000" w:themeColor="text1"/>
            </w:rPr>
          </w:rPrChange>
        </w:rPr>
        <w:t>Java SDK</w:t>
      </w:r>
      <w:r w:rsidR="00A31B05" w:rsidRPr="00B207B1">
        <w:rPr>
          <w:rFonts w:hAnsiTheme="minorEastAsia" w:hint="eastAsia"/>
          <w:color w:val="000000" w:themeColor="text1"/>
          <w:rPrChange w:id="6134"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6135" w:author="JY0225" w:date="2017-08-24T12:04:00Z">
            <w:rPr>
              <w:color w:val="000000" w:themeColor="text1"/>
            </w:rPr>
          </w:rPrChange>
        </w:rPr>
      </w:pPr>
      <w:r w:rsidRPr="00B207B1">
        <w:rPr>
          <w:rFonts w:hAnsiTheme="minorEastAsia"/>
          <w:color w:val="000000" w:themeColor="text1"/>
          <w:rPrChange w:id="6136" w:author="JY0225" w:date="2017-08-24T12:04:00Z">
            <w:rPr>
              <w:color w:val="000000" w:themeColor="text1"/>
            </w:rPr>
          </w:rPrChange>
        </w:rPr>
        <w:tab/>
        <w:t xml:space="preserve">1. </w:t>
      </w:r>
      <w:r w:rsidR="00B11CED" w:rsidRPr="00B207B1">
        <w:rPr>
          <w:rFonts w:hAnsiTheme="minorEastAsia" w:hint="eastAsia"/>
          <w:color w:val="000000" w:themeColor="text1"/>
          <w:rPrChange w:id="6137" w:author="JY0225" w:date="2017-08-24T12:04:00Z">
            <w:rPr>
              <w:rFonts w:hint="eastAsia"/>
              <w:color w:val="000000" w:themeColor="text1"/>
            </w:rPr>
          </w:rPrChange>
        </w:rPr>
        <w:t>新建一个</w:t>
      </w:r>
      <w:r w:rsidR="00B11CED" w:rsidRPr="00B207B1">
        <w:rPr>
          <w:rFonts w:hAnsiTheme="minorEastAsia"/>
          <w:color w:val="000000" w:themeColor="text1"/>
          <w:rPrChange w:id="6138" w:author="JY0225" w:date="2017-08-24T12:04:00Z">
            <w:rPr>
              <w:color w:val="000000" w:themeColor="text1"/>
            </w:rPr>
          </w:rPrChange>
        </w:rPr>
        <w:t>Java</w:t>
      </w:r>
      <w:r w:rsidR="00B11CED" w:rsidRPr="00B207B1">
        <w:rPr>
          <w:rFonts w:hAnsiTheme="minorEastAsia" w:hint="eastAsia"/>
          <w:color w:val="000000" w:themeColor="text1"/>
          <w:rPrChange w:id="6139" w:author="JY0225" w:date="2017-08-24T12:04:00Z">
            <w:rPr>
              <w:rFonts w:hint="eastAsia"/>
              <w:color w:val="000000" w:themeColor="text1"/>
            </w:rPr>
          </w:rPrChange>
        </w:rPr>
        <w:t>项目，并创建</w:t>
      </w:r>
      <w:r w:rsidR="00B11CED" w:rsidRPr="00B207B1">
        <w:rPr>
          <w:rFonts w:hAnsiTheme="minorEastAsia"/>
          <w:color w:val="000000" w:themeColor="text1"/>
          <w:rPrChange w:id="6140" w:author="JY0225" w:date="2017-08-24T12:04:00Z">
            <w:rPr>
              <w:color w:val="000000" w:themeColor="text1"/>
            </w:rPr>
          </w:rPrChange>
        </w:rPr>
        <w:t>lib</w:t>
      </w:r>
      <w:r w:rsidR="00B11CED" w:rsidRPr="00B207B1">
        <w:rPr>
          <w:rFonts w:hAnsiTheme="minorEastAsia" w:hint="eastAsia"/>
          <w:color w:val="000000" w:themeColor="text1"/>
          <w:rPrChange w:id="6141" w:author="JY0225" w:date="2017-08-24T12:04:00Z">
            <w:rPr>
              <w:rFonts w:hint="eastAsia"/>
              <w:color w:val="000000" w:themeColor="text1"/>
            </w:rPr>
          </w:rPrChange>
        </w:rPr>
        <w:t>文件夹</w:t>
      </w:r>
      <w:r w:rsidR="00272641" w:rsidRPr="00B207B1">
        <w:rPr>
          <w:rFonts w:hAnsiTheme="minorEastAsia" w:hint="eastAsia"/>
          <w:color w:val="000000" w:themeColor="text1"/>
          <w:rPrChange w:id="6142"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6143" w:author="JY0225" w:date="2017-08-24T12:04:00Z">
            <w:rPr>
              <w:color w:val="000000" w:themeColor="text1"/>
            </w:rPr>
          </w:rPrChange>
        </w:rPr>
      </w:pPr>
      <w:r w:rsidRPr="00B207B1">
        <w:rPr>
          <w:rFonts w:hAnsiTheme="minorEastAsia"/>
          <w:color w:val="000000" w:themeColor="text1"/>
          <w:rPrChange w:id="6144" w:author="JY0225" w:date="2017-08-24T12:04:00Z">
            <w:rPr>
              <w:color w:val="000000" w:themeColor="text1"/>
            </w:rPr>
          </w:rPrChange>
        </w:rPr>
        <w:tab/>
        <w:t xml:space="preserve">2. </w:t>
      </w:r>
      <w:r w:rsidR="00CD57BB" w:rsidRPr="00B207B1">
        <w:rPr>
          <w:rFonts w:hAnsiTheme="minorEastAsia" w:hint="eastAsia"/>
          <w:color w:val="000000" w:themeColor="text1"/>
          <w:rPrChange w:id="6145" w:author="JY0225" w:date="2017-08-24T12:04:00Z">
            <w:rPr>
              <w:rFonts w:hint="eastAsia"/>
              <w:color w:val="000000" w:themeColor="text1"/>
            </w:rPr>
          </w:rPrChange>
        </w:rPr>
        <w:t>将</w:t>
      </w:r>
      <w:r w:rsidR="00CD57BB" w:rsidRPr="00B207B1">
        <w:rPr>
          <w:rFonts w:hAnsiTheme="minorEastAsia"/>
          <w:color w:val="000000" w:themeColor="text1"/>
          <w:rPrChange w:id="6146" w:author="JY0225" w:date="2017-08-24T12:04:00Z">
            <w:rPr>
              <w:color w:val="000000" w:themeColor="text1"/>
            </w:rPr>
          </w:rPrChange>
        </w:rPr>
        <w:t>Java SDK MiddlewareSDK.jar</w:t>
      </w:r>
      <w:r w:rsidR="00272641" w:rsidRPr="00B207B1">
        <w:rPr>
          <w:rFonts w:hAnsiTheme="minorEastAsia" w:hint="eastAsia"/>
          <w:color w:val="000000" w:themeColor="text1"/>
          <w:rPrChange w:id="6147" w:author="JY0225" w:date="2017-08-24T12:04:00Z">
            <w:rPr>
              <w:rFonts w:hint="eastAsia"/>
              <w:color w:val="000000" w:themeColor="text1"/>
            </w:rPr>
          </w:rPrChange>
        </w:rPr>
        <w:t>拷贝纸</w:t>
      </w:r>
      <w:r w:rsidR="00272641" w:rsidRPr="00B207B1">
        <w:rPr>
          <w:rFonts w:hAnsiTheme="minorEastAsia"/>
          <w:color w:val="000000" w:themeColor="text1"/>
          <w:rPrChange w:id="6148" w:author="JY0225" w:date="2017-08-24T12:04:00Z">
            <w:rPr>
              <w:color w:val="000000" w:themeColor="text1"/>
            </w:rPr>
          </w:rPrChange>
        </w:rPr>
        <w:t>lib</w:t>
      </w:r>
      <w:r w:rsidR="00272641" w:rsidRPr="00B207B1">
        <w:rPr>
          <w:rFonts w:hAnsiTheme="minorEastAsia" w:hint="eastAsia"/>
          <w:color w:val="000000" w:themeColor="text1"/>
          <w:rPrChange w:id="6149" w:author="JY0225" w:date="2017-08-24T12:04:00Z">
            <w:rPr>
              <w:rFonts w:hint="eastAsia"/>
              <w:color w:val="000000" w:themeColor="text1"/>
            </w:rPr>
          </w:rPrChange>
        </w:rPr>
        <w:t>目录下</w:t>
      </w:r>
      <w:r w:rsidR="001F2EF8" w:rsidRPr="00B207B1">
        <w:rPr>
          <w:rFonts w:hAnsiTheme="minorEastAsia" w:hint="eastAsia"/>
          <w:color w:val="000000" w:themeColor="text1"/>
          <w:rPrChange w:id="6150"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6151" w:author="JY0225" w:date="2017-08-24T12:04:00Z">
            <w:rPr>
              <w:color w:val="000000" w:themeColor="text1"/>
            </w:rPr>
          </w:rPrChange>
        </w:rPr>
      </w:pPr>
      <w:r w:rsidRPr="00B207B1">
        <w:rPr>
          <w:rFonts w:hAnsiTheme="minorEastAsia"/>
          <w:color w:val="000000" w:themeColor="text1"/>
          <w:rPrChange w:id="6152" w:author="JY0225" w:date="2017-08-24T12:04:00Z">
            <w:rPr>
              <w:color w:val="000000" w:themeColor="text1"/>
            </w:rPr>
          </w:rPrChange>
        </w:rPr>
        <w:t xml:space="preserve">3. </w:t>
      </w:r>
      <w:r w:rsidRPr="00B207B1">
        <w:rPr>
          <w:rFonts w:hAnsiTheme="minorEastAsia" w:hint="eastAsia"/>
          <w:color w:val="000000" w:themeColor="text1"/>
          <w:rPrChange w:id="6153" w:author="JY0225" w:date="2017-08-24T12:04:00Z">
            <w:rPr>
              <w:rFonts w:hint="eastAsia"/>
              <w:color w:val="000000" w:themeColor="text1"/>
            </w:rPr>
          </w:rPrChange>
        </w:rPr>
        <w:t>将</w:t>
      </w:r>
      <w:r w:rsidRPr="00B207B1">
        <w:rPr>
          <w:rFonts w:hAnsiTheme="minorEastAsia"/>
          <w:color w:val="000000" w:themeColor="text1"/>
          <w:rPrChange w:id="6154" w:author="JY0225" w:date="2017-08-24T12:04:00Z">
            <w:rPr>
              <w:color w:val="000000" w:themeColor="text1"/>
            </w:rPr>
          </w:rPrChange>
        </w:rPr>
        <w:t>lib</w:t>
      </w:r>
      <w:r w:rsidRPr="00B207B1">
        <w:rPr>
          <w:rFonts w:hAnsiTheme="minorEastAsia" w:hint="eastAsia"/>
          <w:color w:val="000000" w:themeColor="text1"/>
          <w:rPrChange w:id="6155" w:author="JY0225" w:date="2017-08-24T12:04:00Z">
            <w:rPr>
              <w:rFonts w:hint="eastAsia"/>
              <w:color w:val="000000" w:themeColor="text1"/>
            </w:rPr>
          </w:rPrChange>
        </w:rPr>
        <w:t>目录下的</w:t>
      </w:r>
      <w:r w:rsidRPr="00B207B1">
        <w:rPr>
          <w:rFonts w:hAnsiTheme="minorEastAsia"/>
          <w:color w:val="000000" w:themeColor="text1"/>
          <w:rPrChange w:id="6156" w:author="JY0225" w:date="2017-08-24T12:04:00Z">
            <w:rPr>
              <w:color w:val="000000" w:themeColor="text1"/>
            </w:rPr>
          </w:rPrChange>
        </w:rPr>
        <w:t>MiddlewareSDK.jar</w:t>
      </w:r>
      <w:r w:rsidRPr="00B207B1">
        <w:rPr>
          <w:rFonts w:hAnsiTheme="minorEastAsia" w:hint="eastAsia"/>
          <w:color w:val="000000" w:themeColor="text1"/>
          <w:rPrChange w:id="6157" w:author="JY0225" w:date="2017-08-24T12:04:00Z">
            <w:rPr>
              <w:rFonts w:hint="eastAsia"/>
              <w:color w:val="000000" w:themeColor="text1"/>
            </w:rPr>
          </w:rPrChange>
        </w:rPr>
        <w:t>添加到</w:t>
      </w:r>
      <w:r w:rsidRPr="00B207B1">
        <w:rPr>
          <w:rFonts w:hAnsiTheme="minorEastAsia"/>
          <w:color w:val="000000" w:themeColor="text1"/>
          <w:rPrChange w:id="6158" w:author="JY0225" w:date="2017-08-24T12:04:00Z">
            <w:rPr>
              <w:color w:val="000000" w:themeColor="text1"/>
            </w:rPr>
          </w:rPrChange>
        </w:rPr>
        <w:t>Build Path</w:t>
      </w:r>
      <w:r w:rsidRPr="00B207B1">
        <w:rPr>
          <w:rFonts w:hAnsiTheme="minorEastAsia" w:hint="eastAsia"/>
          <w:color w:val="000000" w:themeColor="text1"/>
          <w:rPrChange w:id="6159"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6160" w:author="JY0225" w:date="2017-08-24T12:04:00Z">
            <w:rPr>
              <w:color w:val="000000" w:themeColor="text1"/>
            </w:rPr>
          </w:rPrChange>
        </w:rPr>
      </w:pPr>
      <w:r w:rsidRPr="00B207B1">
        <w:rPr>
          <w:rFonts w:hAnsiTheme="minorEastAsia"/>
          <w:color w:val="000000" w:themeColor="text1"/>
          <w:rPrChange w:id="6161" w:author="JY0225" w:date="2017-08-24T12:04:00Z">
            <w:rPr>
              <w:color w:val="000000" w:themeColor="text1"/>
            </w:rPr>
          </w:rPrChange>
        </w:rPr>
        <w:t xml:space="preserve">4. </w:t>
      </w:r>
      <w:r w:rsidRPr="00B207B1">
        <w:rPr>
          <w:rFonts w:hAnsiTheme="minorEastAsia" w:hint="eastAsia"/>
          <w:color w:val="000000" w:themeColor="text1"/>
          <w:rPrChange w:id="6162" w:author="JY0225" w:date="2017-08-24T12:04:00Z">
            <w:rPr>
              <w:rFonts w:hint="eastAsia"/>
              <w:color w:val="000000" w:themeColor="text1"/>
            </w:rPr>
          </w:rPrChange>
        </w:rPr>
        <w:t>实例化</w:t>
      </w:r>
      <w:r w:rsidRPr="00B207B1">
        <w:rPr>
          <w:rFonts w:hAnsiTheme="minorEastAsia"/>
          <w:color w:val="000000" w:themeColor="text1"/>
          <w:rPrChange w:id="6163" w:author="JY0225" w:date="2017-08-24T12:04:00Z">
            <w:rPr>
              <w:color w:val="000000" w:themeColor="text1"/>
            </w:rPr>
          </w:rPrChange>
        </w:rPr>
        <w:t xml:space="preserve">MiddlewareAPI </w:t>
      </w:r>
      <w:r w:rsidRPr="00B207B1">
        <w:rPr>
          <w:rFonts w:hAnsiTheme="minorEastAsia" w:hint="eastAsia"/>
          <w:color w:val="000000" w:themeColor="text1"/>
          <w:rPrChange w:id="6164"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6165" w:author="JY0225" w:date="2017-08-24T12:04:00Z">
            <w:rPr>
              <w:color w:val="000000" w:themeColor="text1"/>
            </w:rPr>
          </w:rPrChange>
        </w:rPr>
      </w:pPr>
      <w:r w:rsidRPr="00B207B1">
        <w:rPr>
          <w:rFonts w:hAnsiTheme="minorEastAsia"/>
          <w:color w:val="000000" w:themeColor="text1"/>
          <w:rPrChange w:id="6166" w:author="JY0225" w:date="2017-08-24T12:04:00Z">
            <w:rPr>
              <w:color w:val="000000" w:themeColor="text1"/>
            </w:rPr>
          </w:rPrChange>
        </w:rPr>
        <w:t xml:space="preserve">  //</w:t>
      </w:r>
      <w:r w:rsidRPr="00B207B1">
        <w:rPr>
          <w:rFonts w:hAnsiTheme="minorEastAsia"/>
          <w:rPrChange w:id="6167" w:author="JY0225" w:date="2017-08-24T12:04:00Z">
            <w:rPr/>
          </w:rPrChange>
        </w:rPr>
        <w:t xml:space="preserve"> </w:t>
      </w:r>
      <w:r w:rsidRPr="00B207B1">
        <w:rPr>
          <w:rFonts w:hAnsiTheme="minorEastAsia"/>
          <w:i/>
          <w:color w:val="000000" w:themeColor="text1"/>
          <w:rPrChange w:id="6168"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6169"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6170" w:author="JY0225" w:date="2017-08-24T12:04:00Z">
            <w:rPr>
              <w:color w:val="000000" w:themeColor="text1"/>
            </w:rPr>
          </w:rPrChange>
        </w:rPr>
      </w:pPr>
      <w:r w:rsidRPr="00B207B1">
        <w:rPr>
          <w:rFonts w:hAnsiTheme="minorEastAsia"/>
          <w:color w:val="000000" w:themeColor="text1"/>
          <w:rPrChange w:id="6171" w:author="JY0225" w:date="2017-08-24T12:04:00Z">
            <w:rPr>
              <w:color w:val="000000" w:themeColor="text1"/>
            </w:rPr>
          </w:rPrChange>
        </w:rPr>
        <w:t xml:space="preserve">5. </w:t>
      </w:r>
      <w:r w:rsidRPr="00B207B1">
        <w:rPr>
          <w:rFonts w:hAnsiTheme="minorEastAsia" w:hint="eastAsia"/>
          <w:color w:val="000000" w:themeColor="text1"/>
          <w:rPrChange w:id="6172" w:author="JY0225" w:date="2017-08-24T12:04:00Z">
            <w:rPr>
              <w:rFonts w:hint="eastAsia"/>
              <w:color w:val="000000" w:themeColor="text1"/>
            </w:rPr>
          </w:rPrChange>
        </w:rPr>
        <w:t>调用</w:t>
      </w:r>
      <w:r w:rsidRPr="00B207B1">
        <w:rPr>
          <w:rFonts w:hAnsiTheme="minorEastAsia"/>
          <w:color w:val="000000" w:themeColor="text1"/>
          <w:rPrChange w:id="6173" w:author="JY0225" w:date="2017-08-24T12:04:00Z">
            <w:rPr>
              <w:color w:val="000000" w:themeColor="text1"/>
            </w:rPr>
          </w:rPrChange>
        </w:rPr>
        <w:t>API</w:t>
      </w:r>
      <w:r w:rsidRPr="00B207B1">
        <w:rPr>
          <w:rFonts w:hAnsiTheme="minorEastAsia" w:hint="eastAsia"/>
          <w:color w:val="000000" w:themeColor="text1"/>
          <w:rPrChange w:id="6174"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6175" w:author="JY0225" w:date="2017-08-24T12:04:00Z">
            <w:rPr>
              <w:color w:val="000000" w:themeColor="text1"/>
            </w:rPr>
          </w:rPrChange>
        </w:rPr>
      </w:pPr>
      <w:r w:rsidRPr="00B207B1">
        <w:rPr>
          <w:rFonts w:hAnsiTheme="minorEastAsia"/>
          <w:color w:val="000000" w:themeColor="text1"/>
          <w:rPrChange w:id="6176" w:author="JY0225" w:date="2017-08-24T12:04:00Z">
            <w:rPr>
              <w:color w:val="000000" w:themeColor="text1"/>
            </w:rPr>
          </w:rPrChange>
        </w:rPr>
        <w:t xml:space="preserve">  //</w:t>
      </w:r>
      <w:r w:rsidR="00606381" w:rsidRPr="00B207B1">
        <w:rPr>
          <w:rFonts w:hAnsiTheme="minorEastAsia"/>
          <w:i/>
          <w:rPrChange w:id="6177" w:author="JY0225" w:date="2017-08-24T12:04:00Z">
            <w:rPr/>
          </w:rPrChange>
        </w:rPr>
        <w:t xml:space="preserve"> </w:t>
      </w:r>
      <w:r w:rsidR="00606381" w:rsidRPr="00B207B1">
        <w:rPr>
          <w:rFonts w:hAnsiTheme="minorEastAsia"/>
          <w:i/>
          <w:color w:val="000000" w:themeColor="text1"/>
          <w:rPrChange w:id="6178"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6179" w:name="_Toc492457636"/>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6180" w:author="JY0225" w:date="2017-08-14T12:53:00Z">
        <w:r w:rsidR="003F4529" w:rsidRPr="00B207B1">
          <w:rPr>
            <w:rFonts w:ascii="Times New Roman" w:hAnsi="Times New Roman"/>
          </w:rPr>
          <w:t>优化</w:t>
        </w:r>
      </w:ins>
      <w:r w:rsidRPr="00B207B1">
        <w:rPr>
          <w:rFonts w:ascii="Times New Roman" w:hAnsi="Times New Roman"/>
        </w:rPr>
        <w:t>系统</w:t>
      </w:r>
      <w:del w:id="6181"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6179"/>
      <w:del w:id="6182"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6183" w:author="微软用户" w:date="2017-08-18T22:53:00Z">
          <w:pPr>
            <w:pStyle w:val="21"/>
          </w:pPr>
        </w:pPrChange>
      </w:pPr>
      <w:bookmarkStart w:id="6184" w:name="_Toc492457637"/>
      <w:r w:rsidRPr="00B207B1">
        <w:t>6.1</w:t>
      </w:r>
      <w:r w:rsidR="00D83C84" w:rsidRPr="00B207B1">
        <w:t xml:space="preserve"> </w:t>
      </w:r>
      <w:r w:rsidR="00106816" w:rsidRPr="00B207B1">
        <w:t>测试环境部署</w:t>
      </w:r>
      <w:bookmarkEnd w:id="6184"/>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B207B1" w:rsidRDefault="006977AF">
      <w:pPr>
        <w:spacing w:afterLines="30" w:after="93" w:line="400" w:lineRule="exact"/>
        <w:jc w:val="center"/>
        <w:rPr>
          <w:rFonts w:hAnsiTheme="minorEastAsia"/>
          <w:rPrChange w:id="6185" w:author="JY0225" w:date="2017-08-24T12:05:00Z">
            <w:rPr/>
          </w:rPrChange>
        </w:rPr>
        <w:pPrChange w:id="6186" w:author="JY0225" w:date="2017-08-24T12:05:00Z">
          <w:pPr>
            <w:jc w:val="center"/>
          </w:pPr>
        </w:pPrChange>
      </w:pPr>
      <w:r w:rsidRPr="00B207B1">
        <w:rPr>
          <w:rFonts w:hAnsiTheme="minorEastAsia" w:hint="eastAsia"/>
          <w:color w:val="000000" w:themeColor="text1"/>
          <w:rPrChange w:id="6187" w:author="JY0225" w:date="2017-08-24T12:05:00Z">
            <w:rPr>
              <w:rFonts w:hint="eastAsia"/>
              <w:color w:val="000000" w:themeColor="text1"/>
            </w:rPr>
          </w:rPrChange>
        </w:rPr>
        <w:t>图</w:t>
      </w:r>
      <w:r w:rsidRPr="00B207B1">
        <w:rPr>
          <w:rFonts w:hAnsiTheme="minorEastAsia"/>
          <w:color w:val="000000" w:themeColor="text1"/>
          <w:rPrChange w:id="6188" w:author="JY0225" w:date="2017-08-24T12:05:00Z">
            <w:rPr>
              <w:color w:val="000000" w:themeColor="text1"/>
            </w:rPr>
          </w:rPrChange>
        </w:rPr>
        <w:t xml:space="preserve">6-1 </w:t>
      </w:r>
      <w:r w:rsidRPr="00B207B1">
        <w:rPr>
          <w:rFonts w:hAnsiTheme="minorEastAsia" w:hint="eastAsia"/>
          <w:color w:val="000000" w:themeColor="text1"/>
          <w:rPrChange w:id="6189"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6190" w:author="JY0225" w:date="2017-08-24T12:06:00Z">
                  <w:rPr>
                    <w:rFonts w:ascii="Times New Roman" w:hAnsi="Times New Roman"/>
                    <w:szCs w:val="21"/>
                  </w:rPr>
                </w:rPrChange>
              </w:rPr>
              <w:pPrChange w:id="6191" w:author="JY0225" w:date="2017-08-24T12:06:00Z">
                <w:pPr>
                  <w:spacing w:line="360" w:lineRule="auto"/>
                </w:pPr>
              </w:pPrChange>
            </w:pPr>
            <w:r w:rsidRPr="00B207B1">
              <w:rPr>
                <w:rFonts w:hAnsiTheme="minorEastAsia" w:hint="eastAsia"/>
                <w:rPrChange w:id="6192"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6193" w:author="JY0225" w:date="2017-08-24T12:06:00Z">
                  <w:rPr>
                    <w:rFonts w:ascii="Times New Roman" w:hAnsi="Times New Roman"/>
                    <w:szCs w:val="21"/>
                  </w:rPr>
                </w:rPrChange>
              </w:rPr>
              <w:pPrChange w:id="6194" w:author="JY0225" w:date="2017-08-24T12:06:00Z">
                <w:pPr>
                  <w:spacing w:line="360" w:lineRule="auto"/>
                </w:pPr>
              </w:pPrChange>
            </w:pPr>
            <w:r w:rsidRPr="00B207B1">
              <w:rPr>
                <w:rFonts w:hAnsiTheme="minorEastAsia" w:hint="eastAsia"/>
                <w:rPrChange w:id="6195"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6196" w:author="JY0225" w:date="2017-08-24T12:06:00Z">
                  <w:rPr>
                    <w:rFonts w:ascii="Times New Roman" w:hAnsi="Times New Roman"/>
                    <w:szCs w:val="21"/>
                  </w:rPr>
                </w:rPrChange>
              </w:rPr>
              <w:pPrChange w:id="6197" w:author="JY0225" w:date="2017-08-24T12:06:00Z">
                <w:pPr>
                  <w:spacing w:line="360" w:lineRule="auto"/>
                </w:pPr>
              </w:pPrChange>
            </w:pPr>
            <w:r w:rsidRPr="00B207B1">
              <w:rPr>
                <w:rFonts w:hAnsiTheme="minorEastAsia" w:hint="eastAsia"/>
                <w:rPrChange w:id="6198"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6199" w:author="JY0225" w:date="2017-08-24T12:06:00Z">
                  <w:rPr>
                    <w:rFonts w:ascii="Times New Roman" w:hAnsi="Times New Roman"/>
                    <w:szCs w:val="21"/>
                  </w:rPr>
                </w:rPrChange>
              </w:rPr>
              <w:pPrChange w:id="6200" w:author="JY0225" w:date="2017-08-24T12:06:00Z">
                <w:pPr>
                  <w:spacing w:line="360" w:lineRule="auto"/>
                </w:pPr>
              </w:pPrChange>
            </w:pPr>
            <w:r w:rsidRPr="00B207B1">
              <w:rPr>
                <w:rFonts w:hAnsiTheme="minorEastAsia"/>
                <w:rPrChange w:id="6201"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6202" w:author="JY0225" w:date="2017-08-24T12:06:00Z">
                  <w:rPr>
                    <w:rFonts w:ascii="Times New Roman" w:hAnsi="Times New Roman"/>
                    <w:szCs w:val="21"/>
                  </w:rPr>
                </w:rPrChange>
              </w:rPr>
              <w:pPrChange w:id="6203" w:author="JY0225" w:date="2017-08-24T12:06:00Z">
                <w:pPr>
                  <w:spacing w:line="360" w:lineRule="auto"/>
                </w:pPr>
              </w:pPrChange>
            </w:pPr>
            <w:r w:rsidRPr="00B207B1">
              <w:rPr>
                <w:rFonts w:hAnsiTheme="minorEastAsia" w:hint="eastAsia"/>
                <w:rPrChange w:id="6204"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6205" w:author="JY0225" w:date="2017-08-24T12:06:00Z">
                  <w:rPr>
                    <w:rFonts w:ascii="Times New Roman" w:hAnsi="Times New Roman"/>
                    <w:szCs w:val="21"/>
                  </w:rPr>
                </w:rPrChange>
              </w:rPr>
              <w:pPrChange w:id="6206" w:author="JY0225" w:date="2017-08-24T12:06:00Z">
                <w:pPr>
                  <w:spacing w:line="360" w:lineRule="auto"/>
                </w:pPr>
              </w:pPrChange>
            </w:pPr>
            <w:r w:rsidRPr="00B207B1">
              <w:rPr>
                <w:rFonts w:hAnsiTheme="minorEastAsia"/>
                <w:rPrChange w:id="6207"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6208" w:author="JY0225" w:date="2017-08-24T12:06:00Z">
                  <w:rPr>
                    <w:rFonts w:ascii="Times New Roman" w:hAnsi="Times New Roman"/>
                    <w:szCs w:val="21"/>
                  </w:rPr>
                </w:rPrChange>
              </w:rPr>
              <w:pPrChange w:id="6209" w:author="JY0225" w:date="2017-08-24T12:06:00Z">
                <w:pPr>
                  <w:spacing w:line="360" w:lineRule="auto"/>
                </w:pPr>
              </w:pPrChange>
            </w:pPr>
            <w:r w:rsidRPr="00B207B1">
              <w:rPr>
                <w:rFonts w:hAnsiTheme="minorEastAsia" w:hint="eastAsia"/>
                <w:rPrChange w:id="6210"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6211" w:author="JY0225" w:date="2017-08-24T12:06:00Z">
                  <w:rPr>
                    <w:rFonts w:ascii="Times New Roman" w:hAnsi="Times New Roman"/>
                    <w:szCs w:val="21"/>
                  </w:rPr>
                </w:rPrChange>
              </w:rPr>
              <w:pPrChange w:id="6212" w:author="JY0225" w:date="2017-08-24T12:06:00Z">
                <w:pPr>
                  <w:spacing w:line="360" w:lineRule="auto"/>
                </w:pPr>
              </w:pPrChange>
            </w:pPr>
            <w:r w:rsidRPr="00B207B1">
              <w:rPr>
                <w:rFonts w:hAnsiTheme="minorEastAsia"/>
                <w:rPrChange w:id="6213"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6214" w:author="JY0225" w:date="2017-08-24T12:06:00Z">
                  <w:rPr>
                    <w:rFonts w:ascii="Times New Roman" w:hAnsi="Times New Roman"/>
                    <w:szCs w:val="21"/>
                  </w:rPr>
                </w:rPrChange>
              </w:rPr>
              <w:pPrChange w:id="6215" w:author="JY0225" w:date="2017-08-24T12:06:00Z">
                <w:pPr>
                  <w:spacing w:line="360" w:lineRule="auto"/>
                </w:pPr>
              </w:pPrChange>
            </w:pPr>
            <w:r w:rsidRPr="00B207B1">
              <w:rPr>
                <w:rFonts w:hAnsiTheme="minorEastAsia" w:hint="eastAsia"/>
                <w:rPrChange w:id="6216"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6217" w:author="JY0225" w:date="2017-08-24T12:06:00Z">
                  <w:rPr>
                    <w:rFonts w:ascii="Times New Roman" w:hAnsi="Times New Roman"/>
                    <w:szCs w:val="21"/>
                  </w:rPr>
                </w:rPrChange>
              </w:rPr>
              <w:pPrChange w:id="6218" w:author="JY0225" w:date="2017-08-24T12:06:00Z">
                <w:pPr>
                  <w:spacing w:line="360" w:lineRule="auto"/>
                </w:pPr>
              </w:pPrChange>
            </w:pPr>
            <w:r w:rsidRPr="00B207B1">
              <w:rPr>
                <w:rFonts w:hAnsiTheme="minorEastAsia"/>
                <w:rPrChange w:id="6219"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6220" w:author="JY0225" w:date="2017-08-24T12:06:00Z">
                  <w:rPr>
                    <w:rFonts w:ascii="Times New Roman" w:hAnsi="Times New Roman"/>
                    <w:szCs w:val="21"/>
                  </w:rPr>
                </w:rPrChange>
              </w:rPr>
              <w:pPrChange w:id="6221" w:author="JY0225" w:date="2017-08-24T12:06:00Z">
                <w:pPr>
                  <w:spacing w:line="360" w:lineRule="auto"/>
                </w:pPr>
              </w:pPrChange>
            </w:pPr>
            <w:r w:rsidRPr="00B207B1">
              <w:rPr>
                <w:rFonts w:hAnsiTheme="minorEastAsia" w:hint="eastAsia"/>
                <w:rPrChange w:id="6222"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6223" w:author="JY0225" w:date="2017-08-24T12:06:00Z">
                  <w:rPr>
                    <w:rFonts w:ascii="Times New Roman" w:hAnsi="Times New Roman"/>
                    <w:szCs w:val="21"/>
                  </w:rPr>
                </w:rPrChange>
              </w:rPr>
              <w:pPrChange w:id="6224" w:author="JY0225" w:date="2017-08-24T12:06:00Z">
                <w:pPr>
                  <w:spacing w:line="360" w:lineRule="auto"/>
                </w:pPr>
              </w:pPrChange>
            </w:pPr>
            <w:r w:rsidRPr="00B207B1">
              <w:rPr>
                <w:rFonts w:hAnsiTheme="minorEastAsia"/>
                <w:rPrChange w:id="6225"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6226" w:author="JY0225" w:date="2017-08-24T12:06:00Z">
                  <w:rPr>
                    <w:rFonts w:ascii="Times New Roman" w:hAnsi="Times New Roman"/>
                    <w:szCs w:val="21"/>
                  </w:rPr>
                </w:rPrChange>
              </w:rPr>
              <w:pPrChange w:id="6227" w:author="JY0225" w:date="2017-08-24T12:06:00Z">
                <w:pPr>
                  <w:spacing w:line="360" w:lineRule="auto"/>
                </w:pPr>
              </w:pPrChange>
            </w:pPr>
            <w:r w:rsidRPr="00B207B1">
              <w:rPr>
                <w:rFonts w:hAnsiTheme="minorEastAsia" w:hint="eastAsia"/>
                <w:rPrChange w:id="6228" w:author="JY0225" w:date="2017-08-24T12:06:00Z">
                  <w:rPr>
                    <w:rFonts w:ascii="Times New Roman" w:hAnsi="Times New Roman" w:hint="eastAsia"/>
                    <w:szCs w:val="21"/>
                  </w:rPr>
                </w:rPrChange>
              </w:rPr>
              <w:t>测试软件名称</w:t>
            </w:r>
          </w:p>
        </w:tc>
        <w:tc>
          <w:tcPr>
            <w:tcW w:w="5386" w:type="dxa"/>
          </w:tcPr>
          <w:p w14:paraId="1E407E09" w14:textId="643E021B" w:rsidR="0057119D" w:rsidRPr="00B207B1" w:rsidRDefault="00CD771D">
            <w:pPr>
              <w:spacing w:line="400" w:lineRule="exact"/>
              <w:rPr>
                <w:rFonts w:hAnsiTheme="minorEastAsia"/>
                <w:rPrChange w:id="6229" w:author="JY0225" w:date="2017-08-24T12:06:00Z">
                  <w:rPr>
                    <w:rFonts w:ascii="Times New Roman" w:hAnsi="Times New Roman"/>
                    <w:szCs w:val="21"/>
                  </w:rPr>
                </w:rPrChange>
              </w:rPr>
              <w:pPrChange w:id="6230" w:author="JY0225" w:date="2017-08-24T12:06:00Z">
                <w:pPr>
                  <w:spacing w:line="360" w:lineRule="auto"/>
                </w:pPr>
              </w:pPrChange>
            </w:pPr>
            <w:r w:rsidRPr="00CD771D">
              <w:rPr>
                <w:rFonts w:hAnsiTheme="minorEastAsia"/>
              </w:rPr>
              <w:t xml:space="preserve">Backup-Cloud Oriented </w:t>
            </w:r>
            <w:r>
              <w:rPr>
                <w:rFonts w:hAnsiTheme="minorEastAsia" w:hint="eastAsia"/>
              </w:rPr>
              <w:t>M</w:t>
            </w:r>
            <w:r w:rsidR="0057119D" w:rsidRPr="00B207B1">
              <w:rPr>
                <w:rFonts w:hAnsiTheme="minorEastAsia"/>
                <w:rPrChange w:id="6231" w:author="JY0225" w:date="2017-08-24T12:06:00Z">
                  <w:rPr>
                    <w:rFonts w:ascii="Times New Roman" w:hAnsi="Times New Roman"/>
                    <w:szCs w:val="21"/>
                  </w:rPr>
                </w:rPrChange>
              </w:rPr>
              <w:t>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6232" w:author="JY0225" w:date="2017-08-24T12:06:00Z">
                  <w:rPr>
                    <w:rFonts w:ascii="Times New Roman" w:hAnsi="Times New Roman"/>
                    <w:szCs w:val="21"/>
                  </w:rPr>
                </w:rPrChange>
              </w:rPr>
              <w:pPrChange w:id="6233" w:author="JY0225" w:date="2017-08-24T12:06:00Z">
                <w:pPr>
                  <w:spacing w:line="360" w:lineRule="auto"/>
                </w:pPr>
              </w:pPrChange>
            </w:pPr>
            <w:r w:rsidRPr="00B207B1">
              <w:rPr>
                <w:rFonts w:hAnsiTheme="minorEastAsia" w:hint="eastAsia"/>
                <w:rPrChange w:id="6234"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6235" w:author="JY0225" w:date="2017-08-24T12:06:00Z">
                  <w:rPr>
                    <w:rFonts w:ascii="Times New Roman" w:hAnsi="Times New Roman"/>
                    <w:szCs w:val="21"/>
                  </w:rPr>
                </w:rPrChange>
              </w:rPr>
              <w:pPrChange w:id="6236" w:author="JY0225" w:date="2017-08-24T12:06:00Z">
                <w:pPr>
                  <w:spacing w:line="360" w:lineRule="auto"/>
                </w:pPr>
              </w:pPrChange>
            </w:pPr>
            <w:r w:rsidRPr="00B207B1">
              <w:rPr>
                <w:rFonts w:hAnsiTheme="minorEastAsia"/>
                <w:rPrChange w:id="6237"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6238" w:author="JY0225" w:date="2017-08-24T12:06:00Z">
                  <w:rPr>
                    <w:rFonts w:ascii="Times New Roman" w:hAnsi="Times New Roman"/>
                    <w:szCs w:val="21"/>
                  </w:rPr>
                </w:rPrChange>
              </w:rPr>
              <w:pPrChange w:id="6239" w:author="JY0225" w:date="2017-08-24T12:06:00Z">
                <w:pPr>
                  <w:spacing w:line="360" w:lineRule="auto"/>
                </w:pPr>
              </w:pPrChange>
            </w:pPr>
            <w:r w:rsidRPr="00B207B1">
              <w:rPr>
                <w:rFonts w:hAnsiTheme="minorEastAsia" w:hint="eastAsia"/>
                <w:rPrChange w:id="6240"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6241" w:author="JY0225" w:date="2017-08-24T12:06:00Z">
                  <w:rPr>
                    <w:rFonts w:ascii="Times New Roman" w:hAnsi="Times New Roman"/>
                    <w:szCs w:val="21"/>
                  </w:rPr>
                </w:rPrChange>
              </w:rPr>
              <w:pPrChange w:id="6242" w:author="JY0225" w:date="2017-08-24T12:06:00Z">
                <w:pPr>
                  <w:spacing w:line="360" w:lineRule="auto"/>
                </w:pPr>
              </w:pPrChange>
            </w:pPr>
            <w:r w:rsidRPr="00B207B1">
              <w:rPr>
                <w:rFonts w:hAnsiTheme="minorEastAsia"/>
                <w:rPrChange w:id="6243" w:author="JY0225" w:date="2017-08-24T12:06:00Z">
                  <w:rPr>
                    <w:rFonts w:ascii="Times New Roman" w:hAnsi="Times New Roman"/>
                    <w:szCs w:val="21"/>
                  </w:rPr>
                </w:rPrChange>
              </w:rPr>
              <w:t>IP</w:t>
            </w:r>
            <w:r w:rsidRPr="00B207B1">
              <w:rPr>
                <w:rFonts w:hAnsiTheme="minorEastAsia" w:hint="eastAsia"/>
                <w:rPrChange w:id="6244" w:author="JY0225" w:date="2017-08-24T12:06:00Z">
                  <w:rPr>
                    <w:rFonts w:ascii="Times New Roman" w:hAnsi="Times New Roman" w:hint="eastAsia"/>
                    <w:szCs w:val="21"/>
                  </w:rPr>
                </w:rPrChange>
              </w:rPr>
              <w:t>：</w:t>
            </w:r>
            <w:r w:rsidRPr="00B207B1">
              <w:rPr>
                <w:rFonts w:hAnsiTheme="minorEastAsia"/>
                <w:rPrChange w:id="6245"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6246" w:author="JY0225" w:date="2017-08-24T12:06:00Z">
            <w:rPr/>
          </w:rPrChange>
        </w:rPr>
      </w:pPr>
    </w:p>
    <w:p w14:paraId="13722809" w14:textId="77777777" w:rsidR="00BB18EA" w:rsidRPr="00B207B1" w:rsidRDefault="004D1D47">
      <w:pPr>
        <w:pStyle w:val="21"/>
        <w:spacing w:line="240" w:lineRule="auto"/>
        <w:pPrChange w:id="6247" w:author="微软用户" w:date="2017-08-18T22:53:00Z">
          <w:pPr>
            <w:pStyle w:val="21"/>
          </w:pPr>
        </w:pPrChange>
      </w:pPr>
      <w:bookmarkStart w:id="6248" w:name="_Toc492457638"/>
      <w:r w:rsidRPr="00B207B1">
        <w:t>6.2</w:t>
      </w:r>
      <w:r w:rsidR="00BB18EA" w:rsidRPr="00B207B1">
        <w:t xml:space="preserve"> </w:t>
      </w:r>
      <w:r w:rsidR="00BB18EA" w:rsidRPr="00B207B1">
        <w:t>测试</w:t>
      </w:r>
      <w:r w:rsidR="006977AF" w:rsidRPr="00B207B1">
        <w:rPr>
          <w:rFonts w:hint="eastAsia"/>
        </w:rPr>
        <w:t>目标</w:t>
      </w:r>
      <w:bookmarkEnd w:id="6248"/>
    </w:p>
    <w:p w14:paraId="1D76AA07" w14:textId="31325BF6" w:rsidR="00AC397D" w:rsidRPr="00B207B1" w:rsidRDefault="008859A1">
      <w:pPr>
        <w:spacing w:line="400" w:lineRule="exact"/>
        <w:ind w:firstLine="420"/>
        <w:rPr>
          <w:rFonts w:hAnsiTheme="minorEastAsia"/>
          <w:rPrChange w:id="6249" w:author="JY0225" w:date="2017-08-24T12:05:00Z">
            <w:rPr>
              <w:rFonts w:ascii="Times New Roman" w:hAnsi="Times New Roman"/>
            </w:rPr>
          </w:rPrChange>
        </w:rPr>
        <w:pPrChange w:id="6250" w:author="JY0225" w:date="2017-08-24T12:06:00Z">
          <w:pPr>
            <w:spacing w:line="360" w:lineRule="auto"/>
            <w:ind w:firstLine="420"/>
          </w:pPr>
        </w:pPrChange>
      </w:pPr>
      <w:r w:rsidRPr="00B207B1">
        <w:rPr>
          <w:rFonts w:hAnsiTheme="minorEastAsia" w:hint="eastAsia"/>
          <w:rPrChange w:id="6251" w:author="JY0225" w:date="2017-08-24T12:05:00Z">
            <w:rPr>
              <w:rFonts w:ascii="Times New Roman" w:hAnsi="Times New Roman" w:hint="eastAsia"/>
            </w:rPr>
          </w:rPrChange>
        </w:rPr>
        <w:t>本文对中间件优化的内容</w:t>
      </w:r>
      <w:r w:rsidR="00C82607" w:rsidRPr="00B207B1">
        <w:rPr>
          <w:rFonts w:hAnsiTheme="minorEastAsia" w:hint="eastAsia"/>
          <w:rPrChange w:id="6252" w:author="JY0225" w:date="2017-08-24T12:05:00Z">
            <w:rPr>
              <w:rFonts w:ascii="Times New Roman" w:hAnsi="Times New Roman" w:hint="eastAsia"/>
            </w:rPr>
          </w:rPrChange>
        </w:rPr>
        <w:t>为</w:t>
      </w:r>
      <w:r w:rsidR="00AC397D" w:rsidRPr="00B207B1">
        <w:rPr>
          <w:rFonts w:hAnsiTheme="minorEastAsia" w:hint="eastAsia"/>
          <w:rPrChange w:id="6253" w:author="JY0225" w:date="2017-08-24T12:05:00Z">
            <w:rPr>
              <w:rFonts w:ascii="Times New Roman" w:hAnsi="Times New Roman" w:hint="eastAsia"/>
            </w:rPr>
          </w:rPrChange>
        </w:rPr>
        <w:t>在</w:t>
      </w:r>
      <w:r w:rsidR="00AC397D" w:rsidRPr="00B207B1">
        <w:rPr>
          <w:rFonts w:hAnsiTheme="minorEastAsia"/>
          <w:rPrChange w:id="6254" w:author="JY0225" w:date="2017-08-24T12:05:00Z">
            <w:rPr>
              <w:rFonts w:ascii="Times New Roman" w:hAnsi="Times New Roman"/>
            </w:rPr>
          </w:rPrChange>
        </w:rPr>
        <w:t>Linux</w:t>
      </w:r>
      <w:r w:rsidR="00AC397D" w:rsidRPr="00B207B1">
        <w:rPr>
          <w:rFonts w:hAnsiTheme="minorEastAsia" w:hint="eastAsia"/>
          <w:rPrChange w:id="6255"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6256" w:author="JY0225" w:date="2017-08-24T12:05:00Z">
            <w:rPr>
              <w:rFonts w:ascii="Times New Roman" w:hAnsi="Times New Roman"/>
            </w:rPr>
          </w:rPrChange>
        </w:rPr>
        <w:t>API</w:t>
      </w:r>
      <w:r w:rsidR="00AC397D" w:rsidRPr="00B207B1">
        <w:rPr>
          <w:rFonts w:hAnsiTheme="minorEastAsia" w:hint="eastAsia"/>
          <w:rPrChange w:id="6257" w:author="JY0225" w:date="2017-08-24T12:05:00Z">
            <w:rPr>
              <w:rFonts w:ascii="Times New Roman" w:hAnsi="Times New Roman" w:hint="eastAsia"/>
            </w:rPr>
          </w:rPrChange>
        </w:rPr>
        <w:t>支持机制，以支持更多的桌面</w:t>
      </w:r>
      <w:r w:rsidR="00AC397D" w:rsidRPr="00B207B1">
        <w:rPr>
          <w:rFonts w:hAnsiTheme="minorEastAsia"/>
          <w:rPrChange w:id="6258"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6259" w:author="JY0225" w:date="2017-08-24T12:05:00Z">
            <w:rPr>
              <w:rFonts w:ascii="Times New Roman" w:hAnsi="Times New Roman" w:hint="eastAsia"/>
            </w:rPr>
          </w:rPrChange>
        </w:rPr>
        <w:t>云</w:t>
      </w:r>
      <w:r w:rsidR="00476838" w:rsidRPr="00B207B1">
        <w:rPr>
          <w:rFonts w:hAnsiTheme="minorEastAsia" w:hint="eastAsia"/>
          <w:rPrChange w:id="6260" w:author="JY0225" w:date="2017-08-24T12:05:00Z">
            <w:rPr>
              <w:rFonts w:ascii="Times New Roman" w:hAnsi="Times New Roman" w:hint="eastAsia"/>
            </w:rPr>
          </w:rPrChange>
        </w:rPr>
        <w:t>备份</w:t>
      </w:r>
      <w:r w:rsidR="00AC397D" w:rsidRPr="00B207B1">
        <w:rPr>
          <w:rFonts w:hAnsiTheme="minorEastAsia" w:hint="eastAsia"/>
          <w:rPrChange w:id="6261" w:author="JY0225" w:date="2017-08-24T12:05:00Z">
            <w:rPr>
              <w:rFonts w:ascii="Times New Roman" w:hAnsi="Times New Roman" w:hint="eastAsia"/>
            </w:rPr>
          </w:rPrChange>
        </w:rPr>
        <w:t>服务。为了确保</w:t>
      </w:r>
      <w:r w:rsidR="0038245B" w:rsidRPr="00B207B1">
        <w:rPr>
          <w:rFonts w:hAnsiTheme="minorEastAsia" w:hint="eastAsia"/>
          <w:rPrChange w:id="6262" w:author="JY0225" w:date="2017-08-24T12:05:00Z">
            <w:rPr>
              <w:rFonts w:ascii="Times New Roman" w:hAnsi="Times New Roman" w:hint="eastAsia"/>
            </w:rPr>
          </w:rPrChange>
        </w:rPr>
        <w:t>优化</w:t>
      </w:r>
      <w:ins w:id="6263" w:author="微软用户" w:date="2017-08-24T21:28:00Z">
        <w:r w:rsidR="00EB6B4E" w:rsidRPr="00B207B1">
          <w:rPr>
            <w:rFonts w:hAnsiTheme="minorEastAsia" w:hint="eastAsia"/>
          </w:rPr>
          <w:t>的</w:t>
        </w:r>
      </w:ins>
      <w:del w:id="6264" w:author="微软用户" w:date="2017-08-24T21:28:00Z">
        <w:r w:rsidR="0038245B" w:rsidRPr="00B207B1" w:rsidDel="00EB6B4E">
          <w:rPr>
            <w:rFonts w:hAnsiTheme="minorEastAsia" w:hint="eastAsia"/>
            <w:rPrChange w:id="6265" w:author="JY0225" w:date="2017-08-24T12:05:00Z">
              <w:rPr>
                <w:rFonts w:ascii="Times New Roman" w:hAnsi="Times New Roman" w:hint="eastAsia"/>
              </w:rPr>
            </w:rPrChange>
          </w:rPr>
          <w:delText>在</w:delText>
        </w:r>
      </w:del>
      <w:r w:rsidR="00AC397D" w:rsidRPr="00B207B1">
        <w:rPr>
          <w:rFonts w:hAnsiTheme="minorEastAsia" w:hint="eastAsia"/>
          <w:rPrChange w:id="6266" w:author="JY0225" w:date="2017-08-24T12:05:00Z">
            <w:rPr>
              <w:rFonts w:ascii="Times New Roman" w:hAnsi="Times New Roman" w:hint="eastAsia"/>
            </w:rPr>
          </w:rPrChange>
        </w:rPr>
        <w:t>功能需求与性能需要</w:t>
      </w:r>
      <w:del w:id="6267" w:author="微软用户" w:date="2017-08-24T21:28:00Z">
        <w:r w:rsidR="000B74BF" w:rsidRPr="00B207B1" w:rsidDel="007463B7">
          <w:rPr>
            <w:rFonts w:hAnsiTheme="minorEastAsia"/>
            <w:color w:val="000000" w:themeColor="text1"/>
            <w:vertAlign w:val="superscript"/>
            <w:rPrChange w:id="6268"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6269"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6270"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6271"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6272"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6273"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6274" w:author="JY0225" w:date="2017-08-24T12:05:00Z">
              <w:rPr>
                <w:color w:val="000000" w:themeColor="text1"/>
                <w:vertAlign w:val="superscript"/>
              </w:rPr>
            </w:rPrChange>
          </w:rPr>
          <w:fldChar w:fldCharType="end"/>
        </w:r>
      </w:del>
      <w:ins w:id="627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[35]</w:t>
      </w:r>
      <w:ins w:id="6276"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6277" w:author="JY0225" w:date="2017-08-24T12:05:00Z">
            <w:rPr>
              <w:rFonts w:ascii="Times New Roman" w:hAnsi="Times New Roman" w:hint="eastAsia"/>
            </w:rPr>
          </w:rPrChange>
        </w:rPr>
        <w:t>云备份中间件进行</w:t>
      </w:r>
      <w:r w:rsidR="00A27101" w:rsidRPr="00B207B1">
        <w:rPr>
          <w:rFonts w:hAnsiTheme="minorEastAsia" w:hint="eastAsia"/>
          <w:rPrChange w:id="6278" w:author="JY0225" w:date="2017-08-24T12:05:00Z">
            <w:rPr>
              <w:rFonts w:ascii="Times New Roman" w:hAnsi="Times New Roman" w:hint="eastAsia"/>
            </w:rPr>
          </w:rPrChange>
        </w:rPr>
        <w:t>了</w:t>
      </w:r>
      <w:r w:rsidR="00AC397D" w:rsidRPr="00B207B1">
        <w:rPr>
          <w:rFonts w:hAnsiTheme="minorEastAsia" w:hint="eastAsia"/>
          <w:rPrChange w:id="6279"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6280" w:author="JY0225" w:date="2017-08-24T12:05:00Z">
            <w:rPr>
              <w:rFonts w:ascii="Times New Roman" w:hAnsi="Times New Roman"/>
            </w:rPr>
          </w:rPrChange>
        </w:rPr>
        <w:pPrChange w:id="6281" w:author="JY0225" w:date="2017-08-24T12:06:00Z">
          <w:pPr>
            <w:spacing w:line="360" w:lineRule="auto"/>
            <w:ind w:firstLine="420"/>
          </w:pPr>
        </w:pPrChange>
      </w:pPr>
      <w:r w:rsidRPr="00B207B1">
        <w:rPr>
          <w:rFonts w:hAnsiTheme="minorEastAsia" w:hint="eastAsia"/>
          <w:rPrChange w:id="6282" w:author="JY0225" w:date="2017-08-24T12:05:00Z">
            <w:rPr>
              <w:rFonts w:ascii="Times New Roman" w:hAnsi="Times New Roman" w:hint="eastAsia"/>
            </w:rPr>
          </w:rPrChange>
        </w:rPr>
        <w:t>测试</w:t>
      </w:r>
      <w:r w:rsidR="005C7F8E" w:rsidRPr="00B207B1">
        <w:rPr>
          <w:rFonts w:hAnsiTheme="minorEastAsia" w:hint="eastAsia"/>
          <w:rPrChange w:id="6283" w:author="JY0225" w:date="2017-08-24T12:05:00Z">
            <w:rPr>
              <w:rFonts w:ascii="Times New Roman" w:hAnsi="Times New Roman" w:hint="eastAsia"/>
            </w:rPr>
          </w:rPrChange>
        </w:rPr>
        <w:t>目标</w:t>
      </w:r>
      <w:r w:rsidR="00AC397D" w:rsidRPr="00B207B1">
        <w:rPr>
          <w:rFonts w:hAnsiTheme="minorEastAsia" w:hint="eastAsia"/>
          <w:rPrChange w:id="6284"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6285" w:author="JY0225" w:date="2017-08-24T12:05:00Z">
            <w:rPr>
              <w:rFonts w:ascii="Times New Roman" w:hAnsi="Times New Roman" w:cs="黑体"/>
            </w:rPr>
          </w:rPrChange>
        </w:rPr>
        <w:pPrChange w:id="6286"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6287" w:author="JY0225" w:date="2017-08-24T12:05:00Z">
            <w:rPr>
              <w:rFonts w:ascii="Times New Roman" w:hAnsi="Times New Roman" w:hint="eastAsia"/>
            </w:rPr>
          </w:rPrChange>
        </w:rPr>
        <w:t>测试</w:t>
      </w:r>
      <w:del w:id="6288" w:author="JY0225" w:date="2017-08-24T10:57:00Z">
        <w:r w:rsidRPr="00B207B1" w:rsidDel="001A48B7">
          <w:rPr>
            <w:rFonts w:hAnsiTheme="minorEastAsia" w:hint="eastAsia"/>
            <w:color w:val="000000" w:themeColor="text1"/>
            <w:rPrChange w:id="6289"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6290" w:author="JY0225" w:date="2017-08-24T12:05:00Z">
              <w:rPr>
                <w:rFonts w:ascii="Times New Roman" w:hAnsi="Times New Roman" w:cs="黑体" w:hint="eastAsia"/>
              </w:rPr>
            </w:rPrChange>
          </w:rPr>
          <w:delText>程是否正确；</w:delText>
        </w:r>
      </w:del>
      <w:ins w:id="6291" w:author="JY0225" w:date="2017-08-24T10:57:00Z">
        <w:r w:rsidR="001A48B7" w:rsidRPr="00B207B1">
          <w:rPr>
            <w:rFonts w:hAnsiTheme="minorEastAsia" w:hint="eastAsia"/>
            <w:color w:val="000000" w:themeColor="text1"/>
            <w:rPrChange w:id="6292"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6293" w:author="JY0225" w:date="2017-08-24T10:57:00Z">
        <w:r w:rsidR="00671799" w:rsidRPr="00B207B1">
          <w:rPr>
            <w:rFonts w:hAnsiTheme="minorEastAsia" w:hint="eastAsia"/>
            <w:color w:val="000000" w:themeColor="text1"/>
            <w:rPrChange w:id="6294" w:author="JY0225" w:date="2017-08-24T12:05:00Z">
              <w:rPr>
                <w:rFonts w:hint="eastAsia"/>
                <w:color w:val="000000" w:themeColor="text1"/>
              </w:rPr>
            </w:rPrChange>
          </w:rPr>
          <w:t>分析</w:t>
        </w:r>
        <w:r w:rsidR="001A48B7" w:rsidRPr="00B207B1">
          <w:rPr>
            <w:rFonts w:hAnsiTheme="minorEastAsia" w:hint="eastAsia"/>
            <w:color w:val="000000" w:themeColor="text1"/>
            <w:rPrChange w:id="6295" w:author="JY0225" w:date="2017-08-24T12:05:00Z">
              <w:rPr>
                <w:rFonts w:hint="eastAsia"/>
                <w:color w:val="000000" w:themeColor="text1"/>
              </w:rPr>
            </w:rPrChange>
          </w:rPr>
          <w:t>设计</w:t>
        </w:r>
        <w:r w:rsidR="00671799" w:rsidRPr="00B207B1">
          <w:rPr>
            <w:rFonts w:hAnsiTheme="minorEastAsia" w:hint="eastAsia"/>
            <w:color w:val="000000" w:themeColor="text1"/>
            <w:rPrChange w:id="6296"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6297" w:author="JY0225" w:date="2017-08-24T12:05:00Z">
            <w:rPr>
              <w:rFonts w:ascii="Times New Roman" w:hAnsi="Times New Roman"/>
            </w:rPr>
          </w:rPrChange>
        </w:rPr>
        <w:pPrChange w:id="6298" w:author="JY0225" w:date="2017-08-24T12:06:00Z">
          <w:pPr>
            <w:pStyle w:val="a5"/>
            <w:numPr>
              <w:numId w:val="17"/>
            </w:numPr>
            <w:spacing w:line="360" w:lineRule="auto"/>
            <w:ind w:left="780" w:firstLineChars="0" w:hanging="360"/>
          </w:pPr>
        </w:pPrChange>
      </w:pPr>
      <w:ins w:id="6299" w:author="JY0225" w:date="2017-08-24T10:57:00Z">
        <w:r w:rsidRPr="00B207B1">
          <w:rPr>
            <w:rFonts w:hAnsiTheme="minorEastAsia" w:hint="eastAsia"/>
            <w:color w:val="000000" w:themeColor="text1"/>
            <w:rPrChange w:id="6300" w:author="JY0225" w:date="2017-08-24T12:05:00Z">
              <w:rPr>
                <w:rFonts w:hint="eastAsia"/>
                <w:color w:val="000000" w:themeColor="text1"/>
              </w:rPr>
            </w:rPrChange>
          </w:rPr>
          <w:t>测试系统的</w:t>
        </w:r>
      </w:ins>
      <w:ins w:id="6301" w:author="JY0225" w:date="2017-08-24T10:58:00Z">
        <w:r w:rsidRPr="00B207B1">
          <w:rPr>
            <w:rFonts w:hAnsiTheme="minorEastAsia" w:hint="eastAsia"/>
            <w:color w:val="000000" w:themeColor="text1"/>
            <w:rPrChange w:id="6302" w:author="JY0225" w:date="2017-08-24T12:05:00Z">
              <w:rPr>
                <w:rFonts w:hint="eastAsia"/>
                <w:color w:val="000000" w:themeColor="text1"/>
              </w:rPr>
            </w:rPrChange>
          </w:rPr>
          <w:t>安全性、稳定性、鲁棒性。</w:t>
        </w:r>
      </w:ins>
      <w:del w:id="6303" w:author="JY0225" w:date="2017-08-24T10:57:00Z">
        <w:r w:rsidR="00AC397D" w:rsidRPr="00B207B1" w:rsidDel="000A7925">
          <w:rPr>
            <w:rFonts w:hAnsiTheme="minorEastAsia" w:hint="eastAsia"/>
            <w:color w:val="000000" w:themeColor="text1"/>
            <w:rPrChange w:id="6304"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6305" w:author="JY0225" w:date="2017-08-24T12:05:00Z">
            <w:rPr>
              <w:rFonts w:ascii="Times New Roman" w:hAnsi="Times New Roman"/>
            </w:rPr>
          </w:rPrChange>
        </w:rPr>
        <w:pPrChange w:id="6306" w:author="JY0225" w:date="2017-08-24T12:06:00Z">
          <w:pPr>
            <w:pStyle w:val="a5"/>
            <w:numPr>
              <w:numId w:val="17"/>
            </w:numPr>
            <w:spacing w:line="360" w:lineRule="auto"/>
            <w:ind w:left="780" w:firstLineChars="0" w:hanging="360"/>
          </w:pPr>
        </w:pPrChange>
      </w:pPr>
      <w:ins w:id="6307" w:author="JY0225" w:date="2017-08-24T10:58:00Z">
        <w:r w:rsidRPr="00B207B1">
          <w:rPr>
            <w:rFonts w:hAnsiTheme="minorEastAsia" w:hint="eastAsia"/>
            <w:color w:val="000000" w:themeColor="text1"/>
            <w:rPrChange w:id="6308" w:author="JY0225" w:date="2017-08-24T12:05:00Z">
              <w:rPr>
                <w:rFonts w:hint="eastAsia"/>
                <w:color w:val="000000" w:themeColor="text1"/>
              </w:rPr>
            </w:rPrChange>
          </w:rPr>
          <w:t>与原有的中间件系统和</w:t>
        </w:r>
      </w:ins>
      <w:ins w:id="6309" w:author="JY0225" w:date="2017-08-24T10:59:00Z">
        <w:r w:rsidRPr="00B207B1">
          <w:rPr>
            <w:rFonts w:hAnsiTheme="minorEastAsia" w:hint="eastAsia"/>
            <w:color w:val="000000" w:themeColor="text1"/>
            <w:rPrChange w:id="6310" w:author="JY0225" w:date="2017-08-24T12:05:00Z">
              <w:rPr>
                <w:rFonts w:hint="eastAsia"/>
                <w:color w:val="000000" w:themeColor="text1"/>
              </w:rPr>
            </w:rPrChange>
          </w:rPr>
          <w:t>国内外</w:t>
        </w:r>
      </w:ins>
      <w:ins w:id="6311" w:author="JY0225" w:date="2017-08-24T10:58:00Z">
        <w:r w:rsidRPr="00B207B1">
          <w:rPr>
            <w:rFonts w:hAnsiTheme="minorEastAsia" w:hint="eastAsia"/>
            <w:color w:val="000000" w:themeColor="text1"/>
            <w:rPrChange w:id="6312" w:author="JY0225" w:date="2017-08-24T12:05:00Z">
              <w:rPr>
                <w:rFonts w:hint="eastAsia"/>
                <w:color w:val="000000" w:themeColor="text1"/>
              </w:rPr>
            </w:rPrChange>
          </w:rPr>
          <w:t>成熟的</w:t>
        </w:r>
      </w:ins>
      <w:ins w:id="6313" w:author="JY0225" w:date="2017-08-24T10:59:00Z">
        <w:r w:rsidRPr="00B207B1">
          <w:rPr>
            <w:rFonts w:hAnsiTheme="minorEastAsia" w:hint="eastAsia"/>
            <w:color w:val="000000" w:themeColor="text1"/>
            <w:rPrChange w:id="6314" w:author="JY0225" w:date="2017-08-24T12:05:00Z">
              <w:rPr>
                <w:rFonts w:hint="eastAsia"/>
                <w:color w:val="000000" w:themeColor="text1"/>
              </w:rPr>
            </w:rPrChange>
          </w:rPr>
          <w:t>云备份</w:t>
        </w:r>
      </w:ins>
      <w:r w:rsidR="00637878">
        <w:rPr>
          <w:rFonts w:hAnsiTheme="minorEastAsia" w:hint="eastAsia"/>
          <w:color w:val="000000" w:themeColor="text1"/>
        </w:rPr>
        <w:t>服务</w:t>
      </w:r>
      <w:ins w:id="6315" w:author="JY0225" w:date="2017-08-24T10:59:00Z">
        <w:r w:rsidRPr="00B207B1">
          <w:rPr>
            <w:rFonts w:hAnsiTheme="minorEastAsia" w:hint="eastAsia"/>
            <w:color w:val="000000" w:themeColor="text1"/>
            <w:rPrChange w:id="6316" w:author="JY0225" w:date="2017-08-24T12:05:00Z">
              <w:rPr>
                <w:rFonts w:hint="eastAsia"/>
                <w:color w:val="000000" w:themeColor="text1"/>
              </w:rPr>
            </w:rPrChange>
          </w:rPr>
          <w:t>产品进行对比分析。</w:t>
        </w:r>
      </w:ins>
      <w:del w:id="6317" w:author="JY0225" w:date="2017-08-24T10:58:00Z">
        <w:r w:rsidR="00AC397D" w:rsidRPr="00B207B1" w:rsidDel="000A0938">
          <w:rPr>
            <w:rFonts w:hAnsiTheme="minorEastAsia"/>
            <w:color w:val="000000" w:themeColor="text1"/>
            <w:rPrChange w:id="6318"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6319"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6320" w:author="微软用户" w:date="2017-08-18T22:53:00Z">
          <w:pPr>
            <w:pStyle w:val="21"/>
          </w:pPr>
        </w:pPrChange>
      </w:pPr>
      <w:bookmarkStart w:id="6321" w:name="_Toc492457639"/>
      <w:r w:rsidRPr="00B207B1">
        <w:lastRenderedPageBreak/>
        <w:t>6</w:t>
      </w:r>
      <w:r w:rsidR="0012527B" w:rsidRPr="00B207B1">
        <w:t>.3</w:t>
      </w:r>
      <w:r w:rsidRPr="00B207B1">
        <w:t xml:space="preserve"> </w:t>
      </w:r>
      <w:r w:rsidR="000D76F1" w:rsidRPr="00B207B1">
        <w:t>功能测试</w:t>
      </w:r>
      <w:bookmarkEnd w:id="6321"/>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6322" w:name="_Toc492457640"/>
      <w:r w:rsidRPr="00B207B1">
        <w:t>6.3</w:t>
      </w:r>
      <w:r w:rsidR="00753384" w:rsidRPr="00B207B1">
        <w:t>.1</w:t>
      </w:r>
      <w:r w:rsidR="0050572F" w:rsidRPr="00B207B1">
        <w:t xml:space="preserve"> </w:t>
      </w:r>
      <w:r w:rsidR="00CE1794" w:rsidRPr="00B207B1">
        <w:rPr>
          <w:rFonts w:hint="eastAsia"/>
        </w:rPr>
        <w:t>持久会话管理功能测试</w:t>
      </w:r>
      <w:bookmarkEnd w:id="6322"/>
    </w:p>
    <w:p w14:paraId="36B9D4FB" w14:textId="61CF4271" w:rsidR="00DF3D47" w:rsidRPr="00B207B1" w:rsidRDefault="00106859" w:rsidP="007B5F9C">
      <w:pPr>
        <w:spacing w:line="400" w:lineRule="exact"/>
        <w:rPr>
          <w:rFonts w:hAnsiTheme="minorEastAsia"/>
          <w:color w:val="000000" w:themeColor="text1"/>
          <w:rPrChange w:id="6323" w:author="JY0225" w:date="2017-08-24T12:06:00Z">
            <w:rPr>
              <w:color w:val="000000" w:themeColor="text1"/>
            </w:rPr>
          </w:rPrChange>
        </w:rPr>
      </w:pPr>
      <w:r w:rsidRPr="00B207B1">
        <w:tab/>
      </w:r>
      <w:r w:rsidR="00B507DE" w:rsidRPr="00B207B1">
        <w:rPr>
          <w:rFonts w:hAnsiTheme="minorEastAsia" w:hint="eastAsia"/>
          <w:color w:val="000000" w:themeColor="text1"/>
          <w:rPrChange w:id="6324"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6325"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6326"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6327"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6328"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6329" w:author="JY0225" w:date="2017-08-24T12:06:00Z">
            <w:rPr>
              <w:rFonts w:hint="eastAsia"/>
              <w:color w:val="000000" w:themeColor="text1"/>
            </w:rPr>
          </w:rPrChange>
        </w:rPr>
        <w:t>备份</w:t>
      </w:r>
      <w:r w:rsidR="00FF2F64" w:rsidRPr="00B207B1">
        <w:rPr>
          <w:rFonts w:hAnsiTheme="minorEastAsia" w:hint="eastAsia"/>
          <w:color w:val="000000" w:themeColor="text1"/>
          <w:rPrChange w:id="6330"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6331" w:author="JY0225" w:date="2017-08-24T12:06:00Z">
            <w:rPr>
              <w:color w:val="000000" w:themeColor="text1"/>
            </w:rPr>
          </w:rPrChange>
        </w:rPr>
      </w:pPr>
      <w:r w:rsidRPr="00B207B1">
        <w:rPr>
          <w:rFonts w:hAnsiTheme="minorEastAsia" w:hint="eastAsia"/>
          <w:color w:val="000000" w:themeColor="text1"/>
          <w:rPrChange w:id="6332" w:author="JY0225" w:date="2017-08-24T12:06:00Z">
            <w:rPr>
              <w:rFonts w:hint="eastAsia"/>
              <w:color w:val="000000" w:themeColor="text1"/>
            </w:rPr>
          </w:rPrChange>
        </w:rPr>
        <w:t>表</w:t>
      </w:r>
      <w:r w:rsidR="00633CC9" w:rsidRPr="00B207B1">
        <w:rPr>
          <w:rFonts w:hAnsiTheme="minorEastAsia"/>
          <w:color w:val="000000" w:themeColor="text1"/>
          <w:rPrChange w:id="6333" w:author="JY0225" w:date="2017-08-24T12:06:00Z">
            <w:rPr>
              <w:color w:val="000000" w:themeColor="text1"/>
            </w:rPr>
          </w:rPrChange>
        </w:rPr>
        <w:t>6-2</w:t>
      </w:r>
      <w:r w:rsidR="00296065" w:rsidRPr="00B207B1">
        <w:rPr>
          <w:rFonts w:hAnsiTheme="minorEastAsia"/>
          <w:color w:val="000000" w:themeColor="text1"/>
          <w:rPrChange w:id="6334" w:author="JY0225" w:date="2017-08-24T12:06:00Z">
            <w:rPr>
              <w:color w:val="000000" w:themeColor="text1"/>
            </w:rPr>
          </w:rPrChange>
        </w:rPr>
        <w:t xml:space="preserve"> </w:t>
      </w:r>
      <w:r w:rsidR="000545CE" w:rsidRPr="00B207B1">
        <w:rPr>
          <w:rFonts w:hAnsiTheme="minorEastAsia" w:hint="eastAsia"/>
          <w:color w:val="000000" w:themeColor="text1"/>
          <w:rPrChange w:id="6335" w:author="JY0225" w:date="2017-08-24T12:06:00Z">
            <w:rPr>
              <w:rFonts w:hint="eastAsia"/>
              <w:color w:val="000000" w:themeColor="text1"/>
            </w:rPr>
          </w:rPrChange>
        </w:rPr>
        <w:t>会话</w:t>
      </w:r>
      <w:r w:rsidR="00476838" w:rsidRPr="00B207B1">
        <w:rPr>
          <w:rFonts w:hAnsiTheme="minorEastAsia" w:hint="eastAsia"/>
          <w:color w:val="000000" w:themeColor="text1"/>
          <w:rPrChange w:id="6336" w:author="JY0225" w:date="2017-08-24T12:06:00Z">
            <w:rPr>
              <w:rFonts w:hint="eastAsia"/>
              <w:color w:val="000000" w:themeColor="text1"/>
            </w:rPr>
          </w:rPrChange>
        </w:rPr>
        <w:t>备份</w:t>
      </w:r>
      <w:r w:rsidR="000545CE" w:rsidRPr="00B207B1">
        <w:rPr>
          <w:rFonts w:hAnsiTheme="minorEastAsia" w:hint="eastAsia"/>
          <w:color w:val="000000" w:themeColor="text1"/>
          <w:rPrChange w:id="6337"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6AAE4185" w:rsidR="00296065" w:rsidRPr="00B207B1" w:rsidRDefault="0006112C" w:rsidP="007B5F9C">
      <w:pPr>
        <w:spacing w:line="400" w:lineRule="exact"/>
        <w:rPr>
          <w:rFonts w:hAnsiTheme="minorEastAsia"/>
          <w:rPrChange w:id="6338"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6339" w:author="JY0225" w:date="2017-08-24T12:06:00Z">
            <w:rPr>
              <w:rFonts w:hint="eastAsia"/>
              <w:color w:val="000000" w:themeColor="text1"/>
            </w:rPr>
          </w:rPrChange>
        </w:rPr>
        <w:t>本测试</w:t>
      </w:r>
      <w:r w:rsidR="00CC267E" w:rsidRPr="00B207B1">
        <w:rPr>
          <w:rFonts w:hAnsiTheme="minorEastAsia" w:hint="eastAsia"/>
          <w:color w:val="000000" w:themeColor="text1"/>
          <w:rPrChange w:id="6340"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6341" w:author="JY0225" w:date="2017-08-24T12:06:00Z">
            <w:rPr>
              <w:rFonts w:hint="eastAsia"/>
              <w:color w:val="000000" w:themeColor="text1"/>
            </w:rPr>
          </w:rPrChange>
        </w:rPr>
        <w:t>备份</w:t>
      </w:r>
      <w:r w:rsidR="00CC267E" w:rsidRPr="00B207B1">
        <w:rPr>
          <w:rFonts w:hAnsiTheme="minorEastAsia" w:hint="eastAsia"/>
          <w:color w:val="000000" w:themeColor="text1"/>
          <w:rPrChange w:id="6342"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6343" w:author="JY0225" w:date="2017-08-24T12:06:00Z">
            <w:rPr>
              <w:rFonts w:hint="eastAsia"/>
              <w:color w:val="000000" w:themeColor="text1"/>
            </w:rPr>
          </w:rPrChange>
        </w:rPr>
        <w:t>测试</w:t>
      </w:r>
      <w:r w:rsidR="00D62A16" w:rsidRPr="00B207B1">
        <w:rPr>
          <w:rFonts w:hAnsiTheme="minorEastAsia" w:hint="eastAsia"/>
          <w:color w:val="000000" w:themeColor="text1"/>
          <w:rPrChange w:id="6344"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6345"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6346" w:author="JY0225" w:date="2017-08-24T12:06:00Z">
            <w:rPr>
              <w:rFonts w:hint="eastAsia"/>
              <w:color w:val="000000" w:themeColor="text1"/>
            </w:rPr>
          </w:rPrChange>
        </w:rPr>
        <w:t>用户名</w:t>
      </w:r>
      <w:r w:rsidR="00276705" w:rsidRPr="00B207B1">
        <w:rPr>
          <w:rFonts w:hAnsiTheme="minorEastAsia" w:hint="eastAsia"/>
          <w:color w:val="000000" w:themeColor="text1"/>
          <w:rPrChange w:id="6347" w:author="JY0225" w:date="2017-08-24T12:06:00Z">
            <w:rPr>
              <w:rFonts w:hint="eastAsia"/>
              <w:color w:val="000000" w:themeColor="text1"/>
            </w:rPr>
          </w:rPrChange>
        </w:rPr>
        <w:t>为</w:t>
      </w:r>
      <w:r w:rsidR="00276705" w:rsidRPr="00B207B1">
        <w:rPr>
          <w:rFonts w:hAnsiTheme="minorEastAsia"/>
          <w:color w:val="000000" w:themeColor="text1"/>
          <w:rPrChange w:id="6348" w:author="JY0225" w:date="2017-08-24T12:06:00Z">
            <w:rPr>
              <w:color w:val="000000" w:themeColor="text1"/>
            </w:rPr>
          </w:rPrChange>
        </w:rPr>
        <w:t>kaeyika163com</w:t>
      </w:r>
      <w:r w:rsidR="0000714B" w:rsidRPr="00B207B1">
        <w:rPr>
          <w:rFonts w:hAnsiTheme="minorEastAsia" w:hint="eastAsia"/>
          <w:color w:val="000000" w:themeColor="text1"/>
          <w:rPrChange w:id="6349" w:author="JY0225" w:date="2017-08-24T12:06:00Z">
            <w:rPr>
              <w:rFonts w:hint="eastAsia"/>
              <w:color w:val="000000" w:themeColor="text1"/>
            </w:rPr>
          </w:rPrChange>
        </w:rPr>
        <w:t>，</w:t>
      </w:r>
      <w:r w:rsidR="00C74210" w:rsidRPr="00B207B1">
        <w:rPr>
          <w:rFonts w:hAnsiTheme="minorEastAsia" w:hint="eastAsia"/>
          <w:color w:val="000000" w:themeColor="text1"/>
          <w:rPrChange w:id="6350" w:author="JY0225" w:date="2017-08-24T12:06:00Z">
            <w:rPr>
              <w:rFonts w:hint="eastAsia"/>
              <w:color w:val="000000" w:themeColor="text1"/>
            </w:rPr>
          </w:rPrChange>
        </w:rPr>
        <w:t>密码为</w:t>
      </w:r>
      <w:r w:rsidR="00C74210" w:rsidRPr="00B207B1">
        <w:rPr>
          <w:rFonts w:hAnsiTheme="minorEastAsia"/>
          <w:color w:val="000000" w:themeColor="text1"/>
          <w:rPrChange w:id="6351" w:author="JY0225" w:date="2017-08-24T12:06:00Z">
            <w:rPr>
              <w:color w:val="000000" w:themeColor="text1"/>
            </w:rPr>
          </w:rPrChange>
        </w:rPr>
        <w:t>123456</w:t>
      </w:r>
      <w:r w:rsidR="00C74210" w:rsidRPr="00B207B1">
        <w:rPr>
          <w:rFonts w:hAnsiTheme="minorEastAsia" w:hint="eastAsia"/>
          <w:color w:val="000000" w:themeColor="text1"/>
          <w:rPrChange w:id="6352"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6353" w:author="JY0225" w:date="2017-08-24T12:06:00Z">
            <w:rPr>
              <w:rFonts w:hint="eastAsia"/>
              <w:color w:val="000000" w:themeColor="text1"/>
            </w:rPr>
          </w:rPrChange>
        </w:rPr>
        <w:t>优化后的中间件系统首先会调用请求加密函数，对会话进行加密，然后调用数据库层的服务，将加密后的请求存入到数据库。</w:t>
      </w:r>
      <w:r w:rsidR="006E6A72" w:rsidRPr="00B207B1">
        <w:rPr>
          <w:rFonts w:hAnsiTheme="minorEastAsia" w:hint="eastAsia"/>
          <w:color w:val="000000" w:themeColor="text1"/>
          <w:rPrChange w:id="6354" w:author="JY0225" w:date="2017-08-24T12:06:00Z">
            <w:rPr>
              <w:rFonts w:hint="eastAsia"/>
              <w:color w:val="000000" w:themeColor="text1"/>
            </w:rPr>
          </w:rPrChange>
        </w:rPr>
        <w:t>测试</w:t>
      </w:r>
      <w:r w:rsidR="00B17D26">
        <w:rPr>
          <w:rFonts w:hAnsiTheme="minorEastAsia" w:hint="eastAsia"/>
          <w:color w:val="000000" w:themeColor="text1"/>
        </w:rPr>
        <w:t>结果如图6-1</w:t>
      </w:r>
      <w:r w:rsidR="00E30C53" w:rsidRPr="00B207B1">
        <w:rPr>
          <w:rFonts w:hAnsiTheme="minorEastAsia" w:hint="eastAsia"/>
          <w:color w:val="000000" w:themeColor="text1"/>
          <w:rPrChange w:id="6355" w:author="JY0225" w:date="2017-08-24T12:06:00Z">
            <w:rPr>
              <w:rFonts w:hint="eastAsia"/>
              <w:color w:val="000000" w:themeColor="text1"/>
            </w:rPr>
          </w:rPrChange>
        </w:rPr>
        <w:t>所示：</w:t>
      </w:r>
    </w:p>
    <w:p w14:paraId="70A5FA3A" w14:textId="77777777" w:rsidR="005850BE" w:rsidRPr="00B207B1" w:rsidRDefault="0006112C">
      <w:pPr>
        <w:spacing w:line="400" w:lineRule="exact"/>
        <w:ind w:left="420"/>
        <w:jc w:val="center"/>
        <w:rPr>
          <w:rFonts w:hAnsiTheme="minorEastAsia"/>
          <w:color w:val="000000" w:themeColor="text1"/>
          <w:rPrChange w:id="6356" w:author="JY0225" w:date="2017-08-24T12:07:00Z">
            <w:rPr>
              <w:color w:val="000000" w:themeColor="text1"/>
            </w:rPr>
          </w:rPrChange>
        </w:rPr>
        <w:pPrChange w:id="6357" w:author="JY0225" w:date="2017-08-24T12:07:00Z">
          <w:pPr>
            <w:spacing w:line="360" w:lineRule="auto"/>
            <w:ind w:left="420"/>
            <w:jc w:val="center"/>
          </w:pPr>
        </w:pPrChange>
      </w:pPr>
      <w:r w:rsidRPr="00B207B1">
        <w:rPr>
          <w:rFonts w:hAnsiTheme="minorEastAsia"/>
          <w:rPrChange w:id="6358" w:author="JY0225" w:date="2017-08-24T12:07:00Z">
            <w:rPr/>
          </w:rPrChange>
        </w:rPr>
        <w:tab/>
      </w:r>
      <w:r w:rsidR="005850BE" w:rsidRPr="00B207B1">
        <w:rPr>
          <w:rFonts w:hAnsiTheme="minorEastAsia" w:hint="eastAsia"/>
          <w:color w:val="000000" w:themeColor="text1"/>
          <w:rPrChange w:id="6359" w:author="JY0225" w:date="2017-08-24T12:07:00Z">
            <w:rPr>
              <w:rFonts w:hint="eastAsia"/>
              <w:color w:val="000000" w:themeColor="text1"/>
            </w:rPr>
          </w:rPrChange>
        </w:rPr>
        <w:t>图</w:t>
      </w:r>
      <w:r w:rsidR="00C73049" w:rsidRPr="00B207B1">
        <w:rPr>
          <w:rFonts w:hAnsiTheme="minorEastAsia"/>
          <w:color w:val="000000" w:themeColor="text1"/>
          <w:rPrChange w:id="6360" w:author="JY0225" w:date="2017-08-24T12:07:00Z">
            <w:rPr>
              <w:color w:val="000000" w:themeColor="text1"/>
            </w:rPr>
          </w:rPrChange>
        </w:rPr>
        <w:t>6-1</w:t>
      </w:r>
      <w:r w:rsidR="00C73049" w:rsidRPr="00B207B1">
        <w:rPr>
          <w:rFonts w:hAnsiTheme="minorEastAsia" w:hint="eastAsia"/>
          <w:color w:val="000000" w:themeColor="text1"/>
          <w:rPrChange w:id="6361"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6362" w:author="JY0225" w:date="2017-08-24T12:07:00Z">
            <w:rPr>
              <w:rFonts w:hint="eastAsia"/>
              <w:color w:val="000000" w:themeColor="text1"/>
            </w:rPr>
          </w:rPrChange>
        </w:rPr>
        <w:t>图</w:t>
      </w:r>
    </w:p>
    <w:p w14:paraId="2A7D8838" w14:textId="3D5C0EF5" w:rsidR="00BD00EB" w:rsidRPr="00B207B1" w:rsidRDefault="0006112C">
      <w:pPr>
        <w:spacing w:line="400" w:lineRule="exact"/>
        <w:ind w:firstLine="420"/>
        <w:rPr>
          <w:rFonts w:hAnsiTheme="minorEastAsia"/>
          <w:rPrChange w:id="6363" w:author="JY0225" w:date="2017-08-24T12:07:00Z">
            <w:rPr/>
          </w:rPrChange>
        </w:rPr>
      </w:pPr>
      <w:r w:rsidRPr="00B207B1">
        <w:rPr>
          <w:rFonts w:hAnsiTheme="minorEastAsia" w:hint="eastAsia"/>
          <w:color w:val="000000" w:themeColor="text1"/>
          <w:rPrChange w:id="6364"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6365" w:author="JY0225" w:date="2017-08-24T12:07:00Z">
            <w:rPr>
              <w:rFonts w:hint="eastAsia"/>
              <w:color w:val="000000" w:themeColor="text1"/>
            </w:rPr>
          </w:rPrChange>
        </w:rPr>
        <w:t>中可以看出，请求已经被存在</w:t>
      </w:r>
      <w:r w:rsidRPr="00B207B1">
        <w:rPr>
          <w:rFonts w:hAnsiTheme="minorEastAsia"/>
          <w:color w:val="000000" w:themeColor="text1"/>
          <w:rPrChange w:id="6366" w:author="JY0225" w:date="2017-08-24T12:07:00Z">
            <w:rPr>
              <w:color w:val="000000" w:themeColor="text1"/>
            </w:rPr>
          </w:rPrChange>
        </w:rPr>
        <w:t>SQLite</w:t>
      </w:r>
      <w:r w:rsidRPr="00B207B1">
        <w:rPr>
          <w:rFonts w:hAnsiTheme="minorEastAsia" w:hint="eastAsia"/>
          <w:color w:val="000000" w:themeColor="text1"/>
          <w:rPrChange w:id="6367" w:author="JY0225" w:date="2017-08-24T12:07:00Z">
            <w:rPr>
              <w:rFonts w:hint="eastAsia"/>
              <w:color w:val="000000" w:themeColor="text1"/>
            </w:rPr>
          </w:rPrChange>
        </w:rPr>
        <w:t>数据中，数据库的路径为</w:t>
      </w:r>
      <w:r w:rsidRPr="00B207B1">
        <w:rPr>
          <w:rFonts w:hAnsiTheme="minorEastAsia"/>
          <w:color w:val="000000" w:themeColor="text1"/>
          <w:rPrChange w:id="6368" w:author="JY0225" w:date="2017-08-24T12:07:00Z">
            <w:rPr>
              <w:color w:val="000000" w:themeColor="text1"/>
            </w:rPr>
          </w:rPrChange>
        </w:rPr>
        <w:t>/va/log/mwlog.db</w:t>
      </w:r>
      <w:r w:rsidR="00BC2D03" w:rsidRPr="00B207B1">
        <w:rPr>
          <w:rFonts w:hAnsiTheme="minorEastAsia" w:hint="eastAsia"/>
          <w:color w:val="000000" w:themeColor="text1"/>
          <w:rPrChange w:id="6369"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6370"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6371" w:author="JY0225" w:date="2017-08-24T12:07:00Z">
            <w:rPr>
              <w:rFonts w:hint="eastAsia"/>
              <w:color w:val="000000" w:themeColor="text1"/>
            </w:rPr>
          </w:rPrChange>
        </w:rPr>
        <w:t>进行加密</w:t>
      </w:r>
      <w:r w:rsidR="00476838" w:rsidRPr="00B207B1">
        <w:rPr>
          <w:rFonts w:hAnsiTheme="minorEastAsia" w:hint="eastAsia"/>
          <w:color w:val="000000" w:themeColor="text1"/>
          <w:rPrChange w:id="6372" w:author="JY0225" w:date="2017-08-24T12:07:00Z">
            <w:rPr>
              <w:rFonts w:hint="eastAsia"/>
              <w:color w:val="000000" w:themeColor="text1"/>
            </w:rPr>
          </w:rPrChange>
        </w:rPr>
        <w:t>备份</w:t>
      </w:r>
      <w:r w:rsidR="007D65D9" w:rsidRPr="00B207B1">
        <w:rPr>
          <w:rFonts w:hAnsiTheme="minorEastAsia" w:hint="eastAsia"/>
          <w:color w:val="000000" w:themeColor="text1"/>
          <w:rPrChange w:id="6373"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6374" w:name="_Toc492457641"/>
      <w:r w:rsidRPr="00B207B1">
        <w:t>6.3</w:t>
      </w:r>
      <w:r w:rsidR="00CE1794" w:rsidRPr="00B207B1">
        <w:t xml:space="preserve">.2 </w:t>
      </w:r>
      <w:r w:rsidR="00CE1794" w:rsidRPr="00B207B1">
        <w:rPr>
          <w:rFonts w:hint="eastAsia"/>
        </w:rPr>
        <w:t>大文件上传功能测试</w:t>
      </w:r>
      <w:bookmarkEnd w:id="6374"/>
    </w:p>
    <w:p w14:paraId="7BD4933D" w14:textId="5CD7AC88" w:rsidR="00437E40" w:rsidRPr="00B207B1" w:rsidRDefault="00C31EDD" w:rsidP="00E67252">
      <w:pPr>
        <w:spacing w:line="400" w:lineRule="exact"/>
        <w:ind w:firstLine="418"/>
        <w:rPr>
          <w:rFonts w:hAnsiTheme="minorEastAsia"/>
          <w:color w:val="000000" w:themeColor="text1"/>
          <w:rPrChange w:id="6375" w:author="JY0225" w:date="2017-08-24T12:07:00Z">
            <w:rPr>
              <w:color w:val="000000" w:themeColor="text1"/>
            </w:rPr>
          </w:rPrChange>
        </w:rPr>
      </w:pPr>
      <w:r w:rsidRPr="00B207B1">
        <w:rPr>
          <w:rFonts w:hAnsiTheme="minorEastAsia" w:hint="eastAsia"/>
          <w:color w:val="000000" w:themeColor="text1"/>
          <w:rPrChange w:id="6376" w:author="JY0225" w:date="2017-08-24T12:07:00Z">
            <w:rPr>
              <w:rFonts w:hint="eastAsia"/>
              <w:color w:val="000000" w:themeColor="text1"/>
            </w:rPr>
          </w:rPrChange>
        </w:rPr>
        <w:t>大文件上传</w:t>
      </w:r>
      <w:r w:rsidR="007C7124" w:rsidRPr="00B207B1">
        <w:rPr>
          <w:rFonts w:hAnsiTheme="minorEastAsia" w:hint="eastAsia"/>
          <w:color w:val="000000" w:themeColor="text1"/>
          <w:rPrChange w:id="6377" w:author="JY0225" w:date="2017-08-24T12:07:00Z">
            <w:rPr>
              <w:rFonts w:hint="eastAsia"/>
              <w:color w:val="000000" w:themeColor="text1"/>
            </w:rPr>
          </w:rPrChange>
        </w:rPr>
        <w:t>利用服务器提供的高级功能，实现了大文件分块上传功能，在受</w:t>
      </w:r>
      <w:r w:rsidR="007C7124" w:rsidRPr="00B207B1">
        <w:rPr>
          <w:rFonts w:hAnsiTheme="minorEastAsia" w:hint="eastAsia"/>
          <w:color w:val="000000" w:themeColor="text1"/>
          <w:rPrChange w:id="6378" w:author="JY0225" w:date="2017-08-24T12:07:00Z">
            <w:rPr>
              <w:rFonts w:hint="eastAsia"/>
              <w:color w:val="000000" w:themeColor="text1"/>
            </w:rPr>
          </w:rPrChange>
        </w:rPr>
        <w:lastRenderedPageBreak/>
        <w:t>到网络状况受到影响的情况下，若文件上传中断，会自动启用断点续传功能，避免数据重传。</w:t>
      </w:r>
      <w:r w:rsidR="000F6E74" w:rsidRPr="00B207B1">
        <w:rPr>
          <w:rFonts w:hAnsiTheme="minorEastAsia" w:hint="eastAsia"/>
          <w:color w:val="000000" w:themeColor="text1"/>
          <w:rPrChange w:id="6379" w:author="JY0225" w:date="2017-08-24T12:07:00Z">
            <w:rPr>
              <w:rFonts w:hint="eastAsia"/>
              <w:color w:val="000000" w:themeColor="text1"/>
            </w:rPr>
          </w:rPrChange>
        </w:rPr>
        <w:t>测试中，</w:t>
      </w:r>
      <w:r w:rsidR="004F1FD7" w:rsidRPr="00B207B1">
        <w:rPr>
          <w:rFonts w:hAnsiTheme="minorEastAsia" w:hint="eastAsia"/>
          <w:color w:val="000000" w:themeColor="text1"/>
          <w:rPrChange w:id="6380" w:author="JY0225" w:date="2017-08-24T12:07:00Z">
            <w:rPr>
              <w:rFonts w:hint="eastAsia"/>
              <w:color w:val="000000" w:themeColor="text1"/>
            </w:rPr>
          </w:rPrChange>
        </w:rPr>
        <w:t>本文</w:t>
      </w:r>
      <w:r w:rsidR="00D86C9A" w:rsidRPr="00B207B1">
        <w:rPr>
          <w:rFonts w:hAnsiTheme="minorEastAsia" w:hint="eastAsia"/>
          <w:color w:val="000000" w:themeColor="text1"/>
          <w:rPrChange w:id="6381"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6382"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6383" w:author="JY0225" w:date="2017-08-24T12:07:00Z">
            <w:rPr>
              <w:rFonts w:hint="eastAsia"/>
              <w:color w:val="000000" w:themeColor="text1"/>
            </w:rPr>
          </w:rPrChange>
        </w:rPr>
        <w:t>逐一</w:t>
      </w:r>
      <w:r w:rsidR="00A86B32" w:rsidRPr="00B207B1">
        <w:rPr>
          <w:rFonts w:hAnsiTheme="minorEastAsia" w:hint="eastAsia"/>
          <w:color w:val="000000" w:themeColor="text1"/>
          <w:rPrChange w:id="6384"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6385"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6386"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6387"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6388" w:author="JY0225" w:date="2017-08-24T12:07:00Z">
            <w:rPr>
              <w:color w:val="000000" w:themeColor="text1"/>
            </w:rPr>
          </w:rPrChange>
        </w:rPr>
      </w:pPr>
      <w:r w:rsidRPr="00B207B1">
        <w:rPr>
          <w:rFonts w:hAnsiTheme="minorEastAsia"/>
          <w:color w:val="000000" w:themeColor="text1"/>
          <w:rPrChange w:id="6389" w:author="JY0225" w:date="2017-08-24T12:07:00Z">
            <w:rPr>
              <w:color w:val="000000" w:themeColor="text1"/>
            </w:rPr>
          </w:rPrChange>
        </w:rPr>
        <w:tab/>
      </w:r>
      <w:r w:rsidRPr="00B207B1">
        <w:rPr>
          <w:rFonts w:hAnsiTheme="minorEastAsia" w:hint="eastAsia"/>
          <w:color w:val="000000" w:themeColor="text1"/>
          <w:rPrChange w:id="6390" w:author="JY0225" w:date="2017-08-24T12:07:00Z">
            <w:rPr>
              <w:rFonts w:hint="eastAsia"/>
              <w:color w:val="000000" w:themeColor="text1"/>
            </w:rPr>
          </w:rPrChange>
        </w:rPr>
        <w:t>表</w:t>
      </w:r>
      <w:r w:rsidR="00ED4CF0" w:rsidRPr="00B207B1">
        <w:rPr>
          <w:rFonts w:hAnsiTheme="minorEastAsia"/>
          <w:color w:val="000000" w:themeColor="text1"/>
          <w:rPrChange w:id="6391" w:author="JY0225" w:date="2017-08-24T12:07:00Z">
            <w:rPr>
              <w:color w:val="000000" w:themeColor="text1"/>
            </w:rPr>
          </w:rPrChange>
        </w:rPr>
        <w:t>6-3</w:t>
      </w:r>
      <w:r w:rsidRPr="00B207B1">
        <w:rPr>
          <w:rFonts w:hAnsiTheme="minorEastAsia"/>
          <w:color w:val="000000" w:themeColor="text1"/>
          <w:rPrChange w:id="6392" w:author="JY0225" w:date="2017-08-24T12:07:00Z">
            <w:rPr>
              <w:color w:val="000000" w:themeColor="text1"/>
            </w:rPr>
          </w:rPrChange>
        </w:rPr>
        <w:t xml:space="preserve"> </w:t>
      </w:r>
      <w:r w:rsidR="00223031" w:rsidRPr="00B207B1">
        <w:rPr>
          <w:rFonts w:hAnsiTheme="minorEastAsia" w:hint="eastAsia"/>
          <w:color w:val="000000" w:themeColor="text1"/>
          <w:rPrChange w:id="6393"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6394"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465A0E99" w:rsidR="00D250D8" w:rsidRPr="00B207B1" w:rsidRDefault="00D764AB" w:rsidP="00D250D8">
      <w:pPr>
        <w:spacing w:line="400" w:lineRule="exact"/>
        <w:ind w:firstLine="418"/>
        <w:rPr>
          <w:rFonts w:hAnsiTheme="minorEastAsia"/>
          <w:color w:val="000000" w:themeColor="text1"/>
          <w:rPrChange w:id="6395" w:author="JY0225" w:date="2017-08-24T12:07:00Z">
            <w:rPr>
              <w:color w:val="000000" w:themeColor="text1"/>
            </w:rPr>
          </w:rPrChange>
        </w:rPr>
      </w:pPr>
      <w:r w:rsidRPr="00B207B1">
        <w:rPr>
          <w:rFonts w:hAnsiTheme="minorEastAsia" w:hint="eastAsia"/>
          <w:color w:val="000000" w:themeColor="text1"/>
          <w:rPrChange w:id="6396"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6397" w:author="JY0225" w:date="2017-08-24T12:07:00Z">
            <w:rPr>
              <w:rFonts w:hint="eastAsia"/>
              <w:color w:val="000000" w:themeColor="text1"/>
            </w:rPr>
          </w:rPrChange>
        </w:rPr>
        <w:t>请求表示用户名为</w:t>
      </w:r>
      <w:r w:rsidR="00D250D8" w:rsidRPr="00B207B1">
        <w:rPr>
          <w:rFonts w:hAnsiTheme="minorEastAsia"/>
          <w:color w:val="000000" w:themeColor="text1"/>
          <w:rPrChange w:id="6398"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6399"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6400"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6401"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6402" w:author="JY0225" w:date="2017-08-24T12:07:00Z">
            <w:rPr>
              <w:color w:val="000000" w:themeColor="text1"/>
            </w:rPr>
          </w:rPrChange>
        </w:rPr>
        <w:t>/</w:t>
      </w:r>
      <w:r w:rsidR="00F11699" w:rsidRPr="00B207B1">
        <w:rPr>
          <w:rFonts w:hAnsiTheme="minorEastAsia"/>
          <w:color w:val="000000" w:themeColor="text1"/>
          <w:rPrChange w:id="6403" w:author="JY0225" w:date="2017-08-24T12:07:00Z">
            <w:rPr>
              <w:color w:val="000000" w:themeColor="text1"/>
            </w:rPr>
          </w:rPrChange>
        </w:rPr>
        <w:t>biye/test.py</w:t>
      </w:r>
      <w:r w:rsidR="00A159C7" w:rsidRPr="00B207B1">
        <w:rPr>
          <w:rFonts w:hAnsiTheme="minorEastAsia" w:hint="eastAsia"/>
          <w:color w:val="000000" w:themeColor="text1"/>
          <w:rPrChange w:id="6404" w:author="JY0225" w:date="2017-08-24T12:07:00Z">
            <w:rPr>
              <w:rFonts w:hint="eastAsia"/>
              <w:color w:val="000000" w:themeColor="text1"/>
            </w:rPr>
          </w:rPrChange>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6405"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6406" w:author="JY0225" w:date="2017-08-24T12:07:00Z">
            <w:rPr>
              <w:rFonts w:hint="eastAsia"/>
              <w:color w:val="000000" w:themeColor="text1"/>
            </w:rPr>
          </w:rPrChange>
        </w:rPr>
        <w:t>所示</w:t>
      </w:r>
      <w:r w:rsidR="00E52BD2" w:rsidRPr="00B207B1">
        <w:rPr>
          <w:rFonts w:hAnsiTheme="minorEastAsia" w:hint="eastAsia"/>
          <w:color w:val="000000" w:themeColor="text1"/>
          <w:rPrChange w:id="6407" w:author="JY0225" w:date="2017-08-24T12:07:00Z">
            <w:rPr>
              <w:rFonts w:hint="eastAsia"/>
              <w:color w:val="000000" w:themeColor="text1"/>
            </w:rPr>
          </w:rPrChange>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6408" w:author="JY0225" w:date="2017-08-24T12:07:00Z">
            <w:rPr>
              <w:color w:val="000000" w:themeColor="text1"/>
            </w:rPr>
          </w:rPrChange>
        </w:rPr>
        <w:pPrChange w:id="6409" w:author="JY0225" w:date="2017-08-24T12:07:00Z">
          <w:pPr>
            <w:spacing w:line="360" w:lineRule="auto"/>
            <w:ind w:left="420"/>
            <w:jc w:val="center"/>
          </w:pPr>
        </w:pPrChange>
      </w:pPr>
      <w:r w:rsidRPr="00B207B1">
        <w:rPr>
          <w:rFonts w:hAnsiTheme="minorEastAsia" w:hint="eastAsia"/>
          <w:color w:val="000000" w:themeColor="text1"/>
          <w:rPrChange w:id="6410" w:author="JY0225" w:date="2017-08-24T12:07:00Z">
            <w:rPr>
              <w:rFonts w:hint="eastAsia"/>
              <w:color w:val="000000" w:themeColor="text1"/>
            </w:rPr>
          </w:rPrChange>
        </w:rPr>
        <w:t>图</w:t>
      </w:r>
      <w:r w:rsidRPr="00B207B1">
        <w:rPr>
          <w:rFonts w:hAnsiTheme="minorEastAsia"/>
          <w:color w:val="000000" w:themeColor="text1"/>
          <w:rPrChange w:id="6411" w:author="JY0225" w:date="2017-08-24T12:07:00Z">
            <w:rPr>
              <w:color w:val="000000" w:themeColor="text1"/>
            </w:rPr>
          </w:rPrChange>
        </w:rPr>
        <w:t>6-2</w:t>
      </w:r>
      <w:r w:rsidR="00BF6E89" w:rsidRPr="00B207B1">
        <w:rPr>
          <w:rFonts w:hAnsiTheme="minorEastAsia" w:hint="eastAsia"/>
          <w:color w:val="000000" w:themeColor="text1"/>
          <w:rPrChange w:id="6412" w:author="JY0225" w:date="2017-08-24T12:07:00Z">
            <w:rPr>
              <w:rFonts w:hint="eastAsia"/>
              <w:color w:val="000000" w:themeColor="text1"/>
            </w:rPr>
          </w:rPrChange>
        </w:rPr>
        <w:t>大文件分块上传测试</w:t>
      </w:r>
      <w:r w:rsidRPr="00B207B1">
        <w:rPr>
          <w:rFonts w:hAnsiTheme="minorEastAsia" w:hint="eastAsia"/>
          <w:color w:val="000000" w:themeColor="text1"/>
          <w:rPrChange w:id="6413"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6414"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6415"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6416"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6417" w:author="JY0225" w:date="2017-08-24T12:07:00Z">
            <w:rPr>
              <w:rFonts w:hint="eastAsia"/>
              <w:color w:val="000000" w:themeColor="text1"/>
            </w:rPr>
          </w:rPrChange>
        </w:rPr>
        <w:t>可以看出，</w:t>
      </w:r>
      <w:r w:rsidR="00E52BD2" w:rsidRPr="00B207B1">
        <w:rPr>
          <w:rFonts w:hAnsiTheme="minorEastAsia"/>
          <w:color w:val="000000" w:themeColor="text1"/>
          <w:rPrChange w:id="6418" w:author="JY0225" w:date="2017-08-24T12:07:00Z">
            <w:rPr>
              <w:color w:val="000000" w:themeColor="text1"/>
            </w:rPr>
          </w:rPrChange>
        </w:rPr>
        <w:t>test</w:t>
      </w:r>
      <w:r w:rsidR="00A0221D" w:rsidRPr="00B207B1">
        <w:rPr>
          <w:rFonts w:hAnsiTheme="minorEastAsia"/>
          <w:color w:val="000000" w:themeColor="text1"/>
          <w:rPrChange w:id="6419" w:author="JY0225" w:date="2017-08-24T12:07:00Z">
            <w:rPr>
              <w:color w:val="000000" w:themeColor="text1"/>
            </w:rPr>
          </w:rPrChange>
        </w:rPr>
        <w:t>.py</w:t>
      </w:r>
      <w:r w:rsidR="000550E5" w:rsidRPr="00B207B1">
        <w:rPr>
          <w:rFonts w:hAnsiTheme="minorEastAsia" w:hint="eastAsia"/>
          <w:color w:val="000000" w:themeColor="text1"/>
          <w:rPrChange w:id="6420" w:author="JY0225" w:date="2017-08-24T12:07:00Z">
            <w:rPr>
              <w:rFonts w:hint="eastAsia"/>
              <w:color w:val="000000" w:themeColor="text1"/>
            </w:rPr>
          </w:rPrChange>
        </w:rPr>
        <w:t>文件</w:t>
      </w:r>
      <w:r w:rsidR="00E52BD2" w:rsidRPr="00B207B1">
        <w:rPr>
          <w:rFonts w:hAnsiTheme="minorEastAsia" w:hint="eastAsia"/>
          <w:color w:val="000000" w:themeColor="text1"/>
          <w:rPrChange w:id="6421" w:author="JY0225" w:date="2017-08-24T12:07:00Z">
            <w:rPr>
              <w:rFonts w:hint="eastAsia"/>
              <w:color w:val="000000" w:themeColor="text1"/>
            </w:rPr>
          </w:rPrChange>
        </w:rPr>
        <w:t>按用户</w:t>
      </w:r>
      <w:r w:rsidR="00E52BD2" w:rsidRPr="00B207B1">
        <w:rPr>
          <w:rFonts w:hAnsiTheme="minorEastAsia"/>
          <w:color w:val="000000" w:themeColor="text1"/>
          <w:rPrChange w:id="6422" w:author="JY0225" w:date="2017-08-24T12:07:00Z">
            <w:rPr>
              <w:color w:val="000000" w:themeColor="text1"/>
            </w:rPr>
          </w:rPrChange>
        </w:rPr>
        <w:t>id</w:t>
      </w:r>
      <w:r w:rsidR="00E52BD2" w:rsidRPr="00B207B1">
        <w:rPr>
          <w:rFonts w:hAnsiTheme="minorEastAsia" w:hint="eastAsia"/>
          <w:color w:val="000000" w:themeColor="text1"/>
          <w:rPrChange w:id="6423"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6424" w:author="JY0225" w:date="2017-08-24T12:07:00Z">
            <w:rPr>
              <w:color w:val="000000" w:themeColor="text1"/>
            </w:rPr>
          </w:rPrChange>
        </w:rPr>
        <w:t>4</w:t>
      </w:r>
      <w:r w:rsidR="00E52BD2" w:rsidRPr="00B207B1">
        <w:rPr>
          <w:rFonts w:hAnsiTheme="minorEastAsia" w:hint="eastAsia"/>
          <w:color w:val="000000" w:themeColor="text1"/>
          <w:rPrChange w:id="6425" w:author="JY0225" w:date="2017-08-24T12:07:00Z">
            <w:rPr>
              <w:rFonts w:hint="eastAsia"/>
              <w:color w:val="000000" w:themeColor="text1"/>
            </w:rPr>
          </w:rPrChange>
        </w:rPr>
        <w:t>个文件块</w:t>
      </w:r>
      <w:r w:rsidR="00F97AA2" w:rsidRPr="00B207B1">
        <w:rPr>
          <w:rFonts w:hAnsiTheme="minorEastAsia" w:hint="eastAsia"/>
          <w:color w:val="000000" w:themeColor="text1"/>
          <w:rPrChange w:id="6426"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6427" w:author="JY0225" w:date="2017-08-24T12:07:00Z">
            <w:rPr>
              <w:color w:val="000000" w:themeColor="text1"/>
            </w:rPr>
          </w:rPrChange>
        </w:rPr>
        <w:t>4M</w:t>
      </w:r>
      <w:r w:rsidR="003C2052" w:rsidRPr="00B207B1">
        <w:rPr>
          <w:rFonts w:hAnsiTheme="minorEastAsia" w:hint="eastAsia"/>
          <w:color w:val="000000" w:themeColor="text1"/>
          <w:rPrChange w:id="6428" w:author="JY0225" w:date="2017-08-24T12:07:00Z">
            <w:rPr>
              <w:rFonts w:hint="eastAsia"/>
              <w:color w:val="000000" w:themeColor="text1"/>
            </w:rPr>
          </w:rPrChange>
        </w:rPr>
        <w:t>。</w:t>
      </w:r>
      <w:r w:rsidR="00B93137" w:rsidRPr="00B207B1">
        <w:rPr>
          <w:rFonts w:hAnsiTheme="minorEastAsia" w:hint="eastAsia"/>
          <w:color w:val="000000" w:themeColor="text1"/>
          <w:rPrChange w:id="6429"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6430"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6431"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6432"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6433" w:name="_Toc492457642"/>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6433"/>
    </w:p>
    <w:p w14:paraId="51287201" w14:textId="2797C7D0" w:rsidR="006B7096" w:rsidRPr="00B207B1" w:rsidRDefault="00CC2F60" w:rsidP="006B7096">
      <w:pPr>
        <w:spacing w:line="400" w:lineRule="exact"/>
        <w:ind w:firstLine="418"/>
        <w:rPr>
          <w:rFonts w:hAnsiTheme="minorEastAsia"/>
          <w:color w:val="000000" w:themeColor="text1"/>
          <w:rPrChange w:id="6434" w:author="JY0225" w:date="2017-08-24T12:07:00Z">
            <w:rPr>
              <w:color w:val="000000" w:themeColor="text1"/>
            </w:rPr>
          </w:rPrChange>
        </w:rPr>
      </w:pPr>
      <w:r w:rsidRPr="00B207B1">
        <w:rPr>
          <w:rFonts w:hAnsiTheme="minorEastAsia" w:hint="eastAsia"/>
          <w:color w:val="000000" w:themeColor="text1"/>
          <w:rPrChange w:id="6435"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6436"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6437" w:author="JY0225" w:date="2017-08-24T12:07:00Z">
            <w:rPr>
              <w:rFonts w:hint="eastAsia"/>
              <w:color w:val="000000" w:themeColor="text1"/>
            </w:rPr>
          </w:rPrChange>
        </w:rPr>
        <w:t>系统</w:t>
      </w:r>
      <w:r w:rsidR="00607CBD" w:rsidRPr="00B207B1">
        <w:rPr>
          <w:rFonts w:hAnsiTheme="minorEastAsia"/>
          <w:color w:val="000000" w:themeColor="text1"/>
          <w:rPrChange w:id="6438" w:author="JY0225" w:date="2017-08-24T12:07:00Z">
            <w:rPr>
              <w:color w:val="000000" w:themeColor="text1"/>
            </w:rPr>
          </w:rPrChange>
        </w:rPr>
        <w:t>I/O</w:t>
      </w:r>
      <w:r w:rsidR="00607CBD" w:rsidRPr="00B207B1">
        <w:rPr>
          <w:rFonts w:hAnsiTheme="minorEastAsia" w:hint="eastAsia"/>
          <w:color w:val="000000" w:themeColor="text1"/>
          <w:rPrChange w:id="6439"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6440"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6441" w:author="JY0225" w:date="2017-08-24T12:07:00Z">
            <w:rPr>
              <w:rFonts w:hint="eastAsia"/>
              <w:color w:val="000000" w:themeColor="text1"/>
            </w:rPr>
          </w:rPrChange>
        </w:rPr>
        <w:t>备份</w:t>
      </w:r>
      <w:r w:rsidR="00607CBD" w:rsidRPr="00B207B1">
        <w:rPr>
          <w:rFonts w:hAnsiTheme="minorEastAsia" w:hint="eastAsia"/>
          <w:color w:val="000000" w:themeColor="text1"/>
          <w:rPrChange w:id="6442"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6443"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6444" w:author="JY0225" w:date="2017-08-24T12:07:00Z">
            <w:rPr>
              <w:rFonts w:hint="eastAsia"/>
              <w:color w:val="000000" w:themeColor="text1"/>
            </w:rPr>
          </w:rPrChange>
        </w:rPr>
        <w:t>测试中，本文</w:t>
      </w:r>
      <w:r w:rsidR="00364083" w:rsidRPr="00B207B1">
        <w:rPr>
          <w:rFonts w:hAnsiTheme="minorEastAsia" w:hint="eastAsia"/>
          <w:color w:val="000000" w:themeColor="text1"/>
          <w:rPrChange w:id="6445"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6446"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6447" w:author="JY0225" w:date="2017-08-24T12:07:00Z">
            <w:rPr>
              <w:color w:val="000000" w:themeColor="text1"/>
            </w:rPr>
          </w:rPrChange>
        </w:rPr>
      </w:pPr>
      <w:r w:rsidRPr="00B207B1">
        <w:rPr>
          <w:rFonts w:hAnsiTheme="minorEastAsia"/>
          <w:color w:val="000000" w:themeColor="text1"/>
          <w:rPrChange w:id="6448" w:author="JY0225" w:date="2017-08-24T12:07:00Z">
            <w:rPr>
              <w:color w:val="000000" w:themeColor="text1"/>
            </w:rPr>
          </w:rPrChange>
        </w:rPr>
        <w:tab/>
      </w:r>
      <w:r w:rsidRPr="00B207B1">
        <w:rPr>
          <w:rFonts w:hAnsiTheme="minorEastAsia" w:hint="eastAsia"/>
          <w:color w:val="000000" w:themeColor="text1"/>
          <w:rPrChange w:id="6449" w:author="JY0225" w:date="2017-08-24T12:07:00Z">
            <w:rPr>
              <w:rFonts w:hint="eastAsia"/>
              <w:color w:val="000000" w:themeColor="text1"/>
            </w:rPr>
          </w:rPrChange>
        </w:rPr>
        <w:t>表</w:t>
      </w:r>
      <w:r w:rsidR="00033A4A" w:rsidRPr="00B207B1">
        <w:rPr>
          <w:rFonts w:hAnsiTheme="minorEastAsia"/>
          <w:color w:val="000000" w:themeColor="text1"/>
          <w:rPrChange w:id="6450" w:author="JY0225" w:date="2017-08-24T12:07:00Z">
            <w:rPr>
              <w:color w:val="000000" w:themeColor="text1"/>
            </w:rPr>
          </w:rPrChange>
        </w:rPr>
        <w:t>6-</w:t>
      </w:r>
      <w:r w:rsidR="00CA6AB8" w:rsidRPr="00B207B1">
        <w:rPr>
          <w:rFonts w:hAnsiTheme="minorEastAsia"/>
          <w:color w:val="000000" w:themeColor="text1"/>
          <w:rPrChange w:id="6451" w:author="JY0225" w:date="2017-08-24T12:07:00Z">
            <w:rPr>
              <w:color w:val="000000" w:themeColor="text1"/>
            </w:rPr>
          </w:rPrChange>
        </w:rPr>
        <w:t>4</w:t>
      </w:r>
      <w:r w:rsidRPr="00B207B1">
        <w:rPr>
          <w:rFonts w:hAnsiTheme="minorEastAsia"/>
          <w:color w:val="000000" w:themeColor="text1"/>
          <w:rPrChange w:id="6452" w:author="JY0225" w:date="2017-08-24T12:07:00Z">
            <w:rPr>
              <w:color w:val="000000" w:themeColor="text1"/>
            </w:rPr>
          </w:rPrChange>
        </w:rPr>
        <w:t xml:space="preserve"> </w:t>
      </w:r>
      <w:r w:rsidR="00CC0A96" w:rsidRPr="00B207B1">
        <w:rPr>
          <w:rFonts w:hAnsiTheme="minorEastAsia" w:hint="eastAsia"/>
          <w:color w:val="000000" w:themeColor="text1"/>
          <w:rPrChange w:id="6453"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1D4BD1E9"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5A2915">
              <w:rPr>
                <w:color w:val="000000" w:themeColor="text1"/>
              </w:rPr>
              <w:t>-003</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6DCC5AAF" w:rsidR="00445CAA" w:rsidRPr="00B207B1" w:rsidRDefault="00180699" w:rsidP="00670103">
      <w:pPr>
        <w:spacing w:line="400" w:lineRule="exact"/>
        <w:rPr>
          <w:rFonts w:hAnsiTheme="minorEastAsia"/>
          <w:color w:val="000000" w:themeColor="text1"/>
          <w:rPrChange w:id="6454"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7427939">
            <wp:simplePos x="0" y="0"/>
            <wp:positionH relativeFrom="column">
              <wp:posOffset>-1270</wp:posOffset>
            </wp:positionH>
            <wp:positionV relativeFrom="paragraph">
              <wp:posOffset>882015</wp:posOffset>
            </wp:positionV>
            <wp:extent cx="5284470" cy="12134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6455"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6456" w:author="JY0225" w:date="2017-08-24T12:08:00Z">
            <w:rPr>
              <w:rFonts w:hint="eastAsia"/>
              <w:color w:val="000000" w:themeColor="text1"/>
            </w:rPr>
          </w:rPrChange>
        </w:rPr>
        <w:t>该请求表示用户</w:t>
      </w:r>
      <w:r w:rsidR="004E40EE" w:rsidRPr="00B207B1">
        <w:rPr>
          <w:rFonts w:hAnsiTheme="minorEastAsia"/>
          <w:color w:val="000000" w:themeColor="text1"/>
          <w:rPrChange w:id="6457" w:author="JY0225" w:date="2017-08-24T12:08:00Z">
            <w:rPr>
              <w:color w:val="000000" w:themeColor="text1"/>
            </w:rPr>
          </w:rPrChange>
        </w:rPr>
        <w:t>kaeyika163com</w:t>
      </w:r>
      <w:r w:rsidR="00F463B7" w:rsidRPr="00B207B1">
        <w:rPr>
          <w:rFonts w:hAnsiTheme="minorEastAsia" w:hint="eastAsia"/>
          <w:color w:val="000000" w:themeColor="text1"/>
          <w:rPrChange w:id="6458" w:author="JY0225" w:date="2017-08-24T12:08:00Z">
            <w:rPr>
              <w:rFonts w:hint="eastAsia"/>
              <w:color w:val="000000" w:themeColor="text1"/>
            </w:rPr>
          </w:rPrChange>
        </w:rPr>
        <w:t>下载服务器端的</w:t>
      </w:r>
      <w:r w:rsidR="00F463B7" w:rsidRPr="00B207B1">
        <w:rPr>
          <w:rFonts w:hAnsiTheme="minorEastAsia"/>
          <w:color w:val="000000" w:themeColor="text1"/>
          <w:rPrChange w:id="6459" w:author="JY0225" w:date="2017-08-24T12:08:00Z">
            <w:rPr>
              <w:color w:val="000000" w:themeColor="text1"/>
            </w:rPr>
          </w:rPrChange>
        </w:rPr>
        <w:t>/end/test.docx</w:t>
      </w:r>
      <w:r w:rsidR="00750666" w:rsidRPr="00B207B1">
        <w:rPr>
          <w:rFonts w:hAnsiTheme="minorEastAsia" w:hint="eastAsia"/>
          <w:color w:val="000000" w:themeColor="text1"/>
          <w:rPrChange w:id="6460" w:author="JY0225" w:date="2017-08-24T12:08:00Z">
            <w:rPr>
              <w:rFonts w:hint="eastAsia"/>
              <w:color w:val="000000" w:themeColor="text1"/>
            </w:rPr>
          </w:rPrChange>
        </w:rPr>
        <w:t>文件至本地的</w:t>
      </w:r>
      <w:r w:rsidR="00750666" w:rsidRPr="00B207B1">
        <w:rPr>
          <w:rFonts w:hAnsiTheme="minorEastAsia"/>
          <w:color w:val="000000" w:themeColor="text1"/>
          <w:rPrChange w:id="6461" w:author="JY0225" w:date="2017-08-24T12:08:00Z">
            <w:rPr>
              <w:color w:val="000000" w:themeColor="text1"/>
            </w:rPr>
          </w:rPrChange>
        </w:rPr>
        <w:t>/home/herh/end.docx</w:t>
      </w:r>
      <w:r w:rsidR="00750666" w:rsidRPr="00B207B1">
        <w:rPr>
          <w:rFonts w:hAnsiTheme="minorEastAsia" w:hint="eastAsia"/>
          <w:color w:val="000000" w:themeColor="text1"/>
          <w:rPrChange w:id="6462" w:author="JY0225" w:date="2017-08-24T12:08:00Z">
            <w:rPr>
              <w:rFonts w:hint="eastAsia"/>
              <w:color w:val="000000" w:themeColor="text1"/>
            </w:rPr>
          </w:rPrChange>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6463" w:author="JY0225" w:date="2017-08-24T12:08:00Z">
            <w:rPr>
              <w:rFonts w:hint="eastAsia"/>
              <w:color w:val="000000" w:themeColor="text1"/>
            </w:rPr>
          </w:rPrChange>
        </w:rPr>
        <w:t>图</w:t>
      </w:r>
      <w:r w:rsidR="00D07357">
        <w:rPr>
          <w:rFonts w:hAnsiTheme="minorEastAsia" w:hint="eastAsia"/>
          <w:color w:val="000000" w:themeColor="text1"/>
        </w:rPr>
        <w:t>6-3</w:t>
      </w:r>
      <w:r w:rsidR="00445CAA" w:rsidRPr="00B207B1">
        <w:rPr>
          <w:rFonts w:hAnsiTheme="minorEastAsia" w:hint="eastAsia"/>
          <w:color w:val="000000" w:themeColor="text1"/>
          <w:rPrChange w:id="6464" w:author="JY0225" w:date="2017-08-24T12:08:00Z">
            <w:rPr>
              <w:rFonts w:hint="eastAsia"/>
              <w:color w:val="000000" w:themeColor="text1"/>
            </w:rPr>
          </w:rPrChange>
        </w:rPr>
        <w:t>所示：</w:t>
      </w:r>
    </w:p>
    <w:p w14:paraId="074BF488" w14:textId="77777777" w:rsidR="00C93051" w:rsidRPr="00B207B1" w:rsidRDefault="00C93051">
      <w:pPr>
        <w:spacing w:line="400" w:lineRule="exact"/>
        <w:ind w:left="420"/>
        <w:jc w:val="center"/>
        <w:rPr>
          <w:rFonts w:hAnsiTheme="minorEastAsia"/>
          <w:color w:val="000000" w:themeColor="text1"/>
          <w:rPrChange w:id="6465" w:author="JY0225" w:date="2017-08-24T12:08:00Z">
            <w:rPr>
              <w:color w:val="000000" w:themeColor="text1"/>
            </w:rPr>
          </w:rPrChange>
        </w:rPr>
        <w:pPrChange w:id="6466" w:author="JY0225" w:date="2017-08-24T12:08:00Z">
          <w:pPr>
            <w:spacing w:line="360" w:lineRule="auto"/>
            <w:ind w:left="420"/>
            <w:jc w:val="center"/>
          </w:pPr>
        </w:pPrChange>
      </w:pPr>
      <w:r w:rsidRPr="00B207B1">
        <w:rPr>
          <w:rFonts w:hAnsiTheme="minorEastAsia" w:hint="eastAsia"/>
          <w:color w:val="000000" w:themeColor="text1"/>
          <w:rPrChange w:id="6467" w:author="JY0225" w:date="2017-08-24T12:08:00Z">
            <w:rPr>
              <w:rFonts w:hint="eastAsia"/>
              <w:color w:val="000000" w:themeColor="text1"/>
            </w:rPr>
          </w:rPrChange>
        </w:rPr>
        <w:t>图</w:t>
      </w:r>
      <w:r w:rsidR="003B4FC4" w:rsidRPr="00B207B1">
        <w:rPr>
          <w:rFonts w:hAnsiTheme="minorEastAsia"/>
          <w:color w:val="000000" w:themeColor="text1"/>
          <w:rPrChange w:id="6468" w:author="JY0225" w:date="2017-08-24T12:08:00Z">
            <w:rPr>
              <w:color w:val="000000" w:themeColor="text1"/>
            </w:rPr>
          </w:rPrChange>
        </w:rPr>
        <w:t>6</w:t>
      </w:r>
      <w:r w:rsidRPr="00B207B1">
        <w:rPr>
          <w:rFonts w:hAnsiTheme="minorEastAsia"/>
          <w:color w:val="000000" w:themeColor="text1"/>
          <w:rPrChange w:id="6469" w:author="JY0225" w:date="2017-08-24T12:08:00Z">
            <w:rPr>
              <w:color w:val="000000" w:themeColor="text1"/>
            </w:rPr>
          </w:rPrChange>
        </w:rPr>
        <w:t xml:space="preserve">-3 </w:t>
      </w:r>
      <w:r w:rsidR="00CD4827" w:rsidRPr="00B207B1">
        <w:rPr>
          <w:rFonts w:hAnsiTheme="minorEastAsia" w:hint="eastAsia"/>
          <w:color w:val="000000" w:themeColor="text1"/>
          <w:rPrChange w:id="6470" w:author="JY0225" w:date="2017-08-24T12:08:00Z">
            <w:rPr>
              <w:rFonts w:hint="eastAsia"/>
              <w:color w:val="000000" w:themeColor="text1"/>
            </w:rPr>
          </w:rPrChange>
        </w:rPr>
        <w:t>本地缓存测试</w:t>
      </w:r>
      <w:r w:rsidRPr="00B207B1">
        <w:rPr>
          <w:rFonts w:hAnsiTheme="minorEastAsia" w:hint="eastAsia"/>
          <w:color w:val="000000" w:themeColor="text1"/>
          <w:rPrChange w:id="6471" w:author="JY0225" w:date="2017-08-24T12:08:00Z">
            <w:rPr>
              <w:rFonts w:hint="eastAsia"/>
              <w:color w:val="000000" w:themeColor="text1"/>
            </w:rPr>
          </w:rPrChange>
        </w:rPr>
        <w:t>图</w:t>
      </w:r>
      <w:r w:rsidR="002B2FA0" w:rsidRPr="00B207B1">
        <w:rPr>
          <w:rFonts w:hAnsiTheme="minorEastAsia"/>
          <w:color w:val="000000" w:themeColor="text1"/>
          <w:rPrChange w:id="6472"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6473" w:author="JY0225" w:date="2017-08-24T10:56:00Z"/>
          <w:rFonts w:hAnsiTheme="minorEastAsia"/>
          <w:color w:val="000000" w:themeColor="text1"/>
          <w:rPrChange w:id="6474" w:author="JY0225" w:date="2017-08-24T12:08:00Z">
            <w:rPr>
              <w:del w:id="6475"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6476"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6477"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6478"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6479"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6480"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6481"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6482" w:author="JY0225" w:date="2017-08-24T12:08:00Z">
            <w:rPr>
              <w:rFonts w:hint="eastAsia"/>
              <w:color w:val="000000" w:themeColor="text1"/>
            </w:rPr>
          </w:rPrChange>
        </w:rPr>
        <w:t>，</w:t>
      </w:r>
      <w:r w:rsidR="00B51181" w:rsidRPr="00B207B1">
        <w:rPr>
          <w:rFonts w:hAnsiTheme="minorEastAsia" w:hint="eastAsia"/>
          <w:color w:val="000000" w:themeColor="text1"/>
          <w:rPrChange w:id="6483" w:author="JY0225" w:date="2017-08-24T12:08:00Z">
            <w:rPr>
              <w:rFonts w:hint="eastAsia"/>
              <w:color w:val="000000" w:themeColor="text1"/>
            </w:rPr>
          </w:rPrChange>
        </w:rPr>
        <w:t>大大</w:t>
      </w:r>
      <w:r w:rsidR="00DB1F27" w:rsidRPr="00B207B1">
        <w:rPr>
          <w:rFonts w:hAnsiTheme="minorEastAsia" w:hint="eastAsia"/>
          <w:color w:val="000000" w:themeColor="text1"/>
          <w:rPrChange w:id="6484" w:author="JY0225" w:date="2017-08-24T12:08:00Z">
            <w:rPr>
              <w:rFonts w:hint="eastAsia"/>
              <w:color w:val="000000" w:themeColor="text1"/>
            </w:rPr>
          </w:rPrChange>
        </w:rPr>
        <w:t>地</w:t>
      </w:r>
      <w:r w:rsidR="00B51181" w:rsidRPr="00B207B1">
        <w:rPr>
          <w:rFonts w:hAnsiTheme="minorEastAsia" w:hint="eastAsia"/>
          <w:color w:val="000000" w:themeColor="text1"/>
          <w:rPrChange w:id="6485"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6486" w:author="JY0225" w:date="2017-08-24T10:56:00Z"/>
          <w:rFonts w:hAnsiTheme="minorEastAsia"/>
          <w:color w:val="000000" w:themeColor="text1"/>
          <w:rPrChange w:id="6487" w:author="JY0225" w:date="2017-08-24T12:08:00Z">
            <w:rPr>
              <w:del w:id="6488"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6489"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6490" w:author="JY0225" w:date="2017-08-24T12:08:00Z">
            <w:rPr>
              <w:color w:val="000000" w:themeColor="text1"/>
            </w:rPr>
          </w:rPrChange>
        </w:rPr>
      </w:pPr>
      <w:r w:rsidRPr="00B207B1">
        <w:rPr>
          <w:rFonts w:hAnsiTheme="minorEastAsia"/>
          <w:color w:val="000000" w:themeColor="text1"/>
          <w:rPrChange w:id="6491" w:author="JY0225" w:date="2017-08-24T12:08:00Z">
            <w:rPr>
              <w:color w:val="000000" w:themeColor="text1"/>
            </w:rPr>
          </w:rPrChange>
        </w:rPr>
        <w:tab/>
      </w:r>
      <w:r w:rsidRPr="00B207B1">
        <w:rPr>
          <w:rFonts w:hAnsiTheme="minorEastAsia" w:hint="eastAsia"/>
          <w:color w:val="000000" w:themeColor="text1"/>
          <w:rPrChange w:id="6492" w:author="JY0225" w:date="2017-08-24T12:08:00Z">
            <w:rPr>
              <w:rFonts w:hint="eastAsia"/>
              <w:color w:val="000000" w:themeColor="text1"/>
            </w:rPr>
          </w:rPrChange>
        </w:rPr>
        <w:t>表</w:t>
      </w:r>
      <w:r w:rsidR="0079391B" w:rsidRPr="00B207B1">
        <w:rPr>
          <w:rFonts w:hAnsiTheme="minorEastAsia"/>
          <w:color w:val="000000" w:themeColor="text1"/>
          <w:rPrChange w:id="6493" w:author="JY0225" w:date="2017-08-24T12:08:00Z">
            <w:rPr>
              <w:color w:val="000000" w:themeColor="text1"/>
            </w:rPr>
          </w:rPrChange>
        </w:rPr>
        <w:t>6-5</w:t>
      </w:r>
      <w:r w:rsidRPr="00B207B1">
        <w:rPr>
          <w:rFonts w:hAnsiTheme="minorEastAsia"/>
          <w:color w:val="000000" w:themeColor="text1"/>
          <w:rPrChange w:id="6494" w:author="JY0225" w:date="2017-08-24T12:08:00Z">
            <w:rPr>
              <w:color w:val="000000" w:themeColor="text1"/>
            </w:rPr>
          </w:rPrChange>
        </w:rPr>
        <w:t xml:space="preserve"> </w:t>
      </w:r>
      <w:r w:rsidR="00F86DAC" w:rsidRPr="00B207B1">
        <w:rPr>
          <w:rFonts w:hAnsiTheme="minorEastAsia" w:hint="eastAsia"/>
          <w:color w:val="000000" w:themeColor="text1"/>
          <w:rPrChange w:id="6495" w:author="JY0225" w:date="2017-08-24T12:08:00Z">
            <w:rPr>
              <w:rFonts w:hint="eastAsia"/>
              <w:color w:val="000000" w:themeColor="text1"/>
            </w:rPr>
          </w:rPrChange>
        </w:rPr>
        <w:t>服务器</w:t>
      </w:r>
      <w:r w:rsidR="002C04A2" w:rsidRPr="00B207B1">
        <w:rPr>
          <w:rFonts w:hAnsiTheme="minorEastAsia" w:hint="eastAsia"/>
          <w:color w:val="000000" w:themeColor="text1"/>
          <w:rPrChange w:id="6496" w:author="JY0225" w:date="2017-08-24T12:08:00Z">
            <w:rPr>
              <w:rFonts w:hint="eastAsia"/>
              <w:color w:val="000000" w:themeColor="text1"/>
            </w:rPr>
          </w:rPrChange>
        </w:rPr>
        <w:t>去重</w:t>
      </w:r>
      <w:r w:rsidRPr="00B207B1">
        <w:rPr>
          <w:rFonts w:hAnsiTheme="minorEastAsia" w:hint="eastAsia"/>
          <w:color w:val="000000" w:themeColor="text1"/>
          <w:rPrChange w:id="6497"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7B7977">
              <w:rPr>
                <w:color w:val="000000" w:themeColor="text1"/>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w:t>
            </w:r>
            <w:r w:rsidRPr="00B207B1">
              <w:rPr>
                <w:color w:val="000000" w:themeColor="text1"/>
              </w:rPr>
              <w:lastRenderedPageBreak/>
              <w:t>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618F08A" w:rsidR="00587412" w:rsidRPr="00B207B1" w:rsidRDefault="000E355B" w:rsidP="00670103">
      <w:pPr>
        <w:spacing w:line="400" w:lineRule="exact"/>
        <w:rPr>
          <w:rFonts w:hAnsiTheme="minorEastAsia"/>
          <w:color w:val="000000" w:themeColor="text1"/>
          <w:rPrChange w:id="6498"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6499"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6500"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6501" w:author="JY0225" w:date="2017-08-24T12:08:00Z">
            <w:rPr>
              <w:rFonts w:hint="eastAsia"/>
              <w:color w:val="000000" w:themeColor="text1"/>
            </w:rPr>
          </w:rPrChange>
        </w:rPr>
        <w:t>。</w:t>
      </w:r>
      <w:r w:rsidR="000F6F94" w:rsidRPr="00B207B1">
        <w:rPr>
          <w:rFonts w:hAnsiTheme="minorEastAsia" w:hint="eastAsia"/>
          <w:color w:val="000000" w:themeColor="text1"/>
          <w:rPrChange w:id="6502" w:author="JY0225" w:date="2017-08-24T12:08:00Z">
            <w:rPr>
              <w:rFonts w:hint="eastAsia"/>
              <w:color w:val="000000" w:themeColor="text1"/>
            </w:rPr>
          </w:rPrChange>
        </w:rPr>
        <w:t>该请求表示用户</w:t>
      </w:r>
      <w:r w:rsidR="000F6F94" w:rsidRPr="00B207B1">
        <w:rPr>
          <w:rFonts w:hAnsiTheme="minorEastAsia"/>
          <w:color w:val="000000" w:themeColor="text1"/>
          <w:rPrChange w:id="6503" w:author="JY0225" w:date="2017-08-24T12:08:00Z">
            <w:rPr>
              <w:color w:val="000000" w:themeColor="text1"/>
            </w:rPr>
          </w:rPrChange>
        </w:rPr>
        <w:t>kaeyika163com</w:t>
      </w:r>
      <w:r w:rsidR="00AF4C2A" w:rsidRPr="00B207B1">
        <w:rPr>
          <w:rFonts w:hAnsiTheme="minorEastAsia" w:hint="eastAsia"/>
          <w:color w:val="000000" w:themeColor="text1"/>
          <w:rPrChange w:id="6504" w:author="JY0225" w:date="2017-08-24T12:08:00Z">
            <w:rPr>
              <w:rFonts w:hint="eastAsia"/>
              <w:color w:val="000000" w:themeColor="text1"/>
            </w:rPr>
          </w:rPrChange>
        </w:rPr>
        <w:t>上传本地文件</w:t>
      </w:r>
      <w:r w:rsidR="00612CA4" w:rsidRPr="00B207B1">
        <w:rPr>
          <w:rFonts w:hAnsiTheme="minorEastAsia"/>
          <w:color w:val="000000" w:themeColor="text1"/>
          <w:rPrChange w:id="6505" w:author="JY0225" w:date="2017-08-24T12:08:00Z">
            <w:rPr>
              <w:color w:val="000000" w:themeColor="text1"/>
            </w:rPr>
          </w:rPrChange>
        </w:rPr>
        <w:t>/home/herh/test.py</w:t>
      </w:r>
      <w:r w:rsidR="00AF4C2A" w:rsidRPr="00B207B1">
        <w:rPr>
          <w:rFonts w:hAnsiTheme="minorEastAsia" w:hint="eastAsia"/>
          <w:color w:val="000000" w:themeColor="text1"/>
          <w:rPrChange w:id="6506" w:author="JY0225" w:date="2017-08-24T12:08:00Z">
            <w:rPr>
              <w:rFonts w:hint="eastAsia"/>
              <w:color w:val="000000" w:themeColor="text1"/>
            </w:rPr>
          </w:rPrChange>
        </w:rPr>
        <w:t>至服务器端</w:t>
      </w:r>
      <w:r w:rsidR="004D45F5" w:rsidRPr="00B207B1">
        <w:rPr>
          <w:rFonts w:hAnsiTheme="minorEastAsia"/>
          <w:color w:val="000000" w:themeColor="text1"/>
          <w:rPrChange w:id="6507" w:author="JY0225" w:date="2017-08-24T12:08:00Z">
            <w:rPr>
              <w:color w:val="000000" w:themeColor="text1"/>
            </w:rPr>
          </w:rPrChange>
        </w:rPr>
        <w:t>/biye</w:t>
      </w:r>
      <w:r w:rsidR="00AF4C2A" w:rsidRPr="00B207B1">
        <w:rPr>
          <w:rFonts w:hAnsiTheme="minorEastAsia"/>
          <w:color w:val="000000" w:themeColor="text1"/>
          <w:rPrChange w:id="6508" w:author="JY0225" w:date="2017-08-24T12:08:00Z">
            <w:rPr>
              <w:color w:val="000000" w:themeColor="text1"/>
            </w:rPr>
          </w:rPrChange>
        </w:rPr>
        <w:t>/test</w:t>
      </w:r>
      <w:r w:rsidR="00C7186F" w:rsidRPr="00B207B1">
        <w:rPr>
          <w:rFonts w:hAnsiTheme="minorEastAsia"/>
          <w:color w:val="000000" w:themeColor="text1"/>
          <w:rPrChange w:id="6509" w:author="JY0225" w:date="2017-08-24T12:08:00Z">
            <w:rPr>
              <w:color w:val="000000" w:themeColor="text1"/>
            </w:rPr>
          </w:rPrChange>
        </w:rPr>
        <w:t>.py</w:t>
      </w:r>
      <w:r w:rsidR="007878F4">
        <w:rPr>
          <w:rFonts w:hAnsiTheme="minorEastAsia" w:hint="eastAsia"/>
          <w:color w:val="000000" w:themeColor="text1"/>
        </w:rPr>
        <w:t>。测试结果如</w:t>
      </w:r>
      <w:r w:rsidR="00BC7F9B" w:rsidRPr="00B207B1">
        <w:rPr>
          <w:rFonts w:hAnsiTheme="minorEastAsia" w:hint="eastAsia"/>
          <w:color w:val="000000" w:themeColor="text1"/>
          <w:rPrChange w:id="6510" w:author="JY0225" w:date="2017-08-24T12:08:00Z">
            <w:rPr>
              <w:rFonts w:hint="eastAsia"/>
              <w:color w:val="000000" w:themeColor="text1"/>
            </w:rPr>
          </w:rPrChange>
        </w:rPr>
        <w:t>图</w:t>
      </w:r>
      <w:r w:rsidR="007878F4">
        <w:rPr>
          <w:rFonts w:hAnsiTheme="minorEastAsia" w:hint="eastAsia"/>
          <w:color w:val="000000" w:themeColor="text1"/>
        </w:rPr>
        <w:t>6-4</w:t>
      </w:r>
      <w:r w:rsidR="00BC7F9B" w:rsidRPr="00B207B1">
        <w:rPr>
          <w:rFonts w:hAnsiTheme="minorEastAsia" w:hint="eastAsia"/>
          <w:color w:val="000000" w:themeColor="text1"/>
          <w:rPrChange w:id="6511" w:author="JY0225" w:date="2017-08-24T12:08:00Z">
            <w:rPr>
              <w:rFonts w:hint="eastAsia"/>
              <w:color w:val="000000" w:themeColor="text1"/>
            </w:rPr>
          </w:rPrChange>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6512" w:author="JY0225" w:date="2017-08-24T12:08:00Z">
            <w:rPr>
              <w:color w:val="000000" w:themeColor="text1"/>
            </w:rPr>
          </w:rPrChange>
        </w:rPr>
        <w:pPrChange w:id="6513" w:author="JY0225" w:date="2017-08-24T12:08:00Z">
          <w:pPr>
            <w:spacing w:line="360" w:lineRule="auto"/>
            <w:ind w:left="420"/>
            <w:jc w:val="center"/>
          </w:pPr>
        </w:pPrChange>
      </w:pPr>
      <w:r w:rsidRPr="00B207B1">
        <w:rPr>
          <w:rFonts w:hAnsiTheme="minorEastAsia"/>
          <w:color w:val="000000" w:themeColor="text1"/>
          <w:rPrChange w:id="6514" w:author="JY0225" w:date="2017-08-24T12:08:00Z">
            <w:rPr>
              <w:color w:val="000000" w:themeColor="text1"/>
            </w:rPr>
          </w:rPrChange>
        </w:rPr>
        <w:tab/>
      </w:r>
      <w:r w:rsidR="000B2F4D" w:rsidRPr="00B207B1">
        <w:rPr>
          <w:rFonts w:hAnsiTheme="minorEastAsia" w:hint="eastAsia"/>
          <w:color w:val="000000" w:themeColor="text1"/>
          <w:rPrChange w:id="6515" w:author="JY0225" w:date="2017-08-24T12:08:00Z">
            <w:rPr>
              <w:rFonts w:hint="eastAsia"/>
              <w:color w:val="000000" w:themeColor="text1"/>
            </w:rPr>
          </w:rPrChange>
        </w:rPr>
        <w:t>图</w:t>
      </w:r>
      <w:r w:rsidR="0040777A" w:rsidRPr="00B207B1">
        <w:rPr>
          <w:rFonts w:hAnsiTheme="minorEastAsia"/>
          <w:color w:val="000000" w:themeColor="text1"/>
          <w:rPrChange w:id="6516" w:author="JY0225" w:date="2017-08-24T12:08:00Z">
            <w:rPr>
              <w:color w:val="000000" w:themeColor="text1"/>
            </w:rPr>
          </w:rPrChange>
        </w:rPr>
        <w:t>6-4</w:t>
      </w:r>
      <w:r w:rsidR="0040777A" w:rsidRPr="00B207B1">
        <w:rPr>
          <w:rFonts w:hAnsiTheme="minorEastAsia" w:hint="eastAsia"/>
          <w:color w:val="000000" w:themeColor="text1"/>
          <w:rPrChange w:id="6517"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6518"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6519" w:author="JY0225" w:date="2017-08-24T12:08:00Z">
            <w:rPr>
              <w:color w:val="000000" w:themeColor="text1"/>
            </w:rPr>
          </w:rPrChange>
        </w:rPr>
      </w:pPr>
      <w:r w:rsidRPr="00B207B1">
        <w:rPr>
          <w:rFonts w:hAnsiTheme="minorEastAsia" w:hint="eastAsia"/>
          <w:color w:val="000000" w:themeColor="text1"/>
          <w:rPrChange w:id="6520"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6521"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6522" w:author="JY0225" w:date="2017-08-24T12:08:00Z">
            <w:rPr>
              <w:rFonts w:hint="eastAsia"/>
              <w:color w:val="000000" w:themeColor="text1"/>
            </w:rPr>
          </w:rPrChange>
        </w:rPr>
        <w:t>可以看出，</w:t>
      </w:r>
      <w:r w:rsidR="003B5E1A" w:rsidRPr="00B207B1">
        <w:rPr>
          <w:rFonts w:hAnsiTheme="minorEastAsia" w:hint="eastAsia"/>
          <w:color w:val="000000" w:themeColor="text1"/>
          <w:rPrChange w:id="6523"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6524"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6525"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6526"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6527"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6528"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6529"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6530"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6531" w:name="_Toc492457643"/>
      <w:r w:rsidRPr="00B207B1">
        <w:t>6.3</w:t>
      </w:r>
      <w:r w:rsidR="00B857FC" w:rsidRPr="00B207B1">
        <w:t>.</w:t>
      </w:r>
      <w:ins w:id="6532" w:author="微软用户" w:date="2017-08-18T23:01:00Z">
        <w:r w:rsidR="009C4718" w:rsidRPr="00B207B1">
          <w:t>4</w:t>
        </w:r>
      </w:ins>
      <w:del w:id="6533"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6531"/>
    </w:p>
    <w:p w14:paraId="6357EF16" w14:textId="317875CB" w:rsidR="0013776C" w:rsidRPr="00B207B1" w:rsidRDefault="00CC78D1" w:rsidP="0013776C">
      <w:pPr>
        <w:spacing w:line="400" w:lineRule="exact"/>
        <w:ind w:firstLine="418"/>
        <w:rPr>
          <w:rFonts w:hAnsiTheme="minorEastAsia"/>
          <w:color w:val="000000" w:themeColor="text1"/>
          <w:rPrChange w:id="6534" w:author="JY0225" w:date="2017-08-24T12:08:00Z">
            <w:rPr>
              <w:color w:val="000000" w:themeColor="text1"/>
            </w:rPr>
          </w:rPrChange>
        </w:rPr>
      </w:pPr>
      <w:r w:rsidRPr="00B207B1">
        <w:tab/>
      </w:r>
      <w:r w:rsidR="0000407A" w:rsidRPr="00B207B1">
        <w:rPr>
          <w:rFonts w:hAnsiTheme="minorEastAsia" w:hint="eastAsia"/>
          <w:color w:val="000000" w:themeColor="text1"/>
          <w:rPrChange w:id="6535"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6536" w:author="JY0225" w:date="2017-08-24T12:08:00Z">
            <w:rPr>
              <w:rFonts w:hint="eastAsia"/>
              <w:color w:val="000000" w:themeColor="text1"/>
            </w:rPr>
          </w:rPrChange>
        </w:rPr>
        <w:t>中间件系统</w:t>
      </w:r>
      <w:r w:rsidR="004E3CF2" w:rsidRPr="00B207B1">
        <w:rPr>
          <w:rFonts w:hAnsiTheme="minorEastAsia" w:hint="eastAsia"/>
          <w:color w:val="000000" w:themeColor="text1"/>
          <w:rPrChange w:id="6537"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6538"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6539" w:author="JY0225" w:date="2017-08-24T12:08:00Z">
            <w:rPr>
              <w:rFonts w:hint="eastAsia"/>
              <w:color w:val="000000" w:themeColor="text1"/>
            </w:rPr>
          </w:rPrChange>
        </w:rPr>
        <w:t>本文</w:t>
      </w:r>
      <w:r w:rsidR="0000407A" w:rsidRPr="00B207B1">
        <w:rPr>
          <w:rFonts w:hAnsiTheme="minorEastAsia" w:hint="eastAsia"/>
          <w:color w:val="000000" w:themeColor="text1"/>
          <w:rPrChange w:id="6540" w:author="JY0225" w:date="2017-08-24T12:08:00Z">
            <w:rPr>
              <w:rFonts w:hint="eastAsia"/>
              <w:color w:val="000000" w:themeColor="text1"/>
            </w:rPr>
          </w:rPrChange>
        </w:rPr>
        <w:t>开发了一款基于</w:t>
      </w:r>
      <w:r w:rsidR="006707F9" w:rsidRPr="00B207B1">
        <w:rPr>
          <w:rFonts w:hAnsiTheme="minorEastAsia"/>
          <w:color w:val="000000" w:themeColor="text1"/>
          <w:rPrChange w:id="6541" w:author="JY0225" w:date="2017-08-24T12:08:00Z">
            <w:rPr>
              <w:color w:val="000000" w:themeColor="text1"/>
            </w:rPr>
          </w:rPrChange>
        </w:rPr>
        <w:t>Firefox</w:t>
      </w:r>
      <w:r w:rsidR="0000407A" w:rsidRPr="00B207B1">
        <w:rPr>
          <w:rFonts w:hAnsiTheme="minorEastAsia" w:hint="eastAsia"/>
          <w:color w:val="000000" w:themeColor="text1"/>
          <w:rPrChange w:id="6542" w:author="JY0225" w:date="2017-08-24T12:08:00Z">
            <w:rPr>
              <w:rFonts w:hint="eastAsia"/>
              <w:color w:val="000000" w:themeColor="text1"/>
            </w:rPr>
          </w:rPrChange>
        </w:rPr>
        <w:t>浏览器的</w:t>
      </w:r>
      <w:r w:rsidR="002E5718" w:rsidRPr="00B207B1">
        <w:rPr>
          <w:rFonts w:hAnsiTheme="minorEastAsia" w:hint="eastAsia"/>
          <w:color w:val="000000" w:themeColor="text1"/>
          <w:rPrChange w:id="6543" w:author="JY0225" w:date="2017-08-24T12:08:00Z">
            <w:rPr>
              <w:rFonts w:hint="eastAsia"/>
              <w:color w:val="000000" w:themeColor="text1"/>
            </w:rPr>
          </w:rPrChange>
        </w:rPr>
        <w:t>扩展工具</w:t>
      </w:r>
      <w:r w:rsidR="0000407A" w:rsidRPr="00B207B1">
        <w:rPr>
          <w:rFonts w:hAnsiTheme="minorEastAsia" w:hint="eastAsia"/>
          <w:color w:val="000000" w:themeColor="text1"/>
          <w:rPrChange w:id="6544"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6545" w:author="JY0225" w:date="2017-08-24T12:08:00Z">
            <w:rPr>
              <w:rFonts w:hint="eastAsia"/>
              <w:color w:val="000000" w:themeColor="text1"/>
            </w:rPr>
          </w:rPrChange>
        </w:rPr>
        <w:t>扩展</w:t>
      </w:r>
      <w:r w:rsidR="0000407A" w:rsidRPr="00B207B1">
        <w:rPr>
          <w:rFonts w:hAnsiTheme="minorEastAsia" w:hint="eastAsia"/>
          <w:color w:val="000000" w:themeColor="text1"/>
          <w:rPrChange w:id="6546" w:author="JY0225" w:date="2017-08-24T12:08:00Z">
            <w:rPr>
              <w:rFonts w:hint="eastAsia"/>
              <w:color w:val="000000" w:themeColor="text1"/>
            </w:rPr>
          </w:rPrChange>
        </w:rPr>
        <w:t>使用云</w:t>
      </w:r>
      <w:r w:rsidR="00476838" w:rsidRPr="00B207B1">
        <w:rPr>
          <w:rFonts w:hAnsiTheme="minorEastAsia" w:hint="eastAsia"/>
          <w:color w:val="000000" w:themeColor="text1"/>
          <w:rPrChange w:id="6547" w:author="JY0225" w:date="2017-08-24T12:08:00Z">
            <w:rPr>
              <w:rFonts w:hint="eastAsia"/>
              <w:color w:val="000000" w:themeColor="text1"/>
            </w:rPr>
          </w:rPrChange>
        </w:rPr>
        <w:t>备份</w:t>
      </w:r>
      <w:r w:rsidR="0000407A" w:rsidRPr="00B207B1">
        <w:rPr>
          <w:rFonts w:hAnsiTheme="minorEastAsia" w:hint="eastAsia"/>
          <w:color w:val="000000" w:themeColor="text1"/>
          <w:rPrChange w:id="6548" w:author="JY0225" w:date="2017-08-24T12:08:00Z">
            <w:rPr>
              <w:rFonts w:hint="eastAsia"/>
              <w:color w:val="000000" w:themeColor="text1"/>
            </w:rPr>
          </w:rPrChange>
        </w:rPr>
        <w:t>服务，并提供了</w:t>
      </w:r>
      <w:r w:rsidR="0000407A" w:rsidRPr="00B207B1">
        <w:rPr>
          <w:rFonts w:hAnsiTheme="minorEastAsia"/>
          <w:color w:val="000000" w:themeColor="text1"/>
          <w:rPrChange w:id="6549" w:author="JY0225" w:date="2017-08-24T12:08:00Z">
            <w:rPr>
              <w:color w:val="000000" w:themeColor="text1"/>
            </w:rPr>
          </w:rPrChange>
        </w:rPr>
        <w:t>Java</w:t>
      </w:r>
      <w:r w:rsidR="0000407A" w:rsidRPr="00B207B1">
        <w:rPr>
          <w:rFonts w:hAnsiTheme="minorEastAsia" w:hint="eastAsia"/>
          <w:color w:val="000000" w:themeColor="text1"/>
          <w:rPrChange w:id="6550" w:author="JY0225" w:date="2017-08-24T12:08:00Z">
            <w:rPr>
              <w:rFonts w:hint="eastAsia"/>
              <w:color w:val="000000" w:themeColor="text1"/>
            </w:rPr>
          </w:rPrChange>
        </w:rPr>
        <w:t>平台的软件开发包（</w:t>
      </w:r>
      <w:r w:rsidR="0000407A" w:rsidRPr="00B207B1">
        <w:rPr>
          <w:rFonts w:hAnsiTheme="minorEastAsia"/>
          <w:color w:val="000000" w:themeColor="text1"/>
          <w:rPrChange w:id="6551" w:author="JY0225" w:date="2017-08-24T12:08:00Z">
            <w:rPr>
              <w:color w:val="000000" w:themeColor="text1"/>
            </w:rPr>
          </w:rPrChange>
        </w:rPr>
        <w:t>SDK</w:t>
      </w:r>
      <w:r w:rsidR="0000407A" w:rsidRPr="00B207B1">
        <w:rPr>
          <w:rFonts w:hAnsiTheme="minorEastAsia" w:hint="eastAsia"/>
          <w:color w:val="000000" w:themeColor="text1"/>
          <w:rPrChange w:id="6552" w:author="JY0225" w:date="2017-08-24T12:08:00Z">
            <w:rPr>
              <w:rFonts w:hint="eastAsia"/>
              <w:color w:val="000000" w:themeColor="text1"/>
            </w:rPr>
          </w:rPrChange>
        </w:rPr>
        <w:t>），</w:t>
      </w:r>
      <w:r w:rsidR="0000407A" w:rsidRPr="00B207B1">
        <w:rPr>
          <w:rFonts w:hAnsiTheme="minorEastAsia"/>
          <w:color w:val="000000" w:themeColor="text1"/>
          <w:rPrChange w:id="6553" w:author="JY0225" w:date="2017-08-24T12:08:00Z">
            <w:rPr>
              <w:color w:val="000000" w:themeColor="text1"/>
            </w:rPr>
          </w:rPrChange>
        </w:rPr>
        <w:t>Java</w:t>
      </w:r>
      <w:r w:rsidR="0000407A" w:rsidRPr="00B207B1">
        <w:rPr>
          <w:rFonts w:hAnsiTheme="minorEastAsia" w:hint="eastAsia"/>
          <w:color w:val="000000" w:themeColor="text1"/>
          <w:rPrChange w:id="6554"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6555" w:author="JY0225" w:date="2017-08-24T12:08:00Z">
            <w:rPr>
              <w:color w:val="000000" w:themeColor="text1"/>
            </w:rPr>
          </w:rPrChange>
        </w:rPr>
        <w:t>API</w:t>
      </w:r>
      <w:r w:rsidR="00C6295D" w:rsidRPr="00B207B1">
        <w:rPr>
          <w:rFonts w:hAnsiTheme="minorEastAsia" w:hint="eastAsia"/>
          <w:color w:val="000000" w:themeColor="text1"/>
          <w:rPrChange w:id="6556"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6557" w:author="JY0225" w:date="2017-08-24T12:08:00Z">
            <w:rPr>
              <w:rFonts w:hint="eastAsia"/>
              <w:color w:val="000000" w:themeColor="text1"/>
            </w:rPr>
          </w:rPrChange>
        </w:rPr>
        <w:t>云</w:t>
      </w:r>
      <w:r w:rsidR="00476838" w:rsidRPr="00B207B1">
        <w:rPr>
          <w:rFonts w:hAnsiTheme="minorEastAsia" w:hint="eastAsia"/>
          <w:color w:val="000000" w:themeColor="text1"/>
          <w:rPrChange w:id="6558" w:author="JY0225" w:date="2017-08-24T12:08:00Z">
            <w:rPr>
              <w:rFonts w:hint="eastAsia"/>
              <w:color w:val="000000" w:themeColor="text1"/>
            </w:rPr>
          </w:rPrChange>
        </w:rPr>
        <w:t>备份</w:t>
      </w:r>
      <w:r w:rsidR="0000407A" w:rsidRPr="00B207B1">
        <w:rPr>
          <w:rFonts w:hAnsiTheme="minorEastAsia" w:hint="eastAsia"/>
          <w:color w:val="000000" w:themeColor="text1"/>
          <w:rPrChange w:id="6559" w:author="JY0225" w:date="2017-08-24T12:08:00Z">
            <w:rPr>
              <w:rFonts w:hint="eastAsia"/>
              <w:color w:val="000000" w:themeColor="text1"/>
            </w:rPr>
          </w:rPrChange>
        </w:rPr>
        <w:t>服务。</w:t>
      </w:r>
      <w:r w:rsidR="005B076F" w:rsidRPr="00B207B1">
        <w:rPr>
          <w:rFonts w:hAnsiTheme="minorEastAsia" w:hint="eastAsia"/>
          <w:color w:val="000000" w:themeColor="text1"/>
          <w:rPrChange w:id="6560" w:author="JY0225" w:date="2017-08-24T12:08:00Z">
            <w:rPr>
              <w:rFonts w:hint="eastAsia"/>
              <w:color w:val="000000" w:themeColor="text1"/>
            </w:rPr>
          </w:rPrChange>
        </w:rPr>
        <w:t>测试中，本文</w:t>
      </w:r>
      <w:r w:rsidR="00B70482" w:rsidRPr="00B207B1">
        <w:rPr>
          <w:rFonts w:hAnsiTheme="minorEastAsia" w:hint="eastAsia"/>
          <w:color w:val="000000" w:themeColor="text1"/>
          <w:rPrChange w:id="6561" w:author="JY0225" w:date="2017-08-24T12:08:00Z">
            <w:rPr>
              <w:rFonts w:hint="eastAsia"/>
              <w:color w:val="000000" w:themeColor="text1"/>
            </w:rPr>
          </w:rPrChange>
        </w:rPr>
        <w:t>对通过</w:t>
      </w:r>
      <w:r w:rsidR="006707F9" w:rsidRPr="00B207B1">
        <w:rPr>
          <w:rFonts w:hAnsiTheme="minorEastAsia"/>
          <w:color w:val="000000" w:themeColor="text1"/>
          <w:rPrChange w:id="6562" w:author="JY0225" w:date="2017-08-24T12:08:00Z">
            <w:rPr>
              <w:color w:val="000000" w:themeColor="text1"/>
            </w:rPr>
          </w:rPrChange>
        </w:rPr>
        <w:t>Firefox</w:t>
      </w:r>
      <w:r w:rsidR="002E5718" w:rsidRPr="00B207B1">
        <w:rPr>
          <w:rFonts w:hAnsiTheme="minorEastAsia" w:hint="eastAsia"/>
          <w:color w:val="000000" w:themeColor="text1"/>
          <w:rPrChange w:id="6563" w:author="JY0225" w:date="2017-08-24T12:08:00Z">
            <w:rPr>
              <w:rFonts w:hint="eastAsia"/>
              <w:color w:val="000000" w:themeColor="text1"/>
            </w:rPr>
          </w:rPrChange>
        </w:rPr>
        <w:t>扩展</w:t>
      </w:r>
      <w:r w:rsidR="00B70482" w:rsidRPr="00B207B1">
        <w:rPr>
          <w:rFonts w:hAnsiTheme="minorEastAsia" w:hint="eastAsia"/>
          <w:color w:val="000000" w:themeColor="text1"/>
          <w:rPrChange w:id="6564" w:author="JY0225" w:date="2017-08-24T12:08:00Z">
            <w:rPr>
              <w:rFonts w:hint="eastAsia"/>
              <w:color w:val="000000" w:themeColor="text1"/>
            </w:rPr>
          </w:rPrChange>
        </w:rPr>
        <w:t>和</w:t>
      </w:r>
      <w:r w:rsidR="00B70482" w:rsidRPr="00B207B1">
        <w:rPr>
          <w:rFonts w:hAnsiTheme="minorEastAsia"/>
          <w:color w:val="000000" w:themeColor="text1"/>
          <w:rPrChange w:id="6565" w:author="JY0225" w:date="2017-08-24T12:08:00Z">
            <w:rPr>
              <w:color w:val="000000" w:themeColor="text1"/>
            </w:rPr>
          </w:rPrChange>
        </w:rPr>
        <w:t>Java</w:t>
      </w:r>
      <w:r w:rsidR="00B70482" w:rsidRPr="00B207B1">
        <w:rPr>
          <w:rFonts w:hAnsiTheme="minorEastAsia" w:hint="eastAsia"/>
          <w:color w:val="000000" w:themeColor="text1"/>
          <w:rPrChange w:id="6566"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6567" w:author="JY0225" w:date="2017-08-24T12:08:00Z">
            <w:rPr>
              <w:color w:val="000000" w:themeColor="text1"/>
            </w:rPr>
          </w:rPrChange>
        </w:rPr>
      </w:pPr>
      <w:r w:rsidRPr="00B207B1">
        <w:rPr>
          <w:rFonts w:hAnsiTheme="minorEastAsia"/>
          <w:color w:val="000000" w:themeColor="text1"/>
          <w:rPrChange w:id="6568" w:author="JY0225" w:date="2017-08-24T12:08:00Z">
            <w:rPr>
              <w:color w:val="000000" w:themeColor="text1"/>
            </w:rPr>
          </w:rPrChange>
        </w:rPr>
        <w:tab/>
      </w:r>
      <w:r w:rsidRPr="00B207B1">
        <w:rPr>
          <w:rFonts w:hAnsiTheme="minorEastAsia" w:hint="eastAsia"/>
          <w:color w:val="000000" w:themeColor="text1"/>
          <w:rPrChange w:id="6569" w:author="JY0225" w:date="2017-08-24T12:08:00Z">
            <w:rPr>
              <w:rFonts w:hint="eastAsia"/>
              <w:color w:val="000000" w:themeColor="text1"/>
            </w:rPr>
          </w:rPrChange>
        </w:rPr>
        <w:t>表</w:t>
      </w:r>
      <w:r w:rsidR="00B7557F" w:rsidRPr="00B207B1">
        <w:rPr>
          <w:rFonts w:hAnsiTheme="minorEastAsia"/>
          <w:color w:val="000000" w:themeColor="text1"/>
          <w:rPrChange w:id="6570" w:author="JY0225" w:date="2017-08-24T12:08:00Z">
            <w:rPr>
              <w:color w:val="000000" w:themeColor="text1"/>
            </w:rPr>
          </w:rPrChange>
        </w:rPr>
        <w:t>6-6</w:t>
      </w:r>
      <w:r w:rsidRPr="00B207B1">
        <w:rPr>
          <w:rFonts w:hAnsiTheme="minorEastAsia"/>
          <w:color w:val="000000" w:themeColor="text1"/>
          <w:rPrChange w:id="6571" w:author="JY0225" w:date="2017-08-24T12:08:00Z">
            <w:rPr>
              <w:color w:val="000000" w:themeColor="text1"/>
            </w:rPr>
          </w:rPrChange>
        </w:rPr>
        <w:t xml:space="preserve"> </w:t>
      </w:r>
      <w:r w:rsidR="006C39A3" w:rsidRPr="00B207B1">
        <w:rPr>
          <w:rFonts w:hAnsiTheme="minorEastAsia" w:hint="eastAsia"/>
          <w:color w:val="000000" w:themeColor="text1"/>
          <w:rPrChange w:id="6572" w:author="JY0225" w:date="2017-08-24T12:08:00Z">
            <w:rPr>
              <w:rFonts w:hint="eastAsia"/>
              <w:color w:val="000000" w:themeColor="text1"/>
            </w:rPr>
          </w:rPrChange>
        </w:rPr>
        <w:t>多应用适配</w:t>
      </w:r>
      <w:r w:rsidRPr="00B207B1">
        <w:rPr>
          <w:rFonts w:hAnsiTheme="minorEastAsia" w:hint="eastAsia"/>
          <w:color w:val="000000" w:themeColor="text1"/>
          <w:rPrChange w:id="6573"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1E590A">
              <w:rPr>
                <w:color w:val="000000" w:themeColor="text1"/>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161E6966" w:rsidR="00D3749B" w:rsidRPr="00B207B1" w:rsidRDefault="00DD7C91" w:rsidP="0000407A">
      <w:pPr>
        <w:spacing w:line="400" w:lineRule="exact"/>
        <w:rPr>
          <w:rFonts w:hAnsiTheme="minorEastAsia"/>
          <w:color w:val="000000" w:themeColor="text1"/>
          <w:rPrChange w:id="6574"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575" w:author="JY0225" w:date="2017-08-24T12:09:00Z">
            <w:rPr>
              <w:rFonts w:hint="eastAsia"/>
              <w:color w:val="000000" w:themeColor="text1"/>
            </w:rPr>
          </w:rPrChange>
        </w:rPr>
        <w:t>本测试同时测试了</w:t>
      </w:r>
      <w:r w:rsidR="001A498E" w:rsidRPr="00B207B1">
        <w:rPr>
          <w:rFonts w:hAnsiTheme="minorEastAsia"/>
          <w:color w:val="000000" w:themeColor="text1"/>
          <w:rPrChange w:id="6576" w:author="JY0225" w:date="2017-08-24T12:09:00Z">
            <w:rPr>
              <w:color w:val="000000" w:themeColor="text1"/>
            </w:rPr>
          </w:rPrChange>
        </w:rPr>
        <w:t>Firefox</w:t>
      </w:r>
      <w:r w:rsidR="002E5718" w:rsidRPr="00B207B1">
        <w:rPr>
          <w:rFonts w:hAnsiTheme="minorEastAsia" w:hint="eastAsia"/>
          <w:color w:val="000000" w:themeColor="text1"/>
          <w:rPrChange w:id="6577" w:author="JY0225" w:date="2017-08-24T12:09:00Z">
            <w:rPr>
              <w:rFonts w:hint="eastAsia"/>
              <w:color w:val="000000" w:themeColor="text1"/>
            </w:rPr>
          </w:rPrChange>
        </w:rPr>
        <w:t>扩展</w:t>
      </w:r>
      <w:r w:rsidR="005A672A" w:rsidRPr="00B207B1">
        <w:rPr>
          <w:rFonts w:hAnsiTheme="minorEastAsia" w:hint="eastAsia"/>
          <w:color w:val="000000" w:themeColor="text1"/>
          <w:rPrChange w:id="6578" w:author="JY0225" w:date="2017-08-24T12:09:00Z">
            <w:rPr>
              <w:rFonts w:hint="eastAsia"/>
              <w:color w:val="000000" w:themeColor="text1"/>
            </w:rPr>
          </w:rPrChange>
        </w:rPr>
        <w:t>以及</w:t>
      </w:r>
      <w:r w:rsidR="005A672A" w:rsidRPr="00B207B1">
        <w:rPr>
          <w:rFonts w:hAnsiTheme="minorEastAsia"/>
          <w:color w:val="000000" w:themeColor="text1"/>
          <w:rPrChange w:id="6579" w:author="JY0225" w:date="2017-08-24T12:09:00Z">
            <w:rPr>
              <w:color w:val="000000" w:themeColor="text1"/>
            </w:rPr>
          </w:rPrChange>
        </w:rPr>
        <w:t>Java SDK</w:t>
      </w:r>
      <w:r w:rsidR="005A672A" w:rsidRPr="00B207B1">
        <w:rPr>
          <w:rFonts w:hAnsiTheme="minorEastAsia" w:hint="eastAsia"/>
          <w:color w:val="000000" w:themeColor="text1"/>
          <w:rPrChange w:id="6580" w:author="JY0225" w:date="2017-08-24T12:09:00Z">
            <w:rPr>
              <w:rFonts w:hint="eastAsia"/>
              <w:color w:val="000000" w:themeColor="text1"/>
            </w:rPr>
          </w:rPrChange>
        </w:rPr>
        <w:t>的登录功能。</w:t>
      </w:r>
      <w:r w:rsidR="00A72E6A" w:rsidRPr="00B207B1">
        <w:rPr>
          <w:rFonts w:hAnsiTheme="minorEastAsia"/>
          <w:color w:val="000000" w:themeColor="text1"/>
          <w:rPrChange w:id="6581" w:author="JY0225" w:date="2017-08-24T12:09:00Z">
            <w:rPr>
              <w:color w:val="000000" w:themeColor="text1"/>
            </w:rPr>
          </w:rPrChange>
        </w:rPr>
        <w:t>Firefox</w:t>
      </w:r>
      <w:r w:rsidR="00A72E6A" w:rsidRPr="00B207B1">
        <w:rPr>
          <w:rFonts w:hAnsiTheme="minorEastAsia" w:hint="eastAsia"/>
          <w:color w:val="000000" w:themeColor="text1"/>
          <w:rPrChange w:id="6582" w:author="JY0225" w:date="2017-08-24T12:09:00Z">
            <w:rPr>
              <w:rFonts w:hint="eastAsia"/>
              <w:color w:val="000000" w:themeColor="text1"/>
            </w:rPr>
          </w:rPrChange>
        </w:rPr>
        <w:t>通过</w:t>
      </w:r>
      <w:r w:rsidR="00A72E6A" w:rsidRPr="00B207B1">
        <w:rPr>
          <w:rFonts w:hAnsiTheme="minorEastAsia"/>
          <w:color w:val="000000" w:themeColor="text1"/>
          <w:rPrChange w:id="6583" w:author="JY0225" w:date="2017-08-24T12:09:00Z">
            <w:rPr>
              <w:color w:val="000000" w:themeColor="text1"/>
            </w:rPr>
          </w:rPrChange>
        </w:rPr>
        <w:t>WebSocket</w:t>
      </w:r>
      <w:r w:rsidR="00A72E6A" w:rsidRPr="00B207B1">
        <w:rPr>
          <w:rFonts w:hAnsiTheme="minorEastAsia" w:hint="eastAsia"/>
          <w:color w:val="000000" w:themeColor="text1"/>
          <w:rPrChange w:id="6584" w:author="JY0225" w:date="2017-08-24T12:09:00Z">
            <w:rPr>
              <w:rFonts w:hint="eastAsia"/>
              <w:color w:val="000000" w:themeColor="text1"/>
            </w:rPr>
          </w:rPrChange>
        </w:rPr>
        <w:t>向服务器发送请求，</w:t>
      </w:r>
      <w:r w:rsidR="00A72E6A" w:rsidRPr="00B207B1">
        <w:rPr>
          <w:rFonts w:hAnsiTheme="minorEastAsia"/>
          <w:color w:val="000000" w:themeColor="text1"/>
          <w:rPrChange w:id="6585" w:author="JY0225" w:date="2017-08-24T12:09:00Z">
            <w:rPr>
              <w:color w:val="000000" w:themeColor="text1"/>
            </w:rPr>
          </w:rPrChange>
        </w:rPr>
        <w:t>Firefox</w:t>
      </w:r>
      <w:r w:rsidR="002E5718" w:rsidRPr="00B207B1">
        <w:rPr>
          <w:rFonts w:hAnsiTheme="minorEastAsia" w:hint="eastAsia"/>
          <w:color w:val="000000" w:themeColor="text1"/>
          <w:rPrChange w:id="6586" w:author="JY0225" w:date="2017-08-24T12:09:00Z">
            <w:rPr>
              <w:rFonts w:hint="eastAsia"/>
              <w:color w:val="000000" w:themeColor="text1"/>
            </w:rPr>
          </w:rPrChange>
        </w:rPr>
        <w:t>扩展</w:t>
      </w:r>
      <w:r w:rsidR="00A72E6A" w:rsidRPr="00B207B1">
        <w:rPr>
          <w:rFonts w:hAnsiTheme="minorEastAsia" w:hint="eastAsia"/>
          <w:color w:val="000000" w:themeColor="text1"/>
          <w:rPrChange w:id="6587" w:author="JY0225" w:date="2017-08-24T12:09:00Z">
            <w:rPr>
              <w:rFonts w:hint="eastAsia"/>
              <w:color w:val="000000" w:themeColor="text1"/>
            </w:rPr>
          </w:rPrChange>
        </w:rPr>
        <w:t>的请求由“</w:t>
      </w:r>
      <w:r w:rsidR="00A72E6A" w:rsidRPr="00B207B1">
        <w:rPr>
          <w:rFonts w:hAnsiTheme="minorEastAsia"/>
          <w:color w:val="000000" w:themeColor="text1"/>
          <w:rPrChange w:id="6588" w:author="JY0225" w:date="2017-08-24T12:09:00Z">
            <w:rPr>
              <w:color w:val="000000" w:themeColor="text1"/>
            </w:rPr>
          </w:rPrChange>
        </w:rPr>
        <w:t>firefox_</w:t>
      </w:r>
      <w:r w:rsidR="00A72E6A" w:rsidRPr="00B207B1">
        <w:rPr>
          <w:rFonts w:hAnsiTheme="minorEastAsia" w:hint="eastAsia"/>
          <w:color w:val="000000" w:themeColor="text1"/>
          <w:rPrChange w:id="6589" w:author="JY0225" w:date="2017-08-24T12:09:00Z">
            <w:rPr>
              <w:rFonts w:hint="eastAsia"/>
              <w:color w:val="000000" w:themeColor="text1"/>
            </w:rPr>
          </w:rPrChange>
        </w:rPr>
        <w:t>”标识。</w:t>
      </w:r>
      <w:r w:rsidR="006C3495" w:rsidRPr="00B207B1">
        <w:rPr>
          <w:rFonts w:hAnsiTheme="minorEastAsia"/>
          <w:color w:val="000000" w:themeColor="text1"/>
          <w:rPrChange w:id="6590" w:author="JY0225" w:date="2017-08-24T12:09:00Z">
            <w:rPr>
              <w:color w:val="000000" w:themeColor="text1"/>
            </w:rPr>
          </w:rPrChange>
        </w:rPr>
        <w:t>Java SDK</w:t>
      </w:r>
      <w:r w:rsidR="006C3495" w:rsidRPr="00B207B1">
        <w:rPr>
          <w:rFonts w:hAnsiTheme="minorEastAsia" w:hint="eastAsia"/>
          <w:color w:val="000000" w:themeColor="text1"/>
          <w:rPrChange w:id="6591" w:author="JY0225" w:date="2017-08-24T12:09:00Z">
            <w:rPr>
              <w:rFonts w:hint="eastAsia"/>
              <w:color w:val="000000" w:themeColor="text1"/>
            </w:rPr>
          </w:rPrChange>
        </w:rPr>
        <w:t>通过</w:t>
      </w:r>
      <w:r w:rsidR="006C3495" w:rsidRPr="00B207B1">
        <w:rPr>
          <w:rFonts w:hAnsiTheme="minorEastAsia"/>
          <w:color w:val="000000" w:themeColor="text1"/>
          <w:rPrChange w:id="6592" w:author="JY0225" w:date="2017-08-24T12:09:00Z">
            <w:rPr>
              <w:color w:val="000000" w:themeColor="text1"/>
            </w:rPr>
          </w:rPrChange>
        </w:rPr>
        <w:t>Socket</w:t>
      </w:r>
      <w:r w:rsidR="006C3495" w:rsidRPr="00B207B1">
        <w:rPr>
          <w:rFonts w:hAnsiTheme="minorEastAsia" w:hint="eastAsia"/>
          <w:color w:val="000000" w:themeColor="text1"/>
          <w:rPrChange w:id="6593"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594" w:author="JY0225" w:date="2017-08-24T12:09:00Z">
            <w:rPr>
              <w:color w:val="000000" w:themeColor="text1"/>
            </w:rPr>
          </w:rPrChange>
        </w:rPr>
        <w:t>java_</w:t>
      </w:r>
      <w:r w:rsidR="006C3495" w:rsidRPr="00B207B1">
        <w:rPr>
          <w:rFonts w:hAnsiTheme="minorEastAsia" w:hint="eastAsia"/>
          <w:color w:val="000000" w:themeColor="text1"/>
          <w:rPrChange w:id="6595" w:author="JY0225" w:date="2017-08-24T12:09:00Z">
            <w:rPr>
              <w:rFonts w:hint="eastAsia"/>
              <w:color w:val="000000" w:themeColor="text1"/>
            </w:rPr>
          </w:rPrChange>
        </w:rPr>
        <w:t>”标识。</w:t>
      </w:r>
      <w:r w:rsidR="0043301D" w:rsidRPr="00B207B1">
        <w:rPr>
          <w:rFonts w:hAnsiTheme="minorEastAsia" w:hint="eastAsia"/>
          <w:color w:val="000000" w:themeColor="text1"/>
          <w:rPrChange w:id="6596"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6597" w:author="JY0225" w:date="2017-08-24T12:09:00Z">
            <w:rPr>
              <w:rFonts w:hint="eastAsia"/>
              <w:color w:val="000000" w:themeColor="text1"/>
            </w:rPr>
          </w:rPrChange>
        </w:rPr>
        <w:t>云</w:t>
      </w:r>
      <w:r w:rsidR="00476838" w:rsidRPr="00B207B1">
        <w:rPr>
          <w:rFonts w:hAnsiTheme="minorEastAsia" w:hint="eastAsia"/>
          <w:color w:val="000000" w:themeColor="text1"/>
          <w:rPrChange w:id="6598" w:author="JY0225" w:date="2017-08-24T12:09:00Z">
            <w:rPr>
              <w:rFonts w:hint="eastAsia"/>
              <w:color w:val="000000" w:themeColor="text1"/>
            </w:rPr>
          </w:rPrChange>
        </w:rPr>
        <w:t>备份</w:t>
      </w:r>
      <w:r w:rsidR="0043301D" w:rsidRPr="00B207B1">
        <w:rPr>
          <w:rFonts w:hAnsiTheme="minorEastAsia" w:hint="eastAsia"/>
          <w:color w:val="000000" w:themeColor="text1"/>
          <w:rPrChange w:id="6599" w:author="JY0225" w:date="2017-08-24T12:09:00Z">
            <w:rPr>
              <w:rFonts w:hint="eastAsia"/>
              <w:color w:val="000000" w:themeColor="text1"/>
            </w:rPr>
          </w:rPrChange>
        </w:rPr>
        <w:t>平台提供的接口。</w:t>
      </w:r>
      <w:r w:rsidR="00FC191A">
        <w:rPr>
          <w:rFonts w:hAnsiTheme="minorEastAsia" w:hint="eastAsia"/>
          <w:color w:val="000000" w:themeColor="text1"/>
        </w:rPr>
        <w:t>测试结果如</w:t>
      </w:r>
      <w:r w:rsidR="007768E9" w:rsidRPr="00B207B1">
        <w:rPr>
          <w:rFonts w:hAnsiTheme="minorEastAsia" w:hint="eastAsia"/>
          <w:color w:val="000000" w:themeColor="text1"/>
          <w:rPrChange w:id="6600"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7768E9" w:rsidRPr="00B207B1">
        <w:rPr>
          <w:rFonts w:hAnsiTheme="minorEastAsia" w:hint="eastAsia"/>
          <w:color w:val="000000" w:themeColor="text1"/>
          <w:rPrChange w:id="6601" w:author="JY0225" w:date="2017-08-24T12:09:00Z">
            <w:rPr>
              <w:rFonts w:hint="eastAsia"/>
              <w:color w:val="000000" w:themeColor="text1"/>
            </w:rPr>
          </w:rPrChange>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602" w:author="JY0225" w:date="2017-08-24T12:09:00Z">
            <w:rPr>
              <w:color w:val="000000" w:themeColor="text1"/>
            </w:rPr>
          </w:rPrChange>
        </w:rPr>
        <w:pPrChange w:id="6603" w:author="JY0225" w:date="2017-08-24T12:09:00Z">
          <w:pPr>
            <w:spacing w:line="360" w:lineRule="auto"/>
            <w:ind w:left="420"/>
            <w:jc w:val="center"/>
          </w:pPr>
        </w:pPrChange>
      </w:pPr>
      <w:r w:rsidRPr="00B207B1">
        <w:rPr>
          <w:rFonts w:hAnsiTheme="minorEastAsia" w:hint="eastAsia"/>
          <w:color w:val="000000" w:themeColor="text1"/>
          <w:rPrChange w:id="6604" w:author="JY0225" w:date="2017-08-24T12:09:00Z">
            <w:rPr>
              <w:rFonts w:hint="eastAsia"/>
              <w:color w:val="000000" w:themeColor="text1"/>
            </w:rPr>
          </w:rPrChange>
        </w:rPr>
        <w:t>图</w:t>
      </w:r>
      <w:r w:rsidR="00E86A68" w:rsidRPr="00B207B1">
        <w:rPr>
          <w:rFonts w:hAnsiTheme="minorEastAsia"/>
          <w:color w:val="000000" w:themeColor="text1"/>
          <w:rPrChange w:id="6605" w:author="JY0225" w:date="2017-08-24T12:09:00Z">
            <w:rPr>
              <w:color w:val="000000" w:themeColor="text1"/>
            </w:rPr>
          </w:rPrChange>
        </w:rPr>
        <w:t>6-6</w:t>
      </w:r>
      <w:r w:rsidRPr="00B207B1">
        <w:rPr>
          <w:rFonts w:hAnsiTheme="minorEastAsia"/>
          <w:color w:val="000000" w:themeColor="text1"/>
          <w:rPrChange w:id="6606" w:author="JY0225" w:date="2017-08-24T12:09:00Z">
            <w:rPr>
              <w:color w:val="000000" w:themeColor="text1"/>
            </w:rPr>
          </w:rPrChange>
        </w:rPr>
        <w:t xml:space="preserve"> </w:t>
      </w:r>
      <w:r w:rsidR="00C06286" w:rsidRPr="00B207B1">
        <w:rPr>
          <w:rFonts w:hAnsiTheme="minorEastAsia"/>
          <w:color w:val="000000" w:themeColor="text1"/>
          <w:rPrChange w:id="6607" w:author="JY0225" w:date="2017-08-24T12:09:00Z">
            <w:rPr>
              <w:color w:val="000000" w:themeColor="text1"/>
            </w:rPr>
          </w:rPrChange>
        </w:rPr>
        <w:t>Java SDK</w:t>
      </w:r>
      <w:r w:rsidR="00C06286" w:rsidRPr="00B207B1">
        <w:rPr>
          <w:rFonts w:hAnsiTheme="minorEastAsia" w:hint="eastAsia"/>
          <w:color w:val="000000" w:themeColor="text1"/>
          <w:rPrChange w:id="6608" w:author="JY0225" w:date="2017-08-24T12:09:00Z">
            <w:rPr>
              <w:rFonts w:hint="eastAsia"/>
              <w:color w:val="000000" w:themeColor="text1"/>
            </w:rPr>
          </w:rPrChange>
        </w:rPr>
        <w:t>测试</w:t>
      </w:r>
      <w:r w:rsidRPr="00B207B1">
        <w:rPr>
          <w:rFonts w:hAnsiTheme="minorEastAsia" w:hint="eastAsia"/>
          <w:color w:val="000000" w:themeColor="text1"/>
          <w:rPrChange w:id="6609" w:author="JY0225" w:date="2017-08-24T12:09:00Z">
            <w:rPr>
              <w:rFonts w:hint="eastAsia"/>
              <w:color w:val="000000" w:themeColor="text1"/>
            </w:rPr>
          </w:rPrChange>
        </w:rPr>
        <w:t>图</w:t>
      </w:r>
    </w:p>
    <w:p w14:paraId="28E806B8" w14:textId="0DED291D" w:rsidR="00955D51" w:rsidRPr="00B207B1" w:rsidRDefault="00806FAC">
      <w:pPr>
        <w:spacing w:line="400" w:lineRule="exact"/>
        <w:ind w:firstLineChars="200" w:firstLine="480"/>
        <w:rPr>
          <w:rFonts w:hAnsiTheme="minorEastAsia"/>
          <w:color w:val="000000" w:themeColor="text1"/>
          <w:rPrChange w:id="6610" w:author="JY0225" w:date="2017-08-24T12:09:00Z">
            <w:rPr>
              <w:color w:val="000000" w:themeColor="text1"/>
            </w:rPr>
          </w:rPrChange>
        </w:rPr>
      </w:pPr>
      <w:r w:rsidRPr="00B207B1">
        <w:rPr>
          <w:rFonts w:hAnsiTheme="minorEastAsia" w:hint="eastAsia"/>
          <w:color w:val="000000" w:themeColor="text1"/>
          <w:rPrChange w:id="6611"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6612" w:author="JY0225" w:date="2017-08-24T12:09:00Z">
            <w:rPr>
              <w:rFonts w:hint="eastAsia"/>
              <w:color w:val="000000" w:themeColor="text1"/>
            </w:rPr>
          </w:rPrChange>
        </w:rPr>
        <w:t>所示的是</w:t>
      </w:r>
      <w:r w:rsidRPr="00B207B1">
        <w:rPr>
          <w:rFonts w:hAnsiTheme="minorEastAsia"/>
          <w:color w:val="000000" w:themeColor="text1"/>
          <w:rPrChange w:id="6613" w:author="JY0225" w:date="2017-08-24T12:09:00Z">
            <w:rPr>
              <w:color w:val="000000" w:themeColor="text1"/>
            </w:rPr>
          </w:rPrChange>
        </w:rPr>
        <w:t>Firefox</w:t>
      </w:r>
      <w:r w:rsidRPr="00B207B1">
        <w:rPr>
          <w:rFonts w:hAnsiTheme="minorEastAsia" w:hint="eastAsia"/>
          <w:color w:val="000000" w:themeColor="text1"/>
          <w:rPrChange w:id="6614"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6615" w:author="JY0225" w:date="2017-08-24T12:09:00Z">
            <w:rPr>
              <w:rFonts w:hint="eastAsia"/>
              <w:color w:val="000000" w:themeColor="text1"/>
            </w:rPr>
          </w:rPrChange>
        </w:rPr>
        <w:t>界面上。</w:t>
      </w:r>
      <w:r w:rsidR="00A9424A" w:rsidRPr="00B207B1">
        <w:rPr>
          <w:rFonts w:hAnsiTheme="minorEastAsia" w:hint="eastAsia"/>
          <w:color w:val="000000" w:themeColor="text1"/>
          <w:rPrChange w:id="6616"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617" w:author="JY0225" w:date="2017-08-24T12:09:00Z">
            <w:rPr>
              <w:rFonts w:hint="eastAsia"/>
              <w:color w:val="000000" w:themeColor="text1"/>
            </w:rPr>
          </w:rPrChange>
        </w:rPr>
        <w:t>所示的是</w:t>
      </w:r>
      <w:r w:rsidR="00A9424A" w:rsidRPr="00B207B1">
        <w:rPr>
          <w:rFonts w:hAnsiTheme="minorEastAsia"/>
          <w:color w:val="000000" w:themeColor="text1"/>
          <w:rPrChange w:id="6618" w:author="JY0225" w:date="2017-08-24T12:09:00Z">
            <w:rPr>
              <w:color w:val="000000" w:themeColor="text1"/>
            </w:rPr>
          </w:rPrChange>
        </w:rPr>
        <w:t>Java SDK</w:t>
      </w:r>
      <w:r w:rsidR="00A9424A" w:rsidRPr="00B207B1">
        <w:rPr>
          <w:rFonts w:hAnsiTheme="minorEastAsia" w:hint="eastAsia"/>
          <w:color w:val="000000" w:themeColor="text1"/>
          <w:rPrChange w:id="6619"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620" w:author="JY0225" w:date="2017-08-24T12:09:00Z">
            <w:rPr>
              <w:color w:val="000000" w:themeColor="text1"/>
            </w:rPr>
          </w:rPrChange>
        </w:rPr>
        <w:t>Middleware.jar</w:t>
      </w:r>
      <w:r w:rsidR="00A9424A" w:rsidRPr="00B207B1">
        <w:rPr>
          <w:rFonts w:hAnsiTheme="minorEastAsia" w:hint="eastAsia"/>
          <w:color w:val="000000" w:themeColor="text1"/>
          <w:rPrChange w:id="6621"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622" w:author="JY0225" w:date="2017-08-24T12:09:00Z">
            <w:rPr>
              <w:rFonts w:hint="eastAsia"/>
              <w:color w:val="000000" w:themeColor="text1"/>
            </w:rPr>
          </w:rPrChange>
        </w:rPr>
        <w:t>备份</w:t>
      </w:r>
      <w:r w:rsidR="00A9424A" w:rsidRPr="00B207B1">
        <w:rPr>
          <w:rFonts w:hAnsiTheme="minorEastAsia" w:hint="eastAsia"/>
          <w:color w:val="000000" w:themeColor="text1"/>
          <w:rPrChange w:id="6623" w:author="JY0225" w:date="2017-08-24T12:09:00Z">
            <w:rPr>
              <w:rFonts w:hint="eastAsia"/>
              <w:color w:val="000000" w:themeColor="text1"/>
            </w:rPr>
          </w:rPrChange>
        </w:rPr>
        <w:t>空间接口，返回的是</w:t>
      </w:r>
      <w:r w:rsidR="00AA51D8" w:rsidRPr="00B207B1">
        <w:rPr>
          <w:rFonts w:hAnsiTheme="minorEastAsia"/>
          <w:color w:val="000000" w:themeColor="text1"/>
          <w:rPrChange w:id="6624" w:author="JY0225" w:date="2017-08-24T12:09:00Z">
            <w:rPr>
              <w:color w:val="000000" w:themeColor="text1"/>
            </w:rPr>
          </w:rPrChange>
        </w:rPr>
        <w:t>J</w:t>
      </w:r>
      <w:r w:rsidR="00A9424A" w:rsidRPr="00B207B1">
        <w:rPr>
          <w:rFonts w:hAnsiTheme="minorEastAsia"/>
          <w:color w:val="000000" w:themeColor="text1"/>
          <w:rPrChange w:id="6625" w:author="JY0225" w:date="2017-08-24T12:09:00Z">
            <w:rPr>
              <w:color w:val="000000" w:themeColor="text1"/>
            </w:rPr>
          </w:rPrChange>
        </w:rPr>
        <w:t>son</w:t>
      </w:r>
      <w:r w:rsidR="00A9424A" w:rsidRPr="00B207B1">
        <w:rPr>
          <w:rFonts w:hAnsiTheme="minorEastAsia" w:hint="eastAsia"/>
          <w:color w:val="000000" w:themeColor="text1"/>
          <w:rPrChange w:id="6626" w:author="JY0225" w:date="2017-08-24T12:09:00Z">
            <w:rPr>
              <w:rFonts w:hint="eastAsia"/>
              <w:color w:val="000000" w:themeColor="text1"/>
            </w:rPr>
          </w:rPrChange>
        </w:rPr>
        <w:t>格式的数据</w:t>
      </w:r>
      <w:del w:id="6627" w:author="微软用户" w:date="2017-08-24T21:29:00Z">
        <w:r w:rsidR="003376D8" w:rsidRPr="00B207B1" w:rsidDel="001A2F94">
          <w:rPr>
            <w:rFonts w:hAnsiTheme="minorEastAsia"/>
            <w:color w:val="000000" w:themeColor="text1"/>
            <w:vertAlign w:val="superscript"/>
            <w:rPrChange w:id="6628"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629"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630"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631"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632"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633"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634" w:author="JY0225" w:date="2017-08-24T12:09:00Z">
              <w:rPr>
                <w:color w:val="000000" w:themeColor="text1"/>
                <w:vertAlign w:val="superscript"/>
              </w:rPr>
            </w:rPrChange>
          </w:rPr>
          <w:fldChar w:fldCharType="end"/>
        </w:r>
      </w:del>
      <w:ins w:id="6635"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[36]</w:t>
      </w:r>
      <w:ins w:id="6636"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637" w:author="JY0225" w:date="2017-08-24T12:09:00Z">
            <w:rPr>
              <w:rFonts w:hint="eastAsia"/>
              <w:color w:val="000000" w:themeColor="text1"/>
            </w:rPr>
          </w:rPrChange>
        </w:rPr>
        <w:t>。</w:t>
      </w:r>
      <w:r w:rsidR="000D29FA" w:rsidRPr="00B207B1">
        <w:rPr>
          <w:rFonts w:hAnsiTheme="minorEastAsia"/>
          <w:color w:val="000000" w:themeColor="text1"/>
          <w:rPrChange w:id="6638" w:author="JY0225" w:date="2017-08-24T12:09:00Z">
            <w:rPr>
              <w:color w:val="000000" w:themeColor="text1"/>
            </w:rPr>
          </w:rPrChange>
        </w:rPr>
        <w:t>Firefox</w:t>
      </w:r>
      <w:r w:rsidR="002E5718" w:rsidRPr="00B207B1">
        <w:rPr>
          <w:rFonts w:hAnsiTheme="minorEastAsia" w:hint="eastAsia"/>
          <w:color w:val="000000" w:themeColor="text1"/>
          <w:rPrChange w:id="6639" w:author="JY0225" w:date="2017-08-24T12:09:00Z">
            <w:rPr>
              <w:rFonts w:hint="eastAsia"/>
              <w:color w:val="000000" w:themeColor="text1"/>
            </w:rPr>
          </w:rPrChange>
        </w:rPr>
        <w:t>扩展</w:t>
      </w:r>
      <w:r w:rsidR="000D29FA" w:rsidRPr="00B207B1">
        <w:rPr>
          <w:rFonts w:hAnsiTheme="minorEastAsia" w:hint="eastAsia"/>
          <w:color w:val="000000" w:themeColor="text1"/>
          <w:rPrChange w:id="6640" w:author="JY0225" w:date="2017-08-24T12:09:00Z">
            <w:rPr>
              <w:rFonts w:hint="eastAsia"/>
              <w:color w:val="000000" w:themeColor="text1"/>
            </w:rPr>
          </w:rPrChange>
        </w:rPr>
        <w:t>以及</w:t>
      </w:r>
      <w:r w:rsidR="000D29FA" w:rsidRPr="00B207B1">
        <w:rPr>
          <w:rFonts w:hAnsiTheme="minorEastAsia"/>
          <w:color w:val="000000" w:themeColor="text1"/>
          <w:rPrChange w:id="6641" w:author="JY0225" w:date="2017-08-24T12:09:00Z">
            <w:rPr>
              <w:color w:val="000000" w:themeColor="text1"/>
            </w:rPr>
          </w:rPrChange>
        </w:rPr>
        <w:t>Java SDK</w:t>
      </w:r>
      <w:r w:rsidR="000D29FA" w:rsidRPr="00B207B1">
        <w:rPr>
          <w:rFonts w:hAnsiTheme="minorEastAsia" w:hint="eastAsia"/>
          <w:color w:val="000000" w:themeColor="text1"/>
          <w:rPrChange w:id="6642" w:author="JY0225" w:date="2017-08-24T12:09:00Z">
            <w:rPr>
              <w:rFonts w:hint="eastAsia"/>
              <w:color w:val="000000" w:themeColor="text1"/>
            </w:rPr>
          </w:rPrChange>
        </w:rPr>
        <w:t>实现了与</w:t>
      </w:r>
      <w:r w:rsidR="00E4327E" w:rsidRPr="00B207B1">
        <w:rPr>
          <w:rFonts w:hAnsiTheme="minorEastAsia" w:hint="eastAsia"/>
          <w:color w:val="000000" w:themeColor="text1"/>
          <w:rPrChange w:id="6643" w:author="JY0225" w:date="2017-08-24T12:09:00Z">
            <w:rPr>
              <w:rFonts w:hint="eastAsia"/>
              <w:color w:val="000000" w:themeColor="text1"/>
            </w:rPr>
          </w:rPrChange>
        </w:rPr>
        <w:t>现有</w:t>
      </w:r>
      <w:r w:rsidR="000D29FA" w:rsidRPr="00B207B1">
        <w:rPr>
          <w:rFonts w:hAnsiTheme="minorEastAsia" w:hint="eastAsia"/>
          <w:color w:val="000000" w:themeColor="text1"/>
          <w:rPrChange w:id="6644" w:author="JY0225" w:date="2017-08-24T12:09:00Z">
            <w:rPr>
              <w:rFonts w:hint="eastAsia"/>
              <w:color w:val="000000" w:themeColor="text1"/>
            </w:rPr>
          </w:rPrChange>
        </w:rPr>
        <w:t>的</w:t>
      </w:r>
      <w:r w:rsidR="000D29FA" w:rsidRPr="00B207B1">
        <w:rPr>
          <w:rFonts w:hAnsiTheme="minorEastAsia"/>
          <w:color w:val="000000" w:themeColor="text1"/>
          <w:rPrChange w:id="6645" w:author="JY0225" w:date="2017-08-24T12:09:00Z">
            <w:rPr>
              <w:color w:val="000000" w:themeColor="text1"/>
            </w:rPr>
          </w:rPrChange>
        </w:rPr>
        <w:t>CLI</w:t>
      </w:r>
      <w:r w:rsidR="000D29FA" w:rsidRPr="00B207B1">
        <w:rPr>
          <w:rFonts w:hAnsiTheme="minorEastAsia" w:hint="eastAsia"/>
          <w:color w:val="000000" w:themeColor="text1"/>
          <w:rPrChange w:id="6646"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647" w:author="微软用户" w:date="2017-08-18T22:54:00Z">
          <w:pPr>
            <w:pStyle w:val="21"/>
          </w:pPr>
        </w:pPrChange>
      </w:pPr>
      <w:bookmarkStart w:id="6648" w:name="_Toc492457644"/>
      <w:r w:rsidRPr="00B207B1">
        <w:lastRenderedPageBreak/>
        <w:t>6.4</w:t>
      </w:r>
      <w:r w:rsidR="0055000A" w:rsidRPr="00B207B1">
        <w:t xml:space="preserve"> </w:t>
      </w:r>
      <w:r w:rsidR="0055000A" w:rsidRPr="00B207B1">
        <w:t>性能</w:t>
      </w:r>
      <w:r w:rsidR="007462AC" w:rsidRPr="00B207B1">
        <w:t>分析</w:t>
      </w:r>
      <w:bookmarkEnd w:id="6648"/>
    </w:p>
    <w:p w14:paraId="59C47EED" w14:textId="77777777" w:rsidR="00860818" w:rsidRPr="00B207B1" w:rsidRDefault="00860818" w:rsidP="006263CF">
      <w:pPr>
        <w:pStyle w:val="31"/>
      </w:pPr>
      <w:bookmarkStart w:id="6649" w:name="_Toc492457645"/>
      <w:r w:rsidRPr="00B207B1">
        <w:t>6.4.1</w:t>
      </w:r>
      <w:r w:rsidRPr="00B207B1">
        <w:t>安全性分析</w:t>
      </w:r>
      <w:bookmarkEnd w:id="6649"/>
    </w:p>
    <w:p w14:paraId="62462BA7" w14:textId="77777777" w:rsidR="00D326DB" w:rsidRPr="00B207B1" w:rsidRDefault="00D326DB">
      <w:pPr>
        <w:spacing w:line="400" w:lineRule="exact"/>
        <w:rPr>
          <w:rFonts w:hAnsiTheme="minorEastAsia"/>
          <w:color w:val="000000" w:themeColor="text1"/>
          <w:rPrChange w:id="6650" w:author="JY0225" w:date="2017-08-24T12:09:00Z">
            <w:rPr>
              <w:color w:val="000000" w:themeColor="text1"/>
            </w:rPr>
          </w:rPrChange>
        </w:rPr>
        <w:pPrChange w:id="6651" w:author="JY0225" w:date="2017-08-24T12:09:00Z">
          <w:pPr/>
        </w:pPrChange>
      </w:pPr>
      <w:r w:rsidRPr="00B207B1">
        <w:tab/>
      </w:r>
      <w:r w:rsidRPr="00B207B1">
        <w:rPr>
          <w:rFonts w:hAnsiTheme="minorEastAsia"/>
          <w:color w:val="000000" w:themeColor="text1"/>
          <w:rPrChange w:id="6652" w:author="JY0225" w:date="2017-08-24T12:09:00Z">
            <w:rPr>
              <w:color w:val="000000" w:themeColor="text1"/>
            </w:rPr>
          </w:rPrChange>
        </w:rPr>
        <w:t>1</w:t>
      </w:r>
      <w:r w:rsidRPr="00B207B1">
        <w:rPr>
          <w:rFonts w:hAnsiTheme="minorEastAsia" w:hint="eastAsia"/>
          <w:color w:val="000000" w:themeColor="text1"/>
          <w:rPrChange w:id="6653" w:author="JY0225" w:date="2017-08-24T12:09:00Z">
            <w:rPr>
              <w:rFonts w:hint="eastAsia"/>
              <w:color w:val="000000" w:themeColor="text1"/>
            </w:rPr>
          </w:rPrChange>
        </w:rPr>
        <w:t>）</w:t>
      </w:r>
      <w:r w:rsidR="00056D34" w:rsidRPr="00B207B1">
        <w:rPr>
          <w:rFonts w:hAnsiTheme="minorEastAsia" w:hint="eastAsia"/>
          <w:color w:val="000000" w:themeColor="text1"/>
          <w:rPrChange w:id="6654" w:author="JY0225" w:date="2017-08-24T12:09:00Z">
            <w:rPr>
              <w:rFonts w:hint="eastAsia"/>
              <w:color w:val="000000" w:themeColor="text1"/>
            </w:rPr>
          </w:rPrChange>
        </w:rPr>
        <w:t>会话信息</w:t>
      </w:r>
      <w:r w:rsidR="00262415" w:rsidRPr="00B207B1">
        <w:rPr>
          <w:rFonts w:hAnsiTheme="minorEastAsia" w:hint="eastAsia"/>
          <w:color w:val="000000" w:themeColor="text1"/>
          <w:rPrChange w:id="6655"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6656" w:author="JY0225" w:date="2017-08-24T12:09:00Z">
            <w:rPr>
              <w:rFonts w:ascii="Times New Roman" w:hAnsi="Times New Roman"/>
              <w:spacing w:val="10"/>
              <w:szCs w:val="20"/>
            </w:rPr>
          </w:rPrChange>
        </w:rPr>
      </w:pPr>
      <w:r w:rsidRPr="00B207B1">
        <w:rPr>
          <w:rFonts w:hAnsiTheme="minorEastAsia"/>
          <w:rPrChange w:id="6657" w:author="JY0225" w:date="2017-08-24T12:09:00Z">
            <w:rPr/>
          </w:rPrChange>
        </w:rPr>
        <w:tab/>
      </w:r>
      <w:r w:rsidR="00224D4D" w:rsidRPr="00B207B1">
        <w:rPr>
          <w:rFonts w:hAnsiTheme="minorEastAsia" w:hint="eastAsia"/>
          <w:color w:val="000000" w:themeColor="text1"/>
          <w:rPrChange w:id="6658"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659"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6660" w:author="JY0225" w:date="2017-08-24T12:09:00Z">
            <w:rPr>
              <w:rFonts w:hint="eastAsia"/>
              <w:color w:val="000000" w:themeColor="text1"/>
            </w:rPr>
          </w:rPrChange>
        </w:rPr>
        <w:t>采用了</w:t>
      </w:r>
      <w:r w:rsidRPr="00B207B1">
        <w:rPr>
          <w:rFonts w:hAnsiTheme="minorEastAsia"/>
          <w:color w:val="000000" w:themeColor="text1"/>
          <w:rPrChange w:id="6661" w:author="JY0225" w:date="2017-08-24T12:09:00Z">
            <w:rPr>
              <w:color w:val="000000" w:themeColor="text1"/>
            </w:rPr>
          </w:rPrChange>
        </w:rPr>
        <w:t>128</w:t>
      </w:r>
      <w:r w:rsidRPr="00B207B1">
        <w:rPr>
          <w:rFonts w:hAnsiTheme="minorEastAsia" w:hint="eastAsia"/>
          <w:color w:val="000000" w:themeColor="text1"/>
          <w:rPrChange w:id="6662" w:author="JY0225" w:date="2017-08-24T12:09:00Z">
            <w:rPr>
              <w:rFonts w:hint="eastAsia"/>
              <w:color w:val="000000" w:themeColor="text1"/>
            </w:rPr>
          </w:rPrChange>
        </w:rPr>
        <w:t>位的</w:t>
      </w:r>
      <w:r w:rsidRPr="00B207B1">
        <w:rPr>
          <w:rFonts w:hAnsiTheme="minorEastAsia"/>
          <w:color w:val="000000" w:themeColor="text1"/>
          <w:rPrChange w:id="6663" w:author="JY0225" w:date="2017-08-24T12:09:00Z">
            <w:rPr>
              <w:color w:val="000000" w:themeColor="text1"/>
            </w:rPr>
          </w:rPrChange>
        </w:rPr>
        <w:t>SSL</w:t>
      </w:r>
      <w:r w:rsidRPr="00B207B1">
        <w:rPr>
          <w:rFonts w:hAnsiTheme="minorEastAsia" w:hint="eastAsia"/>
          <w:color w:val="000000" w:themeColor="text1"/>
          <w:rPrChange w:id="6664"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6665"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6666" w:author="JY0225" w:date="2017-08-24T12:09:00Z">
            <w:rPr>
              <w:color w:val="000000" w:themeColor="text1"/>
            </w:rPr>
          </w:rPrChange>
        </w:rPr>
        <w:t>AES</w:t>
      </w:r>
      <w:r w:rsidRPr="00B207B1">
        <w:rPr>
          <w:rFonts w:hAnsiTheme="minorEastAsia" w:hint="eastAsia"/>
          <w:color w:val="000000" w:themeColor="text1"/>
          <w:rPrChange w:id="6667" w:author="JY0225" w:date="2017-08-24T12:09:00Z">
            <w:rPr>
              <w:rFonts w:hint="eastAsia"/>
              <w:color w:val="000000" w:themeColor="text1"/>
            </w:rPr>
          </w:rPrChange>
        </w:rPr>
        <w:t>加密算法</w:t>
      </w:r>
      <w:r w:rsidR="00096556" w:rsidRPr="00B207B1">
        <w:rPr>
          <w:rFonts w:hAnsiTheme="minorEastAsia" w:hint="eastAsia"/>
          <w:color w:val="000000" w:themeColor="text1"/>
          <w:rPrChange w:id="6668" w:author="JY0225" w:date="2017-08-24T12:09:00Z">
            <w:rPr>
              <w:rFonts w:hint="eastAsia"/>
              <w:color w:val="000000" w:themeColor="text1"/>
            </w:rPr>
          </w:rPrChange>
        </w:rPr>
        <w:t>。</w:t>
      </w:r>
      <w:r w:rsidR="007C49F1" w:rsidRPr="00B207B1">
        <w:rPr>
          <w:rFonts w:hAnsiTheme="minorEastAsia" w:hint="eastAsia"/>
          <w:szCs w:val="20"/>
          <w:rPrChange w:id="6669"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670"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671"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672"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673"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674"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675"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676"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6677" w:author="JY0225" w:date="2017-08-24T12:09:00Z">
            <w:rPr>
              <w:rFonts w:ascii="Times New Roman" w:hAnsi="Times New Roman"/>
              <w:spacing w:val="10"/>
              <w:szCs w:val="20"/>
            </w:rPr>
          </w:rPrChange>
        </w:rPr>
      </w:pPr>
      <w:r w:rsidRPr="00B207B1">
        <w:rPr>
          <w:rFonts w:hAnsiTheme="minorEastAsia"/>
          <w:szCs w:val="20"/>
          <w:rPrChange w:id="6678"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6679"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6680"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6681"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6682"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683"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684"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685"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686" w:author="JY0225" w:date="2017-08-24T12:09:00Z">
            <w:rPr>
              <w:color w:val="000000" w:themeColor="text1"/>
            </w:rPr>
          </w:rPrChange>
        </w:rPr>
      </w:pPr>
      <w:r w:rsidRPr="00B207B1">
        <w:tab/>
      </w:r>
      <w:r w:rsidR="0026260A" w:rsidRPr="00B207B1">
        <w:rPr>
          <w:rFonts w:hAnsiTheme="minorEastAsia"/>
          <w:color w:val="000000" w:themeColor="text1"/>
          <w:rPrChange w:id="6687" w:author="JY0225" w:date="2017-08-24T12:09:00Z">
            <w:rPr>
              <w:color w:val="000000" w:themeColor="text1"/>
            </w:rPr>
          </w:rPrChange>
        </w:rPr>
        <w:t>2</w:t>
      </w:r>
      <w:r w:rsidR="0026260A" w:rsidRPr="00B207B1">
        <w:rPr>
          <w:rFonts w:hAnsiTheme="minorEastAsia" w:hint="eastAsia"/>
          <w:color w:val="000000" w:themeColor="text1"/>
          <w:rPrChange w:id="6688" w:author="JY0225" w:date="2017-08-24T12:09:00Z">
            <w:rPr>
              <w:rFonts w:hint="eastAsia"/>
              <w:color w:val="000000" w:themeColor="text1"/>
            </w:rPr>
          </w:rPrChange>
        </w:rPr>
        <w:t>）</w:t>
      </w:r>
      <w:r w:rsidR="007B66D3" w:rsidRPr="00B207B1">
        <w:rPr>
          <w:rFonts w:hAnsiTheme="minorEastAsia" w:hint="eastAsia"/>
          <w:color w:val="000000" w:themeColor="text1"/>
          <w:rPrChange w:id="6689" w:author="JY0225" w:date="2017-08-24T12:09:00Z">
            <w:rPr>
              <w:rFonts w:hint="eastAsia"/>
              <w:color w:val="000000" w:themeColor="text1"/>
            </w:rPr>
          </w:rPrChange>
        </w:rPr>
        <w:t>本地缓存安全性</w:t>
      </w:r>
    </w:p>
    <w:p w14:paraId="000F4CB9" w14:textId="15F3CC97" w:rsidR="00BD467E" w:rsidRPr="00B207B1" w:rsidRDefault="00FB0A49" w:rsidP="00751AEB">
      <w:pPr>
        <w:spacing w:afterLines="30" w:after="93" w:line="400" w:lineRule="exact"/>
        <w:rPr>
          <w:rFonts w:hAnsiTheme="minorEastAsia"/>
          <w:color w:val="000000" w:themeColor="text1"/>
          <w:rPrChange w:id="6690" w:author="JY0225" w:date="2017-08-24T12:09:00Z">
            <w:rPr>
              <w:color w:val="000000" w:themeColor="text1"/>
            </w:rPr>
          </w:rPrChange>
        </w:rPr>
      </w:pPr>
      <w:r w:rsidRPr="00B207B1">
        <w:rPr>
          <w:rFonts w:hAnsiTheme="minorEastAsia"/>
          <w:color w:val="000000" w:themeColor="text1"/>
          <w:rPrChange w:id="6691" w:author="JY0225" w:date="2017-08-24T12:09:00Z">
            <w:rPr>
              <w:color w:val="000000" w:themeColor="text1"/>
            </w:rPr>
          </w:rPrChange>
        </w:rPr>
        <w:tab/>
      </w:r>
      <w:r w:rsidR="002B37E2" w:rsidRPr="00B207B1">
        <w:rPr>
          <w:rFonts w:hAnsiTheme="minorEastAsia" w:hint="eastAsia"/>
          <w:color w:val="000000" w:themeColor="text1"/>
          <w:rPrChange w:id="6692"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693"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694" w:author="JY0225" w:date="2017-08-24T12:09:00Z">
            <w:rPr>
              <w:rFonts w:hint="eastAsia"/>
              <w:color w:val="000000" w:themeColor="text1"/>
            </w:rPr>
          </w:rPrChange>
        </w:rPr>
        <w:t>，</w:t>
      </w:r>
      <w:r w:rsidR="003C0E01" w:rsidRPr="00B207B1">
        <w:rPr>
          <w:rFonts w:hAnsiTheme="minorEastAsia" w:hint="eastAsia"/>
          <w:color w:val="000000" w:themeColor="text1"/>
          <w:rPrChange w:id="6695"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6696" w:author="JY0225" w:date="2017-08-24T12:09:00Z">
            <w:rPr>
              <w:rFonts w:hint="eastAsia"/>
              <w:color w:val="000000" w:themeColor="text1"/>
            </w:rPr>
          </w:rPrChange>
        </w:rPr>
        <w:t>用户的缓存</w:t>
      </w:r>
      <w:r w:rsidR="00FC2055" w:rsidRPr="00B207B1">
        <w:rPr>
          <w:rFonts w:hAnsiTheme="minorEastAsia" w:hint="eastAsia"/>
          <w:color w:val="000000" w:themeColor="text1"/>
          <w:rPrChange w:id="6697" w:author="JY0225" w:date="2017-08-24T12:09:00Z">
            <w:rPr>
              <w:rFonts w:hint="eastAsia"/>
              <w:color w:val="000000" w:themeColor="text1"/>
            </w:rPr>
          </w:rPrChange>
        </w:rPr>
        <w:t>数据</w:t>
      </w:r>
      <w:r w:rsidR="00893BF5" w:rsidRPr="00B207B1">
        <w:rPr>
          <w:rFonts w:hAnsiTheme="minorEastAsia" w:hint="eastAsia"/>
          <w:color w:val="000000" w:themeColor="text1"/>
          <w:rPrChange w:id="6698" w:author="JY0225" w:date="2017-08-24T12:09:00Z">
            <w:rPr>
              <w:rFonts w:hint="eastAsia"/>
              <w:color w:val="000000" w:themeColor="text1"/>
            </w:rPr>
          </w:rPrChange>
        </w:rPr>
        <w:t>进行物理隔离，防止某一用户的缓存信息被其他用户窃取</w:t>
      </w:r>
      <w:del w:id="6699" w:author="微软用户" w:date="2017-08-24T21:29:00Z">
        <w:r w:rsidR="007C7265" w:rsidRPr="00B207B1" w:rsidDel="001F4DC7">
          <w:rPr>
            <w:rFonts w:hAnsiTheme="minorEastAsia"/>
            <w:vertAlign w:val="superscript"/>
            <w:rPrChange w:id="6700" w:author="JY0225" w:date="2017-08-24T12:09:00Z">
              <w:rPr>
                <w:vertAlign w:val="superscript"/>
              </w:rPr>
            </w:rPrChange>
          </w:rPr>
          <w:fldChar w:fldCharType="begin"/>
        </w:r>
        <w:r w:rsidR="007C7265" w:rsidRPr="00B207B1" w:rsidDel="001F4DC7">
          <w:rPr>
            <w:rFonts w:hAnsiTheme="minorEastAsia"/>
            <w:vertAlign w:val="superscript"/>
            <w:rPrChange w:id="6701"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702" w:author="JY0225" w:date="2017-08-24T12:09:00Z">
              <w:rPr>
                <w:rFonts w:hAnsiTheme="minorEastAsia"/>
                <w:vertAlign w:val="superscript"/>
              </w:rPr>
            </w:rPrChange>
          </w:rPr>
        </w:r>
        <w:r w:rsidR="007C7265" w:rsidRPr="00B207B1" w:rsidDel="001F4DC7">
          <w:rPr>
            <w:rFonts w:hAnsiTheme="minorEastAsia"/>
            <w:vertAlign w:val="superscript"/>
            <w:rPrChange w:id="6703" w:author="JY0225" w:date="2017-08-24T12:09:00Z">
              <w:rPr>
                <w:vertAlign w:val="superscript"/>
              </w:rPr>
            </w:rPrChange>
          </w:rPr>
          <w:fldChar w:fldCharType="separate"/>
        </w:r>
        <w:r w:rsidR="008E2759" w:rsidRPr="00B207B1" w:rsidDel="001F4DC7">
          <w:rPr>
            <w:rFonts w:hAnsiTheme="minorEastAsia"/>
            <w:vertAlign w:val="superscript"/>
            <w:rPrChange w:id="6704" w:author="JY0225" w:date="2017-08-24T12:09:00Z">
              <w:rPr>
                <w:vertAlign w:val="superscript"/>
              </w:rPr>
            </w:rPrChange>
          </w:rPr>
          <w:delText>[39]</w:delText>
        </w:r>
        <w:r w:rsidR="007C7265" w:rsidRPr="00B207B1" w:rsidDel="001F4DC7">
          <w:rPr>
            <w:rFonts w:hAnsiTheme="minorEastAsia"/>
            <w:vertAlign w:val="superscript"/>
            <w:rPrChange w:id="6705" w:author="JY0225" w:date="2017-08-24T12:09:00Z">
              <w:rPr>
                <w:vertAlign w:val="superscript"/>
              </w:rPr>
            </w:rPrChange>
          </w:rPr>
          <w:fldChar w:fldCharType="end"/>
        </w:r>
      </w:del>
      <w:ins w:id="6706"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F32D9">
        <w:rPr>
          <w:rFonts w:hAnsiTheme="minorEastAsia"/>
          <w:vertAlign w:val="superscript"/>
        </w:rPr>
        <w:t>[37]</w:t>
      </w:r>
      <w:ins w:id="6707"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708" w:author="JY0225" w:date="2017-08-24T12:09:00Z">
            <w:rPr>
              <w:rFonts w:hint="eastAsia"/>
              <w:color w:val="000000" w:themeColor="text1"/>
            </w:rPr>
          </w:rPrChange>
        </w:rPr>
        <w:t>。</w:t>
      </w:r>
      <w:r w:rsidR="00260686" w:rsidRPr="00B207B1">
        <w:rPr>
          <w:rFonts w:hAnsiTheme="minorEastAsia" w:hint="eastAsia"/>
          <w:color w:val="000000" w:themeColor="text1"/>
          <w:rPrChange w:id="6709"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710" w:author="JY0225" w:date="2017-08-24T12:09:00Z">
            <w:rPr>
              <w:color w:val="000000" w:themeColor="text1"/>
            </w:rPr>
          </w:rPrChange>
        </w:rPr>
      </w:pPr>
      <w:r w:rsidRPr="00B207B1">
        <w:rPr>
          <w:rFonts w:hAnsiTheme="minorEastAsia"/>
          <w:color w:val="000000" w:themeColor="text1"/>
          <w:rPrChange w:id="6711" w:author="JY0225" w:date="2017-08-24T12:09:00Z">
            <w:rPr>
              <w:color w:val="000000" w:themeColor="text1"/>
            </w:rPr>
          </w:rPrChange>
        </w:rPr>
        <w:t>3</w:t>
      </w:r>
      <w:r w:rsidR="00784E14" w:rsidRPr="00B207B1">
        <w:rPr>
          <w:rFonts w:hAnsiTheme="minorEastAsia" w:hint="eastAsia"/>
          <w:color w:val="000000" w:themeColor="text1"/>
          <w:rPrChange w:id="6712" w:author="JY0225" w:date="2017-08-24T12:09:00Z">
            <w:rPr>
              <w:rFonts w:hint="eastAsia"/>
              <w:color w:val="000000" w:themeColor="text1"/>
            </w:rPr>
          </w:rPrChange>
        </w:rPr>
        <w:t>）</w:t>
      </w:r>
      <w:r w:rsidR="00114A7F" w:rsidRPr="00B207B1">
        <w:rPr>
          <w:rFonts w:hAnsiTheme="minorEastAsia" w:hint="eastAsia"/>
          <w:color w:val="000000" w:themeColor="text1"/>
          <w:rPrChange w:id="6713" w:author="JY0225" w:date="2017-08-24T12:09:00Z">
            <w:rPr>
              <w:rFonts w:hint="eastAsia"/>
              <w:color w:val="000000" w:themeColor="text1"/>
            </w:rPr>
          </w:rPrChange>
        </w:rPr>
        <w:t>数据库</w:t>
      </w:r>
      <w:r w:rsidR="00784E14" w:rsidRPr="00B207B1">
        <w:rPr>
          <w:rFonts w:hAnsiTheme="minorEastAsia" w:hint="eastAsia"/>
          <w:color w:val="000000" w:themeColor="text1"/>
          <w:rPrChange w:id="6714"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715" w:author="JY0225" w:date="2017-08-24T12:09:00Z">
            <w:rPr>
              <w:color w:val="000000" w:themeColor="text1"/>
            </w:rPr>
          </w:rPrChange>
        </w:rPr>
      </w:pPr>
      <w:r w:rsidRPr="00B207B1">
        <w:rPr>
          <w:rFonts w:hAnsiTheme="minorEastAsia"/>
          <w:color w:val="000000" w:themeColor="text1"/>
          <w:rPrChange w:id="6716" w:author="JY0225" w:date="2017-08-24T12:09:00Z">
            <w:rPr>
              <w:color w:val="000000" w:themeColor="text1"/>
            </w:rPr>
          </w:rPrChange>
        </w:rPr>
        <w:tab/>
      </w:r>
      <w:r w:rsidR="00E4327E" w:rsidRPr="00B207B1">
        <w:rPr>
          <w:rFonts w:hAnsiTheme="minorEastAsia" w:hint="eastAsia"/>
          <w:color w:val="000000" w:themeColor="text1"/>
          <w:rPrChange w:id="6717" w:author="JY0225" w:date="2017-08-24T12:09:00Z">
            <w:rPr>
              <w:rFonts w:hint="eastAsia"/>
              <w:color w:val="000000" w:themeColor="text1"/>
            </w:rPr>
          </w:rPrChange>
        </w:rPr>
        <w:t>现有</w:t>
      </w:r>
      <w:r w:rsidRPr="00B207B1">
        <w:rPr>
          <w:rFonts w:hAnsiTheme="minorEastAsia" w:hint="eastAsia"/>
          <w:color w:val="000000" w:themeColor="text1"/>
          <w:rPrChange w:id="6718"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6719" w:author="JY0225" w:date="2017-08-24T12:09:00Z">
            <w:rPr>
              <w:rFonts w:hint="eastAsia"/>
              <w:color w:val="000000" w:themeColor="text1"/>
            </w:rPr>
          </w:rPrChange>
        </w:rPr>
        <w:lastRenderedPageBreak/>
        <w:t>接，并编写相应的</w:t>
      </w:r>
      <w:r w:rsidRPr="00B207B1">
        <w:rPr>
          <w:rFonts w:hAnsiTheme="minorEastAsia"/>
          <w:color w:val="000000" w:themeColor="text1"/>
          <w:rPrChange w:id="6720" w:author="JY0225" w:date="2017-08-24T12:09:00Z">
            <w:rPr>
              <w:color w:val="000000" w:themeColor="text1"/>
            </w:rPr>
          </w:rPrChange>
        </w:rPr>
        <w:t>SQL</w:t>
      </w:r>
      <w:r w:rsidRPr="00B207B1">
        <w:rPr>
          <w:rFonts w:hAnsiTheme="minorEastAsia" w:hint="eastAsia"/>
          <w:color w:val="000000" w:themeColor="text1"/>
          <w:rPrChange w:id="6721"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2767D0C5" w:rsidR="007335E7" w:rsidRPr="00B207B1" w:rsidRDefault="007D2F7F" w:rsidP="00E92AAE">
      <w:pPr>
        <w:spacing w:afterLines="30" w:after="93" w:line="400" w:lineRule="exact"/>
        <w:rPr>
          <w:rFonts w:hAnsiTheme="minorEastAsia"/>
          <w:color w:val="000000" w:themeColor="text1"/>
          <w:rPrChange w:id="6722"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723"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724" w:author="JY0225" w:date="2017-08-24T12:10:00Z">
            <w:rPr>
              <w:color w:val="000000" w:themeColor="text1"/>
            </w:rPr>
          </w:rPrChange>
        </w:rPr>
        <w:t>SQL</w:t>
      </w:r>
      <w:r w:rsidR="00952C5C" w:rsidRPr="00B207B1">
        <w:rPr>
          <w:rFonts w:hAnsiTheme="minorEastAsia" w:hint="eastAsia"/>
          <w:color w:val="000000" w:themeColor="text1"/>
          <w:rPrChange w:id="6725"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3F32D9">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6726" w:author="JY0225" w:date="2017-08-24T12:10:00Z">
            <w:rPr>
              <w:rFonts w:hint="eastAsia"/>
              <w:color w:val="000000" w:themeColor="text1"/>
            </w:rPr>
          </w:rPrChange>
        </w:rPr>
        <w:t>。</w:t>
      </w:r>
      <w:r w:rsidR="00F34C36" w:rsidRPr="00B207B1">
        <w:rPr>
          <w:rFonts w:hAnsiTheme="minorEastAsia"/>
          <w:color w:val="000000" w:themeColor="text1"/>
          <w:rPrChange w:id="6727" w:author="JY0225" w:date="2017-08-24T12:10:00Z">
            <w:rPr>
              <w:color w:val="000000" w:themeColor="text1"/>
            </w:rPr>
          </w:rPrChange>
        </w:rPr>
        <w:t>SQL</w:t>
      </w:r>
      <w:r w:rsidR="00F34C36" w:rsidRPr="00B207B1">
        <w:rPr>
          <w:rFonts w:hAnsiTheme="minorEastAsia" w:hint="eastAsia"/>
          <w:color w:val="000000" w:themeColor="text1"/>
          <w:rPrChange w:id="6728"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729"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730" w:author="JY0225" w:date="2017-08-24T12:10:00Z">
            <w:rPr>
              <w:color w:val="000000" w:themeColor="text1"/>
            </w:rPr>
          </w:rPrChange>
        </w:rPr>
        <w:t>SQL Injection</w:t>
      </w:r>
      <w:r w:rsidR="006A7039" w:rsidRPr="00B207B1">
        <w:rPr>
          <w:rFonts w:hAnsiTheme="minorEastAsia" w:hint="eastAsia"/>
          <w:color w:val="000000" w:themeColor="text1"/>
          <w:rPrChange w:id="6731" w:author="JY0225" w:date="2017-08-24T12:10:00Z">
            <w:rPr>
              <w:rFonts w:hint="eastAsia"/>
              <w:color w:val="000000" w:themeColor="text1"/>
            </w:rPr>
          </w:rPrChange>
        </w:rPr>
        <w:t>，即</w:t>
      </w:r>
      <w:r w:rsidR="006A7039" w:rsidRPr="00B207B1">
        <w:rPr>
          <w:rFonts w:hAnsiTheme="minorEastAsia"/>
          <w:color w:val="000000" w:themeColor="text1"/>
          <w:rPrChange w:id="6732" w:author="JY0225" w:date="2017-08-24T12:10:00Z">
            <w:rPr>
              <w:color w:val="000000" w:themeColor="text1"/>
            </w:rPr>
          </w:rPrChange>
        </w:rPr>
        <w:t>SQL</w:t>
      </w:r>
      <w:r w:rsidR="006A7039" w:rsidRPr="00B207B1">
        <w:rPr>
          <w:rFonts w:hAnsiTheme="minorEastAsia" w:hint="eastAsia"/>
          <w:color w:val="000000" w:themeColor="text1"/>
          <w:rPrChange w:id="6733" w:author="JY0225" w:date="2017-08-24T12:10:00Z">
            <w:rPr>
              <w:rFonts w:hint="eastAsia"/>
              <w:color w:val="000000" w:themeColor="text1"/>
            </w:rPr>
          </w:rPrChange>
        </w:rPr>
        <w:t>注入</w:t>
      </w:r>
      <w:del w:id="6734" w:author="微软用户" w:date="2017-08-24T21:30:00Z">
        <w:r w:rsidR="007C7265" w:rsidRPr="00B207B1" w:rsidDel="00F31754">
          <w:rPr>
            <w:rFonts w:hAnsiTheme="minorEastAsia"/>
            <w:vertAlign w:val="superscript"/>
            <w:rPrChange w:id="6735" w:author="JY0225" w:date="2017-08-24T12:10:00Z">
              <w:rPr>
                <w:vertAlign w:val="superscript"/>
              </w:rPr>
            </w:rPrChange>
          </w:rPr>
          <w:fldChar w:fldCharType="begin"/>
        </w:r>
        <w:r w:rsidR="007C7265" w:rsidRPr="00B207B1" w:rsidDel="00F31754">
          <w:rPr>
            <w:rFonts w:hAnsiTheme="minorEastAsia"/>
            <w:vertAlign w:val="superscript"/>
            <w:rPrChange w:id="6736"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737" w:author="JY0225" w:date="2017-08-24T12:10:00Z">
              <w:rPr>
                <w:rFonts w:hAnsiTheme="minorEastAsia"/>
                <w:vertAlign w:val="superscript"/>
              </w:rPr>
            </w:rPrChange>
          </w:rPr>
        </w:r>
        <w:r w:rsidR="007C7265" w:rsidRPr="00B207B1" w:rsidDel="00F31754">
          <w:rPr>
            <w:rFonts w:hAnsiTheme="minorEastAsia"/>
            <w:vertAlign w:val="superscript"/>
            <w:rPrChange w:id="6738" w:author="JY0225" w:date="2017-08-24T12:10:00Z">
              <w:rPr>
                <w:vertAlign w:val="superscript"/>
              </w:rPr>
            </w:rPrChange>
          </w:rPr>
          <w:fldChar w:fldCharType="separate"/>
        </w:r>
        <w:r w:rsidR="008E2759" w:rsidRPr="00B207B1" w:rsidDel="00F31754">
          <w:rPr>
            <w:rFonts w:hAnsiTheme="minorEastAsia"/>
            <w:vertAlign w:val="superscript"/>
            <w:rPrChange w:id="6739" w:author="JY0225" w:date="2017-08-24T12:10:00Z">
              <w:rPr>
                <w:vertAlign w:val="superscript"/>
              </w:rPr>
            </w:rPrChange>
          </w:rPr>
          <w:delText>[40]</w:delText>
        </w:r>
        <w:r w:rsidR="007C7265" w:rsidRPr="00B207B1" w:rsidDel="00F31754">
          <w:rPr>
            <w:rFonts w:hAnsiTheme="minorEastAsia"/>
            <w:vertAlign w:val="superscript"/>
            <w:rPrChange w:id="6740" w:author="JY0225" w:date="2017-08-24T12:10:00Z">
              <w:rPr>
                <w:vertAlign w:val="superscript"/>
              </w:rPr>
            </w:rPrChange>
          </w:rPr>
          <w:fldChar w:fldCharType="end"/>
        </w:r>
      </w:del>
      <w:r w:rsidR="006A7039" w:rsidRPr="00B207B1">
        <w:rPr>
          <w:rFonts w:hAnsiTheme="minorEastAsia" w:hint="eastAsia"/>
          <w:color w:val="000000" w:themeColor="text1"/>
          <w:rPrChange w:id="6741" w:author="JY0225" w:date="2017-08-24T12:10:00Z">
            <w:rPr>
              <w:rFonts w:hint="eastAsia"/>
              <w:color w:val="000000" w:themeColor="text1"/>
            </w:rPr>
          </w:rPrChange>
        </w:rPr>
        <w:t>。</w:t>
      </w:r>
      <w:r w:rsidR="00293FB6" w:rsidRPr="00B207B1">
        <w:rPr>
          <w:rFonts w:hAnsiTheme="minorEastAsia" w:hint="eastAsia"/>
          <w:color w:val="000000" w:themeColor="text1"/>
          <w:rPrChange w:id="6742"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743" w:author="JY0225" w:date="2017-08-24T12:10:00Z">
            <w:rPr>
              <w:rFonts w:hint="eastAsia"/>
              <w:color w:val="000000" w:themeColor="text1"/>
            </w:rPr>
          </w:rPrChange>
        </w:rPr>
        <w:t>。</w:t>
      </w:r>
      <w:r w:rsidR="00F01704" w:rsidRPr="00B207B1">
        <w:rPr>
          <w:rFonts w:hAnsiTheme="minorEastAsia" w:hint="eastAsia"/>
          <w:color w:val="000000" w:themeColor="text1"/>
          <w:rPrChange w:id="6744"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745" w:author="JY0225" w:date="2017-08-24T12:10:00Z">
            <w:rPr>
              <w:color w:val="000000" w:themeColor="text1"/>
            </w:rPr>
          </w:rPrChange>
        </w:rPr>
        <w:t>SQL</w:t>
      </w:r>
      <w:r w:rsidR="00F01704" w:rsidRPr="00B207B1">
        <w:rPr>
          <w:rFonts w:hAnsiTheme="minorEastAsia" w:hint="eastAsia"/>
          <w:color w:val="000000" w:themeColor="text1"/>
          <w:rPrChange w:id="6746" w:author="JY0225" w:date="2017-08-24T12:10:00Z">
            <w:rPr>
              <w:rFonts w:hint="eastAsia"/>
              <w:color w:val="000000" w:themeColor="text1"/>
            </w:rPr>
          </w:rPrChange>
        </w:rPr>
        <w:t>注入攻击</w:t>
      </w:r>
      <w:del w:id="6747" w:author="微软用户" w:date="2017-08-24T21:30:00Z">
        <w:r w:rsidR="007C7265" w:rsidRPr="00B207B1" w:rsidDel="00A1673A">
          <w:rPr>
            <w:rFonts w:hAnsiTheme="minorEastAsia"/>
            <w:color w:val="000000" w:themeColor="text1"/>
            <w:vertAlign w:val="superscript"/>
            <w:rPrChange w:id="6748"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749"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750"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751" w:author="JY0225" w:date="2017-08-24T12:10:00Z">
              <w:rPr>
                <w:color w:val="000000" w:themeColor="text1"/>
                <w:vertAlign w:val="superscript"/>
              </w:rPr>
            </w:rPrChange>
          </w:rPr>
          <w:fldChar w:fldCharType="separate"/>
        </w:r>
      </w:del>
      <w:ins w:id="6752" w:author="JY0225" w:date="2017-08-23T16:27:00Z">
        <w:del w:id="6753" w:author="微软用户" w:date="2017-08-24T21:30:00Z">
          <w:r w:rsidR="008E2759" w:rsidRPr="00B207B1" w:rsidDel="00A1673A">
            <w:rPr>
              <w:rFonts w:hAnsiTheme="minorEastAsia"/>
              <w:color w:val="000000" w:themeColor="text1"/>
              <w:vertAlign w:val="superscript"/>
              <w:rPrChange w:id="6754" w:author="JY0225" w:date="2017-08-24T12:10:00Z">
                <w:rPr>
                  <w:color w:val="000000" w:themeColor="text1"/>
                  <w:vertAlign w:val="superscript"/>
                </w:rPr>
              </w:rPrChange>
            </w:rPr>
            <w:delText>[1]</w:delText>
          </w:r>
        </w:del>
      </w:ins>
      <w:del w:id="6755" w:author="微软用户" w:date="2017-08-24T21:30:00Z">
        <w:r w:rsidR="00F518C7" w:rsidRPr="00B207B1" w:rsidDel="00A1673A">
          <w:rPr>
            <w:rFonts w:hAnsiTheme="minorEastAsia"/>
            <w:color w:val="000000" w:themeColor="text1"/>
            <w:vertAlign w:val="superscript"/>
            <w:rPrChange w:id="6756"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757"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758"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759" w:name="_Toc492457646"/>
      <w:r w:rsidRPr="00B207B1">
        <w:t>6.4</w:t>
      </w:r>
      <w:r w:rsidR="004A0C1E" w:rsidRPr="00B207B1">
        <w:t>.2</w:t>
      </w:r>
      <w:r w:rsidR="00FB279D" w:rsidRPr="00B207B1">
        <w:t>稳定</w:t>
      </w:r>
      <w:r w:rsidRPr="00B207B1">
        <w:t>性分析</w:t>
      </w:r>
      <w:bookmarkEnd w:id="6759"/>
    </w:p>
    <w:p w14:paraId="075417C5" w14:textId="77777777" w:rsidR="00375191" w:rsidRPr="00B207B1" w:rsidRDefault="00375191" w:rsidP="00C040AC">
      <w:pPr>
        <w:spacing w:line="400" w:lineRule="exact"/>
        <w:rPr>
          <w:rFonts w:hAnsiTheme="minorEastAsia"/>
          <w:color w:val="000000" w:themeColor="text1"/>
          <w:rPrChange w:id="6760"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761" w:author="JY0225" w:date="2017-08-24T12:10:00Z">
            <w:rPr>
              <w:color w:val="000000" w:themeColor="text1"/>
            </w:rPr>
          </w:rPrChange>
        </w:rPr>
        <w:t>1</w:t>
      </w:r>
      <w:r w:rsidRPr="00B207B1">
        <w:rPr>
          <w:rFonts w:hAnsiTheme="minorEastAsia" w:hint="eastAsia"/>
          <w:color w:val="000000" w:themeColor="text1"/>
          <w:rPrChange w:id="6762"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6763" w:author="JY0225" w:date="2017-08-24T12:10:00Z">
            <w:rPr>
              <w:color w:val="000000" w:themeColor="text1"/>
            </w:rPr>
          </w:rPrChange>
        </w:rPr>
      </w:pPr>
      <w:r w:rsidRPr="00B207B1">
        <w:rPr>
          <w:rFonts w:hAnsiTheme="minorEastAsia"/>
          <w:color w:val="000000" w:themeColor="text1"/>
          <w:rPrChange w:id="6764" w:author="JY0225" w:date="2017-08-24T12:10:00Z">
            <w:rPr>
              <w:color w:val="000000" w:themeColor="text1"/>
            </w:rPr>
          </w:rPrChange>
        </w:rPr>
        <w:tab/>
      </w:r>
      <w:r w:rsidR="0095674E" w:rsidRPr="00B207B1">
        <w:rPr>
          <w:rFonts w:hAnsiTheme="minorEastAsia" w:hint="eastAsia"/>
          <w:rPrChange w:id="6765"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766" w:author="JY0225" w:date="2017-08-24T12:10:00Z">
            <w:rPr>
              <w:rFonts w:ascii="Times New Roman" w:hAnsi="Times New Roman" w:hint="eastAsia"/>
            </w:rPr>
          </w:rPrChange>
        </w:rPr>
        <w:t>同时</w:t>
      </w:r>
      <w:r w:rsidR="0095674E" w:rsidRPr="00B207B1">
        <w:rPr>
          <w:rFonts w:hAnsiTheme="minorEastAsia" w:hint="eastAsia"/>
          <w:rPrChange w:id="6767"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768" w:author="JY0225" w:date="2017-08-24T12:10:00Z">
            <w:rPr>
              <w:rFonts w:ascii="Times New Roman" w:hAnsi="Times New Roman" w:hint="eastAsia"/>
            </w:rPr>
          </w:rPrChange>
        </w:rPr>
        <w:t>因此用户的请求</w:t>
      </w:r>
      <w:r w:rsidR="000C6282" w:rsidRPr="00B207B1">
        <w:rPr>
          <w:rFonts w:hAnsiTheme="minorEastAsia" w:hint="eastAsia"/>
          <w:rPrChange w:id="6769" w:author="JY0225" w:date="2017-08-24T12:10:00Z">
            <w:rPr>
              <w:rFonts w:ascii="Times New Roman" w:hAnsi="Times New Roman" w:hint="eastAsia"/>
            </w:rPr>
          </w:rPrChange>
        </w:rPr>
        <w:t>不会立马被执行，</w:t>
      </w:r>
      <w:r w:rsidR="00763271" w:rsidRPr="00B207B1">
        <w:rPr>
          <w:rFonts w:hAnsiTheme="minorEastAsia" w:hint="eastAsia"/>
          <w:rPrChange w:id="6770" w:author="JY0225" w:date="2017-08-24T12:10:00Z">
            <w:rPr>
              <w:rFonts w:ascii="Times New Roman" w:hAnsi="Times New Roman" w:hint="eastAsia"/>
            </w:rPr>
          </w:rPrChange>
        </w:rPr>
        <w:t>而</w:t>
      </w:r>
      <w:r w:rsidR="009D5030" w:rsidRPr="00B207B1">
        <w:rPr>
          <w:rFonts w:hAnsiTheme="minorEastAsia" w:hint="eastAsia"/>
          <w:rPrChange w:id="6771" w:author="JY0225" w:date="2017-08-24T12:10:00Z">
            <w:rPr>
              <w:rFonts w:ascii="Times New Roman" w:hAnsi="Times New Roman" w:hint="eastAsia"/>
            </w:rPr>
          </w:rPrChange>
        </w:rPr>
        <w:t>是以缓存的形式保存的</w:t>
      </w:r>
      <w:r w:rsidR="00763271" w:rsidRPr="00B207B1">
        <w:rPr>
          <w:rFonts w:hAnsiTheme="minorEastAsia" w:hint="eastAsia"/>
          <w:rPrChange w:id="6772" w:author="JY0225" w:date="2017-08-24T12:10:00Z">
            <w:rPr>
              <w:rFonts w:ascii="Times New Roman" w:hAnsi="Times New Roman" w:hint="eastAsia"/>
            </w:rPr>
          </w:rPrChange>
        </w:rPr>
        <w:t>。</w:t>
      </w:r>
      <w:r w:rsidR="006358BB" w:rsidRPr="00B207B1">
        <w:rPr>
          <w:rFonts w:hAnsiTheme="minorEastAsia" w:hint="eastAsia"/>
          <w:rPrChange w:id="6773" w:author="JY0225" w:date="2017-08-24T12:10:00Z">
            <w:rPr>
              <w:rFonts w:ascii="Times New Roman" w:hAnsi="Times New Roman" w:hint="eastAsia"/>
            </w:rPr>
          </w:rPrChange>
        </w:rPr>
        <w:t>当</w:t>
      </w:r>
      <w:r w:rsidR="00C77062" w:rsidRPr="00B207B1">
        <w:rPr>
          <w:rFonts w:hAnsiTheme="minorEastAsia" w:hint="eastAsia"/>
          <w:rPrChange w:id="6774" w:author="JY0225" w:date="2017-08-24T12:10:00Z">
            <w:rPr>
              <w:rFonts w:ascii="Times New Roman" w:hAnsi="Times New Roman" w:hint="eastAsia"/>
            </w:rPr>
          </w:rPrChange>
        </w:rPr>
        <w:t>用户注销</w:t>
      </w:r>
      <w:r w:rsidR="00AA2C63" w:rsidRPr="00B207B1">
        <w:rPr>
          <w:rFonts w:hAnsiTheme="minorEastAsia" w:hint="eastAsia"/>
          <w:rPrChange w:id="6775" w:author="JY0225" w:date="2017-08-24T12:10:00Z">
            <w:rPr>
              <w:rFonts w:ascii="Times New Roman" w:hAnsi="Times New Roman" w:hint="eastAsia"/>
            </w:rPr>
          </w:rPrChange>
        </w:rPr>
        <w:t>或是中间件系统遇到故障之后，</w:t>
      </w:r>
      <w:r w:rsidR="005B487E" w:rsidRPr="00B207B1">
        <w:rPr>
          <w:rFonts w:hAnsiTheme="minorEastAsia" w:hint="eastAsia"/>
          <w:rPrChange w:id="6776" w:author="JY0225" w:date="2017-08-24T12:10:00Z">
            <w:rPr>
              <w:rFonts w:ascii="Times New Roman" w:hAnsi="Times New Roman" w:hint="eastAsia"/>
            </w:rPr>
          </w:rPrChange>
        </w:rPr>
        <w:t>优化后的中间件系统会在</w:t>
      </w:r>
      <w:r w:rsidR="00C77062" w:rsidRPr="00B207B1">
        <w:rPr>
          <w:rFonts w:hAnsiTheme="minorEastAsia" w:hint="eastAsia"/>
          <w:rPrChange w:id="6777" w:author="JY0225" w:date="2017-08-24T12:10:00Z">
            <w:rPr>
              <w:rFonts w:ascii="Times New Roman" w:hAnsi="Times New Roman" w:hint="eastAsia"/>
            </w:rPr>
          </w:rPrChange>
        </w:rPr>
        <w:t>中间件系统</w:t>
      </w:r>
      <w:r w:rsidR="00B300C7" w:rsidRPr="00B207B1">
        <w:rPr>
          <w:rFonts w:hAnsiTheme="minorEastAsia" w:hint="eastAsia"/>
          <w:rPrChange w:id="6778" w:author="JY0225" w:date="2017-08-24T12:10:00Z">
            <w:rPr>
              <w:rFonts w:ascii="Times New Roman" w:hAnsi="Times New Roman" w:hint="eastAsia"/>
            </w:rPr>
          </w:rPrChange>
        </w:rPr>
        <w:t>重启后，</w:t>
      </w:r>
      <w:r w:rsidR="00CD7FD3" w:rsidRPr="00B207B1">
        <w:rPr>
          <w:rFonts w:hAnsiTheme="minorEastAsia" w:hint="eastAsia"/>
          <w:rPrChange w:id="6779" w:author="JY0225" w:date="2017-08-24T12:10:00Z">
            <w:rPr>
              <w:rFonts w:ascii="Times New Roman" w:hAnsi="Times New Roman" w:hint="eastAsia"/>
            </w:rPr>
          </w:rPrChange>
        </w:rPr>
        <w:t>自动执行未完成的任务。保证</w:t>
      </w:r>
      <w:r w:rsidR="00A6599F" w:rsidRPr="00B207B1">
        <w:rPr>
          <w:rFonts w:hAnsiTheme="minorEastAsia" w:hint="eastAsia"/>
          <w:rPrChange w:id="6780" w:author="JY0225" w:date="2017-08-24T12:10:00Z">
            <w:rPr>
              <w:rFonts w:ascii="Times New Roman" w:hAnsi="Times New Roman" w:hint="eastAsia"/>
            </w:rPr>
          </w:rPrChange>
        </w:rPr>
        <w:t>用户提供的请求不会丢失。</w:t>
      </w:r>
      <w:r w:rsidR="009B6053" w:rsidRPr="00B207B1">
        <w:rPr>
          <w:rFonts w:hAnsiTheme="minorEastAsia" w:hint="eastAsia"/>
          <w:rPrChange w:id="6781"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6782"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783" w:author="JY0225" w:date="2017-08-24T12:10:00Z">
            <w:rPr>
              <w:color w:val="000000" w:themeColor="text1"/>
            </w:rPr>
          </w:rPrChange>
        </w:rPr>
      </w:pPr>
      <w:r w:rsidRPr="00B207B1">
        <w:rPr>
          <w:rFonts w:hAnsiTheme="minorEastAsia"/>
          <w:color w:val="000000" w:themeColor="text1"/>
          <w:rPrChange w:id="6784" w:author="JY0225" w:date="2017-08-24T12:10:00Z">
            <w:rPr>
              <w:color w:val="000000" w:themeColor="text1"/>
            </w:rPr>
          </w:rPrChange>
        </w:rPr>
        <w:tab/>
        <w:t>2</w:t>
      </w:r>
      <w:r w:rsidRPr="00B207B1">
        <w:rPr>
          <w:rFonts w:hAnsiTheme="minorEastAsia" w:hint="eastAsia"/>
          <w:color w:val="000000" w:themeColor="text1"/>
          <w:rPrChange w:id="6785" w:author="JY0225" w:date="2017-08-24T12:10:00Z">
            <w:rPr>
              <w:rFonts w:hint="eastAsia"/>
              <w:color w:val="000000" w:themeColor="text1"/>
            </w:rPr>
          </w:rPrChange>
        </w:rPr>
        <w:t>）</w:t>
      </w:r>
      <w:r w:rsidR="002A015A" w:rsidRPr="00B207B1">
        <w:rPr>
          <w:rFonts w:hAnsiTheme="minorEastAsia" w:hint="eastAsia"/>
          <w:color w:val="000000" w:themeColor="text1"/>
          <w:rPrChange w:id="6786" w:author="JY0225" w:date="2017-08-24T12:10:00Z">
            <w:rPr>
              <w:rFonts w:hint="eastAsia"/>
              <w:color w:val="000000" w:themeColor="text1"/>
            </w:rPr>
          </w:rPrChange>
        </w:rPr>
        <w:t>传输</w:t>
      </w:r>
      <w:r w:rsidRPr="00B207B1">
        <w:rPr>
          <w:rFonts w:hAnsiTheme="minorEastAsia" w:hint="eastAsia"/>
          <w:color w:val="000000" w:themeColor="text1"/>
          <w:rPrChange w:id="6787"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6788" w:author="JY0225" w:date="2017-08-24T12:10:00Z">
            <w:rPr>
              <w:color w:val="000000" w:themeColor="text1"/>
            </w:rPr>
          </w:rPrChange>
        </w:rPr>
      </w:pPr>
      <w:r w:rsidRPr="00B207B1">
        <w:rPr>
          <w:rFonts w:hAnsiTheme="minorEastAsia"/>
          <w:color w:val="000000" w:themeColor="text1"/>
          <w:rPrChange w:id="6789" w:author="JY0225" w:date="2017-08-24T12:10:00Z">
            <w:rPr>
              <w:color w:val="000000" w:themeColor="text1"/>
            </w:rPr>
          </w:rPrChange>
        </w:rPr>
        <w:tab/>
      </w:r>
      <w:r w:rsidR="00225C00" w:rsidRPr="00B207B1">
        <w:rPr>
          <w:rFonts w:hAnsiTheme="minorEastAsia" w:hint="eastAsia"/>
          <w:color w:val="000000" w:themeColor="text1"/>
          <w:rPrChange w:id="6790"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791"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792"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793"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6794"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6795" w:author="微软用户" w:date="2017-08-18T22:55:00Z">
          <w:pPr>
            <w:pStyle w:val="21"/>
          </w:pPr>
        </w:pPrChange>
      </w:pPr>
      <w:bookmarkStart w:id="6796" w:name="_Toc492457647"/>
      <w:r w:rsidRPr="00B207B1">
        <w:lastRenderedPageBreak/>
        <w:t>6.5</w:t>
      </w:r>
      <w:r w:rsidR="00110C35" w:rsidRPr="00B207B1">
        <w:t xml:space="preserve"> </w:t>
      </w:r>
      <w:ins w:id="6797" w:author="JY0225" w:date="2017-08-14T12:54:00Z">
        <w:del w:id="6798" w:author="微软用户" w:date="2017-08-27T14:10:00Z">
          <w:r w:rsidR="003F4529" w:rsidRPr="00B207B1" w:rsidDel="00EF300D">
            <w:rPr>
              <w:rFonts w:hint="eastAsia"/>
            </w:rPr>
            <w:delText>功能和性能</w:delText>
          </w:r>
        </w:del>
      </w:ins>
      <w:r w:rsidR="00AA17F8" w:rsidRPr="00B207B1">
        <w:t>对比</w:t>
      </w:r>
      <w:ins w:id="6799" w:author="微软用户" w:date="2017-08-27T14:10:00Z">
        <w:r w:rsidR="00EF300D" w:rsidRPr="00B207B1">
          <w:t>分析</w:t>
        </w:r>
      </w:ins>
      <w:bookmarkEnd w:id="6796"/>
      <w:ins w:id="6800" w:author="JY0225" w:date="2017-08-14T12:54:00Z">
        <w:del w:id="6801" w:author="微软用户" w:date="2017-08-27T14:10:00Z">
          <w:r w:rsidR="003F4529" w:rsidRPr="00B207B1" w:rsidDel="00EF300D">
            <w:rPr>
              <w:rFonts w:hint="eastAsia"/>
            </w:rPr>
            <w:delText>测试</w:delText>
          </w:r>
        </w:del>
      </w:ins>
      <w:del w:id="6802"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803" w:name="_Toc492457648"/>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803"/>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6804"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6805" w:author="JY0225" w:date="2017-08-24T12:10:00Z">
            <w:rPr>
              <w:rFonts w:hint="eastAsia"/>
              <w:color w:val="000000" w:themeColor="text1"/>
            </w:rPr>
          </w:rPrChange>
        </w:rPr>
        <w:t>表</w:t>
      </w:r>
      <w:r w:rsidR="00F51036" w:rsidRPr="00B207B1">
        <w:rPr>
          <w:rFonts w:hAnsiTheme="minorEastAsia"/>
          <w:color w:val="000000" w:themeColor="text1"/>
          <w:rPrChange w:id="6806" w:author="JY0225" w:date="2017-08-24T12:10:00Z">
            <w:rPr>
              <w:color w:val="000000" w:themeColor="text1"/>
            </w:rPr>
          </w:rPrChange>
        </w:rPr>
        <w:t>6-7</w:t>
      </w:r>
      <w:r w:rsidR="00F51036" w:rsidRPr="00B207B1">
        <w:rPr>
          <w:rFonts w:hAnsiTheme="minorEastAsia" w:hint="eastAsia"/>
          <w:color w:val="000000" w:themeColor="text1"/>
          <w:rPrChange w:id="6807" w:author="JY0225" w:date="2017-08-24T12:10:00Z">
            <w:rPr>
              <w:rFonts w:hint="eastAsia"/>
              <w:color w:val="000000" w:themeColor="text1"/>
            </w:rPr>
          </w:rPrChange>
        </w:rPr>
        <w:t>展示了</w:t>
      </w:r>
      <w:r w:rsidR="00147E9E" w:rsidRPr="00B207B1">
        <w:rPr>
          <w:rFonts w:hAnsiTheme="minorEastAsia" w:hint="eastAsia"/>
          <w:color w:val="000000" w:themeColor="text1"/>
          <w:rPrChange w:id="6808" w:author="JY0225" w:date="2017-08-24T12:10:00Z">
            <w:rPr>
              <w:rFonts w:hint="eastAsia"/>
              <w:color w:val="000000" w:themeColor="text1"/>
            </w:rPr>
          </w:rPrChange>
        </w:rPr>
        <w:t>原</w:t>
      </w:r>
      <w:r w:rsidR="00F51036" w:rsidRPr="00B207B1">
        <w:rPr>
          <w:rFonts w:hAnsiTheme="minorEastAsia" w:hint="eastAsia"/>
          <w:color w:val="000000" w:themeColor="text1"/>
          <w:rPrChange w:id="6809"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810" w:author="JY0225" w:date="2017-08-24T12:10:00Z">
            <w:rPr>
              <w:rFonts w:hint="eastAsia"/>
              <w:color w:val="000000" w:themeColor="text1"/>
            </w:rPr>
          </w:rPrChange>
        </w:rPr>
        <w:t>在安全性上</w:t>
      </w:r>
      <w:r w:rsidR="00F51036" w:rsidRPr="00B207B1">
        <w:rPr>
          <w:rFonts w:hAnsiTheme="minorEastAsia" w:hint="eastAsia"/>
          <w:color w:val="000000" w:themeColor="text1"/>
          <w:rPrChange w:id="6811"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812" w:author="JY0225" w:date="2017-08-24T12:10:00Z">
            <w:rPr>
              <w:rFonts w:hint="eastAsia"/>
              <w:color w:val="000000" w:themeColor="text1"/>
            </w:rPr>
          </w:rPrChange>
        </w:rPr>
        <w:t>原</w:t>
      </w:r>
      <w:r w:rsidR="00F51036" w:rsidRPr="00B207B1">
        <w:rPr>
          <w:rFonts w:hAnsiTheme="minorEastAsia" w:hint="eastAsia"/>
          <w:color w:val="000000" w:themeColor="text1"/>
          <w:rPrChange w:id="6813"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6814"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6815"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6816"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817" w:author="JY0225" w:date="2017-08-24T12:10:00Z">
            <w:rPr>
              <w:color w:val="000000" w:themeColor="text1"/>
            </w:rPr>
          </w:rPrChange>
        </w:rPr>
        <w:pPrChange w:id="6818" w:author="微软用户" w:date="2017-08-19T21:46:00Z">
          <w:pPr>
            <w:jc w:val="center"/>
          </w:pPr>
        </w:pPrChange>
      </w:pPr>
      <w:r w:rsidRPr="00B207B1">
        <w:rPr>
          <w:rFonts w:hAnsiTheme="minorEastAsia" w:hint="eastAsia"/>
          <w:color w:val="000000" w:themeColor="text1"/>
          <w:rPrChange w:id="6819" w:author="JY0225" w:date="2017-08-24T12:10:00Z">
            <w:rPr>
              <w:rFonts w:hint="eastAsia"/>
              <w:color w:val="000000" w:themeColor="text1"/>
            </w:rPr>
          </w:rPrChange>
        </w:rPr>
        <w:t>图</w:t>
      </w:r>
      <w:r w:rsidRPr="00B207B1">
        <w:rPr>
          <w:rFonts w:hAnsiTheme="minorEastAsia"/>
          <w:color w:val="000000" w:themeColor="text1"/>
          <w:rPrChange w:id="6820" w:author="JY0225" w:date="2017-08-24T12:10:00Z">
            <w:rPr>
              <w:color w:val="000000" w:themeColor="text1"/>
            </w:rPr>
          </w:rPrChange>
        </w:rPr>
        <w:t xml:space="preserve">6-7 </w:t>
      </w:r>
      <w:r w:rsidRPr="00B207B1">
        <w:rPr>
          <w:rFonts w:hAnsiTheme="minorEastAsia" w:hint="eastAsia"/>
          <w:color w:val="000000" w:themeColor="text1"/>
          <w:rPrChange w:id="6821" w:author="JY0225" w:date="2017-08-24T12:10:00Z">
            <w:rPr>
              <w:rFonts w:hint="eastAsia"/>
              <w:color w:val="000000" w:themeColor="text1"/>
            </w:rPr>
          </w:rPrChange>
        </w:rPr>
        <w:t>“秒传”功能传输速率图</w:t>
      </w:r>
    </w:p>
    <w:p w14:paraId="162C4077" w14:textId="7043984D" w:rsidR="009A0FC8" w:rsidRPr="00B207B1" w:rsidRDefault="00747305" w:rsidP="0069323C">
      <w:pPr>
        <w:spacing w:line="400" w:lineRule="exact"/>
        <w:rPr>
          <w:rFonts w:hAnsiTheme="minorEastAsia"/>
          <w:color w:val="000000" w:themeColor="text1"/>
          <w:rPrChange w:id="6822" w:author="JY0225" w:date="2017-08-24T12:10:00Z">
            <w:rPr>
              <w:color w:val="000000" w:themeColor="text1"/>
            </w:rPr>
          </w:rPrChange>
        </w:rPr>
      </w:pPr>
      <w:r w:rsidRPr="00B207B1">
        <w:rPr>
          <w:rFonts w:hAnsiTheme="minorEastAsia"/>
          <w:color w:val="000000" w:themeColor="text1"/>
          <w:rPrChange w:id="6823"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6824" w:author="JY0225" w:date="2017-08-24T12:10:00Z">
            <w:rPr>
              <w:rFonts w:hint="eastAsia"/>
              <w:color w:val="000000" w:themeColor="text1"/>
            </w:rPr>
          </w:rPrChange>
        </w:rPr>
        <w:t>稳定性上</w:t>
      </w:r>
      <w:r w:rsidR="00AC7A54" w:rsidRPr="00B207B1">
        <w:rPr>
          <w:rFonts w:hAnsiTheme="minorEastAsia" w:hint="eastAsia"/>
          <w:color w:val="000000" w:themeColor="text1"/>
          <w:rPrChange w:id="6825" w:author="JY0225" w:date="2017-08-24T12:10:00Z">
            <w:rPr>
              <w:rFonts w:hint="eastAsia"/>
              <w:color w:val="000000" w:themeColor="text1"/>
            </w:rPr>
          </w:rPrChange>
        </w:rPr>
        <w:t>，</w:t>
      </w:r>
      <w:r w:rsidR="00E4327E" w:rsidRPr="00B207B1">
        <w:rPr>
          <w:rFonts w:hAnsiTheme="minorEastAsia" w:hint="eastAsia"/>
          <w:color w:val="000000" w:themeColor="text1"/>
          <w:rPrChange w:id="6826" w:author="JY0225" w:date="2017-08-24T12:10:00Z">
            <w:rPr>
              <w:rFonts w:hint="eastAsia"/>
              <w:color w:val="000000" w:themeColor="text1"/>
            </w:rPr>
          </w:rPrChange>
        </w:rPr>
        <w:t>现有</w:t>
      </w:r>
      <w:r w:rsidR="00AC7A54" w:rsidRPr="00B207B1">
        <w:rPr>
          <w:rFonts w:hAnsiTheme="minorEastAsia" w:hint="eastAsia"/>
          <w:color w:val="000000" w:themeColor="text1"/>
          <w:rPrChange w:id="6827"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828"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829"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830"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831"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832" w:author="JY0225" w:date="2017-08-24T12:10:00Z">
            <w:rPr>
              <w:rFonts w:hint="eastAsia"/>
              <w:color w:val="000000" w:themeColor="text1"/>
            </w:rPr>
          </w:rPrChange>
        </w:rPr>
        <w:t>，</w:t>
      </w:r>
      <w:r w:rsidR="00040CDD" w:rsidRPr="00B207B1">
        <w:rPr>
          <w:rFonts w:hAnsiTheme="minorEastAsia" w:hint="eastAsia"/>
          <w:color w:val="000000" w:themeColor="text1"/>
          <w:rPrChange w:id="6833" w:author="JY0225" w:date="2017-08-24T12:10:00Z">
            <w:rPr>
              <w:rFonts w:hint="eastAsia"/>
              <w:color w:val="000000" w:themeColor="text1"/>
            </w:rPr>
          </w:rPrChange>
        </w:rPr>
        <w:t>图</w:t>
      </w:r>
      <w:r w:rsidR="00040CDD" w:rsidRPr="00B207B1">
        <w:rPr>
          <w:rFonts w:hAnsiTheme="minorEastAsia"/>
          <w:color w:val="000000" w:themeColor="text1"/>
          <w:rPrChange w:id="6834" w:author="JY0225" w:date="2017-08-24T12:10:00Z">
            <w:rPr>
              <w:color w:val="000000" w:themeColor="text1"/>
            </w:rPr>
          </w:rPrChange>
        </w:rPr>
        <w:t>6-7</w:t>
      </w:r>
      <w:r w:rsidR="00B454B9" w:rsidRPr="00B207B1">
        <w:rPr>
          <w:rFonts w:hAnsiTheme="minorEastAsia" w:hint="eastAsia"/>
          <w:color w:val="000000" w:themeColor="text1"/>
          <w:rPrChange w:id="6835"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836" w:author="JY0225" w:date="2017-08-24T12:10:00Z">
            <w:rPr>
              <w:rFonts w:hint="eastAsia"/>
              <w:color w:val="000000" w:themeColor="text1"/>
            </w:rPr>
          </w:rPrChange>
        </w:rPr>
        <w:t>，此外</w:t>
      </w:r>
      <w:r w:rsidR="00C663F3">
        <w:rPr>
          <w:rFonts w:hAnsiTheme="minorEastAsia" w:hint="eastAsia"/>
          <w:color w:val="000000" w:themeColor="text1"/>
        </w:rPr>
        <w:t>中间件系统出现异常后用户请求不会丢失，</w:t>
      </w:r>
      <w:r w:rsidR="00B33F9E">
        <w:rPr>
          <w:rFonts w:hAnsiTheme="minorEastAsia" w:hint="eastAsia"/>
          <w:color w:val="000000" w:themeColor="text1"/>
        </w:rPr>
        <w:t>并</w:t>
      </w:r>
      <w:r w:rsidR="00395786" w:rsidRPr="00B207B1">
        <w:rPr>
          <w:rFonts w:hAnsiTheme="minorEastAsia" w:hint="eastAsia"/>
          <w:color w:val="000000" w:themeColor="text1"/>
          <w:rPrChange w:id="6837" w:author="JY0225" w:date="2017-08-24T12:10:00Z">
            <w:rPr>
              <w:rFonts w:hint="eastAsia"/>
              <w:color w:val="000000" w:themeColor="text1"/>
            </w:rPr>
          </w:rPrChange>
        </w:rPr>
        <w:t>提</w:t>
      </w:r>
      <w:r w:rsidR="009576BD">
        <w:rPr>
          <w:rFonts w:hAnsiTheme="minorEastAsia" w:hint="eastAsia"/>
          <w:color w:val="000000" w:themeColor="text1"/>
        </w:rPr>
        <w:t>了</w:t>
      </w:r>
      <w:r w:rsidR="00395786" w:rsidRPr="00B207B1">
        <w:rPr>
          <w:rFonts w:hAnsiTheme="minorEastAsia" w:hint="eastAsia"/>
          <w:color w:val="000000" w:themeColor="text1"/>
          <w:rPrChange w:id="6838" w:author="JY0225" w:date="2017-08-24T12:10:00Z">
            <w:rPr>
              <w:rFonts w:hint="eastAsia"/>
              <w:color w:val="000000" w:themeColor="text1"/>
            </w:rPr>
          </w:rPrChange>
        </w:rPr>
        <w:t>供更多的异常处理机制。</w:t>
      </w:r>
    </w:p>
    <w:p w14:paraId="3AB1C124" w14:textId="77777777" w:rsidR="003644D1" w:rsidRPr="00B207B1" w:rsidRDefault="00E72D4E" w:rsidP="006354A1">
      <w:pPr>
        <w:spacing w:afterLines="30" w:after="93" w:line="400" w:lineRule="exact"/>
        <w:jc w:val="center"/>
        <w:rPr>
          <w:rFonts w:hAnsiTheme="minorEastAsia"/>
          <w:rPrChange w:id="6839" w:author="JY0225" w:date="2017-08-24T12:10:00Z">
            <w:rPr/>
          </w:rPrChange>
        </w:rPr>
      </w:pPr>
      <w:r w:rsidRPr="00B207B1">
        <w:rPr>
          <w:rFonts w:hAnsiTheme="minorEastAsia" w:hint="eastAsia"/>
          <w:color w:val="000000" w:themeColor="text1"/>
          <w:rPrChange w:id="6840" w:author="JY0225" w:date="2017-08-24T12:10:00Z">
            <w:rPr>
              <w:rFonts w:hint="eastAsia"/>
              <w:color w:val="000000" w:themeColor="text1"/>
            </w:rPr>
          </w:rPrChange>
        </w:rPr>
        <w:t>表</w:t>
      </w:r>
      <w:r w:rsidRPr="00B207B1">
        <w:rPr>
          <w:rFonts w:hAnsiTheme="minorEastAsia"/>
          <w:color w:val="000000" w:themeColor="text1"/>
          <w:rPrChange w:id="6841" w:author="JY0225" w:date="2017-08-24T12:10:00Z">
            <w:rPr>
              <w:color w:val="000000" w:themeColor="text1"/>
            </w:rPr>
          </w:rPrChange>
        </w:rPr>
        <w:t xml:space="preserve">6-7 </w:t>
      </w:r>
      <w:r w:rsidRPr="00B207B1">
        <w:rPr>
          <w:rFonts w:hAnsiTheme="minorEastAsia" w:hint="eastAsia"/>
          <w:color w:val="000000" w:themeColor="text1"/>
          <w:rPrChange w:id="6842"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w:t>
            </w:r>
            <w:r w:rsidRPr="00412213">
              <w:rPr>
                <w:rFonts w:hint="eastAsia"/>
                <w:color w:val="000000" w:themeColor="text1"/>
                <w:sz w:val="21"/>
                <w:szCs w:val="21"/>
              </w:rPr>
              <w:lastRenderedPageBreak/>
              <w:t>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6843" w:name="_Toc492457649"/>
      <w:r w:rsidRPr="00B207B1">
        <w:t>6.5</w:t>
      </w:r>
      <w:r w:rsidR="00A21524" w:rsidRPr="00B207B1">
        <w:t>.</w:t>
      </w:r>
      <w:ins w:id="6844" w:author="微软用户" w:date="2017-08-18T23:01:00Z">
        <w:r w:rsidR="0054071C" w:rsidRPr="00B207B1">
          <w:t>2</w:t>
        </w:r>
      </w:ins>
      <w:del w:id="6845"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843"/>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846" w:author="JY0225" w:date="2017-08-24T12:11:00Z">
            <w:rPr>
              <w:color w:val="000000" w:themeColor="text1"/>
            </w:rPr>
          </w:rPrChange>
        </w:rPr>
      </w:pPr>
      <w:r w:rsidRPr="00B207B1">
        <w:rPr>
          <w:rFonts w:hAnsiTheme="minorEastAsia" w:hint="eastAsia"/>
          <w:color w:val="000000" w:themeColor="text1"/>
          <w:rPrChange w:id="6847" w:author="JY0225" w:date="2017-08-24T12:11:00Z">
            <w:rPr>
              <w:rFonts w:hint="eastAsia"/>
              <w:color w:val="000000" w:themeColor="text1"/>
            </w:rPr>
          </w:rPrChange>
        </w:rPr>
        <w:t>图</w:t>
      </w:r>
      <w:r w:rsidRPr="00B207B1">
        <w:rPr>
          <w:rFonts w:hAnsiTheme="minorEastAsia"/>
          <w:color w:val="000000" w:themeColor="text1"/>
          <w:rPrChange w:id="6848" w:author="JY0225" w:date="2017-08-24T12:11:00Z">
            <w:rPr>
              <w:color w:val="000000" w:themeColor="text1"/>
            </w:rPr>
          </w:rPrChange>
        </w:rPr>
        <w:t xml:space="preserve">6-8 </w:t>
      </w:r>
      <w:r w:rsidRPr="00B207B1">
        <w:rPr>
          <w:rFonts w:hAnsiTheme="minorEastAsia" w:hint="eastAsia"/>
          <w:color w:val="000000" w:themeColor="text1"/>
          <w:rPrChange w:id="6849"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850" w:author="JY0225" w:date="2017-08-24T12:11:00Z">
            <w:rPr>
              <w:rFonts w:hint="eastAsia"/>
              <w:color w:val="000000" w:themeColor="text1"/>
            </w:rPr>
          </w:rPrChange>
        </w:rPr>
        <w:t>系统与同类产品文件传输效率对比图</w:t>
      </w:r>
    </w:p>
    <w:p w14:paraId="70CC1543" w14:textId="5F687BB0" w:rsidR="00F01E57" w:rsidRPr="00B207B1" w:rsidRDefault="002A0C53" w:rsidP="008E7EEE">
      <w:pPr>
        <w:spacing w:line="400" w:lineRule="exact"/>
        <w:ind w:firstLine="420"/>
        <w:rPr>
          <w:rFonts w:hAnsiTheme="minorEastAsia"/>
          <w:color w:val="000000" w:themeColor="text1"/>
          <w:rPrChange w:id="6851" w:author="JY0225" w:date="2017-08-24T12:11:00Z">
            <w:rPr>
              <w:color w:val="000000" w:themeColor="text1"/>
            </w:rPr>
          </w:rPrChange>
        </w:rPr>
      </w:pPr>
      <w:r>
        <w:rPr>
          <w:rFonts w:hAnsiTheme="minorEastAsia" w:hint="eastAsia"/>
          <w:color w:val="000000" w:themeColor="text1"/>
        </w:rPr>
        <w:t>在数据传输效率上</w:t>
      </w:r>
      <w:r w:rsidR="00F01E57" w:rsidRPr="00B207B1">
        <w:rPr>
          <w:rFonts w:hAnsiTheme="minorEastAsia" w:hint="eastAsia"/>
          <w:color w:val="000000" w:themeColor="text1"/>
          <w:rPrChange w:id="6852"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6853" w:author="JY0225" w:date="2017-08-24T12:11:00Z">
            <w:rPr>
              <w:color w:val="000000" w:themeColor="text1"/>
            </w:rPr>
          </w:rPrChange>
        </w:rPr>
        <w:t>2M</w:t>
      </w:r>
      <w:r w:rsidR="00F01E57" w:rsidRPr="00B207B1">
        <w:rPr>
          <w:rFonts w:hAnsiTheme="minorEastAsia" w:hint="eastAsia"/>
          <w:color w:val="000000" w:themeColor="text1"/>
          <w:rPrChange w:id="6854" w:author="JY0225" w:date="2017-08-24T12:11:00Z">
            <w:rPr>
              <w:rFonts w:hint="eastAsia"/>
              <w:color w:val="000000" w:themeColor="text1"/>
            </w:rPr>
          </w:rPrChange>
        </w:rPr>
        <w:t>、</w:t>
      </w:r>
      <w:r w:rsidR="00F01E57" w:rsidRPr="00B207B1">
        <w:rPr>
          <w:rFonts w:hAnsiTheme="minorEastAsia"/>
          <w:color w:val="000000" w:themeColor="text1"/>
          <w:rPrChange w:id="6855" w:author="JY0225" w:date="2017-08-24T12:11:00Z">
            <w:rPr>
              <w:color w:val="000000" w:themeColor="text1"/>
            </w:rPr>
          </w:rPrChange>
        </w:rPr>
        <w:t>4M</w:t>
      </w:r>
      <w:r w:rsidR="00F01E57" w:rsidRPr="00B207B1">
        <w:rPr>
          <w:rFonts w:hAnsiTheme="minorEastAsia" w:hint="eastAsia"/>
          <w:color w:val="000000" w:themeColor="text1"/>
          <w:rPrChange w:id="6856" w:author="JY0225" w:date="2017-08-24T12:11:00Z">
            <w:rPr>
              <w:rFonts w:hint="eastAsia"/>
              <w:color w:val="000000" w:themeColor="text1"/>
            </w:rPr>
          </w:rPrChange>
        </w:rPr>
        <w:t>、</w:t>
      </w:r>
      <w:r w:rsidR="00F01E57" w:rsidRPr="00B207B1">
        <w:rPr>
          <w:rFonts w:hAnsiTheme="minorEastAsia"/>
          <w:color w:val="000000" w:themeColor="text1"/>
          <w:rPrChange w:id="6857" w:author="JY0225" w:date="2017-08-24T12:11:00Z">
            <w:rPr>
              <w:color w:val="000000" w:themeColor="text1"/>
            </w:rPr>
          </w:rPrChange>
        </w:rPr>
        <w:t>8M</w:t>
      </w:r>
      <w:r w:rsidR="00F01E57" w:rsidRPr="00B207B1">
        <w:rPr>
          <w:rFonts w:hAnsiTheme="minorEastAsia" w:hint="eastAsia"/>
          <w:color w:val="000000" w:themeColor="text1"/>
          <w:rPrChange w:id="6858" w:author="JY0225" w:date="2017-08-24T12:11:00Z">
            <w:rPr>
              <w:rFonts w:hint="eastAsia"/>
              <w:color w:val="000000" w:themeColor="text1"/>
            </w:rPr>
          </w:rPrChange>
        </w:rPr>
        <w:t>、</w:t>
      </w:r>
      <w:r w:rsidR="00F01E57" w:rsidRPr="00B207B1">
        <w:rPr>
          <w:rFonts w:hAnsiTheme="minorEastAsia"/>
          <w:color w:val="000000" w:themeColor="text1"/>
          <w:rPrChange w:id="6859" w:author="JY0225" w:date="2017-08-24T12:11:00Z">
            <w:rPr>
              <w:color w:val="000000" w:themeColor="text1"/>
            </w:rPr>
          </w:rPrChange>
        </w:rPr>
        <w:t>50M</w:t>
      </w:r>
      <w:r w:rsidR="00F01E57" w:rsidRPr="00B207B1">
        <w:rPr>
          <w:rFonts w:hAnsiTheme="minorEastAsia" w:hint="eastAsia"/>
          <w:color w:val="000000" w:themeColor="text1"/>
          <w:rPrChange w:id="6860"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861" w:author="JY0225" w:date="2017-08-24T12:11:00Z">
            <w:rPr>
              <w:color w:val="000000" w:themeColor="text1"/>
            </w:rPr>
          </w:rPrChange>
        </w:rPr>
        <w:t>360</w:t>
      </w:r>
      <w:r w:rsidR="00F01E57" w:rsidRPr="00B207B1">
        <w:rPr>
          <w:rFonts w:hAnsiTheme="minorEastAsia" w:hint="eastAsia"/>
          <w:color w:val="000000" w:themeColor="text1"/>
          <w:rPrChange w:id="6862"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863" w:author="JY0225" w:date="2017-08-24T12:11:00Z">
            <w:rPr>
              <w:color w:val="000000" w:themeColor="text1"/>
            </w:rPr>
          </w:rPrChange>
        </w:rPr>
        <w:t>Dropbox</w:t>
      </w:r>
      <w:r w:rsidR="00F01E57" w:rsidRPr="00B207B1">
        <w:rPr>
          <w:rFonts w:hAnsiTheme="minorEastAsia" w:hint="eastAsia"/>
          <w:color w:val="000000" w:themeColor="text1"/>
          <w:rPrChange w:id="6864" w:author="JY0225" w:date="2017-08-24T12:11:00Z">
            <w:rPr>
              <w:rFonts w:hint="eastAsia"/>
              <w:color w:val="000000" w:themeColor="text1"/>
            </w:rPr>
          </w:rPrChange>
        </w:rPr>
        <w:t>和</w:t>
      </w:r>
      <w:r w:rsidR="00F01E57" w:rsidRPr="00B207B1">
        <w:rPr>
          <w:rFonts w:hAnsiTheme="minorEastAsia"/>
          <w:color w:val="000000" w:themeColor="text1"/>
          <w:rPrChange w:id="6865" w:author="JY0225" w:date="2017-08-24T12:11:00Z">
            <w:rPr>
              <w:color w:val="000000" w:themeColor="text1"/>
            </w:rPr>
          </w:rPrChange>
        </w:rPr>
        <w:t>Google Drive</w:t>
      </w:r>
      <w:r w:rsidR="00F01E57" w:rsidRPr="00B207B1">
        <w:rPr>
          <w:rFonts w:hAnsiTheme="minorEastAsia" w:hint="eastAsia"/>
          <w:color w:val="000000" w:themeColor="text1"/>
          <w:rPrChange w:id="6866"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867" w:author="JY0225" w:date="2017-08-24T12:11:00Z">
            <w:rPr>
              <w:color w:val="000000" w:themeColor="text1"/>
            </w:rPr>
          </w:rPrChange>
        </w:rPr>
        <w:t>6-8</w:t>
      </w:r>
      <w:r w:rsidR="00F01E57" w:rsidRPr="00B207B1">
        <w:rPr>
          <w:rFonts w:hAnsiTheme="minorEastAsia" w:hint="eastAsia"/>
          <w:color w:val="000000" w:themeColor="text1"/>
          <w:rPrChange w:id="6868"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869" w:author="JY0225" w:date="2017-08-24T12:11:00Z">
            <w:rPr>
              <w:rFonts w:hint="eastAsia"/>
              <w:color w:val="000000" w:themeColor="text1"/>
            </w:rPr>
          </w:rPrChange>
        </w:rPr>
        <w:t>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870" w:author="JY0225" w:date="2017-08-24T12:11:00Z">
            <w:rPr>
              <w:color w:val="000000" w:themeColor="text1"/>
            </w:rPr>
          </w:rPrChange>
        </w:rPr>
      </w:pPr>
      <w:r w:rsidRPr="00B207B1">
        <w:rPr>
          <w:rFonts w:hAnsiTheme="minorEastAsia" w:hint="eastAsia"/>
          <w:color w:val="000000" w:themeColor="text1"/>
          <w:rPrChange w:id="6871"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872" w:author="JY0225" w:date="2017-08-24T12:11:00Z">
            <w:rPr>
              <w:color w:val="000000" w:themeColor="text1"/>
            </w:rPr>
          </w:rPrChange>
        </w:rPr>
        <w:t>128</w:t>
      </w:r>
      <w:r w:rsidRPr="00B207B1">
        <w:rPr>
          <w:rFonts w:hAnsiTheme="minorEastAsia" w:hint="eastAsia"/>
          <w:color w:val="000000" w:themeColor="text1"/>
          <w:rPrChange w:id="6873" w:author="JY0225" w:date="2017-08-24T12:11:00Z">
            <w:rPr>
              <w:rFonts w:hint="eastAsia"/>
              <w:color w:val="000000" w:themeColor="text1"/>
            </w:rPr>
          </w:rPrChange>
        </w:rPr>
        <w:t>位的</w:t>
      </w:r>
      <w:r w:rsidRPr="00B207B1">
        <w:rPr>
          <w:rFonts w:hAnsiTheme="minorEastAsia"/>
          <w:color w:val="000000" w:themeColor="text1"/>
          <w:rPrChange w:id="6874" w:author="JY0225" w:date="2017-08-24T12:11:00Z">
            <w:rPr>
              <w:color w:val="000000" w:themeColor="text1"/>
            </w:rPr>
          </w:rPrChange>
        </w:rPr>
        <w:t>AES</w:t>
      </w:r>
      <w:r w:rsidR="00F106A3" w:rsidRPr="00B207B1">
        <w:rPr>
          <w:rFonts w:hAnsiTheme="minorEastAsia" w:hint="eastAsia"/>
          <w:color w:val="000000" w:themeColor="text1"/>
          <w:rPrChange w:id="6875" w:author="JY0225" w:date="2017-08-24T12:11:00Z">
            <w:rPr>
              <w:rFonts w:hint="eastAsia"/>
              <w:color w:val="000000" w:themeColor="text1"/>
            </w:rPr>
          </w:rPrChange>
        </w:rPr>
        <w:t>加密算法，</w:t>
      </w:r>
      <w:r w:rsidR="006609DD" w:rsidRPr="00B207B1">
        <w:rPr>
          <w:rFonts w:hAnsiTheme="minorEastAsia" w:hint="eastAsia"/>
          <w:color w:val="000000" w:themeColor="text1"/>
          <w:rPrChange w:id="6876" w:author="JY0225" w:date="2017-08-24T12:11:00Z">
            <w:rPr>
              <w:rFonts w:hint="eastAsia"/>
              <w:color w:val="000000" w:themeColor="text1"/>
            </w:rPr>
          </w:rPrChange>
        </w:rPr>
        <w:t>相较于</w:t>
      </w:r>
      <w:r w:rsidR="006609DD" w:rsidRPr="00B207B1">
        <w:rPr>
          <w:rFonts w:hAnsiTheme="minorEastAsia"/>
          <w:color w:val="000000" w:themeColor="text1"/>
          <w:rPrChange w:id="6877" w:author="JY0225" w:date="2017-08-24T12:11:00Z">
            <w:rPr>
              <w:color w:val="000000" w:themeColor="text1"/>
            </w:rPr>
          </w:rPrChange>
        </w:rPr>
        <w:t>258</w:t>
      </w:r>
      <w:r w:rsidR="006609DD" w:rsidRPr="00B207B1">
        <w:rPr>
          <w:rFonts w:hAnsiTheme="minorEastAsia" w:hint="eastAsia"/>
          <w:color w:val="000000" w:themeColor="text1"/>
          <w:rPrChange w:id="6878" w:author="JY0225" w:date="2017-08-24T12:11:00Z">
            <w:rPr>
              <w:rFonts w:hint="eastAsia"/>
              <w:color w:val="000000" w:themeColor="text1"/>
            </w:rPr>
          </w:rPrChange>
        </w:rPr>
        <w:t>位的</w:t>
      </w:r>
      <w:r w:rsidR="006609DD" w:rsidRPr="00B207B1">
        <w:rPr>
          <w:rFonts w:hAnsiTheme="minorEastAsia"/>
          <w:color w:val="000000" w:themeColor="text1"/>
          <w:rPrChange w:id="6879" w:author="JY0225" w:date="2017-08-24T12:11:00Z">
            <w:rPr>
              <w:color w:val="000000" w:themeColor="text1"/>
            </w:rPr>
          </w:rPrChange>
        </w:rPr>
        <w:t>AES</w:t>
      </w:r>
      <w:r w:rsidR="006609DD" w:rsidRPr="00B207B1">
        <w:rPr>
          <w:rFonts w:hAnsiTheme="minorEastAsia" w:hint="eastAsia"/>
          <w:color w:val="000000" w:themeColor="text1"/>
          <w:rPrChange w:id="6880" w:author="JY0225" w:date="2017-08-24T12:11:00Z">
            <w:rPr>
              <w:rFonts w:hint="eastAsia"/>
              <w:color w:val="000000" w:themeColor="text1"/>
            </w:rPr>
          </w:rPrChange>
        </w:rPr>
        <w:t>加密算法，</w:t>
      </w:r>
      <w:r w:rsidR="006609DD" w:rsidRPr="00B207B1">
        <w:rPr>
          <w:rFonts w:hAnsiTheme="minorEastAsia"/>
          <w:color w:val="000000" w:themeColor="text1"/>
          <w:rPrChange w:id="6881" w:author="JY0225" w:date="2017-08-24T12:11:00Z">
            <w:rPr>
              <w:color w:val="000000" w:themeColor="text1"/>
            </w:rPr>
          </w:rPrChange>
        </w:rPr>
        <w:t>128</w:t>
      </w:r>
      <w:r w:rsidR="006609DD" w:rsidRPr="00B207B1">
        <w:rPr>
          <w:rFonts w:hAnsiTheme="minorEastAsia" w:hint="eastAsia"/>
          <w:color w:val="000000" w:themeColor="text1"/>
          <w:rPrChange w:id="6882"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883" w:author="JY0225" w:date="2017-08-24T12:11:00Z">
            <w:rPr>
              <w:color w:val="000000" w:themeColor="text1"/>
            </w:rPr>
          </w:rPrChange>
        </w:rPr>
        <w:t>40%</w:t>
      </w:r>
      <w:r w:rsidR="006609DD" w:rsidRPr="00B207B1">
        <w:rPr>
          <w:rFonts w:hAnsiTheme="minorEastAsia" w:hint="eastAsia"/>
          <w:color w:val="000000" w:themeColor="text1"/>
          <w:rPrChange w:id="6884"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885"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886" w:author="JY0225" w:date="2017-08-24T12:11:00Z">
            <w:rPr/>
          </w:rPrChange>
        </w:rPr>
      </w:pPr>
      <w:r w:rsidRPr="00B207B1">
        <w:rPr>
          <w:rFonts w:hAnsiTheme="minorEastAsia" w:hint="eastAsia"/>
          <w:color w:val="000000" w:themeColor="text1"/>
          <w:rPrChange w:id="6887" w:author="JY0225" w:date="2017-08-24T12:11:00Z">
            <w:rPr>
              <w:rFonts w:hint="eastAsia"/>
              <w:color w:val="000000" w:themeColor="text1"/>
            </w:rPr>
          </w:rPrChange>
        </w:rPr>
        <w:t>表</w:t>
      </w:r>
      <w:r w:rsidRPr="00B207B1">
        <w:rPr>
          <w:rFonts w:hAnsiTheme="minorEastAsia"/>
          <w:color w:val="000000" w:themeColor="text1"/>
          <w:rPrChange w:id="6888" w:author="JY0225" w:date="2017-08-24T12:11:00Z">
            <w:rPr>
              <w:color w:val="000000" w:themeColor="text1"/>
            </w:rPr>
          </w:rPrChange>
        </w:rPr>
        <w:t xml:space="preserve">6-8 </w:t>
      </w:r>
      <w:r w:rsidRPr="00B207B1">
        <w:rPr>
          <w:rFonts w:hAnsiTheme="minorEastAsia" w:hint="eastAsia"/>
          <w:color w:val="000000" w:themeColor="text1"/>
          <w:rPrChange w:id="6889"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CC37CF" w:rsidRPr="00B207B1" w14:paraId="64EB0C63" w14:textId="77777777" w:rsidTr="00E92AAE">
        <w:tc>
          <w:tcPr>
            <w:tcW w:w="1555" w:type="dxa"/>
          </w:tcPr>
          <w:p w14:paraId="35C28B09" w14:textId="77777777" w:rsidR="00CC37CF" w:rsidRPr="002A1FE3" w:rsidRDefault="00CC37CF" w:rsidP="00856A51">
            <w:pPr>
              <w:spacing w:line="400" w:lineRule="exact"/>
              <w:rPr>
                <w:color w:val="000000" w:themeColor="text1"/>
                <w:sz w:val="21"/>
                <w:szCs w:val="21"/>
              </w:rPr>
            </w:pPr>
          </w:p>
        </w:tc>
        <w:tc>
          <w:tcPr>
            <w:tcW w:w="1701" w:type="dxa"/>
          </w:tcPr>
          <w:p w14:paraId="035CA287"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13D3C8BF"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3EC9079A"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41356BF9"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397BFECF"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Google Drive</w:t>
            </w:r>
          </w:p>
        </w:tc>
      </w:tr>
      <w:tr w:rsidR="00CC37CF" w:rsidRPr="00B207B1" w14:paraId="59831186" w14:textId="77777777" w:rsidTr="00E92AAE">
        <w:tc>
          <w:tcPr>
            <w:tcW w:w="1555" w:type="dxa"/>
          </w:tcPr>
          <w:p w14:paraId="28470CDB"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8C4EDB2"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45DFB216"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31BFC977"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25A09B0C"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1D68D368" w14:textId="77777777" w:rsidR="00CC37CF" w:rsidRPr="002A1FE3" w:rsidRDefault="00CC37CF" w:rsidP="00856A51">
            <w:pPr>
              <w:spacing w:line="400" w:lineRule="exact"/>
              <w:jc w:val="center"/>
              <w:rPr>
                <w:color w:val="000000" w:themeColor="text1"/>
                <w:sz w:val="21"/>
                <w:szCs w:val="21"/>
              </w:rPr>
            </w:pPr>
          </w:p>
        </w:tc>
      </w:tr>
      <w:tr w:rsidR="00CC37CF" w:rsidRPr="00B207B1" w14:paraId="7C022AAD" w14:textId="77777777" w:rsidTr="00E92AAE">
        <w:tc>
          <w:tcPr>
            <w:tcW w:w="1555" w:type="dxa"/>
          </w:tcPr>
          <w:p w14:paraId="14442C3B"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16619227"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383096EB" w14:textId="77777777" w:rsidR="00CC37CF" w:rsidRPr="002A1FE3" w:rsidRDefault="00CC37CF" w:rsidP="00856A51">
            <w:pPr>
              <w:spacing w:line="400" w:lineRule="exact"/>
              <w:jc w:val="center"/>
              <w:rPr>
                <w:color w:val="000000" w:themeColor="text1"/>
                <w:sz w:val="21"/>
                <w:szCs w:val="21"/>
              </w:rPr>
            </w:pPr>
          </w:p>
        </w:tc>
        <w:tc>
          <w:tcPr>
            <w:tcW w:w="1134" w:type="dxa"/>
          </w:tcPr>
          <w:p w14:paraId="3B1A8A6A" w14:textId="77777777" w:rsidR="00CC37CF" w:rsidRPr="002A1FE3" w:rsidRDefault="00CC37CF" w:rsidP="00856A51">
            <w:pPr>
              <w:spacing w:line="400" w:lineRule="exact"/>
              <w:jc w:val="center"/>
              <w:rPr>
                <w:color w:val="000000" w:themeColor="text1"/>
                <w:sz w:val="21"/>
                <w:szCs w:val="21"/>
              </w:rPr>
            </w:pPr>
          </w:p>
        </w:tc>
        <w:tc>
          <w:tcPr>
            <w:tcW w:w="993" w:type="dxa"/>
          </w:tcPr>
          <w:p w14:paraId="043CE492" w14:textId="77777777" w:rsidR="00CC37CF" w:rsidRPr="002A1FE3" w:rsidRDefault="00CC37CF" w:rsidP="00856A51">
            <w:pPr>
              <w:spacing w:line="400" w:lineRule="exact"/>
              <w:jc w:val="center"/>
              <w:rPr>
                <w:color w:val="000000" w:themeColor="text1"/>
                <w:sz w:val="21"/>
                <w:szCs w:val="21"/>
              </w:rPr>
            </w:pPr>
          </w:p>
        </w:tc>
        <w:tc>
          <w:tcPr>
            <w:tcW w:w="1644" w:type="dxa"/>
          </w:tcPr>
          <w:p w14:paraId="2F196345" w14:textId="77777777" w:rsidR="00CC37CF" w:rsidRPr="002A1FE3" w:rsidRDefault="00CC37CF" w:rsidP="00856A51">
            <w:pPr>
              <w:spacing w:line="400" w:lineRule="exact"/>
              <w:jc w:val="center"/>
              <w:rPr>
                <w:color w:val="000000" w:themeColor="text1"/>
                <w:sz w:val="21"/>
                <w:szCs w:val="21"/>
              </w:rPr>
            </w:pPr>
          </w:p>
        </w:tc>
      </w:tr>
    </w:tbl>
    <w:p w14:paraId="7A2C1C2A" w14:textId="4C3805FE" w:rsidR="00A15916" w:rsidRPr="00B207B1" w:rsidRDefault="005E1FB9" w:rsidP="008B03C9">
      <w:pPr>
        <w:spacing w:line="400" w:lineRule="exact"/>
        <w:ind w:firstLine="420"/>
        <w:rPr>
          <w:rFonts w:hAnsiTheme="minorEastAsia"/>
          <w:color w:val="000000" w:themeColor="text1"/>
          <w:rPrChange w:id="6890" w:author="JY0225" w:date="2017-08-24T12:11:00Z">
            <w:rPr>
              <w:color w:val="000000" w:themeColor="text1"/>
            </w:rPr>
          </w:rPrChange>
        </w:rPr>
      </w:pPr>
      <w:r>
        <w:rPr>
          <w:rFonts w:hAnsiTheme="minorEastAsia" w:hint="eastAsia"/>
          <w:color w:val="000000" w:themeColor="text1"/>
        </w:rPr>
        <w:t>在数据去重上</w:t>
      </w:r>
      <w:r w:rsidR="00D8350A" w:rsidRPr="00B207B1">
        <w:rPr>
          <w:rFonts w:hAnsiTheme="minorEastAsia" w:hint="eastAsia"/>
          <w:color w:val="000000" w:themeColor="text1"/>
          <w:rPrChange w:id="6891" w:author="JY0225" w:date="2017-08-24T12:11:00Z">
            <w:rPr>
              <w:rFonts w:hint="eastAsia"/>
              <w:color w:val="000000" w:themeColor="text1"/>
            </w:rPr>
          </w:rPrChange>
        </w:rPr>
        <w:t>，如表</w:t>
      </w:r>
      <w:r w:rsidR="00D8350A" w:rsidRPr="00B207B1">
        <w:rPr>
          <w:rFonts w:hAnsiTheme="minorEastAsia"/>
          <w:color w:val="000000" w:themeColor="text1"/>
          <w:rPrChange w:id="6892" w:author="JY0225" w:date="2017-08-24T12:11:00Z">
            <w:rPr>
              <w:color w:val="000000" w:themeColor="text1"/>
            </w:rPr>
          </w:rPrChange>
        </w:rPr>
        <w:t>6-8</w:t>
      </w:r>
      <w:r w:rsidR="00D8350A" w:rsidRPr="00B207B1">
        <w:rPr>
          <w:rFonts w:hAnsiTheme="minorEastAsia" w:hint="eastAsia"/>
          <w:color w:val="000000" w:themeColor="text1"/>
          <w:rPrChange w:id="6893" w:author="JY0225" w:date="2017-08-24T12:11:00Z">
            <w:rPr>
              <w:rFonts w:hint="eastAsia"/>
              <w:color w:val="000000" w:themeColor="text1"/>
            </w:rPr>
          </w:rPrChange>
        </w:rPr>
        <w:t>所示，百度网盘和</w:t>
      </w:r>
      <w:r w:rsidR="00D8350A" w:rsidRPr="00B207B1">
        <w:rPr>
          <w:rFonts w:hAnsiTheme="minorEastAsia"/>
          <w:color w:val="000000" w:themeColor="text1"/>
          <w:rPrChange w:id="6894" w:author="JY0225" w:date="2017-08-24T12:11:00Z">
            <w:rPr>
              <w:color w:val="000000" w:themeColor="text1"/>
            </w:rPr>
          </w:rPrChange>
        </w:rPr>
        <w:t>360</w:t>
      </w:r>
      <w:r w:rsidR="00D8350A" w:rsidRPr="00B207B1">
        <w:rPr>
          <w:rFonts w:hAnsiTheme="minorEastAsia" w:hint="eastAsia"/>
          <w:color w:val="000000" w:themeColor="text1"/>
          <w:rPrChange w:id="6895"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896" w:author="JY0225" w:date="2017-08-24T12:11:00Z">
            <w:rPr>
              <w:color w:val="000000" w:themeColor="text1"/>
            </w:rPr>
          </w:rPrChange>
        </w:rPr>
        <w:t>Dropbox</w:t>
      </w:r>
      <w:r w:rsidR="00D8350A" w:rsidRPr="00B207B1">
        <w:rPr>
          <w:rFonts w:hAnsiTheme="minorEastAsia" w:hint="eastAsia"/>
          <w:color w:val="000000" w:themeColor="text1"/>
          <w:rPrChange w:id="6897"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898" w:author="JY0225" w:date="2017-08-24T12:11:00Z">
            <w:rPr>
              <w:color w:val="000000" w:themeColor="text1"/>
            </w:rPr>
          </w:rPrChange>
        </w:rPr>
        <w:t>Google Drive</w:t>
      </w:r>
      <w:r w:rsidR="00D8350A" w:rsidRPr="00B207B1">
        <w:rPr>
          <w:rFonts w:hAnsiTheme="minorEastAsia" w:hint="eastAsia"/>
          <w:color w:val="000000" w:themeColor="text1"/>
          <w:rPrChange w:id="6899" w:author="JY0225" w:date="2017-08-24T12:11:00Z">
            <w:rPr>
              <w:rFonts w:hint="eastAsia"/>
              <w:color w:val="000000" w:themeColor="text1"/>
            </w:rPr>
          </w:rPrChange>
        </w:rPr>
        <w:t>未进行系统去重处理。优化后的中间件借鉴了</w:t>
      </w:r>
      <w:r w:rsidR="00D8350A" w:rsidRPr="00B207B1">
        <w:rPr>
          <w:rFonts w:hAnsiTheme="minorEastAsia"/>
          <w:color w:val="000000" w:themeColor="text1"/>
          <w:rPrChange w:id="6900" w:author="JY0225" w:date="2017-08-24T12:11:00Z">
            <w:rPr>
              <w:color w:val="000000" w:themeColor="text1"/>
            </w:rPr>
          </w:rPrChange>
        </w:rPr>
        <w:t>Dropbox</w:t>
      </w:r>
      <w:r w:rsidR="00D8350A" w:rsidRPr="00B207B1">
        <w:rPr>
          <w:rFonts w:hAnsiTheme="minorEastAsia" w:hint="eastAsia"/>
          <w:color w:val="000000" w:themeColor="text1"/>
          <w:rPrChange w:id="6901"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902" w:author="JY0225" w:date="2017-08-24T12:11:00Z">
            <w:rPr>
              <w:color w:val="000000" w:themeColor="text1"/>
            </w:rPr>
          </w:rPrChange>
        </w:rPr>
        <w:t>360</w:t>
      </w:r>
      <w:r w:rsidR="00D8350A" w:rsidRPr="00B207B1">
        <w:rPr>
          <w:rFonts w:hAnsiTheme="minorEastAsia" w:hint="eastAsia"/>
          <w:color w:val="000000" w:themeColor="text1"/>
          <w:rPrChange w:id="6903" w:author="JY0225" w:date="2017-08-24T12:11:00Z">
            <w:rPr>
              <w:rFonts w:hint="eastAsia"/>
              <w:color w:val="000000" w:themeColor="text1"/>
            </w:rPr>
          </w:rPrChange>
        </w:rPr>
        <w:t>云盘已经</w:t>
      </w:r>
      <w:r w:rsidR="00D8350A" w:rsidRPr="00B207B1">
        <w:rPr>
          <w:rFonts w:hAnsiTheme="minorEastAsia"/>
          <w:color w:val="000000" w:themeColor="text1"/>
          <w:rPrChange w:id="6904" w:author="JY0225" w:date="2017-08-24T12:11:00Z">
            <w:rPr>
              <w:color w:val="000000" w:themeColor="text1"/>
            </w:rPr>
          </w:rPrChange>
        </w:rPr>
        <w:t>Dropbox</w:t>
      </w:r>
      <w:r w:rsidR="00D8350A" w:rsidRPr="00B207B1">
        <w:rPr>
          <w:rFonts w:hAnsiTheme="minorEastAsia" w:hint="eastAsia"/>
          <w:color w:val="000000" w:themeColor="text1"/>
          <w:rPrChange w:id="6905" w:author="JY0225" w:date="2017-08-24T12:11:00Z">
            <w:rPr>
              <w:rFonts w:hint="eastAsia"/>
              <w:color w:val="000000" w:themeColor="text1"/>
            </w:rPr>
          </w:rPrChange>
        </w:rPr>
        <w:t>和</w:t>
      </w:r>
      <w:r w:rsidR="00D8350A" w:rsidRPr="00B207B1">
        <w:rPr>
          <w:rFonts w:hAnsiTheme="minorEastAsia"/>
          <w:color w:val="000000" w:themeColor="text1"/>
          <w:rPrChange w:id="6906" w:author="JY0225" w:date="2017-08-24T12:11:00Z">
            <w:rPr>
              <w:color w:val="000000" w:themeColor="text1"/>
            </w:rPr>
          </w:rPrChange>
        </w:rPr>
        <w:t>Google Drive</w:t>
      </w:r>
      <w:r w:rsidR="00D8350A" w:rsidRPr="00B207B1">
        <w:rPr>
          <w:rFonts w:hAnsiTheme="minorEastAsia" w:hint="eastAsia"/>
          <w:color w:val="000000" w:themeColor="text1"/>
          <w:rPrChange w:id="6907"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4395B56C" w:rsidR="00785449" w:rsidRPr="00B207B1" w:rsidRDefault="005116A7" w:rsidP="005116A7">
      <w:pPr>
        <w:spacing w:line="400" w:lineRule="exact"/>
        <w:ind w:firstLine="420"/>
        <w:rPr>
          <w:rFonts w:hAnsiTheme="minorEastAsia"/>
          <w:color w:val="000000" w:themeColor="text1"/>
          <w:rPrChange w:id="6908" w:author="JY0225" w:date="2017-08-24T12:11:00Z">
            <w:rPr>
              <w:color w:val="000000" w:themeColor="text1"/>
            </w:rPr>
          </w:rPrChange>
        </w:rPr>
      </w:pPr>
      <w:r w:rsidRPr="00B207B1">
        <w:rPr>
          <w:rFonts w:hAnsiTheme="minorEastAsia" w:hint="eastAsia"/>
          <w:color w:val="000000" w:themeColor="text1"/>
          <w:rPrChange w:id="6909"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910" w:author="JY0225" w:date="2017-08-24T12:11:00Z">
            <w:rPr>
              <w:rFonts w:hint="eastAsia"/>
              <w:color w:val="000000" w:themeColor="text1"/>
            </w:rPr>
          </w:rPrChange>
        </w:rPr>
        <w:t>根据断点信息</w:t>
      </w:r>
      <w:r w:rsidRPr="00B207B1">
        <w:rPr>
          <w:rFonts w:hAnsiTheme="minorEastAsia" w:hint="eastAsia"/>
          <w:color w:val="000000" w:themeColor="text1"/>
          <w:rPrChange w:id="6911" w:author="JY0225" w:date="2017-08-24T12:11:00Z">
            <w:rPr>
              <w:rFonts w:hint="eastAsia"/>
              <w:color w:val="000000" w:themeColor="text1"/>
            </w:rPr>
          </w:rPrChange>
        </w:rPr>
        <w:t>续传，</w:t>
      </w:r>
      <w:r w:rsidR="00BF762B" w:rsidRPr="00B207B1">
        <w:rPr>
          <w:rFonts w:hAnsiTheme="minorEastAsia" w:hint="eastAsia"/>
          <w:color w:val="000000" w:themeColor="text1"/>
          <w:rPrChange w:id="6912" w:author="JY0225" w:date="2017-08-24T12:11:00Z">
            <w:rPr>
              <w:rFonts w:hint="eastAsia"/>
              <w:color w:val="000000" w:themeColor="text1"/>
            </w:rPr>
          </w:rPrChange>
        </w:rPr>
        <w:t>以上</w:t>
      </w:r>
      <w:r w:rsidRPr="00B207B1">
        <w:rPr>
          <w:rFonts w:hAnsiTheme="minorEastAsia" w:hint="eastAsia"/>
          <w:color w:val="000000" w:themeColor="text1"/>
          <w:rPrChange w:id="6913"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914"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915" w:author="JY0225" w:date="2017-08-24T12:11:00Z">
            <w:rPr/>
          </w:rPrChange>
        </w:rPr>
      </w:pPr>
      <w:r w:rsidRPr="00B207B1">
        <w:rPr>
          <w:rFonts w:hAnsiTheme="minorEastAsia" w:hint="eastAsia"/>
          <w:color w:val="000000" w:themeColor="text1"/>
          <w:rPrChange w:id="6916" w:author="JY0225" w:date="2017-08-24T12:11:00Z">
            <w:rPr>
              <w:rFonts w:hint="eastAsia"/>
              <w:color w:val="000000" w:themeColor="text1"/>
            </w:rPr>
          </w:rPrChange>
        </w:rPr>
        <w:t>表</w:t>
      </w:r>
      <w:r w:rsidR="00852E47" w:rsidRPr="00B207B1">
        <w:rPr>
          <w:rFonts w:hAnsiTheme="minorEastAsia"/>
          <w:color w:val="000000" w:themeColor="text1"/>
          <w:rPrChange w:id="6917" w:author="JY0225" w:date="2017-08-24T12:11:00Z">
            <w:rPr>
              <w:color w:val="000000" w:themeColor="text1"/>
            </w:rPr>
          </w:rPrChange>
        </w:rPr>
        <w:t>6-9</w:t>
      </w:r>
      <w:r w:rsidRPr="00B207B1">
        <w:rPr>
          <w:rFonts w:hAnsiTheme="minorEastAsia"/>
          <w:color w:val="000000" w:themeColor="text1"/>
          <w:rPrChange w:id="6918" w:author="JY0225" w:date="2017-08-24T12:11:00Z">
            <w:rPr>
              <w:color w:val="000000" w:themeColor="text1"/>
            </w:rPr>
          </w:rPrChange>
        </w:rPr>
        <w:t xml:space="preserve"> </w:t>
      </w:r>
      <w:r w:rsidRPr="00B207B1">
        <w:rPr>
          <w:rFonts w:hAnsiTheme="minorEastAsia" w:hint="eastAsia"/>
          <w:color w:val="000000" w:themeColor="text1"/>
          <w:rPrChange w:id="6919" w:author="JY0225" w:date="2017-08-24T12:11:00Z">
            <w:rPr>
              <w:rFonts w:hint="eastAsia"/>
              <w:color w:val="000000" w:themeColor="text1"/>
            </w:rPr>
          </w:rPrChange>
        </w:rPr>
        <w:t>同类产品</w:t>
      </w:r>
      <w:r w:rsidR="00834EEE" w:rsidRPr="00B207B1">
        <w:rPr>
          <w:rFonts w:hAnsiTheme="minorEastAsia" w:hint="eastAsia"/>
          <w:color w:val="000000" w:themeColor="text1"/>
          <w:rPrChange w:id="6920" w:author="JY0225" w:date="2017-08-24T12:11:00Z">
            <w:rPr>
              <w:rFonts w:hint="eastAsia"/>
              <w:color w:val="000000" w:themeColor="text1"/>
            </w:rPr>
          </w:rPrChange>
        </w:rPr>
        <w:t>支持客户端类型</w:t>
      </w:r>
      <w:r w:rsidRPr="00B207B1">
        <w:rPr>
          <w:rFonts w:hAnsiTheme="minorEastAsia" w:hint="eastAsia"/>
          <w:color w:val="000000" w:themeColor="text1"/>
          <w:rPrChange w:id="6921"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021"/>
      </w:tblGrid>
      <w:tr w:rsidR="000E681F" w:rsidRPr="00B207B1" w14:paraId="6A9C7238" w14:textId="77777777" w:rsidTr="0064407D">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021"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64407D">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64407D">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64407D">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64407D">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64407D">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922" w:author="JY0225" w:date="2017-08-24T10:55:00Z"/>
          <w:rFonts w:hAnsiTheme="minorEastAsia"/>
          <w:color w:val="000000" w:themeColor="text1"/>
          <w:rPrChange w:id="6923" w:author="JY0225" w:date="2017-08-24T12:11:00Z">
            <w:rPr>
              <w:del w:id="6924" w:author="JY0225" w:date="2017-08-24T10:55:00Z"/>
              <w:color w:val="000000" w:themeColor="text1"/>
            </w:rPr>
          </w:rPrChange>
        </w:rPr>
      </w:pPr>
      <w:r w:rsidRPr="00B207B1">
        <w:rPr>
          <w:rFonts w:hAnsiTheme="minorEastAsia" w:hint="eastAsia"/>
          <w:color w:val="000000" w:themeColor="text1"/>
          <w:rPrChange w:id="6925"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926" w:author="JY0225" w:date="2017-08-24T12:11:00Z">
            <w:rPr>
              <w:rFonts w:hint="eastAsia"/>
              <w:color w:val="000000" w:themeColor="text1"/>
            </w:rPr>
          </w:rPrChange>
        </w:rPr>
        <w:t>如表</w:t>
      </w:r>
      <w:r w:rsidR="00D602AD" w:rsidRPr="00B207B1">
        <w:rPr>
          <w:rFonts w:hAnsiTheme="minorEastAsia"/>
          <w:color w:val="000000" w:themeColor="text1"/>
          <w:rPrChange w:id="6927" w:author="JY0225" w:date="2017-08-24T12:11:00Z">
            <w:rPr>
              <w:color w:val="000000" w:themeColor="text1"/>
            </w:rPr>
          </w:rPrChange>
        </w:rPr>
        <w:t>6-9</w:t>
      </w:r>
      <w:r w:rsidR="00D602AD" w:rsidRPr="00B207B1">
        <w:rPr>
          <w:rFonts w:hAnsiTheme="minorEastAsia" w:hint="eastAsia"/>
          <w:color w:val="000000" w:themeColor="text1"/>
          <w:rPrChange w:id="6928" w:author="JY0225" w:date="2017-08-24T12:11:00Z">
            <w:rPr>
              <w:rFonts w:hint="eastAsia"/>
              <w:color w:val="000000" w:themeColor="text1"/>
            </w:rPr>
          </w:rPrChange>
        </w:rPr>
        <w:t>所示</w:t>
      </w:r>
      <w:r w:rsidRPr="00B207B1">
        <w:rPr>
          <w:rFonts w:hAnsiTheme="minorEastAsia" w:hint="eastAsia"/>
          <w:color w:val="000000" w:themeColor="text1"/>
          <w:rPrChange w:id="6929"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930" w:author="JY0225" w:date="2017-08-24T12:11:00Z">
            <w:rPr>
              <w:rFonts w:hint="eastAsia"/>
              <w:color w:val="000000" w:themeColor="text1"/>
            </w:rPr>
          </w:rPrChange>
        </w:rPr>
        <w:t>操作系统和平台</w:t>
      </w:r>
      <w:r w:rsidRPr="00B207B1">
        <w:rPr>
          <w:rFonts w:hAnsiTheme="minorEastAsia" w:hint="eastAsia"/>
          <w:color w:val="000000" w:themeColor="text1"/>
          <w:rPrChange w:id="6931" w:author="JY0225" w:date="2017-08-24T12:11:00Z">
            <w:rPr>
              <w:rFonts w:hint="eastAsia"/>
              <w:color w:val="000000" w:themeColor="text1"/>
            </w:rPr>
          </w:rPrChange>
        </w:rPr>
        <w:t>，如</w:t>
      </w:r>
      <w:r w:rsidRPr="00B207B1">
        <w:rPr>
          <w:rFonts w:hAnsiTheme="minorEastAsia"/>
          <w:color w:val="000000" w:themeColor="text1"/>
          <w:rPrChange w:id="6932" w:author="JY0225" w:date="2017-08-24T12:11:00Z">
            <w:rPr>
              <w:color w:val="000000" w:themeColor="text1"/>
            </w:rPr>
          </w:rPrChange>
        </w:rPr>
        <w:t>Windows</w:t>
      </w:r>
      <w:r w:rsidRPr="00B207B1">
        <w:rPr>
          <w:rFonts w:hAnsiTheme="minorEastAsia" w:hint="eastAsia"/>
          <w:color w:val="000000" w:themeColor="text1"/>
          <w:rPrChange w:id="6933" w:author="JY0225" w:date="2017-08-24T12:11:00Z">
            <w:rPr>
              <w:rFonts w:hint="eastAsia"/>
              <w:color w:val="000000" w:themeColor="text1"/>
            </w:rPr>
          </w:rPrChange>
        </w:rPr>
        <w:t>、</w:t>
      </w:r>
      <w:r w:rsidRPr="00B207B1">
        <w:rPr>
          <w:rFonts w:hAnsiTheme="minorEastAsia"/>
          <w:color w:val="000000" w:themeColor="text1"/>
          <w:rPrChange w:id="6934" w:author="JY0225" w:date="2017-08-24T12:11:00Z">
            <w:rPr>
              <w:color w:val="000000" w:themeColor="text1"/>
            </w:rPr>
          </w:rPrChange>
        </w:rPr>
        <w:t>iOS</w:t>
      </w:r>
      <w:r w:rsidRPr="00B207B1">
        <w:rPr>
          <w:rFonts w:hAnsiTheme="minorEastAsia" w:hint="eastAsia"/>
          <w:color w:val="000000" w:themeColor="text1"/>
          <w:rPrChange w:id="6935" w:author="JY0225" w:date="2017-08-24T12:11:00Z">
            <w:rPr>
              <w:rFonts w:hint="eastAsia"/>
              <w:color w:val="000000" w:themeColor="text1"/>
            </w:rPr>
          </w:rPrChange>
        </w:rPr>
        <w:t>、</w:t>
      </w:r>
      <w:r w:rsidRPr="00B207B1">
        <w:rPr>
          <w:rFonts w:hAnsiTheme="minorEastAsia"/>
          <w:color w:val="000000" w:themeColor="text1"/>
          <w:rPrChange w:id="6936" w:author="JY0225" w:date="2017-08-24T12:11:00Z">
            <w:rPr>
              <w:color w:val="000000" w:themeColor="text1"/>
            </w:rPr>
          </w:rPrChange>
        </w:rPr>
        <w:t>Linux</w:t>
      </w:r>
      <w:r w:rsidRPr="00B207B1">
        <w:rPr>
          <w:rFonts w:hAnsiTheme="minorEastAsia" w:hint="eastAsia"/>
          <w:color w:val="000000" w:themeColor="text1"/>
          <w:rPrChange w:id="6937" w:author="JY0225" w:date="2017-08-24T12:11:00Z">
            <w:rPr>
              <w:rFonts w:hint="eastAsia"/>
              <w:color w:val="000000" w:themeColor="text1"/>
            </w:rPr>
          </w:rPrChange>
        </w:rPr>
        <w:t>、</w:t>
      </w:r>
      <w:r w:rsidRPr="00B207B1">
        <w:rPr>
          <w:rFonts w:hAnsiTheme="minorEastAsia"/>
          <w:color w:val="000000" w:themeColor="text1"/>
          <w:rPrChange w:id="6938" w:author="JY0225" w:date="2017-08-24T12:11:00Z">
            <w:rPr>
              <w:color w:val="000000" w:themeColor="text1"/>
            </w:rPr>
          </w:rPrChange>
        </w:rPr>
        <w:t>Android</w:t>
      </w:r>
      <w:r w:rsidRPr="00B207B1">
        <w:rPr>
          <w:rFonts w:hAnsiTheme="minorEastAsia" w:hint="eastAsia"/>
          <w:color w:val="000000" w:themeColor="text1"/>
          <w:rPrChange w:id="6939" w:author="JY0225" w:date="2017-08-24T12:11:00Z">
            <w:rPr>
              <w:rFonts w:hint="eastAsia"/>
              <w:color w:val="000000" w:themeColor="text1"/>
            </w:rPr>
          </w:rPrChange>
        </w:rPr>
        <w:t>、</w:t>
      </w:r>
      <w:r w:rsidRPr="00B207B1">
        <w:rPr>
          <w:rFonts w:hAnsiTheme="minorEastAsia"/>
          <w:color w:val="000000" w:themeColor="text1"/>
          <w:rPrChange w:id="6940" w:author="JY0225" w:date="2017-08-24T12:11:00Z">
            <w:rPr>
              <w:color w:val="000000" w:themeColor="text1"/>
            </w:rPr>
          </w:rPrChange>
        </w:rPr>
        <w:t>Web</w:t>
      </w:r>
      <w:r w:rsidRPr="00B207B1">
        <w:rPr>
          <w:rFonts w:hAnsiTheme="minorEastAsia" w:hint="eastAsia"/>
          <w:color w:val="000000" w:themeColor="text1"/>
          <w:rPrChange w:id="6941"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942" w:author="JY0225" w:date="2017-08-24T12:11:00Z">
            <w:rPr>
              <w:color w:val="000000" w:themeColor="text1"/>
            </w:rPr>
          </w:rPrChange>
        </w:rPr>
        <w:t>Java SDK</w:t>
      </w:r>
      <w:r w:rsidRPr="00B207B1">
        <w:rPr>
          <w:rFonts w:hAnsiTheme="minorEastAsia" w:hint="eastAsia"/>
          <w:color w:val="000000" w:themeColor="text1"/>
          <w:rPrChange w:id="6943" w:author="JY0225" w:date="2017-08-24T12:11:00Z">
            <w:rPr>
              <w:rFonts w:hint="eastAsia"/>
              <w:color w:val="000000" w:themeColor="text1"/>
            </w:rPr>
          </w:rPrChange>
        </w:rPr>
        <w:t>和</w:t>
      </w:r>
      <w:r w:rsidRPr="00B207B1">
        <w:rPr>
          <w:rFonts w:hAnsiTheme="minorEastAsia"/>
          <w:color w:val="000000" w:themeColor="text1"/>
          <w:rPrChange w:id="6944" w:author="JY0225" w:date="2017-08-24T12:11:00Z">
            <w:rPr>
              <w:color w:val="000000" w:themeColor="text1"/>
            </w:rPr>
          </w:rPrChange>
        </w:rPr>
        <w:t>Firefox</w:t>
      </w:r>
      <w:r w:rsidRPr="00B207B1">
        <w:rPr>
          <w:rFonts w:hAnsiTheme="minorEastAsia" w:hint="eastAsia"/>
          <w:color w:val="000000" w:themeColor="text1"/>
          <w:rPrChange w:id="6945" w:author="JY0225" w:date="2017-08-24T12:11:00Z">
            <w:rPr>
              <w:rFonts w:hint="eastAsia"/>
              <w:color w:val="000000" w:themeColor="text1"/>
            </w:rPr>
          </w:rPrChange>
        </w:rPr>
        <w:t>扩展工具</w:t>
      </w:r>
      <w:r w:rsidR="006266BD" w:rsidRPr="00B207B1">
        <w:rPr>
          <w:rFonts w:hAnsiTheme="minorEastAsia" w:hint="eastAsia"/>
          <w:color w:val="000000" w:themeColor="text1"/>
          <w:rPrChange w:id="6946" w:author="JY0225" w:date="2017-08-24T12:11:00Z">
            <w:rPr>
              <w:rFonts w:hint="eastAsia"/>
              <w:color w:val="000000" w:themeColor="text1"/>
            </w:rPr>
          </w:rPrChange>
        </w:rPr>
        <w:t>。</w:t>
      </w:r>
      <w:r w:rsidRPr="00B207B1">
        <w:rPr>
          <w:rFonts w:hAnsiTheme="minorEastAsia"/>
          <w:color w:val="000000" w:themeColor="text1"/>
          <w:rPrChange w:id="6947" w:author="JY0225" w:date="2017-08-24T12:11:00Z">
            <w:rPr>
              <w:color w:val="000000" w:themeColor="text1"/>
            </w:rPr>
          </w:rPrChange>
        </w:rPr>
        <w:t>Java SDK</w:t>
      </w:r>
      <w:r w:rsidRPr="00B207B1">
        <w:rPr>
          <w:rFonts w:hAnsiTheme="minorEastAsia" w:hint="eastAsia"/>
          <w:color w:val="000000" w:themeColor="text1"/>
          <w:rPrChange w:id="6948" w:author="JY0225" w:date="2017-08-24T12:11:00Z">
            <w:rPr>
              <w:rFonts w:hint="eastAsia"/>
              <w:color w:val="000000" w:themeColor="text1"/>
            </w:rPr>
          </w:rPrChange>
        </w:rPr>
        <w:t>可用于与</w:t>
      </w:r>
      <w:r w:rsidRPr="00B207B1">
        <w:rPr>
          <w:rFonts w:hAnsiTheme="minorEastAsia"/>
          <w:color w:val="000000" w:themeColor="text1"/>
          <w:rPrChange w:id="6949" w:author="JY0225" w:date="2017-08-24T12:11:00Z">
            <w:rPr>
              <w:color w:val="000000" w:themeColor="text1"/>
            </w:rPr>
          </w:rPrChange>
        </w:rPr>
        <w:t>Java</w:t>
      </w:r>
      <w:r w:rsidRPr="00B207B1">
        <w:rPr>
          <w:rFonts w:hAnsiTheme="minorEastAsia" w:hint="eastAsia"/>
          <w:color w:val="000000" w:themeColor="text1"/>
          <w:rPrChange w:id="6950" w:author="JY0225" w:date="2017-08-24T12:11:00Z">
            <w:rPr>
              <w:rFonts w:hint="eastAsia"/>
              <w:color w:val="000000" w:themeColor="text1"/>
            </w:rPr>
          </w:rPrChange>
        </w:rPr>
        <w:t>相关的应用，如</w:t>
      </w:r>
      <w:r w:rsidRPr="00B207B1">
        <w:rPr>
          <w:rFonts w:hAnsiTheme="minorEastAsia"/>
          <w:color w:val="000000" w:themeColor="text1"/>
          <w:rPrChange w:id="6951" w:author="JY0225" w:date="2017-08-24T12:11:00Z">
            <w:rPr>
              <w:color w:val="000000" w:themeColor="text1"/>
            </w:rPr>
          </w:rPrChange>
        </w:rPr>
        <w:t>Web</w:t>
      </w:r>
      <w:r w:rsidRPr="00B207B1">
        <w:rPr>
          <w:rFonts w:hAnsiTheme="minorEastAsia" w:hint="eastAsia"/>
          <w:color w:val="000000" w:themeColor="text1"/>
          <w:rPrChange w:id="6952" w:author="JY0225" w:date="2017-08-24T12:11:00Z">
            <w:rPr>
              <w:rFonts w:hint="eastAsia"/>
              <w:color w:val="000000" w:themeColor="text1"/>
            </w:rPr>
          </w:rPrChange>
        </w:rPr>
        <w:t>开发和</w:t>
      </w:r>
      <w:r w:rsidRPr="00B207B1">
        <w:rPr>
          <w:rFonts w:hAnsiTheme="minorEastAsia"/>
          <w:color w:val="000000" w:themeColor="text1"/>
          <w:rPrChange w:id="6953" w:author="JY0225" w:date="2017-08-24T12:11:00Z">
            <w:rPr>
              <w:color w:val="000000" w:themeColor="text1"/>
            </w:rPr>
          </w:rPrChange>
        </w:rPr>
        <w:t>Android</w:t>
      </w:r>
      <w:r w:rsidRPr="00B207B1">
        <w:rPr>
          <w:rFonts w:hAnsiTheme="minorEastAsia" w:hint="eastAsia"/>
          <w:color w:val="000000" w:themeColor="text1"/>
          <w:rPrChange w:id="6954" w:author="JY0225" w:date="2017-08-24T12:11:00Z">
            <w:rPr>
              <w:rFonts w:hint="eastAsia"/>
              <w:color w:val="000000" w:themeColor="text1"/>
            </w:rPr>
          </w:rPrChange>
        </w:rPr>
        <w:t>开发。</w:t>
      </w:r>
      <w:r w:rsidRPr="00B207B1">
        <w:rPr>
          <w:rFonts w:hAnsiTheme="minorEastAsia"/>
          <w:color w:val="000000" w:themeColor="text1"/>
          <w:rPrChange w:id="6955" w:author="JY0225" w:date="2017-08-24T12:11:00Z">
            <w:rPr>
              <w:color w:val="000000" w:themeColor="text1"/>
            </w:rPr>
          </w:rPrChange>
        </w:rPr>
        <w:t>Firefox</w:t>
      </w:r>
      <w:r w:rsidR="00C3143A" w:rsidRPr="00B207B1">
        <w:rPr>
          <w:rFonts w:hAnsiTheme="minorEastAsia" w:hint="eastAsia"/>
          <w:color w:val="000000" w:themeColor="text1"/>
          <w:rPrChange w:id="6956" w:author="JY0225" w:date="2017-08-24T12:11:00Z">
            <w:rPr>
              <w:rFonts w:hint="eastAsia"/>
              <w:color w:val="000000" w:themeColor="text1"/>
            </w:rPr>
          </w:rPrChange>
        </w:rPr>
        <w:t>扩展工具相较于</w:t>
      </w:r>
      <w:r w:rsidRPr="00B207B1">
        <w:rPr>
          <w:rFonts w:hAnsiTheme="minorEastAsia" w:hint="eastAsia"/>
          <w:color w:val="000000" w:themeColor="text1"/>
          <w:rPrChange w:id="6957"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958" w:author="JY0225" w:date="2017-08-24T10:55:00Z"/>
          <w:rFonts w:hAnsiTheme="minorEastAsia"/>
          <w:color w:val="000000" w:themeColor="text1"/>
          <w:rPrChange w:id="6959" w:author="JY0225" w:date="2017-08-24T12:11:00Z">
            <w:rPr>
              <w:del w:id="6960"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961" w:author="JY0225" w:date="2017-08-24T10:55:00Z">
          <w:pPr>
            <w:spacing w:line="400" w:lineRule="exact"/>
            <w:jc w:val="center"/>
          </w:pPr>
        </w:pPrChange>
      </w:pPr>
      <w:r w:rsidRPr="00B207B1">
        <w:rPr>
          <w:rFonts w:hAnsiTheme="minorEastAsia"/>
          <w:color w:val="000000" w:themeColor="text1"/>
          <w:rPrChange w:id="6962"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963" w:name="_Toc492457650"/>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963"/>
    </w:p>
    <w:p w14:paraId="078765CD" w14:textId="77777777" w:rsidR="008276E8" w:rsidRPr="00B207B1" w:rsidRDefault="009B2B17">
      <w:pPr>
        <w:pStyle w:val="21"/>
        <w:spacing w:line="240" w:lineRule="auto"/>
        <w:pPrChange w:id="6964" w:author="微软用户" w:date="2017-08-18T22:56:00Z">
          <w:pPr>
            <w:pStyle w:val="21"/>
          </w:pPr>
        </w:pPrChange>
      </w:pPr>
      <w:bookmarkStart w:id="6965" w:name="_Toc492457651"/>
      <w:r w:rsidRPr="00B207B1">
        <w:t>7</w:t>
      </w:r>
      <w:r w:rsidR="0032102F" w:rsidRPr="00B207B1">
        <w:t xml:space="preserve">.1 </w:t>
      </w:r>
      <w:r w:rsidR="0032102F" w:rsidRPr="00B207B1">
        <w:t>总结</w:t>
      </w:r>
      <w:bookmarkEnd w:id="6965"/>
    </w:p>
    <w:p w14:paraId="70592C4E" w14:textId="77777777" w:rsidR="00D4036B" w:rsidRPr="00B207B1" w:rsidDel="0049416F" w:rsidRDefault="00D4036B">
      <w:pPr>
        <w:spacing w:line="400" w:lineRule="exact"/>
        <w:rPr>
          <w:del w:id="6966" w:author="微软用户" w:date="2017-08-24T16:05:00Z"/>
          <w:color w:val="000000" w:themeColor="text1"/>
        </w:rPr>
      </w:pPr>
      <w:r w:rsidRPr="00B207B1">
        <w:rPr>
          <w:color w:val="FF0000"/>
          <w:rPrChange w:id="6967" w:author="JY0225" w:date="2017-08-14T12:55:00Z">
            <w:rPr>
              <w:color w:val="000000" w:themeColor="text1"/>
            </w:rPr>
          </w:rPrChange>
        </w:rPr>
        <w:tab/>
      </w:r>
      <w:ins w:id="6968"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969" w:author="微软用户" w:date="2017-08-24T16:16:00Z">
        <w:r w:rsidR="007B4C70" w:rsidRPr="00B207B1">
          <w:rPr>
            <w:rFonts w:hint="eastAsia"/>
            <w:color w:val="000000" w:themeColor="text1"/>
          </w:rPr>
          <w:t>越来越受人们的青睐</w:t>
        </w:r>
      </w:ins>
      <w:ins w:id="6970" w:author="微软用户" w:date="2017-08-24T16:15:00Z">
        <w:r w:rsidR="0075589C" w:rsidRPr="00B207B1">
          <w:rPr>
            <w:rFonts w:hint="eastAsia"/>
            <w:color w:val="000000" w:themeColor="text1"/>
          </w:rPr>
          <w:t>，</w:t>
        </w:r>
      </w:ins>
      <w:ins w:id="6971"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972" w:author="微软用户" w:date="2017-08-24T16:14:00Z">
        <w:r w:rsidR="0075589C" w:rsidRPr="00B207B1">
          <w:rPr>
            <w:rFonts w:hint="eastAsia"/>
            <w:color w:val="000000" w:themeColor="text1"/>
          </w:rPr>
          <w:t>安全性、稳定</w:t>
        </w:r>
      </w:ins>
      <w:ins w:id="6973" w:author="微软用户" w:date="2017-08-24T16:15:00Z">
        <w:r w:rsidR="0075589C" w:rsidRPr="00B207B1">
          <w:rPr>
            <w:rFonts w:hint="eastAsia"/>
            <w:color w:val="000000" w:themeColor="text1"/>
          </w:rPr>
          <w:t>性、可扩展性等问题</w:t>
        </w:r>
      </w:ins>
      <w:ins w:id="6974" w:author="微软用户" w:date="2017-08-24T16:23:00Z">
        <w:r w:rsidR="001249DF" w:rsidRPr="00B207B1">
          <w:rPr>
            <w:rFonts w:hint="eastAsia"/>
            <w:color w:val="000000" w:themeColor="text1"/>
          </w:rPr>
          <w:t>日益突显</w:t>
        </w:r>
      </w:ins>
      <w:ins w:id="6975" w:author="微软用户" w:date="2017-08-24T15:57:00Z">
        <w:r w:rsidR="00000F84" w:rsidRPr="00B207B1">
          <w:rPr>
            <w:rFonts w:hint="eastAsia"/>
            <w:color w:val="000000" w:themeColor="text1"/>
          </w:rPr>
          <w:t>，</w:t>
        </w:r>
      </w:ins>
      <w:ins w:id="6976" w:author="微软用户" w:date="2017-08-24T16:21:00Z">
        <w:r w:rsidR="00086E01" w:rsidRPr="00B207B1">
          <w:rPr>
            <w:rFonts w:hint="eastAsia"/>
            <w:color w:val="000000" w:themeColor="text1"/>
          </w:rPr>
          <w:t>对云备份服务的关键技术</w:t>
        </w:r>
      </w:ins>
      <w:ins w:id="6977"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978"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979" w:author="微软用户" w:date="2017-08-24T15:58:00Z">
        <w:r w:rsidR="00000F84" w:rsidRPr="00B207B1">
          <w:rPr>
            <w:rFonts w:hint="eastAsia"/>
            <w:color w:val="000000" w:themeColor="text1"/>
          </w:rPr>
          <w:t>。</w:t>
        </w:r>
      </w:ins>
      <w:ins w:id="6980" w:author="微软用户" w:date="2017-08-24T15:59:00Z">
        <w:r w:rsidR="00132BC5" w:rsidRPr="00B207B1">
          <w:rPr>
            <w:color w:val="000000" w:themeColor="text1"/>
          </w:rPr>
          <w:t>本文针对一款自主研发的云备份中间件</w:t>
        </w:r>
      </w:ins>
      <w:ins w:id="6981"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982" w:author="微软用户" w:date="2017-08-24T16:00:00Z">
        <w:r w:rsidR="00132BC5" w:rsidRPr="00B207B1">
          <w:rPr>
            <w:color w:val="000000" w:themeColor="text1"/>
          </w:rPr>
          <w:t>关键技术进行了优化</w:t>
        </w:r>
      </w:ins>
      <w:ins w:id="6983" w:author="微软用户" w:date="2017-08-24T16:04:00Z">
        <w:r w:rsidR="00E46377" w:rsidRPr="00B207B1">
          <w:rPr>
            <w:rFonts w:hint="eastAsia"/>
            <w:color w:val="000000" w:themeColor="text1"/>
          </w:rPr>
          <w:t>。</w:t>
        </w:r>
      </w:ins>
      <w:ins w:id="6984" w:author="微软用户" w:date="2017-08-24T16:25:00Z">
        <w:r w:rsidR="007E6781" w:rsidRPr="00B207B1">
          <w:rPr>
            <w:rFonts w:hint="eastAsia"/>
            <w:color w:val="000000" w:themeColor="text1"/>
          </w:rPr>
          <w:t>通过</w:t>
        </w:r>
      </w:ins>
      <w:ins w:id="6985" w:author="微软用户" w:date="2017-08-24T16:00:00Z">
        <w:r w:rsidR="00806AC8" w:rsidRPr="00B207B1">
          <w:rPr>
            <w:rFonts w:hint="eastAsia"/>
            <w:color w:val="000000" w:themeColor="text1"/>
          </w:rPr>
          <w:t>对原有中间件系统</w:t>
        </w:r>
      </w:ins>
      <w:ins w:id="6986" w:author="微软用户" w:date="2017-08-24T16:37:00Z">
        <w:r w:rsidR="005E30C7" w:rsidRPr="00B207B1">
          <w:rPr>
            <w:rFonts w:hint="eastAsia"/>
            <w:color w:val="000000" w:themeColor="text1"/>
          </w:rPr>
          <w:t>全面</w:t>
        </w:r>
      </w:ins>
      <w:ins w:id="6987" w:author="微软用户" w:date="2017-08-24T16:00:00Z">
        <w:r w:rsidR="00806AC8" w:rsidRPr="00B207B1">
          <w:rPr>
            <w:rFonts w:hint="eastAsia"/>
            <w:color w:val="000000" w:themeColor="text1"/>
          </w:rPr>
          <w:t>的分析，</w:t>
        </w:r>
      </w:ins>
      <w:ins w:id="6988" w:author="微软用户" w:date="2017-08-24T16:27:00Z">
        <w:r w:rsidR="009F4EA9" w:rsidRPr="00B207B1">
          <w:rPr>
            <w:rFonts w:hint="eastAsia"/>
            <w:color w:val="000000" w:themeColor="text1"/>
          </w:rPr>
          <w:t>结合</w:t>
        </w:r>
      </w:ins>
      <w:ins w:id="6989" w:author="微软用户" w:date="2017-08-24T16:01:00Z">
        <w:r w:rsidR="00806AC8" w:rsidRPr="00B207B1">
          <w:rPr>
            <w:rFonts w:hint="eastAsia"/>
            <w:color w:val="000000" w:themeColor="text1"/>
          </w:rPr>
          <w:t>对国内外成熟的云备份</w:t>
        </w:r>
      </w:ins>
      <w:ins w:id="6990" w:author="微软用户" w:date="2017-08-24T16:02:00Z">
        <w:r w:rsidR="00E60628" w:rsidRPr="00B207B1">
          <w:rPr>
            <w:rFonts w:hint="eastAsia"/>
            <w:color w:val="000000" w:themeColor="text1"/>
          </w:rPr>
          <w:t>服务产品</w:t>
        </w:r>
      </w:ins>
      <w:del w:id="6991" w:author="微软用户" w:date="2017-08-24T15:41:00Z">
        <w:r w:rsidR="00352C52" w:rsidRPr="00B207B1" w:rsidDel="0060791E">
          <w:rPr>
            <w:rFonts w:hAnsiTheme="minorEastAsia" w:hint="eastAsia"/>
            <w:color w:val="000000" w:themeColor="text1"/>
            <w:rPrChange w:id="6992"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993"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994"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995"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996"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997"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998"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999"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7000"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7001"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7002"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7003"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7004"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7005"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7006"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7007"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7008"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7009" w:author="微软用户" w:date="2017-08-24T15:42:00Z">
              <w:rPr>
                <w:rFonts w:hint="eastAsia"/>
                <w:color w:val="000000" w:themeColor="text1"/>
              </w:rPr>
            </w:rPrChange>
          </w:rPr>
          <w:delText>最后，搭建了系统测试环境，分析了中间件系统优化后的性能。</w:delText>
        </w:r>
      </w:del>
      <w:ins w:id="7010" w:author="微软用户" w:date="2017-08-24T16:19:00Z">
        <w:r w:rsidR="00E74CCE" w:rsidRPr="00B207B1">
          <w:rPr>
            <w:rFonts w:hint="eastAsia"/>
            <w:color w:val="000000" w:themeColor="text1"/>
          </w:rPr>
          <w:t>充分的调研</w:t>
        </w:r>
      </w:ins>
      <w:ins w:id="7011" w:author="微软用户" w:date="2017-08-24T16:05:00Z">
        <w:r w:rsidR="009C292A" w:rsidRPr="00B207B1">
          <w:rPr>
            <w:rFonts w:hint="eastAsia"/>
            <w:color w:val="000000" w:themeColor="text1"/>
          </w:rPr>
          <w:t>，</w:t>
        </w:r>
      </w:ins>
      <w:ins w:id="7012" w:author="微软用户" w:date="2017-08-24T16:19:00Z">
        <w:r w:rsidR="00E74CCE" w:rsidRPr="00B207B1">
          <w:rPr>
            <w:rFonts w:hint="eastAsia"/>
            <w:color w:val="000000" w:themeColor="text1"/>
          </w:rPr>
          <w:t>设计并实现了</w:t>
        </w:r>
      </w:ins>
      <w:ins w:id="7013" w:author="微软用户" w:date="2017-08-24T16:37:00Z">
        <w:r w:rsidR="00497598" w:rsidRPr="00B207B1">
          <w:rPr>
            <w:rFonts w:hint="eastAsia"/>
            <w:color w:val="000000" w:themeColor="text1"/>
          </w:rPr>
          <w:t>对</w:t>
        </w:r>
      </w:ins>
      <w:ins w:id="7014" w:author="微软用户" w:date="2017-08-24T16:20:00Z">
        <w:r w:rsidR="00E74CCE" w:rsidRPr="00B207B1">
          <w:rPr>
            <w:rFonts w:hint="eastAsia"/>
            <w:color w:val="000000" w:themeColor="text1"/>
          </w:rPr>
          <w:t>中间件系统关键技术的优化，解决了以下四个问题</w:t>
        </w:r>
      </w:ins>
      <w:ins w:id="7015"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7016" w:author="微软用户" w:date="2017-08-24T15:37:00Z"/>
          <w:rFonts w:hAnsiTheme="minorEastAsia"/>
          <w:color w:val="000000" w:themeColor="text1"/>
          <w:rPrChange w:id="7017" w:author="微软用户" w:date="2017-08-24T15:39:00Z">
            <w:rPr>
              <w:ins w:id="7018" w:author="微软用户" w:date="2017-08-24T15:37:00Z"/>
              <w:rFonts w:hAnsiTheme="minorEastAsia"/>
              <w:color w:val="FF0000"/>
            </w:rPr>
          </w:rPrChange>
        </w:rPr>
      </w:pPr>
      <w:del w:id="7019" w:author="微软用户" w:date="2017-08-24T16:05:00Z">
        <w:r w:rsidRPr="00B207B1" w:rsidDel="0049416F">
          <w:rPr>
            <w:rFonts w:hAnsiTheme="minorEastAsia"/>
            <w:color w:val="000000" w:themeColor="text1"/>
            <w:rPrChange w:id="7020" w:author="微软用户" w:date="2017-08-24T15:39:00Z">
              <w:rPr>
                <w:color w:val="000000" w:themeColor="text1"/>
              </w:rPr>
            </w:rPrChange>
          </w:rPr>
          <w:tab/>
        </w:r>
        <w:r w:rsidR="002C2D27" w:rsidRPr="00B207B1" w:rsidDel="0049416F">
          <w:rPr>
            <w:rFonts w:hAnsiTheme="minorEastAsia" w:hint="eastAsia"/>
            <w:color w:val="000000" w:themeColor="text1"/>
            <w:rPrChange w:id="7021"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7022"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7023"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7024"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7025" w:author="微软用户" w:date="2017-08-24T15:39:00Z">
              <w:rPr>
                <w:rFonts w:hint="eastAsia"/>
                <w:color w:val="000000" w:themeColor="text1"/>
              </w:rPr>
            </w:rPrChange>
          </w:rPr>
          <w:delText>关键技术</w:delText>
        </w:r>
      </w:del>
      <w:del w:id="7026" w:author="微软用户" w:date="2017-08-24T15:39:00Z">
        <w:r w:rsidR="002C2D27" w:rsidRPr="00B207B1" w:rsidDel="00187518">
          <w:rPr>
            <w:rFonts w:hAnsiTheme="minorEastAsia" w:hint="eastAsia"/>
            <w:color w:val="000000" w:themeColor="text1"/>
            <w:rPrChange w:id="7027" w:author="微软用户" w:date="2017-08-24T15:39:00Z">
              <w:rPr>
                <w:rFonts w:hint="eastAsia"/>
                <w:color w:val="000000" w:themeColor="text1"/>
              </w:rPr>
            </w:rPrChange>
          </w:rPr>
          <w:delText>的</w:delText>
        </w:r>
      </w:del>
      <w:del w:id="7028" w:author="微软用户" w:date="2017-08-24T16:05:00Z">
        <w:r w:rsidR="002C2D27" w:rsidRPr="00B207B1" w:rsidDel="0049416F">
          <w:rPr>
            <w:rFonts w:hAnsiTheme="minorEastAsia" w:hint="eastAsia"/>
            <w:color w:val="000000" w:themeColor="text1"/>
            <w:rPrChange w:id="7029"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7030"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7031"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7032"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7033" w:author="微软用户" w:date="2017-08-24T15:37:00Z"/>
          <w:rFonts w:hAnsiTheme="minorEastAsia"/>
          <w:color w:val="000000" w:themeColor="text1"/>
          <w:rPrChange w:id="7034" w:author="微软用户" w:date="2017-08-24T15:38:00Z">
            <w:rPr>
              <w:ins w:id="7035" w:author="微软用户" w:date="2017-08-24T15:37:00Z"/>
              <w:rFonts w:hAnsiTheme="minorEastAsia"/>
              <w:color w:val="FF0000"/>
            </w:rPr>
          </w:rPrChange>
        </w:rPr>
        <w:pPrChange w:id="7036" w:author="微软用户" w:date="2017-08-24T15:38:00Z">
          <w:pPr>
            <w:spacing w:line="400" w:lineRule="exact"/>
          </w:pPr>
        </w:pPrChange>
      </w:pPr>
      <w:r w:rsidRPr="00B207B1">
        <w:rPr>
          <w:rFonts w:hAnsiTheme="minorEastAsia" w:hint="eastAsia"/>
          <w:color w:val="000000" w:themeColor="text1"/>
          <w:rPrChange w:id="7037" w:author="微软用户" w:date="2017-08-24T15:38:00Z">
            <w:rPr>
              <w:rFonts w:hint="eastAsia"/>
              <w:color w:val="000000" w:themeColor="text1"/>
            </w:rPr>
          </w:rPrChange>
        </w:rPr>
        <w:t>持久会话管理</w:t>
      </w:r>
      <w:ins w:id="7038"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7039" w:author="微软用户" w:date="2017-08-24T15:38:00Z">
            <w:rPr>
              <w:rFonts w:hint="eastAsia"/>
              <w:color w:val="000000" w:themeColor="text1"/>
            </w:rPr>
          </w:rPrChange>
        </w:rPr>
        <w:t>解决</w:t>
      </w:r>
      <w:r w:rsidR="00133C92" w:rsidRPr="00B207B1">
        <w:rPr>
          <w:rFonts w:hAnsiTheme="minorEastAsia" w:hint="eastAsia"/>
          <w:color w:val="000000" w:themeColor="text1"/>
          <w:rPrChange w:id="7040" w:author="微软用户" w:date="2017-08-24T15:38:00Z">
            <w:rPr>
              <w:rFonts w:hint="eastAsia"/>
              <w:color w:val="000000" w:themeColor="text1"/>
            </w:rPr>
          </w:rPrChange>
        </w:rPr>
        <w:t>了</w:t>
      </w:r>
      <w:r w:rsidR="00010307" w:rsidRPr="00B207B1">
        <w:rPr>
          <w:rFonts w:hAnsiTheme="minorEastAsia" w:hint="eastAsia"/>
          <w:color w:val="000000" w:themeColor="text1"/>
          <w:rPrChange w:id="7041" w:author="微软用户" w:date="2017-08-24T15:38:00Z">
            <w:rPr>
              <w:rFonts w:hint="eastAsia"/>
              <w:color w:val="000000" w:themeColor="text1"/>
            </w:rPr>
          </w:rPrChange>
        </w:rPr>
        <w:t>缓存</w:t>
      </w:r>
      <w:r w:rsidR="00E95BCD" w:rsidRPr="00B207B1">
        <w:rPr>
          <w:rFonts w:hAnsiTheme="minorEastAsia" w:hint="eastAsia"/>
          <w:color w:val="000000" w:themeColor="text1"/>
          <w:rPrChange w:id="7042" w:author="微软用户" w:date="2017-08-24T15:38:00Z">
            <w:rPr>
              <w:rFonts w:hint="eastAsia"/>
              <w:color w:val="000000" w:themeColor="text1"/>
            </w:rPr>
          </w:rPrChange>
        </w:rPr>
        <w:t>在中间件的用户</w:t>
      </w:r>
      <w:del w:id="7043" w:author="微软用户" w:date="2017-08-24T16:28:00Z">
        <w:r w:rsidR="00E95BCD" w:rsidRPr="00B207B1" w:rsidDel="00D15952">
          <w:rPr>
            <w:rFonts w:hAnsiTheme="minorEastAsia" w:hint="eastAsia"/>
            <w:color w:val="000000" w:themeColor="text1"/>
            <w:rPrChange w:id="7044"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7045" w:author="微软用户" w:date="2017-08-24T15:38:00Z">
            <w:rPr>
              <w:rFonts w:hint="eastAsia"/>
              <w:color w:val="000000" w:themeColor="text1"/>
            </w:rPr>
          </w:rPrChange>
        </w:rPr>
        <w:t>信息</w:t>
      </w:r>
      <w:ins w:id="7046" w:author="微软用户" w:date="2017-08-24T16:28:00Z">
        <w:r w:rsidR="009901D5" w:rsidRPr="00B207B1">
          <w:rPr>
            <w:rFonts w:hAnsiTheme="minorEastAsia" w:hint="eastAsia"/>
            <w:color w:val="000000" w:themeColor="text1"/>
          </w:rPr>
          <w:t>如登陆信息、会话信息</w:t>
        </w:r>
      </w:ins>
      <w:ins w:id="7047"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7048" w:author="微软用户" w:date="2017-08-24T15:38:00Z">
            <w:rPr>
              <w:rFonts w:hint="eastAsia"/>
              <w:color w:val="000000" w:themeColor="text1"/>
            </w:rPr>
          </w:rPrChange>
        </w:rPr>
        <w:t>，</w:t>
      </w:r>
      <w:del w:id="7049" w:author="微软用户" w:date="2017-08-24T16:10:00Z">
        <w:r w:rsidR="00E95BCD" w:rsidRPr="00B207B1" w:rsidDel="00550937">
          <w:rPr>
            <w:rFonts w:hAnsiTheme="minorEastAsia" w:hint="eastAsia"/>
            <w:color w:val="000000" w:themeColor="text1"/>
            <w:rPrChange w:id="7050" w:author="微软用户" w:date="2017-08-24T15:38:00Z">
              <w:rPr>
                <w:rFonts w:hint="eastAsia"/>
                <w:color w:val="000000" w:themeColor="text1"/>
              </w:rPr>
            </w:rPrChange>
          </w:rPr>
          <w:delText>包括用户登录状态信息和用户个人信息，</w:delText>
        </w:r>
      </w:del>
      <w:del w:id="7051" w:author="微软用户" w:date="2017-08-24T16:07:00Z">
        <w:r w:rsidR="00E95BCD" w:rsidRPr="00B207B1" w:rsidDel="000A1ECF">
          <w:rPr>
            <w:rFonts w:hAnsiTheme="minorEastAsia" w:hint="eastAsia"/>
            <w:color w:val="000000" w:themeColor="text1"/>
            <w:rPrChange w:id="7052" w:author="微软用户" w:date="2017-08-24T15:38:00Z">
              <w:rPr>
                <w:rFonts w:hint="eastAsia"/>
                <w:color w:val="000000" w:themeColor="text1"/>
              </w:rPr>
            </w:rPrChange>
          </w:rPr>
          <w:delText>本</w:delText>
        </w:r>
      </w:del>
      <w:del w:id="7053" w:author="微软用户" w:date="2017-08-24T16:10:00Z">
        <w:r w:rsidR="00E95BCD" w:rsidRPr="00B207B1" w:rsidDel="00550937">
          <w:rPr>
            <w:rFonts w:hAnsiTheme="minorEastAsia" w:hint="eastAsia"/>
            <w:color w:val="000000" w:themeColor="text1"/>
            <w:rPrChange w:id="7054"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7055"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7056"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7057"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7058"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7059"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7060"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7061" w:author="微软用户" w:date="2017-08-24T15:38:00Z">
            <w:rPr>
              <w:rFonts w:hint="eastAsia"/>
              <w:color w:val="000000" w:themeColor="text1"/>
            </w:rPr>
          </w:rPrChange>
        </w:rPr>
        <w:t>同时</w:t>
      </w:r>
      <w:del w:id="7062" w:author="微软用户" w:date="2017-08-24T16:10:00Z">
        <w:r w:rsidR="00AB605D" w:rsidRPr="00B207B1" w:rsidDel="00B168E2">
          <w:rPr>
            <w:rFonts w:hAnsiTheme="minorEastAsia" w:hint="eastAsia"/>
            <w:color w:val="000000" w:themeColor="text1"/>
            <w:rPrChange w:id="7063" w:author="微软用户" w:date="2017-08-24T15:38:00Z">
              <w:rPr>
                <w:rFonts w:hint="eastAsia"/>
                <w:color w:val="000000" w:themeColor="text1"/>
              </w:rPr>
            </w:rPrChange>
          </w:rPr>
          <w:delText>提供给用户</w:delText>
        </w:r>
      </w:del>
      <w:ins w:id="7064" w:author="微软用户" w:date="2017-08-24T16:28:00Z">
        <w:r w:rsidR="005731D2" w:rsidRPr="00B207B1">
          <w:rPr>
            <w:rFonts w:hAnsiTheme="minorEastAsia" w:hint="eastAsia"/>
            <w:color w:val="000000" w:themeColor="text1"/>
          </w:rPr>
          <w:t>新增</w:t>
        </w:r>
      </w:ins>
      <w:ins w:id="7065"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7066"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7067" w:author="微软用户" w:date="2017-08-24T15:38:00Z">
            <w:rPr>
              <w:rFonts w:hint="eastAsia"/>
              <w:color w:val="000000" w:themeColor="text1"/>
            </w:rPr>
          </w:rPrChange>
        </w:rPr>
        <w:t>会话的</w:t>
      </w:r>
      <w:ins w:id="7068" w:author="微软用户" w:date="2017-08-24T16:10:00Z">
        <w:r w:rsidR="0020460B" w:rsidRPr="00B207B1">
          <w:rPr>
            <w:rFonts w:hAnsiTheme="minorEastAsia"/>
            <w:color w:val="000000" w:themeColor="text1"/>
          </w:rPr>
          <w:t>功能</w:t>
        </w:r>
      </w:ins>
      <w:del w:id="7069" w:author="微软用户" w:date="2017-08-24T16:10:00Z">
        <w:r w:rsidR="00E95BCD" w:rsidRPr="00B207B1" w:rsidDel="0020460B">
          <w:rPr>
            <w:rFonts w:hAnsiTheme="minorEastAsia" w:hint="eastAsia"/>
            <w:color w:val="000000" w:themeColor="text1"/>
            <w:rPrChange w:id="7070"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7071"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7072" w:author="微软用户" w:date="2017-08-24T16:11:00Z"/>
          <w:rFonts w:hAnsiTheme="minorEastAsia"/>
          <w:color w:val="000000" w:themeColor="text1"/>
        </w:rPr>
        <w:pPrChange w:id="7073" w:author="微软用户" w:date="2017-08-24T15:38:00Z">
          <w:pPr>
            <w:spacing w:line="400" w:lineRule="exact"/>
          </w:pPr>
        </w:pPrChange>
      </w:pPr>
      <w:r w:rsidRPr="00B207B1">
        <w:rPr>
          <w:rFonts w:hAnsiTheme="minorEastAsia" w:hint="eastAsia"/>
          <w:color w:val="000000" w:themeColor="text1"/>
          <w:rPrChange w:id="7074" w:author="微软用户" w:date="2017-08-24T15:38:00Z">
            <w:rPr>
              <w:rFonts w:hint="eastAsia"/>
              <w:color w:val="000000" w:themeColor="text1"/>
            </w:rPr>
          </w:rPrChange>
        </w:rPr>
        <w:t>大文件上传</w:t>
      </w:r>
      <w:del w:id="7075" w:author="微软用户" w:date="2017-08-24T16:11:00Z">
        <w:r w:rsidR="0043711D" w:rsidRPr="00B207B1" w:rsidDel="00F5007C">
          <w:rPr>
            <w:rFonts w:hAnsiTheme="minorEastAsia" w:hint="eastAsia"/>
            <w:color w:val="000000" w:themeColor="text1"/>
            <w:rPrChange w:id="7076" w:author="微软用户" w:date="2017-08-24T15:38:00Z">
              <w:rPr>
                <w:rFonts w:hint="eastAsia"/>
                <w:color w:val="000000" w:themeColor="text1"/>
              </w:rPr>
            </w:rPrChange>
          </w:rPr>
          <w:delText>关键</w:delText>
        </w:r>
      </w:del>
      <w:ins w:id="7077" w:author="微软用户" w:date="2017-08-24T16:38:00Z">
        <w:r w:rsidR="000321AF" w:rsidRPr="00B207B1">
          <w:rPr>
            <w:rFonts w:hAnsiTheme="minorEastAsia"/>
            <w:color w:val="000000" w:themeColor="text1"/>
          </w:rPr>
          <w:t>利用</w:t>
        </w:r>
      </w:ins>
      <w:ins w:id="7078" w:author="微软用户" w:date="2017-08-24T16:39:00Z">
        <w:r w:rsidR="00D65E24" w:rsidRPr="00B207B1">
          <w:rPr>
            <w:rFonts w:hAnsiTheme="minorEastAsia"/>
            <w:color w:val="000000" w:themeColor="text1"/>
          </w:rPr>
          <w:t>断点</w:t>
        </w:r>
      </w:ins>
      <w:ins w:id="7079" w:author="微软用户" w:date="2017-08-24T16:38:00Z">
        <w:r w:rsidR="000321AF" w:rsidRPr="00B207B1">
          <w:rPr>
            <w:rFonts w:hAnsiTheme="minorEastAsia"/>
            <w:color w:val="000000" w:themeColor="text1"/>
          </w:rPr>
          <w:t>续传技术</w:t>
        </w:r>
      </w:ins>
      <w:del w:id="7080" w:author="微软用户" w:date="2017-08-24T16:37:00Z">
        <w:r w:rsidR="0043711D" w:rsidRPr="00B207B1" w:rsidDel="000321AF">
          <w:rPr>
            <w:rFonts w:hAnsiTheme="minorEastAsia" w:hint="eastAsia"/>
            <w:color w:val="000000" w:themeColor="text1"/>
            <w:rPrChange w:id="7081" w:author="微软用户" w:date="2017-08-24T15:38:00Z">
              <w:rPr>
                <w:rFonts w:hint="eastAsia"/>
                <w:color w:val="000000" w:themeColor="text1"/>
              </w:rPr>
            </w:rPrChange>
          </w:rPr>
          <w:delText>技术</w:delText>
        </w:r>
      </w:del>
      <w:del w:id="7082" w:author="微软用户" w:date="2017-08-24T16:11:00Z">
        <w:r w:rsidR="0043711D" w:rsidRPr="00B207B1" w:rsidDel="004E1C76">
          <w:rPr>
            <w:rFonts w:hAnsiTheme="minorEastAsia" w:hint="eastAsia"/>
            <w:color w:val="000000" w:themeColor="text1"/>
            <w:rPrChange w:id="7083" w:author="微软用户" w:date="2017-08-24T15:38:00Z">
              <w:rPr>
                <w:rFonts w:hint="eastAsia"/>
                <w:color w:val="000000" w:themeColor="text1"/>
              </w:rPr>
            </w:rPrChange>
          </w:rPr>
          <w:delText>的优化</w:delText>
        </w:r>
      </w:del>
      <w:ins w:id="7084" w:author="微软用户" w:date="2017-08-24T16:29:00Z">
        <w:r w:rsidR="00F80634" w:rsidRPr="00B207B1">
          <w:rPr>
            <w:rFonts w:hAnsiTheme="minorEastAsia"/>
            <w:color w:val="000000" w:themeColor="text1"/>
          </w:rPr>
          <w:t>缓解</w:t>
        </w:r>
      </w:ins>
      <w:del w:id="7085" w:author="微软用户" w:date="2017-08-24T16:29:00Z">
        <w:r w:rsidRPr="00B207B1" w:rsidDel="00F80634">
          <w:rPr>
            <w:rFonts w:hAnsiTheme="minorEastAsia" w:hint="eastAsia"/>
            <w:color w:val="000000" w:themeColor="text1"/>
            <w:rPrChange w:id="7086" w:author="微软用户" w:date="2017-08-24T15:38:00Z">
              <w:rPr>
                <w:rFonts w:hint="eastAsia"/>
                <w:color w:val="000000" w:themeColor="text1"/>
              </w:rPr>
            </w:rPrChange>
          </w:rPr>
          <w:delText>解决</w:delText>
        </w:r>
      </w:del>
      <w:r w:rsidRPr="00B207B1">
        <w:rPr>
          <w:rFonts w:hAnsiTheme="minorEastAsia" w:hint="eastAsia"/>
          <w:color w:val="000000" w:themeColor="text1"/>
          <w:rPrChange w:id="7087" w:author="微软用户" w:date="2017-08-24T15:38:00Z">
            <w:rPr>
              <w:rFonts w:hint="eastAsia"/>
              <w:color w:val="000000" w:themeColor="text1"/>
            </w:rPr>
          </w:rPrChange>
        </w:rPr>
        <w:t>了</w:t>
      </w:r>
      <w:ins w:id="7088"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7089" w:author="微软用户" w:date="2017-08-24T15:38:00Z">
            <w:rPr>
              <w:rFonts w:hint="eastAsia"/>
              <w:color w:val="000000" w:themeColor="text1"/>
            </w:rPr>
          </w:rPrChange>
        </w:rPr>
        <w:t>因网络故障而导致的</w:t>
      </w:r>
      <w:ins w:id="7090" w:author="微软用户" w:date="2017-08-24T16:30:00Z">
        <w:r w:rsidR="00EA4546" w:rsidRPr="00B207B1">
          <w:rPr>
            <w:rFonts w:hAnsiTheme="minorEastAsia"/>
            <w:color w:val="000000" w:themeColor="text1"/>
          </w:rPr>
          <w:t>数据</w:t>
        </w:r>
      </w:ins>
      <w:del w:id="7091" w:author="微软用户" w:date="2017-08-24T16:30:00Z">
        <w:r w:rsidRPr="00B207B1" w:rsidDel="00EA4546">
          <w:rPr>
            <w:rFonts w:hAnsiTheme="minorEastAsia" w:hint="eastAsia"/>
            <w:color w:val="000000" w:themeColor="text1"/>
            <w:rPrChange w:id="7092"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7093" w:author="微软用户" w:date="2017-08-24T15:38:00Z">
            <w:rPr>
              <w:rFonts w:hint="eastAsia"/>
              <w:color w:val="000000" w:themeColor="text1"/>
            </w:rPr>
          </w:rPrChange>
        </w:rPr>
        <w:t>重传问题，</w:t>
      </w:r>
      <w:del w:id="7094" w:author="微软用户" w:date="2017-08-24T16:11:00Z">
        <w:r w:rsidRPr="00B207B1" w:rsidDel="00466D39">
          <w:rPr>
            <w:rFonts w:hAnsiTheme="minorEastAsia" w:hint="eastAsia"/>
            <w:color w:val="000000" w:themeColor="text1"/>
            <w:rPrChange w:id="7095"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7096"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7097"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7098" w:author="微软用户" w:date="2017-08-24T15:38:00Z">
            <w:rPr>
              <w:rFonts w:hint="eastAsia"/>
              <w:color w:val="000000" w:themeColor="text1"/>
            </w:rPr>
          </w:rPrChange>
        </w:rPr>
        <w:t>不佳</w:t>
      </w:r>
      <w:r w:rsidR="00657750" w:rsidRPr="00B207B1">
        <w:rPr>
          <w:rFonts w:hAnsiTheme="minorEastAsia" w:hint="eastAsia"/>
          <w:color w:val="000000" w:themeColor="text1"/>
          <w:rPrChange w:id="7099" w:author="微软用户" w:date="2017-08-24T15:38:00Z">
            <w:rPr>
              <w:rFonts w:hint="eastAsia"/>
              <w:color w:val="000000" w:themeColor="text1"/>
            </w:rPr>
          </w:rPrChange>
        </w:rPr>
        <w:t>的情况下</w:t>
      </w:r>
      <w:ins w:id="7100"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7101"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7102" w:author="微软用户" w:date="2017-08-24T15:38:00Z">
            <w:rPr>
              <w:rFonts w:hint="eastAsia"/>
              <w:color w:val="000000" w:themeColor="text1"/>
            </w:rPr>
          </w:rPrChange>
        </w:rPr>
        <w:t>稳定性</w:t>
      </w:r>
      <w:ins w:id="7103" w:author="微软用户" w:date="2017-08-24T15:37:00Z">
        <w:r w:rsidR="003638A4" w:rsidRPr="00B207B1">
          <w:rPr>
            <w:rFonts w:hAnsiTheme="minorEastAsia" w:hint="eastAsia"/>
            <w:color w:val="000000" w:themeColor="text1"/>
            <w:rPrChange w:id="7104"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7105" w:author="微软用户" w:date="2017-08-24T15:38:00Z"/>
          <w:rFonts w:hAnsiTheme="minorEastAsia"/>
          <w:color w:val="000000" w:themeColor="text1"/>
          <w:rPrChange w:id="7106" w:author="微软用户" w:date="2017-08-24T15:38:00Z">
            <w:rPr>
              <w:ins w:id="7107" w:author="微软用户" w:date="2017-08-24T15:38:00Z"/>
              <w:rFonts w:hAnsiTheme="minorEastAsia"/>
              <w:color w:val="FF0000"/>
            </w:rPr>
          </w:rPrChange>
        </w:rPr>
        <w:pPrChange w:id="7108" w:author="微软用户" w:date="2017-08-24T15:38:00Z">
          <w:pPr>
            <w:spacing w:line="400" w:lineRule="exact"/>
          </w:pPr>
        </w:pPrChange>
      </w:pPr>
      <w:ins w:id="7109" w:author="微软用户" w:date="2017-08-24T16:11:00Z">
        <w:r w:rsidRPr="00B207B1">
          <w:rPr>
            <w:rFonts w:hAnsiTheme="minorEastAsia"/>
            <w:color w:val="000000" w:themeColor="text1"/>
          </w:rPr>
          <w:t>本地缓存</w:t>
        </w:r>
      </w:ins>
      <w:ins w:id="7110"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7111" w:author="微软用户" w:date="2017-08-24T16:30:00Z">
        <w:r w:rsidR="005F1F1F" w:rsidRPr="00B207B1">
          <w:rPr>
            <w:rFonts w:hAnsiTheme="minorEastAsia"/>
            <w:color w:val="000000" w:themeColor="text1"/>
          </w:rPr>
          <w:t>解决对</w:t>
        </w:r>
      </w:ins>
      <w:ins w:id="7112"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7113" w:author="微软用户" w:date="2017-08-24T16:34:00Z">
        <w:r w:rsidR="00041301" w:rsidRPr="00B207B1">
          <w:rPr>
            <w:rFonts w:hAnsiTheme="minorEastAsia" w:hint="eastAsia"/>
            <w:color w:val="000000" w:themeColor="text1"/>
          </w:rPr>
          <w:t>导致</w:t>
        </w:r>
      </w:ins>
      <w:ins w:id="7114"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7115"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7116" w:author="微软用户" w:date="2017-08-24T15:39:00Z"/>
          <w:rFonts w:hAnsiTheme="minorEastAsia"/>
          <w:color w:val="000000" w:themeColor="text1"/>
        </w:rPr>
        <w:pPrChange w:id="7117" w:author="微软用户" w:date="2017-08-24T15:38:00Z">
          <w:pPr>
            <w:spacing w:line="400" w:lineRule="exact"/>
          </w:pPr>
        </w:pPrChange>
      </w:pPr>
      <w:del w:id="7118" w:author="微软用户" w:date="2017-08-24T15:37:00Z">
        <w:r w:rsidRPr="00B207B1" w:rsidDel="003638A4">
          <w:rPr>
            <w:rFonts w:hAnsiTheme="minorEastAsia" w:hint="eastAsia"/>
            <w:color w:val="000000" w:themeColor="text1"/>
            <w:rPrChange w:id="7119" w:author="微软用户" w:date="2017-08-24T15:38:00Z">
              <w:rPr>
                <w:rFonts w:hint="eastAsia"/>
                <w:color w:val="000000" w:themeColor="text1"/>
              </w:rPr>
            </w:rPrChange>
          </w:rPr>
          <w:delText>；</w:delText>
        </w:r>
      </w:del>
      <w:del w:id="7120" w:author="微软用户" w:date="2017-08-24T16:34:00Z">
        <w:r w:rsidR="00776401" w:rsidRPr="00B207B1" w:rsidDel="00711605">
          <w:rPr>
            <w:rFonts w:hAnsiTheme="minorEastAsia" w:hint="eastAsia"/>
            <w:color w:val="000000" w:themeColor="text1"/>
            <w:rPrChange w:id="7121"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7122"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7123"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7124"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7125"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7126"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7127"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7128"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7129"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7130" w:author="微软用户" w:date="2017-08-24T15:38:00Z">
              <w:rPr>
                <w:rFonts w:hint="eastAsia"/>
                <w:color w:val="000000" w:themeColor="text1"/>
              </w:rPr>
            </w:rPrChange>
          </w:rPr>
          <w:delText>数据“秒传”功能</w:delText>
        </w:r>
      </w:del>
      <w:del w:id="7131" w:author="微软用户" w:date="2017-08-24T16:08:00Z">
        <w:r w:rsidR="003A7750" w:rsidRPr="00B207B1" w:rsidDel="00F54A23">
          <w:rPr>
            <w:rFonts w:hAnsiTheme="minorEastAsia" w:hint="eastAsia"/>
            <w:color w:val="000000" w:themeColor="text1"/>
            <w:rPrChange w:id="7132"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7133" w:author="微软用户" w:date="2017-08-24T15:38:00Z">
              <w:rPr>
                <w:rFonts w:hint="eastAsia"/>
                <w:color w:val="000000" w:themeColor="text1"/>
              </w:rPr>
            </w:rPrChange>
          </w:rPr>
          <w:delText>重复上传同一文件时，可以调用服务器端提供的复制文件接口，而无需上传该文件</w:delText>
        </w:r>
      </w:del>
      <w:del w:id="7134" w:author="微软用户" w:date="2017-08-24T15:38:00Z">
        <w:r w:rsidR="00A17E23" w:rsidRPr="00B207B1" w:rsidDel="003638A4">
          <w:rPr>
            <w:rFonts w:hAnsiTheme="minorEastAsia" w:hint="eastAsia"/>
            <w:color w:val="000000" w:themeColor="text1"/>
            <w:rPrChange w:id="7135"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7136" w:author="微软用户" w:date="2017-08-24T15:38:00Z">
            <w:rPr>
              <w:rFonts w:hint="eastAsia"/>
              <w:color w:val="000000" w:themeColor="text1"/>
            </w:rPr>
          </w:rPrChange>
        </w:rPr>
        <w:t>多应用适配</w:t>
      </w:r>
      <w:ins w:id="7137" w:author="微软用户" w:date="2017-08-24T16:38:00Z">
        <w:r w:rsidR="001334AA" w:rsidRPr="00B207B1">
          <w:rPr>
            <w:rFonts w:hAnsiTheme="minorEastAsia" w:hint="eastAsia"/>
            <w:color w:val="000000" w:themeColor="text1"/>
          </w:rPr>
          <w:t>通过开发两款</w:t>
        </w:r>
      </w:ins>
      <w:ins w:id="7138" w:author="微软用户" w:date="2017-08-24T16:39:00Z">
        <w:r w:rsidR="001334AA" w:rsidRPr="00B207B1">
          <w:rPr>
            <w:rFonts w:hAnsiTheme="minorEastAsia" w:hint="eastAsia"/>
            <w:color w:val="000000" w:themeColor="text1"/>
          </w:rPr>
          <w:t>客户端，并对来自不同客户端请求的适配，</w:t>
        </w:r>
      </w:ins>
      <w:del w:id="7139" w:author="微软用户" w:date="2017-08-24T16:34:00Z">
        <w:r w:rsidR="007A3B57" w:rsidRPr="00B207B1" w:rsidDel="00B6771A">
          <w:rPr>
            <w:rFonts w:hAnsiTheme="minorEastAsia" w:hint="eastAsia"/>
            <w:color w:val="000000" w:themeColor="text1"/>
            <w:rPrChange w:id="7140"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7141" w:author="微软用户" w:date="2017-08-24T15:38:00Z">
            <w:rPr>
              <w:rFonts w:hint="eastAsia"/>
              <w:color w:val="000000" w:themeColor="text1"/>
            </w:rPr>
          </w:rPrChange>
        </w:rPr>
        <w:t>解决了</w:t>
      </w:r>
      <w:r w:rsidR="00E4327E" w:rsidRPr="00B207B1">
        <w:rPr>
          <w:rFonts w:hAnsiTheme="minorEastAsia" w:hint="eastAsia"/>
          <w:color w:val="000000" w:themeColor="text1"/>
          <w:rPrChange w:id="7142" w:author="微软用户" w:date="2017-08-24T15:38:00Z">
            <w:rPr>
              <w:rFonts w:hint="eastAsia"/>
              <w:color w:val="000000" w:themeColor="text1"/>
            </w:rPr>
          </w:rPrChange>
        </w:rPr>
        <w:t>现有</w:t>
      </w:r>
      <w:r w:rsidR="007A3B57" w:rsidRPr="00B207B1">
        <w:rPr>
          <w:rFonts w:hAnsiTheme="minorEastAsia" w:hint="eastAsia"/>
          <w:color w:val="000000" w:themeColor="text1"/>
          <w:rPrChange w:id="7143" w:author="微软用户" w:date="2017-08-24T15:38:00Z">
            <w:rPr>
              <w:rFonts w:hint="eastAsia"/>
              <w:color w:val="000000" w:themeColor="text1"/>
            </w:rPr>
          </w:rPrChange>
        </w:rPr>
        <w:t>中间件系统缺乏可扩展性的问题</w:t>
      </w:r>
      <w:ins w:id="7144" w:author="微软用户" w:date="2017-08-24T16:39:00Z">
        <w:r w:rsidR="001334AA" w:rsidRPr="00B207B1">
          <w:rPr>
            <w:rFonts w:hAnsiTheme="minorEastAsia" w:hint="eastAsia"/>
            <w:color w:val="000000" w:themeColor="text1"/>
          </w:rPr>
          <w:t>。</w:t>
        </w:r>
      </w:ins>
      <w:del w:id="7145" w:author="微软用户" w:date="2017-08-24T16:39:00Z">
        <w:r w:rsidR="007A3B57" w:rsidRPr="00B207B1" w:rsidDel="001334AA">
          <w:rPr>
            <w:rFonts w:hAnsiTheme="minorEastAsia" w:hint="eastAsia"/>
            <w:color w:val="000000" w:themeColor="text1"/>
            <w:rPrChange w:id="7146" w:author="微软用户" w:date="2017-08-24T15:38:00Z">
              <w:rPr>
                <w:rFonts w:hint="eastAsia"/>
                <w:color w:val="000000" w:themeColor="text1"/>
              </w:rPr>
            </w:rPrChange>
          </w:rPr>
          <w:delText>，本系统</w:delText>
        </w:r>
      </w:del>
      <w:del w:id="7147" w:author="微软用户" w:date="2017-08-24T16:35:00Z">
        <w:r w:rsidR="007A3B57" w:rsidRPr="00B207B1" w:rsidDel="00AF3F1B">
          <w:rPr>
            <w:rFonts w:hAnsiTheme="minorEastAsia" w:hint="eastAsia"/>
            <w:color w:val="000000" w:themeColor="text1"/>
            <w:rPrChange w:id="7148" w:author="微软用户" w:date="2017-08-24T15:38:00Z">
              <w:rPr>
                <w:rFonts w:hint="eastAsia"/>
                <w:color w:val="000000" w:themeColor="text1"/>
              </w:rPr>
            </w:rPrChange>
          </w:rPr>
          <w:delText>同时</w:delText>
        </w:r>
      </w:del>
      <w:del w:id="7149" w:author="微软用户" w:date="2017-08-24T16:39:00Z">
        <w:r w:rsidR="007A3B57" w:rsidRPr="00B207B1" w:rsidDel="001334AA">
          <w:rPr>
            <w:rFonts w:hAnsiTheme="minorEastAsia" w:hint="eastAsia"/>
            <w:color w:val="000000" w:themeColor="text1"/>
            <w:rPrChange w:id="7150"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7151"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7152"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7153"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7154"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7155"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7156"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7157" w:author="微软用户" w:date="2017-08-24T15:38:00Z">
              <w:rPr>
                <w:rFonts w:hint="eastAsia"/>
                <w:color w:val="000000" w:themeColor="text1"/>
              </w:rPr>
            </w:rPrChange>
          </w:rPr>
          <w:delText>。</w:delText>
        </w:r>
      </w:del>
      <w:ins w:id="7158" w:author="微软用户" w:date="2017-08-24T16:35:00Z">
        <w:r w:rsidR="00175F67" w:rsidRPr="00B207B1">
          <w:rPr>
            <w:rFonts w:hAnsiTheme="minorEastAsia" w:hint="eastAsia"/>
            <w:color w:val="000000" w:themeColor="text1"/>
          </w:rPr>
          <w:t>Java</w:t>
        </w:r>
      </w:ins>
      <w:ins w:id="7159" w:author="微软用户" w:date="2017-08-24T16:36:00Z">
        <w:r w:rsidR="00C9133B" w:rsidRPr="00B207B1">
          <w:rPr>
            <w:rFonts w:hAnsiTheme="minorEastAsia"/>
            <w:color w:val="000000" w:themeColor="text1"/>
          </w:rPr>
          <w:t xml:space="preserve"> </w:t>
        </w:r>
      </w:ins>
      <w:ins w:id="7160" w:author="微软用户" w:date="2017-08-24T16:35:00Z">
        <w:r w:rsidR="00175F67" w:rsidRPr="00B207B1">
          <w:rPr>
            <w:rFonts w:hAnsiTheme="minorEastAsia" w:hint="eastAsia"/>
            <w:color w:val="000000" w:themeColor="text1"/>
          </w:rPr>
          <w:t>SDK可用于Java相关的应用开发，如Web、Android等。</w:t>
        </w:r>
      </w:ins>
      <w:ins w:id="7161" w:author="微软用户" w:date="2017-08-24T16:09:00Z">
        <w:r w:rsidR="00CD74AC" w:rsidRPr="00B207B1">
          <w:rPr>
            <w:rFonts w:hAnsiTheme="minorEastAsia" w:hint="eastAsia"/>
            <w:color w:val="000000" w:themeColor="text1"/>
          </w:rPr>
          <w:t>Firefox扩展应用</w:t>
        </w:r>
      </w:ins>
      <w:ins w:id="7162" w:author="微软用户" w:date="2017-08-24T16:36:00Z">
        <w:r w:rsidR="00C9133B" w:rsidRPr="00B207B1">
          <w:rPr>
            <w:rFonts w:hAnsiTheme="minorEastAsia" w:hint="eastAsia"/>
            <w:color w:val="000000" w:themeColor="text1"/>
          </w:rPr>
          <w:t>是</w:t>
        </w:r>
      </w:ins>
      <w:ins w:id="7163"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6954D690" w:rsidR="003744D7" w:rsidRPr="00D05ABD" w:rsidRDefault="003744D7">
      <w:pPr>
        <w:tabs>
          <w:tab w:val="left" w:pos="495"/>
        </w:tabs>
        <w:spacing w:line="400" w:lineRule="exact"/>
        <w:rPr>
          <w:rFonts w:hAnsiTheme="minorEastAsia"/>
          <w:color w:val="000000" w:themeColor="text1"/>
          <w:rPrChange w:id="7164" w:author="微软用户" w:date="2017-08-24T15:39:00Z">
            <w:rPr>
              <w:color w:val="000000" w:themeColor="text1"/>
            </w:rPr>
          </w:rPrChange>
        </w:rPr>
        <w:pPrChange w:id="7165" w:author="微软用户" w:date="2017-08-24T15:39:00Z">
          <w:pPr>
            <w:spacing w:line="400" w:lineRule="exact"/>
          </w:pPr>
        </w:pPrChange>
      </w:pPr>
      <w:ins w:id="7166" w:author="微软用户" w:date="2017-08-24T15:39:00Z">
        <w:r w:rsidRPr="00D05ABD">
          <w:rPr>
            <w:rFonts w:hAnsiTheme="minorEastAsia"/>
            <w:color w:val="000000" w:themeColor="text1"/>
          </w:rPr>
          <w:tab/>
        </w:r>
      </w:ins>
      <w:r w:rsidR="00306C8F" w:rsidRPr="00D05ABD">
        <w:rPr>
          <w:rFonts w:hAnsiTheme="minorEastAsia"/>
          <w:color w:val="000000" w:themeColor="text1"/>
        </w:rPr>
        <w:t>测试验证</w:t>
      </w:r>
      <w:r w:rsidR="00306C8F" w:rsidRPr="00D05ABD">
        <w:rPr>
          <w:rFonts w:hAnsiTheme="minorEastAsia" w:hint="eastAsia"/>
          <w:color w:val="000000" w:themeColor="text1"/>
        </w:rPr>
        <w:t>表明</w:t>
      </w:r>
      <w:r w:rsidR="00306C8F" w:rsidRPr="00D05ABD">
        <w:rPr>
          <w:rFonts w:hAnsiTheme="minorEastAsia"/>
          <w:color w:val="000000" w:themeColor="text1"/>
        </w:rPr>
        <w:t>，</w:t>
      </w:r>
      <w:ins w:id="7167" w:author="微软用户" w:date="2017-08-24T15:39:00Z">
        <w:r w:rsidRPr="00D05ABD">
          <w:rPr>
            <w:rFonts w:hAnsiTheme="minorEastAsia" w:hint="eastAsia"/>
            <w:color w:val="000000" w:themeColor="text1"/>
            <w:rPrChange w:id="7168"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7169" w:author="微软用户" w:date="2017-08-24T16:43:00Z">
        <w:r w:rsidR="00964714" w:rsidRPr="00D05ABD">
          <w:rPr>
            <w:rFonts w:hAnsiTheme="minorEastAsia" w:hint="eastAsia"/>
            <w:color w:val="000000" w:themeColor="text1"/>
          </w:rPr>
          <w:t>用户的数据在传输过程中</w:t>
        </w:r>
      </w:ins>
      <w:ins w:id="7170"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7171" w:author="微软用户" w:date="2017-08-24T15:39:00Z">
        <w:r w:rsidRPr="00D05ABD">
          <w:rPr>
            <w:rFonts w:hAnsiTheme="minorEastAsia" w:hint="eastAsia"/>
            <w:color w:val="000000" w:themeColor="text1"/>
            <w:rPrChange w:id="7172" w:author="微软用户" w:date="2017-08-24T15:39:00Z">
              <w:rPr>
                <w:rFonts w:hint="eastAsia"/>
              </w:rPr>
            </w:rPrChange>
          </w:rPr>
          <w:t>通过对源码的</w:t>
        </w:r>
      </w:ins>
      <w:ins w:id="7173" w:author="微软用户" w:date="2017-08-24T16:45:00Z">
        <w:r w:rsidR="0029581D" w:rsidRPr="00D05ABD">
          <w:rPr>
            <w:rFonts w:hAnsiTheme="minorEastAsia" w:hint="eastAsia"/>
            <w:color w:val="000000" w:themeColor="text1"/>
          </w:rPr>
          <w:t>优化和</w:t>
        </w:r>
      </w:ins>
      <w:ins w:id="7174"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7175"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7176" w:author="微软用户" w:date="2017-08-24T16:47:00Z">
        <w:r w:rsidR="00E30B01" w:rsidRPr="00D05ABD">
          <w:rPr>
            <w:rFonts w:hAnsiTheme="minorEastAsia" w:hint="eastAsia"/>
            <w:color w:val="000000" w:themeColor="text1"/>
          </w:rPr>
          <w:t>使中间件系统具备一定的可扩展性</w:t>
        </w:r>
      </w:ins>
      <w:ins w:id="7177" w:author="微软用户" w:date="2017-08-24T16:48:00Z">
        <w:r w:rsidR="00812579" w:rsidRPr="00D05ABD">
          <w:rPr>
            <w:rFonts w:hAnsiTheme="minorEastAsia" w:hint="eastAsia"/>
            <w:color w:val="000000" w:themeColor="text1"/>
          </w:rPr>
          <w:t>，支持更多的客户端</w:t>
        </w:r>
      </w:ins>
      <w:ins w:id="7178" w:author="微软用户" w:date="2017-08-24T16:49:00Z">
        <w:r w:rsidR="00812579" w:rsidRPr="00D05ABD">
          <w:rPr>
            <w:rFonts w:hAnsiTheme="minorEastAsia" w:hint="eastAsia"/>
            <w:color w:val="000000" w:themeColor="text1"/>
          </w:rPr>
          <w:t>类型</w:t>
        </w:r>
      </w:ins>
      <w:ins w:id="7179" w:author="微软用户" w:date="2017-08-24T15:39:00Z">
        <w:r w:rsidRPr="00D05ABD">
          <w:rPr>
            <w:rFonts w:hAnsiTheme="minorEastAsia" w:hint="eastAsia"/>
            <w:color w:val="000000" w:themeColor="text1"/>
            <w:rPrChange w:id="7180" w:author="微软用户" w:date="2017-08-24T15:39:00Z">
              <w:rPr>
                <w:rFonts w:hint="eastAsia"/>
              </w:rPr>
            </w:rPrChange>
          </w:rPr>
          <w:t>。</w:t>
        </w:r>
      </w:ins>
    </w:p>
    <w:p w14:paraId="603AE6E3" w14:textId="77777777" w:rsidR="009D35A2" w:rsidRPr="00B207B1" w:rsidRDefault="00D14E61">
      <w:pPr>
        <w:pStyle w:val="21"/>
        <w:spacing w:line="240" w:lineRule="auto"/>
        <w:pPrChange w:id="7181" w:author="微软用户" w:date="2017-08-18T22:56:00Z">
          <w:pPr>
            <w:pStyle w:val="21"/>
          </w:pPr>
        </w:pPrChange>
      </w:pPr>
      <w:bookmarkStart w:id="7182" w:name="_Toc492457652"/>
      <w:r w:rsidRPr="00B207B1">
        <w:t>7</w:t>
      </w:r>
      <w:r w:rsidR="0032102F" w:rsidRPr="00B207B1">
        <w:t xml:space="preserve">.2 </w:t>
      </w:r>
      <w:r w:rsidR="0032102F" w:rsidRPr="00B207B1">
        <w:t>展望</w:t>
      </w:r>
      <w:bookmarkEnd w:id="7182"/>
    </w:p>
    <w:p w14:paraId="4EB874B2" w14:textId="5ACFB4F8" w:rsidR="00F73411" w:rsidRPr="00B207B1" w:rsidRDefault="009D35A2" w:rsidP="00164981">
      <w:pPr>
        <w:tabs>
          <w:tab w:val="left" w:pos="495"/>
        </w:tabs>
        <w:spacing w:line="400" w:lineRule="exact"/>
        <w:rPr>
          <w:rFonts w:hAnsiTheme="minorEastAsia"/>
          <w:color w:val="000000" w:themeColor="text1"/>
          <w:rPrChange w:id="7183" w:author="JY0225" w:date="2017-08-24T12:11:00Z">
            <w:rPr>
              <w:color w:val="000000" w:themeColor="text1"/>
            </w:rPr>
          </w:rPrChange>
        </w:rPr>
      </w:pPr>
      <w:r w:rsidRPr="00B207B1">
        <w:tab/>
      </w:r>
      <w:r w:rsidRPr="00B207B1">
        <w:rPr>
          <w:rFonts w:hAnsiTheme="minorEastAsia" w:hint="eastAsia"/>
          <w:color w:val="000000" w:themeColor="text1"/>
          <w:rPrChange w:id="7184" w:author="JY0225" w:date="2017-08-24T12:11:00Z">
            <w:rPr>
              <w:rFonts w:hint="eastAsia"/>
              <w:color w:val="000000" w:themeColor="text1"/>
            </w:rPr>
          </w:rPrChange>
        </w:rPr>
        <w:t>本文针对</w:t>
      </w:r>
      <w:ins w:id="7185"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7186" w:author="JY0225" w:date="2017-08-24T12:11:00Z">
            <w:rPr>
              <w:rFonts w:hint="eastAsia"/>
              <w:color w:val="000000" w:themeColor="text1"/>
            </w:rPr>
          </w:rPrChange>
        </w:rPr>
        <w:t>云</w:t>
      </w:r>
      <w:r w:rsidR="00476838" w:rsidRPr="00B207B1">
        <w:rPr>
          <w:rFonts w:hAnsiTheme="minorEastAsia" w:hint="eastAsia"/>
          <w:color w:val="000000" w:themeColor="text1"/>
          <w:rPrChange w:id="7187" w:author="JY0225" w:date="2017-08-24T12:11:00Z">
            <w:rPr>
              <w:rFonts w:hint="eastAsia"/>
              <w:color w:val="000000" w:themeColor="text1"/>
            </w:rPr>
          </w:rPrChange>
        </w:rPr>
        <w:t>备份</w:t>
      </w:r>
      <w:r w:rsidRPr="00B207B1">
        <w:rPr>
          <w:rFonts w:hAnsiTheme="minorEastAsia" w:hint="eastAsia"/>
          <w:color w:val="000000" w:themeColor="text1"/>
          <w:rPrChange w:id="7188" w:author="JY0225" w:date="2017-08-24T12:11:00Z">
            <w:rPr>
              <w:rFonts w:hint="eastAsia"/>
              <w:color w:val="000000" w:themeColor="text1"/>
            </w:rPr>
          </w:rPrChange>
        </w:rPr>
        <w:t>中间件</w:t>
      </w:r>
      <w:ins w:id="7189"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7190" w:author="JY0225" w:date="2017-08-24T12:11:00Z">
            <w:rPr>
              <w:rFonts w:hint="eastAsia"/>
              <w:color w:val="000000" w:themeColor="text1"/>
            </w:rPr>
          </w:rPrChange>
        </w:rPr>
        <w:t>关键技术</w:t>
      </w:r>
      <w:del w:id="7191" w:author="微软用户" w:date="2017-08-24T16:49:00Z">
        <w:r w:rsidRPr="00B207B1" w:rsidDel="00500E93">
          <w:rPr>
            <w:rFonts w:hAnsiTheme="minorEastAsia" w:hint="eastAsia"/>
            <w:color w:val="000000" w:themeColor="text1"/>
            <w:rPrChange w:id="7192" w:author="JY0225" w:date="2017-08-24T12:11:00Z">
              <w:rPr>
                <w:rFonts w:hint="eastAsia"/>
                <w:color w:val="000000" w:themeColor="text1"/>
              </w:rPr>
            </w:rPrChange>
          </w:rPr>
          <w:delText>做</w:delText>
        </w:r>
      </w:del>
      <w:del w:id="7193" w:author="微软用户" w:date="2017-08-24T16:50:00Z">
        <w:r w:rsidRPr="00B207B1" w:rsidDel="009A65FB">
          <w:rPr>
            <w:rFonts w:hAnsiTheme="minorEastAsia" w:hint="eastAsia"/>
            <w:color w:val="000000" w:themeColor="text1"/>
            <w:rPrChange w:id="7194" w:author="JY0225" w:date="2017-08-24T12:11:00Z">
              <w:rPr>
                <w:rFonts w:hint="eastAsia"/>
                <w:color w:val="000000" w:themeColor="text1"/>
              </w:rPr>
            </w:rPrChange>
          </w:rPr>
          <w:delText>出</w:delText>
        </w:r>
      </w:del>
      <w:r w:rsidRPr="00B207B1">
        <w:rPr>
          <w:rFonts w:hAnsiTheme="minorEastAsia" w:hint="eastAsia"/>
          <w:color w:val="000000" w:themeColor="text1"/>
          <w:rPrChange w:id="7195" w:author="JY0225" w:date="2017-08-24T12:11:00Z">
            <w:rPr>
              <w:rFonts w:hint="eastAsia"/>
              <w:color w:val="000000" w:themeColor="text1"/>
            </w:rPr>
          </w:rPrChange>
        </w:rPr>
        <w:t>的优化，</w:t>
      </w:r>
      <w:ins w:id="7196" w:author="微软用户" w:date="2017-08-24T16:50:00Z">
        <w:r w:rsidR="00834A28" w:rsidRPr="00B207B1">
          <w:rPr>
            <w:rFonts w:hAnsiTheme="minorEastAsia"/>
            <w:color w:val="000000" w:themeColor="text1"/>
          </w:rPr>
          <w:t>总体</w:t>
        </w:r>
      </w:ins>
      <w:del w:id="7197" w:author="微软用户" w:date="2017-08-24T16:50:00Z">
        <w:r w:rsidR="00333A0C" w:rsidRPr="00B207B1" w:rsidDel="00834A28">
          <w:rPr>
            <w:rFonts w:hAnsiTheme="minorEastAsia" w:hint="eastAsia"/>
            <w:color w:val="000000" w:themeColor="text1"/>
            <w:rPrChange w:id="7198" w:author="JY0225" w:date="2017-08-24T12:11:00Z">
              <w:rPr>
                <w:rFonts w:hint="eastAsia"/>
                <w:color w:val="000000" w:themeColor="text1"/>
              </w:rPr>
            </w:rPrChange>
          </w:rPr>
          <w:delText>大体</w:delText>
        </w:r>
      </w:del>
      <w:r w:rsidRPr="00B207B1">
        <w:rPr>
          <w:rFonts w:hAnsiTheme="minorEastAsia" w:hint="eastAsia"/>
          <w:color w:val="000000" w:themeColor="text1"/>
          <w:rPrChange w:id="7199"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7200" w:author="JY0225" w:date="2017-08-24T12:11:00Z">
            <w:rPr>
              <w:rFonts w:hint="eastAsia"/>
              <w:color w:val="000000" w:themeColor="text1"/>
            </w:rPr>
          </w:rPrChange>
        </w:rPr>
        <w:t>备份</w:t>
      </w:r>
      <w:r w:rsidRPr="00B207B1">
        <w:rPr>
          <w:rFonts w:hAnsiTheme="minorEastAsia" w:hint="eastAsia"/>
          <w:color w:val="000000" w:themeColor="text1"/>
          <w:rPrChange w:id="7201"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7202"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7203"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7204" w:author="JY0225" w:date="2017-08-24T12:11:00Z">
            <w:rPr>
              <w:rFonts w:hint="eastAsia"/>
              <w:color w:val="000000" w:themeColor="text1"/>
            </w:rPr>
          </w:rPrChange>
        </w:rPr>
        <w:t>基本</w:t>
      </w:r>
      <w:r w:rsidRPr="00B207B1">
        <w:rPr>
          <w:rFonts w:hAnsiTheme="minorEastAsia" w:hint="eastAsia"/>
          <w:color w:val="000000" w:themeColor="text1"/>
          <w:rPrChange w:id="7205"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7206" w:author="JY0225" w:date="2017-08-24T12:11:00Z">
            <w:rPr>
              <w:rFonts w:hint="eastAsia"/>
              <w:color w:val="000000" w:themeColor="text1"/>
            </w:rPr>
          </w:rPrChange>
        </w:rPr>
        <w:t>然而，</w:t>
      </w:r>
      <w:r w:rsidR="0025670F" w:rsidRPr="00B207B1">
        <w:rPr>
          <w:rFonts w:hAnsiTheme="minorEastAsia" w:hint="eastAsia"/>
          <w:color w:val="000000" w:themeColor="text1"/>
          <w:rPrChange w:id="7207" w:author="JY0225" w:date="2017-08-24T12:11:00Z">
            <w:rPr>
              <w:rFonts w:hint="eastAsia"/>
              <w:color w:val="000000" w:themeColor="text1"/>
            </w:rPr>
          </w:rPrChange>
        </w:rPr>
        <w:t>仍存在一些挑战，需要在后续的工作中</w:t>
      </w:r>
      <w:del w:id="7208" w:author="微软用户" w:date="2017-08-24T16:50:00Z">
        <w:r w:rsidR="0025670F" w:rsidRPr="00B207B1" w:rsidDel="00155487">
          <w:rPr>
            <w:rFonts w:hAnsiTheme="minorEastAsia" w:hint="eastAsia"/>
            <w:color w:val="000000" w:themeColor="text1"/>
            <w:rPrChange w:id="7209"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7210"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7211" w:author="JY0225" w:date="2017-08-24T12:11:00Z">
            <w:rPr>
              <w:color w:val="000000" w:themeColor="text1"/>
            </w:rPr>
          </w:rPrChange>
        </w:rPr>
      </w:pPr>
      <w:r w:rsidRPr="00B207B1">
        <w:rPr>
          <w:rFonts w:hAnsiTheme="minorEastAsia" w:hint="eastAsia"/>
          <w:color w:val="000000" w:themeColor="text1"/>
          <w:rPrChange w:id="7212" w:author="JY0225" w:date="2017-08-24T12:11:00Z">
            <w:rPr>
              <w:rFonts w:hint="eastAsia"/>
              <w:color w:val="000000" w:themeColor="text1"/>
            </w:rPr>
          </w:rPrChange>
        </w:rPr>
        <w:t>该款云</w:t>
      </w:r>
      <w:r w:rsidR="00476838" w:rsidRPr="00B207B1">
        <w:rPr>
          <w:rFonts w:hAnsiTheme="minorEastAsia" w:hint="eastAsia"/>
          <w:color w:val="000000" w:themeColor="text1"/>
          <w:rPrChange w:id="7213" w:author="JY0225" w:date="2017-08-24T12:11:00Z">
            <w:rPr>
              <w:rFonts w:hint="eastAsia"/>
              <w:color w:val="000000" w:themeColor="text1"/>
            </w:rPr>
          </w:rPrChange>
        </w:rPr>
        <w:t>备份</w:t>
      </w:r>
      <w:r w:rsidRPr="00B207B1">
        <w:rPr>
          <w:rFonts w:hAnsiTheme="minorEastAsia" w:hint="eastAsia"/>
          <w:color w:val="000000" w:themeColor="text1"/>
          <w:rPrChange w:id="7214"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7215" w:author="JY0225" w:date="2017-08-24T12:11:00Z">
            <w:rPr>
              <w:rFonts w:hint="eastAsia"/>
              <w:color w:val="000000" w:themeColor="text1"/>
            </w:rPr>
          </w:rPrChange>
        </w:rPr>
        <w:t>没有投入商用，只</w:t>
      </w:r>
      <w:del w:id="7216" w:author="微软用户" w:date="2017-08-24T16:50:00Z">
        <w:r w:rsidRPr="00B207B1" w:rsidDel="001A7DD9">
          <w:rPr>
            <w:rFonts w:hAnsiTheme="minorEastAsia" w:hint="eastAsia"/>
            <w:color w:val="000000" w:themeColor="text1"/>
            <w:rPrChange w:id="7217" w:author="JY0225" w:date="2017-08-24T12:11:00Z">
              <w:rPr>
                <w:rFonts w:hint="eastAsia"/>
                <w:color w:val="000000" w:themeColor="text1"/>
              </w:rPr>
            </w:rPrChange>
          </w:rPr>
          <w:delText>是</w:delText>
        </w:r>
      </w:del>
      <w:r w:rsidRPr="00B207B1">
        <w:rPr>
          <w:rFonts w:hAnsiTheme="minorEastAsia" w:hint="eastAsia"/>
          <w:color w:val="000000" w:themeColor="text1"/>
          <w:rPrChange w:id="7218"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7219" w:author="JY0225" w:date="2017-08-24T12:11:00Z">
            <w:rPr>
              <w:rFonts w:hint="eastAsia"/>
              <w:color w:val="000000" w:themeColor="text1"/>
            </w:rPr>
          </w:rPrChange>
        </w:rPr>
        <w:t>使用</w:t>
      </w:r>
      <w:r w:rsidR="00710446" w:rsidRPr="00B207B1">
        <w:rPr>
          <w:rFonts w:hAnsiTheme="minorEastAsia" w:hint="eastAsia"/>
          <w:color w:val="000000" w:themeColor="text1"/>
          <w:rPrChange w:id="7220" w:author="JY0225" w:date="2017-08-24T12:11:00Z">
            <w:rPr>
              <w:rFonts w:hint="eastAsia"/>
              <w:color w:val="000000" w:themeColor="text1"/>
            </w:rPr>
          </w:rPrChange>
        </w:rPr>
        <w:t>。</w:t>
      </w:r>
      <w:r w:rsidR="00380540" w:rsidRPr="00B207B1">
        <w:rPr>
          <w:rFonts w:hAnsiTheme="minorEastAsia" w:hint="eastAsia"/>
          <w:color w:val="000000" w:themeColor="text1"/>
          <w:rPrChange w:id="7221"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7222"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7223" w:author="JY0225" w:date="2017-08-24T12:11:00Z">
            <w:rPr>
              <w:rFonts w:hint="eastAsia"/>
              <w:color w:val="000000" w:themeColor="text1"/>
            </w:rPr>
          </w:rPrChange>
        </w:rPr>
        <w:t>因此</w:t>
      </w:r>
      <w:r w:rsidR="001B1800" w:rsidRPr="00B207B1">
        <w:rPr>
          <w:rFonts w:hAnsiTheme="minorEastAsia" w:hint="eastAsia"/>
          <w:color w:val="000000" w:themeColor="text1"/>
          <w:rPrChange w:id="7224"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7225" w:author="JY0225" w:date="2017-08-24T12:11:00Z">
            <w:rPr>
              <w:rFonts w:hint="eastAsia"/>
              <w:color w:val="000000" w:themeColor="text1"/>
            </w:rPr>
          </w:rPrChange>
        </w:rPr>
        <w:t>中间件系统进行持续优化，</w:t>
      </w:r>
      <w:ins w:id="7226" w:author="微软用户" w:date="2017-08-24T16:50:00Z">
        <w:r w:rsidR="004A58E6" w:rsidRPr="00B207B1">
          <w:rPr>
            <w:rFonts w:hAnsiTheme="minorEastAsia"/>
            <w:color w:val="000000" w:themeColor="text1"/>
          </w:rPr>
          <w:t>提高</w:t>
        </w:r>
      </w:ins>
      <w:del w:id="7227" w:author="微软用户" w:date="2017-08-24T16:50:00Z">
        <w:r w:rsidR="00B500ED" w:rsidRPr="00B207B1" w:rsidDel="004A58E6">
          <w:rPr>
            <w:rFonts w:hAnsiTheme="minorEastAsia" w:hint="eastAsia"/>
            <w:color w:val="000000" w:themeColor="text1"/>
            <w:rPrChange w:id="7228"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7229"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7230" w:author="JY0225" w:date="2017-08-24T12:11:00Z">
            <w:rPr>
              <w:color w:val="000000" w:themeColor="text1"/>
            </w:rPr>
          </w:rPrChange>
        </w:rPr>
      </w:pPr>
      <w:r w:rsidRPr="00B207B1">
        <w:rPr>
          <w:rFonts w:hAnsiTheme="minorEastAsia" w:hint="eastAsia"/>
          <w:color w:val="000000" w:themeColor="text1"/>
          <w:rPrChange w:id="7231"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7232" w:author="JY0225" w:date="2017-08-24T12:11:00Z">
            <w:rPr>
              <w:rFonts w:hint="eastAsia"/>
              <w:color w:val="000000" w:themeColor="text1"/>
            </w:rPr>
          </w:rPrChange>
        </w:rPr>
        <w:t>并提供了</w:t>
      </w:r>
      <w:r w:rsidR="007F03D0" w:rsidRPr="00B207B1">
        <w:rPr>
          <w:rFonts w:hAnsiTheme="minorEastAsia"/>
          <w:color w:val="000000" w:themeColor="text1"/>
          <w:rPrChange w:id="7233" w:author="JY0225" w:date="2017-08-24T12:11:00Z">
            <w:rPr>
              <w:color w:val="000000" w:themeColor="text1"/>
            </w:rPr>
          </w:rPrChange>
        </w:rPr>
        <w:t>CLI</w:t>
      </w:r>
      <w:r w:rsidR="007F03D0" w:rsidRPr="00B207B1">
        <w:rPr>
          <w:rFonts w:hAnsiTheme="minorEastAsia" w:hint="eastAsia"/>
          <w:color w:val="000000" w:themeColor="text1"/>
          <w:rPrChange w:id="7234" w:author="JY0225" w:date="2017-08-24T12:11:00Z">
            <w:rPr>
              <w:rFonts w:hint="eastAsia"/>
              <w:color w:val="000000" w:themeColor="text1"/>
            </w:rPr>
          </w:rPrChange>
        </w:rPr>
        <w:t>、</w:t>
      </w:r>
      <w:r w:rsidR="007F03D0" w:rsidRPr="00B207B1">
        <w:rPr>
          <w:rFonts w:hAnsiTheme="minorEastAsia"/>
          <w:color w:val="000000" w:themeColor="text1"/>
          <w:rPrChange w:id="7235" w:author="JY0225" w:date="2017-08-24T12:11:00Z">
            <w:rPr>
              <w:color w:val="000000" w:themeColor="text1"/>
            </w:rPr>
          </w:rPrChange>
        </w:rPr>
        <w:t>Java SDK</w:t>
      </w:r>
      <w:r w:rsidR="007F03D0" w:rsidRPr="00B207B1">
        <w:rPr>
          <w:rFonts w:hAnsiTheme="minorEastAsia" w:hint="eastAsia"/>
          <w:color w:val="000000" w:themeColor="text1"/>
          <w:rPrChange w:id="7236" w:author="JY0225" w:date="2017-08-24T12:11:00Z">
            <w:rPr>
              <w:rFonts w:hint="eastAsia"/>
              <w:color w:val="000000" w:themeColor="text1"/>
            </w:rPr>
          </w:rPrChange>
        </w:rPr>
        <w:t>和</w:t>
      </w:r>
      <w:r w:rsidR="007F03D0" w:rsidRPr="00B207B1">
        <w:rPr>
          <w:rFonts w:hAnsiTheme="minorEastAsia"/>
          <w:color w:val="000000" w:themeColor="text1"/>
          <w:rPrChange w:id="7237" w:author="JY0225" w:date="2017-08-24T12:11:00Z">
            <w:rPr>
              <w:color w:val="000000" w:themeColor="text1"/>
            </w:rPr>
          </w:rPrChange>
        </w:rPr>
        <w:t>Firefox</w:t>
      </w:r>
      <w:r w:rsidR="007F03D0" w:rsidRPr="00B207B1">
        <w:rPr>
          <w:rFonts w:hAnsiTheme="minorEastAsia" w:hint="eastAsia"/>
          <w:color w:val="000000" w:themeColor="text1"/>
          <w:rPrChange w:id="7238" w:author="JY0225" w:date="2017-08-24T12:11:00Z">
            <w:rPr>
              <w:rFonts w:hint="eastAsia"/>
              <w:color w:val="000000" w:themeColor="text1"/>
            </w:rPr>
          </w:rPrChange>
        </w:rPr>
        <w:t>扩展三</w:t>
      </w:r>
      <w:ins w:id="7239" w:author="微软用户" w:date="2017-08-24T16:51:00Z">
        <w:r w:rsidR="00731BF8" w:rsidRPr="00B207B1">
          <w:rPr>
            <w:rFonts w:hAnsiTheme="minorEastAsia"/>
            <w:color w:val="000000" w:themeColor="text1"/>
          </w:rPr>
          <w:t>种</w:t>
        </w:r>
      </w:ins>
      <w:del w:id="7240" w:author="微软用户" w:date="2017-08-24T16:51:00Z">
        <w:r w:rsidR="007F03D0" w:rsidRPr="00B207B1" w:rsidDel="00731BF8">
          <w:rPr>
            <w:rFonts w:hAnsiTheme="minorEastAsia" w:hint="eastAsia"/>
            <w:color w:val="000000" w:themeColor="text1"/>
            <w:rPrChange w:id="7241"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7242" w:author="JY0225" w:date="2017-08-24T12:11:00Z">
            <w:rPr>
              <w:rFonts w:hint="eastAsia"/>
              <w:color w:val="000000" w:themeColor="text1"/>
            </w:rPr>
          </w:rPrChange>
        </w:rPr>
        <w:t>客户端，分别支持在</w:t>
      </w:r>
      <w:r w:rsidR="007F03D0" w:rsidRPr="00B207B1">
        <w:rPr>
          <w:rFonts w:hAnsiTheme="minorEastAsia"/>
          <w:color w:val="000000" w:themeColor="text1"/>
          <w:rPrChange w:id="7243" w:author="JY0225" w:date="2017-08-24T12:11:00Z">
            <w:rPr>
              <w:color w:val="000000" w:themeColor="text1"/>
            </w:rPr>
          </w:rPrChange>
        </w:rPr>
        <w:t>Linux</w:t>
      </w:r>
      <w:r w:rsidR="007F03D0" w:rsidRPr="00B207B1">
        <w:rPr>
          <w:rFonts w:hAnsiTheme="minorEastAsia" w:hint="eastAsia"/>
          <w:color w:val="000000" w:themeColor="text1"/>
          <w:rPrChange w:id="7244" w:author="JY0225" w:date="2017-08-24T12:11:00Z">
            <w:rPr>
              <w:rFonts w:hint="eastAsia"/>
              <w:color w:val="000000" w:themeColor="text1"/>
            </w:rPr>
          </w:rPrChange>
        </w:rPr>
        <w:t>平台下、移动端和</w:t>
      </w:r>
      <w:r w:rsidR="007F03D0" w:rsidRPr="00B207B1">
        <w:rPr>
          <w:rFonts w:hAnsiTheme="minorEastAsia"/>
          <w:color w:val="000000" w:themeColor="text1"/>
          <w:rPrChange w:id="7245" w:author="JY0225" w:date="2017-08-24T12:11:00Z">
            <w:rPr>
              <w:color w:val="000000" w:themeColor="text1"/>
            </w:rPr>
          </w:rPrChange>
        </w:rPr>
        <w:t>Web</w:t>
      </w:r>
      <w:r w:rsidR="007F03D0" w:rsidRPr="00B207B1">
        <w:rPr>
          <w:rFonts w:hAnsiTheme="minorEastAsia" w:hint="eastAsia"/>
          <w:color w:val="000000" w:themeColor="text1"/>
          <w:rPrChange w:id="7246"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7247"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7248" w:author="JY0225" w:date="2017-08-24T12:11:00Z">
            <w:rPr>
              <w:color w:val="000000" w:themeColor="text1"/>
            </w:rPr>
          </w:rPrChange>
        </w:rPr>
        <w:t>Android</w:t>
      </w:r>
      <w:r w:rsidR="009737B2" w:rsidRPr="00B207B1">
        <w:rPr>
          <w:rFonts w:hAnsiTheme="minorEastAsia" w:hint="eastAsia"/>
          <w:color w:val="000000" w:themeColor="text1"/>
          <w:rPrChange w:id="7249" w:author="JY0225" w:date="2017-08-24T12:11:00Z">
            <w:rPr>
              <w:rFonts w:hint="eastAsia"/>
              <w:color w:val="000000" w:themeColor="text1"/>
            </w:rPr>
          </w:rPrChange>
        </w:rPr>
        <w:t>和</w:t>
      </w:r>
      <w:r w:rsidR="00B33DB4" w:rsidRPr="00B207B1">
        <w:rPr>
          <w:rFonts w:hAnsiTheme="minorEastAsia"/>
          <w:color w:val="000000" w:themeColor="text1"/>
          <w:rPrChange w:id="7250" w:author="JY0225" w:date="2017-08-24T12:11:00Z">
            <w:rPr>
              <w:color w:val="000000" w:themeColor="text1"/>
            </w:rPr>
          </w:rPrChange>
        </w:rPr>
        <w:t>i</w:t>
      </w:r>
      <w:r w:rsidR="009737B2" w:rsidRPr="00B207B1">
        <w:rPr>
          <w:rFonts w:hAnsiTheme="minorEastAsia"/>
          <w:color w:val="000000" w:themeColor="text1"/>
          <w:rPrChange w:id="7251" w:author="JY0225" w:date="2017-08-24T12:11:00Z">
            <w:rPr>
              <w:color w:val="000000" w:themeColor="text1"/>
            </w:rPr>
          </w:rPrChange>
        </w:rPr>
        <w:t>OS</w:t>
      </w:r>
      <w:r w:rsidR="009737B2" w:rsidRPr="00B207B1">
        <w:rPr>
          <w:rFonts w:hAnsiTheme="minorEastAsia" w:hint="eastAsia"/>
          <w:color w:val="000000" w:themeColor="text1"/>
          <w:rPrChange w:id="7252" w:author="JY0225" w:date="2017-08-24T12:11:00Z">
            <w:rPr>
              <w:rFonts w:hint="eastAsia"/>
              <w:color w:val="000000" w:themeColor="text1"/>
            </w:rPr>
          </w:rPrChange>
        </w:rPr>
        <w:t>两大当今主流的客户端</w:t>
      </w:r>
      <w:ins w:id="7253"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7254" w:author="JY0225" w:date="2017-08-24T12:11:00Z">
            <w:rPr>
              <w:rFonts w:hint="eastAsia"/>
              <w:color w:val="000000" w:themeColor="text1"/>
            </w:rPr>
          </w:rPrChange>
        </w:rPr>
        <w:t>，以支持更多的用户使用。</w:t>
      </w:r>
      <w:del w:id="7255" w:author="微软用户" w:date="2017-08-24T16:51:00Z">
        <w:r w:rsidR="00E75006" w:rsidRPr="00B207B1" w:rsidDel="00331E18">
          <w:rPr>
            <w:rFonts w:hAnsiTheme="minorEastAsia" w:hint="eastAsia"/>
            <w:color w:val="000000" w:themeColor="text1"/>
            <w:rPrChange w:id="7256"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7257"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7258"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7259"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7260" w:author="JY0225" w:date="2017-08-24T12:11:00Z">
            <w:rPr>
              <w:rFonts w:hint="eastAsia"/>
              <w:color w:val="000000" w:themeColor="text1"/>
            </w:rPr>
          </w:rPrChange>
        </w:rPr>
        <w:t>本文只对云</w:t>
      </w:r>
      <w:r w:rsidR="00476838" w:rsidRPr="00B207B1">
        <w:rPr>
          <w:rFonts w:hAnsiTheme="minorEastAsia" w:hint="eastAsia"/>
          <w:color w:val="000000" w:themeColor="text1"/>
          <w:rPrChange w:id="7261" w:author="JY0225" w:date="2017-08-24T12:11:00Z">
            <w:rPr>
              <w:rFonts w:hint="eastAsia"/>
              <w:color w:val="000000" w:themeColor="text1"/>
            </w:rPr>
          </w:rPrChange>
        </w:rPr>
        <w:t>备份</w:t>
      </w:r>
      <w:r w:rsidRPr="00B207B1">
        <w:rPr>
          <w:rFonts w:hAnsiTheme="minorEastAsia" w:hint="eastAsia"/>
          <w:color w:val="000000" w:themeColor="text1"/>
          <w:rPrChange w:id="7262" w:author="JY0225" w:date="2017-08-24T12:11:00Z">
            <w:rPr>
              <w:rFonts w:hint="eastAsia"/>
              <w:color w:val="000000" w:themeColor="text1"/>
            </w:rPr>
          </w:rPrChange>
        </w:rPr>
        <w:t>服务中</w:t>
      </w:r>
      <w:ins w:id="7263" w:author="微软用户" w:date="2017-08-24T16:51:00Z">
        <w:r w:rsidR="00331E18" w:rsidRPr="00B207B1">
          <w:rPr>
            <w:rFonts w:hAnsiTheme="minorEastAsia"/>
            <w:color w:val="000000" w:themeColor="text1"/>
          </w:rPr>
          <w:t>部分</w:t>
        </w:r>
      </w:ins>
      <w:del w:id="7264" w:author="微软用户" w:date="2017-08-24T16:51:00Z">
        <w:r w:rsidRPr="00B207B1" w:rsidDel="00331E18">
          <w:rPr>
            <w:rFonts w:hAnsiTheme="minorEastAsia" w:hint="eastAsia"/>
            <w:color w:val="000000" w:themeColor="text1"/>
            <w:rPrChange w:id="7265" w:author="JY0225" w:date="2017-08-24T12:11:00Z">
              <w:rPr>
                <w:rFonts w:hint="eastAsia"/>
                <w:color w:val="000000" w:themeColor="text1"/>
              </w:rPr>
            </w:rPrChange>
          </w:rPr>
          <w:delText>最为</w:delText>
        </w:r>
      </w:del>
      <w:r w:rsidRPr="00B207B1">
        <w:rPr>
          <w:rFonts w:hAnsiTheme="minorEastAsia" w:hint="eastAsia"/>
          <w:color w:val="000000" w:themeColor="text1"/>
          <w:rPrChange w:id="7266" w:author="JY0225" w:date="2017-08-24T12:11:00Z">
            <w:rPr>
              <w:rFonts w:hint="eastAsia"/>
              <w:color w:val="000000" w:themeColor="text1"/>
            </w:rPr>
          </w:rPrChange>
        </w:rPr>
        <w:t>关键</w:t>
      </w:r>
      <w:del w:id="7267" w:author="微软用户" w:date="2017-08-24T16:51:00Z">
        <w:r w:rsidRPr="00B207B1" w:rsidDel="00307BF6">
          <w:rPr>
            <w:rFonts w:hAnsiTheme="minorEastAsia" w:hint="eastAsia"/>
            <w:color w:val="000000" w:themeColor="text1"/>
            <w:rPrChange w:id="7268" w:author="JY0225" w:date="2017-08-24T12:11:00Z">
              <w:rPr>
                <w:rFonts w:hint="eastAsia"/>
                <w:color w:val="000000" w:themeColor="text1"/>
              </w:rPr>
            </w:rPrChange>
          </w:rPr>
          <w:delText>的</w:delText>
        </w:r>
      </w:del>
      <w:r w:rsidRPr="00B207B1">
        <w:rPr>
          <w:rFonts w:hAnsiTheme="minorEastAsia" w:hint="eastAsia"/>
          <w:color w:val="000000" w:themeColor="text1"/>
          <w:rPrChange w:id="7269"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7270" w:author="JY0225" w:date="2017-08-24T12:11:00Z">
            <w:rPr>
              <w:rFonts w:hint="eastAsia"/>
              <w:color w:val="000000" w:themeColor="text1"/>
            </w:rPr>
          </w:rPrChange>
        </w:rPr>
        <w:t>备份</w:t>
      </w:r>
      <w:r w:rsidRPr="00B207B1">
        <w:rPr>
          <w:rFonts w:hAnsiTheme="minorEastAsia" w:hint="eastAsia"/>
          <w:color w:val="000000" w:themeColor="text1"/>
          <w:rPrChange w:id="7271" w:author="JY0225" w:date="2017-08-24T12:11:00Z">
            <w:rPr>
              <w:rFonts w:hint="eastAsia"/>
              <w:color w:val="000000" w:themeColor="text1"/>
            </w:rPr>
          </w:rPrChange>
        </w:rPr>
        <w:t>技术</w:t>
      </w:r>
      <w:del w:id="7272" w:author="微软用户" w:date="2017-08-24T16:52:00Z">
        <w:r w:rsidRPr="00B207B1" w:rsidDel="000820CB">
          <w:rPr>
            <w:rFonts w:hAnsiTheme="minorEastAsia" w:hint="eastAsia"/>
            <w:color w:val="000000" w:themeColor="text1"/>
            <w:rPrChange w:id="7273" w:author="JY0225" w:date="2017-08-24T12:11:00Z">
              <w:rPr>
                <w:rFonts w:hint="eastAsia"/>
                <w:color w:val="000000" w:themeColor="text1"/>
              </w:rPr>
            </w:rPrChange>
          </w:rPr>
          <w:delText>的</w:delText>
        </w:r>
      </w:del>
      <w:r w:rsidRPr="00B207B1">
        <w:rPr>
          <w:rFonts w:hAnsiTheme="minorEastAsia" w:hint="eastAsia"/>
          <w:color w:val="000000" w:themeColor="text1"/>
          <w:rPrChange w:id="7274" w:author="JY0225" w:date="2017-08-24T12:11:00Z">
            <w:rPr>
              <w:rFonts w:hint="eastAsia"/>
              <w:color w:val="000000" w:themeColor="text1"/>
            </w:rPr>
          </w:rPrChange>
        </w:rPr>
        <w:t>不断</w:t>
      </w:r>
      <w:ins w:id="7275"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7276"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7277" w:author="JY0225" w:date="2017-08-24T12:11:00Z">
            <w:rPr>
              <w:rFonts w:hint="eastAsia"/>
              <w:color w:val="000000" w:themeColor="text1"/>
            </w:rPr>
          </w:rPrChange>
        </w:rPr>
        <w:t>云</w:t>
      </w:r>
      <w:r w:rsidR="00476838" w:rsidRPr="00B207B1">
        <w:rPr>
          <w:rFonts w:hAnsiTheme="minorEastAsia" w:hint="eastAsia"/>
          <w:color w:val="000000" w:themeColor="text1"/>
          <w:rPrChange w:id="7278" w:author="JY0225" w:date="2017-08-24T12:11:00Z">
            <w:rPr>
              <w:rFonts w:hint="eastAsia"/>
              <w:color w:val="000000" w:themeColor="text1"/>
            </w:rPr>
          </w:rPrChange>
        </w:rPr>
        <w:t>备份</w:t>
      </w:r>
      <w:r w:rsidR="007003E4" w:rsidRPr="00B207B1">
        <w:rPr>
          <w:rFonts w:hAnsiTheme="minorEastAsia" w:hint="eastAsia"/>
          <w:color w:val="000000" w:themeColor="text1"/>
          <w:rPrChange w:id="7279"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7280"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7281" w:author="JY0225" w:date="2017-08-24T12:11:00Z">
            <w:rPr>
              <w:rFonts w:hint="eastAsia"/>
              <w:color w:val="000000" w:themeColor="text1"/>
            </w:rPr>
          </w:rPrChange>
        </w:rPr>
        <w:t>，这要求云</w:t>
      </w:r>
      <w:r w:rsidR="00476838" w:rsidRPr="00B207B1">
        <w:rPr>
          <w:rFonts w:hAnsiTheme="minorEastAsia" w:hint="eastAsia"/>
          <w:color w:val="000000" w:themeColor="text1"/>
          <w:rPrChange w:id="7282" w:author="JY0225" w:date="2017-08-24T12:11:00Z">
            <w:rPr>
              <w:rFonts w:hint="eastAsia"/>
              <w:color w:val="000000" w:themeColor="text1"/>
            </w:rPr>
          </w:rPrChange>
        </w:rPr>
        <w:t>备份</w:t>
      </w:r>
      <w:r w:rsidR="00243057" w:rsidRPr="00B207B1">
        <w:rPr>
          <w:rFonts w:hAnsiTheme="minorEastAsia" w:hint="eastAsia"/>
          <w:color w:val="000000" w:themeColor="text1"/>
          <w:rPrChange w:id="7283"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7284"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7285"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7286"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7287"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7288" w:author="JY0225" w:date="2017-08-24T12:11:00Z">
            <w:rPr>
              <w:rFonts w:hint="eastAsia"/>
              <w:color w:val="000000" w:themeColor="text1"/>
            </w:rPr>
          </w:rPrChange>
        </w:rPr>
        <w:t>系统能最大程度地满足用户的需求。</w:t>
      </w:r>
      <w:r w:rsidR="003E2D2D" w:rsidRPr="00B207B1">
        <w:rPr>
          <w:rFonts w:hAnsiTheme="minorEastAsia"/>
          <w:rPrChange w:id="7289"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7290" w:name="_Toc420959894"/>
      <w:bookmarkStart w:id="7291" w:name="_Toc421026958"/>
      <w:bookmarkStart w:id="7292" w:name="_Toc421230625"/>
      <w:bookmarkStart w:id="7293" w:name="_Toc492457653"/>
      <w:r w:rsidRPr="00B207B1">
        <w:rPr>
          <w:rFonts w:ascii="Times New Roman" w:hAnsi="Times New Roman"/>
        </w:rPr>
        <w:lastRenderedPageBreak/>
        <w:t>参考文献</w:t>
      </w:r>
      <w:bookmarkStart w:id="7294" w:name="_Toc420959893"/>
      <w:bookmarkStart w:id="7295" w:name="_Toc421026957"/>
      <w:bookmarkStart w:id="7296" w:name="_Toc421230624"/>
      <w:bookmarkEnd w:id="7290"/>
      <w:bookmarkEnd w:id="7291"/>
      <w:bookmarkEnd w:id="7292"/>
      <w:bookmarkEnd w:id="7293"/>
    </w:p>
    <w:p w14:paraId="4562C6BD" w14:textId="796BADB1" w:rsidR="005C17C6" w:rsidRDefault="005C17C6" w:rsidP="00706C4C">
      <w:pPr>
        <w:pStyle w:val="a7"/>
        <w:numPr>
          <w:ilvl w:val="0"/>
          <w:numId w:val="1"/>
        </w:numPr>
        <w:spacing w:line="400" w:lineRule="exact"/>
        <w:jc w:val="both"/>
        <w:rPr>
          <w:spacing w:val="0"/>
          <w:sz w:val="21"/>
          <w:szCs w:val="21"/>
        </w:rPr>
      </w:pPr>
      <w:bookmarkStart w:id="7297" w:name="_Ref489689998"/>
      <w:bookmarkStart w:id="7298" w:name="_Ref489705969"/>
      <w:bookmarkStart w:id="7299"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7300"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7301" w:author="JY0225" w:date="2017-08-23T16:31:00Z">
        <w:r w:rsidRPr="00B207B1" w:rsidDel="008E2759">
          <w:rPr>
            <w:spacing w:val="0"/>
            <w:sz w:val="21"/>
            <w:szCs w:val="21"/>
          </w:rPr>
          <w:delText>.3.21</w:delText>
        </w:r>
      </w:del>
      <w:bookmarkEnd w:id="7297"/>
      <w:r w:rsidRPr="00B207B1">
        <w:rPr>
          <w:spacing w:val="0"/>
          <w:sz w:val="21"/>
          <w:szCs w:val="21"/>
        </w:rPr>
        <w:t>.</w:t>
      </w:r>
      <w:bookmarkEnd w:id="7298"/>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7302" w:name="_Ref489690644"/>
      <w:r w:rsidRPr="00B207B1">
        <w:rPr>
          <w:spacing w:val="0"/>
          <w:sz w:val="21"/>
          <w:szCs w:val="21"/>
        </w:rPr>
        <w:t>Naresh vurukonda,</w:t>
      </w:r>
      <w:ins w:id="7303"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7304" w:author="JY0225" w:date="2017-08-23T16:09:00Z">
        <w:r w:rsidRPr="00B207B1">
          <w:rPr>
            <w:spacing w:val="0"/>
            <w:sz w:val="21"/>
            <w:szCs w:val="21"/>
          </w:rPr>
          <w:t xml:space="preserve"> </w:t>
        </w:r>
      </w:ins>
      <w:r w:rsidRPr="00B207B1">
        <w:rPr>
          <w:spacing w:val="0"/>
          <w:sz w:val="21"/>
          <w:szCs w:val="21"/>
        </w:rPr>
        <w:t>2016,</w:t>
      </w:r>
      <w:ins w:id="7305" w:author="JY0225" w:date="2017-08-23T16:09:00Z">
        <w:r w:rsidRPr="00B207B1">
          <w:rPr>
            <w:spacing w:val="0"/>
            <w:sz w:val="21"/>
            <w:szCs w:val="21"/>
          </w:rPr>
          <w:t xml:space="preserve"> </w:t>
        </w:r>
      </w:ins>
      <w:r w:rsidRPr="00B207B1">
        <w:rPr>
          <w:spacing w:val="0"/>
          <w:sz w:val="21"/>
          <w:szCs w:val="21"/>
        </w:rPr>
        <w:t>92.</w:t>
      </w:r>
      <w:bookmarkEnd w:id="7302"/>
    </w:p>
    <w:p w14:paraId="6EB00E4D" w14:textId="77777777" w:rsidR="008278AB" w:rsidRPr="00B207B1" w:rsidRDefault="008278AB" w:rsidP="008278AB">
      <w:pPr>
        <w:pStyle w:val="a7"/>
        <w:numPr>
          <w:ilvl w:val="0"/>
          <w:numId w:val="1"/>
        </w:numPr>
        <w:spacing w:line="400" w:lineRule="exact"/>
        <w:jc w:val="both"/>
        <w:rPr>
          <w:spacing w:val="0"/>
          <w:sz w:val="21"/>
          <w:szCs w:val="21"/>
        </w:rPr>
      </w:pPr>
      <w:bookmarkStart w:id="7306" w:name="_Ref492300608"/>
      <w:bookmarkStart w:id="7307"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7308" w:author="JY0225" w:date="2017-08-23T16:09:00Z">
        <w:r w:rsidRPr="00B207B1">
          <w:rPr>
            <w:spacing w:val="0"/>
            <w:sz w:val="21"/>
            <w:szCs w:val="21"/>
          </w:rPr>
          <w:t xml:space="preserve"> </w:t>
        </w:r>
      </w:ins>
      <w:r w:rsidRPr="00B207B1">
        <w:rPr>
          <w:rFonts w:hint="eastAsia"/>
          <w:spacing w:val="0"/>
          <w:sz w:val="21"/>
          <w:szCs w:val="21"/>
        </w:rPr>
        <w:t>2012,18(06):30-33.</w:t>
      </w:r>
      <w:bookmarkEnd w:id="7306"/>
      <w:r w:rsidRPr="00B207B1">
        <w:rPr>
          <w:rFonts w:hint="eastAsia"/>
          <w:spacing w:val="0"/>
          <w:sz w:val="21"/>
          <w:szCs w:val="21"/>
        </w:rPr>
        <w:t xml:space="preserve"> </w:t>
      </w:r>
      <w:del w:id="7309" w:author="JY0225" w:date="2017-08-23T16:09:00Z">
        <w:r w:rsidRPr="00B207B1" w:rsidDel="00F308BD">
          <w:rPr>
            <w:rFonts w:hint="eastAsia"/>
            <w:spacing w:val="0"/>
            <w:sz w:val="21"/>
            <w:szCs w:val="21"/>
          </w:rPr>
          <w:delText>[2017-08-05].</w:delText>
        </w:r>
      </w:del>
      <w:bookmarkEnd w:id="7307"/>
    </w:p>
    <w:p w14:paraId="32F367F9" w14:textId="3179175F" w:rsidR="008278AB" w:rsidRPr="007549D1" w:rsidRDefault="008278AB" w:rsidP="007549D1">
      <w:pPr>
        <w:pStyle w:val="a7"/>
        <w:numPr>
          <w:ilvl w:val="0"/>
          <w:numId w:val="1"/>
        </w:numPr>
        <w:spacing w:line="400" w:lineRule="exact"/>
        <w:jc w:val="both"/>
        <w:rPr>
          <w:spacing w:val="0"/>
          <w:sz w:val="21"/>
          <w:szCs w:val="21"/>
        </w:rPr>
      </w:pPr>
      <w:bookmarkStart w:id="7310"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7311" w:author="JY0225" w:date="2017-08-23T16:11:00Z">
        <w:r w:rsidRPr="00B207B1">
          <w:rPr>
            <w:spacing w:val="0"/>
            <w:sz w:val="21"/>
            <w:szCs w:val="21"/>
          </w:rPr>
          <w:t>[J]</w:t>
        </w:r>
      </w:ins>
      <w:r w:rsidRPr="00B207B1">
        <w:rPr>
          <w:spacing w:val="0"/>
          <w:sz w:val="21"/>
          <w:szCs w:val="21"/>
        </w:rPr>
        <w:t>. Journal of Zhejiang University SCIENCE C, 2011, Vol.12 (12)</w:t>
      </w:r>
      <w:del w:id="7312" w:author="JY0225" w:date="2017-08-23T16:11:00Z">
        <w:r w:rsidRPr="00B207B1" w:rsidDel="003848A4">
          <w:rPr>
            <w:spacing w:val="0"/>
            <w:sz w:val="21"/>
            <w:szCs w:val="21"/>
          </w:rPr>
          <w:delText>, pp.</w:delText>
        </w:r>
      </w:del>
      <w:ins w:id="7313" w:author="JY0225" w:date="2017-08-23T16:11:00Z">
        <w:r w:rsidRPr="00B207B1">
          <w:rPr>
            <w:spacing w:val="0"/>
            <w:sz w:val="21"/>
            <w:szCs w:val="21"/>
          </w:rPr>
          <w:t>:</w:t>
        </w:r>
      </w:ins>
      <w:r w:rsidRPr="00B207B1">
        <w:rPr>
          <w:spacing w:val="0"/>
          <w:sz w:val="21"/>
          <w:szCs w:val="21"/>
        </w:rPr>
        <w:t>951-964.</w:t>
      </w:r>
      <w:bookmarkEnd w:id="7310"/>
    </w:p>
    <w:p w14:paraId="796F0D4F" w14:textId="77777777" w:rsidR="00505F6F" w:rsidRPr="00B207B1" w:rsidRDefault="00505F6F" w:rsidP="00706C4C">
      <w:pPr>
        <w:pStyle w:val="a7"/>
        <w:numPr>
          <w:ilvl w:val="0"/>
          <w:numId w:val="1"/>
        </w:numPr>
        <w:spacing w:line="400" w:lineRule="exact"/>
        <w:jc w:val="both"/>
        <w:rPr>
          <w:spacing w:val="0"/>
          <w:sz w:val="21"/>
          <w:szCs w:val="21"/>
        </w:rPr>
      </w:pPr>
      <w:bookmarkStart w:id="7314" w:name="_Ref492300666"/>
      <w:bookmarkStart w:id="7315" w:name="_Ref489705884"/>
      <w:bookmarkEnd w:id="7299"/>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,2016,39(06):21-24</w:t>
      </w:r>
      <w:del w:id="7316" w:author="JY0225" w:date="2017-08-23T16:06:00Z">
        <w:r w:rsidRPr="00B207B1" w:rsidDel="00685811">
          <w:rPr>
            <w:rFonts w:hint="eastAsia"/>
            <w:spacing w:val="0"/>
            <w:sz w:val="21"/>
            <w:szCs w:val="21"/>
          </w:rPr>
          <w:delText xml:space="preserve">+29. </w:delText>
        </w:r>
      </w:del>
      <w:ins w:id="7317" w:author="JY0225" w:date="2017-08-23T16:06:00Z">
        <w:r w:rsidR="00685811" w:rsidRPr="00B207B1">
          <w:rPr>
            <w:spacing w:val="0"/>
            <w:sz w:val="21"/>
            <w:szCs w:val="21"/>
          </w:rPr>
          <w:t>.</w:t>
        </w:r>
      </w:ins>
      <w:bookmarkEnd w:id="7314"/>
      <w:del w:id="7318"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7315"/>
    </w:p>
    <w:p w14:paraId="345E88EF" w14:textId="287E0EA6" w:rsidR="00793B98" w:rsidRDefault="005A3D87" w:rsidP="00706C4C">
      <w:pPr>
        <w:pStyle w:val="a7"/>
        <w:numPr>
          <w:ilvl w:val="0"/>
          <w:numId w:val="1"/>
        </w:numPr>
        <w:spacing w:line="400" w:lineRule="exact"/>
        <w:jc w:val="both"/>
        <w:rPr>
          <w:spacing w:val="0"/>
          <w:sz w:val="21"/>
          <w:szCs w:val="21"/>
        </w:rPr>
      </w:pPr>
      <w:bookmarkStart w:id="7319" w:name="_Ref489820088"/>
      <w:r w:rsidRPr="00B207B1">
        <w:rPr>
          <w:spacing w:val="0"/>
          <w:sz w:val="21"/>
          <w:szCs w:val="21"/>
        </w:rPr>
        <w:t>Zhong Lin He,</w:t>
      </w:r>
      <w:ins w:id="7320" w:author="JY0225" w:date="2017-08-23T16:07:00Z">
        <w:r w:rsidR="003D193E" w:rsidRPr="00B207B1">
          <w:rPr>
            <w:spacing w:val="0"/>
            <w:sz w:val="21"/>
            <w:szCs w:val="21"/>
          </w:rPr>
          <w:t xml:space="preserve"> </w:t>
        </w:r>
      </w:ins>
      <w:r w:rsidRPr="00B207B1">
        <w:rPr>
          <w:spacing w:val="0"/>
          <w:sz w:val="21"/>
          <w:szCs w:val="21"/>
        </w:rPr>
        <w:t>Yu Hua He,</w:t>
      </w:r>
      <w:ins w:id="7321"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7322" w:author="JY0225" w:date="2017-08-14T13:00:00Z">
        <w:r w:rsidR="00B46969" w:rsidRPr="00B207B1">
          <w:rPr>
            <w:spacing w:val="0"/>
            <w:sz w:val="21"/>
            <w:szCs w:val="21"/>
          </w:rPr>
          <w:t xml:space="preserve"> </w:t>
        </w:r>
      </w:ins>
      <w:r w:rsidRPr="00B207B1">
        <w:rPr>
          <w:spacing w:val="0"/>
          <w:sz w:val="21"/>
          <w:szCs w:val="21"/>
        </w:rPr>
        <w:t>2010,</w:t>
      </w:r>
      <w:ins w:id="7323" w:author="JY0225" w:date="2017-08-14T13:00:00Z">
        <w:r w:rsidR="00B46969" w:rsidRPr="00B207B1">
          <w:rPr>
            <w:spacing w:val="0"/>
            <w:sz w:val="21"/>
            <w:szCs w:val="21"/>
          </w:rPr>
          <w:t xml:space="preserve"> </w:t>
        </w:r>
      </w:ins>
      <w:r w:rsidRPr="00B207B1">
        <w:rPr>
          <w:spacing w:val="0"/>
          <w:sz w:val="21"/>
          <w:szCs w:val="21"/>
        </w:rPr>
        <w:t>979(29)</w:t>
      </w:r>
      <w:del w:id="7324" w:author="JY0225" w:date="2017-08-23T16:07:00Z">
        <w:r w:rsidRPr="00B207B1" w:rsidDel="00DE0114">
          <w:rPr>
            <w:spacing w:val="0"/>
            <w:sz w:val="21"/>
            <w:szCs w:val="21"/>
          </w:rPr>
          <w:delText>:</w:delText>
        </w:r>
      </w:del>
      <w:r w:rsidRPr="00B207B1">
        <w:rPr>
          <w:spacing w:val="0"/>
          <w:sz w:val="21"/>
          <w:szCs w:val="21"/>
        </w:rPr>
        <w:t>.</w:t>
      </w:r>
      <w:bookmarkEnd w:id="7319"/>
    </w:p>
    <w:p w14:paraId="0704AF07" w14:textId="7276C06E"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7325"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,2014,01:38.</w:t>
      </w:r>
      <w:bookmarkEnd w:id="7325"/>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7326" w:name="_Ref489792117"/>
      <w:r w:rsidRPr="00B207B1">
        <w:rPr>
          <w:spacing w:val="0"/>
          <w:sz w:val="21"/>
          <w:szCs w:val="21"/>
        </w:rPr>
        <w:t>Anonymous. Research and Markets; Implementing SSL/TLS Using Cryptography and PKI - Guide to Implementing Protocols for Internet Security[J]. Computers, Networks &amp; Communications,</w:t>
      </w:r>
      <w:ins w:id="7327" w:author="JY0225" w:date="2017-08-14T12:57:00Z">
        <w:r w:rsidR="00B46969" w:rsidRPr="00B207B1">
          <w:rPr>
            <w:spacing w:val="0"/>
            <w:sz w:val="21"/>
            <w:szCs w:val="21"/>
          </w:rPr>
          <w:t xml:space="preserve"> </w:t>
        </w:r>
      </w:ins>
      <w:r w:rsidRPr="00B207B1">
        <w:rPr>
          <w:spacing w:val="0"/>
          <w:sz w:val="21"/>
          <w:szCs w:val="21"/>
        </w:rPr>
        <w:t>2011.</w:t>
      </w:r>
      <w:bookmarkEnd w:id="7326"/>
    </w:p>
    <w:p w14:paraId="639D16D0" w14:textId="77777777" w:rsidR="008A1737" w:rsidRPr="00B207B1" w:rsidRDefault="008A1737" w:rsidP="00706C4C">
      <w:pPr>
        <w:pStyle w:val="a7"/>
        <w:numPr>
          <w:ilvl w:val="0"/>
          <w:numId w:val="1"/>
        </w:numPr>
        <w:spacing w:line="400" w:lineRule="exact"/>
        <w:jc w:val="both"/>
        <w:rPr>
          <w:spacing w:val="0"/>
          <w:sz w:val="21"/>
          <w:szCs w:val="21"/>
        </w:rPr>
      </w:pPr>
      <w:bookmarkStart w:id="7328" w:name="_Ref489792943"/>
      <w:r w:rsidRPr="00B207B1">
        <w:rPr>
          <w:rFonts w:hint="eastAsia"/>
          <w:spacing w:val="0"/>
          <w:sz w:val="21"/>
          <w:szCs w:val="21"/>
        </w:rPr>
        <w:t>刘艳萍</w:t>
      </w:r>
      <w:r w:rsidRPr="00B207B1">
        <w:rPr>
          <w:rFonts w:hint="eastAsia"/>
          <w:spacing w:val="0"/>
          <w:sz w:val="21"/>
          <w:szCs w:val="21"/>
        </w:rPr>
        <w:t>,</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,2016,39(10):5-8</w:t>
      </w:r>
      <w:del w:id="7329"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7328"/>
    </w:p>
    <w:p w14:paraId="1C811024" w14:textId="77777777" w:rsidR="00544D71" w:rsidRPr="00B207B1" w:rsidRDefault="00544D71" w:rsidP="00706C4C">
      <w:pPr>
        <w:pStyle w:val="a7"/>
        <w:numPr>
          <w:ilvl w:val="0"/>
          <w:numId w:val="1"/>
        </w:numPr>
        <w:spacing w:line="400" w:lineRule="exact"/>
        <w:jc w:val="both"/>
        <w:rPr>
          <w:spacing w:val="0"/>
          <w:sz w:val="21"/>
          <w:szCs w:val="21"/>
        </w:rPr>
      </w:pPr>
      <w:bookmarkStart w:id="7330" w:name="_Ref489792207"/>
      <w:r w:rsidRPr="00B207B1">
        <w:rPr>
          <w:rFonts w:hint="eastAsia"/>
          <w:spacing w:val="0"/>
          <w:sz w:val="21"/>
          <w:szCs w:val="21"/>
        </w:rPr>
        <w:t>刘召富</w:t>
      </w:r>
      <w:r w:rsidRPr="00B207B1">
        <w:rPr>
          <w:rFonts w:hint="eastAsia"/>
          <w:spacing w:val="0"/>
          <w:sz w:val="21"/>
          <w:szCs w:val="21"/>
        </w:rPr>
        <w:t>.</w:t>
      </w:r>
      <w:ins w:id="7331" w:author="JY0225" w:date="2017-08-23T16:12:00Z">
        <w:r w:rsidR="00440D4D" w:rsidRPr="00B207B1">
          <w:rPr>
            <w:spacing w:val="0"/>
            <w:sz w:val="21"/>
            <w:szCs w:val="21"/>
          </w:rPr>
          <w:t xml:space="preserve"> </w:t>
        </w:r>
      </w:ins>
      <w:del w:id="7332"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Pr="00B207B1">
        <w:rPr>
          <w:rFonts w:hint="eastAsia"/>
          <w:spacing w:val="0"/>
          <w:sz w:val="21"/>
          <w:szCs w:val="21"/>
        </w:rPr>
        <w:t>北京邮电大学</w:t>
      </w:r>
      <w:r w:rsidRPr="00B207B1">
        <w:rPr>
          <w:rFonts w:hint="eastAsia"/>
          <w:spacing w:val="0"/>
          <w:sz w:val="21"/>
          <w:szCs w:val="21"/>
        </w:rPr>
        <w:t>,2014.</w:t>
      </w:r>
      <w:bookmarkEnd w:id="7330"/>
    </w:p>
    <w:p w14:paraId="1E55021B" w14:textId="77777777" w:rsidR="002551D9" w:rsidRPr="00B207B1" w:rsidRDefault="002551D9" w:rsidP="00706C4C">
      <w:pPr>
        <w:pStyle w:val="a7"/>
        <w:numPr>
          <w:ilvl w:val="0"/>
          <w:numId w:val="1"/>
        </w:numPr>
        <w:spacing w:line="400" w:lineRule="exact"/>
        <w:jc w:val="both"/>
        <w:rPr>
          <w:spacing w:val="0"/>
          <w:sz w:val="21"/>
          <w:szCs w:val="21"/>
        </w:rPr>
      </w:pPr>
      <w:bookmarkStart w:id="7333"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Pr="00B207B1">
        <w:rPr>
          <w:rFonts w:hint="eastAsia"/>
          <w:spacing w:val="0"/>
          <w:sz w:val="21"/>
          <w:szCs w:val="21"/>
        </w:rPr>
        <w:t>济南大学</w:t>
      </w:r>
      <w:r w:rsidRPr="00B207B1">
        <w:rPr>
          <w:rFonts w:hint="eastAsia"/>
          <w:spacing w:val="0"/>
          <w:sz w:val="21"/>
          <w:szCs w:val="21"/>
        </w:rPr>
        <w:t>,2012.</w:t>
      </w:r>
      <w:bookmarkEnd w:id="7333"/>
    </w:p>
    <w:p w14:paraId="3E3E9528" w14:textId="77777777" w:rsidR="002551D9" w:rsidRPr="00B207B1" w:rsidRDefault="002551D9" w:rsidP="00706C4C">
      <w:pPr>
        <w:pStyle w:val="a7"/>
        <w:numPr>
          <w:ilvl w:val="0"/>
          <w:numId w:val="1"/>
        </w:numPr>
        <w:spacing w:line="400" w:lineRule="exact"/>
        <w:jc w:val="both"/>
        <w:rPr>
          <w:spacing w:val="0"/>
          <w:sz w:val="21"/>
          <w:szCs w:val="21"/>
        </w:rPr>
      </w:pPr>
      <w:bookmarkStart w:id="7334"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,2006,(01):43-46</w:t>
      </w:r>
      <w:del w:id="7335"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7334"/>
    </w:p>
    <w:p w14:paraId="01ED0716" w14:textId="77777777" w:rsidR="0067344D" w:rsidRPr="00B207B1" w:rsidRDefault="0067344D" w:rsidP="00706C4C">
      <w:pPr>
        <w:pStyle w:val="a7"/>
        <w:numPr>
          <w:ilvl w:val="0"/>
          <w:numId w:val="1"/>
        </w:numPr>
        <w:spacing w:line="400" w:lineRule="exact"/>
        <w:jc w:val="both"/>
        <w:rPr>
          <w:spacing w:val="0"/>
          <w:sz w:val="21"/>
          <w:szCs w:val="21"/>
        </w:rPr>
      </w:pPr>
      <w:bookmarkStart w:id="7336" w:name="_Ref489793121"/>
      <w:r w:rsidRPr="00B207B1">
        <w:rPr>
          <w:spacing w:val="0"/>
          <w:sz w:val="21"/>
          <w:szCs w:val="21"/>
        </w:rPr>
        <w:t>K. Akhila,</w:t>
      </w:r>
      <w:ins w:id="7337" w:author="JY0225" w:date="2017-08-23T16:12:00Z">
        <w:r w:rsidR="00131F0F" w:rsidRPr="00B207B1">
          <w:rPr>
            <w:spacing w:val="0"/>
            <w:sz w:val="21"/>
            <w:szCs w:val="21"/>
          </w:rPr>
          <w:t xml:space="preserve"> </w:t>
        </w:r>
      </w:ins>
      <w:r w:rsidRPr="00B207B1">
        <w:rPr>
          <w:spacing w:val="0"/>
          <w:sz w:val="21"/>
          <w:szCs w:val="21"/>
        </w:rPr>
        <w:t>Amal Ganesh,</w:t>
      </w:r>
      <w:ins w:id="7338"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Science,2016,87</w:t>
      </w:r>
      <w:del w:id="7339" w:author="JY0225" w:date="2017-08-23T16:13:00Z">
        <w:r w:rsidRPr="00B207B1" w:rsidDel="00131F0F">
          <w:rPr>
            <w:spacing w:val="0"/>
            <w:sz w:val="21"/>
            <w:szCs w:val="21"/>
          </w:rPr>
          <w:delText>:</w:delText>
        </w:r>
      </w:del>
      <w:r w:rsidRPr="00B207B1">
        <w:rPr>
          <w:spacing w:val="0"/>
          <w:sz w:val="21"/>
          <w:szCs w:val="21"/>
        </w:rPr>
        <w:t>.</w:t>
      </w:r>
      <w:bookmarkEnd w:id="7336"/>
    </w:p>
    <w:p w14:paraId="7D358B83" w14:textId="77777777" w:rsidR="00BA56A7" w:rsidRPr="00B207B1" w:rsidDel="0083643A" w:rsidRDefault="00BA56A7" w:rsidP="00706C4C">
      <w:pPr>
        <w:pStyle w:val="a7"/>
        <w:numPr>
          <w:ilvl w:val="0"/>
          <w:numId w:val="1"/>
        </w:numPr>
        <w:spacing w:line="400" w:lineRule="exact"/>
        <w:jc w:val="both"/>
        <w:rPr>
          <w:del w:id="7340" w:author="JY0225" w:date="2017-08-23T16:13:00Z"/>
          <w:spacing w:val="0"/>
          <w:sz w:val="21"/>
          <w:szCs w:val="21"/>
        </w:rPr>
      </w:pPr>
      <w:bookmarkStart w:id="7341" w:name="_Ref489793122"/>
      <w:r w:rsidRPr="00B207B1">
        <w:rPr>
          <w:spacing w:val="0"/>
          <w:sz w:val="21"/>
          <w:szCs w:val="21"/>
        </w:rPr>
        <w:t>Xuan Li, Jin Li,</w:t>
      </w:r>
      <w:ins w:id="7342" w:author="JY0225" w:date="2017-08-23T16:13:00Z">
        <w:r w:rsidR="00A85FB1" w:rsidRPr="00B207B1">
          <w:rPr>
            <w:spacing w:val="0"/>
            <w:sz w:val="21"/>
            <w:szCs w:val="21"/>
          </w:rPr>
          <w:t xml:space="preserve"> </w:t>
        </w:r>
      </w:ins>
      <w:del w:id="7343"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deduplication. Soft Computing, 2016, Vol.20 (4)</w:t>
      </w:r>
      <w:del w:id="7344" w:author="JY0225" w:date="2017-08-23T16:13:00Z">
        <w:r w:rsidRPr="00B207B1" w:rsidDel="00880B5B">
          <w:rPr>
            <w:spacing w:val="0"/>
            <w:sz w:val="21"/>
            <w:szCs w:val="21"/>
          </w:rPr>
          <w:delText>, pp</w:delText>
        </w:r>
      </w:del>
      <w:ins w:id="7345" w:author="JY0225" w:date="2017-08-23T16:13:00Z">
        <w:r w:rsidR="00880B5B" w:rsidRPr="00B207B1">
          <w:rPr>
            <w:spacing w:val="0"/>
            <w:sz w:val="21"/>
            <w:szCs w:val="21"/>
          </w:rPr>
          <w:t>:</w:t>
        </w:r>
      </w:ins>
      <w:del w:id="7346" w:author="JY0225" w:date="2017-08-23T16:13:00Z">
        <w:r w:rsidRPr="00B207B1" w:rsidDel="00880B5B">
          <w:rPr>
            <w:spacing w:val="0"/>
            <w:sz w:val="21"/>
            <w:szCs w:val="21"/>
          </w:rPr>
          <w:delText>.</w:delText>
        </w:r>
      </w:del>
      <w:r w:rsidRPr="00B207B1">
        <w:rPr>
          <w:spacing w:val="0"/>
          <w:sz w:val="21"/>
          <w:szCs w:val="21"/>
        </w:rPr>
        <w:t>1437-1448.</w:t>
      </w:r>
      <w:bookmarkEnd w:id="7341"/>
    </w:p>
    <w:p w14:paraId="0A362D76" w14:textId="77777777" w:rsidR="00BA56A7" w:rsidRPr="00B207B1" w:rsidRDefault="00BA56A7">
      <w:pPr>
        <w:pStyle w:val="a7"/>
        <w:numPr>
          <w:ilvl w:val="0"/>
          <w:numId w:val="1"/>
        </w:numPr>
        <w:spacing w:line="400" w:lineRule="exact"/>
        <w:jc w:val="both"/>
        <w:rPr>
          <w:spacing w:val="0"/>
          <w:sz w:val="21"/>
          <w:szCs w:val="21"/>
        </w:rPr>
        <w:pPrChange w:id="7347" w:author="JY0225" w:date="2017-08-23T16:13:00Z">
          <w:pPr>
            <w:pStyle w:val="a7"/>
            <w:spacing w:line="400" w:lineRule="exact"/>
          </w:pPr>
        </w:pPrChange>
      </w:pPr>
      <w:bookmarkStart w:id="7348"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7349" w:name="_Ref492301063"/>
      <w:bookmarkStart w:id="7350" w:name="_Ref489793153"/>
      <w:bookmarkEnd w:id="7348"/>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bookmarkEnd w:id="7349"/>
      <w:del w:id="7351"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7350"/>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7352" w:name="_Ref489793205"/>
      <w:r w:rsidRPr="00B207B1">
        <w:rPr>
          <w:spacing w:val="0"/>
          <w:sz w:val="21"/>
          <w:szCs w:val="21"/>
        </w:rPr>
        <w:t>Lei Wang,</w:t>
      </w:r>
      <w:ins w:id="7353" w:author="JY0225" w:date="2017-08-23T16:14:00Z">
        <w:r w:rsidR="002D6E9C" w:rsidRPr="00B207B1">
          <w:rPr>
            <w:spacing w:val="0"/>
            <w:sz w:val="21"/>
            <w:szCs w:val="21"/>
          </w:rPr>
          <w:t xml:space="preserve"> </w:t>
        </w:r>
      </w:ins>
      <w:r w:rsidRPr="00B207B1">
        <w:rPr>
          <w:spacing w:val="0"/>
          <w:sz w:val="21"/>
          <w:szCs w:val="21"/>
        </w:rPr>
        <w:t>Yan Yan Yu,</w:t>
      </w:r>
      <w:ins w:id="7354" w:author="JY0225" w:date="2017-08-23T16:15:00Z">
        <w:r w:rsidR="00955402" w:rsidRPr="00B207B1">
          <w:rPr>
            <w:spacing w:val="0"/>
            <w:sz w:val="21"/>
            <w:szCs w:val="21"/>
          </w:rPr>
          <w:t xml:space="preserve"> </w:t>
        </w:r>
      </w:ins>
      <w:r w:rsidRPr="00B207B1">
        <w:rPr>
          <w:spacing w:val="0"/>
          <w:sz w:val="21"/>
          <w:szCs w:val="21"/>
        </w:rPr>
        <w:t>Qian Huang,</w:t>
      </w:r>
      <w:ins w:id="7355" w:author="JY0225" w:date="2017-08-23T16:15:00Z">
        <w:r w:rsidR="00955402" w:rsidRPr="00B207B1">
          <w:rPr>
            <w:spacing w:val="0"/>
            <w:sz w:val="21"/>
            <w:szCs w:val="21"/>
          </w:rPr>
          <w:t xml:space="preserve"> </w:t>
        </w:r>
      </w:ins>
      <w:r w:rsidRPr="00B207B1">
        <w:rPr>
          <w:spacing w:val="0"/>
          <w:sz w:val="21"/>
          <w:szCs w:val="21"/>
        </w:rPr>
        <w:t>Jun Yang,</w:t>
      </w:r>
      <w:ins w:id="7356"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Materials,2013,2748(427)</w:t>
      </w:r>
      <w:del w:id="7357" w:author="JY0225" w:date="2017-08-23T16:15:00Z">
        <w:r w:rsidRPr="00B207B1" w:rsidDel="00955402">
          <w:rPr>
            <w:spacing w:val="0"/>
            <w:sz w:val="21"/>
            <w:szCs w:val="21"/>
          </w:rPr>
          <w:delText>:</w:delText>
        </w:r>
      </w:del>
      <w:r w:rsidRPr="00B207B1">
        <w:rPr>
          <w:spacing w:val="0"/>
          <w:sz w:val="21"/>
          <w:szCs w:val="21"/>
        </w:rPr>
        <w:t>.</w:t>
      </w:r>
      <w:bookmarkEnd w:id="7352"/>
    </w:p>
    <w:p w14:paraId="55CA0203" w14:textId="5AA37080" w:rsidR="00010CC0" w:rsidRPr="008E6A1A" w:rsidRDefault="00010CC0" w:rsidP="008E6A1A">
      <w:pPr>
        <w:pStyle w:val="a7"/>
        <w:numPr>
          <w:ilvl w:val="0"/>
          <w:numId w:val="1"/>
        </w:numPr>
        <w:spacing w:line="400" w:lineRule="exact"/>
        <w:jc w:val="both"/>
        <w:rPr>
          <w:spacing w:val="0"/>
          <w:sz w:val="21"/>
          <w:szCs w:val="21"/>
        </w:rPr>
      </w:pPr>
      <w:bookmarkStart w:id="7358" w:name="_Ref489793232"/>
      <w:r w:rsidRPr="00B207B1">
        <w:rPr>
          <w:spacing w:val="0"/>
          <w:sz w:val="21"/>
          <w:szCs w:val="21"/>
        </w:rPr>
        <w:t>Fei Liu,</w:t>
      </w:r>
      <w:ins w:id="7359" w:author="JY0225" w:date="2017-08-23T16:15:00Z">
        <w:r w:rsidR="00811E68" w:rsidRPr="00B207B1">
          <w:rPr>
            <w:spacing w:val="0"/>
            <w:sz w:val="21"/>
            <w:szCs w:val="21"/>
          </w:rPr>
          <w:t xml:space="preserve"> </w:t>
        </w:r>
      </w:ins>
      <w:r w:rsidRPr="00B207B1">
        <w:rPr>
          <w:spacing w:val="0"/>
          <w:sz w:val="21"/>
          <w:szCs w:val="21"/>
        </w:rPr>
        <w:t>Lanfang Ren,</w:t>
      </w:r>
      <w:ins w:id="7360"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Platform[J].</w:t>
      </w:r>
      <w:r w:rsidR="003F3063" w:rsidRPr="00B207B1">
        <w:rPr>
          <w:spacing w:val="0"/>
          <w:sz w:val="21"/>
          <w:szCs w:val="21"/>
        </w:rPr>
        <w:t xml:space="preserve"> Journal of Computers,2014,9(4)</w:t>
      </w:r>
      <w:r w:rsidRPr="00B207B1">
        <w:rPr>
          <w:spacing w:val="0"/>
          <w:sz w:val="21"/>
          <w:szCs w:val="21"/>
        </w:rPr>
        <w:t>.</w:t>
      </w:r>
      <w:bookmarkEnd w:id="7358"/>
    </w:p>
    <w:p w14:paraId="1C956D3E" w14:textId="0DA561C1"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7361" w:name="_Ref489793334"/>
      <w:r w:rsidRPr="00706C4C">
        <w:rPr>
          <w:rFonts w:ascii="Times New Roman" w:eastAsia="宋体" w:hAnsi="Times New Roman"/>
          <w:sz w:val="21"/>
          <w:szCs w:val="21"/>
        </w:rPr>
        <w:t>Darren Quick,</w:t>
      </w:r>
      <w:ins w:id="7362"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Investigation,2013,101</w:t>
      </w:r>
      <w:del w:id="7363"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7361"/>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7364" w:name="_Ref489691828"/>
      <w:bookmarkStart w:id="7365" w:name="_Ref489705992"/>
      <w:r w:rsidRPr="00B207B1">
        <w:rPr>
          <w:rFonts w:hint="eastAsia"/>
          <w:spacing w:val="0"/>
          <w:sz w:val="21"/>
          <w:szCs w:val="21"/>
        </w:rPr>
        <w:t>卜瑞琪</w:t>
      </w:r>
      <w:ins w:id="7366" w:author="JY0225" w:date="2017-08-23T16:05:00Z">
        <w:r w:rsidRPr="00B207B1">
          <w:rPr>
            <w:spacing w:val="0"/>
            <w:sz w:val="21"/>
            <w:szCs w:val="21"/>
          </w:rPr>
          <w:t>.</w:t>
        </w:r>
      </w:ins>
      <w:ins w:id="7367" w:author="JY0225" w:date="2017-08-23T16:09:00Z">
        <w:r w:rsidRPr="00B207B1">
          <w:rPr>
            <w:spacing w:val="0"/>
            <w:sz w:val="21"/>
            <w:szCs w:val="21"/>
          </w:rPr>
          <w:t xml:space="preserve"> </w:t>
        </w:r>
      </w:ins>
      <w:del w:id="7368"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7369"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7370" w:author="JY0225" w:date="2017-08-23T16:23:00Z">
        <w:r w:rsidRPr="00B207B1">
          <w:rPr>
            <w:spacing w:val="0"/>
            <w:sz w:val="21"/>
            <w:szCs w:val="21"/>
          </w:rPr>
          <w:t xml:space="preserve"> </w:t>
        </w:r>
        <w:r w:rsidRPr="00B207B1">
          <w:rPr>
            <w:rFonts w:hint="eastAsia"/>
            <w:spacing w:val="0"/>
            <w:sz w:val="21"/>
            <w:szCs w:val="21"/>
          </w:rPr>
          <w:t>复旦大学</w:t>
        </w:r>
      </w:ins>
      <w:ins w:id="7371" w:author="JY0225" w:date="2017-08-23T16:24:00Z">
        <w:r w:rsidRPr="00B207B1">
          <w:rPr>
            <w:rFonts w:hint="eastAsia"/>
            <w:spacing w:val="0"/>
            <w:sz w:val="21"/>
            <w:szCs w:val="21"/>
          </w:rPr>
          <w:t>,</w:t>
        </w:r>
      </w:ins>
      <w:ins w:id="7372" w:author="JY0225" w:date="2017-08-23T16:23:00Z">
        <w:r w:rsidRPr="00B207B1">
          <w:rPr>
            <w:rFonts w:hint="eastAsia"/>
            <w:spacing w:val="0"/>
            <w:sz w:val="21"/>
            <w:szCs w:val="21"/>
          </w:rPr>
          <w:t xml:space="preserve"> </w:t>
        </w:r>
      </w:ins>
      <w:del w:id="7373" w:author="JY0225" w:date="2017-08-23T16:23:00Z">
        <w:r w:rsidRPr="00B207B1" w:rsidDel="003063FF">
          <w:rPr>
            <w:rFonts w:hint="eastAsia"/>
            <w:spacing w:val="0"/>
            <w:sz w:val="21"/>
            <w:szCs w:val="21"/>
          </w:rPr>
          <w:delText xml:space="preserve"> </w:delText>
        </w:r>
      </w:del>
      <w:r w:rsidRPr="00B207B1">
        <w:rPr>
          <w:spacing w:val="0"/>
          <w:sz w:val="21"/>
          <w:szCs w:val="21"/>
        </w:rPr>
        <w:t>2015</w:t>
      </w:r>
      <w:del w:id="7374" w:author="JY0225" w:date="2017-08-23T16:24:00Z">
        <w:r w:rsidRPr="00B207B1" w:rsidDel="00B77BBE">
          <w:rPr>
            <w:spacing w:val="0"/>
            <w:sz w:val="21"/>
            <w:szCs w:val="21"/>
          </w:rPr>
          <w:delText>.10.23</w:delText>
        </w:r>
      </w:del>
      <w:bookmarkEnd w:id="7364"/>
      <w:r w:rsidRPr="00B207B1">
        <w:rPr>
          <w:spacing w:val="0"/>
          <w:sz w:val="21"/>
          <w:szCs w:val="21"/>
        </w:rPr>
        <w:t>.</w:t>
      </w:r>
      <w:bookmarkEnd w:id="7365"/>
    </w:p>
    <w:p w14:paraId="2B8CADC7" w14:textId="77777777" w:rsidR="00EB4F1C" w:rsidRPr="00706C4C" w:rsidRDefault="00EB4F1C" w:rsidP="00706C4C">
      <w:pPr>
        <w:pStyle w:val="a5"/>
        <w:numPr>
          <w:ilvl w:val="0"/>
          <w:numId w:val="1"/>
        </w:numPr>
        <w:spacing w:line="400" w:lineRule="exact"/>
        <w:ind w:firstLineChars="0"/>
        <w:rPr>
          <w:ins w:id="7375" w:author="微软用户" w:date="2017-08-24T21:33:00Z"/>
          <w:rFonts w:ascii="Times New Roman" w:eastAsia="宋体" w:hAnsi="Times New Roman"/>
          <w:sz w:val="21"/>
          <w:szCs w:val="21"/>
        </w:rPr>
      </w:pPr>
      <w:bookmarkStart w:id="7376" w:name="_Ref489793642"/>
      <w:r w:rsidRPr="00706C4C">
        <w:rPr>
          <w:rFonts w:ascii="Times New Roman" w:eastAsia="宋体" w:hAnsi="Times New Roman" w:hint="eastAsia"/>
          <w:sz w:val="21"/>
          <w:szCs w:val="21"/>
        </w:rPr>
        <w:lastRenderedPageBreak/>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7377"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7376"/>
    </w:p>
    <w:p w14:paraId="4EF3855B" w14:textId="74218E2E"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7378" w:name="_Ref491373771"/>
      <w:ins w:id="7379"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7378"/>
    </w:p>
    <w:p w14:paraId="46586230" w14:textId="030EFCE5"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7380"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7380"/>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7381"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7382"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7383"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7384"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7381"/>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7385"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7386" w:author="JY0225" w:date="2017-08-23T16:16:00Z">
        <w:r w:rsidR="00995CE7" w:rsidRPr="00706C4C">
          <w:rPr>
            <w:rFonts w:ascii="Times New Roman" w:eastAsia="宋体" w:hAnsi="Times New Roman"/>
            <w:sz w:val="21"/>
            <w:szCs w:val="21"/>
          </w:rPr>
          <w:t xml:space="preserve"> </w:t>
        </w:r>
      </w:ins>
      <w:del w:id="7387"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7385"/>
    </w:p>
    <w:p w14:paraId="7DDC55DE" w14:textId="77777777" w:rsidR="000E3ED0" w:rsidRPr="00706C4C" w:rsidDel="00ED0B09" w:rsidRDefault="000E3ED0" w:rsidP="00706C4C">
      <w:pPr>
        <w:pStyle w:val="a5"/>
        <w:numPr>
          <w:ilvl w:val="0"/>
          <w:numId w:val="1"/>
        </w:numPr>
        <w:spacing w:line="400" w:lineRule="exact"/>
        <w:ind w:firstLineChars="0"/>
        <w:rPr>
          <w:del w:id="7388" w:author="微软用户" w:date="2017-08-24T21:37:00Z"/>
          <w:rFonts w:ascii="Times New Roman" w:eastAsia="宋体" w:hAnsi="Times New Roman"/>
          <w:sz w:val="21"/>
          <w:szCs w:val="21"/>
        </w:rPr>
      </w:pPr>
      <w:bookmarkStart w:id="7389" w:name="_Ref489793856"/>
      <w:del w:id="7390" w:author="微软用户" w:date="2017-08-24T21:37:00Z">
        <w:r w:rsidRPr="00706C4C" w:rsidDel="00ED0B09">
          <w:rPr>
            <w:rFonts w:ascii="Times New Roman" w:eastAsia="宋体" w:hAnsi="Times New Roman"/>
            <w:sz w:val="21"/>
            <w:szCs w:val="21"/>
          </w:rPr>
          <w:delText>Grant Allen,</w:delText>
        </w:r>
      </w:del>
      <w:ins w:id="7391" w:author="JY0225" w:date="2017-08-23T16:16:00Z">
        <w:del w:id="7392" w:author="微软用户" w:date="2017-08-24T21:37:00Z">
          <w:r w:rsidR="00C84E68" w:rsidRPr="00706C4C" w:rsidDel="00ED0B09">
            <w:rPr>
              <w:rFonts w:ascii="Times New Roman" w:eastAsia="宋体" w:hAnsi="Times New Roman"/>
              <w:sz w:val="21"/>
              <w:szCs w:val="21"/>
            </w:rPr>
            <w:delText xml:space="preserve"> </w:delText>
          </w:r>
        </w:del>
      </w:ins>
      <w:del w:id="7393" w:author="微软用户" w:date="2017-08-24T21:37:00Z">
        <w:r w:rsidRPr="00706C4C" w:rsidDel="00ED0B09">
          <w:rPr>
            <w:rFonts w:ascii="Times New Roman" w:eastAsia="宋体" w:hAnsi="Times New Roman"/>
            <w:sz w:val="21"/>
            <w:szCs w:val="21"/>
          </w:rPr>
          <w:delText>Mike Owens. iOS Development with SQLite[M].</w:delText>
        </w:r>
      </w:del>
      <w:ins w:id="7394" w:author="JY0225" w:date="2017-08-23T16:16:00Z">
        <w:del w:id="7395" w:author="微软用户" w:date="2017-08-24T21:37:00Z">
          <w:r w:rsidR="00263B95" w:rsidRPr="00706C4C" w:rsidDel="00ED0B09">
            <w:rPr>
              <w:rFonts w:ascii="Times New Roman" w:eastAsia="宋体" w:hAnsi="Times New Roman"/>
              <w:sz w:val="21"/>
              <w:szCs w:val="21"/>
            </w:rPr>
            <w:delText xml:space="preserve"> </w:delText>
          </w:r>
        </w:del>
      </w:ins>
      <w:del w:id="7396" w:author="微软用户" w:date="2017-08-24T21:37:00Z">
        <w:r w:rsidRPr="00706C4C" w:rsidDel="00ED0B09">
          <w:rPr>
            <w:rFonts w:ascii="Times New Roman" w:eastAsia="宋体" w:hAnsi="Times New Roman"/>
            <w:sz w:val="21"/>
            <w:szCs w:val="21"/>
          </w:rPr>
          <w:delText>Apress</w:delText>
        </w:r>
      </w:del>
      <w:ins w:id="7397" w:author="JY0225" w:date="2017-08-23T16:17:00Z">
        <w:del w:id="7398" w:author="微软用户" w:date="2017-08-24T21:37:00Z">
          <w:r w:rsidR="00263B95" w:rsidRPr="00706C4C" w:rsidDel="00ED0B09">
            <w:rPr>
              <w:rFonts w:ascii="Times New Roman" w:eastAsia="宋体" w:hAnsi="Times New Roman"/>
              <w:sz w:val="21"/>
              <w:szCs w:val="21"/>
            </w:rPr>
            <w:delText xml:space="preserve">, </w:delText>
          </w:r>
        </w:del>
      </w:ins>
      <w:del w:id="7399" w:author="微软用户" w:date="2017-08-24T21:37:00Z">
        <w:r w:rsidRPr="00706C4C" w:rsidDel="00ED0B09">
          <w:rPr>
            <w:rFonts w:ascii="Times New Roman" w:eastAsia="宋体" w:hAnsi="Times New Roman"/>
            <w:sz w:val="21"/>
            <w:szCs w:val="21"/>
          </w:rPr>
          <w:delText>:2010.</w:delText>
        </w:r>
        <w:bookmarkEnd w:id="7389"/>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7400" w:name="_Ref489794026"/>
      <w:r w:rsidRPr="00706C4C">
        <w:rPr>
          <w:rFonts w:ascii="Times New Roman" w:eastAsia="宋体" w:hAnsi="Times New Roman"/>
          <w:sz w:val="21"/>
          <w:szCs w:val="21"/>
        </w:rPr>
        <w:t>Wen Tao Liu. Research on the Development of WebSocket Server[J]. Advanced Materials Research,2014,2986(886)</w:t>
      </w:r>
      <w:del w:id="7401"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7400"/>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7402"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7402"/>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7403"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7404"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7405"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7406"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7403"/>
    </w:p>
    <w:p w14:paraId="3ABB71BF" w14:textId="77777777" w:rsidR="00596482" w:rsidRPr="00706C4C" w:rsidDel="002602D0" w:rsidRDefault="00596482" w:rsidP="00706C4C">
      <w:pPr>
        <w:pStyle w:val="a5"/>
        <w:numPr>
          <w:ilvl w:val="0"/>
          <w:numId w:val="1"/>
        </w:numPr>
        <w:spacing w:line="400" w:lineRule="exact"/>
        <w:ind w:left="418" w:firstLineChars="0" w:hanging="418"/>
        <w:rPr>
          <w:del w:id="7407" w:author="微软用户" w:date="2017-08-24T21:55:00Z"/>
          <w:rFonts w:ascii="Times New Roman" w:eastAsia="宋体" w:hAnsi="Times New Roman"/>
          <w:sz w:val="21"/>
          <w:szCs w:val="21"/>
        </w:rPr>
      </w:pPr>
      <w:bookmarkStart w:id="7408" w:name="_Ref489794348"/>
      <w:del w:id="7409"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7410" w:author="JY0225" w:date="2017-08-23T16:17:00Z">
        <w:del w:id="7411" w:author="微软用户" w:date="2017-08-24T21:55:00Z">
          <w:r w:rsidR="00996788" w:rsidRPr="00706C4C" w:rsidDel="002602D0">
            <w:rPr>
              <w:rFonts w:ascii="Times New Roman" w:eastAsia="宋体" w:hAnsi="Times New Roman"/>
              <w:sz w:val="21"/>
              <w:szCs w:val="21"/>
            </w:rPr>
            <w:delText xml:space="preserve"> </w:delText>
          </w:r>
        </w:del>
      </w:ins>
      <w:del w:id="7412" w:author="微软用户" w:date="2017-08-24T21:55:00Z">
        <w:r w:rsidRPr="00706C4C" w:rsidDel="002602D0">
          <w:rPr>
            <w:rFonts w:ascii="Times New Roman" w:eastAsia="宋体" w:hAnsi="Times New Roman"/>
            <w:sz w:val="21"/>
            <w:szCs w:val="21"/>
          </w:rPr>
          <w:delText>2014,</w:delText>
        </w:r>
      </w:del>
      <w:ins w:id="7413" w:author="JY0225" w:date="2017-08-23T16:17:00Z">
        <w:del w:id="7414" w:author="微软用户" w:date="2017-08-24T21:55:00Z">
          <w:r w:rsidR="00963524" w:rsidRPr="00706C4C" w:rsidDel="002602D0">
            <w:rPr>
              <w:rFonts w:ascii="Times New Roman" w:eastAsia="宋体" w:hAnsi="Times New Roman"/>
              <w:sz w:val="21"/>
              <w:szCs w:val="21"/>
            </w:rPr>
            <w:delText xml:space="preserve"> </w:delText>
          </w:r>
        </w:del>
      </w:ins>
      <w:del w:id="7415" w:author="微软用户" w:date="2017-08-24T21:55:00Z">
        <w:r w:rsidRPr="00706C4C" w:rsidDel="002602D0">
          <w:rPr>
            <w:rFonts w:ascii="Times New Roman" w:eastAsia="宋体" w:hAnsi="Times New Roman"/>
            <w:sz w:val="21"/>
            <w:szCs w:val="21"/>
          </w:rPr>
          <w:delText>3047(530):.</w:delText>
        </w:r>
        <w:bookmarkEnd w:id="7408"/>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7416"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7417"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7418"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7416"/>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7419" w:name="_Ref491375612"/>
      <w:r w:rsidRPr="00706C4C">
        <w:rPr>
          <w:rFonts w:ascii="Times New Roman" w:eastAsia="宋体" w:hAnsi="Times New Roman"/>
          <w:sz w:val="21"/>
          <w:szCs w:val="21"/>
        </w:rPr>
        <w:t>Yi Huang,</w:t>
      </w:r>
      <w:ins w:id="7420"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7421"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7422"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7423"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7424"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7425"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7419"/>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7426"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742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742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7429"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7430"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7431"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7426"/>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7432" w:name="_Ref489794793"/>
      <w:r w:rsidRPr="00706C4C">
        <w:rPr>
          <w:rFonts w:ascii="Times New Roman" w:eastAsia="宋体" w:hAnsi="Times New Roman"/>
          <w:sz w:val="21"/>
          <w:szCs w:val="21"/>
        </w:rPr>
        <w:t>韩菲</w:t>
      </w:r>
      <w:ins w:id="7433" w:author="JY0225" w:date="2017-08-23T16:19:00Z">
        <w:r w:rsidR="002F6182" w:rsidRPr="00706C4C">
          <w:rPr>
            <w:rFonts w:ascii="Times New Roman" w:eastAsia="宋体" w:hAnsi="Times New Roman"/>
            <w:sz w:val="21"/>
            <w:szCs w:val="21"/>
          </w:rPr>
          <w:t>.</w:t>
        </w:r>
      </w:ins>
      <w:del w:id="7434"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7435"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7436"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7432"/>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7437" w:name="_Ref489794794"/>
      <w:r w:rsidRPr="00706C4C">
        <w:rPr>
          <w:rFonts w:ascii="Times New Roman" w:eastAsia="宋体" w:hAnsi="Times New Roman"/>
          <w:sz w:val="21"/>
          <w:szCs w:val="21"/>
        </w:rPr>
        <w:t>Sargon Hasso,</w:t>
      </w:r>
      <w:ins w:id="7438"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Applications,2014,07(02)</w:t>
      </w:r>
      <w:del w:id="7439"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7437"/>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7440" w:name="_Ref489794817"/>
      <w:r w:rsidRPr="00706C4C">
        <w:rPr>
          <w:rFonts w:ascii="Times New Roman" w:eastAsia="宋体" w:hAnsi="Times New Roman"/>
          <w:sz w:val="21"/>
          <w:szCs w:val="21"/>
        </w:rPr>
        <w:t>Oksana Nikiforova,</w:t>
      </w:r>
      <w:ins w:id="7441"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7442"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Sciences,2011,44(-1)</w:t>
      </w:r>
      <w:del w:id="7443"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7440"/>
    </w:p>
    <w:p w14:paraId="5112C86C" w14:textId="77777777" w:rsidR="00180959" w:rsidRPr="00706C4C" w:rsidDel="0036530F" w:rsidRDefault="00180959" w:rsidP="00706C4C">
      <w:pPr>
        <w:pStyle w:val="a5"/>
        <w:numPr>
          <w:ilvl w:val="0"/>
          <w:numId w:val="1"/>
        </w:numPr>
        <w:spacing w:line="400" w:lineRule="exact"/>
        <w:ind w:firstLineChars="0"/>
        <w:rPr>
          <w:del w:id="7444" w:author="微软用户" w:date="2017-08-24T21:26:00Z"/>
          <w:rFonts w:ascii="Times New Roman" w:eastAsia="宋体" w:hAnsi="Times New Roman"/>
          <w:sz w:val="21"/>
          <w:szCs w:val="21"/>
        </w:rPr>
      </w:pPr>
      <w:bookmarkStart w:id="7445" w:name="_Ref489794863"/>
      <w:del w:id="7446"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7445"/>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7447" w:name="_Ref489794879"/>
      <w:r w:rsidRPr="00706C4C">
        <w:rPr>
          <w:rFonts w:ascii="Times New Roman" w:eastAsia="宋体" w:hAnsi="Times New Roman"/>
          <w:sz w:val="21"/>
          <w:szCs w:val="21"/>
        </w:rPr>
        <w:t>Jian Zhang,</w:t>
      </w:r>
      <w:ins w:id="744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744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7450"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7451"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7452"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7453"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7447"/>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7454"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745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745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7457"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7458" w:author="JY0225" w:date="2017-08-23T16:20:00Z">
        <w:r w:rsidR="00664E72" w:rsidRPr="00706C4C">
          <w:rPr>
            <w:rFonts w:ascii="Times New Roman" w:eastAsia="宋体" w:hAnsi="Times New Roman"/>
            <w:sz w:val="21"/>
            <w:szCs w:val="21"/>
          </w:rPr>
          <w:t>,</w:t>
        </w:r>
      </w:ins>
      <w:del w:id="7459" w:author="JY0225" w:date="2017-08-23T16:20:00Z">
        <w:r w:rsidRPr="00706C4C" w:rsidDel="00664E72">
          <w:rPr>
            <w:rFonts w:ascii="Times New Roman" w:eastAsia="宋体" w:hAnsi="Times New Roman" w:hint="eastAsia"/>
            <w:sz w:val="21"/>
            <w:szCs w:val="21"/>
          </w:rPr>
          <w:delText>,</w:delText>
        </w:r>
      </w:del>
      <w:ins w:id="7460"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7461"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7462"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7463"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7454"/>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7464" w:name="_Ref491373483"/>
      <w:bookmarkStart w:id="7465"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7466"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7467"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7468"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7469"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7464"/>
      <w:del w:id="7470"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7465"/>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7471" w:name="_Ref491373509"/>
      <w:bookmarkStart w:id="7472"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7471"/>
      <w:del w:id="7473" w:author="JY0225" w:date="2017-08-23T16:21:00Z">
        <w:r w:rsidRPr="00706C4C" w:rsidDel="00A235BA">
          <w:rPr>
            <w:rFonts w:ascii="Times New Roman" w:eastAsia="宋体" w:hAnsi="Times New Roman" w:hint="eastAsia"/>
            <w:sz w:val="21"/>
            <w:szCs w:val="21"/>
          </w:rPr>
          <w:delText xml:space="preserve"> [2017-08-06].</w:delText>
        </w:r>
      </w:del>
      <w:bookmarkEnd w:id="7472"/>
    </w:p>
    <w:p w14:paraId="11F24C5E" w14:textId="77777777" w:rsidR="00646CA4" w:rsidRPr="00706C4C" w:rsidDel="00505AC9" w:rsidRDefault="00646CA4" w:rsidP="00706C4C">
      <w:pPr>
        <w:pStyle w:val="a5"/>
        <w:numPr>
          <w:ilvl w:val="0"/>
          <w:numId w:val="1"/>
        </w:numPr>
        <w:spacing w:line="400" w:lineRule="exact"/>
        <w:ind w:left="418" w:firstLineChars="0" w:hanging="418"/>
        <w:rPr>
          <w:del w:id="7474" w:author="微软用户" w:date="2017-08-24T21:31:00Z"/>
          <w:rFonts w:ascii="Times New Roman" w:eastAsia="宋体" w:hAnsi="Times New Roman"/>
          <w:sz w:val="21"/>
          <w:szCs w:val="21"/>
        </w:rPr>
      </w:pPr>
      <w:bookmarkStart w:id="7475" w:name="_Ref489795056"/>
      <w:del w:id="7476"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7475"/>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7477" w:name="_Ref489795089"/>
      <w:r w:rsidRPr="00706C4C">
        <w:rPr>
          <w:rFonts w:ascii="Times New Roman" w:eastAsia="宋体" w:hAnsi="Times New Roman"/>
          <w:sz w:val="21"/>
          <w:szCs w:val="21"/>
        </w:rPr>
        <w:t>Harish Dehariya,</w:t>
      </w:r>
      <w:ins w:id="747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747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Prevention Techniques for SQL Injection Attacks[J]. International Journal of Wireless and </w:t>
      </w:r>
      <w:r w:rsidRPr="00706C4C">
        <w:rPr>
          <w:rFonts w:ascii="Times New Roman" w:eastAsia="宋体" w:hAnsi="Times New Roman"/>
          <w:sz w:val="21"/>
          <w:szCs w:val="21"/>
        </w:rPr>
        <w:lastRenderedPageBreak/>
        <w:t>Microwave Technologies(IJWMT),</w:t>
      </w:r>
      <w:ins w:id="748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748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7482"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7477"/>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7483" w:name="_Toc492457654"/>
      <w:r>
        <w:rPr>
          <w:rFonts w:ascii="Times New Roman" w:hAnsi="Times New Roman" w:hint="eastAsia"/>
        </w:rPr>
        <w:lastRenderedPageBreak/>
        <w:t>在读期间发表</w:t>
      </w:r>
      <w:r w:rsidR="00E948AE">
        <w:rPr>
          <w:rFonts w:ascii="Times New Roman" w:hAnsi="Times New Roman" w:hint="eastAsia"/>
        </w:rPr>
        <w:t>论文</w:t>
      </w:r>
      <w:bookmarkEnd w:id="7483"/>
    </w:p>
    <w:p w14:paraId="79783E82" w14:textId="0AABE8E3" w:rsidR="00DB6C01" w:rsidRPr="00F863A0" w:rsidRDefault="00AE639B">
      <w:pPr>
        <w:pStyle w:val="a7"/>
        <w:numPr>
          <w:ilvl w:val="0"/>
          <w:numId w:val="25"/>
        </w:numPr>
        <w:spacing w:line="400" w:lineRule="exact"/>
        <w:jc w:val="both"/>
        <w:rPr>
          <w:sz w:val="21"/>
          <w:szCs w:val="21"/>
          <w:rPrChange w:id="7484" w:author="微软用户" w:date="2017-08-24T21:33:00Z">
            <w:rPr/>
          </w:rPrChange>
        </w:rPr>
        <w:pPrChange w:id="7485"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7486" w:name="_Toc492457655"/>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7294"/>
      <w:bookmarkEnd w:id="7295"/>
      <w:bookmarkEnd w:id="7296"/>
      <w:bookmarkEnd w:id="7486"/>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7487"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7488"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2" w:author="Spencer" w:date="2017-09-05T12:48:00Z" w:initials="S">
    <w:p w14:paraId="1AE72830" w14:textId="2222F924" w:rsidR="003D6DB2" w:rsidRDefault="003D6DB2">
      <w:pPr>
        <w:pStyle w:val="af0"/>
      </w:pPr>
      <w:r>
        <w:rPr>
          <w:rStyle w:val="af2"/>
        </w:rPr>
        <w:annotationRef/>
      </w:r>
      <w:r>
        <w:rPr>
          <w:rFonts w:hint="eastAsia"/>
        </w:rPr>
        <w:t>这一句做了较大改动，可以看一下是不是符合原意。我不太确定</w:t>
      </w:r>
    </w:p>
  </w:comment>
  <w:comment w:id="613" w:author="Spencer" w:date="2017-09-05T13:50:00Z" w:initials="S">
    <w:p w14:paraId="60C4705B" w14:textId="41B7B70A" w:rsidR="00EF7583" w:rsidRDefault="00EF7583">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633" w:author="Spencer" w:date="2017-09-05T12:24:00Z" w:initials="S">
    <w:p w14:paraId="79B6270F" w14:textId="10E9469F" w:rsidR="008708FD" w:rsidRDefault="008708FD">
      <w:pPr>
        <w:pStyle w:val="af0"/>
      </w:pPr>
      <w:r>
        <w:rPr>
          <w:rStyle w:val="af2"/>
        </w:rPr>
        <w:annotationRef/>
      </w:r>
      <w:r>
        <w:rPr>
          <w:rFonts w:hint="eastAsia"/>
        </w:rPr>
        <w:t>时态注意要一致，第二段用的</w:t>
      </w:r>
      <w:r>
        <w:rPr>
          <w:rFonts w:hint="eastAsia"/>
        </w:rPr>
        <w:t>this</w:t>
      </w:r>
      <w:r>
        <w:t xml:space="preserve"> </w:t>
      </w:r>
      <w:r>
        <w:rPr>
          <w:rFonts w:hint="eastAsia"/>
        </w:rPr>
        <w:t>paper</w:t>
      </w:r>
      <w:r>
        <w:t xml:space="preserve"> </w:t>
      </w:r>
      <w:r>
        <w:rPr>
          <w:rFonts w:hint="eastAsia"/>
        </w:rPr>
        <w:t>designs</w:t>
      </w:r>
      <w:r>
        <w:t xml:space="preserve"> </w:t>
      </w:r>
      <w:r>
        <w:rPr>
          <w:rFonts w:hint="eastAsia"/>
        </w:rPr>
        <w:t>and</w:t>
      </w:r>
      <w:r>
        <w:t xml:space="preserve"> </w:t>
      </w:r>
      <w:r>
        <w:rPr>
          <w:rFonts w:hint="eastAsia"/>
        </w:rPr>
        <w:t>implements</w:t>
      </w:r>
      <w:r>
        <w:t>…</w:t>
      </w:r>
    </w:p>
    <w:p w14:paraId="6046EA25" w14:textId="21FB2B82" w:rsidR="008708FD" w:rsidRDefault="008708FD">
      <w:pPr>
        <w:pStyle w:val="af0"/>
      </w:pPr>
      <w:r>
        <w:rPr>
          <w:rFonts w:hint="eastAsia"/>
        </w:rPr>
        <w:t>这里也改成一般现在时比较好。</w:t>
      </w:r>
    </w:p>
  </w:comment>
  <w:comment w:id="784" w:author="JY0225" w:date="2017-07-19T10:27:00Z" w:initials="J">
    <w:p w14:paraId="608084C2" w14:textId="77777777" w:rsidR="00D32D49" w:rsidRDefault="00D32D49">
      <w:pPr>
        <w:pStyle w:val="af0"/>
      </w:pPr>
      <w:r>
        <w:rPr>
          <w:rStyle w:val="af2"/>
        </w:rPr>
        <w:annotationRef/>
      </w:r>
      <w:r>
        <w:rPr>
          <w:rFonts w:hint="eastAsia"/>
        </w:rPr>
        <w:t>安全性</w:t>
      </w:r>
    </w:p>
  </w:comment>
  <w:comment w:id="816" w:author="JY0225" w:date="2017-07-19T10:27:00Z" w:initials="J">
    <w:p w14:paraId="3D71FDC3" w14:textId="77777777" w:rsidR="00D32D49" w:rsidRDefault="00D32D49">
      <w:pPr>
        <w:pStyle w:val="af0"/>
      </w:pPr>
      <w:r>
        <w:rPr>
          <w:rStyle w:val="af2"/>
        </w:rPr>
        <w:annotationRef/>
      </w:r>
      <w:r>
        <w:rPr>
          <w:rFonts w:hint="eastAsia"/>
        </w:rPr>
        <w:t>网络稳定性</w:t>
      </w:r>
    </w:p>
  </w:comment>
  <w:comment w:id="836" w:author="JY0225" w:date="2017-07-19T10:27:00Z" w:initials="J">
    <w:p w14:paraId="59210245" w14:textId="77777777" w:rsidR="00D32D49" w:rsidRDefault="00D32D49">
      <w:pPr>
        <w:pStyle w:val="af0"/>
      </w:pPr>
      <w:r>
        <w:rPr>
          <w:rStyle w:val="af2"/>
        </w:rPr>
        <w:annotationRef/>
      </w:r>
      <w:r>
        <w:rPr>
          <w:rFonts w:hint="eastAsia"/>
        </w:rPr>
        <w:t>数据冗余性和本地缓存</w:t>
      </w:r>
    </w:p>
  </w:comment>
  <w:comment w:id="857" w:author="JY0225" w:date="2017-07-19T10:39:00Z" w:initials="J">
    <w:p w14:paraId="62610880" w14:textId="77777777" w:rsidR="00D32D49" w:rsidRDefault="00D32D49">
      <w:pPr>
        <w:pStyle w:val="af0"/>
      </w:pPr>
      <w:r>
        <w:rPr>
          <w:rStyle w:val="af2"/>
        </w:rPr>
        <w:annotationRef/>
      </w:r>
      <w:r>
        <w:rPr>
          <w:rFonts w:hint="eastAsia"/>
        </w:rPr>
        <w:t>多平台性</w:t>
      </w:r>
    </w:p>
  </w:comment>
  <w:comment w:id="908" w:author="JY0225" w:date="2017-07-19T21:39:00Z" w:initials="J">
    <w:p w14:paraId="3F9004DF" w14:textId="77777777" w:rsidR="00D32D49" w:rsidRDefault="00D32D49">
      <w:pPr>
        <w:pStyle w:val="af0"/>
      </w:pPr>
      <w:r>
        <w:rPr>
          <w:rStyle w:val="af2"/>
        </w:rPr>
        <w:annotationRef/>
      </w:r>
      <w:r>
        <w:rPr>
          <w:rFonts w:hint="eastAsia"/>
        </w:rPr>
        <w:t>安全性</w:t>
      </w:r>
    </w:p>
  </w:comment>
  <w:comment w:id="997" w:author="JY0225" w:date="2017-07-20T13:30:00Z" w:initials="J">
    <w:p w14:paraId="1317A7D8" w14:textId="77777777" w:rsidR="00D32D49" w:rsidRDefault="00D32D49">
      <w:pPr>
        <w:pStyle w:val="af0"/>
      </w:pPr>
      <w:r>
        <w:rPr>
          <w:rStyle w:val="af2"/>
        </w:rPr>
        <w:annotationRef/>
      </w:r>
      <w:r>
        <w:rPr>
          <w:rFonts w:hint="eastAsia"/>
        </w:rPr>
        <w:t>大文件上传与断点续传</w:t>
      </w:r>
    </w:p>
  </w:comment>
  <w:comment w:id="1060" w:author="JY0225" w:date="2017-07-19T21:39:00Z" w:initials="J">
    <w:p w14:paraId="0D8ED23A" w14:textId="77777777" w:rsidR="00D32D49" w:rsidRDefault="00D32D49">
      <w:pPr>
        <w:pStyle w:val="af0"/>
      </w:pPr>
      <w:r>
        <w:rPr>
          <w:rStyle w:val="af2"/>
        </w:rPr>
        <w:annotationRef/>
      </w:r>
      <w:r>
        <w:rPr>
          <w:rFonts w:hint="eastAsia"/>
        </w:rPr>
        <w:t>数据冗余处理</w:t>
      </w:r>
    </w:p>
  </w:comment>
  <w:comment w:id="1166" w:author="JY0225" w:date="2017-07-20T13:55:00Z" w:initials="J">
    <w:p w14:paraId="3B23BCDC" w14:textId="77777777" w:rsidR="00D32D49" w:rsidRDefault="00D32D49">
      <w:pPr>
        <w:pStyle w:val="af0"/>
      </w:pPr>
      <w:r>
        <w:rPr>
          <w:rStyle w:val="af2"/>
        </w:rPr>
        <w:annotationRef/>
      </w:r>
      <w:r>
        <w:rPr>
          <w:rFonts w:hint="eastAsia"/>
        </w:rPr>
        <w:t>多平台支持</w:t>
      </w:r>
    </w:p>
  </w:comment>
  <w:comment w:id="3397" w:author="Liu, Wu" w:date="2017-07-25T15:25:00Z" w:initials="LW">
    <w:p w14:paraId="1D83E657" w14:textId="77777777" w:rsidR="00D32D49" w:rsidRDefault="00D32D49">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3414" w:author="Liu, Wu" w:date="2017-07-25T16:29:00Z" w:initials="LW">
    <w:p w14:paraId="68286BAC" w14:textId="77777777" w:rsidR="00D32D49" w:rsidRDefault="00D32D49">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E72830" w15:done="0"/>
  <w15:commentEx w15:paraId="60C4705B" w15:done="0"/>
  <w15:commentEx w15:paraId="6046EA25"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FC23B" w14:textId="77777777" w:rsidR="00587B4B" w:rsidRDefault="00587B4B" w:rsidP="0041428B">
      <w:r>
        <w:separator/>
      </w:r>
    </w:p>
  </w:endnote>
  <w:endnote w:type="continuationSeparator" w:id="0">
    <w:p w14:paraId="25B03CD9" w14:textId="77777777" w:rsidR="00587B4B" w:rsidRDefault="00587B4B"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D32D49" w:rsidRDefault="00D32D49">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32D49" w:rsidRDefault="00D32D4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5218115C" w:rsidR="00D32D49" w:rsidRDefault="00D32D49">
        <w:pPr>
          <w:pStyle w:val="aa"/>
          <w:ind w:firstLine="480"/>
          <w:jc w:val="center"/>
        </w:pPr>
        <w:r>
          <w:fldChar w:fldCharType="begin"/>
        </w:r>
        <w:r>
          <w:instrText>PAGE   \* MERGEFORMAT</w:instrText>
        </w:r>
        <w:r>
          <w:fldChar w:fldCharType="separate"/>
        </w:r>
        <w:r w:rsidR="00173D03" w:rsidRPr="00173D03">
          <w:rPr>
            <w:noProof/>
            <w:lang w:val="zh-CN"/>
          </w:rPr>
          <w:t>16</w:t>
        </w:r>
        <w:r>
          <w:fldChar w:fldCharType="end"/>
        </w:r>
      </w:p>
    </w:sdtContent>
  </w:sdt>
  <w:p w14:paraId="4F778C70" w14:textId="77777777" w:rsidR="00D32D49" w:rsidRDefault="00D32D4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D32D49" w:rsidRDefault="00D32D49">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D32D49" w:rsidRDefault="00D32D49">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D32D49" w:rsidRDefault="00D32D49">
    <w:pPr>
      <w:pStyle w:val="aa"/>
      <w:ind w:firstLine="480"/>
      <w:jc w:val="center"/>
    </w:pPr>
    <w:r>
      <w:rPr>
        <w:rFonts w:hint="eastAsia"/>
      </w:rPr>
      <w:t>1</w:t>
    </w:r>
  </w:p>
  <w:p w14:paraId="203CC5C4" w14:textId="77777777" w:rsidR="00D32D49" w:rsidRDefault="00D32D49">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D32D49" w:rsidRDefault="00D32D49">
        <w:pPr>
          <w:pStyle w:val="aa"/>
          <w:ind w:firstLine="480"/>
          <w:jc w:val="center"/>
        </w:pPr>
        <w:r>
          <w:t>53</w:t>
        </w:r>
      </w:p>
    </w:sdtContent>
  </w:sdt>
  <w:p w14:paraId="639C6468" w14:textId="77777777" w:rsidR="00D32D49" w:rsidRDefault="00D32D4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B1ACA" w14:textId="77777777" w:rsidR="00587B4B" w:rsidRDefault="00587B4B" w:rsidP="0041428B">
      <w:r>
        <w:separator/>
      </w:r>
    </w:p>
  </w:footnote>
  <w:footnote w:type="continuationSeparator" w:id="0">
    <w:p w14:paraId="517BC3F2" w14:textId="77777777" w:rsidR="00587B4B" w:rsidRDefault="00587B4B" w:rsidP="0041428B">
      <w:r>
        <w:continuationSeparator/>
      </w:r>
    </w:p>
  </w:footnote>
  <w:footnote w:id="1">
    <w:p w14:paraId="651109D4" w14:textId="77777777" w:rsidR="00D32D49" w:rsidRDefault="00D32D49">
      <w:pPr>
        <w:pStyle w:val="afff0"/>
      </w:pPr>
      <w:r>
        <w:rPr>
          <w:rStyle w:val="affff8"/>
        </w:rPr>
        <w:footnoteRef/>
      </w:r>
      <w:r>
        <w:t xml:space="preserve"> </w:t>
      </w:r>
      <w:r w:rsidRPr="00443AD4">
        <w:t>http://www.freebuf.com/news/97925.html</w:t>
      </w:r>
    </w:p>
  </w:footnote>
  <w:footnote w:id="2">
    <w:p w14:paraId="59B2F5E9" w14:textId="77777777" w:rsidR="00D32D49" w:rsidRPr="003F1AFE" w:rsidRDefault="00D32D49">
      <w:pPr>
        <w:pStyle w:val="afff0"/>
      </w:pPr>
      <w:r>
        <w:rPr>
          <w:rStyle w:val="affff8"/>
        </w:rPr>
        <w:footnoteRef/>
      </w:r>
      <w:r>
        <w:t xml:space="preserve"> </w:t>
      </w:r>
      <w:r w:rsidRPr="003F1AFE">
        <w:t>http://mobile.zol.com.cn/597/5974727_all.html</w:t>
      </w:r>
    </w:p>
  </w:footnote>
  <w:footnote w:id="3">
    <w:p w14:paraId="4190DB10" w14:textId="77777777" w:rsidR="00D32D49" w:rsidRDefault="00D32D49" w:rsidP="00DC3BB6">
      <w:pPr>
        <w:pStyle w:val="afff0"/>
      </w:pPr>
      <w:r>
        <w:rPr>
          <w:rStyle w:val="affff8"/>
        </w:rPr>
        <w:footnoteRef/>
      </w:r>
      <w:r>
        <w:t xml:space="preserve"> </w:t>
      </w:r>
      <w:r w:rsidRPr="00E25599">
        <w:t>http://anquan.baidu.com/bbs/thread-395277-1-1.html</w:t>
      </w:r>
    </w:p>
  </w:footnote>
  <w:footnote w:id="4">
    <w:p w14:paraId="6D30D278" w14:textId="77777777" w:rsidR="00D32D49" w:rsidRPr="00B60D92" w:rsidRDefault="00D32D49" w:rsidP="00DC3BB6">
      <w:pPr>
        <w:pStyle w:val="afff0"/>
      </w:pPr>
      <w:r>
        <w:rPr>
          <w:rStyle w:val="affff8"/>
        </w:rPr>
        <w:footnoteRef/>
      </w:r>
      <w:r>
        <w:t xml:space="preserve"> </w:t>
      </w:r>
      <w:r w:rsidRPr="00B60D92">
        <w:t>https://www.slideshare.net/ibmsecurity/remote-exploitation-of-the-dropbox-sdk-for-android</w:t>
      </w:r>
    </w:p>
  </w:footnote>
  <w:footnote w:id="5">
    <w:p w14:paraId="050747C0" w14:textId="77777777" w:rsidR="00D32D49" w:rsidRPr="009D4C79" w:rsidRDefault="00D32D49">
      <w:pPr>
        <w:pStyle w:val="afff0"/>
      </w:pPr>
      <w:r>
        <w:rPr>
          <w:rStyle w:val="affff8"/>
        </w:rPr>
        <w:footnoteRef/>
      </w:r>
      <w:r>
        <w:t xml:space="preserve"> </w:t>
      </w:r>
      <w:r w:rsidRPr="009D4C79">
        <w:t>https://en.wikipedia.org/wiki/Java_Development_Kit</w:t>
      </w:r>
    </w:p>
  </w:footnote>
  <w:footnote w:id="6">
    <w:p w14:paraId="4DD9A606" w14:textId="77777777" w:rsidR="00D32D49" w:rsidRDefault="00D32D49">
      <w:pPr>
        <w:pStyle w:val="afff0"/>
      </w:pPr>
      <w:r>
        <w:rPr>
          <w:rStyle w:val="affff8"/>
        </w:rPr>
        <w:footnoteRef/>
      </w:r>
      <w:r>
        <w:t xml:space="preserve"> </w:t>
      </w:r>
      <w:r w:rsidRPr="00A16998">
        <w:t>http://www.ietf.org/rfc/rfc2616.txt</w:t>
      </w:r>
    </w:p>
  </w:footnote>
  <w:footnote w:id="7">
    <w:p w14:paraId="51C5CE5C" w14:textId="77777777" w:rsidR="00D32D49" w:rsidRDefault="00D32D49">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D32D49" w:rsidRPr="0011115E" w:rsidRDefault="00D32D49"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D32D49" w:rsidRPr="003925A9" w:rsidRDefault="00D32D49"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D32D49" w:rsidRPr="008C6AFE" w:rsidRDefault="00D32D49"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D32D49" w:rsidRPr="008C6AFE" w:rsidRDefault="00D32D49"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D32D49" w:rsidRPr="008C6AFE" w:rsidRDefault="00D32D49"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D32D49" w:rsidRPr="008C6AFE" w:rsidRDefault="00D32D49"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D32D49" w:rsidRPr="005B43E0" w:rsidRDefault="00D32D49"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D32D49" w:rsidRPr="003D3BAD" w:rsidRDefault="00D32D49"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636C"/>
    <w:rsid w:val="0000714B"/>
    <w:rsid w:val="00007196"/>
    <w:rsid w:val="00010001"/>
    <w:rsid w:val="0001018D"/>
    <w:rsid w:val="00010307"/>
    <w:rsid w:val="000103E6"/>
    <w:rsid w:val="00010503"/>
    <w:rsid w:val="00010CC0"/>
    <w:rsid w:val="000111EB"/>
    <w:rsid w:val="0001131F"/>
    <w:rsid w:val="000136AA"/>
    <w:rsid w:val="00014073"/>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E0"/>
    <w:rsid w:val="0008759D"/>
    <w:rsid w:val="000875AC"/>
    <w:rsid w:val="000879DD"/>
    <w:rsid w:val="00087C6F"/>
    <w:rsid w:val="000905AE"/>
    <w:rsid w:val="00090718"/>
    <w:rsid w:val="00090B00"/>
    <w:rsid w:val="00090BB8"/>
    <w:rsid w:val="00091029"/>
    <w:rsid w:val="000914AD"/>
    <w:rsid w:val="000916A2"/>
    <w:rsid w:val="00091DF8"/>
    <w:rsid w:val="000921ED"/>
    <w:rsid w:val="0009254E"/>
    <w:rsid w:val="00092C1B"/>
    <w:rsid w:val="00093B6C"/>
    <w:rsid w:val="0009403E"/>
    <w:rsid w:val="0009415D"/>
    <w:rsid w:val="00094583"/>
    <w:rsid w:val="00094907"/>
    <w:rsid w:val="00094C36"/>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9F3"/>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28C9"/>
    <w:rsid w:val="000E355B"/>
    <w:rsid w:val="000E37FD"/>
    <w:rsid w:val="000E3ED0"/>
    <w:rsid w:val="000E44B5"/>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D8"/>
    <w:rsid w:val="00104F09"/>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D03"/>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966"/>
    <w:rsid w:val="001B39D6"/>
    <w:rsid w:val="001B3A48"/>
    <w:rsid w:val="001B3AD5"/>
    <w:rsid w:val="001B4119"/>
    <w:rsid w:val="001B412F"/>
    <w:rsid w:val="001B4624"/>
    <w:rsid w:val="001B47FA"/>
    <w:rsid w:val="001B4803"/>
    <w:rsid w:val="001B4999"/>
    <w:rsid w:val="001B4D5C"/>
    <w:rsid w:val="001B4DE4"/>
    <w:rsid w:val="001B4E3A"/>
    <w:rsid w:val="001B510F"/>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588E"/>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74C"/>
    <w:rsid w:val="001F0017"/>
    <w:rsid w:val="001F012D"/>
    <w:rsid w:val="001F06FD"/>
    <w:rsid w:val="001F0FE9"/>
    <w:rsid w:val="001F12E1"/>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5387"/>
    <w:rsid w:val="002053CE"/>
    <w:rsid w:val="00205C1D"/>
    <w:rsid w:val="00205CBA"/>
    <w:rsid w:val="00205EDA"/>
    <w:rsid w:val="00206606"/>
    <w:rsid w:val="00206BCD"/>
    <w:rsid w:val="002073C9"/>
    <w:rsid w:val="002076CD"/>
    <w:rsid w:val="00207B1D"/>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1DFC"/>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C60"/>
    <w:rsid w:val="002C67A6"/>
    <w:rsid w:val="002C6EAF"/>
    <w:rsid w:val="002C7732"/>
    <w:rsid w:val="002C789E"/>
    <w:rsid w:val="002C7A4A"/>
    <w:rsid w:val="002D041C"/>
    <w:rsid w:val="002D0968"/>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C5A"/>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2B06"/>
    <w:rsid w:val="003D3942"/>
    <w:rsid w:val="003D3B8E"/>
    <w:rsid w:val="003D3BAD"/>
    <w:rsid w:val="003D4624"/>
    <w:rsid w:val="003D4695"/>
    <w:rsid w:val="003D512A"/>
    <w:rsid w:val="003D522E"/>
    <w:rsid w:val="003D5345"/>
    <w:rsid w:val="003D537B"/>
    <w:rsid w:val="003D5A1A"/>
    <w:rsid w:val="003D5D57"/>
    <w:rsid w:val="003D6C2F"/>
    <w:rsid w:val="003D6DB2"/>
    <w:rsid w:val="003D7160"/>
    <w:rsid w:val="003D73E7"/>
    <w:rsid w:val="003D75FE"/>
    <w:rsid w:val="003D7736"/>
    <w:rsid w:val="003D79A9"/>
    <w:rsid w:val="003D7B7A"/>
    <w:rsid w:val="003D7DC8"/>
    <w:rsid w:val="003E009F"/>
    <w:rsid w:val="003E0226"/>
    <w:rsid w:val="003E0325"/>
    <w:rsid w:val="003E112B"/>
    <w:rsid w:val="003E15D6"/>
    <w:rsid w:val="003E1F6A"/>
    <w:rsid w:val="003E2342"/>
    <w:rsid w:val="003E267A"/>
    <w:rsid w:val="003E2720"/>
    <w:rsid w:val="003E2D2D"/>
    <w:rsid w:val="003E3048"/>
    <w:rsid w:val="003E30E0"/>
    <w:rsid w:val="003E3ABC"/>
    <w:rsid w:val="003E3B79"/>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15D"/>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469"/>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7D8"/>
    <w:rsid w:val="00451851"/>
    <w:rsid w:val="004519CB"/>
    <w:rsid w:val="0045242D"/>
    <w:rsid w:val="00452A39"/>
    <w:rsid w:val="00453251"/>
    <w:rsid w:val="00453535"/>
    <w:rsid w:val="0045353B"/>
    <w:rsid w:val="0045379F"/>
    <w:rsid w:val="00453842"/>
    <w:rsid w:val="0045387E"/>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6E8"/>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70C"/>
    <w:rsid w:val="005158DC"/>
    <w:rsid w:val="00515AE3"/>
    <w:rsid w:val="00515CE6"/>
    <w:rsid w:val="00515F51"/>
    <w:rsid w:val="0051657A"/>
    <w:rsid w:val="00516952"/>
    <w:rsid w:val="00516A9E"/>
    <w:rsid w:val="005206C5"/>
    <w:rsid w:val="00520E50"/>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B4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AE3"/>
    <w:rsid w:val="00596C42"/>
    <w:rsid w:val="005974A2"/>
    <w:rsid w:val="00597668"/>
    <w:rsid w:val="005977AD"/>
    <w:rsid w:val="00597F21"/>
    <w:rsid w:val="005A054C"/>
    <w:rsid w:val="005A221B"/>
    <w:rsid w:val="005A28CB"/>
    <w:rsid w:val="005A2915"/>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1C8F"/>
    <w:rsid w:val="005C24B9"/>
    <w:rsid w:val="005C26E4"/>
    <w:rsid w:val="005C2A49"/>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2811"/>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2FE"/>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414"/>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03E"/>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6F3D"/>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F6D"/>
    <w:rsid w:val="006C7819"/>
    <w:rsid w:val="006C7828"/>
    <w:rsid w:val="006C7A76"/>
    <w:rsid w:val="006D0514"/>
    <w:rsid w:val="006D068C"/>
    <w:rsid w:val="006D07CA"/>
    <w:rsid w:val="006D08C8"/>
    <w:rsid w:val="006D0BFC"/>
    <w:rsid w:val="006D107B"/>
    <w:rsid w:val="006D10C2"/>
    <w:rsid w:val="006D134E"/>
    <w:rsid w:val="006D138D"/>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3AB"/>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71EA"/>
    <w:rsid w:val="00817740"/>
    <w:rsid w:val="00820B35"/>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9D"/>
    <w:rsid w:val="008675FB"/>
    <w:rsid w:val="00867696"/>
    <w:rsid w:val="00867DAC"/>
    <w:rsid w:val="0087084C"/>
    <w:rsid w:val="008708FD"/>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4743"/>
    <w:rsid w:val="00875B6B"/>
    <w:rsid w:val="0087615D"/>
    <w:rsid w:val="00876293"/>
    <w:rsid w:val="00876907"/>
    <w:rsid w:val="00876E83"/>
    <w:rsid w:val="0087720A"/>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42"/>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FA1"/>
    <w:rsid w:val="009111A4"/>
    <w:rsid w:val="00911947"/>
    <w:rsid w:val="00912023"/>
    <w:rsid w:val="009120F2"/>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4E94"/>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190"/>
    <w:rsid w:val="00976260"/>
    <w:rsid w:val="009768B2"/>
    <w:rsid w:val="00976A89"/>
    <w:rsid w:val="00976D21"/>
    <w:rsid w:val="00976D9C"/>
    <w:rsid w:val="00976F64"/>
    <w:rsid w:val="009776FB"/>
    <w:rsid w:val="0097783E"/>
    <w:rsid w:val="00977D5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3C7"/>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5250"/>
    <w:rsid w:val="00A355F0"/>
    <w:rsid w:val="00A35650"/>
    <w:rsid w:val="00A358E9"/>
    <w:rsid w:val="00A359C8"/>
    <w:rsid w:val="00A35B9B"/>
    <w:rsid w:val="00A35D1C"/>
    <w:rsid w:val="00A36AE1"/>
    <w:rsid w:val="00A3725F"/>
    <w:rsid w:val="00A377F6"/>
    <w:rsid w:val="00A3797C"/>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AAA"/>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BAE"/>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5DD2"/>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0E1"/>
    <w:rsid w:val="00B4283F"/>
    <w:rsid w:val="00B42CBA"/>
    <w:rsid w:val="00B42E09"/>
    <w:rsid w:val="00B43118"/>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787"/>
    <w:rsid w:val="00BC7F9B"/>
    <w:rsid w:val="00BD0042"/>
    <w:rsid w:val="00BD00EB"/>
    <w:rsid w:val="00BD1224"/>
    <w:rsid w:val="00BD1597"/>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60"/>
    <w:rsid w:val="00C236F7"/>
    <w:rsid w:val="00C23E44"/>
    <w:rsid w:val="00C24B73"/>
    <w:rsid w:val="00C24D98"/>
    <w:rsid w:val="00C253C3"/>
    <w:rsid w:val="00C25968"/>
    <w:rsid w:val="00C25B1A"/>
    <w:rsid w:val="00C2693A"/>
    <w:rsid w:val="00C26D0D"/>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1CE0"/>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CC6"/>
    <w:rsid w:val="00C702D5"/>
    <w:rsid w:val="00C70D01"/>
    <w:rsid w:val="00C7106E"/>
    <w:rsid w:val="00C7186F"/>
    <w:rsid w:val="00C71884"/>
    <w:rsid w:val="00C71F34"/>
    <w:rsid w:val="00C725C7"/>
    <w:rsid w:val="00C72D7E"/>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E0F"/>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1F32"/>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48EA"/>
    <w:rsid w:val="00D853F0"/>
    <w:rsid w:val="00D85AC3"/>
    <w:rsid w:val="00D85D98"/>
    <w:rsid w:val="00D8632B"/>
    <w:rsid w:val="00D865E9"/>
    <w:rsid w:val="00D86C9A"/>
    <w:rsid w:val="00D87004"/>
    <w:rsid w:val="00D8757B"/>
    <w:rsid w:val="00D87ABD"/>
    <w:rsid w:val="00D87F92"/>
    <w:rsid w:val="00D903D1"/>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807"/>
    <w:rsid w:val="00D94C4E"/>
    <w:rsid w:val="00D95009"/>
    <w:rsid w:val="00D95857"/>
    <w:rsid w:val="00D9640A"/>
    <w:rsid w:val="00D96D61"/>
    <w:rsid w:val="00D971A7"/>
    <w:rsid w:val="00D97429"/>
    <w:rsid w:val="00D975D3"/>
    <w:rsid w:val="00D97BE8"/>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95F"/>
    <w:rsid w:val="00E114AF"/>
    <w:rsid w:val="00E114CA"/>
    <w:rsid w:val="00E12578"/>
    <w:rsid w:val="00E12D41"/>
    <w:rsid w:val="00E12DE6"/>
    <w:rsid w:val="00E13540"/>
    <w:rsid w:val="00E1376E"/>
    <w:rsid w:val="00E138AB"/>
    <w:rsid w:val="00E13C5C"/>
    <w:rsid w:val="00E13D17"/>
    <w:rsid w:val="00E14C62"/>
    <w:rsid w:val="00E14DCB"/>
    <w:rsid w:val="00E1521A"/>
    <w:rsid w:val="00E156FC"/>
    <w:rsid w:val="00E15A09"/>
    <w:rsid w:val="00E15D9E"/>
    <w:rsid w:val="00E15DC8"/>
    <w:rsid w:val="00E1657E"/>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46"/>
    <w:rsid w:val="00EA66D1"/>
    <w:rsid w:val="00EA6CEA"/>
    <w:rsid w:val="00EA77A7"/>
    <w:rsid w:val="00EA77CC"/>
    <w:rsid w:val="00EA7976"/>
    <w:rsid w:val="00EB072F"/>
    <w:rsid w:val="00EB077F"/>
    <w:rsid w:val="00EB08C1"/>
    <w:rsid w:val="00EB0E27"/>
    <w:rsid w:val="00EB16B7"/>
    <w:rsid w:val="00EB18E2"/>
    <w:rsid w:val="00EB1A56"/>
    <w:rsid w:val="00EB1E1B"/>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EF7583"/>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59D"/>
    <w:rsid w:val="00F146E5"/>
    <w:rsid w:val="00F14935"/>
    <w:rsid w:val="00F14E0A"/>
    <w:rsid w:val="00F14F69"/>
    <w:rsid w:val="00F150B0"/>
    <w:rsid w:val="00F15EFB"/>
    <w:rsid w:val="00F16B7B"/>
    <w:rsid w:val="00F16CEA"/>
    <w:rsid w:val="00F17785"/>
    <w:rsid w:val="00F17BCC"/>
    <w:rsid w:val="00F17FD6"/>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710"/>
    <w:rsid w:val="00F42938"/>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D21"/>
    <w:rsid w:val="00FA0FE9"/>
    <w:rsid w:val="00FA312D"/>
    <w:rsid w:val="00FA3144"/>
    <w:rsid w:val="00FA3774"/>
    <w:rsid w:val="00FA3836"/>
    <w:rsid w:val="00FA3BF8"/>
    <w:rsid w:val="00FA4081"/>
    <w:rsid w:val="00FA485D"/>
    <w:rsid w:val="00FA4894"/>
    <w:rsid w:val="00FA53FC"/>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3FE6"/>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package" Target="embeddings/Microsoft_Visio___.vsdx"/><Relationship Id="rId42" Type="http://schemas.openxmlformats.org/officeDocument/2006/relationships/package" Target="embeddings/Microsoft_Visio___7.vsdx"/><Relationship Id="rId47" Type="http://schemas.openxmlformats.org/officeDocument/2006/relationships/image" Target="media/image20.jpg"/><Relationship Id="rId63" Type="http://schemas.openxmlformats.org/officeDocument/2006/relationships/package" Target="embeddings/Microsoft_Visio___14.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5.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6.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4.vsdx"/><Relationship Id="rId38" Type="http://schemas.openxmlformats.org/officeDocument/2006/relationships/image" Target="media/image14.emf"/><Relationship Id="rId46" Type="http://schemas.openxmlformats.org/officeDocument/2006/relationships/package" Target="embeddings/Microsoft_Visio___8.vsdx"/><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__1.vsdx"/><Relationship Id="rId28" Type="http://schemas.openxmlformats.org/officeDocument/2006/relationships/package" Target="embeddings/Microsoft_Visio___2.vsdx"/><Relationship Id="rId36" Type="http://schemas.openxmlformats.org/officeDocument/2006/relationships/image" Target="media/image13.emf"/><Relationship Id="rId49" Type="http://schemas.openxmlformats.org/officeDocument/2006/relationships/package" Target="embeddings/Microsoft_Visio___9.vsdx"/><Relationship Id="rId57" Type="http://schemas.openxmlformats.org/officeDocument/2006/relationships/package" Target="embeddings/Microsoft_Visio___12.vsdx"/><Relationship Id="rId10" Type="http://schemas.openxmlformats.org/officeDocument/2006/relationships/footer" Target="footer1.xml"/><Relationship Id="rId31" Type="http://schemas.openxmlformats.org/officeDocument/2006/relationships/package" Target="embeddings/Microsoft_Visio___3.vsdx"/><Relationship Id="rId44" Type="http://schemas.openxmlformats.org/officeDocument/2006/relationships/image" Target="media/image18.jpg"/><Relationship Id="rId52" Type="http://schemas.openxmlformats.org/officeDocument/2006/relationships/package" Target="embeddings/Microsoft_Visio___10.vsdx"/><Relationship Id="rId60" Type="http://schemas.openxmlformats.org/officeDocument/2006/relationships/image" Target="media/image29.emf"/><Relationship Id="rId65" Type="http://schemas.openxmlformats.org/officeDocument/2006/relationships/package" Target="embeddings/Microsoft_Visio___15.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6.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1.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7.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3.vsdx"/><Relationship Id="rId82" Type="http://schemas.openxmlformats.org/officeDocument/2006/relationships/chart" Target="charts/chart1.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91F28-4A22-4D7B-B5F8-78B7B10E8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67</Pages>
  <Words>9605</Words>
  <Characters>54753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4</cp:revision>
  <cp:lastPrinted>2017-09-04T07:27:00Z</cp:lastPrinted>
  <dcterms:created xsi:type="dcterms:W3CDTF">2017-09-06T02:36:00Z</dcterms:created>
  <dcterms:modified xsi:type="dcterms:W3CDTF">2017-09-06T02:40:00Z</dcterms:modified>
</cp:coreProperties>
</file>