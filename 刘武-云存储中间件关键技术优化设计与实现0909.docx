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0C9BC61E" w14:textId="3C13744A" w:rsidR="0037195D"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545439" w:history="1">
            <w:r w:rsidR="0037195D" w:rsidRPr="00BE2833">
              <w:rPr>
                <w:rStyle w:val="af"/>
                <w:rFonts w:ascii="Times New Roman" w:hAnsi="Times New Roman"/>
                <w:noProof/>
              </w:rPr>
              <w:t>摘要</w:t>
            </w:r>
            <w:r w:rsidR="0037195D">
              <w:rPr>
                <w:noProof/>
                <w:webHidden/>
              </w:rPr>
              <w:tab/>
            </w:r>
            <w:r w:rsidR="0037195D">
              <w:rPr>
                <w:noProof/>
                <w:webHidden/>
              </w:rPr>
              <w:fldChar w:fldCharType="begin"/>
            </w:r>
            <w:r w:rsidR="0037195D">
              <w:rPr>
                <w:noProof/>
                <w:webHidden/>
              </w:rPr>
              <w:instrText xml:space="preserve"> PAGEREF _Toc492545439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4F0C2731" w14:textId="50A834F0" w:rsidR="0037195D" w:rsidRDefault="00DB1B16">
          <w:pPr>
            <w:pStyle w:val="11"/>
            <w:rPr>
              <w:rFonts w:asciiTheme="minorHAnsi" w:cstheme="minorBidi"/>
              <w:noProof/>
              <w:kern w:val="2"/>
              <w:sz w:val="21"/>
              <w:szCs w:val="22"/>
            </w:rPr>
          </w:pPr>
          <w:hyperlink w:anchor="_Toc492545440" w:history="1">
            <w:r w:rsidR="0037195D" w:rsidRPr="00BE2833">
              <w:rPr>
                <w:rStyle w:val="af"/>
                <w:rFonts w:ascii="Times New Roman" w:hAnsi="Times New Roman"/>
                <w:noProof/>
              </w:rPr>
              <w:t>Abstract</w:t>
            </w:r>
            <w:r w:rsidR="0037195D">
              <w:rPr>
                <w:noProof/>
                <w:webHidden/>
              </w:rPr>
              <w:tab/>
            </w:r>
            <w:r w:rsidR="0037195D">
              <w:rPr>
                <w:noProof/>
                <w:webHidden/>
              </w:rPr>
              <w:fldChar w:fldCharType="begin"/>
            </w:r>
            <w:r w:rsidR="0037195D">
              <w:rPr>
                <w:noProof/>
                <w:webHidden/>
              </w:rPr>
              <w:instrText xml:space="preserve"> PAGEREF _Toc492545440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204868C8" w14:textId="0CD0F65A" w:rsidR="0037195D" w:rsidRDefault="00DB1B16">
          <w:pPr>
            <w:pStyle w:val="11"/>
            <w:rPr>
              <w:rFonts w:asciiTheme="minorHAnsi" w:cstheme="minorBidi"/>
              <w:noProof/>
              <w:kern w:val="2"/>
              <w:sz w:val="21"/>
              <w:szCs w:val="22"/>
            </w:rPr>
          </w:pPr>
          <w:hyperlink w:anchor="_Toc492545441" w:history="1">
            <w:r w:rsidR="0037195D" w:rsidRPr="00BE2833">
              <w:rPr>
                <w:rStyle w:val="af"/>
                <w:rFonts w:ascii="Times New Roman" w:hAnsi="Times New Roman"/>
                <w:noProof/>
              </w:rPr>
              <w:t>第一章</w:t>
            </w:r>
            <w:r w:rsidR="0037195D" w:rsidRPr="00BE2833">
              <w:rPr>
                <w:rStyle w:val="af"/>
                <w:rFonts w:ascii="Times New Roman" w:hAnsi="Times New Roman"/>
                <w:noProof/>
              </w:rPr>
              <w:t xml:space="preserve"> </w:t>
            </w:r>
            <w:r w:rsidR="0037195D" w:rsidRPr="00BE2833">
              <w:rPr>
                <w:rStyle w:val="af"/>
                <w:rFonts w:ascii="Times New Roman" w:hAnsi="Times New Roman"/>
                <w:noProof/>
              </w:rPr>
              <w:t>引言</w:t>
            </w:r>
            <w:r w:rsidR="0037195D">
              <w:rPr>
                <w:noProof/>
                <w:webHidden/>
              </w:rPr>
              <w:tab/>
            </w:r>
            <w:r w:rsidR="0037195D">
              <w:rPr>
                <w:noProof/>
                <w:webHidden/>
              </w:rPr>
              <w:fldChar w:fldCharType="begin"/>
            </w:r>
            <w:r w:rsidR="0037195D">
              <w:rPr>
                <w:noProof/>
                <w:webHidden/>
              </w:rPr>
              <w:instrText xml:space="preserve"> PAGEREF _Toc492545441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14E87C4D" w14:textId="36A53CD0" w:rsidR="0037195D" w:rsidRDefault="00DB1B16">
          <w:pPr>
            <w:pStyle w:val="24"/>
            <w:tabs>
              <w:tab w:val="right" w:leader="dot" w:pos="8302"/>
            </w:tabs>
            <w:ind w:left="480"/>
            <w:rPr>
              <w:rFonts w:asciiTheme="minorHAnsi" w:cstheme="minorBidi"/>
              <w:noProof/>
              <w:kern w:val="2"/>
              <w:sz w:val="21"/>
              <w:szCs w:val="22"/>
            </w:rPr>
          </w:pPr>
          <w:hyperlink w:anchor="_Toc492545442" w:history="1">
            <w:r w:rsidR="0037195D" w:rsidRPr="00BE2833">
              <w:rPr>
                <w:rStyle w:val="af"/>
                <w:noProof/>
              </w:rPr>
              <w:t>1.1 研究背景</w:t>
            </w:r>
            <w:r w:rsidR="0037195D">
              <w:rPr>
                <w:noProof/>
                <w:webHidden/>
              </w:rPr>
              <w:tab/>
            </w:r>
            <w:r w:rsidR="0037195D">
              <w:rPr>
                <w:noProof/>
                <w:webHidden/>
              </w:rPr>
              <w:fldChar w:fldCharType="begin"/>
            </w:r>
            <w:r w:rsidR="0037195D">
              <w:rPr>
                <w:noProof/>
                <w:webHidden/>
              </w:rPr>
              <w:instrText xml:space="preserve"> PAGEREF _Toc492545442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35F55FEE" w14:textId="29B846EC" w:rsidR="0037195D" w:rsidRDefault="00DB1B16">
          <w:pPr>
            <w:pStyle w:val="24"/>
            <w:tabs>
              <w:tab w:val="right" w:leader="dot" w:pos="8302"/>
            </w:tabs>
            <w:ind w:left="480"/>
            <w:rPr>
              <w:rFonts w:asciiTheme="minorHAnsi" w:cstheme="minorBidi"/>
              <w:noProof/>
              <w:kern w:val="2"/>
              <w:sz w:val="21"/>
              <w:szCs w:val="22"/>
            </w:rPr>
          </w:pPr>
          <w:hyperlink w:anchor="_Toc492545443" w:history="1">
            <w:r w:rsidR="0037195D" w:rsidRPr="00BE2833">
              <w:rPr>
                <w:rStyle w:val="af"/>
                <w:noProof/>
              </w:rPr>
              <w:t>1.2 研究内容及意义</w:t>
            </w:r>
            <w:r w:rsidR="0037195D">
              <w:rPr>
                <w:noProof/>
                <w:webHidden/>
              </w:rPr>
              <w:tab/>
            </w:r>
            <w:r w:rsidR="0037195D">
              <w:rPr>
                <w:noProof/>
                <w:webHidden/>
              </w:rPr>
              <w:fldChar w:fldCharType="begin"/>
            </w:r>
            <w:r w:rsidR="0037195D">
              <w:rPr>
                <w:noProof/>
                <w:webHidden/>
              </w:rPr>
              <w:instrText xml:space="preserve"> PAGEREF _Toc492545443 \h </w:instrText>
            </w:r>
            <w:r w:rsidR="0037195D">
              <w:rPr>
                <w:noProof/>
                <w:webHidden/>
              </w:rPr>
            </w:r>
            <w:r w:rsidR="0037195D">
              <w:rPr>
                <w:noProof/>
                <w:webHidden/>
              </w:rPr>
              <w:fldChar w:fldCharType="separate"/>
            </w:r>
            <w:r w:rsidR="00F14047">
              <w:rPr>
                <w:noProof/>
                <w:webHidden/>
              </w:rPr>
              <w:t>3</w:t>
            </w:r>
            <w:r w:rsidR="0037195D">
              <w:rPr>
                <w:noProof/>
                <w:webHidden/>
              </w:rPr>
              <w:fldChar w:fldCharType="end"/>
            </w:r>
          </w:hyperlink>
        </w:p>
        <w:p w14:paraId="216DEBA7" w14:textId="28FA636C" w:rsidR="0037195D" w:rsidRDefault="00DB1B16">
          <w:pPr>
            <w:pStyle w:val="24"/>
            <w:tabs>
              <w:tab w:val="right" w:leader="dot" w:pos="8302"/>
            </w:tabs>
            <w:ind w:left="480"/>
            <w:rPr>
              <w:rFonts w:asciiTheme="minorHAnsi" w:cstheme="minorBidi"/>
              <w:noProof/>
              <w:kern w:val="2"/>
              <w:sz w:val="21"/>
              <w:szCs w:val="22"/>
            </w:rPr>
          </w:pPr>
          <w:hyperlink w:anchor="_Toc492545444" w:history="1">
            <w:r w:rsidR="0037195D" w:rsidRPr="00BE2833">
              <w:rPr>
                <w:rStyle w:val="af"/>
                <w:noProof/>
              </w:rPr>
              <w:t>1.3 论文的组织</w:t>
            </w:r>
            <w:r w:rsidR="0037195D">
              <w:rPr>
                <w:noProof/>
                <w:webHidden/>
              </w:rPr>
              <w:tab/>
            </w:r>
            <w:r w:rsidR="0037195D">
              <w:rPr>
                <w:noProof/>
                <w:webHidden/>
              </w:rPr>
              <w:fldChar w:fldCharType="begin"/>
            </w:r>
            <w:r w:rsidR="0037195D">
              <w:rPr>
                <w:noProof/>
                <w:webHidden/>
              </w:rPr>
              <w:instrText xml:space="preserve"> PAGEREF _Toc492545444 \h </w:instrText>
            </w:r>
            <w:r w:rsidR="0037195D">
              <w:rPr>
                <w:noProof/>
                <w:webHidden/>
              </w:rPr>
            </w:r>
            <w:r w:rsidR="0037195D">
              <w:rPr>
                <w:noProof/>
                <w:webHidden/>
              </w:rPr>
              <w:fldChar w:fldCharType="separate"/>
            </w:r>
            <w:r w:rsidR="00F14047">
              <w:rPr>
                <w:noProof/>
                <w:webHidden/>
              </w:rPr>
              <w:t>4</w:t>
            </w:r>
            <w:r w:rsidR="0037195D">
              <w:rPr>
                <w:noProof/>
                <w:webHidden/>
              </w:rPr>
              <w:fldChar w:fldCharType="end"/>
            </w:r>
          </w:hyperlink>
        </w:p>
        <w:p w14:paraId="10F6365E" w14:textId="28DFE7BB" w:rsidR="0037195D" w:rsidRDefault="00DB1B16">
          <w:pPr>
            <w:pStyle w:val="11"/>
            <w:rPr>
              <w:rFonts w:asciiTheme="minorHAnsi" w:cstheme="minorBidi"/>
              <w:noProof/>
              <w:kern w:val="2"/>
              <w:sz w:val="21"/>
              <w:szCs w:val="22"/>
            </w:rPr>
          </w:pPr>
          <w:hyperlink w:anchor="_Toc492545445" w:history="1">
            <w:r w:rsidR="0037195D" w:rsidRPr="00BE2833">
              <w:rPr>
                <w:rStyle w:val="af"/>
                <w:rFonts w:ascii="Times New Roman" w:hAnsi="Times New Roman"/>
                <w:noProof/>
              </w:rPr>
              <w:t>第二章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核心技术</w:t>
            </w:r>
            <w:r w:rsidR="0037195D">
              <w:rPr>
                <w:noProof/>
                <w:webHidden/>
              </w:rPr>
              <w:tab/>
            </w:r>
            <w:r w:rsidR="0037195D">
              <w:rPr>
                <w:noProof/>
                <w:webHidden/>
              </w:rPr>
              <w:fldChar w:fldCharType="begin"/>
            </w:r>
            <w:r w:rsidR="0037195D">
              <w:rPr>
                <w:noProof/>
                <w:webHidden/>
              </w:rPr>
              <w:instrText xml:space="preserve"> PAGEREF _Toc492545445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0907FAD" w14:textId="464CF86F" w:rsidR="0037195D" w:rsidRDefault="00DB1B16">
          <w:pPr>
            <w:pStyle w:val="24"/>
            <w:tabs>
              <w:tab w:val="right" w:leader="dot" w:pos="8302"/>
            </w:tabs>
            <w:ind w:left="480"/>
            <w:rPr>
              <w:rFonts w:asciiTheme="minorHAnsi" w:cstheme="minorBidi"/>
              <w:noProof/>
              <w:kern w:val="2"/>
              <w:sz w:val="21"/>
              <w:szCs w:val="22"/>
            </w:rPr>
          </w:pPr>
          <w:hyperlink w:anchor="_Toc492545446" w:history="1">
            <w:r w:rsidR="0037195D" w:rsidRPr="00BE2833">
              <w:rPr>
                <w:rStyle w:val="af"/>
                <w:noProof/>
              </w:rPr>
              <w:t>2.1 云备份与中间件</w:t>
            </w:r>
            <w:r w:rsidR="0037195D">
              <w:rPr>
                <w:noProof/>
                <w:webHidden/>
              </w:rPr>
              <w:tab/>
            </w:r>
            <w:r w:rsidR="0037195D">
              <w:rPr>
                <w:noProof/>
                <w:webHidden/>
              </w:rPr>
              <w:fldChar w:fldCharType="begin"/>
            </w:r>
            <w:r w:rsidR="0037195D">
              <w:rPr>
                <w:noProof/>
                <w:webHidden/>
              </w:rPr>
              <w:instrText xml:space="preserve"> PAGEREF _Toc492545446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27EED48" w14:textId="607EBA89" w:rsidR="0037195D" w:rsidRDefault="00DB1B16">
          <w:pPr>
            <w:pStyle w:val="33"/>
            <w:tabs>
              <w:tab w:val="right" w:leader="dot" w:pos="8302"/>
            </w:tabs>
            <w:ind w:left="960"/>
            <w:rPr>
              <w:rFonts w:asciiTheme="minorHAnsi" w:cstheme="minorBidi"/>
              <w:noProof/>
              <w:kern w:val="2"/>
              <w:sz w:val="21"/>
              <w:szCs w:val="22"/>
            </w:rPr>
          </w:pPr>
          <w:hyperlink w:anchor="_Toc492545447" w:history="1">
            <w:r w:rsidR="0037195D" w:rsidRPr="00BE2833">
              <w:rPr>
                <w:rStyle w:val="af"/>
                <w:noProof/>
              </w:rPr>
              <w:t>2.1.1 云备份特点</w:t>
            </w:r>
            <w:r w:rsidR="0037195D">
              <w:rPr>
                <w:noProof/>
                <w:webHidden/>
              </w:rPr>
              <w:tab/>
            </w:r>
            <w:r w:rsidR="0037195D">
              <w:rPr>
                <w:noProof/>
                <w:webHidden/>
              </w:rPr>
              <w:fldChar w:fldCharType="begin"/>
            </w:r>
            <w:r w:rsidR="0037195D">
              <w:rPr>
                <w:noProof/>
                <w:webHidden/>
              </w:rPr>
              <w:instrText xml:space="preserve"> PAGEREF _Toc492545447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6A61D066" w14:textId="04F7E847" w:rsidR="0037195D" w:rsidRDefault="00DB1B16">
          <w:pPr>
            <w:pStyle w:val="33"/>
            <w:tabs>
              <w:tab w:val="right" w:leader="dot" w:pos="8302"/>
            </w:tabs>
            <w:ind w:left="960"/>
            <w:rPr>
              <w:rFonts w:asciiTheme="minorHAnsi" w:cstheme="minorBidi"/>
              <w:noProof/>
              <w:kern w:val="2"/>
              <w:sz w:val="21"/>
              <w:szCs w:val="22"/>
            </w:rPr>
          </w:pPr>
          <w:hyperlink w:anchor="_Toc492545448" w:history="1">
            <w:r w:rsidR="0037195D" w:rsidRPr="00BE2833">
              <w:rPr>
                <w:rStyle w:val="af"/>
                <w:noProof/>
              </w:rPr>
              <w:t>2.1.2 云备份中间件</w:t>
            </w:r>
            <w:r w:rsidR="0037195D">
              <w:rPr>
                <w:noProof/>
                <w:webHidden/>
              </w:rPr>
              <w:tab/>
            </w:r>
            <w:r w:rsidR="0037195D">
              <w:rPr>
                <w:noProof/>
                <w:webHidden/>
              </w:rPr>
              <w:fldChar w:fldCharType="begin"/>
            </w:r>
            <w:r w:rsidR="0037195D">
              <w:rPr>
                <w:noProof/>
                <w:webHidden/>
              </w:rPr>
              <w:instrText xml:space="preserve"> PAGEREF _Toc492545448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4584D2D0" w14:textId="6D54F827" w:rsidR="0037195D" w:rsidRDefault="00DB1B16">
          <w:pPr>
            <w:pStyle w:val="24"/>
            <w:tabs>
              <w:tab w:val="right" w:leader="dot" w:pos="8302"/>
            </w:tabs>
            <w:ind w:left="480"/>
            <w:rPr>
              <w:rFonts w:asciiTheme="minorHAnsi" w:cstheme="minorBidi"/>
              <w:noProof/>
              <w:kern w:val="2"/>
              <w:sz w:val="21"/>
              <w:szCs w:val="22"/>
            </w:rPr>
          </w:pPr>
          <w:hyperlink w:anchor="_Toc492545449" w:history="1">
            <w:r w:rsidR="0037195D" w:rsidRPr="00BE2833">
              <w:rPr>
                <w:rStyle w:val="af"/>
                <w:noProof/>
              </w:rPr>
              <w:t>2.3 SQLite</w:t>
            </w:r>
            <w:r w:rsidR="0037195D">
              <w:rPr>
                <w:noProof/>
                <w:webHidden/>
              </w:rPr>
              <w:tab/>
            </w:r>
            <w:r w:rsidR="0037195D">
              <w:rPr>
                <w:noProof/>
                <w:webHidden/>
              </w:rPr>
              <w:fldChar w:fldCharType="begin"/>
            </w:r>
            <w:r w:rsidR="0037195D">
              <w:rPr>
                <w:noProof/>
                <w:webHidden/>
              </w:rPr>
              <w:instrText xml:space="preserve"> PAGEREF _Toc492545449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139855C6" w14:textId="53CD2C8E" w:rsidR="0037195D" w:rsidRDefault="00DB1B16">
          <w:pPr>
            <w:pStyle w:val="24"/>
            <w:tabs>
              <w:tab w:val="right" w:leader="dot" w:pos="8302"/>
            </w:tabs>
            <w:ind w:left="480"/>
            <w:rPr>
              <w:rFonts w:asciiTheme="minorHAnsi" w:cstheme="minorBidi"/>
              <w:noProof/>
              <w:kern w:val="2"/>
              <w:sz w:val="21"/>
              <w:szCs w:val="22"/>
            </w:rPr>
          </w:pPr>
          <w:hyperlink w:anchor="_Toc492545450" w:history="1">
            <w:r w:rsidR="0037195D" w:rsidRPr="00BE2833">
              <w:rPr>
                <w:rStyle w:val="af"/>
                <w:noProof/>
              </w:rPr>
              <w:t>2.4 断点续传</w:t>
            </w:r>
            <w:r w:rsidR="0037195D">
              <w:rPr>
                <w:noProof/>
                <w:webHidden/>
              </w:rPr>
              <w:tab/>
            </w:r>
            <w:r w:rsidR="0037195D">
              <w:rPr>
                <w:noProof/>
                <w:webHidden/>
              </w:rPr>
              <w:fldChar w:fldCharType="begin"/>
            </w:r>
            <w:r w:rsidR="0037195D">
              <w:rPr>
                <w:noProof/>
                <w:webHidden/>
              </w:rPr>
              <w:instrText xml:space="preserve"> PAGEREF _Toc492545450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561F4919" w14:textId="249A46A1" w:rsidR="0037195D" w:rsidRDefault="00DB1B16">
          <w:pPr>
            <w:pStyle w:val="24"/>
            <w:tabs>
              <w:tab w:val="right" w:leader="dot" w:pos="8302"/>
            </w:tabs>
            <w:ind w:left="480"/>
            <w:rPr>
              <w:rFonts w:asciiTheme="minorHAnsi" w:cstheme="minorBidi"/>
              <w:noProof/>
              <w:kern w:val="2"/>
              <w:sz w:val="21"/>
              <w:szCs w:val="22"/>
            </w:rPr>
          </w:pPr>
          <w:hyperlink w:anchor="_Toc492545451" w:history="1">
            <w:r w:rsidR="0037195D" w:rsidRPr="00BE2833">
              <w:rPr>
                <w:rStyle w:val="af"/>
                <w:noProof/>
              </w:rPr>
              <w:t>2.5 WebSocket</w:t>
            </w:r>
            <w:r w:rsidR="0037195D">
              <w:rPr>
                <w:noProof/>
                <w:webHidden/>
              </w:rPr>
              <w:tab/>
            </w:r>
            <w:r w:rsidR="0037195D">
              <w:rPr>
                <w:noProof/>
                <w:webHidden/>
              </w:rPr>
              <w:fldChar w:fldCharType="begin"/>
            </w:r>
            <w:r w:rsidR="0037195D">
              <w:rPr>
                <w:noProof/>
                <w:webHidden/>
              </w:rPr>
              <w:instrText xml:space="preserve"> PAGEREF _Toc492545451 \h </w:instrText>
            </w:r>
            <w:r w:rsidR="0037195D">
              <w:rPr>
                <w:noProof/>
                <w:webHidden/>
              </w:rPr>
            </w:r>
            <w:r w:rsidR="0037195D">
              <w:rPr>
                <w:noProof/>
                <w:webHidden/>
              </w:rPr>
              <w:fldChar w:fldCharType="separate"/>
            </w:r>
            <w:r w:rsidR="00F14047">
              <w:rPr>
                <w:noProof/>
                <w:webHidden/>
              </w:rPr>
              <w:t>8</w:t>
            </w:r>
            <w:r w:rsidR="0037195D">
              <w:rPr>
                <w:noProof/>
                <w:webHidden/>
              </w:rPr>
              <w:fldChar w:fldCharType="end"/>
            </w:r>
          </w:hyperlink>
        </w:p>
        <w:p w14:paraId="09441874" w14:textId="4DFDE385" w:rsidR="0037195D" w:rsidRDefault="00DB1B16">
          <w:pPr>
            <w:pStyle w:val="24"/>
            <w:tabs>
              <w:tab w:val="right" w:leader="dot" w:pos="8302"/>
            </w:tabs>
            <w:ind w:left="480"/>
            <w:rPr>
              <w:rFonts w:asciiTheme="minorHAnsi" w:cstheme="minorBidi"/>
              <w:noProof/>
              <w:kern w:val="2"/>
              <w:sz w:val="21"/>
              <w:szCs w:val="22"/>
            </w:rPr>
          </w:pPr>
          <w:hyperlink w:anchor="_Toc492545452" w:history="1">
            <w:r w:rsidR="0037195D" w:rsidRPr="00BE2833">
              <w:rPr>
                <w:rStyle w:val="af"/>
                <w:noProof/>
              </w:rPr>
              <w:t>2.6 WebExtension</w:t>
            </w:r>
            <w:r w:rsidR="0037195D">
              <w:rPr>
                <w:noProof/>
                <w:webHidden/>
              </w:rPr>
              <w:tab/>
            </w:r>
            <w:r w:rsidR="0037195D">
              <w:rPr>
                <w:noProof/>
                <w:webHidden/>
              </w:rPr>
              <w:fldChar w:fldCharType="begin"/>
            </w:r>
            <w:r w:rsidR="0037195D">
              <w:rPr>
                <w:noProof/>
                <w:webHidden/>
              </w:rPr>
              <w:instrText xml:space="preserve"> PAGEREF _Toc492545452 \h </w:instrText>
            </w:r>
            <w:r w:rsidR="0037195D">
              <w:rPr>
                <w:noProof/>
                <w:webHidden/>
              </w:rPr>
            </w:r>
            <w:r w:rsidR="0037195D">
              <w:rPr>
                <w:noProof/>
                <w:webHidden/>
              </w:rPr>
              <w:fldChar w:fldCharType="separate"/>
            </w:r>
            <w:r w:rsidR="00F14047">
              <w:rPr>
                <w:noProof/>
                <w:webHidden/>
              </w:rPr>
              <w:t>9</w:t>
            </w:r>
            <w:r w:rsidR="0037195D">
              <w:rPr>
                <w:noProof/>
                <w:webHidden/>
              </w:rPr>
              <w:fldChar w:fldCharType="end"/>
            </w:r>
          </w:hyperlink>
        </w:p>
        <w:p w14:paraId="146AE1DA" w14:textId="60377512" w:rsidR="0037195D" w:rsidRDefault="00DB1B16">
          <w:pPr>
            <w:pStyle w:val="11"/>
            <w:rPr>
              <w:rFonts w:asciiTheme="minorHAnsi" w:cstheme="minorBidi"/>
              <w:noProof/>
              <w:kern w:val="2"/>
              <w:sz w:val="21"/>
              <w:szCs w:val="22"/>
            </w:rPr>
          </w:pPr>
          <w:hyperlink w:anchor="_Toc492545453" w:history="1">
            <w:r w:rsidR="0037195D" w:rsidRPr="00BE2833">
              <w:rPr>
                <w:rStyle w:val="af"/>
                <w:rFonts w:ascii="Times New Roman" w:hAnsi="Times New Roman"/>
                <w:noProof/>
              </w:rPr>
              <w:t>第三章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云备份中间件优化分析</w:t>
            </w:r>
            <w:r w:rsidR="0037195D">
              <w:rPr>
                <w:noProof/>
                <w:webHidden/>
              </w:rPr>
              <w:tab/>
            </w:r>
            <w:r w:rsidR="0037195D">
              <w:rPr>
                <w:noProof/>
                <w:webHidden/>
              </w:rPr>
              <w:fldChar w:fldCharType="begin"/>
            </w:r>
            <w:r w:rsidR="0037195D">
              <w:rPr>
                <w:noProof/>
                <w:webHidden/>
              </w:rPr>
              <w:instrText xml:space="preserve"> PAGEREF _Toc492545453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63671527" w14:textId="0638B6A1" w:rsidR="0037195D" w:rsidRDefault="00DB1B16">
          <w:pPr>
            <w:pStyle w:val="24"/>
            <w:tabs>
              <w:tab w:val="right" w:leader="dot" w:pos="8302"/>
            </w:tabs>
            <w:ind w:left="480"/>
            <w:rPr>
              <w:rFonts w:asciiTheme="minorHAnsi" w:cstheme="minorBidi"/>
              <w:noProof/>
              <w:kern w:val="2"/>
              <w:sz w:val="21"/>
              <w:szCs w:val="22"/>
            </w:rPr>
          </w:pPr>
          <w:hyperlink w:anchor="_Toc492545454" w:history="1">
            <w:r w:rsidR="0037195D" w:rsidRPr="00BE2833">
              <w:rPr>
                <w:rStyle w:val="af"/>
                <w:noProof/>
              </w:rPr>
              <w:t>3.1 现有中间件系统分析</w:t>
            </w:r>
            <w:r w:rsidR="0037195D">
              <w:rPr>
                <w:noProof/>
                <w:webHidden/>
              </w:rPr>
              <w:tab/>
            </w:r>
            <w:r w:rsidR="0037195D">
              <w:rPr>
                <w:noProof/>
                <w:webHidden/>
              </w:rPr>
              <w:fldChar w:fldCharType="begin"/>
            </w:r>
            <w:r w:rsidR="0037195D">
              <w:rPr>
                <w:noProof/>
                <w:webHidden/>
              </w:rPr>
              <w:instrText xml:space="preserve"> PAGEREF _Toc492545454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4A35269" w14:textId="7B30B23C" w:rsidR="0037195D" w:rsidRDefault="00DB1B16">
          <w:pPr>
            <w:pStyle w:val="33"/>
            <w:tabs>
              <w:tab w:val="right" w:leader="dot" w:pos="8302"/>
            </w:tabs>
            <w:ind w:left="960"/>
            <w:rPr>
              <w:rFonts w:asciiTheme="minorHAnsi" w:cstheme="minorBidi"/>
              <w:noProof/>
              <w:kern w:val="2"/>
              <w:sz w:val="21"/>
              <w:szCs w:val="22"/>
            </w:rPr>
          </w:pPr>
          <w:hyperlink w:anchor="_Toc492545455" w:history="1">
            <w:r w:rsidR="0037195D" w:rsidRPr="00BE2833">
              <w:rPr>
                <w:rStyle w:val="af"/>
                <w:noProof/>
              </w:rPr>
              <w:t>3.1.1 系统框架与功能分析</w:t>
            </w:r>
            <w:r w:rsidR="0037195D">
              <w:rPr>
                <w:noProof/>
                <w:webHidden/>
              </w:rPr>
              <w:tab/>
            </w:r>
            <w:r w:rsidR="0037195D">
              <w:rPr>
                <w:noProof/>
                <w:webHidden/>
              </w:rPr>
              <w:fldChar w:fldCharType="begin"/>
            </w:r>
            <w:r w:rsidR="0037195D">
              <w:rPr>
                <w:noProof/>
                <w:webHidden/>
              </w:rPr>
              <w:instrText xml:space="preserve"> PAGEREF _Toc492545455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89D4670" w14:textId="2DDD16EC" w:rsidR="0037195D" w:rsidRDefault="00DB1B16">
          <w:pPr>
            <w:pStyle w:val="33"/>
            <w:tabs>
              <w:tab w:val="right" w:leader="dot" w:pos="8302"/>
            </w:tabs>
            <w:ind w:left="960"/>
            <w:rPr>
              <w:rFonts w:asciiTheme="minorHAnsi" w:cstheme="minorBidi"/>
              <w:noProof/>
              <w:kern w:val="2"/>
              <w:sz w:val="21"/>
              <w:szCs w:val="22"/>
            </w:rPr>
          </w:pPr>
          <w:hyperlink w:anchor="_Toc492545456" w:history="1">
            <w:r w:rsidR="0037195D" w:rsidRPr="00BE2833">
              <w:rPr>
                <w:rStyle w:val="af"/>
                <w:noProof/>
              </w:rPr>
              <w:t>3.1.2 现有云备份中间件的不足</w:t>
            </w:r>
            <w:r w:rsidR="0037195D">
              <w:rPr>
                <w:noProof/>
                <w:webHidden/>
              </w:rPr>
              <w:tab/>
            </w:r>
            <w:r w:rsidR="0037195D">
              <w:rPr>
                <w:noProof/>
                <w:webHidden/>
              </w:rPr>
              <w:fldChar w:fldCharType="begin"/>
            </w:r>
            <w:r w:rsidR="0037195D">
              <w:rPr>
                <w:noProof/>
                <w:webHidden/>
              </w:rPr>
              <w:instrText xml:space="preserve"> PAGEREF _Toc492545456 \h </w:instrText>
            </w:r>
            <w:r w:rsidR="0037195D">
              <w:rPr>
                <w:noProof/>
                <w:webHidden/>
              </w:rPr>
            </w:r>
            <w:r w:rsidR="0037195D">
              <w:rPr>
                <w:noProof/>
                <w:webHidden/>
              </w:rPr>
              <w:fldChar w:fldCharType="separate"/>
            </w:r>
            <w:r w:rsidR="00F14047">
              <w:rPr>
                <w:noProof/>
                <w:webHidden/>
              </w:rPr>
              <w:t>12</w:t>
            </w:r>
            <w:r w:rsidR="0037195D">
              <w:rPr>
                <w:noProof/>
                <w:webHidden/>
              </w:rPr>
              <w:fldChar w:fldCharType="end"/>
            </w:r>
          </w:hyperlink>
        </w:p>
        <w:p w14:paraId="14A3E452" w14:textId="46E4D9C2" w:rsidR="0037195D" w:rsidRDefault="00DB1B16">
          <w:pPr>
            <w:pStyle w:val="24"/>
            <w:tabs>
              <w:tab w:val="right" w:leader="dot" w:pos="8302"/>
            </w:tabs>
            <w:ind w:left="480"/>
            <w:rPr>
              <w:rFonts w:asciiTheme="minorHAnsi" w:cstheme="minorBidi"/>
              <w:noProof/>
              <w:kern w:val="2"/>
              <w:sz w:val="21"/>
              <w:szCs w:val="22"/>
            </w:rPr>
          </w:pPr>
          <w:hyperlink w:anchor="_Toc492545457" w:history="1">
            <w:r w:rsidR="0037195D" w:rsidRPr="00BE2833">
              <w:rPr>
                <w:rStyle w:val="af"/>
                <w:noProof/>
              </w:rPr>
              <w:t>3.2 中间件系统优化需求分析</w:t>
            </w:r>
            <w:r w:rsidR="0037195D">
              <w:rPr>
                <w:noProof/>
                <w:webHidden/>
              </w:rPr>
              <w:tab/>
            </w:r>
            <w:r w:rsidR="0037195D">
              <w:rPr>
                <w:noProof/>
                <w:webHidden/>
              </w:rPr>
              <w:fldChar w:fldCharType="begin"/>
            </w:r>
            <w:r w:rsidR="0037195D">
              <w:rPr>
                <w:noProof/>
                <w:webHidden/>
              </w:rPr>
              <w:instrText xml:space="preserve"> PAGEREF _Toc492545457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6E7AE904" w14:textId="39025DCB" w:rsidR="0037195D" w:rsidRDefault="00DB1B16">
          <w:pPr>
            <w:pStyle w:val="33"/>
            <w:tabs>
              <w:tab w:val="right" w:leader="dot" w:pos="8302"/>
            </w:tabs>
            <w:ind w:left="960"/>
            <w:rPr>
              <w:rFonts w:asciiTheme="minorHAnsi" w:cstheme="minorBidi"/>
              <w:noProof/>
              <w:kern w:val="2"/>
              <w:sz w:val="21"/>
              <w:szCs w:val="22"/>
            </w:rPr>
          </w:pPr>
          <w:hyperlink w:anchor="_Toc492545458" w:history="1">
            <w:r w:rsidR="0037195D" w:rsidRPr="00BE2833">
              <w:rPr>
                <w:rStyle w:val="af"/>
                <w:noProof/>
              </w:rPr>
              <w:t>3.2.1 持久会话管理</w:t>
            </w:r>
            <w:r w:rsidR="0037195D">
              <w:rPr>
                <w:noProof/>
                <w:webHidden/>
              </w:rPr>
              <w:tab/>
            </w:r>
            <w:r w:rsidR="0037195D">
              <w:rPr>
                <w:noProof/>
                <w:webHidden/>
              </w:rPr>
              <w:fldChar w:fldCharType="begin"/>
            </w:r>
            <w:r w:rsidR="0037195D">
              <w:rPr>
                <w:noProof/>
                <w:webHidden/>
              </w:rPr>
              <w:instrText xml:space="preserve"> PAGEREF _Toc492545458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7C4A2660" w14:textId="4B527A04" w:rsidR="0037195D" w:rsidRDefault="00DB1B16">
          <w:pPr>
            <w:pStyle w:val="33"/>
            <w:tabs>
              <w:tab w:val="right" w:leader="dot" w:pos="8302"/>
            </w:tabs>
            <w:ind w:left="960"/>
            <w:rPr>
              <w:rFonts w:asciiTheme="minorHAnsi" w:cstheme="minorBidi"/>
              <w:noProof/>
              <w:kern w:val="2"/>
              <w:sz w:val="21"/>
              <w:szCs w:val="22"/>
            </w:rPr>
          </w:pPr>
          <w:hyperlink w:anchor="_Toc492545459" w:history="1">
            <w:r w:rsidR="0037195D" w:rsidRPr="00BE2833">
              <w:rPr>
                <w:rStyle w:val="af"/>
                <w:noProof/>
              </w:rPr>
              <w:t>3.2.2 大文件上传</w:t>
            </w:r>
            <w:r w:rsidR="0037195D">
              <w:rPr>
                <w:noProof/>
                <w:webHidden/>
              </w:rPr>
              <w:tab/>
            </w:r>
            <w:r w:rsidR="0037195D">
              <w:rPr>
                <w:noProof/>
                <w:webHidden/>
              </w:rPr>
              <w:fldChar w:fldCharType="begin"/>
            </w:r>
            <w:r w:rsidR="0037195D">
              <w:rPr>
                <w:noProof/>
                <w:webHidden/>
              </w:rPr>
              <w:instrText xml:space="preserve"> PAGEREF _Toc492545459 \h </w:instrText>
            </w:r>
            <w:r w:rsidR="0037195D">
              <w:rPr>
                <w:noProof/>
                <w:webHidden/>
              </w:rPr>
            </w:r>
            <w:r w:rsidR="0037195D">
              <w:rPr>
                <w:noProof/>
                <w:webHidden/>
              </w:rPr>
              <w:fldChar w:fldCharType="separate"/>
            </w:r>
            <w:r w:rsidR="00F14047">
              <w:rPr>
                <w:noProof/>
                <w:webHidden/>
              </w:rPr>
              <w:t>14</w:t>
            </w:r>
            <w:r w:rsidR="0037195D">
              <w:rPr>
                <w:noProof/>
                <w:webHidden/>
              </w:rPr>
              <w:fldChar w:fldCharType="end"/>
            </w:r>
          </w:hyperlink>
        </w:p>
        <w:p w14:paraId="43AF2EAE" w14:textId="7D25714D" w:rsidR="0037195D" w:rsidRDefault="00DB1B16">
          <w:pPr>
            <w:pStyle w:val="33"/>
            <w:tabs>
              <w:tab w:val="right" w:leader="dot" w:pos="8302"/>
            </w:tabs>
            <w:ind w:left="960"/>
            <w:rPr>
              <w:rFonts w:asciiTheme="minorHAnsi" w:cstheme="minorBidi"/>
              <w:noProof/>
              <w:kern w:val="2"/>
              <w:sz w:val="21"/>
              <w:szCs w:val="22"/>
            </w:rPr>
          </w:pPr>
          <w:hyperlink w:anchor="_Toc492545460" w:history="1">
            <w:r w:rsidR="0037195D" w:rsidRPr="00BE2833">
              <w:rPr>
                <w:rStyle w:val="af"/>
                <w:noProof/>
              </w:rPr>
              <w:t>3.2.3 本地缓存</w:t>
            </w:r>
            <w:r w:rsidR="0037195D">
              <w:rPr>
                <w:noProof/>
                <w:webHidden/>
              </w:rPr>
              <w:tab/>
            </w:r>
            <w:r w:rsidR="0037195D">
              <w:rPr>
                <w:noProof/>
                <w:webHidden/>
              </w:rPr>
              <w:fldChar w:fldCharType="begin"/>
            </w:r>
            <w:r w:rsidR="0037195D">
              <w:rPr>
                <w:noProof/>
                <w:webHidden/>
              </w:rPr>
              <w:instrText xml:space="preserve"> PAGEREF _Toc492545460 \h </w:instrText>
            </w:r>
            <w:r w:rsidR="0037195D">
              <w:rPr>
                <w:noProof/>
                <w:webHidden/>
              </w:rPr>
            </w:r>
            <w:r w:rsidR="0037195D">
              <w:rPr>
                <w:noProof/>
                <w:webHidden/>
              </w:rPr>
              <w:fldChar w:fldCharType="separate"/>
            </w:r>
            <w:r w:rsidR="00F14047">
              <w:rPr>
                <w:noProof/>
                <w:webHidden/>
              </w:rPr>
              <w:t>15</w:t>
            </w:r>
            <w:r w:rsidR="0037195D">
              <w:rPr>
                <w:noProof/>
                <w:webHidden/>
              </w:rPr>
              <w:fldChar w:fldCharType="end"/>
            </w:r>
          </w:hyperlink>
        </w:p>
        <w:p w14:paraId="329EA227" w14:textId="4C6F1521" w:rsidR="0037195D" w:rsidRDefault="00DB1B16">
          <w:pPr>
            <w:pStyle w:val="33"/>
            <w:tabs>
              <w:tab w:val="right" w:leader="dot" w:pos="8302"/>
            </w:tabs>
            <w:ind w:left="960"/>
            <w:rPr>
              <w:rFonts w:asciiTheme="minorHAnsi" w:cstheme="minorBidi"/>
              <w:noProof/>
              <w:kern w:val="2"/>
              <w:sz w:val="21"/>
              <w:szCs w:val="22"/>
            </w:rPr>
          </w:pPr>
          <w:hyperlink w:anchor="_Toc492545461" w:history="1">
            <w:r w:rsidR="0037195D" w:rsidRPr="00BE2833">
              <w:rPr>
                <w:rStyle w:val="af"/>
                <w:noProof/>
              </w:rPr>
              <w:t>3.2.4 多应用适配</w:t>
            </w:r>
            <w:r w:rsidR="0037195D">
              <w:rPr>
                <w:noProof/>
                <w:webHidden/>
              </w:rPr>
              <w:tab/>
            </w:r>
            <w:r w:rsidR="0037195D">
              <w:rPr>
                <w:noProof/>
                <w:webHidden/>
              </w:rPr>
              <w:fldChar w:fldCharType="begin"/>
            </w:r>
            <w:r w:rsidR="0037195D">
              <w:rPr>
                <w:noProof/>
                <w:webHidden/>
              </w:rPr>
              <w:instrText xml:space="preserve"> PAGEREF _Toc492545461 \h </w:instrText>
            </w:r>
            <w:r w:rsidR="0037195D">
              <w:rPr>
                <w:noProof/>
                <w:webHidden/>
              </w:rPr>
            </w:r>
            <w:r w:rsidR="0037195D">
              <w:rPr>
                <w:noProof/>
                <w:webHidden/>
              </w:rPr>
              <w:fldChar w:fldCharType="separate"/>
            </w:r>
            <w:r w:rsidR="00F14047">
              <w:rPr>
                <w:noProof/>
                <w:webHidden/>
              </w:rPr>
              <w:t>16</w:t>
            </w:r>
            <w:r w:rsidR="0037195D">
              <w:rPr>
                <w:noProof/>
                <w:webHidden/>
              </w:rPr>
              <w:fldChar w:fldCharType="end"/>
            </w:r>
          </w:hyperlink>
        </w:p>
        <w:p w14:paraId="0ABF7CF3" w14:textId="43530BA6" w:rsidR="0037195D" w:rsidRDefault="00DB1B16">
          <w:pPr>
            <w:pStyle w:val="11"/>
            <w:rPr>
              <w:rFonts w:asciiTheme="minorHAnsi" w:cstheme="minorBidi"/>
              <w:noProof/>
              <w:kern w:val="2"/>
              <w:sz w:val="21"/>
              <w:szCs w:val="22"/>
            </w:rPr>
          </w:pPr>
          <w:hyperlink w:anchor="_Toc492545462" w:history="1">
            <w:r w:rsidR="0037195D" w:rsidRPr="00BE2833">
              <w:rPr>
                <w:rStyle w:val="af"/>
                <w:rFonts w:ascii="Times New Roman" w:hAnsi="Times New Roman"/>
                <w:noProof/>
              </w:rPr>
              <w:t>第四章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云备份中间件系统优化设计</w:t>
            </w:r>
            <w:r w:rsidR="0037195D">
              <w:rPr>
                <w:noProof/>
                <w:webHidden/>
              </w:rPr>
              <w:tab/>
            </w:r>
            <w:r w:rsidR="0037195D">
              <w:rPr>
                <w:noProof/>
                <w:webHidden/>
              </w:rPr>
              <w:fldChar w:fldCharType="begin"/>
            </w:r>
            <w:r w:rsidR="0037195D">
              <w:rPr>
                <w:noProof/>
                <w:webHidden/>
              </w:rPr>
              <w:instrText xml:space="preserve"> PAGEREF _Toc492545462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6F293464" w14:textId="701A849B" w:rsidR="0037195D" w:rsidRDefault="00DB1B16">
          <w:pPr>
            <w:pStyle w:val="24"/>
            <w:tabs>
              <w:tab w:val="right" w:leader="dot" w:pos="8302"/>
            </w:tabs>
            <w:ind w:left="480"/>
            <w:rPr>
              <w:rFonts w:asciiTheme="minorHAnsi" w:cstheme="minorBidi"/>
              <w:noProof/>
              <w:kern w:val="2"/>
              <w:sz w:val="21"/>
              <w:szCs w:val="22"/>
            </w:rPr>
          </w:pPr>
          <w:hyperlink w:anchor="_Toc492545463" w:history="1">
            <w:r w:rsidR="0037195D" w:rsidRPr="00BE2833">
              <w:rPr>
                <w:rStyle w:val="af"/>
                <w:noProof/>
              </w:rPr>
              <w:t>4.1 中间件优化系统框架设计</w:t>
            </w:r>
            <w:r w:rsidR="0037195D">
              <w:rPr>
                <w:noProof/>
                <w:webHidden/>
              </w:rPr>
              <w:tab/>
            </w:r>
            <w:r w:rsidR="0037195D">
              <w:rPr>
                <w:noProof/>
                <w:webHidden/>
              </w:rPr>
              <w:fldChar w:fldCharType="begin"/>
            </w:r>
            <w:r w:rsidR="0037195D">
              <w:rPr>
                <w:noProof/>
                <w:webHidden/>
              </w:rPr>
              <w:instrText xml:space="preserve"> PAGEREF _Toc492545463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ACBD06C" w14:textId="686DF47A" w:rsidR="0037195D" w:rsidRDefault="00DB1B16">
          <w:pPr>
            <w:pStyle w:val="24"/>
            <w:tabs>
              <w:tab w:val="right" w:leader="dot" w:pos="8302"/>
            </w:tabs>
            <w:ind w:left="480"/>
            <w:rPr>
              <w:rFonts w:asciiTheme="minorHAnsi" w:cstheme="minorBidi"/>
              <w:noProof/>
              <w:kern w:val="2"/>
              <w:sz w:val="21"/>
              <w:szCs w:val="22"/>
            </w:rPr>
          </w:pPr>
          <w:hyperlink w:anchor="_Toc492545464" w:history="1">
            <w:r w:rsidR="0037195D" w:rsidRPr="00BE2833">
              <w:rPr>
                <w:rStyle w:val="af"/>
                <w:noProof/>
              </w:rPr>
              <w:t>4.2 类图设计</w:t>
            </w:r>
            <w:r w:rsidR="0037195D">
              <w:rPr>
                <w:noProof/>
                <w:webHidden/>
              </w:rPr>
              <w:tab/>
            </w:r>
            <w:r w:rsidR="0037195D">
              <w:rPr>
                <w:noProof/>
                <w:webHidden/>
              </w:rPr>
              <w:fldChar w:fldCharType="begin"/>
            </w:r>
            <w:r w:rsidR="0037195D">
              <w:rPr>
                <w:noProof/>
                <w:webHidden/>
              </w:rPr>
              <w:instrText xml:space="preserve"> PAGEREF _Toc492545464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8078EE3" w14:textId="4C9BFC6B" w:rsidR="0037195D" w:rsidRDefault="00DB1B16">
          <w:pPr>
            <w:pStyle w:val="24"/>
            <w:tabs>
              <w:tab w:val="right" w:leader="dot" w:pos="8302"/>
            </w:tabs>
            <w:ind w:left="480"/>
            <w:rPr>
              <w:rFonts w:asciiTheme="minorHAnsi" w:cstheme="minorBidi"/>
              <w:noProof/>
              <w:kern w:val="2"/>
              <w:sz w:val="21"/>
              <w:szCs w:val="22"/>
            </w:rPr>
          </w:pPr>
          <w:hyperlink w:anchor="_Toc492545465" w:history="1">
            <w:r w:rsidR="0037195D" w:rsidRPr="00BE2833">
              <w:rPr>
                <w:rStyle w:val="af"/>
                <w:noProof/>
              </w:rPr>
              <w:t>4.3 关键流程设计</w:t>
            </w:r>
            <w:r w:rsidR="0037195D">
              <w:rPr>
                <w:noProof/>
                <w:webHidden/>
              </w:rPr>
              <w:tab/>
            </w:r>
            <w:r w:rsidR="0037195D">
              <w:rPr>
                <w:noProof/>
                <w:webHidden/>
              </w:rPr>
              <w:fldChar w:fldCharType="begin"/>
            </w:r>
            <w:r w:rsidR="0037195D">
              <w:rPr>
                <w:noProof/>
                <w:webHidden/>
              </w:rPr>
              <w:instrText xml:space="preserve"> PAGEREF _Toc492545465 \h </w:instrText>
            </w:r>
            <w:r w:rsidR="0037195D">
              <w:rPr>
                <w:noProof/>
                <w:webHidden/>
              </w:rPr>
            </w:r>
            <w:r w:rsidR="0037195D">
              <w:rPr>
                <w:noProof/>
                <w:webHidden/>
              </w:rPr>
              <w:fldChar w:fldCharType="separate"/>
            </w:r>
            <w:r w:rsidR="00F14047">
              <w:rPr>
                <w:noProof/>
                <w:webHidden/>
              </w:rPr>
              <w:t>19</w:t>
            </w:r>
            <w:r w:rsidR="0037195D">
              <w:rPr>
                <w:noProof/>
                <w:webHidden/>
              </w:rPr>
              <w:fldChar w:fldCharType="end"/>
            </w:r>
          </w:hyperlink>
        </w:p>
        <w:p w14:paraId="75015129" w14:textId="12FBDF2E" w:rsidR="0037195D" w:rsidRDefault="00DB1B16">
          <w:pPr>
            <w:pStyle w:val="33"/>
            <w:tabs>
              <w:tab w:val="right" w:leader="dot" w:pos="8302"/>
            </w:tabs>
            <w:ind w:left="960"/>
            <w:rPr>
              <w:rFonts w:asciiTheme="minorHAnsi" w:cstheme="minorBidi"/>
              <w:noProof/>
              <w:kern w:val="2"/>
              <w:sz w:val="21"/>
              <w:szCs w:val="22"/>
            </w:rPr>
          </w:pPr>
          <w:hyperlink w:anchor="_Toc492545466" w:history="1">
            <w:r w:rsidR="0037195D" w:rsidRPr="00BE2833">
              <w:rPr>
                <w:rStyle w:val="af"/>
                <w:noProof/>
              </w:rPr>
              <w:t>4.3.1 系统总流程设计</w:t>
            </w:r>
            <w:r w:rsidR="0037195D">
              <w:rPr>
                <w:noProof/>
                <w:webHidden/>
              </w:rPr>
              <w:tab/>
            </w:r>
            <w:r w:rsidR="0037195D">
              <w:rPr>
                <w:noProof/>
                <w:webHidden/>
              </w:rPr>
              <w:fldChar w:fldCharType="begin"/>
            </w:r>
            <w:r w:rsidR="0037195D">
              <w:rPr>
                <w:noProof/>
                <w:webHidden/>
              </w:rPr>
              <w:instrText xml:space="preserve"> PAGEREF _Toc492545466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4E9382A9" w14:textId="1549FC12" w:rsidR="0037195D" w:rsidRDefault="00DB1B16">
          <w:pPr>
            <w:pStyle w:val="33"/>
            <w:tabs>
              <w:tab w:val="right" w:leader="dot" w:pos="8302"/>
            </w:tabs>
            <w:ind w:left="960"/>
            <w:rPr>
              <w:rFonts w:asciiTheme="minorHAnsi" w:cstheme="minorBidi"/>
              <w:noProof/>
              <w:kern w:val="2"/>
              <w:sz w:val="21"/>
              <w:szCs w:val="22"/>
            </w:rPr>
          </w:pPr>
          <w:hyperlink w:anchor="_Toc492545467" w:history="1">
            <w:r w:rsidR="0037195D" w:rsidRPr="00BE2833">
              <w:rPr>
                <w:rStyle w:val="af"/>
                <w:noProof/>
              </w:rPr>
              <w:t>4.3.2 持久会话管理流程设计</w:t>
            </w:r>
            <w:r w:rsidR="0037195D">
              <w:rPr>
                <w:noProof/>
                <w:webHidden/>
              </w:rPr>
              <w:tab/>
            </w:r>
            <w:r w:rsidR="0037195D">
              <w:rPr>
                <w:noProof/>
                <w:webHidden/>
              </w:rPr>
              <w:fldChar w:fldCharType="begin"/>
            </w:r>
            <w:r w:rsidR="0037195D">
              <w:rPr>
                <w:noProof/>
                <w:webHidden/>
              </w:rPr>
              <w:instrText xml:space="preserve"> PAGEREF _Toc492545467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0C087579" w14:textId="146AA3ED" w:rsidR="0037195D" w:rsidRDefault="00DB1B16">
          <w:pPr>
            <w:pStyle w:val="33"/>
            <w:tabs>
              <w:tab w:val="right" w:leader="dot" w:pos="8302"/>
            </w:tabs>
            <w:ind w:left="960"/>
            <w:rPr>
              <w:rFonts w:asciiTheme="minorHAnsi" w:cstheme="minorBidi"/>
              <w:noProof/>
              <w:kern w:val="2"/>
              <w:sz w:val="21"/>
              <w:szCs w:val="22"/>
            </w:rPr>
          </w:pPr>
          <w:hyperlink w:anchor="_Toc492545468" w:history="1">
            <w:r w:rsidR="0037195D" w:rsidRPr="00BE2833">
              <w:rPr>
                <w:rStyle w:val="af"/>
                <w:noProof/>
              </w:rPr>
              <w:t>4.3.3 大文件传输流程设计</w:t>
            </w:r>
            <w:r w:rsidR="0037195D">
              <w:rPr>
                <w:noProof/>
                <w:webHidden/>
              </w:rPr>
              <w:tab/>
            </w:r>
            <w:r w:rsidR="0037195D">
              <w:rPr>
                <w:noProof/>
                <w:webHidden/>
              </w:rPr>
              <w:fldChar w:fldCharType="begin"/>
            </w:r>
            <w:r w:rsidR="0037195D">
              <w:rPr>
                <w:noProof/>
                <w:webHidden/>
              </w:rPr>
              <w:instrText xml:space="preserve"> PAGEREF _Toc492545468 \h </w:instrText>
            </w:r>
            <w:r w:rsidR="0037195D">
              <w:rPr>
                <w:noProof/>
                <w:webHidden/>
              </w:rPr>
            </w:r>
            <w:r w:rsidR="0037195D">
              <w:rPr>
                <w:noProof/>
                <w:webHidden/>
              </w:rPr>
              <w:fldChar w:fldCharType="separate"/>
            </w:r>
            <w:r w:rsidR="00F14047">
              <w:rPr>
                <w:noProof/>
                <w:webHidden/>
              </w:rPr>
              <w:t>22</w:t>
            </w:r>
            <w:r w:rsidR="0037195D">
              <w:rPr>
                <w:noProof/>
                <w:webHidden/>
              </w:rPr>
              <w:fldChar w:fldCharType="end"/>
            </w:r>
          </w:hyperlink>
        </w:p>
        <w:p w14:paraId="3B8F61E6" w14:textId="06E9C0A6" w:rsidR="0037195D" w:rsidRDefault="00DB1B16">
          <w:pPr>
            <w:pStyle w:val="33"/>
            <w:tabs>
              <w:tab w:val="right" w:leader="dot" w:pos="8302"/>
            </w:tabs>
            <w:ind w:left="960"/>
            <w:rPr>
              <w:rFonts w:asciiTheme="minorHAnsi" w:cstheme="minorBidi"/>
              <w:noProof/>
              <w:kern w:val="2"/>
              <w:sz w:val="21"/>
              <w:szCs w:val="22"/>
            </w:rPr>
          </w:pPr>
          <w:hyperlink w:anchor="_Toc492545469" w:history="1">
            <w:r w:rsidR="0037195D" w:rsidRPr="00BE2833">
              <w:rPr>
                <w:rStyle w:val="af"/>
                <w:noProof/>
              </w:rPr>
              <w:t>4.3.4 本地缓存流程设计</w:t>
            </w:r>
            <w:r w:rsidR="0037195D">
              <w:rPr>
                <w:noProof/>
                <w:webHidden/>
              </w:rPr>
              <w:tab/>
            </w:r>
            <w:r w:rsidR="0037195D">
              <w:rPr>
                <w:noProof/>
                <w:webHidden/>
              </w:rPr>
              <w:fldChar w:fldCharType="begin"/>
            </w:r>
            <w:r w:rsidR="0037195D">
              <w:rPr>
                <w:noProof/>
                <w:webHidden/>
              </w:rPr>
              <w:instrText xml:space="preserve"> PAGEREF _Toc492545469 \h </w:instrText>
            </w:r>
            <w:r w:rsidR="0037195D">
              <w:rPr>
                <w:noProof/>
                <w:webHidden/>
              </w:rPr>
            </w:r>
            <w:r w:rsidR="0037195D">
              <w:rPr>
                <w:noProof/>
                <w:webHidden/>
              </w:rPr>
              <w:fldChar w:fldCharType="separate"/>
            </w:r>
            <w:r w:rsidR="00F14047">
              <w:rPr>
                <w:noProof/>
                <w:webHidden/>
              </w:rPr>
              <w:t>23</w:t>
            </w:r>
            <w:r w:rsidR="0037195D">
              <w:rPr>
                <w:noProof/>
                <w:webHidden/>
              </w:rPr>
              <w:fldChar w:fldCharType="end"/>
            </w:r>
          </w:hyperlink>
        </w:p>
        <w:p w14:paraId="06AB7E37" w14:textId="4E5AB544" w:rsidR="0037195D" w:rsidRDefault="00DB1B16">
          <w:pPr>
            <w:pStyle w:val="33"/>
            <w:tabs>
              <w:tab w:val="right" w:leader="dot" w:pos="8302"/>
            </w:tabs>
            <w:ind w:left="960"/>
            <w:rPr>
              <w:rFonts w:asciiTheme="minorHAnsi" w:cstheme="minorBidi"/>
              <w:noProof/>
              <w:kern w:val="2"/>
              <w:sz w:val="21"/>
              <w:szCs w:val="22"/>
            </w:rPr>
          </w:pPr>
          <w:hyperlink w:anchor="_Toc492545470" w:history="1">
            <w:r w:rsidR="0037195D" w:rsidRPr="00BE2833">
              <w:rPr>
                <w:rStyle w:val="af"/>
                <w:noProof/>
              </w:rPr>
              <w:t>4.3.5 多应用适配流程设计</w:t>
            </w:r>
            <w:r w:rsidR="0037195D">
              <w:rPr>
                <w:noProof/>
                <w:webHidden/>
              </w:rPr>
              <w:tab/>
            </w:r>
            <w:r w:rsidR="0037195D">
              <w:rPr>
                <w:noProof/>
                <w:webHidden/>
              </w:rPr>
              <w:fldChar w:fldCharType="begin"/>
            </w:r>
            <w:r w:rsidR="0037195D">
              <w:rPr>
                <w:noProof/>
                <w:webHidden/>
              </w:rPr>
              <w:instrText xml:space="preserve"> PAGEREF _Toc492545470 \h </w:instrText>
            </w:r>
            <w:r w:rsidR="0037195D">
              <w:rPr>
                <w:noProof/>
                <w:webHidden/>
              </w:rPr>
            </w:r>
            <w:r w:rsidR="0037195D">
              <w:rPr>
                <w:noProof/>
                <w:webHidden/>
              </w:rPr>
              <w:fldChar w:fldCharType="separate"/>
            </w:r>
            <w:r w:rsidR="00F14047">
              <w:rPr>
                <w:noProof/>
                <w:webHidden/>
              </w:rPr>
              <w:t>24</w:t>
            </w:r>
            <w:r w:rsidR="0037195D">
              <w:rPr>
                <w:noProof/>
                <w:webHidden/>
              </w:rPr>
              <w:fldChar w:fldCharType="end"/>
            </w:r>
          </w:hyperlink>
        </w:p>
        <w:p w14:paraId="7C15A64B" w14:textId="63FB1A81" w:rsidR="0037195D" w:rsidRDefault="00DB1B16">
          <w:pPr>
            <w:pStyle w:val="24"/>
            <w:tabs>
              <w:tab w:val="right" w:leader="dot" w:pos="8302"/>
            </w:tabs>
            <w:ind w:left="480"/>
            <w:rPr>
              <w:rFonts w:asciiTheme="minorHAnsi" w:cstheme="minorBidi"/>
              <w:noProof/>
              <w:kern w:val="2"/>
              <w:sz w:val="21"/>
              <w:szCs w:val="22"/>
            </w:rPr>
          </w:pPr>
          <w:hyperlink w:anchor="_Toc492545478" w:history="1">
            <w:r w:rsidR="0037195D" w:rsidRPr="00BE2833">
              <w:rPr>
                <w:rStyle w:val="af"/>
                <w:noProof/>
              </w:rPr>
              <w:t>4.4数据库设计</w:t>
            </w:r>
            <w:r w:rsidR="0037195D">
              <w:rPr>
                <w:noProof/>
                <w:webHidden/>
              </w:rPr>
              <w:tab/>
            </w:r>
            <w:r w:rsidR="0037195D">
              <w:rPr>
                <w:noProof/>
                <w:webHidden/>
              </w:rPr>
              <w:fldChar w:fldCharType="begin"/>
            </w:r>
            <w:r w:rsidR="0037195D">
              <w:rPr>
                <w:noProof/>
                <w:webHidden/>
              </w:rPr>
              <w:instrText xml:space="preserve"> PAGEREF _Toc492545478 \h </w:instrText>
            </w:r>
            <w:r w:rsidR="0037195D">
              <w:rPr>
                <w:noProof/>
                <w:webHidden/>
              </w:rPr>
            </w:r>
            <w:r w:rsidR="0037195D">
              <w:rPr>
                <w:noProof/>
                <w:webHidden/>
              </w:rPr>
              <w:fldChar w:fldCharType="separate"/>
            </w:r>
            <w:r w:rsidR="00F14047">
              <w:rPr>
                <w:noProof/>
                <w:webHidden/>
              </w:rPr>
              <w:t>25</w:t>
            </w:r>
            <w:r w:rsidR="0037195D">
              <w:rPr>
                <w:noProof/>
                <w:webHidden/>
              </w:rPr>
              <w:fldChar w:fldCharType="end"/>
            </w:r>
          </w:hyperlink>
        </w:p>
        <w:p w14:paraId="659992CA" w14:textId="091F1BDD" w:rsidR="0037195D" w:rsidRDefault="00DB1B16">
          <w:pPr>
            <w:pStyle w:val="24"/>
            <w:tabs>
              <w:tab w:val="right" w:leader="dot" w:pos="8302"/>
            </w:tabs>
            <w:ind w:left="480"/>
            <w:rPr>
              <w:rFonts w:asciiTheme="minorHAnsi" w:cstheme="minorBidi"/>
              <w:noProof/>
              <w:kern w:val="2"/>
              <w:sz w:val="21"/>
              <w:szCs w:val="22"/>
            </w:rPr>
          </w:pPr>
          <w:hyperlink w:anchor="_Toc492545479" w:history="1">
            <w:r w:rsidR="0037195D" w:rsidRPr="00BE2833">
              <w:rPr>
                <w:rStyle w:val="af"/>
                <w:noProof/>
              </w:rPr>
              <w:t>4.5核心接口设计</w:t>
            </w:r>
            <w:r w:rsidR="0037195D">
              <w:rPr>
                <w:noProof/>
                <w:webHidden/>
              </w:rPr>
              <w:tab/>
            </w:r>
            <w:r w:rsidR="0037195D">
              <w:rPr>
                <w:noProof/>
                <w:webHidden/>
              </w:rPr>
              <w:fldChar w:fldCharType="begin"/>
            </w:r>
            <w:r w:rsidR="0037195D">
              <w:rPr>
                <w:noProof/>
                <w:webHidden/>
              </w:rPr>
              <w:instrText xml:space="preserve"> PAGEREF _Toc492545479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4FA13FD9" w14:textId="0BEB5921" w:rsidR="0037195D" w:rsidRDefault="00DB1B16">
          <w:pPr>
            <w:pStyle w:val="33"/>
            <w:tabs>
              <w:tab w:val="right" w:leader="dot" w:pos="8302"/>
            </w:tabs>
            <w:ind w:left="960"/>
            <w:rPr>
              <w:rFonts w:asciiTheme="minorHAnsi" w:cstheme="minorBidi"/>
              <w:noProof/>
              <w:kern w:val="2"/>
              <w:sz w:val="21"/>
              <w:szCs w:val="22"/>
            </w:rPr>
          </w:pPr>
          <w:hyperlink w:anchor="_Toc492545480" w:history="1">
            <w:r w:rsidR="0037195D" w:rsidRPr="00BE2833">
              <w:rPr>
                <w:rStyle w:val="af"/>
                <w:noProof/>
              </w:rPr>
              <w:t>4.5.1 持久会话管理接口设计</w:t>
            </w:r>
            <w:r w:rsidR="0037195D">
              <w:rPr>
                <w:noProof/>
                <w:webHidden/>
              </w:rPr>
              <w:tab/>
            </w:r>
            <w:r w:rsidR="0037195D">
              <w:rPr>
                <w:noProof/>
                <w:webHidden/>
              </w:rPr>
              <w:fldChar w:fldCharType="begin"/>
            </w:r>
            <w:r w:rsidR="0037195D">
              <w:rPr>
                <w:noProof/>
                <w:webHidden/>
              </w:rPr>
              <w:instrText xml:space="preserve"> PAGEREF _Toc492545480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781B5A52" w14:textId="133E5080" w:rsidR="0037195D" w:rsidRDefault="00DB1B16">
          <w:pPr>
            <w:pStyle w:val="33"/>
            <w:tabs>
              <w:tab w:val="right" w:leader="dot" w:pos="8302"/>
            </w:tabs>
            <w:ind w:left="960"/>
            <w:rPr>
              <w:rFonts w:asciiTheme="minorHAnsi" w:cstheme="minorBidi"/>
              <w:noProof/>
              <w:kern w:val="2"/>
              <w:sz w:val="21"/>
              <w:szCs w:val="22"/>
            </w:rPr>
          </w:pPr>
          <w:hyperlink w:anchor="_Toc492545481" w:history="1">
            <w:r w:rsidR="0037195D" w:rsidRPr="00BE2833">
              <w:rPr>
                <w:rStyle w:val="af"/>
                <w:noProof/>
              </w:rPr>
              <w:t>4.5.2 大文件上传接口设计</w:t>
            </w:r>
            <w:r w:rsidR="0037195D">
              <w:rPr>
                <w:noProof/>
                <w:webHidden/>
              </w:rPr>
              <w:tab/>
            </w:r>
            <w:r w:rsidR="0037195D">
              <w:rPr>
                <w:noProof/>
                <w:webHidden/>
              </w:rPr>
              <w:fldChar w:fldCharType="begin"/>
            </w:r>
            <w:r w:rsidR="0037195D">
              <w:rPr>
                <w:noProof/>
                <w:webHidden/>
              </w:rPr>
              <w:instrText xml:space="preserve"> PAGEREF _Toc492545481 \h </w:instrText>
            </w:r>
            <w:r w:rsidR="0037195D">
              <w:rPr>
                <w:noProof/>
                <w:webHidden/>
              </w:rPr>
            </w:r>
            <w:r w:rsidR="0037195D">
              <w:rPr>
                <w:noProof/>
                <w:webHidden/>
              </w:rPr>
              <w:fldChar w:fldCharType="separate"/>
            </w:r>
            <w:r w:rsidR="00F14047">
              <w:rPr>
                <w:noProof/>
                <w:webHidden/>
              </w:rPr>
              <w:t>28</w:t>
            </w:r>
            <w:r w:rsidR="0037195D">
              <w:rPr>
                <w:noProof/>
                <w:webHidden/>
              </w:rPr>
              <w:fldChar w:fldCharType="end"/>
            </w:r>
          </w:hyperlink>
        </w:p>
        <w:p w14:paraId="4C64EA9C" w14:textId="7E32751A" w:rsidR="0037195D" w:rsidRDefault="00DB1B16">
          <w:pPr>
            <w:pStyle w:val="33"/>
            <w:tabs>
              <w:tab w:val="right" w:leader="dot" w:pos="8302"/>
            </w:tabs>
            <w:ind w:left="960"/>
            <w:rPr>
              <w:rFonts w:asciiTheme="minorHAnsi" w:cstheme="minorBidi"/>
              <w:noProof/>
              <w:kern w:val="2"/>
              <w:sz w:val="21"/>
              <w:szCs w:val="22"/>
            </w:rPr>
          </w:pPr>
          <w:hyperlink w:anchor="_Toc492545482" w:history="1">
            <w:r w:rsidR="0037195D" w:rsidRPr="00BE2833">
              <w:rPr>
                <w:rStyle w:val="af"/>
                <w:noProof/>
              </w:rPr>
              <w:t>4.5.3 本地缓存接口设计</w:t>
            </w:r>
            <w:r w:rsidR="0037195D">
              <w:rPr>
                <w:noProof/>
                <w:webHidden/>
              </w:rPr>
              <w:tab/>
            </w:r>
            <w:r w:rsidR="0037195D">
              <w:rPr>
                <w:noProof/>
                <w:webHidden/>
              </w:rPr>
              <w:fldChar w:fldCharType="begin"/>
            </w:r>
            <w:r w:rsidR="0037195D">
              <w:rPr>
                <w:noProof/>
                <w:webHidden/>
              </w:rPr>
              <w:instrText xml:space="preserve"> PAGEREF _Toc492545482 \h </w:instrText>
            </w:r>
            <w:r w:rsidR="0037195D">
              <w:rPr>
                <w:noProof/>
                <w:webHidden/>
              </w:rPr>
            </w:r>
            <w:r w:rsidR="0037195D">
              <w:rPr>
                <w:noProof/>
                <w:webHidden/>
              </w:rPr>
              <w:fldChar w:fldCharType="separate"/>
            </w:r>
            <w:r w:rsidR="00F14047">
              <w:rPr>
                <w:noProof/>
                <w:webHidden/>
              </w:rPr>
              <w:t>30</w:t>
            </w:r>
            <w:r w:rsidR="0037195D">
              <w:rPr>
                <w:noProof/>
                <w:webHidden/>
              </w:rPr>
              <w:fldChar w:fldCharType="end"/>
            </w:r>
          </w:hyperlink>
        </w:p>
        <w:p w14:paraId="56892F06" w14:textId="115A3618" w:rsidR="0037195D" w:rsidRDefault="00DB1B16">
          <w:pPr>
            <w:pStyle w:val="33"/>
            <w:tabs>
              <w:tab w:val="right" w:leader="dot" w:pos="8302"/>
            </w:tabs>
            <w:ind w:left="960"/>
            <w:rPr>
              <w:rFonts w:asciiTheme="minorHAnsi" w:cstheme="minorBidi"/>
              <w:noProof/>
              <w:kern w:val="2"/>
              <w:sz w:val="21"/>
              <w:szCs w:val="22"/>
            </w:rPr>
          </w:pPr>
          <w:hyperlink w:anchor="_Toc492545483" w:history="1">
            <w:r w:rsidR="0037195D" w:rsidRPr="00BE2833">
              <w:rPr>
                <w:rStyle w:val="af"/>
                <w:noProof/>
              </w:rPr>
              <w:t>4.5.4 多应用适配接口设计</w:t>
            </w:r>
            <w:r w:rsidR="0037195D">
              <w:rPr>
                <w:noProof/>
                <w:webHidden/>
              </w:rPr>
              <w:tab/>
            </w:r>
            <w:r w:rsidR="0037195D">
              <w:rPr>
                <w:noProof/>
                <w:webHidden/>
              </w:rPr>
              <w:fldChar w:fldCharType="begin"/>
            </w:r>
            <w:r w:rsidR="0037195D">
              <w:rPr>
                <w:noProof/>
                <w:webHidden/>
              </w:rPr>
              <w:instrText xml:space="preserve"> PAGEREF _Toc492545483 \h </w:instrText>
            </w:r>
            <w:r w:rsidR="0037195D">
              <w:rPr>
                <w:noProof/>
                <w:webHidden/>
              </w:rPr>
            </w:r>
            <w:r w:rsidR="0037195D">
              <w:rPr>
                <w:noProof/>
                <w:webHidden/>
              </w:rPr>
              <w:fldChar w:fldCharType="separate"/>
            </w:r>
            <w:r w:rsidR="00F14047">
              <w:rPr>
                <w:noProof/>
                <w:webHidden/>
              </w:rPr>
              <w:t>31</w:t>
            </w:r>
            <w:r w:rsidR="0037195D">
              <w:rPr>
                <w:noProof/>
                <w:webHidden/>
              </w:rPr>
              <w:fldChar w:fldCharType="end"/>
            </w:r>
          </w:hyperlink>
        </w:p>
        <w:p w14:paraId="67DDD68A" w14:textId="610B3A0A" w:rsidR="0037195D" w:rsidRDefault="00DB1B16">
          <w:pPr>
            <w:pStyle w:val="11"/>
            <w:rPr>
              <w:rFonts w:asciiTheme="minorHAnsi" w:cstheme="minorBidi"/>
              <w:noProof/>
              <w:kern w:val="2"/>
              <w:sz w:val="21"/>
              <w:szCs w:val="22"/>
            </w:rPr>
          </w:pPr>
          <w:hyperlink w:anchor="_Toc492545484" w:history="1">
            <w:r w:rsidR="0037195D" w:rsidRPr="00BE2833">
              <w:rPr>
                <w:rStyle w:val="af"/>
                <w:rFonts w:ascii="Times New Roman" w:hAnsi="Times New Roman"/>
                <w:noProof/>
              </w:rPr>
              <w:t>第五章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云备份中间件系统优化实现</w:t>
            </w:r>
            <w:r w:rsidR="0037195D">
              <w:rPr>
                <w:noProof/>
                <w:webHidden/>
              </w:rPr>
              <w:tab/>
            </w:r>
            <w:r w:rsidR="0037195D">
              <w:rPr>
                <w:noProof/>
                <w:webHidden/>
              </w:rPr>
              <w:fldChar w:fldCharType="begin"/>
            </w:r>
            <w:r w:rsidR="0037195D">
              <w:rPr>
                <w:noProof/>
                <w:webHidden/>
              </w:rPr>
              <w:instrText xml:space="preserve"> PAGEREF _Toc492545484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447C5269" w14:textId="537583E3" w:rsidR="0037195D" w:rsidRDefault="00DB1B16">
          <w:pPr>
            <w:pStyle w:val="24"/>
            <w:tabs>
              <w:tab w:val="right" w:leader="dot" w:pos="8302"/>
            </w:tabs>
            <w:ind w:left="480"/>
            <w:rPr>
              <w:rFonts w:asciiTheme="minorHAnsi" w:cstheme="minorBidi"/>
              <w:noProof/>
              <w:kern w:val="2"/>
              <w:sz w:val="21"/>
              <w:szCs w:val="22"/>
            </w:rPr>
          </w:pPr>
          <w:hyperlink w:anchor="_Toc492545485" w:history="1">
            <w:r w:rsidR="0037195D" w:rsidRPr="00BE2833">
              <w:rPr>
                <w:rStyle w:val="af"/>
                <w:noProof/>
              </w:rPr>
              <w:t>5.1 开发环境</w:t>
            </w:r>
            <w:r w:rsidR="0037195D">
              <w:rPr>
                <w:noProof/>
                <w:webHidden/>
              </w:rPr>
              <w:tab/>
            </w:r>
            <w:r w:rsidR="0037195D">
              <w:rPr>
                <w:noProof/>
                <w:webHidden/>
              </w:rPr>
              <w:fldChar w:fldCharType="begin"/>
            </w:r>
            <w:r w:rsidR="0037195D">
              <w:rPr>
                <w:noProof/>
                <w:webHidden/>
              </w:rPr>
              <w:instrText xml:space="preserve"> PAGEREF _Toc492545485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70725DA8" w14:textId="74929413" w:rsidR="0037195D" w:rsidRDefault="00DB1B16">
          <w:pPr>
            <w:pStyle w:val="24"/>
            <w:tabs>
              <w:tab w:val="right" w:leader="dot" w:pos="8302"/>
            </w:tabs>
            <w:ind w:left="480"/>
            <w:rPr>
              <w:rFonts w:asciiTheme="minorHAnsi" w:cstheme="minorBidi"/>
              <w:noProof/>
              <w:kern w:val="2"/>
              <w:sz w:val="21"/>
              <w:szCs w:val="22"/>
            </w:rPr>
          </w:pPr>
          <w:hyperlink w:anchor="_Toc492545486" w:history="1">
            <w:r w:rsidR="0037195D" w:rsidRPr="00BE2833">
              <w:rPr>
                <w:rStyle w:val="af"/>
                <w:noProof/>
              </w:rPr>
              <w:t>5.2 关键技术实现</w:t>
            </w:r>
            <w:r w:rsidR="0037195D">
              <w:rPr>
                <w:noProof/>
                <w:webHidden/>
              </w:rPr>
              <w:tab/>
            </w:r>
            <w:r w:rsidR="0037195D">
              <w:rPr>
                <w:noProof/>
                <w:webHidden/>
              </w:rPr>
              <w:fldChar w:fldCharType="begin"/>
            </w:r>
            <w:r w:rsidR="0037195D">
              <w:rPr>
                <w:noProof/>
                <w:webHidden/>
              </w:rPr>
              <w:instrText xml:space="preserve"> PAGEREF _Toc492545486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6E7FFC3A" w14:textId="755A1B6E" w:rsidR="0037195D" w:rsidRDefault="00DB1B16">
          <w:pPr>
            <w:pStyle w:val="33"/>
            <w:tabs>
              <w:tab w:val="right" w:leader="dot" w:pos="8302"/>
            </w:tabs>
            <w:ind w:left="960"/>
            <w:rPr>
              <w:rFonts w:asciiTheme="minorHAnsi" w:cstheme="minorBidi"/>
              <w:noProof/>
              <w:kern w:val="2"/>
              <w:sz w:val="21"/>
              <w:szCs w:val="22"/>
            </w:rPr>
          </w:pPr>
          <w:hyperlink w:anchor="_Toc492545487" w:history="1">
            <w:r w:rsidR="0037195D" w:rsidRPr="00BE2833">
              <w:rPr>
                <w:rStyle w:val="af"/>
                <w:noProof/>
              </w:rPr>
              <w:t>5.2.1加密方式</w:t>
            </w:r>
            <w:r w:rsidR="0037195D">
              <w:rPr>
                <w:noProof/>
                <w:webHidden/>
              </w:rPr>
              <w:tab/>
            </w:r>
            <w:r w:rsidR="0037195D">
              <w:rPr>
                <w:noProof/>
                <w:webHidden/>
              </w:rPr>
              <w:fldChar w:fldCharType="begin"/>
            </w:r>
            <w:r w:rsidR="0037195D">
              <w:rPr>
                <w:noProof/>
                <w:webHidden/>
              </w:rPr>
              <w:instrText xml:space="preserve"> PAGEREF _Toc492545487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3EFC2333" w14:textId="237AC075" w:rsidR="0037195D" w:rsidRDefault="00DB1B16">
          <w:pPr>
            <w:pStyle w:val="33"/>
            <w:tabs>
              <w:tab w:val="right" w:leader="dot" w:pos="8302"/>
            </w:tabs>
            <w:ind w:left="960"/>
            <w:rPr>
              <w:rFonts w:asciiTheme="minorHAnsi" w:cstheme="minorBidi"/>
              <w:noProof/>
              <w:kern w:val="2"/>
              <w:sz w:val="21"/>
              <w:szCs w:val="22"/>
            </w:rPr>
          </w:pPr>
          <w:hyperlink w:anchor="_Toc492545488" w:history="1">
            <w:r w:rsidR="0037195D" w:rsidRPr="00BE2833">
              <w:rPr>
                <w:rStyle w:val="af"/>
                <w:noProof/>
              </w:rPr>
              <w:t>5.2.2中间件授权代理</w:t>
            </w:r>
            <w:r w:rsidR="0037195D">
              <w:rPr>
                <w:noProof/>
                <w:webHidden/>
              </w:rPr>
              <w:tab/>
            </w:r>
            <w:r w:rsidR="0037195D">
              <w:rPr>
                <w:noProof/>
                <w:webHidden/>
              </w:rPr>
              <w:fldChar w:fldCharType="begin"/>
            </w:r>
            <w:r w:rsidR="0037195D">
              <w:rPr>
                <w:noProof/>
                <w:webHidden/>
              </w:rPr>
              <w:instrText xml:space="preserve"> PAGEREF _Toc492545488 \h </w:instrText>
            </w:r>
            <w:r w:rsidR="0037195D">
              <w:rPr>
                <w:noProof/>
                <w:webHidden/>
              </w:rPr>
            </w:r>
            <w:r w:rsidR="0037195D">
              <w:rPr>
                <w:noProof/>
                <w:webHidden/>
              </w:rPr>
              <w:fldChar w:fldCharType="separate"/>
            </w:r>
            <w:r w:rsidR="00F14047">
              <w:rPr>
                <w:noProof/>
                <w:webHidden/>
              </w:rPr>
              <w:t>33</w:t>
            </w:r>
            <w:r w:rsidR="0037195D">
              <w:rPr>
                <w:noProof/>
                <w:webHidden/>
              </w:rPr>
              <w:fldChar w:fldCharType="end"/>
            </w:r>
          </w:hyperlink>
        </w:p>
        <w:p w14:paraId="69DF252E" w14:textId="315D8C53" w:rsidR="0037195D" w:rsidRDefault="00DB1B16">
          <w:pPr>
            <w:pStyle w:val="33"/>
            <w:tabs>
              <w:tab w:val="right" w:leader="dot" w:pos="8302"/>
            </w:tabs>
            <w:ind w:left="960"/>
            <w:rPr>
              <w:rFonts w:asciiTheme="minorHAnsi" w:cstheme="minorBidi"/>
              <w:noProof/>
              <w:kern w:val="2"/>
              <w:sz w:val="21"/>
              <w:szCs w:val="22"/>
            </w:rPr>
          </w:pPr>
          <w:hyperlink w:anchor="_Toc492545489" w:history="1">
            <w:r w:rsidR="0037195D" w:rsidRPr="00BE2833">
              <w:rPr>
                <w:rStyle w:val="af"/>
                <w:noProof/>
              </w:rPr>
              <w:t>5.2.3大文件上传</w:t>
            </w:r>
            <w:r w:rsidR="0037195D">
              <w:rPr>
                <w:noProof/>
                <w:webHidden/>
              </w:rPr>
              <w:tab/>
            </w:r>
            <w:r w:rsidR="0037195D">
              <w:rPr>
                <w:noProof/>
                <w:webHidden/>
              </w:rPr>
              <w:fldChar w:fldCharType="begin"/>
            </w:r>
            <w:r w:rsidR="0037195D">
              <w:rPr>
                <w:noProof/>
                <w:webHidden/>
              </w:rPr>
              <w:instrText xml:space="preserve"> PAGEREF _Toc492545489 \h </w:instrText>
            </w:r>
            <w:r w:rsidR="0037195D">
              <w:rPr>
                <w:noProof/>
                <w:webHidden/>
              </w:rPr>
            </w:r>
            <w:r w:rsidR="0037195D">
              <w:rPr>
                <w:noProof/>
                <w:webHidden/>
              </w:rPr>
              <w:fldChar w:fldCharType="separate"/>
            </w:r>
            <w:r w:rsidR="00F14047">
              <w:rPr>
                <w:noProof/>
                <w:webHidden/>
              </w:rPr>
              <w:t>34</w:t>
            </w:r>
            <w:r w:rsidR="0037195D">
              <w:rPr>
                <w:noProof/>
                <w:webHidden/>
              </w:rPr>
              <w:fldChar w:fldCharType="end"/>
            </w:r>
          </w:hyperlink>
        </w:p>
        <w:p w14:paraId="30A244C2" w14:textId="7A243D29" w:rsidR="0037195D" w:rsidRDefault="00DB1B16">
          <w:pPr>
            <w:pStyle w:val="33"/>
            <w:tabs>
              <w:tab w:val="right" w:leader="dot" w:pos="8302"/>
            </w:tabs>
            <w:ind w:left="960"/>
            <w:rPr>
              <w:rFonts w:asciiTheme="minorHAnsi" w:cstheme="minorBidi"/>
              <w:noProof/>
              <w:kern w:val="2"/>
              <w:sz w:val="21"/>
              <w:szCs w:val="22"/>
            </w:rPr>
          </w:pPr>
          <w:hyperlink w:anchor="_Toc492545490" w:history="1">
            <w:r w:rsidR="0037195D" w:rsidRPr="00BE2833">
              <w:rPr>
                <w:rStyle w:val="af"/>
                <w:noProof/>
              </w:rPr>
              <w:t>5.2.4本地缓存</w:t>
            </w:r>
            <w:r w:rsidR="0037195D">
              <w:rPr>
                <w:noProof/>
                <w:webHidden/>
              </w:rPr>
              <w:tab/>
            </w:r>
            <w:r w:rsidR="0037195D">
              <w:rPr>
                <w:noProof/>
                <w:webHidden/>
              </w:rPr>
              <w:fldChar w:fldCharType="begin"/>
            </w:r>
            <w:r w:rsidR="0037195D">
              <w:rPr>
                <w:noProof/>
                <w:webHidden/>
              </w:rPr>
              <w:instrText xml:space="preserve"> PAGEREF _Toc492545490 \h </w:instrText>
            </w:r>
            <w:r w:rsidR="0037195D">
              <w:rPr>
                <w:noProof/>
                <w:webHidden/>
              </w:rPr>
            </w:r>
            <w:r w:rsidR="0037195D">
              <w:rPr>
                <w:noProof/>
                <w:webHidden/>
              </w:rPr>
              <w:fldChar w:fldCharType="separate"/>
            </w:r>
            <w:r w:rsidR="00F14047">
              <w:rPr>
                <w:noProof/>
                <w:webHidden/>
              </w:rPr>
              <w:t>35</w:t>
            </w:r>
            <w:r w:rsidR="0037195D">
              <w:rPr>
                <w:noProof/>
                <w:webHidden/>
              </w:rPr>
              <w:fldChar w:fldCharType="end"/>
            </w:r>
          </w:hyperlink>
        </w:p>
        <w:p w14:paraId="5C34814B" w14:textId="6FFD897C" w:rsidR="0037195D" w:rsidRDefault="00DB1B16">
          <w:pPr>
            <w:pStyle w:val="33"/>
            <w:tabs>
              <w:tab w:val="right" w:leader="dot" w:pos="8302"/>
            </w:tabs>
            <w:ind w:left="960"/>
            <w:rPr>
              <w:rFonts w:asciiTheme="minorHAnsi" w:cstheme="minorBidi"/>
              <w:noProof/>
              <w:kern w:val="2"/>
              <w:sz w:val="21"/>
              <w:szCs w:val="22"/>
            </w:rPr>
          </w:pPr>
          <w:hyperlink w:anchor="_Toc492545491" w:history="1">
            <w:r w:rsidR="0037195D" w:rsidRPr="00BE2833">
              <w:rPr>
                <w:rStyle w:val="af"/>
                <w:noProof/>
              </w:rPr>
              <w:t>5.2.5 LRU替换策略</w:t>
            </w:r>
            <w:r w:rsidR="0037195D">
              <w:rPr>
                <w:noProof/>
                <w:webHidden/>
              </w:rPr>
              <w:tab/>
            </w:r>
            <w:r w:rsidR="0037195D">
              <w:rPr>
                <w:noProof/>
                <w:webHidden/>
              </w:rPr>
              <w:fldChar w:fldCharType="begin"/>
            </w:r>
            <w:r w:rsidR="0037195D">
              <w:rPr>
                <w:noProof/>
                <w:webHidden/>
              </w:rPr>
              <w:instrText xml:space="preserve"> PAGEREF _Toc492545491 \h </w:instrText>
            </w:r>
            <w:r w:rsidR="0037195D">
              <w:rPr>
                <w:noProof/>
                <w:webHidden/>
              </w:rPr>
            </w:r>
            <w:r w:rsidR="0037195D">
              <w:rPr>
                <w:noProof/>
                <w:webHidden/>
              </w:rPr>
              <w:fldChar w:fldCharType="separate"/>
            </w:r>
            <w:r w:rsidR="00F14047">
              <w:rPr>
                <w:noProof/>
                <w:webHidden/>
              </w:rPr>
              <w:t>36</w:t>
            </w:r>
            <w:r w:rsidR="0037195D">
              <w:rPr>
                <w:noProof/>
                <w:webHidden/>
              </w:rPr>
              <w:fldChar w:fldCharType="end"/>
            </w:r>
          </w:hyperlink>
        </w:p>
        <w:p w14:paraId="65510AA3" w14:textId="78A6BDC9" w:rsidR="0037195D" w:rsidRDefault="00DB1B16">
          <w:pPr>
            <w:pStyle w:val="33"/>
            <w:tabs>
              <w:tab w:val="right" w:leader="dot" w:pos="8302"/>
            </w:tabs>
            <w:ind w:left="960"/>
            <w:rPr>
              <w:rFonts w:asciiTheme="minorHAnsi" w:cstheme="minorBidi"/>
              <w:noProof/>
              <w:kern w:val="2"/>
              <w:sz w:val="21"/>
              <w:szCs w:val="22"/>
            </w:rPr>
          </w:pPr>
          <w:hyperlink w:anchor="_Toc492545492" w:history="1">
            <w:r w:rsidR="0037195D" w:rsidRPr="00BE2833">
              <w:rPr>
                <w:rStyle w:val="af"/>
                <w:noProof/>
              </w:rPr>
              <w:t>5.2.6 Firefox扩展</w:t>
            </w:r>
            <w:r w:rsidR="0037195D">
              <w:rPr>
                <w:noProof/>
                <w:webHidden/>
              </w:rPr>
              <w:tab/>
            </w:r>
            <w:r w:rsidR="0037195D">
              <w:rPr>
                <w:noProof/>
                <w:webHidden/>
              </w:rPr>
              <w:fldChar w:fldCharType="begin"/>
            </w:r>
            <w:r w:rsidR="0037195D">
              <w:rPr>
                <w:noProof/>
                <w:webHidden/>
              </w:rPr>
              <w:instrText xml:space="preserve"> PAGEREF _Toc492545492 \h </w:instrText>
            </w:r>
            <w:r w:rsidR="0037195D">
              <w:rPr>
                <w:noProof/>
                <w:webHidden/>
              </w:rPr>
            </w:r>
            <w:r w:rsidR="0037195D">
              <w:rPr>
                <w:noProof/>
                <w:webHidden/>
              </w:rPr>
              <w:fldChar w:fldCharType="separate"/>
            </w:r>
            <w:r w:rsidR="00F14047">
              <w:rPr>
                <w:noProof/>
                <w:webHidden/>
              </w:rPr>
              <w:t>37</w:t>
            </w:r>
            <w:r w:rsidR="0037195D">
              <w:rPr>
                <w:noProof/>
                <w:webHidden/>
              </w:rPr>
              <w:fldChar w:fldCharType="end"/>
            </w:r>
          </w:hyperlink>
        </w:p>
        <w:p w14:paraId="7111FABC" w14:textId="358E1E52" w:rsidR="0037195D" w:rsidRDefault="00DB1B16">
          <w:pPr>
            <w:pStyle w:val="33"/>
            <w:tabs>
              <w:tab w:val="right" w:leader="dot" w:pos="8302"/>
            </w:tabs>
            <w:ind w:left="960"/>
            <w:rPr>
              <w:rFonts w:asciiTheme="minorHAnsi" w:cstheme="minorBidi"/>
              <w:noProof/>
              <w:kern w:val="2"/>
              <w:sz w:val="21"/>
              <w:szCs w:val="22"/>
            </w:rPr>
          </w:pPr>
          <w:hyperlink w:anchor="_Toc492545493" w:history="1">
            <w:r w:rsidR="0037195D" w:rsidRPr="00BE2833">
              <w:rPr>
                <w:rStyle w:val="af"/>
                <w:noProof/>
              </w:rPr>
              <w:t>5.2.7 Java SDK</w:t>
            </w:r>
            <w:r w:rsidR="0037195D">
              <w:rPr>
                <w:noProof/>
                <w:webHidden/>
              </w:rPr>
              <w:tab/>
            </w:r>
            <w:r w:rsidR="0037195D">
              <w:rPr>
                <w:noProof/>
                <w:webHidden/>
              </w:rPr>
              <w:fldChar w:fldCharType="begin"/>
            </w:r>
            <w:r w:rsidR="0037195D">
              <w:rPr>
                <w:noProof/>
                <w:webHidden/>
              </w:rPr>
              <w:instrText xml:space="preserve"> PAGEREF _Toc492545493 \h </w:instrText>
            </w:r>
            <w:r w:rsidR="0037195D">
              <w:rPr>
                <w:noProof/>
                <w:webHidden/>
              </w:rPr>
            </w:r>
            <w:r w:rsidR="0037195D">
              <w:rPr>
                <w:noProof/>
                <w:webHidden/>
              </w:rPr>
              <w:fldChar w:fldCharType="separate"/>
            </w:r>
            <w:r w:rsidR="00F14047">
              <w:rPr>
                <w:noProof/>
                <w:webHidden/>
              </w:rPr>
              <w:t>40</w:t>
            </w:r>
            <w:r w:rsidR="0037195D">
              <w:rPr>
                <w:noProof/>
                <w:webHidden/>
              </w:rPr>
              <w:fldChar w:fldCharType="end"/>
            </w:r>
          </w:hyperlink>
        </w:p>
        <w:p w14:paraId="59CCF13C" w14:textId="07376E0E" w:rsidR="0037195D" w:rsidRDefault="00DB1B16">
          <w:pPr>
            <w:pStyle w:val="11"/>
            <w:rPr>
              <w:rFonts w:asciiTheme="minorHAnsi" w:cstheme="minorBidi"/>
              <w:noProof/>
              <w:kern w:val="2"/>
              <w:sz w:val="21"/>
              <w:szCs w:val="22"/>
            </w:rPr>
          </w:pPr>
          <w:hyperlink w:anchor="_Toc492545494" w:history="1">
            <w:r w:rsidR="0037195D" w:rsidRPr="00BE2833">
              <w:rPr>
                <w:rStyle w:val="af"/>
                <w:rFonts w:ascii="Times New Roman" w:hAnsi="Times New Roman"/>
                <w:noProof/>
              </w:rPr>
              <w:t>第六章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云备份中间件优化系统测试</w:t>
            </w:r>
            <w:r w:rsidR="0037195D">
              <w:rPr>
                <w:noProof/>
                <w:webHidden/>
              </w:rPr>
              <w:tab/>
            </w:r>
            <w:r w:rsidR="0037195D">
              <w:rPr>
                <w:noProof/>
                <w:webHidden/>
              </w:rPr>
              <w:fldChar w:fldCharType="begin"/>
            </w:r>
            <w:r w:rsidR="0037195D">
              <w:rPr>
                <w:noProof/>
                <w:webHidden/>
              </w:rPr>
              <w:instrText xml:space="preserve"> PAGEREF _Toc492545494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264F7D37" w14:textId="4A88BFDB" w:rsidR="0037195D" w:rsidRDefault="00DB1B16">
          <w:pPr>
            <w:pStyle w:val="24"/>
            <w:tabs>
              <w:tab w:val="right" w:leader="dot" w:pos="8302"/>
            </w:tabs>
            <w:ind w:left="480"/>
            <w:rPr>
              <w:rFonts w:asciiTheme="minorHAnsi" w:cstheme="minorBidi"/>
              <w:noProof/>
              <w:kern w:val="2"/>
              <w:sz w:val="21"/>
              <w:szCs w:val="22"/>
            </w:rPr>
          </w:pPr>
          <w:hyperlink w:anchor="_Toc492545495" w:history="1">
            <w:r w:rsidR="0037195D" w:rsidRPr="00BE2833">
              <w:rPr>
                <w:rStyle w:val="af"/>
                <w:noProof/>
              </w:rPr>
              <w:t>6.1 测试环境部署</w:t>
            </w:r>
            <w:r w:rsidR="0037195D">
              <w:rPr>
                <w:noProof/>
                <w:webHidden/>
              </w:rPr>
              <w:tab/>
            </w:r>
            <w:r w:rsidR="0037195D">
              <w:rPr>
                <w:noProof/>
                <w:webHidden/>
              </w:rPr>
              <w:fldChar w:fldCharType="begin"/>
            </w:r>
            <w:r w:rsidR="0037195D">
              <w:rPr>
                <w:noProof/>
                <w:webHidden/>
              </w:rPr>
              <w:instrText xml:space="preserve"> PAGEREF _Toc492545495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52836878" w14:textId="3CC9B87D" w:rsidR="0037195D" w:rsidRDefault="00DB1B16">
          <w:pPr>
            <w:pStyle w:val="24"/>
            <w:tabs>
              <w:tab w:val="right" w:leader="dot" w:pos="8302"/>
            </w:tabs>
            <w:ind w:left="480"/>
            <w:rPr>
              <w:rFonts w:asciiTheme="minorHAnsi" w:cstheme="minorBidi"/>
              <w:noProof/>
              <w:kern w:val="2"/>
              <w:sz w:val="21"/>
              <w:szCs w:val="22"/>
            </w:rPr>
          </w:pPr>
          <w:hyperlink w:anchor="_Toc492545496" w:history="1">
            <w:r w:rsidR="0037195D" w:rsidRPr="00BE2833">
              <w:rPr>
                <w:rStyle w:val="af"/>
                <w:noProof/>
              </w:rPr>
              <w:t>6.2 测试目标</w:t>
            </w:r>
            <w:r w:rsidR="0037195D">
              <w:rPr>
                <w:noProof/>
                <w:webHidden/>
              </w:rPr>
              <w:tab/>
            </w:r>
            <w:r w:rsidR="0037195D">
              <w:rPr>
                <w:noProof/>
                <w:webHidden/>
              </w:rPr>
              <w:fldChar w:fldCharType="begin"/>
            </w:r>
            <w:r w:rsidR="0037195D">
              <w:rPr>
                <w:noProof/>
                <w:webHidden/>
              </w:rPr>
              <w:instrText xml:space="preserve"> PAGEREF _Toc492545496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164B93FF" w14:textId="11AB272C" w:rsidR="0037195D" w:rsidRDefault="00DB1B16">
          <w:pPr>
            <w:pStyle w:val="24"/>
            <w:tabs>
              <w:tab w:val="right" w:leader="dot" w:pos="8302"/>
            </w:tabs>
            <w:ind w:left="480"/>
            <w:rPr>
              <w:rFonts w:asciiTheme="minorHAnsi" w:cstheme="minorBidi"/>
              <w:noProof/>
              <w:kern w:val="2"/>
              <w:sz w:val="21"/>
              <w:szCs w:val="22"/>
            </w:rPr>
          </w:pPr>
          <w:hyperlink w:anchor="_Toc492545497" w:history="1">
            <w:r w:rsidR="0037195D" w:rsidRPr="00BE2833">
              <w:rPr>
                <w:rStyle w:val="af"/>
                <w:noProof/>
              </w:rPr>
              <w:t>6.3 功能测试</w:t>
            </w:r>
            <w:r w:rsidR="0037195D">
              <w:rPr>
                <w:noProof/>
                <w:webHidden/>
              </w:rPr>
              <w:tab/>
            </w:r>
            <w:r w:rsidR="0037195D">
              <w:rPr>
                <w:noProof/>
                <w:webHidden/>
              </w:rPr>
              <w:fldChar w:fldCharType="begin"/>
            </w:r>
            <w:r w:rsidR="0037195D">
              <w:rPr>
                <w:noProof/>
                <w:webHidden/>
              </w:rPr>
              <w:instrText xml:space="preserve"> PAGEREF _Toc492545497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6C794D4A" w14:textId="22022375" w:rsidR="0037195D" w:rsidRDefault="00DB1B16">
          <w:pPr>
            <w:pStyle w:val="33"/>
            <w:tabs>
              <w:tab w:val="right" w:leader="dot" w:pos="8302"/>
            </w:tabs>
            <w:ind w:left="960"/>
            <w:rPr>
              <w:rFonts w:asciiTheme="minorHAnsi" w:cstheme="minorBidi"/>
              <w:noProof/>
              <w:kern w:val="2"/>
              <w:sz w:val="21"/>
              <w:szCs w:val="22"/>
            </w:rPr>
          </w:pPr>
          <w:hyperlink w:anchor="_Toc492545498" w:history="1">
            <w:r w:rsidR="0037195D" w:rsidRPr="00BE2833">
              <w:rPr>
                <w:rStyle w:val="af"/>
                <w:noProof/>
              </w:rPr>
              <w:t>6.3.1 持久会话管理功能测试</w:t>
            </w:r>
            <w:r w:rsidR="0037195D">
              <w:rPr>
                <w:noProof/>
                <w:webHidden/>
              </w:rPr>
              <w:tab/>
            </w:r>
            <w:r w:rsidR="0037195D">
              <w:rPr>
                <w:noProof/>
                <w:webHidden/>
              </w:rPr>
              <w:fldChar w:fldCharType="begin"/>
            </w:r>
            <w:r w:rsidR="0037195D">
              <w:rPr>
                <w:noProof/>
                <w:webHidden/>
              </w:rPr>
              <w:instrText xml:space="preserve"> PAGEREF _Toc492545498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0496FDCE" w14:textId="56DBD433" w:rsidR="0037195D" w:rsidRDefault="00DB1B16">
          <w:pPr>
            <w:pStyle w:val="33"/>
            <w:tabs>
              <w:tab w:val="right" w:leader="dot" w:pos="8302"/>
            </w:tabs>
            <w:ind w:left="960"/>
            <w:rPr>
              <w:rFonts w:asciiTheme="minorHAnsi" w:cstheme="minorBidi"/>
              <w:noProof/>
              <w:kern w:val="2"/>
              <w:sz w:val="21"/>
              <w:szCs w:val="22"/>
            </w:rPr>
          </w:pPr>
          <w:hyperlink w:anchor="_Toc492545499" w:history="1">
            <w:r w:rsidR="0037195D" w:rsidRPr="00BE2833">
              <w:rPr>
                <w:rStyle w:val="af"/>
                <w:noProof/>
              </w:rPr>
              <w:t>6.3.2 大文件上传功能测试</w:t>
            </w:r>
            <w:r w:rsidR="0037195D">
              <w:rPr>
                <w:noProof/>
                <w:webHidden/>
              </w:rPr>
              <w:tab/>
            </w:r>
            <w:r w:rsidR="0037195D">
              <w:rPr>
                <w:noProof/>
                <w:webHidden/>
              </w:rPr>
              <w:fldChar w:fldCharType="begin"/>
            </w:r>
            <w:r w:rsidR="0037195D">
              <w:rPr>
                <w:noProof/>
                <w:webHidden/>
              </w:rPr>
              <w:instrText xml:space="preserve"> PAGEREF _Toc492545499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2F938D4C" w14:textId="271059CE" w:rsidR="0037195D" w:rsidRDefault="00DB1B16">
          <w:pPr>
            <w:pStyle w:val="33"/>
            <w:tabs>
              <w:tab w:val="right" w:leader="dot" w:pos="8302"/>
            </w:tabs>
            <w:ind w:left="960"/>
            <w:rPr>
              <w:rFonts w:asciiTheme="minorHAnsi" w:cstheme="minorBidi"/>
              <w:noProof/>
              <w:kern w:val="2"/>
              <w:sz w:val="21"/>
              <w:szCs w:val="22"/>
            </w:rPr>
          </w:pPr>
          <w:hyperlink w:anchor="_Toc492545500" w:history="1">
            <w:r w:rsidR="0037195D" w:rsidRPr="00BE2833">
              <w:rPr>
                <w:rStyle w:val="af"/>
                <w:noProof/>
              </w:rPr>
              <w:t>6.3.3 本地缓存功能测试</w:t>
            </w:r>
            <w:r w:rsidR="0037195D">
              <w:rPr>
                <w:noProof/>
                <w:webHidden/>
              </w:rPr>
              <w:tab/>
            </w:r>
            <w:r w:rsidR="0037195D">
              <w:rPr>
                <w:noProof/>
                <w:webHidden/>
              </w:rPr>
              <w:fldChar w:fldCharType="begin"/>
            </w:r>
            <w:r w:rsidR="0037195D">
              <w:rPr>
                <w:noProof/>
                <w:webHidden/>
              </w:rPr>
              <w:instrText xml:space="preserve"> PAGEREF _Toc492545500 \h </w:instrText>
            </w:r>
            <w:r w:rsidR="0037195D">
              <w:rPr>
                <w:noProof/>
                <w:webHidden/>
              </w:rPr>
            </w:r>
            <w:r w:rsidR="0037195D">
              <w:rPr>
                <w:noProof/>
                <w:webHidden/>
              </w:rPr>
              <w:fldChar w:fldCharType="separate"/>
            </w:r>
            <w:r w:rsidR="00F14047">
              <w:rPr>
                <w:noProof/>
                <w:webHidden/>
              </w:rPr>
              <w:t>45</w:t>
            </w:r>
            <w:r w:rsidR="0037195D">
              <w:rPr>
                <w:noProof/>
                <w:webHidden/>
              </w:rPr>
              <w:fldChar w:fldCharType="end"/>
            </w:r>
          </w:hyperlink>
        </w:p>
        <w:p w14:paraId="4AA05EB2" w14:textId="1806A403" w:rsidR="0037195D" w:rsidRDefault="00DB1B16">
          <w:pPr>
            <w:pStyle w:val="33"/>
            <w:tabs>
              <w:tab w:val="right" w:leader="dot" w:pos="8302"/>
            </w:tabs>
            <w:ind w:left="960"/>
            <w:rPr>
              <w:rFonts w:asciiTheme="minorHAnsi" w:cstheme="minorBidi"/>
              <w:noProof/>
              <w:kern w:val="2"/>
              <w:sz w:val="21"/>
              <w:szCs w:val="22"/>
            </w:rPr>
          </w:pPr>
          <w:hyperlink w:anchor="_Toc492545501" w:history="1">
            <w:r w:rsidR="0037195D" w:rsidRPr="00BE2833">
              <w:rPr>
                <w:rStyle w:val="af"/>
                <w:noProof/>
              </w:rPr>
              <w:t>6.3.4 多应用适配功能测试</w:t>
            </w:r>
            <w:r w:rsidR="0037195D">
              <w:rPr>
                <w:noProof/>
                <w:webHidden/>
              </w:rPr>
              <w:tab/>
            </w:r>
            <w:r w:rsidR="0037195D">
              <w:rPr>
                <w:noProof/>
                <w:webHidden/>
              </w:rPr>
              <w:fldChar w:fldCharType="begin"/>
            </w:r>
            <w:r w:rsidR="0037195D">
              <w:rPr>
                <w:noProof/>
                <w:webHidden/>
              </w:rPr>
              <w:instrText xml:space="preserve"> PAGEREF _Toc492545501 \h </w:instrText>
            </w:r>
            <w:r w:rsidR="0037195D">
              <w:rPr>
                <w:noProof/>
                <w:webHidden/>
              </w:rPr>
            </w:r>
            <w:r w:rsidR="0037195D">
              <w:rPr>
                <w:noProof/>
                <w:webHidden/>
              </w:rPr>
              <w:fldChar w:fldCharType="separate"/>
            </w:r>
            <w:r w:rsidR="00F14047">
              <w:rPr>
                <w:noProof/>
                <w:webHidden/>
              </w:rPr>
              <w:t>47</w:t>
            </w:r>
            <w:r w:rsidR="0037195D">
              <w:rPr>
                <w:noProof/>
                <w:webHidden/>
              </w:rPr>
              <w:fldChar w:fldCharType="end"/>
            </w:r>
          </w:hyperlink>
        </w:p>
        <w:p w14:paraId="055DB473" w14:textId="0281E23B" w:rsidR="0037195D" w:rsidRDefault="00DB1B16">
          <w:pPr>
            <w:pStyle w:val="24"/>
            <w:tabs>
              <w:tab w:val="right" w:leader="dot" w:pos="8302"/>
            </w:tabs>
            <w:ind w:left="480"/>
            <w:rPr>
              <w:rFonts w:asciiTheme="minorHAnsi" w:cstheme="minorBidi"/>
              <w:noProof/>
              <w:kern w:val="2"/>
              <w:sz w:val="21"/>
              <w:szCs w:val="22"/>
            </w:rPr>
          </w:pPr>
          <w:hyperlink w:anchor="_Toc492545502" w:history="1">
            <w:r w:rsidR="0037195D" w:rsidRPr="00BE2833">
              <w:rPr>
                <w:rStyle w:val="af"/>
                <w:noProof/>
              </w:rPr>
              <w:t>6.4 性能分析</w:t>
            </w:r>
            <w:r w:rsidR="0037195D">
              <w:rPr>
                <w:noProof/>
                <w:webHidden/>
              </w:rPr>
              <w:tab/>
            </w:r>
            <w:r w:rsidR="0037195D">
              <w:rPr>
                <w:noProof/>
                <w:webHidden/>
              </w:rPr>
              <w:fldChar w:fldCharType="begin"/>
            </w:r>
            <w:r w:rsidR="0037195D">
              <w:rPr>
                <w:noProof/>
                <w:webHidden/>
              </w:rPr>
              <w:instrText xml:space="preserve"> PAGEREF _Toc492545502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76E054D3" w14:textId="1F89C25B" w:rsidR="0037195D" w:rsidRDefault="00DB1B16">
          <w:pPr>
            <w:pStyle w:val="33"/>
            <w:tabs>
              <w:tab w:val="right" w:leader="dot" w:pos="8302"/>
            </w:tabs>
            <w:ind w:left="960"/>
            <w:rPr>
              <w:rFonts w:asciiTheme="minorHAnsi" w:cstheme="minorBidi"/>
              <w:noProof/>
              <w:kern w:val="2"/>
              <w:sz w:val="21"/>
              <w:szCs w:val="22"/>
            </w:rPr>
          </w:pPr>
          <w:hyperlink w:anchor="_Toc492545503" w:history="1">
            <w:r w:rsidR="0037195D" w:rsidRPr="00BE2833">
              <w:rPr>
                <w:rStyle w:val="af"/>
                <w:noProof/>
              </w:rPr>
              <w:t>6.4.1安全性分析</w:t>
            </w:r>
            <w:r w:rsidR="0037195D">
              <w:rPr>
                <w:noProof/>
                <w:webHidden/>
              </w:rPr>
              <w:tab/>
            </w:r>
            <w:r w:rsidR="0037195D">
              <w:rPr>
                <w:noProof/>
                <w:webHidden/>
              </w:rPr>
              <w:fldChar w:fldCharType="begin"/>
            </w:r>
            <w:r w:rsidR="0037195D">
              <w:rPr>
                <w:noProof/>
                <w:webHidden/>
              </w:rPr>
              <w:instrText xml:space="preserve"> PAGEREF _Toc492545503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17231392" w14:textId="11C5CA5A" w:rsidR="0037195D" w:rsidRDefault="00DB1B16">
          <w:pPr>
            <w:pStyle w:val="33"/>
            <w:tabs>
              <w:tab w:val="right" w:leader="dot" w:pos="8302"/>
            </w:tabs>
            <w:ind w:left="960"/>
            <w:rPr>
              <w:rFonts w:asciiTheme="minorHAnsi" w:cstheme="minorBidi"/>
              <w:noProof/>
              <w:kern w:val="2"/>
              <w:sz w:val="21"/>
              <w:szCs w:val="22"/>
            </w:rPr>
          </w:pPr>
          <w:hyperlink w:anchor="_Toc492545504" w:history="1">
            <w:r w:rsidR="0037195D" w:rsidRPr="00BE2833">
              <w:rPr>
                <w:rStyle w:val="af"/>
                <w:noProof/>
              </w:rPr>
              <w:t>6.4.2稳定性分析</w:t>
            </w:r>
            <w:r w:rsidR="0037195D">
              <w:rPr>
                <w:noProof/>
                <w:webHidden/>
              </w:rPr>
              <w:tab/>
            </w:r>
            <w:r w:rsidR="0037195D">
              <w:rPr>
                <w:noProof/>
                <w:webHidden/>
              </w:rPr>
              <w:fldChar w:fldCharType="begin"/>
            </w:r>
            <w:r w:rsidR="0037195D">
              <w:rPr>
                <w:noProof/>
                <w:webHidden/>
              </w:rPr>
              <w:instrText xml:space="preserve"> PAGEREF _Toc492545504 \h </w:instrText>
            </w:r>
            <w:r w:rsidR="0037195D">
              <w:rPr>
                <w:noProof/>
                <w:webHidden/>
              </w:rPr>
            </w:r>
            <w:r w:rsidR="0037195D">
              <w:rPr>
                <w:noProof/>
                <w:webHidden/>
              </w:rPr>
              <w:fldChar w:fldCharType="separate"/>
            </w:r>
            <w:r w:rsidR="00F14047">
              <w:rPr>
                <w:noProof/>
                <w:webHidden/>
              </w:rPr>
              <w:t>50</w:t>
            </w:r>
            <w:r w:rsidR="0037195D">
              <w:rPr>
                <w:noProof/>
                <w:webHidden/>
              </w:rPr>
              <w:fldChar w:fldCharType="end"/>
            </w:r>
          </w:hyperlink>
        </w:p>
        <w:p w14:paraId="37B297B0" w14:textId="05A63BDD" w:rsidR="0037195D" w:rsidRDefault="00DB1B16">
          <w:pPr>
            <w:pStyle w:val="24"/>
            <w:tabs>
              <w:tab w:val="right" w:leader="dot" w:pos="8302"/>
            </w:tabs>
            <w:ind w:left="480"/>
            <w:rPr>
              <w:rFonts w:asciiTheme="minorHAnsi" w:cstheme="minorBidi"/>
              <w:noProof/>
              <w:kern w:val="2"/>
              <w:sz w:val="21"/>
              <w:szCs w:val="22"/>
            </w:rPr>
          </w:pPr>
          <w:hyperlink w:anchor="_Toc492545505" w:history="1">
            <w:r w:rsidR="0037195D" w:rsidRPr="00BE2833">
              <w:rPr>
                <w:rStyle w:val="af"/>
                <w:noProof/>
              </w:rPr>
              <w:t>6.5 对比分析</w:t>
            </w:r>
            <w:r w:rsidR="0037195D">
              <w:rPr>
                <w:noProof/>
                <w:webHidden/>
              </w:rPr>
              <w:tab/>
            </w:r>
            <w:r w:rsidR="0037195D">
              <w:rPr>
                <w:noProof/>
                <w:webHidden/>
              </w:rPr>
              <w:fldChar w:fldCharType="begin"/>
            </w:r>
            <w:r w:rsidR="0037195D">
              <w:rPr>
                <w:noProof/>
                <w:webHidden/>
              </w:rPr>
              <w:instrText xml:space="preserve"> PAGEREF _Toc492545505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597217FF" w14:textId="7621C7EC" w:rsidR="0037195D" w:rsidRDefault="00DB1B16">
          <w:pPr>
            <w:pStyle w:val="33"/>
            <w:tabs>
              <w:tab w:val="right" w:leader="dot" w:pos="8302"/>
            </w:tabs>
            <w:ind w:left="960"/>
            <w:rPr>
              <w:rFonts w:asciiTheme="minorHAnsi" w:cstheme="minorBidi"/>
              <w:noProof/>
              <w:kern w:val="2"/>
              <w:sz w:val="21"/>
              <w:szCs w:val="22"/>
            </w:rPr>
          </w:pPr>
          <w:hyperlink w:anchor="_Toc492545506" w:history="1">
            <w:r w:rsidR="0037195D" w:rsidRPr="00BE2833">
              <w:rPr>
                <w:rStyle w:val="af"/>
                <w:noProof/>
              </w:rPr>
              <w:t>6.5.1原中间系统对比分析</w:t>
            </w:r>
            <w:r w:rsidR="0037195D">
              <w:rPr>
                <w:noProof/>
                <w:webHidden/>
              </w:rPr>
              <w:tab/>
            </w:r>
            <w:r w:rsidR="0037195D">
              <w:rPr>
                <w:noProof/>
                <w:webHidden/>
              </w:rPr>
              <w:fldChar w:fldCharType="begin"/>
            </w:r>
            <w:r w:rsidR="0037195D">
              <w:rPr>
                <w:noProof/>
                <w:webHidden/>
              </w:rPr>
              <w:instrText xml:space="preserve"> PAGEREF _Toc492545506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090F8268" w14:textId="52151B8A" w:rsidR="0037195D" w:rsidRDefault="00DB1B16">
          <w:pPr>
            <w:pStyle w:val="33"/>
            <w:tabs>
              <w:tab w:val="right" w:leader="dot" w:pos="8302"/>
            </w:tabs>
            <w:ind w:left="960"/>
            <w:rPr>
              <w:rFonts w:asciiTheme="minorHAnsi" w:cstheme="minorBidi"/>
              <w:noProof/>
              <w:kern w:val="2"/>
              <w:sz w:val="21"/>
              <w:szCs w:val="22"/>
            </w:rPr>
          </w:pPr>
          <w:hyperlink w:anchor="_Toc492545507" w:history="1">
            <w:r w:rsidR="0037195D" w:rsidRPr="00BE2833">
              <w:rPr>
                <w:rStyle w:val="af"/>
                <w:noProof/>
              </w:rPr>
              <w:t>6.5.2同类产品对比分析</w:t>
            </w:r>
            <w:r w:rsidR="0037195D">
              <w:rPr>
                <w:noProof/>
                <w:webHidden/>
              </w:rPr>
              <w:tab/>
            </w:r>
            <w:r w:rsidR="0037195D">
              <w:rPr>
                <w:noProof/>
                <w:webHidden/>
              </w:rPr>
              <w:fldChar w:fldCharType="begin"/>
            </w:r>
            <w:r w:rsidR="0037195D">
              <w:rPr>
                <w:noProof/>
                <w:webHidden/>
              </w:rPr>
              <w:instrText xml:space="preserve"> PAGEREF _Toc492545507 \h </w:instrText>
            </w:r>
            <w:r w:rsidR="0037195D">
              <w:rPr>
                <w:noProof/>
                <w:webHidden/>
              </w:rPr>
            </w:r>
            <w:r w:rsidR="0037195D">
              <w:rPr>
                <w:noProof/>
                <w:webHidden/>
              </w:rPr>
              <w:fldChar w:fldCharType="separate"/>
            </w:r>
            <w:r w:rsidR="00F14047">
              <w:rPr>
                <w:noProof/>
                <w:webHidden/>
              </w:rPr>
              <w:t>52</w:t>
            </w:r>
            <w:r w:rsidR="0037195D">
              <w:rPr>
                <w:noProof/>
                <w:webHidden/>
              </w:rPr>
              <w:fldChar w:fldCharType="end"/>
            </w:r>
          </w:hyperlink>
        </w:p>
        <w:p w14:paraId="330A916B" w14:textId="1CCBC18E" w:rsidR="0037195D" w:rsidRDefault="00DB1B16">
          <w:pPr>
            <w:pStyle w:val="11"/>
            <w:rPr>
              <w:rFonts w:asciiTheme="minorHAnsi" w:cstheme="minorBidi"/>
              <w:noProof/>
              <w:kern w:val="2"/>
              <w:sz w:val="21"/>
              <w:szCs w:val="22"/>
            </w:rPr>
          </w:pPr>
          <w:hyperlink w:anchor="_Toc492545508" w:history="1">
            <w:r w:rsidR="0037195D" w:rsidRPr="00BE2833">
              <w:rPr>
                <w:rStyle w:val="af"/>
                <w:rFonts w:ascii="Times New Roman" w:hAnsi="Times New Roman"/>
                <w:noProof/>
              </w:rPr>
              <w:t>第七章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总结和展望</w:t>
            </w:r>
            <w:r w:rsidR="0037195D">
              <w:rPr>
                <w:noProof/>
                <w:webHidden/>
              </w:rPr>
              <w:tab/>
            </w:r>
            <w:r w:rsidR="0037195D">
              <w:rPr>
                <w:noProof/>
                <w:webHidden/>
              </w:rPr>
              <w:fldChar w:fldCharType="begin"/>
            </w:r>
            <w:r w:rsidR="0037195D">
              <w:rPr>
                <w:noProof/>
                <w:webHidden/>
              </w:rPr>
              <w:instrText xml:space="preserve"> PAGEREF _Toc492545508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37799435" w14:textId="0B1B043D" w:rsidR="0037195D" w:rsidRDefault="00DB1B16">
          <w:pPr>
            <w:pStyle w:val="24"/>
            <w:tabs>
              <w:tab w:val="right" w:leader="dot" w:pos="8302"/>
            </w:tabs>
            <w:ind w:left="480"/>
            <w:rPr>
              <w:rFonts w:asciiTheme="minorHAnsi" w:cstheme="minorBidi"/>
              <w:noProof/>
              <w:kern w:val="2"/>
              <w:sz w:val="21"/>
              <w:szCs w:val="22"/>
            </w:rPr>
          </w:pPr>
          <w:hyperlink w:anchor="_Toc492545509" w:history="1">
            <w:r w:rsidR="0037195D" w:rsidRPr="00BE2833">
              <w:rPr>
                <w:rStyle w:val="af"/>
                <w:noProof/>
              </w:rPr>
              <w:t>7.1 总结</w:t>
            </w:r>
            <w:r w:rsidR="0037195D">
              <w:rPr>
                <w:noProof/>
                <w:webHidden/>
              </w:rPr>
              <w:tab/>
            </w:r>
            <w:r w:rsidR="0037195D">
              <w:rPr>
                <w:noProof/>
                <w:webHidden/>
              </w:rPr>
              <w:fldChar w:fldCharType="begin"/>
            </w:r>
            <w:r w:rsidR="0037195D">
              <w:rPr>
                <w:noProof/>
                <w:webHidden/>
              </w:rPr>
              <w:instrText xml:space="preserve"> PAGEREF _Toc492545509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E378307" w14:textId="541A758D" w:rsidR="0037195D" w:rsidRDefault="00DB1B16">
          <w:pPr>
            <w:pStyle w:val="24"/>
            <w:tabs>
              <w:tab w:val="right" w:leader="dot" w:pos="8302"/>
            </w:tabs>
            <w:ind w:left="480"/>
            <w:rPr>
              <w:rFonts w:asciiTheme="minorHAnsi" w:cstheme="minorBidi"/>
              <w:noProof/>
              <w:kern w:val="2"/>
              <w:sz w:val="21"/>
              <w:szCs w:val="22"/>
            </w:rPr>
          </w:pPr>
          <w:hyperlink w:anchor="_Toc492545510" w:history="1">
            <w:r w:rsidR="0037195D" w:rsidRPr="00BE2833">
              <w:rPr>
                <w:rStyle w:val="af"/>
                <w:noProof/>
              </w:rPr>
              <w:t>7.2 展望</w:t>
            </w:r>
            <w:r w:rsidR="0037195D">
              <w:rPr>
                <w:noProof/>
                <w:webHidden/>
              </w:rPr>
              <w:tab/>
            </w:r>
            <w:r w:rsidR="0037195D">
              <w:rPr>
                <w:noProof/>
                <w:webHidden/>
              </w:rPr>
              <w:fldChar w:fldCharType="begin"/>
            </w:r>
            <w:r w:rsidR="0037195D">
              <w:rPr>
                <w:noProof/>
                <w:webHidden/>
              </w:rPr>
              <w:instrText xml:space="preserve"> PAGEREF _Toc492545510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2AA9236" w14:textId="6187B8AD" w:rsidR="0037195D" w:rsidRDefault="00DB1B16">
          <w:pPr>
            <w:pStyle w:val="11"/>
            <w:rPr>
              <w:rFonts w:asciiTheme="minorHAnsi" w:cstheme="minorBidi"/>
              <w:noProof/>
              <w:kern w:val="2"/>
              <w:sz w:val="21"/>
              <w:szCs w:val="22"/>
            </w:rPr>
          </w:pPr>
          <w:hyperlink w:anchor="_Toc492545511" w:history="1">
            <w:r w:rsidR="0037195D" w:rsidRPr="00BE2833">
              <w:rPr>
                <w:rStyle w:val="af"/>
                <w:rFonts w:ascii="Times New Roman" w:hAnsi="Times New Roman"/>
                <w:noProof/>
              </w:rPr>
              <w:t>参考文献</w:t>
            </w:r>
            <w:r w:rsidR="0037195D">
              <w:rPr>
                <w:noProof/>
                <w:webHidden/>
              </w:rPr>
              <w:tab/>
            </w:r>
            <w:r w:rsidR="0037195D">
              <w:rPr>
                <w:noProof/>
                <w:webHidden/>
              </w:rPr>
              <w:fldChar w:fldCharType="begin"/>
            </w:r>
            <w:r w:rsidR="0037195D">
              <w:rPr>
                <w:noProof/>
                <w:webHidden/>
              </w:rPr>
              <w:instrText xml:space="preserve"> PAGEREF _Toc492545511 \h </w:instrText>
            </w:r>
            <w:r w:rsidR="0037195D">
              <w:rPr>
                <w:noProof/>
                <w:webHidden/>
              </w:rPr>
            </w:r>
            <w:r w:rsidR="0037195D">
              <w:rPr>
                <w:noProof/>
                <w:webHidden/>
              </w:rPr>
              <w:fldChar w:fldCharType="separate"/>
            </w:r>
            <w:r w:rsidR="00F14047">
              <w:rPr>
                <w:noProof/>
                <w:webHidden/>
              </w:rPr>
              <w:t>56</w:t>
            </w:r>
            <w:r w:rsidR="0037195D">
              <w:rPr>
                <w:noProof/>
                <w:webHidden/>
              </w:rPr>
              <w:fldChar w:fldCharType="end"/>
            </w:r>
          </w:hyperlink>
        </w:p>
        <w:p w14:paraId="24B80653" w14:textId="4A83DB07" w:rsidR="0037195D" w:rsidRDefault="00DB1B16">
          <w:pPr>
            <w:pStyle w:val="11"/>
            <w:rPr>
              <w:rFonts w:asciiTheme="minorHAnsi" w:cstheme="minorBidi"/>
              <w:noProof/>
              <w:kern w:val="2"/>
              <w:sz w:val="21"/>
              <w:szCs w:val="22"/>
            </w:rPr>
          </w:pPr>
          <w:hyperlink w:anchor="_Toc492545512" w:history="1">
            <w:r w:rsidR="0037195D" w:rsidRPr="00BE2833">
              <w:rPr>
                <w:rStyle w:val="af"/>
                <w:rFonts w:ascii="Times New Roman" w:hAnsi="Times New Roman"/>
                <w:noProof/>
              </w:rPr>
              <w:t>在读期间发表论文</w:t>
            </w:r>
            <w:r w:rsidR="0037195D">
              <w:rPr>
                <w:noProof/>
                <w:webHidden/>
              </w:rPr>
              <w:tab/>
            </w:r>
            <w:r w:rsidR="0037195D">
              <w:rPr>
                <w:noProof/>
                <w:webHidden/>
              </w:rPr>
              <w:fldChar w:fldCharType="begin"/>
            </w:r>
            <w:r w:rsidR="0037195D">
              <w:rPr>
                <w:noProof/>
                <w:webHidden/>
              </w:rPr>
              <w:instrText xml:space="preserve"> PAGEREF _Toc492545512 \h </w:instrText>
            </w:r>
            <w:r w:rsidR="0037195D">
              <w:rPr>
                <w:noProof/>
                <w:webHidden/>
              </w:rPr>
            </w:r>
            <w:r w:rsidR="0037195D">
              <w:rPr>
                <w:noProof/>
                <w:webHidden/>
              </w:rPr>
              <w:fldChar w:fldCharType="separate"/>
            </w:r>
            <w:r w:rsidR="00F14047">
              <w:rPr>
                <w:noProof/>
                <w:webHidden/>
              </w:rPr>
              <w:t>59</w:t>
            </w:r>
            <w:r w:rsidR="0037195D">
              <w:rPr>
                <w:noProof/>
                <w:webHidden/>
              </w:rPr>
              <w:fldChar w:fldCharType="end"/>
            </w:r>
          </w:hyperlink>
        </w:p>
        <w:p w14:paraId="42D7566C" w14:textId="3FEF11D9" w:rsidR="0037195D" w:rsidRDefault="00DB1B16">
          <w:pPr>
            <w:pStyle w:val="11"/>
            <w:rPr>
              <w:rFonts w:asciiTheme="minorHAnsi" w:cstheme="minorBidi"/>
              <w:noProof/>
              <w:kern w:val="2"/>
              <w:sz w:val="21"/>
              <w:szCs w:val="22"/>
            </w:rPr>
          </w:pPr>
          <w:hyperlink w:anchor="_Toc492545513" w:history="1">
            <w:r w:rsidR="0037195D" w:rsidRPr="00BE2833">
              <w:rPr>
                <w:rStyle w:val="af"/>
                <w:rFonts w:ascii="Times New Roman" w:hAnsi="Times New Roman"/>
                <w:noProof/>
              </w:rPr>
              <w:t>致</w:t>
            </w:r>
            <w:r w:rsidR="0037195D" w:rsidRPr="00BE2833">
              <w:rPr>
                <w:rStyle w:val="af"/>
                <w:rFonts w:ascii="Times New Roman" w:hAnsi="Times New Roman"/>
                <w:noProof/>
              </w:rPr>
              <w:t xml:space="preserve">   </w:t>
            </w:r>
            <w:r w:rsidR="0037195D" w:rsidRPr="00BE2833">
              <w:rPr>
                <w:rStyle w:val="af"/>
                <w:rFonts w:ascii="Times New Roman" w:hAnsi="Times New Roman"/>
                <w:noProof/>
              </w:rPr>
              <w:t>谢</w:t>
            </w:r>
            <w:r w:rsidR="0037195D">
              <w:rPr>
                <w:noProof/>
                <w:webHidden/>
              </w:rPr>
              <w:tab/>
            </w:r>
            <w:r w:rsidR="0037195D">
              <w:rPr>
                <w:noProof/>
                <w:webHidden/>
              </w:rPr>
              <w:fldChar w:fldCharType="begin"/>
            </w:r>
            <w:r w:rsidR="0037195D">
              <w:rPr>
                <w:noProof/>
                <w:webHidden/>
              </w:rPr>
              <w:instrText xml:space="preserve"> PAGEREF _Toc492545513 \h </w:instrText>
            </w:r>
            <w:r w:rsidR="0037195D">
              <w:rPr>
                <w:noProof/>
                <w:webHidden/>
              </w:rPr>
            </w:r>
            <w:r w:rsidR="0037195D">
              <w:rPr>
                <w:noProof/>
                <w:webHidden/>
              </w:rPr>
              <w:fldChar w:fldCharType="separate"/>
            </w:r>
            <w:r w:rsidR="00F14047">
              <w:rPr>
                <w:noProof/>
                <w:webHidden/>
              </w:rPr>
              <w:t>60</w:t>
            </w:r>
            <w:r w:rsidR="0037195D">
              <w:rPr>
                <w:noProof/>
                <w:webHidden/>
              </w:rPr>
              <w:fldChar w:fldCharType="end"/>
            </w:r>
          </w:hyperlink>
        </w:p>
        <w:p w14:paraId="4FFA2DB9" w14:textId="640AC7B1"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545439"/>
      <w:r w:rsidRPr="00B207B1">
        <w:rPr>
          <w:rStyle w:val="1CharChar"/>
          <w:rFonts w:ascii="Times New Roman" w:eastAsiaTheme="minorEastAsia" w:hAnsi="Times New Roman"/>
          <w:b/>
          <w:bCs/>
          <w:spacing w:val="0"/>
          <w:sz w:val="36"/>
          <w:szCs w:val="36"/>
        </w:rPr>
        <w:lastRenderedPageBreak/>
        <w:t>摘要</w:t>
      </w:r>
      <w:bookmarkEnd w:id="3"/>
    </w:p>
    <w:p w14:paraId="57BFF311" w14:textId="41A23A55"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EF1CA6">
        <w:rPr>
          <w:rFonts w:hAnsiTheme="minorEastAsia" w:hint="eastAsia"/>
          <w:color w:val="000000" w:themeColor="text1"/>
        </w:rPr>
        <w:t>而用户对云备份服务的要求也日益增高</w:t>
      </w:r>
      <w:r w:rsidR="000965CA"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进行优化。</w:t>
      </w:r>
    </w:p>
    <w:p w14:paraId="67B4CF97" w14:textId="146300DD"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2"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3" w:author="JY0225" w:date="2017-08-24T11:09:00Z">
            <w:rPr>
              <w:rFonts w:ascii="Times New Roman" w:hAnsi="Times New Roman" w:hint="eastAsia"/>
              <w:spacing w:val="10"/>
            </w:rPr>
          </w:rPrChange>
        </w:rPr>
        <w:t>当前</w:t>
      </w:r>
      <w:r w:rsidR="00447D7B" w:rsidRPr="00B207B1">
        <w:rPr>
          <w:rFonts w:hAnsiTheme="minorEastAsia" w:hint="eastAsia"/>
          <w:rPrChange w:id="54" w:author="JY0225" w:date="2017-08-24T11:09:00Z">
            <w:rPr>
              <w:rFonts w:ascii="Times New Roman" w:hAnsi="Times New Roman" w:hint="eastAsia"/>
              <w:spacing w:val="10"/>
            </w:rPr>
          </w:rPrChange>
        </w:rPr>
        <w:t>云</w:t>
      </w:r>
      <w:r w:rsidR="00476838" w:rsidRPr="00B207B1">
        <w:rPr>
          <w:rFonts w:hAnsiTheme="minorEastAsia" w:hint="eastAsia"/>
          <w:rPrChange w:id="55"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56" w:author="微软用户" w:date="2017-08-27T14:17:00Z">
        <w:r w:rsidR="00447D7B" w:rsidRPr="00B207B1" w:rsidDel="008D076E">
          <w:rPr>
            <w:rFonts w:hAnsiTheme="minorEastAsia" w:hint="eastAsia"/>
            <w:rPrChange w:id="57" w:author="JY0225" w:date="2017-08-24T11:09:00Z">
              <w:rPr>
                <w:rFonts w:ascii="Times New Roman" w:hAnsi="Times New Roman" w:hint="eastAsia"/>
                <w:spacing w:val="10"/>
              </w:rPr>
            </w:rPrChange>
          </w:rPr>
          <w:delText>分析</w:delText>
        </w:r>
      </w:del>
      <w:r w:rsidR="00447D7B" w:rsidRPr="00B207B1">
        <w:rPr>
          <w:rFonts w:hAnsiTheme="minorEastAsia" w:hint="eastAsia"/>
          <w:rPrChange w:id="58" w:author="JY0225" w:date="2017-08-24T11:09:00Z">
            <w:rPr>
              <w:rFonts w:ascii="Times New Roman" w:hAnsi="Times New Roman" w:hint="eastAsia"/>
              <w:spacing w:val="10"/>
            </w:rPr>
          </w:rPrChange>
        </w:rPr>
        <w:t>，</w:t>
      </w:r>
      <w:r w:rsidR="00016D23" w:rsidRPr="00B207B1">
        <w:rPr>
          <w:rFonts w:hAnsiTheme="minorEastAsia" w:hint="eastAsia"/>
        </w:rPr>
        <w:t>厘清</w:t>
      </w:r>
      <w:r w:rsidR="0037195D">
        <w:rPr>
          <w:rFonts w:hAnsiTheme="minorEastAsia" w:hint="eastAsia"/>
        </w:rPr>
        <w:t>了</w:t>
      </w:r>
      <w:r w:rsidRPr="00B207B1">
        <w:rPr>
          <w:rFonts w:hAnsiTheme="minorEastAsia" w:hint="eastAsia"/>
          <w:rPrChange w:id="59"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0"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1"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2" w:author="JY0225" w:date="2017-08-24T11:09:00Z">
            <w:rPr>
              <w:rFonts w:ascii="Times New Roman" w:hAnsi="Times New Roman" w:hint="eastAsia"/>
              <w:spacing w:val="10"/>
            </w:rPr>
          </w:rPrChange>
        </w:rPr>
        <w:t>成果，</w:t>
      </w:r>
      <w:r w:rsidR="00D107D5" w:rsidRPr="00B207B1">
        <w:rPr>
          <w:rFonts w:hAnsiTheme="minorEastAsia" w:hint="eastAsia"/>
          <w:rPrChange w:id="63" w:author="JY0225" w:date="2017-08-24T11:09:00Z">
            <w:rPr>
              <w:rFonts w:ascii="Times New Roman" w:hAnsi="Times New Roman" w:hint="eastAsia"/>
              <w:spacing w:val="10"/>
            </w:rPr>
          </w:rPrChange>
        </w:rPr>
        <w:t>对</w:t>
      </w:r>
      <w:r w:rsidR="00B704C3" w:rsidRPr="00B207B1">
        <w:rPr>
          <w:rFonts w:hAnsiTheme="minorEastAsia" w:hint="eastAsia"/>
          <w:rPrChange w:id="64"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5" w:author="JY0225" w:date="2017-08-24T11:09:00Z">
            <w:rPr>
              <w:rFonts w:ascii="Times New Roman" w:hAnsi="Times New Roman" w:hint="eastAsia"/>
              <w:spacing w:val="10"/>
            </w:rPr>
          </w:rPrChange>
        </w:rPr>
        <w:t>云</w:t>
      </w:r>
      <w:r w:rsidR="00476838" w:rsidRPr="00B207B1">
        <w:rPr>
          <w:rFonts w:hAnsiTheme="minorEastAsia" w:hint="eastAsia"/>
          <w:rPrChange w:id="66" w:author="JY0225" w:date="2017-08-24T11:09:00Z">
            <w:rPr>
              <w:rFonts w:ascii="Times New Roman" w:hAnsi="Times New Roman" w:hint="eastAsia"/>
              <w:spacing w:val="10"/>
            </w:rPr>
          </w:rPrChange>
        </w:rPr>
        <w:t>备份</w:t>
      </w:r>
      <w:r w:rsidR="00D107D5" w:rsidRPr="00B207B1">
        <w:rPr>
          <w:rFonts w:hAnsiTheme="minorEastAsia" w:hint="eastAsia"/>
          <w:rPrChange w:id="67" w:author="JY0225" w:date="2017-08-24T11:09:00Z">
            <w:rPr>
              <w:rFonts w:ascii="Times New Roman" w:hAnsi="Times New Roman" w:hint="eastAsia"/>
              <w:spacing w:val="10"/>
            </w:rPr>
          </w:rPrChange>
        </w:rPr>
        <w:t>中间件</w:t>
      </w:r>
      <w:r w:rsidR="00604D9F" w:rsidRPr="00B207B1">
        <w:rPr>
          <w:rFonts w:hAnsiTheme="minorEastAsia" w:hint="eastAsia"/>
          <w:rPrChange w:id="68" w:author="JY0225" w:date="2017-08-24T11:09:00Z">
            <w:rPr>
              <w:rFonts w:ascii="Times New Roman" w:hAnsi="Times New Roman" w:hint="eastAsia"/>
              <w:spacing w:val="10"/>
            </w:rPr>
          </w:rPrChange>
        </w:rPr>
        <w:t>系统</w:t>
      </w:r>
      <w:r w:rsidR="00D107D5" w:rsidRPr="00B207B1">
        <w:rPr>
          <w:rFonts w:hAnsiTheme="minorEastAsia" w:hint="eastAsia"/>
          <w:rPrChange w:id="69"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0"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1" w:author="JY0225" w:date="2017-08-24T11:09:00Z">
            <w:rPr>
              <w:rFonts w:ascii="Times New Roman" w:hAnsi="Times New Roman" w:hint="eastAsia"/>
              <w:spacing w:val="10"/>
            </w:rPr>
          </w:rPrChange>
        </w:rPr>
        <w:t>通过</w:t>
      </w:r>
      <w:r w:rsidR="00C110AB" w:rsidRPr="00B207B1">
        <w:rPr>
          <w:rFonts w:hAnsiTheme="minorEastAsia" w:hint="eastAsia"/>
          <w:rPrChange w:id="72" w:author="JY0225" w:date="2017-08-24T11:09:00Z">
            <w:rPr>
              <w:rFonts w:ascii="Times New Roman" w:hAnsi="Times New Roman" w:hint="eastAsia"/>
              <w:spacing w:val="10"/>
            </w:rPr>
          </w:rPrChange>
        </w:rPr>
        <w:t>物理隔离和</w:t>
      </w:r>
      <w:r w:rsidR="001F17BA" w:rsidRPr="00B207B1">
        <w:rPr>
          <w:rFonts w:hAnsiTheme="minorEastAsia" w:hint="eastAsia"/>
          <w:rPrChange w:id="73" w:author="JY0225" w:date="2017-08-24T11:09:00Z">
            <w:rPr>
              <w:rFonts w:ascii="Times New Roman" w:hAnsi="Times New Roman" w:hint="eastAsia"/>
              <w:spacing w:val="10"/>
            </w:rPr>
          </w:rPrChange>
        </w:rPr>
        <w:t>数据</w:t>
      </w:r>
      <w:r w:rsidR="0027271C" w:rsidRPr="00B207B1">
        <w:rPr>
          <w:rFonts w:hAnsiTheme="minorEastAsia" w:hint="eastAsia"/>
          <w:rPrChange w:id="74" w:author="JY0225" w:date="2017-08-24T11:09:00Z">
            <w:rPr>
              <w:rFonts w:ascii="Times New Roman" w:hAnsi="Times New Roman" w:hint="eastAsia"/>
              <w:spacing w:val="10"/>
            </w:rPr>
          </w:rPrChange>
        </w:rPr>
        <w:t>加密的方式</w:t>
      </w:r>
      <w:r w:rsidR="004D4BA0" w:rsidRPr="00B207B1">
        <w:rPr>
          <w:rFonts w:hAnsiTheme="minorEastAsia" w:hint="eastAsia"/>
          <w:rPrChange w:id="75" w:author="JY0225" w:date="2017-08-24T11:09:00Z">
            <w:rPr>
              <w:rFonts w:ascii="Times New Roman" w:hAnsi="Times New Roman" w:hint="eastAsia"/>
              <w:spacing w:val="10"/>
            </w:rPr>
          </w:rPrChange>
        </w:rPr>
        <w:t>，保证</w:t>
      </w:r>
      <w:r w:rsidR="009C27D9" w:rsidRPr="00B207B1">
        <w:rPr>
          <w:rFonts w:hAnsiTheme="minorEastAsia" w:hint="eastAsia"/>
          <w:rPrChange w:id="76"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77"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78"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79" w:author="JY0225" w:date="2017-08-24T11:09:00Z">
            <w:rPr>
              <w:rFonts w:ascii="Times New Roman" w:hAnsi="Times New Roman" w:hint="eastAsia"/>
              <w:spacing w:val="10"/>
            </w:rPr>
          </w:rPrChange>
        </w:rPr>
        <w:t>，</w:t>
      </w:r>
      <w:r w:rsidR="00DC6A77" w:rsidRPr="00B207B1">
        <w:rPr>
          <w:rFonts w:hAnsiTheme="minorEastAsia" w:hint="eastAsia"/>
          <w:rPrChange w:id="80"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1" w:author="JY0225" w:date="2017-08-24T11:09:00Z">
            <w:rPr>
              <w:rFonts w:ascii="Times New Roman" w:hAnsi="Times New Roman" w:hint="eastAsia"/>
              <w:spacing w:val="10"/>
            </w:rPr>
          </w:rPrChange>
        </w:rPr>
        <w:t>机等故障</w:t>
      </w:r>
      <w:r w:rsidR="00E91674" w:rsidRPr="00B207B1">
        <w:rPr>
          <w:rFonts w:hAnsiTheme="minorEastAsia" w:hint="eastAsia"/>
          <w:rPrChange w:id="82" w:author="JY0225" w:date="2017-08-24T11:09:00Z">
            <w:rPr>
              <w:rFonts w:ascii="Times New Roman" w:hAnsi="Times New Roman" w:hint="eastAsia"/>
              <w:spacing w:val="10"/>
            </w:rPr>
          </w:rPrChange>
        </w:rPr>
        <w:t>而</w:t>
      </w:r>
      <w:r w:rsidR="00D95009" w:rsidRPr="00B207B1">
        <w:rPr>
          <w:rFonts w:hAnsiTheme="minorEastAsia" w:hint="eastAsia"/>
          <w:rPrChange w:id="83"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4"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5" w:author="JY0225" w:date="2017-08-24T11:09:00Z">
            <w:rPr>
              <w:rFonts w:ascii="Times New Roman" w:hAnsi="Times New Roman" w:hint="eastAsia"/>
              <w:spacing w:val="10"/>
            </w:rPr>
          </w:rPrChange>
        </w:rPr>
        <w:t>利用本地</w:t>
      </w:r>
      <w:ins w:id="86" w:author="微软用户" w:date="2017-08-24T22:13:00Z">
        <w:r w:rsidR="00DB55AF" w:rsidRPr="00B207B1">
          <w:rPr>
            <w:rFonts w:hAnsiTheme="minorEastAsia"/>
          </w:rPr>
          <w:t>缓存</w:t>
        </w:r>
      </w:ins>
      <w:del w:id="87" w:author="微软用户" w:date="2017-08-24T22:13:00Z">
        <w:r w:rsidR="006D0514" w:rsidRPr="00B207B1" w:rsidDel="00DB55AF">
          <w:rPr>
            <w:rFonts w:hAnsiTheme="minorEastAsia" w:hint="eastAsia"/>
            <w:rPrChange w:id="88" w:author="JY0225" w:date="2017-08-24T11:09:00Z">
              <w:rPr>
                <w:rFonts w:ascii="Times New Roman" w:hAnsi="Times New Roman" w:hint="eastAsia"/>
                <w:spacing w:val="10"/>
              </w:rPr>
            </w:rPrChange>
          </w:rPr>
          <w:delText>存储</w:delText>
        </w:r>
      </w:del>
      <w:r w:rsidR="00E9415A" w:rsidRPr="00B207B1">
        <w:rPr>
          <w:rFonts w:hAnsiTheme="minorEastAsia" w:hint="eastAsia"/>
          <w:rPrChange w:id="89" w:author="JY0225" w:date="2017-08-24T11:09:00Z">
            <w:rPr>
              <w:rFonts w:ascii="Times New Roman" w:hAnsi="Times New Roman" w:hint="eastAsia"/>
              <w:spacing w:val="10"/>
            </w:rPr>
          </w:rPrChange>
        </w:rPr>
        <w:t>和</w:t>
      </w:r>
      <w:r w:rsidR="00616B48" w:rsidRPr="00B207B1">
        <w:rPr>
          <w:rFonts w:hAnsiTheme="minorEastAsia" w:hint="eastAsia"/>
          <w:rPrChange w:id="90" w:author="JY0225" w:date="2017-08-24T11:09:00Z">
            <w:rPr>
              <w:rFonts w:ascii="Times New Roman" w:hAnsi="Times New Roman" w:hint="eastAsia"/>
              <w:spacing w:val="10"/>
            </w:rPr>
          </w:rPrChange>
        </w:rPr>
        <w:t>服务器提供的高级</w:t>
      </w:r>
      <w:r w:rsidR="004D376E" w:rsidRPr="00B207B1">
        <w:rPr>
          <w:rFonts w:hAnsiTheme="minorEastAsia" w:hint="eastAsia"/>
          <w:rPrChange w:id="91" w:author="JY0225" w:date="2017-08-24T11:09:00Z">
            <w:rPr>
              <w:rFonts w:ascii="Times New Roman" w:hAnsi="Times New Roman" w:hint="eastAsia"/>
              <w:spacing w:val="10"/>
            </w:rPr>
          </w:rPrChange>
        </w:rPr>
        <w:t>接口</w:t>
      </w:r>
      <w:r w:rsidR="00E9415A" w:rsidRPr="00B207B1">
        <w:rPr>
          <w:rFonts w:hAnsiTheme="minorEastAsia" w:hint="eastAsia"/>
          <w:rPrChange w:id="92" w:author="JY0225" w:date="2017-08-24T11:09:00Z">
            <w:rPr>
              <w:rFonts w:ascii="Times New Roman" w:hAnsi="Times New Roman" w:hint="eastAsia"/>
              <w:spacing w:val="10"/>
            </w:rPr>
          </w:rPrChange>
        </w:rPr>
        <w:t>，减少数据</w:t>
      </w:r>
      <w:r w:rsidR="00867696" w:rsidRPr="00B207B1">
        <w:rPr>
          <w:rFonts w:hAnsiTheme="minorEastAsia" w:hint="eastAsia"/>
          <w:rPrChange w:id="93" w:author="JY0225" w:date="2017-08-24T11:09:00Z">
            <w:rPr>
              <w:rFonts w:ascii="Times New Roman" w:hAnsi="Times New Roman" w:hint="eastAsia"/>
              <w:spacing w:val="10"/>
            </w:rPr>
          </w:rPrChange>
        </w:rPr>
        <w:t>在</w:t>
      </w:r>
      <w:r w:rsidR="00E9415A" w:rsidRPr="00B207B1">
        <w:rPr>
          <w:rFonts w:hAnsiTheme="minorEastAsia" w:hint="eastAsia"/>
          <w:rPrChange w:id="94" w:author="JY0225" w:date="2017-08-24T11:09:00Z">
            <w:rPr>
              <w:rFonts w:ascii="Times New Roman" w:hAnsi="Times New Roman" w:hint="eastAsia"/>
              <w:spacing w:val="10"/>
            </w:rPr>
          </w:rPrChange>
        </w:rPr>
        <w:t>上传下载</w:t>
      </w:r>
      <w:r w:rsidR="00616B48" w:rsidRPr="00B207B1">
        <w:rPr>
          <w:rFonts w:hAnsiTheme="minorEastAsia" w:hint="eastAsia"/>
          <w:rPrChange w:id="95"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96"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97"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98"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99"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以</w:t>
      </w:r>
      <w:ins w:id="101" w:author="微软用户" w:date="2017-08-27T14:18:00Z">
        <w:r w:rsidR="005F615D" w:rsidRPr="00B207B1">
          <w:rPr>
            <w:rFonts w:hAnsiTheme="minorEastAsia"/>
            <w:color w:val="000000" w:themeColor="text1"/>
          </w:rPr>
          <w:t>提升</w:t>
        </w:r>
      </w:ins>
      <w:del w:id="102" w:author="微软用户" w:date="2017-08-27T14:18:00Z">
        <w:r w:rsidR="00391CD8" w:rsidRPr="00B207B1" w:rsidDel="005F615D">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5"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06"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07"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1"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服务之间</w:t>
      </w:r>
      <w:ins w:id="113"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w:t>
      </w:r>
    </w:p>
    <w:p w14:paraId="79DCB10F" w14:textId="4C69827A" w:rsidR="009B57C6" w:rsidRPr="00B207B1" w:rsidRDefault="00016D23" w:rsidP="00D0546B">
      <w:pPr>
        <w:tabs>
          <w:tab w:val="left" w:pos="495"/>
        </w:tabs>
        <w:spacing w:line="400" w:lineRule="exact"/>
        <w:ind w:firstLineChars="200" w:firstLine="480"/>
        <w:rPr>
          <w:rFonts w:hAnsiTheme="minorEastAsia"/>
          <w:color w:val="000000" w:themeColor="text1"/>
          <w:rPrChange w:id="116"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117"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20"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1"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2" w:author="微软用户" w:date="2017-08-24T22:13:00Z">
        <w:r w:rsidR="000E26CC" w:rsidRPr="00B207B1">
          <w:rPr>
            <w:rFonts w:ascii="Times New Roman" w:hAnsi="Times New Roman" w:hint="eastAsia"/>
          </w:rPr>
          <w:t>数据加密，</w:t>
        </w:r>
      </w:ins>
      <w:ins w:id="123"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4" w:name="_Toc492545440"/>
      <w:r w:rsidRPr="00B207B1">
        <w:rPr>
          <w:rFonts w:ascii="Times New Roman" w:hAnsi="Times New Roman"/>
        </w:rPr>
        <w:lastRenderedPageBreak/>
        <w:t>Abstract</w:t>
      </w:r>
      <w:bookmarkEnd w:id="124"/>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5"/>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5"/>
      <w:r>
        <w:rPr>
          <w:rStyle w:val="af2"/>
          <w:rFonts w:ascii="Calibri" w:hAnsi="Calibri"/>
        </w:rPr>
        <w:commentReference w:id="125"/>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26"/>
      <w:r>
        <w:rPr>
          <w:rFonts w:ascii="Times New Roman" w:hAnsi="Times New Roman"/>
        </w:rPr>
        <w:t xml:space="preserve">breakpoint </w:t>
      </w:r>
      <w:r w:rsidR="00910ED3">
        <w:rPr>
          <w:rFonts w:ascii="Times New Roman" w:hAnsi="Times New Roman" w:hint="eastAsia"/>
        </w:rPr>
        <w:t>resume</w:t>
      </w:r>
      <w:r>
        <w:rPr>
          <w:rFonts w:ascii="Times New Roman" w:hAnsi="Times New Roman"/>
        </w:rPr>
        <w:t>.</w:t>
      </w:r>
      <w:commentRangeEnd w:id="126"/>
      <w:r>
        <w:rPr>
          <w:rStyle w:val="af2"/>
          <w:rFonts w:ascii="Calibri" w:hAnsi="Calibri"/>
        </w:rPr>
        <w:commentReference w:id="126"/>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27" w:name="_Toc492545441"/>
      <w:bookmarkStart w:id="128" w:name="_Toc73467573"/>
      <w:bookmarkStart w:id="129" w:name="_Toc73467699"/>
      <w:bookmarkStart w:id="130" w:name="_Toc73467984"/>
      <w:bookmarkStart w:id="131" w:name="_Toc73468287"/>
      <w:bookmarkStart w:id="132" w:name="_Toc73468447"/>
      <w:bookmarkStart w:id="133" w:name="_Toc73468515"/>
      <w:bookmarkStart w:id="134" w:name="_Toc73468561"/>
      <w:bookmarkStart w:id="135" w:name="_Toc73951027"/>
      <w:bookmarkStart w:id="136" w:name="_Toc74024494"/>
      <w:bookmarkStart w:id="137" w:name="_Toc74025348"/>
      <w:bookmarkStart w:id="138" w:name="_Toc74025644"/>
      <w:bookmarkStart w:id="139" w:name="_Toc74025755"/>
      <w:bookmarkStart w:id="140" w:name="_Toc74025800"/>
      <w:bookmarkStart w:id="141" w:name="_Toc74025845"/>
      <w:bookmarkStart w:id="142" w:name="_Toc74025991"/>
      <w:bookmarkStart w:id="143" w:name="_Toc74030258"/>
      <w:bookmarkStart w:id="144" w:name="_Toc420959833"/>
      <w:bookmarkStart w:id="145" w:name="_Toc421026897"/>
      <w:bookmarkStart w:id="146"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27"/>
    </w:p>
    <w:p w14:paraId="502F622D" w14:textId="77777777" w:rsidR="00E60563" w:rsidRPr="00B207B1" w:rsidRDefault="00F74305" w:rsidP="00BE5E25">
      <w:pPr>
        <w:pStyle w:val="21"/>
        <w:spacing w:line="240" w:lineRule="auto"/>
      </w:pPr>
      <w:bookmarkStart w:id="147" w:name="_Toc492545442"/>
      <w:bookmarkStart w:id="148" w:name="_Toc420959834"/>
      <w:bookmarkStart w:id="149" w:name="_Toc421026898"/>
      <w:bookmarkStart w:id="150" w:name="_Toc421230570"/>
      <w:bookmarkStart w:id="151" w:name="_Toc73467578"/>
      <w:bookmarkStart w:id="152" w:name="_Toc73467704"/>
      <w:bookmarkStart w:id="153" w:name="_Toc73467989"/>
      <w:bookmarkStart w:id="154" w:name="_Toc73468292"/>
      <w:bookmarkStart w:id="155" w:name="_Toc73468452"/>
      <w:bookmarkStart w:id="156" w:name="_Toc73468520"/>
      <w:bookmarkStart w:id="157" w:name="_Toc73468566"/>
      <w:bookmarkStart w:id="158" w:name="_Toc73951032"/>
      <w:bookmarkStart w:id="159" w:name="_Toc74024499"/>
      <w:bookmarkStart w:id="160" w:name="_Toc74025353"/>
      <w:bookmarkStart w:id="161" w:name="_Toc74025649"/>
      <w:bookmarkStart w:id="162" w:name="_Toc74025760"/>
      <w:bookmarkStart w:id="163" w:name="_Toc74025805"/>
      <w:bookmarkStart w:id="164" w:name="_Toc74025850"/>
      <w:bookmarkStart w:id="165" w:name="_Toc74025996"/>
      <w:bookmarkStart w:id="166" w:name="_Toc7403026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B207B1">
        <w:t xml:space="preserve">1.1 </w:t>
      </w:r>
      <w:r w:rsidR="00DC073C" w:rsidRPr="00B207B1">
        <w:rPr>
          <w:rFonts w:hint="eastAsia"/>
        </w:rPr>
        <w:t>研究</w:t>
      </w:r>
      <w:r w:rsidR="004E0177" w:rsidRPr="00B207B1">
        <w:rPr>
          <w:rFonts w:hint="eastAsia"/>
        </w:rPr>
        <w:t>背景</w:t>
      </w:r>
      <w:bookmarkEnd w:id="147"/>
    </w:p>
    <w:p w14:paraId="44D639FB" w14:textId="148CBB6B" w:rsidR="00D76A00" w:rsidRPr="00B207B1" w:rsidRDefault="007058F7" w:rsidP="00235EEE">
      <w:pPr>
        <w:spacing w:line="400" w:lineRule="exact"/>
        <w:rPr>
          <w:rFonts w:hAnsiTheme="minorEastAsia"/>
          <w:rPrChange w:id="167"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68" w:author="JY0225" w:date="2017-08-24T11:09:00Z">
            <w:rPr>
              <w:rFonts w:ascii="Times New Roman" w:hAnsi="Times New Roman" w:hint="eastAsia"/>
              <w:spacing w:val="10"/>
              <w:szCs w:val="20"/>
            </w:rPr>
          </w:rPrChange>
        </w:rPr>
        <w:t>随着</w:t>
      </w:r>
      <w:r w:rsidRPr="00B207B1">
        <w:rPr>
          <w:rFonts w:hAnsiTheme="minorEastAsia" w:hint="eastAsia"/>
          <w:rPrChange w:id="169" w:author="JY0225" w:date="2017-08-24T11:09:00Z">
            <w:rPr>
              <w:rFonts w:ascii="Times New Roman" w:hAnsi="Times New Roman" w:hint="eastAsia"/>
              <w:spacing w:val="10"/>
              <w:szCs w:val="20"/>
            </w:rPr>
          </w:rPrChange>
        </w:rPr>
        <w:t>互联网</w:t>
      </w:r>
      <w:r w:rsidR="00BF1187" w:rsidRPr="00B207B1">
        <w:rPr>
          <w:rFonts w:hAnsiTheme="minorEastAsia" w:hint="eastAsia"/>
          <w:rPrChange w:id="170" w:author="JY0225" w:date="2017-08-24T11:09:00Z">
            <w:rPr>
              <w:rFonts w:ascii="Times New Roman" w:hAnsi="Times New Roman" w:hint="eastAsia"/>
              <w:spacing w:val="10"/>
              <w:szCs w:val="20"/>
            </w:rPr>
          </w:rPrChange>
        </w:rPr>
        <w:t>技术</w:t>
      </w:r>
      <w:r w:rsidR="00313FF9" w:rsidRPr="00B207B1">
        <w:rPr>
          <w:rFonts w:hAnsiTheme="minorEastAsia" w:hint="eastAsia"/>
          <w:rPrChange w:id="171" w:author="JY0225" w:date="2017-08-24T11:09:00Z">
            <w:rPr>
              <w:rFonts w:ascii="Times New Roman" w:hAnsi="Times New Roman" w:hint="eastAsia"/>
              <w:spacing w:val="10"/>
              <w:szCs w:val="20"/>
            </w:rPr>
          </w:rPrChange>
        </w:rPr>
        <w:t>的</w:t>
      </w:r>
      <w:r w:rsidR="00BF1187" w:rsidRPr="00B207B1">
        <w:rPr>
          <w:rFonts w:hAnsiTheme="minorEastAsia" w:hint="eastAsia"/>
          <w:rPrChange w:id="172"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3" w:author="JY0225" w:date="2017-08-24T11:09:00Z">
            <w:rPr>
              <w:rFonts w:ascii="Times New Roman" w:hAnsi="Times New Roman" w:hint="eastAsia"/>
              <w:spacing w:val="10"/>
              <w:szCs w:val="20"/>
            </w:rPr>
          </w:rPrChange>
        </w:rPr>
        <w:t>，</w:t>
      </w:r>
      <w:r w:rsidR="001A513D" w:rsidRPr="00B207B1">
        <w:rPr>
          <w:rFonts w:hAnsiTheme="minorEastAsia" w:hint="eastAsia"/>
          <w:rPrChange w:id="174" w:author="JY0225" w:date="2017-08-24T11:09:00Z">
            <w:rPr>
              <w:rFonts w:ascii="Times New Roman" w:hAnsi="Times New Roman" w:hint="eastAsia"/>
              <w:spacing w:val="10"/>
              <w:szCs w:val="20"/>
            </w:rPr>
          </w:rPrChange>
        </w:rPr>
        <w:t>网络</w:t>
      </w:r>
      <w:r w:rsidR="00A52205" w:rsidRPr="00B207B1">
        <w:rPr>
          <w:rFonts w:hAnsiTheme="minorEastAsia" w:hint="eastAsia"/>
          <w:rPrChange w:id="175" w:author="JY0225" w:date="2017-08-24T11:09:00Z">
            <w:rPr>
              <w:rFonts w:ascii="Times New Roman" w:hAnsi="Times New Roman" w:hint="eastAsia"/>
              <w:spacing w:val="10"/>
              <w:szCs w:val="20"/>
            </w:rPr>
          </w:rPrChange>
        </w:rPr>
        <w:t>数据</w:t>
      </w:r>
      <w:r w:rsidR="00CE0AD4" w:rsidRPr="00B207B1">
        <w:rPr>
          <w:rFonts w:hAnsiTheme="minorEastAsia" w:hint="eastAsia"/>
          <w:rPrChange w:id="176"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77" w:author="JY0225" w:date="2017-08-24T11:09:00Z">
            <w:rPr>
              <w:rFonts w:ascii="Times New Roman" w:hAnsi="Times New Roman" w:hint="eastAsia"/>
              <w:spacing w:val="10"/>
              <w:szCs w:val="20"/>
            </w:rPr>
          </w:rPrChange>
        </w:rPr>
        <w:t>传统的</w:t>
      </w:r>
      <w:r w:rsidR="001B2472" w:rsidRPr="00B207B1">
        <w:rPr>
          <w:rFonts w:hAnsiTheme="minorEastAsia" w:hint="eastAsia"/>
          <w:rPrChange w:id="178" w:author="JY0225" w:date="2017-08-24T11:09:00Z">
            <w:rPr>
              <w:rFonts w:ascii="Times New Roman" w:hAnsi="Times New Roman" w:hint="eastAsia"/>
              <w:spacing w:val="10"/>
              <w:szCs w:val="20"/>
            </w:rPr>
          </w:rPrChange>
        </w:rPr>
        <w:t>数据</w:t>
      </w:r>
      <w:r w:rsidR="00476838" w:rsidRPr="00B207B1">
        <w:rPr>
          <w:rFonts w:hAnsiTheme="minorEastAsia" w:hint="eastAsia"/>
          <w:rPrChange w:id="179" w:author="JY0225" w:date="2017-08-24T11:09:00Z">
            <w:rPr>
              <w:rFonts w:ascii="Times New Roman" w:hAnsi="Times New Roman" w:hint="eastAsia"/>
              <w:spacing w:val="10"/>
              <w:szCs w:val="20"/>
            </w:rPr>
          </w:rPrChange>
        </w:rPr>
        <w:t>备份</w:t>
      </w:r>
      <w:r w:rsidR="004F63D2" w:rsidRPr="00B207B1">
        <w:rPr>
          <w:rFonts w:hAnsiTheme="minorEastAsia" w:hint="eastAsia"/>
          <w:rPrChange w:id="180" w:author="JY0225" w:date="2017-08-24T11:09:00Z">
            <w:rPr>
              <w:rFonts w:ascii="Times New Roman" w:hAnsi="Times New Roman" w:hint="eastAsia"/>
              <w:spacing w:val="10"/>
              <w:szCs w:val="20"/>
            </w:rPr>
          </w:rPrChange>
        </w:rPr>
        <w:t>方式存在太多的局限性，已经无法满足人们的</w:t>
      </w:r>
      <w:ins w:id="181" w:author="微软用户" w:date="2017-08-27T14:20:00Z">
        <w:r w:rsidR="00F122A9" w:rsidRPr="00B207B1">
          <w:rPr>
            <w:rFonts w:hAnsiTheme="minorEastAsia"/>
          </w:rPr>
          <w:t>需求</w:t>
        </w:r>
      </w:ins>
      <w:del w:id="182" w:author="微软用户" w:date="2017-08-27T14:20:00Z">
        <w:r w:rsidR="00602398" w:rsidRPr="00B207B1" w:rsidDel="00F122A9">
          <w:rPr>
            <w:rFonts w:hAnsiTheme="minorEastAsia" w:hint="eastAsia"/>
            <w:rPrChange w:id="183"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4" w:author="JY0225" w:date="2017-08-24T11:09:00Z">
            <w:rPr>
              <w:rFonts w:ascii="Times New Roman" w:hAnsi="Times New Roman" w:hint="eastAsia"/>
              <w:spacing w:val="10"/>
              <w:szCs w:val="20"/>
            </w:rPr>
          </w:rPrChange>
        </w:rPr>
        <w:t>。在这样</w:t>
      </w:r>
      <w:r w:rsidR="005C42E4" w:rsidRPr="00B207B1">
        <w:rPr>
          <w:rFonts w:hAnsiTheme="minorEastAsia" w:hint="eastAsia"/>
          <w:rPrChange w:id="185" w:author="JY0225" w:date="2017-08-24T11:09:00Z">
            <w:rPr>
              <w:rFonts w:ascii="Times New Roman" w:hAnsi="Times New Roman" w:hint="eastAsia"/>
              <w:spacing w:val="10"/>
              <w:szCs w:val="20"/>
            </w:rPr>
          </w:rPrChange>
        </w:rPr>
        <w:t>的</w:t>
      </w:r>
      <w:r w:rsidR="00444634" w:rsidRPr="00B207B1">
        <w:rPr>
          <w:rFonts w:hAnsiTheme="minorEastAsia" w:hint="eastAsia"/>
          <w:rPrChange w:id="186" w:author="JY0225" w:date="2017-08-24T11:09:00Z">
            <w:rPr>
              <w:rFonts w:ascii="Times New Roman" w:hAnsi="Times New Roman" w:hint="eastAsia"/>
              <w:spacing w:val="10"/>
              <w:szCs w:val="20"/>
            </w:rPr>
          </w:rPrChange>
        </w:rPr>
        <w:t>背景下</w:t>
      </w:r>
      <w:r w:rsidR="0056038D" w:rsidRPr="00B207B1">
        <w:rPr>
          <w:rFonts w:hAnsiTheme="minorEastAsia" w:hint="eastAsia"/>
          <w:rPrChange w:id="187" w:author="JY0225" w:date="2017-08-24T11:09:00Z">
            <w:rPr>
              <w:rFonts w:ascii="Times New Roman" w:hAnsi="Times New Roman" w:hint="eastAsia"/>
              <w:spacing w:val="10"/>
              <w:szCs w:val="20"/>
            </w:rPr>
          </w:rPrChange>
        </w:rPr>
        <w:t>，</w:t>
      </w:r>
      <w:r w:rsidR="0056038D" w:rsidRPr="00B207B1">
        <w:rPr>
          <w:rFonts w:hAnsiTheme="minorEastAsia" w:hint="eastAsia"/>
          <w:rPrChange w:id="188" w:author="JY0225" w:date="2017-08-24T11:09:00Z">
            <w:rPr>
              <w:rFonts w:ascii="Times New Roman" w:hAnsi="Times New Roman" w:hint="eastAsia"/>
              <w:spacing w:val="10"/>
            </w:rPr>
          </w:rPrChange>
        </w:rPr>
        <w:t>云</w:t>
      </w:r>
      <w:r w:rsidR="00476838" w:rsidRPr="00B207B1">
        <w:rPr>
          <w:rFonts w:hAnsiTheme="minorEastAsia" w:hint="eastAsia"/>
          <w:rPrChange w:id="189" w:author="JY0225" w:date="2017-08-24T11:09:00Z">
            <w:rPr>
              <w:rFonts w:ascii="Times New Roman" w:hAnsi="Times New Roman" w:hint="eastAsia"/>
              <w:spacing w:val="10"/>
            </w:rPr>
          </w:rPrChange>
        </w:rPr>
        <w:t>备份</w:t>
      </w:r>
      <w:r w:rsidR="0056038D" w:rsidRPr="00B207B1">
        <w:rPr>
          <w:rFonts w:hAnsiTheme="minorEastAsia" w:hint="eastAsia"/>
          <w:rPrChange w:id="190" w:author="JY0225" w:date="2017-08-24T11:09:00Z">
            <w:rPr>
              <w:rFonts w:ascii="Times New Roman" w:hAnsi="Times New Roman" w:hint="eastAsia"/>
              <w:spacing w:val="10"/>
            </w:rPr>
          </w:rPrChange>
        </w:rPr>
        <w:t>服务</w:t>
      </w:r>
      <w:del w:id="191" w:author="微软用户" w:date="2017-08-27T14:20:00Z">
        <w:r w:rsidR="0056038D" w:rsidRPr="00B207B1" w:rsidDel="00597F21">
          <w:rPr>
            <w:rFonts w:hAnsiTheme="minorEastAsia"/>
            <w:vertAlign w:val="superscript"/>
            <w:rPrChange w:id="192" w:author="JY0225" w:date="2017-08-24T11:09:00Z">
              <w:rPr>
                <w:vertAlign w:val="superscript"/>
              </w:rPr>
            </w:rPrChange>
          </w:rPr>
          <w:delText>[3]</w:delText>
        </w:r>
      </w:del>
      <w:r w:rsidR="002301D9" w:rsidRPr="00B207B1">
        <w:rPr>
          <w:rFonts w:hAnsiTheme="minorEastAsia" w:hint="eastAsia"/>
          <w:rPrChange w:id="193"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4" w:author="JY0225" w:date="2017-08-24T11:09:00Z">
            <w:rPr>
              <w:rFonts w:ascii="Times New Roman" w:hAnsi="Times New Roman" w:hint="eastAsia"/>
              <w:spacing w:val="10"/>
            </w:rPr>
          </w:rPrChange>
        </w:rPr>
        <w:t>备份</w:t>
      </w:r>
      <w:r w:rsidR="002301D9" w:rsidRPr="00B207B1">
        <w:rPr>
          <w:rFonts w:hAnsiTheme="minorEastAsia" w:hint="eastAsia"/>
          <w:rPrChange w:id="195" w:author="JY0225" w:date="2017-08-24T11:09:00Z">
            <w:rPr>
              <w:rFonts w:ascii="Times New Roman" w:hAnsi="Times New Roman" w:hint="eastAsia"/>
              <w:spacing w:val="10"/>
            </w:rPr>
          </w:rPrChange>
        </w:rPr>
        <w:t>方式。</w:t>
      </w:r>
      <w:r w:rsidR="0032449F" w:rsidRPr="00B207B1">
        <w:rPr>
          <w:rFonts w:hAnsiTheme="minorEastAsia" w:hint="eastAsia"/>
          <w:rPrChange w:id="196" w:author="JY0225" w:date="2017-08-24T11:09:00Z">
            <w:rPr>
              <w:rFonts w:ascii="Times New Roman" w:hAnsi="Times New Roman" w:hint="eastAsia"/>
              <w:spacing w:val="10"/>
            </w:rPr>
          </w:rPrChange>
        </w:rPr>
        <w:t>因其</w:t>
      </w:r>
      <w:r w:rsidR="0056038D" w:rsidRPr="00B207B1">
        <w:rPr>
          <w:rFonts w:hAnsiTheme="minorEastAsia" w:hint="eastAsia"/>
          <w:rPrChange w:id="197" w:author="JY0225" w:date="2017-08-24T11:09:00Z">
            <w:rPr>
              <w:rFonts w:ascii="Times New Roman" w:hAnsi="Times New Roman" w:hint="eastAsia"/>
              <w:spacing w:val="10"/>
            </w:rPr>
          </w:rPrChange>
        </w:rPr>
        <w:t>海量的</w:t>
      </w:r>
      <w:r w:rsidR="00D71D84" w:rsidRPr="00B207B1">
        <w:rPr>
          <w:rFonts w:hAnsiTheme="minorEastAsia" w:hint="eastAsia"/>
          <w:rPrChange w:id="198" w:author="JY0225" w:date="2017-08-24T11:09:00Z">
            <w:rPr>
              <w:rFonts w:ascii="Times New Roman" w:hAnsi="Times New Roman" w:hint="eastAsia"/>
              <w:spacing w:val="10"/>
            </w:rPr>
          </w:rPrChange>
        </w:rPr>
        <w:t>存储</w:t>
      </w:r>
      <w:r w:rsidR="00C143BB">
        <w:rPr>
          <w:rFonts w:hAnsiTheme="minorEastAsia" w:hint="eastAsia"/>
        </w:rPr>
        <w:t>空间、便捷</w:t>
      </w:r>
      <w:r w:rsidR="0056038D" w:rsidRPr="00B207B1">
        <w:rPr>
          <w:rFonts w:hAnsiTheme="minorEastAsia" w:hint="eastAsia"/>
          <w:rPrChange w:id="199" w:author="JY0225" w:date="2017-08-24T11:09:00Z">
            <w:rPr>
              <w:rFonts w:ascii="Times New Roman" w:hAnsi="Times New Roman" w:hint="eastAsia"/>
              <w:spacing w:val="10"/>
            </w:rPr>
          </w:rPrChange>
        </w:rPr>
        <w:t>的存取方式</w:t>
      </w:r>
      <w:r w:rsidR="0080799F">
        <w:rPr>
          <w:rFonts w:hAnsiTheme="minorEastAsia" w:hint="eastAsia"/>
        </w:rPr>
        <w:t>，</w:t>
      </w:r>
      <w:r w:rsidR="0056038D" w:rsidRPr="00B207B1">
        <w:rPr>
          <w:rFonts w:hAnsiTheme="minorEastAsia" w:hint="eastAsia"/>
          <w:rPrChange w:id="200" w:author="JY0225" w:date="2017-08-24T11:09:00Z">
            <w:rPr>
              <w:rFonts w:ascii="Times New Roman" w:hAnsi="Times New Roman" w:hint="eastAsia"/>
              <w:spacing w:val="10"/>
              <w:szCs w:val="20"/>
            </w:rPr>
          </w:rPrChange>
        </w:rPr>
        <w:t>越来越受大众的青睐，大型的机构如政府、医院、企业等也逐步将数据转移到云端。</w:t>
      </w:r>
      <w:r w:rsidR="009C0737">
        <w:rPr>
          <w:rFonts w:hAnsiTheme="minorEastAsia" w:hint="eastAsia"/>
        </w:rPr>
        <w:t>数据结果显示，2016年云备份服务在中国的规模达到了516.6亿元，预计到2017年市场份额将会接近700亿元。年复合增长率在近三年来都超过了三成，其中2016年的增长率最高</w:t>
      </w:r>
      <w:r w:rsidR="009C0737" w:rsidRPr="00B207B1">
        <w:rPr>
          <w:rFonts w:hAnsiTheme="minorEastAsia"/>
          <w:vertAlign w:val="superscript"/>
          <w:rPrChange w:id="201" w:author="JY0225" w:date="2017-08-24T11:09:00Z">
            <w:rPr>
              <w:vertAlign w:val="superscript"/>
            </w:rPr>
          </w:rPrChange>
        </w:rPr>
        <w:fldChar w:fldCharType="begin"/>
      </w:r>
      <w:r w:rsidR="009C0737" w:rsidRPr="00B207B1">
        <w:rPr>
          <w:rFonts w:hAnsiTheme="minorEastAsia"/>
          <w:vertAlign w:val="superscript"/>
          <w:rPrChange w:id="202" w:author="JY0225" w:date="2017-08-24T11:09:00Z">
            <w:rPr>
              <w:vertAlign w:val="superscript"/>
            </w:rPr>
          </w:rPrChange>
        </w:rPr>
        <w:instrText xml:space="preserve"> REF _Ref489705969 \r \h  \* MERGEFORMAT </w:instrText>
      </w:r>
      <w:r w:rsidR="009C0737" w:rsidRPr="00B207B1">
        <w:rPr>
          <w:rFonts w:hAnsiTheme="minorEastAsia"/>
          <w:vertAlign w:val="superscript"/>
          <w:rPrChange w:id="203" w:author="JY0225" w:date="2017-08-24T11:09:00Z">
            <w:rPr>
              <w:rFonts w:hAnsiTheme="minorEastAsia"/>
              <w:vertAlign w:val="superscript"/>
            </w:rPr>
          </w:rPrChange>
        </w:rPr>
      </w:r>
      <w:r w:rsidR="009C0737" w:rsidRPr="00B207B1">
        <w:rPr>
          <w:rFonts w:hAnsiTheme="minorEastAsia"/>
          <w:vertAlign w:val="superscript"/>
          <w:rPrChange w:id="204" w:author="JY0225" w:date="2017-08-24T11:09:00Z">
            <w:rPr>
              <w:vertAlign w:val="superscript"/>
            </w:rPr>
          </w:rPrChange>
        </w:rPr>
        <w:fldChar w:fldCharType="separate"/>
      </w:r>
      <w:r w:rsidR="009C0737">
        <w:rPr>
          <w:rFonts w:hAnsiTheme="minorEastAsia"/>
          <w:vertAlign w:val="superscript"/>
        </w:rPr>
        <w:t>[1]</w:t>
      </w:r>
      <w:r w:rsidR="009C0737" w:rsidRPr="00B207B1">
        <w:rPr>
          <w:rFonts w:hAnsiTheme="minorEastAsia"/>
          <w:vertAlign w:val="superscript"/>
          <w:rPrChange w:id="205" w:author="JY0225" w:date="2017-08-24T11:09:00Z">
            <w:rPr>
              <w:vertAlign w:val="superscript"/>
            </w:rPr>
          </w:rPrChange>
        </w:rPr>
        <w:fldChar w:fldCharType="end"/>
      </w:r>
      <w:r w:rsidR="009C0737">
        <w:rPr>
          <w:rFonts w:hAnsiTheme="minorEastAsia" w:hint="eastAsia"/>
        </w:rPr>
        <w:t>。</w:t>
      </w:r>
    </w:p>
    <w:p w14:paraId="697B1FA8" w14:textId="4DCF3AC1" w:rsidR="00761C37" w:rsidRPr="00B207B1" w:rsidRDefault="001724BF" w:rsidP="003D7736">
      <w:pPr>
        <w:spacing w:line="400" w:lineRule="exact"/>
        <w:ind w:firstLine="420"/>
        <w:rPr>
          <w:rFonts w:hAnsiTheme="minorEastAsia"/>
          <w:rPrChange w:id="206" w:author="JY0225" w:date="2017-08-24T11:09:00Z">
            <w:rPr>
              <w:rFonts w:ascii="Times New Roman" w:hAnsi="Times New Roman"/>
              <w:spacing w:val="10"/>
            </w:rPr>
          </w:rPrChange>
        </w:rPr>
      </w:pPr>
      <w:r w:rsidRPr="00B207B1">
        <w:rPr>
          <w:rFonts w:hAnsiTheme="minorEastAsia" w:hint="eastAsia"/>
          <w:color w:val="000000" w:themeColor="text1"/>
          <w:rPrChange w:id="207"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08"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09"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10"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11"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12"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13"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14"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15"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16"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17"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18"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19"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20"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21"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22"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23"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24"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25" w:author="JY0225" w:date="2017-08-24T11:09:00Z">
            <w:rPr>
              <w:rFonts w:ascii="Times New Roman" w:hAnsi="Times New Roman" w:hint="eastAsia"/>
              <w:color w:val="000000" w:themeColor="text1"/>
              <w:spacing w:val="10"/>
            </w:rPr>
          </w:rPrChange>
        </w:rPr>
        <w:t>的安全性</w:t>
      </w:r>
      <w:ins w:id="226" w:author="微软用户" w:date="2017-08-27T14:24:00Z">
        <w:r w:rsidR="00BF0FE4" w:rsidRPr="00B207B1">
          <w:rPr>
            <w:rFonts w:hAnsiTheme="minorEastAsia" w:hint="eastAsia"/>
            <w:color w:val="000000" w:themeColor="text1"/>
          </w:rPr>
          <w:t>、</w:t>
        </w:r>
      </w:ins>
      <w:del w:id="227" w:author="微软用户" w:date="2017-08-27T14:24:00Z">
        <w:r w:rsidR="00337A88" w:rsidRPr="00B207B1" w:rsidDel="00BF0FE4">
          <w:rPr>
            <w:rFonts w:hAnsiTheme="minorEastAsia" w:hint="eastAsia"/>
            <w:color w:val="000000" w:themeColor="text1"/>
            <w:rPrChange w:id="228"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29" w:author="JY0225" w:date="2017-08-24T11:09:00Z">
              <w:rPr>
                <w:rFonts w:ascii="Times New Roman" w:hAnsi="Times New Roman" w:hint="eastAsia"/>
                <w:color w:val="000000" w:themeColor="text1"/>
                <w:spacing w:val="10"/>
              </w:rPr>
            </w:rPrChange>
          </w:rPr>
          <w:delText>容</w:delText>
        </w:r>
      </w:del>
      <w:del w:id="230" w:author="微软用户" w:date="2017-08-27T14:22:00Z">
        <w:r w:rsidR="007B385C" w:rsidRPr="00B207B1" w:rsidDel="004B7BD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w:t>
      </w:r>
      <w:commentRangeStart w:id="236"/>
      <w:r w:rsidR="00AB6716"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中</w:t>
      </w:r>
      <w:commentRangeEnd w:id="236"/>
      <w:r w:rsidR="005F1D0B" w:rsidRPr="00B207B1">
        <w:rPr>
          <w:rStyle w:val="af2"/>
          <w:rFonts w:hAnsiTheme="minorEastAsia"/>
          <w:color w:val="000000" w:themeColor="text1"/>
          <w:sz w:val="24"/>
          <w:szCs w:val="24"/>
          <w:rPrChange w:id="242" w:author="JY0225" w:date="2017-08-24T11:09:00Z">
            <w:rPr>
              <w:rStyle w:val="af2"/>
              <w:rFonts w:ascii="Calibri" w:eastAsia="宋体" w:hAnsi="Calibri"/>
              <w:color w:val="000000" w:themeColor="text1"/>
            </w:rPr>
          </w:rPrChange>
        </w:rPr>
        <w:commentReference w:id="236"/>
      </w:r>
      <w:r w:rsidR="00AB6716"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50" w:author="JY0225" w:date="2017-08-24T11:09:00Z">
            <w:rPr>
              <w:rFonts w:ascii="Times New Roman" w:hAnsi="Times New Roman" w:hint="eastAsia"/>
              <w:spacing w:val="10"/>
            </w:rPr>
          </w:rPrChange>
        </w:rPr>
        <w:t>备份</w:t>
      </w:r>
      <w:r w:rsidR="00D76A00" w:rsidRPr="00B207B1">
        <w:rPr>
          <w:rFonts w:hAnsiTheme="minorEastAsia" w:hint="eastAsia"/>
          <w:rPrChange w:id="251"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52" w:author="JY0225" w:date="2017-08-24T11:09:00Z">
            <w:rPr>
              <w:rFonts w:ascii="Times New Roman" w:hAnsi="Times New Roman" w:hint="eastAsia"/>
              <w:spacing w:val="10"/>
            </w:rPr>
          </w:rPrChange>
        </w:rPr>
        <w:t>数据</w:t>
      </w:r>
      <w:r w:rsidR="00D76A00" w:rsidRPr="00B207B1">
        <w:rPr>
          <w:rFonts w:hAnsiTheme="minorEastAsia" w:hint="eastAsia"/>
          <w:rPrChange w:id="253" w:author="JY0225" w:date="2017-08-24T11:09:00Z">
            <w:rPr>
              <w:rFonts w:ascii="Times New Roman" w:hAnsi="Times New Roman" w:hint="eastAsia"/>
              <w:spacing w:val="10"/>
            </w:rPr>
          </w:rPrChange>
        </w:rPr>
        <w:t>泄露、</w:t>
      </w:r>
      <w:r w:rsidR="009C465B" w:rsidRPr="00B207B1">
        <w:rPr>
          <w:rFonts w:hAnsiTheme="minorEastAsia" w:hint="eastAsia"/>
          <w:rPrChange w:id="254"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55" w:author="JY0225" w:date="2017-08-24T11:09:00Z">
            <w:rPr>
              <w:rStyle w:val="affff8"/>
              <w:rFonts w:ascii="Times New Roman" w:hAnsi="Times New Roman"/>
              <w:spacing w:val="10"/>
            </w:rPr>
          </w:rPrChange>
        </w:rPr>
        <w:footnoteReference w:id="1"/>
      </w:r>
      <w:r w:rsidR="009C465B" w:rsidRPr="00B207B1">
        <w:rPr>
          <w:rFonts w:hAnsiTheme="minorEastAsia" w:hint="eastAsia"/>
          <w:rPrChange w:id="256" w:author="JY0225" w:date="2017-08-24T11:09:00Z">
            <w:rPr>
              <w:rFonts w:ascii="Times New Roman" w:hAnsi="Times New Roman" w:hint="eastAsia"/>
              <w:spacing w:val="10"/>
            </w:rPr>
          </w:rPrChange>
        </w:rPr>
        <w:t>，</w:t>
      </w:r>
      <w:r w:rsidR="001D0165" w:rsidRPr="00B207B1">
        <w:rPr>
          <w:rFonts w:hAnsiTheme="minorEastAsia" w:hint="eastAsia"/>
          <w:rPrChange w:id="257" w:author="JY0225" w:date="2017-08-24T11:09:00Z">
            <w:rPr>
              <w:rFonts w:ascii="Times New Roman" w:hAnsi="Times New Roman" w:hint="eastAsia"/>
              <w:spacing w:val="10"/>
            </w:rPr>
          </w:rPrChange>
        </w:rPr>
        <w:t>这可能</w:t>
      </w:r>
      <w:r w:rsidR="0078247A" w:rsidRPr="00B207B1">
        <w:rPr>
          <w:rFonts w:hAnsiTheme="minorEastAsia" w:hint="eastAsia"/>
          <w:rPrChange w:id="258" w:author="JY0225" w:date="2017-08-24T11:09:00Z">
            <w:rPr>
              <w:rFonts w:ascii="Times New Roman" w:hAnsi="Times New Roman" w:hint="eastAsia"/>
              <w:spacing w:val="10"/>
            </w:rPr>
          </w:rPrChange>
        </w:rPr>
        <w:t>对用户</w:t>
      </w:r>
      <w:del w:id="259" w:author="微软用户" w:date="2017-08-27T14:24:00Z">
        <w:r w:rsidR="0078247A" w:rsidRPr="00B207B1" w:rsidDel="00342891">
          <w:rPr>
            <w:rFonts w:hAnsiTheme="minorEastAsia" w:hint="eastAsia"/>
            <w:rPrChange w:id="260" w:author="JY0225" w:date="2017-08-24T11:09:00Z">
              <w:rPr>
                <w:rFonts w:ascii="Times New Roman" w:hAnsi="Times New Roman" w:hint="eastAsia"/>
                <w:spacing w:val="10"/>
              </w:rPr>
            </w:rPrChange>
          </w:rPr>
          <w:delText>产生</w:delText>
        </w:r>
      </w:del>
      <w:ins w:id="261" w:author="微软用户" w:date="2017-08-27T14:24:00Z">
        <w:r w:rsidR="00342891" w:rsidRPr="00B207B1">
          <w:rPr>
            <w:rFonts w:hAnsiTheme="minorEastAsia" w:hint="eastAsia"/>
          </w:rPr>
          <w:t>造成</w:t>
        </w:r>
      </w:ins>
      <w:r w:rsidR="0078247A" w:rsidRPr="00B207B1">
        <w:rPr>
          <w:rFonts w:hAnsiTheme="minorEastAsia" w:hint="eastAsia"/>
          <w:rPrChange w:id="262" w:author="JY0225" w:date="2017-08-24T11:09:00Z">
            <w:rPr>
              <w:rFonts w:ascii="Times New Roman" w:hAnsi="Times New Roman" w:hint="eastAsia"/>
              <w:spacing w:val="10"/>
            </w:rPr>
          </w:rPrChange>
        </w:rPr>
        <w:t>不可逆的</w:t>
      </w:r>
      <w:ins w:id="263" w:author="微软用户" w:date="2017-08-27T14:24:00Z">
        <w:r w:rsidR="00342891" w:rsidRPr="00B207B1">
          <w:rPr>
            <w:rFonts w:hAnsiTheme="minorEastAsia"/>
          </w:rPr>
          <w:t>损失</w:t>
        </w:r>
      </w:ins>
      <w:del w:id="264" w:author="微软用户" w:date="2017-08-27T14:24:00Z">
        <w:r w:rsidR="0078247A" w:rsidRPr="00B207B1" w:rsidDel="00342891">
          <w:rPr>
            <w:rFonts w:hAnsiTheme="minorEastAsia" w:hint="eastAsia"/>
            <w:rPrChange w:id="265" w:author="JY0225" w:date="2017-08-24T11:09:00Z">
              <w:rPr>
                <w:rFonts w:ascii="Times New Roman" w:hAnsi="Times New Roman" w:hint="eastAsia"/>
                <w:spacing w:val="10"/>
              </w:rPr>
            </w:rPrChange>
          </w:rPr>
          <w:delText>后果</w:delText>
        </w:r>
      </w:del>
      <w:r w:rsidR="0078247A" w:rsidRPr="00B207B1">
        <w:rPr>
          <w:rFonts w:hAnsiTheme="minorEastAsia" w:hint="eastAsia"/>
          <w:rPrChange w:id="266" w:author="JY0225" w:date="2017-08-24T11:09:00Z">
            <w:rPr>
              <w:rFonts w:ascii="Times New Roman" w:hAnsi="Times New Roman" w:hint="eastAsia"/>
              <w:spacing w:val="10"/>
            </w:rPr>
          </w:rPrChange>
        </w:rPr>
        <w:t>。</w:t>
      </w:r>
      <w:r w:rsidR="004B257E" w:rsidRPr="00B207B1">
        <w:rPr>
          <w:rFonts w:hAnsiTheme="minorEastAsia" w:hint="eastAsia"/>
          <w:rPrChange w:id="267" w:author="JY0225" w:date="2017-08-24T11:09:00Z">
            <w:rPr>
              <w:rFonts w:ascii="Times New Roman" w:hAnsi="Times New Roman" w:hint="eastAsia"/>
              <w:spacing w:val="10"/>
            </w:rPr>
          </w:rPrChange>
        </w:rPr>
        <w:t>此外，</w:t>
      </w:r>
      <w:commentRangeStart w:id="268"/>
      <w:r w:rsidR="00000F68" w:rsidRPr="00B207B1">
        <w:rPr>
          <w:rFonts w:hAnsiTheme="minorEastAsia" w:hint="eastAsia"/>
          <w:rPrChange w:id="269" w:author="JY0225" w:date="2017-08-24T11:09:00Z">
            <w:rPr>
              <w:rFonts w:ascii="Times New Roman" w:hAnsi="Times New Roman" w:hint="eastAsia"/>
              <w:spacing w:val="10"/>
            </w:rPr>
          </w:rPrChange>
        </w:rPr>
        <w:t>云</w:t>
      </w:r>
      <w:r w:rsidR="00476838" w:rsidRPr="00B207B1">
        <w:rPr>
          <w:rFonts w:hAnsiTheme="minorEastAsia" w:hint="eastAsia"/>
          <w:rPrChange w:id="270" w:author="JY0225" w:date="2017-08-24T11:09:00Z">
            <w:rPr>
              <w:rFonts w:ascii="Times New Roman" w:hAnsi="Times New Roman" w:hint="eastAsia"/>
              <w:spacing w:val="10"/>
            </w:rPr>
          </w:rPrChange>
        </w:rPr>
        <w:t>备份</w:t>
      </w:r>
      <w:r w:rsidR="00000F68" w:rsidRPr="00B207B1">
        <w:rPr>
          <w:rFonts w:hAnsiTheme="minorEastAsia" w:hint="eastAsia"/>
          <w:rPrChange w:id="271" w:author="JY0225" w:date="2017-08-24T11:09:00Z">
            <w:rPr>
              <w:rFonts w:ascii="Times New Roman" w:hAnsi="Times New Roman" w:hint="eastAsia"/>
              <w:spacing w:val="10"/>
            </w:rPr>
          </w:rPrChange>
        </w:rPr>
        <w:t>服务以网络作为基础设施</w:t>
      </w:r>
      <w:commentRangeEnd w:id="268"/>
      <w:r w:rsidR="00054FF4" w:rsidRPr="00B207B1">
        <w:rPr>
          <w:rStyle w:val="af2"/>
          <w:rFonts w:hAnsiTheme="minorEastAsia"/>
          <w:sz w:val="24"/>
          <w:szCs w:val="24"/>
          <w:rPrChange w:id="272" w:author="JY0225" w:date="2017-08-24T11:09:00Z">
            <w:rPr>
              <w:rStyle w:val="af2"/>
              <w:rFonts w:ascii="Calibri" w:eastAsia="宋体" w:hAnsi="Calibri"/>
            </w:rPr>
          </w:rPrChange>
        </w:rPr>
        <w:commentReference w:id="268"/>
      </w:r>
      <w:r w:rsidR="00000F68" w:rsidRPr="00B207B1">
        <w:rPr>
          <w:rFonts w:hAnsiTheme="minorEastAsia" w:hint="eastAsia"/>
          <w:rPrChange w:id="273" w:author="JY0225" w:date="2017-08-24T11:09:00Z">
            <w:rPr>
              <w:rFonts w:ascii="Times New Roman" w:hAnsi="Times New Roman" w:hint="eastAsia"/>
              <w:spacing w:val="10"/>
            </w:rPr>
          </w:rPrChange>
        </w:rPr>
        <w:t>，</w:t>
      </w:r>
      <w:r w:rsidR="000B4434" w:rsidRPr="00B207B1">
        <w:rPr>
          <w:rFonts w:hAnsiTheme="minorEastAsia" w:hint="eastAsia"/>
          <w:rPrChange w:id="274" w:author="JY0225" w:date="2017-08-24T11:09:00Z">
            <w:rPr>
              <w:rFonts w:ascii="Times New Roman" w:hAnsi="Times New Roman" w:hint="eastAsia"/>
              <w:spacing w:val="10"/>
            </w:rPr>
          </w:rPrChange>
        </w:rPr>
        <w:t>而</w:t>
      </w:r>
      <w:r w:rsidR="00000F68" w:rsidRPr="00B207B1">
        <w:rPr>
          <w:rFonts w:hAnsiTheme="minorEastAsia" w:hint="eastAsia"/>
          <w:rPrChange w:id="275" w:author="JY0225" w:date="2017-08-24T11:09:00Z">
            <w:rPr>
              <w:rFonts w:ascii="Times New Roman" w:hAnsi="Times New Roman" w:hint="eastAsia"/>
              <w:spacing w:val="10"/>
            </w:rPr>
          </w:rPrChange>
        </w:rPr>
        <w:t>网络</w:t>
      </w:r>
      <w:r w:rsidR="00B7250C" w:rsidRPr="00B207B1">
        <w:rPr>
          <w:rFonts w:hAnsiTheme="minorEastAsia" w:hint="eastAsia"/>
          <w:rPrChange w:id="276" w:author="JY0225" w:date="2017-08-24T11:09:00Z">
            <w:rPr>
              <w:rFonts w:ascii="Times New Roman" w:hAnsi="Times New Roman" w:hint="eastAsia"/>
              <w:spacing w:val="10"/>
            </w:rPr>
          </w:rPrChange>
        </w:rPr>
        <w:t>又</w:t>
      </w:r>
      <w:r w:rsidR="00000F68" w:rsidRPr="00B207B1">
        <w:rPr>
          <w:rFonts w:hAnsiTheme="minorEastAsia" w:hint="eastAsia"/>
          <w:rPrChange w:id="277"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278" w:author="JY0225" w:date="2017-08-24T11:09:00Z">
            <w:rPr>
              <w:rFonts w:ascii="Times New Roman" w:hAnsi="Times New Roman" w:hint="eastAsia"/>
              <w:spacing w:val="10"/>
            </w:rPr>
          </w:rPrChange>
        </w:rPr>
        <w:t>影响</w:t>
      </w:r>
      <w:r w:rsidR="00000F68" w:rsidRPr="00B207B1">
        <w:rPr>
          <w:rFonts w:hAnsiTheme="minorEastAsia" w:hint="eastAsia"/>
          <w:rPrChange w:id="279"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280" w:author="JY0225" w:date="2017-08-24T11:09:00Z">
            <w:rPr>
              <w:rFonts w:ascii="Times New Roman" w:hAnsi="Times New Roman" w:hint="eastAsia"/>
              <w:spacing w:val="10"/>
            </w:rPr>
          </w:rPrChange>
        </w:rPr>
        <w:t>，尤其对较大</w:t>
      </w:r>
      <w:r w:rsidR="002D1DEC" w:rsidRPr="00B207B1">
        <w:rPr>
          <w:rFonts w:hAnsiTheme="minorEastAsia" w:hint="eastAsia"/>
          <w:rPrChange w:id="281" w:author="JY0225" w:date="2017-08-24T11:09:00Z">
            <w:rPr>
              <w:rFonts w:ascii="Times New Roman" w:hAnsi="Times New Roman" w:hint="eastAsia"/>
              <w:spacing w:val="10"/>
            </w:rPr>
          </w:rPrChange>
        </w:rPr>
        <w:t>的文件</w:t>
      </w:r>
      <w:del w:id="282" w:author="微软用户" w:date="2017-08-27T14:25:00Z">
        <w:r w:rsidR="00D57361" w:rsidRPr="00B207B1" w:rsidDel="008B6966">
          <w:rPr>
            <w:rFonts w:hAnsiTheme="minorEastAsia" w:hint="eastAsia"/>
            <w:rPrChange w:id="283" w:author="JY0225" w:date="2017-08-24T11:09:00Z">
              <w:rPr>
                <w:rFonts w:ascii="Times New Roman" w:hAnsi="Times New Roman" w:hint="eastAsia"/>
                <w:spacing w:val="10"/>
              </w:rPr>
            </w:rPrChange>
          </w:rPr>
          <w:delText>传输</w:delText>
        </w:r>
      </w:del>
      <w:r w:rsidR="00D57361" w:rsidRPr="00B207B1">
        <w:rPr>
          <w:rFonts w:hAnsiTheme="minorEastAsia" w:hint="eastAsia"/>
          <w:rPrChange w:id="284"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285" w:author="JY0225" w:date="2017-08-24T11:09:00Z">
            <w:rPr>
              <w:rFonts w:ascii="Times New Roman" w:hAnsi="Times New Roman" w:hint="eastAsia"/>
              <w:spacing w:val="10"/>
            </w:rPr>
          </w:rPrChange>
        </w:rPr>
        <w:t>。</w:t>
      </w:r>
      <w:r w:rsidR="007E52A6" w:rsidRPr="00B207B1">
        <w:rPr>
          <w:rFonts w:hAnsiTheme="minorEastAsia" w:hint="eastAsia"/>
          <w:rPrChange w:id="286" w:author="JY0225" w:date="2017-08-24T11:09:00Z">
            <w:rPr>
              <w:rFonts w:ascii="Times New Roman" w:hAnsi="Times New Roman" w:hint="eastAsia"/>
              <w:spacing w:val="10"/>
            </w:rPr>
          </w:rPrChange>
        </w:rPr>
        <w:t>同时</w:t>
      </w:r>
      <w:r w:rsidR="003D7736" w:rsidRPr="00B207B1">
        <w:rPr>
          <w:rFonts w:hAnsiTheme="minorEastAsia" w:hint="eastAsia"/>
          <w:rPrChange w:id="287" w:author="JY0225" w:date="2017-08-24T11:09:00Z">
            <w:rPr>
              <w:rFonts w:ascii="Times New Roman" w:hAnsi="Times New Roman" w:hint="eastAsia"/>
              <w:spacing w:val="10"/>
            </w:rPr>
          </w:rPrChange>
        </w:rPr>
        <w:t>，</w:t>
      </w:r>
      <w:commentRangeStart w:id="288"/>
      <w:r w:rsidR="003D7736" w:rsidRPr="00B207B1">
        <w:rPr>
          <w:rFonts w:hAnsiTheme="minorEastAsia" w:hint="eastAsia"/>
          <w:rPrChange w:id="289" w:author="JY0225" w:date="2017-08-24T11:09:00Z">
            <w:rPr>
              <w:rFonts w:ascii="Times New Roman" w:hAnsi="Times New Roman" w:hint="eastAsia"/>
              <w:spacing w:val="10"/>
            </w:rPr>
          </w:rPrChange>
        </w:rPr>
        <w:t>随着云端数据不断地积累</w:t>
      </w:r>
      <w:commentRangeEnd w:id="288"/>
      <w:r w:rsidR="00054FF4" w:rsidRPr="00B207B1">
        <w:rPr>
          <w:rStyle w:val="af2"/>
          <w:rFonts w:hAnsiTheme="minorEastAsia"/>
          <w:sz w:val="24"/>
          <w:szCs w:val="24"/>
          <w:rPrChange w:id="290" w:author="JY0225" w:date="2017-08-24T11:09:00Z">
            <w:rPr>
              <w:rStyle w:val="af2"/>
              <w:rFonts w:ascii="Calibri" w:eastAsia="宋体" w:hAnsi="Calibri"/>
            </w:rPr>
          </w:rPrChange>
        </w:rPr>
        <w:commentReference w:id="288"/>
      </w:r>
      <w:r w:rsidR="003D7736" w:rsidRPr="00B207B1">
        <w:rPr>
          <w:rFonts w:hAnsiTheme="minorEastAsia" w:hint="eastAsia"/>
          <w:rPrChange w:id="291" w:author="JY0225" w:date="2017-08-24T11:09:00Z">
            <w:rPr>
              <w:rFonts w:ascii="Times New Roman" w:hAnsi="Times New Roman" w:hint="eastAsia"/>
              <w:spacing w:val="10"/>
            </w:rPr>
          </w:rPrChange>
        </w:rPr>
        <w:t>，</w:t>
      </w:r>
      <w:r w:rsidR="00B17559" w:rsidRPr="00B207B1">
        <w:rPr>
          <w:rFonts w:hAnsiTheme="minorEastAsia" w:hint="eastAsia"/>
          <w:rPrChange w:id="292" w:author="JY0225" w:date="2017-08-24T11:09:00Z">
            <w:rPr>
              <w:rFonts w:ascii="Times New Roman" w:hAnsi="Times New Roman" w:hint="eastAsia"/>
              <w:spacing w:val="10"/>
            </w:rPr>
          </w:rPrChange>
        </w:rPr>
        <w:t>产生</w:t>
      </w:r>
      <w:r w:rsidR="003D7736" w:rsidRPr="00B207B1">
        <w:rPr>
          <w:rFonts w:hAnsiTheme="minorEastAsia" w:hint="eastAsia"/>
          <w:rPrChange w:id="293" w:author="JY0225" w:date="2017-08-24T11:09:00Z">
            <w:rPr>
              <w:rFonts w:ascii="Times New Roman" w:hAnsi="Times New Roman" w:hint="eastAsia"/>
              <w:spacing w:val="10"/>
            </w:rPr>
          </w:rPrChange>
        </w:rPr>
        <w:t>了大量</w:t>
      </w:r>
      <w:del w:id="294" w:author="微软用户" w:date="2017-08-27T14:27:00Z">
        <w:r w:rsidR="003D7736" w:rsidRPr="00B207B1" w:rsidDel="00413952">
          <w:rPr>
            <w:rFonts w:hAnsiTheme="minorEastAsia" w:hint="eastAsia"/>
            <w:rPrChange w:id="295" w:author="JY0225" w:date="2017-08-24T11:09:00Z">
              <w:rPr>
                <w:rFonts w:ascii="Times New Roman" w:hAnsi="Times New Roman" w:hint="eastAsia"/>
                <w:spacing w:val="10"/>
              </w:rPr>
            </w:rPrChange>
          </w:rPr>
          <w:delText>重复</w:delText>
        </w:r>
      </w:del>
      <w:r w:rsidR="003D7736" w:rsidRPr="00B207B1">
        <w:rPr>
          <w:rFonts w:hAnsiTheme="minorEastAsia" w:hint="eastAsia"/>
          <w:rPrChange w:id="296"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297" w:author="JY0225" w:date="2017-08-24T11:09:00Z">
            <w:rPr>
              <w:rFonts w:ascii="Times New Roman" w:hAnsi="Times New Roman" w:hint="eastAsia"/>
              <w:spacing w:val="10"/>
            </w:rPr>
          </w:rPrChange>
        </w:rPr>
        <w:t>冗余</w:t>
      </w:r>
      <w:r w:rsidR="00375F71" w:rsidRPr="00B207B1">
        <w:rPr>
          <w:rFonts w:hAnsiTheme="minorEastAsia" w:hint="eastAsia"/>
          <w:rPrChange w:id="298" w:author="JY0225" w:date="2017-08-24T11:09:00Z">
            <w:rPr>
              <w:rFonts w:ascii="Times New Roman" w:hAnsi="Times New Roman" w:hint="eastAsia"/>
              <w:spacing w:val="10"/>
            </w:rPr>
          </w:rPrChange>
        </w:rPr>
        <w:t>的</w:t>
      </w:r>
      <w:r w:rsidR="003D7736" w:rsidRPr="00B207B1">
        <w:rPr>
          <w:rFonts w:hAnsiTheme="minorEastAsia" w:hint="eastAsia"/>
          <w:rPrChange w:id="299" w:author="JY0225" w:date="2017-08-24T11:09:00Z">
            <w:rPr>
              <w:rFonts w:ascii="Times New Roman" w:hAnsi="Times New Roman" w:hint="eastAsia"/>
              <w:spacing w:val="10"/>
            </w:rPr>
          </w:rPrChange>
        </w:rPr>
        <w:t>数据会占用服务器大量的</w:t>
      </w:r>
      <w:r w:rsidR="00873FAC">
        <w:rPr>
          <w:rFonts w:hAnsiTheme="minorEastAsia" w:hint="eastAsia"/>
        </w:rPr>
        <w:t>存储</w:t>
      </w:r>
      <w:r w:rsidR="003D7736" w:rsidRPr="00B207B1">
        <w:rPr>
          <w:rFonts w:hAnsiTheme="minorEastAsia" w:hint="eastAsia"/>
          <w:rPrChange w:id="300" w:author="JY0225" w:date="2017-08-24T11:09:00Z">
            <w:rPr>
              <w:rFonts w:ascii="Times New Roman" w:hAnsi="Times New Roman" w:hint="eastAsia"/>
              <w:spacing w:val="10"/>
            </w:rPr>
          </w:rPrChange>
        </w:rPr>
        <w:t>空间，另一方面用户</w:t>
      </w:r>
      <w:r w:rsidR="00476838" w:rsidRPr="00B207B1">
        <w:rPr>
          <w:rFonts w:hAnsiTheme="minorEastAsia" w:hint="eastAsia"/>
          <w:rPrChange w:id="301" w:author="JY0225" w:date="2017-08-24T11:09:00Z">
            <w:rPr>
              <w:rFonts w:ascii="Times New Roman" w:hAnsi="Times New Roman" w:hint="eastAsia"/>
              <w:spacing w:val="10"/>
            </w:rPr>
          </w:rPrChange>
        </w:rPr>
        <w:t>备份</w:t>
      </w:r>
      <w:r w:rsidR="005D3DCB" w:rsidRPr="00B207B1">
        <w:rPr>
          <w:rFonts w:hAnsiTheme="minorEastAsia" w:hint="eastAsia"/>
          <w:rPrChange w:id="302"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03" w:author="JY0225" w:date="2017-08-24T11:09:00Z">
            <w:rPr>
              <w:rFonts w:ascii="Times New Roman" w:hAnsi="Times New Roman" w:hint="eastAsia"/>
              <w:spacing w:val="10"/>
            </w:rPr>
          </w:rPrChange>
        </w:rPr>
        <w:t>如果</w:t>
      </w:r>
      <w:r w:rsidR="001C0987" w:rsidRPr="00B207B1">
        <w:rPr>
          <w:rFonts w:hAnsiTheme="minorEastAsia" w:hint="eastAsia"/>
          <w:rPrChange w:id="304"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05" w:author="JY0225" w:date="2017-08-24T11:09:00Z">
            <w:rPr>
              <w:rFonts w:ascii="Times New Roman" w:hAnsi="Times New Roman" w:hint="eastAsia"/>
              <w:spacing w:val="10"/>
            </w:rPr>
          </w:rPrChange>
        </w:rPr>
        <w:t>。</w:t>
      </w:r>
      <w:r w:rsidR="002C2207" w:rsidRPr="00B207B1">
        <w:rPr>
          <w:rFonts w:hAnsiTheme="minorEastAsia" w:hint="eastAsia"/>
          <w:rPrChange w:id="306" w:author="JY0225" w:date="2017-08-24T11:09:00Z">
            <w:rPr>
              <w:rFonts w:ascii="Times New Roman" w:hAnsi="Times New Roman" w:hint="eastAsia"/>
              <w:spacing w:val="10"/>
            </w:rPr>
          </w:rPrChange>
        </w:rPr>
        <w:t>更进一步，</w:t>
      </w:r>
      <w:r w:rsidR="00F758DA" w:rsidRPr="00B207B1">
        <w:rPr>
          <w:rFonts w:hAnsiTheme="minorEastAsia" w:hint="eastAsia"/>
          <w:rPrChange w:id="307" w:author="JY0225" w:date="2017-08-24T11:09:00Z">
            <w:rPr>
              <w:rFonts w:ascii="Times New Roman" w:hAnsi="Times New Roman" w:hint="eastAsia"/>
              <w:spacing w:val="10"/>
            </w:rPr>
          </w:rPrChange>
        </w:rPr>
        <w:t>介于</w:t>
      </w:r>
      <w:commentRangeStart w:id="308"/>
      <w:r w:rsidR="00CC7526" w:rsidRPr="00B207B1">
        <w:rPr>
          <w:rFonts w:hAnsiTheme="minorEastAsia" w:hint="eastAsia"/>
          <w:rPrChange w:id="309" w:author="JY0225" w:date="2017-08-24T11:09:00Z">
            <w:rPr>
              <w:rFonts w:ascii="Times New Roman" w:hAnsi="Times New Roman" w:hint="eastAsia"/>
              <w:spacing w:val="10"/>
            </w:rPr>
          </w:rPrChange>
        </w:rPr>
        <w:t>移动互联网和智能手机</w:t>
      </w:r>
      <w:commentRangeEnd w:id="308"/>
      <w:r w:rsidR="00F758DA" w:rsidRPr="00B207B1">
        <w:rPr>
          <w:rStyle w:val="af2"/>
          <w:rFonts w:hAnsiTheme="minorEastAsia"/>
          <w:sz w:val="24"/>
          <w:szCs w:val="24"/>
          <w:rPrChange w:id="310" w:author="JY0225" w:date="2017-08-24T11:09:00Z">
            <w:rPr>
              <w:rStyle w:val="af2"/>
              <w:rFonts w:ascii="Calibri" w:eastAsia="宋体" w:hAnsi="Calibri"/>
            </w:rPr>
          </w:rPrChange>
        </w:rPr>
        <w:commentReference w:id="308"/>
      </w:r>
      <w:r w:rsidR="00CC7526" w:rsidRPr="00B207B1">
        <w:rPr>
          <w:rFonts w:hAnsiTheme="minorEastAsia" w:hint="eastAsia"/>
          <w:rPrChange w:id="311"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12" w:author="JY0225" w:date="2017-08-24T11:09:00Z">
            <w:rPr>
              <w:rStyle w:val="affff8"/>
              <w:rFonts w:ascii="Times New Roman" w:hAnsi="Times New Roman"/>
              <w:spacing w:val="10"/>
            </w:rPr>
          </w:rPrChange>
        </w:rPr>
        <w:footnoteReference w:id="2"/>
      </w:r>
      <w:r w:rsidR="00CC7526" w:rsidRPr="00B207B1">
        <w:rPr>
          <w:rFonts w:hAnsiTheme="minorEastAsia" w:hint="eastAsia"/>
          <w:rPrChange w:id="313" w:author="JY0225" w:date="2017-08-24T11:09:00Z">
            <w:rPr>
              <w:rFonts w:ascii="Times New Roman" w:hAnsi="Times New Roman" w:hint="eastAsia"/>
              <w:spacing w:val="10"/>
            </w:rPr>
          </w:rPrChange>
        </w:rPr>
        <w:t>，</w:t>
      </w:r>
      <w:r w:rsidR="00824067" w:rsidRPr="00B207B1">
        <w:rPr>
          <w:rFonts w:hAnsiTheme="minorEastAsia" w:hint="eastAsia"/>
          <w:rPrChange w:id="314"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15" w:author="JY0225" w:date="2017-08-24T11:09:00Z">
            <w:rPr>
              <w:rFonts w:ascii="Times New Roman" w:hAnsi="Times New Roman" w:hint="eastAsia"/>
              <w:spacing w:val="10"/>
            </w:rPr>
          </w:rPrChange>
        </w:rPr>
        <w:t>逐渐趋向于</w:t>
      </w:r>
      <w:r w:rsidR="0093776E">
        <w:rPr>
          <w:rFonts w:hAnsiTheme="minorEastAsia" w:hint="eastAsia"/>
        </w:rPr>
        <w:t>多</w:t>
      </w:r>
      <w:r w:rsidR="002E10AB" w:rsidRPr="00B207B1">
        <w:rPr>
          <w:rFonts w:hAnsiTheme="minorEastAsia" w:hint="eastAsia"/>
          <w:rPrChange w:id="316" w:author="JY0225" w:date="2017-08-24T11:09:00Z">
            <w:rPr>
              <w:rFonts w:ascii="Times New Roman" w:hAnsi="Times New Roman" w:hint="eastAsia"/>
              <w:spacing w:val="10"/>
            </w:rPr>
          </w:rPrChange>
        </w:rPr>
        <w:t>平台</w:t>
      </w:r>
      <w:r w:rsidR="006C44FB" w:rsidRPr="00B207B1">
        <w:rPr>
          <w:rFonts w:hAnsiTheme="minorEastAsia" w:hint="eastAsia"/>
          <w:rPrChange w:id="317" w:author="JY0225" w:date="2017-08-24T11:09:00Z">
            <w:rPr>
              <w:rFonts w:ascii="Times New Roman" w:hAnsi="Times New Roman" w:hint="eastAsia"/>
              <w:spacing w:val="10"/>
            </w:rPr>
          </w:rPrChange>
        </w:rPr>
        <w:t>化，</w:t>
      </w:r>
      <w:r w:rsidR="00197B19" w:rsidRPr="00B207B1">
        <w:rPr>
          <w:rFonts w:hAnsiTheme="minorEastAsia" w:hint="eastAsia"/>
          <w:rPrChange w:id="318" w:author="JY0225" w:date="2017-08-24T11:09:00Z">
            <w:rPr>
              <w:rFonts w:ascii="Times New Roman" w:hAnsi="Times New Roman" w:hint="eastAsia"/>
              <w:spacing w:val="10"/>
            </w:rPr>
          </w:rPrChange>
        </w:rPr>
        <w:t>针对单一应用</w:t>
      </w:r>
      <w:r w:rsidR="00390640" w:rsidRPr="00B207B1">
        <w:rPr>
          <w:rFonts w:hAnsiTheme="minorEastAsia" w:hint="eastAsia"/>
          <w:rPrChange w:id="319" w:author="JY0225" w:date="2017-08-24T11:09:00Z">
            <w:rPr>
              <w:rFonts w:ascii="Times New Roman" w:hAnsi="Times New Roman" w:hint="eastAsia"/>
              <w:spacing w:val="10"/>
            </w:rPr>
          </w:rPrChange>
        </w:rPr>
        <w:t>的云</w:t>
      </w:r>
      <w:r w:rsidR="00476838" w:rsidRPr="00B207B1">
        <w:rPr>
          <w:rFonts w:hAnsiTheme="minorEastAsia" w:hint="eastAsia"/>
          <w:rPrChange w:id="320" w:author="JY0225" w:date="2017-08-24T11:09:00Z">
            <w:rPr>
              <w:rFonts w:ascii="Times New Roman" w:hAnsi="Times New Roman" w:hint="eastAsia"/>
              <w:spacing w:val="10"/>
            </w:rPr>
          </w:rPrChange>
        </w:rPr>
        <w:t>备份</w:t>
      </w:r>
      <w:r w:rsidR="00390640" w:rsidRPr="00B207B1">
        <w:rPr>
          <w:rFonts w:hAnsiTheme="minorEastAsia" w:hint="eastAsia"/>
          <w:rPrChange w:id="321" w:author="JY0225" w:date="2017-08-24T11:09:00Z">
            <w:rPr>
              <w:rFonts w:ascii="Times New Roman" w:hAnsi="Times New Roman" w:hint="eastAsia"/>
              <w:spacing w:val="10"/>
            </w:rPr>
          </w:rPrChange>
        </w:rPr>
        <w:t>服务</w:t>
      </w:r>
      <w:r w:rsidR="002E10AB" w:rsidRPr="00B207B1">
        <w:rPr>
          <w:rFonts w:hAnsiTheme="minorEastAsia" w:hint="eastAsia"/>
          <w:rPrChange w:id="322" w:author="JY0225" w:date="2017-08-24T11:09:00Z">
            <w:rPr>
              <w:rFonts w:ascii="Times New Roman" w:hAnsi="Times New Roman" w:hint="eastAsia"/>
              <w:spacing w:val="10"/>
            </w:rPr>
          </w:rPrChange>
        </w:rPr>
        <w:t>已不适应当前</w:t>
      </w:r>
      <w:r w:rsidR="00D07C25" w:rsidRPr="00B207B1">
        <w:rPr>
          <w:rFonts w:hAnsiTheme="minorEastAsia" w:hint="eastAsia"/>
          <w:rPrChange w:id="323" w:author="JY0225" w:date="2017-08-24T11:09:00Z">
            <w:rPr>
              <w:rFonts w:ascii="Times New Roman" w:hAnsi="Times New Roman" w:hint="eastAsia"/>
              <w:spacing w:val="10"/>
            </w:rPr>
          </w:rPrChange>
        </w:rPr>
        <w:t>平台</w:t>
      </w:r>
      <w:r w:rsidR="002E10AB" w:rsidRPr="00B207B1">
        <w:rPr>
          <w:rFonts w:hAnsiTheme="minorEastAsia" w:hint="eastAsia"/>
          <w:rPrChange w:id="324" w:author="JY0225" w:date="2017-08-24T11:09:00Z">
            <w:rPr>
              <w:rFonts w:ascii="Times New Roman" w:hAnsi="Times New Roman" w:hint="eastAsia"/>
              <w:spacing w:val="10"/>
            </w:rPr>
          </w:rPrChange>
        </w:rPr>
        <w:t>多元化的格局</w:t>
      </w:r>
      <w:r w:rsidR="00390640" w:rsidRPr="00B207B1">
        <w:rPr>
          <w:rFonts w:hAnsiTheme="minorEastAsia" w:hint="eastAsia"/>
          <w:rPrChange w:id="325" w:author="JY0225" w:date="2017-08-24T11:09:00Z">
            <w:rPr>
              <w:rFonts w:ascii="Times New Roman" w:hAnsi="Times New Roman" w:hint="eastAsia"/>
              <w:spacing w:val="10"/>
            </w:rPr>
          </w:rPrChange>
        </w:rPr>
        <w:t>，</w:t>
      </w:r>
      <w:r w:rsidR="006608A5" w:rsidRPr="00B207B1">
        <w:rPr>
          <w:rFonts w:hAnsiTheme="minorEastAsia" w:hint="eastAsia"/>
          <w:rPrChange w:id="326"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27" w:author="JY0225" w:date="2017-08-24T11:09:00Z">
            <w:rPr>
              <w:rFonts w:ascii="Times New Roman" w:hAnsi="Times New Roman" w:hint="eastAsia"/>
              <w:spacing w:val="10"/>
            </w:rPr>
          </w:rPrChange>
        </w:rPr>
        <w:t>成为</w:t>
      </w:r>
      <w:r w:rsidR="00142332" w:rsidRPr="00B207B1">
        <w:rPr>
          <w:rFonts w:hAnsiTheme="minorEastAsia" w:hint="eastAsia"/>
          <w:rPrChange w:id="328" w:author="JY0225" w:date="2017-08-24T11:09:00Z">
            <w:rPr>
              <w:rFonts w:ascii="Times New Roman" w:hAnsi="Times New Roman" w:hint="eastAsia"/>
              <w:spacing w:val="10"/>
            </w:rPr>
          </w:rPrChange>
        </w:rPr>
        <w:t>了</w:t>
      </w:r>
      <w:r w:rsidR="00CC7526" w:rsidRPr="00B207B1">
        <w:rPr>
          <w:rFonts w:hAnsiTheme="minorEastAsia" w:hint="eastAsia"/>
          <w:rPrChange w:id="329" w:author="JY0225" w:date="2017-08-24T11:09:00Z">
            <w:rPr>
              <w:rFonts w:ascii="Times New Roman" w:hAnsi="Times New Roman" w:hint="eastAsia"/>
              <w:spacing w:val="10"/>
            </w:rPr>
          </w:rPrChange>
        </w:rPr>
        <w:t>云</w:t>
      </w:r>
      <w:r w:rsidR="00476838" w:rsidRPr="00B207B1">
        <w:rPr>
          <w:rFonts w:hAnsiTheme="minorEastAsia" w:hint="eastAsia"/>
          <w:rPrChange w:id="330" w:author="JY0225" w:date="2017-08-24T11:09:00Z">
            <w:rPr>
              <w:rFonts w:ascii="Times New Roman" w:hAnsi="Times New Roman" w:hint="eastAsia"/>
              <w:spacing w:val="10"/>
            </w:rPr>
          </w:rPrChange>
        </w:rPr>
        <w:t>备份</w:t>
      </w:r>
      <w:ins w:id="331" w:author="微软用户" w:date="2017-08-27T14:25:00Z">
        <w:r w:rsidR="00723E1A" w:rsidRPr="00B207B1">
          <w:rPr>
            <w:rFonts w:hAnsiTheme="minorEastAsia" w:hint="eastAsia"/>
          </w:rPr>
          <w:t>服务</w:t>
        </w:r>
      </w:ins>
      <w:r w:rsidR="00CC7526" w:rsidRPr="00B207B1">
        <w:rPr>
          <w:rFonts w:hAnsiTheme="minorEastAsia" w:hint="eastAsia"/>
          <w:rPrChange w:id="332" w:author="JY0225" w:date="2017-08-24T11:09:00Z">
            <w:rPr>
              <w:rFonts w:ascii="Times New Roman" w:hAnsi="Times New Roman" w:hint="eastAsia"/>
              <w:spacing w:val="10"/>
            </w:rPr>
          </w:rPrChange>
        </w:rPr>
        <w:t>行业的共识</w:t>
      </w:r>
      <w:r w:rsidR="0077381A" w:rsidRPr="00B207B1">
        <w:rPr>
          <w:rFonts w:hAnsiTheme="minorEastAsia" w:hint="eastAsia"/>
          <w:rPrChange w:id="333" w:author="JY0225" w:date="2017-08-24T11:09:00Z">
            <w:rPr>
              <w:rFonts w:ascii="Times New Roman" w:hAnsi="Times New Roman" w:hint="eastAsia"/>
              <w:spacing w:val="10"/>
            </w:rPr>
          </w:rPrChange>
        </w:rPr>
        <w:t>。</w:t>
      </w:r>
      <w:r w:rsidR="00390640" w:rsidRPr="00B207B1">
        <w:rPr>
          <w:rFonts w:hAnsiTheme="minorEastAsia"/>
          <w:rPrChange w:id="334"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130254CE" w:rsidR="00162E61" w:rsidRPr="00B207B1" w:rsidRDefault="00162E61" w:rsidP="008D0118">
      <w:pPr>
        <w:spacing w:line="400" w:lineRule="exact"/>
        <w:ind w:firstLine="420"/>
        <w:rPr>
          <w:rFonts w:hAnsiTheme="minorEastAsia"/>
        </w:rPr>
      </w:pPr>
      <w:r w:rsidRPr="00B207B1">
        <w:rPr>
          <w:rFonts w:hAnsiTheme="minorEastAsia" w:hint="eastAsia"/>
          <w:rPrChange w:id="335" w:author="JY0225" w:date="2017-08-24T11:09:00Z">
            <w:rPr>
              <w:rFonts w:ascii="Times New Roman" w:hAnsi="Times New Roman" w:hint="eastAsia"/>
              <w:spacing w:val="10"/>
            </w:rPr>
          </w:rPrChange>
        </w:rPr>
        <w:t>目前，国内外成熟的云备份服务供应商为应对这一系列新的挑战，纷纷推出了新的技术或</w:t>
      </w:r>
      <w:del w:id="336" w:author="微软用户" w:date="2017-08-27T14:34:00Z">
        <w:r w:rsidRPr="00B207B1" w:rsidDel="00775BF5">
          <w:rPr>
            <w:rFonts w:hAnsiTheme="minorEastAsia" w:hint="eastAsia"/>
            <w:rPrChange w:id="337" w:author="JY0225" w:date="2017-08-24T11:09:00Z">
              <w:rPr>
                <w:rFonts w:ascii="Times New Roman" w:hAnsi="Times New Roman" w:hint="eastAsia"/>
                <w:spacing w:val="10"/>
              </w:rPr>
            </w:rPrChange>
          </w:rPr>
          <w:delText>是</w:delText>
        </w:r>
      </w:del>
      <w:r w:rsidRPr="00B207B1">
        <w:rPr>
          <w:rFonts w:hAnsiTheme="minorEastAsia" w:hint="eastAsia"/>
          <w:rPrChange w:id="338"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39"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40"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341" w:author="JY0225" w:date="2017-08-24T11:09:00Z">
            <w:rPr>
              <w:rFonts w:ascii="Times New Roman" w:hAnsi="Times New Roman"/>
              <w:spacing w:val="10"/>
            </w:rPr>
          </w:rPrChange>
        </w:rPr>
        <w:t>360</w:t>
      </w:r>
      <w:r w:rsidRPr="00B207B1">
        <w:rPr>
          <w:rFonts w:hAnsiTheme="minorEastAsia" w:hint="eastAsia"/>
          <w:rPrChange w:id="342" w:author="JY0225" w:date="2017-08-24T11:09:00Z">
            <w:rPr>
              <w:rFonts w:ascii="Times New Roman" w:hAnsi="Times New Roman" w:hint="eastAsia"/>
              <w:spacing w:val="10"/>
            </w:rPr>
          </w:rPrChange>
        </w:rPr>
        <w:t>云盘</w:t>
      </w:r>
      <w:del w:id="343" w:author="微软用户" w:date="2017-08-27T14:35:00Z">
        <w:r w:rsidRPr="00B207B1" w:rsidDel="000C519F">
          <w:rPr>
            <w:rFonts w:hAnsiTheme="minorEastAsia"/>
            <w:color w:val="000000" w:themeColor="text1"/>
            <w:vertAlign w:val="superscript"/>
            <w:rPrChange w:id="344"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45"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46"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47" w:author="JY0225" w:date="2017-08-24T11:09:00Z">
              <w:rPr>
                <w:color w:val="000000" w:themeColor="text1"/>
                <w:vertAlign w:val="superscript"/>
              </w:rPr>
            </w:rPrChange>
          </w:rPr>
          <w:fldChar w:fldCharType="separate"/>
        </w:r>
      </w:del>
      <w:del w:id="348" w:author="微软用户" w:date="2017-08-24T22:18:00Z">
        <w:r w:rsidRPr="00B207B1" w:rsidDel="00C56CDB">
          <w:rPr>
            <w:rFonts w:hAnsiTheme="minorEastAsia"/>
            <w:color w:val="000000" w:themeColor="text1"/>
            <w:vertAlign w:val="superscript"/>
            <w:rPrChange w:id="349" w:author="JY0225" w:date="2017-08-24T11:09:00Z">
              <w:rPr>
                <w:color w:val="000000" w:themeColor="text1"/>
                <w:vertAlign w:val="superscript"/>
              </w:rPr>
            </w:rPrChange>
          </w:rPr>
          <w:delText>[9]</w:delText>
        </w:r>
      </w:del>
      <w:del w:id="350" w:author="微软用户" w:date="2017-08-27T14:35:00Z">
        <w:r w:rsidRPr="00B207B1" w:rsidDel="000C519F">
          <w:rPr>
            <w:rFonts w:hAnsiTheme="minorEastAsia"/>
            <w:color w:val="000000" w:themeColor="text1"/>
            <w:vertAlign w:val="superscript"/>
            <w:rPrChange w:id="351" w:author="JY0225" w:date="2017-08-24T11:09:00Z">
              <w:rPr>
                <w:color w:val="000000" w:themeColor="text1"/>
                <w:vertAlign w:val="superscript"/>
              </w:rPr>
            </w:rPrChange>
          </w:rPr>
          <w:fldChar w:fldCharType="end"/>
        </w:r>
      </w:del>
      <w:r w:rsidRPr="00B207B1">
        <w:rPr>
          <w:rFonts w:hAnsiTheme="minorEastAsia" w:hint="eastAsia"/>
          <w:rPrChange w:id="352" w:author="JY0225" w:date="2017-08-24T11:09:00Z">
            <w:rPr>
              <w:rFonts w:ascii="Times New Roman" w:hAnsi="Times New Roman" w:hint="eastAsia"/>
              <w:spacing w:val="10"/>
            </w:rPr>
          </w:rPrChange>
        </w:rPr>
        <w:t>，国外的</w:t>
      </w:r>
      <w:r w:rsidRPr="00B207B1">
        <w:rPr>
          <w:rFonts w:hAnsiTheme="minorEastAsia"/>
          <w:rPrChange w:id="353" w:author="JY0225" w:date="2017-08-24T11:09:00Z">
            <w:rPr>
              <w:rFonts w:ascii="Times New Roman" w:hAnsi="Times New Roman"/>
              <w:spacing w:val="10"/>
            </w:rPr>
          </w:rPrChange>
        </w:rPr>
        <w:t>Google Drive</w:t>
      </w:r>
      <w:r w:rsidRPr="00B207B1">
        <w:rPr>
          <w:rFonts w:hAnsiTheme="minorEastAsia" w:hint="eastAsia"/>
          <w:rPrChange w:id="354" w:author="JY0225" w:date="2017-08-24T11:09:00Z">
            <w:rPr>
              <w:rFonts w:ascii="Times New Roman" w:hAnsi="Times New Roman" w:hint="eastAsia"/>
              <w:spacing w:val="10"/>
            </w:rPr>
          </w:rPrChange>
        </w:rPr>
        <w:t>、</w:t>
      </w:r>
      <w:r w:rsidRPr="00B207B1">
        <w:rPr>
          <w:rFonts w:hAnsiTheme="minorEastAsia"/>
          <w:rPrChange w:id="355"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F14047">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56" w:author="JY0225" w:date="2017-08-24T11:09:00Z">
            <w:rPr>
              <w:rFonts w:ascii="Times New Roman" w:hAnsi="Times New Roman" w:hint="eastAsia"/>
              <w:spacing w:val="10"/>
            </w:rPr>
          </w:rPrChange>
        </w:rPr>
        <w:t>，分别对他们的技术特性进行了全面的分析。</w:t>
      </w:r>
    </w:p>
    <w:p w14:paraId="7A0EF2F1" w14:textId="3D71734B" w:rsidR="004E0D96" w:rsidRPr="00B207B1" w:rsidRDefault="008E04DD" w:rsidP="007527DE">
      <w:pPr>
        <w:spacing w:line="400" w:lineRule="exact"/>
        <w:ind w:firstLine="420"/>
        <w:rPr>
          <w:rFonts w:hAnsiTheme="minorEastAsia"/>
          <w:color w:val="000000" w:themeColor="text1"/>
          <w:rPrChange w:id="357"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58" w:author="JY0225" w:date="2017-08-24T11:10:00Z">
            <w:rPr>
              <w:rFonts w:ascii="Times New Roman" w:hAnsi="Times New Roman" w:hint="eastAsia"/>
              <w:color w:val="000000" w:themeColor="text1"/>
              <w:spacing w:val="10"/>
            </w:rPr>
          </w:rPrChange>
        </w:rPr>
        <w:t>保证云端数据的安全性是云备份服务的基本要求，对</w:t>
      </w:r>
      <w:commentRangeStart w:id="359"/>
      <w:r w:rsidR="00BF1EC2" w:rsidRPr="00B207B1">
        <w:rPr>
          <w:rFonts w:hAnsiTheme="minorEastAsia" w:hint="eastAsia"/>
          <w:color w:val="000000" w:themeColor="text1"/>
          <w:rPrChange w:id="360"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61"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62" w:author="JY0225" w:date="2017-08-24T11:10:00Z">
            <w:rPr>
              <w:rFonts w:ascii="Times New Roman" w:hAnsi="Times New Roman" w:hint="eastAsia"/>
              <w:color w:val="000000" w:themeColor="text1"/>
              <w:spacing w:val="10"/>
            </w:rPr>
          </w:rPrChange>
        </w:rPr>
        <w:t>加密</w:t>
      </w:r>
      <w:commentRangeEnd w:id="359"/>
      <w:r w:rsidR="000879DD" w:rsidRPr="00B207B1">
        <w:rPr>
          <w:rStyle w:val="af2"/>
          <w:rFonts w:hAnsiTheme="minorEastAsia"/>
          <w:color w:val="000000" w:themeColor="text1"/>
          <w:sz w:val="24"/>
          <w:szCs w:val="24"/>
          <w:rPrChange w:id="363" w:author="JY0225" w:date="2017-08-24T11:10:00Z">
            <w:rPr>
              <w:rStyle w:val="af2"/>
              <w:rFonts w:ascii="Calibri" w:eastAsia="宋体" w:hAnsi="Calibri"/>
              <w:color w:val="000000" w:themeColor="text1"/>
            </w:rPr>
          </w:rPrChange>
        </w:rPr>
        <w:commentReference w:id="359"/>
      </w:r>
      <w:r w:rsidR="00BF1EC2" w:rsidRPr="00B207B1">
        <w:rPr>
          <w:rFonts w:hAnsiTheme="minorEastAsia" w:hint="eastAsia"/>
          <w:color w:val="000000" w:themeColor="text1"/>
          <w:rPrChange w:id="364"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65" w:author="JY0225" w:date="2017-08-24T11:10:00Z">
            <w:rPr>
              <w:rFonts w:ascii="Times New Roman" w:hAnsi="Times New Roman" w:hint="eastAsia"/>
              <w:color w:val="000000" w:themeColor="text1"/>
              <w:spacing w:val="10"/>
            </w:rPr>
          </w:rPrChange>
        </w:rPr>
        <w:t>一种强有力的安全措施来</w:t>
      </w:r>
      <w:r w:rsidR="009C40E9">
        <w:rPr>
          <w:rFonts w:hAnsiTheme="minorEastAsia" w:hint="eastAsia"/>
          <w:color w:val="000000" w:themeColor="text1"/>
        </w:rPr>
        <w:t>确保</w:t>
      </w:r>
      <w:r w:rsidR="005D2914">
        <w:rPr>
          <w:rFonts w:hAnsiTheme="minorEastAsia" w:hint="eastAsia"/>
          <w:color w:val="000000" w:themeColor="text1"/>
        </w:rPr>
        <w:t>数据</w:t>
      </w:r>
      <w:r w:rsidR="007021BF" w:rsidRPr="00B207B1">
        <w:rPr>
          <w:rFonts w:hAnsiTheme="minorEastAsia" w:hint="eastAsia"/>
          <w:color w:val="000000" w:themeColor="text1"/>
          <w:rPrChange w:id="366"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367"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68"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69"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70"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71"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72"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373"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374"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375"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376"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377" w:author="JY0225" w:date="2017-08-24T11:10:00Z">
            <w:rPr>
              <w:rFonts w:ascii="Times New Roman" w:hAnsi="Times New Roman" w:hint="eastAsia"/>
              <w:color w:val="000000" w:themeColor="text1"/>
              <w:spacing w:val="10"/>
            </w:rPr>
          </w:rPrChange>
        </w:rPr>
        <w:t>都</w:t>
      </w:r>
      <w:del w:id="378" w:author="微软用户" w:date="2017-08-27T14:36:00Z">
        <w:r w:rsidR="00565B9D" w:rsidRPr="00B207B1" w:rsidDel="001F21B5">
          <w:rPr>
            <w:rFonts w:hAnsiTheme="minorEastAsia" w:hint="eastAsia"/>
            <w:color w:val="000000" w:themeColor="text1"/>
            <w:rPrChange w:id="379"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380"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381"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382"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383" w:author="JY0225" w:date="2017-08-24T11:10:00Z">
            <w:rPr>
              <w:rFonts w:ascii="Times New Roman" w:hAnsi="Times New Roman" w:hint="eastAsia"/>
              <w:color w:val="000000" w:themeColor="text1"/>
              <w:spacing w:val="10"/>
            </w:rPr>
          </w:rPrChange>
        </w:rPr>
        <w:t>及</w:t>
      </w:r>
      <w:ins w:id="384" w:author="微软用户" w:date="2017-08-27T14:36:00Z">
        <w:r w:rsidR="00476F73" w:rsidRPr="00B207B1">
          <w:rPr>
            <w:rFonts w:hAnsiTheme="minorEastAsia"/>
            <w:color w:val="000000" w:themeColor="text1"/>
          </w:rPr>
          <w:t>存储</w:t>
        </w:r>
      </w:ins>
      <w:del w:id="385" w:author="微软用户" w:date="2017-08-27T14:36:00Z">
        <w:r w:rsidR="00476838" w:rsidRPr="00B207B1" w:rsidDel="00476F73">
          <w:rPr>
            <w:rFonts w:hAnsiTheme="minorEastAsia" w:hint="eastAsia"/>
            <w:color w:val="000000" w:themeColor="text1"/>
            <w:rPrChange w:id="386"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388"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390"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391"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392"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393"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394"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395"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396"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397"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399"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00"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01"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03"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04"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06"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09"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15"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25"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27"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t>，它们选择了对上传至云端</w:t>
      </w:r>
      <w:ins w:id="429"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31"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33"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35"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39"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42"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44"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加密技术。</w:t>
      </w:r>
    </w:p>
    <w:p w14:paraId="2A8AF626" w14:textId="7A11F08E" w:rsidR="00D423E9" w:rsidRPr="00B207B1" w:rsidRDefault="00A22E44" w:rsidP="007527DE">
      <w:pPr>
        <w:spacing w:line="400" w:lineRule="exact"/>
        <w:ind w:firstLine="420"/>
        <w:rPr>
          <w:rFonts w:hAnsiTheme="minorEastAsia"/>
          <w:color w:val="000000" w:themeColor="text1"/>
          <w:rPrChange w:id="446"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此外，</w:t>
      </w:r>
      <w:commentRangeStart w:id="448"/>
      <w:r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考虑到网络的不稳定因素</w:t>
      </w:r>
      <w:commentRangeEnd w:id="448"/>
      <w:r w:rsidR="00C06733" w:rsidRPr="00B207B1">
        <w:rPr>
          <w:rStyle w:val="af2"/>
          <w:rFonts w:hAnsiTheme="minorEastAsia"/>
          <w:color w:val="000000" w:themeColor="text1"/>
          <w:sz w:val="24"/>
          <w:szCs w:val="24"/>
          <w:rPrChange w:id="450" w:author="JY0225" w:date="2017-08-24T11:10:00Z">
            <w:rPr>
              <w:rStyle w:val="af2"/>
              <w:rFonts w:ascii="Calibri" w:eastAsia="宋体" w:hAnsi="Calibri"/>
              <w:color w:val="000000" w:themeColor="text1"/>
            </w:rPr>
          </w:rPrChange>
        </w:rPr>
        <w:commentReference w:id="448"/>
      </w:r>
      <w:r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456"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57"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58"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60"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61"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67"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68"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69"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472"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74"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76"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478"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不限制单个文件的大小。在</w:t>
      </w:r>
      <w:del w:id="480" w:author="微软用户" w:date="2017-08-27T14:39:00Z">
        <w:r w:rsidRPr="00B207B1" w:rsidDel="00BB5645">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大文件上传的</w:t>
      </w:r>
      <w:ins w:id="483" w:author="微软用户" w:date="2017-08-27T14:39:00Z">
        <w:r w:rsidR="00265E24" w:rsidRPr="00B207B1">
          <w:rPr>
            <w:rFonts w:hAnsiTheme="minorEastAsia"/>
            <w:color w:val="000000" w:themeColor="text1"/>
          </w:rPr>
          <w:t>方式</w:t>
        </w:r>
      </w:ins>
      <w:del w:id="484" w:author="微软用户" w:date="2017-08-27T14:39:00Z">
        <w:r w:rsidRPr="00B207B1" w:rsidDel="00265E24">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489" w:author="JY0225" w:date="2017-08-24T11:10:00Z">
            <w:rPr>
              <w:rFonts w:ascii="Times New Roman" w:hAnsi="Times New Roman" w:hint="eastAsia"/>
              <w:color w:val="000000" w:themeColor="text1"/>
              <w:spacing w:val="10"/>
            </w:rPr>
          </w:rPrChange>
        </w:rPr>
        <w:t>将</w:t>
      </w:r>
      <w:r w:rsidR="002577AB">
        <w:rPr>
          <w:rFonts w:hAnsiTheme="minorEastAsia" w:hint="eastAsia"/>
          <w:color w:val="000000" w:themeColor="text1"/>
        </w:rPr>
        <w:t>大</w:t>
      </w:r>
      <w:r w:rsidRPr="00B207B1">
        <w:rPr>
          <w:rFonts w:hAnsiTheme="minorEastAsia" w:hint="eastAsia"/>
          <w:color w:val="000000" w:themeColor="text1"/>
          <w:rPrChange w:id="490" w:author="JY0225" w:date="2017-08-24T11:10:00Z">
            <w:rPr>
              <w:rFonts w:ascii="Times New Roman" w:hAnsi="Times New Roman" w:hint="eastAsia"/>
              <w:color w:val="000000" w:themeColor="text1"/>
              <w:spacing w:val="10"/>
            </w:rPr>
          </w:rPrChange>
        </w:rPr>
        <w:t>文件</w:t>
      </w:r>
      <w:ins w:id="491" w:author="微软用户" w:date="2017-08-27T14:40:00Z">
        <w:r w:rsidR="00C65324" w:rsidRPr="00B207B1">
          <w:rPr>
            <w:rFonts w:hAnsiTheme="minorEastAsia"/>
            <w:color w:val="000000" w:themeColor="text1"/>
          </w:rPr>
          <w:t>分割成</w:t>
        </w:r>
      </w:ins>
      <w:del w:id="492" w:author="微软用户" w:date="2017-08-27T14:40:00Z">
        <w:r w:rsidRPr="00B207B1" w:rsidDel="00C65324">
          <w:rPr>
            <w:rFonts w:hAnsiTheme="minorEastAsia" w:hint="eastAsia"/>
            <w:color w:val="000000" w:themeColor="text1"/>
            <w:rPrChange w:id="493" w:author="JY0225" w:date="2017-08-24T11:10:00Z">
              <w:rPr>
                <w:rFonts w:ascii="Times New Roman" w:hAnsi="Times New Roman" w:hint="eastAsia"/>
                <w:color w:val="000000" w:themeColor="text1"/>
                <w:spacing w:val="10"/>
              </w:rPr>
            </w:rPrChange>
          </w:rPr>
          <w:delText>以</w:delText>
        </w:r>
      </w:del>
      <w:r w:rsidR="00C13D5A">
        <w:rPr>
          <w:rFonts w:hAnsiTheme="minorEastAsia" w:hint="eastAsia"/>
          <w:color w:val="000000" w:themeColor="text1"/>
        </w:rPr>
        <w:t>固定大小的文件流</w:t>
      </w:r>
      <w:r w:rsidRPr="00B207B1">
        <w:rPr>
          <w:rFonts w:hAnsiTheme="minorEastAsia" w:hint="eastAsia"/>
          <w:color w:val="000000" w:themeColor="text1"/>
          <w:rPrChange w:id="494" w:author="JY0225" w:date="2017-08-24T11:10:00Z">
            <w:rPr>
              <w:rFonts w:ascii="Times New Roman" w:hAnsi="Times New Roman" w:hint="eastAsia"/>
              <w:color w:val="000000" w:themeColor="text1"/>
              <w:spacing w:val="10"/>
            </w:rPr>
          </w:rPrChange>
        </w:rPr>
        <w:t>，通过设定偏移量</w:t>
      </w:r>
      <w:del w:id="495" w:author="微软用户" w:date="2017-08-27T14:40:00Z">
        <w:r w:rsidRPr="00B207B1" w:rsidDel="00EB2A17">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498"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00"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偏移量</w:t>
      </w:r>
      <w:del w:id="502" w:author="微软用户" w:date="2017-08-27T14:40:00Z">
        <w:r w:rsidRPr="00B207B1" w:rsidDel="00962A6D">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05"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06" w:author="JY0225" w:date="2017-08-24T11:10:00Z">
            <w:rPr>
              <w:rFonts w:ascii="Times New Roman" w:hAnsi="Times New Roman" w:hint="eastAsia"/>
              <w:color w:val="000000" w:themeColor="text1"/>
              <w:spacing w:val="10"/>
            </w:rPr>
          </w:rPrChange>
        </w:rPr>
        <w:t>。</w:t>
      </w:r>
    </w:p>
    <w:p w14:paraId="3011C72E" w14:textId="15EE823D" w:rsidR="00B01C9B" w:rsidRPr="00B207B1" w:rsidRDefault="00F058B2" w:rsidP="007527DE">
      <w:pPr>
        <w:spacing w:line="400" w:lineRule="exact"/>
        <w:ind w:firstLine="420"/>
        <w:rPr>
          <w:rFonts w:hAnsiTheme="minorEastAsia"/>
          <w:color w:val="000000" w:themeColor="text1"/>
          <w:rPrChange w:id="507"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大量</w:t>
      </w:r>
      <w:commentRangeStart w:id="512"/>
      <w:r w:rsidR="00B72768"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冗余</w:t>
      </w:r>
      <w:commentRangeEnd w:id="512"/>
      <w:r w:rsidR="000879DD" w:rsidRPr="00B207B1">
        <w:rPr>
          <w:rStyle w:val="af2"/>
          <w:rFonts w:hAnsiTheme="minorEastAsia"/>
          <w:color w:val="000000" w:themeColor="text1"/>
          <w:sz w:val="24"/>
          <w:szCs w:val="24"/>
          <w:rPrChange w:id="514" w:author="JY0225" w:date="2017-08-24T11:10:00Z">
            <w:rPr>
              <w:rStyle w:val="af2"/>
              <w:rFonts w:ascii="Calibri" w:eastAsia="宋体" w:hAnsi="Calibri"/>
              <w:color w:val="000000" w:themeColor="text1"/>
            </w:rPr>
          </w:rPrChange>
        </w:rPr>
        <w:commentReference w:id="512"/>
      </w:r>
      <w:r w:rsidR="001C57EE"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[14]</w:t>
      </w:r>
      <w:r w:rsidR="00490AD2">
        <w:rPr>
          <w:rFonts w:hAnsiTheme="minorEastAsia"/>
          <w:color w:val="000000" w:themeColor="text1"/>
          <w:vertAlign w:val="superscript"/>
        </w:rPr>
        <w:fldChar w:fldCharType="end"/>
      </w:r>
      <w:del w:id="516" w:author="微软用户" w:date="2017-08-24T21:49:00Z">
        <w:r w:rsidR="00936035" w:rsidRPr="00B207B1" w:rsidDel="00D853F0">
          <w:rPr>
            <w:rFonts w:hAnsiTheme="minorEastAsia"/>
            <w:color w:val="000000" w:themeColor="text1"/>
            <w:vertAlign w:val="superscript"/>
            <w:rPrChange w:id="517"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18"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19"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20"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21" w:author="JY0225" w:date="2017-08-24T11:10:00Z">
              <w:rPr>
                <w:color w:val="000000" w:themeColor="text1"/>
                <w:vertAlign w:val="superscript"/>
              </w:rPr>
            </w:rPrChange>
          </w:rPr>
          <w:fldChar w:fldCharType="separate"/>
        </w:r>
      </w:del>
      <w:ins w:id="522" w:author="JY0225" w:date="2017-08-23T16:27:00Z">
        <w:del w:id="523" w:author="微软用户" w:date="2017-08-24T21:49:00Z">
          <w:r w:rsidR="008E2759" w:rsidRPr="00B207B1" w:rsidDel="00D853F0">
            <w:rPr>
              <w:rFonts w:hAnsiTheme="minorEastAsia"/>
              <w:color w:val="000000" w:themeColor="text1"/>
              <w:vertAlign w:val="superscript"/>
              <w:rPrChange w:id="524" w:author="JY0225" w:date="2017-08-24T11:10:00Z">
                <w:rPr>
                  <w:color w:val="000000" w:themeColor="text1"/>
                  <w:vertAlign w:val="superscript"/>
                </w:rPr>
              </w:rPrChange>
            </w:rPr>
            <w:delText>[1]</w:delText>
          </w:r>
        </w:del>
      </w:ins>
      <w:del w:id="525" w:author="微软用户" w:date="2017-08-24T21:49:00Z">
        <w:r w:rsidR="006D560D" w:rsidRPr="00B207B1" w:rsidDel="00D853F0">
          <w:rPr>
            <w:rFonts w:hAnsiTheme="minorEastAsia"/>
            <w:color w:val="000000" w:themeColor="text1"/>
            <w:vertAlign w:val="superscript"/>
            <w:rPrChange w:id="526"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27"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是十分有必要的，</w:t>
      </w:r>
      <w:ins w:id="531" w:author="微软用户" w:date="2017-08-27T14:41:00Z">
        <w:r w:rsidR="00F70DF9" w:rsidRPr="00B207B1">
          <w:rPr>
            <w:rFonts w:hAnsiTheme="minorEastAsia"/>
            <w:color w:val="000000" w:themeColor="text1"/>
          </w:rPr>
          <w:t>除此之外</w:t>
        </w:r>
      </w:ins>
      <w:del w:id="532" w:author="微软用户" w:date="2017-08-27T14:41:00Z">
        <w:r w:rsidR="00F20C43" w:rsidRPr="00B207B1" w:rsidDel="00F70DF9">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34"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能为用户提供一</w:t>
      </w:r>
      <w:ins w:id="536" w:author="微软用户" w:date="2017-08-27T14:42:00Z">
        <w:r w:rsidR="00653881" w:rsidRPr="00B207B1">
          <w:rPr>
            <w:rFonts w:hAnsiTheme="minorEastAsia"/>
            <w:color w:val="000000" w:themeColor="text1"/>
          </w:rPr>
          <w:t>项</w:t>
        </w:r>
      </w:ins>
      <w:del w:id="537" w:author="微软用户" w:date="2017-08-27T14:42:00Z">
        <w:r w:rsidR="00221934" w:rsidRPr="00B207B1" w:rsidDel="00653881">
          <w:rPr>
            <w:rFonts w:hAnsiTheme="minorEastAsia" w:hint="eastAsia"/>
            <w:color w:val="000000" w:themeColor="text1"/>
            <w:rPrChange w:id="538"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39"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40"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41"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[15]</w:t>
      </w:r>
      <w:r w:rsidR="00490AD2">
        <w:rPr>
          <w:rFonts w:hAnsiTheme="minorEastAsia"/>
          <w:color w:val="000000" w:themeColor="text1"/>
          <w:vertAlign w:val="superscript"/>
        </w:rPr>
        <w:fldChar w:fldCharType="end"/>
      </w:r>
      <w:ins w:id="542" w:author="微软用户" w:date="2017-08-27T14:42:00Z">
        <w:r w:rsidR="001E2F75" w:rsidRPr="00B207B1">
          <w:rPr>
            <w:rFonts w:hAnsiTheme="minorEastAsia" w:hint="eastAsia"/>
            <w:color w:val="000000" w:themeColor="text1"/>
          </w:rPr>
          <w:t>，</w:t>
        </w:r>
      </w:ins>
      <w:del w:id="543" w:author="微软用户" w:date="2017-08-27T14:42:00Z">
        <w:r w:rsidR="00221934" w:rsidRPr="00B207B1" w:rsidDel="001E2F75">
          <w:rPr>
            <w:rFonts w:hAnsiTheme="minorEastAsia" w:hint="eastAsia"/>
            <w:color w:val="000000" w:themeColor="text1"/>
            <w:rPrChange w:id="544"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45"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46"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47"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48"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49"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554"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55"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t>将</w:t>
      </w:r>
      <w:ins w:id="557" w:author="微软用户" w:date="2017-08-27T14:44:00Z">
        <w:r w:rsidR="00021F2D" w:rsidRPr="00B207B1">
          <w:rPr>
            <w:rFonts w:hAnsiTheme="minorEastAsia"/>
            <w:color w:val="000000" w:themeColor="text1"/>
          </w:rPr>
          <w:t>该</w:t>
        </w:r>
      </w:ins>
      <w:del w:id="558" w:author="微软用户" w:date="2017-08-27T14:44:00Z">
        <w:r w:rsidR="001935DF" w:rsidRPr="00B207B1" w:rsidDel="00021F2D">
          <w:rPr>
            <w:rFonts w:hAnsiTheme="minorEastAsia" w:hint="eastAsia"/>
            <w:color w:val="000000" w:themeColor="text1"/>
            <w:rPrChange w:id="559"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t>文件的链接</w:t>
      </w:r>
      <w:ins w:id="561" w:author="微软用户" w:date="2017-08-27T14:44:00Z">
        <w:r w:rsidR="00647A93" w:rsidRPr="00B207B1">
          <w:rPr>
            <w:rFonts w:hAnsiTheme="minorEastAsia"/>
            <w:color w:val="000000" w:themeColor="text1"/>
          </w:rPr>
          <w:t>发送</w:t>
        </w:r>
      </w:ins>
      <w:del w:id="562" w:author="微软用户" w:date="2017-08-27T14:44:00Z">
        <w:r w:rsidR="001935DF" w:rsidRPr="00B207B1" w:rsidDel="00647A93">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568"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云盘都支持全局的</w:t>
      </w:r>
      <w:del w:id="570" w:author="微软用户" w:date="2017-08-27T14:45:00Z">
        <w:r w:rsidR="00A412CC" w:rsidRPr="00B207B1" w:rsidDel="00792FD4">
          <w:rPr>
            <w:rFonts w:hAnsiTheme="minorEastAsia" w:hint="eastAsia"/>
            <w:color w:val="000000" w:themeColor="text1"/>
            <w:rPrChange w:id="571"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文件</w:t>
      </w:r>
      <w:ins w:id="573"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t>校验，为用户提供了“秒传”</w:t>
      </w:r>
      <w:del w:id="575" w:author="微软用户" w:date="2017-08-27T14:45:00Z">
        <w:r w:rsidR="00514019" w:rsidRPr="00B207B1" w:rsidDel="001A2450">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577"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578"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579"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580"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583"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592"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593"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594"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595"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596"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597" w:author="JY0225" w:date="2017-08-24T11:10:00Z">
            <w:rPr>
              <w:rFonts w:ascii="Times New Roman" w:hAnsi="Times New Roman" w:hint="eastAsia"/>
              <w:color w:val="000000" w:themeColor="text1"/>
              <w:spacing w:val="10"/>
            </w:rPr>
          </w:rPrChange>
        </w:rPr>
        <w:t>对待“秒传技术”极</w:t>
      </w:r>
      <w:ins w:id="598" w:author="微软用户" w:date="2017-08-27T14:46:00Z">
        <w:r w:rsidR="00082080" w:rsidRPr="00B207B1">
          <w:rPr>
            <w:rFonts w:hAnsiTheme="minorEastAsia"/>
            <w:color w:val="000000" w:themeColor="text1"/>
          </w:rPr>
          <w:t>为</w:t>
        </w:r>
      </w:ins>
      <w:del w:id="599" w:author="微软用户" w:date="2017-08-27T14:46:00Z">
        <w:r w:rsidR="00DC2A12" w:rsidRPr="00B207B1" w:rsidDel="00082080">
          <w:rPr>
            <w:rFonts w:hAnsiTheme="minorEastAsia" w:hint="eastAsia"/>
            <w:color w:val="000000" w:themeColor="text1"/>
            <w:rPrChange w:id="600"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601"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t>提升</w:t>
      </w:r>
      <w:ins w:id="603"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04" w:author="JY0225" w:date="2017-08-24T11:10:00Z">
            <w:rPr>
              <w:rFonts w:ascii="Times New Roman" w:hAnsi="Times New Roman" w:hint="eastAsia"/>
              <w:color w:val="000000" w:themeColor="text1"/>
              <w:spacing w:val="10"/>
            </w:rPr>
          </w:rPrChange>
        </w:rPr>
        <w:t>上传的效率，但出于安全</w:t>
      </w:r>
      <w:del w:id="605" w:author="微软用户" w:date="2017-08-27T14:46:00Z">
        <w:r w:rsidR="00E91D9F" w:rsidRPr="00B207B1" w:rsidDel="001112DA">
          <w:rPr>
            <w:rFonts w:hAnsiTheme="minorEastAsia" w:hint="eastAsia"/>
            <w:color w:val="000000" w:themeColor="text1"/>
            <w:rPrChange w:id="606"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08"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未在云盘中使用该技术。</w:t>
      </w:r>
    </w:p>
    <w:p w14:paraId="3512EC1B" w14:textId="00559CB0" w:rsidR="00E959FB" w:rsidRPr="00B207B1" w:rsidRDefault="003821C1" w:rsidP="007527DE">
      <w:pPr>
        <w:spacing w:line="400" w:lineRule="exact"/>
        <w:ind w:firstLine="420"/>
        <w:rPr>
          <w:rFonts w:hAnsiTheme="minorEastAsia"/>
          <w:color w:val="000000" w:themeColor="text1"/>
          <w:rPrChange w:id="610"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备份</w:t>
      </w:r>
      <w:ins w:id="614"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w:t>
      </w:r>
      <w:commentRangeStart w:id="618"/>
      <w:r w:rsidR="00090B00"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提供不同类型的客户端</w:t>
      </w:r>
      <w:commentRangeEnd w:id="618"/>
      <w:r w:rsidR="00C41A56" w:rsidRPr="00B207B1">
        <w:rPr>
          <w:rStyle w:val="af2"/>
          <w:rFonts w:hAnsiTheme="minorEastAsia"/>
          <w:color w:val="000000" w:themeColor="text1"/>
          <w:sz w:val="24"/>
          <w:szCs w:val="24"/>
          <w:rPrChange w:id="620" w:author="JY0225" w:date="2017-08-24T11:10:00Z">
            <w:rPr>
              <w:rStyle w:val="af2"/>
              <w:rFonts w:ascii="Calibri" w:eastAsia="宋体" w:hAnsi="Calibri"/>
              <w:color w:val="000000" w:themeColor="text1"/>
            </w:rPr>
          </w:rPrChange>
        </w:rPr>
        <w:commentReference w:id="618"/>
      </w:r>
      <w:r w:rsidR="00090B00" w:rsidRPr="00B207B1">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25"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27"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29"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3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31"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3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33"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36"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备份</w:t>
      </w:r>
      <w:ins w:id="638"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42"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44"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45" w:author="JY0225" w:date="2017-08-24T11:10:00Z">
            <w:rPr>
              <w:rFonts w:ascii="Times New Roman" w:hAnsi="Times New Roman" w:hint="eastAsia"/>
              <w:color w:val="000000" w:themeColor="text1"/>
              <w:spacing w:val="10"/>
            </w:rPr>
          </w:rPrChange>
        </w:rPr>
        <w:t>是唯一支持</w:t>
      </w:r>
      <w:del w:id="646" w:author="微软用户" w:date="2017-08-27T14:48:00Z">
        <w:r w:rsidR="00F23B9D" w:rsidRPr="00B207B1" w:rsidDel="0034733D">
          <w:rPr>
            <w:rFonts w:hAnsiTheme="minorEastAsia"/>
            <w:color w:val="000000" w:themeColor="text1"/>
            <w:rPrChange w:id="647"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49"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51" w:author="JY0225" w:date="2017-08-24T11:10:00Z">
            <w:rPr>
              <w:rFonts w:ascii="Times New Roman" w:hAnsi="Times New Roman" w:hint="eastAsia"/>
              <w:color w:val="000000" w:themeColor="text1"/>
              <w:spacing w:val="10"/>
            </w:rPr>
          </w:rPrChange>
        </w:rPr>
        <w:t>。</w:t>
      </w:r>
    </w:p>
    <w:p w14:paraId="31F88AB9" w14:textId="24E45175" w:rsidR="00DC3BB6" w:rsidRPr="00B207B1" w:rsidRDefault="0060033A" w:rsidP="001C008D">
      <w:pPr>
        <w:spacing w:line="400" w:lineRule="exact"/>
        <w:ind w:firstLine="420"/>
        <w:rPr>
          <w:rFonts w:hAnsiTheme="minorEastAsia"/>
          <w:rPrChange w:id="652" w:author="JY0225" w:date="2017-08-24T11:10:00Z">
            <w:rPr>
              <w:rFonts w:ascii="Times New Roman" w:hAnsi="Times New Roman"/>
              <w:spacing w:val="10"/>
            </w:rPr>
          </w:rPrChange>
        </w:rPr>
      </w:pPr>
      <w:r w:rsidRPr="00B207B1">
        <w:rPr>
          <w:rFonts w:hAnsiTheme="minorEastAsia" w:hint="eastAsia"/>
          <w:rPrChange w:id="653" w:author="JY0225" w:date="2017-08-24T11:10:00Z">
            <w:rPr>
              <w:rFonts w:ascii="Times New Roman" w:hAnsi="Times New Roman" w:hint="eastAsia"/>
              <w:spacing w:val="10"/>
            </w:rPr>
          </w:rPrChange>
        </w:rPr>
        <w:t>尽管这些</w:t>
      </w:r>
      <w:r w:rsidR="00DC3BB6" w:rsidRPr="00B207B1">
        <w:rPr>
          <w:rFonts w:hAnsiTheme="minorEastAsia" w:hint="eastAsia"/>
          <w:rPrChange w:id="654" w:author="JY0225" w:date="2017-08-24T11:10:00Z">
            <w:rPr>
              <w:rFonts w:ascii="Times New Roman" w:hAnsi="Times New Roman" w:hint="eastAsia"/>
              <w:spacing w:val="10"/>
            </w:rPr>
          </w:rPrChange>
        </w:rPr>
        <w:t>云备份</w:t>
      </w:r>
      <w:r w:rsidR="003D0018" w:rsidRPr="00B207B1">
        <w:rPr>
          <w:rFonts w:hAnsiTheme="minorEastAsia" w:hint="eastAsia"/>
          <w:rPrChange w:id="655" w:author="JY0225" w:date="2017-08-24T11:10:00Z">
            <w:rPr>
              <w:rFonts w:ascii="Times New Roman" w:hAnsi="Times New Roman" w:hint="eastAsia"/>
              <w:spacing w:val="10"/>
            </w:rPr>
          </w:rPrChange>
        </w:rPr>
        <w:t>服务产品在市场上取得</w:t>
      </w:r>
      <w:ins w:id="656" w:author="微软用户" w:date="2017-08-27T14:48:00Z">
        <w:r w:rsidR="004F4DBD" w:rsidRPr="00B207B1">
          <w:rPr>
            <w:rFonts w:hAnsiTheme="minorEastAsia"/>
          </w:rPr>
          <w:t>了</w:t>
        </w:r>
      </w:ins>
      <w:del w:id="657" w:author="微软用户" w:date="2017-08-27T14:48:00Z">
        <w:r w:rsidR="003D0018" w:rsidRPr="00B207B1" w:rsidDel="004F4DBD">
          <w:rPr>
            <w:rFonts w:hAnsiTheme="minorEastAsia" w:hint="eastAsia"/>
            <w:rPrChange w:id="658"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59" w:author="JY0225" w:date="2017-08-24T11:10:00Z">
            <w:rPr>
              <w:rFonts w:ascii="Times New Roman" w:hAnsi="Times New Roman" w:hint="eastAsia"/>
              <w:spacing w:val="10"/>
            </w:rPr>
          </w:rPrChange>
        </w:rPr>
        <w:t>成功，但</w:t>
      </w:r>
      <w:del w:id="660" w:author="微软用户" w:date="2017-08-27T14:48:00Z">
        <w:r w:rsidR="003D0018" w:rsidRPr="00B207B1" w:rsidDel="00EA23E9">
          <w:rPr>
            <w:rFonts w:hAnsiTheme="minorEastAsia" w:hint="eastAsia"/>
            <w:rPrChange w:id="661" w:author="JY0225" w:date="2017-08-24T11:10:00Z">
              <w:rPr>
                <w:rFonts w:ascii="Times New Roman" w:hAnsi="Times New Roman" w:hint="eastAsia"/>
                <w:spacing w:val="10"/>
              </w:rPr>
            </w:rPrChange>
          </w:rPr>
          <w:delText>是</w:delText>
        </w:r>
      </w:del>
      <w:r w:rsidR="00DC3BB6" w:rsidRPr="00B207B1">
        <w:rPr>
          <w:rFonts w:hAnsiTheme="minorEastAsia" w:hint="eastAsia"/>
          <w:rPrChange w:id="662" w:author="JY0225" w:date="2017-08-24T11:10:00Z">
            <w:rPr>
              <w:rFonts w:ascii="Times New Roman" w:hAnsi="Times New Roman" w:hint="eastAsia"/>
              <w:spacing w:val="10"/>
            </w:rPr>
          </w:rPrChange>
        </w:rPr>
        <w:t>仍存在一些</w:t>
      </w:r>
      <w:ins w:id="663" w:author="微软用户" w:date="2017-08-27T14:48:00Z">
        <w:r w:rsidR="004C28BD" w:rsidRPr="00B207B1">
          <w:rPr>
            <w:rFonts w:hAnsiTheme="minorEastAsia"/>
          </w:rPr>
          <w:t>不足</w:t>
        </w:r>
      </w:ins>
      <w:del w:id="664" w:author="微软用户" w:date="2017-08-27T14:48:00Z">
        <w:r w:rsidR="00DC3BB6" w:rsidRPr="00B207B1" w:rsidDel="004C28BD">
          <w:rPr>
            <w:rFonts w:hAnsiTheme="minorEastAsia" w:hint="eastAsia"/>
            <w:rPrChange w:id="665" w:author="JY0225" w:date="2017-08-24T11:10:00Z">
              <w:rPr>
                <w:rFonts w:ascii="Times New Roman" w:hAnsi="Times New Roman" w:hint="eastAsia"/>
                <w:spacing w:val="10"/>
              </w:rPr>
            </w:rPrChange>
          </w:rPr>
          <w:delText>问题</w:delText>
        </w:r>
      </w:del>
      <w:r w:rsidR="00DC3BB6" w:rsidRPr="00B207B1">
        <w:rPr>
          <w:rFonts w:hAnsiTheme="minorEastAsia" w:hint="eastAsia"/>
          <w:rPrChange w:id="666" w:author="JY0225" w:date="2017-08-24T11:10:00Z">
            <w:rPr>
              <w:rFonts w:ascii="Times New Roman" w:hAnsi="Times New Roman" w:hint="eastAsia"/>
              <w:spacing w:val="10"/>
            </w:rPr>
          </w:rPrChange>
        </w:rPr>
        <w:t>。在功能上</w:t>
      </w:r>
      <w:del w:id="667" w:author="微软用户" w:date="2017-08-27T14:48:00Z">
        <w:r w:rsidR="00DC3BB6" w:rsidRPr="00B207B1" w:rsidDel="0060595A">
          <w:rPr>
            <w:rFonts w:hAnsiTheme="minorEastAsia" w:hint="eastAsia"/>
            <w:rPrChange w:id="668"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669" w:author="JY0225" w:date="2017-08-24T11:10:00Z">
            <w:rPr>
              <w:rFonts w:ascii="Times New Roman" w:hAnsi="Times New Roman" w:hint="eastAsia"/>
              <w:spacing w:val="10"/>
            </w:rPr>
          </w:rPrChange>
        </w:rPr>
        <w:t>，都没有提供本地缓存的功能，也就是说它们只做到了服务器端的</w:t>
      </w:r>
      <w:ins w:id="670" w:author="微软用户" w:date="2017-08-27T14:49:00Z">
        <w:r w:rsidR="003C58C6" w:rsidRPr="00B207B1">
          <w:rPr>
            <w:rFonts w:hAnsiTheme="minorEastAsia" w:hint="eastAsia"/>
          </w:rPr>
          <w:t>数据</w:t>
        </w:r>
      </w:ins>
      <w:r w:rsidR="00DC3BB6" w:rsidRPr="00B207B1">
        <w:rPr>
          <w:rFonts w:hAnsiTheme="minorEastAsia" w:hint="eastAsia"/>
          <w:rPrChange w:id="671" w:author="JY0225" w:date="2017-08-24T11:10:00Z">
            <w:rPr>
              <w:rFonts w:ascii="Times New Roman" w:hAnsi="Times New Roman" w:hint="eastAsia"/>
              <w:spacing w:val="10"/>
            </w:rPr>
          </w:rPrChange>
        </w:rPr>
        <w:t>去重，</w:t>
      </w:r>
      <w:del w:id="672" w:author="微软用户" w:date="2017-08-27T14:49:00Z">
        <w:r w:rsidR="00DC3BB6" w:rsidRPr="00B207B1" w:rsidDel="00F23AC5">
          <w:rPr>
            <w:rFonts w:hAnsiTheme="minorEastAsia" w:hint="eastAsia"/>
            <w:rPrChange w:id="673"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674" w:author="微软用户" w:date="2017-08-27T14:49:00Z">
        <w:r w:rsidR="00A25752" w:rsidRPr="00B207B1">
          <w:rPr>
            <w:rFonts w:hAnsiTheme="minorEastAsia"/>
          </w:rPr>
          <w:t>但</w:t>
        </w:r>
      </w:ins>
      <w:del w:id="675" w:author="微软用户" w:date="2017-08-27T14:49:00Z">
        <w:r w:rsidR="00DC3BB6" w:rsidRPr="00B207B1" w:rsidDel="00A25752">
          <w:rPr>
            <w:rFonts w:hAnsiTheme="minorEastAsia" w:hint="eastAsia"/>
            <w:rPrChange w:id="676" w:author="JY0225" w:date="2017-08-24T11:10:00Z">
              <w:rPr>
                <w:rFonts w:ascii="Times New Roman" w:hAnsi="Times New Roman" w:hint="eastAsia"/>
                <w:spacing w:val="10"/>
              </w:rPr>
            </w:rPrChange>
          </w:rPr>
          <w:delText>然而</w:delText>
        </w:r>
      </w:del>
      <w:r w:rsidR="00DC3BB6" w:rsidRPr="00B207B1">
        <w:rPr>
          <w:rFonts w:hAnsiTheme="minorEastAsia" w:hint="eastAsia"/>
          <w:rPrChange w:id="677"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678" w:author="JY0225" w:date="2017-08-24T11:10:00Z">
            <w:rPr>
              <w:rFonts w:ascii="Times New Roman" w:hAnsi="Times New Roman" w:hint="eastAsia"/>
              <w:spacing w:val="10"/>
            </w:rPr>
          </w:rPrChange>
        </w:rPr>
        <w:t>一文件也是一种常见的用户行为，</w:t>
      </w:r>
      <w:del w:id="679" w:author="微软用户" w:date="2017-08-27T14:50:00Z">
        <w:r w:rsidR="00827EC4" w:rsidRPr="00B207B1" w:rsidDel="00D40A7C">
          <w:rPr>
            <w:rFonts w:hAnsiTheme="minorEastAsia" w:hint="eastAsia"/>
            <w:rPrChange w:id="680"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681" w:author="JY0225" w:date="2017-08-24T11:10:00Z">
              <w:rPr>
                <w:rFonts w:ascii="Times New Roman" w:hAnsi="Times New Roman" w:hint="eastAsia"/>
                <w:spacing w:val="10"/>
              </w:rPr>
            </w:rPrChange>
          </w:rPr>
          <w:delText>也可以</w:delText>
        </w:r>
      </w:del>
      <w:ins w:id="682" w:author="微软用户" w:date="2017-08-27T14:50:00Z">
        <w:r w:rsidR="00D40A7C" w:rsidRPr="00B207B1">
          <w:rPr>
            <w:rFonts w:hAnsiTheme="minorEastAsia" w:hint="eastAsia"/>
          </w:rPr>
          <w:t>通过</w:t>
        </w:r>
      </w:ins>
      <w:r w:rsidR="00DC3BB6" w:rsidRPr="00B207B1">
        <w:rPr>
          <w:rFonts w:hAnsiTheme="minorEastAsia" w:hint="eastAsia"/>
          <w:rPrChange w:id="683" w:author="JY0225" w:date="2017-08-24T11:10:00Z">
            <w:rPr>
              <w:rFonts w:ascii="Times New Roman" w:hAnsi="Times New Roman" w:hint="eastAsia"/>
              <w:spacing w:val="10"/>
            </w:rPr>
          </w:rPrChange>
        </w:rPr>
        <w:t>利用本地缓存技术，</w:t>
      </w:r>
      <w:r w:rsidR="00B424FF">
        <w:rPr>
          <w:rFonts w:hAnsiTheme="minorEastAsia" w:hint="eastAsia"/>
        </w:rPr>
        <w:t>可以</w:t>
      </w:r>
      <w:r w:rsidR="00DC3BB6" w:rsidRPr="00B207B1">
        <w:rPr>
          <w:rFonts w:hAnsiTheme="minorEastAsia" w:hint="eastAsia"/>
          <w:rPrChange w:id="684" w:author="JY0225" w:date="2017-08-24T11:10:00Z">
            <w:rPr>
              <w:rFonts w:ascii="Times New Roman" w:hAnsi="Times New Roman" w:hint="eastAsia"/>
              <w:spacing w:val="10"/>
            </w:rPr>
          </w:rPrChange>
        </w:rPr>
        <w:t>节省</w:t>
      </w:r>
      <w:ins w:id="685" w:author="微软用户" w:date="2017-08-27T14:50:00Z">
        <w:r w:rsidR="001356AF" w:rsidRPr="00B207B1">
          <w:rPr>
            <w:rFonts w:hAnsiTheme="minorEastAsia" w:hint="eastAsia"/>
          </w:rPr>
          <w:t>重复</w:t>
        </w:r>
      </w:ins>
      <w:r w:rsidR="00DC3BB6" w:rsidRPr="00B207B1">
        <w:rPr>
          <w:rFonts w:hAnsiTheme="minorEastAsia" w:hint="eastAsia"/>
          <w:rPrChange w:id="686" w:author="JY0225" w:date="2017-08-24T11:10:00Z">
            <w:rPr>
              <w:rFonts w:ascii="Times New Roman" w:hAnsi="Times New Roman" w:hint="eastAsia"/>
              <w:spacing w:val="10"/>
            </w:rPr>
          </w:rPrChange>
        </w:rPr>
        <w:t>下载</w:t>
      </w:r>
      <w:ins w:id="687" w:author="微软用户" w:date="2017-08-27T14:50:00Z">
        <w:r w:rsidR="003118E5" w:rsidRPr="00B207B1">
          <w:rPr>
            <w:rFonts w:hAnsiTheme="minorEastAsia"/>
          </w:rPr>
          <w:t>文件</w:t>
        </w:r>
      </w:ins>
      <w:del w:id="688" w:author="微软用户" w:date="2017-08-27T14:50:00Z">
        <w:r w:rsidR="00DC3BB6" w:rsidRPr="00B207B1" w:rsidDel="001356AF">
          <w:rPr>
            <w:rFonts w:hAnsiTheme="minorEastAsia" w:hint="eastAsia"/>
            <w:rPrChange w:id="689" w:author="JY0225" w:date="2017-08-24T11:10:00Z">
              <w:rPr>
                <w:rFonts w:ascii="Times New Roman" w:hAnsi="Times New Roman" w:hint="eastAsia"/>
                <w:spacing w:val="10"/>
              </w:rPr>
            </w:rPrChange>
          </w:rPr>
          <w:delText>时</w:delText>
        </w:r>
      </w:del>
      <w:r w:rsidR="00DC3BB6" w:rsidRPr="00B207B1">
        <w:rPr>
          <w:rFonts w:hAnsiTheme="minorEastAsia" w:hint="eastAsia"/>
          <w:rPrChange w:id="690"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691" w:author="JY0225" w:date="2017-08-24T11:10:00Z">
            <w:rPr>
              <w:rFonts w:ascii="Times New Roman" w:hAnsi="Times New Roman" w:hint="eastAsia"/>
              <w:spacing w:val="10"/>
            </w:rPr>
          </w:rPrChange>
        </w:rPr>
        <w:t>此外，</w:t>
      </w:r>
      <w:del w:id="692" w:author="微软用户" w:date="2017-08-27T14:52:00Z">
        <w:r w:rsidR="001C008D" w:rsidRPr="00B207B1" w:rsidDel="004624D1">
          <w:rPr>
            <w:rFonts w:hAnsiTheme="minorEastAsia" w:hint="eastAsia"/>
            <w:rPrChange w:id="693" w:author="JY0225" w:date="2017-08-24T11:10:00Z">
              <w:rPr>
                <w:rFonts w:ascii="Times New Roman" w:hAnsi="Times New Roman" w:hint="eastAsia"/>
                <w:spacing w:val="10"/>
              </w:rPr>
            </w:rPrChange>
          </w:rPr>
          <w:delText>以上的云备份服务商都没有提供</w:delText>
        </w:r>
      </w:del>
      <w:ins w:id="694" w:author="微软用户" w:date="2017-08-27T14:52:00Z">
        <w:r w:rsidR="00F07F30" w:rsidRPr="00B207B1">
          <w:rPr>
            <w:rFonts w:hAnsiTheme="minorEastAsia"/>
          </w:rPr>
          <w:t>Web</w:t>
        </w:r>
      </w:ins>
      <w:ins w:id="695" w:author="微软用户" w:date="2017-08-27T14:51:00Z">
        <w:r w:rsidR="00F90CE2" w:rsidRPr="00B207B1">
          <w:rPr>
            <w:rFonts w:hAnsiTheme="minorEastAsia"/>
          </w:rPr>
          <w:t>扩展</w:t>
        </w:r>
      </w:ins>
      <w:ins w:id="696" w:author="微软用户" w:date="2017-08-27T14:52:00Z">
        <w:r w:rsidR="00F07F30" w:rsidRPr="00B207B1">
          <w:rPr>
            <w:rFonts w:hAnsiTheme="minorEastAsia"/>
          </w:rPr>
          <w:t>应用</w:t>
        </w:r>
      </w:ins>
      <w:del w:id="697" w:author="微软用户" w:date="2017-08-27T14:51:00Z">
        <w:r w:rsidR="001C008D" w:rsidRPr="00B207B1" w:rsidDel="00F90CE2">
          <w:rPr>
            <w:rFonts w:hAnsiTheme="minorEastAsia" w:hint="eastAsia"/>
            <w:rPrChange w:id="698" w:author="JY0225" w:date="2017-08-24T11:10:00Z">
              <w:rPr>
                <w:rFonts w:ascii="Times New Roman" w:hAnsi="Times New Roman" w:hint="eastAsia"/>
                <w:spacing w:val="10"/>
              </w:rPr>
            </w:rPrChange>
          </w:rPr>
          <w:delText>插件</w:delText>
        </w:r>
      </w:del>
      <w:r w:rsidR="001C008D" w:rsidRPr="00B207B1">
        <w:rPr>
          <w:rFonts w:hAnsiTheme="minorEastAsia" w:hint="eastAsia"/>
          <w:rPrChange w:id="699" w:author="JY0225" w:date="2017-08-24T11:10:00Z">
            <w:rPr>
              <w:rFonts w:ascii="Times New Roman" w:hAnsi="Times New Roman" w:hint="eastAsia"/>
              <w:spacing w:val="10"/>
            </w:rPr>
          </w:rPrChange>
        </w:rPr>
        <w:t>形式的客户端</w:t>
      </w:r>
      <w:del w:id="700" w:author="微软用户" w:date="2017-08-27T14:52:00Z">
        <w:r w:rsidR="001C008D" w:rsidRPr="00B207B1" w:rsidDel="00471911">
          <w:rPr>
            <w:rFonts w:hAnsiTheme="minorEastAsia" w:hint="eastAsia"/>
            <w:rPrChange w:id="701" w:author="JY0225" w:date="2017-08-24T11:10:00Z">
              <w:rPr>
                <w:rFonts w:ascii="Times New Roman" w:hAnsi="Times New Roman" w:hint="eastAsia"/>
                <w:spacing w:val="10"/>
              </w:rPr>
            </w:rPrChange>
          </w:rPr>
          <w:delText>，这种类型的客户端</w:delText>
        </w:r>
      </w:del>
      <w:ins w:id="702" w:author="微软用户" w:date="2017-08-27T14:52:00Z">
        <w:r w:rsidR="00471911" w:rsidRPr="00B207B1">
          <w:rPr>
            <w:rFonts w:hAnsiTheme="minorEastAsia" w:hint="eastAsia"/>
          </w:rPr>
          <w:t>相较于其他</w:t>
        </w:r>
      </w:ins>
      <w:ins w:id="703" w:author="微软用户" w:date="2017-08-27T14:53:00Z">
        <w:r w:rsidR="003B4B3A" w:rsidRPr="00B207B1">
          <w:rPr>
            <w:rFonts w:hAnsiTheme="minorEastAsia" w:hint="eastAsia"/>
          </w:rPr>
          <w:t>类型</w:t>
        </w:r>
      </w:ins>
      <w:ins w:id="704" w:author="微软用户" w:date="2017-08-27T14:52:00Z">
        <w:r w:rsidR="00471911" w:rsidRPr="00B207B1">
          <w:rPr>
            <w:rFonts w:hAnsiTheme="minorEastAsia" w:hint="eastAsia"/>
          </w:rPr>
          <w:t>的客户端</w:t>
        </w:r>
      </w:ins>
      <w:r w:rsidR="001C008D" w:rsidRPr="00B207B1">
        <w:rPr>
          <w:rFonts w:hAnsiTheme="minorEastAsia" w:hint="eastAsia"/>
          <w:rPrChange w:id="705" w:author="JY0225" w:date="2017-08-24T11:10:00Z">
            <w:rPr>
              <w:rFonts w:ascii="Times New Roman" w:hAnsi="Times New Roman" w:hint="eastAsia"/>
              <w:spacing w:val="10"/>
            </w:rPr>
          </w:rPrChange>
        </w:rPr>
        <w:t>使用</w:t>
      </w:r>
      <w:ins w:id="706" w:author="微软用户" w:date="2017-08-27T14:52:00Z">
        <w:r w:rsidR="00471911" w:rsidRPr="00B207B1">
          <w:rPr>
            <w:rFonts w:hAnsiTheme="minorEastAsia"/>
          </w:rPr>
          <w:t>更加</w:t>
        </w:r>
      </w:ins>
      <w:del w:id="707" w:author="微软用户" w:date="2017-08-27T14:52:00Z">
        <w:r w:rsidR="001C008D" w:rsidRPr="00B207B1" w:rsidDel="00471911">
          <w:rPr>
            <w:rFonts w:hAnsiTheme="minorEastAsia" w:hint="eastAsia"/>
            <w:rPrChange w:id="708" w:author="JY0225" w:date="2017-08-24T11:10:00Z">
              <w:rPr>
                <w:rFonts w:ascii="Times New Roman" w:hAnsi="Times New Roman" w:hint="eastAsia"/>
                <w:spacing w:val="10"/>
              </w:rPr>
            </w:rPrChange>
          </w:rPr>
          <w:delText>十分</w:delText>
        </w:r>
      </w:del>
      <w:r w:rsidR="001C008D" w:rsidRPr="00B207B1">
        <w:rPr>
          <w:rFonts w:hAnsiTheme="minorEastAsia" w:hint="eastAsia"/>
          <w:rPrChange w:id="709" w:author="JY0225" w:date="2017-08-24T11:10:00Z">
            <w:rPr>
              <w:rFonts w:ascii="Times New Roman" w:hAnsi="Times New Roman" w:hint="eastAsia"/>
              <w:spacing w:val="10"/>
            </w:rPr>
          </w:rPrChange>
        </w:rPr>
        <w:t>方便，更加轻量级，同时还支持用户将网页上浏览</w:t>
      </w:r>
      <w:ins w:id="710" w:author="微软用户" w:date="2017-08-27T14:54:00Z">
        <w:r w:rsidR="00CC089B" w:rsidRPr="00B207B1">
          <w:rPr>
            <w:rFonts w:hAnsiTheme="minorEastAsia" w:hint="eastAsia"/>
          </w:rPr>
          <w:t>到</w:t>
        </w:r>
      </w:ins>
      <w:r w:rsidR="001C008D" w:rsidRPr="00B207B1">
        <w:rPr>
          <w:rFonts w:hAnsiTheme="minorEastAsia" w:hint="eastAsia"/>
          <w:rPrChange w:id="711" w:author="JY0225" w:date="2017-08-24T11:10:00Z">
            <w:rPr>
              <w:rFonts w:ascii="Times New Roman" w:hAnsi="Times New Roman" w:hint="eastAsia"/>
              <w:spacing w:val="10"/>
            </w:rPr>
          </w:rPrChange>
        </w:rPr>
        <w:t>的任何形式的资源</w:t>
      </w:r>
      <w:ins w:id="712" w:author="微软用户" w:date="2017-08-27T14:54:00Z">
        <w:r w:rsidR="00CC089B" w:rsidRPr="00B207B1">
          <w:rPr>
            <w:rFonts w:hAnsiTheme="minorEastAsia" w:hint="eastAsia"/>
          </w:rPr>
          <w:t>实时</w:t>
        </w:r>
      </w:ins>
      <w:ins w:id="713" w:author="JY0225" w:date="2017-08-14T12:31:00Z">
        <w:del w:id="714" w:author="微软用户" w:date="2017-08-27T14:54:00Z">
          <w:r w:rsidR="007830F2" w:rsidRPr="00B207B1" w:rsidDel="00CC089B">
            <w:rPr>
              <w:rFonts w:hAnsiTheme="minorEastAsia" w:hint="eastAsia"/>
              <w:rPrChange w:id="715" w:author="JY0225" w:date="2017-08-24T11:10:00Z">
                <w:rPr>
                  <w:rFonts w:ascii="Times New Roman" w:hAnsi="Times New Roman" w:hint="eastAsia"/>
                  <w:spacing w:val="10"/>
                </w:rPr>
              </w:rPrChange>
            </w:rPr>
            <w:delText>同步</w:delText>
          </w:r>
        </w:del>
      </w:ins>
      <w:del w:id="716" w:author="JY0225" w:date="2017-08-14T12:31:00Z">
        <w:r w:rsidR="001C008D" w:rsidRPr="00B207B1" w:rsidDel="007830F2">
          <w:rPr>
            <w:rFonts w:hAnsiTheme="minorEastAsia" w:hint="eastAsia"/>
            <w:rPrChange w:id="717" w:author="JY0225" w:date="2017-08-24T11:10:00Z">
              <w:rPr>
                <w:rFonts w:ascii="Times New Roman" w:hAnsi="Times New Roman" w:hint="eastAsia"/>
                <w:spacing w:val="10"/>
              </w:rPr>
            </w:rPrChange>
          </w:rPr>
          <w:delText>随时</w:delText>
        </w:r>
      </w:del>
      <w:r w:rsidR="001C008D" w:rsidRPr="00B207B1">
        <w:rPr>
          <w:rFonts w:hAnsiTheme="minorEastAsia" w:hint="eastAsia"/>
          <w:rPrChange w:id="718" w:author="JY0225" w:date="2017-08-24T11:10:00Z">
            <w:rPr>
              <w:rFonts w:ascii="Times New Roman" w:hAnsi="Times New Roman" w:hint="eastAsia"/>
              <w:spacing w:val="10"/>
            </w:rPr>
          </w:rPrChange>
        </w:rPr>
        <w:t>上传到服务器</w:t>
      </w:r>
      <w:ins w:id="719"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20" w:author="微软用户" w:date="2017-08-27T14:53:00Z">
        <w:r w:rsidR="001C008D" w:rsidRPr="00B207B1" w:rsidDel="00A07BCA">
          <w:rPr>
            <w:rFonts w:hAnsiTheme="minorEastAsia" w:hint="eastAsia"/>
            <w:rPrChange w:id="721" w:author="JY0225" w:date="2017-08-24T11:10:00Z">
              <w:rPr>
                <w:rFonts w:ascii="Times New Roman" w:hAnsi="Times New Roman" w:hint="eastAsia"/>
                <w:spacing w:val="10"/>
              </w:rPr>
            </w:rPrChange>
          </w:rPr>
          <w:delText>。</w:delText>
        </w:r>
      </w:del>
      <w:r w:rsidR="00DC3BB6" w:rsidRPr="00B207B1">
        <w:rPr>
          <w:rFonts w:hAnsiTheme="minorEastAsia" w:hint="eastAsia"/>
          <w:rPrChange w:id="722" w:author="JY0225" w:date="2017-08-24T11:10:00Z">
            <w:rPr>
              <w:rFonts w:ascii="Times New Roman" w:hAnsi="Times New Roman" w:hint="eastAsia"/>
              <w:spacing w:val="10"/>
            </w:rPr>
          </w:rPrChange>
        </w:rPr>
        <w:t>在安全性上，成熟</w:t>
      </w:r>
      <w:ins w:id="723" w:author="微软用户" w:date="2017-08-27T14:55:00Z">
        <w:r w:rsidR="00F97B2C" w:rsidRPr="00B207B1">
          <w:rPr>
            <w:rFonts w:hAnsiTheme="minorEastAsia" w:hint="eastAsia"/>
          </w:rPr>
          <w:t>的</w:t>
        </w:r>
      </w:ins>
      <w:r w:rsidR="00DC3BB6" w:rsidRPr="00B207B1">
        <w:rPr>
          <w:rFonts w:hAnsiTheme="minorEastAsia" w:hint="eastAsia"/>
          <w:rPrChange w:id="724"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25"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26" w:author="JY0225" w:date="2017-08-24T11:10:00Z">
            <w:rPr>
              <w:rFonts w:ascii="Times New Roman" w:hAnsi="Times New Roman" w:hint="eastAsia"/>
              <w:spacing w:val="10"/>
            </w:rPr>
          </w:rPrChange>
        </w:rPr>
        <w:t>SDK虫洞漏洞</w:t>
      </w:r>
      <w:r w:rsidR="00DC3BB6" w:rsidRPr="00B207B1">
        <w:rPr>
          <w:rStyle w:val="affff8"/>
          <w:rFonts w:hAnsiTheme="minorEastAsia"/>
          <w:rPrChange w:id="727" w:author="JY0225" w:date="2017-08-24T11:10:00Z">
            <w:rPr>
              <w:rStyle w:val="affff8"/>
              <w:rFonts w:ascii="Times New Roman" w:hAnsi="Times New Roman"/>
              <w:spacing w:val="10"/>
            </w:rPr>
          </w:rPrChange>
        </w:rPr>
        <w:footnoteReference w:id="3"/>
      </w:r>
      <w:r w:rsidR="00DC3BB6" w:rsidRPr="00B207B1">
        <w:rPr>
          <w:rFonts w:hAnsiTheme="minorEastAsia"/>
          <w:rPrChange w:id="728" w:author="JY0225" w:date="2017-08-24T11:10:00Z">
            <w:rPr>
              <w:rFonts w:ascii="Times New Roman" w:hAnsi="Times New Roman"/>
              <w:spacing w:val="10"/>
            </w:rPr>
          </w:rPrChange>
        </w:rPr>
        <w:t xml:space="preserve"> </w:t>
      </w:r>
      <w:r w:rsidR="00DC3BB6" w:rsidRPr="00B207B1">
        <w:rPr>
          <w:rFonts w:hAnsiTheme="minorEastAsia" w:hint="eastAsia"/>
          <w:rPrChange w:id="729" w:author="JY0225" w:date="2017-08-24T11:10:00Z">
            <w:rPr>
              <w:rFonts w:ascii="Times New Roman" w:hAnsi="Times New Roman" w:hint="eastAsia"/>
              <w:spacing w:val="10"/>
            </w:rPr>
          </w:rPrChange>
        </w:rPr>
        <w:t>，安装了百度云的</w:t>
      </w:r>
      <w:r w:rsidR="00DC3BB6" w:rsidRPr="00B207B1">
        <w:rPr>
          <w:rFonts w:hAnsiTheme="minorEastAsia"/>
          <w:rPrChange w:id="730" w:author="JY0225" w:date="2017-08-24T11:10:00Z">
            <w:rPr>
              <w:rFonts w:ascii="Times New Roman" w:hAnsi="Times New Roman"/>
              <w:spacing w:val="10"/>
            </w:rPr>
          </w:rPrChange>
        </w:rPr>
        <w:t>Android</w:t>
      </w:r>
      <w:r w:rsidR="00DC3BB6" w:rsidRPr="00B207B1">
        <w:rPr>
          <w:rFonts w:hAnsiTheme="minorEastAsia" w:hint="eastAsia"/>
          <w:rPrChange w:id="731"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32" w:author="JY0225" w:date="2017-08-24T11:10:00Z">
            <w:rPr>
              <w:rFonts w:ascii="Times New Roman" w:hAnsi="Times New Roman"/>
              <w:spacing w:val="10"/>
            </w:rPr>
          </w:rPrChange>
        </w:rPr>
        <w:t>Dropbox CVE-2014-8889</w:t>
      </w:r>
      <w:del w:id="733" w:author="微软用户" w:date="2017-08-27T14:55:00Z">
        <w:r w:rsidR="00DC3BB6" w:rsidRPr="00B207B1" w:rsidDel="009354C2">
          <w:rPr>
            <w:rFonts w:hAnsiTheme="minorEastAsia" w:hint="eastAsia"/>
            <w:rPrChange w:id="734" w:author="JY0225" w:date="2017-08-24T11:10:00Z">
              <w:rPr>
                <w:rFonts w:ascii="Times New Roman" w:hAnsi="Times New Roman" w:hint="eastAsia"/>
                <w:spacing w:val="10"/>
              </w:rPr>
            </w:rPrChange>
          </w:rPr>
          <w:delText>的</w:delText>
        </w:r>
      </w:del>
      <w:r w:rsidR="00DC3BB6" w:rsidRPr="00B207B1">
        <w:rPr>
          <w:rFonts w:hAnsiTheme="minorEastAsia" w:hint="eastAsia"/>
          <w:rPrChange w:id="735" w:author="JY0225" w:date="2017-08-24T11:10:00Z">
            <w:rPr>
              <w:rFonts w:ascii="Times New Roman" w:hAnsi="Times New Roman" w:hint="eastAsia"/>
              <w:spacing w:val="10"/>
            </w:rPr>
          </w:rPrChange>
        </w:rPr>
        <w:t>漏洞</w:t>
      </w:r>
      <w:r w:rsidR="00DC3BB6" w:rsidRPr="00B207B1">
        <w:rPr>
          <w:rStyle w:val="affff8"/>
          <w:rFonts w:hAnsiTheme="minorEastAsia"/>
          <w:rPrChange w:id="736" w:author="JY0225" w:date="2017-08-24T11:10:00Z">
            <w:rPr>
              <w:rStyle w:val="affff8"/>
              <w:rFonts w:ascii="Times New Roman" w:hAnsi="Times New Roman"/>
              <w:spacing w:val="10"/>
            </w:rPr>
          </w:rPrChange>
        </w:rPr>
        <w:footnoteReference w:id="4"/>
      </w:r>
      <w:r w:rsidR="00DC3BB6" w:rsidRPr="00B207B1">
        <w:rPr>
          <w:rFonts w:hAnsiTheme="minorEastAsia" w:hint="eastAsia"/>
          <w:rPrChange w:id="737" w:author="JY0225" w:date="2017-08-24T11:10:00Z">
            <w:rPr>
              <w:rFonts w:ascii="Times New Roman" w:hAnsi="Times New Roman" w:hint="eastAsia"/>
              <w:spacing w:val="10"/>
            </w:rPr>
          </w:rPrChange>
        </w:rPr>
        <w:t>，</w:t>
      </w:r>
      <w:ins w:id="738"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39" w:author="微软用户" w:date="2017-08-27T14:58:00Z">
        <w:r w:rsidR="00947487" w:rsidRPr="00B207B1">
          <w:rPr>
            <w:rFonts w:hAnsiTheme="minorEastAsia" w:hint="eastAsia"/>
          </w:rPr>
          <w:t>漏洞的应用程序</w:t>
        </w:r>
      </w:ins>
      <w:ins w:id="740" w:author="微软用户" w:date="2017-08-27T14:57:00Z">
        <w:r w:rsidR="0005558D" w:rsidRPr="00B207B1">
          <w:rPr>
            <w:rFonts w:hAnsiTheme="minorEastAsia" w:hint="eastAsia"/>
          </w:rPr>
          <w:t>，</w:t>
        </w:r>
      </w:ins>
      <w:r w:rsidR="00DC3BB6" w:rsidRPr="00B207B1">
        <w:rPr>
          <w:rFonts w:hAnsiTheme="minorEastAsia" w:hint="eastAsia"/>
          <w:rPrChange w:id="741" w:author="JY0225" w:date="2017-08-24T11:10:00Z">
            <w:rPr>
              <w:rFonts w:ascii="Times New Roman" w:hAnsi="Times New Roman" w:hint="eastAsia"/>
              <w:spacing w:val="10"/>
            </w:rPr>
          </w:rPrChange>
        </w:rPr>
        <w:t>攻击者</w:t>
      </w:r>
      <w:del w:id="742" w:author="微软用户" w:date="2017-08-27T14:59:00Z">
        <w:r w:rsidR="00DC3BB6" w:rsidRPr="00B207B1" w:rsidDel="009758CA">
          <w:rPr>
            <w:rFonts w:hAnsiTheme="minorEastAsia" w:hint="eastAsia"/>
            <w:rPrChange w:id="743" w:author="JY0225" w:date="2017-08-24T11:10:00Z">
              <w:rPr>
                <w:rFonts w:ascii="Times New Roman" w:hAnsi="Times New Roman" w:hint="eastAsia"/>
                <w:spacing w:val="10"/>
              </w:rPr>
            </w:rPrChange>
          </w:rPr>
          <w:delText>利用该漏洞</w:delText>
        </w:r>
      </w:del>
      <w:ins w:id="744" w:author="微软用户" w:date="2017-08-27T14:59:00Z">
        <w:r w:rsidR="009758CA" w:rsidRPr="00B207B1">
          <w:rPr>
            <w:rFonts w:hAnsiTheme="minorEastAsia" w:hint="eastAsia"/>
          </w:rPr>
          <w:t>便</w:t>
        </w:r>
      </w:ins>
      <w:ins w:id="745" w:author="微软用户" w:date="2017-08-27T14:57:00Z">
        <w:r w:rsidR="00A23410" w:rsidRPr="00B207B1">
          <w:rPr>
            <w:rFonts w:hAnsiTheme="minorEastAsia" w:hint="eastAsia"/>
          </w:rPr>
          <w:t>可</w:t>
        </w:r>
      </w:ins>
      <w:ins w:id="746" w:author="微软用户" w:date="2017-08-27T14:56:00Z">
        <w:r w:rsidR="007E5FB6" w:rsidRPr="00B207B1">
          <w:rPr>
            <w:rFonts w:hAnsiTheme="minorEastAsia"/>
          </w:rPr>
          <w:t>在</w:t>
        </w:r>
      </w:ins>
      <w:del w:id="747" w:author="微软用户" w:date="2017-08-27T14:56:00Z">
        <w:r w:rsidR="00DC3BB6" w:rsidRPr="00B207B1" w:rsidDel="007E5FB6">
          <w:rPr>
            <w:rFonts w:hAnsiTheme="minorEastAsia" w:hint="eastAsia"/>
            <w:rPrChange w:id="748" w:author="JY0225" w:date="2017-08-24T11:10:00Z">
              <w:rPr>
                <w:rFonts w:ascii="Times New Roman" w:hAnsi="Times New Roman" w:hint="eastAsia"/>
                <w:spacing w:val="10"/>
              </w:rPr>
            </w:rPrChange>
          </w:rPr>
          <w:delText>可</w:delText>
        </w:r>
      </w:del>
      <w:r w:rsidR="00DC3BB6" w:rsidRPr="00B207B1">
        <w:rPr>
          <w:rFonts w:hAnsiTheme="minorEastAsia" w:hint="eastAsia"/>
          <w:rPrChange w:id="749" w:author="JY0225" w:date="2017-08-24T11:10:00Z">
            <w:rPr>
              <w:rFonts w:ascii="Times New Roman" w:hAnsi="Times New Roman" w:hint="eastAsia"/>
              <w:spacing w:val="10"/>
            </w:rPr>
          </w:rPrChange>
        </w:rPr>
        <w:t>未经用户同意</w:t>
      </w:r>
      <w:ins w:id="750" w:author="微软用户" w:date="2017-08-27T14:56:00Z">
        <w:r w:rsidR="007E5FB6" w:rsidRPr="00B207B1">
          <w:rPr>
            <w:rFonts w:hAnsiTheme="minorEastAsia" w:hint="eastAsia"/>
          </w:rPr>
          <w:t>的情况下</w:t>
        </w:r>
      </w:ins>
      <w:r w:rsidR="00DC3BB6" w:rsidRPr="00B207B1">
        <w:rPr>
          <w:rFonts w:hAnsiTheme="minorEastAsia" w:hint="eastAsia"/>
          <w:rPrChange w:id="751" w:author="JY0225" w:date="2017-08-24T11:10:00Z">
            <w:rPr>
              <w:rFonts w:ascii="Times New Roman" w:hAnsi="Times New Roman" w:hint="eastAsia"/>
              <w:spacing w:val="10"/>
            </w:rPr>
          </w:rPrChange>
        </w:rPr>
        <w:t>直接</w:t>
      </w:r>
      <w:del w:id="752" w:author="微软用户" w:date="2017-08-27T14:56:00Z">
        <w:r w:rsidR="00DC3BB6" w:rsidRPr="00B207B1" w:rsidDel="007A55DC">
          <w:rPr>
            <w:rFonts w:hAnsiTheme="minorEastAsia" w:hint="eastAsia"/>
            <w:rPrChange w:id="753" w:author="JY0225" w:date="2017-08-24T11:10:00Z">
              <w:rPr>
                <w:rFonts w:ascii="Times New Roman" w:hAnsi="Times New Roman" w:hint="eastAsia"/>
                <w:spacing w:val="10"/>
              </w:rPr>
            </w:rPrChange>
          </w:rPr>
          <w:delText>把应用程序和</w:delText>
        </w:r>
      </w:del>
      <w:ins w:id="754" w:author="微软用户" w:date="2017-08-27T14:56:00Z">
        <w:r w:rsidR="007A55DC" w:rsidRPr="00B207B1">
          <w:rPr>
            <w:rFonts w:hAnsiTheme="minorEastAsia" w:hint="eastAsia"/>
          </w:rPr>
          <w:t>访问用户的</w:t>
        </w:r>
      </w:ins>
      <w:r w:rsidR="00DC3BB6" w:rsidRPr="00B207B1">
        <w:rPr>
          <w:rFonts w:hAnsiTheme="minorEastAsia"/>
          <w:rPrChange w:id="755" w:author="JY0225" w:date="2017-08-24T11:10:00Z">
            <w:rPr>
              <w:rFonts w:ascii="Times New Roman" w:hAnsi="Times New Roman"/>
              <w:spacing w:val="10"/>
            </w:rPr>
          </w:rPrChange>
        </w:rPr>
        <w:t>Dropbox</w:t>
      </w:r>
      <w:ins w:id="756" w:author="微软用户" w:date="2017-08-27T14:57:00Z">
        <w:r w:rsidR="00300C53" w:rsidRPr="00B207B1">
          <w:rPr>
            <w:rFonts w:hAnsiTheme="minorEastAsia"/>
          </w:rPr>
          <w:t>资源</w:t>
        </w:r>
      </w:ins>
      <w:del w:id="757" w:author="微软用户" w:date="2017-08-27T14:57:00Z">
        <w:r w:rsidR="00DC3BB6" w:rsidRPr="00B207B1" w:rsidDel="00300C53">
          <w:rPr>
            <w:rFonts w:hAnsiTheme="minorEastAsia" w:hint="eastAsia"/>
            <w:rPrChange w:id="758"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59" w:author="JY0225" w:date="2017-08-24T11:10:00Z">
              <w:rPr>
                <w:rFonts w:ascii="Times New Roman" w:hAnsi="Times New Roman" w:hint="eastAsia"/>
                <w:spacing w:val="10"/>
              </w:rPr>
            </w:rPrChange>
          </w:rPr>
          <w:delText>连接</w:delText>
        </w:r>
      </w:del>
      <w:r w:rsidR="00DC3BB6" w:rsidRPr="00B207B1">
        <w:rPr>
          <w:rFonts w:hAnsiTheme="minorEastAsia" w:hint="eastAsia"/>
          <w:rPrChange w:id="760" w:author="JY0225" w:date="2017-08-24T11:10:00Z">
            <w:rPr>
              <w:rFonts w:ascii="Times New Roman" w:hAnsi="Times New Roman" w:hint="eastAsia"/>
              <w:spacing w:val="10"/>
            </w:rPr>
          </w:rPrChange>
        </w:rPr>
        <w:t>。</w:t>
      </w:r>
      <w:del w:id="761" w:author="微软用户" w:date="2017-08-27T14:57:00Z">
        <w:r w:rsidR="00DC3BB6" w:rsidRPr="00B207B1" w:rsidDel="0005558D">
          <w:rPr>
            <w:rFonts w:hAnsiTheme="minorEastAsia" w:hint="eastAsia"/>
            <w:rPrChange w:id="762"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63"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64"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65" w:name="_Toc492545443"/>
      <w:r w:rsidRPr="00B207B1">
        <w:t xml:space="preserve">1.2 </w:t>
      </w:r>
      <w:bookmarkEnd w:id="148"/>
      <w:bookmarkEnd w:id="149"/>
      <w:bookmarkEnd w:id="150"/>
      <w:r w:rsidR="00C06BEE" w:rsidRPr="00B207B1">
        <w:rPr>
          <w:rFonts w:hint="eastAsia"/>
        </w:rPr>
        <w:t>研究内容及意义</w:t>
      </w:r>
      <w:bookmarkEnd w:id="765"/>
    </w:p>
    <w:p w14:paraId="2A1273AB" w14:textId="1F4225AB" w:rsidR="008E66D8" w:rsidRPr="00B207B1" w:rsidRDefault="001D3873" w:rsidP="00A078AB">
      <w:pPr>
        <w:spacing w:line="400" w:lineRule="exact"/>
        <w:ind w:firstLine="420"/>
        <w:rPr>
          <w:rFonts w:hAnsiTheme="minorEastAsia"/>
          <w:rPrChange w:id="766" w:author="JY0225" w:date="2017-08-24T11:10:00Z">
            <w:rPr>
              <w:rFonts w:ascii="Times New Roman" w:hAnsi="Times New Roman"/>
              <w:spacing w:val="10"/>
            </w:rPr>
          </w:rPrChange>
        </w:rPr>
      </w:pPr>
      <w:r w:rsidRPr="00B207B1">
        <w:rPr>
          <w:rFonts w:hAnsiTheme="minorEastAsia" w:hint="eastAsia"/>
          <w:rPrChange w:id="767" w:author="JY0225" w:date="2017-08-24T11:10:00Z">
            <w:rPr>
              <w:rFonts w:ascii="Times New Roman" w:hAnsi="Times New Roman" w:hint="eastAsia"/>
              <w:spacing w:val="10"/>
            </w:rPr>
          </w:rPrChange>
        </w:rPr>
        <w:t>由国家“核高基”科技重大专项自主研</w:t>
      </w:r>
      <w:ins w:id="768" w:author="微软用户" w:date="2017-08-27T15:08:00Z">
        <w:r w:rsidR="00C9097E" w:rsidRPr="00B207B1">
          <w:rPr>
            <w:rFonts w:hAnsiTheme="minorEastAsia"/>
          </w:rPr>
          <w:t>发</w:t>
        </w:r>
      </w:ins>
      <w:del w:id="769" w:author="微软用户" w:date="2017-08-27T15:08:00Z">
        <w:r w:rsidRPr="00B207B1" w:rsidDel="00C9097E">
          <w:rPr>
            <w:rFonts w:hAnsiTheme="minorEastAsia" w:hint="eastAsia"/>
            <w:rPrChange w:id="770" w:author="JY0225" w:date="2017-08-24T11:10:00Z">
              <w:rPr>
                <w:rFonts w:ascii="Times New Roman" w:hAnsi="Times New Roman" w:hint="eastAsia"/>
                <w:spacing w:val="10"/>
              </w:rPr>
            </w:rPrChange>
          </w:rPr>
          <w:delText>制</w:delText>
        </w:r>
      </w:del>
      <w:r w:rsidRPr="00B207B1">
        <w:rPr>
          <w:rFonts w:hAnsiTheme="minorEastAsia" w:hint="eastAsia"/>
          <w:rPrChange w:id="771" w:author="JY0225" w:date="2017-08-24T11:10:00Z">
            <w:rPr>
              <w:rFonts w:ascii="Times New Roman" w:hAnsi="Times New Roman" w:hint="eastAsia"/>
              <w:spacing w:val="10"/>
            </w:rPr>
          </w:rPrChange>
        </w:rPr>
        <w:t>的云</w:t>
      </w:r>
      <w:r w:rsidR="00476838" w:rsidRPr="00B207B1">
        <w:rPr>
          <w:rFonts w:hAnsiTheme="minorEastAsia" w:hint="eastAsia"/>
          <w:rPrChange w:id="772" w:author="JY0225" w:date="2017-08-24T11:10:00Z">
            <w:rPr>
              <w:rFonts w:ascii="Times New Roman" w:hAnsi="Times New Roman" w:hint="eastAsia"/>
              <w:spacing w:val="10"/>
            </w:rPr>
          </w:rPrChange>
        </w:rPr>
        <w:t>备份</w:t>
      </w:r>
      <w:r w:rsidRPr="00B207B1">
        <w:rPr>
          <w:rFonts w:hAnsiTheme="minorEastAsia" w:hint="eastAsia"/>
          <w:rPrChange w:id="773" w:author="JY0225" w:date="2017-08-24T11:10:00Z">
            <w:rPr>
              <w:rFonts w:ascii="Times New Roman" w:hAnsi="Times New Roman" w:hint="eastAsia"/>
              <w:spacing w:val="10"/>
            </w:rPr>
          </w:rPrChange>
        </w:rPr>
        <w:t>服务平台</w:t>
      </w:r>
      <w:r w:rsidR="00144DC7" w:rsidRPr="00B207B1">
        <w:rPr>
          <w:rFonts w:hAnsiTheme="minorEastAsia" w:hint="eastAsia"/>
          <w:rPrChange w:id="774"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F14047">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775" w:author="JY0225" w:date="2017-08-24T11:10:00Z">
            <w:rPr>
              <w:rFonts w:ascii="Times New Roman" w:hAnsi="Times New Roman" w:hint="eastAsia"/>
              <w:spacing w:val="10"/>
            </w:rPr>
          </w:rPrChange>
        </w:rPr>
        <w:t>。</w:t>
      </w:r>
      <w:r w:rsidR="00D30616" w:rsidRPr="00B207B1">
        <w:rPr>
          <w:rFonts w:hAnsiTheme="minorEastAsia" w:hint="eastAsia"/>
          <w:rPrChange w:id="776" w:author="JY0225" w:date="2017-08-24T11:10:00Z">
            <w:rPr>
              <w:rFonts w:ascii="Times New Roman" w:hAnsi="Times New Roman" w:hint="eastAsia"/>
              <w:spacing w:val="10"/>
            </w:rPr>
          </w:rPrChange>
        </w:rPr>
        <w:t>然而，这些基础的</w:t>
      </w:r>
      <w:ins w:id="777" w:author="微软用户" w:date="2017-08-27T15:15:00Z">
        <w:r w:rsidR="009E6E6E" w:rsidRPr="00B207B1">
          <w:rPr>
            <w:rFonts w:hAnsiTheme="minorEastAsia"/>
          </w:rPr>
          <w:t>功能已</w:t>
        </w:r>
      </w:ins>
      <w:del w:id="778" w:author="微软用户" w:date="2017-08-27T15:15:00Z">
        <w:r w:rsidR="00D30616" w:rsidRPr="00B207B1" w:rsidDel="009E6E6E">
          <w:rPr>
            <w:rFonts w:hAnsiTheme="minorEastAsia" w:hint="eastAsia"/>
            <w:rPrChange w:id="779" w:author="JY0225" w:date="2017-08-24T11:10:00Z">
              <w:rPr>
                <w:rFonts w:ascii="Times New Roman" w:hAnsi="Times New Roman" w:hint="eastAsia"/>
                <w:spacing w:val="10"/>
              </w:rPr>
            </w:rPrChange>
          </w:rPr>
          <w:delText>功能</w:delText>
        </w:r>
      </w:del>
      <w:ins w:id="780" w:author="JY0225" w:date="2017-08-14T12:31:00Z">
        <w:del w:id="781" w:author="微软用户" w:date="2017-08-27T15:15:00Z">
          <w:r w:rsidR="008621A3" w:rsidRPr="00B207B1" w:rsidDel="009E6E6E">
            <w:rPr>
              <w:rFonts w:hAnsiTheme="minorEastAsia" w:hint="eastAsia"/>
              <w:rPrChange w:id="782" w:author="JY0225" w:date="2017-08-24T11:10:00Z">
                <w:rPr>
                  <w:rFonts w:ascii="Times New Roman" w:hAnsi="Times New Roman" w:hint="eastAsia"/>
                  <w:spacing w:val="10"/>
                </w:rPr>
              </w:rPrChange>
            </w:rPr>
            <w:delText>还</w:delText>
          </w:r>
        </w:del>
      </w:ins>
      <w:del w:id="783" w:author="JY0225" w:date="2017-08-14T12:31:00Z">
        <w:r w:rsidR="00D30616" w:rsidRPr="00B207B1" w:rsidDel="008621A3">
          <w:rPr>
            <w:rFonts w:hAnsiTheme="minorEastAsia" w:hint="eastAsia"/>
            <w:rPrChange w:id="784" w:author="JY0225" w:date="2017-08-24T11:10:00Z">
              <w:rPr>
                <w:rFonts w:ascii="Times New Roman" w:hAnsi="Times New Roman" w:hint="eastAsia"/>
                <w:spacing w:val="10"/>
              </w:rPr>
            </w:rPrChange>
          </w:rPr>
          <w:delText>已经</w:delText>
        </w:r>
      </w:del>
      <w:r w:rsidR="00D30616" w:rsidRPr="00B207B1">
        <w:rPr>
          <w:rFonts w:hAnsiTheme="minorEastAsia" w:hint="eastAsia"/>
          <w:rPrChange w:id="785"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786" w:author="JY0225" w:date="2017-08-24T11:10:00Z">
            <w:rPr>
              <w:rFonts w:ascii="Times New Roman" w:hAnsi="Times New Roman" w:hint="eastAsia"/>
              <w:spacing w:val="10"/>
            </w:rPr>
          </w:rPrChange>
        </w:rPr>
        <w:t>行业的需求</w:t>
      </w:r>
      <w:r w:rsidR="00DA53A9" w:rsidRPr="00B207B1">
        <w:rPr>
          <w:rFonts w:hAnsiTheme="minorEastAsia" w:hint="eastAsia"/>
          <w:rPrChange w:id="787" w:author="JY0225" w:date="2017-08-24T11:10:00Z">
            <w:rPr>
              <w:rFonts w:ascii="Times New Roman" w:hAnsi="Times New Roman" w:hint="eastAsia"/>
              <w:spacing w:val="10"/>
            </w:rPr>
          </w:rPrChange>
        </w:rPr>
        <w:t>。</w:t>
      </w:r>
      <w:r w:rsidR="00D26CF8" w:rsidRPr="00B207B1">
        <w:rPr>
          <w:rFonts w:hAnsiTheme="minorEastAsia" w:hint="eastAsia"/>
          <w:rPrChange w:id="788" w:author="JY0225" w:date="2017-08-24T11:10:00Z">
            <w:rPr>
              <w:rFonts w:ascii="Times New Roman" w:hAnsi="Times New Roman" w:hint="eastAsia"/>
              <w:spacing w:val="10"/>
            </w:rPr>
          </w:rPrChange>
        </w:rPr>
        <w:t>云备份关键技术作为产品的核心竞争力，已成为了各大供应商</w:t>
      </w:r>
      <w:del w:id="789" w:author="微软用户" w:date="2017-08-27T15:16:00Z">
        <w:r w:rsidR="00D26CF8" w:rsidRPr="00B207B1" w:rsidDel="003566AC">
          <w:rPr>
            <w:rFonts w:hAnsiTheme="minorEastAsia" w:hint="eastAsia"/>
            <w:rPrChange w:id="790" w:author="JY0225" w:date="2017-08-24T11:10:00Z">
              <w:rPr>
                <w:rFonts w:ascii="Times New Roman" w:hAnsi="Times New Roman" w:hint="eastAsia"/>
                <w:spacing w:val="10"/>
              </w:rPr>
            </w:rPrChange>
          </w:rPr>
          <w:delText>的</w:delText>
        </w:r>
      </w:del>
      <w:r w:rsidR="00D26CF8" w:rsidRPr="00B207B1">
        <w:rPr>
          <w:rFonts w:hAnsiTheme="minorEastAsia" w:hint="eastAsia"/>
          <w:rPrChange w:id="791" w:author="JY0225" w:date="2017-08-24T11:10:00Z">
            <w:rPr>
              <w:rFonts w:ascii="Times New Roman" w:hAnsi="Times New Roman" w:hint="eastAsia"/>
              <w:spacing w:val="10"/>
            </w:rPr>
          </w:rPrChange>
        </w:rPr>
        <w:t>研究的重点</w:t>
      </w:r>
      <w:r w:rsidR="00D21E05" w:rsidRPr="00B207B1">
        <w:rPr>
          <w:rFonts w:hAnsiTheme="minorEastAsia" w:hint="eastAsia"/>
          <w:rPrChange w:id="792" w:author="JY0225" w:date="2017-08-24T11:10:00Z">
            <w:rPr>
              <w:rFonts w:ascii="Times New Roman" w:hAnsi="Times New Roman" w:hint="eastAsia"/>
              <w:spacing w:val="10"/>
            </w:rPr>
          </w:rPrChange>
        </w:rPr>
        <w:t>，</w:t>
      </w:r>
      <w:r w:rsidR="00E1521A" w:rsidRPr="00B207B1">
        <w:rPr>
          <w:rFonts w:hAnsiTheme="minorEastAsia" w:hint="eastAsia"/>
          <w:rPrChange w:id="793" w:author="JY0225" w:date="2017-08-24T11:10:00Z">
            <w:rPr>
              <w:rFonts w:ascii="Times New Roman" w:hAnsi="Times New Roman" w:hint="eastAsia"/>
              <w:spacing w:val="10"/>
            </w:rPr>
          </w:rPrChange>
        </w:rPr>
        <w:t>而</w:t>
      </w:r>
      <w:del w:id="794" w:author="微软用户" w:date="2017-08-27T15:16:00Z">
        <w:r w:rsidR="00E1521A" w:rsidRPr="00B207B1" w:rsidDel="00515F51">
          <w:rPr>
            <w:rFonts w:hAnsiTheme="minorEastAsia" w:hint="eastAsia"/>
            <w:rPrChange w:id="795"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796"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797"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798"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799" w:author="JY0225" w:date="2017-08-24T11:10:00Z">
              <w:rPr>
                <w:rFonts w:ascii="Times New Roman" w:hAnsi="Times New Roman" w:hint="eastAsia"/>
                <w:spacing w:val="10"/>
              </w:rPr>
            </w:rPrChange>
          </w:rPr>
          <w:delText>关键</w:delText>
        </w:r>
      </w:del>
      <w:ins w:id="800" w:author="微软用户" w:date="2017-08-27T15:16:00Z">
        <w:r w:rsidR="00515F51" w:rsidRPr="00B207B1">
          <w:rPr>
            <w:rFonts w:hAnsiTheme="minorEastAsia" w:hint="eastAsia"/>
          </w:rPr>
          <w:t>这些</w:t>
        </w:r>
      </w:ins>
      <w:r w:rsidR="00943525" w:rsidRPr="00B207B1">
        <w:rPr>
          <w:rFonts w:hAnsiTheme="minorEastAsia" w:hint="eastAsia"/>
          <w:rPrChange w:id="801" w:author="JY0225" w:date="2017-08-24T11:10:00Z">
            <w:rPr>
              <w:rFonts w:ascii="Times New Roman" w:hAnsi="Times New Roman" w:hint="eastAsia"/>
              <w:spacing w:val="10"/>
            </w:rPr>
          </w:rPrChange>
        </w:rPr>
        <w:t>技术</w:t>
      </w:r>
      <w:r w:rsidR="001F0FE9" w:rsidRPr="00B207B1">
        <w:rPr>
          <w:rFonts w:hAnsiTheme="minorEastAsia" w:hint="eastAsia"/>
          <w:rPrChange w:id="802"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03" w:author="JY0225" w:date="2017-08-24T11:10:00Z">
            <w:rPr>
              <w:rFonts w:ascii="Times New Roman" w:hAnsi="Times New Roman" w:hint="eastAsia"/>
              <w:spacing w:val="10"/>
            </w:rPr>
          </w:rPrChange>
        </w:rPr>
        <w:t>通过</w:t>
      </w:r>
      <w:r w:rsidR="0009664F" w:rsidRPr="00B207B1">
        <w:rPr>
          <w:rFonts w:hAnsiTheme="minorEastAsia" w:hint="eastAsia"/>
          <w:rPrChange w:id="804" w:author="JY0225" w:date="2017-08-24T11:10:00Z">
            <w:rPr>
              <w:rFonts w:ascii="Times New Roman" w:hAnsi="Times New Roman" w:hint="eastAsia"/>
              <w:spacing w:val="10"/>
            </w:rPr>
          </w:rPrChange>
        </w:rPr>
        <w:t>对</w:t>
      </w:r>
      <w:r w:rsidR="00E05DB3" w:rsidRPr="00B207B1">
        <w:rPr>
          <w:rFonts w:hAnsiTheme="minorEastAsia" w:hint="eastAsia"/>
          <w:rPrChange w:id="805" w:author="JY0225" w:date="2017-08-24T11:10:00Z">
            <w:rPr>
              <w:rFonts w:ascii="Times New Roman" w:hAnsi="Times New Roman" w:hint="eastAsia"/>
              <w:spacing w:val="10"/>
            </w:rPr>
          </w:rPrChange>
        </w:rPr>
        <w:t>现有</w:t>
      </w:r>
      <w:r w:rsidR="00612F8E" w:rsidRPr="00B207B1">
        <w:rPr>
          <w:rFonts w:hAnsiTheme="minorEastAsia" w:hint="eastAsia"/>
          <w:rPrChange w:id="806" w:author="JY0225" w:date="2017-08-24T11:10:00Z">
            <w:rPr>
              <w:rFonts w:ascii="Times New Roman" w:hAnsi="Times New Roman" w:hint="eastAsia"/>
              <w:spacing w:val="10"/>
            </w:rPr>
          </w:rPrChange>
        </w:rPr>
        <w:t>的</w:t>
      </w:r>
      <w:r w:rsidR="0009664F" w:rsidRPr="00B207B1">
        <w:rPr>
          <w:rFonts w:hAnsiTheme="minorEastAsia" w:hint="eastAsia"/>
          <w:rPrChange w:id="807" w:author="JY0225" w:date="2017-08-24T11:10:00Z">
            <w:rPr>
              <w:rFonts w:ascii="Times New Roman" w:hAnsi="Times New Roman" w:hint="eastAsia"/>
              <w:spacing w:val="10"/>
            </w:rPr>
          </w:rPrChange>
        </w:rPr>
        <w:t>中间件系统</w:t>
      </w:r>
      <w:r w:rsidR="00BF6461" w:rsidRPr="00B207B1">
        <w:rPr>
          <w:rFonts w:hAnsiTheme="minorEastAsia" w:hint="eastAsia"/>
          <w:rPrChange w:id="808" w:author="JY0225" w:date="2017-08-24T11:10:00Z">
            <w:rPr>
              <w:rFonts w:ascii="Times New Roman" w:hAnsi="Times New Roman" w:hint="eastAsia"/>
              <w:spacing w:val="10"/>
            </w:rPr>
          </w:rPrChange>
        </w:rPr>
        <w:t>进行</w:t>
      </w:r>
      <w:r w:rsidR="0009664F" w:rsidRPr="00B207B1">
        <w:rPr>
          <w:rFonts w:hAnsiTheme="minorEastAsia" w:hint="eastAsia"/>
          <w:rPrChange w:id="809" w:author="JY0225" w:date="2017-08-24T11:10:00Z">
            <w:rPr>
              <w:rFonts w:ascii="Times New Roman" w:hAnsi="Times New Roman" w:hint="eastAsia"/>
              <w:spacing w:val="10"/>
            </w:rPr>
          </w:rPrChange>
        </w:rPr>
        <w:t>全面分析，</w:t>
      </w:r>
      <w:r w:rsidR="001F0FE9" w:rsidRPr="00B207B1">
        <w:rPr>
          <w:rFonts w:hAnsiTheme="minorEastAsia" w:hint="eastAsia"/>
          <w:rPrChange w:id="810"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11" w:author="JY0225" w:date="2017-08-24T11:10:00Z">
            <w:rPr>
              <w:rFonts w:ascii="Times New Roman" w:hAnsi="Times New Roman" w:hint="eastAsia"/>
              <w:spacing w:val="10"/>
            </w:rPr>
          </w:rPrChange>
        </w:rPr>
        <w:t>，</w:t>
      </w:r>
      <w:r w:rsidR="00587634" w:rsidRPr="00B207B1">
        <w:rPr>
          <w:rFonts w:hAnsiTheme="minorEastAsia" w:hint="eastAsia"/>
          <w:rPrChange w:id="812" w:author="JY0225" w:date="2017-08-24T11:10:00Z">
            <w:rPr>
              <w:rFonts w:ascii="Times New Roman" w:hAnsi="Times New Roman" w:hint="eastAsia"/>
              <w:spacing w:val="10"/>
            </w:rPr>
          </w:rPrChange>
        </w:rPr>
        <w:t>对</w:t>
      </w:r>
      <w:r w:rsidR="00DC0C8E" w:rsidRPr="00B207B1">
        <w:rPr>
          <w:rFonts w:hAnsiTheme="minorEastAsia" w:hint="eastAsia"/>
          <w:rPrChange w:id="813" w:author="JY0225" w:date="2017-08-24T11:10:00Z">
            <w:rPr>
              <w:rFonts w:ascii="Times New Roman" w:hAnsi="Times New Roman" w:hint="eastAsia"/>
              <w:spacing w:val="10"/>
            </w:rPr>
          </w:rPrChange>
        </w:rPr>
        <w:t>中间件的关键技术</w:t>
      </w:r>
      <w:r w:rsidR="00D54DD6" w:rsidRPr="00B207B1">
        <w:rPr>
          <w:rFonts w:hAnsiTheme="minorEastAsia" w:hint="eastAsia"/>
          <w:rPrChange w:id="814" w:author="JY0225" w:date="2017-08-24T11:10:00Z">
            <w:rPr>
              <w:rFonts w:ascii="Times New Roman" w:hAnsi="Times New Roman" w:hint="eastAsia"/>
              <w:spacing w:val="10"/>
            </w:rPr>
          </w:rPrChange>
        </w:rPr>
        <w:t>进行</w:t>
      </w:r>
      <w:del w:id="815" w:author="微软用户" w:date="2017-08-27T17:11:00Z">
        <w:r w:rsidR="00D54DD6" w:rsidRPr="00B207B1" w:rsidDel="00780111">
          <w:rPr>
            <w:rFonts w:hAnsiTheme="minorEastAsia" w:hint="eastAsia"/>
            <w:rPrChange w:id="816" w:author="JY0225" w:date="2017-08-24T11:10:00Z">
              <w:rPr>
                <w:rFonts w:ascii="Times New Roman" w:hAnsi="Times New Roman" w:hint="eastAsia"/>
                <w:spacing w:val="10"/>
              </w:rPr>
            </w:rPrChange>
          </w:rPr>
          <w:delText>自主研发</w:delText>
        </w:r>
      </w:del>
      <w:ins w:id="817" w:author="微软用户" w:date="2017-08-27T17:11:00Z">
        <w:r w:rsidR="00780111" w:rsidRPr="00B207B1">
          <w:rPr>
            <w:rFonts w:hAnsiTheme="minorEastAsia" w:hint="eastAsia"/>
          </w:rPr>
          <w:t>优化</w:t>
        </w:r>
      </w:ins>
      <w:r w:rsidR="00D54DD6" w:rsidRPr="00B207B1">
        <w:rPr>
          <w:rFonts w:hAnsiTheme="minorEastAsia" w:hint="eastAsia"/>
          <w:rPrChange w:id="818" w:author="JY0225" w:date="2017-08-24T11:10:00Z">
            <w:rPr>
              <w:rFonts w:ascii="Times New Roman" w:hAnsi="Times New Roman" w:hint="eastAsia"/>
              <w:spacing w:val="10"/>
            </w:rPr>
          </w:rPrChange>
        </w:rPr>
        <w:t>，以符合当前云</w:t>
      </w:r>
      <w:r w:rsidR="00476838" w:rsidRPr="00B207B1">
        <w:rPr>
          <w:rFonts w:hAnsiTheme="minorEastAsia" w:hint="eastAsia"/>
          <w:rPrChange w:id="819"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20" w:author="JY0225" w:date="2017-08-24T11:10:00Z">
            <w:rPr>
              <w:rFonts w:ascii="Times New Roman" w:hAnsi="Times New Roman" w:hint="eastAsia"/>
              <w:spacing w:val="10"/>
            </w:rPr>
          </w:rPrChange>
        </w:rPr>
        <w:t>行业的发展趋势</w:t>
      </w:r>
      <w:r w:rsidR="00B447F7" w:rsidRPr="00B207B1">
        <w:rPr>
          <w:rFonts w:hAnsiTheme="minorEastAsia" w:hint="eastAsia"/>
          <w:rPrChange w:id="821" w:author="JY0225" w:date="2017-08-24T11:10:00Z">
            <w:rPr>
              <w:rFonts w:ascii="Times New Roman" w:hAnsi="Times New Roman" w:hint="eastAsia"/>
              <w:spacing w:val="10"/>
            </w:rPr>
          </w:rPrChange>
        </w:rPr>
        <w:t>。</w:t>
      </w:r>
    </w:p>
    <w:p w14:paraId="20EC35CC" w14:textId="567A1E5E" w:rsidR="00122638" w:rsidRPr="00B207B1" w:rsidRDefault="00207BD7" w:rsidP="00AB69B6">
      <w:pPr>
        <w:spacing w:line="400" w:lineRule="exact"/>
        <w:ind w:firstLine="420"/>
        <w:rPr>
          <w:rFonts w:hAnsiTheme="minorEastAsia"/>
          <w:rPrChange w:id="822" w:author="JY0225" w:date="2017-08-24T11:10:00Z">
            <w:rPr>
              <w:rFonts w:ascii="Times New Roman" w:hAnsi="Times New Roman"/>
              <w:spacing w:val="10"/>
            </w:rPr>
          </w:rPrChange>
        </w:rPr>
      </w:pPr>
      <w:r>
        <w:rPr>
          <w:rFonts w:hAnsiTheme="minorEastAsia" w:hint="eastAsia"/>
        </w:rPr>
        <w:t>此外</w:t>
      </w:r>
      <w:r w:rsidR="008F1CE4" w:rsidRPr="00B207B1">
        <w:rPr>
          <w:rFonts w:hAnsiTheme="minorEastAsia" w:hint="eastAsia"/>
          <w:rPrChange w:id="823" w:author="JY0225" w:date="2017-08-24T11:10:00Z">
            <w:rPr>
              <w:rFonts w:ascii="Times New Roman" w:hAnsi="Times New Roman" w:hint="eastAsia"/>
              <w:spacing w:val="10"/>
            </w:rPr>
          </w:rPrChange>
        </w:rPr>
        <w:t>，成熟的云备份产品在功能上和和安全性上都存在一定的不足，</w:t>
      </w:r>
      <w:r w:rsidR="007D6950" w:rsidRPr="00B207B1">
        <w:rPr>
          <w:rFonts w:hAnsiTheme="minorEastAsia" w:hint="eastAsia"/>
          <w:rPrChange w:id="824" w:author="JY0225" w:date="2017-08-24T11:10:00Z">
            <w:rPr>
              <w:rFonts w:ascii="Times New Roman" w:hAnsi="Times New Roman" w:hint="eastAsia"/>
              <w:spacing w:val="10"/>
            </w:rPr>
          </w:rPrChange>
        </w:rPr>
        <w:t>原有的中间件系统也存在类似的问题，因此</w:t>
      </w:r>
      <w:r w:rsidR="008F1CE4" w:rsidRPr="00B207B1">
        <w:rPr>
          <w:rFonts w:hAnsiTheme="minorEastAsia" w:hint="eastAsia"/>
          <w:rPrChange w:id="825"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26" w:author="JY0225" w:date="2017-08-24T11:10:00Z">
            <w:rPr>
              <w:rFonts w:ascii="Times New Roman" w:hAnsi="Times New Roman" w:hint="eastAsia"/>
              <w:spacing w:val="10"/>
            </w:rPr>
          </w:rPrChange>
        </w:rPr>
        <w:t>的</w:t>
      </w:r>
      <w:r w:rsidR="008F1CE4" w:rsidRPr="00B207B1">
        <w:rPr>
          <w:rFonts w:hAnsiTheme="minorEastAsia" w:hint="eastAsia"/>
          <w:rPrChange w:id="827" w:author="JY0225" w:date="2017-08-24T11:10:00Z">
            <w:rPr>
              <w:rFonts w:ascii="Times New Roman" w:hAnsi="Times New Roman" w:hint="eastAsia"/>
              <w:spacing w:val="10"/>
            </w:rPr>
          </w:rPrChange>
        </w:rPr>
        <w:t>分析</w:t>
      </w:r>
      <w:r w:rsidR="00353FB6" w:rsidRPr="00B207B1">
        <w:rPr>
          <w:rFonts w:hAnsiTheme="minorEastAsia" w:hint="eastAsia"/>
          <w:rPrChange w:id="828" w:author="JY0225" w:date="2017-08-24T11:10:00Z">
            <w:rPr>
              <w:rFonts w:ascii="Times New Roman" w:hAnsi="Times New Roman" w:hint="eastAsia"/>
              <w:spacing w:val="10"/>
            </w:rPr>
          </w:rPrChange>
        </w:rPr>
        <w:t>和优化</w:t>
      </w:r>
      <w:r w:rsidR="008F1CE4" w:rsidRPr="00B207B1">
        <w:rPr>
          <w:rFonts w:hAnsiTheme="minorEastAsia" w:hint="eastAsia"/>
          <w:rPrChange w:id="829" w:author="JY0225" w:date="2017-08-24T11:10:00Z">
            <w:rPr>
              <w:rFonts w:ascii="Times New Roman" w:hAnsi="Times New Roman" w:hint="eastAsia"/>
              <w:spacing w:val="10"/>
            </w:rPr>
          </w:rPrChange>
        </w:rPr>
        <w:t>，</w:t>
      </w:r>
      <w:r w:rsidR="00581747" w:rsidRPr="00B207B1">
        <w:rPr>
          <w:rFonts w:hAnsiTheme="minorEastAsia" w:hint="eastAsia"/>
          <w:rPrChange w:id="830"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31" w:author="JY0225" w:date="2017-08-24T11:10:00Z">
            <w:rPr>
              <w:rFonts w:ascii="Times New Roman" w:hAnsi="Times New Roman" w:hint="eastAsia"/>
              <w:spacing w:val="10"/>
            </w:rPr>
          </w:rPrChange>
        </w:rPr>
        <w:t>系统</w:t>
      </w:r>
      <w:r w:rsidR="00581747" w:rsidRPr="00B207B1">
        <w:rPr>
          <w:rFonts w:hAnsiTheme="minorEastAsia" w:hint="eastAsia"/>
          <w:rPrChange w:id="832"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33" w:author="JY0225" w:date="2017-08-24T11:10:00Z">
            <w:rPr>
              <w:rFonts w:ascii="Times New Roman" w:hAnsi="Times New Roman" w:hint="eastAsia"/>
              <w:spacing w:val="10"/>
            </w:rPr>
          </w:rPrChange>
        </w:rPr>
        <w:t>另外，通过</w:t>
      </w:r>
      <w:r w:rsidR="00F9087C" w:rsidRPr="00B207B1">
        <w:rPr>
          <w:rFonts w:hAnsiTheme="minorEastAsia" w:hint="eastAsia"/>
          <w:rPrChange w:id="834" w:author="JY0225" w:date="2017-08-24T11:10:00Z">
            <w:rPr>
              <w:rFonts w:ascii="Times New Roman" w:hAnsi="Times New Roman" w:hint="eastAsia"/>
              <w:spacing w:val="10"/>
            </w:rPr>
          </w:rPrChange>
        </w:rPr>
        <w:t>对现有中间件系统</w:t>
      </w:r>
      <w:del w:id="835" w:author="Liu, Wu" w:date="2017-08-29T10:03:00Z">
        <w:r w:rsidR="00F9087C" w:rsidRPr="00B207B1" w:rsidDel="00EE6945">
          <w:rPr>
            <w:rFonts w:hAnsiTheme="minorEastAsia" w:hint="eastAsia"/>
            <w:rPrChange w:id="836" w:author="JY0225" w:date="2017-08-24T11:10:00Z">
              <w:rPr>
                <w:rFonts w:ascii="Times New Roman" w:hAnsi="Times New Roman" w:hint="eastAsia"/>
                <w:spacing w:val="10"/>
              </w:rPr>
            </w:rPrChange>
          </w:rPr>
          <w:delText>的</w:delText>
        </w:r>
      </w:del>
      <w:r w:rsidR="00F9087C" w:rsidRPr="00B207B1">
        <w:rPr>
          <w:rFonts w:hAnsiTheme="minorEastAsia" w:hint="eastAsia"/>
          <w:rPrChange w:id="837"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38" w:author="JY0225" w:date="2017-08-24T11:10:00Z">
            <w:rPr>
              <w:rFonts w:ascii="Times New Roman" w:hAnsi="Times New Roman"/>
              <w:spacing w:val="10"/>
            </w:rPr>
          </w:rPrChange>
        </w:rPr>
      </w:pPr>
      <w:r w:rsidRPr="00B207B1">
        <w:rPr>
          <w:rFonts w:hAnsiTheme="minorEastAsia" w:hint="eastAsia"/>
          <w:rPrChange w:id="839" w:author="JY0225" w:date="2017-08-24T11:10:00Z">
            <w:rPr>
              <w:rFonts w:ascii="Times New Roman" w:hAnsi="Times New Roman" w:hint="eastAsia"/>
              <w:spacing w:val="10"/>
            </w:rPr>
          </w:rPrChange>
        </w:rPr>
        <w:t>本文的</w:t>
      </w:r>
      <w:r w:rsidR="00F84322" w:rsidRPr="00B207B1">
        <w:rPr>
          <w:rFonts w:hAnsiTheme="minorEastAsia" w:hint="eastAsia"/>
          <w:rPrChange w:id="840" w:author="JY0225" w:date="2017-08-24T11:10:00Z">
            <w:rPr>
              <w:rFonts w:ascii="Times New Roman" w:hAnsi="Times New Roman" w:hint="eastAsia"/>
              <w:spacing w:val="10"/>
            </w:rPr>
          </w:rPrChange>
        </w:rPr>
        <w:t>主要</w:t>
      </w:r>
      <w:r w:rsidRPr="00B207B1">
        <w:rPr>
          <w:rFonts w:hAnsiTheme="minorEastAsia" w:hint="eastAsia"/>
          <w:rPrChange w:id="841"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42"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43" w:author="微软用户" w:date="2017-08-20T10:09:00Z"/>
          <w:del w:id="844" w:author="JY0225" w:date="2017-08-24T10:46:00Z"/>
          <w:rFonts w:hAnsiTheme="minorEastAsia" w:cstheme="minorBidi"/>
          <w:color w:val="000000" w:themeColor="text1"/>
          <w:kern w:val="2"/>
          <w:sz w:val="21"/>
          <w:szCs w:val="22"/>
          <w:rPrChange w:id="845" w:author="JY0225" w:date="2017-08-24T11:10:00Z">
            <w:rPr>
              <w:ins w:id="846" w:author="微软用户" w:date="2017-08-20T10:09:00Z"/>
              <w:del w:id="847" w:author="JY0225" w:date="2017-08-24T10:46:00Z"/>
              <w:rFonts w:ascii="Times New Roman" w:hAnsi="Times New Roman" w:cs="Times New Roman"/>
              <w:spacing w:val="10"/>
            </w:rPr>
          </w:rPrChange>
        </w:rPr>
        <w:pPrChange w:id="848" w:author="JY0225" w:date="2017-08-24T10:46:00Z">
          <w:pPr>
            <w:pStyle w:val="Default"/>
            <w:numPr>
              <w:numId w:val="12"/>
            </w:numPr>
            <w:spacing w:line="400" w:lineRule="exact"/>
            <w:ind w:left="1140" w:hanging="720"/>
          </w:pPr>
        </w:pPrChange>
      </w:pPr>
      <w:ins w:id="849" w:author="微软用户" w:date="2017-08-20T11:18:00Z">
        <w:del w:id="850" w:author="JY0225" w:date="2017-08-24T10:46:00Z">
          <w:r w:rsidRPr="00B207B1" w:rsidDel="00211BF5">
            <w:rPr>
              <w:rFonts w:hAnsiTheme="minorEastAsia" w:cstheme="minorBidi"/>
              <w:color w:val="000000" w:themeColor="text1"/>
              <w:kern w:val="2"/>
              <w:rPrChange w:id="851" w:author="JY0225" w:date="2017-08-24T11:10:00Z">
                <w:rPr>
                  <w:rFonts w:ascii="Times New Roman" w:hAnsi="Times New Roman"/>
                  <w:spacing w:val="10"/>
                </w:rPr>
              </w:rPrChange>
            </w:rPr>
            <w:delText xml:space="preserve">1. </w:delText>
          </w:r>
        </w:del>
      </w:ins>
      <w:ins w:id="852" w:author="微软用户" w:date="2017-08-20T10:05:00Z">
        <w:del w:id="853" w:author="微软用户" w:date="2017-08-20T11:18:00Z">
          <w:r w:rsidR="00A41E84" w:rsidRPr="00B207B1" w:rsidDel="003B296E">
            <w:rPr>
              <w:rFonts w:hAnsiTheme="minorEastAsia" w:cstheme="minorBidi"/>
              <w:color w:val="000000" w:themeColor="text1"/>
              <w:kern w:val="2"/>
              <w:rPrChange w:id="854" w:author="JY0225" w:date="2017-08-24T11:10:00Z">
                <w:rPr/>
              </w:rPrChange>
            </w:rPr>
            <w:delText></w:delText>
          </w:r>
          <w:r w:rsidR="00A41E84" w:rsidRPr="00B207B1" w:rsidDel="003B296E">
            <w:rPr>
              <w:rFonts w:hAnsiTheme="minorEastAsia" w:cstheme="minorBidi"/>
              <w:color w:val="000000" w:themeColor="text1"/>
              <w:kern w:val="2"/>
              <w:rPrChange w:id="855" w:author="JY0225" w:date="2017-08-24T11:10:00Z">
                <w:rPr/>
              </w:rPrChange>
            </w:rPr>
            <w:delText></w:delText>
          </w:r>
          <w:r w:rsidR="00A41E84" w:rsidRPr="00B207B1" w:rsidDel="003B296E">
            <w:rPr>
              <w:rFonts w:hAnsiTheme="minorEastAsia" w:cstheme="minorBidi"/>
              <w:color w:val="000000" w:themeColor="text1"/>
              <w:kern w:val="2"/>
              <w:rPrChange w:id="856" w:author="JY0225" w:date="2017-08-24T11:10:00Z">
                <w:rPr/>
              </w:rPrChange>
            </w:rPr>
            <w:delText></w:delText>
          </w:r>
        </w:del>
      </w:ins>
      <w:r w:rsidR="001D47BE" w:rsidRPr="00B207B1">
        <w:rPr>
          <w:rFonts w:hAnsiTheme="minorEastAsia" w:cstheme="minorBidi" w:hint="eastAsia"/>
          <w:color w:val="000000" w:themeColor="text1"/>
          <w:kern w:val="2"/>
          <w:rPrChange w:id="857" w:author="JY0225" w:date="2017-08-24T11:10:00Z">
            <w:rPr/>
          </w:rPrChange>
        </w:rPr>
        <w:t>持久会话</w:t>
      </w:r>
      <w:r w:rsidR="00876293" w:rsidRPr="00B207B1">
        <w:rPr>
          <w:rFonts w:hAnsiTheme="minorEastAsia" w:cstheme="minorBidi" w:hint="eastAsia"/>
          <w:color w:val="000000" w:themeColor="text1"/>
          <w:kern w:val="2"/>
          <w:rPrChange w:id="858" w:author="JY0225" w:date="2017-08-24T11:10:00Z">
            <w:rPr/>
          </w:rPrChange>
        </w:rPr>
        <w:t>管理：</w:t>
      </w:r>
      <w:r w:rsidR="0040112B" w:rsidRPr="00B207B1">
        <w:rPr>
          <w:rFonts w:hAnsiTheme="minorEastAsia" w:cstheme="minorBidi" w:hint="eastAsia"/>
          <w:color w:val="000000" w:themeColor="text1"/>
          <w:kern w:val="2"/>
          <w:rPrChange w:id="859" w:author="JY0225" w:date="2017-08-24T11:10:00Z">
            <w:rPr/>
          </w:rPrChange>
        </w:rPr>
        <w:t>云</w:t>
      </w:r>
      <w:r w:rsidR="00476838" w:rsidRPr="00B207B1">
        <w:rPr>
          <w:rFonts w:hAnsiTheme="minorEastAsia" w:cstheme="minorBidi" w:hint="eastAsia"/>
          <w:color w:val="000000" w:themeColor="text1"/>
          <w:kern w:val="2"/>
          <w:rPrChange w:id="860" w:author="JY0225" w:date="2017-08-24T11:10:00Z">
            <w:rPr/>
          </w:rPrChange>
        </w:rPr>
        <w:t>备份</w:t>
      </w:r>
      <w:r w:rsidR="00582425" w:rsidRPr="00B207B1">
        <w:rPr>
          <w:rFonts w:hAnsiTheme="minorEastAsia" w:cstheme="minorBidi" w:hint="eastAsia"/>
          <w:color w:val="000000" w:themeColor="text1"/>
          <w:kern w:val="2"/>
          <w:rPrChange w:id="861" w:author="JY0225" w:date="2017-08-24T11:10:00Z">
            <w:rPr/>
          </w:rPrChange>
        </w:rPr>
        <w:t>中间件在客户端和服务器之间工作，多个客</w:t>
      </w:r>
    </w:p>
    <w:p w14:paraId="34E20232" w14:textId="25E69922" w:rsidR="00876293" w:rsidRPr="00B207B1" w:rsidRDefault="00582425">
      <w:pPr>
        <w:numPr>
          <w:ilvl w:val="0"/>
          <w:numId w:val="18"/>
        </w:numPr>
        <w:spacing w:line="400" w:lineRule="exact"/>
        <w:rPr>
          <w:rFonts w:hAnsiTheme="minorEastAsia"/>
          <w:color w:val="000000" w:themeColor="text1"/>
          <w:rPrChange w:id="862" w:author="JY0225" w:date="2017-08-24T11:10:00Z">
            <w:rPr>
              <w:sz w:val="23"/>
              <w:szCs w:val="23"/>
            </w:rPr>
          </w:rPrChange>
        </w:rPr>
        <w:pPrChange w:id="863" w:author="JY0225" w:date="2017-08-24T10:46:00Z">
          <w:pPr>
            <w:spacing w:line="400" w:lineRule="exact"/>
          </w:pPr>
        </w:pPrChange>
      </w:pPr>
      <w:r w:rsidRPr="00B207B1">
        <w:rPr>
          <w:rFonts w:hAnsiTheme="minorEastAsia" w:hint="eastAsia"/>
          <w:color w:val="000000" w:themeColor="text1"/>
          <w:rPrChange w:id="864" w:author="JY0225" w:date="2017-08-24T11:10:00Z">
            <w:rPr>
              <w:rFonts w:hint="eastAsia"/>
            </w:rPr>
          </w:rPrChange>
        </w:rPr>
        <w:t>户端的命令通过中间件提交给服务器。</w:t>
      </w:r>
      <w:r w:rsidR="0098799E" w:rsidRPr="00B207B1">
        <w:rPr>
          <w:rFonts w:hAnsiTheme="minorEastAsia" w:hint="eastAsia"/>
          <w:color w:val="000000" w:themeColor="text1"/>
          <w:rPrChange w:id="865"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66" w:author="JY0225" w:date="2017-08-24T11:10:00Z">
            <w:rPr>
              <w:rFonts w:hint="eastAsia"/>
            </w:rPr>
          </w:rPrChange>
        </w:rPr>
        <w:t>系统</w:t>
      </w:r>
      <w:r w:rsidR="0098799E" w:rsidRPr="00B207B1">
        <w:rPr>
          <w:rFonts w:hAnsiTheme="minorEastAsia" w:hint="eastAsia"/>
          <w:color w:val="000000" w:themeColor="text1"/>
          <w:rPrChange w:id="867" w:author="JY0225" w:date="2017-08-24T11:10:00Z">
            <w:rPr>
              <w:rFonts w:hint="eastAsia"/>
            </w:rPr>
          </w:rPrChange>
        </w:rPr>
        <w:t>出现异常时（如网络中断、中间件死机</w:t>
      </w:r>
      <w:r w:rsidR="009713D6" w:rsidRPr="00B207B1">
        <w:rPr>
          <w:rFonts w:hAnsiTheme="minorEastAsia" w:hint="eastAsia"/>
          <w:color w:val="000000" w:themeColor="text1"/>
          <w:rPrChange w:id="868" w:author="JY0225" w:date="2017-08-24T11:10:00Z">
            <w:rPr>
              <w:rFonts w:hint="eastAsia"/>
            </w:rPr>
          </w:rPrChange>
        </w:rPr>
        <w:t>），会在</w:t>
      </w:r>
      <w:r w:rsidR="0098799E" w:rsidRPr="00B207B1">
        <w:rPr>
          <w:rFonts w:hAnsiTheme="minorEastAsia" w:hint="eastAsia"/>
          <w:color w:val="000000" w:themeColor="text1"/>
          <w:rPrChange w:id="869" w:author="JY0225" w:date="2017-08-24T11:10:00Z">
            <w:rPr>
              <w:rFonts w:hint="eastAsia"/>
            </w:rPr>
          </w:rPrChange>
        </w:rPr>
        <w:t>下次重启中间件时自动恢复执行未完成的会话</w:t>
      </w:r>
      <w:ins w:id="870" w:author="JY0225" w:date="2017-08-24T10:47:00Z">
        <w:r w:rsidR="007265D4" w:rsidRPr="00B207B1">
          <w:rPr>
            <w:rFonts w:hAnsiTheme="minorEastAsia" w:hint="eastAsia"/>
            <w:color w:val="000000" w:themeColor="text1"/>
            <w:rPrChange w:id="871" w:author="JY0225" w:date="2017-08-24T11:10:00Z">
              <w:rPr>
                <w:rFonts w:hint="eastAsia"/>
                <w:color w:val="000000" w:themeColor="text1"/>
              </w:rPr>
            </w:rPrChange>
          </w:rPr>
          <w:t>。</w:t>
        </w:r>
      </w:ins>
      <w:del w:id="872" w:author="JY0225" w:date="2017-08-24T10:47:00Z">
        <w:r w:rsidR="0098799E" w:rsidRPr="00B207B1" w:rsidDel="007265D4">
          <w:rPr>
            <w:rFonts w:hAnsiTheme="minorEastAsia" w:hint="eastAsia"/>
            <w:color w:val="000000" w:themeColor="text1"/>
            <w:rPrChange w:id="873" w:author="JY0225" w:date="2017-08-24T11:10:00Z">
              <w:rPr>
                <w:rFonts w:hint="eastAsia"/>
              </w:rPr>
            </w:rPrChange>
          </w:rPr>
          <w:delText>。</w:delText>
        </w:r>
      </w:del>
      <w:r w:rsidR="00B15A7A" w:rsidRPr="00B207B1">
        <w:rPr>
          <w:rFonts w:hAnsiTheme="minorEastAsia" w:hint="eastAsia"/>
          <w:color w:val="000000" w:themeColor="text1"/>
          <w:rPrChange w:id="874" w:author="JY0225" w:date="2017-08-24T11:10:00Z">
            <w:rPr>
              <w:rFonts w:hint="eastAsia"/>
            </w:rPr>
          </w:rPrChange>
        </w:rPr>
        <w:t>此外</w:t>
      </w:r>
      <w:r w:rsidR="00411C76" w:rsidRPr="00B207B1">
        <w:rPr>
          <w:rFonts w:hAnsiTheme="minorEastAsia" w:hint="eastAsia"/>
          <w:color w:val="000000" w:themeColor="text1"/>
          <w:rPrChange w:id="875" w:author="JY0225" w:date="2017-08-24T11:10:00Z">
            <w:rPr>
              <w:rFonts w:hint="eastAsia"/>
            </w:rPr>
          </w:rPrChange>
        </w:rPr>
        <w:t>，</w:t>
      </w:r>
      <w:r w:rsidR="00E35669" w:rsidRPr="00B207B1">
        <w:rPr>
          <w:rFonts w:hAnsiTheme="minorEastAsia" w:hint="eastAsia"/>
          <w:color w:val="000000" w:themeColor="text1"/>
          <w:rPrChange w:id="876" w:author="JY0225" w:date="2017-08-24T11:10:00Z">
            <w:rPr>
              <w:rFonts w:hint="eastAsia"/>
            </w:rPr>
          </w:rPrChange>
        </w:rPr>
        <w:t>对</w:t>
      </w:r>
      <w:r w:rsidR="00B140A3" w:rsidRPr="00B207B1">
        <w:rPr>
          <w:rFonts w:hAnsiTheme="minorEastAsia" w:hint="eastAsia"/>
          <w:color w:val="000000" w:themeColor="text1"/>
          <w:rPrChange w:id="877" w:author="JY0225" w:date="2017-08-24T11:10:00Z">
            <w:rPr>
              <w:rFonts w:hint="eastAsia"/>
            </w:rPr>
          </w:rPrChange>
        </w:rPr>
        <w:t>会话信息</w:t>
      </w:r>
      <w:r w:rsidR="003B2FBA" w:rsidRPr="00B207B1">
        <w:rPr>
          <w:rFonts w:hAnsiTheme="minorEastAsia" w:hint="eastAsia"/>
          <w:color w:val="000000" w:themeColor="text1"/>
          <w:rPrChange w:id="878" w:author="JY0225" w:date="2017-08-24T11:10:00Z">
            <w:rPr>
              <w:rFonts w:hint="eastAsia"/>
            </w:rPr>
          </w:rPrChange>
        </w:rPr>
        <w:t>进行物理隔离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879" w:author="JY0225" w:date="2017-08-24T11:10:00Z">
            <w:rPr>
              <w:rFonts w:hint="eastAsia"/>
            </w:rPr>
          </w:rPrChange>
        </w:rPr>
        <w:t>，</w:t>
      </w:r>
      <w:r w:rsidR="003B2FBA" w:rsidRPr="00B207B1">
        <w:rPr>
          <w:rFonts w:hAnsiTheme="minorEastAsia" w:hint="eastAsia"/>
          <w:color w:val="000000" w:themeColor="text1"/>
          <w:rPrChange w:id="880" w:author="JY0225" w:date="2017-08-24T11:10:00Z">
            <w:rPr>
              <w:rFonts w:hint="eastAsia"/>
            </w:rPr>
          </w:rPrChange>
        </w:rPr>
        <w:lastRenderedPageBreak/>
        <w:t>并且以加密的</w:t>
      </w:r>
      <w:r w:rsidR="00921F85" w:rsidRPr="00B207B1">
        <w:rPr>
          <w:rFonts w:hAnsiTheme="minorEastAsia" w:hint="eastAsia"/>
          <w:color w:val="000000" w:themeColor="text1"/>
          <w:rPrChange w:id="881" w:author="JY0225" w:date="2017-08-24T11:10:00Z">
            <w:rPr>
              <w:rFonts w:hint="eastAsia"/>
            </w:rPr>
          </w:rPrChange>
        </w:rPr>
        <w:t>形式</w:t>
      </w:r>
      <w:ins w:id="882" w:author="Liu, Wu" w:date="2017-08-29T10:04:00Z">
        <w:r w:rsidR="00266C91" w:rsidRPr="00B207B1">
          <w:rPr>
            <w:rFonts w:hAnsiTheme="minorEastAsia"/>
            <w:color w:val="000000" w:themeColor="text1"/>
          </w:rPr>
          <w:t>存储</w:t>
        </w:r>
      </w:ins>
      <w:del w:id="883" w:author="Liu, Wu" w:date="2017-08-29T10:04:00Z">
        <w:r w:rsidR="00476838" w:rsidRPr="00B207B1" w:rsidDel="00266C91">
          <w:rPr>
            <w:rFonts w:hAnsiTheme="minorEastAsia" w:hint="eastAsia"/>
            <w:color w:val="000000" w:themeColor="text1"/>
            <w:rPrChange w:id="884" w:author="JY0225" w:date="2017-08-24T11:10:00Z">
              <w:rPr>
                <w:rFonts w:hint="eastAsia"/>
              </w:rPr>
            </w:rPrChange>
          </w:rPr>
          <w:delText>备份</w:delText>
        </w:r>
      </w:del>
      <w:r w:rsidR="00921F85" w:rsidRPr="00B207B1">
        <w:rPr>
          <w:rFonts w:hAnsiTheme="minorEastAsia" w:hint="eastAsia"/>
          <w:color w:val="000000" w:themeColor="text1"/>
          <w:rPrChange w:id="885" w:author="JY0225" w:date="2017-08-24T11:10:00Z">
            <w:rPr>
              <w:rFonts w:hint="eastAsia"/>
            </w:rPr>
          </w:rPrChange>
        </w:rPr>
        <w:t>在数据库中</w:t>
      </w:r>
      <w:r w:rsidR="00B15A7A" w:rsidRPr="00B207B1">
        <w:rPr>
          <w:rFonts w:hAnsiTheme="minorEastAsia" w:hint="eastAsia"/>
          <w:color w:val="000000" w:themeColor="text1"/>
          <w:rPrChange w:id="886" w:author="JY0225" w:date="2017-08-24T11:10:00Z">
            <w:rPr>
              <w:rFonts w:hint="eastAsia"/>
            </w:rPr>
          </w:rPrChange>
        </w:rPr>
        <w:t>，以提高用户信息的安全性</w:t>
      </w:r>
      <w:r w:rsidR="00921F85" w:rsidRPr="00B207B1">
        <w:rPr>
          <w:rFonts w:hAnsiTheme="minorEastAsia" w:hint="eastAsia"/>
          <w:color w:val="000000" w:themeColor="text1"/>
          <w:rPrChange w:id="887" w:author="JY0225" w:date="2017-08-24T11:10:00Z">
            <w:rPr>
              <w:rFonts w:hint="eastAsia"/>
            </w:rPr>
          </w:rPrChange>
        </w:rPr>
        <w:t>。</w:t>
      </w:r>
    </w:p>
    <w:p w14:paraId="5D7AF78D" w14:textId="5A3B46BE" w:rsidR="008A4776" w:rsidRPr="00B207B1" w:rsidDel="00BE637B" w:rsidRDefault="00A41E84">
      <w:pPr>
        <w:numPr>
          <w:ilvl w:val="0"/>
          <w:numId w:val="18"/>
        </w:numPr>
        <w:spacing w:line="400" w:lineRule="exact"/>
        <w:rPr>
          <w:ins w:id="888" w:author="微软用户" w:date="2017-08-20T10:09:00Z"/>
          <w:del w:id="889" w:author="JY0225" w:date="2017-08-24T10:49:00Z"/>
          <w:rFonts w:hAnsiTheme="minorEastAsia" w:cstheme="minorBidi"/>
          <w:color w:val="000000" w:themeColor="text1"/>
          <w:rPrChange w:id="890" w:author="JY0225" w:date="2017-08-24T11:10:00Z">
            <w:rPr>
              <w:ins w:id="891" w:author="微软用户" w:date="2017-08-20T10:09:00Z"/>
              <w:del w:id="892" w:author="JY0225" w:date="2017-08-24T10:49:00Z"/>
              <w:rFonts w:ascii="Times New Roman" w:hAnsi="Times New Roman"/>
              <w:spacing w:val="10"/>
            </w:rPr>
          </w:rPrChange>
        </w:rPr>
        <w:pPrChange w:id="893" w:author="JY0225" w:date="2017-08-24T10:49:00Z">
          <w:pPr>
            <w:pStyle w:val="a5"/>
            <w:numPr>
              <w:numId w:val="12"/>
            </w:numPr>
            <w:spacing w:line="400" w:lineRule="exact"/>
            <w:ind w:left="1140" w:firstLineChars="0" w:hanging="720"/>
          </w:pPr>
        </w:pPrChange>
      </w:pPr>
      <w:ins w:id="894" w:author="微软用户" w:date="2017-08-20T10:07:00Z">
        <w:del w:id="895" w:author="JY0225" w:date="2017-08-24T10:50:00Z">
          <w:r w:rsidRPr="00B207B1" w:rsidDel="004D1DB4">
            <w:rPr>
              <w:rFonts w:hAnsiTheme="minorEastAsia" w:cstheme="minorBidi"/>
              <w:color w:val="000000" w:themeColor="text1"/>
              <w:rPrChange w:id="896"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897" w:author="JY0225" w:date="2017-08-24T11:10:00Z">
            <w:rPr>
              <w:rFonts w:hint="eastAsia"/>
            </w:rPr>
          </w:rPrChange>
        </w:rPr>
        <w:t>大文件上传：</w:t>
      </w:r>
      <w:r w:rsidR="006835FF" w:rsidRPr="00B207B1">
        <w:rPr>
          <w:rFonts w:hAnsiTheme="minorEastAsia" w:hint="eastAsia"/>
          <w:color w:val="000000" w:themeColor="text1"/>
          <w:rPrChange w:id="898" w:author="JY0225" w:date="2017-08-24T11:10:00Z">
            <w:rPr>
              <w:rFonts w:hint="eastAsia"/>
            </w:rPr>
          </w:rPrChange>
        </w:rPr>
        <w:t>利用服务器提供的</w:t>
      </w:r>
      <w:del w:id="899" w:author="Liu, Wu" w:date="2017-08-29T10:04:00Z">
        <w:r w:rsidR="006835FF" w:rsidRPr="00B207B1" w:rsidDel="00FD13FD">
          <w:rPr>
            <w:rFonts w:hAnsiTheme="minorEastAsia" w:hint="eastAsia"/>
            <w:color w:val="000000" w:themeColor="text1"/>
            <w:rPrChange w:id="900" w:author="JY0225" w:date="2017-08-24T11:10:00Z">
              <w:rPr>
                <w:rFonts w:hint="eastAsia"/>
              </w:rPr>
            </w:rPrChange>
          </w:rPr>
          <w:delText>高级功能</w:delText>
        </w:r>
      </w:del>
      <w:ins w:id="901"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02" w:author="JY0225" w:date="2017-08-24T11:10:00Z">
            <w:rPr>
              <w:rFonts w:hint="eastAsia"/>
            </w:rPr>
          </w:rPrChange>
        </w:rPr>
        <w:t>，实现</w:t>
      </w:r>
      <w:r w:rsidR="0032561D" w:rsidRPr="00B207B1">
        <w:rPr>
          <w:rFonts w:hAnsiTheme="minorEastAsia" w:hint="eastAsia"/>
          <w:color w:val="000000" w:themeColor="text1"/>
          <w:rPrChange w:id="903" w:author="JY0225" w:date="2017-08-24T11:10:00Z">
            <w:rPr>
              <w:rFonts w:hint="eastAsia"/>
            </w:rPr>
          </w:rPrChange>
        </w:rPr>
        <w:t>了</w:t>
      </w:r>
      <w:r w:rsidR="00C06733" w:rsidRPr="00B207B1">
        <w:rPr>
          <w:rFonts w:hAnsiTheme="minorEastAsia" w:hint="eastAsia"/>
          <w:color w:val="000000" w:themeColor="text1"/>
          <w:rPrChange w:id="904"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05" w:author="JY0225" w:date="2017-08-24T11:10:00Z">
            <w:rPr/>
          </w:rPrChange>
        </w:rPr>
        <w:pPrChange w:id="906"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07" w:author="JY0225" w:date="2017-08-24T11:10:00Z">
            <w:rPr>
              <w:rFonts w:hint="eastAsia"/>
            </w:rPr>
          </w:rPrChange>
        </w:rPr>
        <w:t>功</w:t>
      </w:r>
      <w:ins w:id="908" w:author="JY0225" w:date="2017-08-24T10:49:00Z">
        <w:r w:rsidR="00BE637B" w:rsidRPr="00B207B1">
          <w:rPr>
            <w:rFonts w:hAnsiTheme="minorEastAsia" w:hint="eastAsia"/>
            <w:color w:val="000000" w:themeColor="text1"/>
            <w:rPrChange w:id="909" w:author="JY0225" w:date="2017-08-24T11:10:00Z">
              <w:rPr>
                <w:rFonts w:hint="eastAsia"/>
                <w:color w:val="000000" w:themeColor="text1"/>
              </w:rPr>
            </w:rPrChange>
          </w:rPr>
          <w:t>能</w:t>
        </w:r>
      </w:ins>
      <w:del w:id="910" w:author="微软用户" w:date="2017-08-20T10:06:00Z">
        <w:r w:rsidRPr="00B207B1" w:rsidDel="00A41E84">
          <w:rPr>
            <w:rFonts w:hAnsiTheme="minorEastAsia" w:hint="eastAsia"/>
            <w:color w:val="000000" w:themeColor="text1"/>
            <w:rPrChange w:id="911" w:author="JY0225" w:date="2017-08-24T11:10:00Z">
              <w:rPr>
                <w:rFonts w:hint="eastAsia"/>
              </w:rPr>
            </w:rPrChange>
          </w:rPr>
          <w:delText>能</w:delText>
        </w:r>
      </w:del>
      <w:r w:rsidRPr="00B207B1">
        <w:rPr>
          <w:rFonts w:hAnsiTheme="minorEastAsia" w:hint="eastAsia"/>
          <w:color w:val="000000" w:themeColor="text1"/>
          <w:rPrChange w:id="912" w:author="JY0225" w:date="2017-08-24T11:10:00Z">
            <w:rPr>
              <w:rFonts w:hint="eastAsia"/>
            </w:rPr>
          </w:rPrChange>
        </w:rPr>
        <w:t>，在受到网络</w:t>
      </w:r>
      <w:r w:rsidR="001821F6" w:rsidRPr="00B207B1">
        <w:rPr>
          <w:rFonts w:hAnsiTheme="minorEastAsia" w:hint="eastAsia"/>
          <w:color w:val="000000" w:themeColor="text1"/>
          <w:rPrChange w:id="913" w:author="JY0225" w:date="2017-08-24T11:10:00Z">
            <w:rPr>
              <w:rFonts w:hint="eastAsia"/>
            </w:rPr>
          </w:rPrChange>
        </w:rPr>
        <w:t>状况</w:t>
      </w:r>
      <w:del w:id="914" w:author="Liu, Wu" w:date="2017-08-29T10:05:00Z">
        <w:r w:rsidR="001821F6" w:rsidRPr="00B207B1" w:rsidDel="00DA79F9">
          <w:rPr>
            <w:rFonts w:hAnsiTheme="minorEastAsia" w:hint="eastAsia"/>
            <w:color w:val="000000" w:themeColor="text1"/>
            <w:rPrChange w:id="915" w:author="JY0225" w:date="2017-08-24T11:10:00Z">
              <w:rPr>
                <w:rFonts w:hint="eastAsia"/>
              </w:rPr>
            </w:rPrChange>
          </w:rPr>
          <w:delText>受到</w:delText>
        </w:r>
      </w:del>
      <w:r w:rsidRPr="00B207B1">
        <w:rPr>
          <w:rFonts w:hAnsiTheme="minorEastAsia" w:hint="eastAsia"/>
          <w:color w:val="000000" w:themeColor="text1"/>
          <w:rPrChange w:id="916" w:author="JY0225" w:date="2017-08-24T11:10:00Z">
            <w:rPr>
              <w:rFonts w:hint="eastAsia"/>
            </w:rPr>
          </w:rPrChange>
        </w:rPr>
        <w:t>影响的情况下，</w:t>
      </w:r>
      <w:r w:rsidR="00175CB3" w:rsidRPr="00B207B1">
        <w:rPr>
          <w:rFonts w:hAnsiTheme="minorEastAsia" w:hint="eastAsia"/>
          <w:color w:val="000000" w:themeColor="text1"/>
          <w:rPrChange w:id="917" w:author="JY0225" w:date="2017-08-24T11:10:00Z">
            <w:rPr>
              <w:rFonts w:hint="eastAsia"/>
            </w:rPr>
          </w:rPrChange>
        </w:rPr>
        <w:t>若文件上传中断</w:t>
      </w:r>
      <w:r w:rsidR="000C5AC0" w:rsidRPr="00B207B1">
        <w:rPr>
          <w:rFonts w:hAnsiTheme="minorEastAsia" w:hint="eastAsia"/>
          <w:color w:val="000000" w:themeColor="text1"/>
          <w:rPrChange w:id="918" w:author="JY0225" w:date="2017-08-24T11:10:00Z">
            <w:rPr>
              <w:rFonts w:hint="eastAsia"/>
            </w:rPr>
          </w:rPrChange>
        </w:rPr>
        <w:t>，</w:t>
      </w:r>
      <w:r w:rsidR="00DB0556" w:rsidRPr="00B207B1">
        <w:rPr>
          <w:rFonts w:hAnsiTheme="minorEastAsia" w:hint="eastAsia"/>
          <w:color w:val="000000" w:themeColor="text1"/>
          <w:rPrChange w:id="919" w:author="JY0225" w:date="2017-08-24T11:10:00Z">
            <w:rPr>
              <w:rFonts w:hint="eastAsia"/>
            </w:rPr>
          </w:rPrChange>
        </w:rPr>
        <w:t>会自动启用</w:t>
      </w:r>
      <w:r w:rsidRPr="00B207B1">
        <w:rPr>
          <w:rFonts w:hAnsiTheme="minorEastAsia" w:hint="eastAsia"/>
          <w:color w:val="000000" w:themeColor="text1"/>
          <w:rPrChange w:id="920" w:author="JY0225" w:date="2017-08-24T11:10:00Z">
            <w:rPr>
              <w:rFonts w:hint="eastAsia"/>
            </w:rPr>
          </w:rPrChange>
        </w:rPr>
        <w:t>断点续传功能</w:t>
      </w:r>
      <w:r w:rsidR="00614159" w:rsidRPr="00B207B1">
        <w:rPr>
          <w:rFonts w:hAnsiTheme="minorEastAsia" w:hint="eastAsia"/>
          <w:color w:val="000000" w:themeColor="text1"/>
          <w:rPrChange w:id="921" w:author="JY0225" w:date="2017-08-24T11:10:00Z">
            <w:rPr>
              <w:rFonts w:hint="eastAsia"/>
            </w:rPr>
          </w:rPrChange>
        </w:rPr>
        <w:t>，</w:t>
      </w:r>
      <w:r w:rsidR="00B84A4F" w:rsidRPr="00B207B1">
        <w:rPr>
          <w:rFonts w:hAnsiTheme="minorEastAsia" w:hint="eastAsia"/>
          <w:color w:val="000000" w:themeColor="text1"/>
          <w:rPrChange w:id="922" w:author="JY0225" w:date="2017-08-24T11:10:00Z">
            <w:rPr>
              <w:rFonts w:hint="eastAsia"/>
            </w:rPr>
          </w:rPrChange>
        </w:rPr>
        <w:t>避免数据</w:t>
      </w:r>
      <w:r w:rsidRPr="00B207B1">
        <w:rPr>
          <w:rFonts w:hAnsiTheme="minorEastAsia" w:hint="eastAsia"/>
          <w:color w:val="000000" w:themeColor="text1"/>
          <w:rPrChange w:id="923"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24" w:author="微软用户" w:date="2017-08-20T10:10:00Z"/>
          <w:del w:id="925" w:author="JY0225" w:date="2017-08-24T10:50:00Z"/>
          <w:rFonts w:hAnsiTheme="minorEastAsia" w:cstheme="minorBidi"/>
          <w:color w:val="000000" w:themeColor="text1"/>
          <w:rPrChange w:id="926" w:author="JY0225" w:date="2017-08-24T11:10:00Z">
            <w:rPr>
              <w:ins w:id="927" w:author="微软用户" w:date="2017-08-20T10:10:00Z"/>
              <w:del w:id="928" w:author="JY0225" w:date="2017-08-24T10:50:00Z"/>
              <w:rFonts w:ascii="Times New Roman" w:hAnsi="Times New Roman"/>
              <w:spacing w:val="10"/>
            </w:rPr>
          </w:rPrChange>
        </w:rPr>
        <w:pPrChange w:id="929" w:author="JY0225" w:date="2017-08-24T10:50:00Z">
          <w:pPr>
            <w:pStyle w:val="a5"/>
            <w:numPr>
              <w:numId w:val="12"/>
            </w:numPr>
            <w:spacing w:line="400" w:lineRule="exact"/>
            <w:ind w:left="1140" w:firstLineChars="0" w:hanging="720"/>
          </w:pPr>
        </w:pPrChange>
      </w:pPr>
      <w:ins w:id="930" w:author="微软用户" w:date="2017-08-20T10:07:00Z">
        <w:del w:id="931" w:author="JY0225" w:date="2017-08-24T10:50:00Z">
          <w:r w:rsidRPr="00B207B1" w:rsidDel="0020414D">
            <w:rPr>
              <w:rFonts w:hAnsiTheme="minorEastAsia"/>
              <w:color w:val="000000" w:themeColor="text1"/>
              <w:rPrChange w:id="932" w:author="JY0225" w:date="2017-08-24T11:10:00Z">
                <w:rPr/>
              </w:rPrChange>
            </w:rPr>
            <w:delText xml:space="preserve">3. </w:delText>
          </w:r>
        </w:del>
      </w:ins>
      <w:r w:rsidR="001A782A" w:rsidRPr="00B207B1">
        <w:rPr>
          <w:rFonts w:hAnsiTheme="minorEastAsia" w:hint="eastAsia"/>
          <w:color w:val="000000" w:themeColor="text1"/>
          <w:rPrChange w:id="933" w:author="JY0225" w:date="2017-08-24T11:10:00Z">
            <w:rPr>
              <w:rFonts w:hint="eastAsia"/>
            </w:rPr>
          </w:rPrChange>
        </w:rPr>
        <w:t>本地缓存：利用现代计算机普遍较大的</w:t>
      </w:r>
      <w:ins w:id="934" w:author="Liu, Wu" w:date="2017-08-29T10:05:00Z">
        <w:r w:rsidR="007E2B21" w:rsidRPr="00B207B1">
          <w:rPr>
            <w:rFonts w:hAnsiTheme="minorEastAsia"/>
            <w:color w:val="000000" w:themeColor="text1"/>
          </w:rPr>
          <w:t>存储</w:t>
        </w:r>
      </w:ins>
      <w:del w:id="935" w:author="Liu, Wu" w:date="2017-08-29T10:05:00Z">
        <w:r w:rsidR="00476838" w:rsidRPr="00B207B1" w:rsidDel="007E2B21">
          <w:rPr>
            <w:rFonts w:hAnsiTheme="minorEastAsia" w:hint="eastAsia"/>
            <w:color w:val="000000" w:themeColor="text1"/>
            <w:rPrChange w:id="936" w:author="JY0225" w:date="2017-08-24T11:10:00Z">
              <w:rPr>
                <w:rFonts w:hint="eastAsia"/>
              </w:rPr>
            </w:rPrChange>
          </w:rPr>
          <w:delText>备份</w:delText>
        </w:r>
      </w:del>
      <w:r w:rsidR="001A782A" w:rsidRPr="00B207B1">
        <w:rPr>
          <w:rFonts w:hAnsiTheme="minorEastAsia" w:hint="eastAsia"/>
          <w:color w:val="000000" w:themeColor="text1"/>
          <w:rPrChange w:id="937" w:author="JY0225" w:date="2017-08-24T11:10:00Z">
            <w:rPr>
              <w:rFonts w:hint="eastAsia"/>
            </w:rPr>
          </w:rPrChange>
        </w:rPr>
        <w:t>空间以及</w:t>
      </w:r>
      <w:del w:id="938" w:author="Liu, Wu" w:date="2017-08-29T10:05:00Z">
        <w:r w:rsidR="001A782A" w:rsidRPr="00B207B1" w:rsidDel="00513532">
          <w:rPr>
            <w:rFonts w:hAnsiTheme="minorEastAsia" w:hint="eastAsia"/>
            <w:color w:val="000000" w:themeColor="text1"/>
            <w:rPrChange w:id="939" w:author="JY0225" w:date="2017-08-24T11:10:00Z">
              <w:rPr>
                <w:rFonts w:hint="eastAsia"/>
              </w:rPr>
            </w:rPrChange>
          </w:rPr>
          <w:delText>高性能的</w:delText>
        </w:r>
      </w:del>
      <w:r w:rsidR="001A782A" w:rsidRPr="00B207B1">
        <w:rPr>
          <w:rFonts w:hAnsiTheme="minorEastAsia" w:hint="eastAsia"/>
          <w:color w:val="000000" w:themeColor="text1"/>
          <w:rPrChange w:id="940" w:author="JY0225" w:date="2017-08-24T11:10:00Z">
            <w:rPr>
              <w:rFonts w:hint="eastAsia"/>
            </w:rPr>
          </w:rPrChange>
        </w:rPr>
        <w:t>计算</w:t>
      </w:r>
    </w:p>
    <w:p w14:paraId="263DC60C" w14:textId="4E4B959D" w:rsidR="001A782A" w:rsidRPr="00B207B1" w:rsidRDefault="001A782A">
      <w:pPr>
        <w:numPr>
          <w:ilvl w:val="0"/>
          <w:numId w:val="18"/>
        </w:numPr>
        <w:spacing w:line="400" w:lineRule="exact"/>
        <w:rPr>
          <w:rFonts w:hAnsiTheme="minorEastAsia"/>
          <w:color w:val="000000" w:themeColor="text1"/>
          <w:rPrChange w:id="941" w:author="JY0225" w:date="2017-08-24T11:10:00Z">
            <w:rPr/>
          </w:rPrChange>
        </w:rPr>
        <w:pPrChange w:id="942"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43" w:author="JY0225" w:date="2017-08-24T11:10:00Z">
            <w:rPr>
              <w:rFonts w:hint="eastAsia"/>
            </w:rPr>
          </w:rPrChange>
        </w:rPr>
        <w:t>能力，实现</w:t>
      </w:r>
      <w:r w:rsidR="00E74C76" w:rsidRPr="00B207B1">
        <w:rPr>
          <w:rFonts w:hAnsiTheme="minorEastAsia" w:hint="eastAsia"/>
          <w:color w:val="000000" w:themeColor="text1"/>
          <w:rPrChange w:id="944" w:author="JY0225" w:date="2017-08-24T11:10:00Z">
            <w:rPr>
              <w:rFonts w:hint="eastAsia"/>
            </w:rPr>
          </w:rPrChange>
        </w:rPr>
        <w:t>了</w:t>
      </w:r>
      <w:r w:rsidRPr="00B207B1">
        <w:rPr>
          <w:rFonts w:hAnsiTheme="minorEastAsia" w:hint="eastAsia"/>
          <w:color w:val="000000" w:themeColor="text1"/>
          <w:rPrChange w:id="945" w:author="JY0225" w:date="2017-08-24T11:10:00Z">
            <w:rPr>
              <w:rFonts w:hint="eastAsia"/>
            </w:rPr>
          </w:rPrChange>
        </w:rPr>
        <w:t>本地缓存管理，</w:t>
      </w:r>
      <w:del w:id="946" w:author="Liu, Wu" w:date="2017-08-29T10:05:00Z">
        <w:r w:rsidRPr="00B207B1" w:rsidDel="00964D28">
          <w:rPr>
            <w:rFonts w:hAnsiTheme="minorEastAsia" w:hint="eastAsia"/>
            <w:color w:val="000000" w:themeColor="text1"/>
            <w:rPrChange w:id="947" w:author="JY0225" w:date="2017-08-24T11:10:00Z">
              <w:rPr>
                <w:rFonts w:hint="eastAsia"/>
              </w:rPr>
            </w:rPrChange>
          </w:rPr>
          <w:delText>进一步</w:delText>
        </w:r>
      </w:del>
      <w:r w:rsidRPr="00B207B1">
        <w:rPr>
          <w:rFonts w:hAnsiTheme="minorEastAsia" w:hint="eastAsia"/>
          <w:color w:val="000000" w:themeColor="text1"/>
          <w:rPrChange w:id="948" w:author="JY0225" w:date="2017-08-24T11:10:00Z">
            <w:rPr>
              <w:rFonts w:hint="eastAsia"/>
            </w:rPr>
          </w:rPrChange>
        </w:rPr>
        <w:t>减少</w:t>
      </w:r>
      <w:del w:id="949" w:author="Liu, Wu" w:date="2017-08-29T10:05:00Z">
        <w:r w:rsidRPr="00B207B1" w:rsidDel="00964D28">
          <w:rPr>
            <w:rFonts w:hAnsiTheme="minorEastAsia" w:hint="eastAsia"/>
            <w:color w:val="000000" w:themeColor="text1"/>
            <w:rPrChange w:id="950" w:author="JY0225" w:date="2017-08-24T11:10:00Z">
              <w:rPr>
                <w:rFonts w:hint="eastAsia"/>
              </w:rPr>
            </w:rPrChange>
          </w:rPr>
          <w:delText>了</w:delText>
        </w:r>
      </w:del>
      <w:r w:rsidRPr="00B207B1">
        <w:rPr>
          <w:rFonts w:hAnsiTheme="minorEastAsia" w:hint="eastAsia"/>
          <w:color w:val="000000" w:themeColor="text1"/>
          <w:rPrChange w:id="951" w:author="JY0225" w:date="2017-08-24T11:10:00Z">
            <w:rPr>
              <w:rFonts w:hint="eastAsia"/>
            </w:rPr>
          </w:rPrChange>
        </w:rPr>
        <w:t>系统</w:t>
      </w:r>
      <w:r w:rsidRPr="00B207B1">
        <w:rPr>
          <w:rFonts w:hAnsiTheme="minorEastAsia"/>
          <w:color w:val="000000" w:themeColor="text1"/>
          <w:rPrChange w:id="952" w:author="JY0225" w:date="2017-08-24T11:10:00Z">
            <w:rPr/>
          </w:rPrChange>
        </w:rPr>
        <w:t>I/O</w:t>
      </w:r>
      <w:r w:rsidR="003D56A1">
        <w:rPr>
          <w:rFonts w:hAnsiTheme="minorEastAsia" w:hint="eastAsia"/>
          <w:color w:val="000000" w:themeColor="text1"/>
        </w:rPr>
        <w:t>操作，提高</w:t>
      </w:r>
      <w:r w:rsidRPr="00B207B1">
        <w:rPr>
          <w:rFonts w:hAnsiTheme="minorEastAsia" w:hint="eastAsia"/>
          <w:color w:val="000000" w:themeColor="text1"/>
          <w:rPrChange w:id="953" w:author="JY0225" w:date="2017-08-24T11:10:00Z">
            <w:rPr>
              <w:rFonts w:hint="eastAsia"/>
            </w:rPr>
          </w:rPrChange>
        </w:rPr>
        <w:t>中间件</w:t>
      </w:r>
      <w:ins w:id="954" w:author="Liu, Wu" w:date="2017-08-29T10:06:00Z">
        <w:r w:rsidR="00DF45B8" w:rsidRPr="00B207B1">
          <w:rPr>
            <w:rFonts w:hAnsiTheme="minorEastAsia" w:hint="eastAsia"/>
            <w:color w:val="000000" w:themeColor="text1"/>
          </w:rPr>
          <w:t>系统</w:t>
        </w:r>
      </w:ins>
      <w:ins w:id="955"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56" w:author="JY0225" w:date="2017-08-24T11:10:00Z">
            <w:rPr>
              <w:rFonts w:hint="eastAsia"/>
            </w:rPr>
          </w:rPrChange>
        </w:rPr>
        <w:t>性能。</w:t>
      </w:r>
      <w:r w:rsidR="007020C5" w:rsidRPr="00B207B1">
        <w:rPr>
          <w:rFonts w:hAnsiTheme="minorEastAsia" w:hint="eastAsia"/>
          <w:color w:val="000000" w:themeColor="text1"/>
          <w:rPrChange w:id="957" w:author="JY0225" w:date="2017-08-24T11:10:00Z">
            <w:rPr>
              <w:rFonts w:hint="eastAsia"/>
            </w:rPr>
          </w:rPrChange>
        </w:rPr>
        <w:t>同时，</w:t>
      </w:r>
      <w:r w:rsidR="00AF1FAE" w:rsidRPr="00B207B1">
        <w:rPr>
          <w:rFonts w:hAnsiTheme="minorEastAsia" w:hint="eastAsia"/>
          <w:color w:val="000000" w:themeColor="text1"/>
          <w:rPrChange w:id="958" w:author="JY0225" w:date="2017-08-24T11:10:00Z">
            <w:rPr>
              <w:rFonts w:hint="eastAsia"/>
            </w:rPr>
          </w:rPrChange>
        </w:rPr>
        <w:t>利用服务器提供的</w:t>
      </w:r>
      <w:del w:id="959" w:author="Liu, Wu" w:date="2017-08-29T10:06:00Z">
        <w:r w:rsidR="003A3FFF" w:rsidRPr="00B207B1" w:rsidDel="00512567">
          <w:rPr>
            <w:rFonts w:hAnsiTheme="minorEastAsia" w:hint="eastAsia"/>
            <w:color w:val="000000" w:themeColor="text1"/>
            <w:rPrChange w:id="960" w:author="JY0225" w:date="2017-08-24T11:10:00Z">
              <w:rPr>
                <w:rFonts w:hint="eastAsia"/>
              </w:rPr>
            </w:rPrChange>
          </w:rPr>
          <w:delText>个人</w:delText>
        </w:r>
        <w:r w:rsidR="00476838" w:rsidRPr="00B207B1" w:rsidDel="00512567">
          <w:rPr>
            <w:rFonts w:hAnsiTheme="minorEastAsia" w:hint="eastAsia"/>
            <w:color w:val="000000" w:themeColor="text1"/>
            <w:rPrChange w:id="961" w:author="JY0225" w:date="2017-08-24T11:10:00Z">
              <w:rPr>
                <w:rFonts w:hint="eastAsia"/>
              </w:rPr>
            </w:rPrChange>
          </w:rPr>
          <w:delText>备份</w:delText>
        </w:r>
        <w:r w:rsidR="00F253FF" w:rsidRPr="00B207B1" w:rsidDel="00512567">
          <w:rPr>
            <w:rFonts w:hAnsiTheme="minorEastAsia" w:hint="eastAsia"/>
            <w:color w:val="000000" w:themeColor="text1"/>
            <w:rPrChange w:id="962" w:author="JY0225" w:date="2017-08-24T11:10:00Z">
              <w:rPr>
                <w:rFonts w:hint="eastAsia"/>
              </w:rPr>
            </w:rPrChange>
          </w:rPr>
          <w:delText>在</w:delText>
        </w:r>
      </w:del>
      <w:r w:rsidR="00DD69B5" w:rsidRPr="00B207B1">
        <w:rPr>
          <w:rFonts w:hAnsiTheme="minorEastAsia" w:hint="eastAsia"/>
          <w:color w:val="000000" w:themeColor="text1"/>
          <w:rPrChange w:id="963" w:author="JY0225" w:date="2017-08-24T11:10:00Z">
            <w:rPr>
              <w:rFonts w:hint="eastAsia"/>
            </w:rPr>
          </w:rPrChange>
        </w:rPr>
        <w:t>云端</w:t>
      </w:r>
      <w:del w:id="964" w:author="Liu, Wu" w:date="2017-08-29T10:06:00Z">
        <w:r w:rsidR="002E5632" w:rsidRPr="00B207B1" w:rsidDel="00512567">
          <w:rPr>
            <w:rFonts w:hAnsiTheme="minorEastAsia" w:hint="eastAsia"/>
            <w:color w:val="000000" w:themeColor="text1"/>
            <w:rPrChange w:id="965" w:author="JY0225" w:date="2017-08-24T11:10:00Z">
              <w:rPr>
                <w:rFonts w:hint="eastAsia"/>
              </w:rPr>
            </w:rPrChange>
          </w:rPr>
          <w:delText>的</w:delText>
        </w:r>
      </w:del>
      <w:r w:rsidR="003A3FFF" w:rsidRPr="00B207B1">
        <w:rPr>
          <w:rFonts w:hAnsiTheme="minorEastAsia" w:hint="eastAsia"/>
          <w:color w:val="000000" w:themeColor="text1"/>
          <w:rPrChange w:id="966" w:author="JY0225" w:date="2017-08-24T11:10:00Z">
            <w:rPr>
              <w:rFonts w:hint="eastAsia"/>
            </w:rPr>
          </w:rPrChange>
        </w:rPr>
        <w:t>数据信息</w:t>
      </w:r>
      <w:r w:rsidR="00AF1FAE" w:rsidRPr="00B207B1">
        <w:rPr>
          <w:rFonts w:hAnsiTheme="minorEastAsia" w:hint="eastAsia"/>
          <w:color w:val="000000" w:themeColor="text1"/>
          <w:rPrChange w:id="967" w:author="JY0225" w:date="2017-08-24T11:10:00Z">
            <w:rPr>
              <w:rFonts w:hint="eastAsia"/>
            </w:rPr>
          </w:rPrChange>
        </w:rPr>
        <w:t>，实现</w:t>
      </w:r>
      <w:r w:rsidR="000A335A" w:rsidRPr="00B207B1">
        <w:rPr>
          <w:rFonts w:hAnsiTheme="minorEastAsia" w:hint="eastAsia"/>
          <w:color w:val="000000" w:themeColor="text1"/>
          <w:rPrChange w:id="968" w:author="JY0225" w:date="2017-08-24T11:10:00Z">
            <w:rPr>
              <w:rFonts w:hint="eastAsia"/>
            </w:rPr>
          </w:rPrChange>
        </w:rPr>
        <w:t>针对单一用户的“秒传</w:t>
      </w:r>
      <w:r w:rsidR="00AF1FAE" w:rsidRPr="00B207B1">
        <w:rPr>
          <w:rFonts w:hAnsiTheme="minorEastAsia" w:hint="eastAsia"/>
          <w:color w:val="000000" w:themeColor="text1"/>
          <w:rPrChange w:id="969" w:author="JY0225" w:date="2017-08-24T11:10:00Z">
            <w:rPr>
              <w:rFonts w:hint="eastAsia"/>
            </w:rPr>
          </w:rPrChange>
        </w:rPr>
        <w:t>”</w:t>
      </w:r>
      <w:r w:rsidR="000A335A" w:rsidRPr="00B207B1">
        <w:rPr>
          <w:rFonts w:hAnsiTheme="minorEastAsia" w:hint="eastAsia"/>
          <w:color w:val="000000" w:themeColor="text1"/>
          <w:rPrChange w:id="970" w:author="JY0225" w:date="2017-08-24T11:10:00Z">
            <w:rPr>
              <w:rFonts w:hint="eastAsia"/>
            </w:rPr>
          </w:rPrChange>
        </w:rPr>
        <w:t>功能</w:t>
      </w:r>
      <w:r w:rsidR="00AF1FAE" w:rsidRPr="00B207B1">
        <w:rPr>
          <w:rFonts w:hAnsiTheme="minorEastAsia" w:hint="eastAsia"/>
          <w:color w:val="000000" w:themeColor="text1"/>
          <w:rPrChange w:id="971"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972" w:author="微软用户" w:date="2017-08-20T10:10:00Z"/>
          <w:del w:id="973" w:author="JY0225" w:date="2017-08-24T10:51:00Z"/>
          <w:rFonts w:hAnsiTheme="minorEastAsia"/>
          <w:color w:val="000000" w:themeColor="text1"/>
          <w:rPrChange w:id="974" w:author="JY0225" w:date="2017-08-24T11:10:00Z">
            <w:rPr>
              <w:ins w:id="975" w:author="微软用户" w:date="2017-08-20T10:10:00Z"/>
              <w:del w:id="976" w:author="JY0225" w:date="2017-08-24T10:51:00Z"/>
            </w:rPr>
          </w:rPrChange>
        </w:rPr>
        <w:pPrChange w:id="977" w:author="JY0225" w:date="2017-08-24T10:50:00Z">
          <w:pPr>
            <w:pStyle w:val="a5"/>
            <w:numPr>
              <w:numId w:val="12"/>
            </w:numPr>
            <w:spacing w:line="400" w:lineRule="exact"/>
            <w:ind w:left="1140" w:firstLineChars="0" w:hanging="720"/>
          </w:pPr>
        </w:pPrChange>
      </w:pPr>
      <w:ins w:id="978" w:author="微软用户" w:date="2017-08-20T10:09:00Z">
        <w:del w:id="979" w:author="JY0225" w:date="2017-08-24T10:51:00Z">
          <w:r w:rsidRPr="00B207B1" w:rsidDel="000D6605">
            <w:rPr>
              <w:rFonts w:hAnsiTheme="minorEastAsia"/>
              <w:color w:val="000000" w:themeColor="text1"/>
              <w:rPrChange w:id="980" w:author="JY0225" w:date="2017-08-24T11:10:00Z">
                <w:rPr/>
              </w:rPrChange>
            </w:rPr>
            <w:delText xml:space="preserve">4. </w:delText>
          </w:r>
        </w:del>
      </w:ins>
      <w:r w:rsidR="00016F32" w:rsidRPr="00B207B1">
        <w:rPr>
          <w:rFonts w:hAnsiTheme="minorEastAsia" w:hint="eastAsia"/>
          <w:color w:val="000000" w:themeColor="text1"/>
          <w:rPrChange w:id="981" w:author="JY0225" w:date="2017-08-24T11:10:00Z">
            <w:rPr>
              <w:rFonts w:hint="eastAsia"/>
            </w:rPr>
          </w:rPrChange>
        </w:rPr>
        <w:t>多应用适配：</w:t>
      </w:r>
      <w:r w:rsidR="00E4327E" w:rsidRPr="00B207B1">
        <w:rPr>
          <w:rFonts w:hAnsiTheme="minorEastAsia" w:hint="eastAsia"/>
          <w:color w:val="000000" w:themeColor="text1"/>
          <w:rPrChange w:id="982" w:author="JY0225" w:date="2017-08-24T11:10:00Z">
            <w:rPr>
              <w:rFonts w:hint="eastAsia"/>
            </w:rPr>
          </w:rPrChange>
        </w:rPr>
        <w:t>现有</w:t>
      </w:r>
      <w:r w:rsidR="007669AA" w:rsidRPr="00B207B1">
        <w:rPr>
          <w:rFonts w:hAnsiTheme="minorEastAsia" w:hint="eastAsia"/>
          <w:color w:val="000000" w:themeColor="text1"/>
          <w:rPrChange w:id="983" w:author="JY0225" w:date="2017-08-24T11:10:00Z">
            <w:rPr>
              <w:rFonts w:hint="eastAsia"/>
            </w:rPr>
          </w:rPrChange>
        </w:rPr>
        <w:t>的中间件系统只支持单一的</w:t>
      </w:r>
      <w:r w:rsidR="007669AA" w:rsidRPr="00B207B1">
        <w:rPr>
          <w:rFonts w:hAnsiTheme="minorEastAsia"/>
          <w:color w:val="000000" w:themeColor="text1"/>
          <w:rPrChange w:id="984" w:author="JY0225" w:date="2017-08-24T11:10:00Z">
            <w:rPr/>
          </w:rPrChange>
        </w:rPr>
        <w:t>CLI</w:t>
      </w:r>
      <w:ins w:id="985"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986" w:author="JY0225" w:date="2017-08-24T11:10:00Z">
            <w:rPr>
              <w:rFonts w:hint="eastAsia"/>
            </w:rPr>
          </w:rPrChange>
        </w:rPr>
        <w:t>客户端，</w:t>
      </w:r>
      <w:r w:rsidR="003A758E" w:rsidRPr="00B207B1">
        <w:rPr>
          <w:rFonts w:hAnsiTheme="minorEastAsia" w:hint="eastAsia"/>
          <w:color w:val="000000" w:themeColor="text1"/>
          <w:rPrChange w:id="987" w:author="JY0225" w:date="2017-08-24T11:10:00Z">
            <w:rPr>
              <w:rFonts w:hint="eastAsia"/>
            </w:rPr>
          </w:rPrChange>
        </w:rPr>
        <w:t>为</w:t>
      </w:r>
      <w:r w:rsidR="003B00C8" w:rsidRPr="00B207B1">
        <w:rPr>
          <w:rFonts w:hAnsiTheme="minorEastAsia" w:hint="eastAsia"/>
          <w:color w:val="000000" w:themeColor="text1"/>
          <w:rPrChange w:id="988" w:author="JY0225" w:date="2017-08-24T11:10:00Z">
            <w:rPr>
              <w:rFonts w:hint="eastAsia"/>
            </w:rPr>
          </w:rPrChange>
        </w:rPr>
        <w:t>实现</w:t>
      </w:r>
      <w:r w:rsidR="00016F32" w:rsidRPr="00B207B1">
        <w:rPr>
          <w:rFonts w:hAnsiTheme="minorEastAsia" w:hint="eastAsia"/>
          <w:color w:val="000000" w:themeColor="text1"/>
          <w:rPrChange w:id="989" w:author="JY0225" w:date="2017-08-24T11:10:00Z">
            <w:rPr>
              <w:rFonts w:hint="eastAsia"/>
            </w:rPr>
          </w:rPrChange>
        </w:rPr>
        <w:t>对不同</w:t>
      </w:r>
    </w:p>
    <w:p w14:paraId="7232F9D3" w14:textId="1AED7E77" w:rsidR="00016F32" w:rsidRPr="00B207B1" w:rsidRDefault="00016F32">
      <w:pPr>
        <w:numPr>
          <w:ilvl w:val="0"/>
          <w:numId w:val="18"/>
        </w:numPr>
        <w:spacing w:line="400" w:lineRule="exact"/>
        <w:rPr>
          <w:rFonts w:hAnsiTheme="minorEastAsia"/>
        </w:rPr>
        <w:pPrChange w:id="990" w:author="微软用户" w:date="2017-08-20T10:10:00Z">
          <w:pPr>
            <w:pStyle w:val="a5"/>
            <w:numPr>
              <w:numId w:val="12"/>
            </w:numPr>
            <w:spacing w:line="400" w:lineRule="exact"/>
            <w:ind w:left="1140" w:firstLineChars="0" w:hanging="720"/>
          </w:pPr>
        </w:pPrChange>
      </w:pPr>
      <w:r w:rsidRPr="00B207B1">
        <w:rPr>
          <w:rFonts w:hAnsiTheme="minorEastAsia" w:hint="eastAsia"/>
          <w:rPrChange w:id="991" w:author="JY0225" w:date="2017-08-24T11:10:00Z">
            <w:rPr>
              <w:rFonts w:hint="eastAsia"/>
            </w:rPr>
          </w:rPrChange>
        </w:rPr>
        <w:t>客户端请求的适配</w:t>
      </w:r>
      <w:r w:rsidR="00ED4E9C" w:rsidRPr="00B207B1">
        <w:rPr>
          <w:rFonts w:hAnsiTheme="minorEastAsia" w:hint="eastAsia"/>
          <w:rPrChange w:id="992" w:author="JY0225" w:date="2017-08-24T11:10:00Z">
            <w:rPr>
              <w:rFonts w:hint="eastAsia"/>
            </w:rPr>
          </w:rPrChange>
        </w:rPr>
        <w:t>，支持更多的客户端类型</w:t>
      </w:r>
      <w:r w:rsidR="00A60C8D" w:rsidRPr="00B207B1">
        <w:rPr>
          <w:rFonts w:hAnsiTheme="minorEastAsia" w:hint="eastAsia"/>
          <w:rPrChange w:id="993" w:author="JY0225" w:date="2017-08-24T11:10:00Z">
            <w:rPr>
              <w:rFonts w:hint="eastAsia"/>
            </w:rPr>
          </w:rPrChange>
        </w:rPr>
        <w:t>，对系统的跨平台性做了优化</w:t>
      </w:r>
      <w:r w:rsidRPr="00B207B1">
        <w:rPr>
          <w:rFonts w:hAnsiTheme="minorEastAsia" w:hint="eastAsia"/>
          <w:rPrChange w:id="994" w:author="JY0225" w:date="2017-08-24T11:10:00Z">
            <w:rPr>
              <w:rFonts w:hint="eastAsia"/>
            </w:rPr>
          </w:rPrChange>
        </w:rPr>
        <w:t>。</w:t>
      </w:r>
      <w:ins w:id="995" w:author="Liu, Wu" w:date="2017-08-29T10:07:00Z">
        <w:r w:rsidR="00127BE2" w:rsidRPr="00B207B1">
          <w:rPr>
            <w:rFonts w:hAnsiTheme="minorEastAsia"/>
          </w:rPr>
          <w:t>本</w:t>
        </w:r>
        <w:r w:rsidR="008A756F" w:rsidRPr="00B207B1">
          <w:rPr>
            <w:rFonts w:hAnsiTheme="minorEastAsia"/>
          </w:rPr>
          <w:t>研究工作</w:t>
        </w:r>
      </w:ins>
      <w:del w:id="996" w:author="Liu, Wu" w:date="2017-08-29T10:07:00Z">
        <w:r w:rsidR="00861A66" w:rsidRPr="00B207B1" w:rsidDel="00127BE2">
          <w:rPr>
            <w:rFonts w:hAnsiTheme="minorEastAsia" w:hint="eastAsia"/>
            <w:rPrChange w:id="997" w:author="JY0225" w:date="2017-08-24T11:10:00Z">
              <w:rPr>
                <w:rFonts w:hint="eastAsia"/>
              </w:rPr>
            </w:rPrChange>
          </w:rPr>
          <w:delText>此外</w:delText>
        </w:r>
        <w:r w:rsidR="00EC54D4" w:rsidRPr="00B207B1" w:rsidDel="00127BE2">
          <w:rPr>
            <w:rFonts w:hAnsiTheme="minorEastAsia" w:hint="eastAsia"/>
            <w:rPrChange w:id="998" w:author="JY0225" w:date="2017-08-24T11:10:00Z">
              <w:rPr>
                <w:rFonts w:hint="eastAsia"/>
              </w:rPr>
            </w:rPrChange>
          </w:rPr>
          <w:delText>，</w:delText>
        </w:r>
      </w:del>
      <w:r w:rsidR="00C115C8" w:rsidRPr="00B207B1">
        <w:rPr>
          <w:rFonts w:hAnsiTheme="minorEastAsia" w:hint="eastAsia"/>
          <w:rPrChange w:id="999" w:author="JY0225" w:date="2017-08-24T11:10:00Z">
            <w:rPr>
              <w:rFonts w:hint="eastAsia"/>
            </w:rPr>
          </w:rPrChange>
        </w:rPr>
        <w:t>开发</w:t>
      </w:r>
      <w:r w:rsidR="00085B69" w:rsidRPr="00B207B1">
        <w:rPr>
          <w:rFonts w:hAnsiTheme="minorEastAsia" w:hint="eastAsia"/>
          <w:rPrChange w:id="1000" w:author="JY0225" w:date="2017-08-24T11:10:00Z">
            <w:rPr>
              <w:rFonts w:hint="eastAsia"/>
            </w:rPr>
          </w:rPrChange>
        </w:rPr>
        <w:t>了</w:t>
      </w:r>
      <w:r w:rsidR="00EC54D4" w:rsidRPr="00B207B1">
        <w:rPr>
          <w:rFonts w:hAnsiTheme="minorEastAsia" w:hint="eastAsia"/>
          <w:rPrChange w:id="1001" w:author="JY0225" w:date="2017-08-24T11:10:00Z">
            <w:rPr>
              <w:rFonts w:hint="eastAsia"/>
            </w:rPr>
          </w:rPrChange>
        </w:rPr>
        <w:t>一款基于</w:t>
      </w:r>
      <w:r w:rsidR="006707F9" w:rsidRPr="00B207B1">
        <w:rPr>
          <w:rFonts w:hAnsiTheme="minorEastAsia"/>
          <w:rPrChange w:id="1002" w:author="JY0225" w:date="2017-08-24T11:10:00Z">
            <w:rPr/>
          </w:rPrChange>
        </w:rPr>
        <w:t>Firefox</w:t>
      </w:r>
      <w:r w:rsidR="00EC54D4" w:rsidRPr="00B207B1">
        <w:rPr>
          <w:rFonts w:hAnsiTheme="minorEastAsia" w:hint="eastAsia"/>
          <w:rPrChange w:id="1003" w:author="JY0225" w:date="2017-08-24T11:10:00Z">
            <w:rPr>
              <w:rFonts w:hint="eastAsia"/>
            </w:rPr>
          </w:rPrChange>
        </w:rPr>
        <w:t>浏览器的</w:t>
      </w:r>
      <w:r w:rsidR="002E5718" w:rsidRPr="00B207B1">
        <w:rPr>
          <w:rFonts w:hAnsiTheme="minorEastAsia" w:hint="eastAsia"/>
          <w:rPrChange w:id="1004" w:author="JY0225" w:date="2017-08-24T11:10:00Z">
            <w:rPr>
              <w:rFonts w:hint="eastAsia"/>
            </w:rPr>
          </w:rPrChange>
        </w:rPr>
        <w:t>扩展</w:t>
      </w:r>
      <w:ins w:id="1005" w:author="Liu, Wu" w:date="2017-08-29T10:07:00Z">
        <w:r w:rsidR="0002707A" w:rsidRPr="00B207B1">
          <w:rPr>
            <w:rFonts w:hAnsiTheme="minorEastAsia" w:hint="eastAsia"/>
          </w:rPr>
          <w:t>应用</w:t>
        </w:r>
      </w:ins>
      <w:r w:rsidR="006A6F7F">
        <w:rPr>
          <w:rFonts w:hAnsiTheme="minorEastAsia" w:hint="eastAsia"/>
        </w:rPr>
        <w:t>，用户可以通过</w:t>
      </w:r>
      <w:r w:rsidR="002E5718" w:rsidRPr="00B207B1">
        <w:rPr>
          <w:rFonts w:hAnsiTheme="minorEastAsia" w:hint="eastAsia"/>
          <w:rPrChange w:id="1006" w:author="JY0225" w:date="2017-08-24T11:10:00Z">
            <w:rPr>
              <w:rFonts w:hint="eastAsia"/>
            </w:rPr>
          </w:rPrChange>
        </w:rPr>
        <w:t>扩展</w:t>
      </w:r>
      <w:ins w:id="1007" w:author="Liu, Wu" w:date="2017-08-29T10:07:00Z">
        <w:r w:rsidR="00C56D9C" w:rsidRPr="00B207B1">
          <w:rPr>
            <w:rFonts w:hAnsiTheme="minorEastAsia" w:hint="eastAsia"/>
          </w:rPr>
          <w:t>应用</w:t>
        </w:r>
      </w:ins>
      <w:r w:rsidR="00EC54D4" w:rsidRPr="00B207B1">
        <w:rPr>
          <w:rFonts w:hAnsiTheme="minorEastAsia" w:hint="eastAsia"/>
          <w:rPrChange w:id="1008" w:author="JY0225" w:date="2017-08-24T11:10:00Z">
            <w:rPr>
              <w:rFonts w:hint="eastAsia"/>
            </w:rPr>
          </w:rPrChange>
        </w:rPr>
        <w:t>使用云</w:t>
      </w:r>
      <w:r w:rsidR="00476838" w:rsidRPr="00B207B1">
        <w:rPr>
          <w:rFonts w:hAnsiTheme="minorEastAsia" w:hint="eastAsia"/>
          <w:rPrChange w:id="1009" w:author="JY0225" w:date="2017-08-24T11:10:00Z">
            <w:rPr>
              <w:rFonts w:hint="eastAsia"/>
            </w:rPr>
          </w:rPrChange>
        </w:rPr>
        <w:t>备份</w:t>
      </w:r>
      <w:r w:rsidR="00EC54D4" w:rsidRPr="00B207B1">
        <w:rPr>
          <w:rFonts w:hAnsiTheme="minorEastAsia" w:hint="eastAsia"/>
          <w:rPrChange w:id="1010" w:author="JY0225" w:date="2017-08-24T11:10:00Z">
            <w:rPr>
              <w:rFonts w:hint="eastAsia"/>
            </w:rPr>
          </w:rPrChange>
        </w:rPr>
        <w:t>服务</w:t>
      </w:r>
      <w:r w:rsidR="005C14A3" w:rsidRPr="00B207B1">
        <w:rPr>
          <w:rFonts w:hAnsiTheme="minorEastAsia" w:hint="eastAsia"/>
          <w:rPrChange w:id="1011" w:author="JY0225" w:date="2017-08-24T11:10:00Z">
            <w:rPr>
              <w:rFonts w:hint="eastAsia"/>
            </w:rPr>
          </w:rPrChange>
        </w:rPr>
        <w:t>，并提供了</w:t>
      </w:r>
      <w:r w:rsidR="007846F5" w:rsidRPr="00B207B1">
        <w:rPr>
          <w:rFonts w:hAnsiTheme="minorEastAsia"/>
          <w:rPrChange w:id="1012" w:author="JY0225" w:date="2017-08-24T11:10:00Z">
            <w:rPr/>
          </w:rPrChange>
        </w:rPr>
        <w:t>Java</w:t>
      </w:r>
      <w:r w:rsidR="007846F5" w:rsidRPr="00B207B1">
        <w:rPr>
          <w:rFonts w:hAnsiTheme="minorEastAsia" w:hint="eastAsia"/>
          <w:rPrChange w:id="1013" w:author="JY0225" w:date="2017-08-24T11:10:00Z">
            <w:rPr>
              <w:rFonts w:hint="eastAsia"/>
            </w:rPr>
          </w:rPrChange>
        </w:rPr>
        <w:t>平台</w:t>
      </w:r>
      <w:r w:rsidR="00836BF3" w:rsidRPr="00B207B1">
        <w:rPr>
          <w:rFonts w:hAnsiTheme="minorEastAsia" w:hint="eastAsia"/>
          <w:rPrChange w:id="1014" w:author="JY0225" w:date="2017-08-24T11:10:00Z">
            <w:rPr>
              <w:rFonts w:hint="eastAsia"/>
            </w:rPr>
          </w:rPrChange>
        </w:rPr>
        <w:t>的</w:t>
      </w:r>
      <w:r w:rsidR="007846F5" w:rsidRPr="00B207B1">
        <w:rPr>
          <w:rFonts w:hAnsiTheme="minorEastAsia" w:hint="eastAsia"/>
          <w:rPrChange w:id="1015" w:author="JY0225" w:date="2017-08-24T11:10:00Z">
            <w:rPr>
              <w:rFonts w:hint="eastAsia"/>
            </w:rPr>
          </w:rPrChange>
        </w:rPr>
        <w:t>软件开发包（</w:t>
      </w:r>
      <w:r w:rsidR="007846F5" w:rsidRPr="00B207B1">
        <w:rPr>
          <w:rFonts w:hAnsiTheme="minorEastAsia"/>
          <w:rPrChange w:id="1016" w:author="JY0225" w:date="2017-08-24T11:10:00Z">
            <w:rPr/>
          </w:rPrChange>
        </w:rPr>
        <w:t>SDK</w:t>
      </w:r>
      <w:r w:rsidR="007846F5" w:rsidRPr="00B207B1">
        <w:rPr>
          <w:rFonts w:hAnsiTheme="minorEastAsia" w:hint="eastAsia"/>
          <w:rPrChange w:id="1017" w:author="JY0225" w:date="2017-08-24T11:10:00Z">
            <w:rPr>
              <w:rFonts w:hint="eastAsia"/>
            </w:rPr>
          </w:rPrChange>
        </w:rPr>
        <w:t>）</w:t>
      </w:r>
      <w:r w:rsidR="009D4C79" w:rsidRPr="00B207B1">
        <w:rPr>
          <w:rStyle w:val="affff8"/>
          <w:rFonts w:hAnsiTheme="minorEastAsia"/>
          <w:rPrChange w:id="1018" w:author="JY0225" w:date="2017-08-24T11:10:00Z">
            <w:rPr>
              <w:rStyle w:val="affff8"/>
              <w:rFonts w:ascii="Times New Roman" w:hAnsi="Times New Roman"/>
              <w:spacing w:val="10"/>
            </w:rPr>
          </w:rPrChange>
        </w:rPr>
        <w:footnoteReference w:id="5"/>
      </w:r>
      <w:r w:rsidR="007846F5" w:rsidRPr="00B207B1">
        <w:rPr>
          <w:rFonts w:hAnsiTheme="minorEastAsia" w:hint="eastAsia"/>
          <w:rPrChange w:id="1019" w:author="JY0225" w:date="2017-08-24T11:10:00Z">
            <w:rPr>
              <w:rFonts w:hint="eastAsia"/>
            </w:rPr>
          </w:rPrChange>
        </w:rPr>
        <w:t>，</w:t>
      </w:r>
      <w:r w:rsidR="007846F5" w:rsidRPr="00B207B1">
        <w:rPr>
          <w:rFonts w:hAnsiTheme="minorEastAsia"/>
          <w:rPrChange w:id="1020" w:author="JY0225" w:date="2017-08-24T11:10:00Z">
            <w:rPr/>
          </w:rPrChange>
        </w:rPr>
        <w:t>Java</w:t>
      </w:r>
      <w:r w:rsidR="007846F5" w:rsidRPr="00B207B1">
        <w:rPr>
          <w:rFonts w:hAnsiTheme="minorEastAsia" w:hint="eastAsia"/>
          <w:rPrChange w:id="1021" w:author="JY0225" w:date="2017-08-24T11:10:00Z">
            <w:rPr>
              <w:rFonts w:hint="eastAsia"/>
            </w:rPr>
          </w:rPrChange>
        </w:rPr>
        <w:t>开发者可以利用</w:t>
      </w:r>
      <w:r w:rsidR="0098390A" w:rsidRPr="00B207B1">
        <w:rPr>
          <w:rFonts w:hAnsiTheme="minorEastAsia" w:hint="eastAsia"/>
          <w:rPrChange w:id="1022" w:author="JY0225" w:date="2017-08-24T11:10:00Z">
            <w:rPr>
              <w:rFonts w:hint="eastAsia"/>
            </w:rPr>
          </w:rPrChange>
        </w:rPr>
        <w:t>该开发包提供的应用接口</w:t>
      </w:r>
      <w:del w:id="1023" w:author="Liu, Wu" w:date="2017-08-29T10:07:00Z">
        <w:r w:rsidR="0098390A" w:rsidRPr="00B207B1" w:rsidDel="00B6261D">
          <w:rPr>
            <w:rFonts w:hAnsiTheme="minorEastAsia"/>
            <w:rPrChange w:id="1024" w:author="JY0225" w:date="2017-08-24T11:10:00Z">
              <w:rPr/>
            </w:rPrChange>
          </w:rPr>
          <w:delText>API</w:delText>
        </w:r>
      </w:del>
      <w:r w:rsidR="00166AF1" w:rsidRPr="00B207B1">
        <w:rPr>
          <w:rFonts w:hAnsiTheme="minorEastAsia" w:hint="eastAsia"/>
          <w:rPrChange w:id="1025" w:author="JY0225" w:date="2017-08-24T11:10:00Z">
            <w:rPr>
              <w:rFonts w:hint="eastAsia"/>
            </w:rPr>
          </w:rPrChange>
        </w:rPr>
        <w:t>来</w:t>
      </w:r>
      <w:r w:rsidR="007A5DAE" w:rsidRPr="00B207B1">
        <w:rPr>
          <w:rFonts w:hAnsiTheme="minorEastAsia" w:hint="eastAsia"/>
          <w:rPrChange w:id="1026" w:author="JY0225" w:date="2017-08-24T11:10:00Z">
            <w:rPr>
              <w:rFonts w:hint="eastAsia"/>
            </w:rPr>
          </w:rPrChange>
        </w:rPr>
        <w:t>集成</w:t>
      </w:r>
      <w:del w:id="1027" w:author="Liu, Wu" w:date="2017-08-29T10:08:00Z">
        <w:r w:rsidR="00586372" w:rsidRPr="00B207B1" w:rsidDel="00A00D3D">
          <w:rPr>
            <w:rFonts w:hAnsiTheme="minorEastAsia" w:hint="eastAsia"/>
            <w:rPrChange w:id="1028" w:author="JY0225" w:date="2017-08-24T11:10:00Z">
              <w:rPr>
                <w:rFonts w:hint="eastAsia"/>
              </w:rPr>
            </w:rPrChange>
          </w:rPr>
          <w:delText>该</w:delText>
        </w:r>
        <w:r w:rsidR="003E267A" w:rsidRPr="00B207B1" w:rsidDel="00A00D3D">
          <w:rPr>
            <w:rFonts w:hAnsiTheme="minorEastAsia" w:hint="eastAsia"/>
            <w:rPrChange w:id="1029" w:author="JY0225" w:date="2017-08-24T11:10:00Z">
              <w:rPr>
                <w:rFonts w:hint="eastAsia"/>
              </w:rPr>
            </w:rPrChange>
          </w:rPr>
          <w:delText>款</w:delText>
        </w:r>
      </w:del>
      <w:r w:rsidR="00A93F1C" w:rsidRPr="00B207B1">
        <w:rPr>
          <w:rFonts w:hAnsiTheme="minorEastAsia" w:hint="eastAsia"/>
          <w:rPrChange w:id="1030" w:author="JY0225" w:date="2017-08-24T11:10:00Z">
            <w:rPr>
              <w:rFonts w:hint="eastAsia"/>
            </w:rPr>
          </w:rPrChange>
        </w:rPr>
        <w:t>云</w:t>
      </w:r>
      <w:r w:rsidR="00476838" w:rsidRPr="00B207B1">
        <w:rPr>
          <w:rFonts w:hAnsiTheme="minorEastAsia" w:hint="eastAsia"/>
          <w:rPrChange w:id="1031" w:author="JY0225" w:date="2017-08-24T11:10:00Z">
            <w:rPr>
              <w:rFonts w:hint="eastAsia"/>
            </w:rPr>
          </w:rPrChange>
        </w:rPr>
        <w:t>备份</w:t>
      </w:r>
      <w:r w:rsidR="00821773" w:rsidRPr="00B207B1">
        <w:rPr>
          <w:rFonts w:hAnsiTheme="minorEastAsia" w:hint="eastAsia"/>
          <w:rPrChange w:id="1032" w:author="JY0225" w:date="2017-08-24T11:10:00Z">
            <w:rPr>
              <w:rFonts w:hint="eastAsia"/>
            </w:rPr>
          </w:rPrChange>
        </w:rPr>
        <w:t>服务</w:t>
      </w:r>
      <w:r w:rsidR="009F1FA9" w:rsidRPr="00B207B1">
        <w:rPr>
          <w:rFonts w:hAnsiTheme="minorEastAsia" w:hint="eastAsia"/>
          <w:rPrChange w:id="1033" w:author="JY0225" w:date="2017-08-24T11:10:00Z">
            <w:rPr>
              <w:rFonts w:hint="eastAsia"/>
            </w:rPr>
          </w:rPrChange>
        </w:rPr>
        <w:t>。</w:t>
      </w:r>
    </w:p>
    <w:p w14:paraId="28A70DB6" w14:textId="0DDB270D" w:rsidR="00DB1156" w:rsidRPr="004E5D96" w:rsidRDefault="004E5D96" w:rsidP="004E5D96">
      <w:pPr>
        <w:spacing w:line="400" w:lineRule="exact"/>
        <w:ind w:firstLine="360"/>
        <w:rPr>
          <w:rFonts w:hAnsiTheme="minorEastAsia"/>
          <w:color w:val="000000" w:themeColor="text1"/>
          <w:rPrChange w:id="1034"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sidR="00A34AA8">
        <w:rPr>
          <w:rFonts w:hAnsiTheme="minorEastAsia" w:hint="eastAsia"/>
          <w:color w:val="000000" w:themeColor="text1"/>
        </w:rPr>
        <w:t>了</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A75866">
        <w:rPr>
          <w:rFonts w:hAnsiTheme="minorEastAsia" w:hint="eastAsia"/>
          <w:color w:val="000000" w:themeColor="text1"/>
        </w:rPr>
        <w:t>提供了</w:t>
      </w:r>
      <w:r w:rsidR="003D2433">
        <w:rPr>
          <w:rFonts w:hAnsiTheme="minorEastAsia" w:hint="eastAsia"/>
          <w:color w:val="000000" w:themeColor="text1"/>
        </w:rPr>
        <w:t>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35" w:name="_Toc420959835"/>
      <w:bookmarkStart w:id="1036" w:name="_Toc421026899"/>
      <w:bookmarkStart w:id="1037" w:name="_Toc421230571"/>
      <w:bookmarkStart w:id="1038" w:name="_Toc492545444"/>
      <w:r w:rsidRPr="00B207B1">
        <w:t xml:space="preserve">1.3 </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005779BA" w:rsidRPr="00B207B1">
        <w:rPr>
          <w:rFonts w:hint="eastAsia"/>
        </w:rPr>
        <w:t>论文</w:t>
      </w:r>
      <w:r w:rsidR="00BE5E25" w:rsidRPr="00B207B1">
        <w:rPr>
          <w:rFonts w:hint="eastAsia"/>
        </w:rPr>
        <w:t>的</w:t>
      </w:r>
      <w:r w:rsidRPr="00B207B1">
        <w:t>组织</w:t>
      </w:r>
      <w:bookmarkEnd w:id="1035"/>
      <w:bookmarkEnd w:id="1036"/>
      <w:bookmarkEnd w:id="1037"/>
      <w:bookmarkEnd w:id="1038"/>
    </w:p>
    <w:p w14:paraId="5F85C7A8" w14:textId="56A014B9"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39" w:author="Liu, Wu" w:date="2017-08-29T10:09:00Z">
        <w:r w:rsidR="006140FE" w:rsidRPr="00B207B1">
          <w:rPr>
            <w:rFonts w:ascii="Times New Roman" w:hAnsi="Times New Roman"/>
            <w:szCs w:val="20"/>
          </w:rPr>
          <w:t>章节</w:t>
        </w:r>
      </w:ins>
      <w:del w:id="1040"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41" w:author="Liu, Wu" w:date="2017-08-29T10:10:00Z">
        <w:r w:rsidR="00CD3355" w:rsidRPr="00B207B1">
          <w:rPr>
            <w:rFonts w:ascii="Times New Roman" w:hAnsi="Times New Roman" w:hint="eastAsia"/>
            <w:szCs w:val="20"/>
          </w:rPr>
          <w:t>系统的功能特性和</w:t>
        </w:r>
      </w:ins>
      <w:del w:id="1042"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43"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44"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w:t>
      </w:r>
      <w:r w:rsidR="001F16BE">
        <w:rPr>
          <w:rFonts w:ascii="Times New Roman" w:hAnsi="Times New Roman" w:hint="eastAsia"/>
          <w:szCs w:val="20"/>
        </w:rPr>
        <w:t>、数据库设计</w:t>
      </w:r>
      <w:r w:rsidR="009B60B3" w:rsidRPr="00B207B1">
        <w:rPr>
          <w:rFonts w:ascii="Times New Roman" w:hAnsi="Times New Roman" w:hint="eastAsia"/>
          <w:szCs w:val="20"/>
        </w:rPr>
        <w:t>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45"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46"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47"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48" w:author="Liu, Wu" w:date="2017-08-29T10:11:00Z">
        <w:r w:rsidR="0084524B" w:rsidRPr="00B207B1">
          <w:rPr>
            <w:rFonts w:ascii="Times New Roman" w:hAnsi="Times New Roman"/>
            <w:szCs w:val="20"/>
          </w:rPr>
          <w:t>对优化进行</w:t>
        </w:r>
      </w:ins>
      <w:del w:id="1049"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50" w:author="Liu, Wu" w:date="2017-08-29T10:11:00Z">
        <w:r w:rsidR="009A000D" w:rsidRPr="00B207B1" w:rsidDel="0084524B">
          <w:rPr>
            <w:rFonts w:ascii="Times New Roman" w:hAnsi="Times New Roman" w:hint="eastAsia"/>
            <w:szCs w:val="20"/>
          </w:rPr>
          <w:delText>的标准</w:delText>
        </w:r>
      </w:del>
      <w:ins w:id="1051"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52"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bookmarkStart w:id="1053" w:name="_Toc73467579"/>
      <w:bookmarkStart w:id="1054" w:name="_Toc73467705"/>
      <w:bookmarkStart w:id="1055" w:name="_Toc73467990"/>
      <w:bookmarkStart w:id="1056" w:name="_Toc73468293"/>
      <w:bookmarkStart w:id="1057" w:name="_Toc73468453"/>
      <w:bookmarkStart w:id="1058" w:name="_Toc73468521"/>
      <w:bookmarkStart w:id="1059" w:name="_Toc73468567"/>
      <w:bookmarkStart w:id="1060" w:name="_Toc73951033"/>
      <w:bookmarkStart w:id="1061" w:name="_Toc74024500"/>
      <w:bookmarkStart w:id="1062" w:name="_Toc74025354"/>
      <w:bookmarkStart w:id="1063" w:name="_Toc74025650"/>
      <w:bookmarkStart w:id="1064" w:name="_Toc74025761"/>
      <w:bookmarkStart w:id="1065" w:name="_Toc74025806"/>
      <w:bookmarkStart w:id="1066" w:name="_Toc74025851"/>
      <w:bookmarkStart w:id="1067" w:name="_Toc74025997"/>
      <w:bookmarkStart w:id="1068" w:name="_Toc74030264"/>
      <w:bookmarkStart w:id="1069" w:name="_Toc420959836"/>
      <w:bookmarkStart w:id="1070" w:name="_Toc421026900"/>
      <w:bookmarkStart w:id="1071" w:name="_Toc421230572"/>
      <w:r w:rsidR="0096574A">
        <w:rPr>
          <w:rFonts w:ascii="Times New Roman" w:hAnsi="Times New Roman" w:hint="eastAsia"/>
          <w:szCs w:val="20"/>
        </w:rPr>
        <w:t>第七章总结了全文的主要工作，并对未来的研究问题进行了展望。</w:t>
      </w:r>
      <w:r w:rsidR="00C22046" w:rsidRPr="00B207B1">
        <w:rPr>
          <w:rFonts w:ascii="Times New Roman" w:hAnsi="Times New Roman"/>
          <w:szCs w:val="20"/>
        </w:rPr>
        <w:br w:type="page"/>
      </w:r>
    </w:p>
    <w:p w14:paraId="2A497025" w14:textId="77777777" w:rsidR="002E3864" w:rsidRPr="00B207B1" w:rsidRDefault="002E3864" w:rsidP="00B87EE1">
      <w:pPr>
        <w:pStyle w:val="1"/>
        <w:rPr>
          <w:ins w:id="1072" w:author="微软用户" w:date="2017-08-19T19:24:00Z"/>
          <w:rStyle w:val="1CharChar"/>
          <w:rFonts w:ascii="Times New Roman" w:eastAsiaTheme="minorEastAsia" w:hAnsi="Times New Roman"/>
          <w:b/>
          <w:bCs/>
          <w:spacing w:val="0"/>
          <w:sz w:val="44"/>
          <w:szCs w:val="44"/>
        </w:rPr>
      </w:pPr>
      <w:bookmarkStart w:id="1073" w:name="_Toc49254544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069"/>
      <w:bookmarkEnd w:id="1070"/>
      <w:bookmarkEnd w:id="1071"/>
      <w:bookmarkEnd w:id="1073"/>
    </w:p>
    <w:p w14:paraId="5E5FF56F" w14:textId="77777777" w:rsidR="00A82152" w:rsidRPr="00B207B1" w:rsidRDefault="001F51CD">
      <w:pPr>
        <w:pStyle w:val="21"/>
        <w:spacing w:line="240" w:lineRule="auto"/>
        <w:rPr>
          <w:ins w:id="1074" w:author="微软用户" w:date="2017-08-20T10:32:00Z"/>
        </w:rPr>
        <w:pPrChange w:id="1075" w:author="微软用户" w:date="2017-08-20T10:32:00Z">
          <w:pPr/>
        </w:pPrChange>
      </w:pPr>
      <w:bookmarkStart w:id="1076" w:name="_Toc492545446"/>
      <w:ins w:id="1077" w:author="微软用户" w:date="2017-08-19T19:24:00Z">
        <w:r w:rsidRPr="00B207B1">
          <w:t xml:space="preserve">2.1 </w:t>
        </w:r>
        <w:r w:rsidRPr="00B207B1">
          <w:t>云备份</w:t>
        </w:r>
      </w:ins>
      <w:ins w:id="1078" w:author="微软用户" w:date="2017-08-20T12:08:00Z">
        <w:r w:rsidR="00801EA7" w:rsidRPr="00B207B1">
          <w:t>与中间件</w:t>
        </w:r>
      </w:ins>
      <w:bookmarkEnd w:id="1076"/>
    </w:p>
    <w:p w14:paraId="225793CB" w14:textId="5430B5D5" w:rsidR="00A82152" w:rsidRPr="00B207B1" w:rsidDel="00BD51AD" w:rsidRDefault="000307EC">
      <w:pPr>
        <w:spacing w:line="400" w:lineRule="exact"/>
        <w:rPr>
          <w:ins w:id="1079" w:author="微软用户" w:date="2017-08-20T10:32:00Z"/>
          <w:del w:id="1080" w:author="Liu, Wu" w:date="2017-08-29T10:12:00Z"/>
        </w:rPr>
        <w:pPrChange w:id="1081" w:author="微软用户" w:date="2017-08-19T19:33:00Z">
          <w:pPr>
            <w:pStyle w:val="21"/>
            <w:spacing w:line="240" w:lineRule="auto"/>
          </w:pPr>
        </w:pPrChange>
      </w:pPr>
      <w:ins w:id="1082" w:author="微软用户" w:date="2017-08-19T19:28:00Z">
        <w:r w:rsidRPr="00B207B1">
          <w:rPr>
            <w:rFonts w:ascii="Times New Roman" w:hAnsi="Times New Roman"/>
            <w:szCs w:val="22"/>
            <w:rPrChange w:id="1083" w:author="微软用户" w:date="2017-08-19T19:30:00Z">
              <w:rPr>
                <w:b w:val="0"/>
                <w:bCs w:val="0"/>
              </w:rPr>
            </w:rPrChange>
          </w:rPr>
          <w:tab/>
        </w:r>
      </w:ins>
      <w:ins w:id="1084" w:author="微软用户" w:date="2017-08-19T19:30:00Z">
        <w:r w:rsidRPr="00B207B1">
          <w:rPr>
            <w:rFonts w:ascii="Times New Roman" w:hAnsi="Times New Roman" w:hint="eastAsia"/>
            <w:szCs w:val="22"/>
            <w:rPrChange w:id="1085" w:author="微软用户" w:date="2017-08-19T19:30:00Z">
              <w:rPr>
                <w:rFonts w:hint="eastAsia"/>
                <w:b w:val="0"/>
                <w:bCs w:val="0"/>
              </w:rPr>
            </w:rPrChange>
          </w:rPr>
          <w:t>云备份指的是</w:t>
        </w:r>
      </w:ins>
      <w:ins w:id="1086" w:author="微软用户" w:date="2017-08-19T19:31:00Z">
        <w:r w:rsidRPr="00B207B1">
          <w:rPr>
            <w:rFonts w:ascii="Times New Roman" w:hAnsi="Times New Roman"/>
          </w:rPr>
          <w:t>将个人</w:t>
        </w:r>
      </w:ins>
      <w:ins w:id="1087" w:author="微软用户" w:date="2017-08-19T19:38:00Z">
        <w:del w:id="1088" w:author="Liu, Wu" w:date="2017-08-29T10:12:00Z">
          <w:r w:rsidR="00A31456" w:rsidRPr="00B207B1" w:rsidDel="008E1DBB">
            <w:rPr>
              <w:rFonts w:ascii="Times New Roman" w:hAnsi="Times New Roman"/>
            </w:rPr>
            <w:delText>或</w:delText>
          </w:r>
        </w:del>
      </w:ins>
      <w:ins w:id="1089" w:author="微软用户" w:date="2017-08-19T19:32:00Z">
        <w:r w:rsidRPr="00B207B1">
          <w:rPr>
            <w:rFonts w:ascii="Times New Roman" w:hAnsi="Times New Roman"/>
          </w:rPr>
          <w:t>数据通过</w:t>
        </w:r>
      </w:ins>
      <w:r w:rsidR="009B2127">
        <w:rPr>
          <w:rFonts w:ascii="Times New Roman" w:hAnsi="Times New Roman" w:hint="eastAsia"/>
        </w:rPr>
        <w:t>网络</w:t>
      </w:r>
      <w:ins w:id="1090" w:author="微软用户" w:date="2017-08-19T19:33:00Z">
        <w:r w:rsidRPr="00B207B1">
          <w:rPr>
            <w:rFonts w:ascii="Times New Roman" w:hAnsi="Times New Roman"/>
          </w:rPr>
          <w:t>备份</w:t>
        </w:r>
      </w:ins>
      <w:ins w:id="1091"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092" w:author="微软用户" w:date="2017-08-20T12:08:00Z"/>
        </w:rPr>
        <w:pPrChange w:id="1093" w:author="微软用户" w:date="2017-08-19T19:33:00Z">
          <w:pPr>
            <w:pStyle w:val="21"/>
            <w:spacing w:line="240" w:lineRule="auto"/>
          </w:pPr>
        </w:pPrChange>
      </w:pPr>
      <w:ins w:id="1094" w:author="微软用户" w:date="2017-08-19T19:32:00Z">
        <w:r w:rsidRPr="00B207B1">
          <w:rPr>
            <w:rFonts w:ascii="Times New Roman" w:hAnsi="Times New Roman"/>
          </w:rPr>
          <w:t>相较于传统的数据</w:t>
        </w:r>
      </w:ins>
      <w:ins w:id="1095" w:author="微软用户" w:date="2017-08-20T10:34:00Z">
        <w:r w:rsidRPr="00B207B1">
          <w:rPr>
            <w:rFonts w:ascii="Times New Roman" w:hAnsi="Times New Roman"/>
          </w:rPr>
          <w:t>备份</w:t>
        </w:r>
      </w:ins>
      <w:ins w:id="1096"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097" w:author="微软用户" w:date="2017-08-20T10:34:00Z">
        <w:del w:id="1098"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099" w:author="Liu, Wu" w:date="2017-08-29T10:13:00Z">
        <w:r w:rsidR="002A6C3D" w:rsidRPr="00B207B1">
          <w:rPr>
            <w:rFonts w:ascii="Times New Roman" w:hAnsi="Times New Roman" w:hint="eastAsia"/>
          </w:rPr>
          <w:t>的</w:t>
        </w:r>
      </w:ins>
      <w:ins w:id="1100" w:author="微软用户" w:date="2017-08-20T10:34:00Z">
        <w:r w:rsidRPr="00B207B1">
          <w:rPr>
            <w:rFonts w:ascii="Times New Roman" w:hAnsi="Times New Roman" w:hint="eastAsia"/>
          </w:rPr>
          <w:t>优势为</w:t>
        </w:r>
      </w:ins>
      <w:ins w:id="1101" w:author="微软用户" w:date="2017-08-20T10:35:00Z">
        <w:r w:rsidRPr="00B207B1">
          <w:rPr>
            <w:rFonts w:ascii="Times New Roman" w:hAnsi="Times New Roman" w:hint="eastAsia"/>
          </w:rPr>
          <w:t>数据信息备份更加安全、支持平台数据共享、提供大量的存储空间</w:t>
        </w:r>
      </w:ins>
      <w:ins w:id="1102" w:author="微软用户" w:date="2017-08-24T21:34:00Z">
        <w:del w:id="1103" w:author="Liu, Wu" w:date="2017-08-29T10:16:00Z">
          <w:r w:rsidR="00740F64" w:rsidRPr="00B207B1" w:rsidDel="00B85697">
            <w:rPr>
              <w:rFonts w:hAnsiTheme="minorEastAsia" w:cstheme="minorBidi"/>
              <w:color w:val="000000" w:themeColor="text1"/>
              <w:vertAlign w:val="superscript"/>
              <w:rPrChange w:id="1104" w:author="微软用户" w:date="2017-08-24T21:42:00Z">
                <w:rPr>
                  <w:b w:val="0"/>
                  <w:bCs w:val="0"/>
                  <w:spacing w:val="10"/>
                </w:rPr>
              </w:rPrChange>
            </w:rPr>
            <w:fldChar w:fldCharType="begin"/>
          </w:r>
          <w:r w:rsidR="00740F64" w:rsidRPr="00B207B1" w:rsidDel="00B85697">
            <w:rPr>
              <w:rFonts w:hAnsiTheme="minorEastAsia" w:cstheme="minorBidi"/>
              <w:color w:val="000000" w:themeColor="text1"/>
              <w:vertAlign w:val="superscript"/>
              <w:rPrChange w:id="1105" w:author="微软用户" w:date="2017-08-24T21:42:00Z">
                <w:rPr>
                  <w:b w:val="0"/>
                  <w:bCs w:val="0"/>
                  <w:spacing w:val="10"/>
                </w:rPr>
              </w:rPrChange>
            </w:rPr>
            <w:delInstrText xml:space="preserve"> REF _Ref491373771 \r \h </w:delInstrText>
          </w:r>
        </w:del>
      </w:ins>
      <w:del w:id="1106" w:author="Liu, Wu" w:date="2017-08-29T10:16:00Z">
        <w:r w:rsidR="00740F64" w:rsidRPr="00B207B1" w:rsidDel="00B85697">
          <w:rPr>
            <w:rFonts w:hAnsiTheme="minorEastAsia" w:cstheme="minorBidi"/>
            <w:color w:val="000000" w:themeColor="text1"/>
            <w:vertAlign w:val="superscript"/>
            <w:rPrChange w:id="1107" w:author="微软用户" w:date="2017-08-24T21:42:00Z">
              <w:rPr>
                <w:b w:val="0"/>
                <w:bCs w:val="0"/>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08"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09" w:author="微软用户" w:date="2017-08-24T21:42:00Z">
              <w:rPr>
                <w:b w:val="0"/>
                <w:bCs w:val="0"/>
                <w:spacing w:val="10"/>
              </w:rPr>
            </w:rPrChange>
          </w:rPr>
          <w:fldChar w:fldCharType="separate"/>
        </w:r>
      </w:del>
      <w:ins w:id="1110" w:author="微软用户" w:date="2017-08-24T22:18:00Z">
        <w:del w:id="1111" w:author="Liu, Wu" w:date="2017-08-29T10:16:00Z">
          <w:r w:rsidR="00C56CDB" w:rsidRPr="00B207B1" w:rsidDel="00B85697">
            <w:rPr>
              <w:rFonts w:hAnsiTheme="minorEastAsia"/>
              <w:color w:val="000000" w:themeColor="text1"/>
              <w:vertAlign w:val="superscript"/>
            </w:rPr>
            <w:delText>[22]</w:delText>
          </w:r>
        </w:del>
      </w:ins>
      <w:ins w:id="1112" w:author="微软用户" w:date="2017-08-24T21:34:00Z">
        <w:del w:id="1113" w:author="Liu, Wu" w:date="2017-08-29T10:16:00Z">
          <w:r w:rsidR="00740F64" w:rsidRPr="00B207B1" w:rsidDel="00B85697">
            <w:rPr>
              <w:rFonts w:hAnsiTheme="minorEastAsia" w:cstheme="minorBidi"/>
              <w:color w:val="000000" w:themeColor="text1"/>
              <w:vertAlign w:val="superscript"/>
              <w:rPrChange w:id="1114" w:author="微软用户" w:date="2017-08-24T21:42:00Z">
                <w:rPr>
                  <w:b w:val="0"/>
                  <w:bCs w:val="0"/>
                  <w:spacing w:val="10"/>
                </w:rPr>
              </w:rPrChange>
            </w:rPr>
            <w:fldChar w:fldCharType="end"/>
          </w:r>
        </w:del>
      </w:ins>
      <w:ins w:id="1115"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16" w:author="微软用户" w:date="2017-08-20T12:08:00Z"/>
          <w:rFonts w:cstheme="minorBidi"/>
          <w:rPrChange w:id="1117" w:author="微软用户" w:date="2017-08-20T12:09:00Z">
            <w:rPr>
              <w:ins w:id="1118" w:author="微软用户" w:date="2017-08-20T12:08:00Z"/>
              <w:spacing w:val="10"/>
              <w:sz w:val="24"/>
            </w:rPr>
          </w:rPrChange>
        </w:rPr>
        <w:pPrChange w:id="1119" w:author="微软用户" w:date="2017-08-20T12:09:00Z">
          <w:pPr>
            <w:pStyle w:val="21"/>
            <w:spacing w:line="240" w:lineRule="auto"/>
          </w:pPr>
        </w:pPrChange>
      </w:pPr>
      <w:bookmarkStart w:id="1120" w:name="_Toc492545447"/>
      <w:ins w:id="1121"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20"/>
    </w:p>
    <w:p w14:paraId="61501AA7" w14:textId="4AC3E265" w:rsidR="00947F3C" w:rsidRPr="00B207B1" w:rsidRDefault="0054484A">
      <w:pPr>
        <w:spacing w:line="400" w:lineRule="exact"/>
        <w:ind w:firstLine="420"/>
        <w:rPr>
          <w:ins w:id="1122" w:author="微软用户" w:date="2017-08-20T10:38:00Z"/>
          <w:rFonts w:hAnsiTheme="minorEastAsia" w:cstheme="minorBidi"/>
          <w:rPrChange w:id="1123" w:author="JY0225" w:date="2017-08-24T11:10:00Z">
            <w:rPr>
              <w:ins w:id="1124" w:author="微软用户" w:date="2017-08-20T10:38:00Z"/>
              <w:spacing w:val="10"/>
              <w:sz w:val="24"/>
            </w:rPr>
          </w:rPrChange>
        </w:rPr>
        <w:pPrChange w:id="1125" w:author="微软用户" w:date="2017-08-20T12:08:00Z">
          <w:pPr>
            <w:pStyle w:val="21"/>
            <w:spacing w:line="240" w:lineRule="auto"/>
          </w:pPr>
        </w:pPrChange>
      </w:pPr>
      <w:ins w:id="1126" w:author="微软用户" w:date="2017-08-20T10:35:00Z">
        <w:r w:rsidRPr="00B207B1">
          <w:rPr>
            <w:rFonts w:hAnsiTheme="minorEastAsia" w:hint="eastAsia"/>
            <w:rPrChange w:id="1127" w:author="JY0225" w:date="2017-08-24T11:10:00Z">
              <w:rPr>
                <w:rFonts w:hint="eastAsia"/>
                <w:b w:val="0"/>
                <w:bCs w:val="0"/>
                <w:spacing w:val="10"/>
              </w:rPr>
            </w:rPrChange>
          </w:rPr>
          <w:t>云备份</w:t>
        </w:r>
      </w:ins>
      <w:ins w:id="1128" w:author="微软用户" w:date="2017-08-20T10:36:00Z">
        <w:r w:rsidRPr="00B207B1">
          <w:rPr>
            <w:rFonts w:hAnsiTheme="minorEastAsia" w:hint="eastAsia"/>
            <w:rPrChange w:id="1129" w:author="JY0225" w:date="2017-08-24T11:10:00Z">
              <w:rPr>
                <w:rFonts w:hint="eastAsia"/>
                <w:b w:val="0"/>
                <w:bCs w:val="0"/>
                <w:spacing w:val="10"/>
              </w:rPr>
            </w:rPrChange>
          </w:rPr>
          <w:t>技术</w:t>
        </w:r>
      </w:ins>
      <w:r w:rsidR="00FC1BBD">
        <w:rPr>
          <w:rFonts w:hAnsiTheme="minorEastAsia" w:hint="eastAsia"/>
        </w:rPr>
        <w:t>有利于</w:t>
      </w:r>
      <w:ins w:id="1130" w:author="微软用户" w:date="2017-08-20T10:36:00Z">
        <w:r w:rsidRPr="00B207B1">
          <w:rPr>
            <w:rFonts w:hAnsiTheme="minorEastAsia" w:hint="eastAsia"/>
            <w:rPrChange w:id="1131" w:author="JY0225" w:date="2017-08-24T11:10:00Z">
              <w:rPr>
                <w:rFonts w:hint="eastAsia"/>
                <w:b w:val="0"/>
                <w:bCs w:val="0"/>
                <w:spacing w:val="10"/>
              </w:rPr>
            </w:rPrChange>
          </w:rPr>
          <w:t>突破传统数据备份方式在时间和空间</w:t>
        </w:r>
      </w:ins>
      <w:r w:rsidR="00FC1BBD">
        <w:rPr>
          <w:rFonts w:hAnsiTheme="minorEastAsia" w:hint="eastAsia"/>
        </w:rPr>
        <w:t>两方面的</w:t>
      </w:r>
      <w:ins w:id="1132" w:author="微软用户" w:date="2017-08-20T10:36:00Z">
        <w:r w:rsidRPr="00B207B1">
          <w:rPr>
            <w:rFonts w:hAnsiTheme="minorEastAsia" w:hint="eastAsia"/>
            <w:rPrChange w:id="1133" w:author="JY0225" w:date="2017-08-24T11:10:00Z">
              <w:rPr>
                <w:rFonts w:hint="eastAsia"/>
                <w:b w:val="0"/>
                <w:bCs w:val="0"/>
                <w:spacing w:val="10"/>
              </w:rPr>
            </w:rPrChange>
          </w:rPr>
          <w:t>局限性，</w:t>
        </w:r>
      </w:ins>
      <w:r w:rsidR="00A30D93">
        <w:rPr>
          <w:rFonts w:hAnsiTheme="minorEastAsia" w:hint="eastAsia"/>
        </w:rPr>
        <w:t>使得</w:t>
      </w:r>
      <w:ins w:id="1134" w:author="微软用户" w:date="2017-08-20T10:36:00Z">
        <w:r w:rsidRPr="00B207B1">
          <w:rPr>
            <w:rFonts w:hAnsiTheme="minorEastAsia" w:hint="eastAsia"/>
            <w:rPrChange w:id="1135" w:author="JY0225" w:date="2017-08-24T11:10:00Z">
              <w:rPr>
                <w:rFonts w:hint="eastAsia"/>
                <w:b w:val="0"/>
                <w:bCs w:val="0"/>
                <w:spacing w:val="10"/>
              </w:rPr>
            </w:rPrChange>
          </w:rPr>
          <w:t>数据</w:t>
        </w:r>
      </w:ins>
      <w:r w:rsidR="00DB1B16">
        <w:rPr>
          <w:rFonts w:hAnsiTheme="minorEastAsia" w:hint="eastAsia"/>
        </w:rPr>
        <w:t>的</w:t>
      </w:r>
      <w:ins w:id="1136" w:author="微软用户" w:date="2017-08-20T10:36:00Z">
        <w:r w:rsidRPr="00B207B1">
          <w:rPr>
            <w:rFonts w:hAnsiTheme="minorEastAsia" w:hint="eastAsia"/>
            <w:rPrChange w:id="1137" w:author="JY0225" w:date="2017-08-24T11:10:00Z">
              <w:rPr>
                <w:rFonts w:hint="eastAsia"/>
                <w:b w:val="0"/>
                <w:bCs w:val="0"/>
                <w:spacing w:val="10"/>
              </w:rPr>
            </w:rPrChange>
          </w:rPr>
          <w:t>传输</w:t>
        </w:r>
        <w:r w:rsidR="004A2098" w:rsidRPr="00B207B1">
          <w:rPr>
            <w:rFonts w:hAnsiTheme="minorEastAsia" w:hint="eastAsia"/>
            <w:rPrChange w:id="1138" w:author="JY0225" w:date="2017-08-24T11:10:00Z">
              <w:rPr>
                <w:rFonts w:hint="eastAsia"/>
                <w:b w:val="0"/>
                <w:bCs w:val="0"/>
                <w:spacing w:val="10"/>
              </w:rPr>
            </w:rPrChange>
          </w:rPr>
          <w:t>更</w:t>
        </w:r>
      </w:ins>
      <w:ins w:id="1139" w:author="微软用户" w:date="2017-08-20T10:37:00Z">
        <w:r w:rsidR="004A2098" w:rsidRPr="00B207B1">
          <w:rPr>
            <w:rFonts w:hAnsiTheme="minorEastAsia" w:hint="eastAsia"/>
            <w:rPrChange w:id="1140" w:author="JY0225" w:date="2017-08-24T11:10:00Z">
              <w:rPr>
                <w:rFonts w:hint="eastAsia"/>
                <w:b w:val="0"/>
                <w:bCs w:val="0"/>
                <w:spacing w:val="10"/>
              </w:rPr>
            </w:rPrChange>
          </w:rPr>
          <w:t>加</w:t>
        </w:r>
      </w:ins>
      <w:ins w:id="1141" w:author="微软用户" w:date="2017-08-20T10:36:00Z">
        <w:r w:rsidR="00FC1BBD" w:rsidRPr="00B207B1">
          <w:rPr>
            <w:rFonts w:hAnsiTheme="minorEastAsia" w:hint="eastAsia"/>
            <w:rPrChange w:id="1142" w:author="JY0225" w:date="2017-08-24T11:10:00Z">
              <w:rPr>
                <w:rFonts w:hint="eastAsia"/>
                <w:b w:val="0"/>
                <w:bCs w:val="0"/>
                <w:spacing w:val="10"/>
              </w:rPr>
            </w:rPrChange>
          </w:rPr>
          <w:t>可靠</w:t>
        </w:r>
      </w:ins>
      <w:r w:rsidR="00FC1BBD">
        <w:rPr>
          <w:rFonts w:hAnsiTheme="minorEastAsia" w:hint="eastAsia"/>
        </w:rPr>
        <w:t>、</w:t>
      </w:r>
      <w:ins w:id="1143" w:author="微软用户" w:date="2017-08-20T10:36:00Z">
        <w:r w:rsidRPr="00B207B1">
          <w:rPr>
            <w:rFonts w:hAnsiTheme="minorEastAsia" w:hint="eastAsia"/>
            <w:rPrChange w:id="1144" w:author="JY0225" w:date="2017-08-24T11:10:00Z">
              <w:rPr>
                <w:rFonts w:hint="eastAsia"/>
                <w:b w:val="0"/>
                <w:bCs w:val="0"/>
                <w:spacing w:val="10"/>
              </w:rPr>
            </w:rPrChange>
          </w:rPr>
          <w:t>便捷、安全。</w:t>
        </w:r>
      </w:ins>
      <w:ins w:id="1145" w:author="微软用户" w:date="2017-08-20T10:37:00Z">
        <w:r w:rsidR="00B005DF" w:rsidRPr="00B207B1">
          <w:rPr>
            <w:rFonts w:hAnsiTheme="minorEastAsia" w:hint="eastAsia"/>
            <w:rPrChange w:id="1146" w:author="JY0225" w:date="2017-08-24T11:10:00Z">
              <w:rPr>
                <w:rFonts w:hint="eastAsia"/>
                <w:b w:val="0"/>
                <w:bCs w:val="0"/>
                <w:spacing w:val="10"/>
              </w:rPr>
            </w:rPrChange>
          </w:rPr>
          <w:t>云备份</w:t>
        </w:r>
      </w:ins>
      <w:ins w:id="1147" w:author="微软用户" w:date="2017-08-20T11:02:00Z">
        <w:r w:rsidR="00987B6D" w:rsidRPr="00B207B1">
          <w:rPr>
            <w:rFonts w:hAnsiTheme="minorEastAsia" w:hint="eastAsia"/>
            <w:rPrChange w:id="1148" w:author="JY0225" w:date="2017-08-24T11:10:00Z">
              <w:rPr>
                <w:rFonts w:hint="eastAsia"/>
                <w:b w:val="0"/>
                <w:bCs w:val="0"/>
                <w:spacing w:val="10"/>
              </w:rPr>
            </w:rPrChange>
          </w:rPr>
          <w:t>的主要</w:t>
        </w:r>
      </w:ins>
      <w:ins w:id="1149" w:author="微软用户" w:date="2017-08-20T10:37:00Z">
        <w:del w:id="1150" w:author="Liu, Wu" w:date="2017-08-29T10:03:00Z">
          <w:r w:rsidR="00B005DF" w:rsidRPr="00B207B1" w:rsidDel="00EE6945">
            <w:rPr>
              <w:rFonts w:hAnsiTheme="minorEastAsia" w:hint="eastAsia"/>
              <w:rPrChange w:id="1151" w:author="JY0225" w:date="2017-08-24T11:10:00Z">
                <w:rPr>
                  <w:rFonts w:hint="eastAsia"/>
                  <w:b w:val="0"/>
                  <w:bCs w:val="0"/>
                  <w:spacing w:val="10"/>
                </w:rPr>
              </w:rPrChange>
            </w:rPr>
            <w:delText>技术的</w:delText>
          </w:r>
        </w:del>
        <w:r w:rsidR="00B005DF" w:rsidRPr="00B207B1">
          <w:rPr>
            <w:rFonts w:hAnsiTheme="minorEastAsia" w:hint="eastAsia"/>
            <w:rPrChange w:id="1152" w:author="JY0225" w:date="2017-08-24T11:10:00Z">
              <w:rPr>
                <w:rFonts w:hint="eastAsia"/>
                <w:b w:val="0"/>
                <w:bCs w:val="0"/>
                <w:spacing w:val="10"/>
              </w:rPr>
            </w:rPrChange>
          </w:rPr>
          <w:t>技术特性</w:t>
        </w:r>
        <w:r w:rsidR="00D71DBB" w:rsidRPr="00B207B1">
          <w:rPr>
            <w:rFonts w:hAnsiTheme="minorEastAsia" w:hint="eastAsia"/>
            <w:rPrChange w:id="1153" w:author="JY0225" w:date="2017-08-24T11:10:00Z">
              <w:rPr>
                <w:rFonts w:hint="eastAsia"/>
                <w:b w:val="0"/>
                <w:bCs w:val="0"/>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[21]</w:t>
      </w:r>
      <w:r w:rsidR="00CE2485">
        <w:rPr>
          <w:rFonts w:hAnsiTheme="minorEastAsia"/>
          <w:color w:val="000000" w:themeColor="text1"/>
          <w:vertAlign w:val="superscript"/>
        </w:rPr>
        <w:fldChar w:fldCharType="end"/>
      </w:r>
      <w:ins w:id="1154" w:author="微软用户" w:date="2017-08-20T10:38:00Z">
        <w:r w:rsidR="007D5830" w:rsidRPr="00B207B1">
          <w:rPr>
            <w:rFonts w:hAnsiTheme="minorEastAsia" w:hint="eastAsia"/>
            <w:rPrChange w:id="1155" w:author="JY0225" w:date="2017-08-24T11:10:00Z">
              <w:rPr>
                <w:rFonts w:hint="eastAsia"/>
                <w:b w:val="0"/>
                <w:bCs w:val="0"/>
                <w:spacing w:val="10"/>
              </w:rPr>
            </w:rPrChange>
          </w:rPr>
          <w:t>：</w:t>
        </w:r>
      </w:ins>
    </w:p>
    <w:p w14:paraId="591B756C" w14:textId="6E14C849" w:rsidR="007D5830" w:rsidRPr="00B207B1" w:rsidRDefault="007D5830">
      <w:pPr>
        <w:numPr>
          <w:ilvl w:val="0"/>
          <w:numId w:val="18"/>
        </w:numPr>
        <w:spacing w:line="400" w:lineRule="exact"/>
        <w:rPr>
          <w:ins w:id="1156" w:author="微软用户" w:date="2017-08-20T10:36:00Z"/>
          <w:rFonts w:hAnsiTheme="minorEastAsia" w:cstheme="minorBidi"/>
          <w:color w:val="000000" w:themeColor="text1"/>
          <w:rPrChange w:id="1157" w:author="JY0225" w:date="2017-08-24T11:10:00Z">
            <w:rPr>
              <w:ins w:id="1158" w:author="微软用户" w:date="2017-08-20T10:36:00Z"/>
              <w:spacing w:val="10"/>
              <w:sz w:val="24"/>
            </w:rPr>
          </w:rPrChange>
        </w:rPr>
        <w:pPrChange w:id="1159" w:author="JY0225" w:date="2017-08-24T11:10:00Z">
          <w:pPr>
            <w:pStyle w:val="21"/>
            <w:spacing w:line="240" w:lineRule="auto"/>
          </w:pPr>
        </w:pPrChange>
      </w:pPr>
      <w:ins w:id="1160" w:author="微软用户" w:date="2017-08-20T10:38:00Z">
        <w:del w:id="1161" w:author="JY0225" w:date="2017-08-24T11:11:00Z">
          <w:r w:rsidRPr="00B207B1" w:rsidDel="0034779C">
            <w:rPr>
              <w:rFonts w:hAnsiTheme="minorEastAsia" w:cstheme="minorBidi"/>
              <w:color w:val="000000" w:themeColor="text1"/>
              <w:rPrChange w:id="1162" w:author="JY0225" w:date="2017-08-24T11:10:00Z">
                <w:rPr>
                  <w:b w:val="0"/>
                  <w:bCs w:val="0"/>
                  <w:spacing w:val="10"/>
                </w:rPr>
              </w:rPrChange>
            </w:rPr>
            <w:tab/>
          </w:r>
        </w:del>
      </w:ins>
      <w:ins w:id="1163" w:author="微软用户" w:date="2017-08-20T10:40:00Z">
        <w:del w:id="1164" w:author="JY0225" w:date="2017-08-24T11:11:00Z">
          <w:r w:rsidR="00A13376" w:rsidRPr="00B207B1" w:rsidDel="0034779C">
            <w:rPr>
              <w:rFonts w:hAnsiTheme="minorEastAsia" w:cstheme="minorBidi"/>
              <w:color w:val="000000" w:themeColor="text1"/>
              <w:rPrChange w:id="1165" w:author="JY0225" w:date="2017-08-24T11:10:00Z">
                <w:rPr>
                  <w:b w:val="0"/>
                  <w:bCs w:val="0"/>
                  <w:spacing w:val="10"/>
                </w:rPr>
              </w:rPrChange>
            </w:rPr>
            <w:delText xml:space="preserve">1. </w:delText>
          </w:r>
        </w:del>
        <w:r w:rsidR="00EC6744" w:rsidRPr="00B207B1">
          <w:rPr>
            <w:rFonts w:hAnsiTheme="minorEastAsia" w:cstheme="minorBidi" w:hint="eastAsia"/>
            <w:color w:val="000000" w:themeColor="text1"/>
            <w:rPrChange w:id="1166" w:author="JY0225" w:date="2017-08-24T11:10:00Z">
              <w:rPr>
                <w:rFonts w:hint="eastAsia"/>
                <w:b w:val="0"/>
                <w:bCs w:val="0"/>
                <w:spacing w:val="10"/>
              </w:rPr>
            </w:rPrChange>
          </w:rPr>
          <w:t>可</w:t>
        </w:r>
      </w:ins>
      <w:ins w:id="1167" w:author="微软用户" w:date="2017-08-20T10:41:00Z">
        <w:r w:rsidR="00EC6744" w:rsidRPr="00B207B1">
          <w:rPr>
            <w:rFonts w:hAnsiTheme="minorEastAsia" w:cstheme="minorBidi" w:hint="eastAsia"/>
            <w:color w:val="000000" w:themeColor="text1"/>
            <w:rPrChange w:id="1168" w:author="JY0225" w:date="2017-08-24T11:10:00Z">
              <w:rPr>
                <w:rFonts w:hint="eastAsia"/>
                <w:b w:val="0"/>
                <w:bCs w:val="0"/>
                <w:spacing w:val="10"/>
              </w:rPr>
            </w:rPrChange>
          </w:rPr>
          <w:t>节约成本</w:t>
        </w:r>
      </w:ins>
      <w:ins w:id="1169" w:author="微软用户" w:date="2017-08-20T10:40:00Z">
        <w:r w:rsidR="008D70A7" w:rsidRPr="00B207B1">
          <w:rPr>
            <w:rFonts w:hAnsiTheme="minorEastAsia" w:cstheme="minorBidi" w:hint="eastAsia"/>
            <w:color w:val="000000" w:themeColor="text1"/>
            <w:rPrChange w:id="1170" w:author="JY0225" w:date="2017-08-24T11:10:00Z">
              <w:rPr>
                <w:rFonts w:hint="eastAsia"/>
                <w:b w:val="0"/>
                <w:bCs w:val="0"/>
                <w:spacing w:val="10"/>
              </w:rPr>
            </w:rPrChange>
          </w:rPr>
          <w:t>：</w:t>
        </w:r>
      </w:ins>
      <w:ins w:id="1171" w:author="微软用户" w:date="2017-08-20T10:41:00Z">
        <w:r w:rsidR="005E7061" w:rsidRPr="00B207B1">
          <w:rPr>
            <w:rFonts w:hAnsiTheme="minorEastAsia" w:cstheme="minorBidi" w:hint="eastAsia"/>
            <w:color w:val="000000" w:themeColor="text1"/>
            <w:rPrChange w:id="1172" w:author="JY0225" w:date="2017-08-24T11:10:00Z">
              <w:rPr>
                <w:rFonts w:hint="eastAsia"/>
                <w:b w:val="0"/>
                <w:bCs w:val="0"/>
                <w:spacing w:val="10"/>
              </w:rPr>
            </w:rPrChange>
          </w:rPr>
          <w:t>个人或</w:t>
        </w:r>
        <w:r w:rsidR="004354D5" w:rsidRPr="00B207B1">
          <w:rPr>
            <w:rFonts w:hAnsiTheme="minorEastAsia" w:cstheme="minorBidi" w:hint="eastAsia"/>
            <w:color w:val="000000" w:themeColor="text1"/>
            <w:rPrChange w:id="1173" w:author="JY0225" w:date="2017-08-24T11:10:00Z">
              <w:rPr>
                <w:rFonts w:hint="eastAsia"/>
                <w:b w:val="0"/>
                <w:bCs w:val="0"/>
                <w:spacing w:val="10"/>
              </w:rPr>
            </w:rPrChange>
          </w:rPr>
          <w:t>企业使用云备份后，可以依靠第三方云</w:t>
        </w:r>
      </w:ins>
      <w:ins w:id="1174" w:author="Liu, Wu" w:date="2017-08-29T10:13:00Z">
        <w:r w:rsidR="00D16505" w:rsidRPr="00B207B1">
          <w:rPr>
            <w:rFonts w:hAnsiTheme="minorEastAsia" w:hint="eastAsia"/>
            <w:color w:val="000000" w:themeColor="text1"/>
          </w:rPr>
          <w:t>备份服务</w:t>
        </w:r>
      </w:ins>
      <w:ins w:id="1175" w:author="微软用户" w:date="2017-08-20T10:41:00Z">
        <w:r w:rsidR="004354D5" w:rsidRPr="00B207B1">
          <w:rPr>
            <w:rFonts w:hAnsiTheme="minorEastAsia" w:cstheme="minorBidi" w:hint="eastAsia"/>
            <w:color w:val="000000" w:themeColor="text1"/>
            <w:rPrChange w:id="1176" w:author="JY0225" w:date="2017-08-24T11:10:00Z">
              <w:rPr>
                <w:rFonts w:hint="eastAsia"/>
                <w:b w:val="0"/>
                <w:bCs w:val="0"/>
                <w:spacing w:val="10"/>
              </w:rPr>
            </w:rPrChange>
          </w:rPr>
          <w:t>提供商</w:t>
        </w:r>
      </w:ins>
      <w:ins w:id="1177" w:author="微软用户" w:date="2017-08-20T10:43:00Z">
        <w:r w:rsidR="004354D5" w:rsidRPr="00B207B1">
          <w:rPr>
            <w:rFonts w:hAnsiTheme="minorEastAsia" w:cstheme="minorBidi" w:hint="eastAsia"/>
            <w:color w:val="000000" w:themeColor="text1"/>
            <w:rPrChange w:id="1178" w:author="JY0225" w:date="2017-08-24T11:10:00Z">
              <w:rPr>
                <w:rFonts w:hint="eastAsia"/>
                <w:b w:val="0"/>
                <w:bCs w:val="0"/>
                <w:spacing w:val="10"/>
              </w:rPr>
            </w:rPrChange>
          </w:rPr>
          <w:t>的</w:t>
        </w:r>
      </w:ins>
      <w:ins w:id="1179" w:author="微软用户" w:date="2017-08-20T10:44:00Z">
        <w:r w:rsidR="000F200C" w:rsidRPr="00B207B1">
          <w:rPr>
            <w:rFonts w:hAnsiTheme="minorEastAsia" w:cstheme="minorBidi" w:hint="eastAsia"/>
            <w:color w:val="000000" w:themeColor="text1"/>
            <w:rPrChange w:id="1180" w:author="JY0225" w:date="2017-08-24T11:10:00Z">
              <w:rPr>
                <w:rFonts w:hint="eastAsia"/>
                <w:b w:val="0"/>
                <w:bCs w:val="0"/>
                <w:spacing w:val="10"/>
              </w:rPr>
            </w:rPrChange>
          </w:rPr>
          <w:t>存储</w:t>
        </w:r>
      </w:ins>
      <w:ins w:id="1181" w:author="微软用户" w:date="2017-08-20T10:41:00Z">
        <w:r w:rsidR="005E7061" w:rsidRPr="00B207B1">
          <w:rPr>
            <w:rFonts w:hAnsiTheme="minorEastAsia" w:cstheme="minorBidi" w:hint="eastAsia"/>
            <w:color w:val="000000" w:themeColor="text1"/>
            <w:rPrChange w:id="1182" w:author="JY0225" w:date="2017-08-24T11:10:00Z">
              <w:rPr>
                <w:rFonts w:hint="eastAsia"/>
                <w:b w:val="0"/>
                <w:bCs w:val="0"/>
                <w:spacing w:val="10"/>
              </w:rPr>
            </w:rPrChange>
          </w:rPr>
          <w:t>能力</w:t>
        </w:r>
      </w:ins>
      <w:ins w:id="1183" w:author="Liu, Wu" w:date="2017-08-29T10:14:00Z">
        <w:r w:rsidR="00460BE8" w:rsidRPr="00B207B1">
          <w:rPr>
            <w:rFonts w:hAnsiTheme="minorEastAsia" w:hint="eastAsia"/>
            <w:color w:val="000000" w:themeColor="text1"/>
          </w:rPr>
          <w:t>对大数据进行存储</w:t>
        </w:r>
      </w:ins>
      <w:ins w:id="1184" w:author="微软用户" w:date="2017-08-20T10:41:00Z">
        <w:r w:rsidR="005E7061" w:rsidRPr="00B207B1">
          <w:rPr>
            <w:rFonts w:hAnsiTheme="minorEastAsia" w:cstheme="minorBidi" w:hint="eastAsia"/>
            <w:color w:val="000000" w:themeColor="text1"/>
            <w:rPrChange w:id="1185" w:author="JY0225" w:date="2017-08-24T11:10:00Z">
              <w:rPr>
                <w:rFonts w:hint="eastAsia"/>
                <w:b w:val="0"/>
                <w:bCs w:val="0"/>
                <w:spacing w:val="10"/>
              </w:rPr>
            </w:rPrChange>
          </w:rPr>
          <w:t>，而不需担心</w:t>
        </w:r>
      </w:ins>
      <w:ins w:id="1186" w:author="微软用户" w:date="2017-08-20T10:42:00Z">
        <w:r w:rsidR="00AF2797" w:rsidRPr="00B207B1">
          <w:rPr>
            <w:rFonts w:hAnsiTheme="minorEastAsia" w:cstheme="minorBidi" w:hint="eastAsia"/>
            <w:color w:val="000000" w:themeColor="text1"/>
            <w:rPrChange w:id="1187" w:author="JY0225" w:date="2017-08-24T11:10:00Z">
              <w:rPr>
                <w:rFonts w:hint="eastAsia"/>
                <w:b w:val="0"/>
                <w:bCs w:val="0"/>
                <w:spacing w:val="10"/>
              </w:rPr>
            </w:rPrChange>
          </w:rPr>
          <w:t>数据</w:t>
        </w:r>
        <w:r w:rsidR="00FB6A6C" w:rsidRPr="00B207B1">
          <w:rPr>
            <w:rFonts w:hAnsiTheme="minorEastAsia" w:cstheme="minorBidi" w:hint="eastAsia"/>
            <w:color w:val="000000" w:themeColor="text1"/>
            <w:rPrChange w:id="1188" w:author="JY0225" w:date="2017-08-24T11:10:00Z">
              <w:rPr>
                <w:rFonts w:hint="eastAsia"/>
                <w:b w:val="0"/>
                <w:bCs w:val="0"/>
                <w:spacing w:val="10"/>
              </w:rPr>
            </w:rPrChange>
          </w:rPr>
          <w:t>备份</w:t>
        </w:r>
      </w:ins>
      <w:ins w:id="1189" w:author="微软用户" w:date="2017-08-20T10:43:00Z">
        <w:r w:rsidR="00FB6A6C" w:rsidRPr="00B207B1">
          <w:rPr>
            <w:rFonts w:hAnsiTheme="minorEastAsia" w:cstheme="minorBidi" w:hint="eastAsia"/>
            <w:color w:val="000000" w:themeColor="text1"/>
            <w:rPrChange w:id="1190" w:author="JY0225" w:date="2017-08-24T11:10:00Z">
              <w:rPr>
                <w:rFonts w:hint="eastAsia"/>
                <w:b w:val="0"/>
                <w:bCs w:val="0"/>
                <w:spacing w:val="10"/>
              </w:rPr>
            </w:rPrChange>
          </w:rPr>
          <w:t>过程中产生</w:t>
        </w:r>
      </w:ins>
      <w:ins w:id="1191" w:author="微软用户" w:date="2017-08-20T10:42:00Z">
        <w:r w:rsidR="00351C9D" w:rsidRPr="00B207B1">
          <w:rPr>
            <w:rFonts w:hAnsiTheme="minorEastAsia" w:cstheme="minorBidi" w:hint="eastAsia"/>
            <w:color w:val="000000" w:themeColor="text1"/>
            <w:rPrChange w:id="1192" w:author="JY0225" w:date="2017-08-24T11:10:00Z">
              <w:rPr>
                <w:rFonts w:hint="eastAsia"/>
                <w:b w:val="0"/>
                <w:bCs w:val="0"/>
                <w:spacing w:val="10"/>
              </w:rPr>
            </w:rPrChange>
          </w:rPr>
          <w:t>的采购和实施</w:t>
        </w:r>
      </w:ins>
      <w:ins w:id="1193" w:author="微软用户" w:date="2017-08-20T10:41:00Z">
        <w:r w:rsidR="00D33F39" w:rsidRPr="00B207B1">
          <w:rPr>
            <w:rFonts w:hAnsiTheme="minorEastAsia" w:cstheme="minorBidi" w:hint="eastAsia"/>
            <w:color w:val="000000" w:themeColor="text1"/>
            <w:rPrChange w:id="1194" w:author="JY0225" w:date="2017-08-24T11:10:00Z">
              <w:rPr>
                <w:rFonts w:hint="eastAsia"/>
                <w:b w:val="0"/>
                <w:bCs w:val="0"/>
                <w:spacing w:val="10"/>
              </w:rPr>
            </w:rPrChange>
          </w:rPr>
          <w:t>投资</w:t>
        </w:r>
      </w:ins>
      <w:ins w:id="1195" w:author="Liu, Wu" w:date="2017-08-29T10:14:00Z">
        <w:r w:rsidR="002B788F" w:rsidRPr="00B207B1">
          <w:rPr>
            <w:rFonts w:hAnsiTheme="minorEastAsia" w:hint="eastAsia"/>
            <w:color w:val="000000" w:themeColor="text1"/>
          </w:rPr>
          <w:t>的</w:t>
        </w:r>
      </w:ins>
      <w:ins w:id="1196" w:author="微软用户" w:date="2017-08-20T10:41:00Z">
        <w:r w:rsidR="00D33F39" w:rsidRPr="00B207B1">
          <w:rPr>
            <w:rFonts w:hAnsiTheme="minorEastAsia" w:cstheme="minorBidi" w:hint="eastAsia"/>
            <w:color w:val="000000" w:themeColor="text1"/>
            <w:rPrChange w:id="1197" w:author="JY0225" w:date="2017-08-24T11:10:00Z">
              <w:rPr>
                <w:rFonts w:hint="eastAsia"/>
                <w:b w:val="0"/>
                <w:bCs w:val="0"/>
                <w:spacing w:val="10"/>
              </w:rPr>
            </w:rPrChange>
          </w:rPr>
          <w:t>问题</w:t>
        </w:r>
      </w:ins>
      <w:ins w:id="1198" w:author="微软用户" w:date="2017-08-20T10:43:00Z">
        <w:r w:rsidR="00D33F39" w:rsidRPr="00B207B1">
          <w:rPr>
            <w:rFonts w:hAnsiTheme="minorEastAsia" w:cstheme="minorBidi" w:hint="eastAsia"/>
            <w:color w:val="000000" w:themeColor="text1"/>
            <w:rPrChange w:id="1199" w:author="JY0225" w:date="2017-08-24T11:10:00Z">
              <w:rPr>
                <w:rFonts w:hint="eastAsia"/>
                <w:b w:val="0"/>
                <w:bCs w:val="0"/>
                <w:spacing w:val="10"/>
              </w:rPr>
            </w:rPrChange>
          </w:rPr>
          <w:t>，可以</w:t>
        </w:r>
      </w:ins>
      <w:ins w:id="1200" w:author="微软用户" w:date="2017-08-20T10:39:00Z">
        <w:r w:rsidR="009C402D" w:rsidRPr="00B207B1">
          <w:rPr>
            <w:rFonts w:hAnsiTheme="minorEastAsia" w:cstheme="minorBidi" w:hint="eastAsia"/>
            <w:color w:val="000000" w:themeColor="text1"/>
            <w:rPrChange w:id="1201" w:author="JY0225" w:date="2017-08-24T11:10:00Z">
              <w:rPr>
                <w:rFonts w:hint="eastAsia"/>
                <w:b w:val="0"/>
                <w:bCs w:val="0"/>
                <w:spacing w:val="10"/>
              </w:rPr>
            </w:rPrChange>
          </w:rPr>
          <w:t>降低运作成本、提升生产</w:t>
        </w:r>
        <w:r w:rsidR="001E0B31" w:rsidRPr="00B207B1">
          <w:rPr>
            <w:rFonts w:hAnsiTheme="minorEastAsia" w:cstheme="minorBidi" w:hint="eastAsia"/>
            <w:color w:val="000000" w:themeColor="text1"/>
            <w:rPrChange w:id="1202" w:author="JY0225" w:date="2017-08-24T11:10:00Z">
              <w:rPr>
                <w:rFonts w:hint="eastAsia"/>
                <w:b w:val="0"/>
                <w:bCs w:val="0"/>
                <w:spacing w:val="10"/>
              </w:rPr>
            </w:rPrChange>
          </w:rPr>
          <w:t>效率</w:t>
        </w:r>
        <w:r w:rsidR="009C402D" w:rsidRPr="00B207B1">
          <w:rPr>
            <w:rFonts w:hAnsiTheme="minorEastAsia" w:cstheme="minorBidi" w:hint="eastAsia"/>
            <w:color w:val="000000" w:themeColor="text1"/>
            <w:rPrChange w:id="1203" w:author="JY0225" w:date="2017-08-24T11:10:00Z">
              <w:rPr>
                <w:rFonts w:hint="eastAsia"/>
                <w:b w:val="0"/>
                <w:bCs w:val="0"/>
                <w:spacing w:val="10"/>
              </w:rPr>
            </w:rPrChange>
          </w:rPr>
          <w:t>。</w:t>
        </w:r>
      </w:ins>
    </w:p>
    <w:p w14:paraId="0D749AA3" w14:textId="1CE16D18" w:rsidR="000307EC" w:rsidRPr="00B207B1" w:rsidDel="00E76ED3" w:rsidRDefault="00700C23">
      <w:pPr>
        <w:numPr>
          <w:ilvl w:val="0"/>
          <w:numId w:val="18"/>
        </w:numPr>
        <w:spacing w:line="400" w:lineRule="exact"/>
        <w:rPr>
          <w:ins w:id="1204" w:author="微软用户" w:date="2017-08-19T19:53:00Z"/>
          <w:del w:id="1205" w:author="微软用户" w:date="2017-08-20T10:48:00Z"/>
          <w:rFonts w:hAnsiTheme="minorEastAsia" w:cstheme="minorBidi"/>
          <w:color w:val="000000" w:themeColor="text1"/>
          <w:rPrChange w:id="1206" w:author="JY0225" w:date="2017-08-24T11:11:00Z">
            <w:rPr>
              <w:ins w:id="1207" w:author="微软用户" w:date="2017-08-19T19:53:00Z"/>
              <w:del w:id="1208" w:author="微软用户" w:date="2017-08-20T10:48:00Z"/>
              <w:spacing w:val="10"/>
              <w:sz w:val="24"/>
            </w:rPr>
          </w:rPrChange>
        </w:rPr>
        <w:pPrChange w:id="1209" w:author="JY0225" w:date="2017-08-24T11:11:00Z">
          <w:pPr>
            <w:pStyle w:val="21"/>
            <w:spacing w:line="240" w:lineRule="auto"/>
          </w:pPr>
        </w:pPrChange>
      </w:pPr>
      <w:ins w:id="1210" w:author="微软用户" w:date="2017-08-20T10:45:00Z">
        <w:del w:id="1211" w:author="JY0225" w:date="2017-08-24T11:11:00Z">
          <w:r w:rsidRPr="00B207B1" w:rsidDel="000D4FED">
            <w:rPr>
              <w:rFonts w:hAnsiTheme="minorEastAsia" w:cstheme="minorBidi"/>
              <w:color w:val="000000" w:themeColor="text1"/>
              <w:rPrChange w:id="1212" w:author="JY0225" w:date="2017-08-24T11:11:00Z">
                <w:rPr>
                  <w:b w:val="0"/>
                  <w:bCs w:val="0"/>
                  <w:spacing w:val="10"/>
                </w:rPr>
              </w:rPrChange>
            </w:rPr>
            <w:tab/>
          </w:r>
          <w:r w:rsidR="00F441B0" w:rsidRPr="00B207B1" w:rsidDel="000D4FED">
            <w:rPr>
              <w:rFonts w:hAnsiTheme="minorEastAsia" w:cstheme="minorBidi"/>
              <w:color w:val="000000" w:themeColor="text1"/>
              <w:rPrChange w:id="1213" w:author="JY0225" w:date="2017-08-24T11:11:00Z">
                <w:rPr>
                  <w:b w:val="0"/>
                  <w:bCs w:val="0"/>
                  <w:spacing w:val="10"/>
                </w:rPr>
              </w:rPrChange>
            </w:rPr>
            <w:delText xml:space="preserve">2. </w:delText>
          </w:r>
        </w:del>
      </w:ins>
      <w:ins w:id="1214" w:author="微软用户" w:date="2017-08-20T10:47:00Z">
        <w:r w:rsidR="00566FC8" w:rsidRPr="00B207B1">
          <w:rPr>
            <w:rFonts w:hAnsiTheme="minorEastAsia" w:cstheme="minorBidi" w:hint="eastAsia"/>
            <w:color w:val="000000" w:themeColor="text1"/>
            <w:rPrChange w:id="1215" w:author="JY0225" w:date="2017-08-24T11:11:00Z">
              <w:rPr>
                <w:rFonts w:hint="eastAsia"/>
                <w:b w:val="0"/>
                <w:bCs w:val="0"/>
                <w:spacing w:val="10"/>
              </w:rPr>
            </w:rPrChange>
          </w:rPr>
          <w:t>高效可靠：</w:t>
        </w:r>
      </w:ins>
      <w:r w:rsidR="008D4AE8">
        <w:rPr>
          <w:rFonts w:hAnsiTheme="minorEastAsia" w:cstheme="minorBidi" w:hint="eastAsia"/>
          <w:color w:val="000000" w:themeColor="text1"/>
        </w:rPr>
        <w:t>利用现行</w:t>
      </w:r>
      <w:r w:rsidR="00DB1B16">
        <w:rPr>
          <w:rFonts w:hAnsiTheme="minorEastAsia" w:cstheme="minorBidi" w:hint="eastAsia"/>
          <w:color w:val="000000" w:themeColor="text1"/>
        </w:rPr>
        <w:t>计算机系统先进的存储技术，如磁盘备份、数据加密压缩、存储虚拟化等，能够有效地提升云备份服务数据库的</w:t>
      </w:r>
      <w:r w:rsidR="008D4AE8">
        <w:rPr>
          <w:rFonts w:hAnsiTheme="minorEastAsia" w:cstheme="minorBidi" w:hint="eastAsia"/>
          <w:color w:val="000000" w:themeColor="text1"/>
        </w:rPr>
        <w:t>效率和可靠性，同时在安全性方面也有一定的保障。</w:t>
      </w:r>
      <w:ins w:id="1216" w:author="微软用户" w:date="2017-08-20T10:36:00Z">
        <w:del w:id="1217" w:author="微软用户" w:date="2017-08-20T10:45:00Z">
          <w:r w:rsidR="00947F3C" w:rsidRPr="00B207B1" w:rsidDel="00700C23">
            <w:rPr>
              <w:rFonts w:hAnsiTheme="minorEastAsia" w:cstheme="minorBidi"/>
              <w:color w:val="000000" w:themeColor="text1"/>
              <w:rPrChange w:id="1218" w:author="JY0225" w:date="2017-08-24T11:11:00Z">
                <w:rPr>
                  <w:b w:val="0"/>
                  <w:bCs w:val="0"/>
                  <w:spacing w:val="10"/>
                </w:rPr>
              </w:rPrChange>
            </w:rPr>
            <w:tab/>
          </w:r>
        </w:del>
      </w:ins>
      <w:ins w:id="1219" w:author="微软用户" w:date="2017-08-20T10:34:00Z">
        <w:del w:id="1220" w:author="微软用户" w:date="2017-08-20T10:45:00Z">
          <w:r w:rsidR="0030214D" w:rsidRPr="00B207B1" w:rsidDel="00700C23">
            <w:rPr>
              <w:rFonts w:hAnsiTheme="minorEastAsia" w:cstheme="minorBidi"/>
              <w:color w:val="000000" w:themeColor="text1"/>
              <w:rPrChange w:id="1221" w:author="JY0225" w:date="2017-08-24T11:11:00Z">
                <w:rPr>
                  <w:b w:val="0"/>
                  <w:bCs w:val="0"/>
                  <w:spacing w:val="10"/>
                </w:rPr>
              </w:rPrChange>
            </w:rPr>
            <w:delText xml:space="preserve"> </w:delText>
          </w:r>
        </w:del>
      </w:ins>
    </w:p>
    <w:p w14:paraId="4D5D0FFE" w14:textId="77777777" w:rsidR="00793D22" w:rsidRPr="00B207B1" w:rsidDel="00E76ED3" w:rsidRDefault="0003391F">
      <w:pPr>
        <w:pStyle w:val="31"/>
        <w:numPr>
          <w:ilvl w:val="0"/>
          <w:numId w:val="18"/>
        </w:numPr>
        <w:rPr>
          <w:ins w:id="1222" w:author="微软用户" w:date="2017-08-20T10:20:00Z"/>
          <w:del w:id="1223" w:author="微软用户" w:date="2017-08-20T10:48:00Z"/>
          <w:rFonts w:asciiTheme="minorEastAsia" w:hAnsiTheme="minorEastAsia"/>
          <w:color w:val="000000" w:themeColor="text1"/>
          <w:sz w:val="24"/>
          <w:szCs w:val="24"/>
          <w:rPrChange w:id="1224" w:author="JY0225" w:date="2017-08-24T11:11:00Z">
            <w:rPr>
              <w:ins w:id="1225" w:author="微软用户" w:date="2017-08-20T10:20:00Z"/>
              <w:del w:id="1226" w:author="微软用户" w:date="2017-08-20T10:48:00Z"/>
            </w:rPr>
          </w:rPrChange>
        </w:rPr>
        <w:pPrChange w:id="1227" w:author="JY0225" w:date="2017-08-24T11:11:00Z">
          <w:pPr>
            <w:pStyle w:val="31"/>
          </w:pPr>
        </w:pPrChange>
      </w:pPr>
      <w:bookmarkStart w:id="1228" w:name="_Toc420959848"/>
      <w:bookmarkStart w:id="1229" w:name="_Toc421026912"/>
      <w:bookmarkStart w:id="1230" w:name="_Toc421230580"/>
      <w:bookmarkStart w:id="1231" w:name="_Toc433381261"/>
      <w:ins w:id="1232" w:author="微软用户" w:date="2017-08-20T10:20:00Z">
        <w:del w:id="1233" w:author="微软用户" w:date="2017-08-20T10:48:00Z">
          <w:r w:rsidRPr="00B207B1" w:rsidDel="00E76ED3">
            <w:rPr>
              <w:rFonts w:asciiTheme="minorEastAsia" w:hAnsiTheme="minorEastAsia"/>
              <w:b w:val="0"/>
              <w:bCs w:val="0"/>
              <w:color w:val="000000" w:themeColor="text1"/>
              <w:sz w:val="24"/>
              <w:szCs w:val="24"/>
              <w:rPrChange w:id="1234" w:author="JY0225" w:date="2017-08-24T11:11:00Z">
                <w:rPr>
                  <w:b w:val="0"/>
                  <w:bCs w:val="0"/>
                </w:rPr>
              </w:rPrChange>
            </w:rPr>
            <w:delText>2.1.1</w:delText>
          </w:r>
          <w:r w:rsidR="00793D22" w:rsidRPr="00B207B1" w:rsidDel="00E76ED3">
            <w:rPr>
              <w:rFonts w:asciiTheme="minorEastAsia" w:hAnsiTheme="minorEastAsia"/>
              <w:b w:val="0"/>
              <w:bCs w:val="0"/>
              <w:color w:val="000000" w:themeColor="text1"/>
              <w:sz w:val="24"/>
              <w:szCs w:val="24"/>
              <w:rPrChange w:id="1235" w:author="JY0225" w:date="2017-08-24T11:11:00Z">
                <w:rPr>
                  <w:b w:val="0"/>
                  <w:bCs w:val="0"/>
                </w:rPr>
              </w:rPrChange>
            </w:rPr>
            <w:delText xml:space="preserve"> </w:delText>
          </w:r>
          <w:bookmarkEnd w:id="1228"/>
          <w:bookmarkEnd w:id="1229"/>
          <w:bookmarkEnd w:id="1230"/>
          <w:bookmarkEnd w:id="1231"/>
          <w:r w:rsidR="00A6762E" w:rsidRPr="00B207B1" w:rsidDel="00E76ED3">
            <w:rPr>
              <w:rFonts w:asciiTheme="minorEastAsia" w:hAnsiTheme="minorEastAsia" w:hint="eastAsia"/>
              <w:b w:val="0"/>
              <w:bCs w:val="0"/>
              <w:color w:val="000000" w:themeColor="text1"/>
              <w:sz w:val="24"/>
              <w:szCs w:val="24"/>
              <w:rPrChange w:id="1236" w:author="JY0225" w:date="2017-08-24T11:11:00Z">
                <w:rPr>
                  <w:rFonts w:hint="eastAsia"/>
                  <w:b w:val="0"/>
                  <w:bCs w:val="0"/>
                </w:rPr>
              </w:rPrChange>
            </w:rPr>
            <w:delText>云备份技术</w:delText>
          </w:r>
          <w:r w:rsidR="003F5B8B" w:rsidRPr="00B207B1" w:rsidDel="00E76ED3">
            <w:rPr>
              <w:rFonts w:asciiTheme="minorEastAsia" w:hAnsiTheme="minorEastAsia" w:hint="eastAsia"/>
              <w:b w:val="0"/>
              <w:bCs w:val="0"/>
              <w:color w:val="000000" w:themeColor="text1"/>
              <w:sz w:val="24"/>
              <w:szCs w:val="24"/>
              <w:rPrChange w:id="1237" w:author="JY0225" w:date="2017-08-24T11:11:00Z">
                <w:rPr>
                  <w:rFonts w:hint="eastAsia"/>
                  <w:b w:val="0"/>
                  <w:bCs w:val="0"/>
                </w:rPr>
              </w:rPrChange>
            </w:rPr>
            <w:delText>特点</w:delText>
          </w:r>
          <w:r w:rsidR="00A6762E" w:rsidRPr="00B207B1" w:rsidDel="00E76ED3">
            <w:rPr>
              <w:rFonts w:asciiTheme="minorEastAsia" w:hAnsiTheme="minorEastAsia"/>
              <w:b w:val="0"/>
              <w:bCs w:val="0"/>
              <w:color w:val="000000" w:themeColor="text1"/>
              <w:sz w:val="24"/>
              <w:szCs w:val="24"/>
              <w:rPrChange w:id="1238" w:author="JY0225" w:date="2017-08-24T11:11:00Z">
                <w:rPr>
                  <w:b w:val="0"/>
                  <w:bCs w:val="0"/>
                </w:rPr>
              </w:rPrChange>
            </w:rPr>
            <w:delText xml:space="preserve"> </w:delText>
          </w:r>
        </w:del>
      </w:ins>
    </w:p>
    <w:p w14:paraId="063B66A2" w14:textId="77777777" w:rsidR="00663FB9" w:rsidRPr="00B207B1" w:rsidRDefault="009A1A91">
      <w:pPr>
        <w:numPr>
          <w:ilvl w:val="0"/>
          <w:numId w:val="18"/>
        </w:numPr>
        <w:spacing w:line="400" w:lineRule="exact"/>
        <w:rPr>
          <w:ins w:id="1239" w:author="微软用户" w:date="2017-08-19T19:24:00Z"/>
          <w:rFonts w:hAnsiTheme="minorEastAsia" w:cstheme="minorBidi"/>
          <w:color w:val="000000" w:themeColor="text1"/>
          <w:rPrChange w:id="1240" w:author="JY0225" w:date="2017-08-24T11:11:00Z">
            <w:rPr>
              <w:ins w:id="1241" w:author="微软用户" w:date="2017-08-19T19:24:00Z"/>
            </w:rPr>
          </w:rPrChange>
        </w:rPr>
        <w:pPrChange w:id="1242" w:author="JY0225" w:date="2017-08-24T11:11:00Z">
          <w:pPr>
            <w:pStyle w:val="21"/>
            <w:spacing w:line="240" w:lineRule="auto"/>
          </w:pPr>
        </w:pPrChange>
      </w:pPr>
      <w:ins w:id="1243" w:author="微软用户" w:date="2017-08-20T10:21:00Z">
        <w:r w:rsidRPr="00B207B1">
          <w:rPr>
            <w:rFonts w:hAnsiTheme="minorEastAsia" w:cstheme="minorBidi"/>
            <w:color w:val="000000" w:themeColor="text1"/>
            <w:rPrChange w:id="1244" w:author="JY0225" w:date="2017-08-24T11:11:00Z">
              <w:rPr>
                <w:b w:val="0"/>
                <w:bCs w:val="0"/>
                <w:spacing w:val="10"/>
              </w:rPr>
            </w:rPrChange>
          </w:rPr>
          <w:tab/>
        </w:r>
      </w:ins>
    </w:p>
    <w:p w14:paraId="2FDD02C9" w14:textId="3D7A2DD5" w:rsidR="001F51CD" w:rsidRPr="00B207B1" w:rsidRDefault="00BE0596">
      <w:pPr>
        <w:numPr>
          <w:ilvl w:val="0"/>
          <w:numId w:val="18"/>
        </w:numPr>
        <w:spacing w:line="400" w:lineRule="exact"/>
        <w:rPr>
          <w:ins w:id="1245" w:author="微软用户" w:date="2017-08-20T10:56:00Z"/>
          <w:rFonts w:hAnsiTheme="minorEastAsia"/>
          <w:color w:val="000000" w:themeColor="text1"/>
          <w:kern w:val="2"/>
          <w:rPrChange w:id="1246" w:author="JY0225" w:date="2017-08-24T11:11:00Z">
            <w:rPr>
              <w:ins w:id="1247" w:author="微软用户" w:date="2017-08-20T10:56:00Z"/>
              <w:spacing w:val="10"/>
              <w:sz w:val="24"/>
            </w:rPr>
          </w:rPrChange>
        </w:rPr>
        <w:pPrChange w:id="1248" w:author="JY0225" w:date="2017-08-24T11:11:00Z">
          <w:pPr>
            <w:pStyle w:val="1"/>
          </w:pPr>
        </w:pPrChange>
      </w:pPr>
      <w:ins w:id="1249" w:author="微软用户" w:date="2017-08-20T10:49:00Z">
        <w:del w:id="1250" w:author="JY0225" w:date="2017-08-24T11:11:00Z">
          <w:r w:rsidRPr="00B207B1" w:rsidDel="005C4754">
            <w:rPr>
              <w:rFonts w:hAnsiTheme="minorEastAsia"/>
              <w:color w:val="000000" w:themeColor="text1"/>
              <w:kern w:val="2"/>
              <w:rPrChange w:id="1251" w:author="JY0225" w:date="2017-08-24T11:11:00Z">
                <w:rPr/>
              </w:rPrChange>
            </w:rPr>
            <w:tab/>
          </w:r>
          <w:r w:rsidR="00DE60A4" w:rsidRPr="00B207B1" w:rsidDel="005C4754">
            <w:rPr>
              <w:rFonts w:hAnsiTheme="minorEastAsia"/>
              <w:color w:val="000000" w:themeColor="text1"/>
              <w:kern w:val="2"/>
              <w:rPrChange w:id="1252" w:author="JY0225" w:date="2017-08-24T11:11:00Z">
                <w:rPr>
                  <w:b w:val="0"/>
                  <w:bCs w:val="0"/>
                  <w:spacing w:val="10"/>
                </w:rPr>
              </w:rPrChange>
            </w:rPr>
            <w:delText xml:space="preserve">3. </w:delText>
          </w:r>
        </w:del>
      </w:ins>
      <w:ins w:id="1253" w:author="微软用户" w:date="2017-08-20T10:50:00Z">
        <w:r w:rsidR="00CF5252" w:rsidRPr="00B207B1">
          <w:rPr>
            <w:rFonts w:hAnsiTheme="minorEastAsia" w:hint="eastAsia"/>
            <w:color w:val="000000" w:themeColor="text1"/>
            <w:kern w:val="2"/>
            <w:rPrChange w:id="1254" w:author="JY0225" w:date="2017-08-24T11:11:00Z">
              <w:rPr>
                <w:rFonts w:hint="eastAsia"/>
              </w:rPr>
            </w:rPrChange>
          </w:rPr>
          <w:t>高容灾性：</w:t>
        </w:r>
      </w:ins>
      <w:r w:rsidR="00713A24">
        <w:rPr>
          <w:rFonts w:hAnsiTheme="minorEastAsia" w:hint="eastAsia"/>
          <w:color w:val="000000" w:themeColor="text1"/>
          <w:kern w:val="2"/>
        </w:rPr>
        <w:t>在传统的数据备份系统中，遇到数据丢失的情况，主要是通过磁盘进行数据恢复。数据管理人员首先需要找到磁盘的物理位置，再在计算机上加载以确定数据的位置，然后进行数据恢复</w:t>
      </w:r>
      <w:ins w:id="1255" w:author="微软用户" w:date="2017-08-20T10:51:00Z">
        <w:r w:rsidR="008F21E6" w:rsidRPr="00B207B1">
          <w:rPr>
            <w:rFonts w:hAnsiTheme="minorEastAsia" w:hint="eastAsia"/>
            <w:color w:val="000000" w:themeColor="text1"/>
            <w:kern w:val="2"/>
            <w:rPrChange w:id="1256" w:author="JY0225" w:date="2017-08-24T11:11:00Z">
              <w:rPr>
                <w:rFonts w:hint="eastAsia"/>
              </w:rPr>
            </w:rPrChange>
          </w:rPr>
          <w:t>。</w:t>
        </w:r>
      </w:ins>
      <w:ins w:id="1257" w:author="微软用户" w:date="2017-08-20T10:53:00Z">
        <w:r w:rsidR="00F94AE3" w:rsidRPr="00B207B1">
          <w:rPr>
            <w:rFonts w:hAnsiTheme="minorEastAsia" w:hint="eastAsia"/>
            <w:color w:val="000000" w:themeColor="text1"/>
            <w:kern w:val="2"/>
            <w:rPrChange w:id="1258" w:author="JY0225" w:date="2017-08-24T11:11:00Z">
              <w:rPr>
                <w:rFonts w:hint="eastAsia"/>
                <w:b w:val="0"/>
                <w:bCs w:val="0"/>
                <w:spacing w:val="10"/>
              </w:rPr>
            </w:rPrChange>
          </w:rPr>
          <w:t>一旦磁盘出现不可逆的故障，则</w:t>
        </w:r>
      </w:ins>
      <w:ins w:id="1259" w:author="微软用户" w:date="2017-08-20T10:54:00Z">
        <w:r w:rsidR="00F94AE3" w:rsidRPr="00B207B1">
          <w:rPr>
            <w:rFonts w:hAnsiTheme="minorEastAsia" w:hint="eastAsia"/>
            <w:color w:val="000000" w:themeColor="text1"/>
            <w:kern w:val="2"/>
            <w:rPrChange w:id="1260" w:author="JY0225" w:date="2017-08-24T11:11:00Z">
              <w:rPr>
                <w:rFonts w:hint="eastAsia"/>
                <w:b w:val="0"/>
                <w:bCs w:val="0"/>
                <w:spacing w:val="10"/>
              </w:rPr>
            </w:rPrChange>
          </w:rPr>
          <w:t>会造成数据永久丢失。</w:t>
        </w:r>
      </w:ins>
      <w:ins w:id="1261" w:author="微软用户" w:date="2017-08-20T10:55:00Z">
        <w:r w:rsidR="00231D87" w:rsidRPr="00B207B1">
          <w:rPr>
            <w:rFonts w:hAnsiTheme="minorEastAsia" w:hint="eastAsia"/>
            <w:color w:val="000000" w:themeColor="text1"/>
            <w:kern w:val="2"/>
            <w:rPrChange w:id="1262" w:author="JY0225" w:date="2017-08-24T11:11:00Z">
              <w:rPr>
                <w:rFonts w:hint="eastAsia"/>
                <w:b w:val="0"/>
                <w:bCs w:val="0"/>
                <w:spacing w:val="10"/>
              </w:rPr>
            </w:rPrChange>
          </w:rPr>
          <w:t>而从云中恢复数据要</w:t>
        </w:r>
      </w:ins>
      <w:ins w:id="1263" w:author="Liu, Wu" w:date="2017-08-29T10:18:00Z">
        <w:r w:rsidR="00EC7618" w:rsidRPr="00B207B1">
          <w:rPr>
            <w:rFonts w:hAnsiTheme="minorEastAsia"/>
            <w:color w:val="000000" w:themeColor="text1"/>
          </w:rPr>
          <w:t>可靠得</w:t>
        </w:r>
      </w:ins>
      <w:ins w:id="1264" w:author="微软用户" w:date="2017-08-20T10:55:00Z">
        <w:del w:id="1265" w:author="Liu, Wu" w:date="2017-08-29T10:18:00Z">
          <w:r w:rsidR="00231D87" w:rsidRPr="00B207B1" w:rsidDel="00EC7618">
            <w:rPr>
              <w:rFonts w:hAnsiTheme="minorEastAsia" w:hint="eastAsia"/>
              <w:color w:val="000000" w:themeColor="text1"/>
              <w:kern w:val="2"/>
              <w:rPrChange w:id="1266" w:author="JY0225" w:date="2017-08-24T11:11:00Z">
                <w:rPr>
                  <w:rFonts w:hint="eastAsia"/>
                  <w:b w:val="0"/>
                  <w:bCs w:val="0"/>
                  <w:spacing w:val="10"/>
                </w:rPr>
              </w:rPrChange>
            </w:rPr>
            <w:delText>快得</w:delText>
          </w:r>
        </w:del>
        <w:r w:rsidR="00231D87" w:rsidRPr="00B207B1">
          <w:rPr>
            <w:rFonts w:hAnsiTheme="minorEastAsia" w:hint="eastAsia"/>
            <w:color w:val="000000" w:themeColor="text1"/>
            <w:kern w:val="2"/>
            <w:rPrChange w:id="1267" w:author="JY0225" w:date="2017-08-24T11:11:00Z">
              <w:rPr>
                <w:rFonts w:hint="eastAsia"/>
                <w:b w:val="0"/>
                <w:bCs w:val="0"/>
                <w:spacing w:val="10"/>
              </w:rPr>
            </w:rPrChange>
          </w:rPr>
          <w:t>多，</w:t>
        </w:r>
      </w:ins>
      <w:ins w:id="1268" w:author="微软用户" w:date="2017-08-20T10:56:00Z">
        <w:r w:rsidR="00491D4C" w:rsidRPr="00B207B1">
          <w:rPr>
            <w:rFonts w:hAnsiTheme="minorEastAsia" w:hint="eastAsia"/>
            <w:color w:val="000000" w:themeColor="text1"/>
            <w:kern w:val="2"/>
            <w:rPrChange w:id="1269" w:author="JY0225" w:date="2017-08-24T11:11:00Z">
              <w:rPr>
                <w:rFonts w:hint="eastAsia"/>
                <w:b w:val="0"/>
                <w:bCs w:val="0"/>
                <w:spacing w:val="10"/>
              </w:rPr>
            </w:rPrChange>
          </w:rPr>
          <w:t>云端服务器存有数据的备份，</w:t>
        </w:r>
      </w:ins>
      <w:ins w:id="1270" w:author="微软用户" w:date="2017-08-20T10:55:00Z">
        <w:r w:rsidR="005D794B" w:rsidRPr="00B207B1">
          <w:rPr>
            <w:rFonts w:hAnsiTheme="minorEastAsia" w:hint="eastAsia"/>
            <w:color w:val="000000" w:themeColor="text1"/>
            <w:kern w:val="2"/>
            <w:rPrChange w:id="1271" w:author="JY0225" w:date="2017-08-24T11:11:00Z">
              <w:rPr>
                <w:rFonts w:hint="eastAsia"/>
                <w:b w:val="0"/>
                <w:bCs w:val="0"/>
                <w:spacing w:val="10"/>
              </w:rPr>
            </w:rPrChange>
          </w:rPr>
          <w:t>它不需要从磁带存放点运送磁带，</w:t>
        </w:r>
      </w:ins>
      <w:ins w:id="1272" w:author="微软用户" w:date="2017-08-20T10:56:00Z">
        <w:r w:rsidR="008D3FA1" w:rsidRPr="00B207B1">
          <w:rPr>
            <w:rFonts w:hAnsiTheme="minorEastAsia" w:hint="eastAsia"/>
            <w:color w:val="000000" w:themeColor="text1"/>
            <w:kern w:val="2"/>
            <w:rPrChange w:id="1273" w:author="JY0225" w:date="2017-08-24T11:11:00Z">
              <w:rPr>
                <w:rFonts w:hint="eastAsia"/>
                <w:b w:val="0"/>
                <w:bCs w:val="0"/>
                <w:spacing w:val="10"/>
              </w:rPr>
            </w:rPrChange>
          </w:rPr>
          <w:t>而是</w:t>
        </w:r>
      </w:ins>
      <w:ins w:id="1274" w:author="微软用户" w:date="2017-08-20T10:55:00Z">
        <w:r w:rsidR="005D794B" w:rsidRPr="00B207B1">
          <w:rPr>
            <w:rFonts w:hAnsiTheme="minorEastAsia" w:hint="eastAsia"/>
            <w:color w:val="000000" w:themeColor="text1"/>
            <w:kern w:val="2"/>
            <w:rPrChange w:id="1275" w:author="JY0225" w:date="2017-08-24T11:11:00Z">
              <w:rPr>
                <w:rFonts w:hint="eastAsia"/>
                <w:b w:val="0"/>
                <w:bCs w:val="0"/>
                <w:spacing w:val="10"/>
              </w:rPr>
            </w:rPrChange>
          </w:rPr>
          <w:t>通过网络</w:t>
        </w:r>
        <w:r w:rsidR="008D3FA1" w:rsidRPr="00B207B1">
          <w:rPr>
            <w:rFonts w:hAnsiTheme="minorEastAsia" w:hint="eastAsia"/>
            <w:color w:val="000000" w:themeColor="text1"/>
            <w:kern w:val="2"/>
            <w:rPrChange w:id="1276" w:author="JY0225" w:date="2017-08-24T11:11:00Z">
              <w:rPr>
                <w:rFonts w:hint="eastAsia"/>
                <w:b w:val="0"/>
                <w:bCs w:val="0"/>
                <w:spacing w:val="10"/>
              </w:rPr>
            </w:rPrChange>
          </w:rPr>
          <w:t>进行</w:t>
        </w:r>
      </w:ins>
      <w:ins w:id="1277" w:author="微软用户" w:date="2017-08-20T10:56:00Z">
        <w:r w:rsidR="008D3FA1" w:rsidRPr="00B207B1">
          <w:rPr>
            <w:rFonts w:hAnsiTheme="minorEastAsia" w:hint="eastAsia"/>
            <w:color w:val="000000" w:themeColor="text1"/>
            <w:kern w:val="2"/>
            <w:rPrChange w:id="1278" w:author="JY0225" w:date="2017-08-24T11:11:00Z">
              <w:rPr>
                <w:rFonts w:hint="eastAsia"/>
                <w:b w:val="0"/>
                <w:bCs w:val="0"/>
                <w:spacing w:val="10"/>
              </w:rPr>
            </w:rPrChange>
          </w:rPr>
          <w:t>数据恢复</w:t>
        </w:r>
      </w:ins>
      <w:ins w:id="1279" w:author="微软用户" w:date="2017-08-20T10:55:00Z">
        <w:r w:rsidR="005D794B" w:rsidRPr="00B207B1">
          <w:rPr>
            <w:rFonts w:hAnsiTheme="minorEastAsia" w:hint="eastAsia"/>
            <w:color w:val="000000" w:themeColor="text1"/>
            <w:kern w:val="2"/>
            <w:rPrChange w:id="1280" w:author="JY0225" w:date="2017-08-24T11:11:00Z">
              <w:rPr>
                <w:rFonts w:hint="eastAsia"/>
                <w:b w:val="0"/>
                <w:bCs w:val="0"/>
                <w:spacing w:val="10"/>
              </w:rPr>
            </w:rPrChange>
          </w:rPr>
          <w:t>，节省时间并无需建设本地磁带设备。</w:t>
        </w:r>
      </w:ins>
      <w:r w:rsidR="00713A24" w:rsidRPr="00B207B1">
        <w:rPr>
          <w:rFonts w:hAnsiTheme="minorEastAsia"/>
          <w:color w:val="000000" w:themeColor="text1"/>
          <w:kern w:val="2"/>
          <w:rPrChange w:id="1281" w:author="JY0225" w:date="2017-08-24T11:11:00Z">
            <w:rPr>
              <w:rFonts w:hAnsiTheme="minorEastAsia"/>
              <w:color w:val="000000" w:themeColor="text1"/>
              <w:kern w:val="2"/>
            </w:rPr>
          </w:rPrChange>
        </w:rPr>
        <w:t xml:space="preserve"> </w:t>
      </w:r>
    </w:p>
    <w:p w14:paraId="4CC099C2" w14:textId="77777777" w:rsidR="006C0501" w:rsidRPr="00B207B1" w:rsidRDefault="006C0501" w:rsidP="006C0501">
      <w:pPr>
        <w:pStyle w:val="31"/>
        <w:rPr>
          <w:ins w:id="1282" w:author="微软用户" w:date="2017-08-20T12:09:00Z"/>
        </w:rPr>
      </w:pPr>
      <w:bookmarkStart w:id="1283" w:name="_Toc492545448"/>
      <w:ins w:id="1284"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283"/>
      </w:ins>
    </w:p>
    <w:p w14:paraId="13D77EEC" w14:textId="2A7F3A7F" w:rsidR="008D7A08" w:rsidRPr="00B207B1" w:rsidRDefault="00C8796E">
      <w:pPr>
        <w:spacing w:line="400" w:lineRule="exact"/>
        <w:rPr>
          <w:ins w:id="1285" w:author="微软用户" w:date="2017-08-20T12:22:00Z"/>
          <w:rFonts w:hAnsiTheme="minorEastAsia"/>
          <w:kern w:val="2"/>
          <w:szCs w:val="22"/>
          <w:rPrChange w:id="1286" w:author="JY0225" w:date="2017-08-24T11:11:00Z">
            <w:rPr>
              <w:ins w:id="1287" w:author="微软用户" w:date="2017-08-20T12:22:00Z"/>
              <w:spacing w:val="10"/>
              <w:sz w:val="24"/>
            </w:rPr>
          </w:rPrChange>
        </w:rPr>
        <w:pPrChange w:id="1288" w:author="微软用户" w:date="2017-08-20T10:52:00Z">
          <w:pPr>
            <w:pStyle w:val="1"/>
          </w:pPr>
        </w:pPrChange>
      </w:pPr>
      <w:ins w:id="1289" w:author="微软用户" w:date="2017-08-20T11:12:00Z">
        <w:r w:rsidRPr="00B207B1">
          <w:tab/>
        </w:r>
      </w:ins>
      <w:ins w:id="1290" w:author="微软用户" w:date="2017-08-20T12:15:00Z">
        <w:r w:rsidR="008D7A08" w:rsidRPr="00B207B1">
          <w:rPr>
            <w:rFonts w:hAnsiTheme="minorEastAsia" w:hint="eastAsia"/>
            <w:kern w:val="2"/>
            <w:szCs w:val="22"/>
            <w:rPrChange w:id="1291" w:author="JY0225" w:date="2017-08-24T11:11:00Z">
              <w:rPr>
                <w:rFonts w:hint="eastAsia"/>
                <w:b w:val="0"/>
                <w:bCs w:val="0"/>
                <w:spacing w:val="10"/>
              </w:rPr>
            </w:rPrChange>
          </w:rPr>
          <w:t>云备份中间件是一种独立</w:t>
        </w:r>
      </w:ins>
      <w:ins w:id="1292" w:author="微软用户" w:date="2017-08-20T12:21:00Z">
        <w:r w:rsidR="00F05147" w:rsidRPr="00B207B1">
          <w:rPr>
            <w:rFonts w:hAnsiTheme="minorEastAsia" w:hint="eastAsia"/>
            <w:kern w:val="2"/>
            <w:szCs w:val="22"/>
            <w:rPrChange w:id="1293" w:author="JY0225" w:date="2017-08-24T11:11:00Z">
              <w:rPr>
                <w:rFonts w:hint="eastAsia"/>
                <w:b w:val="0"/>
                <w:bCs w:val="0"/>
                <w:spacing w:val="10"/>
              </w:rPr>
            </w:rPrChange>
          </w:rPr>
          <w:t>于</w:t>
        </w:r>
      </w:ins>
      <w:ins w:id="1294" w:author="微软用户" w:date="2017-08-20T12:15:00Z">
        <w:r w:rsidR="008D7A08" w:rsidRPr="00B207B1">
          <w:rPr>
            <w:rFonts w:hAnsiTheme="minorEastAsia" w:hint="eastAsia"/>
            <w:kern w:val="2"/>
            <w:szCs w:val="22"/>
            <w:rPrChange w:id="1295" w:author="JY0225" w:date="2017-08-24T11:11:00Z">
              <w:rPr>
                <w:rFonts w:hint="eastAsia"/>
                <w:b w:val="0"/>
                <w:bCs w:val="0"/>
                <w:spacing w:val="10"/>
              </w:rPr>
            </w:rPrChange>
          </w:rPr>
          <w:t>云服务器与客户端的系统组件，位于客户机与服务器之间，</w:t>
        </w:r>
      </w:ins>
      <w:ins w:id="1296" w:author="微软用户" w:date="2017-08-20T12:16:00Z">
        <w:r w:rsidR="008D7A08" w:rsidRPr="00B207B1">
          <w:rPr>
            <w:rFonts w:hAnsiTheme="minorEastAsia" w:hint="eastAsia"/>
            <w:kern w:val="2"/>
            <w:szCs w:val="22"/>
            <w:rPrChange w:id="1297" w:author="JY0225" w:date="2017-08-24T11:11:00Z">
              <w:rPr>
                <w:rFonts w:hint="eastAsia"/>
                <w:b w:val="0"/>
                <w:bCs w:val="0"/>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F14047">
        <w:rPr>
          <w:rFonts w:hAnsiTheme="minorEastAsia"/>
          <w:kern w:val="2"/>
          <w:szCs w:val="22"/>
          <w:vertAlign w:val="superscript"/>
        </w:rPr>
        <w:t>[22]</w:t>
      </w:r>
      <w:r w:rsidR="00CE2485" w:rsidRPr="00CE2485">
        <w:rPr>
          <w:rFonts w:hAnsiTheme="minorEastAsia"/>
          <w:kern w:val="2"/>
          <w:szCs w:val="22"/>
          <w:vertAlign w:val="superscript"/>
        </w:rPr>
        <w:fldChar w:fldCharType="end"/>
      </w:r>
      <w:ins w:id="1298" w:author="微软用户" w:date="2017-08-20T12:16:00Z">
        <w:r w:rsidR="008D7A08" w:rsidRPr="00B207B1">
          <w:rPr>
            <w:rFonts w:hAnsiTheme="minorEastAsia" w:hint="eastAsia"/>
            <w:kern w:val="2"/>
            <w:szCs w:val="22"/>
            <w:rPrChange w:id="1299" w:author="JY0225" w:date="2017-08-24T11:11:00Z">
              <w:rPr>
                <w:rFonts w:hint="eastAsia"/>
                <w:b w:val="0"/>
                <w:bCs w:val="0"/>
                <w:spacing w:val="10"/>
              </w:rPr>
            </w:rPrChange>
          </w:rPr>
          <w:t>。</w:t>
        </w:r>
        <w:r w:rsidR="0091764E" w:rsidRPr="00B207B1">
          <w:rPr>
            <w:rFonts w:hAnsiTheme="minorEastAsia" w:hint="eastAsia"/>
            <w:kern w:val="2"/>
            <w:szCs w:val="22"/>
            <w:rPrChange w:id="1300" w:author="JY0225" w:date="2017-08-24T11:11:00Z">
              <w:rPr>
                <w:rFonts w:hint="eastAsia"/>
                <w:b w:val="0"/>
                <w:bCs w:val="0"/>
                <w:spacing w:val="10"/>
              </w:rPr>
            </w:rPrChange>
          </w:rPr>
          <w:t>通过中间件技术，</w:t>
        </w:r>
      </w:ins>
      <w:ins w:id="1301" w:author="微软用户" w:date="2017-08-20T12:18:00Z">
        <w:r w:rsidR="00C90B29" w:rsidRPr="00B207B1">
          <w:rPr>
            <w:rFonts w:hAnsiTheme="minorEastAsia" w:hint="eastAsia"/>
            <w:kern w:val="2"/>
            <w:szCs w:val="22"/>
            <w:rPrChange w:id="1302" w:author="JY0225" w:date="2017-08-24T11:11:00Z">
              <w:rPr>
                <w:rFonts w:hint="eastAsia"/>
                <w:b w:val="0"/>
                <w:bCs w:val="0"/>
                <w:spacing w:val="10"/>
              </w:rPr>
            </w:rPrChange>
          </w:rPr>
          <w:t>即便不同的应用之间存在差异，</w:t>
        </w:r>
        <w:r w:rsidR="007C2378" w:rsidRPr="00B207B1">
          <w:rPr>
            <w:rFonts w:hAnsiTheme="minorEastAsia" w:hint="eastAsia"/>
            <w:kern w:val="2"/>
            <w:szCs w:val="22"/>
            <w:rPrChange w:id="1303" w:author="JY0225" w:date="2017-08-24T11:11:00Z">
              <w:rPr>
                <w:rFonts w:hint="eastAsia"/>
                <w:b w:val="0"/>
                <w:bCs w:val="0"/>
                <w:spacing w:val="10"/>
              </w:rPr>
            </w:rPrChange>
          </w:rPr>
          <w:t>如接口差异、操作系统差异</w:t>
        </w:r>
      </w:ins>
      <w:ins w:id="1304" w:author="Liu, Wu" w:date="2017-08-29T10:20:00Z">
        <w:r w:rsidR="00BA6B7A" w:rsidRPr="00B207B1">
          <w:rPr>
            <w:rFonts w:hAnsiTheme="minorEastAsia" w:hint="eastAsia"/>
          </w:rPr>
          <w:t>等</w:t>
        </w:r>
      </w:ins>
      <w:ins w:id="1305" w:author="微软用户" w:date="2017-08-20T12:18:00Z">
        <w:r w:rsidR="007C2378" w:rsidRPr="00B207B1">
          <w:rPr>
            <w:rFonts w:hAnsiTheme="minorEastAsia" w:hint="eastAsia"/>
            <w:kern w:val="2"/>
            <w:szCs w:val="22"/>
            <w:rPrChange w:id="1306" w:author="JY0225" w:date="2017-08-24T11:11:00Z">
              <w:rPr>
                <w:rFonts w:hint="eastAsia"/>
                <w:b w:val="0"/>
                <w:bCs w:val="0"/>
                <w:spacing w:val="10"/>
              </w:rPr>
            </w:rPrChange>
          </w:rPr>
          <w:t>，</w:t>
        </w:r>
        <w:r w:rsidR="00C90B29" w:rsidRPr="00B207B1">
          <w:rPr>
            <w:rFonts w:hAnsiTheme="minorEastAsia" w:hint="eastAsia"/>
            <w:kern w:val="2"/>
            <w:szCs w:val="22"/>
            <w:rPrChange w:id="1307" w:author="JY0225" w:date="2017-08-24T11:11:00Z">
              <w:rPr>
                <w:rFonts w:hint="eastAsia"/>
                <w:b w:val="0"/>
                <w:bCs w:val="0"/>
                <w:spacing w:val="10"/>
              </w:rPr>
            </w:rPrChange>
          </w:rPr>
          <w:t>仍可</w:t>
        </w:r>
      </w:ins>
      <w:ins w:id="1308" w:author="Liu, Wu" w:date="2017-08-29T10:20:00Z">
        <w:r w:rsidR="0073373A" w:rsidRPr="00B207B1">
          <w:rPr>
            <w:rFonts w:hAnsiTheme="minorEastAsia"/>
          </w:rPr>
          <w:t>实现</w:t>
        </w:r>
      </w:ins>
      <w:ins w:id="1309" w:author="微软用户" w:date="2017-08-20T12:16:00Z">
        <w:del w:id="1310" w:author="Liu, Wu" w:date="2017-08-29T10:20:00Z">
          <w:r w:rsidR="0091764E" w:rsidRPr="00B207B1" w:rsidDel="0073373A">
            <w:rPr>
              <w:rFonts w:hAnsiTheme="minorEastAsia" w:hint="eastAsia"/>
              <w:kern w:val="2"/>
              <w:szCs w:val="22"/>
              <w:rPrChange w:id="1311" w:author="JY0225" w:date="2017-08-24T11:11:00Z">
                <w:rPr>
                  <w:rFonts w:hint="eastAsia"/>
                  <w:b w:val="0"/>
                  <w:bCs w:val="0"/>
                  <w:spacing w:val="10"/>
                </w:rPr>
              </w:rPrChange>
            </w:rPr>
            <w:delText>实现与云备份</w:delText>
          </w:r>
        </w:del>
      </w:ins>
      <w:ins w:id="1312" w:author="微软用户" w:date="2017-08-20T12:17:00Z">
        <w:del w:id="1313" w:author="Liu, Wu" w:date="2017-08-29T10:20:00Z">
          <w:r w:rsidR="0091764E" w:rsidRPr="00B207B1" w:rsidDel="0073373A">
            <w:rPr>
              <w:rFonts w:hAnsiTheme="minorEastAsia" w:hint="eastAsia"/>
              <w:kern w:val="2"/>
              <w:szCs w:val="22"/>
              <w:rPrChange w:id="1314" w:author="JY0225" w:date="2017-08-24T11:11:00Z">
                <w:rPr>
                  <w:rFonts w:hint="eastAsia"/>
                  <w:b w:val="0"/>
                  <w:bCs w:val="0"/>
                  <w:spacing w:val="10"/>
                </w:rPr>
              </w:rPrChange>
            </w:rPr>
            <w:delText>服务器之间的通信与</w:delText>
          </w:r>
        </w:del>
        <w:r w:rsidR="0091764E" w:rsidRPr="00B207B1">
          <w:rPr>
            <w:rFonts w:hAnsiTheme="minorEastAsia" w:hint="eastAsia"/>
            <w:kern w:val="2"/>
            <w:szCs w:val="22"/>
            <w:rPrChange w:id="1315" w:author="JY0225" w:date="2017-08-24T11:11:00Z">
              <w:rPr>
                <w:rFonts w:hint="eastAsia"/>
                <w:b w:val="0"/>
                <w:bCs w:val="0"/>
                <w:spacing w:val="10"/>
              </w:rPr>
            </w:rPrChange>
          </w:rPr>
          <w:t>资源共享，</w:t>
        </w:r>
      </w:ins>
      <w:ins w:id="1316" w:author="Liu, Wu" w:date="2017-08-29T10:29:00Z">
        <w:r w:rsidR="009A4A1F" w:rsidRPr="00B207B1">
          <w:rPr>
            <w:rFonts w:hAnsiTheme="minorEastAsia"/>
          </w:rPr>
          <w:t>解决</w:t>
        </w:r>
      </w:ins>
      <w:ins w:id="1317" w:author="微软用户" w:date="2017-08-20T12:19:00Z">
        <w:del w:id="1318" w:author="Liu, Wu" w:date="2017-08-29T10:29:00Z">
          <w:r w:rsidR="001B1756" w:rsidRPr="00B207B1" w:rsidDel="009A4A1F">
            <w:rPr>
              <w:rFonts w:hAnsiTheme="minorEastAsia" w:hint="eastAsia"/>
              <w:kern w:val="2"/>
              <w:szCs w:val="22"/>
              <w:rPrChange w:id="1319" w:author="JY0225" w:date="2017-08-24T11:11:00Z">
                <w:rPr>
                  <w:rFonts w:hint="eastAsia"/>
                  <w:b w:val="0"/>
                  <w:bCs w:val="0"/>
                  <w:spacing w:val="10"/>
                </w:rPr>
              </w:rPrChange>
            </w:rPr>
            <w:delText>实现</w:delText>
          </w:r>
        </w:del>
        <w:r w:rsidR="001B1756" w:rsidRPr="00B207B1">
          <w:rPr>
            <w:rFonts w:hAnsiTheme="minorEastAsia" w:hint="eastAsia"/>
            <w:kern w:val="2"/>
            <w:szCs w:val="22"/>
            <w:rPrChange w:id="1320" w:author="JY0225" w:date="2017-08-24T11:11:00Z">
              <w:rPr>
                <w:rFonts w:hint="eastAsia"/>
                <w:b w:val="0"/>
                <w:bCs w:val="0"/>
                <w:spacing w:val="10"/>
              </w:rPr>
            </w:rPrChange>
          </w:rPr>
          <w:t>系统的跨平台、跨</w:t>
        </w:r>
      </w:ins>
      <w:ins w:id="1321" w:author="微软用户" w:date="2017-08-20T12:20:00Z">
        <w:r w:rsidR="001B1756" w:rsidRPr="00B207B1">
          <w:rPr>
            <w:rFonts w:hAnsiTheme="minorEastAsia" w:hint="eastAsia"/>
            <w:kern w:val="2"/>
            <w:szCs w:val="22"/>
            <w:rPrChange w:id="1322" w:author="JY0225" w:date="2017-08-24T11:11:00Z">
              <w:rPr>
                <w:rFonts w:hint="eastAsia"/>
                <w:b w:val="0"/>
                <w:bCs w:val="0"/>
                <w:spacing w:val="10"/>
              </w:rPr>
            </w:rPrChange>
          </w:rPr>
          <w:t>网络、跨硬件特性</w:t>
        </w:r>
      </w:ins>
      <w:ins w:id="1323" w:author="Liu, Wu" w:date="2017-08-29T10:29:00Z">
        <w:r w:rsidR="009A4A1F" w:rsidRPr="00B207B1">
          <w:rPr>
            <w:rFonts w:hAnsiTheme="minorEastAsia" w:hint="eastAsia"/>
          </w:rPr>
          <w:t>等问题</w:t>
        </w:r>
      </w:ins>
      <w:ins w:id="1324" w:author="微软用户" w:date="2017-08-20T12:20:00Z">
        <w:r w:rsidR="001B1756" w:rsidRPr="00B207B1">
          <w:rPr>
            <w:rFonts w:hAnsiTheme="minorEastAsia" w:hint="eastAsia"/>
            <w:kern w:val="2"/>
            <w:szCs w:val="22"/>
            <w:rPrChange w:id="1325" w:author="JY0225" w:date="2017-08-24T11:11:00Z">
              <w:rPr>
                <w:rFonts w:hint="eastAsia"/>
                <w:b w:val="0"/>
                <w:bCs w:val="0"/>
                <w:spacing w:val="10"/>
              </w:rPr>
            </w:rPrChange>
          </w:rPr>
          <w:t>。</w:t>
        </w:r>
        <w:r w:rsidR="006155DC" w:rsidRPr="00B207B1">
          <w:rPr>
            <w:rFonts w:hAnsiTheme="minorEastAsia" w:hint="eastAsia"/>
            <w:kern w:val="2"/>
            <w:szCs w:val="22"/>
            <w:rPrChange w:id="1326" w:author="JY0225" w:date="2017-08-24T11:11:00Z">
              <w:rPr>
                <w:rFonts w:hint="eastAsia"/>
                <w:b w:val="0"/>
                <w:bCs w:val="0"/>
                <w:spacing w:val="10"/>
              </w:rPr>
            </w:rPrChange>
          </w:rPr>
          <w:t>在云备份服务平台中，中间件扮演着重要的角色，</w:t>
        </w:r>
      </w:ins>
      <w:ins w:id="1327" w:author="微软用户" w:date="2017-08-20T12:21:00Z">
        <w:r w:rsidR="006155DC" w:rsidRPr="00B207B1">
          <w:rPr>
            <w:rFonts w:hAnsiTheme="minorEastAsia" w:hint="eastAsia"/>
            <w:kern w:val="2"/>
            <w:szCs w:val="22"/>
            <w:rPrChange w:id="1328" w:author="JY0225" w:date="2017-08-24T11:11:00Z">
              <w:rPr>
                <w:rFonts w:hint="eastAsia"/>
                <w:b w:val="0"/>
                <w:bCs w:val="0"/>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29" w:author="微软用户" w:date="2017-08-20T12:23:00Z"/>
          <w:rFonts w:hAnsiTheme="minorEastAsia"/>
          <w:kern w:val="2"/>
          <w:szCs w:val="22"/>
          <w:rPrChange w:id="1330" w:author="JY0225" w:date="2017-08-24T11:11:00Z">
            <w:rPr>
              <w:ins w:id="1331" w:author="微软用户" w:date="2017-08-20T12:23:00Z"/>
              <w:spacing w:val="10"/>
              <w:sz w:val="24"/>
            </w:rPr>
          </w:rPrChange>
        </w:rPr>
        <w:pPrChange w:id="1332" w:author="微软用户" w:date="2017-08-20T10:52:00Z">
          <w:pPr>
            <w:pStyle w:val="1"/>
          </w:pPr>
        </w:pPrChange>
      </w:pPr>
      <w:ins w:id="1333" w:author="微软用户" w:date="2017-08-20T12:22:00Z">
        <w:r w:rsidRPr="00B207B1">
          <w:rPr>
            <w:rFonts w:hAnsiTheme="minorEastAsia" w:hint="eastAsia"/>
            <w:kern w:val="2"/>
            <w:szCs w:val="22"/>
            <w:rPrChange w:id="1334" w:author="JY0225" w:date="2017-08-24T11:11:00Z">
              <w:rPr>
                <w:rFonts w:hint="eastAsia"/>
                <w:b w:val="0"/>
                <w:bCs w:val="0"/>
                <w:spacing w:val="10"/>
              </w:rPr>
            </w:rPrChange>
          </w:rPr>
          <w:t>云备份中间件的系统模型如</w:t>
        </w:r>
      </w:ins>
      <w:ins w:id="1335" w:author="微软用户" w:date="2017-08-20T12:29:00Z">
        <w:r w:rsidR="00E707AB" w:rsidRPr="00B207B1">
          <w:rPr>
            <w:rFonts w:hAnsiTheme="minorEastAsia" w:hint="eastAsia"/>
            <w:kern w:val="2"/>
            <w:szCs w:val="22"/>
            <w:rPrChange w:id="1336" w:author="JY0225" w:date="2017-08-24T11:11:00Z">
              <w:rPr>
                <w:rFonts w:hint="eastAsia"/>
                <w:b w:val="0"/>
                <w:bCs w:val="0"/>
                <w:spacing w:val="10"/>
              </w:rPr>
            </w:rPrChange>
          </w:rPr>
          <w:t>图</w:t>
        </w:r>
        <w:r w:rsidR="00E707AB" w:rsidRPr="00B207B1">
          <w:rPr>
            <w:rFonts w:hAnsiTheme="minorEastAsia"/>
            <w:kern w:val="2"/>
            <w:szCs w:val="22"/>
            <w:rPrChange w:id="1337" w:author="JY0225" w:date="2017-08-24T11:11:00Z">
              <w:rPr>
                <w:b w:val="0"/>
                <w:bCs w:val="0"/>
                <w:spacing w:val="10"/>
              </w:rPr>
            </w:rPrChange>
          </w:rPr>
          <w:t>2-1</w:t>
        </w:r>
      </w:ins>
      <w:ins w:id="1338" w:author="微软用户" w:date="2017-08-20T12:22:00Z">
        <w:r w:rsidRPr="00B207B1">
          <w:rPr>
            <w:rFonts w:hAnsiTheme="minorEastAsia" w:hint="eastAsia"/>
            <w:kern w:val="2"/>
            <w:szCs w:val="22"/>
            <w:rPrChange w:id="1339" w:author="JY0225" w:date="2017-08-24T11:11:00Z">
              <w:rPr>
                <w:rFonts w:hint="eastAsia"/>
                <w:b w:val="0"/>
                <w:bCs w:val="0"/>
                <w:spacing w:val="10"/>
              </w:rPr>
            </w:rPrChange>
          </w:rPr>
          <w:t>所示</w:t>
        </w:r>
      </w:ins>
      <w:r w:rsidR="00891E88">
        <w:rPr>
          <w:rFonts w:hAnsiTheme="minorEastAsia" w:hint="eastAsia"/>
          <w:kern w:val="2"/>
          <w:szCs w:val="22"/>
        </w:rPr>
        <w:t>。</w:t>
      </w:r>
      <w:ins w:id="1340" w:author="微软用户" w:date="2017-08-20T12:50:00Z">
        <w:r w:rsidR="00891E88" w:rsidRPr="00B207B1">
          <w:rPr>
            <w:rFonts w:hAnsiTheme="minorEastAsia" w:hint="eastAsia"/>
            <w:kern w:val="2"/>
            <w:szCs w:val="22"/>
            <w:rPrChange w:id="1341" w:author="JY0225" w:date="2017-08-24T11:12:00Z">
              <w:rPr>
                <w:rFonts w:ascii="Times New Roman" w:hAnsi="Times New Roman" w:hint="eastAsia"/>
                <w:b w:val="0"/>
                <w:bCs w:val="0"/>
                <w:spacing w:val="10"/>
              </w:rPr>
            </w:rPrChange>
          </w:rPr>
          <w:t>中间件处于云备份</w:t>
        </w:r>
      </w:ins>
      <w:r w:rsidR="00891E88">
        <w:rPr>
          <w:rFonts w:hAnsiTheme="minorEastAsia" w:hint="eastAsia"/>
          <w:kern w:val="2"/>
          <w:szCs w:val="22"/>
        </w:rPr>
        <w:t>服务器</w:t>
      </w:r>
      <w:ins w:id="1342" w:author="微软用户" w:date="2017-08-20T12:50:00Z">
        <w:r w:rsidR="00891E88" w:rsidRPr="00B207B1">
          <w:rPr>
            <w:rFonts w:hAnsiTheme="minorEastAsia" w:hint="eastAsia"/>
            <w:kern w:val="2"/>
            <w:szCs w:val="22"/>
            <w:rPrChange w:id="1343" w:author="JY0225" w:date="2017-08-24T11:12:00Z">
              <w:rPr>
                <w:rFonts w:ascii="Times New Roman" w:hAnsi="Times New Roman" w:hint="eastAsia"/>
                <w:b w:val="0"/>
                <w:bCs w:val="0"/>
                <w:spacing w:val="10"/>
              </w:rPr>
            </w:rPrChange>
          </w:rPr>
          <w:t>与</w:t>
        </w:r>
      </w:ins>
      <w:ins w:id="1344" w:author="微软用户" w:date="2017-08-20T12:51:00Z">
        <w:r w:rsidR="00891E88" w:rsidRPr="00B207B1">
          <w:rPr>
            <w:rFonts w:hAnsiTheme="minorEastAsia" w:hint="eastAsia"/>
            <w:kern w:val="2"/>
            <w:szCs w:val="22"/>
            <w:rPrChange w:id="1345" w:author="JY0225" w:date="2017-08-24T11:12:00Z">
              <w:rPr>
                <w:rFonts w:ascii="Times New Roman" w:hAnsi="Times New Roman" w:hint="eastAsia"/>
                <w:b w:val="0"/>
                <w:bCs w:val="0"/>
                <w:spacing w:val="10"/>
              </w:rPr>
            </w:rPrChange>
          </w:rPr>
          <w:t>客户端应用之间，充当两者之间的“桥梁”作用，通过适配来自不同应用的请求</w:t>
        </w:r>
      </w:ins>
      <w:ins w:id="1346" w:author="微软用户" w:date="2017-08-20T12:52:00Z">
        <w:r w:rsidR="00891E88" w:rsidRPr="00B207B1">
          <w:rPr>
            <w:rFonts w:hAnsiTheme="minorEastAsia" w:hint="eastAsia"/>
            <w:kern w:val="2"/>
            <w:szCs w:val="22"/>
            <w:rPrChange w:id="1347" w:author="JY0225" w:date="2017-08-24T11:12:00Z">
              <w:rPr>
                <w:rFonts w:ascii="Times New Roman" w:hAnsi="Times New Roman" w:hint="eastAsia"/>
                <w:b w:val="0"/>
                <w:bCs w:val="0"/>
                <w:spacing w:val="10"/>
              </w:rPr>
            </w:rPrChange>
          </w:rPr>
          <w:t>，转化为云备份服务器可识别的标准形式，同时调用服务器提供的应用层接口，</w:t>
        </w:r>
      </w:ins>
      <w:ins w:id="1348" w:author="微软用户" w:date="2017-08-20T12:53:00Z">
        <w:r w:rsidR="00891E88" w:rsidRPr="00B207B1">
          <w:rPr>
            <w:rFonts w:hAnsiTheme="minorEastAsia" w:hint="eastAsia"/>
            <w:kern w:val="2"/>
            <w:szCs w:val="22"/>
            <w:rPrChange w:id="1349" w:author="JY0225" w:date="2017-08-24T11:12:00Z">
              <w:rPr>
                <w:rFonts w:ascii="Times New Roman" w:hAnsi="Times New Roman" w:hint="eastAsia"/>
                <w:b w:val="0"/>
                <w:bCs w:val="0"/>
                <w:spacing w:val="10"/>
              </w:rPr>
            </w:rPrChange>
          </w:rPr>
          <w:t>实现多种应用与服务器之间的通信。</w:t>
        </w:r>
      </w:ins>
    </w:p>
    <w:p w14:paraId="4C23A5F8" w14:textId="32F36ED3" w:rsidR="00501FE5" w:rsidRPr="00B207B1" w:rsidRDefault="00244147">
      <w:pPr>
        <w:jc w:val="center"/>
        <w:rPr>
          <w:ins w:id="1350" w:author="微软用户" w:date="2017-08-20T12:29:00Z"/>
          <w:rFonts w:ascii="Times New Roman" w:hAnsi="Times New Roman"/>
          <w:kern w:val="2"/>
          <w:szCs w:val="22"/>
          <w:rPrChange w:id="1351" w:author="微软用户" w:date="2017-08-20T12:30:00Z">
            <w:rPr>
              <w:ins w:id="1352" w:author="微软用户" w:date="2017-08-20T12:29:00Z"/>
            </w:rPr>
          </w:rPrChange>
        </w:rPr>
        <w:pPrChange w:id="1353"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70.8pt" o:ole="">
            <v:imagedata r:id="rId20" o:title=""/>
          </v:shape>
          <o:OLEObject Type="Embed" ProgID="Visio.Drawing.15" ShapeID="_x0000_i1025" DrawAspect="Content" ObjectID="_1570370692" r:id="rId21"/>
        </w:object>
      </w:r>
    </w:p>
    <w:p w14:paraId="0EA303B2" w14:textId="77777777" w:rsidR="007E74BF" w:rsidRPr="00B207B1" w:rsidRDefault="007E74BF">
      <w:pPr>
        <w:spacing w:line="400" w:lineRule="exact"/>
        <w:jc w:val="center"/>
        <w:rPr>
          <w:ins w:id="1354" w:author="微软用户" w:date="2017-08-20T12:30:00Z"/>
          <w:rFonts w:ascii="Times New Roman" w:hAnsi="Times New Roman"/>
        </w:rPr>
        <w:pPrChange w:id="1355" w:author="微软用户" w:date="2017-08-20T12:30:00Z">
          <w:pPr>
            <w:pStyle w:val="1"/>
          </w:pPr>
        </w:pPrChange>
      </w:pPr>
      <w:ins w:id="1356" w:author="微软用户" w:date="2017-08-20T12:29:00Z">
        <w:r w:rsidRPr="00B207B1">
          <w:rPr>
            <w:rFonts w:ascii="Times New Roman" w:hAnsi="Times New Roman" w:hint="eastAsia"/>
            <w:kern w:val="2"/>
            <w:szCs w:val="22"/>
            <w:rPrChange w:id="1357" w:author="微软用户" w:date="2017-08-20T12:30:00Z">
              <w:rPr>
                <w:rFonts w:hint="eastAsia"/>
                <w:spacing w:val="10"/>
              </w:rPr>
            </w:rPrChange>
          </w:rPr>
          <w:t>图</w:t>
        </w:r>
        <w:r w:rsidRPr="00B207B1">
          <w:rPr>
            <w:rFonts w:ascii="Times New Roman" w:hAnsi="Times New Roman"/>
            <w:kern w:val="2"/>
            <w:szCs w:val="22"/>
            <w:rPrChange w:id="1358" w:author="微软用户" w:date="2017-08-20T12:30:00Z">
              <w:rPr>
                <w:spacing w:val="10"/>
              </w:rPr>
            </w:rPrChange>
          </w:rPr>
          <w:t xml:space="preserve">2-1 </w:t>
        </w:r>
        <w:r w:rsidRPr="00B207B1">
          <w:rPr>
            <w:rFonts w:ascii="Times New Roman" w:hAnsi="Times New Roman" w:hint="eastAsia"/>
            <w:kern w:val="2"/>
            <w:szCs w:val="22"/>
            <w:rPrChange w:id="1359" w:author="微软用户" w:date="2017-08-20T12:30:00Z">
              <w:rPr>
                <w:rFonts w:hint="eastAsia"/>
                <w:spacing w:val="10"/>
              </w:rPr>
            </w:rPrChange>
          </w:rPr>
          <w:t>云备份中间件</w:t>
        </w:r>
      </w:ins>
      <w:ins w:id="1360" w:author="微软用户" w:date="2017-08-20T12:30:00Z">
        <w:r w:rsidRPr="00B207B1">
          <w:rPr>
            <w:rFonts w:ascii="Times New Roman" w:hAnsi="Times New Roman" w:hint="eastAsia"/>
            <w:kern w:val="2"/>
            <w:szCs w:val="22"/>
            <w:rPrChange w:id="1361" w:author="微软用户" w:date="2017-08-20T12:30:00Z">
              <w:rPr>
                <w:rFonts w:hint="eastAsia"/>
                <w:spacing w:val="10"/>
              </w:rPr>
            </w:rPrChange>
          </w:rPr>
          <w:t>系统模型</w:t>
        </w:r>
      </w:ins>
    </w:p>
    <w:p w14:paraId="681BCBFC" w14:textId="77777777" w:rsidR="001E33EA" w:rsidRPr="00B207B1" w:rsidDel="00837E8A" w:rsidRDefault="001E33EA">
      <w:pPr>
        <w:spacing w:line="400" w:lineRule="exact"/>
        <w:ind w:firstLine="420"/>
        <w:rPr>
          <w:del w:id="1362" w:author="微软用户" w:date="2017-08-20T12:22:00Z"/>
          <w:rFonts w:asciiTheme="minorHAnsi" w:cstheme="minorBidi"/>
          <w:kern w:val="2"/>
          <w:szCs w:val="22"/>
          <w:rPrChange w:id="1363" w:author="微软用户" w:date="2017-08-20T10:51:00Z">
            <w:rPr>
              <w:del w:id="1364" w:author="微软用户" w:date="2017-08-20T12:22:00Z"/>
              <w:rStyle w:val="1CharChar"/>
              <w:rFonts w:ascii="Times New Roman" w:eastAsiaTheme="minorEastAsia" w:hAnsi="Times New Roman"/>
              <w:b/>
              <w:bCs/>
              <w:spacing w:val="0"/>
              <w:sz w:val="44"/>
              <w:szCs w:val="44"/>
            </w:rPr>
          </w:rPrChange>
        </w:rPr>
        <w:pPrChange w:id="1365" w:author="微软用户" w:date="2017-08-20T12:14:00Z">
          <w:pPr>
            <w:pStyle w:val="1"/>
          </w:pPr>
        </w:pPrChange>
      </w:pPr>
    </w:p>
    <w:p w14:paraId="0D6D7437" w14:textId="77777777" w:rsidR="006C1A48" w:rsidRPr="00B207B1" w:rsidRDefault="005C6FFF">
      <w:pPr>
        <w:pStyle w:val="21"/>
        <w:spacing w:line="240" w:lineRule="auto"/>
        <w:pPrChange w:id="1366" w:author="微软用户" w:date="2017-08-18T22:48:00Z">
          <w:pPr>
            <w:pStyle w:val="21"/>
          </w:pPr>
        </w:pPrChange>
      </w:pPr>
      <w:bookmarkStart w:id="1367" w:name="_Toc420959849"/>
      <w:bookmarkStart w:id="1368" w:name="_Toc421026913"/>
      <w:bookmarkStart w:id="1369" w:name="_Toc421230581"/>
      <w:bookmarkStart w:id="1370" w:name="_Toc492545449"/>
      <w:r w:rsidRPr="00B207B1">
        <w:t>2</w:t>
      </w:r>
      <w:r w:rsidR="00593FA9" w:rsidRPr="00B207B1">
        <w:t>.</w:t>
      </w:r>
      <w:ins w:id="1371" w:author="微软用户" w:date="2017-08-20T11:03:00Z">
        <w:r w:rsidR="00BB296E" w:rsidRPr="00B207B1">
          <w:t>3</w:t>
        </w:r>
      </w:ins>
      <w:ins w:id="1372" w:author="微软用户" w:date="2017-08-20T10:26:00Z">
        <w:del w:id="1373" w:author="微软用户" w:date="2017-08-20T11:03:00Z">
          <w:r w:rsidR="0068457B" w:rsidRPr="00B207B1" w:rsidDel="00BB296E">
            <w:delText>2</w:delText>
          </w:r>
        </w:del>
      </w:ins>
      <w:del w:id="1374" w:author="微软用户" w:date="2017-08-20T10:26:00Z">
        <w:r w:rsidR="00593FA9" w:rsidRPr="00B207B1" w:rsidDel="0068457B">
          <w:delText>1</w:delText>
        </w:r>
      </w:del>
      <w:r w:rsidR="002E3864" w:rsidRPr="00B207B1">
        <w:t xml:space="preserve"> </w:t>
      </w:r>
      <w:bookmarkEnd w:id="1367"/>
      <w:bookmarkEnd w:id="1368"/>
      <w:bookmarkEnd w:id="1369"/>
      <w:r w:rsidR="003A2F2B" w:rsidRPr="00B207B1">
        <w:t>SQLite</w:t>
      </w:r>
      <w:bookmarkEnd w:id="1370"/>
    </w:p>
    <w:p w14:paraId="3B102A83" w14:textId="5F668DC0" w:rsidR="001A0E6F" w:rsidRPr="00B207B1" w:rsidRDefault="00810FFB" w:rsidP="00EF14FD">
      <w:pPr>
        <w:spacing w:line="400" w:lineRule="exact"/>
        <w:ind w:firstLine="420"/>
        <w:rPr>
          <w:rFonts w:hAnsiTheme="minorEastAsia"/>
          <w:rPrChange w:id="1375" w:author="JY0225" w:date="2017-08-24T11:12:00Z">
            <w:rPr>
              <w:rFonts w:ascii="Times New Roman" w:hAnsi="Times New Roman"/>
              <w:spacing w:val="10"/>
            </w:rPr>
          </w:rPrChange>
        </w:rPr>
      </w:pPr>
      <w:r w:rsidRPr="00B207B1">
        <w:rPr>
          <w:rFonts w:hAnsiTheme="minorEastAsia"/>
          <w:rPrChange w:id="1376" w:author="JY0225" w:date="2017-08-24T11:12:00Z">
            <w:rPr>
              <w:rFonts w:ascii="Times New Roman" w:hAnsi="Times New Roman"/>
              <w:spacing w:val="10"/>
            </w:rPr>
          </w:rPrChange>
        </w:rPr>
        <w:t>SQLite</w:t>
      </w:r>
      <w:r w:rsidRPr="00B207B1">
        <w:rPr>
          <w:rFonts w:hAnsiTheme="minorEastAsia" w:hint="eastAsia"/>
          <w:rPrChange w:id="1377" w:author="JY0225" w:date="2017-08-24T11:12:00Z">
            <w:rPr>
              <w:rFonts w:ascii="Times New Roman" w:hAnsi="Times New Roman" w:hint="eastAsia"/>
              <w:spacing w:val="10"/>
            </w:rPr>
          </w:rPrChange>
        </w:rPr>
        <w:t>是</w:t>
      </w:r>
      <w:r w:rsidR="00204F02">
        <w:rPr>
          <w:rFonts w:hAnsiTheme="minorEastAsia" w:hint="eastAsia"/>
        </w:rPr>
        <w:t>由</w:t>
      </w:r>
      <w:r w:rsidRPr="00B207B1">
        <w:rPr>
          <w:rFonts w:hAnsiTheme="minorEastAsia"/>
          <w:rPrChange w:id="1378" w:author="JY0225" w:date="2017-08-24T11:12:00Z">
            <w:rPr>
              <w:rFonts w:ascii="Times New Roman" w:hAnsi="Times New Roman"/>
              <w:spacing w:val="10"/>
            </w:rPr>
          </w:rPrChange>
        </w:rPr>
        <w:t>D.Richard Hipp</w:t>
      </w:r>
      <w:r w:rsidR="00204F02">
        <w:rPr>
          <w:rFonts w:hAnsiTheme="minorEastAsia" w:hint="eastAsia"/>
        </w:rPr>
        <w:t>编写的一款数据库引擎，源码</w:t>
      </w:r>
      <w:r w:rsidR="00986136">
        <w:rPr>
          <w:rFonts w:hAnsiTheme="minorEastAsia" w:hint="eastAsia"/>
        </w:rPr>
        <w:t>是</w:t>
      </w:r>
      <w:r w:rsidR="00204F02">
        <w:rPr>
          <w:rFonts w:hAnsiTheme="minorEastAsia" w:hint="eastAsia"/>
        </w:rPr>
        <w:t>使用C语言编写的，并且是开源的。</w:t>
      </w:r>
      <w:r w:rsidRPr="00B207B1">
        <w:rPr>
          <w:rFonts w:hAnsiTheme="minorEastAsia" w:hint="eastAsia"/>
          <w:rPrChange w:id="1379" w:author="JY0225" w:date="2017-08-24T11:12:00Z">
            <w:rPr>
              <w:rFonts w:ascii="Times New Roman" w:hAnsi="Times New Roman" w:hint="eastAsia"/>
              <w:spacing w:val="10"/>
            </w:rPr>
          </w:rPrChange>
        </w:rPr>
        <w:t>它</w:t>
      </w:r>
      <w:r w:rsidR="00907087" w:rsidRPr="00B207B1">
        <w:rPr>
          <w:rFonts w:hAnsiTheme="minorEastAsia" w:hint="eastAsia"/>
          <w:rPrChange w:id="1380" w:author="JY0225" w:date="2017-08-24T11:12:00Z">
            <w:rPr>
              <w:rFonts w:ascii="Times New Roman" w:hAnsi="Times New Roman" w:hint="eastAsia"/>
              <w:spacing w:val="10"/>
            </w:rPr>
          </w:rPrChange>
        </w:rPr>
        <w:t>是一款</w:t>
      </w:r>
      <w:r w:rsidR="006A0A2F" w:rsidRPr="00B207B1">
        <w:rPr>
          <w:rFonts w:hAnsiTheme="minorEastAsia" w:hint="eastAsia"/>
          <w:rPrChange w:id="1381" w:author="JY0225" w:date="2017-08-24T11:12:00Z">
            <w:rPr>
              <w:rFonts w:ascii="Times New Roman" w:hAnsi="Times New Roman" w:hint="eastAsia"/>
              <w:spacing w:val="10"/>
            </w:rPr>
          </w:rPrChange>
        </w:rPr>
        <w:t>轻量级的关系型</w:t>
      </w:r>
      <w:r w:rsidR="00907087" w:rsidRPr="00B207B1">
        <w:rPr>
          <w:rFonts w:hAnsiTheme="minorEastAsia" w:hint="eastAsia"/>
          <w:rPrChange w:id="1382" w:author="JY0225" w:date="2017-08-24T11:12:00Z">
            <w:rPr>
              <w:rFonts w:ascii="Times New Roman" w:hAnsi="Times New Roman" w:hint="eastAsia"/>
              <w:spacing w:val="10"/>
            </w:rPr>
          </w:rPrChange>
        </w:rPr>
        <w:t>数据库，</w:t>
      </w:r>
      <w:r w:rsidR="00171F30" w:rsidRPr="00B207B1">
        <w:rPr>
          <w:rFonts w:hAnsiTheme="minorEastAsia" w:hint="eastAsia"/>
          <w:rPrChange w:id="1383" w:author="JY0225" w:date="2017-08-24T11:12:00Z">
            <w:rPr>
              <w:rFonts w:ascii="Times New Roman" w:hAnsi="Times New Roman" w:hint="eastAsia"/>
              <w:spacing w:val="10"/>
            </w:rPr>
          </w:rPrChange>
        </w:rPr>
        <w:t>绝大多数</w:t>
      </w:r>
      <w:r w:rsidR="00273317" w:rsidRPr="00B207B1">
        <w:rPr>
          <w:rFonts w:hAnsiTheme="minorEastAsia" w:hint="eastAsia"/>
          <w:rPrChange w:id="1384" w:author="JY0225" w:date="2017-08-24T11:12:00Z">
            <w:rPr>
              <w:rFonts w:ascii="Times New Roman" w:hAnsi="Times New Roman" w:hint="eastAsia"/>
              <w:spacing w:val="10"/>
            </w:rPr>
          </w:rPrChange>
        </w:rPr>
        <w:t>主流</w:t>
      </w:r>
      <w:r w:rsidR="00171F30" w:rsidRPr="00B207B1">
        <w:rPr>
          <w:rFonts w:hAnsiTheme="minorEastAsia" w:hint="eastAsia"/>
          <w:rPrChange w:id="1385" w:author="JY0225" w:date="2017-08-24T11:12:00Z">
            <w:rPr>
              <w:rFonts w:ascii="Times New Roman" w:hAnsi="Times New Roman" w:hint="eastAsia"/>
              <w:spacing w:val="10"/>
            </w:rPr>
          </w:rPrChange>
        </w:rPr>
        <w:t>的</w:t>
      </w:r>
      <w:r w:rsidR="0075341D" w:rsidRPr="00B207B1">
        <w:rPr>
          <w:rFonts w:hAnsiTheme="minorEastAsia" w:hint="eastAsia"/>
          <w:rPrChange w:id="1386" w:author="JY0225" w:date="2017-08-24T11:12:00Z">
            <w:rPr>
              <w:rFonts w:ascii="Times New Roman" w:hAnsi="Times New Roman" w:hint="eastAsia"/>
              <w:spacing w:val="10"/>
            </w:rPr>
          </w:rPrChange>
        </w:rPr>
        <w:t>操作系统上都能够运行</w:t>
      </w:r>
      <w:r w:rsidR="0075341D" w:rsidRPr="00B207B1">
        <w:rPr>
          <w:rFonts w:hAnsiTheme="minorEastAsia"/>
          <w:rPrChange w:id="1387" w:author="JY0225" w:date="2017-08-24T11:12:00Z">
            <w:rPr>
              <w:rFonts w:ascii="Times New Roman" w:hAnsi="Times New Roman"/>
              <w:spacing w:val="10"/>
            </w:rPr>
          </w:rPrChange>
        </w:rPr>
        <w:t>SQLite</w:t>
      </w:r>
      <w:r w:rsidR="00AD47F0" w:rsidRPr="00B207B1">
        <w:rPr>
          <w:rFonts w:hAnsiTheme="minorEastAsia" w:hint="eastAsia"/>
          <w:rPrChange w:id="1388" w:author="JY0225" w:date="2017-08-24T11:12:00Z">
            <w:rPr>
              <w:rFonts w:ascii="Times New Roman" w:hAnsi="Times New Roman" w:hint="eastAsia"/>
              <w:spacing w:val="10"/>
            </w:rPr>
          </w:rPrChange>
        </w:rPr>
        <w:t>，同时</w:t>
      </w:r>
      <w:r w:rsidR="006572A2" w:rsidRPr="00B207B1">
        <w:rPr>
          <w:rFonts w:hAnsiTheme="minorEastAsia" w:hint="eastAsia"/>
          <w:rPrChange w:id="1389" w:author="JY0225" w:date="2017-08-24T11:12:00Z">
            <w:rPr>
              <w:rFonts w:ascii="Times New Roman" w:hAnsi="Times New Roman" w:hint="eastAsia"/>
              <w:spacing w:val="10"/>
            </w:rPr>
          </w:rPrChange>
        </w:rPr>
        <w:t>它</w:t>
      </w:r>
      <w:r w:rsidR="00AD47F0" w:rsidRPr="00B207B1">
        <w:rPr>
          <w:rFonts w:hAnsiTheme="minorEastAsia" w:hint="eastAsia"/>
          <w:rPrChange w:id="1390" w:author="JY0225" w:date="2017-08-24T11:12:00Z">
            <w:rPr>
              <w:rFonts w:ascii="Times New Roman" w:hAnsi="Times New Roman" w:hint="eastAsia"/>
              <w:spacing w:val="10"/>
            </w:rPr>
          </w:rPrChange>
        </w:rPr>
        <w:t>为大多数编程语言，如</w:t>
      </w:r>
      <w:r w:rsidR="00AD47F0" w:rsidRPr="00B207B1">
        <w:rPr>
          <w:rFonts w:hAnsiTheme="minorEastAsia"/>
          <w:rPrChange w:id="1391" w:author="JY0225" w:date="2017-08-24T11:12:00Z">
            <w:rPr>
              <w:rFonts w:ascii="Times New Roman" w:hAnsi="Times New Roman"/>
              <w:spacing w:val="10"/>
            </w:rPr>
          </w:rPrChange>
        </w:rPr>
        <w:t>C#</w:t>
      </w:r>
      <w:r w:rsidR="00AD47F0" w:rsidRPr="00B207B1">
        <w:rPr>
          <w:rFonts w:hAnsiTheme="minorEastAsia" w:hint="eastAsia"/>
          <w:rPrChange w:id="1392" w:author="JY0225" w:date="2017-08-24T11:12:00Z">
            <w:rPr>
              <w:rFonts w:ascii="Times New Roman" w:hAnsi="Times New Roman" w:hint="eastAsia"/>
              <w:spacing w:val="10"/>
            </w:rPr>
          </w:rPrChange>
        </w:rPr>
        <w:t>、</w:t>
      </w:r>
      <w:r w:rsidR="00AD47F0" w:rsidRPr="00B207B1">
        <w:rPr>
          <w:rFonts w:hAnsiTheme="minorEastAsia"/>
          <w:rPrChange w:id="1393" w:author="JY0225" w:date="2017-08-24T11:12:00Z">
            <w:rPr>
              <w:rFonts w:ascii="Times New Roman" w:hAnsi="Times New Roman"/>
              <w:spacing w:val="10"/>
            </w:rPr>
          </w:rPrChange>
        </w:rPr>
        <w:t>PHP</w:t>
      </w:r>
      <w:r w:rsidR="00AD47F0" w:rsidRPr="00B207B1">
        <w:rPr>
          <w:rFonts w:hAnsiTheme="minorEastAsia" w:hint="eastAsia"/>
          <w:rPrChange w:id="1394" w:author="JY0225" w:date="2017-08-24T11:12:00Z">
            <w:rPr>
              <w:rFonts w:ascii="Times New Roman" w:hAnsi="Times New Roman" w:hint="eastAsia"/>
              <w:spacing w:val="10"/>
            </w:rPr>
          </w:rPrChange>
        </w:rPr>
        <w:t>、</w:t>
      </w:r>
      <w:r w:rsidR="00AD47F0" w:rsidRPr="00B207B1">
        <w:rPr>
          <w:rFonts w:hAnsiTheme="minorEastAsia"/>
          <w:rPrChange w:id="1395" w:author="JY0225" w:date="2017-08-24T11:12:00Z">
            <w:rPr>
              <w:rFonts w:ascii="Times New Roman" w:hAnsi="Times New Roman"/>
              <w:spacing w:val="10"/>
            </w:rPr>
          </w:rPrChange>
        </w:rPr>
        <w:t>Java</w:t>
      </w:r>
      <w:r w:rsidR="00AD47F0" w:rsidRPr="00B207B1">
        <w:rPr>
          <w:rFonts w:hAnsiTheme="minorEastAsia" w:hint="eastAsia"/>
          <w:rPrChange w:id="1396" w:author="JY0225" w:date="2017-08-24T11:12:00Z">
            <w:rPr>
              <w:rFonts w:ascii="Times New Roman" w:hAnsi="Times New Roman" w:hint="eastAsia"/>
              <w:spacing w:val="10"/>
            </w:rPr>
          </w:rPrChange>
        </w:rPr>
        <w:t>等提供了编程接口</w:t>
      </w:r>
      <w:r w:rsidR="000921ED" w:rsidRPr="00B207B1">
        <w:rPr>
          <w:rFonts w:hAnsiTheme="minorEastAsia" w:hint="eastAsia"/>
          <w:rPrChange w:id="1397" w:author="JY0225" w:date="2017-08-24T11:12:00Z">
            <w:rPr>
              <w:rFonts w:ascii="Times New Roman" w:hAnsi="Times New Roman" w:hint="eastAsia"/>
              <w:spacing w:val="10"/>
            </w:rPr>
          </w:rPrChange>
        </w:rPr>
        <w:t>。</w:t>
      </w:r>
      <w:r w:rsidR="00E76DC4" w:rsidRPr="00B207B1">
        <w:rPr>
          <w:rFonts w:hAnsiTheme="minorEastAsia" w:hint="eastAsia"/>
          <w:rPrChange w:id="1398" w:author="JY0225" w:date="2017-08-24T11:12:00Z">
            <w:rPr>
              <w:rFonts w:ascii="Times New Roman" w:hAnsi="Times New Roman" w:hint="eastAsia"/>
              <w:spacing w:val="10"/>
            </w:rPr>
          </w:rPrChange>
        </w:rPr>
        <w:t>此外，</w:t>
      </w:r>
      <w:r w:rsidR="00990293" w:rsidRPr="00B207B1">
        <w:rPr>
          <w:rFonts w:hAnsiTheme="minorEastAsia" w:hint="eastAsia"/>
          <w:rPrChange w:id="1399" w:author="JY0225" w:date="2017-08-24T11:12:00Z">
            <w:rPr>
              <w:rFonts w:ascii="Times New Roman" w:hAnsi="Times New Roman" w:hint="eastAsia"/>
              <w:spacing w:val="10"/>
            </w:rPr>
          </w:rPrChange>
        </w:rPr>
        <w:t>它</w:t>
      </w:r>
      <w:r w:rsidR="001A349E" w:rsidRPr="00B207B1">
        <w:rPr>
          <w:rFonts w:hAnsiTheme="minorEastAsia" w:hint="eastAsia"/>
          <w:rPrChange w:id="1400" w:author="JY0225" w:date="2017-08-24T11:12:00Z">
            <w:rPr>
              <w:rFonts w:ascii="Times New Roman" w:hAnsi="Times New Roman" w:hint="eastAsia"/>
              <w:spacing w:val="10"/>
            </w:rPr>
          </w:rPrChange>
        </w:rPr>
        <w:t>还</w:t>
      </w:r>
      <w:r w:rsidRPr="00B207B1">
        <w:rPr>
          <w:rFonts w:hAnsiTheme="minorEastAsia" w:hint="eastAsia"/>
          <w:rPrChange w:id="1401" w:author="JY0225" w:date="2017-08-24T11:12:00Z">
            <w:rPr>
              <w:rFonts w:ascii="Times New Roman" w:hAnsi="Times New Roman" w:hint="eastAsia"/>
              <w:spacing w:val="10"/>
            </w:rPr>
          </w:rPrChange>
        </w:rPr>
        <w:t>支持大多数的</w:t>
      </w:r>
      <w:r w:rsidRPr="00B207B1">
        <w:rPr>
          <w:rFonts w:hAnsiTheme="minorEastAsia"/>
          <w:rPrChange w:id="1402" w:author="JY0225" w:date="2017-08-24T11:12:00Z">
            <w:rPr>
              <w:rFonts w:ascii="Times New Roman" w:hAnsi="Times New Roman"/>
              <w:spacing w:val="10"/>
            </w:rPr>
          </w:rPrChange>
        </w:rPr>
        <w:t>SQL92</w:t>
      </w:r>
      <w:r w:rsidR="00D03475" w:rsidRPr="00B207B1">
        <w:rPr>
          <w:rFonts w:hAnsiTheme="minorEastAsia" w:hint="eastAsia"/>
          <w:rPrChange w:id="1403" w:author="JY0225" w:date="2017-08-24T11:12:00Z">
            <w:rPr>
              <w:rFonts w:ascii="Times New Roman" w:hAnsi="Times New Roman" w:hint="eastAsia"/>
              <w:spacing w:val="10"/>
            </w:rPr>
          </w:rPrChange>
        </w:rPr>
        <w:t>标准</w:t>
      </w:r>
      <w:r w:rsidR="0005364A" w:rsidRPr="00B207B1">
        <w:rPr>
          <w:rFonts w:hAnsiTheme="minorEastAsia" w:hint="eastAsia"/>
          <w:rPrChange w:id="1404" w:author="JY0225" w:date="2017-08-24T11:12:00Z">
            <w:rPr>
              <w:rFonts w:ascii="Times New Roman" w:hAnsi="Times New Roman" w:hint="eastAsia"/>
              <w:spacing w:val="10"/>
            </w:rPr>
          </w:rPrChange>
        </w:rPr>
        <w:t>，且源代码不受版权限制</w:t>
      </w:r>
      <w:ins w:id="1405" w:author="微软用户" w:date="2017-08-24T21:35:00Z">
        <w:r w:rsidR="00FE2A05" w:rsidRPr="00B207B1">
          <w:rPr>
            <w:rFonts w:hAnsiTheme="minorEastAsia"/>
            <w:vertAlign w:val="superscript"/>
            <w:rPrChange w:id="1406" w:author="微软用户" w:date="2017-08-24T21:35:00Z">
              <w:rPr>
                <w:rFonts w:hAnsiTheme="minorEastAsia"/>
                <w:spacing w:val="10"/>
              </w:rPr>
            </w:rPrChange>
          </w:rPr>
          <w:fldChar w:fldCharType="begin"/>
        </w:r>
        <w:r w:rsidR="00FE2A05" w:rsidRPr="00B207B1">
          <w:rPr>
            <w:rFonts w:hAnsiTheme="minorEastAsia"/>
            <w:vertAlign w:val="superscript"/>
            <w:rPrChange w:id="1407"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08" w:author="微软用户" w:date="2017-08-24T21:35:00Z">
            <w:rPr>
              <w:rFonts w:hAnsiTheme="minorEastAsia"/>
              <w:vertAlign w:val="superscript"/>
            </w:rPr>
          </w:rPrChange>
        </w:rPr>
      </w:r>
      <w:r w:rsidR="00FE2A05" w:rsidRPr="00B207B1">
        <w:rPr>
          <w:rFonts w:hAnsiTheme="minorEastAsia"/>
          <w:vertAlign w:val="superscript"/>
          <w:rPrChange w:id="1409" w:author="微软用户" w:date="2017-08-24T21:35:00Z">
            <w:rPr>
              <w:rFonts w:hAnsiTheme="minorEastAsia"/>
              <w:spacing w:val="10"/>
            </w:rPr>
          </w:rPrChange>
        </w:rPr>
        <w:fldChar w:fldCharType="separate"/>
      </w:r>
      <w:r w:rsidR="00F14047">
        <w:rPr>
          <w:rFonts w:hAnsiTheme="minorEastAsia"/>
          <w:vertAlign w:val="superscript"/>
        </w:rPr>
        <w:t>[23]</w:t>
      </w:r>
      <w:ins w:id="1410" w:author="微软用户" w:date="2017-08-24T21:35:00Z">
        <w:r w:rsidR="00FE2A05" w:rsidRPr="00B207B1">
          <w:rPr>
            <w:rFonts w:hAnsiTheme="minorEastAsia"/>
            <w:vertAlign w:val="superscript"/>
            <w:rPrChange w:id="1411" w:author="微软用户" w:date="2017-08-24T21:35:00Z">
              <w:rPr>
                <w:rFonts w:hAnsiTheme="minorEastAsia"/>
                <w:spacing w:val="10"/>
              </w:rPr>
            </w:rPrChange>
          </w:rPr>
          <w:fldChar w:fldCharType="end"/>
        </w:r>
      </w:ins>
      <w:del w:id="1412" w:author="微软用户" w:date="2017-08-24T21:35:00Z">
        <w:r w:rsidR="00B83A72" w:rsidRPr="00B207B1" w:rsidDel="00FE2A05">
          <w:rPr>
            <w:rFonts w:hAnsiTheme="minorEastAsia"/>
            <w:color w:val="000000" w:themeColor="text1"/>
            <w:vertAlign w:val="superscript"/>
            <w:rPrChange w:id="1413"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14"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15"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16"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17"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18"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19" w:author="JY0225" w:date="2017-08-24T11:12:00Z">
              <w:rPr>
                <w:color w:val="000000" w:themeColor="text1"/>
                <w:vertAlign w:val="superscript"/>
              </w:rPr>
            </w:rPrChange>
          </w:rPr>
          <w:fldChar w:fldCharType="end"/>
        </w:r>
      </w:del>
      <w:r w:rsidR="00D03475" w:rsidRPr="00B207B1">
        <w:rPr>
          <w:rFonts w:hAnsiTheme="minorEastAsia" w:hint="eastAsia"/>
          <w:rPrChange w:id="1420" w:author="JY0225" w:date="2017-08-24T11:12:00Z">
            <w:rPr>
              <w:rFonts w:ascii="Times New Roman" w:hAnsi="Times New Roman" w:hint="eastAsia"/>
              <w:spacing w:val="10"/>
            </w:rPr>
          </w:rPrChange>
        </w:rPr>
        <w:t>。</w:t>
      </w:r>
      <w:r w:rsidR="00A80132" w:rsidRPr="00B207B1">
        <w:rPr>
          <w:rFonts w:hAnsiTheme="minorEastAsia" w:hint="eastAsia"/>
          <w:rPrChange w:id="1421" w:author="JY0225" w:date="2017-08-24T11:12:00Z">
            <w:rPr>
              <w:rFonts w:ascii="Times New Roman" w:hAnsi="Times New Roman" w:hint="eastAsia"/>
              <w:spacing w:val="10"/>
            </w:rPr>
          </w:rPrChange>
        </w:rPr>
        <w:t>目前，</w:t>
      </w:r>
      <w:r w:rsidR="008E6A04" w:rsidRPr="00B207B1">
        <w:rPr>
          <w:rFonts w:hAnsiTheme="minorEastAsia" w:hint="eastAsia"/>
          <w:rPrChange w:id="1422"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23" w:author="JY0225" w:date="2017-08-24T11:12:00Z">
            <w:rPr>
              <w:rFonts w:ascii="Times New Roman" w:hAnsi="Times New Roman" w:hint="eastAsia"/>
              <w:spacing w:val="10"/>
            </w:rPr>
          </w:rPrChange>
        </w:rPr>
        <w:t>较</w:t>
      </w:r>
      <w:r w:rsidR="008E6A04" w:rsidRPr="00B207B1">
        <w:rPr>
          <w:rFonts w:hAnsiTheme="minorEastAsia" w:hint="eastAsia"/>
          <w:rPrChange w:id="1424" w:author="JY0225" w:date="2017-08-24T11:12:00Z">
            <w:rPr>
              <w:rFonts w:ascii="Times New Roman" w:hAnsi="Times New Roman" w:hint="eastAsia"/>
              <w:spacing w:val="10"/>
            </w:rPr>
          </w:rPrChange>
        </w:rPr>
        <w:t>好以及零成本管理</w:t>
      </w:r>
      <w:ins w:id="1425" w:author="Liu, Wu" w:date="2017-08-29T10:31:00Z">
        <w:r w:rsidR="00931C00" w:rsidRPr="00B207B1">
          <w:rPr>
            <w:rFonts w:hAnsiTheme="minorEastAsia"/>
          </w:rPr>
          <w:t>等</w:t>
        </w:r>
      </w:ins>
      <w:del w:id="1426" w:author="Liu, Wu" w:date="2017-08-29T10:30:00Z">
        <w:r w:rsidR="00641B8C" w:rsidRPr="00B207B1" w:rsidDel="00931C00">
          <w:rPr>
            <w:rFonts w:hAnsiTheme="minorEastAsia" w:hint="eastAsia"/>
            <w:rPrChange w:id="1427" w:author="JY0225" w:date="2017-08-24T11:12:00Z">
              <w:rPr>
                <w:rFonts w:ascii="Times New Roman" w:hAnsi="Times New Roman" w:hint="eastAsia"/>
                <w:spacing w:val="10"/>
              </w:rPr>
            </w:rPrChange>
          </w:rPr>
          <w:delText>的</w:delText>
        </w:r>
      </w:del>
      <w:r w:rsidR="00641B8C" w:rsidRPr="00B207B1">
        <w:rPr>
          <w:rFonts w:hAnsiTheme="minorEastAsia" w:hint="eastAsia"/>
          <w:rPrChange w:id="1428" w:author="JY0225" w:date="2017-08-24T11:12:00Z">
            <w:rPr>
              <w:rFonts w:ascii="Times New Roman" w:hAnsi="Times New Roman" w:hint="eastAsia"/>
              <w:spacing w:val="10"/>
            </w:rPr>
          </w:rPrChange>
        </w:rPr>
        <w:t>特点，</w:t>
      </w:r>
      <w:r w:rsidR="004951A9" w:rsidRPr="00B207B1">
        <w:rPr>
          <w:rFonts w:hAnsiTheme="minorEastAsia" w:hint="eastAsia"/>
          <w:rPrChange w:id="1429"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30" w:author="JY0225" w:date="2017-08-24T11:12:00Z">
            <w:rPr>
              <w:rFonts w:ascii="Times New Roman" w:hAnsi="Times New Roman" w:hint="eastAsia"/>
              <w:spacing w:val="10"/>
            </w:rPr>
          </w:rPrChange>
        </w:rPr>
        <w:t>像</w:t>
      </w:r>
      <w:r w:rsidR="001A0E6F" w:rsidRPr="00B207B1">
        <w:rPr>
          <w:rFonts w:hAnsiTheme="minorEastAsia"/>
          <w:rPrChange w:id="1431" w:author="JY0225" w:date="2017-08-24T11:12:00Z">
            <w:rPr>
              <w:rFonts w:ascii="Times New Roman" w:hAnsi="Times New Roman"/>
              <w:spacing w:val="10"/>
            </w:rPr>
          </w:rPrChange>
        </w:rPr>
        <w:t>Android</w:t>
      </w:r>
      <w:r w:rsidR="001A0E6F" w:rsidRPr="00B207B1">
        <w:rPr>
          <w:rFonts w:hAnsiTheme="minorEastAsia" w:hint="eastAsia"/>
          <w:rPrChange w:id="1432" w:author="JY0225" w:date="2017-08-24T11:12:00Z">
            <w:rPr>
              <w:rFonts w:ascii="Times New Roman" w:hAnsi="Times New Roman" w:hint="eastAsia"/>
              <w:spacing w:val="10"/>
            </w:rPr>
          </w:rPrChange>
        </w:rPr>
        <w:t>、</w:t>
      </w:r>
      <w:r w:rsidR="001262CE" w:rsidRPr="00B207B1">
        <w:rPr>
          <w:rFonts w:hAnsiTheme="minorEastAsia"/>
          <w:rPrChange w:id="1433" w:author="JY0225" w:date="2017-08-24T11:12:00Z">
            <w:rPr>
              <w:rFonts w:ascii="Times New Roman" w:hAnsi="Times New Roman"/>
              <w:spacing w:val="10"/>
            </w:rPr>
          </w:rPrChange>
        </w:rPr>
        <w:t>i</w:t>
      </w:r>
      <w:r w:rsidR="001A0E6F" w:rsidRPr="00B207B1">
        <w:rPr>
          <w:rFonts w:hAnsiTheme="minorEastAsia"/>
          <w:rPrChange w:id="1434" w:author="JY0225" w:date="2017-08-24T11:12:00Z">
            <w:rPr>
              <w:rFonts w:ascii="Times New Roman" w:hAnsi="Times New Roman"/>
              <w:spacing w:val="10"/>
            </w:rPr>
          </w:rPrChange>
        </w:rPr>
        <w:t>OS</w:t>
      </w:r>
      <w:r w:rsidR="001A0E6F" w:rsidRPr="00B207B1">
        <w:rPr>
          <w:rFonts w:hAnsiTheme="minorEastAsia" w:hint="eastAsia"/>
          <w:rPrChange w:id="1435"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436" w:author="JY0225" w:date="2017-08-24T11:12:00Z">
            <w:rPr>
              <w:rFonts w:ascii="Times New Roman" w:hAnsi="Times New Roman"/>
              <w:spacing w:val="10"/>
            </w:rPr>
          </w:rPrChange>
        </w:rPr>
        <w:t>SQLite</w:t>
      </w:r>
      <w:r w:rsidR="001A0E6F" w:rsidRPr="00B207B1">
        <w:rPr>
          <w:rFonts w:hAnsiTheme="minorEastAsia" w:hint="eastAsia"/>
          <w:rPrChange w:id="1437" w:author="JY0225" w:date="2017-08-24T11:12:00Z">
            <w:rPr>
              <w:rFonts w:ascii="Times New Roman" w:hAnsi="Times New Roman" w:hint="eastAsia"/>
              <w:spacing w:val="10"/>
            </w:rPr>
          </w:rPrChange>
        </w:rPr>
        <w:t>数据库</w:t>
      </w:r>
      <w:del w:id="1438" w:author="微软用户" w:date="2017-08-24T21:36:00Z">
        <w:r w:rsidR="000F7D9D" w:rsidRPr="00B207B1" w:rsidDel="00FE2A05">
          <w:rPr>
            <w:rFonts w:hAnsiTheme="minorEastAsia"/>
            <w:color w:val="000000" w:themeColor="text1"/>
            <w:vertAlign w:val="superscript"/>
            <w:rPrChange w:id="1439"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440"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441"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442"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443"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44"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445" w:author="JY0225" w:date="2017-08-24T11:12:00Z">
              <w:rPr>
                <w:color w:val="000000" w:themeColor="text1"/>
                <w:vertAlign w:val="superscript"/>
              </w:rPr>
            </w:rPrChange>
          </w:rPr>
          <w:fldChar w:fldCharType="end"/>
        </w:r>
      </w:del>
      <w:del w:id="1446" w:author="Liu, Wu" w:date="2017-08-29T10:32:00Z">
        <w:r w:rsidR="000F7D9D" w:rsidRPr="00B207B1" w:rsidDel="00931C00">
          <w:rPr>
            <w:rFonts w:hAnsiTheme="minorEastAsia"/>
            <w:color w:val="000000" w:themeColor="text1"/>
            <w:vertAlign w:val="superscript"/>
            <w:rPrChange w:id="1447"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448"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449"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450"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451" w:author="JY0225" w:date="2017-08-24T11:12:00Z">
              <w:rPr>
                <w:color w:val="000000" w:themeColor="text1"/>
                <w:vertAlign w:val="superscript"/>
              </w:rPr>
            </w:rPrChange>
          </w:rPr>
          <w:fldChar w:fldCharType="separate"/>
        </w:r>
      </w:del>
      <w:ins w:id="1452" w:author="微软用户" w:date="2017-08-24T22:18:00Z">
        <w:del w:id="1453" w:author="Liu, Wu" w:date="2017-08-29T10:32:00Z">
          <w:r w:rsidR="00C56CDB" w:rsidRPr="00B207B1" w:rsidDel="00931C00">
            <w:rPr>
              <w:rFonts w:hAnsiTheme="minorEastAsia"/>
              <w:color w:val="000000" w:themeColor="text1"/>
              <w:vertAlign w:val="superscript"/>
            </w:rPr>
            <w:delText>[1]</w:delText>
          </w:r>
        </w:del>
      </w:ins>
      <w:del w:id="1454" w:author="Liu, Wu" w:date="2017-08-29T10:32:00Z">
        <w:r w:rsidR="008E2759" w:rsidRPr="00B207B1" w:rsidDel="00931C00">
          <w:rPr>
            <w:rFonts w:hAnsiTheme="minorEastAsia"/>
            <w:color w:val="000000" w:themeColor="text1"/>
            <w:vertAlign w:val="superscript"/>
            <w:rPrChange w:id="1455"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456" w:author="JY0225" w:date="2017-08-24T11:12:00Z">
              <w:rPr>
                <w:color w:val="000000" w:themeColor="text1"/>
                <w:vertAlign w:val="superscript"/>
              </w:rPr>
            </w:rPrChange>
          </w:rPr>
          <w:fldChar w:fldCharType="end"/>
        </w:r>
      </w:del>
      <w:ins w:id="1457"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[24]</w:t>
      </w:r>
      <w:ins w:id="1458"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459" w:author="JY0225" w:date="2017-08-24T11:12:00Z">
            <w:rPr>
              <w:rFonts w:ascii="Times New Roman" w:hAnsi="Times New Roman" w:hint="eastAsia"/>
              <w:spacing w:val="10"/>
            </w:rPr>
          </w:rPrChange>
        </w:rPr>
        <w:t>。</w:t>
      </w:r>
    </w:p>
    <w:p w14:paraId="763BB6D5" w14:textId="00F4FEC7" w:rsidR="00C3162C" w:rsidRPr="00B207B1" w:rsidRDefault="00C3162C" w:rsidP="00C3162C">
      <w:pPr>
        <w:spacing w:line="400" w:lineRule="exact"/>
        <w:rPr>
          <w:rFonts w:hAnsiTheme="minorEastAsia"/>
          <w:rPrChange w:id="1460" w:author="JY0225" w:date="2017-08-24T11:12:00Z">
            <w:rPr>
              <w:rFonts w:ascii="Times New Roman" w:hAnsi="Times New Roman"/>
              <w:spacing w:val="10"/>
            </w:rPr>
          </w:rPrChange>
        </w:rPr>
      </w:pPr>
      <w:r w:rsidRPr="00B207B1">
        <w:rPr>
          <w:rFonts w:hAnsiTheme="minorEastAsia"/>
          <w:noProof/>
          <w:rPrChange w:id="1461" w:author="JY0225" w:date="2017-08-24T11:12:00Z">
            <w:rPr>
              <w:noProof/>
            </w:rPr>
          </w:rPrChange>
        </w:rPr>
        <w:tab/>
      </w:r>
      <w:r w:rsidR="00D4671E" w:rsidRPr="00B207B1">
        <w:rPr>
          <w:rFonts w:hAnsiTheme="minorEastAsia" w:hint="eastAsia"/>
          <w:rPrChange w:id="1462" w:author="JY0225" w:date="2017-08-24T11:12:00Z">
            <w:rPr>
              <w:rFonts w:ascii="Times New Roman" w:hAnsi="Times New Roman" w:hint="eastAsia"/>
              <w:spacing w:val="10"/>
            </w:rPr>
          </w:rPrChange>
        </w:rPr>
        <w:t>在</w:t>
      </w:r>
      <w:r w:rsidR="00EA2B58" w:rsidRPr="00B207B1">
        <w:rPr>
          <w:rFonts w:hAnsiTheme="minorEastAsia" w:hint="eastAsia"/>
          <w:rPrChange w:id="1463" w:author="JY0225" w:date="2017-08-24T11:12:00Z">
            <w:rPr>
              <w:rFonts w:ascii="Times New Roman" w:hAnsi="Times New Roman" w:hint="eastAsia"/>
              <w:spacing w:val="10"/>
            </w:rPr>
          </w:rPrChange>
        </w:rPr>
        <w:t>存储</w:t>
      </w:r>
      <w:r w:rsidR="00D4671E" w:rsidRPr="00B207B1">
        <w:rPr>
          <w:rFonts w:hAnsiTheme="minorEastAsia" w:hint="eastAsia"/>
          <w:rPrChange w:id="1464" w:author="JY0225" w:date="2017-08-24T11:12:00Z">
            <w:rPr>
              <w:rFonts w:ascii="Times New Roman" w:hAnsi="Times New Roman" w:hint="eastAsia"/>
              <w:spacing w:val="10"/>
            </w:rPr>
          </w:rPrChange>
        </w:rPr>
        <w:t>容量方面，</w:t>
      </w:r>
      <w:r w:rsidRPr="00B207B1">
        <w:rPr>
          <w:rFonts w:hAnsiTheme="minorEastAsia"/>
          <w:rPrChange w:id="1465" w:author="JY0225" w:date="2017-08-24T11:12:00Z">
            <w:rPr>
              <w:rFonts w:ascii="Times New Roman" w:hAnsi="Times New Roman"/>
              <w:spacing w:val="10"/>
            </w:rPr>
          </w:rPrChange>
        </w:rPr>
        <w:t>SQLite</w:t>
      </w:r>
      <w:r w:rsidR="00D4671E" w:rsidRPr="00B207B1">
        <w:rPr>
          <w:rFonts w:hAnsiTheme="minorEastAsia" w:hint="eastAsia"/>
          <w:rPrChange w:id="1466" w:author="JY0225" w:date="2017-08-24T11:12:00Z">
            <w:rPr>
              <w:rFonts w:ascii="Times New Roman" w:hAnsi="Times New Roman" w:hint="eastAsia"/>
              <w:spacing w:val="10"/>
            </w:rPr>
          </w:rPrChange>
        </w:rPr>
        <w:t>虽然是一款轻量级的数据库，</w:t>
      </w:r>
      <w:r w:rsidR="00EE4451">
        <w:rPr>
          <w:rFonts w:hAnsiTheme="minorEastAsia" w:hint="eastAsia"/>
        </w:rPr>
        <w:t>但是支持的数据备份容量可达到2TB。</w:t>
      </w:r>
      <w:r w:rsidR="000655EE" w:rsidRPr="00B207B1">
        <w:rPr>
          <w:rFonts w:hAnsiTheme="minorEastAsia" w:hint="eastAsia"/>
          <w:rPrChange w:id="1467" w:author="JY0225" w:date="2017-08-24T11:12:00Z">
            <w:rPr>
              <w:rFonts w:ascii="Times New Roman" w:hAnsi="Times New Roman" w:hint="eastAsia"/>
              <w:spacing w:val="10"/>
            </w:rPr>
          </w:rPrChange>
        </w:rPr>
        <w:t>并且</w:t>
      </w:r>
      <w:r w:rsidRPr="00B207B1">
        <w:rPr>
          <w:rFonts w:hAnsiTheme="minorEastAsia" w:hint="eastAsia"/>
          <w:rPrChange w:id="1468" w:author="JY0225" w:date="2017-08-24T11:12:00Z">
            <w:rPr>
              <w:rFonts w:ascii="Times New Roman" w:hAnsi="Times New Roman" w:hint="eastAsia"/>
              <w:spacing w:val="10"/>
            </w:rPr>
          </w:rPrChange>
        </w:rPr>
        <w:t>以单个文件的形式</w:t>
      </w:r>
      <w:r w:rsidR="00123F75">
        <w:rPr>
          <w:rFonts w:hAnsiTheme="minorEastAsia" w:hint="eastAsia"/>
        </w:rPr>
        <w:t>保存数据库资源</w:t>
      </w:r>
      <w:r w:rsidRPr="00B207B1">
        <w:rPr>
          <w:rFonts w:hAnsiTheme="minorEastAsia" w:hint="eastAsia"/>
          <w:rPrChange w:id="1469"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470" w:author="JY0225" w:date="2017-08-24T11:12:00Z">
            <w:rPr>
              <w:rFonts w:ascii="Times New Roman" w:hAnsi="Times New Roman"/>
              <w:spacing w:val="10"/>
            </w:rPr>
          </w:rPrChange>
        </w:rPr>
      </w:pPr>
      <w:r w:rsidRPr="00B207B1">
        <w:rPr>
          <w:rFonts w:hAnsiTheme="minorEastAsia" w:hint="eastAsia"/>
          <w:rPrChange w:id="1471" w:author="JY0225" w:date="2017-08-24T11:12:00Z">
            <w:rPr>
              <w:rFonts w:ascii="Times New Roman" w:hAnsi="Times New Roman" w:hint="eastAsia"/>
              <w:spacing w:val="10"/>
            </w:rPr>
          </w:rPrChange>
        </w:rPr>
        <w:t>在事务处理方面，</w:t>
      </w:r>
      <w:r w:rsidRPr="00B207B1">
        <w:rPr>
          <w:rFonts w:hAnsiTheme="minorEastAsia"/>
          <w:rPrChange w:id="1472" w:author="JY0225" w:date="2017-08-24T11:12:00Z">
            <w:rPr>
              <w:rFonts w:ascii="Times New Roman" w:hAnsi="Times New Roman"/>
              <w:spacing w:val="10"/>
            </w:rPr>
          </w:rPrChange>
        </w:rPr>
        <w:t>SQLite</w:t>
      </w:r>
      <w:r w:rsidR="009F5B5C" w:rsidRPr="00B207B1">
        <w:rPr>
          <w:rFonts w:hAnsiTheme="minorEastAsia" w:hint="eastAsia"/>
          <w:rPrChange w:id="1473" w:author="JY0225" w:date="2017-08-24T11:12:00Z">
            <w:rPr>
              <w:rFonts w:ascii="Times New Roman" w:hAnsi="Times New Roman" w:hint="eastAsia"/>
              <w:spacing w:val="10"/>
            </w:rPr>
          </w:rPrChange>
        </w:rPr>
        <w:t>支持</w:t>
      </w:r>
      <w:r w:rsidR="005B769F" w:rsidRPr="00B207B1">
        <w:rPr>
          <w:rFonts w:hAnsiTheme="minorEastAsia" w:hint="eastAsia"/>
          <w:rPrChange w:id="1474" w:author="JY0225" w:date="2017-08-24T11:12:00Z">
            <w:rPr>
              <w:rFonts w:ascii="Times New Roman" w:hAnsi="Times New Roman" w:hint="eastAsia"/>
              <w:spacing w:val="10"/>
            </w:rPr>
          </w:rPrChange>
        </w:rPr>
        <w:t>多个进程可以</w:t>
      </w:r>
      <w:r w:rsidR="001A0C1E" w:rsidRPr="00B207B1">
        <w:rPr>
          <w:rFonts w:hAnsiTheme="minorEastAsia" w:hint="eastAsia"/>
          <w:rPrChange w:id="1475"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476" w:author="JY0225" w:date="2017-08-24T11:12:00Z">
            <w:rPr>
              <w:rFonts w:ascii="Times New Roman" w:hAnsi="Times New Roman" w:hint="eastAsia"/>
              <w:spacing w:val="10"/>
            </w:rPr>
          </w:rPrChange>
        </w:rPr>
        <w:t>，</w:t>
      </w:r>
      <w:r w:rsidR="00EF3594" w:rsidRPr="00B207B1">
        <w:rPr>
          <w:rFonts w:hAnsiTheme="minorEastAsia" w:hint="eastAsia"/>
          <w:rPrChange w:id="1477"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478" w:author="JY0225" w:date="2017-08-24T11:12:00Z">
            <w:rPr>
              <w:rFonts w:ascii="Times New Roman" w:hAnsi="Times New Roman" w:hint="eastAsia"/>
              <w:spacing w:val="10"/>
            </w:rPr>
          </w:rPrChange>
        </w:rPr>
        <w:t>。</w:t>
      </w:r>
      <w:r w:rsidRPr="00B207B1">
        <w:rPr>
          <w:rFonts w:hAnsiTheme="minorEastAsia" w:hint="eastAsia"/>
          <w:rPrChange w:id="1479"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480" w:author="JY0225" w:date="2017-08-24T11:12:00Z">
            <w:rPr>
              <w:rFonts w:ascii="Times New Roman" w:hAnsi="Times New Roman" w:hint="eastAsia"/>
              <w:spacing w:val="10"/>
            </w:rPr>
          </w:rPrChange>
        </w:rPr>
        <w:t>机制</w:t>
      </w:r>
      <w:r w:rsidR="004918C8" w:rsidRPr="00B207B1">
        <w:rPr>
          <w:rFonts w:hAnsiTheme="minorEastAsia" w:hint="eastAsia"/>
          <w:rPrChange w:id="1481" w:author="JY0225" w:date="2017-08-24T11:12:00Z">
            <w:rPr>
              <w:rFonts w:ascii="Times New Roman" w:hAnsi="Times New Roman" w:hint="eastAsia"/>
              <w:spacing w:val="10"/>
            </w:rPr>
          </w:rPrChange>
        </w:rPr>
        <w:t>，</w:t>
      </w:r>
      <w:r w:rsidR="00201835" w:rsidRPr="00B207B1">
        <w:rPr>
          <w:rFonts w:hAnsiTheme="minorEastAsia" w:hint="eastAsia"/>
          <w:rPrChange w:id="1482" w:author="JY0225" w:date="2017-08-24T11:12:00Z">
            <w:rPr>
              <w:rFonts w:ascii="Times New Roman" w:hAnsi="Times New Roman" w:hint="eastAsia"/>
              <w:spacing w:val="10"/>
            </w:rPr>
          </w:rPrChange>
        </w:rPr>
        <w:t>使得</w:t>
      </w:r>
      <w:r w:rsidR="002C0716" w:rsidRPr="00B207B1">
        <w:rPr>
          <w:rFonts w:hAnsiTheme="minorEastAsia" w:hint="eastAsia"/>
          <w:rPrChange w:id="1483"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484" w:author="JY0225" w:date="2017-08-24T11:12:00Z">
            <w:rPr>
              <w:rFonts w:ascii="Times New Roman" w:hAnsi="Times New Roman" w:hint="eastAsia"/>
              <w:spacing w:val="10"/>
            </w:rPr>
          </w:rPrChange>
        </w:rPr>
        <w:t>，必须获得独占锁</w:t>
      </w:r>
      <w:r w:rsidR="00D07DC4" w:rsidRPr="00B207B1">
        <w:rPr>
          <w:rFonts w:hAnsiTheme="minorEastAsia" w:hint="eastAsia"/>
          <w:rPrChange w:id="1485" w:author="JY0225" w:date="2017-08-24T11:12:00Z">
            <w:rPr>
              <w:rFonts w:ascii="Times New Roman" w:hAnsi="Times New Roman" w:hint="eastAsia"/>
              <w:spacing w:val="10"/>
            </w:rPr>
          </w:rPrChange>
        </w:rPr>
        <w:t>，而其他进程则无法执行写操作</w:t>
      </w:r>
      <w:r w:rsidRPr="00B207B1">
        <w:rPr>
          <w:rFonts w:hAnsiTheme="minorEastAsia" w:hint="eastAsia"/>
          <w:rPrChange w:id="1486" w:author="JY0225" w:date="2017-08-24T11:12:00Z">
            <w:rPr>
              <w:rFonts w:ascii="Times New Roman" w:hAnsi="Times New Roman" w:hint="eastAsia"/>
              <w:spacing w:val="10"/>
            </w:rPr>
          </w:rPrChange>
        </w:rPr>
        <w:t>。</w:t>
      </w:r>
    </w:p>
    <w:p w14:paraId="58741803" w14:textId="2BE6FCD7" w:rsidR="00273317" w:rsidRPr="00B207B1" w:rsidRDefault="00374DAD" w:rsidP="00CA3DC2">
      <w:pPr>
        <w:spacing w:line="400" w:lineRule="exact"/>
        <w:ind w:firstLine="420"/>
        <w:rPr>
          <w:rFonts w:hAnsiTheme="minorEastAsia"/>
          <w:rPrChange w:id="1487" w:author="JY0225" w:date="2017-08-24T11:12:00Z">
            <w:rPr>
              <w:rFonts w:ascii="Times New Roman" w:hAnsi="Times New Roman"/>
              <w:spacing w:val="10"/>
            </w:rPr>
          </w:rPrChange>
        </w:rPr>
      </w:pPr>
      <w:r w:rsidRPr="00B207B1">
        <w:rPr>
          <w:rFonts w:hAnsiTheme="minorEastAsia" w:hint="eastAsia"/>
          <w:rPrChange w:id="1488" w:author="JY0225" w:date="2017-08-24T11:12:00Z">
            <w:rPr>
              <w:rFonts w:ascii="Times New Roman" w:hAnsi="Times New Roman" w:hint="eastAsia"/>
              <w:spacing w:val="10"/>
            </w:rPr>
          </w:rPrChange>
        </w:rPr>
        <w:t>在数据类型方面，</w:t>
      </w:r>
      <w:r w:rsidR="00A94454">
        <w:rPr>
          <w:rFonts w:hAnsiTheme="minorEastAsia" w:hint="eastAsia"/>
        </w:rPr>
        <w:t xml:space="preserve"> </w:t>
      </w:r>
      <w:r w:rsidR="00113A33">
        <w:rPr>
          <w:rFonts w:hAnsiTheme="minorEastAsia" w:hint="eastAsia"/>
        </w:rPr>
        <w:t>SQLite支持五种不同的数据类型，NULL代表空值、INTEGER代表整型、REAL代表浮点型、TEXT代表字符串文本、BLOB代表二进制对象。此外，SQLite的数据类型机制是动态的，具体来说，当某个类型的数据进入数据库时，首先会检验该类型是否与相关联的</w:t>
      </w:r>
      <w:r w:rsidR="00A94454">
        <w:rPr>
          <w:rFonts w:hAnsiTheme="minorEastAsia" w:hint="eastAsia"/>
        </w:rPr>
        <w:t>列的数据类型</w:t>
      </w:r>
      <w:r w:rsidR="00113A33">
        <w:rPr>
          <w:rFonts w:hAnsiTheme="minorEastAsia" w:hint="eastAsia"/>
        </w:rPr>
        <w:t>匹配，如果不匹配则自动转化为该列的类型，若是无法强制转换，则以该值作为数据类型。</w:t>
      </w:r>
    </w:p>
    <w:p w14:paraId="78CA0CB8" w14:textId="77777777" w:rsidR="00840C1E" w:rsidRPr="00B207B1" w:rsidRDefault="00B37925">
      <w:pPr>
        <w:pStyle w:val="21"/>
        <w:spacing w:line="240" w:lineRule="auto"/>
        <w:pPrChange w:id="1489" w:author="微软用户" w:date="2017-08-18T22:48:00Z">
          <w:pPr>
            <w:pStyle w:val="21"/>
          </w:pPr>
        </w:pPrChange>
      </w:pPr>
      <w:bookmarkStart w:id="1490" w:name="_Toc492545450"/>
      <w:r w:rsidRPr="00B207B1">
        <w:t>2.</w:t>
      </w:r>
      <w:ins w:id="1491" w:author="微软用户" w:date="2017-08-20T11:03:00Z">
        <w:r w:rsidR="00F36868" w:rsidRPr="00B207B1">
          <w:t>4</w:t>
        </w:r>
      </w:ins>
      <w:ins w:id="1492" w:author="微软用户" w:date="2017-08-20T10:26:00Z">
        <w:del w:id="1493" w:author="微软用户" w:date="2017-08-20T11:03:00Z">
          <w:r w:rsidR="00A10178" w:rsidRPr="00B207B1" w:rsidDel="00F36868">
            <w:delText>3</w:delText>
          </w:r>
        </w:del>
      </w:ins>
      <w:del w:id="1494" w:author="微软用户" w:date="2017-08-20T10:26:00Z">
        <w:r w:rsidRPr="00B207B1" w:rsidDel="00A10178">
          <w:delText>2</w:delText>
        </w:r>
      </w:del>
      <w:r w:rsidR="00840C1E" w:rsidRPr="00B207B1">
        <w:t xml:space="preserve"> </w:t>
      </w:r>
      <w:r w:rsidR="00530BF7" w:rsidRPr="00B207B1">
        <w:t>断点续传</w:t>
      </w:r>
      <w:bookmarkEnd w:id="1490"/>
    </w:p>
    <w:p w14:paraId="7A56E2AE" w14:textId="1B18C3B2" w:rsidR="00874743" w:rsidRPr="00B207B1" w:rsidRDefault="00246719" w:rsidP="00042FB1">
      <w:pPr>
        <w:spacing w:line="400" w:lineRule="exact"/>
        <w:ind w:firstLine="420"/>
        <w:rPr>
          <w:rFonts w:hAnsiTheme="minorEastAsia"/>
          <w:rPrChange w:id="1495" w:author="JY0225" w:date="2017-08-24T11:12:00Z">
            <w:rPr>
              <w:rFonts w:ascii="Times New Roman" w:hAnsi="Times New Roman"/>
              <w:spacing w:val="10"/>
            </w:rPr>
          </w:rPrChange>
        </w:rPr>
      </w:pPr>
      <w:r w:rsidRPr="00B207B1">
        <w:rPr>
          <w:rFonts w:hAnsiTheme="minorEastAsia" w:hint="eastAsia"/>
          <w:rPrChange w:id="1496" w:author="JY0225" w:date="2017-08-24T11:12:00Z">
            <w:rPr>
              <w:rFonts w:ascii="Times New Roman" w:hAnsi="Times New Roman" w:hint="eastAsia"/>
              <w:spacing w:val="10"/>
            </w:rPr>
          </w:rPrChange>
        </w:rPr>
        <w:t>断点续传技术</w:t>
      </w:r>
      <w:r w:rsidR="005A575E" w:rsidRPr="00B207B1">
        <w:rPr>
          <w:rFonts w:hAnsiTheme="minorEastAsia" w:hint="eastAsia"/>
          <w:rPrChange w:id="1497" w:author="JY0225" w:date="2017-08-24T11:12:00Z">
            <w:rPr>
              <w:rFonts w:ascii="Times New Roman" w:hAnsi="Times New Roman" w:hint="eastAsia"/>
              <w:spacing w:val="10"/>
            </w:rPr>
          </w:rPrChange>
        </w:rPr>
        <w:t>是一种结合本地</w:t>
      </w:r>
      <w:ins w:id="1498" w:author="Liu, Wu" w:date="2017-08-29T10:36:00Z">
        <w:r w:rsidR="00372E24" w:rsidRPr="00B207B1">
          <w:rPr>
            <w:rFonts w:hAnsiTheme="minorEastAsia"/>
          </w:rPr>
          <w:t>存储</w:t>
        </w:r>
      </w:ins>
      <w:del w:id="1499" w:author="Liu, Wu" w:date="2017-08-29T10:36:00Z">
        <w:r w:rsidR="00476838" w:rsidRPr="00B207B1" w:rsidDel="00372E24">
          <w:rPr>
            <w:rFonts w:hAnsiTheme="minorEastAsia" w:hint="eastAsia"/>
            <w:rPrChange w:id="1500" w:author="JY0225" w:date="2017-08-24T11:12:00Z">
              <w:rPr>
                <w:rFonts w:ascii="Times New Roman" w:hAnsi="Times New Roman" w:hint="eastAsia"/>
                <w:spacing w:val="10"/>
              </w:rPr>
            </w:rPrChange>
          </w:rPr>
          <w:delText>备份</w:delText>
        </w:r>
      </w:del>
      <w:r w:rsidR="005A575E" w:rsidRPr="00B207B1">
        <w:rPr>
          <w:rFonts w:hAnsiTheme="minorEastAsia" w:hint="eastAsia"/>
          <w:rPrChange w:id="1501" w:author="JY0225" w:date="2017-08-24T11:12:00Z">
            <w:rPr>
              <w:rFonts w:ascii="Times New Roman" w:hAnsi="Times New Roman" w:hint="eastAsia"/>
              <w:spacing w:val="10"/>
            </w:rPr>
          </w:rPrChange>
        </w:rPr>
        <w:t>和网络</w:t>
      </w:r>
      <w:r w:rsidR="00476838" w:rsidRPr="00B207B1">
        <w:rPr>
          <w:rFonts w:hAnsiTheme="minorEastAsia" w:hint="eastAsia"/>
          <w:rPrChange w:id="1502" w:author="JY0225" w:date="2017-08-24T11:12:00Z">
            <w:rPr>
              <w:rFonts w:ascii="Times New Roman" w:hAnsi="Times New Roman" w:hint="eastAsia"/>
              <w:spacing w:val="10"/>
            </w:rPr>
          </w:rPrChange>
        </w:rPr>
        <w:t>备份</w:t>
      </w:r>
      <w:r w:rsidR="005A575E" w:rsidRPr="00B207B1">
        <w:rPr>
          <w:rFonts w:hAnsiTheme="minorEastAsia" w:hint="eastAsia"/>
          <w:rPrChange w:id="1503" w:author="JY0225" w:date="2017-08-24T11:12:00Z">
            <w:rPr>
              <w:rFonts w:ascii="Times New Roman" w:hAnsi="Times New Roman" w:hint="eastAsia"/>
              <w:spacing w:val="10"/>
            </w:rPr>
          </w:rPrChange>
        </w:rPr>
        <w:t>的技术，主要用来解决网络失效时</w:t>
      </w:r>
      <w:del w:id="1504" w:author="Liu, Wu" w:date="2017-08-29T10:36:00Z">
        <w:r w:rsidR="005A575E" w:rsidRPr="00B207B1" w:rsidDel="00372E24">
          <w:rPr>
            <w:rFonts w:hAnsiTheme="minorEastAsia" w:hint="eastAsia"/>
            <w:rPrChange w:id="1505" w:author="JY0225" w:date="2017-08-24T11:12:00Z">
              <w:rPr>
                <w:rFonts w:ascii="Times New Roman" w:hAnsi="Times New Roman" w:hint="eastAsia"/>
                <w:spacing w:val="10"/>
              </w:rPr>
            </w:rPrChange>
          </w:rPr>
          <w:delText>的</w:delText>
        </w:r>
      </w:del>
      <w:r w:rsidR="005A575E" w:rsidRPr="00B207B1">
        <w:rPr>
          <w:rFonts w:hAnsiTheme="minorEastAsia" w:hint="eastAsia"/>
          <w:rPrChange w:id="1506" w:author="JY0225" w:date="2017-08-24T11:12:00Z">
            <w:rPr>
              <w:rFonts w:ascii="Times New Roman" w:hAnsi="Times New Roman" w:hint="eastAsia"/>
              <w:spacing w:val="10"/>
            </w:rPr>
          </w:rPrChange>
        </w:rPr>
        <w:t>数据</w:t>
      </w:r>
      <w:r w:rsidR="007219AE" w:rsidRPr="00B207B1">
        <w:rPr>
          <w:rFonts w:hAnsiTheme="minorEastAsia" w:hint="eastAsia"/>
          <w:rPrChange w:id="1507" w:author="JY0225" w:date="2017-08-24T11:12:00Z">
            <w:rPr>
              <w:rFonts w:ascii="Times New Roman" w:hAnsi="Times New Roman" w:hint="eastAsia"/>
              <w:spacing w:val="10"/>
            </w:rPr>
          </w:rPrChange>
        </w:rPr>
        <w:t>丢失</w:t>
      </w:r>
      <w:ins w:id="1508" w:author="Liu, Wu" w:date="2017-08-29T10:36:00Z">
        <w:r w:rsidR="00372E24" w:rsidRPr="00B207B1">
          <w:rPr>
            <w:rFonts w:hAnsiTheme="minorEastAsia" w:hint="eastAsia"/>
          </w:rPr>
          <w:t>的</w:t>
        </w:r>
      </w:ins>
      <w:r w:rsidR="007219AE" w:rsidRPr="00B207B1">
        <w:rPr>
          <w:rFonts w:hAnsiTheme="minorEastAsia" w:hint="eastAsia"/>
          <w:rPrChange w:id="1509"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510"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511"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512"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513"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514" w:author="JY0225" w:date="2017-08-24T11:12:00Z">
            <w:rPr>
              <w:color w:val="000000" w:themeColor="text1"/>
              <w:vertAlign w:val="superscript"/>
            </w:rPr>
          </w:rPrChange>
        </w:rPr>
        <w:fldChar w:fldCharType="separate"/>
      </w:r>
      <w:r w:rsidR="00F14047">
        <w:rPr>
          <w:rFonts w:hAnsiTheme="minorEastAsia"/>
          <w:color w:val="000000" w:themeColor="text1"/>
          <w:vertAlign w:val="superscript"/>
        </w:rPr>
        <w:t>[11]</w:t>
      </w:r>
      <w:r w:rsidR="005469E3" w:rsidRPr="00B207B1">
        <w:rPr>
          <w:rFonts w:hAnsiTheme="minorEastAsia"/>
          <w:color w:val="000000" w:themeColor="text1"/>
          <w:vertAlign w:val="superscript"/>
          <w:rPrChange w:id="1515" w:author="JY0225" w:date="2017-08-24T11:12:00Z">
            <w:rPr>
              <w:color w:val="000000" w:themeColor="text1"/>
              <w:vertAlign w:val="superscript"/>
            </w:rPr>
          </w:rPrChange>
        </w:rPr>
        <w:fldChar w:fldCharType="end"/>
      </w:r>
      <w:r w:rsidR="007219AE" w:rsidRPr="00B207B1">
        <w:rPr>
          <w:rFonts w:hAnsiTheme="minorEastAsia" w:hint="eastAsia"/>
          <w:rPrChange w:id="1516" w:author="JY0225" w:date="2017-08-24T11:12:00Z">
            <w:rPr>
              <w:rFonts w:ascii="Times New Roman" w:hAnsi="Times New Roman" w:hint="eastAsia"/>
              <w:spacing w:val="10"/>
            </w:rPr>
          </w:rPrChange>
        </w:rPr>
        <w:t>。</w:t>
      </w:r>
      <w:r w:rsidR="00C768AD" w:rsidRPr="00B207B1">
        <w:rPr>
          <w:rFonts w:hAnsiTheme="minorEastAsia" w:hint="eastAsia"/>
          <w:rPrChange w:id="1517" w:author="JY0225" w:date="2017-08-24T11:12:00Z">
            <w:rPr>
              <w:rFonts w:ascii="Times New Roman" w:hAnsi="Times New Roman" w:hint="eastAsia"/>
              <w:spacing w:val="10"/>
            </w:rPr>
          </w:rPrChange>
        </w:rPr>
        <w:t>具体来说</w:t>
      </w:r>
      <w:r w:rsidR="00EA3D65" w:rsidRPr="00B207B1">
        <w:rPr>
          <w:rFonts w:hAnsiTheme="minorEastAsia" w:hint="eastAsia"/>
          <w:rPrChange w:id="1518" w:author="JY0225" w:date="2017-08-24T11:12:00Z">
            <w:rPr>
              <w:rFonts w:ascii="Times New Roman" w:hAnsi="Times New Roman" w:hint="eastAsia"/>
              <w:spacing w:val="10"/>
            </w:rPr>
          </w:rPrChange>
        </w:rPr>
        <w:t>是在上传</w:t>
      </w:r>
      <w:r w:rsidR="001D5506" w:rsidRPr="00B207B1">
        <w:rPr>
          <w:rFonts w:hAnsiTheme="minorEastAsia" w:hint="eastAsia"/>
          <w:rPrChange w:id="1519" w:author="JY0225" w:date="2017-08-24T11:12:00Z">
            <w:rPr>
              <w:rFonts w:ascii="Times New Roman" w:hAnsi="Times New Roman" w:hint="eastAsia"/>
              <w:spacing w:val="10"/>
            </w:rPr>
          </w:rPrChange>
        </w:rPr>
        <w:t>文件</w:t>
      </w:r>
      <w:r w:rsidR="00EA3D65" w:rsidRPr="00B207B1">
        <w:rPr>
          <w:rFonts w:hAnsiTheme="minorEastAsia" w:hint="eastAsia"/>
          <w:rPrChange w:id="1520" w:author="JY0225" w:date="2017-08-24T11:12:00Z">
            <w:rPr>
              <w:rFonts w:ascii="Times New Roman" w:hAnsi="Times New Roman" w:hint="eastAsia"/>
              <w:spacing w:val="10"/>
            </w:rPr>
          </w:rPrChange>
        </w:rPr>
        <w:t>时，将文件以</w:t>
      </w:r>
      <w:r w:rsidR="00B54215" w:rsidRPr="00B207B1">
        <w:rPr>
          <w:rFonts w:hAnsiTheme="minorEastAsia" w:hint="eastAsia"/>
          <w:rPrChange w:id="1521" w:author="JY0225" w:date="2017-08-24T11:12:00Z">
            <w:rPr>
              <w:rFonts w:ascii="Times New Roman" w:hAnsi="Times New Roman" w:hint="eastAsia"/>
              <w:spacing w:val="10"/>
            </w:rPr>
          </w:rPrChange>
        </w:rPr>
        <w:t>固定的大小，</w:t>
      </w:r>
      <w:r w:rsidR="000A6ADB" w:rsidRPr="00B207B1">
        <w:rPr>
          <w:rFonts w:hAnsiTheme="minorEastAsia" w:hint="eastAsia"/>
          <w:rPrChange w:id="1522" w:author="JY0225" w:date="2017-08-24T11:12:00Z">
            <w:rPr>
              <w:rFonts w:ascii="Times New Roman" w:hAnsi="Times New Roman" w:hint="eastAsia"/>
              <w:spacing w:val="10"/>
            </w:rPr>
          </w:rPrChange>
        </w:rPr>
        <w:t>划分为若干</w:t>
      </w:r>
      <w:r w:rsidR="002C0B87" w:rsidRPr="00B207B1">
        <w:rPr>
          <w:rFonts w:hAnsiTheme="minorEastAsia" w:hint="eastAsia"/>
          <w:rPrChange w:id="1523" w:author="JY0225" w:date="2017-08-24T11:12:00Z">
            <w:rPr>
              <w:rFonts w:ascii="Times New Roman" w:hAnsi="Times New Roman" w:hint="eastAsia"/>
              <w:spacing w:val="10"/>
            </w:rPr>
          </w:rPrChange>
        </w:rPr>
        <w:t>部分，</w:t>
      </w:r>
      <w:r w:rsidR="004C6C13" w:rsidRPr="00B207B1">
        <w:rPr>
          <w:rFonts w:hAnsiTheme="minorEastAsia" w:hint="eastAsia"/>
          <w:rPrChange w:id="1524" w:author="JY0225" w:date="2017-08-24T11:12:00Z">
            <w:rPr>
              <w:rFonts w:ascii="Times New Roman" w:hAnsi="Times New Roman" w:hint="eastAsia"/>
              <w:spacing w:val="10"/>
            </w:rPr>
          </w:rPrChange>
        </w:rPr>
        <w:t>或以固定长度</w:t>
      </w:r>
      <w:del w:id="1525" w:author="Liu, Wu" w:date="2017-08-29T10:37:00Z">
        <w:r w:rsidR="004C6C13" w:rsidRPr="00B207B1" w:rsidDel="005D5BD9">
          <w:rPr>
            <w:rFonts w:hAnsiTheme="minorEastAsia" w:hint="eastAsia"/>
            <w:rPrChange w:id="1526" w:author="JY0225" w:date="2017-08-24T11:12:00Z">
              <w:rPr>
                <w:rFonts w:ascii="Times New Roman" w:hAnsi="Times New Roman" w:hint="eastAsia"/>
                <w:spacing w:val="10"/>
              </w:rPr>
            </w:rPrChange>
          </w:rPr>
          <w:delText>的</w:delText>
        </w:r>
      </w:del>
      <w:r w:rsidR="004C6C13" w:rsidRPr="00B207B1">
        <w:rPr>
          <w:rFonts w:hAnsiTheme="minorEastAsia" w:hint="eastAsia"/>
          <w:rPrChange w:id="1527" w:author="JY0225" w:date="2017-08-24T11:12:00Z">
            <w:rPr>
              <w:rFonts w:ascii="Times New Roman" w:hAnsi="Times New Roman" w:hint="eastAsia"/>
              <w:spacing w:val="10"/>
            </w:rPr>
          </w:rPrChange>
        </w:rPr>
        <w:t>字节流的形式</w:t>
      </w:r>
      <w:r w:rsidR="002A1437" w:rsidRPr="00B207B1">
        <w:rPr>
          <w:rFonts w:hAnsiTheme="minorEastAsia" w:hint="eastAsia"/>
          <w:rPrChange w:id="1528" w:author="JY0225" w:date="2017-08-24T11:12:00Z">
            <w:rPr>
              <w:rFonts w:ascii="Times New Roman" w:hAnsi="Times New Roman" w:hint="eastAsia"/>
              <w:spacing w:val="10"/>
            </w:rPr>
          </w:rPrChange>
        </w:rPr>
        <w:t>上</w:t>
      </w:r>
      <w:r w:rsidR="004C6C13" w:rsidRPr="00B207B1">
        <w:rPr>
          <w:rFonts w:hAnsiTheme="minorEastAsia" w:hint="eastAsia"/>
          <w:rPrChange w:id="1529" w:author="JY0225" w:date="2017-08-24T11:12:00Z">
            <w:rPr>
              <w:rFonts w:ascii="Times New Roman" w:hAnsi="Times New Roman" w:hint="eastAsia"/>
              <w:spacing w:val="10"/>
            </w:rPr>
          </w:rPrChange>
        </w:rPr>
        <w:t>，</w:t>
      </w:r>
      <w:r w:rsidR="002A1437" w:rsidRPr="00B207B1">
        <w:rPr>
          <w:rFonts w:hAnsiTheme="minorEastAsia" w:hint="eastAsia"/>
          <w:rPrChange w:id="1530" w:author="JY0225" w:date="2017-08-24T11:12:00Z">
            <w:rPr>
              <w:rFonts w:ascii="Times New Roman" w:hAnsi="Times New Roman" w:hint="eastAsia"/>
              <w:spacing w:val="10"/>
            </w:rPr>
          </w:rPrChange>
        </w:rPr>
        <w:t>对</w:t>
      </w:r>
      <w:r w:rsidR="002C0B87" w:rsidRPr="00B207B1">
        <w:rPr>
          <w:rFonts w:hAnsiTheme="minorEastAsia" w:hint="eastAsia"/>
          <w:rPrChange w:id="1531" w:author="JY0225" w:date="2017-08-24T11:12:00Z">
            <w:rPr>
              <w:rFonts w:ascii="Times New Roman" w:hAnsi="Times New Roman" w:hint="eastAsia"/>
              <w:spacing w:val="10"/>
            </w:rPr>
          </w:rPrChange>
        </w:rPr>
        <w:t>每部分</w:t>
      </w:r>
      <w:ins w:id="1532"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533" w:author="JY0225" w:date="2017-08-24T11:12:00Z">
            <w:rPr>
              <w:rFonts w:ascii="Times New Roman" w:hAnsi="Times New Roman" w:hint="eastAsia"/>
              <w:spacing w:val="10"/>
            </w:rPr>
          </w:rPrChange>
        </w:rPr>
        <w:t>都</w:t>
      </w:r>
      <w:r w:rsidR="00EA77A7" w:rsidRPr="00B207B1">
        <w:rPr>
          <w:rFonts w:hAnsiTheme="minorEastAsia" w:hint="eastAsia"/>
          <w:rPrChange w:id="1534" w:author="JY0225" w:date="2017-08-24T11:12:00Z">
            <w:rPr>
              <w:rFonts w:ascii="Times New Roman" w:hAnsi="Times New Roman" w:hint="eastAsia"/>
              <w:spacing w:val="10"/>
            </w:rPr>
          </w:rPrChange>
        </w:rPr>
        <w:t>单独</w:t>
      </w:r>
      <w:r w:rsidR="002C0B87" w:rsidRPr="00B207B1">
        <w:rPr>
          <w:rFonts w:hAnsiTheme="minorEastAsia" w:hint="eastAsia"/>
          <w:rPrChange w:id="1535" w:author="JY0225" w:date="2017-08-24T11:12:00Z">
            <w:rPr>
              <w:rFonts w:ascii="Times New Roman" w:hAnsi="Times New Roman" w:hint="eastAsia"/>
              <w:spacing w:val="10"/>
            </w:rPr>
          </w:rPrChange>
        </w:rPr>
        <w:t>采用一个</w:t>
      </w:r>
      <w:r w:rsidR="00AE736A" w:rsidRPr="00B207B1">
        <w:rPr>
          <w:rFonts w:hAnsiTheme="minorEastAsia" w:cstheme="minorBidi"/>
          <w:rPrChange w:id="1536" w:author="JY0225" w:date="2017-08-24T11:12:00Z">
            <w:rPr>
              <w:rFonts w:asciiTheme="minorHAnsi" w:cstheme="minorBidi"/>
              <w:sz w:val="21"/>
            </w:rPr>
          </w:rPrChange>
        </w:rPr>
        <w:fldChar w:fldCharType="begin"/>
      </w:r>
      <w:r w:rsidR="00AE736A" w:rsidRPr="00B207B1">
        <w:rPr>
          <w:rFonts w:hAnsiTheme="minorEastAsia"/>
          <w:rPrChange w:id="1537" w:author="JY0225" w:date="2017-08-24T11:12:00Z">
            <w:rPr/>
          </w:rPrChange>
        </w:rPr>
        <w:instrText xml:space="preserve"> HYPERLINK "https://baike.baidu.com/item/%E7%BA%BF%E7%A8%8B" \t "_blank" </w:instrText>
      </w:r>
      <w:r w:rsidR="00AE736A" w:rsidRPr="00B207B1">
        <w:rPr>
          <w:rFonts w:hAnsiTheme="minorEastAsia" w:cstheme="minorBidi"/>
          <w:rPrChange w:id="1538" w:author="JY0225" w:date="2017-08-24T11:12:00Z">
            <w:rPr>
              <w:rFonts w:ascii="Times New Roman" w:hAnsi="Times New Roman"/>
              <w:spacing w:val="10"/>
            </w:rPr>
          </w:rPrChange>
        </w:rPr>
        <w:fldChar w:fldCharType="separate"/>
      </w:r>
      <w:r w:rsidR="002C0B87" w:rsidRPr="00B207B1">
        <w:rPr>
          <w:rFonts w:hAnsiTheme="minorEastAsia" w:hint="eastAsia"/>
          <w:rPrChange w:id="1539" w:author="JY0225" w:date="2017-08-24T11:12:00Z">
            <w:rPr>
              <w:rFonts w:ascii="Times New Roman" w:hAnsi="Times New Roman" w:hint="eastAsia"/>
              <w:spacing w:val="10"/>
            </w:rPr>
          </w:rPrChange>
        </w:rPr>
        <w:t>线</w:t>
      </w:r>
      <w:r w:rsidR="002C0B87" w:rsidRPr="00B207B1">
        <w:rPr>
          <w:rFonts w:hAnsiTheme="minorEastAsia" w:hint="eastAsia"/>
          <w:rPrChange w:id="1540" w:author="JY0225" w:date="2017-08-24T11:12:00Z">
            <w:rPr>
              <w:rFonts w:ascii="Times New Roman" w:hAnsi="Times New Roman" w:hint="eastAsia"/>
              <w:spacing w:val="10"/>
            </w:rPr>
          </w:rPrChange>
        </w:rPr>
        <w:lastRenderedPageBreak/>
        <w:t>程</w:t>
      </w:r>
      <w:r w:rsidR="00AE736A" w:rsidRPr="00B207B1">
        <w:rPr>
          <w:rFonts w:hAnsiTheme="minorEastAsia"/>
          <w:rPrChange w:id="1541" w:author="JY0225" w:date="2017-08-24T11:12:00Z">
            <w:rPr>
              <w:rFonts w:ascii="Times New Roman" w:hAnsi="Times New Roman"/>
              <w:spacing w:val="10"/>
            </w:rPr>
          </w:rPrChange>
        </w:rPr>
        <w:fldChar w:fldCharType="end"/>
      </w:r>
      <w:r w:rsidR="008E5ED3" w:rsidRPr="00B207B1">
        <w:rPr>
          <w:rFonts w:hAnsiTheme="minorEastAsia" w:hint="eastAsia"/>
          <w:rPrChange w:id="1542" w:author="JY0225" w:date="2017-08-24T11:12:00Z">
            <w:rPr>
              <w:rFonts w:ascii="Times New Roman" w:hAnsi="Times New Roman" w:hint="eastAsia"/>
              <w:spacing w:val="10"/>
            </w:rPr>
          </w:rPrChange>
        </w:rPr>
        <w:t>进行上传</w:t>
      </w:r>
      <w:r w:rsidR="00332BF4" w:rsidRPr="00B207B1">
        <w:rPr>
          <w:rFonts w:hAnsiTheme="minorEastAsia" w:hint="eastAsia"/>
          <w:rPrChange w:id="1543" w:author="JY0225" w:date="2017-08-24T11:12:00Z">
            <w:rPr>
              <w:rFonts w:ascii="Times New Roman" w:hAnsi="Times New Roman" w:hint="eastAsia"/>
              <w:spacing w:val="10"/>
            </w:rPr>
          </w:rPrChange>
        </w:rPr>
        <w:t>。</w:t>
      </w:r>
      <w:r w:rsidR="00081182" w:rsidRPr="00B207B1">
        <w:rPr>
          <w:rFonts w:hAnsiTheme="minorEastAsia" w:hint="eastAsia"/>
          <w:rPrChange w:id="1544"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545" w:author="JY0225" w:date="2017-08-24T11:12:00Z">
            <w:rPr>
              <w:rFonts w:ascii="Times New Roman" w:hAnsi="Times New Roman" w:hint="eastAsia"/>
              <w:spacing w:val="10"/>
            </w:rPr>
          </w:rPrChange>
        </w:rPr>
        <w:t>并</w:t>
      </w:r>
      <w:r w:rsidR="00081182" w:rsidRPr="00B207B1">
        <w:rPr>
          <w:rFonts w:hAnsiTheme="minorEastAsia" w:hint="eastAsia"/>
          <w:rPrChange w:id="1546"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547" w:author="JY0225" w:date="2017-08-24T11:12:00Z">
            <w:rPr>
              <w:rFonts w:ascii="Times New Roman" w:hAnsi="Times New Roman" w:hint="eastAsia"/>
              <w:spacing w:val="10"/>
            </w:rPr>
          </w:rPrChange>
        </w:rPr>
        <w:t>如</w:t>
      </w:r>
      <w:r w:rsidR="006D741F" w:rsidRPr="00B207B1">
        <w:rPr>
          <w:rFonts w:hAnsiTheme="minorEastAsia" w:hint="eastAsia"/>
          <w:rPrChange w:id="1548" w:author="JY0225" w:date="2017-08-24T11:12:00Z">
            <w:rPr>
              <w:rFonts w:ascii="Times New Roman" w:hAnsi="Times New Roman" w:hint="eastAsia"/>
              <w:spacing w:val="10"/>
            </w:rPr>
          </w:rPrChange>
        </w:rPr>
        <w:t>果</w:t>
      </w:r>
      <w:r w:rsidR="0087720A" w:rsidRPr="00B207B1">
        <w:rPr>
          <w:rFonts w:hAnsiTheme="minorEastAsia" w:hint="eastAsia"/>
          <w:rPrChange w:id="1549" w:author="JY0225" w:date="2017-08-24T11:12:00Z">
            <w:rPr>
              <w:rFonts w:ascii="Times New Roman" w:hAnsi="Times New Roman" w:hint="eastAsia"/>
              <w:spacing w:val="10"/>
            </w:rPr>
          </w:rPrChange>
        </w:rPr>
        <w:t>遇到</w:t>
      </w:r>
      <w:r w:rsidR="002C0B87" w:rsidRPr="00B207B1">
        <w:rPr>
          <w:rFonts w:hAnsiTheme="minorEastAsia" w:hint="eastAsia"/>
          <w:rPrChange w:id="1550" w:author="JY0225" w:date="2017-08-24T11:12:00Z">
            <w:rPr>
              <w:rFonts w:ascii="Times New Roman" w:hAnsi="Times New Roman" w:hint="eastAsia"/>
              <w:spacing w:val="10"/>
            </w:rPr>
          </w:rPrChange>
        </w:rPr>
        <w:t>网络故障，</w:t>
      </w:r>
      <w:r w:rsidR="00D118E2" w:rsidRPr="00B207B1">
        <w:rPr>
          <w:rFonts w:hAnsiTheme="minorEastAsia" w:hint="eastAsia"/>
          <w:rPrChange w:id="1551" w:author="JY0225" w:date="2017-08-24T11:12:00Z">
            <w:rPr>
              <w:rFonts w:ascii="Times New Roman" w:hAnsi="Times New Roman" w:hint="eastAsia"/>
              <w:spacing w:val="10"/>
            </w:rPr>
          </w:rPrChange>
        </w:rPr>
        <w:t>则可</w:t>
      </w:r>
      <w:r w:rsidR="00205C1D" w:rsidRPr="00B207B1">
        <w:rPr>
          <w:rFonts w:hAnsiTheme="minorEastAsia" w:hint="eastAsia"/>
          <w:rPrChange w:id="1552"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553" w:author="JY0225" w:date="2017-08-24T11:12:00Z">
            <w:rPr>
              <w:rFonts w:ascii="Times New Roman" w:hAnsi="Times New Roman" w:hint="eastAsia"/>
              <w:spacing w:val="10"/>
            </w:rPr>
          </w:rPrChange>
        </w:rPr>
        <w:t>将此时的断点</w:t>
      </w:r>
      <w:r w:rsidR="00734198" w:rsidRPr="00B207B1">
        <w:rPr>
          <w:rFonts w:hAnsiTheme="minorEastAsia" w:hint="eastAsia"/>
          <w:rPrChange w:id="1554" w:author="JY0225" w:date="2017-08-24T11:12:00Z">
            <w:rPr>
              <w:rFonts w:ascii="Times New Roman" w:hAnsi="Times New Roman" w:hint="eastAsia"/>
              <w:spacing w:val="10"/>
            </w:rPr>
          </w:rPrChange>
        </w:rPr>
        <w:t>信息</w:t>
      </w:r>
      <w:r w:rsidR="00D118E2" w:rsidRPr="00B207B1">
        <w:rPr>
          <w:rFonts w:hAnsiTheme="minorEastAsia" w:hint="eastAsia"/>
          <w:rPrChange w:id="1555" w:author="JY0225" w:date="2017-08-24T11:12:00Z">
            <w:rPr>
              <w:rFonts w:ascii="Times New Roman" w:hAnsi="Times New Roman" w:hint="eastAsia"/>
              <w:spacing w:val="10"/>
            </w:rPr>
          </w:rPrChange>
        </w:rPr>
        <w:t>记录到数据库中</w:t>
      </w:r>
      <w:r w:rsidR="00A57CA5" w:rsidRPr="00B207B1">
        <w:rPr>
          <w:rFonts w:hAnsiTheme="minorEastAsia" w:hint="eastAsia"/>
          <w:rPrChange w:id="1556" w:author="JY0225" w:date="2017-08-24T11:12:00Z">
            <w:rPr>
              <w:rFonts w:ascii="Times New Roman" w:hAnsi="Times New Roman" w:hint="eastAsia"/>
              <w:spacing w:val="10"/>
            </w:rPr>
          </w:rPrChange>
        </w:rPr>
        <w:t>。</w:t>
      </w:r>
      <w:r w:rsidR="00AA3439" w:rsidRPr="00B207B1">
        <w:rPr>
          <w:rFonts w:hAnsiTheme="minorEastAsia" w:hint="eastAsia"/>
          <w:rPrChange w:id="1557"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558" w:author="JY0225" w:date="2017-08-24T11:12:00Z">
            <w:rPr>
              <w:rFonts w:ascii="Times New Roman" w:hAnsi="Times New Roman" w:hint="eastAsia"/>
              <w:spacing w:val="10"/>
            </w:rPr>
          </w:rPrChange>
        </w:rPr>
        <w:t>根据断点所记录</w:t>
      </w:r>
      <w:ins w:id="1559" w:author="Liu, Wu" w:date="2017-08-29T10:38:00Z">
        <w:r w:rsidR="00FF7794" w:rsidRPr="00B207B1">
          <w:rPr>
            <w:rFonts w:hAnsiTheme="minorEastAsia"/>
          </w:rPr>
          <w:t>的</w:t>
        </w:r>
      </w:ins>
      <w:del w:id="1560" w:author="Liu, Wu" w:date="2017-08-29T10:38:00Z">
        <w:r w:rsidR="00F40130" w:rsidRPr="00B207B1" w:rsidDel="00FF7794">
          <w:rPr>
            <w:rFonts w:hAnsiTheme="minorEastAsia" w:hint="eastAsia"/>
            <w:rPrChange w:id="1561"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562"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563"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564" w:author="JY0225" w:date="2017-08-24T11:12:00Z">
            <w:rPr>
              <w:rFonts w:ascii="Times New Roman" w:hAnsi="Times New Roman" w:hint="eastAsia"/>
              <w:spacing w:val="10"/>
            </w:rPr>
          </w:rPrChange>
        </w:rPr>
        <w:t>信息续传</w:t>
      </w:r>
      <w:r w:rsidR="002C0B87" w:rsidRPr="00B207B1">
        <w:rPr>
          <w:rFonts w:hAnsiTheme="minorEastAsia" w:hint="eastAsia"/>
          <w:rPrChange w:id="1565" w:author="JY0225" w:date="2017-08-24T11:12:00Z">
            <w:rPr>
              <w:rFonts w:ascii="Times New Roman" w:hAnsi="Times New Roman" w:hint="eastAsia"/>
              <w:spacing w:val="10"/>
            </w:rPr>
          </w:rPrChange>
        </w:rPr>
        <w:t>。</w:t>
      </w:r>
      <w:r w:rsidR="00F40130" w:rsidRPr="00B207B1">
        <w:rPr>
          <w:rFonts w:hAnsiTheme="minorEastAsia" w:hint="eastAsia"/>
          <w:rPrChange w:id="1566" w:author="JY0225" w:date="2017-08-24T11:12:00Z">
            <w:rPr>
              <w:rFonts w:ascii="Times New Roman" w:hAnsi="Times New Roman" w:hint="eastAsia"/>
              <w:spacing w:val="10"/>
            </w:rPr>
          </w:rPrChange>
        </w:rPr>
        <w:t>通过此项技术，</w:t>
      </w:r>
      <w:r w:rsidR="009B0164" w:rsidRPr="00B207B1">
        <w:rPr>
          <w:rFonts w:hAnsiTheme="minorEastAsia" w:hint="eastAsia"/>
          <w:rPrChange w:id="1567" w:author="JY0225" w:date="2017-08-24T11:12:00Z">
            <w:rPr>
              <w:rFonts w:ascii="Times New Roman" w:hAnsi="Times New Roman" w:hint="eastAsia"/>
              <w:spacing w:val="10"/>
            </w:rPr>
          </w:rPrChange>
        </w:rPr>
        <w:t>可以帮助</w:t>
      </w:r>
      <w:r w:rsidR="002C0B87" w:rsidRPr="00B207B1">
        <w:rPr>
          <w:rFonts w:hAnsiTheme="minorEastAsia" w:hint="eastAsia"/>
          <w:rPrChange w:id="1568" w:author="JY0225" w:date="2017-08-24T11:12:00Z">
            <w:rPr>
              <w:rFonts w:ascii="Times New Roman" w:hAnsi="Times New Roman" w:hint="eastAsia"/>
              <w:spacing w:val="10"/>
            </w:rPr>
          </w:rPrChange>
        </w:rPr>
        <w:t>用户</w:t>
      </w:r>
      <w:r w:rsidR="006D10C2" w:rsidRPr="00B207B1">
        <w:rPr>
          <w:rFonts w:hAnsiTheme="minorEastAsia" w:hint="eastAsia"/>
          <w:rPrChange w:id="1569" w:author="JY0225" w:date="2017-08-24T11:12:00Z">
            <w:rPr>
              <w:rFonts w:ascii="Times New Roman" w:hAnsi="Times New Roman" w:hint="eastAsia"/>
              <w:spacing w:val="10"/>
            </w:rPr>
          </w:rPrChange>
        </w:rPr>
        <w:t>在遇到网络故障时，</w:t>
      </w:r>
      <w:r w:rsidR="002C0B87" w:rsidRPr="00B207B1">
        <w:rPr>
          <w:rFonts w:hAnsiTheme="minorEastAsia" w:hint="eastAsia"/>
          <w:rPrChange w:id="1570" w:author="JY0225" w:date="2017-08-24T11:12:00Z">
            <w:rPr>
              <w:rFonts w:ascii="Times New Roman" w:hAnsi="Times New Roman" w:hint="eastAsia"/>
              <w:spacing w:val="10"/>
            </w:rPr>
          </w:rPrChange>
        </w:rPr>
        <w:t>节省</w:t>
      </w:r>
      <w:r w:rsidR="00240D7A" w:rsidRPr="00B207B1">
        <w:rPr>
          <w:rFonts w:hAnsiTheme="minorEastAsia" w:hint="eastAsia"/>
          <w:rPrChange w:id="1571"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572" w:author="JY0225" w:date="2017-08-24T11:12:00Z">
            <w:rPr>
              <w:rFonts w:ascii="Times New Roman" w:hAnsi="Times New Roman" w:hint="eastAsia"/>
              <w:spacing w:val="10"/>
            </w:rPr>
          </w:rPrChange>
        </w:rPr>
        <w:t>时间，提升</w:t>
      </w:r>
      <w:r w:rsidR="003817BC" w:rsidRPr="00B207B1">
        <w:rPr>
          <w:rFonts w:hAnsiTheme="minorEastAsia" w:hint="eastAsia"/>
          <w:rPrChange w:id="1573" w:author="JY0225" w:date="2017-08-24T11:12:00Z">
            <w:rPr>
              <w:rFonts w:ascii="Times New Roman" w:hAnsi="Times New Roman" w:hint="eastAsia"/>
              <w:spacing w:val="10"/>
            </w:rPr>
          </w:rPrChange>
        </w:rPr>
        <w:t>数据传输的</w:t>
      </w:r>
      <w:r w:rsidR="00C64014" w:rsidRPr="00B207B1">
        <w:rPr>
          <w:rFonts w:hAnsiTheme="minorEastAsia" w:hint="eastAsia"/>
          <w:rPrChange w:id="1574" w:author="JY0225" w:date="2017-08-24T11:12:00Z">
            <w:rPr>
              <w:rFonts w:ascii="Times New Roman" w:hAnsi="Times New Roman" w:hint="eastAsia"/>
              <w:spacing w:val="10"/>
            </w:rPr>
          </w:rPrChange>
        </w:rPr>
        <w:t>效率</w:t>
      </w:r>
      <w:r w:rsidR="002C0B87" w:rsidRPr="00B207B1">
        <w:rPr>
          <w:rFonts w:hAnsiTheme="minorEastAsia" w:hint="eastAsia"/>
          <w:rPrChange w:id="1575" w:author="JY0225" w:date="2017-08-24T11:12:00Z">
            <w:rPr>
              <w:rFonts w:ascii="Times New Roman" w:hAnsi="Times New Roman" w:hint="eastAsia"/>
              <w:spacing w:val="10"/>
            </w:rPr>
          </w:rPrChange>
        </w:rPr>
        <w:t>。</w:t>
      </w:r>
    </w:p>
    <w:p w14:paraId="72432684" w14:textId="3FD32B57" w:rsidR="00CB25A7" w:rsidRPr="00B207B1" w:rsidRDefault="00EB3BF1" w:rsidP="002C17DD">
      <w:pPr>
        <w:spacing w:line="400" w:lineRule="exact"/>
        <w:ind w:firstLine="420"/>
        <w:rPr>
          <w:rFonts w:hAnsiTheme="minorEastAsia"/>
          <w:rPrChange w:id="1576" w:author="JY0225" w:date="2017-08-24T11:12:00Z">
            <w:rPr>
              <w:rFonts w:ascii="Times New Roman" w:hAnsi="Times New Roman"/>
              <w:spacing w:val="10"/>
            </w:rPr>
          </w:rPrChange>
        </w:rPr>
      </w:pPr>
      <w:r w:rsidRPr="00B207B1">
        <w:rPr>
          <w:rFonts w:hAnsiTheme="minorEastAsia" w:hint="eastAsia"/>
          <w:rPrChange w:id="1577" w:author="JY0225" w:date="2017-08-24T11:12:00Z">
            <w:rPr>
              <w:rFonts w:ascii="Times New Roman" w:hAnsi="Times New Roman" w:hint="eastAsia"/>
              <w:spacing w:val="10"/>
            </w:rPr>
          </w:rPrChange>
        </w:rPr>
        <w:t>断点续传是</w:t>
      </w:r>
      <w:r w:rsidR="00EF19D9">
        <w:rPr>
          <w:rFonts w:hAnsiTheme="minorEastAsia"/>
        </w:rPr>
        <w:t>HTTP1.1</w:t>
      </w:r>
      <w:r w:rsidRPr="00B207B1">
        <w:rPr>
          <w:rFonts w:hAnsiTheme="minorEastAsia" w:hint="eastAsia"/>
          <w:rPrChange w:id="1578" w:author="JY0225" w:date="2017-08-24T11:12:00Z">
            <w:rPr>
              <w:rFonts w:ascii="Times New Roman" w:hAnsi="Times New Roman" w:hint="eastAsia"/>
              <w:spacing w:val="10"/>
            </w:rPr>
          </w:rPrChange>
        </w:rPr>
        <w:t>协议的一部分，</w:t>
      </w:r>
      <w:r w:rsidR="00A16998" w:rsidRPr="00B207B1">
        <w:rPr>
          <w:rFonts w:hAnsiTheme="minorEastAsia" w:hint="eastAsia"/>
          <w:rPrChange w:id="1579" w:author="JY0225" w:date="2017-08-24T11:12:00Z">
            <w:rPr>
              <w:rFonts w:ascii="Times New Roman" w:hAnsi="Times New Roman" w:hint="eastAsia"/>
              <w:spacing w:val="10"/>
            </w:rPr>
          </w:rPrChange>
        </w:rPr>
        <w:t>只要利用了</w:t>
      </w:r>
      <w:r w:rsidR="00A16998" w:rsidRPr="00B207B1">
        <w:rPr>
          <w:rFonts w:hAnsiTheme="minorEastAsia" w:hint="eastAsia"/>
          <w:rPrChange w:id="1580" w:author="JY0225" w:date="2017-08-24T11:12:00Z">
            <w:rPr>
              <w:rFonts w:ascii="Times New Roman" w:hAnsi="Times New Roman" w:hint="eastAsia"/>
              <w:spacing w:val="10"/>
            </w:rPr>
          </w:rPrChange>
        </w:rPr>
        <w:t>HTTP协议</w:t>
      </w:r>
      <w:r w:rsidR="00A16998" w:rsidRPr="00B207B1">
        <w:rPr>
          <w:rStyle w:val="affff8"/>
          <w:rFonts w:hAnsiTheme="minorEastAsia"/>
          <w:rPrChange w:id="1581" w:author="JY0225" w:date="2017-08-24T11:12:00Z">
            <w:rPr>
              <w:rStyle w:val="affff8"/>
              <w:rFonts w:ascii="Times New Roman" w:hAnsi="Times New Roman"/>
              <w:spacing w:val="10"/>
            </w:rPr>
          </w:rPrChange>
        </w:rPr>
        <w:footnoteReference w:id="6"/>
      </w:r>
      <w:r w:rsidR="00A16998" w:rsidRPr="00B207B1">
        <w:rPr>
          <w:rFonts w:hAnsiTheme="minorEastAsia" w:hint="eastAsia"/>
          <w:rPrChange w:id="1582" w:author="JY0225" w:date="2017-08-24T11:12:00Z">
            <w:rPr>
              <w:rFonts w:ascii="Times New Roman" w:hAnsi="Times New Roman" w:hint="eastAsia"/>
              <w:spacing w:val="10"/>
            </w:rPr>
          </w:rPrChange>
        </w:rPr>
        <w:t>中的</w:t>
      </w:r>
      <w:r w:rsidR="000D0E1C" w:rsidRPr="00B207B1">
        <w:rPr>
          <w:rFonts w:hAnsiTheme="minorEastAsia"/>
          <w:rPrChange w:id="1583" w:author="JY0225" w:date="2017-08-24T11:12:00Z">
            <w:rPr>
              <w:rFonts w:ascii="Times New Roman" w:hAnsi="Times New Roman"/>
              <w:spacing w:val="10"/>
            </w:rPr>
          </w:rPrChange>
        </w:rPr>
        <w:t>Range</w:t>
      </w:r>
      <w:r w:rsidR="000D0E1C" w:rsidRPr="00B207B1">
        <w:rPr>
          <w:rFonts w:hAnsiTheme="minorEastAsia" w:hint="eastAsia"/>
          <w:rPrChange w:id="1584" w:author="JY0225" w:date="2017-08-24T11:12:00Z">
            <w:rPr>
              <w:rFonts w:ascii="Times New Roman" w:hAnsi="Times New Roman" w:hint="eastAsia"/>
              <w:spacing w:val="10"/>
            </w:rPr>
          </w:rPrChange>
        </w:rPr>
        <w:t>、</w:t>
      </w:r>
      <w:r w:rsidR="000D0E1C" w:rsidRPr="00B207B1">
        <w:rPr>
          <w:rFonts w:hAnsiTheme="minorEastAsia"/>
          <w:rPrChange w:id="1585" w:author="JY0225" w:date="2017-08-24T11:12:00Z">
            <w:rPr>
              <w:rFonts w:ascii="Times New Roman" w:hAnsi="Times New Roman"/>
              <w:spacing w:val="10"/>
            </w:rPr>
          </w:rPrChange>
        </w:rPr>
        <w:t>Accept-Ranges</w:t>
      </w:r>
      <w:r w:rsidR="000D0E1C" w:rsidRPr="00B207B1">
        <w:rPr>
          <w:rFonts w:hAnsiTheme="minorEastAsia" w:hint="eastAsia"/>
          <w:rPrChange w:id="1586" w:author="JY0225" w:date="2017-08-24T11:12:00Z">
            <w:rPr>
              <w:rFonts w:ascii="Times New Roman" w:hAnsi="Times New Roman" w:hint="eastAsia"/>
              <w:spacing w:val="10"/>
            </w:rPr>
          </w:rPrChange>
        </w:rPr>
        <w:t>以及</w:t>
      </w:r>
      <w:r w:rsidR="000D0E1C" w:rsidRPr="00B207B1">
        <w:rPr>
          <w:rFonts w:hAnsiTheme="minorEastAsia"/>
          <w:rPrChange w:id="1587" w:author="JY0225" w:date="2017-08-24T11:12:00Z">
            <w:rPr>
              <w:rFonts w:ascii="Times New Roman" w:hAnsi="Times New Roman"/>
              <w:spacing w:val="10"/>
            </w:rPr>
          </w:rPrChange>
        </w:rPr>
        <w:t>Content-Ranges</w:t>
      </w:r>
      <w:r w:rsidR="00A16998" w:rsidRPr="00B207B1">
        <w:rPr>
          <w:rFonts w:hAnsiTheme="minorEastAsia" w:hint="eastAsia"/>
          <w:rPrChange w:id="1588" w:author="JY0225" w:date="2017-08-24T11:12:00Z">
            <w:rPr>
              <w:rFonts w:ascii="Times New Roman" w:hAnsi="Times New Roman" w:hint="eastAsia"/>
              <w:spacing w:val="10"/>
            </w:rPr>
          </w:rPrChange>
        </w:rPr>
        <w:t>字段来和服务器端交互，就可以实现文件断点续传</w:t>
      </w:r>
      <w:r w:rsidR="00165D12" w:rsidRPr="00B207B1">
        <w:rPr>
          <w:rFonts w:hAnsiTheme="minorEastAsia" w:hint="eastAsia"/>
          <w:rPrChange w:id="1589"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590" w:author="JY0225" w:date="2017-08-24T11:12:00Z">
            <w:rPr>
              <w:rFonts w:ascii="Times New Roman" w:hAnsi="Times New Roman"/>
              <w:spacing w:val="10"/>
            </w:rPr>
          </w:rPrChange>
        </w:rPr>
      </w:pPr>
      <w:r w:rsidRPr="00B207B1">
        <w:rPr>
          <w:rFonts w:hAnsiTheme="minorEastAsia"/>
          <w:rPrChange w:id="1591" w:author="JY0225" w:date="2017-08-24T11:12:00Z">
            <w:rPr>
              <w:rFonts w:ascii="Times New Roman" w:hAnsi="Times New Roman"/>
              <w:spacing w:val="10"/>
            </w:rPr>
          </w:rPrChange>
        </w:rPr>
        <w:t>Range</w:t>
      </w:r>
      <w:r w:rsidR="0006341B" w:rsidRPr="00B207B1">
        <w:rPr>
          <w:rFonts w:hAnsiTheme="minorEastAsia" w:hint="eastAsia"/>
          <w:rPrChange w:id="1592" w:author="JY0225" w:date="2017-08-24T11:12:00Z">
            <w:rPr>
              <w:rFonts w:ascii="Times New Roman" w:hAnsi="Times New Roman" w:hint="eastAsia"/>
              <w:spacing w:val="10"/>
            </w:rPr>
          </w:rPrChange>
        </w:rPr>
        <w:t>字段用</w:t>
      </w:r>
      <w:ins w:id="1593" w:author="Liu, Wu" w:date="2017-08-29T10:38:00Z">
        <w:r w:rsidR="00AC5FA6" w:rsidRPr="00B207B1">
          <w:rPr>
            <w:rFonts w:hAnsiTheme="minorEastAsia" w:hint="eastAsia"/>
          </w:rPr>
          <w:t>于</w:t>
        </w:r>
      </w:ins>
      <w:del w:id="1594" w:author="Liu, Wu" w:date="2017-08-29T10:39:00Z">
        <w:r w:rsidR="0006341B" w:rsidRPr="00B207B1" w:rsidDel="00AB4E03">
          <w:rPr>
            <w:rFonts w:hAnsiTheme="minorEastAsia" w:hint="eastAsia"/>
            <w:rPrChange w:id="1595" w:author="JY0225" w:date="2017-08-24T11:12:00Z">
              <w:rPr>
                <w:rFonts w:ascii="Times New Roman" w:hAnsi="Times New Roman" w:hint="eastAsia"/>
                <w:spacing w:val="10"/>
              </w:rPr>
            </w:rPrChange>
          </w:rPr>
          <w:delText>户</w:delText>
        </w:r>
      </w:del>
      <w:r w:rsidR="0006341B" w:rsidRPr="00B207B1">
        <w:rPr>
          <w:rFonts w:hAnsiTheme="minorEastAsia" w:hint="eastAsia"/>
          <w:rPrChange w:id="1596"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597" w:author="JY0225" w:date="2017-08-24T11:12:00Z">
            <w:rPr>
              <w:rFonts w:ascii="Times New Roman" w:hAnsi="Times New Roman" w:hint="eastAsia"/>
              <w:spacing w:val="10"/>
            </w:rPr>
          </w:rPrChange>
        </w:rPr>
        <w:t>传输</w:t>
      </w:r>
      <w:r w:rsidR="0006341B" w:rsidRPr="00B207B1">
        <w:rPr>
          <w:rFonts w:hAnsiTheme="minorEastAsia" w:hint="eastAsia"/>
          <w:rPrChange w:id="1598" w:author="JY0225" w:date="2017-08-24T11:12:00Z">
            <w:rPr>
              <w:rFonts w:ascii="Times New Roman" w:hAnsi="Times New Roman" w:hint="eastAsia"/>
              <w:spacing w:val="10"/>
            </w:rPr>
          </w:rPrChange>
        </w:rPr>
        <w:t>文件的某一段，</w:t>
      </w:r>
      <w:r w:rsidR="003559FE" w:rsidRPr="00B207B1">
        <w:rPr>
          <w:rFonts w:hAnsiTheme="minorEastAsia" w:hint="eastAsia"/>
          <w:rPrChange w:id="1599" w:author="JY0225" w:date="2017-08-24T11:12:00Z">
            <w:rPr>
              <w:rFonts w:ascii="Times New Roman" w:hAnsi="Times New Roman" w:hint="eastAsia"/>
              <w:spacing w:val="10"/>
            </w:rPr>
          </w:rPrChange>
        </w:rPr>
        <w:t>典型</w:t>
      </w:r>
      <w:r w:rsidR="0006341B" w:rsidRPr="00B207B1">
        <w:rPr>
          <w:rFonts w:hAnsiTheme="minorEastAsia" w:hint="eastAsia"/>
          <w:rPrChange w:id="1600"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601" w:author="JY0225" w:date="2017-08-24T11:12:00Z">
            <w:rPr>
              <w:rFonts w:ascii="Times New Roman" w:hAnsi="Times New Roman"/>
              <w:spacing w:val="10"/>
            </w:rPr>
          </w:rPrChange>
        </w:rPr>
      </w:pPr>
      <w:r w:rsidRPr="00B207B1">
        <w:rPr>
          <w:rFonts w:hAnsiTheme="minorEastAsia"/>
          <w:rPrChange w:id="1602" w:author="JY0225" w:date="2017-08-24T11:12:00Z">
            <w:rPr>
              <w:rFonts w:ascii="Times New Roman" w:hAnsi="Times New Roman"/>
              <w:spacing w:val="10"/>
            </w:rPr>
          </w:rPrChange>
        </w:rPr>
        <w:t xml:space="preserve">Range : </w:t>
      </w:r>
      <w:r w:rsidR="00E449B3" w:rsidRPr="00B207B1">
        <w:rPr>
          <w:rFonts w:hAnsiTheme="minorEastAsia"/>
          <w:rPrChange w:id="1603" w:author="JY0225" w:date="2017-08-24T11:12:00Z">
            <w:rPr>
              <w:rFonts w:ascii="Times New Roman" w:hAnsi="Times New Roman"/>
              <w:spacing w:val="10"/>
            </w:rPr>
          </w:rPrChange>
        </w:rPr>
        <w:t>bytes=0-</w:t>
      </w:r>
      <w:r w:rsidR="0055578E" w:rsidRPr="00B207B1">
        <w:rPr>
          <w:rFonts w:hAnsiTheme="minorEastAsia"/>
          <w:rPrChange w:id="1604" w:author="JY0225" w:date="2017-08-24T11:12:00Z">
            <w:rPr>
              <w:rFonts w:ascii="Times New Roman" w:hAnsi="Times New Roman"/>
              <w:spacing w:val="10"/>
            </w:rPr>
          </w:rPrChange>
        </w:rPr>
        <w:t>1024</w:t>
      </w:r>
      <w:r w:rsidR="00E449B3" w:rsidRPr="00B207B1">
        <w:rPr>
          <w:rFonts w:hAnsiTheme="minorEastAsia"/>
          <w:rPrChange w:id="1605" w:author="JY0225" w:date="2017-08-24T11:12:00Z">
            <w:rPr>
              <w:rFonts w:ascii="Times New Roman" w:hAnsi="Times New Roman"/>
              <w:spacing w:val="10"/>
            </w:rPr>
          </w:rPrChange>
        </w:rPr>
        <w:t xml:space="preserve"> </w:t>
      </w:r>
      <w:r w:rsidR="008A2718" w:rsidRPr="00B207B1">
        <w:rPr>
          <w:rFonts w:hAnsiTheme="minorEastAsia"/>
          <w:rPrChange w:id="1606" w:author="JY0225" w:date="2017-08-24T11:12:00Z">
            <w:rPr>
              <w:rFonts w:ascii="Times New Roman" w:hAnsi="Times New Roman"/>
              <w:spacing w:val="10"/>
            </w:rPr>
          </w:rPrChange>
        </w:rPr>
        <w:t>//</w:t>
      </w:r>
      <w:r w:rsidR="00E449B3" w:rsidRPr="00B207B1">
        <w:rPr>
          <w:rFonts w:hAnsiTheme="minorEastAsia" w:hint="eastAsia"/>
          <w:rPrChange w:id="1607" w:author="JY0225" w:date="2017-08-24T11:12:00Z">
            <w:rPr>
              <w:rFonts w:ascii="Times New Roman" w:hAnsi="Times New Roman" w:hint="eastAsia"/>
              <w:spacing w:val="10"/>
            </w:rPr>
          </w:rPrChange>
        </w:rPr>
        <w:t>第</w:t>
      </w:r>
      <w:r w:rsidR="008A2718" w:rsidRPr="00B207B1">
        <w:rPr>
          <w:rFonts w:hAnsiTheme="minorEastAsia"/>
          <w:rPrChange w:id="1608" w:author="JY0225" w:date="2017-08-24T11:12:00Z">
            <w:rPr>
              <w:rFonts w:ascii="Times New Roman" w:hAnsi="Times New Roman"/>
              <w:spacing w:val="10"/>
            </w:rPr>
          </w:rPrChange>
        </w:rPr>
        <w:t>0-1024</w:t>
      </w:r>
      <w:r w:rsidR="008A2718" w:rsidRPr="00B207B1">
        <w:rPr>
          <w:rFonts w:hAnsiTheme="minorEastAsia" w:hint="eastAsia"/>
          <w:rPrChange w:id="1609" w:author="JY0225" w:date="2017-08-24T11:12:00Z">
            <w:rPr>
              <w:rFonts w:ascii="Times New Roman" w:hAnsi="Times New Roman" w:hint="eastAsia"/>
              <w:spacing w:val="10"/>
            </w:rPr>
          </w:rPrChange>
        </w:rPr>
        <w:t>个</w:t>
      </w:r>
      <w:r w:rsidR="00E449B3" w:rsidRPr="00B207B1">
        <w:rPr>
          <w:rFonts w:hAnsiTheme="minorEastAsia" w:hint="eastAsia"/>
          <w:rPrChange w:id="1610" w:author="JY0225" w:date="2017-08-24T11:12:00Z">
            <w:rPr>
              <w:rFonts w:ascii="Times New Roman" w:hAnsi="Times New Roman" w:hint="eastAsia"/>
              <w:spacing w:val="10"/>
            </w:rPr>
          </w:rPrChange>
        </w:rPr>
        <w:t>字节范围的内容</w:t>
      </w:r>
    </w:p>
    <w:p w14:paraId="323265C7" w14:textId="395A7985" w:rsidR="00E449B3" w:rsidRPr="00B207B1" w:rsidRDefault="000E0C6B" w:rsidP="00E449B3">
      <w:pPr>
        <w:spacing w:line="400" w:lineRule="exact"/>
        <w:ind w:firstLine="420"/>
        <w:rPr>
          <w:rFonts w:hAnsiTheme="minorEastAsia" w:hint="eastAsia"/>
          <w:rPrChange w:id="1611" w:author="JY0225" w:date="2017-08-24T11:12:00Z">
            <w:rPr>
              <w:rFonts w:ascii="Times New Roman" w:hAnsi="Times New Roman"/>
              <w:spacing w:val="10"/>
            </w:rPr>
          </w:rPrChange>
        </w:rPr>
      </w:pPr>
      <w:r w:rsidRPr="00B207B1">
        <w:rPr>
          <w:rFonts w:hAnsiTheme="minorEastAsia"/>
          <w:rPrChange w:id="1612" w:author="JY0225" w:date="2017-08-24T11:12:00Z">
            <w:rPr>
              <w:rFonts w:ascii="Times New Roman" w:hAnsi="Times New Roman"/>
              <w:spacing w:val="10"/>
            </w:rPr>
          </w:rPrChange>
        </w:rPr>
        <w:t>Accept-Ranges</w:t>
      </w:r>
      <w:r>
        <w:rPr>
          <w:rFonts w:hAnsiTheme="minorEastAsia" w:hint="eastAsia"/>
        </w:rPr>
        <w:t>的主要作用是获取服务器是否支持断点续传，用于服务器给客户端的应答之中</w:t>
      </w:r>
      <w:r w:rsidR="00722FB1">
        <w:rPr>
          <w:rFonts w:hAnsiTheme="minorEastAsia" w:hint="eastAsia"/>
        </w:rPr>
        <w:t>，具体格式如下：</w:t>
      </w:r>
    </w:p>
    <w:p w14:paraId="52775C88" w14:textId="77777777" w:rsidR="00872E1E" w:rsidRPr="00B207B1" w:rsidRDefault="00872E1E" w:rsidP="00872E1E">
      <w:pPr>
        <w:spacing w:line="400" w:lineRule="exact"/>
        <w:ind w:firstLine="420"/>
        <w:rPr>
          <w:rFonts w:hAnsiTheme="minorEastAsia"/>
          <w:rPrChange w:id="1613" w:author="JY0225" w:date="2017-08-24T11:12:00Z">
            <w:rPr>
              <w:rFonts w:ascii="Times New Roman" w:hAnsi="Times New Roman"/>
              <w:spacing w:val="10"/>
            </w:rPr>
          </w:rPrChange>
        </w:rPr>
      </w:pPr>
      <w:r w:rsidRPr="00B207B1">
        <w:rPr>
          <w:rFonts w:hAnsiTheme="minorEastAsia"/>
          <w:rPrChange w:id="1614" w:author="JY0225" w:date="2017-08-24T11:12:00Z">
            <w:rPr>
              <w:rFonts w:ascii="Times New Roman" w:hAnsi="Times New Roman"/>
              <w:spacing w:val="10"/>
            </w:rPr>
          </w:rPrChange>
        </w:rPr>
        <w:t xml:space="preserve">Accept-Ranges: bytes  </w:t>
      </w:r>
      <w:r w:rsidR="00BE698E" w:rsidRPr="00B207B1">
        <w:rPr>
          <w:rFonts w:hAnsiTheme="minorEastAsia"/>
          <w:rPrChange w:id="1615" w:author="JY0225" w:date="2017-08-24T11:12:00Z">
            <w:rPr>
              <w:rFonts w:ascii="Times New Roman" w:hAnsi="Times New Roman"/>
              <w:spacing w:val="10"/>
            </w:rPr>
          </w:rPrChange>
        </w:rPr>
        <w:t>//</w:t>
      </w:r>
      <w:r w:rsidRPr="00B207B1">
        <w:rPr>
          <w:rFonts w:hAnsiTheme="minorEastAsia" w:hint="eastAsia"/>
          <w:rPrChange w:id="1616" w:author="JY0225" w:date="2017-08-24T11:12:00Z">
            <w:rPr>
              <w:rFonts w:ascii="Times New Roman" w:hAnsi="Times New Roman" w:hint="eastAsia"/>
              <w:spacing w:val="10"/>
            </w:rPr>
          </w:rPrChange>
        </w:rPr>
        <w:t>支持以</w:t>
      </w:r>
      <w:r w:rsidRPr="00B207B1">
        <w:rPr>
          <w:rFonts w:hAnsiTheme="minorEastAsia"/>
          <w:rPrChange w:id="1617" w:author="JY0225" w:date="2017-08-24T11:12:00Z">
            <w:rPr>
              <w:rFonts w:ascii="Times New Roman" w:hAnsi="Times New Roman"/>
              <w:spacing w:val="10"/>
            </w:rPr>
          </w:rPrChange>
        </w:rPr>
        <w:t>bytes</w:t>
      </w:r>
      <w:r w:rsidRPr="00B207B1">
        <w:rPr>
          <w:rFonts w:hAnsiTheme="minorEastAsia" w:hint="eastAsia"/>
          <w:rPrChange w:id="1618"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619" w:author="JY0225" w:date="2017-08-24T11:12:00Z">
            <w:rPr>
              <w:rFonts w:ascii="Times New Roman" w:hAnsi="Times New Roman"/>
              <w:spacing w:val="10"/>
            </w:rPr>
          </w:rPrChange>
        </w:rPr>
      </w:pPr>
      <w:r w:rsidRPr="00B207B1">
        <w:rPr>
          <w:rFonts w:hAnsiTheme="minorEastAsia"/>
          <w:rPrChange w:id="1620" w:author="JY0225" w:date="2017-08-24T11:12:00Z">
            <w:rPr>
              <w:rFonts w:ascii="Times New Roman" w:hAnsi="Times New Roman"/>
              <w:spacing w:val="10"/>
            </w:rPr>
          </w:rPrChange>
        </w:rPr>
        <w:t xml:space="preserve">Accept-Ranges: none  </w:t>
      </w:r>
      <w:r w:rsidR="00BE698E" w:rsidRPr="00B207B1">
        <w:rPr>
          <w:rFonts w:hAnsiTheme="minorEastAsia"/>
          <w:rPrChange w:id="1621" w:author="JY0225" w:date="2017-08-24T11:12:00Z">
            <w:rPr>
              <w:rFonts w:ascii="Times New Roman" w:hAnsi="Times New Roman"/>
              <w:spacing w:val="10"/>
            </w:rPr>
          </w:rPrChange>
        </w:rPr>
        <w:t>//</w:t>
      </w:r>
      <w:r w:rsidRPr="00B207B1">
        <w:rPr>
          <w:rFonts w:hAnsiTheme="minorEastAsia" w:hint="eastAsia"/>
          <w:rPrChange w:id="1622" w:author="JY0225" w:date="2017-08-24T11:12:00Z">
            <w:rPr>
              <w:rFonts w:ascii="Times New Roman" w:hAnsi="Times New Roman" w:hint="eastAsia"/>
              <w:spacing w:val="10"/>
            </w:rPr>
          </w:rPrChange>
        </w:rPr>
        <w:t>不支持</w:t>
      </w:r>
      <w:r w:rsidR="00A272C8" w:rsidRPr="00B207B1">
        <w:rPr>
          <w:rFonts w:hAnsiTheme="minorEastAsia" w:hint="eastAsia"/>
          <w:rPrChange w:id="1623" w:author="JY0225" w:date="2017-08-24T11:12:00Z">
            <w:rPr>
              <w:rFonts w:ascii="Times New Roman" w:hAnsi="Times New Roman" w:hint="eastAsia"/>
              <w:spacing w:val="10"/>
            </w:rPr>
          </w:rPrChange>
        </w:rPr>
        <w:t>以</w:t>
      </w:r>
      <w:r w:rsidR="00A272C8" w:rsidRPr="00B207B1">
        <w:rPr>
          <w:rFonts w:hAnsiTheme="minorEastAsia"/>
          <w:rPrChange w:id="1624" w:author="JY0225" w:date="2017-08-24T11:12:00Z">
            <w:rPr>
              <w:rFonts w:ascii="Times New Roman" w:hAnsi="Times New Roman"/>
              <w:spacing w:val="10"/>
            </w:rPr>
          </w:rPrChange>
        </w:rPr>
        <w:t>bytes</w:t>
      </w:r>
      <w:r w:rsidR="00A272C8" w:rsidRPr="00B207B1">
        <w:rPr>
          <w:rFonts w:hAnsiTheme="minorEastAsia" w:hint="eastAsia"/>
          <w:rPrChange w:id="1625"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626" w:author="JY0225" w:date="2017-08-24T11:12:00Z">
            <w:rPr>
              <w:rFonts w:ascii="Times New Roman" w:hAnsi="Times New Roman"/>
              <w:spacing w:val="10"/>
            </w:rPr>
          </w:rPrChange>
        </w:rPr>
      </w:pPr>
      <w:r w:rsidRPr="00B207B1">
        <w:rPr>
          <w:rFonts w:hAnsiTheme="minorEastAsia"/>
          <w:rPrChange w:id="1627" w:author="JY0225" w:date="2017-08-24T11:12:00Z">
            <w:rPr>
              <w:rFonts w:ascii="Times New Roman" w:hAnsi="Times New Roman"/>
              <w:spacing w:val="10"/>
            </w:rPr>
          </w:rPrChange>
        </w:rPr>
        <w:t>Content-Ranges</w:t>
      </w:r>
      <w:r w:rsidRPr="00B207B1">
        <w:rPr>
          <w:rFonts w:hAnsiTheme="minorEastAsia" w:hint="eastAsia"/>
          <w:rPrChange w:id="1628"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629" w:author="JY0225" w:date="2017-08-24T11:12:00Z">
            <w:rPr>
              <w:rFonts w:ascii="Times New Roman" w:hAnsi="Times New Roman"/>
              <w:spacing w:val="10"/>
            </w:rPr>
          </w:rPrChange>
        </w:rPr>
      </w:pPr>
      <w:r w:rsidRPr="00B207B1">
        <w:rPr>
          <w:rFonts w:hAnsiTheme="minorEastAsia"/>
          <w:rPrChange w:id="1630" w:author="JY0225" w:date="2017-08-24T11:12:00Z">
            <w:rPr>
              <w:rFonts w:ascii="Times New Roman" w:hAnsi="Times New Roman"/>
              <w:spacing w:val="10"/>
            </w:rPr>
          </w:rPrChange>
        </w:rPr>
        <w:t>Content-Ranges: bytes 0-1024/</w:t>
      </w:r>
      <w:r w:rsidR="00474A8E" w:rsidRPr="00B207B1">
        <w:rPr>
          <w:rFonts w:hAnsiTheme="minorEastAsia"/>
          <w:rPrChange w:id="1631" w:author="JY0225" w:date="2017-08-24T11:12:00Z">
            <w:rPr>
              <w:rFonts w:ascii="Times New Roman" w:hAnsi="Times New Roman"/>
              <w:spacing w:val="10"/>
            </w:rPr>
          </w:rPrChange>
        </w:rPr>
        <w:t>56</w:t>
      </w:r>
      <w:r w:rsidR="00543322" w:rsidRPr="00B207B1">
        <w:rPr>
          <w:rFonts w:hAnsiTheme="minorEastAsia"/>
          <w:rPrChange w:id="1632" w:author="JY0225" w:date="2017-08-24T11:12:00Z">
            <w:rPr>
              <w:rFonts w:ascii="Times New Roman" w:hAnsi="Times New Roman"/>
              <w:spacing w:val="10"/>
            </w:rPr>
          </w:rPrChange>
        </w:rPr>
        <w:t>45</w:t>
      </w:r>
      <w:r w:rsidR="00551521" w:rsidRPr="00B207B1">
        <w:rPr>
          <w:rFonts w:hAnsiTheme="minorEastAsia"/>
          <w:rPrChange w:id="1633" w:author="JY0225" w:date="2017-08-24T11:12:00Z">
            <w:rPr>
              <w:rFonts w:ascii="Times New Roman" w:hAnsi="Times New Roman"/>
              <w:spacing w:val="10"/>
            </w:rPr>
          </w:rPrChange>
        </w:rPr>
        <w:t xml:space="preserve"> //</w:t>
      </w:r>
      <w:r w:rsidR="00551521" w:rsidRPr="00B207B1">
        <w:rPr>
          <w:rFonts w:hAnsiTheme="minorEastAsia" w:hint="eastAsia"/>
          <w:rPrChange w:id="1634" w:author="JY0225" w:date="2017-08-24T11:12:00Z">
            <w:rPr>
              <w:rFonts w:ascii="Times New Roman" w:hAnsi="Times New Roman" w:hint="eastAsia"/>
              <w:spacing w:val="10"/>
            </w:rPr>
          </w:rPrChange>
        </w:rPr>
        <w:t>大小为</w:t>
      </w:r>
      <w:r w:rsidR="001A1C35" w:rsidRPr="00B207B1">
        <w:rPr>
          <w:rFonts w:hAnsiTheme="minorEastAsia"/>
          <w:rPrChange w:id="1635" w:author="JY0225" w:date="2017-08-24T11:12:00Z">
            <w:rPr>
              <w:rFonts w:ascii="Times New Roman" w:hAnsi="Times New Roman"/>
              <w:spacing w:val="10"/>
            </w:rPr>
          </w:rPrChange>
        </w:rPr>
        <w:t>5645</w:t>
      </w:r>
      <w:r w:rsidR="00551521" w:rsidRPr="00B207B1">
        <w:rPr>
          <w:rFonts w:hAnsiTheme="minorEastAsia" w:hint="eastAsia"/>
          <w:rPrChange w:id="1636" w:author="JY0225" w:date="2017-08-24T11:12:00Z">
            <w:rPr>
              <w:rFonts w:ascii="Times New Roman" w:hAnsi="Times New Roman" w:hint="eastAsia"/>
              <w:spacing w:val="10"/>
            </w:rPr>
          </w:rPrChange>
        </w:rPr>
        <w:t>字节的前</w:t>
      </w:r>
      <w:r w:rsidR="00551521" w:rsidRPr="00B207B1">
        <w:rPr>
          <w:rFonts w:hAnsiTheme="minorEastAsia"/>
          <w:rPrChange w:id="1637" w:author="JY0225" w:date="2017-08-24T11:12:00Z">
            <w:rPr>
              <w:rFonts w:ascii="Times New Roman" w:hAnsi="Times New Roman"/>
              <w:spacing w:val="10"/>
            </w:rPr>
          </w:rPrChange>
        </w:rPr>
        <w:t>1024</w:t>
      </w:r>
      <w:r w:rsidR="00551521" w:rsidRPr="00B207B1">
        <w:rPr>
          <w:rFonts w:hAnsiTheme="minorEastAsia" w:hint="eastAsia"/>
          <w:rPrChange w:id="1638" w:author="JY0225" w:date="2017-08-24T11:12:00Z">
            <w:rPr>
              <w:rFonts w:ascii="Times New Roman" w:hAnsi="Times New Roman" w:hint="eastAsia"/>
              <w:spacing w:val="10"/>
            </w:rPr>
          </w:rPrChange>
        </w:rPr>
        <w:t>字节</w:t>
      </w:r>
      <w:r w:rsidR="0036382C" w:rsidRPr="00B207B1">
        <w:rPr>
          <w:rFonts w:hAnsiTheme="minorEastAsia" w:hint="eastAsia"/>
          <w:rPrChange w:id="1639"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640" w:author="JY0225" w:date="2017-08-24T11:12:00Z">
            <w:rPr>
              <w:rFonts w:ascii="Times New Roman" w:hAnsi="Times New Roman"/>
              <w:spacing w:val="10"/>
            </w:rPr>
          </w:rPrChange>
        </w:rPr>
      </w:pPr>
      <w:r w:rsidRPr="00B207B1">
        <w:rPr>
          <w:rFonts w:hAnsiTheme="minorEastAsia" w:hint="eastAsia"/>
          <w:rPrChange w:id="1641" w:author="JY0225" w:date="2017-08-24T11:12:00Z">
            <w:rPr>
              <w:rFonts w:ascii="Times New Roman" w:hAnsi="Times New Roman" w:hint="eastAsia"/>
              <w:spacing w:val="10"/>
            </w:rPr>
          </w:rPrChange>
        </w:rPr>
        <w:t>请求报文如</w:t>
      </w:r>
      <w:r w:rsidR="009C6CB3" w:rsidRPr="00B207B1">
        <w:rPr>
          <w:rFonts w:hAnsiTheme="minorEastAsia" w:hint="eastAsia"/>
          <w:rPrChange w:id="1642"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643" w:author="JY0225" w:date="2017-08-24T11:12:00Z">
                  <w:rPr>
                    <w:rFonts w:eastAsiaTheme="minorEastAsia"/>
                  </w:rPr>
                </w:rPrChange>
              </w:rPr>
            </w:pPr>
            <w:r w:rsidRPr="00B207B1">
              <w:rPr>
                <w:rFonts w:asciiTheme="minorEastAsia" w:eastAsiaTheme="minorEastAsia" w:hAnsiTheme="minorEastAsia"/>
                <w:spacing w:val="0"/>
                <w:szCs w:val="24"/>
                <w:rPrChange w:id="1644"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645" w:author="JY0225" w:date="2017-08-24T11:12:00Z">
                  <w:rPr>
                    <w:rFonts w:eastAsiaTheme="minorEastAsia"/>
                  </w:rPr>
                </w:rPrChange>
              </w:rPr>
            </w:pPr>
            <w:r w:rsidRPr="00B207B1">
              <w:rPr>
                <w:rFonts w:asciiTheme="minorEastAsia" w:eastAsiaTheme="minorEastAsia" w:hAnsiTheme="minorEastAsia"/>
                <w:spacing w:val="0"/>
                <w:szCs w:val="24"/>
                <w:rPrChange w:id="1646"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647" w:author="JY0225" w:date="2017-08-24T11:12:00Z">
                  <w:rPr>
                    <w:rFonts w:eastAsiaTheme="minorEastAsia"/>
                  </w:rPr>
                </w:rPrChange>
              </w:rPr>
            </w:pPr>
            <w:r w:rsidRPr="00B207B1">
              <w:rPr>
                <w:rFonts w:asciiTheme="minorEastAsia" w:eastAsiaTheme="minorEastAsia" w:hAnsiTheme="minorEastAsia"/>
                <w:spacing w:val="0"/>
                <w:szCs w:val="24"/>
                <w:rPrChange w:id="1648"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649" w:author="JY0225" w:date="2017-08-24T11:12:00Z">
                  <w:rPr>
                    <w:rFonts w:eastAsiaTheme="minorEastAsia"/>
                  </w:rPr>
                </w:rPrChange>
              </w:rPr>
            </w:pPr>
            <w:r w:rsidRPr="00B207B1">
              <w:rPr>
                <w:rFonts w:asciiTheme="minorEastAsia" w:eastAsiaTheme="minorEastAsia" w:hAnsiTheme="minorEastAsia"/>
                <w:spacing w:val="0"/>
                <w:szCs w:val="24"/>
                <w:rPrChange w:id="1650"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651" w:author="JY0225" w:date="2017-08-24T11:12:00Z">
            <w:rPr>
              <w:rFonts w:ascii="Times New Roman" w:hAnsi="Times New Roman"/>
              <w:spacing w:val="10"/>
            </w:rPr>
          </w:rPrChange>
        </w:rPr>
      </w:pPr>
      <w:r w:rsidRPr="00B207B1">
        <w:rPr>
          <w:rFonts w:hAnsiTheme="minorEastAsia" w:hint="eastAsia"/>
          <w:rPrChange w:id="1652" w:author="JY0225" w:date="2017-08-24T11:12:00Z">
            <w:rPr>
              <w:rFonts w:ascii="Times New Roman" w:hAnsi="Times New Roman" w:hint="eastAsia"/>
              <w:spacing w:val="10"/>
            </w:rPr>
          </w:rPrChange>
        </w:rPr>
        <w:t>响应</w:t>
      </w:r>
      <w:r w:rsidR="00280FF4" w:rsidRPr="00B207B1">
        <w:rPr>
          <w:rFonts w:hAnsiTheme="minorEastAsia" w:hint="eastAsia"/>
          <w:rPrChange w:id="1653" w:author="JY0225" w:date="2017-08-24T11:12:00Z">
            <w:rPr>
              <w:rFonts w:ascii="Times New Roman" w:hAnsi="Times New Roman" w:hint="eastAsia"/>
              <w:spacing w:val="10"/>
            </w:rPr>
          </w:rPrChange>
        </w:rPr>
        <w:t>报文如</w:t>
      </w:r>
      <w:r w:rsidR="009C6CB3" w:rsidRPr="00B207B1">
        <w:rPr>
          <w:rFonts w:hAnsiTheme="minorEastAsia" w:hint="eastAsia"/>
          <w:rPrChange w:id="1654"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655" w:author="JY0225" w:date="2017-08-24T11:12:00Z">
                  <w:rPr>
                    <w:rFonts w:eastAsiaTheme="minorEastAsia"/>
                  </w:rPr>
                </w:rPrChange>
              </w:rPr>
            </w:pPr>
            <w:r w:rsidRPr="00B207B1">
              <w:rPr>
                <w:rFonts w:asciiTheme="minorEastAsia" w:eastAsiaTheme="minorEastAsia" w:hAnsiTheme="minorEastAsia"/>
                <w:spacing w:val="0"/>
                <w:szCs w:val="24"/>
                <w:rPrChange w:id="1656"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657"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658" w:author="JY0225" w:date="2017-08-24T11:12:00Z">
                  <w:rPr>
                    <w:rFonts w:eastAsiaTheme="minorEastAsia"/>
                  </w:rPr>
                </w:rPrChange>
              </w:rPr>
            </w:pPr>
            <w:r w:rsidRPr="00B207B1">
              <w:rPr>
                <w:rFonts w:asciiTheme="minorEastAsia" w:eastAsiaTheme="minorEastAsia" w:hAnsiTheme="minorEastAsia"/>
                <w:spacing w:val="0"/>
                <w:szCs w:val="24"/>
                <w:rPrChange w:id="1659"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660" w:author="JY0225" w:date="2017-08-24T11:12:00Z">
                  <w:rPr>
                    <w:rFonts w:eastAsiaTheme="minorEastAsia"/>
                  </w:rPr>
                </w:rPrChange>
              </w:rPr>
              <w:t>:</w:t>
            </w:r>
            <w:r w:rsidRPr="00B207B1">
              <w:rPr>
                <w:rFonts w:asciiTheme="minorEastAsia" w:eastAsiaTheme="minorEastAsia" w:hAnsiTheme="minorEastAsia"/>
                <w:spacing w:val="0"/>
                <w:szCs w:val="24"/>
                <w:rPrChange w:id="1661"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662" w:author="JY0225" w:date="2017-08-24T11:12:00Z">
                  <w:rPr>
                    <w:rFonts w:eastAsiaTheme="minorEastAsia"/>
                  </w:rPr>
                </w:rPrChange>
              </w:rPr>
            </w:pPr>
            <w:r w:rsidRPr="00B207B1">
              <w:rPr>
                <w:rFonts w:asciiTheme="minorEastAsia" w:eastAsiaTheme="minorEastAsia" w:hAnsiTheme="minorEastAsia"/>
                <w:spacing w:val="0"/>
                <w:szCs w:val="24"/>
                <w:rPrChange w:id="1663"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664" w:author="JY0225" w:date="2017-08-24T11:12:00Z">
                  <w:rPr>
                    <w:rFonts w:eastAsiaTheme="minorEastAsia"/>
                  </w:rPr>
                </w:rPrChange>
              </w:rPr>
              <w:t xml:space="preserve">: </w:t>
            </w:r>
            <w:r w:rsidRPr="00B207B1">
              <w:rPr>
                <w:rFonts w:asciiTheme="minorEastAsia" w:eastAsiaTheme="minorEastAsia" w:hAnsiTheme="minorEastAsia"/>
                <w:spacing w:val="0"/>
                <w:szCs w:val="24"/>
                <w:rPrChange w:id="1665"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666" w:author="JY0225" w:date="2017-08-24T11:12:00Z">
                  <w:rPr>
                    <w:rFonts w:eastAsiaTheme="minorEastAsia"/>
                  </w:rPr>
                </w:rPrChange>
              </w:rPr>
            </w:pPr>
            <w:r w:rsidRPr="00B207B1">
              <w:rPr>
                <w:rFonts w:asciiTheme="minorEastAsia" w:eastAsiaTheme="minorEastAsia" w:hAnsiTheme="minorEastAsia"/>
                <w:spacing w:val="0"/>
                <w:szCs w:val="24"/>
                <w:rPrChange w:id="1667"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668" w:author="JY0225" w:date="2017-08-24T11:12:00Z">
                  <w:rPr>
                    <w:rFonts w:eastAsiaTheme="minorEastAsia"/>
                  </w:rPr>
                </w:rPrChange>
              </w:rPr>
              <w:t>: bytes</w:t>
            </w:r>
            <w:r w:rsidRPr="00B207B1">
              <w:rPr>
                <w:rFonts w:asciiTheme="minorEastAsia" w:eastAsiaTheme="minorEastAsia" w:hAnsiTheme="minorEastAsia"/>
                <w:spacing w:val="0"/>
                <w:szCs w:val="24"/>
                <w:rPrChange w:id="1669"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670" w:author="JY0225" w:date="2017-08-24T11:12:00Z">
                  <w:rPr>
                    <w:rFonts w:eastAsiaTheme="minorEastAsia"/>
                  </w:rPr>
                </w:rPrChange>
              </w:rPr>
              <w:t>0-1024</w:t>
            </w:r>
            <w:r w:rsidRPr="00B207B1">
              <w:rPr>
                <w:rFonts w:asciiTheme="minorEastAsia" w:eastAsiaTheme="minorEastAsia" w:hAnsiTheme="minorEastAsia"/>
                <w:spacing w:val="0"/>
                <w:szCs w:val="24"/>
                <w:rPrChange w:id="1671"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672" w:author="JY0225" w:date="2017-08-24T11:12:00Z">
            <w:rPr>
              <w:rFonts w:ascii="Times New Roman" w:hAnsi="Times New Roman"/>
              <w:spacing w:val="10"/>
            </w:rPr>
          </w:rPrChange>
        </w:rPr>
      </w:pPr>
      <w:r w:rsidRPr="00B207B1">
        <w:rPr>
          <w:rFonts w:hAnsiTheme="minorEastAsia"/>
          <w:rPrChange w:id="1673" w:author="JY0225" w:date="2017-08-24T11:12:00Z">
            <w:rPr>
              <w:rFonts w:ascii="Times New Roman" w:hAnsi="Times New Roman"/>
              <w:spacing w:val="10"/>
            </w:rPr>
          </w:rPrChange>
        </w:rPr>
        <w:tab/>
      </w:r>
      <w:r w:rsidR="00347BB7" w:rsidRPr="00B207B1">
        <w:rPr>
          <w:rFonts w:hAnsiTheme="minorEastAsia" w:hint="eastAsia"/>
          <w:rPrChange w:id="1674" w:author="JY0225" w:date="2017-08-24T11:12:00Z">
            <w:rPr>
              <w:rFonts w:ascii="Times New Roman" w:hAnsi="Times New Roman" w:hint="eastAsia"/>
              <w:spacing w:val="10"/>
            </w:rPr>
          </w:rPrChange>
        </w:rPr>
        <w:t>在断点续传</w:t>
      </w:r>
      <w:r w:rsidR="00D011AE" w:rsidRPr="00B207B1">
        <w:rPr>
          <w:rFonts w:hAnsiTheme="minorEastAsia" w:hint="eastAsia"/>
          <w:rPrChange w:id="1675" w:author="JY0225" w:date="2017-08-24T11:12:00Z">
            <w:rPr>
              <w:rFonts w:ascii="Times New Roman" w:hAnsi="Times New Roman" w:hint="eastAsia"/>
              <w:spacing w:val="10"/>
            </w:rPr>
          </w:rPrChange>
        </w:rPr>
        <w:t>过程</w:t>
      </w:r>
      <w:r w:rsidR="00347BB7" w:rsidRPr="00B207B1">
        <w:rPr>
          <w:rFonts w:hAnsiTheme="minorEastAsia" w:hint="eastAsia"/>
          <w:rPrChange w:id="1676" w:author="JY0225" w:date="2017-08-24T11:12:00Z">
            <w:rPr>
              <w:rFonts w:ascii="Times New Roman" w:hAnsi="Times New Roman" w:hint="eastAsia"/>
              <w:spacing w:val="10"/>
            </w:rPr>
          </w:rPrChange>
        </w:rPr>
        <w:t>中，</w:t>
      </w:r>
      <w:r w:rsidRPr="00B207B1">
        <w:rPr>
          <w:rFonts w:hAnsiTheme="minorEastAsia" w:hint="eastAsia"/>
          <w:rPrChange w:id="1677" w:author="JY0225" w:date="2017-08-24T11:12:00Z">
            <w:rPr>
              <w:rFonts w:ascii="Times New Roman" w:hAnsi="Times New Roman" w:hint="eastAsia"/>
              <w:spacing w:val="10"/>
            </w:rPr>
          </w:rPrChange>
        </w:rPr>
        <w:t>首先需要</w:t>
      </w:r>
      <w:r w:rsidR="002E0207" w:rsidRPr="00B207B1">
        <w:rPr>
          <w:rFonts w:hAnsiTheme="minorEastAsia" w:hint="eastAsia"/>
          <w:rPrChange w:id="1678" w:author="JY0225" w:date="2017-08-24T11:12:00Z">
            <w:rPr>
              <w:rFonts w:ascii="Times New Roman" w:hAnsi="Times New Roman" w:hint="eastAsia"/>
              <w:spacing w:val="10"/>
            </w:rPr>
          </w:rPrChange>
        </w:rPr>
        <w:t>将</w:t>
      </w:r>
      <w:r w:rsidRPr="00B207B1">
        <w:rPr>
          <w:rFonts w:hAnsiTheme="minorEastAsia" w:hint="eastAsia"/>
          <w:rPrChange w:id="1679"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680" w:author="JY0225" w:date="2017-08-24T11:12:00Z">
            <w:rPr>
              <w:rFonts w:ascii="Times New Roman" w:hAnsi="Times New Roman" w:hint="eastAsia"/>
              <w:spacing w:val="10"/>
            </w:rPr>
          </w:rPrChange>
        </w:rPr>
        <w:t>部分</w:t>
      </w:r>
      <w:r w:rsidRPr="00B207B1">
        <w:rPr>
          <w:rFonts w:hAnsiTheme="minorEastAsia" w:hint="eastAsia"/>
          <w:rPrChange w:id="1681" w:author="JY0225" w:date="2017-08-24T11:12:00Z">
            <w:rPr>
              <w:rFonts w:ascii="Times New Roman" w:hAnsi="Times New Roman" w:hint="eastAsia"/>
              <w:spacing w:val="10"/>
            </w:rPr>
          </w:rPrChange>
        </w:rPr>
        <w:t>，</w:t>
      </w:r>
      <w:r w:rsidR="007C1229" w:rsidRPr="00B207B1">
        <w:rPr>
          <w:rFonts w:hAnsiTheme="minorEastAsia" w:hint="eastAsia"/>
          <w:rPrChange w:id="1682" w:author="JY0225" w:date="2017-08-24T11:12:00Z">
            <w:rPr>
              <w:rFonts w:ascii="Times New Roman" w:hAnsi="Times New Roman" w:hint="eastAsia"/>
              <w:spacing w:val="10"/>
            </w:rPr>
          </w:rPrChange>
        </w:rPr>
        <w:t>随后</w:t>
      </w:r>
      <w:r w:rsidR="00DA67DB" w:rsidRPr="00B207B1">
        <w:rPr>
          <w:rFonts w:hAnsiTheme="minorEastAsia" w:hint="eastAsia"/>
          <w:rPrChange w:id="1683" w:author="JY0225" w:date="2017-08-24T11:12:00Z">
            <w:rPr>
              <w:rFonts w:ascii="Times New Roman" w:hAnsi="Times New Roman" w:hint="eastAsia"/>
              <w:spacing w:val="10"/>
            </w:rPr>
          </w:rPrChange>
        </w:rPr>
        <w:t>逐一</w:t>
      </w:r>
      <w:r w:rsidR="00E84A38" w:rsidRPr="00B207B1">
        <w:rPr>
          <w:rFonts w:hAnsiTheme="minorEastAsia" w:hint="eastAsia"/>
          <w:rPrChange w:id="1684" w:author="JY0225" w:date="2017-08-24T11:12:00Z">
            <w:rPr>
              <w:rFonts w:ascii="Times New Roman" w:hAnsi="Times New Roman" w:hint="eastAsia"/>
              <w:spacing w:val="10"/>
            </w:rPr>
          </w:rPrChange>
        </w:rPr>
        <w:t>发送</w:t>
      </w:r>
      <w:r w:rsidR="00E84A38" w:rsidRPr="00B207B1">
        <w:rPr>
          <w:rFonts w:hAnsiTheme="minorEastAsia"/>
          <w:rPrChange w:id="1685" w:author="JY0225" w:date="2017-08-24T11:12:00Z">
            <w:rPr>
              <w:rFonts w:ascii="Times New Roman" w:hAnsi="Times New Roman"/>
              <w:spacing w:val="10"/>
            </w:rPr>
          </w:rPrChange>
        </w:rPr>
        <w:t>PUT</w:t>
      </w:r>
      <w:r w:rsidR="00E84A38" w:rsidRPr="00B207B1">
        <w:rPr>
          <w:rFonts w:hAnsiTheme="minorEastAsia" w:hint="eastAsia"/>
          <w:rPrChange w:id="1686" w:author="JY0225" w:date="2017-08-24T11:12:00Z">
            <w:rPr>
              <w:rFonts w:ascii="Times New Roman" w:hAnsi="Times New Roman" w:hint="eastAsia"/>
              <w:spacing w:val="10"/>
            </w:rPr>
          </w:rPrChange>
        </w:rPr>
        <w:t>请求到服务器</w:t>
      </w:r>
      <w:r w:rsidRPr="00B207B1">
        <w:rPr>
          <w:rFonts w:hAnsiTheme="minorEastAsia" w:hint="eastAsia"/>
          <w:rPrChange w:id="1687" w:author="JY0225" w:date="2017-08-24T11:12:00Z">
            <w:rPr>
              <w:rFonts w:ascii="Times New Roman" w:hAnsi="Times New Roman" w:hint="eastAsia"/>
              <w:spacing w:val="10"/>
            </w:rPr>
          </w:rPrChange>
        </w:rPr>
        <w:t>。</w:t>
      </w:r>
      <w:r w:rsidR="007368B6" w:rsidRPr="00B207B1">
        <w:rPr>
          <w:rFonts w:hAnsiTheme="minorEastAsia" w:hint="eastAsia"/>
          <w:rPrChange w:id="1688" w:author="JY0225" w:date="2017-08-24T11:12:00Z">
            <w:rPr>
              <w:rFonts w:ascii="Times New Roman" w:hAnsi="Times New Roman" w:hint="eastAsia"/>
              <w:spacing w:val="10"/>
            </w:rPr>
          </w:rPrChange>
        </w:rPr>
        <w:t>请求</w:t>
      </w:r>
      <w:r w:rsidR="00934418" w:rsidRPr="00B207B1">
        <w:rPr>
          <w:rFonts w:hAnsiTheme="minorEastAsia" w:hint="eastAsia"/>
          <w:rPrChange w:id="1689" w:author="JY0225" w:date="2017-08-24T11:12:00Z">
            <w:rPr>
              <w:rFonts w:ascii="Times New Roman" w:hAnsi="Times New Roman" w:hint="eastAsia"/>
              <w:spacing w:val="10"/>
            </w:rPr>
          </w:rPrChange>
        </w:rPr>
        <w:t>报文</w:t>
      </w:r>
      <w:r w:rsidR="007368B6" w:rsidRPr="00B207B1">
        <w:rPr>
          <w:rFonts w:hAnsiTheme="minorEastAsia" w:hint="eastAsia"/>
          <w:rPrChange w:id="1690" w:author="JY0225" w:date="2017-08-24T11:12:00Z">
            <w:rPr>
              <w:rFonts w:ascii="Times New Roman" w:hAnsi="Times New Roman" w:hint="eastAsia"/>
              <w:spacing w:val="10"/>
            </w:rPr>
          </w:rPrChange>
        </w:rPr>
        <w:t>中需要包含</w:t>
      </w:r>
      <w:r w:rsidR="00E618D5" w:rsidRPr="00B207B1">
        <w:rPr>
          <w:rFonts w:hAnsiTheme="minorEastAsia"/>
          <w:rPrChange w:id="1691" w:author="JY0225" w:date="2017-08-24T11:12:00Z">
            <w:rPr>
              <w:rFonts w:ascii="Times New Roman" w:hAnsi="Times New Roman"/>
              <w:spacing w:val="10"/>
            </w:rPr>
          </w:rPrChange>
        </w:rPr>
        <w:t>Range</w:t>
      </w:r>
      <w:r w:rsidR="00CB4B0E" w:rsidRPr="00B207B1">
        <w:rPr>
          <w:rFonts w:hAnsiTheme="minorEastAsia" w:hint="eastAsia"/>
          <w:rPrChange w:id="1692" w:author="JY0225" w:date="2017-08-24T11:12:00Z">
            <w:rPr>
              <w:rFonts w:ascii="Times New Roman" w:hAnsi="Times New Roman" w:hint="eastAsia"/>
              <w:spacing w:val="10"/>
            </w:rPr>
          </w:rPrChange>
        </w:rPr>
        <w:t>字段</w:t>
      </w:r>
      <w:r w:rsidR="00E47D20" w:rsidRPr="00B207B1">
        <w:rPr>
          <w:rFonts w:hAnsiTheme="minorEastAsia" w:hint="eastAsia"/>
          <w:rPrChange w:id="1693"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694" w:author="JY0225" w:date="2017-08-24T11:12:00Z">
            <w:rPr>
              <w:rFonts w:ascii="Times New Roman" w:hAnsi="Times New Roman" w:hint="eastAsia"/>
              <w:spacing w:val="10"/>
            </w:rPr>
          </w:rPrChange>
        </w:rPr>
        <w:t>。</w:t>
      </w:r>
      <w:r w:rsidR="00426AF2" w:rsidRPr="00B207B1">
        <w:rPr>
          <w:rFonts w:hAnsiTheme="minorEastAsia" w:hint="eastAsia"/>
          <w:rPrChange w:id="1695" w:author="JY0225" w:date="2017-08-24T11:12:00Z">
            <w:rPr>
              <w:rFonts w:ascii="Times New Roman" w:hAnsi="Times New Roman" w:hint="eastAsia"/>
              <w:spacing w:val="10"/>
            </w:rPr>
          </w:rPrChange>
        </w:rPr>
        <w:t>一旦发生</w:t>
      </w:r>
      <w:r w:rsidR="0003283F" w:rsidRPr="00B207B1">
        <w:rPr>
          <w:rFonts w:hAnsiTheme="minorEastAsia" w:hint="eastAsia"/>
          <w:rPrChange w:id="1696" w:author="JY0225" w:date="2017-08-24T11:12:00Z">
            <w:rPr>
              <w:rFonts w:ascii="Times New Roman" w:hAnsi="Times New Roman" w:hint="eastAsia"/>
              <w:spacing w:val="10"/>
            </w:rPr>
          </w:rPrChange>
        </w:rPr>
        <w:t>网络</w:t>
      </w:r>
      <w:r w:rsidR="00426AF2" w:rsidRPr="00B207B1">
        <w:rPr>
          <w:rFonts w:hAnsiTheme="minorEastAsia" w:hint="eastAsia"/>
          <w:rPrChange w:id="1697" w:author="JY0225" w:date="2017-08-24T11:12:00Z">
            <w:rPr>
              <w:rFonts w:ascii="Times New Roman" w:hAnsi="Times New Roman" w:hint="eastAsia"/>
              <w:spacing w:val="10"/>
            </w:rPr>
          </w:rPrChange>
        </w:rPr>
        <w:t>中断，下次连接时</w:t>
      </w:r>
      <w:r w:rsidR="00EB077F" w:rsidRPr="00B207B1">
        <w:rPr>
          <w:rFonts w:hAnsiTheme="minorEastAsia" w:hint="eastAsia"/>
          <w:rPrChange w:id="1698" w:author="JY0225" w:date="2017-08-24T11:12:00Z">
            <w:rPr>
              <w:rFonts w:ascii="Times New Roman" w:hAnsi="Times New Roman" w:hint="eastAsia"/>
              <w:spacing w:val="10"/>
            </w:rPr>
          </w:rPrChange>
        </w:rPr>
        <w:t>首先发送一个</w:t>
      </w:r>
      <w:r w:rsidR="00F020C2" w:rsidRPr="00B207B1">
        <w:rPr>
          <w:rFonts w:hAnsiTheme="minorEastAsia"/>
          <w:rPrChange w:id="1699" w:author="JY0225" w:date="2017-08-24T11:12:00Z">
            <w:rPr>
              <w:rFonts w:ascii="Times New Roman" w:hAnsi="Times New Roman"/>
              <w:spacing w:val="10"/>
            </w:rPr>
          </w:rPrChange>
        </w:rPr>
        <w:t>GET</w:t>
      </w:r>
      <w:r w:rsidR="00EB077F" w:rsidRPr="00B207B1">
        <w:rPr>
          <w:rFonts w:hAnsiTheme="minorEastAsia" w:hint="eastAsia"/>
          <w:rPrChange w:id="1700" w:author="JY0225" w:date="2017-08-24T11:12:00Z">
            <w:rPr>
              <w:rFonts w:ascii="Times New Roman" w:hAnsi="Times New Roman" w:hint="eastAsia"/>
              <w:spacing w:val="10"/>
            </w:rPr>
          </w:rPrChange>
        </w:rPr>
        <w:t>请求到服务器，在请求的</w:t>
      </w:r>
      <w:r w:rsidR="00EB077F" w:rsidRPr="00B207B1">
        <w:rPr>
          <w:rFonts w:hAnsiTheme="minorEastAsia"/>
          <w:rPrChange w:id="1701" w:author="JY0225" w:date="2017-08-24T11:12:00Z">
            <w:rPr>
              <w:rFonts w:ascii="Times New Roman" w:hAnsi="Times New Roman"/>
              <w:spacing w:val="10"/>
            </w:rPr>
          </w:rPrChange>
        </w:rPr>
        <w:t>header</w:t>
      </w:r>
      <w:r w:rsidR="00EB077F" w:rsidRPr="00B207B1">
        <w:rPr>
          <w:rFonts w:hAnsiTheme="minorEastAsia" w:hint="eastAsia"/>
          <w:rPrChange w:id="1702" w:author="JY0225" w:date="2017-08-24T11:12:00Z">
            <w:rPr>
              <w:rFonts w:ascii="Times New Roman" w:hAnsi="Times New Roman" w:hint="eastAsia"/>
              <w:spacing w:val="10"/>
            </w:rPr>
          </w:rPrChange>
        </w:rPr>
        <w:t>中放一个</w:t>
      </w:r>
      <w:r w:rsidR="00EB077F" w:rsidRPr="00B207B1">
        <w:rPr>
          <w:rFonts w:hAnsiTheme="minorEastAsia"/>
          <w:rPrChange w:id="1703" w:author="JY0225" w:date="2017-08-24T11:12:00Z">
            <w:rPr>
              <w:rFonts w:ascii="Times New Roman" w:hAnsi="Times New Roman"/>
              <w:spacing w:val="10"/>
            </w:rPr>
          </w:rPrChange>
        </w:rPr>
        <w:t>Content-Range</w:t>
      </w:r>
      <w:r w:rsidR="00EB077F" w:rsidRPr="00B207B1">
        <w:rPr>
          <w:rFonts w:hAnsiTheme="minorEastAsia" w:hint="eastAsia"/>
          <w:rPrChange w:id="1704"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705" w:author="JY0225" w:date="2017-08-24T11:12:00Z">
            <w:rPr>
              <w:rFonts w:ascii="Times New Roman" w:hAnsi="Times New Roman" w:hint="eastAsia"/>
              <w:spacing w:val="10"/>
            </w:rPr>
          </w:rPrChange>
        </w:rPr>
        <w:t>从</w:t>
      </w:r>
      <w:r w:rsidR="004B7D98" w:rsidRPr="00B207B1">
        <w:rPr>
          <w:rFonts w:hAnsiTheme="minorEastAsia"/>
          <w:rPrChange w:id="1706" w:author="JY0225" w:date="2017-08-24T11:12:00Z">
            <w:rPr>
              <w:rFonts w:ascii="Times New Roman" w:hAnsi="Times New Roman"/>
              <w:spacing w:val="10"/>
            </w:rPr>
          </w:rPrChange>
        </w:rPr>
        <w:t>Content-</w:t>
      </w:r>
      <w:r w:rsidR="00EB077F" w:rsidRPr="00B207B1">
        <w:rPr>
          <w:rFonts w:hAnsiTheme="minorEastAsia"/>
          <w:rPrChange w:id="1707" w:author="JY0225" w:date="2017-08-24T11:12:00Z">
            <w:rPr>
              <w:rFonts w:ascii="Times New Roman" w:hAnsi="Times New Roman"/>
              <w:spacing w:val="10"/>
            </w:rPr>
          </w:rPrChange>
        </w:rPr>
        <w:t>Range</w:t>
      </w:r>
      <w:r w:rsidR="00EB077F" w:rsidRPr="00B207B1">
        <w:rPr>
          <w:rFonts w:hAnsiTheme="minorEastAsia" w:hint="eastAsia"/>
          <w:rPrChange w:id="1708"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709" w:author="JY0225" w:date="2017-08-24T11:12:00Z">
            <w:rPr>
              <w:rFonts w:ascii="Times New Roman" w:hAnsi="Times New Roman" w:hint="eastAsia"/>
              <w:spacing w:val="10"/>
            </w:rPr>
          </w:rPrChange>
        </w:rPr>
        <w:t>再</w:t>
      </w:r>
      <w:r w:rsidR="003C14C9" w:rsidRPr="00B207B1">
        <w:rPr>
          <w:rFonts w:hAnsiTheme="minorEastAsia" w:hint="eastAsia"/>
          <w:rPrChange w:id="1710" w:author="JY0225" w:date="2017-08-24T11:12:00Z">
            <w:rPr>
              <w:rFonts w:ascii="Times New Roman" w:hAnsi="Times New Roman" w:hint="eastAsia"/>
              <w:spacing w:val="10"/>
            </w:rPr>
          </w:rPrChange>
        </w:rPr>
        <w:t>将</w:t>
      </w:r>
      <w:r w:rsidR="00950E11" w:rsidRPr="00B207B1">
        <w:rPr>
          <w:rFonts w:hAnsiTheme="minorEastAsia" w:hint="eastAsia"/>
          <w:rPrChange w:id="1711"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712"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713" w:author="微软用户" w:date="2017-08-18T22:48:00Z">
          <w:pPr>
            <w:pStyle w:val="21"/>
          </w:pPr>
        </w:pPrChange>
      </w:pPr>
      <w:bookmarkStart w:id="1714" w:name="_Toc492545451"/>
      <w:r w:rsidRPr="00B207B1">
        <w:lastRenderedPageBreak/>
        <w:t>2.</w:t>
      </w:r>
      <w:ins w:id="1715" w:author="微软用户" w:date="2017-08-20T11:03:00Z">
        <w:r w:rsidR="00FF6B2D" w:rsidRPr="00B207B1">
          <w:t>5</w:t>
        </w:r>
      </w:ins>
      <w:ins w:id="1716" w:author="微软用户" w:date="2017-08-20T10:26:00Z">
        <w:del w:id="1717" w:author="微软用户" w:date="2017-08-20T11:03:00Z">
          <w:r w:rsidR="00A15958" w:rsidRPr="00B207B1" w:rsidDel="00FF6B2D">
            <w:delText>4</w:delText>
          </w:r>
        </w:del>
      </w:ins>
      <w:del w:id="1718" w:author="微软用户" w:date="2017-08-20T10:26:00Z">
        <w:r w:rsidR="00F150B0" w:rsidRPr="00B207B1" w:rsidDel="00A15958">
          <w:delText>3</w:delText>
        </w:r>
      </w:del>
      <w:r w:rsidRPr="00B207B1">
        <w:t xml:space="preserve"> </w:t>
      </w:r>
      <w:r w:rsidR="00B15067" w:rsidRPr="00B207B1">
        <w:t>WebSocket</w:t>
      </w:r>
      <w:bookmarkEnd w:id="1714"/>
      <w:r w:rsidR="002C17DD" w:rsidRPr="00B207B1">
        <w:t xml:space="preserve"> </w:t>
      </w:r>
    </w:p>
    <w:p w14:paraId="04B71F1B" w14:textId="4FFF89D4" w:rsidR="008C1AB1" w:rsidRPr="00B207B1" w:rsidRDefault="003B50CB">
      <w:pPr>
        <w:spacing w:line="400" w:lineRule="exact"/>
        <w:ind w:firstLine="420"/>
        <w:rPr>
          <w:ins w:id="1719" w:author="JY0225" w:date="2017-08-22T21:19:00Z"/>
          <w:rFonts w:hAnsiTheme="minorEastAsia" w:hint="eastAsia"/>
          <w:rPrChange w:id="1720" w:author="JY0225" w:date="2017-08-24T11:12:00Z">
            <w:rPr>
              <w:ins w:id="1721" w:author="JY0225" w:date="2017-08-22T21:19:00Z"/>
              <w:rFonts w:ascii="Times New Roman" w:hAnsi="Times New Roman"/>
              <w:spacing w:val="10"/>
            </w:rPr>
          </w:rPrChange>
        </w:rPr>
      </w:pPr>
      <w:r w:rsidRPr="00B207B1">
        <w:rPr>
          <w:rFonts w:hAnsiTheme="minorEastAsia"/>
          <w:rPrChange w:id="1722" w:author="JY0225" w:date="2017-08-24T11:12:00Z">
            <w:rPr>
              <w:rFonts w:ascii="Times New Roman" w:hAnsi="Times New Roman"/>
              <w:spacing w:val="10"/>
            </w:rPr>
          </w:rPrChange>
        </w:rPr>
        <w:t>WebSocket</w:t>
      </w:r>
      <w:r>
        <w:rPr>
          <w:rFonts w:hAnsiTheme="minorEastAsia" w:hint="eastAsia"/>
        </w:rPr>
        <w:t>的数据传输方式是双向的，是Web浏览器与服务器之间的主要通讯技术</w:t>
      </w:r>
      <w:ins w:id="1723" w:author="Liu, Wu" w:date="2017-08-29T10:43:00Z">
        <w:r w:rsidR="00403683" w:rsidRPr="00B207B1">
          <w:rPr>
            <w:rFonts w:hAnsiTheme="minorEastAsia"/>
            <w:color w:val="000000" w:themeColor="text1"/>
            <w:vertAlign w:val="superscript"/>
          </w:rPr>
          <w:fldChar w:fldCharType="begin"/>
        </w:r>
        <w:r w:rsidR="00403683" w:rsidRPr="00B207B1">
          <w:rPr>
            <w:rFonts w:hAnsiTheme="minorEastAsia"/>
            <w:color w:val="000000" w:themeColor="text1"/>
            <w:vertAlign w:val="superscript"/>
          </w:rPr>
          <w:instrText xml:space="preserve"> REF _Ref489794026 \r \h  \* MERGEFORMAT </w:instrText>
        </w:r>
      </w:ins>
      <w:r w:rsidR="00403683" w:rsidRPr="00B207B1">
        <w:rPr>
          <w:rFonts w:hAnsiTheme="minorEastAsia"/>
          <w:color w:val="000000" w:themeColor="text1"/>
          <w:vertAlign w:val="superscript"/>
        </w:rPr>
      </w:r>
      <w:ins w:id="1724" w:author="Liu, Wu" w:date="2017-08-29T10:43:00Z">
        <w:r w:rsidR="00403683" w:rsidRPr="00B207B1">
          <w:rPr>
            <w:rFonts w:hAnsiTheme="minorEastAsia"/>
            <w:color w:val="000000" w:themeColor="text1"/>
            <w:vertAlign w:val="superscript"/>
          </w:rPr>
          <w:fldChar w:fldCharType="separate"/>
        </w:r>
      </w:ins>
      <w:r w:rsidR="00403683">
        <w:rPr>
          <w:rFonts w:hAnsiTheme="minorEastAsia"/>
          <w:color w:val="000000" w:themeColor="text1"/>
          <w:vertAlign w:val="superscript"/>
        </w:rPr>
        <w:t>[25]</w:t>
      </w:r>
      <w:ins w:id="1725" w:author="Liu, Wu" w:date="2017-08-29T10:43:00Z">
        <w:r w:rsidR="00403683" w:rsidRPr="00B207B1">
          <w:rPr>
            <w:rFonts w:hAnsiTheme="minorEastAsia"/>
            <w:color w:val="000000" w:themeColor="text1"/>
            <w:vertAlign w:val="superscript"/>
          </w:rPr>
          <w:fldChar w:fldCharType="end"/>
        </w:r>
      </w:ins>
      <w:r>
        <w:rPr>
          <w:rFonts w:hAnsiTheme="minorEastAsia" w:hint="eastAsia"/>
        </w:rPr>
        <w:t>。不同于Ajax技术的是WebSocket无需客户端发起请求，客户端与服务器之间的连接是持续的且彼此能够互相推送信息。</w:t>
      </w:r>
      <w:r w:rsidR="004D4167">
        <w:rPr>
          <w:rFonts w:hAnsiTheme="minorEastAsia" w:hint="eastAsia"/>
        </w:rPr>
        <w:t>WebSocket</w:t>
      </w:r>
      <w:r w:rsidR="004D4167">
        <w:rPr>
          <w:rFonts w:hAnsiTheme="minorEastAsia" w:hint="eastAsia"/>
        </w:rPr>
        <w:t>的通讯协议基于TCP协议族，包括建立连接时的握手过程和后续的数据双向传输过程。</w:t>
      </w:r>
      <w:r w:rsidR="004D4167">
        <w:rPr>
          <w:rFonts w:hAnsiTheme="minorEastAsia" w:hint="eastAsia"/>
        </w:rPr>
        <w:t>WebSocket</w:t>
      </w:r>
      <w:r w:rsidR="004D4167">
        <w:rPr>
          <w:rFonts w:hAnsiTheme="minorEastAsia" w:hint="eastAsia"/>
        </w:rPr>
        <w:t>最大的优势是无需打开多个HTTP连接，持续的连接有助于提高资源的利用率和工作的效率</w:t>
      </w:r>
      <w:r w:rsidR="00403683" w:rsidRPr="00B207B1">
        <w:rPr>
          <w:rFonts w:hAnsiTheme="minorEastAsia"/>
          <w:color w:val="000000" w:themeColor="text1"/>
          <w:vertAlign w:val="superscript"/>
          <w:rPrChange w:id="1726" w:author="JY0225" w:date="2017-08-24T11:12:00Z">
            <w:rPr>
              <w:color w:val="000000" w:themeColor="text1"/>
              <w:vertAlign w:val="superscript"/>
            </w:rPr>
          </w:rPrChange>
        </w:rPr>
        <w:fldChar w:fldCharType="begin"/>
      </w:r>
      <w:r w:rsidR="00403683" w:rsidRPr="00B207B1">
        <w:rPr>
          <w:rFonts w:hAnsiTheme="minorEastAsia"/>
          <w:color w:val="000000" w:themeColor="text1"/>
          <w:vertAlign w:val="superscript"/>
          <w:rPrChange w:id="1727" w:author="JY0225" w:date="2017-08-24T11:12:00Z">
            <w:rPr>
              <w:color w:val="000000" w:themeColor="text1"/>
              <w:vertAlign w:val="superscript"/>
            </w:rPr>
          </w:rPrChange>
        </w:rPr>
        <w:instrText xml:space="preserve"> REF _Ref489794119 \r \h  \* MERGEFORMAT </w:instrText>
      </w:r>
      <w:r w:rsidR="00403683" w:rsidRPr="00B207B1">
        <w:rPr>
          <w:rFonts w:hAnsiTheme="minorEastAsia"/>
          <w:color w:val="000000" w:themeColor="text1"/>
          <w:vertAlign w:val="superscript"/>
          <w:rPrChange w:id="1728" w:author="JY0225" w:date="2017-08-24T11:12:00Z">
            <w:rPr>
              <w:rFonts w:hAnsiTheme="minorEastAsia"/>
              <w:color w:val="000000" w:themeColor="text1"/>
              <w:vertAlign w:val="superscript"/>
            </w:rPr>
          </w:rPrChange>
        </w:rPr>
      </w:r>
      <w:r w:rsidR="00403683" w:rsidRPr="00B207B1">
        <w:rPr>
          <w:rFonts w:hAnsiTheme="minorEastAsia"/>
          <w:color w:val="000000" w:themeColor="text1"/>
          <w:vertAlign w:val="superscript"/>
          <w:rPrChange w:id="1729" w:author="JY0225" w:date="2017-08-24T11:12:00Z">
            <w:rPr>
              <w:color w:val="000000" w:themeColor="text1"/>
              <w:vertAlign w:val="superscript"/>
            </w:rPr>
          </w:rPrChange>
        </w:rPr>
        <w:fldChar w:fldCharType="separate"/>
      </w:r>
      <w:r w:rsidR="00403683">
        <w:rPr>
          <w:rFonts w:hAnsiTheme="minorEastAsia"/>
          <w:color w:val="000000" w:themeColor="text1"/>
          <w:vertAlign w:val="superscript"/>
        </w:rPr>
        <w:t>[26]</w:t>
      </w:r>
      <w:r w:rsidR="00403683" w:rsidRPr="00B207B1">
        <w:rPr>
          <w:rFonts w:hAnsiTheme="minorEastAsia"/>
          <w:color w:val="000000" w:themeColor="text1"/>
          <w:vertAlign w:val="superscript"/>
          <w:rPrChange w:id="1730" w:author="JY0225" w:date="2017-08-24T11:12:00Z">
            <w:rPr>
              <w:color w:val="000000" w:themeColor="text1"/>
              <w:vertAlign w:val="superscript"/>
            </w:rPr>
          </w:rPrChange>
        </w:rPr>
        <w:fldChar w:fldCharType="end"/>
      </w:r>
      <w:r w:rsidR="004D4167">
        <w:rPr>
          <w:rFonts w:hAnsiTheme="minorEastAsia" w:hint="eastAsia"/>
        </w:rPr>
        <w:t>。</w:t>
      </w:r>
    </w:p>
    <w:p w14:paraId="0030FDF1" w14:textId="5E8AEAF2" w:rsidR="00C85486" w:rsidRPr="00B207B1" w:rsidRDefault="00244147">
      <w:pPr>
        <w:jc w:val="center"/>
        <w:pPrChange w:id="1731" w:author="JY0225" w:date="2017-08-22T21:19:00Z">
          <w:pPr>
            <w:spacing w:line="400" w:lineRule="exact"/>
            <w:ind w:firstLine="420"/>
          </w:pPr>
        </w:pPrChange>
      </w:pPr>
      <w:r>
        <w:object w:dxaOrig="7730" w:dyaOrig="7235" w14:anchorId="091D430D">
          <v:shape id="_x0000_i1026" type="#_x0000_t75" style="width:285.5pt;height:267.05pt" o:ole="">
            <v:imagedata r:id="rId22" o:title=""/>
          </v:shape>
          <o:OLEObject Type="Embed" ProgID="Visio.Drawing.15" ShapeID="_x0000_i1026" DrawAspect="Content" ObjectID="_1570370693" r:id="rId23"/>
        </w:object>
      </w:r>
    </w:p>
    <w:p w14:paraId="728AC3B1" w14:textId="46095196" w:rsidR="00E034C9" w:rsidRPr="00B207B1" w:rsidDel="00E034C9" w:rsidRDefault="00E034C9" w:rsidP="00E034C9">
      <w:pPr>
        <w:spacing w:line="400" w:lineRule="exact"/>
        <w:jc w:val="center"/>
        <w:rPr>
          <w:del w:id="1732" w:author="JY0225" w:date="2017-08-22T21:20:00Z"/>
          <w:moveTo w:id="1733" w:author="JY0225" w:date="2017-08-22T21:20:00Z"/>
          <w:rFonts w:ascii="Times New Roman" w:hAnsi="Times New Roman"/>
          <w:noProof/>
        </w:rPr>
      </w:pPr>
      <w:moveToRangeStart w:id="1734" w:author="JY0225" w:date="2017-08-22T21:20:00Z" w:name="move491200133"/>
      <w:moveTo w:id="1735" w:author="JY0225" w:date="2017-08-22T21:20:00Z">
        <w:r w:rsidRPr="00B207B1">
          <w:rPr>
            <w:rFonts w:ascii="Times New Roman" w:hAnsi="Times New Roman"/>
            <w:noProof/>
          </w:rPr>
          <w:t>图</w:t>
        </w:r>
        <w:r w:rsidRPr="00B207B1">
          <w:rPr>
            <w:rFonts w:ascii="Times New Roman" w:hAnsi="Times New Roman"/>
            <w:noProof/>
          </w:rPr>
          <w:t>2-</w:t>
        </w:r>
      </w:moveTo>
      <w:r w:rsidR="0020511A">
        <w:rPr>
          <w:rFonts w:ascii="Times New Roman" w:hAnsi="Times New Roman"/>
          <w:noProof/>
        </w:rPr>
        <w:t>2</w:t>
      </w:r>
      <w:moveTo w:id="1736" w:author="JY0225" w:date="2017-08-22T21:20:00Z">
        <w:r w:rsidRPr="00B207B1">
          <w:rPr>
            <w:rFonts w:ascii="Times New Roman" w:hAnsi="Times New Roman" w:hint="eastAsia"/>
            <w:noProof/>
          </w:rPr>
          <w:t xml:space="preserve"> </w:t>
        </w:r>
        <w:del w:id="1737" w:author="JY0225" w:date="2017-08-23T10:33:00Z">
          <w:r w:rsidRPr="00B207B1" w:rsidDel="00ED6672">
            <w:rPr>
              <w:rFonts w:ascii="Times New Roman" w:hAnsi="Times New Roman" w:hint="eastAsia"/>
              <w:noProof/>
            </w:rPr>
            <w:delText>握手阶段</w:delText>
          </w:r>
        </w:del>
      </w:moveTo>
      <w:ins w:id="1738"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739" w:author="JY0225" w:date="2017-08-22T21:20:00Z">
        <w:r w:rsidRPr="00B207B1">
          <w:rPr>
            <w:rFonts w:ascii="Times New Roman" w:hAnsi="Times New Roman" w:hint="eastAsia"/>
            <w:noProof/>
          </w:rPr>
          <w:t>示意图</w:t>
        </w:r>
      </w:moveTo>
    </w:p>
    <w:moveToRangeEnd w:id="1734"/>
    <w:p w14:paraId="50823F88" w14:textId="77777777" w:rsidR="00E034C9" w:rsidRPr="00B207B1" w:rsidRDefault="00E034C9">
      <w:pPr>
        <w:spacing w:line="400" w:lineRule="exact"/>
        <w:jc w:val="center"/>
        <w:rPr>
          <w:ins w:id="1740" w:author="JY0225" w:date="2017-08-22T21:20:00Z"/>
          <w:rFonts w:ascii="Times New Roman" w:hAnsi="Times New Roman"/>
        </w:rPr>
        <w:pPrChange w:id="1741" w:author="JY0225" w:date="2017-08-22T21:20:00Z">
          <w:pPr>
            <w:jc w:val="center"/>
          </w:pPr>
        </w:pPrChange>
      </w:pPr>
    </w:p>
    <w:p w14:paraId="2FCC31BA" w14:textId="3AA7425D" w:rsidR="0006652E" w:rsidRPr="00B207B1" w:rsidDel="00C85486" w:rsidRDefault="0033165C" w:rsidP="00AD4083">
      <w:pPr>
        <w:spacing w:line="400" w:lineRule="exact"/>
        <w:ind w:firstLine="420"/>
        <w:rPr>
          <w:del w:id="1742" w:author="JY0225" w:date="2017-08-22T21:19:00Z"/>
          <w:rFonts w:hAnsiTheme="minorEastAsia"/>
          <w:rPrChange w:id="1743" w:author="JY0225" w:date="2017-08-24T11:13:00Z">
            <w:rPr>
              <w:del w:id="1744" w:author="JY0225" w:date="2017-08-22T21:19:00Z"/>
              <w:rFonts w:ascii="Times New Roman" w:hAnsi="Times New Roman"/>
              <w:spacing w:val="10"/>
            </w:rPr>
          </w:rPrChange>
        </w:rPr>
      </w:pPr>
      <w:r w:rsidRPr="00B207B1">
        <w:rPr>
          <w:rFonts w:hAnsiTheme="minorEastAsia"/>
          <w:rPrChange w:id="1745" w:author="JY0225" w:date="2017-08-24T11:13:00Z">
            <w:rPr>
              <w:rFonts w:ascii="Times New Roman" w:hAnsi="Times New Roman"/>
              <w:spacing w:val="10"/>
            </w:rPr>
          </w:rPrChange>
        </w:rPr>
        <w:t>WebSocket</w:t>
      </w:r>
      <w:r w:rsidRPr="00B207B1">
        <w:rPr>
          <w:rFonts w:hAnsiTheme="minorEastAsia" w:hint="eastAsia"/>
          <w:rPrChange w:id="1746" w:author="JY0225" w:date="2017-08-24T11:13:00Z">
            <w:rPr>
              <w:rFonts w:ascii="Times New Roman" w:hAnsi="Times New Roman" w:hint="eastAsia"/>
              <w:spacing w:val="10"/>
            </w:rPr>
          </w:rPrChange>
        </w:rPr>
        <w:t>是一种类似</w:t>
      </w:r>
      <w:r w:rsidRPr="00B207B1">
        <w:rPr>
          <w:rFonts w:hAnsiTheme="minorEastAsia"/>
          <w:rPrChange w:id="1747" w:author="JY0225" w:date="2017-08-24T11:13:00Z">
            <w:rPr>
              <w:rFonts w:ascii="Times New Roman" w:hAnsi="Times New Roman"/>
              <w:spacing w:val="10"/>
            </w:rPr>
          </w:rPrChange>
        </w:rPr>
        <w:t>TCP/IP</w:t>
      </w:r>
      <w:r w:rsidRPr="00B207B1">
        <w:rPr>
          <w:rFonts w:hAnsiTheme="minorEastAsia" w:hint="eastAsia"/>
          <w:rPrChange w:id="1748" w:author="JY0225" w:date="2017-08-24T11:13:00Z">
            <w:rPr>
              <w:rFonts w:ascii="Times New Roman" w:hAnsi="Times New Roman" w:hint="eastAsia"/>
              <w:spacing w:val="10"/>
            </w:rPr>
          </w:rPrChange>
        </w:rPr>
        <w:t>的</w:t>
      </w:r>
      <w:r w:rsidRPr="00B207B1">
        <w:rPr>
          <w:rFonts w:hAnsiTheme="minorEastAsia"/>
          <w:rPrChange w:id="1749" w:author="JY0225" w:date="2017-08-24T11:13:00Z">
            <w:rPr>
              <w:rFonts w:ascii="Times New Roman" w:hAnsi="Times New Roman"/>
              <w:spacing w:val="10"/>
            </w:rPr>
          </w:rPrChange>
        </w:rPr>
        <w:t>socket</w:t>
      </w:r>
      <w:r w:rsidR="00DD6998" w:rsidRPr="00B207B1">
        <w:rPr>
          <w:rFonts w:hAnsiTheme="minorEastAsia" w:hint="eastAsia"/>
          <w:rPrChange w:id="1750" w:author="JY0225" w:date="2017-08-24T11:13:00Z">
            <w:rPr>
              <w:rFonts w:ascii="Times New Roman" w:hAnsi="Times New Roman" w:hint="eastAsia"/>
              <w:spacing w:val="10"/>
            </w:rPr>
          </w:rPrChange>
        </w:rPr>
        <w:t>技术，</w:t>
      </w:r>
      <w:r w:rsidR="00E730C5" w:rsidRPr="00B207B1">
        <w:rPr>
          <w:rFonts w:hAnsiTheme="minorEastAsia" w:hint="eastAsia"/>
          <w:rPrChange w:id="1751" w:author="JY0225" w:date="2017-08-24T11:13:00Z">
            <w:rPr>
              <w:rFonts w:ascii="Times New Roman" w:hAnsi="Times New Roman" w:hint="eastAsia"/>
              <w:spacing w:val="10"/>
            </w:rPr>
          </w:rPrChange>
        </w:rPr>
        <w:t>其协议</w:t>
      </w:r>
      <w:r w:rsidR="00DB6943" w:rsidRPr="00B207B1">
        <w:rPr>
          <w:rFonts w:hAnsiTheme="minorEastAsia" w:hint="eastAsia"/>
          <w:rPrChange w:id="1752" w:author="JY0225" w:date="2017-08-24T11:13:00Z">
            <w:rPr>
              <w:rFonts w:ascii="Times New Roman" w:hAnsi="Times New Roman" w:hint="eastAsia"/>
              <w:spacing w:val="10"/>
            </w:rPr>
          </w:rPrChange>
        </w:rPr>
        <w:t>为应用层协议，</w:t>
      </w:r>
      <w:r w:rsidR="00832C29" w:rsidRPr="00B207B1">
        <w:rPr>
          <w:rFonts w:hAnsiTheme="minorEastAsia" w:hint="eastAsia"/>
          <w:rPrChange w:id="1753" w:author="JY0225" w:date="2017-08-24T11:13:00Z">
            <w:rPr>
              <w:rFonts w:ascii="Times New Roman" w:hAnsi="Times New Roman" w:hint="eastAsia"/>
              <w:spacing w:val="10"/>
            </w:rPr>
          </w:rPrChange>
        </w:rPr>
        <w:t>定义在</w:t>
      </w:r>
      <w:r w:rsidR="00832C29" w:rsidRPr="00B207B1">
        <w:rPr>
          <w:rFonts w:hAnsiTheme="minorEastAsia"/>
          <w:rPrChange w:id="1754" w:author="JY0225" w:date="2017-08-24T11:13:00Z">
            <w:rPr>
              <w:rFonts w:ascii="Times New Roman" w:hAnsi="Times New Roman"/>
              <w:spacing w:val="10"/>
            </w:rPr>
          </w:rPrChange>
        </w:rPr>
        <w:t>TCP/IP</w:t>
      </w:r>
      <w:r w:rsidR="00832C29" w:rsidRPr="00B207B1">
        <w:rPr>
          <w:rFonts w:hAnsiTheme="minorEastAsia" w:hint="eastAsia"/>
          <w:rPrChange w:id="1755" w:author="JY0225" w:date="2017-08-24T11:13:00Z">
            <w:rPr>
              <w:rFonts w:ascii="Times New Roman" w:hAnsi="Times New Roman" w:hint="eastAsia"/>
              <w:spacing w:val="10"/>
            </w:rPr>
          </w:rPrChange>
        </w:rPr>
        <w:t>协议栈之上。</w:t>
      </w:r>
      <w:r w:rsidR="00832C29" w:rsidRPr="00B207B1">
        <w:rPr>
          <w:rFonts w:hAnsiTheme="minorEastAsia"/>
          <w:rPrChange w:id="1756" w:author="JY0225" w:date="2017-08-24T11:13:00Z">
            <w:rPr>
              <w:rFonts w:ascii="Times New Roman" w:hAnsi="Times New Roman"/>
              <w:spacing w:val="10"/>
            </w:rPr>
          </w:rPrChange>
        </w:rPr>
        <w:t>WebSocket</w:t>
      </w:r>
      <w:r w:rsidR="00832C29" w:rsidRPr="00B207B1">
        <w:rPr>
          <w:rFonts w:hAnsiTheme="minorEastAsia" w:hint="eastAsia"/>
          <w:rPrChange w:id="1757" w:author="JY0225" w:date="2017-08-24T11:13:00Z">
            <w:rPr>
              <w:rFonts w:ascii="Times New Roman" w:hAnsi="Times New Roman" w:hint="eastAsia"/>
              <w:spacing w:val="10"/>
            </w:rPr>
          </w:rPrChange>
        </w:rPr>
        <w:t>连接服务器的</w:t>
      </w:r>
      <w:r w:rsidR="00832C29" w:rsidRPr="00B207B1">
        <w:rPr>
          <w:rFonts w:hAnsiTheme="minorEastAsia"/>
          <w:rPrChange w:id="1758" w:author="JY0225" w:date="2017-08-24T11:13:00Z">
            <w:rPr>
              <w:rFonts w:ascii="Times New Roman" w:hAnsi="Times New Roman"/>
              <w:spacing w:val="10"/>
            </w:rPr>
          </w:rPrChange>
        </w:rPr>
        <w:t>URI</w:t>
      </w:r>
      <w:r w:rsidR="00832C29" w:rsidRPr="00B207B1">
        <w:rPr>
          <w:rFonts w:hAnsiTheme="minorEastAsia" w:hint="eastAsia"/>
          <w:rPrChange w:id="1759" w:author="JY0225" w:date="2017-08-24T11:13:00Z">
            <w:rPr>
              <w:rFonts w:ascii="Times New Roman" w:hAnsi="Times New Roman" w:hint="eastAsia"/>
              <w:spacing w:val="10"/>
            </w:rPr>
          </w:rPrChange>
        </w:rPr>
        <w:t>以</w:t>
      </w:r>
      <w:r w:rsidR="00832C29" w:rsidRPr="00B207B1">
        <w:rPr>
          <w:rFonts w:hAnsiTheme="minorEastAsia"/>
          <w:rPrChange w:id="1760" w:author="JY0225" w:date="2017-08-24T11:13:00Z">
            <w:rPr>
              <w:rFonts w:ascii="Times New Roman" w:hAnsi="Times New Roman"/>
              <w:spacing w:val="10"/>
            </w:rPr>
          </w:rPrChange>
        </w:rPr>
        <w:t>"ws"</w:t>
      </w:r>
      <w:r w:rsidR="00832C29" w:rsidRPr="00B207B1">
        <w:rPr>
          <w:rFonts w:hAnsiTheme="minorEastAsia" w:hint="eastAsia"/>
          <w:rPrChange w:id="1761" w:author="JY0225" w:date="2017-08-24T11:13:00Z">
            <w:rPr>
              <w:rFonts w:ascii="Times New Roman" w:hAnsi="Times New Roman" w:hint="eastAsia"/>
              <w:spacing w:val="10"/>
            </w:rPr>
          </w:rPrChange>
        </w:rPr>
        <w:t>或者</w:t>
      </w:r>
      <w:r w:rsidR="00832C29" w:rsidRPr="00B207B1">
        <w:rPr>
          <w:rFonts w:hAnsiTheme="minorEastAsia"/>
          <w:rPrChange w:id="1762" w:author="JY0225" w:date="2017-08-24T11:13:00Z">
            <w:rPr>
              <w:rFonts w:ascii="Times New Roman" w:hAnsi="Times New Roman"/>
              <w:spacing w:val="10"/>
            </w:rPr>
          </w:rPrChange>
        </w:rPr>
        <w:t>"wss"</w:t>
      </w:r>
      <w:r w:rsidR="00832C29" w:rsidRPr="00B207B1">
        <w:rPr>
          <w:rFonts w:hAnsiTheme="minorEastAsia" w:hint="eastAsia"/>
          <w:rPrChange w:id="1763" w:author="JY0225" w:date="2017-08-24T11:13:00Z">
            <w:rPr>
              <w:rFonts w:ascii="Times New Roman" w:hAnsi="Times New Roman" w:hint="eastAsia"/>
              <w:spacing w:val="10"/>
            </w:rPr>
          </w:rPrChange>
        </w:rPr>
        <w:t>开头。</w:t>
      </w:r>
      <w:r w:rsidR="00832C29" w:rsidRPr="00B207B1">
        <w:rPr>
          <w:rFonts w:hAnsiTheme="minorEastAsia"/>
          <w:rPrChange w:id="1764" w:author="JY0225" w:date="2017-08-24T11:13:00Z">
            <w:rPr>
              <w:rFonts w:ascii="Times New Roman" w:hAnsi="Times New Roman"/>
              <w:spacing w:val="10"/>
            </w:rPr>
          </w:rPrChange>
        </w:rPr>
        <w:t>ws</w:t>
      </w:r>
      <w:r w:rsidR="00832C29" w:rsidRPr="00B207B1">
        <w:rPr>
          <w:rFonts w:hAnsiTheme="minorEastAsia" w:hint="eastAsia"/>
          <w:rPrChange w:id="1765" w:author="JY0225" w:date="2017-08-24T11:13:00Z">
            <w:rPr>
              <w:rFonts w:ascii="Times New Roman" w:hAnsi="Times New Roman" w:hint="eastAsia"/>
              <w:spacing w:val="10"/>
            </w:rPr>
          </w:rPrChange>
        </w:rPr>
        <w:t>开头的默认</w:t>
      </w:r>
      <w:r w:rsidR="00832C29" w:rsidRPr="00B207B1">
        <w:rPr>
          <w:rFonts w:hAnsiTheme="minorEastAsia"/>
          <w:rPrChange w:id="1766" w:author="JY0225" w:date="2017-08-24T11:13:00Z">
            <w:rPr>
              <w:rFonts w:ascii="Times New Roman" w:hAnsi="Times New Roman"/>
              <w:spacing w:val="10"/>
            </w:rPr>
          </w:rPrChange>
        </w:rPr>
        <w:t>TCP</w:t>
      </w:r>
      <w:r w:rsidR="00832C29" w:rsidRPr="00B207B1">
        <w:rPr>
          <w:rFonts w:hAnsiTheme="minorEastAsia" w:hint="eastAsia"/>
          <w:rPrChange w:id="1767" w:author="JY0225" w:date="2017-08-24T11:13:00Z">
            <w:rPr>
              <w:rFonts w:ascii="Times New Roman" w:hAnsi="Times New Roman" w:hint="eastAsia"/>
              <w:spacing w:val="10"/>
            </w:rPr>
          </w:rPrChange>
        </w:rPr>
        <w:t>端口为</w:t>
      </w:r>
      <w:r w:rsidR="00832C29" w:rsidRPr="00B207B1">
        <w:rPr>
          <w:rFonts w:hAnsiTheme="minorEastAsia"/>
          <w:rPrChange w:id="1768" w:author="JY0225" w:date="2017-08-24T11:13:00Z">
            <w:rPr>
              <w:rFonts w:ascii="Times New Roman" w:hAnsi="Times New Roman"/>
              <w:spacing w:val="10"/>
            </w:rPr>
          </w:rPrChange>
        </w:rPr>
        <w:t>80</w:t>
      </w:r>
      <w:r w:rsidR="00832C29" w:rsidRPr="00B207B1">
        <w:rPr>
          <w:rFonts w:hAnsiTheme="minorEastAsia" w:hint="eastAsia"/>
          <w:rPrChange w:id="1769" w:author="JY0225" w:date="2017-08-24T11:13:00Z">
            <w:rPr>
              <w:rFonts w:ascii="Times New Roman" w:hAnsi="Times New Roman" w:hint="eastAsia"/>
              <w:spacing w:val="10"/>
            </w:rPr>
          </w:rPrChange>
        </w:rPr>
        <w:t>，</w:t>
      </w:r>
      <w:r w:rsidR="00832C29" w:rsidRPr="00B207B1">
        <w:rPr>
          <w:rFonts w:hAnsiTheme="minorEastAsia"/>
          <w:rPrChange w:id="1770" w:author="JY0225" w:date="2017-08-24T11:13:00Z">
            <w:rPr>
              <w:rFonts w:ascii="Times New Roman" w:hAnsi="Times New Roman"/>
              <w:spacing w:val="10"/>
            </w:rPr>
          </w:rPrChange>
        </w:rPr>
        <w:t>wss</w:t>
      </w:r>
      <w:r w:rsidR="00832C29" w:rsidRPr="00B207B1">
        <w:rPr>
          <w:rFonts w:hAnsiTheme="minorEastAsia" w:hint="eastAsia"/>
          <w:rPrChange w:id="1771" w:author="JY0225" w:date="2017-08-24T11:13:00Z">
            <w:rPr>
              <w:rFonts w:ascii="Times New Roman" w:hAnsi="Times New Roman" w:hint="eastAsia"/>
              <w:spacing w:val="10"/>
            </w:rPr>
          </w:rPrChange>
        </w:rPr>
        <w:t>开头的默认端口为</w:t>
      </w:r>
      <w:r w:rsidR="00832C29" w:rsidRPr="00B207B1">
        <w:rPr>
          <w:rFonts w:hAnsiTheme="minorEastAsia"/>
          <w:rPrChange w:id="1772" w:author="JY0225" w:date="2017-08-24T11:13:00Z">
            <w:rPr>
              <w:rFonts w:ascii="Times New Roman" w:hAnsi="Times New Roman"/>
              <w:spacing w:val="10"/>
            </w:rPr>
          </w:rPrChange>
        </w:rPr>
        <w:t>443</w:t>
      </w:r>
      <w:r w:rsidR="00832C29" w:rsidRPr="00B207B1">
        <w:rPr>
          <w:rFonts w:hAnsiTheme="minorEastAsia" w:hint="eastAsia"/>
          <w:rPrChange w:id="1773" w:author="JY0225" w:date="2017-08-24T11:13:00Z">
            <w:rPr>
              <w:rFonts w:ascii="Times New Roman" w:hAnsi="Times New Roman" w:hint="eastAsia"/>
              <w:spacing w:val="10"/>
            </w:rPr>
          </w:rPrChange>
        </w:rPr>
        <w:t>。具体来说，</w:t>
      </w:r>
      <w:r w:rsidR="00247F36" w:rsidRPr="00B207B1">
        <w:rPr>
          <w:rFonts w:hAnsiTheme="minorEastAsia" w:hint="eastAsia"/>
          <w:rPrChange w:id="1774" w:author="JY0225" w:date="2017-08-24T11:13:00Z">
            <w:rPr>
              <w:rFonts w:ascii="Times New Roman" w:hAnsi="Times New Roman" w:hint="eastAsia"/>
              <w:spacing w:val="10"/>
            </w:rPr>
          </w:rPrChange>
        </w:rPr>
        <w:t>共</w:t>
      </w:r>
      <w:r w:rsidR="00B122EF" w:rsidRPr="00B207B1">
        <w:rPr>
          <w:rFonts w:hAnsiTheme="minorEastAsia" w:hint="eastAsia"/>
          <w:rPrChange w:id="1775" w:author="JY0225" w:date="2017-08-24T11:13:00Z">
            <w:rPr>
              <w:rFonts w:ascii="Times New Roman" w:hAnsi="Times New Roman" w:hint="eastAsia"/>
              <w:spacing w:val="10"/>
            </w:rPr>
          </w:rPrChange>
        </w:rPr>
        <w:t>分为</w:t>
      </w:r>
      <w:r w:rsidRPr="00B207B1">
        <w:rPr>
          <w:rFonts w:hAnsiTheme="minorEastAsia" w:hint="eastAsia"/>
          <w:rPrChange w:id="1776"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777" w:author="JY0225" w:date="2017-08-24T11:13:00Z">
            <w:rPr>
              <w:rFonts w:ascii="Times New Roman" w:hAnsi="Times New Roman" w:hint="eastAsia"/>
              <w:spacing w:val="10"/>
            </w:rPr>
          </w:rPrChange>
        </w:rPr>
        <w:t>两个</w:t>
      </w:r>
      <w:del w:id="1778" w:author="微软用户" w:date="2017-08-24T21:37:00Z">
        <w:r w:rsidR="00047A32" w:rsidRPr="00B207B1" w:rsidDel="00686ACB">
          <w:rPr>
            <w:rFonts w:hAnsiTheme="minorEastAsia"/>
            <w:color w:val="000000" w:themeColor="text1"/>
            <w:vertAlign w:val="superscript"/>
            <w:rPrChange w:id="1779"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780"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781"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782"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783"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784"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785" w:author="JY0225" w:date="2017-08-24T11:13:00Z">
              <w:rPr>
                <w:color w:val="000000" w:themeColor="text1"/>
                <w:vertAlign w:val="superscript"/>
              </w:rPr>
            </w:rPrChange>
          </w:rPr>
          <w:fldChar w:fldCharType="end"/>
        </w:r>
      </w:del>
      <w:r w:rsidRPr="00B207B1">
        <w:rPr>
          <w:rFonts w:hAnsiTheme="minorEastAsia" w:hint="eastAsia"/>
          <w:rPrChange w:id="1786" w:author="JY0225" w:date="2017-08-24T11:13:00Z">
            <w:rPr>
              <w:rFonts w:ascii="Times New Roman" w:hAnsi="Times New Roman" w:hint="eastAsia"/>
              <w:spacing w:val="10"/>
            </w:rPr>
          </w:rPrChange>
        </w:rPr>
        <w:t>阶段</w:t>
      </w:r>
      <w:ins w:id="1787"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788" w:author="微软用户" w:date="2017-08-24T21:37:00Z">
        <w:r w:rsidR="00686ACB" w:rsidRPr="00B207B1">
          <w:rPr>
            <w:rFonts w:hAnsiTheme="minorEastAsia"/>
            <w:color w:val="000000" w:themeColor="text1"/>
            <w:vertAlign w:val="superscript"/>
          </w:rPr>
          <w:fldChar w:fldCharType="separate"/>
        </w:r>
      </w:ins>
      <w:r w:rsidR="00F14047">
        <w:rPr>
          <w:rFonts w:hAnsiTheme="minorEastAsia"/>
          <w:color w:val="000000" w:themeColor="text1"/>
          <w:vertAlign w:val="superscript"/>
        </w:rPr>
        <w:t>[27]</w:t>
      </w:r>
      <w:ins w:id="1789"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790"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791" w:author="JY0225" w:date="2017-08-24T11:13:00Z">
            <w:rPr>
              <w:rFonts w:ascii="Times New Roman" w:hAnsi="Times New Roman"/>
              <w:spacing w:val="10"/>
            </w:rPr>
          </w:rPrChange>
        </w:rPr>
        <w:pPrChange w:id="1792" w:author="JY0225" w:date="2017-08-22T21:19:00Z">
          <w:pPr>
            <w:jc w:val="center"/>
          </w:pPr>
        </w:pPrChange>
      </w:pPr>
      <w:del w:id="1793" w:author="JY0225" w:date="2017-08-22T21:17:00Z">
        <w:r w:rsidRPr="00B207B1" w:rsidDel="00C85486">
          <w:rPr>
            <w:rFonts w:hAnsiTheme="minorEastAsia"/>
            <w:noProof/>
            <w:rPrChange w:id="1794"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795" w:author="JY0225" w:date="2017-08-22T21:20:00Z"/>
          <w:rFonts w:hAnsiTheme="minorEastAsia"/>
          <w:noProof/>
          <w:rPrChange w:id="1796" w:author="JY0225" w:date="2017-08-24T11:13:00Z">
            <w:rPr>
              <w:moveFrom w:id="1797" w:author="JY0225" w:date="2017-08-22T21:20:00Z"/>
              <w:rFonts w:ascii="Times New Roman" w:hAnsi="Times New Roman"/>
              <w:noProof/>
              <w:spacing w:val="10"/>
            </w:rPr>
          </w:rPrChange>
        </w:rPr>
      </w:pPr>
      <w:moveFromRangeStart w:id="1798" w:author="JY0225" w:date="2017-08-22T21:20:00Z" w:name="move491200133"/>
      <w:moveFrom w:id="1799" w:author="JY0225" w:date="2017-08-22T21:20:00Z">
        <w:r w:rsidRPr="00B207B1" w:rsidDel="00C85486">
          <w:rPr>
            <w:rFonts w:hAnsiTheme="minorEastAsia" w:hint="eastAsia"/>
            <w:noProof/>
            <w:rPrChange w:id="1800" w:author="JY0225" w:date="2017-08-24T11:13:00Z">
              <w:rPr>
                <w:rFonts w:ascii="Times New Roman" w:hAnsi="Times New Roman" w:hint="eastAsia"/>
                <w:noProof/>
                <w:spacing w:val="10"/>
              </w:rPr>
            </w:rPrChange>
          </w:rPr>
          <w:t>图</w:t>
        </w:r>
        <w:r w:rsidR="007514EC" w:rsidRPr="00B207B1" w:rsidDel="00C85486">
          <w:rPr>
            <w:rFonts w:hAnsiTheme="minorEastAsia"/>
            <w:noProof/>
            <w:rPrChange w:id="1801" w:author="JY0225" w:date="2017-08-24T11:13:00Z">
              <w:rPr>
                <w:rFonts w:ascii="Times New Roman" w:hAnsi="Times New Roman"/>
                <w:noProof/>
                <w:spacing w:val="10"/>
              </w:rPr>
            </w:rPrChange>
          </w:rPr>
          <w:t>2-1</w:t>
        </w:r>
        <w:r w:rsidRPr="00B207B1" w:rsidDel="00C85486">
          <w:rPr>
            <w:rFonts w:hAnsiTheme="minorEastAsia"/>
            <w:noProof/>
            <w:rPrChange w:id="1802" w:author="JY0225" w:date="2017-08-24T11:13:00Z">
              <w:rPr>
                <w:rFonts w:ascii="Times New Roman" w:hAnsi="Times New Roman"/>
                <w:noProof/>
                <w:spacing w:val="10"/>
              </w:rPr>
            </w:rPrChange>
          </w:rPr>
          <w:t xml:space="preserve"> </w:t>
        </w:r>
        <w:r w:rsidRPr="00B207B1" w:rsidDel="00C85486">
          <w:rPr>
            <w:rFonts w:hAnsiTheme="minorEastAsia" w:hint="eastAsia"/>
            <w:noProof/>
            <w:rPrChange w:id="1803" w:author="JY0225" w:date="2017-08-24T11:13:00Z">
              <w:rPr>
                <w:rFonts w:ascii="Times New Roman" w:hAnsi="Times New Roman" w:hint="eastAsia"/>
                <w:noProof/>
                <w:spacing w:val="10"/>
              </w:rPr>
            </w:rPrChange>
          </w:rPr>
          <w:t>握手阶段示意图</w:t>
        </w:r>
      </w:moveFrom>
    </w:p>
    <w:moveFromRangeEnd w:id="1798"/>
    <w:p w14:paraId="78397F8C" w14:textId="6A1ED0D5" w:rsidR="007F65C2" w:rsidRPr="00B207B1" w:rsidRDefault="00D05B0D" w:rsidP="00D912DC">
      <w:pPr>
        <w:spacing w:line="400" w:lineRule="exact"/>
        <w:ind w:firstLine="420"/>
        <w:rPr>
          <w:rFonts w:hAnsiTheme="minorEastAsia"/>
          <w:rPrChange w:id="1804" w:author="JY0225" w:date="2017-08-24T11:13:00Z">
            <w:rPr>
              <w:rFonts w:ascii="Times New Roman" w:hAnsi="Times New Roman"/>
              <w:spacing w:val="10"/>
            </w:rPr>
          </w:rPrChange>
        </w:rPr>
      </w:pPr>
      <w:r w:rsidRPr="00B207B1">
        <w:rPr>
          <w:rFonts w:hAnsiTheme="minorEastAsia" w:hint="eastAsia"/>
          <w:rPrChange w:id="1805" w:author="JY0225" w:date="2017-08-24T11:13:00Z">
            <w:rPr>
              <w:rFonts w:ascii="Times New Roman" w:hAnsi="Times New Roman" w:hint="eastAsia"/>
              <w:spacing w:val="10"/>
            </w:rPr>
          </w:rPrChange>
        </w:rPr>
        <w:t>如图</w:t>
      </w:r>
      <w:r w:rsidR="00F96B15">
        <w:rPr>
          <w:rFonts w:hAnsiTheme="minorEastAsia"/>
        </w:rPr>
        <w:t>2-2</w:t>
      </w:r>
      <w:r w:rsidRPr="00B207B1">
        <w:rPr>
          <w:rFonts w:hAnsiTheme="minorEastAsia" w:hint="eastAsia"/>
          <w:rPrChange w:id="1806" w:author="JY0225" w:date="2017-08-24T11:13:00Z">
            <w:rPr>
              <w:rFonts w:ascii="Times New Roman" w:hAnsi="Times New Roman" w:hint="eastAsia"/>
              <w:spacing w:val="10"/>
            </w:rPr>
          </w:rPrChange>
        </w:rPr>
        <w:t>所示，</w:t>
      </w:r>
      <w:r w:rsidR="00FA0CF4" w:rsidRPr="00B207B1">
        <w:rPr>
          <w:rFonts w:hAnsiTheme="minorEastAsia" w:hint="eastAsia"/>
          <w:rPrChange w:id="1807" w:author="JY0225" w:date="2017-08-24T11:13:00Z">
            <w:rPr>
              <w:rFonts w:ascii="Times New Roman" w:hAnsi="Times New Roman" w:hint="eastAsia"/>
              <w:spacing w:val="10"/>
            </w:rPr>
          </w:rPrChange>
        </w:rPr>
        <w:t>在握手阶段，</w:t>
      </w:r>
      <w:r w:rsidR="00302BD7">
        <w:rPr>
          <w:rFonts w:hAnsiTheme="minorEastAsia" w:hint="eastAsia"/>
        </w:rPr>
        <w:t>客</w:t>
      </w:r>
      <w:r w:rsidR="00164D2C" w:rsidRPr="00B207B1">
        <w:rPr>
          <w:rFonts w:hAnsiTheme="minorEastAsia" w:hint="eastAsia"/>
          <w:rPrChange w:id="1808" w:author="JY0225" w:date="2017-08-24T11:13:00Z">
            <w:rPr>
              <w:rFonts w:ascii="Times New Roman" w:hAnsi="Times New Roman" w:hint="eastAsia"/>
              <w:spacing w:val="10"/>
            </w:rPr>
          </w:rPrChange>
        </w:rPr>
        <w:t>户端和服务器建立</w:t>
      </w:r>
      <w:r w:rsidR="00164D2C" w:rsidRPr="00B207B1">
        <w:rPr>
          <w:rFonts w:hAnsiTheme="minorEastAsia"/>
          <w:rPrChange w:id="1809" w:author="JY0225" w:date="2017-08-24T11:13:00Z">
            <w:rPr>
              <w:rFonts w:ascii="Times New Roman" w:hAnsi="Times New Roman"/>
              <w:spacing w:val="10"/>
            </w:rPr>
          </w:rPrChange>
        </w:rPr>
        <w:t>TCP</w:t>
      </w:r>
      <w:r w:rsidR="00BC1E12" w:rsidRPr="00B207B1">
        <w:rPr>
          <w:rFonts w:hAnsiTheme="minorEastAsia" w:hint="eastAsia"/>
          <w:rPrChange w:id="1810" w:author="JY0225" w:date="2017-08-24T11:13:00Z">
            <w:rPr>
              <w:rFonts w:ascii="Times New Roman" w:hAnsi="Times New Roman" w:hint="eastAsia"/>
              <w:spacing w:val="10"/>
            </w:rPr>
          </w:rPrChange>
        </w:rPr>
        <w:t>连接之后，客户端</w:t>
      </w:r>
      <w:r w:rsidR="00160783" w:rsidRPr="00B207B1">
        <w:rPr>
          <w:rFonts w:hAnsiTheme="minorEastAsia" w:hint="eastAsia"/>
          <w:rPrChange w:id="1811" w:author="JY0225" w:date="2017-08-24T11:13:00Z">
            <w:rPr>
              <w:rFonts w:ascii="Times New Roman" w:hAnsi="Times New Roman" w:hint="eastAsia"/>
              <w:spacing w:val="10"/>
            </w:rPr>
          </w:rPrChange>
        </w:rPr>
        <w:t>向服务器</w:t>
      </w:r>
      <w:r w:rsidR="00BC1E12" w:rsidRPr="00B207B1">
        <w:rPr>
          <w:rFonts w:hAnsiTheme="minorEastAsia" w:hint="eastAsia"/>
          <w:rPrChange w:id="1812"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813" w:author="JY0225" w:date="2017-08-24T11:13:00Z">
            <w:rPr>
              <w:rFonts w:ascii="Times New Roman" w:hAnsi="Times New Roman" w:hint="eastAsia"/>
              <w:spacing w:val="10"/>
            </w:rPr>
          </w:rPrChange>
        </w:rPr>
        <w:t>向客户端</w:t>
      </w:r>
      <w:r w:rsidR="00BC1E12" w:rsidRPr="00B207B1">
        <w:rPr>
          <w:rFonts w:hAnsiTheme="minorEastAsia" w:hint="eastAsia"/>
          <w:rPrChange w:id="1814" w:author="JY0225" w:date="2017-08-24T11:13:00Z">
            <w:rPr>
              <w:rFonts w:ascii="Times New Roman" w:hAnsi="Times New Roman" w:hint="eastAsia"/>
              <w:spacing w:val="10"/>
            </w:rPr>
          </w:rPrChange>
        </w:rPr>
        <w:t>发送握手响应</w:t>
      </w:r>
      <w:r w:rsidR="00160783" w:rsidRPr="00B207B1">
        <w:rPr>
          <w:rFonts w:hAnsiTheme="minorEastAsia" w:hint="eastAsia"/>
          <w:rPrChange w:id="1815"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816" w:author="JY0225" w:date="2017-08-24T11:13:00Z">
            <w:rPr>
              <w:rFonts w:ascii="Times New Roman" w:hAnsi="Times New Roman" w:hint="eastAsia"/>
              <w:spacing w:val="10"/>
            </w:rPr>
          </w:rPrChange>
        </w:rPr>
        <w:t>。</w:t>
      </w:r>
    </w:p>
    <w:p w14:paraId="50DF1512" w14:textId="4EBB6594" w:rsidR="007F65C2" w:rsidRPr="00B207B1" w:rsidRDefault="00832A21" w:rsidP="00D643D2">
      <w:pPr>
        <w:spacing w:line="400" w:lineRule="exact"/>
        <w:rPr>
          <w:rFonts w:hAnsiTheme="minorEastAsia"/>
          <w:rPrChange w:id="1817" w:author="JY0225" w:date="2017-08-24T11:13:00Z">
            <w:rPr>
              <w:rFonts w:ascii="Times New Roman" w:hAnsi="Times New Roman"/>
              <w:spacing w:val="10"/>
            </w:rPr>
          </w:rPrChange>
        </w:rPr>
      </w:pPr>
      <w:r w:rsidRPr="00B207B1">
        <w:rPr>
          <w:rFonts w:hAnsiTheme="minorEastAsia"/>
          <w:rPrChange w:id="1818" w:author="JY0225" w:date="2017-08-24T11:13:00Z">
            <w:rPr>
              <w:rFonts w:ascii="Times New Roman" w:hAnsi="Times New Roman"/>
              <w:spacing w:val="10"/>
            </w:rPr>
          </w:rPrChange>
        </w:rPr>
        <w:tab/>
      </w:r>
      <w:r w:rsidR="0019617A">
        <w:rPr>
          <w:rFonts w:hAnsiTheme="minorEastAsia" w:hint="eastAsia"/>
        </w:rPr>
        <w:t>在数据传输阶段，数据是以</w:t>
      </w:r>
      <w:r w:rsidR="0019617A">
        <w:rPr>
          <w:rFonts w:hAnsiTheme="minorEastAsia" w:hint="eastAsia"/>
        </w:rPr>
        <w:t>一串</w:t>
      </w:r>
      <w:r w:rsidR="0019617A">
        <w:rPr>
          <w:rFonts w:hAnsiTheme="minorEastAsia" w:hint="eastAsia"/>
        </w:rPr>
        <w:t>有序的数据帧</w:t>
      </w:r>
      <w:r w:rsidR="00284E42" w:rsidRPr="00B207B1">
        <w:rPr>
          <w:rFonts w:hAnsiTheme="minorEastAsia" w:hint="eastAsia"/>
          <w:rPrChange w:id="1819" w:author="JY0225" w:date="2017-08-24T11:13:00Z">
            <w:rPr>
              <w:rFonts w:ascii="Times New Roman" w:hAnsi="Times New Roman" w:hint="eastAsia"/>
              <w:spacing w:val="10"/>
            </w:rPr>
          </w:rPrChange>
        </w:rPr>
        <w:t>帧</w:t>
      </w:r>
      <w:r w:rsidR="0019617A" w:rsidRPr="00B207B1">
        <w:rPr>
          <w:rFonts w:hAnsiTheme="minorEastAsia"/>
          <w:rPrChange w:id="1820" w:author="JY0225" w:date="2017-08-24T11:13:00Z">
            <w:rPr>
              <w:rFonts w:ascii="Times New Roman" w:hAnsi="Times New Roman"/>
              <w:spacing w:val="10"/>
            </w:rPr>
          </w:rPrChange>
        </w:rPr>
        <w:t>(data frame)</w:t>
      </w:r>
      <w:r w:rsidR="0019617A">
        <w:rPr>
          <w:rFonts w:hAnsiTheme="minorEastAsia" w:hint="eastAsia"/>
        </w:rPr>
        <w:t>进行传送的。</w:t>
      </w:r>
      <w:r w:rsidR="003623CC" w:rsidRPr="00B207B1">
        <w:rPr>
          <w:rFonts w:hAnsiTheme="minorEastAsia" w:hint="eastAsia"/>
          <w:rPrChange w:id="1821" w:author="JY0225" w:date="2017-08-24T11:13:00Z">
            <w:rPr>
              <w:rFonts w:ascii="Times New Roman" w:hAnsi="Times New Roman" w:hint="eastAsia"/>
              <w:spacing w:val="10"/>
            </w:rPr>
          </w:rPrChange>
        </w:rPr>
        <w:t>的</w:t>
      </w:r>
      <w:r w:rsidR="00284E42" w:rsidRPr="00B207B1">
        <w:rPr>
          <w:rFonts w:hAnsiTheme="minorEastAsia" w:hint="eastAsia"/>
          <w:rPrChange w:id="1822" w:author="JY0225" w:date="2017-08-24T11:13:00Z">
            <w:rPr>
              <w:rFonts w:ascii="Times New Roman" w:hAnsi="Times New Roman" w:hint="eastAsia"/>
              <w:spacing w:val="10"/>
            </w:rPr>
          </w:rPrChange>
        </w:rPr>
        <w:t>类型分为两类：数据帧</w:t>
      </w:r>
      <w:r w:rsidR="00284E42" w:rsidRPr="00B207B1">
        <w:rPr>
          <w:rFonts w:hAnsiTheme="minorEastAsia"/>
          <w:rPrChange w:id="1823" w:author="JY0225" w:date="2017-08-24T11:13:00Z">
            <w:rPr>
              <w:rFonts w:ascii="Times New Roman" w:hAnsi="Times New Roman"/>
              <w:spacing w:val="10"/>
            </w:rPr>
          </w:rPrChange>
        </w:rPr>
        <w:t>(data frame)</w:t>
      </w:r>
      <w:r w:rsidR="00284E42" w:rsidRPr="00B207B1">
        <w:rPr>
          <w:rFonts w:hAnsiTheme="minorEastAsia" w:hint="eastAsia"/>
          <w:rPrChange w:id="1824"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825" w:author="JY0225" w:date="2017-08-24T11:13:00Z">
            <w:rPr>
              <w:rFonts w:ascii="Times New Roman" w:hAnsi="Times New Roman"/>
              <w:spacing w:val="10"/>
            </w:rPr>
          </w:rPrChange>
        </w:rPr>
        <w:t>ontrol frame)</w:t>
      </w:r>
      <w:r w:rsidR="00284E42" w:rsidRPr="00B207B1">
        <w:rPr>
          <w:rFonts w:hAnsiTheme="minorEastAsia" w:hint="eastAsia"/>
          <w:rPrChange w:id="1826"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827" w:author="JY0225" w:date="2017-08-24T11:13:00Z">
            <w:rPr>
              <w:rFonts w:ascii="Times New Roman" w:hAnsi="Times New Roman"/>
              <w:spacing w:val="10"/>
            </w:rPr>
          </w:rPrChange>
        </w:rPr>
        <w:t>ong</w:t>
      </w:r>
      <w:r w:rsidR="00284E42" w:rsidRPr="00B207B1">
        <w:rPr>
          <w:rFonts w:hAnsiTheme="minorEastAsia" w:hint="eastAsia"/>
          <w:rPrChange w:id="1828" w:author="JY0225" w:date="2017-08-24T11:13:00Z">
            <w:rPr>
              <w:rFonts w:ascii="Times New Roman" w:hAnsi="Times New Roman" w:hint="eastAsia"/>
              <w:spacing w:val="10"/>
            </w:rPr>
          </w:rPrChange>
        </w:rPr>
        <w:t>帧。</w:t>
      </w:r>
      <w:r w:rsidR="00534069" w:rsidRPr="00B207B1">
        <w:rPr>
          <w:rFonts w:hAnsiTheme="minorEastAsia" w:hint="eastAsia"/>
          <w:rPrChange w:id="1829" w:author="JY0225" w:date="2017-08-24T11:13:00Z">
            <w:rPr>
              <w:rFonts w:ascii="Times New Roman" w:hAnsi="Times New Roman" w:hint="eastAsia"/>
              <w:spacing w:val="10"/>
            </w:rPr>
          </w:rPrChange>
        </w:rPr>
        <w:t>如要</w:t>
      </w:r>
      <w:r w:rsidR="006E4C32" w:rsidRPr="00B207B1">
        <w:rPr>
          <w:rFonts w:hAnsiTheme="minorEastAsia" w:hint="eastAsia"/>
          <w:rPrChange w:id="1830" w:author="JY0225" w:date="2017-08-24T11:13:00Z">
            <w:rPr>
              <w:rFonts w:ascii="Times New Roman" w:hAnsi="Times New Roman" w:hint="eastAsia"/>
              <w:spacing w:val="10"/>
            </w:rPr>
          </w:rPrChange>
        </w:rPr>
        <w:t>关闭连接，</w:t>
      </w:r>
      <w:r w:rsidR="00534069" w:rsidRPr="00B207B1">
        <w:rPr>
          <w:rFonts w:hAnsiTheme="minorEastAsia" w:hint="eastAsia"/>
          <w:rPrChange w:id="1831" w:author="JY0225" w:date="2017-08-24T11:13:00Z">
            <w:rPr>
              <w:rFonts w:ascii="Times New Roman" w:hAnsi="Times New Roman" w:hint="eastAsia"/>
              <w:spacing w:val="10"/>
            </w:rPr>
          </w:rPrChange>
        </w:rPr>
        <w:t>只需</w:t>
      </w:r>
      <w:r w:rsidR="00D61459" w:rsidRPr="00B207B1">
        <w:rPr>
          <w:rFonts w:hAnsiTheme="minorEastAsia" w:hint="eastAsia"/>
          <w:rPrChange w:id="1832" w:author="JY0225" w:date="2017-08-24T11:13:00Z">
            <w:rPr>
              <w:rFonts w:ascii="Times New Roman" w:hAnsi="Times New Roman" w:hint="eastAsia"/>
              <w:spacing w:val="10"/>
            </w:rPr>
          </w:rPrChange>
        </w:rPr>
        <w:t>任何一端发送关闭</w:t>
      </w:r>
      <w:r w:rsidR="00B312CC" w:rsidRPr="00B207B1">
        <w:rPr>
          <w:rFonts w:hAnsiTheme="minorEastAsia" w:hint="eastAsia"/>
          <w:rPrChange w:id="1833" w:author="JY0225" w:date="2017-08-24T11:13:00Z">
            <w:rPr>
              <w:rFonts w:ascii="Times New Roman" w:hAnsi="Times New Roman" w:hint="eastAsia"/>
              <w:spacing w:val="10"/>
            </w:rPr>
          </w:rPrChange>
        </w:rPr>
        <w:t>数据</w:t>
      </w:r>
      <w:r w:rsidR="00D61459" w:rsidRPr="00B207B1">
        <w:rPr>
          <w:rFonts w:hAnsiTheme="minorEastAsia" w:hint="eastAsia"/>
          <w:rPrChange w:id="1834" w:author="JY0225" w:date="2017-08-24T11:13:00Z">
            <w:rPr>
              <w:rFonts w:ascii="Times New Roman" w:hAnsi="Times New Roman" w:hint="eastAsia"/>
              <w:spacing w:val="10"/>
            </w:rPr>
          </w:rPrChange>
        </w:rPr>
        <w:t>帧给对方</w:t>
      </w:r>
      <w:r w:rsidR="00B65B73" w:rsidRPr="00B207B1">
        <w:rPr>
          <w:rFonts w:hAnsiTheme="minorEastAsia" w:hint="eastAsia"/>
          <w:rPrChange w:id="1835" w:author="JY0225" w:date="2017-08-24T11:13:00Z">
            <w:rPr>
              <w:rFonts w:ascii="Times New Roman" w:hAnsi="Times New Roman" w:hint="eastAsia"/>
              <w:spacing w:val="10"/>
            </w:rPr>
          </w:rPrChange>
        </w:rPr>
        <w:t>即可</w:t>
      </w:r>
      <w:r w:rsidR="00B04F10" w:rsidRPr="00B207B1">
        <w:rPr>
          <w:rFonts w:hAnsiTheme="minorEastAsia" w:hint="eastAsia"/>
          <w:rPrChange w:id="1836" w:author="JY0225" w:date="2017-08-24T11:13:00Z">
            <w:rPr>
              <w:rFonts w:ascii="Times New Roman" w:hAnsi="Times New Roman" w:hint="eastAsia"/>
              <w:spacing w:val="10"/>
            </w:rPr>
          </w:rPrChange>
        </w:rPr>
        <w:t>，</w:t>
      </w:r>
      <w:r w:rsidR="00174BBA" w:rsidRPr="00B207B1">
        <w:rPr>
          <w:rFonts w:hAnsiTheme="minorEastAsia" w:hint="eastAsia"/>
          <w:rPrChange w:id="1837"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838"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839" w:author="JY0225" w:date="2017-08-14T12:33:00Z"/>
        </w:rPr>
        <w:pPrChange w:id="1840" w:author="微软用户" w:date="2017-08-18T22:48:00Z">
          <w:pPr>
            <w:pStyle w:val="21"/>
          </w:pPr>
        </w:pPrChange>
      </w:pPr>
      <w:del w:id="1841"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842" w:author="JY0225" w:date="2017-08-14T12:33:00Z"/>
          <w:rFonts w:ascii="Times New Roman" w:hAnsi="Times New Roman"/>
          <w:sz w:val="32"/>
          <w:rPrChange w:id="1843" w:author="微软用户" w:date="2017-08-18T22:48:00Z">
            <w:rPr>
              <w:del w:id="1844" w:author="JY0225" w:date="2017-08-14T12:33:00Z"/>
              <w:rFonts w:ascii="Times New Roman" w:hAnsi="Times New Roman"/>
              <w:spacing w:val="10"/>
            </w:rPr>
          </w:rPrChange>
        </w:rPr>
        <w:pPrChange w:id="1845" w:author="微软用户" w:date="2017-08-18T22:48:00Z">
          <w:pPr>
            <w:spacing w:line="400" w:lineRule="exact"/>
          </w:pPr>
        </w:pPrChange>
      </w:pPr>
      <w:del w:id="1846" w:author="JY0225" w:date="2017-08-14T12:33:00Z">
        <w:r w:rsidRPr="00B207B1" w:rsidDel="008621A3">
          <w:tab/>
        </w:r>
        <w:r w:rsidR="002B0E96" w:rsidRPr="00B207B1" w:rsidDel="008621A3">
          <w:rPr>
            <w:rFonts w:ascii="Times New Roman" w:hAnsi="Times New Roman"/>
            <w:sz w:val="32"/>
            <w:rPrChange w:id="1847"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848"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849"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850"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851"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852"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1853"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1854"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1855"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1856"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1857" w:author="微软用户" w:date="2017-08-18T22:48:00Z">
              <w:rPr>
                <w:color w:val="000000" w:themeColor="text1"/>
                <w:vertAlign w:val="superscript"/>
              </w:rPr>
            </w:rPrChange>
          </w:rPr>
          <w:fldChar w:fldCharType="begin"/>
        </w:r>
        <w:r w:rsidR="00047A32" w:rsidRPr="00B207B1" w:rsidDel="008621A3">
          <w:rPr>
            <w:rPrChange w:id="1858"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1859" w:author="JY0225" w:date="2017-08-14T12:33:00Z">
        <w:r w:rsidR="00047A32" w:rsidRPr="00B207B1" w:rsidDel="008621A3">
          <w:rPr>
            <w:rPrChange w:id="1860" w:author="微软用户" w:date="2017-08-18T22:48:00Z">
              <w:rPr/>
            </w:rPrChange>
          </w:rPr>
        </w:r>
        <w:r w:rsidR="00047A32" w:rsidRPr="00B207B1" w:rsidDel="008621A3">
          <w:rPr>
            <w:rPrChange w:id="1861" w:author="微软用户" w:date="2017-08-18T22:48:00Z">
              <w:rPr>
                <w:color w:val="000000" w:themeColor="text1"/>
                <w:vertAlign w:val="superscript"/>
              </w:rPr>
            </w:rPrChange>
          </w:rPr>
          <w:fldChar w:fldCharType="separate"/>
        </w:r>
        <w:r w:rsidR="00F518C7" w:rsidRPr="00B207B1" w:rsidDel="008621A3">
          <w:rPr>
            <w:rPrChange w:id="1862" w:author="微软用户" w:date="2017-08-18T22:48:00Z">
              <w:rPr>
                <w:color w:val="000000" w:themeColor="text1"/>
                <w:vertAlign w:val="superscript"/>
              </w:rPr>
            </w:rPrChange>
          </w:rPr>
          <w:delText>[28]</w:delText>
        </w:r>
        <w:r w:rsidR="00047A32" w:rsidRPr="00B207B1" w:rsidDel="008621A3">
          <w:rPr>
            <w:rPrChange w:id="1863"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1864"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1865"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1866"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1867"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1868"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1869"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1870"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1871"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1872"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1873"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1874"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1875" w:author="JY0225" w:date="2017-08-14T12:33:00Z"/>
          <w:rFonts w:ascii="Times New Roman" w:hAnsi="Times New Roman"/>
          <w:sz w:val="32"/>
          <w:rPrChange w:id="1876" w:author="微软用户" w:date="2017-08-18T22:48:00Z">
            <w:rPr>
              <w:del w:id="1877" w:author="JY0225" w:date="2017-08-14T12:33:00Z"/>
              <w:rFonts w:ascii="Times New Roman" w:hAnsi="Times New Roman"/>
              <w:spacing w:val="10"/>
            </w:rPr>
          </w:rPrChange>
        </w:rPr>
        <w:pPrChange w:id="1878" w:author="微软用户" w:date="2017-08-18T22:48:00Z">
          <w:pPr>
            <w:spacing w:line="400" w:lineRule="exact"/>
          </w:pPr>
        </w:pPrChange>
      </w:pPr>
      <w:del w:id="1879" w:author="JY0225" w:date="2017-08-14T12:33:00Z">
        <w:r w:rsidRPr="00B207B1" w:rsidDel="008621A3">
          <w:rPr>
            <w:rFonts w:ascii="Times New Roman" w:hAnsi="Times New Roman"/>
            <w:sz w:val="32"/>
            <w:rPrChange w:id="1880"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1881"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1882"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1883"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1884"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1885"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1886"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1887" w:author="JY0225" w:date="2017-08-14T12:33:00Z"/>
          <w:rFonts w:ascii="Times New Roman" w:hAnsi="Times New Roman"/>
          <w:sz w:val="32"/>
          <w:rPrChange w:id="1888" w:author="微软用户" w:date="2017-08-18T22:48:00Z">
            <w:rPr>
              <w:del w:id="1889" w:author="JY0225" w:date="2017-08-14T12:33:00Z"/>
              <w:rFonts w:ascii="Times New Roman" w:hAnsi="Times New Roman"/>
              <w:spacing w:val="10"/>
            </w:rPr>
          </w:rPrChange>
        </w:rPr>
      </w:pPr>
      <w:del w:id="1890"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1891" w:author="JY0225" w:date="2017-08-14T12:33:00Z"/>
          <w:rFonts w:ascii="Times New Roman" w:hAnsi="Times New Roman"/>
          <w:kern w:val="2"/>
          <w:sz w:val="32"/>
          <w:szCs w:val="32"/>
          <w:rPrChange w:id="1892" w:author="微软用户" w:date="2017-08-18T22:48:00Z">
            <w:rPr>
              <w:del w:id="1893" w:author="JY0225" w:date="2017-08-14T12:33:00Z"/>
              <w:rFonts w:ascii="Times New Roman" w:hAnsi="Times New Roman"/>
              <w:noProof/>
              <w:spacing w:val="10"/>
            </w:rPr>
          </w:rPrChange>
        </w:rPr>
        <w:pPrChange w:id="1894" w:author="微软用户" w:date="2017-08-18T22:48:00Z">
          <w:pPr>
            <w:spacing w:line="400" w:lineRule="exact"/>
            <w:jc w:val="center"/>
          </w:pPr>
        </w:pPrChange>
      </w:pPr>
      <w:del w:id="1895" w:author="JY0225" w:date="2017-08-14T12:33:00Z">
        <w:r w:rsidRPr="00B207B1" w:rsidDel="008621A3">
          <w:rPr>
            <w:rFonts w:ascii="Times New Roman" w:hAnsi="Times New Roman"/>
            <w:sz w:val="32"/>
            <w:rPrChange w:id="1896"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1897"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1898"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1899"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1900"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1901"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1902" w:author="JY0225" w:date="2017-08-14T12:33:00Z"/>
          <w:rFonts w:ascii="Times New Roman" w:hAnsi="Times New Roman"/>
          <w:sz w:val="32"/>
          <w:rPrChange w:id="1903" w:author="微软用户" w:date="2017-08-18T22:48:00Z">
            <w:rPr>
              <w:del w:id="1904" w:author="JY0225" w:date="2017-08-14T12:33:00Z"/>
              <w:rFonts w:ascii="Times New Roman" w:hAnsi="Times New Roman"/>
              <w:spacing w:val="10"/>
            </w:rPr>
          </w:rPrChange>
        </w:rPr>
        <w:pPrChange w:id="1905" w:author="微软用户" w:date="2017-08-18T22:48:00Z">
          <w:pPr>
            <w:spacing w:line="400" w:lineRule="exact"/>
          </w:pPr>
        </w:pPrChange>
      </w:pPr>
      <w:del w:id="1906" w:author="JY0225" w:date="2017-08-14T12:33:00Z">
        <w:r w:rsidRPr="00B207B1" w:rsidDel="008621A3">
          <w:rPr>
            <w:rFonts w:ascii="Times New Roman" w:hAnsi="Times New Roman"/>
            <w:sz w:val="32"/>
            <w:rPrChange w:id="1907"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1908"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1909"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1910"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1911"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1912"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1913"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1914"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1915"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1916"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1917"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1918"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1919"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1920"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1921"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1922"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1923" w:name="_Toc492545452"/>
      <w:r w:rsidRPr="00B207B1">
        <w:t>2</w:t>
      </w:r>
      <w:r w:rsidR="008669BC" w:rsidRPr="00B207B1">
        <w:t>.</w:t>
      </w:r>
      <w:del w:id="1924" w:author="JY0225" w:date="2017-08-14T12:33:00Z">
        <w:r w:rsidR="001262CE" w:rsidRPr="00B207B1" w:rsidDel="008621A3">
          <w:delText>5</w:delText>
        </w:r>
        <w:r w:rsidR="00601935" w:rsidRPr="00B207B1" w:rsidDel="008621A3">
          <w:delText xml:space="preserve"> </w:delText>
        </w:r>
      </w:del>
      <w:ins w:id="1925" w:author="微软用户" w:date="2017-08-20T11:04:00Z">
        <w:r w:rsidR="001430A0" w:rsidRPr="00B207B1">
          <w:t>6</w:t>
        </w:r>
      </w:ins>
      <w:ins w:id="1926" w:author="微软用户" w:date="2017-08-20T10:26:00Z">
        <w:del w:id="1927" w:author="微软用户" w:date="2017-08-20T11:03:00Z">
          <w:r w:rsidR="00EB18E2" w:rsidRPr="00B207B1" w:rsidDel="001430A0">
            <w:delText>5</w:delText>
          </w:r>
        </w:del>
      </w:ins>
      <w:ins w:id="1928" w:author="JY0225" w:date="2017-08-14T12:33:00Z">
        <w:del w:id="1929" w:author="微软用户" w:date="2017-08-20T10:26:00Z">
          <w:r w:rsidR="008621A3" w:rsidRPr="00B207B1" w:rsidDel="00EB18E2">
            <w:delText>4</w:delText>
          </w:r>
        </w:del>
        <w:r w:rsidR="008621A3" w:rsidRPr="00B207B1">
          <w:t xml:space="preserve"> </w:t>
        </w:r>
      </w:ins>
      <w:r w:rsidR="00637D21" w:rsidRPr="00B207B1">
        <w:t>WebExtension</w:t>
      </w:r>
      <w:bookmarkEnd w:id="1923"/>
    </w:p>
    <w:p w14:paraId="4ECE21AB" w14:textId="7849D21E" w:rsidR="00837BC8" w:rsidRPr="00B207B1" w:rsidRDefault="00837BC8" w:rsidP="0071638C">
      <w:pPr>
        <w:pStyle w:val="a7"/>
        <w:spacing w:line="400" w:lineRule="exact"/>
        <w:ind w:firstLine="420"/>
        <w:jc w:val="both"/>
        <w:rPr>
          <w:ins w:id="1930" w:author="JY0225" w:date="2017-08-22T20:36:00Z"/>
          <w:rFonts w:asciiTheme="minorEastAsia" w:eastAsiaTheme="minorEastAsia" w:hAnsiTheme="minorEastAsia"/>
          <w:spacing w:val="0"/>
          <w:rPrChange w:id="1931" w:author="JY0225" w:date="2017-08-24T11:13:00Z">
            <w:rPr>
              <w:ins w:id="1932" w:author="JY0225" w:date="2017-08-22T20:36:00Z"/>
              <w:rFonts w:eastAsiaTheme="minorEastAsia"/>
            </w:rPr>
          </w:rPrChange>
        </w:rPr>
      </w:pPr>
      <w:del w:id="1933" w:author="JY0225" w:date="2017-08-22T20:36:00Z">
        <w:r w:rsidRPr="00B207B1" w:rsidDel="009C7E04">
          <w:rPr>
            <w:rFonts w:asciiTheme="minorEastAsia" w:eastAsiaTheme="minorEastAsia" w:hAnsiTheme="minorEastAsia"/>
            <w:noProof/>
            <w:spacing w:val="0"/>
            <w:rPrChange w:id="1934"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49058D">
        <w:rPr>
          <w:rFonts w:asciiTheme="minorEastAsia" w:eastAsiaTheme="minorEastAsia" w:hAnsiTheme="minorEastAsia" w:hint="eastAsia"/>
          <w:spacing w:val="0"/>
        </w:rPr>
        <w:t>附加组件的主要作用是为浏览器添加新的功能，或者是对浏览器的外观</w:t>
      </w:r>
      <w:r w:rsidR="00727BBB">
        <w:rPr>
          <w:rFonts w:asciiTheme="minorEastAsia" w:eastAsiaTheme="minorEastAsia" w:hAnsiTheme="minorEastAsia" w:hint="eastAsia"/>
          <w:spacing w:val="0"/>
        </w:rPr>
        <w:t>作</w:t>
      </w:r>
      <w:r w:rsidR="0049058D">
        <w:rPr>
          <w:rFonts w:asciiTheme="minorEastAsia" w:eastAsiaTheme="minorEastAsia" w:hAnsiTheme="minorEastAsia" w:hint="eastAsia"/>
          <w:spacing w:val="0"/>
        </w:rPr>
        <w:t>个性化的改变。基于Firefox浏览器的附加组件（Add-ons）是一种加载项，为浏览器增添新的功能特性，使用了标准的网页编程技术如JavaScript、CSS、Html等</w:t>
      </w:r>
      <w:ins w:id="1935" w:author="微软用户" w:date="2017-08-24T21:55:00Z">
        <w:r w:rsidR="008468EC" w:rsidRPr="00B207B1">
          <w:rPr>
            <w:rFonts w:asciiTheme="minorEastAsia" w:eastAsiaTheme="minorEastAsia" w:hAnsiTheme="minorEastAsia"/>
            <w:color w:val="000000" w:themeColor="text1"/>
            <w:spacing w:val="0"/>
            <w:vertAlign w:val="superscript"/>
          </w:rPr>
          <w:fldChar w:fldCharType="begin"/>
        </w:r>
        <w:r w:rsidR="008468EC" w:rsidRPr="00B207B1">
          <w:rPr>
            <w:rFonts w:asciiTheme="minorEastAsia" w:eastAsiaTheme="minorEastAsia" w:hAnsiTheme="minorEastAsia"/>
            <w:color w:val="000000" w:themeColor="text1"/>
            <w:spacing w:val="0"/>
            <w:vertAlign w:val="superscript"/>
          </w:rPr>
          <w:instrText xml:space="preserve"> REF _Ref489794388 \r \h </w:instrText>
        </w:r>
      </w:ins>
      <w:r w:rsidR="008468EC" w:rsidRPr="00B207B1">
        <w:rPr>
          <w:rFonts w:asciiTheme="minorEastAsia" w:eastAsiaTheme="minorEastAsia" w:hAnsiTheme="minorEastAsia"/>
          <w:color w:val="000000" w:themeColor="text1"/>
          <w:spacing w:val="0"/>
          <w:vertAlign w:val="superscript"/>
        </w:rPr>
        <w:instrText xml:space="preserve"> \* MERGEFORMAT </w:instrText>
      </w:r>
      <w:r w:rsidR="008468EC" w:rsidRPr="00B207B1">
        <w:rPr>
          <w:rFonts w:asciiTheme="minorEastAsia" w:eastAsiaTheme="minorEastAsia" w:hAnsiTheme="minorEastAsia"/>
          <w:color w:val="000000" w:themeColor="text1"/>
          <w:spacing w:val="0"/>
          <w:vertAlign w:val="superscript"/>
        </w:rPr>
      </w:r>
      <w:r w:rsidR="008468EC" w:rsidRPr="00B207B1">
        <w:rPr>
          <w:rFonts w:asciiTheme="minorEastAsia" w:eastAsiaTheme="minorEastAsia" w:hAnsiTheme="minorEastAsia"/>
          <w:color w:val="000000" w:themeColor="text1"/>
          <w:spacing w:val="0"/>
          <w:vertAlign w:val="superscript"/>
        </w:rPr>
        <w:fldChar w:fldCharType="separate"/>
      </w:r>
      <w:r w:rsidR="008468EC">
        <w:rPr>
          <w:rFonts w:asciiTheme="minorEastAsia" w:eastAsiaTheme="minorEastAsia" w:hAnsiTheme="minorEastAsia"/>
          <w:color w:val="000000" w:themeColor="text1"/>
          <w:spacing w:val="0"/>
          <w:vertAlign w:val="superscript"/>
        </w:rPr>
        <w:t>[28]</w:t>
      </w:r>
      <w:ins w:id="1936" w:author="微软用户" w:date="2017-08-24T21:55:00Z">
        <w:r w:rsidR="008468EC" w:rsidRPr="00B207B1">
          <w:rPr>
            <w:rFonts w:asciiTheme="minorEastAsia" w:eastAsiaTheme="minorEastAsia" w:hAnsiTheme="minorEastAsia"/>
            <w:color w:val="000000" w:themeColor="text1"/>
            <w:spacing w:val="0"/>
            <w:vertAlign w:val="superscript"/>
          </w:rPr>
          <w:fldChar w:fldCharType="end"/>
        </w:r>
      </w:ins>
      <w:r w:rsidR="0049058D">
        <w:rPr>
          <w:rFonts w:asciiTheme="minorEastAsia" w:eastAsiaTheme="minorEastAsia" w:hAnsiTheme="minorEastAsia" w:hint="eastAsia"/>
          <w:spacing w:val="0"/>
        </w:rPr>
        <w:t>，同时结合一些专用的API进行开发。</w:t>
      </w:r>
    </w:p>
    <w:p w14:paraId="54EE8F3C" w14:textId="6CF70199" w:rsidR="009C7E04" w:rsidRPr="00B207B1" w:rsidRDefault="00843CEB">
      <w:pPr>
        <w:jc w:val="center"/>
        <w:pPrChange w:id="1937" w:author="JY0225" w:date="2017-08-22T20:36:00Z">
          <w:pPr>
            <w:pStyle w:val="a7"/>
            <w:spacing w:line="400" w:lineRule="exact"/>
            <w:ind w:firstLine="420"/>
            <w:jc w:val="both"/>
          </w:pPr>
        </w:pPrChange>
      </w:pPr>
      <w:ins w:id="1938" w:author="JY0225" w:date="2017-08-22T20:36:00Z">
        <w:r w:rsidRPr="00B207B1">
          <w:object w:dxaOrig="9840" w:dyaOrig="5178" w14:anchorId="6C315BDD">
            <v:shape id="_x0000_i1027" type="#_x0000_t75" style="width:335.7pt;height:176.65pt" o:ole="">
              <v:imagedata r:id="rId27" o:title=""/>
            </v:shape>
            <o:OLEObject Type="Embed" ProgID="Visio.Drawing.15" ShapeID="_x0000_i1027" DrawAspect="Content" ObjectID="_1570370694"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D124E61" w:rsidR="002C7A4A" w:rsidRPr="00B207B1" w:rsidRDefault="00446A92">
      <w:pPr>
        <w:pStyle w:val="a7"/>
        <w:spacing w:line="400" w:lineRule="exact"/>
        <w:ind w:firstLine="420"/>
        <w:jc w:val="both"/>
        <w:rPr>
          <w:rFonts w:asciiTheme="minorEastAsia" w:eastAsiaTheme="minorEastAsia" w:hAnsiTheme="minorEastAsia" w:hint="eastAsia"/>
          <w:spacing w:val="0"/>
          <w:rPrChange w:id="1939" w:author="JY0225" w:date="2017-08-24T11:13:00Z">
            <w:rPr>
              <w:rFonts w:eastAsiaTheme="minorEastAsia"/>
            </w:rPr>
          </w:rPrChange>
        </w:rPr>
      </w:pPr>
      <w:r w:rsidRPr="00B207B1">
        <w:rPr>
          <w:rFonts w:asciiTheme="minorEastAsia" w:eastAsiaTheme="minorEastAsia" w:hAnsiTheme="minorEastAsia"/>
          <w:spacing w:val="0"/>
          <w:rPrChange w:id="1940" w:author="JY0225" w:date="2017-08-24T11:13:00Z">
            <w:rPr>
              <w:rFonts w:eastAsiaTheme="minorEastAsia"/>
            </w:rPr>
          </w:rPrChange>
        </w:rPr>
        <w:t>WebExtensions</w:t>
      </w:r>
      <w:r>
        <w:rPr>
          <w:rFonts w:asciiTheme="minorEastAsia" w:eastAsiaTheme="minorEastAsia" w:hAnsiTheme="minorEastAsia" w:hint="eastAsia"/>
          <w:spacing w:val="0"/>
        </w:rPr>
        <w:t>是一种用于开发浏览器附加组件的工具，具有跨平台性，也是目前各大浏览器附加组件应用开发的开发标准，支持Opera和Chrome浏览器所支持的扩展应用API。只需对这些浏览器上原有的附加组件应用进行少量的修改，便能够运行在Firefox和</w:t>
      </w:r>
      <w:r w:rsidRPr="00B207B1">
        <w:rPr>
          <w:rFonts w:asciiTheme="minorEastAsia" w:eastAsiaTheme="minorEastAsia" w:hAnsiTheme="minorEastAsia"/>
          <w:spacing w:val="0"/>
          <w:rPrChange w:id="1941" w:author="JY0225" w:date="2017-08-24T11:13:00Z">
            <w:rPr>
              <w:rFonts w:eastAsiaTheme="minorEastAsia"/>
            </w:rPr>
          </w:rPrChange>
        </w:rPr>
        <w:t>Microsoft Edge</w:t>
      </w:r>
      <w:r w:rsidRPr="00B207B1">
        <w:rPr>
          <w:rFonts w:asciiTheme="minorEastAsia" w:eastAsiaTheme="minorEastAsia" w:hAnsiTheme="minorEastAsia" w:hint="eastAsia"/>
          <w:spacing w:val="0"/>
          <w:rPrChange w:id="1942" w:author="JY0225" w:date="2017-08-24T11:13:00Z">
            <w:rPr>
              <w:rFonts w:eastAsiaTheme="minorEastAsia" w:hint="eastAsia"/>
            </w:rPr>
          </w:rPrChange>
        </w:rPr>
        <w:t>浏览器</w:t>
      </w:r>
      <w:r>
        <w:rPr>
          <w:rFonts w:asciiTheme="minorEastAsia" w:eastAsiaTheme="minorEastAsia" w:hAnsiTheme="minorEastAsia" w:hint="eastAsia"/>
          <w:spacing w:val="0"/>
        </w:rPr>
        <w:t>上。</w:t>
      </w:r>
      <w:r w:rsidR="00A246BE" w:rsidRPr="00B207B1">
        <w:rPr>
          <w:rFonts w:asciiTheme="minorEastAsia" w:eastAsiaTheme="minorEastAsia" w:hAnsiTheme="minorEastAsia" w:hint="eastAsia"/>
          <w:spacing w:val="0"/>
          <w:rPrChange w:id="1943"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1944" w:author="JY0225" w:date="2017-08-24T11:13:00Z">
            <w:rPr>
              <w:rFonts w:eastAsiaTheme="minorEastAsia" w:hint="eastAsia"/>
            </w:rPr>
          </w:rPrChange>
        </w:rPr>
        <w:t>此外</w:t>
      </w:r>
      <w:r w:rsidR="004E532E" w:rsidRPr="00B207B1">
        <w:rPr>
          <w:rFonts w:asciiTheme="minorEastAsia" w:eastAsiaTheme="minorEastAsia" w:hAnsiTheme="minorEastAsia" w:hint="eastAsia"/>
          <w:spacing w:val="0"/>
          <w:rPrChange w:id="1945" w:author="JY0225" w:date="2017-08-24T11:13:00Z">
            <w:rPr>
              <w:rFonts w:eastAsiaTheme="minorEastAsia" w:hint="eastAsia"/>
            </w:rPr>
          </w:rPrChange>
        </w:rPr>
        <w:t>这些</w:t>
      </w:r>
      <w:r w:rsidR="004E532E" w:rsidRPr="00B207B1">
        <w:rPr>
          <w:rFonts w:asciiTheme="minorEastAsia" w:eastAsiaTheme="minorEastAsia" w:hAnsiTheme="minorEastAsia"/>
          <w:spacing w:val="0"/>
          <w:rPrChange w:id="1946" w:author="JY0225" w:date="2017-08-24T11:13:00Z">
            <w:rPr>
              <w:rFonts w:eastAsiaTheme="minorEastAsia"/>
            </w:rPr>
          </w:rPrChange>
        </w:rPr>
        <w:t>API</w:t>
      </w:r>
      <w:r w:rsidR="006C0853">
        <w:rPr>
          <w:rFonts w:asciiTheme="minorEastAsia" w:eastAsiaTheme="minorEastAsia" w:hAnsiTheme="minorEastAsia" w:hint="eastAsia"/>
          <w:spacing w:val="0"/>
        </w:rPr>
        <w:t>与</w:t>
      </w:r>
      <w:r w:rsidR="004E532E" w:rsidRPr="00B207B1">
        <w:rPr>
          <w:rFonts w:asciiTheme="minorEastAsia" w:eastAsiaTheme="minorEastAsia" w:hAnsiTheme="minorEastAsia"/>
          <w:spacing w:val="0"/>
          <w:rPrChange w:id="1947" w:author="JY0225" w:date="2017-08-24T11:13:00Z">
            <w:rPr>
              <w:rFonts w:eastAsiaTheme="minorEastAsia"/>
            </w:rPr>
          </w:rPrChange>
        </w:rPr>
        <w:t>Firefox</w:t>
      </w:r>
      <w:r w:rsidR="004E532E" w:rsidRPr="00B207B1">
        <w:rPr>
          <w:rFonts w:asciiTheme="minorEastAsia" w:eastAsiaTheme="minorEastAsia" w:hAnsiTheme="minorEastAsia" w:hint="eastAsia"/>
          <w:spacing w:val="0"/>
          <w:rPrChange w:id="1948"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1949"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1950"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1951"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1952"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1953" w:author="JY0225" w:date="2017-08-24T11:13:00Z">
            <w:rPr>
              <w:rFonts w:eastAsiaTheme="minorEastAsia"/>
            </w:rPr>
          </w:rPrChange>
        </w:rPr>
        <w:t>Firefox</w:t>
      </w:r>
      <w:r w:rsidR="00D147E7">
        <w:rPr>
          <w:rFonts w:asciiTheme="minorEastAsia" w:eastAsiaTheme="minorEastAsia" w:hAnsiTheme="minorEastAsia" w:hint="eastAsia"/>
          <w:spacing w:val="0"/>
        </w:rPr>
        <w:t>附加组件</w:t>
      </w:r>
      <w:r w:rsidR="00872E3F" w:rsidRPr="00B207B1">
        <w:rPr>
          <w:rFonts w:asciiTheme="minorEastAsia" w:eastAsiaTheme="minorEastAsia" w:hAnsiTheme="minorEastAsia" w:hint="eastAsia"/>
          <w:spacing w:val="0"/>
          <w:rPrChange w:id="1954" w:author="JY0225" w:date="2017-08-24T11:13:00Z">
            <w:rPr>
              <w:rFonts w:eastAsiaTheme="minorEastAsia" w:hint="eastAsia"/>
            </w:rPr>
          </w:rPrChange>
        </w:rPr>
        <w:t>应用的开发工具</w:t>
      </w:r>
      <w:r w:rsidR="004E532E" w:rsidRPr="00B207B1">
        <w:rPr>
          <w:rFonts w:asciiTheme="minorEastAsia" w:eastAsiaTheme="minorEastAsia" w:hAnsiTheme="minorEastAsia" w:hint="eastAsia"/>
          <w:spacing w:val="0"/>
          <w:rPrChange w:id="1955"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1956" w:author="JY0225" w:date="2017-08-24T11:13:00Z">
            <w:rPr>
              <w:rFonts w:eastAsiaTheme="minorEastAsia" w:hint="eastAsia"/>
            </w:rPr>
          </w:rPrChange>
        </w:rPr>
        <w:t>图</w:t>
      </w:r>
      <w:r w:rsidR="002C7A4A" w:rsidRPr="00B207B1">
        <w:rPr>
          <w:rFonts w:asciiTheme="minorEastAsia" w:eastAsiaTheme="minorEastAsia" w:hAnsiTheme="minorEastAsia"/>
          <w:spacing w:val="0"/>
          <w:rPrChange w:id="1957" w:author="JY0225" w:date="2017-08-24T11:13:00Z">
            <w:rPr>
              <w:rFonts w:eastAsiaTheme="minorEastAsia"/>
            </w:rPr>
          </w:rPrChange>
        </w:rPr>
        <w:t>2-3</w:t>
      </w:r>
      <w:r w:rsidR="002C7A4A" w:rsidRPr="00B207B1">
        <w:rPr>
          <w:rFonts w:asciiTheme="minorEastAsia" w:eastAsiaTheme="minorEastAsia" w:hAnsiTheme="minorEastAsia" w:hint="eastAsia"/>
          <w:spacing w:val="0"/>
          <w:rPrChange w:id="1958" w:author="JY0225" w:date="2017-08-24T11:13:00Z">
            <w:rPr>
              <w:rFonts w:eastAsiaTheme="minorEastAsia" w:hint="eastAsia"/>
            </w:rPr>
          </w:rPrChange>
        </w:rPr>
        <w:t>所示的是本文中使用到配置信息以及整体框架图</w:t>
      </w:r>
      <w:r w:rsidR="003158C4" w:rsidRPr="00B207B1">
        <w:rPr>
          <w:rStyle w:val="affff8"/>
          <w:rFonts w:asciiTheme="minorEastAsia" w:eastAsiaTheme="minorEastAsia" w:hAnsiTheme="minorEastAsia"/>
          <w:spacing w:val="0"/>
          <w:rPrChange w:id="1959" w:author="JY0225" w:date="2017-08-24T11:13:00Z">
            <w:rPr>
              <w:rStyle w:val="affff8"/>
              <w:rFonts w:eastAsiaTheme="minorEastAsia"/>
            </w:rPr>
          </w:rPrChange>
        </w:rPr>
        <w:footnoteReference w:id="7"/>
      </w:r>
      <w:r w:rsidR="00971133" w:rsidRPr="00B207B1">
        <w:rPr>
          <w:rFonts w:asciiTheme="minorEastAsia" w:eastAsiaTheme="minorEastAsia" w:hAnsiTheme="minorEastAsia" w:hint="eastAsia"/>
          <w:spacing w:val="0"/>
          <w:rPrChange w:id="1960" w:author="JY0225" w:date="2017-08-24T11:13:00Z">
            <w:rPr>
              <w:rFonts w:eastAsiaTheme="minorEastAsia" w:hint="eastAsia"/>
            </w:rPr>
          </w:rPrChange>
        </w:rPr>
        <w:t>。</w:t>
      </w:r>
    </w:p>
    <w:p w14:paraId="0D1D401B" w14:textId="5453F587" w:rsidR="00BE5AE5" w:rsidRPr="00B207B1" w:rsidRDefault="00347B20" w:rsidP="00F22FC2">
      <w:pPr>
        <w:pStyle w:val="a7"/>
        <w:spacing w:line="400" w:lineRule="exact"/>
        <w:ind w:firstLine="420"/>
        <w:jc w:val="both"/>
        <w:rPr>
          <w:rFonts w:asciiTheme="minorEastAsia" w:eastAsiaTheme="minorEastAsia" w:hAnsiTheme="minorEastAsia"/>
          <w:spacing w:val="0"/>
          <w:rPrChange w:id="1961" w:author="JY0225" w:date="2017-08-24T11:13:00Z">
            <w:rPr>
              <w:rFonts w:eastAsiaTheme="minorEastAsia"/>
            </w:rPr>
          </w:rPrChange>
        </w:rPr>
      </w:pPr>
      <w:r w:rsidRPr="00B207B1">
        <w:rPr>
          <w:rFonts w:asciiTheme="minorEastAsia" w:eastAsiaTheme="minorEastAsia" w:hAnsiTheme="minorEastAsia"/>
          <w:spacing w:val="0"/>
          <w:rPrChange w:id="1962"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1963"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1964"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1965" w:author="JY0225" w:date="2017-08-24T11:13:00Z">
            <w:rPr>
              <w:rFonts w:eastAsiaTheme="minorEastAsia"/>
            </w:rPr>
          </w:rPrChange>
        </w:rPr>
        <w:t>manifest</w:t>
      </w:r>
      <w:r w:rsidR="001E490D" w:rsidRPr="00B207B1">
        <w:rPr>
          <w:rFonts w:asciiTheme="minorEastAsia" w:eastAsiaTheme="minorEastAsia" w:hAnsiTheme="minorEastAsia"/>
          <w:spacing w:val="0"/>
          <w:rPrChange w:id="1966"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1967"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1968" w:author="JY0225" w:date="2017-08-24T11:13:00Z">
            <w:rPr>
              <w:rFonts w:eastAsiaTheme="minorEastAsia" w:hint="eastAsia"/>
            </w:rPr>
          </w:rPrChange>
        </w:rPr>
        <w:t>以</w:t>
      </w:r>
      <w:r w:rsidR="00ED11DC" w:rsidRPr="00B207B1">
        <w:rPr>
          <w:rFonts w:asciiTheme="minorEastAsia" w:eastAsiaTheme="minorEastAsia" w:hAnsiTheme="minorEastAsia"/>
          <w:spacing w:val="0"/>
          <w:rPrChange w:id="1969"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1970" w:author="JY0225" w:date="2017-08-24T11:13:00Z">
            <w:rPr>
              <w:rFonts w:eastAsiaTheme="minorEastAsia" w:hint="eastAsia"/>
            </w:rPr>
          </w:rPrChange>
        </w:rPr>
        <w:t>的数据格式保存各项配置信息。</w:t>
      </w:r>
      <w:r w:rsidR="00F22FC2">
        <w:rPr>
          <w:rFonts w:asciiTheme="minorEastAsia" w:eastAsiaTheme="minorEastAsia" w:hAnsiTheme="minorEastAsia" w:hint="eastAsia"/>
          <w:spacing w:val="0"/>
        </w:rPr>
        <w:t>每个</w:t>
      </w:r>
      <w:r w:rsidR="00F22FC2" w:rsidRPr="00B207B1">
        <w:rPr>
          <w:rFonts w:asciiTheme="minorEastAsia" w:eastAsiaTheme="minorEastAsia" w:hAnsiTheme="minorEastAsia"/>
          <w:spacing w:val="0"/>
          <w:rPrChange w:id="1971" w:author="JY0225" w:date="2017-08-24T11:13:00Z">
            <w:rPr>
              <w:rFonts w:eastAsiaTheme="minorEastAsia"/>
            </w:rPr>
          </w:rPrChange>
        </w:rPr>
        <w:t>WebExtension</w:t>
      </w:r>
      <w:r w:rsidR="00F22FC2">
        <w:rPr>
          <w:rFonts w:asciiTheme="minorEastAsia" w:eastAsiaTheme="minorEastAsia" w:hAnsiTheme="minorEastAsia" w:hint="eastAsia"/>
          <w:spacing w:val="0"/>
        </w:rPr>
        <w:t>应用都必须包含该文件，包含了扩展应用的名字、所需的权限以及版本等基本元数据（metadata）信息，并指定了</w:t>
      </w:r>
      <w:r w:rsidR="00F22FC2" w:rsidRPr="00B207B1">
        <w:rPr>
          <w:rFonts w:asciiTheme="minorEastAsia" w:eastAsiaTheme="minorEastAsia" w:hAnsiTheme="minorEastAsia"/>
          <w:spacing w:val="0"/>
          <w:rPrChange w:id="1972" w:author="JY0225" w:date="2017-08-24T11:13:00Z">
            <w:rPr>
              <w:rFonts w:eastAsiaTheme="minorEastAsia"/>
            </w:rPr>
          </w:rPrChange>
        </w:rPr>
        <w:t>WebExtension</w:t>
      </w:r>
      <w:r w:rsidR="00F22FC2">
        <w:rPr>
          <w:rFonts w:asciiTheme="minorEastAsia" w:eastAsiaTheme="minorEastAsia" w:hAnsiTheme="minorEastAsia" w:hint="eastAsia"/>
          <w:spacing w:val="0"/>
        </w:rPr>
        <w:t>中其他文件的链接。</w:t>
      </w:r>
    </w:p>
    <w:p w14:paraId="2AAE5FAD" w14:textId="0C3C0DF8" w:rsidR="00855439" w:rsidRDefault="008836A0" w:rsidP="00855439">
      <w:pPr>
        <w:pStyle w:val="a7"/>
        <w:spacing w:line="400" w:lineRule="exact"/>
        <w:ind w:firstLine="420"/>
        <w:rPr>
          <w:rFonts w:asciiTheme="minorEastAsia" w:eastAsiaTheme="minorEastAsia" w:hAnsiTheme="minorEastAsia"/>
          <w:spacing w:val="0"/>
        </w:rPr>
      </w:pPr>
      <w:r w:rsidRPr="00B207B1">
        <w:rPr>
          <w:rFonts w:asciiTheme="minorEastAsia" w:eastAsiaTheme="minorEastAsia" w:hAnsiTheme="minorEastAsia"/>
          <w:spacing w:val="0"/>
          <w:rPrChange w:id="1973" w:author="JY0225" w:date="2017-08-24T11:13:00Z">
            <w:rPr>
              <w:rFonts w:eastAsiaTheme="minorEastAsia"/>
            </w:rPr>
          </w:rPrChange>
        </w:rPr>
        <w:t>B</w:t>
      </w:r>
      <w:r w:rsidR="00F34DD6" w:rsidRPr="00B207B1">
        <w:rPr>
          <w:rFonts w:asciiTheme="minorEastAsia" w:eastAsiaTheme="minorEastAsia" w:hAnsiTheme="minorEastAsia"/>
          <w:spacing w:val="0"/>
          <w:rPrChange w:id="1974"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1975" w:author="JY0225" w:date="2017-08-24T11:13:00Z">
            <w:rPr>
              <w:rFonts w:eastAsiaTheme="minorEastAsia" w:hint="eastAsia"/>
            </w:rPr>
          </w:rPrChange>
        </w:rPr>
        <w:t>：</w:t>
      </w:r>
      <w:r w:rsidR="00B930ED">
        <w:rPr>
          <w:rFonts w:asciiTheme="minorEastAsia" w:eastAsiaTheme="minorEastAsia" w:hAnsiTheme="minorEastAsia" w:hint="eastAsia"/>
          <w:spacing w:val="0"/>
        </w:rPr>
        <w:t>若想在浏览器窗口或者是特定网页的后台中，维系一种长期的状态或操作，例如与服务器建立持续的连接，则需要在</w:t>
      </w:r>
      <w:r w:rsidR="00B930ED">
        <w:rPr>
          <w:rFonts w:asciiTheme="minorEastAsia" w:eastAsiaTheme="minorEastAsia" w:hAnsiTheme="minorEastAsia"/>
          <w:spacing w:val="0"/>
        </w:rPr>
        <w:t>b</w:t>
      </w:r>
      <w:r w:rsidR="00B930ED" w:rsidRPr="00B207B1">
        <w:rPr>
          <w:rFonts w:asciiTheme="minorEastAsia" w:eastAsiaTheme="minorEastAsia" w:hAnsiTheme="minorEastAsia"/>
          <w:spacing w:val="0"/>
          <w:rPrChange w:id="1976" w:author="JY0225" w:date="2017-08-24T11:13:00Z">
            <w:rPr>
              <w:rFonts w:eastAsiaTheme="minorEastAsia"/>
            </w:rPr>
          </w:rPrChange>
        </w:rPr>
        <w:t>ackground page</w:t>
      </w:r>
      <w:r w:rsidR="00B930ED" w:rsidRPr="00B207B1">
        <w:rPr>
          <w:rFonts w:asciiTheme="minorEastAsia" w:eastAsiaTheme="minorEastAsia" w:hAnsiTheme="minorEastAsia" w:hint="eastAsia"/>
          <w:spacing w:val="0"/>
          <w:rPrChange w:id="1977" w:author="JY0225" w:date="2017-08-24T11:13:00Z">
            <w:rPr>
              <w:rFonts w:eastAsiaTheme="minorEastAsia" w:hint="eastAsia"/>
            </w:rPr>
          </w:rPrChange>
        </w:rPr>
        <w:t>中</w:t>
      </w:r>
      <w:r w:rsidR="00B930ED">
        <w:rPr>
          <w:rFonts w:asciiTheme="minorEastAsia" w:eastAsiaTheme="minorEastAsia" w:hAnsiTheme="minorEastAsia" w:hint="eastAsia"/>
          <w:spacing w:val="0"/>
        </w:rPr>
        <w:t>编写</w:t>
      </w:r>
      <w:r w:rsidR="00B930ED" w:rsidRPr="00B207B1">
        <w:rPr>
          <w:rFonts w:asciiTheme="minorEastAsia" w:eastAsiaTheme="minorEastAsia" w:hAnsiTheme="minorEastAsia"/>
          <w:spacing w:val="0"/>
          <w:rPrChange w:id="1978" w:author="JY0225" w:date="2017-08-24T11:13:00Z">
            <w:rPr>
              <w:rFonts w:eastAsiaTheme="minorEastAsia"/>
            </w:rPr>
          </w:rPrChange>
        </w:rPr>
        <w:t>JavaScript</w:t>
      </w:r>
      <w:r w:rsidR="00B930ED" w:rsidRPr="00B207B1">
        <w:rPr>
          <w:rFonts w:asciiTheme="minorEastAsia" w:eastAsiaTheme="minorEastAsia" w:hAnsiTheme="minorEastAsia" w:hint="eastAsia"/>
          <w:spacing w:val="0"/>
          <w:rPrChange w:id="1979" w:author="JY0225" w:date="2017-08-24T11:13:00Z">
            <w:rPr>
              <w:rFonts w:eastAsiaTheme="minorEastAsia" w:hint="eastAsia"/>
            </w:rPr>
          </w:rPrChange>
        </w:rPr>
        <w:t>脚本来实现</w:t>
      </w:r>
      <w:r w:rsidR="00B930ED">
        <w:rPr>
          <w:rFonts w:asciiTheme="minorEastAsia" w:eastAsiaTheme="minorEastAsia" w:hAnsiTheme="minorEastAsia" w:hint="eastAsia"/>
          <w:spacing w:val="0"/>
        </w:rPr>
        <w:t>。</w:t>
      </w:r>
      <w:r w:rsidR="00B51F40">
        <w:rPr>
          <w:rFonts w:asciiTheme="minorEastAsia" w:eastAsiaTheme="minorEastAsia" w:hAnsiTheme="minorEastAsia" w:hint="eastAsia"/>
          <w:spacing w:val="0"/>
        </w:rPr>
        <w:t>这些后台的JavaScript脚本不会因为当前的网页关闭而停止运行，它们的生命周期一直保留到浏览器关闭。</w:t>
      </w:r>
    </w:p>
    <w:p w14:paraId="101D6C70" w14:textId="4CE557F7" w:rsidR="00A746D5" w:rsidRPr="00B207B1" w:rsidRDefault="007961F5" w:rsidP="00855439">
      <w:pPr>
        <w:pStyle w:val="a7"/>
        <w:spacing w:line="400" w:lineRule="exact"/>
        <w:ind w:firstLine="420"/>
        <w:rPr>
          <w:rFonts w:asciiTheme="minorEastAsia" w:eastAsiaTheme="minorEastAsia" w:hAnsiTheme="minorEastAsia" w:hint="eastAsia"/>
          <w:spacing w:val="0"/>
          <w:rPrChange w:id="1980" w:author="JY0225" w:date="2017-08-24T11:13:00Z">
            <w:rPr>
              <w:rFonts w:eastAsiaTheme="minorEastAsia"/>
            </w:rPr>
          </w:rPrChange>
        </w:rPr>
      </w:pPr>
      <w:r w:rsidRPr="00B207B1">
        <w:rPr>
          <w:rFonts w:asciiTheme="minorEastAsia" w:eastAsiaTheme="minorEastAsia" w:hAnsiTheme="minorEastAsia"/>
          <w:spacing w:val="0"/>
          <w:rPrChange w:id="1981" w:author="JY0225" w:date="2017-08-24T11:13:00Z">
            <w:rPr>
              <w:rFonts w:eastAsiaTheme="minorEastAsia"/>
            </w:rPr>
          </w:rPrChange>
        </w:rPr>
        <w:t>C</w:t>
      </w:r>
      <w:r w:rsidR="002A6F36" w:rsidRPr="00B207B1">
        <w:rPr>
          <w:rFonts w:asciiTheme="minorEastAsia" w:eastAsiaTheme="minorEastAsia" w:hAnsiTheme="minorEastAsia"/>
          <w:spacing w:val="0"/>
          <w:rPrChange w:id="1982"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1983"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1984" w:author="JY0225" w:date="2017-08-24T11:13:00Z">
            <w:rPr>
              <w:rFonts w:eastAsiaTheme="minorEastAsia" w:hint="eastAsia"/>
            </w:rPr>
          </w:rPrChange>
        </w:rPr>
        <w:t>：</w:t>
      </w:r>
      <w:r w:rsidR="00EA7376">
        <w:rPr>
          <w:rFonts w:asciiTheme="minorEastAsia" w:eastAsiaTheme="minorEastAsia" w:hAnsiTheme="minorEastAsia" w:hint="eastAsia"/>
          <w:spacing w:val="0"/>
        </w:rPr>
        <w:t>C</w:t>
      </w:r>
      <w:r w:rsidR="00EA7376">
        <w:rPr>
          <w:rFonts w:asciiTheme="minorEastAsia" w:eastAsiaTheme="minorEastAsia" w:hAnsiTheme="minorEastAsia"/>
          <w:spacing w:val="0"/>
        </w:rPr>
        <w:t xml:space="preserve">ontent </w:t>
      </w:r>
      <w:r w:rsidR="00EA7376">
        <w:rPr>
          <w:rFonts w:asciiTheme="minorEastAsia" w:eastAsiaTheme="minorEastAsia" w:hAnsiTheme="minorEastAsia" w:hint="eastAsia"/>
          <w:spacing w:val="0"/>
        </w:rPr>
        <w:t>S</w:t>
      </w:r>
      <w:r w:rsidR="00A746D5" w:rsidRPr="00B207B1">
        <w:rPr>
          <w:rFonts w:asciiTheme="minorEastAsia" w:eastAsiaTheme="minorEastAsia" w:hAnsiTheme="minorEastAsia"/>
          <w:spacing w:val="0"/>
          <w:rPrChange w:id="1985" w:author="JY0225" w:date="2017-08-24T11:13:00Z">
            <w:rPr>
              <w:rFonts w:eastAsiaTheme="minorEastAsia"/>
            </w:rPr>
          </w:rPrChange>
        </w:rPr>
        <w:t>cripts</w:t>
      </w:r>
      <w:r w:rsidR="00704D10">
        <w:rPr>
          <w:rFonts w:asciiTheme="minorEastAsia" w:eastAsiaTheme="minorEastAsia" w:hAnsiTheme="minorEastAsia" w:hint="eastAsia"/>
          <w:spacing w:val="0"/>
        </w:rPr>
        <w:t>都保留在该文件夹下，用来</w:t>
      </w:r>
      <w:r w:rsidR="00A746D5" w:rsidRPr="00B207B1">
        <w:rPr>
          <w:rFonts w:asciiTheme="minorEastAsia" w:eastAsiaTheme="minorEastAsia" w:hAnsiTheme="minorEastAsia" w:hint="eastAsia"/>
          <w:spacing w:val="0"/>
          <w:rPrChange w:id="1986" w:author="JY0225" w:date="2017-08-24T11:13:00Z">
            <w:rPr>
              <w:rFonts w:eastAsiaTheme="minorEastAsia" w:hint="eastAsia"/>
            </w:rPr>
          </w:rPrChange>
        </w:rPr>
        <w:t>操作</w:t>
      </w:r>
      <w:r w:rsidR="00704D10">
        <w:rPr>
          <w:rFonts w:asciiTheme="minorEastAsia" w:eastAsiaTheme="minorEastAsia" w:hAnsiTheme="minorEastAsia" w:hint="eastAsia"/>
          <w:spacing w:val="0"/>
        </w:rPr>
        <w:t>、获取</w:t>
      </w:r>
      <w:r w:rsidR="00A746D5" w:rsidRPr="00B207B1">
        <w:rPr>
          <w:rFonts w:asciiTheme="minorEastAsia" w:eastAsiaTheme="minorEastAsia" w:hAnsiTheme="minorEastAsia" w:hint="eastAsia"/>
          <w:spacing w:val="0"/>
          <w:rPrChange w:id="1987" w:author="JY0225" w:date="2017-08-24T11:13:00Z">
            <w:rPr>
              <w:rFonts w:eastAsiaTheme="minorEastAsia" w:hint="eastAsia"/>
            </w:rPr>
          </w:rPrChange>
        </w:rPr>
        <w:t>页面</w:t>
      </w:r>
      <w:r w:rsidR="00704D10">
        <w:rPr>
          <w:rFonts w:asciiTheme="minorEastAsia" w:eastAsiaTheme="minorEastAsia" w:hAnsiTheme="minorEastAsia" w:hint="eastAsia"/>
          <w:spacing w:val="0"/>
        </w:rPr>
        <w:t>信息</w:t>
      </w:r>
      <w:r w:rsidR="00A746D5" w:rsidRPr="00B207B1">
        <w:rPr>
          <w:rFonts w:asciiTheme="minorEastAsia" w:eastAsiaTheme="minorEastAsia" w:hAnsiTheme="minorEastAsia" w:hint="eastAsia"/>
          <w:spacing w:val="0"/>
          <w:rPrChange w:id="1988" w:author="JY0225" w:date="2017-08-24T11:13:00Z">
            <w:rPr>
              <w:rFonts w:eastAsiaTheme="minorEastAsia" w:hint="eastAsia"/>
            </w:rPr>
          </w:rPrChange>
        </w:rPr>
        <w:t>。</w:t>
      </w:r>
      <w:r w:rsidR="00E6685F">
        <w:rPr>
          <w:rFonts w:asciiTheme="minorEastAsia" w:eastAsiaTheme="minorEastAsia" w:hAnsiTheme="minorEastAsia" w:hint="eastAsia"/>
          <w:spacing w:val="0"/>
        </w:rPr>
        <w:t>C</w:t>
      </w:r>
      <w:r w:rsidR="00E6685F">
        <w:rPr>
          <w:rFonts w:asciiTheme="minorEastAsia" w:eastAsiaTheme="minorEastAsia" w:hAnsiTheme="minorEastAsia"/>
          <w:spacing w:val="0"/>
        </w:rPr>
        <w:t xml:space="preserve">ontent </w:t>
      </w:r>
      <w:r w:rsidR="00E6685F">
        <w:rPr>
          <w:rFonts w:asciiTheme="minorEastAsia" w:eastAsiaTheme="minorEastAsia" w:hAnsiTheme="minorEastAsia" w:hint="eastAsia"/>
          <w:spacing w:val="0"/>
        </w:rPr>
        <w:t>S</w:t>
      </w:r>
      <w:r w:rsidR="00704D10" w:rsidRPr="00B207B1">
        <w:rPr>
          <w:rFonts w:asciiTheme="minorEastAsia" w:eastAsiaTheme="minorEastAsia" w:hAnsiTheme="minorEastAsia"/>
          <w:spacing w:val="0"/>
          <w:rPrChange w:id="1989" w:author="JY0225" w:date="2017-08-24T11:13:00Z">
            <w:rPr>
              <w:rFonts w:eastAsiaTheme="minorEastAsia"/>
            </w:rPr>
          </w:rPrChange>
        </w:rPr>
        <w:t>cripts</w:t>
      </w:r>
      <w:r w:rsidR="00704D10">
        <w:rPr>
          <w:rFonts w:asciiTheme="minorEastAsia" w:eastAsiaTheme="minorEastAsia" w:hAnsiTheme="minorEastAsia" w:hint="eastAsia"/>
          <w:spacing w:val="0"/>
        </w:rPr>
        <w:t>被加载到特定页面的特定环境下运行，能像普通的JavaScript一样操作DOM。</w:t>
      </w:r>
    </w:p>
    <w:p w14:paraId="53D5B850" w14:textId="5588CF13" w:rsidR="00257BBE" w:rsidRPr="00B207B1" w:rsidRDefault="00873074">
      <w:pPr>
        <w:pStyle w:val="a7"/>
        <w:spacing w:line="400" w:lineRule="exact"/>
        <w:ind w:firstLine="420"/>
        <w:rPr>
          <w:rFonts w:asciiTheme="minorEastAsia" w:eastAsiaTheme="minorEastAsia" w:hAnsiTheme="minorEastAsia"/>
          <w:spacing w:val="0"/>
          <w:rPrChange w:id="1990" w:author="JY0225" w:date="2017-08-24T11:13:00Z">
            <w:rPr>
              <w:rFonts w:eastAsiaTheme="minorEastAsia"/>
            </w:rPr>
          </w:rPrChange>
        </w:rPr>
      </w:pPr>
      <w:r w:rsidRPr="00B207B1">
        <w:rPr>
          <w:rFonts w:asciiTheme="minorEastAsia" w:eastAsiaTheme="minorEastAsia" w:hAnsiTheme="minorEastAsia"/>
          <w:spacing w:val="0"/>
          <w:rPrChange w:id="1991" w:author="JY0225" w:date="2017-08-24T11:13:00Z">
            <w:rPr>
              <w:rFonts w:eastAsiaTheme="minorEastAsia"/>
            </w:rPr>
          </w:rPrChange>
        </w:rPr>
        <w:lastRenderedPageBreak/>
        <w:t>B</w:t>
      </w:r>
      <w:r w:rsidR="001F12E1" w:rsidRPr="00B207B1">
        <w:rPr>
          <w:rFonts w:asciiTheme="minorEastAsia" w:eastAsiaTheme="minorEastAsia" w:hAnsiTheme="minorEastAsia"/>
          <w:spacing w:val="0"/>
          <w:rPrChange w:id="1992"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1993" w:author="JY0225" w:date="2017-08-24T11:13:00Z">
            <w:rPr>
              <w:rFonts w:eastAsiaTheme="minorEastAsia" w:hint="eastAsia"/>
            </w:rPr>
          </w:rPrChange>
        </w:rPr>
        <w:t>：</w:t>
      </w:r>
      <w:r w:rsidR="004D5254">
        <w:rPr>
          <w:rFonts w:asciiTheme="minorEastAsia" w:eastAsiaTheme="minorEastAsia" w:hAnsiTheme="minorEastAsia" w:hint="eastAsia"/>
          <w:spacing w:val="0"/>
        </w:rPr>
        <w:t>负责在浏览器的工具栏上展示附加组件的图标与初始界面，用来与用户进行互动</w:t>
      </w:r>
      <w:r w:rsidR="00257BBE" w:rsidRPr="00B207B1">
        <w:rPr>
          <w:rFonts w:asciiTheme="minorEastAsia" w:eastAsiaTheme="minorEastAsia" w:hAnsiTheme="minorEastAsia" w:hint="eastAsia"/>
          <w:spacing w:val="0"/>
          <w:rPrChange w:id="1994" w:author="JY0225" w:date="2017-08-24T11:13:00Z">
            <w:rPr>
              <w:rFonts w:eastAsiaTheme="minorEastAsia" w:hint="eastAsia"/>
            </w:rPr>
          </w:rPrChange>
        </w:rPr>
        <w:t>。</w:t>
      </w:r>
      <w:r w:rsidR="000C7A54" w:rsidRPr="00B207B1">
        <w:rPr>
          <w:rFonts w:asciiTheme="minorEastAsia" w:eastAsiaTheme="minorEastAsia" w:hAnsiTheme="minorEastAsia" w:hint="eastAsia"/>
          <w:spacing w:val="0"/>
          <w:rPrChange w:id="1995"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1996"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1997"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1998"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1999" w:author="JY0225" w:date="2017-08-24T11:13:00Z">
            <w:rPr>
              <w:rFonts w:eastAsiaTheme="minorEastAsia" w:hint="eastAsia"/>
            </w:rPr>
          </w:rPrChange>
        </w:rPr>
        <w:t>。</w:t>
      </w:r>
      <w:r w:rsidR="004D5254" w:rsidRPr="00B207B1">
        <w:rPr>
          <w:rFonts w:asciiTheme="minorEastAsia" w:eastAsiaTheme="minorEastAsia" w:hAnsiTheme="minorEastAsia"/>
          <w:spacing w:val="0"/>
          <w:rPrChange w:id="2000" w:author="JY0225" w:date="2017-08-24T11:13:00Z">
            <w:rPr>
              <w:rFonts w:asciiTheme="minorEastAsia" w:eastAsiaTheme="minorEastAsia" w:hAnsiTheme="minorEastAsia"/>
              <w:spacing w:val="0"/>
            </w:rPr>
          </w:rPrChange>
        </w:rPr>
        <w:t xml:space="preserve"> </w:t>
      </w:r>
    </w:p>
    <w:p w14:paraId="490CB4AC" w14:textId="4A40B2E4" w:rsidR="00BE5820" w:rsidRPr="00B207B1" w:rsidRDefault="008F0A65">
      <w:pPr>
        <w:pStyle w:val="a7"/>
        <w:spacing w:line="400" w:lineRule="exact"/>
        <w:ind w:firstLine="420"/>
        <w:rPr>
          <w:rFonts w:asciiTheme="minorEastAsia" w:eastAsiaTheme="minorEastAsia" w:hAnsiTheme="minorEastAsia"/>
          <w:spacing w:val="0"/>
          <w:rPrChange w:id="2001" w:author="JY0225" w:date="2017-08-24T11:13:00Z">
            <w:rPr>
              <w:rFonts w:eastAsiaTheme="minorEastAsia"/>
            </w:rPr>
          </w:rPrChange>
        </w:rPr>
      </w:pPr>
      <w:r w:rsidRPr="00B207B1">
        <w:rPr>
          <w:rFonts w:asciiTheme="minorEastAsia" w:eastAsiaTheme="minorEastAsia" w:hAnsiTheme="minorEastAsia"/>
          <w:spacing w:val="0"/>
          <w:rPrChange w:id="2002" w:author="JY0225" w:date="2017-08-24T11:13:00Z">
            <w:rPr>
              <w:rFonts w:eastAsiaTheme="minorEastAsia"/>
            </w:rPr>
          </w:rPrChange>
        </w:rPr>
        <w:t>W</w:t>
      </w:r>
      <w:r w:rsidR="00BE5820" w:rsidRPr="00B207B1">
        <w:rPr>
          <w:rFonts w:asciiTheme="minorEastAsia" w:eastAsiaTheme="minorEastAsia" w:hAnsiTheme="minorEastAsia"/>
          <w:spacing w:val="0"/>
          <w:rPrChange w:id="2003" w:author="JY0225" w:date="2017-08-24T11:13:00Z">
            <w:rPr>
              <w:rFonts w:eastAsiaTheme="minorEastAsia"/>
            </w:rPr>
          </w:rPrChange>
        </w:rPr>
        <w:t>eb-accessible resources:</w:t>
      </w:r>
      <w:r w:rsidR="006214D5">
        <w:rPr>
          <w:rFonts w:asciiTheme="minorEastAsia" w:eastAsiaTheme="minorEastAsia" w:hAnsiTheme="minorEastAsia" w:hint="eastAsia"/>
          <w:spacing w:val="0"/>
        </w:rPr>
        <w:t>外部资源如图片、JavaScript、CSS或者Html等需要放在该文件夹下进行统一管理，只有在该文件夹下的外部资源才能被页面脚本和内容脚本访问，</w:t>
      </w:r>
      <w:r w:rsidR="006214D5" w:rsidRPr="00B207B1">
        <w:rPr>
          <w:rFonts w:asciiTheme="minorEastAsia" w:eastAsiaTheme="minorEastAsia" w:hAnsiTheme="minorEastAsia" w:hint="eastAsia"/>
          <w:spacing w:val="0"/>
          <w:rPrChange w:id="2004" w:author="JY0225" w:date="2017-08-24T11:13:00Z">
            <w:rPr>
              <w:rFonts w:eastAsiaTheme="minorEastAsia" w:hint="eastAsia"/>
            </w:rPr>
          </w:rPrChange>
        </w:rPr>
        <w:t>成为</w:t>
      </w:r>
      <w:r w:rsidR="006214D5" w:rsidRPr="00B207B1">
        <w:rPr>
          <w:rFonts w:asciiTheme="minorEastAsia" w:eastAsiaTheme="minorEastAsia" w:hAnsiTheme="minorEastAsia"/>
          <w:spacing w:val="0"/>
          <w:rPrChange w:id="2005" w:author="JY0225" w:date="2017-08-24T11:13:00Z">
            <w:rPr>
              <w:rFonts w:eastAsiaTheme="minorEastAsia"/>
            </w:rPr>
          </w:rPrChange>
        </w:rPr>
        <w:t>web-accessible</w:t>
      </w:r>
      <w:r w:rsidR="006214D5" w:rsidRPr="00B207B1">
        <w:rPr>
          <w:rFonts w:asciiTheme="minorEastAsia" w:eastAsiaTheme="minorEastAsia" w:hAnsiTheme="minorEastAsia" w:hint="eastAsia"/>
          <w:spacing w:val="0"/>
          <w:rPrChange w:id="2006" w:author="JY0225" w:date="2017-08-24T11:13:00Z">
            <w:rPr>
              <w:rFonts w:eastAsiaTheme="minorEastAsia" w:hint="eastAsia"/>
            </w:rPr>
          </w:rPrChange>
        </w:rPr>
        <w:t>的</w:t>
      </w:r>
      <w:r w:rsidR="006214D5">
        <w:rPr>
          <w:rFonts w:asciiTheme="minorEastAsia" w:eastAsiaTheme="minorEastAsia" w:hAnsiTheme="minorEastAsia" w:hint="eastAsia"/>
          <w:spacing w:val="0"/>
        </w:rPr>
        <w:t>外部</w:t>
      </w:r>
      <w:r w:rsidR="006214D5" w:rsidRPr="00B207B1">
        <w:rPr>
          <w:rFonts w:asciiTheme="minorEastAsia" w:eastAsiaTheme="minorEastAsia" w:hAnsiTheme="minorEastAsia" w:hint="eastAsia"/>
          <w:spacing w:val="0"/>
          <w:rPrChange w:id="2007" w:author="JY0225" w:date="2017-08-24T11:13:00Z">
            <w:rPr>
              <w:rFonts w:eastAsiaTheme="minorEastAsia" w:hint="eastAsia"/>
            </w:rPr>
          </w:rPrChange>
        </w:rPr>
        <w:t>资源</w:t>
      </w:r>
      <w:r w:rsidR="006214D5">
        <w:rPr>
          <w:rFonts w:asciiTheme="minorEastAsia" w:eastAsiaTheme="minorEastAsia" w:hAnsiTheme="minorEastAsia" w:hint="eastAsia"/>
          <w:spacing w:val="0"/>
        </w:rPr>
        <w:t>可以通过URL的方式引用。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008" w:name="_Toc49254545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008"/>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009"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010"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011"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012"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013"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014" w:author="微软用户" w:date="2017-08-18T22:50:00Z">
          <w:pPr>
            <w:pStyle w:val="21"/>
          </w:pPr>
        </w:pPrChange>
      </w:pPr>
      <w:bookmarkStart w:id="2015" w:name="_Toc492545454"/>
      <w:r w:rsidRPr="00B207B1">
        <w:t>3</w:t>
      </w:r>
      <w:r w:rsidR="000E09CA" w:rsidRPr="00B207B1">
        <w:t>.1</w:t>
      </w:r>
      <w:r w:rsidR="00976F64" w:rsidRPr="00B207B1">
        <w:t xml:space="preserve"> </w:t>
      </w:r>
      <w:r w:rsidR="00976F64" w:rsidRPr="00B207B1">
        <w:rPr>
          <w:rFonts w:hint="eastAsia"/>
        </w:rPr>
        <w:t>现有中间件系统分析</w:t>
      </w:r>
      <w:bookmarkEnd w:id="2015"/>
    </w:p>
    <w:p w14:paraId="1D4FA4A9" w14:textId="619A6D51" w:rsidR="00181BDC" w:rsidRPr="00B207B1" w:rsidRDefault="00181BDC" w:rsidP="0028651F">
      <w:pPr>
        <w:spacing w:line="400" w:lineRule="exact"/>
        <w:rPr>
          <w:rFonts w:hAnsiTheme="minorEastAsia"/>
          <w:color w:val="000000" w:themeColor="text1"/>
          <w:rPrChange w:id="2016"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017" w:author="JY0225" w:date="2017-08-24T11:13:00Z">
            <w:rPr>
              <w:rFonts w:ascii="Times New Roman" w:hAnsi="Times New Roman" w:hint="eastAsia"/>
              <w:spacing w:val="10"/>
              <w:szCs w:val="20"/>
            </w:rPr>
          </w:rPrChange>
        </w:rPr>
        <w:t>现有的</w:t>
      </w:r>
      <w:r w:rsidR="0028651F" w:rsidRPr="00B207B1">
        <w:rPr>
          <w:rFonts w:hAnsiTheme="minorEastAsia" w:hint="eastAsia"/>
          <w:rPrChange w:id="2018"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019" w:author="JY0225" w:date="2017-08-24T11:13:00Z">
            <w:rPr>
              <w:rFonts w:ascii="Times New Roman" w:hAnsi="Times New Roman" w:hint="eastAsia"/>
              <w:spacing w:val="10"/>
              <w:szCs w:val="20"/>
            </w:rPr>
          </w:rPrChange>
        </w:rPr>
        <w:t>系统</w:t>
      </w:r>
      <w:r w:rsidR="0028651F" w:rsidRPr="00B207B1">
        <w:rPr>
          <w:rFonts w:hAnsiTheme="minorEastAsia" w:hint="eastAsia"/>
          <w:rPrChange w:id="2020" w:author="JY0225" w:date="2017-08-24T11:13:00Z">
            <w:rPr>
              <w:rFonts w:ascii="Times New Roman" w:hAnsi="Times New Roman" w:hint="eastAsia"/>
              <w:spacing w:val="10"/>
              <w:szCs w:val="20"/>
            </w:rPr>
          </w:rPrChange>
        </w:rPr>
        <w:t>是基于</w:t>
      </w:r>
      <w:r w:rsidR="0028651F" w:rsidRPr="00B207B1">
        <w:rPr>
          <w:rFonts w:hAnsiTheme="minorEastAsia"/>
          <w:rPrChange w:id="2021" w:author="JY0225" w:date="2017-08-24T11:13:00Z">
            <w:rPr>
              <w:rFonts w:ascii="Times New Roman" w:hAnsi="Times New Roman"/>
              <w:spacing w:val="10"/>
              <w:szCs w:val="20"/>
            </w:rPr>
          </w:rPrChange>
        </w:rPr>
        <w:t>Linux</w:t>
      </w:r>
      <w:r w:rsidR="0028651F" w:rsidRPr="00B207B1">
        <w:rPr>
          <w:rFonts w:hAnsiTheme="minorEastAsia" w:hint="eastAsia"/>
          <w:rPrChange w:id="2022" w:author="JY0225" w:date="2017-08-24T11:13:00Z">
            <w:rPr>
              <w:rFonts w:ascii="Times New Roman" w:hAnsi="Times New Roman" w:hint="eastAsia"/>
              <w:spacing w:val="10"/>
              <w:szCs w:val="20"/>
            </w:rPr>
          </w:rPrChange>
        </w:rPr>
        <w:t>系统</w:t>
      </w:r>
      <w:r w:rsidR="00C95F0F" w:rsidRPr="00B207B1">
        <w:rPr>
          <w:rFonts w:hAnsiTheme="minorEastAsia" w:hint="eastAsia"/>
          <w:rPrChange w:id="2023" w:author="JY0225" w:date="2017-08-24T11:13:00Z">
            <w:rPr>
              <w:rFonts w:ascii="Times New Roman" w:hAnsi="Times New Roman" w:hint="eastAsia"/>
              <w:spacing w:val="10"/>
              <w:szCs w:val="20"/>
            </w:rPr>
          </w:rPrChange>
        </w:rPr>
        <w:t>的</w:t>
      </w:r>
      <w:r w:rsidR="0028651F" w:rsidRPr="00B207B1">
        <w:rPr>
          <w:rFonts w:hAnsiTheme="minorEastAsia" w:hint="eastAsia"/>
          <w:rPrChange w:id="2024"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025" w:author="JY0225" w:date="2017-08-24T11:13:00Z">
            <w:rPr>
              <w:rFonts w:ascii="Times New Roman" w:hAnsi="Times New Roman" w:hint="eastAsia"/>
              <w:spacing w:val="10"/>
              <w:szCs w:val="20"/>
            </w:rPr>
          </w:rPrChange>
        </w:rPr>
        <w:t>备份</w:t>
      </w:r>
      <w:r w:rsidR="0028651F" w:rsidRPr="00B207B1">
        <w:rPr>
          <w:rFonts w:hAnsiTheme="minorEastAsia" w:hint="eastAsia"/>
          <w:rPrChange w:id="2026" w:author="JY0225" w:date="2017-08-24T11:13:00Z">
            <w:rPr>
              <w:rFonts w:ascii="Times New Roman" w:hAnsi="Times New Roman" w:hint="eastAsia"/>
              <w:spacing w:val="10"/>
              <w:szCs w:val="20"/>
            </w:rPr>
          </w:rPrChange>
        </w:rPr>
        <w:t>服务器</w:t>
      </w:r>
      <w:r w:rsidR="00970B28" w:rsidRPr="00B207B1">
        <w:rPr>
          <w:rFonts w:hAnsiTheme="minorEastAsia" w:hint="eastAsia"/>
          <w:rPrChange w:id="2027" w:author="JY0225" w:date="2017-08-24T11:13:00Z">
            <w:rPr>
              <w:rFonts w:ascii="Times New Roman" w:hAnsi="Times New Roman" w:hint="eastAsia"/>
              <w:spacing w:val="10"/>
              <w:szCs w:val="20"/>
            </w:rPr>
          </w:rPrChange>
        </w:rPr>
        <w:t>之间的</w:t>
      </w:r>
      <w:r w:rsidR="0028651F" w:rsidRPr="00B207B1">
        <w:rPr>
          <w:rFonts w:hAnsiTheme="minorEastAsia" w:hint="eastAsia"/>
          <w:rPrChange w:id="2028"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029"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030"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031"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032"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033"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034"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035" w:author="JY0225" w:date="2017-08-24T11:13:00Z">
            <w:rPr>
              <w:color w:val="000000" w:themeColor="text1"/>
              <w:vertAlign w:val="superscript"/>
            </w:rPr>
          </w:rPrChange>
        </w:rPr>
        <w:fldChar w:fldCharType="separate"/>
      </w:r>
      <w:r w:rsidR="00F14047">
        <w:rPr>
          <w:rFonts w:hAnsiTheme="minorEastAsia"/>
          <w:color w:val="000000" w:themeColor="text1"/>
          <w:vertAlign w:val="superscript"/>
        </w:rPr>
        <w:t>[19]</w:t>
      </w:r>
      <w:r w:rsidR="00C46490" w:rsidRPr="00B207B1">
        <w:rPr>
          <w:rFonts w:hAnsiTheme="minorEastAsia"/>
          <w:color w:val="000000" w:themeColor="text1"/>
          <w:vertAlign w:val="superscript"/>
          <w:rPrChange w:id="2036"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037"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038" w:name="_Toc492545455"/>
      <w:r w:rsidRPr="00B207B1">
        <w:t xml:space="preserve">3.1.1 </w:t>
      </w:r>
      <w:r w:rsidRPr="00B207B1">
        <w:rPr>
          <w:rFonts w:hint="eastAsia"/>
        </w:rPr>
        <w:t>系统框架</w:t>
      </w:r>
      <w:ins w:id="2039" w:author="JY0225" w:date="2017-08-23T14:05:00Z">
        <w:r w:rsidR="00627570" w:rsidRPr="00B207B1">
          <w:rPr>
            <w:rFonts w:hint="eastAsia"/>
          </w:rPr>
          <w:t>与功能</w:t>
        </w:r>
      </w:ins>
      <w:r w:rsidRPr="00B207B1">
        <w:rPr>
          <w:rFonts w:hint="eastAsia"/>
        </w:rPr>
        <w:t>分析</w:t>
      </w:r>
      <w:bookmarkEnd w:id="2038"/>
    </w:p>
    <w:p w14:paraId="482AD26F" w14:textId="1B5AF70E" w:rsidR="00453842" w:rsidRPr="00B207B1" w:rsidRDefault="00912023">
      <w:pPr>
        <w:jc w:val="center"/>
        <w:pPrChange w:id="2040" w:author="JY0225" w:date="2017-08-22T21:27:00Z">
          <w:pPr/>
        </w:pPrChange>
      </w:pPr>
      <w:del w:id="2041"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D135A9">
        <w:object w:dxaOrig="9241" w:dyaOrig="5471" w14:anchorId="29298EEB">
          <v:shape id="_x0000_i1028" type="#_x0000_t75" style="width:343.25pt;height:203.45pt" o:ole="">
            <v:imagedata r:id="rId30" o:title=""/>
          </v:shape>
          <o:OLEObject Type="Embed" ProgID="Visio.Drawing.15" ShapeID="_x0000_i1028" DrawAspect="Content" ObjectID="_1570370695" r:id="rId31"/>
        </w:object>
      </w:r>
    </w:p>
    <w:p w14:paraId="2DD7CA23" w14:textId="77777777" w:rsidR="00453842" w:rsidRPr="00B207B1" w:rsidRDefault="00453842">
      <w:pPr>
        <w:spacing w:line="400" w:lineRule="exact"/>
        <w:ind w:firstLineChars="200" w:firstLine="480"/>
        <w:jc w:val="center"/>
        <w:rPr>
          <w:rFonts w:hAnsiTheme="minorEastAsia"/>
          <w:rPrChange w:id="2042" w:author="JY0225" w:date="2017-08-24T11:14:00Z">
            <w:rPr>
              <w:rFonts w:ascii="Times New Roman" w:hAnsi="Times New Roman"/>
              <w:spacing w:val="10"/>
            </w:rPr>
          </w:rPrChange>
        </w:rPr>
        <w:pPrChange w:id="2043" w:author="JY0225" w:date="2017-08-24T11:14:00Z">
          <w:pPr>
            <w:ind w:firstLineChars="200" w:firstLine="520"/>
            <w:jc w:val="center"/>
          </w:pPr>
        </w:pPrChange>
      </w:pPr>
      <w:r w:rsidRPr="00B207B1">
        <w:rPr>
          <w:rFonts w:hAnsiTheme="minorEastAsia" w:hint="eastAsia"/>
          <w:rPrChange w:id="2044" w:author="JY0225" w:date="2017-08-24T11:14:00Z">
            <w:rPr>
              <w:rFonts w:ascii="Times New Roman" w:hAnsi="Times New Roman" w:hint="eastAsia"/>
              <w:spacing w:val="10"/>
            </w:rPr>
          </w:rPrChange>
        </w:rPr>
        <w:t>图</w:t>
      </w:r>
      <w:r w:rsidR="00950DDF" w:rsidRPr="00B207B1">
        <w:rPr>
          <w:rFonts w:hAnsiTheme="minorEastAsia"/>
          <w:rPrChange w:id="2045" w:author="JY0225" w:date="2017-08-24T11:14:00Z">
            <w:rPr>
              <w:rFonts w:ascii="Times New Roman" w:hAnsi="Times New Roman"/>
              <w:spacing w:val="10"/>
            </w:rPr>
          </w:rPrChange>
        </w:rPr>
        <w:t>3</w:t>
      </w:r>
      <w:r w:rsidRPr="00B207B1">
        <w:rPr>
          <w:rFonts w:hAnsiTheme="minorEastAsia"/>
          <w:rPrChange w:id="2046" w:author="JY0225" w:date="2017-08-24T11:14:00Z">
            <w:rPr>
              <w:rFonts w:ascii="Times New Roman" w:hAnsi="Times New Roman"/>
              <w:spacing w:val="10"/>
            </w:rPr>
          </w:rPrChange>
        </w:rPr>
        <w:t>-1</w:t>
      </w:r>
      <w:r w:rsidR="003B190E" w:rsidRPr="00B207B1">
        <w:rPr>
          <w:rFonts w:hAnsiTheme="minorEastAsia"/>
          <w:rPrChange w:id="2047" w:author="JY0225" w:date="2017-08-24T11:14:00Z">
            <w:rPr>
              <w:rFonts w:ascii="Times New Roman" w:hAnsi="Times New Roman"/>
              <w:spacing w:val="10"/>
            </w:rPr>
          </w:rPrChange>
        </w:rPr>
        <w:t xml:space="preserve"> </w:t>
      </w:r>
      <w:r w:rsidR="003B190E" w:rsidRPr="00B207B1">
        <w:rPr>
          <w:rFonts w:hAnsiTheme="minorEastAsia" w:hint="eastAsia"/>
          <w:rPrChange w:id="2048" w:author="JY0225" w:date="2017-08-24T11:14:00Z">
            <w:rPr>
              <w:rFonts w:ascii="Times New Roman" w:hAnsi="Times New Roman" w:hint="eastAsia"/>
              <w:spacing w:val="10"/>
            </w:rPr>
          </w:rPrChange>
        </w:rPr>
        <w:t>现有云</w:t>
      </w:r>
      <w:r w:rsidR="00476838" w:rsidRPr="00B207B1">
        <w:rPr>
          <w:rFonts w:hAnsiTheme="minorEastAsia" w:hint="eastAsia"/>
          <w:rPrChange w:id="2049" w:author="JY0225" w:date="2017-08-24T11:14:00Z">
            <w:rPr>
              <w:rFonts w:ascii="Times New Roman" w:hAnsi="Times New Roman" w:hint="eastAsia"/>
              <w:spacing w:val="10"/>
            </w:rPr>
          </w:rPrChange>
        </w:rPr>
        <w:t>备份</w:t>
      </w:r>
      <w:r w:rsidRPr="00B207B1">
        <w:rPr>
          <w:rFonts w:hAnsiTheme="minorEastAsia" w:hint="eastAsia"/>
          <w:rPrChange w:id="2050" w:author="JY0225" w:date="2017-08-24T11:14:00Z">
            <w:rPr>
              <w:rFonts w:ascii="Times New Roman" w:hAnsi="Times New Roman" w:hint="eastAsia"/>
              <w:spacing w:val="10"/>
            </w:rPr>
          </w:rPrChange>
        </w:rPr>
        <w:t>中间件系统架构图</w:t>
      </w:r>
    </w:p>
    <w:p w14:paraId="4A726413" w14:textId="1123DF03" w:rsidR="00781237" w:rsidRPr="00B207B1" w:rsidRDefault="00781237">
      <w:pPr>
        <w:pStyle w:val="23"/>
        <w:spacing w:line="400" w:lineRule="exact"/>
        <w:ind w:firstLineChars="0"/>
        <w:rPr>
          <w:rFonts w:asciiTheme="minorEastAsia" w:eastAsiaTheme="minorEastAsia" w:hAnsiTheme="minorEastAsia" w:cs="Times New Roman"/>
          <w:rPrChange w:id="2051" w:author="JY0225" w:date="2017-08-24T11:14:00Z">
            <w:rPr>
              <w:rFonts w:ascii="Times New Roman" w:hAnsi="Times New Roman" w:cs="Times New Roman"/>
            </w:rPr>
          </w:rPrChange>
        </w:rPr>
        <w:pPrChange w:id="2052"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053"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054" w:author="JY0225" w:date="2017-08-24T11:14:00Z">
            <w:rPr>
              <w:rFonts w:ascii="Times New Roman" w:hAnsi="Times New Roman" w:cs="Times New Roman"/>
              <w:spacing w:val="10"/>
            </w:rPr>
          </w:rPrChange>
        </w:rPr>
        <w:t>3-1</w:t>
      </w:r>
      <w:ins w:id="2055" w:author="Liu, Wu" w:date="2017-08-29T10:52:00Z">
        <w:r w:rsidR="001C64DC" w:rsidRPr="00B207B1">
          <w:rPr>
            <w:rFonts w:asciiTheme="minorEastAsia" w:eastAsiaTheme="minorEastAsia" w:hAnsiTheme="minorEastAsia" w:cs="Times New Roman"/>
          </w:rPr>
          <w:t>所示为</w:t>
        </w:r>
      </w:ins>
      <w:del w:id="2056" w:author="Liu, Wu" w:date="2017-08-29T10:52:00Z">
        <w:r w:rsidRPr="00B207B1" w:rsidDel="001C64DC">
          <w:rPr>
            <w:rFonts w:asciiTheme="minorEastAsia" w:eastAsiaTheme="minorEastAsia" w:hAnsiTheme="minorEastAsia" w:cs="Times New Roman" w:hint="eastAsia"/>
            <w:rPrChange w:id="2057"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058"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059"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060"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061"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062"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063"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064"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065" w:author="JY0225" w:date="2017-08-24T11:14:00Z">
            <w:rPr>
              <w:rFonts w:ascii="Times New Roman" w:hAnsi="Times New Roman" w:cs="Times New Roman" w:hint="eastAsia"/>
            </w:rPr>
          </w:rPrChange>
        </w:rPr>
        <w:t>底层结构包括操作系统平台、本地库、内存与本地</w:t>
      </w:r>
      <w:r w:rsidR="00D135A9">
        <w:rPr>
          <w:rFonts w:asciiTheme="minorEastAsia" w:eastAsiaTheme="minorEastAsia" w:hAnsiTheme="minorEastAsia" w:cs="Times New Roman" w:hint="eastAsia"/>
        </w:rPr>
        <w:t>存储</w:t>
      </w:r>
      <w:r w:rsidR="006D189E" w:rsidRPr="00B207B1">
        <w:rPr>
          <w:rFonts w:asciiTheme="minorEastAsia" w:eastAsiaTheme="minorEastAsia" w:hAnsiTheme="minorEastAsia" w:cs="Times New Roman" w:hint="eastAsia"/>
          <w:rPrChange w:id="2066" w:author="JY0225" w:date="2017-08-24T11:14:00Z">
            <w:rPr>
              <w:rFonts w:ascii="Times New Roman" w:hAnsi="Times New Roman" w:cs="Times New Roman" w:hint="eastAsia"/>
            </w:rPr>
          </w:rPrChange>
        </w:rPr>
        <w:t>三部分，它提供了中间件可以正常运作的基础软硬件；</w:t>
      </w:r>
      <w:ins w:id="2067" w:author="JY0225" w:date="2017-08-23T14:01:00Z">
        <w:r w:rsidR="001A072E" w:rsidRPr="00B207B1">
          <w:rPr>
            <w:rFonts w:asciiTheme="minorEastAsia" w:eastAsiaTheme="minorEastAsia" w:hAnsiTheme="minorEastAsia" w:cs="Times New Roman" w:hint="eastAsia"/>
            <w:rPrChange w:id="2068" w:author="JY0225" w:date="2017-08-24T11:14:00Z">
              <w:rPr>
                <w:rFonts w:ascii="Times New Roman" w:hAnsi="Times New Roman" w:cs="Times New Roman" w:hint="eastAsia"/>
              </w:rPr>
            </w:rPrChange>
          </w:rPr>
          <w:t>逻辑</w:t>
        </w:r>
      </w:ins>
      <w:del w:id="2069" w:author="JY0225" w:date="2017-08-23T14:01:00Z">
        <w:r w:rsidR="006D189E" w:rsidRPr="00B207B1" w:rsidDel="001A072E">
          <w:rPr>
            <w:rFonts w:asciiTheme="minorEastAsia" w:eastAsiaTheme="minorEastAsia" w:hAnsiTheme="minorEastAsia" w:cs="Times New Roman" w:hint="eastAsia"/>
            <w:rPrChange w:id="2070"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071"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072" w:author="JY0225" w:date="2017-08-24T11:14:00Z">
            <w:rPr>
              <w:rFonts w:ascii="Times New Roman" w:hAnsi="Times New Roman" w:cs="Times New Roman" w:hint="eastAsia"/>
            </w:rPr>
          </w:rPrChange>
        </w:rPr>
        <w:t>模块、数据传输模块、数据加密模块，以及数据压缩模块；接口层包括了为客户端提供的所有</w:t>
      </w:r>
      <w:del w:id="2073" w:author="Liu, Wu" w:date="2017-08-29T10:53:00Z">
        <w:r w:rsidR="00CE4167" w:rsidRPr="00B207B1" w:rsidDel="001735AC">
          <w:rPr>
            <w:rFonts w:asciiTheme="minorEastAsia" w:eastAsiaTheme="minorEastAsia" w:hAnsiTheme="minorEastAsia" w:cs="Times New Roman" w:hint="eastAsia"/>
            <w:rPrChange w:id="2074"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075"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076" w:author="JY0225" w:date="2017-08-14T12:36:00Z"/>
          <w:rFonts w:asciiTheme="minorEastAsia" w:hAnsiTheme="minorEastAsia"/>
          <w:sz w:val="24"/>
          <w:szCs w:val="24"/>
          <w:rPrChange w:id="2077" w:author="JY0225" w:date="2017-08-24T11:14:00Z">
            <w:rPr>
              <w:del w:id="2078" w:author="JY0225" w:date="2017-08-14T12:36:00Z"/>
            </w:rPr>
          </w:rPrChange>
        </w:rPr>
        <w:pPrChange w:id="2079" w:author="JY0225" w:date="2017-08-24T11:14:00Z">
          <w:pPr>
            <w:pStyle w:val="31"/>
          </w:pPr>
        </w:pPrChange>
      </w:pPr>
      <w:del w:id="2080" w:author="JY0225" w:date="2017-08-14T12:36:00Z">
        <w:r w:rsidRPr="00B207B1" w:rsidDel="00856A51">
          <w:rPr>
            <w:rFonts w:asciiTheme="minorEastAsia" w:hAnsiTheme="minorEastAsia"/>
            <w:b w:val="0"/>
            <w:bCs w:val="0"/>
            <w:sz w:val="24"/>
            <w:szCs w:val="24"/>
            <w:rPrChange w:id="2081" w:author="JY0225" w:date="2017-08-24T11:14:00Z">
              <w:rPr>
                <w:b w:val="0"/>
                <w:bCs w:val="0"/>
              </w:rPr>
            </w:rPrChange>
          </w:rPr>
          <w:delText>3</w:delText>
        </w:r>
        <w:r w:rsidR="00325580" w:rsidRPr="00B207B1" w:rsidDel="00856A51">
          <w:rPr>
            <w:rFonts w:asciiTheme="minorEastAsia" w:hAnsiTheme="minorEastAsia"/>
            <w:b w:val="0"/>
            <w:bCs w:val="0"/>
            <w:sz w:val="24"/>
            <w:szCs w:val="24"/>
            <w:rPrChange w:id="2082" w:author="JY0225" w:date="2017-08-24T11:14:00Z">
              <w:rPr>
                <w:b w:val="0"/>
                <w:bCs w:val="0"/>
              </w:rPr>
            </w:rPrChange>
          </w:rPr>
          <w:delText>.1</w:delText>
        </w:r>
        <w:r w:rsidR="001F65D9" w:rsidRPr="00B207B1" w:rsidDel="00856A51">
          <w:rPr>
            <w:rFonts w:asciiTheme="minorEastAsia" w:hAnsiTheme="minorEastAsia"/>
            <w:b w:val="0"/>
            <w:bCs w:val="0"/>
            <w:sz w:val="24"/>
            <w:szCs w:val="24"/>
            <w:rPrChange w:id="2083" w:author="JY0225" w:date="2017-08-24T11:14:00Z">
              <w:rPr>
                <w:b w:val="0"/>
                <w:bCs w:val="0"/>
              </w:rPr>
            </w:rPrChange>
          </w:rPr>
          <w:delText>.2</w:delText>
        </w:r>
        <w:r w:rsidR="00E57CB2" w:rsidRPr="00B207B1" w:rsidDel="00856A51">
          <w:rPr>
            <w:rFonts w:asciiTheme="minorEastAsia" w:hAnsiTheme="minorEastAsia"/>
            <w:b w:val="0"/>
            <w:bCs w:val="0"/>
            <w:sz w:val="24"/>
            <w:szCs w:val="24"/>
            <w:rPrChange w:id="2084" w:author="JY0225" w:date="2017-08-24T11:14:00Z">
              <w:rPr>
                <w:b w:val="0"/>
                <w:bCs w:val="0"/>
              </w:rPr>
            </w:rPrChange>
          </w:rPr>
          <w:delText xml:space="preserve"> </w:delText>
        </w:r>
        <w:r w:rsidR="00A05CFF" w:rsidRPr="00B207B1" w:rsidDel="00856A51">
          <w:rPr>
            <w:rFonts w:asciiTheme="minorEastAsia" w:hAnsiTheme="minorEastAsia" w:hint="eastAsia"/>
            <w:b w:val="0"/>
            <w:bCs w:val="0"/>
            <w:sz w:val="24"/>
            <w:szCs w:val="24"/>
            <w:rPrChange w:id="2085" w:author="JY0225" w:date="2017-08-24T11:14:00Z">
              <w:rPr>
                <w:rFonts w:hint="eastAsia"/>
                <w:b w:val="0"/>
                <w:bCs w:val="0"/>
              </w:rPr>
            </w:rPrChange>
          </w:rPr>
          <w:delText>功能</w:delText>
        </w:r>
        <w:r w:rsidR="005D24E0" w:rsidRPr="00B207B1" w:rsidDel="00856A51">
          <w:rPr>
            <w:rFonts w:asciiTheme="minorEastAsia" w:hAnsiTheme="minorEastAsia" w:hint="eastAsia"/>
            <w:b w:val="0"/>
            <w:bCs w:val="0"/>
            <w:sz w:val="24"/>
            <w:szCs w:val="24"/>
            <w:rPrChange w:id="2086" w:author="JY0225" w:date="2017-08-24T11:14:00Z">
              <w:rPr>
                <w:rFonts w:hint="eastAsia"/>
                <w:b w:val="0"/>
                <w:bCs w:val="0"/>
              </w:rPr>
            </w:rPrChange>
          </w:rPr>
          <w:delText>分析</w:delText>
        </w:r>
      </w:del>
    </w:p>
    <w:p w14:paraId="499F852B" w14:textId="77777777" w:rsidR="00840B9E" w:rsidRPr="00B207B1" w:rsidRDefault="00840B9E">
      <w:pPr>
        <w:spacing w:line="400" w:lineRule="exact"/>
        <w:rPr>
          <w:rFonts w:hAnsiTheme="minorEastAsia"/>
          <w:rPrChange w:id="2087" w:author="JY0225" w:date="2017-08-24T11:14:00Z">
            <w:rPr>
              <w:rFonts w:ascii="Times New Roman" w:hAnsi="Times New Roman"/>
              <w:spacing w:val="10"/>
              <w:szCs w:val="20"/>
            </w:rPr>
          </w:rPrChange>
        </w:rPr>
      </w:pPr>
      <w:r w:rsidRPr="00B207B1">
        <w:rPr>
          <w:rFonts w:hAnsiTheme="minorEastAsia"/>
          <w:rPrChange w:id="2088" w:author="JY0225" w:date="2017-08-24T11:14:00Z">
            <w:rPr/>
          </w:rPrChange>
        </w:rPr>
        <w:tab/>
      </w:r>
      <w:r w:rsidR="008D76CD" w:rsidRPr="00B207B1">
        <w:rPr>
          <w:rFonts w:hAnsiTheme="minorEastAsia" w:hint="eastAsia"/>
          <w:rPrChange w:id="2089" w:author="JY0225" w:date="2017-08-24T11:14:00Z">
            <w:rPr>
              <w:rFonts w:ascii="Times New Roman" w:hAnsi="Times New Roman" w:hint="eastAsia"/>
              <w:spacing w:val="10"/>
              <w:szCs w:val="20"/>
            </w:rPr>
          </w:rPrChange>
        </w:rPr>
        <w:t>目前，</w:t>
      </w:r>
      <w:r w:rsidR="00E62DDE" w:rsidRPr="00B207B1">
        <w:rPr>
          <w:rFonts w:hAnsiTheme="minorEastAsia" w:hint="eastAsia"/>
          <w:rPrChange w:id="2090" w:author="JY0225" w:date="2017-08-24T11:14:00Z">
            <w:rPr>
              <w:rFonts w:ascii="Times New Roman" w:hAnsi="Times New Roman" w:hint="eastAsia"/>
              <w:spacing w:val="10"/>
              <w:szCs w:val="20"/>
            </w:rPr>
          </w:rPrChange>
        </w:rPr>
        <w:t>云</w:t>
      </w:r>
      <w:r w:rsidR="00476838" w:rsidRPr="00B207B1">
        <w:rPr>
          <w:rFonts w:hAnsiTheme="minorEastAsia" w:hint="eastAsia"/>
          <w:rPrChange w:id="2091" w:author="JY0225" w:date="2017-08-24T11:14:00Z">
            <w:rPr>
              <w:rFonts w:ascii="Times New Roman" w:hAnsi="Times New Roman" w:hint="eastAsia"/>
              <w:spacing w:val="10"/>
              <w:szCs w:val="20"/>
            </w:rPr>
          </w:rPrChange>
        </w:rPr>
        <w:t>备份</w:t>
      </w:r>
      <w:r w:rsidRPr="00B207B1">
        <w:rPr>
          <w:rFonts w:hAnsiTheme="minorEastAsia" w:hint="eastAsia"/>
          <w:rPrChange w:id="2092" w:author="JY0225" w:date="2017-08-24T11:14:00Z">
            <w:rPr>
              <w:rFonts w:ascii="Times New Roman" w:hAnsi="Times New Roman" w:hint="eastAsia"/>
              <w:spacing w:val="10"/>
              <w:szCs w:val="20"/>
            </w:rPr>
          </w:rPrChange>
        </w:rPr>
        <w:t>中间件</w:t>
      </w:r>
      <w:r w:rsidR="00035EB6" w:rsidRPr="00B207B1">
        <w:rPr>
          <w:rFonts w:hAnsiTheme="minorEastAsia" w:hint="eastAsia"/>
          <w:rPrChange w:id="2093" w:author="JY0225" w:date="2017-08-24T11:14:00Z">
            <w:rPr>
              <w:rFonts w:ascii="Times New Roman" w:hAnsi="Times New Roman" w:hint="eastAsia"/>
              <w:spacing w:val="10"/>
              <w:szCs w:val="20"/>
            </w:rPr>
          </w:rPrChange>
        </w:rPr>
        <w:t>在功能上</w:t>
      </w:r>
      <w:r w:rsidRPr="00B207B1">
        <w:rPr>
          <w:rFonts w:hAnsiTheme="minorEastAsia" w:hint="eastAsia"/>
          <w:rPrChange w:id="2094"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095" w:author="JY0225" w:date="2017-08-24T11:14:00Z">
            <w:rPr>
              <w:rFonts w:ascii="Times New Roman" w:hAnsi="Times New Roman" w:hint="eastAsia"/>
              <w:spacing w:val="10"/>
              <w:szCs w:val="20"/>
            </w:rPr>
          </w:rPrChange>
        </w:rPr>
        <w:t>，</w:t>
      </w:r>
      <w:r w:rsidR="00A87ED8" w:rsidRPr="00B207B1">
        <w:rPr>
          <w:rFonts w:hAnsiTheme="minorEastAsia" w:hint="eastAsia"/>
          <w:rPrChange w:id="2096"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097"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098"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099" w:author="JY0225" w:date="2017-08-24T11:14:00Z">
            <w:rPr/>
          </w:rPrChange>
        </w:rPr>
        <w:pPrChange w:id="2100"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01" w:author="JY0225" w:date="2017-08-24T11:14:00Z">
            <w:rPr>
              <w:rFonts w:hint="eastAsia"/>
            </w:rPr>
          </w:rPrChange>
        </w:rPr>
        <w:lastRenderedPageBreak/>
        <w:t>数据传输模块</w:t>
      </w:r>
      <w:r w:rsidR="00D0421B" w:rsidRPr="00B207B1">
        <w:rPr>
          <w:rFonts w:hAnsiTheme="minorEastAsia" w:hint="eastAsia"/>
          <w:color w:val="000000" w:themeColor="text1"/>
          <w:rPrChange w:id="2102" w:author="JY0225" w:date="2017-08-24T11:14:00Z">
            <w:rPr>
              <w:rFonts w:hint="eastAsia"/>
            </w:rPr>
          </w:rPrChange>
        </w:rPr>
        <w:t>：</w:t>
      </w:r>
      <w:r w:rsidR="0036358E" w:rsidRPr="00B207B1">
        <w:rPr>
          <w:rFonts w:hAnsiTheme="minorEastAsia" w:hint="eastAsia"/>
          <w:color w:val="000000" w:themeColor="text1"/>
          <w:rPrChange w:id="2103"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104" w:author="JY0225" w:date="2017-08-24T11:14:00Z">
            <w:rPr>
              <w:rFonts w:hint="eastAsia"/>
            </w:rPr>
          </w:rPrChange>
        </w:rPr>
        <w:t>数据的上传与下载功能，这也是云</w:t>
      </w:r>
      <w:r w:rsidR="00476838" w:rsidRPr="00B207B1">
        <w:rPr>
          <w:rFonts w:hAnsiTheme="minorEastAsia" w:hint="eastAsia"/>
          <w:color w:val="000000" w:themeColor="text1"/>
          <w:rPrChange w:id="2105" w:author="JY0225" w:date="2017-08-24T11:14:00Z">
            <w:rPr>
              <w:rFonts w:hint="eastAsia"/>
            </w:rPr>
          </w:rPrChange>
        </w:rPr>
        <w:t>备份</w:t>
      </w:r>
      <w:r w:rsidR="009427FC" w:rsidRPr="00B207B1">
        <w:rPr>
          <w:rFonts w:hAnsiTheme="minorEastAsia" w:hint="eastAsia"/>
          <w:color w:val="000000" w:themeColor="text1"/>
          <w:rPrChange w:id="2106" w:author="JY0225" w:date="2017-08-24T11:14:00Z">
            <w:rPr>
              <w:rFonts w:hint="eastAsia"/>
            </w:rPr>
          </w:rPrChange>
        </w:rPr>
        <w:t>中间件</w:t>
      </w:r>
      <w:r w:rsidR="00E010E9" w:rsidRPr="00B207B1">
        <w:rPr>
          <w:rFonts w:hAnsiTheme="minorEastAsia" w:hint="eastAsia"/>
          <w:color w:val="000000" w:themeColor="text1"/>
          <w:rPrChange w:id="2107"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108" w:author="JY0225" w:date="2017-08-24T11:14:00Z">
            <w:rPr/>
          </w:rPrChange>
        </w:rPr>
        <w:pPrChange w:id="2109"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10" w:author="JY0225" w:date="2017-08-24T11:14:00Z">
            <w:rPr>
              <w:rFonts w:hint="eastAsia"/>
            </w:rPr>
          </w:rPrChange>
        </w:rPr>
        <w:t>数据加密模块：</w:t>
      </w:r>
      <w:r w:rsidR="00B52E83" w:rsidRPr="00B207B1">
        <w:rPr>
          <w:rFonts w:hAnsiTheme="minorEastAsia" w:hint="eastAsia"/>
          <w:color w:val="000000" w:themeColor="text1"/>
          <w:rPrChange w:id="2111" w:author="JY0225" w:date="2017-08-24T11:14:00Z">
            <w:rPr>
              <w:rFonts w:hint="eastAsia"/>
            </w:rPr>
          </w:rPrChange>
        </w:rPr>
        <w:t>为了保证中间件系统能够抵御各种恶意网络攻击，中间件系</w:t>
      </w:r>
      <w:del w:id="2112" w:author="Liu, Wu" w:date="2017-08-29T10:53:00Z">
        <w:r w:rsidR="00B52E83" w:rsidRPr="00B207B1" w:rsidDel="009B4D94">
          <w:rPr>
            <w:rFonts w:hAnsiTheme="minorEastAsia" w:hint="eastAsia"/>
            <w:color w:val="000000" w:themeColor="text1"/>
            <w:rPrChange w:id="2113" w:author="JY0225" w:date="2017-08-24T11:14:00Z">
              <w:rPr>
                <w:rFonts w:hint="eastAsia"/>
              </w:rPr>
            </w:rPrChange>
          </w:rPr>
          <w:delText>统</w:delText>
        </w:r>
      </w:del>
      <w:r w:rsidR="00B52E83" w:rsidRPr="00B207B1">
        <w:rPr>
          <w:rFonts w:hAnsiTheme="minorEastAsia" w:hint="eastAsia"/>
          <w:color w:val="000000" w:themeColor="text1"/>
          <w:rPrChange w:id="2114" w:author="JY0225" w:date="2017-08-24T11:14:00Z">
            <w:rPr>
              <w:rFonts w:hint="eastAsia"/>
            </w:rPr>
          </w:rPrChange>
        </w:rPr>
        <w:t>会将数据以加密的形式进行网络传输。使用的是</w:t>
      </w:r>
      <w:del w:id="2115" w:author="JY0225" w:date="2017-08-23T14:02:00Z">
        <w:r w:rsidR="00B52E83" w:rsidRPr="00B207B1" w:rsidDel="009A6AA9">
          <w:rPr>
            <w:rFonts w:hAnsiTheme="minorEastAsia" w:hint="eastAsia"/>
            <w:color w:val="000000" w:themeColor="text1"/>
            <w:rPrChange w:id="2116" w:author="JY0225" w:date="2017-08-24T11:14:00Z">
              <w:rPr>
                <w:rFonts w:hint="eastAsia"/>
              </w:rPr>
            </w:rPrChange>
          </w:rPr>
          <w:delText>高级加密标准（</w:delText>
        </w:r>
        <w:r w:rsidR="00B52E83" w:rsidRPr="00B207B1" w:rsidDel="009A6AA9">
          <w:rPr>
            <w:rFonts w:hAnsiTheme="minorEastAsia"/>
            <w:color w:val="000000" w:themeColor="text1"/>
            <w:rPrChange w:id="2117" w:author="JY0225" w:date="2017-08-24T11:14:00Z">
              <w:rPr/>
            </w:rPrChange>
          </w:rPr>
          <w:delText>Advanced Encryption Standard</w:delText>
        </w:r>
        <w:r w:rsidR="00B52E83" w:rsidRPr="00B207B1" w:rsidDel="009A6AA9">
          <w:rPr>
            <w:rFonts w:hAnsiTheme="minorEastAsia" w:hint="eastAsia"/>
            <w:color w:val="000000" w:themeColor="text1"/>
            <w:rPrChange w:id="2118" w:author="JY0225" w:date="2017-08-24T11:14:00Z">
              <w:rPr>
                <w:rFonts w:hint="eastAsia"/>
              </w:rPr>
            </w:rPrChange>
          </w:rPr>
          <w:delText>，</w:delText>
        </w:r>
        <w:r w:rsidR="00B52E83" w:rsidRPr="00B207B1" w:rsidDel="009A6AA9">
          <w:rPr>
            <w:rFonts w:hAnsiTheme="minorEastAsia"/>
            <w:color w:val="000000" w:themeColor="text1"/>
            <w:rPrChange w:id="2119" w:author="JY0225" w:date="2017-08-24T11:14:00Z">
              <w:rPr/>
            </w:rPrChange>
          </w:rPr>
          <w:delText>AES</w:delText>
        </w:r>
        <w:r w:rsidR="00B52E83" w:rsidRPr="00B207B1" w:rsidDel="009A6AA9">
          <w:rPr>
            <w:rFonts w:hAnsiTheme="minorEastAsia" w:hint="eastAsia"/>
            <w:color w:val="000000" w:themeColor="text1"/>
            <w:rPrChange w:id="2120" w:author="JY0225" w:date="2017-08-24T11:14:00Z">
              <w:rPr>
                <w:rFonts w:hint="eastAsia"/>
              </w:rPr>
            </w:rPrChange>
          </w:rPr>
          <w:delText>）</w:delText>
        </w:r>
      </w:del>
      <w:ins w:id="2121" w:author="JY0225" w:date="2017-08-23T14:02:00Z">
        <w:r w:rsidR="009A6AA9" w:rsidRPr="00B207B1">
          <w:rPr>
            <w:rFonts w:hAnsiTheme="minorEastAsia"/>
            <w:color w:val="000000" w:themeColor="text1"/>
            <w:rPrChange w:id="2122" w:author="JY0225" w:date="2017-08-24T11:14:00Z">
              <w:rPr/>
            </w:rPrChange>
          </w:rPr>
          <w:t>AES</w:t>
        </w:r>
      </w:ins>
      <w:r w:rsidR="00B52E83" w:rsidRPr="00B207B1">
        <w:rPr>
          <w:rFonts w:hAnsiTheme="minorEastAsia" w:hint="eastAsia"/>
          <w:color w:val="000000" w:themeColor="text1"/>
          <w:rPrChange w:id="2123" w:author="JY0225" w:date="2017-08-24T11:14:00Z">
            <w:rPr>
              <w:rFonts w:hint="eastAsia"/>
            </w:rPr>
          </w:rPrChange>
        </w:rPr>
        <w:t>对称加密算法</w:t>
      </w:r>
      <w:ins w:id="2124" w:author="JY0225" w:date="2017-08-23T14:04:00Z">
        <w:r w:rsidR="00DB4214" w:rsidRPr="00B207B1">
          <w:rPr>
            <w:rFonts w:hAnsiTheme="minorEastAsia" w:cstheme="minorBidi" w:hint="eastAsia"/>
            <w:color w:val="000000" w:themeColor="text1"/>
            <w:rPrChange w:id="2125" w:author="JY0225" w:date="2017-08-24T11:14:00Z">
              <w:rPr>
                <w:rFonts w:ascii="Times New Roman" w:hAnsi="Times New Roman" w:hint="eastAsia"/>
                <w:spacing w:val="10"/>
              </w:rPr>
            </w:rPrChange>
          </w:rPr>
          <w:t>。</w:t>
        </w:r>
      </w:ins>
      <w:del w:id="2126" w:author="JY0225" w:date="2017-08-23T14:03:00Z">
        <w:r w:rsidR="00B52E83" w:rsidRPr="00B207B1" w:rsidDel="0018692E">
          <w:rPr>
            <w:rFonts w:hAnsiTheme="minorEastAsia" w:hint="eastAsia"/>
            <w:color w:val="000000" w:themeColor="text1"/>
            <w:rPrChange w:id="2127" w:author="JY0225" w:date="2017-08-24T11:14:00Z">
              <w:rPr>
                <w:rFonts w:hint="eastAsia"/>
              </w:rPr>
            </w:rPrChange>
          </w:rPr>
          <w:delText>，</w:delText>
        </w:r>
      </w:del>
      <w:del w:id="2128" w:author="JY0225" w:date="2017-08-23T14:02:00Z">
        <w:r w:rsidR="00B52E83" w:rsidRPr="00B207B1" w:rsidDel="009A6AA9">
          <w:rPr>
            <w:rFonts w:hAnsiTheme="minorEastAsia" w:hint="eastAsia"/>
            <w:color w:val="000000" w:themeColor="text1"/>
            <w:rPrChange w:id="2129"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130" w:author="JY0225" w:date="2017-08-24T11:14:00Z">
            <w:rPr/>
          </w:rPrChange>
        </w:rPr>
        <w:pPrChange w:id="2131"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32" w:author="JY0225" w:date="2017-08-24T11:14:00Z">
            <w:rPr>
              <w:rFonts w:hint="eastAsia"/>
            </w:rPr>
          </w:rPrChange>
        </w:rPr>
        <w:t>数据</w:t>
      </w:r>
      <w:r w:rsidR="00C253C3" w:rsidRPr="00B207B1">
        <w:rPr>
          <w:rFonts w:hAnsiTheme="minorEastAsia" w:hint="eastAsia"/>
          <w:color w:val="000000" w:themeColor="text1"/>
          <w:rPrChange w:id="2133" w:author="JY0225" w:date="2017-08-24T11:14:00Z">
            <w:rPr>
              <w:rFonts w:hint="eastAsia"/>
            </w:rPr>
          </w:rPrChange>
        </w:rPr>
        <w:t>压缩模块</w:t>
      </w:r>
      <w:r w:rsidR="0043508C" w:rsidRPr="00B207B1">
        <w:rPr>
          <w:rFonts w:hAnsiTheme="minorEastAsia" w:hint="eastAsia"/>
          <w:color w:val="000000" w:themeColor="text1"/>
          <w:rPrChange w:id="2134" w:author="JY0225" w:date="2017-08-24T11:14:00Z">
            <w:rPr>
              <w:rFonts w:hint="eastAsia"/>
            </w:rPr>
          </w:rPrChange>
        </w:rPr>
        <w:t>：</w:t>
      </w:r>
      <w:r w:rsidR="006423C9" w:rsidRPr="00B207B1">
        <w:rPr>
          <w:rFonts w:hAnsiTheme="minorEastAsia" w:hint="eastAsia"/>
          <w:color w:val="000000" w:themeColor="text1"/>
          <w:rPrChange w:id="2135" w:author="JY0225" w:date="2017-08-24T11:14:00Z">
            <w:rPr>
              <w:rFonts w:hint="eastAsia"/>
            </w:rPr>
          </w:rPrChange>
        </w:rPr>
        <w:t>支持对</w:t>
      </w:r>
      <w:del w:id="2136" w:author="JY0225" w:date="2017-08-23T14:04:00Z">
        <w:r w:rsidR="006423C9" w:rsidRPr="00B207B1" w:rsidDel="00D30ED6">
          <w:rPr>
            <w:rFonts w:hAnsiTheme="minorEastAsia" w:hint="eastAsia"/>
            <w:color w:val="000000" w:themeColor="text1"/>
            <w:rPrChange w:id="2137" w:author="JY0225" w:date="2017-08-24T11:14:00Z">
              <w:rPr>
                <w:rFonts w:hint="eastAsia"/>
              </w:rPr>
            </w:rPrChange>
          </w:rPr>
          <w:delText>大</w:delText>
        </w:r>
      </w:del>
      <w:r w:rsidR="006423C9" w:rsidRPr="00B207B1">
        <w:rPr>
          <w:rFonts w:hAnsiTheme="minorEastAsia" w:hint="eastAsia"/>
          <w:color w:val="000000" w:themeColor="text1"/>
          <w:rPrChange w:id="2138" w:author="JY0225" w:date="2017-08-24T11:14:00Z">
            <w:rPr>
              <w:rFonts w:hint="eastAsia"/>
            </w:rPr>
          </w:rPrChange>
        </w:rPr>
        <w:t>文件的压缩功能。当上传</w:t>
      </w:r>
      <w:del w:id="2139" w:author="JY0225" w:date="2017-08-23T14:04:00Z">
        <w:r w:rsidR="006423C9" w:rsidRPr="00B207B1" w:rsidDel="007E262E">
          <w:rPr>
            <w:rFonts w:hAnsiTheme="minorEastAsia" w:hint="eastAsia"/>
            <w:color w:val="000000" w:themeColor="text1"/>
            <w:rPrChange w:id="2140" w:author="JY0225" w:date="2017-08-24T11:14:00Z">
              <w:rPr>
                <w:rFonts w:hint="eastAsia"/>
              </w:rPr>
            </w:rPrChange>
          </w:rPr>
          <w:delText>大</w:delText>
        </w:r>
      </w:del>
      <w:r w:rsidR="006423C9" w:rsidRPr="00B207B1">
        <w:rPr>
          <w:rFonts w:hAnsiTheme="minorEastAsia" w:hint="eastAsia"/>
          <w:color w:val="000000" w:themeColor="text1"/>
          <w:rPrChange w:id="2141" w:author="JY0225" w:date="2017-08-24T11:14:00Z">
            <w:rPr>
              <w:rFonts w:hint="eastAsia"/>
            </w:rPr>
          </w:rPrChange>
        </w:rPr>
        <w:t>文件时，用户可以通过</w:t>
      </w:r>
      <w:r w:rsidR="006423C9" w:rsidRPr="00B207B1">
        <w:rPr>
          <w:rFonts w:hAnsiTheme="minorEastAsia"/>
          <w:color w:val="000000" w:themeColor="text1"/>
          <w:rPrChange w:id="2142" w:author="JY0225" w:date="2017-08-24T11:14:00Z">
            <w:rPr/>
          </w:rPrChange>
        </w:rPr>
        <w:t>COMPRESS</w:t>
      </w:r>
      <w:r w:rsidR="006423C9" w:rsidRPr="00B207B1">
        <w:rPr>
          <w:rFonts w:hAnsiTheme="minorEastAsia" w:hint="eastAsia"/>
          <w:color w:val="000000" w:themeColor="text1"/>
          <w:rPrChange w:id="2143" w:author="JY0225" w:date="2017-08-24T11:14:00Z">
            <w:rPr>
              <w:rFonts w:hint="eastAsia"/>
            </w:rPr>
          </w:rPrChange>
        </w:rPr>
        <w:t>参数指定对文件进行压缩，以减少数据传输</w:t>
      </w:r>
      <w:ins w:id="2144" w:author="Liu, Wu" w:date="2017-08-29T10:54:00Z">
        <w:r w:rsidR="00ED5653" w:rsidRPr="00B207B1">
          <w:rPr>
            <w:rFonts w:hAnsiTheme="minorEastAsia"/>
            <w:color w:val="000000" w:themeColor="text1"/>
          </w:rPr>
          <w:t>量</w:t>
        </w:r>
      </w:ins>
      <w:del w:id="2145" w:author="Liu, Wu" w:date="2017-08-29T10:54:00Z">
        <w:r w:rsidR="006423C9" w:rsidRPr="00B207B1" w:rsidDel="00ED5653">
          <w:rPr>
            <w:rFonts w:hAnsiTheme="minorEastAsia" w:hint="eastAsia"/>
            <w:color w:val="000000" w:themeColor="text1"/>
            <w:rPrChange w:id="2146" w:author="JY0225" w:date="2017-08-24T11:14:00Z">
              <w:rPr>
                <w:rFonts w:hint="eastAsia"/>
              </w:rPr>
            </w:rPrChange>
          </w:rPr>
          <w:delText>的大小</w:delText>
        </w:r>
      </w:del>
      <w:r w:rsidR="006423C9" w:rsidRPr="00B207B1">
        <w:rPr>
          <w:rFonts w:hAnsiTheme="minorEastAsia" w:hint="eastAsia"/>
          <w:color w:val="000000" w:themeColor="text1"/>
          <w:rPrChange w:id="2147" w:author="JY0225" w:date="2017-08-24T11:14:00Z">
            <w:rPr>
              <w:rFonts w:hint="eastAsia"/>
            </w:rPr>
          </w:rPrChange>
        </w:rPr>
        <w:t>，降低所需的网络带宽，提高传输的效率。</w:t>
      </w:r>
      <w:del w:id="2148" w:author="JY0225" w:date="2017-08-23T14:04:00Z">
        <w:r w:rsidR="006423C9" w:rsidRPr="00B207B1" w:rsidDel="009A142B">
          <w:rPr>
            <w:rFonts w:hAnsiTheme="minorEastAsia" w:hint="eastAsia"/>
            <w:color w:val="000000" w:themeColor="text1"/>
            <w:rPrChange w:id="2149" w:author="JY0225" w:date="2017-08-24T11:14:00Z">
              <w:rPr>
                <w:rFonts w:hint="eastAsia"/>
              </w:rPr>
            </w:rPrChange>
          </w:rPr>
          <w:delText>此外，整个压缩</w:delText>
        </w:r>
        <w:r w:rsidR="00D61FC2" w:rsidRPr="00B207B1" w:rsidDel="009A142B">
          <w:rPr>
            <w:rFonts w:hAnsiTheme="minorEastAsia" w:hint="eastAsia"/>
            <w:color w:val="000000" w:themeColor="text1"/>
            <w:rPrChange w:id="2150" w:author="JY0225" w:date="2017-08-24T11:14:00Z">
              <w:rPr>
                <w:rFonts w:hint="eastAsia"/>
              </w:rPr>
            </w:rPrChange>
          </w:rPr>
          <w:delText>过程</w:delText>
        </w:r>
        <w:r w:rsidR="006423C9" w:rsidRPr="00B207B1" w:rsidDel="009A142B">
          <w:rPr>
            <w:rFonts w:hAnsiTheme="minorEastAsia" w:hint="eastAsia"/>
            <w:color w:val="000000" w:themeColor="text1"/>
            <w:rPrChange w:id="2151"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152" w:author="JY0225" w:date="2017-08-24T11:14:00Z">
            <w:rPr/>
          </w:rPrChange>
        </w:rPr>
        <w:pPrChange w:id="2153"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154" w:author="JY0225" w:date="2017-08-24T11:14:00Z">
            <w:rPr>
              <w:rFonts w:hint="eastAsia"/>
            </w:rPr>
          </w:rPrChange>
        </w:rPr>
        <w:t>安全会话模块：中间件</w:t>
      </w:r>
      <w:del w:id="2155" w:author="Liu, Wu" w:date="2017-08-29T10:54:00Z">
        <w:r w:rsidRPr="00B207B1" w:rsidDel="00542BF2">
          <w:rPr>
            <w:rFonts w:hAnsiTheme="minorEastAsia" w:hint="eastAsia"/>
            <w:color w:val="000000" w:themeColor="text1"/>
            <w:rPrChange w:id="2156" w:author="JY0225" w:date="2017-08-24T11:14:00Z">
              <w:rPr>
                <w:rFonts w:hint="eastAsia"/>
              </w:rPr>
            </w:rPrChange>
          </w:rPr>
          <w:delText>作为服务器与客户端之间的桥梁，</w:delText>
        </w:r>
      </w:del>
      <w:r w:rsidRPr="00B207B1">
        <w:rPr>
          <w:rFonts w:hAnsiTheme="minorEastAsia" w:hint="eastAsia"/>
          <w:color w:val="000000" w:themeColor="text1"/>
          <w:rPrChange w:id="2157"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158" w:author="JY0225" w:date="2017-08-24T11:14:00Z">
            <w:rPr>
              <w:rFonts w:hint="eastAsia"/>
            </w:rPr>
          </w:rPrChange>
        </w:rPr>
        <w:t>现有</w:t>
      </w:r>
      <w:r w:rsidRPr="00B207B1">
        <w:rPr>
          <w:rFonts w:hAnsiTheme="minorEastAsia" w:hint="eastAsia"/>
          <w:color w:val="000000" w:themeColor="text1"/>
          <w:rPrChange w:id="2159" w:author="JY0225" w:date="2017-08-24T11:14:00Z">
            <w:rPr>
              <w:rFonts w:hint="eastAsia"/>
            </w:rPr>
          </w:rPrChange>
        </w:rPr>
        <w:t>的中间件系统</w:t>
      </w:r>
      <w:del w:id="2160" w:author="JY0225" w:date="2017-08-23T14:04:00Z">
        <w:r w:rsidRPr="00B207B1" w:rsidDel="00E6399A">
          <w:rPr>
            <w:rFonts w:hAnsiTheme="minorEastAsia" w:hint="eastAsia"/>
            <w:color w:val="000000" w:themeColor="text1"/>
            <w:rPrChange w:id="2161" w:author="JY0225" w:date="2017-08-24T11:14:00Z">
              <w:rPr>
                <w:rFonts w:hint="eastAsia"/>
              </w:rPr>
            </w:rPrChange>
          </w:rPr>
          <w:delText>采取一种安全的方式以确保用户的信息的安全性。</w:delText>
        </w:r>
      </w:del>
      <w:ins w:id="2162" w:author="JY0225" w:date="2017-08-23T14:04:00Z">
        <w:r w:rsidR="00E6399A" w:rsidRPr="00B207B1">
          <w:rPr>
            <w:rFonts w:hAnsiTheme="minorEastAsia" w:cstheme="minorBidi" w:hint="eastAsia"/>
            <w:color w:val="000000" w:themeColor="text1"/>
            <w:rPrChange w:id="2163" w:author="JY0225" w:date="2017-08-24T11:14:00Z">
              <w:rPr>
                <w:rFonts w:ascii="Times New Roman" w:hAnsi="Times New Roman" w:hint="eastAsia"/>
                <w:spacing w:val="10"/>
              </w:rPr>
            </w:rPrChange>
          </w:rPr>
          <w:t>将用户的登录信息</w:t>
        </w:r>
      </w:ins>
      <w:ins w:id="2164" w:author="JY0225" w:date="2017-08-23T14:05:00Z">
        <w:r w:rsidR="00E6399A" w:rsidRPr="00B207B1">
          <w:rPr>
            <w:rFonts w:hAnsiTheme="minorEastAsia" w:cstheme="minorBidi" w:hint="eastAsia"/>
            <w:color w:val="000000" w:themeColor="text1"/>
            <w:rPrChange w:id="2165"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166"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167"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168" w:name="_Toc492545456"/>
      <w:r w:rsidRPr="00B207B1">
        <w:t>3</w:t>
      </w:r>
      <w:r w:rsidR="00D92D3A" w:rsidRPr="00B207B1">
        <w:t>.</w:t>
      </w:r>
      <w:ins w:id="2169" w:author="JY0225" w:date="2017-08-23T14:05:00Z">
        <w:r w:rsidR="009E5C71" w:rsidRPr="00B207B1">
          <w:t>1</w:t>
        </w:r>
      </w:ins>
      <w:del w:id="2170" w:author="JY0225" w:date="2017-08-23T14:05:00Z">
        <w:r w:rsidR="00D92D3A" w:rsidRPr="00B207B1" w:rsidDel="009E5C71">
          <w:delText>2</w:delText>
        </w:r>
      </w:del>
      <w:r w:rsidR="00757B5A" w:rsidRPr="00B207B1">
        <w:t>.</w:t>
      </w:r>
      <w:ins w:id="2171" w:author="JY0225" w:date="2017-08-22T20:08:00Z">
        <w:r w:rsidR="00E56357" w:rsidRPr="00B207B1">
          <w:t>2</w:t>
        </w:r>
      </w:ins>
      <w:del w:id="2172"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168"/>
    </w:p>
    <w:p w14:paraId="17F25C62" w14:textId="77777777" w:rsidR="00FD3B3F" w:rsidRPr="00B207B1" w:rsidRDefault="00D4115B" w:rsidP="001B6B3E">
      <w:pPr>
        <w:spacing w:line="400" w:lineRule="exact"/>
        <w:rPr>
          <w:rFonts w:hAnsiTheme="minorEastAsia"/>
          <w:rPrChange w:id="2173" w:author="JY0225" w:date="2017-08-24T11:14:00Z">
            <w:rPr>
              <w:rFonts w:ascii="Times New Roman" w:hAnsi="Times New Roman"/>
              <w:spacing w:val="10"/>
              <w:szCs w:val="20"/>
            </w:rPr>
          </w:rPrChange>
        </w:rPr>
      </w:pPr>
      <w:r w:rsidRPr="00B207B1">
        <w:tab/>
      </w:r>
      <w:del w:id="2174" w:author="Liu, Wu" w:date="2017-08-29T10:55:00Z">
        <w:r w:rsidR="00026B24" w:rsidRPr="00B207B1" w:rsidDel="001342E2">
          <w:rPr>
            <w:rFonts w:hAnsiTheme="minorEastAsia" w:hint="eastAsia"/>
            <w:rPrChange w:id="2175"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176"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177" w:author="JY0225" w:date="2017-08-24T11:14:00Z">
            <w:rPr>
              <w:rFonts w:ascii="Times New Roman" w:hAnsi="Times New Roman" w:hint="eastAsia"/>
              <w:spacing w:val="10"/>
              <w:szCs w:val="20"/>
            </w:rPr>
          </w:rPrChange>
        </w:rPr>
        <w:t>，</w:t>
      </w:r>
      <w:r w:rsidR="003F02A9" w:rsidRPr="00B207B1">
        <w:rPr>
          <w:rFonts w:hAnsiTheme="minorEastAsia" w:hint="eastAsia"/>
          <w:rPrChange w:id="2178"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179" w:author="JY0225" w:date="2017-08-24T11:14:00Z">
            <w:rPr>
              <w:rFonts w:ascii="Times New Roman" w:hAnsi="Times New Roman" w:hint="eastAsia"/>
              <w:spacing w:val="10"/>
              <w:szCs w:val="20"/>
            </w:rPr>
          </w:rPrChange>
        </w:rPr>
        <w:t>。</w:t>
      </w:r>
      <w:r w:rsidR="00404CA4" w:rsidRPr="00B207B1">
        <w:rPr>
          <w:rFonts w:hAnsiTheme="minorEastAsia" w:hint="eastAsia"/>
          <w:rPrChange w:id="2180" w:author="JY0225" w:date="2017-08-24T11:14:00Z">
            <w:rPr>
              <w:rFonts w:ascii="Times New Roman" w:hAnsi="Times New Roman" w:hint="eastAsia"/>
              <w:spacing w:val="10"/>
              <w:szCs w:val="20"/>
            </w:rPr>
          </w:rPrChange>
        </w:rPr>
        <w:t>然而</w:t>
      </w:r>
      <w:r w:rsidR="006D4D4E" w:rsidRPr="00B207B1">
        <w:rPr>
          <w:rFonts w:hAnsiTheme="minorEastAsia" w:hint="eastAsia"/>
          <w:rPrChange w:id="2181" w:author="JY0225" w:date="2017-08-24T11:14:00Z">
            <w:rPr>
              <w:rFonts w:ascii="Times New Roman" w:hAnsi="Times New Roman" w:hint="eastAsia"/>
              <w:spacing w:val="10"/>
              <w:szCs w:val="20"/>
            </w:rPr>
          </w:rPrChange>
        </w:rPr>
        <w:t>，</w:t>
      </w:r>
      <w:r w:rsidR="00C96F72" w:rsidRPr="00B207B1">
        <w:rPr>
          <w:rFonts w:hAnsiTheme="minorEastAsia" w:hint="eastAsia"/>
          <w:rPrChange w:id="2182"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183" w:author="JY0225" w:date="2017-08-24T11:14:00Z">
            <w:rPr>
              <w:rFonts w:ascii="Times New Roman" w:hAnsi="Times New Roman" w:hint="eastAsia"/>
              <w:spacing w:val="10"/>
              <w:szCs w:val="20"/>
            </w:rPr>
          </w:rPrChange>
        </w:rPr>
        <w:t>行业</w:t>
      </w:r>
      <w:r w:rsidR="00824F6E" w:rsidRPr="00B207B1">
        <w:rPr>
          <w:rFonts w:hAnsiTheme="minorEastAsia" w:hint="eastAsia"/>
          <w:rPrChange w:id="2184" w:author="JY0225" w:date="2017-08-24T11:14:00Z">
            <w:rPr>
              <w:rFonts w:ascii="Times New Roman" w:hAnsi="Times New Roman" w:hint="eastAsia"/>
              <w:spacing w:val="10"/>
              <w:szCs w:val="20"/>
            </w:rPr>
          </w:rPrChange>
        </w:rPr>
        <w:t>的</w:t>
      </w:r>
      <w:r w:rsidR="00326239" w:rsidRPr="00B207B1">
        <w:rPr>
          <w:rFonts w:hAnsiTheme="minorEastAsia" w:hint="eastAsia"/>
          <w:rPrChange w:id="2185"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186" w:author="JY0225" w:date="2017-08-24T11:14:00Z">
            <w:rPr>
              <w:rFonts w:ascii="Times New Roman" w:hAnsi="Times New Roman" w:hint="eastAsia"/>
              <w:spacing w:val="10"/>
              <w:szCs w:val="20"/>
            </w:rPr>
          </w:rPrChange>
        </w:rPr>
        <w:t>，</w:t>
      </w:r>
      <w:r w:rsidR="00613480" w:rsidRPr="00B207B1">
        <w:rPr>
          <w:rFonts w:hAnsiTheme="minorEastAsia" w:hint="eastAsia"/>
          <w:rPrChange w:id="2187"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188"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189"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190"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191" w:author="JY0225" w:date="2017-08-24T11:14:00Z">
            <w:rPr>
              <w:rFonts w:ascii="Times New Roman" w:hAnsi="Times New Roman"/>
              <w:spacing w:val="10"/>
              <w:szCs w:val="20"/>
            </w:rPr>
          </w:rPrChange>
        </w:rPr>
      </w:pPr>
      <w:r w:rsidRPr="00B207B1">
        <w:rPr>
          <w:rFonts w:hAnsiTheme="minorEastAsia"/>
          <w:rPrChange w:id="2192" w:author="JY0225" w:date="2017-08-24T11:14:00Z">
            <w:rPr>
              <w:rFonts w:ascii="Times New Roman" w:hAnsi="Times New Roman"/>
              <w:spacing w:val="10"/>
              <w:szCs w:val="20"/>
            </w:rPr>
          </w:rPrChange>
        </w:rPr>
        <w:tab/>
      </w:r>
      <w:r w:rsidRPr="00B207B1">
        <w:rPr>
          <w:rFonts w:hAnsiTheme="minorEastAsia" w:hint="eastAsia"/>
          <w:rPrChange w:id="2193" w:author="JY0225" w:date="2017-08-24T11:14:00Z">
            <w:rPr>
              <w:rFonts w:ascii="Times New Roman" w:hAnsi="Times New Roman" w:hint="eastAsia"/>
              <w:spacing w:val="10"/>
              <w:szCs w:val="20"/>
            </w:rPr>
          </w:rPrChange>
        </w:rPr>
        <w:t>首先，</w:t>
      </w:r>
      <w:r w:rsidR="00812FBE" w:rsidRPr="00B207B1">
        <w:rPr>
          <w:rFonts w:hAnsiTheme="minorEastAsia" w:hint="eastAsia"/>
          <w:rPrChange w:id="2194"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195"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196"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197" w:author="JY0225" w:date="2017-08-24T11:14:00Z">
            <w:rPr>
              <w:rFonts w:ascii="Times New Roman" w:hAnsi="Times New Roman" w:hint="eastAsia"/>
              <w:spacing w:val="10"/>
              <w:szCs w:val="20"/>
            </w:rPr>
          </w:rPrChange>
        </w:rPr>
        <w:t>是</w:t>
      </w:r>
      <w:r w:rsidR="00143691" w:rsidRPr="00B207B1">
        <w:rPr>
          <w:rFonts w:hAnsiTheme="minorEastAsia" w:hint="eastAsia"/>
          <w:rPrChange w:id="2198" w:author="JY0225" w:date="2017-08-24T11:14:00Z">
            <w:rPr>
              <w:rFonts w:ascii="Times New Roman" w:hAnsi="Times New Roman" w:hint="eastAsia"/>
              <w:spacing w:val="10"/>
              <w:szCs w:val="20"/>
            </w:rPr>
          </w:rPrChange>
        </w:rPr>
        <w:t>以</w:t>
      </w:r>
      <w:r w:rsidR="00FB3DFF" w:rsidRPr="00B207B1">
        <w:rPr>
          <w:rFonts w:hAnsiTheme="minorEastAsia" w:hint="eastAsia"/>
          <w:rPrChange w:id="2199" w:author="JY0225" w:date="2017-08-24T11:14:00Z">
            <w:rPr>
              <w:rFonts w:ascii="Times New Roman" w:hAnsi="Times New Roman" w:hint="eastAsia"/>
              <w:spacing w:val="10"/>
              <w:szCs w:val="20"/>
            </w:rPr>
          </w:rPrChange>
        </w:rPr>
        <w:t>网络</w:t>
      </w:r>
      <w:r w:rsidR="00143691" w:rsidRPr="00B207B1">
        <w:rPr>
          <w:rFonts w:hAnsiTheme="minorEastAsia" w:hint="eastAsia"/>
          <w:rPrChange w:id="2200"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201" w:author="JY0225" w:date="2017-08-24T11:14:00Z">
            <w:rPr>
              <w:rFonts w:ascii="Times New Roman" w:hAnsi="Times New Roman" w:hint="eastAsia"/>
              <w:spacing w:val="10"/>
              <w:szCs w:val="20"/>
            </w:rPr>
          </w:rPrChange>
        </w:rPr>
        <w:t>的</w:t>
      </w:r>
      <w:r w:rsidR="00E70F05" w:rsidRPr="00B207B1">
        <w:rPr>
          <w:rFonts w:hAnsiTheme="minorEastAsia" w:hint="eastAsia"/>
          <w:rPrChange w:id="2202" w:author="JY0225" w:date="2017-08-24T11:14:00Z">
            <w:rPr>
              <w:rFonts w:ascii="Times New Roman" w:hAnsi="Times New Roman" w:hint="eastAsia"/>
              <w:spacing w:val="10"/>
              <w:szCs w:val="20"/>
            </w:rPr>
          </w:rPrChange>
        </w:rPr>
        <w:t>，</w:t>
      </w:r>
      <w:r w:rsidR="00332618" w:rsidRPr="00B207B1">
        <w:rPr>
          <w:rFonts w:hAnsiTheme="minorEastAsia" w:hint="eastAsia"/>
          <w:rPrChange w:id="2203"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204"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205" w:author="JY0225" w:date="2017-08-24T11:14:00Z">
            <w:rPr>
              <w:rFonts w:ascii="Times New Roman" w:hAnsi="Times New Roman" w:hint="eastAsia"/>
              <w:spacing w:val="10"/>
              <w:szCs w:val="20"/>
            </w:rPr>
          </w:rPrChange>
        </w:rPr>
        <w:t>绝对</w:t>
      </w:r>
      <w:r w:rsidR="00813954" w:rsidRPr="00B207B1">
        <w:rPr>
          <w:rFonts w:hAnsiTheme="minorEastAsia" w:hint="eastAsia"/>
          <w:rPrChange w:id="2206" w:author="JY0225" w:date="2017-08-24T11:14:00Z">
            <w:rPr>
              <w:rFonts w:ascii="Times New Roman" w:hAnsi="Times New Roman" w:hint="eastAsia"/>
              <w:spacing w:val="10"/>
              <w:szCs w:val="20"/>
            </w:rPr>
          </w:rPrChange>
        </w:rPr>
        <w:t>稳定的。</w:t>
      </w:r>
      <w:r w:rsidR="009D6861" w:rsidRPr="00B207B1">
        <w:rPr>
          <w:rFonts w:hAnsiTheme="minorEastAsia" w:hint="eastAsia"/>
          <w:rPrChange w:id="2207"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208"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209"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210" w:author="JY0225" w:date="2017-08-24T11:14:00Z">
            <w:rPr>
              <w:rFonts w:ascii="Times New Roman" w:hAnsi="Times New Roman" w:hint="eastAsia"/>
              <w:spacing w:val="10"/>
              <w:szCs w:val="20"/>
            </w:rPr>
          </w:rPrChange>
        </w:rPr>
        <w:t>或</w:t>
      </w:r>
      <w:r w:rsidR="00580BB1" w:rsidRPr="00B207B1">
        <w:rPr>
          <w:rFonts w:hAnsiTheme="minorEastAsia" w:hint="eastAsia"/>
          <w:rPrChange w:id="2211"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212" w:author="JY0225" w:date="2017-08-24T11:14:00Z">
            <w:rPr>
              <w:rFonts w:ascii="Times New Roman" w:hAnsi="Times New Roman" w:hint="eastAsia"/>
              <w:spacing w:val="10"/>
              <w:szCs w:val="20"/>
            </w:rPr>
          </w:rPrChange>
        </w:rPr>
        <w:t>由于</w:t>
      </w:r>
      <w:r w:rsidR="003A7105" w:rsidRPr="00B207B1">
        <w:rPr>
          <w:rFonts w:hAnsiTheme="minorEastAsia" w:hint="eastAsia"/>
          <w:rPrChange w:id="2213"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214" w:author="JY0225" w:date="2017-08-24T11:14:00Z">
            <w:rPr>
              <w:rFonts w:ascii="Times New Roman" w:hAnsi="Times New Roman" w:hint="eastAsia"/>
              <w:spacing w:val="10"/>
              <w:szCs w:val="20"/>
            </w:rPr>
          </w:rPrChange>
        </w:rPr>
        <w:t>通常</w:t>
      </w:r>
      <w:r w:rsidR="003A7105" w:rsidRPr="00B207B1">
        <w:rPr>
          <w:rFonts w:hAnsiTheme="minorEastAsia" w:hint="eastAsia"/>
          <w:rPrChange w:id="2215" w:author="JY0225" w:date="2017-08-24T11:14:00Z">
            <w:rPr>
              <w:rFonts w:ascii="Times New Roman" w:hAnsi="Times New Roman" w:hint="eastAsia"/>
              <w:spacing w:val="10"/>
              <w:szCs w:val="20"/>
            </w:rPr>
          </w:rPrChange>
        </w:rPr>
        <w:t>需要</w:t>
      </w:r>
      <w:r w:rsidR="00AA40CE" w:rsidRPr="00B207B1">
        <w:rPr>
          <w:rFonts w:hAnsiTheme="minorEastAsia" w:hint="eastAsia"/>
          <w:rPrChange w:id="2216" w:author="JY0225" w:date="2017-08-24T11:14:00Z">
            <w:rPr>
              <w:rFonts w:ascii="Times New Roman" w:hAnsi="Times New Roman" w:hint="eastAsia"/>
              <w:spacing w:val="10"/>
              <w:szCs w:val="20"/>
            </w:rPr>
          </w:rPrChange>
        </w:rPr>
        <w:t>花费</w:t>
      </w:r>
      <w:r w:rsidR="003A7105" w:rsidRPr="00B207B1">
        <w:rPr>
          <w:rFonts w:hAnsiTheme="minorEastAsia" w:hint="eastAsia"/>
          <w:rPrChange w:id="2217"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218"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219" w:author="JY0225" w:date="2017-08-24T11:14:00Z">
            <w:rPr>
              <w:rFonts w:ascii="Times New Roman" w:hAnsi="Times New Roman" w:hint="eastAsia"/>
              <w:spacing w:val="10"/>
              <w:szCs w:val="20"/>
            </w:rPr>
          </w:rPrChange>
        </w:rPr>
        <w:t>存在</w:t>
      </w:r>
      <w:r w:rsidR="00254145" w:rsidRPr="00B207B1">
        <w:rPr>
          <w:rFonts w:hAnsiTheme="minorEastAsia" w:hint="eastAsia"/>
          <w:rPrChange w:id="2220" w:author="JY0225" w:date="2017-08-24T11:14:00Z">
            <w:rPr>
              <w:rFonts w:ascii="Times New Roman" w:hAnsi="Times New Roman" w:hint="eastAsia"/>
              <w:spacing w:val="10"/>
              <w:szCs w:val="20"/>
            </w:rPr>
          </w:rPrChange>
        </w:rPr>
        <w:t>因</w:t>
      </w:r>
      <w:r w:rsidR="00AA40CE" w:rsidRPr="00B207B1">
        <w:rPr>
          <w:rFonts w:hAnsiTheme="minorEastAsia" w:hint="eastAsia"/>
          <w:rPrChange w:id="2221" w:author="JY0225" w:date="2017-08-24T11:14:00Z">
            <w:rPr>
              <w:rFonts w:ascii="Times New Roman" w:hAnsi="Times New Roman" w:hint="eastAsia"/>
              <w:spacing w:val="10"/>
              <w:szCs w:val="20"/>
            </w:rPr>
          </w:rPrChange>
        </w:rPr>
        <w:t>网络</w:t>
      </w:r>
      <w:ins w:id="2222" w:author="Liu, Wu" w:date="2017-08-29T10:55:00Z">
        <w:r w:rsidR="00C93F38" w:rsidRPr="00B207B1">
          <w:rPr>
            <w:rFonts w:hAnsiTheme="minorEastAsia"/>
          </w:rPr>
          <w:t>失效</w:t>
        </w:r>
      </w:ins>
      <w:del w:id="2223" w:author="Liu, Wu" w:date="2017-08-29T10:55:00Z">
        <w:r w:rsidR="00AA40CE" w:rsidRPr="00B207B1" w:rsidDel="00C93F38">
          <w:rPr>
            <w:rFonts w:hAnsiTheme="minorEastAsia" w:hint="eastAsia"/>
            <w:rPrChange w:id="2224"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225"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226" w:author="JY0225" w:date="2017-08-24T11:14:00Z">
            <w:rPr>
              <w:rFonts w:ascii="Times New Roman" w:hAnsi="Times New Roman" w:hint="eastAsia"/>
              <w:spacing w:val="10"/>
              <w:szCs w:val="20"/>
            </w:rPr>
          </w:rPrChange>
        </w:rPr>
        <w:t>的问题</w:t>
      </w:r>
      <w:r w:rsidR="00AA40CE" w:rsidRPr="00B207B1">
        <w:rPr>
          <w:rFonts w:hAnsiTheme="minorEastAsia" w:hint="eastAsia"/>
          <w:rPrChange w:id="2227" w:author="JY0225" w:date="2017-08-24T11:14:00Z">
            <w:rPr>
              <w:rFonts w:ascii="Times New Roman" w:hAnsi="Times New Roman" w:hint="eastAsia"/>
              <w:spacing w:val="10"/>
              <w:szCs w:val="20"/>
            </w:rPr>
          </w:rPrChange>
        </w:rPr>
        <w:t>。</w:t>
      </w:r>
      <w:r w:rsidR="00C74E02" w:rsidRPr="00B207B1">
        <w:rPr>
          <w:rFonts w:hAnsiTheme="minorEastAsia" w:hint="eastAsia"/>
          <w:rPrChange w:id="2228" w:author="JY0225" w:date="2017-08-24T11:14:00Z">
            <w:rPr>
              <w:rFonts w:ascii="Times New Roman" w:hAnsi="Times New Roman" w:hint="eastAsia"/>
              <w:spacing w:val="10"/>
              <w:szCs w:val="20"/>
            </w:rPr>
          </w:rPrChange>
        </w:rPr>
        <w:t>在</w:t>
      </w:r>
      <w:r w:rsidR="00B045F3" w:rsidRPr="00B207B1">
        <w:rPr>
          <w:rFonts w:hAnsiTheme="minorEastAsia" w:hint="eastAsia"/>
          <w:rPrChange w:id="2229"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230" w:author="JY0225" w:date="2017-08-24T11:14:00Z">
            <w:rPr>
              <w:rFonts w:ascii="Times New Roman" w:hAnsi="Times New Roman" w:hint="eastAsia"/>
              <w:spacing w:val="10"/>
              <w:szCs w:val="20"/>
            </w:rPr>
          </w:rPrChange>
        </w:rPr>
        <w:t>里</w:t>
      </w:r>
      <w:r w:rsidR="00040C6B" w:rsidRPr="00B207B1">
        <w:rPr>
          <w:rFonts w:hAnsiTheme="minorEastAsia" w:hint="eastAsia"/>
          <w:rPrChange w:id="2231" w:author="JY0225" w:date="2017-08-24T11:14:00Z">
            <w:rPr>
              <w:rFonts w:ascii="Times New Roman" w:hAnsi="Times New Roman" w:hint="eastAsia"/>
              <w:spacing w:val="10"/>
              <w:szCs w:val="20"/>
            </w:rPr>
          </w:rPrChange>
        </w:rPr>
        <w:t>，</w:t>
      </w:r>
      <w:r w:rsidR="00B045F3" w:rsidRPr="00B207B1">
        <w:rPr>
          <w:rFonts w:hAnsiTheme="minorEastAsia" w:hint="eastAsia"/>
          <w:rPrChange w:id="2232" w:author="JY0225" w:date="2017-08-24T11:14:00Z">
            <w:rPr>
              <w:rFonts w:ascii="Times New Roman" w:hAnsi="Times New Roman" w:hint="eastAsia"/>
              <w:spacing w:val="10"/>
              <w:szCs w:val="20"/>
            </w:rPr>
          </w:rPrChange>
        </w:rPr>
        <w:t>用户</w:t>
      </w:r>
      <w:r w:rsidR="006868F4" w:rsidRPr="00B207B1">
        <w:rPr>
          <w:rFonts w:hAnsiTheme="minorEastAsia" w:hint="eastAsia"/>
          <w:rPrChange w:id="2233" w:author="JY0225" w:date="2017-08-24T11:14:00Z">
            <w:rPr>
              <w:rFonts w:ascii="Times New Roman" w:hAnsi="Times New Roman" w:hint="eastAsia"/>
              <w:spacing w:val="10"/>
              <w:szCs w:val="20"/>
            </w:rPr>
          </w:rPrChange>
        </w:rPr>
        <w:t>只能</w:t>
      </w:r>
      <w:r w:rsidR="00B045F3" w:rsidRPr="00B207B1">
        <w:rPr>
          <w:rFonts w:hAnsiTheme="minorEastAsia" w:hint="eastAsia"/>
          <w:rPrChange w:id="2234" w:author="JY0225" w:date="2017-08-24T11:14:00Z">
            <w:rPr>
              <w:rFonts w:ascii="Times New Roman" w:hAnsi="Times New Roman" w:hint="eastAsia"/>
              <w:spacing w:val="10"/>
              <w:szCs w:val="20"/>
            </w:rPr>
          </w:rPrChange>
        </w:rPr>
        <w:t>重</w:t>
      </w:r>
      <w:r w:rsidR="00F622D2" w:rsidRPr="00B207B1">
        <w:rPr>
          <w:rFonts w:hAnsiTheme="minorEastAsia" w:hint="eastAsia"/>
          <w:rPrChange w:id="2235" w:author="JY0225" w:date="2017-08-24T11:14:00Z">
            <w:rPr>
              <w:rFonts w:ascii="Times New Roman" w:hAnsi="Times New Roman" w:hint="eastAsia"/>
              <w:spacing w:val="10"/>
              <w:szCs w:val="20"/>
            </w:rPr>
          </w:rPrChange>
        </w:rPr>
        <w:t>传</w:t>
      </w:r>
      <w:r w:rsidR="00326EFC" w:rsidRPr="00B207B1">
        <w:rPr>
          <w:rFonts w:hAnsiTheme="minorEastAsia" w:hint="eastAsia"/>
          <w:rPrChange w:id="2236" w:author="JY0225" w:date="2017-08-24T11:14:00Z">
            <w:rPr>
              <w:rFonts w:ascii="Times New Roman" w:hAnsi="Times New Roman" w:hint="eastAsia"/>
              <w:spacing w:val="10"/>
              <w:szCs w:val="20"/>
            </w:rPr>
          </w:rPrChange>
        </w:rPr>
        <w:t>该</w:t>
      </w:r>
      <w:r w:rsidR="00E10069" w:rsidRPr="00B207B1">
        <w:rPr>
          <w:rFonts w:hAnsiTheme="minorEastAsia" w:hint="eastAsia"/>
          <w:rPrChange w:id="2237" w:author="JY0225" w:date="2017-08-24T11:14:00Z">
            <w:rPr>
              <w:rFonts w:ascii="Times New Roman" w:hAnsi="Times New Roman" w:hint="eastAsia"/>
              <w:spacing w:val="10"/>
              <w:szCs w:val="20"/>
            </w:rPr>
          </w:rPrChange>
        </w:rPr>
        <w:t>文件</w:t>
      </w:r>
      <w:r w:rsidR="00B045F3" w:rsidRPr="00B207B1">
        <w:rPr>
          <w:rFonts w:hAnsiTheme="minorEastAsia" w:hint="eastAsia"/>
          <w:rPrChange w:id="2238" w:author="JY0225" w:date="2017-08-24T11:14:00Z">
            <w:rPr>
              <w:rFonts w:ascii="Times New Roman" w:hAnsi="Times New Roman" w:hint="eastAsia"/>
              <w:spacing w:val="10"/>
              <w:szCs w:val="20"/>
            </w:rPr>
          </w:rPrChange>
        </w:rPr>
        <w:t>，</w:t>
      </w:r>
      <w:r w:rsidR="00E45BF7" w:rsidRPr="00B207B1">
        <w:rPr>
          <w:rFonts w:hAnsiTheme="minorEastAsia" w:hint="eastAsia"/>
          <w:rPrChange w:id="2239" w:author="JY0225" w:date="2017-08-24T11:14:00Z">
            <w:rPr>
              <w:rFonts w:ascii="Times New Roman" w:hAnsi="Times New Roman" w:hint="eastAsia"/>
              <w:spacing w:val="10"/>
              <w:szCs w:val="20"/>
            </w:rPr>
          </w:rPrChange>
        </w:rPr>
        <w:t>倘若多次遇到网络故障，则可能导致</w:t>
      </w:r>
      <w:ins w:id="2240" w:author="Liu, Wu" w:date="2017-08-29T10:56:00Z">
        <w:r w:rsidR="00401667" w:rsidRPr="00B207B1">
          <w:rPr>
            <w:rFonts w:hAnsiTheme="minorEastAsia"/>
          </w:rPr>
          <w:t>多次</w:t>
        </w:r>
      </w:ins>
      <w:del w:id="2241" w:author="Liu, Wu" w:date="2017-08-29T10:55:00Z">
        <w:r w:rsidR="00E45BF7" w:rsidRPr="00B207B1" w:rsidDel="00401667">
          <w:rPr>
            <w:rFonts w:hAnsiTheme="minorEastAsia" w:hint="eastAsia"/>
            <w:rPrChange w:id="2242"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243" w:author="JY0225" w:date="2017-08-24T11:14:00Z">
            <w:rPr>
              <w:rFonts w:ascii="Times New Roman" w:hAnsi="Times New Roman" w:hint="eastAsia"/>
              <w:spacing w:val="10"/>
              <w:szCs w:val="20"/>
            </w:rPr>
          </w:rPrChange>
        </w:rPr>
        <w:t>的重传</w:t>
      </w:r>
      <w:r w:rsidR="002E7835" w:rsidRPr="00B207B1">
        <w:rPr>
          <w:rFonts w:hAnsiTheme="minorEastAsia" w:hint="eastAsia"/>
          <w:rPrChange w:id="2244" w:author="JY0225" w:date="2017-08-24T11:14:00Z">
            <w:rPr>
              <w:rFonts w:ascii="Times New Roman" w:hAnsi="Times New Roman" w:hint="eastAsia"/>
              <w:spacing w:val="10"/>
              <w:szCs w:val="20"/>
            </w:rPr>
          </w:rPrChange>
        </w:rPr>
        <w:t>，这对用户来说是极</w:t>
      </w:r>
      <w:del w:id="2245" w:author="Liu, Wu" w:date="2017-08-29T10:56:00Z">
        <w:r w:rsidR="002E7835" w:rsidRPr="00B207B1" w:rsidDel="00307FB8">
          <w:rPr>
            <w:rFonts w:hAnsiTheme="minorEastAsia" w:hint="eastAsia"/>
            <w:rPrChange w:id="2246"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247"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248" w:author="JY0225" w:date="2017-08-24T11:14:00Z">
            <w:rPr>
              <w:rFonts w:ascii="Times New Roman" w:hAnsi="Times New Roman" w:hint="eastAsia"/>
              <w:spacing w:val="10"/>
              <w:szCs w:val="20"/>
            </w:rPr>
          </w:rPrChange>
        </w:rPr>
        <w:t>体验</w:t>
      </w:r>
      <w:r w:rsidR="00397530" w:rsidRPr="00B207B1">
        <w:rPr>
          <w:rFonts w:hAnsiTheme="minorEastAsia" w:hint="eastAsia"/>
          <w:rPrChange w:id="2249" w:author="JY0225" w:date="2017-08-24T11:14:00Z">
            <w:rPr>
              <w:rFonts w:ascii="Times New Roman" w:hAnsi="Times New Roman" w:hint="eastAsia"/>
              <w:spacing w:val="10"/>
              <w:szCs w:val="20"/>
            </w:rPr>
          </w:rPrChange>
        </w:rPr>
        <w:t>。</w:t>
      </w:r>
    </w:p>
    <w:p w14:paraId="66100B3C" w14:textId="13BBDFE6" w:rsidR="006D3E26" w:rsidRPr="00B207B1" w:rsidRDefault="005824E1" w:rsidP="001B6B3E">
      <w:pPr>
        <w:spacing w:line="400" w:lineRule="exact"/>
        <w:rPr>
          <w:rFonts w:hAnsiTheme="minorEastAsia"/>
          <w:rPrChange w:id="2250" w:author="JY0225" w:date="2017-08-24T11:14:00Z">
            <w:rPr>
              <w:rFonts w:ascii="Times New Roman" w:hAnsi="Times New Roman"/>
              <w:spacing w:val="10"/>
              <w:szCs w:val="20"/>
            </w:rPr>
          </w:rPrChange>
        </w:rPr>
      </w:pPr>
      <w:r w:rsidRPr="00B207B1">
        <w:rPr>
          <w:rFonts w:hAnsiTheme="minorEastAsia"/>
          <w:rPrChange w:id="2251" w:author="JY0225" w:date="2017-08-24T11:14:00Z">
            <w:rPr>
              <w:rFonts w:ascii="Times New Roman" w:hAnsi="Times New Roman"/>
              <w:spacing w:val="10"/>
              <w:szCs w:val="20"/>
            </w:rPr>
          </w:rPrChange>
        </w:rPr>
        <w:tab/>
      </w:r>
      <w:r w:rsidRPr="00B207B1">
        <w:rPr>
          <w:rFonts w:hAnsiTheme="minorEastAsia" w:hint="eastAsia"/>
          <w:rPrChange w:id="2252" w:author="JY0225" w:date="2017-08-24T11:14:00Z">
            <w:rPr>
              <w:rFonts w:ascii="Times New Roman" w:hAnsi="Times New Roman" w:hint="eastAsia"/>
              <w:spacing w:val="10"/>
              <w:szCs w:val="20"/>
            </w:rPr>
          </w:rPrChange>
        </w:rPr>
        <w:t>其次，</w:t>
      </w:r>
      <w:r w:rsidR="00FE22A7" w:rsidRPr="00B207B1">
        <w:rPr>
          <w:rFonts w:hAnsiTheme="minorEastAsia" w:hint="eastAsia"/>
          <w:rPrChange w:id="2253"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254"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255"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256" w:author="JY0225" w:date="2017-08-24T11:14:00Z">
            <w:rPr>
              <w:rFonts w:ascii="Times New Roman" w:hAnsi="Times New Roman" w:hint="eastAsia"/>
              <w:spacing w:val="10"/>
              <w:szCs w:val="20"/>
            </w:rPr>
          </w:rPrChange>
        </w:rPr>
        <w:t>采用了</w:t>
      </w:r>
      <w:r w:rsidR="00432D3A" w:rsidRPr="00B207B1">
        <w:rPr>
          <w:rFonts w:hAnsiTheme="minorEastAsia"/>
          <w:rPrChange w:id="2257" w:author="JY0225" w:date="2017-08-24T11:14:00Z">
            <w:rPr>
              <w:rFonts w:ascii="Times New Roman" w:hAnsi="Times New Roman"/>
              <w:spacing w:val="10"/>
              <w:szCs w:val="20"/>
            </w:rPr>
          </w:rPrChange>
        </w:rPr>
        <w:t>128</w:t>
      </w:r>
      <w:r w:rsidR="00432D3A" w:rsidRPr="00B207B1">
        <w:rPr>
          <w:rFonts w:hAnsiTheme="minorEastAsia" w:hint="eastAsia"/>
          <w:rPrChange w:id="2258" w:author="JY0225" w:date="2017-08-24T11:14:00Z">
            <w:rPr>
              <w:rFonts w:ascii="Times New Roman" w:hAnsi="Times New Roman" w:hint="eastAsia"/>
              <w:spacing w:val="10"/>
              <w:szCs w:val="20"/>
            </w:rPr>
          </w:rPrChange>
        </w:rPr>
        <w:t>位的</w:t>
      </w:r>
      <w:r w:rsidR="00432D3A" w:rsidRPr="00B207B1">
        <w:rPr>
          <w:rFonts w:hAnsiTheme="minorEastAsia"/>
          <w:rPrChange w:id="2259" w:author="JY0225" w:date="2017-08-24T11:14:00Z">
            <w:rPr>
              <w:rFonts w:ascii="Times New Roman" w:hAnsi="Times New Roman"/>
              <w:spacing w:val="10"/>
              <w:szCs w:val="20"/>
            </w:rPr>
          </w:rPrChange>
        </w:rPr>
        <w:t>SSL</w:t>
      </w:r>
      <w:r w:rsidR="00855466" w:rsidRPr="00B207B1">
        <w:rPr>
          <w:rFonts w:hAnsiTheme="minorEastAsia" w:hint="eastAsia"/>
          <w:rPrChange w:id="2260"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261" w:author="JY0225" w:date="2017-08-24T11:14:00Z">
            <w:rPr>
              <w:rFonts w:ascii="Times New Roman" w:hAnsi="Times New Roman" w:hint="eastAsia"/>
              <w:spacing w:val="10"/>
              <w:szCs w:val="20"/>
            </w:rPr>
          </w:rPrChange>
        </w:rPr>
        <w:t>，</w:t>
      </w:r>
      <w:r w:rsidR="001E4B61" w:rsidRPr="00B207B1">
        <w:rPr>
          <w:rFonts w:hAnsiTheme="minorEastAsia" w:hint="eastAsia"/>
          <w:rPrChange w:id="2262"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263" w:author="JY0225" w:date="2017-08-24T11:14:00Z">
            <w:rPr>
              <w:rFonts w:ascii="Times New Roman" w:hAnsi="Times New Roman" w:hint="eastAsia"/>
              <w:spacing w:val="10"/>
              <w:szCs w:val="20"/>
            </w:rPr>
          </w:rPrChange>
        </w:rPr>
        <w:t>存储</w:t>
      </w:r>
      <w:r w:rsidR="001E4B61" w:rsidRPr="00B207B1">
        <w:rPr>
          <w:rFonts w:hAnsiTheme="minorEastAsia" w:hint="eastAsia"/>
          <w:rPrChange w:id="2264"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265" w:author="JY0225" w:date="2017-08-24T11:14:00Z">
            <w:rPr>
              <w:rFonts w:ascii="Times New Roman" w:hAnsi="Times New Roman" w:hint="eastAsia"/>
              <w:spacing w:val="10"/>
              <w:szCs w:val="20"/>
            </w:rPr>
          </w:rPrChange>
        </w:rPr>
        <w:t>使用的</w:t>
      </w:r>
      <w:r w:rsidR="005C1BEA" w:rsidRPr="00B207B1">
        <w:rPr>
          <w:rFonts w:hAnsiTheme="minorEastAsia" w:hint="eastAsia"/>
          <w:rPrChange w:id="2266" w:author="JY0225" w:date="2017-08-24T11:14:00Z">
            <w:rPr>
              <w:rFonts w:ascii="Times New Roman" w:hAnsi="Times New Roman" w:hint="eastAsia"/>
              <w:spacing w:val="10"/>
              <w:szCs w:val="20"/>
            </w:rPr>
          </w:rPrChange>
        </w:rPr>
        <w:t>是</w:t>
      </w:r>
      <w:ins w:id="2267" w:author="Liu, Wu" w:date="2017-08-29T10:56:00Z">
        <w:r w:rsidR="001B3A48" w:rsidRPr="00B207B1">
          <w:rPr>
            <w:rFonts w:hAnsiTheme="minorEastAsia" w:hint="eastAsia"/>
          </w:rPr>
          <w:t>128位</w:t>
        </w:r>
      </w:ins>
      <w:r w:rsidR="00AE241B" w:rsidRPr="00B207B1">
        <w:rPr>
          <w:rFonts w:hAnsiTheme="minorEastAsia"/>
          <w:rPrChange w:id="2268" w:author="JY0225" w:date="2017-08-24T11:14:00Z">
            <w:rPr>
              <w:rFonts w:ascii="Times New Roman" w:hAnsi="Times New Roman"/>
              <w:spacing w:val="10"/>
              <w:szCs w:val="20"/>
            </w:rPr>
          </w:rPrChange>
        </w:rPr>
        <w:t>AES</w:t>
      </w:r>
      <w:r w:rsidR="000F6729" w:rsidRPr="00B207B1">
        <w:rPr>
          <w:rFonts w:hAnsiTheme="minorEastAsia" w:hint="eastAsia"/>
          <w:rPrChange w:id="2269"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270" w:author="JY0225" w:date="2017-08-24T11:14:00Z">
            <w:rPr>
              <w:rFonts w:ascii="Times New Roman" w:hAnsi="Times New Roman" w:hint="eastAsia"/>
              <w:spacing w:val="10"/>
              <w:szCs w:val="20"/>
            </w:rPr>
          </w:rPrChange>
        </w:rPr>
        <w:t>，</w:t>
      </w:r>
      <w:r w:rsidR="009B4A7A" w:rsidRPr="00B207B1">
        <w:rPr>
          <w:rFonts w:hAnsiTheme="minorEastAsia" w:hint="eastAsia"/>
          <w:rPrChange w:id="2271"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272" w:author="JY0225" w:date="2017-08-24T11:14:00Z">
            <w:rPr>
              <w:rFonts w:ascii="Times New Roman" w:hAnsi="Times New Roman" w:hint="eastAsia"/>
              <w:spacing w:val="10"/>
              <w:szCs w:val="20"/>
            </w:rPr>
          </w:rPrChange>
        </w:rPr>
        <w:t>备份</w:t>
      </w:r>
      <w:r w:rsidR="009B4A7A" w:rsidRPr="00B207B1">
        <w:rPr>
          <w:rFonts w:hAnsiTheme="minorEastAsia" w:hint="eastAsia"/>
          <w:rPrChange w:id="2273" w:author="JY0225" w:date="2017-08-24T11:14:00Z">
            <w:rPr>
              <w:rFonts w:ascii="Times New Roman" w:hAnsi="Times New Roman" w:hint="eastAsia"/>
              <w:spacing w:val="10"/>
              <w:szCs w:val="20"/>
            </w:rPr>
          </w:rPrChange>
        </w:rPr>
        <w:t>服务</w:t>
      </w:r>
      <w:r w:rsidR="005C19E1" w:rsidRPr="00B207B1">
        <w:rPr>
          <w:rFonts w:hAnsiTheme="minorEastAsia" w:hint="eastAsia"/>
          <w:rPrChange w:id="2274"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275" w:author="JY0225" w:date="2017-08-24T11:14:00Z">
            <w:rPr>
              <w:rFonts w:ascii="Times New Roman" w:hAnsi="Times New Roman" w:hint="eastAsia"/>
              <w:spacing w:val="10"/>
              <w:szCs w:val="20"/>
            </w:rPr>
          </w:rPrChange>
        </w:rPr>
        <w:t>。</w:t>
      </w:r>
      <w:r w:rsidR="005C19E1" w:rsidRPr="00B207B1">
        <w:rPr>
          <w:rFonts w:hAnsiTheme="minorEastAsia" w:hint="eastAsia"/>
          <w:rPrChange w:id="2276" w:author="JY0225" w:date="2017-08-24T11:14:00Z">
            <w:rPr>
              <w:rFonts w:ascii="Times New Roman" w:hAnsi="Times New Roman" w:hint="eastAsia"/>
              <w:spacing w:val="10"/>
              <w:szCs w:val="20"/>
            </w:rPr>
          </w:rPrChange>
        </w:rPr>
        <w:t>然而中间件</w:t>
      </w:r>
      <w:del w:id="2277" w:author="Liu, Wu" w:date="2017-08-29T10:58:00Z">
        <w:r w:rsidR="005C19E1" w:rsidRPr="00B207B1" w:rsidDel="00A66F3B">
          <w:rPr>
            <w:rFonts w:hAnsiTheme="minorEastAsia" w:hint="eastAsia"/>
            <w:rPrChange w:id="2278"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279"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280"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281"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282" w:author="JY0225" w:date="2017-08-24T11:14:00Z">
            <w:rPr>
              <w:rFonts w:ascii="Times New Roman" w:hAnsi="Times New Roman" w:hint="eastAsia"/>
              <w:spacing w:val="10"/>
              <w:szCs w:val="20"/>
            </w:rPr>
          </w:rPrChange>
        </w:rPr>
        <w:t>是以</w:t>
      </w:r>
      <w:r w:rsidR="00A92FB7" w:rsidRPr="00B207B1">
        <w:rPr>
          <w:rFonts w:hAnsiTheme="minorEastAsia" w:hint="eastAsia"/>
          <w:rPrChange w:id="2283" w:author="JY0225" w:date="2017-08-24T11:14:00Z">
            <w:rPr>
              <w:rFonts w:ascii="Times New Roman" w:hAnsi="Times New Roman" w:hint="eastAsia"/>
              <w:spacing w:val="10"/>
              <w:szCs w:val="20"/>
            </w:rPr>
          </w:rPrChange>
        </w:rPr>
        <w:t>缓存</w:t>
      </w:r>
      <w:r w:rsidR="003B19AF" w:rsidRPr="00B207B1">
        <w:rPr>
          <w:rFonts w:hAnsiTheme="minorEastAsia" w:hint="eastAsia"/>
          <w:rPrChange w:id="2284"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285" w:author="JY0225" w:date="2017-08-24T11:14:00Z">
            <w:rPr>
              <w:rFonts w:ascii="Times New Roman" w:hAnsi="Times New Roman" w:hint="eastAsia"/>
              <w:spacing w:val="10"/>
              <w:szCs w:val="20"/>
            </w:rPr>
          </w:rPrChange>
        </w:rPr>
        <w:t>，</w:t>
      </w:r>
      <w:r w:rsidR="008D28D4" w:rsidRPr="00B207B1">
        <w:rPr>
          <w:rFonts w:hAnsiTheme="minorEastAsia" w:hint="eastAsia"/>
          <w:rPrChange w:id="2286"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287" w:author="JY0225" w:date="2017-08-24T11:14:00Z">
            <w:rPr>
              <w:rFonts w:ascii="Times New Roman" w:hAnsi="Times New Roman"/>
              <w:spacing w:val="10"/>
              <w:szCs w:val="20"/>
            </w:rPr>
          </w:rPrChange>
        </w:rPr>
        <w:t>SQL</w:t>
      </w:r>
      <w:r w:rsidR="008D28D4" w:rsidRPr="00B207B1">
        <w:rPr>
          <w:rFonts w:hAnsiTheme="minorEastAsia"/>
          <w:rPrChange w:id="2288" w:author="JY0225" w:date="2017-08-24T11:14:00Z">
            <w:rPr>
              <w:rFonts w:ascii="Times New Roman" w:hAnsi="Times New Roman"/>
              <w:spacing w:val="10"/>
              <w:szCs w:val="20"/>
            </w:rPr>
          </w:rPrChange>
        </w:rPr>
        <w:t>ite</w:t>
      </w:r>
      <w:r w:rsidR="008D28D4" w:rsidRPr="00B207B1">
        <w:rPr>
          <w:rFonts w:hAnsiTheme="minorEastAsia" w:hint="eastAsia"/>
          <w:rPrChange w:id="2289"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290" w:author="JY0225" w:date="2017-08-24T11:14:00Z">
            <w:rPr>
              <w:rFonts w:ascii="Times New Roman" w:hAnsi="Times New Roman" w:hint="eastAsia"/>
              <w:spacing w:val="10"/>
              <w:szCs w:val="20"/>
            </w:rPr>
          </w:rPrChange>
        </w:rPr>
        <w:t>同时也未设置数据库的访问权限</w:t>
      </w:r>
      <w:del w:id="2291" w:author="微软用户" w:date="2017-08-24T21:56:00Z">
        <w:r w:rsidR="00180959" w:rsidRPr="00B207B1" w:rsidDel="007B27DE">
          <w:rPr>
            <w:rFonts w:hAnsiTheme="minorEastAsia"/>
            <w:color w:val="000000" w:themeColor="text1"/>
            <w:vertAlign w:val="superscript"/>
            <w:rPrChange w:id="2292"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293"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294"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295"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296"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297"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298" w:author="JY0225" w:date="2017-08-24T11:14:00Z">
              <w:rPr>
                <w:color w:val="000000" w:themeColor="text1"/>
                <w:vertAlign w:val="superscript"/>
              </w:rPr>
            </w:rPrChange>
          </w:rPr>
          <w:fldChar w:fldCharType="end"/>
        </w:r>
      </w:del>
      <w:ins w:id="2299"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[29]</w:t>
      </w:r>
      <w:ins w:id="2300"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301" w:author="JY0225" w:date="2017-08-24T11:14:00Z">
            <w:rPr>
              <w:rFonts w:ascii="Times New Roman" w:hAnsi="Times New Roman" w:hint="eastAsia"/>
              <w:spacing w:val="10"/>
              <w:szCs w:val="20"/>
            </w:rPr>
          </w:rPrChange>
        </w:rPr>
        <w:t>。</w:t>
      </w:r>
      <w:r w:rsidR="00F1614A">
        <w:rPr>
          <w:rFonts w:hAnsiTheme="minorEastAsia" w:hint="eastAsia"/>
        </w:rPr>
        <w:t>因而</w:t>
      </w:r>
      <w:r w:rsidR="00AE2FB0" w:rsidRPr="00B207B1">
        <w:rPr>
          <w:rFonts w:hAnsiTheme="minorEastAsia" w:hint="eastAsia"/>
          <w:rPrChange w:id="2302" w:author="JY0225" w:date="2017-08-24T11:14:00Z">
            <w:rPr>
              <w:rFonts w:ascii="Times New Roman" w:hAnsi="Times New Roman" w:hint="eastAsia"/>
              <w:spacing w:val="10"/>
              <w:szCs w:val="20"/>
            </w:rPr>
          </w:rPrChange>
        </w:rPr>
        <w:t>用户的私密信息</w:t>
      </w:r>
      <w:r w:rsidR="00441DEB">
        <w:rPr>
          <w:rFonts w:hAnsiTheme="minorEastAsia" w:hint="eastAsia"/>
        </w:rPr>
        <w:t>有可能被非法</w:t>
      </w:r>
      <w:r w:rsidR="00C97F0E" w:rsidRPr="00B207B1">
        <w:rPr>
          <w:rFonts w:hAnsiTheme="minorEastAsia" w:hint="eastAsia"/>
          <w:rPrChange w:id="2303" w:author="JY0225" w:date="2017-08-24T11:14:00Z">
            <w:rPr>
              <w:rFonts w:ascii="Times New Roman" w:hAnsi="Times New Roman" w:hint="eastAsia"/>
              <w:spacing w:val="10"/>
              <w:szCs w:val="20"/>
            </w:rPr>
          </w:rPrChange>
        </w:rPr>
        <w:t>窃取</w:t>
      </w:r>
      <w:ins w:id="2304" w:author="Liu, Wu" w:date="2017-08-29T10:58:00Z">
        <w:r w:rsidR="00213F08" w:rsidRPr="00B207B1">
          <w:rPr>
            <w:rFonts w:hAnsiTheme="minorEastAsia" w:hint="eastAsia"/>
          </w:rPr>
          <w:t>和篡改</w:t>
        </w:r>
      </w:ins>
      <w:del w:id="2305" w:author="Liu, Wu" w:date="2017-08-29T10:58:00Z">
        <w:r w:rsidR="00AE2FB0" w:rsidRPr="00B207B1" w:rsidDel="004A182F">
          <w:rPr>
            <w:rFonts w:hAnsiTheme="minorEastAsia" w:hint="eastAsia"/>
            <w:rPrChange w:id="2306"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307" w:author="JY0225" w:date="2017-08-24T11:14:00Z">
            <w:rPr>
              <w:rFonts w:ascii="Times New Roman" w:hAnsi="Times New Roman" w:hint="eastAsia"/>
              <w:spacing w:val="10"/>
              <w:szCs w:val="20"/>
            </w:rPr>
          </w:rPrChange>
        </w:rPr>
        <w:t>。</w:t>
      </w:r>
      <w:r w:rsidR="001F012D" w:rsidRPr="00B207B1">
        <w:rPr>
          <w:rFonts w:hAnsiTheme="minorEastAsia" w:hint="eastAsia"/>
          <w:rPrChange w:id="2308"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309" w:author="JY0225" w:date="2017-08-24T11:14:00Z">
            <w:rPr>
              <w:rFonts w:ascii="Times New Roman" w:hAnsi="Times New Roman" w:hint="eastAsia"/>
              <w:spacing w:val="10"/>
              <w:szCs w:val="20"/>
            </w:rPr>
          </w:rPrChange>
        </w:rPr>
        <w:t>备份</w:t>
      </w:r>
      <w:r w:rsidR="001F012D" w:rsidRPr="00B207B1">
        <w:rPr>
          <w:rFonts w:hAnsiTheme="minorEastAsia" w:hint="eastAsia"/>
          <w:rPrChange w:id="2310" w:author="JY0225" w:date="2017-08-24T11:14:00Z">
            <w:rPr>
              <w:rFonts w:ascii="Times New Roman" w:hAnsi="Times New Roman" w:hint="eastAsia"/>
              <w:spacing w:val="10"/>
              <w:szCs w:val="20"/>
            </w:rPr>
          </w:rPrChange>
        </w:rPr>
        <w:t>在中间件系统中的</w:t>
      </w:r>
      <w:del w:id="2311" w:author="微软用户" w:date="2017-08-24T22:05:00Z">
        <w:r w:rsidR="00180959" w:rsidRPr="00B207B1" w:rsidDel="00AA45ED">
          <w:rPr>
            <w:rFonts w:hAnsiTheme="minorEastAsia"/>
            <w:color w:val="000000" w:themeColor="text1"/>
            <w:vertAlign w:val="superscript"/>
            <w:rPrChange w:id="2312"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313"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314"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315"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316"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317"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318" w:author="JY0225" w:date="2017-08-24T11:14:00Z">
              <w:rPr>
                <w:color w:val="000000" w:themeColor="text1"/>
                <w:vertAlign w:val="superscript"/>
              </w:rPr>
            </w:rPrChange>
          </w:rPr>
          <w:fldChar w:fldCharType="end"/>
        </w:r>
      </w:del>
      <w:ins w:id="2319"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[30]</w:t>
      </w:r>
      <w:ins w:id="2320"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321" w:author="JY0225" w:date="2017-08-24T11:14:00Z">
            <w:rPr>
              <w:rFonts w:ascii="Times New Roman" w:hAnsi="Times New Roman" w:hint="eastAsia"/>
              <w:spacing w:val="10"/>
              <w:szCs w:val="20"/>
            </w:rPr>
          </w:rPrChange>
        </w:rPr>
        <w:t>，</w:t>
      </w:r>
      <w:r w:rsidR="00F82BD5" w:rsidRPr="00B207B1">
        <w:rPr>
          <w:rFonts w:hAnsiTheme="minorEastAsia" w:hint="eastAsia"/>
          <w:rPrChange w:id="2322"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323" w:author="JY0225" w:date="2017-08-24T11:14:00Z">
            <w:rPr>
              <w:rFonts w:ascii="Times New Roman" w:hAnsi="Times New Roman" w:hint="eastAsia"/>
              <w:spacing w:val="10"/>
              <w:szCs w:val="20"/>
            </w:rPr>
          </w:rPrChange>
        </w:rPr>
        <w:t>则</w:t>
      </w:r>
      <w:r w:rsidR="003F356E" w:rsidRPr="00B207B1">
        <w:rPr>
          <w:rFonts w:hAnsiTheme="minorEastAsia" w:hint="eastAsia"/>
          <w:rPrChange w:id="2324" w:author="JY0225" w:date="2017-08-24T11:14:00Z">
            <w:rPr>
              <w:rFonts w:ascii="Times New Roman" w:hAnsi="Times New Roman" w:hint="eastAsia"/>
              <w:spacing w:val="10"/>
              <w:szCs w:val="20"/>
            </w:rPr>
          </w:rPrChange>
        </w:rPr>
        <w:t>有可能造成用户会话信息的丢失。</w:t>
      </w:r>
    </w:p>
    <w:p w14:paraId="108BE8B2" w14:textId="7CCB7045" w:rsidR="005824E1" w:rsidRPr="00B207B1" w:rsidRDefault="005824E1" w:rsidP="001B6B3E">
      <w:pPr>
        <w:spacing w:line="400" w:lineRule="exact"/>
        <w:rPr>
          <w:rFonts w:hAnsiTheme="minorEastAsia"/>
          <w:rPrChange w:id="2325" w:author="JY0225" w:date="2017-08-24T11:14:00Z">
            <w:rPr>
              <w:rFonts w:ascii="Times New Roman" w:hAnsi="Times New Roman"/>
              <w:spacing w:val="10"/>
              <w:szCs w:val="20"/>
            </w:rPr>
          </w:rPrChange>
        </w:rPr>
      </w:pPr>
      <w:r w:rsidRPr="00B207B1">
        <w:rPr>
          <w:rFonts w:hAnsiTheme="minorEastAsia"/>
          <w:rPrChange w:id="2326" w:author="JY0225" w:date="2017-08-24T11:14:00Z">
            <w:rPr>
              <w:rFonts w:ascii="Times New Roman" w:hAnsi="Times New Roman"/>
              <w:spacing w:val="10"/>
              <w:szCs w:val="20"/>
            </w:rPr>
          </w:rPrChange>
        </w:rPr>
        <w:tab/>
      </w:r>
      <w:r w:rsidRPr="00B207B1">
        <w:rPr>
          <w:rFonts w:hAnsiTheme="minorEastAsia" w:hint="eastAsia"/>
          <w:rPrChange w:id="2327" w:author="JY0225" w:date="2017-08-24T11:14:00Z">
            <w:rPr>
              <w:rFonts w:ascii="Times New Roman" w:hAnsi="Times New Roman" w:hint="eastAsia"/>
              <w:spacing w:val="10"/>
              <w:szCs w:val="20"/>
            </w:rPr>
          </w:rPrChange>
        </w:rPr>
        <w:t>再者，</w:t>
      </w:r>
      <w:r w:rsidR="00736A5B" w:rsidRPr="00B207B1">
        <w:rPr>
          <w:rFonts w:hAnsiTheme="minorEastAsia" w:hint="eastAsia"/>
          <w:rPrChange w:id="2328"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329"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330" w:author="JY0225" w:date="2017-08-24T11:14:00Z">
            <w:rPr>
              <w:rFonts w:ascii="Times New Roman" w:hAnsi="Times New Roman" w:hint="eastAsia"/>
              <w:spacing w:val="10"/>
              <w:szCs w:val="20"/>
            </w:rPr>
          </w:rPrChange>
        </w:rPr>
        <w:t>已有</w:t>
      </w:r>
      <w:r w:rsidR="004A5FEC" w:rsidRPr="00B207B1">
        <w:rPr>
          <w:rFonts w:hAnsiTheme="minorEastAsia" w:hint="eastAsia"/>
          <w:rPrChange w:id="2331"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332" w:author="JY0225" w:date="2017-08-24T11:14:00Z">
            <w:rPr>
              <w:rFonts w:ascii="Times New Roman" w:hAnsi="Times New Roman" w:hint="eastAsia"/>
              <w:spacing w:val="10"/>
              <w:szCs w:val="20"/>
            </w:rPr>
          </w:rPrChange>
        </w:rPr>
        <w:t>服务器</w:t>
      </w:r>
      <w:r w:rsidR="00AC4E08" w:rsidRPr="00B207B1">
        <w:rPr>
          <w:rFonts w:hAnsiTheme="minorEastAsia" w:hint="eastAsia"/>
          <w:rPrChange w:id="2333"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334" w:author="JY0225" w:date="2017-08-24T11:14:00Z">
            <w:rPr>
              <w:rFonts w:ascii="Times New Roman" w:hAnsi="Times New Roman" w:hint="eastAsia"/>
              <w:spacing w:val="10"/>
              <w:szCs w:val="20"/>
            </w:rPr>
          </w:rPrChange>
        </w:rPr>
        <w:t>。</w:t>
      </w:r>
      <w:r w:rsidR="00631860" w:rsidRPr="00B207B1">
        <w:rPr>
          <w:rFonts w:hAnsiTheme="minorEastAsia" w:hint="eastAsia"/>
          <w:rPrChange w:id="2335"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336"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337" w:author="JY0225" w:date="2017-08-24T11:14:00Z">
            <w:rPr>
              <w:rFonts w:ascii="Times New Roman" w:hAnsi="Times New Roman" w:hint="eastAsia"/>
              <w:spacing w:val="10"/>
              <w:szCs w:val="20"/>
            </w:rPr>
          </w:rPrChange>
        </w:rPr>
        <w:t>备份</w:t>
      </w:r>
      <w:r w:rsidR="00DE186B" w:rsidRPr="00B207B1">
        <w:rPr>
          <w:rFonts w:hAnsiTheme="minorEastAsia" w:hint="eastAsia"/>
          <w:rPrChange w:id="2338" w:author="JY0225" w:date="2017-08-24T11:14:00Z">
            <w:rPr>
              <w:rFonts w:ascii="Times New Roman" w:hAnsi="Times New Roman" w:hint="eastAsia"/>
              <w:spacing w:val="10"/>
              <w:szCs w:val="20"/>
            </w:rPr>
          </w:rPrChange>
        </w:rPr>
        <w:t>空间</w:t>
      </w:r>
      <w:r w:rsidR="00AC4E08" w:rsidRPr="00B207B1">
        <w:rPr>
          <w:rFonts w:hAnsiTheme="minorEastAsia" w:hint="eastAsia"/>
          <w:rPrChange w:id="2339" w:author="JY0225" w:date="2017-08-24T11:14:00Z">
            <w:rPr>
              <w:rFonts w:ascii="Times New Roman" w:hAnsi="Times New Roman" w:hint="eastAsia"/>
              <w:spacing w:val="10"/>
              <w:szCs w:val="20"/>
            </w:rPr>
          </w:rPrChange>
        </w:rPr>
        <w:t>。</w:t>
      </w:r>
      <w:r w:rsidR="00284320" w:rsidRPr="00B207B1">
        <w:rPr>
          <w:rFonts w:hAnsiTheme="minorEastAsia" w:hint="eastAsia"/>
          <w:rPrChange w:id="2340" w:author="JY0225" w:date="2017-08-24T11:14:00Z">
            <w:rPr>
              <w:rFonts w:ascii="Times New Roman" w:hAnsi="Times New Roman" w:hint="eastAsia"/>
              <w:spacing w:val="10"/>
              <w:szCs w:val="20"/>
            </w:rPr>
          </w:rPrChange>
        </w:rPr>
        <w:t>去</w:t>
      </w:r>
      <w:r w:rsidR="00284320" w:rsidRPr="00B207B1">
        <w:rPr>
          <w:rFonts w:hAnsiTheme="minorEastAsia" w:hint="eastAsia"/>
          <w:rPrChange w:id="2341"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342" w:author="JY0225" w:date="2017-08-24T11:14:00Z">
            <w:rPr>
              <w:rFonts w:ascii="Times New Roman" w:hAnsi="Times New Roman" w:hint="eastAsia"/>
              <w:spacing w:val="10"/>
              <w:szCs w:val="20"/>
            </w:rPr>
          </w:rPrChange>
        </w:rPr>
        <w:t>技术</w:t>
      </w:r>
      <w:r w:rsidR="00581391" w:rsidRPr="00B207B1">
        <w:rPr>
          <w:rFonts w:hAnsiTheme="minorEastAsia" w:hint="eastAsia"/>
          <w:rPrChange w:id="2343"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344" w:author="JY0225" w:date="2017-08-24T11:14:00Z">
            <w:rPr>
              <w:rFonts w:ascii="Times New Roman" w:hAnsi="Times New Roman" w:hint="eastAsia"/>
              <w:spacing w:val="10"/>
              <w:szCs w:val="20"/>
            </w:rPr>
          </w:rPrChange>
        </w:rPr>
        <w:t>可以借鉴</w:t>
      </w:r>
      <w:r w:rsidR="00284320" w:rsidRPr="00B207B1">
        <w:rPr>
          <w:rFonts w:hAnsiTheme="minorEastAsia"/>
          <w:rPrChange w:id="2345" w:author="JY0225" w:date="2017-08-24T11:14:00Z">
            <w:rPr>
              <w:rFonts w:ascii="Times New Roman" w:hAnsi="Times New Roman"/>
              <w:spacing w:val="10"/>
              <w:szCs w:val="20"/>
            </w:rPr>
          </w:rPrChange>
        </w:rPr>
        <w:t>Dropbox</w:t>
      </w:r>
      <w:r w:rsidR="00284320" w:rsidRPr="00B207B1">
        <w:rPr>
          <w:rFonts w:hAnsiTheme="minorEastAsia" w:hint="eastAsia"/>
          <w:rPrChange w:id="2346"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347" w:author="JY0225" w:date="2017-08-24T11:14:00Z">
            <w:rPr>
              <w:rFonts w:ascii="Times New Roman" w:hAnsi="Times New Roman" w:hint="eastAsia"/>
              <w:spacing w:val="10"/>
              <w:szCs w:val="20"/>
            </w:rPr>
          </w:rPrChange>
        </w:rPr>
        <w:t>的</w:t>
      </w:r>
      <w:r w:rsidR="00284320" w:rsidRPr="00B207B1">
        <w:rPr>
          <w:rFonts w:hAnsiTheme="minorEastAsia" w:hint="eastAsia"/>
          <w:rPrChange w:id="2348"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349"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350"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351" w:author="JY0225" w:date="2017-08-24T11:14:00Z">
            <w:rPr>
              <w:rFonts w:ascii="Times New Roman" w:hAnsi="Times New Roman" w:hint="eastAsia"/>
              <w:spacing w:val="10"/>
              <w:szCs w:val="20"/>
            </w:rPr>
          </w:rPrChange>
        </w:rPr>
        <w:t>备份</w:t>
      </w:r>
      <w:r w:rsidR="00E8608C">
        <w:rPr>
          <w:rFonts w:hAnsiTheme="minorEastAsia" w:hint="eastAsia"/>
        </w:rPr>
        <w:t>压力，又能</w:t>
      </w:r>
      <w:r w:rsidR="00954432" w:rsidRPr="00B207B1">
        <w:rPr>
          <w:rFonts w:hAnsiTheme="minorEastAsia" w:hint="eastAsia"/>
          <w:rPrChange w:id="2352"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353" w:author="JY0225" w:date="2017-08-24T11:14:00Z">
            <w:rPr>
              <w:rFonts w:ascii="Times New Roman" w:hAnsi="Times New Roman" w:hint="eastAsia"/>
              <w:spacing w:val="10"/>
              <w:szCs w:val="20"/>
            </w:rPr>
          </w:rPrChange>
        </w:rPr>
        <w:t>保证</w:t>
      </w:r>
      <w:r w:rsidR="00BC7066" w:rsidRPr="00B207B1">
        <w:rPr>
          <w:rFonts w:hAnsiTheme="minorEastAsia" w:hint="eastAsia"/>
          <w:rPrChange w:id="2354" w:author="JY0225" w:date="2017-08-24T11:14:00Z">
            <w:rPr>
              <w:rFonts w:ascii="Times New Roman" w:hAnsi="Times New Roman" w:hint="eastAsia"/>
              <w:spacing w:val="10"/>
              <w:szCs w:val="20"/>
            </w:rPr>
          </w:rPrChange>
        </w:rPr>
        <w:t>用户</w:t>
      </w:r>
      <w:r w:rsidR="00525278" w:rsidRPr="00B207B1">
        <w:rPr>
          <w:rFonts w:hAnsiTheme="minorEastAsia" w:hint="eastAsia"/>
          <w:rPrChange w:id="2355" w:author="JY0225" w:date="2017-08-24T11:14:00Z">
            <w:rPr>
              <w:rFonts w:ascii="Times New Roman" w:hAnsi="Times New Roman" w:hint="eastAsia"/>
              <w:spacing w:val="10"/>
              <w:szCs w:val="20"/>
            </w:rPr>
          </w:rPrChange>
        </w:rPr>
        <w:t>数据的</w:t>
      </w:r>
      <w:r w:rsidR="006C28B7" w:rsidRPr="00B207B1">
        <w:rPr>
          <w:rFonts w:hAnsiTheme="minorEastAsia" w:hint="eastAsia"/>
          <w:rPrChange w:id="2356" w:author="JY0225" w:date="2017-08-24T11:14:00Z">
            <w:rPr>
              <w:rFonts w:ascii="Times New Roman" w:hAnsi="Times New Roman" w:hint="eastAsia"/>
              <w:spacing w:val="10"/>
              <w:szCs w:val="20"/>
            </w:rPr>
          </w:rPrChange>
        </w:rPr>
        <w:t>安全</w:t>
      </w:r>
      <w:r w:rsidR="000F264C" w:rsidRPr="00B207B1">
        <w:rPr>
          <w:rFonts w:hAnsiTheme="minorEastAsia" w:hint="eastAsia"/>
          <w:rPrChange w:id="2357"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358" w:author="JY0225" w:date="2017-08-24T11:14:00Z">
            <w:rPr>
              <w:rFonts w:ascii="Times New Roman" w:hAnsi="Times New Roman"/>
              <w:spacing w:val="10"/>
              <w:szCs w:val="20"/>
            </w:rPr>
          </w:rPrChange>
        </w:rPr>
      </w:pPr>
      <w:r w:rsidRPr="00B207B1">
        <w:rPr>
          <w:rFonts w:hAnsiTheme="minorEastAsia"/>
          <w:rPrChange w:id="2359" w:author="JY0225" w:date="2017-08-24T11:14:00Z">
            <w:rPr>
              <w:rFonts w:ascii="Times New Roman" w:hAnsi="Times New Roman"/>
              <w:spacing w:val="10"/>
              <w:szCs w:val="20"/>
            </w:rPr>
          </w:rPrChange>
        </w:rPr>
        <w:tab/>
      </w:r>
      <w:r w:rsidRPr="00B207B1">
        <w:rPr>
          <w:rFonts w:hAnsiTheme="minorEastAsia" w:hint="eastAsia"/>
          <w:rPrChange w:id="2360" w:author="JY0225" w:date="2017-08-24T11:14:00Z">
            <w:rPr>
              <w:rFonts w:ascii="Times New Roman" w:hAnsi="Times New Roman" w:hint="eastAsia"/>
              <w:spacing w:val="10"/>
              <w:szCs w:val="20"/>
            </w:rPr>
          </w:rPrChange>
        </w:rPr>
        <w:t>最后</w:t>
      </w:r>
      <w:r w:rsidR="00F9728F" w:rsidRPr="00B207B1">
        <w:rPr>
          <w:rFonts w:hAnsiTheme="minorEastAsia" w:hint="eastAsia"/>
          <w:rPrChange w:id="2361"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362" w:author="JY0225" w:date="2017-08-24T11:14:00Z">
            <w:rPr>
              <w:rFonts w:ascii="Times New Roman" w:hAnsi="Times New Roman" w:hint="eastAsia"/>
              <w:spacing w:val="10"/>
              <w:szCs w:val="20"/>
            </w:rPr>
          </w:rPrChange>
        </w:rPr>
        <w:t>只支持</w:t>
      </w:r>
      <w:r w:rsidR="00811351" w:rsidRPr="00B207B1">
        <w:rPr>
          <w:rFonts w:hAnsiTheme="minorEastAsia"/>
          <w:rPrChange w:id="2363" w:author="JY0225" w:date="2017-08-24T11:14:00Z">
            <w:rPr>
              <w:rFonts w:ascii="Times New Roman" w:hAnsi="Times New Roman"/>
              <w:spacing w:val="10"/>
              <w:szCs w:val="20"/>
            </w:rPr>
          </w:rPrChange>
        </w:rPr>
        <w:t>Linux</w:t>
      </w:r>
      <w:r w:rsidR="00811351" w:rsidRPr="00B207B1">
        <w:rPr>
          <w:rFonts w:hAnsiTheme="minorEastAsia" w:hint="eastAsia"/>
          <w:rPrChange w:id="2364" w:author="JY0225" w:date="2017-08-24T11:14:00Z">
            <w:rPr>
              <w:rFonts w:ascii="Times New Roman" w:hAnsi="Times New Roman" w:hint="eastAsia"/>
              <w:spacing w:val="10"/>
              <w:szCs w:val="20"/>
            </w:rPr>
          </w:rPrChange>
        </w:rPr>
        <w:t>平台下的</w:t>
      </w:r>
      <w:r w:rsidR="00811351" w:rsidRPr="00B207B1">
        <w:rPr>
          <w:rFonts w:hAnsiTheme="minorEastAsia"/>
          <w:rPrChange w:id="2365" w:author="JY0225" w:date="2017-08-24T11:14:00Z">
            <w:rPr>
              <w:rFonts w:ascii="Times New Roman" w:hAnsi="Times New Roman"/>
              <w:spacing w:val="10"/>
              <w:szCs w:val="20"/>
            </w:rPr>
          </w:rPrChange>
        </w:rPr>
        <w:t>CLI</w:t>
      </w:r>
      <w:del w:id="2366" w:author="Liu, Wu" w:date="2017-08-29T10:06:00Z">
        <w:r w:rsidR="00811351" w:rsidRPr="00B207B1" w:rsidDel="00063713">
          <w:rPr>
            <w:rFonts w:hAnsiTheme="minorEastAsia" w:hint="eastAsia"/>
            <w:rPrChange w:id="2367"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368"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369"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370" w:author="JY0225" w:date="2017-08-24T11:14:00Z">
            <w:rPr>
              <w:rFonts w:ascii="Times New Roman" w:hAnsi="Times New Roman" w:hint="eastAsia"/>
              <w:spacing w:val="10"/>
              <w:szCs w:val="20"/>
            </w:rPr>
          </w:rPrChange>
        </w:rPr>
        <w:t>客户端。</w:t>
      </w:r>
      <w:r w:rsidR="006A0440" w:rsidRPr="00B207B1">
        <w:rPr>
          <w:rFonts w:hAnsiTheme="minorEastAsia" w:hint="eastAsia"/>
          <w:rPrChange w:id="2371"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372"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373" w:author="JY0225" w:date="2017-08-24T11:14:00Z">
            <w:rPr>
              <w:rFonts w:ascii="Times New Roman" w:hAnsi="Times New Roman" w:hint="eastAsia"/>
              <w:spacing w:val="10"/>
              <w:szCs w:val="20"/>
            </w:rPr>
          </w:rPrChange>
        </w:rPr>
        <w:t>供应</w:t>
      </w:r>
      <w:r w:rsidR="002C0A8E" w:rsidRPr="00B207B1">
        <w:rPr>
          <w:rFonts w:hAnsiTheme="minorEastAsia" w:hint="eastAsia"/>
          <w:rPrChange w:id="2374"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375" w:author="JY0225" w:date="2017-08-24T11:14:00Z">
            <w:rPr>
              <w:rFonts w:ascii="Times New Roman" w:hAnsi="Times New Roman" w:hint="eastAsia"/>
              <w:spacing w:val="10"/>
              <w:szCs w:val="20"/>
            </w:rPr>
          </w:rPrChange>
        </w:rPr>
        <w:t>服务</w:t>
      </w:r>
      <w:r w:rsidR="00A0342E" w:rsidRPr="00B207B1">
        <w:rPr>
          <w:rFonts w:hAnsiTheme="minorEastAsia" w:hint="eastAsia"/>
          <w:rPrChange w:id="2376" w:author="JY0225" w:date="2017-08-24T11:14:00Z">
            <w:rPr>
              <w:rFonts w:ascii="Times New Roman" w:hAnsi="Times New Roman" w:hint="eastAsia"/>
              <w:spacing w:val="10"/>
              <w:szCs w:val="20"/>
            </w:rPr>
          </w:rPrChange>
        </w:rPr>
        <w:t>，</w:t>
      </w:r>
      <w:r w:rsidR="00C86941" w:rsidRPr="00B207B1">
        <w:rPr>
          <w:rFonts w:hAnsiTheme="minorEastAsia" w:hint="eastAsia"/>
          <w:rPrChange w:id="2377" w:author="JY0225" w:date="2017-08-24T11:14:00Z">
            <w:rPr>
              <w:rFonts w:ascii="Times New Roman" w:hAnsi="Times New Roman" w:hint="eastAsia"/>
              <w:spacing w:val="10"/>
              <w:szCs w:val="20"/>
            </w:rPr>
          </w:rPrChange>
        </w:rPr>
        <w:t>因此</w:t>
      </w:r>
      <w:r w:rsidR="000E55A2" w:rsidRPr="00B207B1">
        <w:rPr>
          <w:rFonts w:hAnsiTheme="minorEastAsia" w:hint="eastAsia"/>
          <w:rPrChange w:id="2378"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379"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380" w:author="JY0225" w:date="2017-08-24T11:14:00Z">
            <w:rPr>
              <w:rFonts w:ascii="Times New Roman" w:hAnsi="Times New Roman" w:hint="eastAsia"/>
              <w:spacing w:val="10"/>
              <w:szCs w:val="20"/>
            </w:rPr>
          </w:rPrChange>
        </w:rPr>
        <w:t>不同</w:t>
      </w:r>
      <w:r w:rsidR="00666CF9" w:rsidRPr="00B207B1">
        <w:rPr>
          <w:rFonts w:hAnsiTheme="minorEastAsia" w:hint="eastAsia"/>
          <w:rPrChange w:id="2381" w:author="JY0225" w:date="2017-08-24T11:14:00Z">
            <w:rPr>
              <w:rFonts w:ascii="Times New Roman" w:hAnsi="Times New Roman" w:hint="eastAsia"/>
              <w:spacing w:val="10"/>
              <w:szCs w:val="20"/>
            </w:rPr>
          </w:rPrChange>
        </w:rPr>
        <w:t>客户端</w:t>
      </w:r>
      <w:r w:rsidR="004B3158" w:rsidRPr="00B207B1">
        <w:rPr>
          <w:rFonts w:hAnsiTheme="minorEastAsia" w:hint="eastAsia"/>
          <w:rPrChange w:id="2382" w:author="JY0225" w:date="2017-08-24T11:14:00Z">
            <w:rPr>
              <w:rFonts w:ascii="Times New Roman" w:hAnsi="Times New Roman" w:hint="eastAsia"/>
              <w:spacing w:val="10"/>
              <w:szCs w:val="20"/>
            </w:rPr>
          </w:rPrChange>
        </w:rPr>
        <w:t>与</w:t>
      </w:r>
      <w:r w:rsidR="003E57AC" w:rsidRPr="00B207B1">
        <w:rPr>
          <w:rFonts w:hAnsiTheme="minorEastAsia" w:hint="eastAsia"/>
          <w:rPrChange w:id="2383" w:author="JY0225" w:date="2017-08-24T11:14:00Z">
            <w:rPr>
              <w:rFonts w:ascii="Times New Roman" w:hAnsi="Times New Roman" w:hint="eastAsia"/>
              <w:spacing w:val="10"/>
              <w:szCs w:val="20"/>
            </w:rPr>
          </w:rPrChange>
        </w:rPr>
        <w:t>云</w:t>
      </w:r>
      <w:r w:rsidR="00476838" w:rsidRPr="00B207B1">
        <w:rPr>
          <w:rFonts w:hAnsiTheme="minorEastAsia" w:hint="eastAsia"/>
          <w:rPrChange w:id="2384" w:author="JY0225" w:date="2017-08-24T11:14:00Z">
            <w:rPr>
              <w:rFonts w:ascii="Times New Roman" w:hAnsi="Times New Roman" w:hint="eastAsia"/>
              <w:spacing w:val="10"/>
              <w:szCs w:val="20"/>
            </w:rPr>
          </w:rPrChange>
        </w:rPr>
        <w:t>备份</w:t>
      </w:r>
      <w:r w:rsidR="003E57AC" w:rsidRPr="00B207B1">
        <w:rPr>
          <w:rFonts w:hAnsiTheme="minorEastAsia" w:hint="eastAsia"/>
          <w:rPrChange w:id="2385" w:author="JY0225" w:date="2017-08-24T11:14:00Z">
            <w:rPr>
              <w:rFonts w:ascii="Times New Roman" w:hAnsi="Times New Roman" w:hint="eastAsia"/>
              <w:spacing w:val="10"/>
              <w:szCs w:val="20"/>
            </w:rPr>
          </w:rPrChange>
        </w:rPr>
        <w:t>服务器</w:t>
      </w:r>
      <w:r w:rsidR="00BC7066" w:rsidRPr="00B207B1">
        <w:rPr>
          <w:rFonts w:hAnsiTheme="minorEastAsia" w:hint="eastAsia"/>
          <w:rPrChange w:id="2386" w:author="JY0225" w:date="2017-08-24T11:14:00Z">
            <w:rPr>
              <w:rFonts w:ascii="Times New Roman" w:hAnsi="Times New Roman" w:hint="eastAsia"/>
              <w:spacing w:val="10"/>
              <w:szCs w:val="20"/>
            </w:rPr>
          </w:rPrChange>
        </w:rPr>
        <w:t>之间</w:t>
      </w:r>
      <w:r w:rsidR="009C1455" w:rsidRPr="00B207B1">
        <w:rPr>
          <w:rFonts w:hAnsiTheme="minorEastAsia" w:hint="eastAsia"/>
          <w:rPrChange w:id="2387" w:author="JY0225" w:date="2017-08-24T11:14:00Z">
            <w:rPr>
              <w:rFonts w:ascii="Times New Roman" w:hAnsi="Times New Roman" w:hint="eastAsia"/>
              <w:spacing w:val="10"/>
              <w:szCs w:val="20"/>
            </w:rPr>
          </w:rPrChange>
        </w:rPr>
        <w:t>的</w:t>
      </w:r>
      <w:r w:rsidR="00AD330E" w:rsidRPr="00B207B1">
        <w:rPr>
          <w:rFonts w:hAnsiTheme="minorEastAsia" w:hint="eastAsia"/>
          <w:rPrChange w:id="2388" w:author="JY0225" w:date="2017-08-24T11:14:00Z">
            <w:rPr>
              <w:rFonts w:ascii="Times New Roman" w:hAnsi="Times New Roman" w:hint="eastAsia"/>
              <w:spacing w:val="10"/>
              <w:szCs w:val="20"/>
            </w:rPr>
          </w:rPrChange>
        </w:rPr>
        <w:t>适配</w:t>
      </w:r>
      <w:r w:rsidR="009C1455" w:rsidRPr="00B207B1">
        <w:rPr>
          <w:rFonts w:hAnsiTheme="minorEastAsia" w:hint="eastAsia"/>
          <w:rPrChange w:id="2389"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390"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391" w:author="JY0225" w:date="2017-08-24T11:14:00Z">
            <w:rPr>
              <w:rFonts w:ascii="Times New Roman" w:hAnsi="Times New Roman" w:hint="eastAsia"/>
              <w:spacing w:val="10"/>
              <w:szCs w:val="20"/>
            </w:rPr>
          </w:rPrChange>
        </w:rPr>
        <w:t>以</w:t>
      </w:r>
      <w:r w:rsidR="00785BD1" w:rsidRPr="00B207B1">
        <w:rPr>
          <w:rFonts w:hAnsiTheme="minorEastAsia" w:hint="eastAsia"/>
          <w:rPrChange w:id="2392"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393" w:author="JY0225" w:date="2017-08-24T11:14:00Z">
            <w:rPr>
              <w:rFonts w:ascii="Times New Roman" w:hAnsi="Times New Roman" w:hint="eastAsia"/>
              <w:spacing w:val="10"/>
              <w:szCs w:val="20"/>
            </w:rPr>
          </w:rPrChange>
        </w:rPr>
        <w:t>的</w:t>
      </w:r>
      <w:r w:rsidR="00156120" w:rsidRPr="00B207B1">
        <w:rPr>
          <w:rFonts w:hAnsiTheme="minorEastAsia" w:hint="eastAsia"/>
          <w:rPrChange w:id="2394"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395"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396" w:author="微软用户" w:date="2017-08-18T22:51:00Z">
          <w:pPr>
            <w:pStyle w:val="21"/>
          </w:pPr>
        </w:pPrChange>
      </w:pPr>
      <w:bookmarkStart w:id="2397" w:name="_Toc492545457"/>
      <w:r w:rsidRPr="00B207B1">
        <w:t>3</w:t>
      </w:r>
      <w:r w:rsidR="008F0111" w:rsidRPr="00B207B1">
        <w:t>.</w:t>
      </w:r>
      <w:ins w:id="2398" w:author="JY0225" w:date="2017-08-23T14:05:00Z">
        <w:r w:rsidR="003F08AF" w:rsidRPr="00B207B1">
          <w:t>2</w:t>
        </w:r>
      </w:ins>
      <w:del w:id="2399"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397"/>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400"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401" w:author="Liu, Wu" w:date="2017-08-29T11:00:00Z">
        <w:r w:rsidR="00883D86" w:rsidRPr="00B207B1">
          <w:rPr>
            <w:rFonts w:ascii="Times New Roman" w:hAnsi="Times New Roman"/>
          </w:rPr>
          <w:t>如下</w:t>
        </w:r>
      </w:ins>
      <w:del w:id="2402"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403" w:name="_Toc492545458"/>
      <w:r w:rsidRPr="00B207B1">
        <w:t>3</w:t>
      </w:r>
      <w:r w:rsidR="006E3397" w:rsidRPr="00B207B1">
        <w:t>.</w:t>
      </w:r>
      <w:ins w:id="2404" w:author="JY0225" w:date="2017-08-23T14:05:00Z">
        <w:r w:rsidR="00A916D2" w:rsidRPr="00B207B1">
          <w:t>2</w:t>
        </w:r>
      </w:ins>
      <w:del w:id="2405"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403"/>
    </w:p>
    <w:p w14:paraId="6E88E45A" w14:textId="652971E0" w:rsidR="00A5652F" w:rsidRDefault="00A5652F" w:rsidP="00A5652F">
      <w:pPr>
        <w:jc w:val="center"/>
        <w:rPr>
          <w:rFonts w:ascii="Times New Roman" w:hAnsi="Times New Roman"/>
        </w:rPr>
      </w:pPr>
      <w:ins w:id="2406" w:author="微软用户" w:date="2017-08-19T21:26:00Z">
        <w:r w:rsidRPr="00B207B1">
          <w:object w:dxaOrig="12856" w:dyaOrig="11131" w14:anchorId="40A716FB">
            <v:shape id="_x0000_i1029" type="#_x0000_t75" style="width:339.9pt;height:295.55pt" o:ole="">
              <v:imagedata r:id="rId32" o:title=""/>
            </v:shape>
            <o:OLEObject Type="Embed" ProgID="Visio.Drawing.15" ShapeID="_x0000_i1029" DrawAspect="Content" ObjectID="_1570370696"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407" w:author="JY0225" w:date="2017-08-24T11:14:00Z">
            <w:rPr>
              <w:rFonts w:ascii="Times New Roman" w:hAnsi="Times New Roman" w:hint="eastAsia"/>
              <w:spacing w:val="10"/>
            </w:rPr>
          </w:rPrChange>
        </w:rPr>
        <w:t>图</w:t>
      </w:r>
      <w:r w:rsidRPr="00B207B1">
        <w:rPr>
          <w:rFonts w:hAnsiTheme="minorEastAsia"/>
          <w:rPrChange w:id="2408" w:author="JY0225" w:date="2017-08-24T11:14:00Z">
            <w:rPr>
              <w:rFonts w:ascii="Times New Roman" w:hAnsi="Times New Roman"/>
              <w:spacing w:val="10"/>
            </w:rPr>
          </w:rPrChange>
        </w:rPr>
        <w:t xml:space="preserve">3-1 </w:t>
      </w:r>
      <w:r w:rsidRPr="00B207B1">
        <w:rPr>
          <w:rFonts w:hAnsiTheme="minorEastAsia" w:hint="eastAsia"/>
          <w:rPrChange w:id="2409" w:author="JY0225" w:date="2017-08-24T11:14:00Z">
            <w:rPr>
              <w:rFonts w:ascii="Times New Roman" w:hAnsi="Times New Roman" w:hint="eastAsia"/>
              <w:spacing w:val="10"/>
            </w:rPr>
          </w:rPrChange>
        </w:rPr>
        <w:t>持久会话管理过程分析图</w:t>
      </w:r>
    </w:p>
    <w:p w14:paraId="4E805A5C" w14:textId="195CCC57"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86549E">
        <w:rPr>
          <w:rFonts w:ascii="Times New Roman" w:hAnsi="Times New Roman" w:hint="eastAsia"/>
        </w:rPr>
        <w:t>云</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410"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411" w:author="Liu, Wu" w:date="2017-08-29T11:01:00Z">
        <w:r w:rsidR="0032322A" w:rsidRPr="00B207B1">
          <w:rPr>
            <w:rFonts w:ascii="Times New Roman" w:hAnsi="Times New Roman"/>
          </w:rPr>
          <w:t>被执行</w:t>
        </w:r>
      </w:ins>
      <w:del w:id="2412"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413" w:author="JY0225" w:date="2017-08-24T10:52:00Z">
            <w:rPr>
              <w:rFonts w:ascii="Times New Roman" w:hAnsi="Times New Roman"/>
            </w:rPr>
          </w:rPrChange>
        </w:rPr>
        <w:pPrChange w:id="2414"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415" w:author="JY0225" w:date="2017-08-24T10:52:00Z">
            <w:rPr>
              <w:rFonts w:ascii="Times New Roman" w:hAnsi="Times New Roman" w:hint="eastAsia"/>
            </w:rPr>
          </w:rPrChange>
        </w:rPr>
        <w:t>不同用户的数据，按照会话进行</w:t>
      </w:r>
      <w:ins w:id="2416" w:author="Liu, Wu" w:date="2017-08-29T11:01:00Z">
        <w:r w:rsidR="0071405A" w:rsidRPr="00B207B1">
          <w:rPr>
            <w:color w:val="000000" w:themeColor="text1"/>
          </w:rPr>
          <w:t>物理</w:t>
        </w:r>
      </w:ins>
      <w:del w:id="2417" w:author="Liu, Wu" w:date="2017-08-29T11:01:00Z">
        <w:r w:rsidRPr="00B207B1" w:rsidDel="0071405A">
          <w:rPr>
            <w:rFonts w:asciiTheme="minorHAnsi" w:cstheme="minorBidi" w:hint="eastAsia"/>
            <w:color w:val="000000" w:themeColor="text1"/>
            <w:rPrChange w:id="2418"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419"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420" w:author="JY0225" w:date="2017-08-24T10:52:00Z">
            <w:rPr>
              <w:rFonts w:ascii="Times New Roman" w:hAnsi="Times New Roman" w:hint="eastAsia"/>
            </w:rPr>
          </w:rPrChange>
        </w:rPr>
        <w:t>一个用户只能访问自己所属会话的数据。</w:t>
      </w:r>
    </w:p>
    <w:p w14:paraId="72E6E03E" w14:textId="71C8C7A4" w:rsidR="007511FF" w:rsidRPr="00B207B1" w:rsidRDefault="00952C61">
      <w:pPr>
        <w:numPr>
          <w:ilvl w:val="0"/>
          <w:numId w:val="18"/>
        </w:numPr>
        <w:spacing w:line="400" w:lineRule="exact"/>
        <w:rPr>
          <w:rFonts w:asciiTheme="minorHAnsi" w:cstheme="minorBidi"/>
          <w:color w:val="000000" w:themeColor="text1"/>
          <w:rPrChange w:id="2421" w:author="JY0225" w:date="2017-08-24T10:52:00Z">
            <w:rPr>
              <w:rFonts w:ascii="Times New Roman" w:hAnsi="Times New Roman"/>
            </w:rPr>
          </w:rPrChange>
        </w:rPr>
        <w:pPrChange w:id="2422"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明文形式的私</w:t>
      </w:r>
      <w:r w:rsidR="00FB4606" w:rsidRPr="00B207B1">
        <w:rPr>
          <w:rFonts w:asciiTheme="minorHAnsi" w:cstheme="minorBidi" w:hint="eastAsia"/>
          <w:color w:val="000000" w:themeColor="text1"/>
          <w:rPrChange w:id="2423" w:author="JY0225" w:date="2017-08-24T10:52:00Z">
            <w:rPr>
              <w:rFonts w:ascii="Times New Roman" w:hAnsi="Times New Roman" w:hint="eastAsia"/>
            </w:rPr>
          </w:rPrChange>
        </w:rPr>
        <w:t>密信息，只能作为会话数据在内存中存在。</w:t>
      </w:r>
    </w:p>
    <w:p w14:paraId="1E359E37" w14:textId="2682D255" w:rsidR="00A62359" w:rsidRDefault="0044261B">
      <w:pPr>
        <w:numPr>
          <w:ilvl w:val="0"/>
          <w:numId w:val="18"/>
        </w:numPr>
        <w:spacing w:line="400" w:lineRule="exact"/>
        <w:rPr>
          <w:rFonts w:asciiTheme="minorHAnsi" w:cstheme="minorBidi"/>
          <w:color w:val="000000" w:themeColor="text1"/>
        </w:rPr>
        <w:pPrChange w:id="2424"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用户的</w:t>
      </w:r>
      <w:r w:rsidR="00A62359" w:rsidRPr="00B207B1">
        <w:rPr>
          <w:rFonts w:asciiTheme="minorHAnsi" w:cstheme="minorBidi" w:hint="eastAsia"/>
          <w:color w:val="000000" w:themeColor="text1"/>
          <w:rPrChange w:id="2425" w:author="JY0225" w:date="2017-08-24T10:52:00Z">
            <w:rPr>
              <w:rFonts w:ascii="Times New Roman" w:hAnsi="Times New Roman" w:hint="eastAsia"/>
            </w:rPr>
          </w:rPrChange>
        </w:rPr>
        <w:t>私密信息以加密的形式</w:t>
      </w:r>
      <w:ins w:id="2426" w:author="Liu, Wu" w:date="2017-08-29T11:03:00Z">
        <w:r w:rsidR="005B5367" w:rsidRPr="00B207B1">
          <w:rPr>
            <w:color w:val="000000" w:themeColor="text1"/>
          </w:rPr>
          <w:t>存储</w:t>
        </w:r>
      </w:ins>
      <w:del w:id="2427" w:author="Liu, Wu" w:date="2017-08-29T11:03:00Z">
        <w:r w:rsidR="00476838" w:rsidRPr="00B207B1" w:rsidDel="005B5367">
          <w:rPr>
            <w:rFonts w:asciiTheme="minorHAnsi" w:cstheme="minorBidi" w:hint="eastAsia"/>
            <w:color w:val="000000" w:themeColor="text1"/>
            <w:rPrChange w:id="2428" w:author="JY0225" w:date="2017-08-24T10:52:00Z">
              <w:rPr>
                <w:rFonts w:ascii="Times New Roman" w:hAnsi="Times New Roman" w:hint="eastAsia"/>
              </w:rPr>
            </w:rPrChange>
          </w:rPr>
          <w:delText>备份</w:delText>
        </w:r>
      </w:del>
      <w:r w:rsidR="00A62359" w:rsidRPr="00B207B1">
        <w:rPr>
          <w:rFonts w:asciiTheme="minorHAnsi" w:cstheme="minorBidi" w:hint="eastAsia"/>
          <w:color w:val="000000" w:themeColor="text1"/>
          <w:rPrChange w:id="2429"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430"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431" w:name="_Toc492545459"/>
      <w:r w:rsidRPr="00B207B1">
        <w:t>3</w:t>
      </w:r>
      <w:r w:rsidR="000F7FC9" w:rsidRPr="00B207B1">
        <w:t>.</w:t>
      </w:r>
      <w:ins w:id="2432" w:author="JY0225" w:date="2017-08-23T14:05:00Z">
        <w:r w:rsidR="0001602B" w:rsidRPr="00B207B1">
          <w:t>2</w:t>
        </w:r>
      </w:ins>
      <w:del w:id="2433"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431"/>
    </w:p>
    <w:p w14:paraId="59E07A9D" w14:textId="421537B5" w:rsidR="00F87DDF" w:rsidRPr="00B207B1" w:rsidRDefault="00BA73AE">
      <w:pPr>
        <w:jc w:val="center"/>
        <w:rPr>
          <w:rFonts w:ascii="Times New Roman" w:hAnsi="Times New Roman"/>
        </w:rPr>
      </w:pPr>
      <w:del w:id="2434"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435" w:author="微软用户" w:date="2017-08-19T21:20:00Z">
        <w:r w:rsidR="00E8546F" w:rsidRPr="00B207B1">
          <w:rPr>
            <w:rFonts w:ascii="Times New Roman" w:hAnsi="Times New Roman"/>
          </w:rPr>
          <w:object w:dxaOrig="15255" w:dyaOrig="9676" w14:anchorId="53B66DFC">
            <v:shape id="_x0000_i1030" type="#_x0000_t75" style="width:391.8pt;height:249.5pt" o:ole="">
              <v:imagedata r:id="rId36" o:title=""/>
            </v:shape>
            <o:OLEObject Type="Embed" ProgID="Visio.Drawing.15" ShapeID="_x0000_i1030" DrawAspect="Content" ObjectID="_1570370697"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436" w:author="JY0225" w:date="2017-08-24T11:15:00Z">
            <w:rPr>
              <w:rFonts w:ascii="Times New Roman" w:hAnsi="Times New Roman" w:hint="eastAsia"/>
              <w:spacing w:val="10"/>
            </w:rPr>
          </w:rPrChange>
        </w:rPr>
        <w:t>图</w:t>
      </w:r>
      <w:r w:rsidRPr="00B207B1">
        <w:rPr>
          <w:rFonts w:hAnsiTheme="minorEastAsia"/>
          <w:rPrChange w:id="2437" w:author="JY0225" w:date="2017-08-24T11:15:00Z">
            <w:rPr>
              <w:rFonts w:ascii="Times New Roman" w:hAnsi="Times New Roman"/>
              <w:spacing w:val="10"/>
            </w:rPr>
          </w:rPrChange>
        </w:rPr>
        <w:t xml:space="preserve">3-2 </w:t>
      </w:r>
      <w:r w:rsidRPr="00B207B1">
        <w:rPr>
          <w:rFonts w:hAnsiTheme="minorEastAsia" w:hint="eastAsia"/>
          <w:rPrChange w:id="2438" w:author="JY0225" w:date="2017-08-24T11:15:00Z">
            <w:rPr>
              <w:rFonts w:ascii="Times New Roman" w:hAnsi="Times New Roman" w:hint="eastAsia"/>
              <w:spacing w:val="10"/>
            </w:rPr>
          </w:rPrChange>
        </w:rPr>
        <w:t>大文件上传及断点续传过程分析图</w:t>
      </w:r>
    </w:p>
    <w:p w14:paraId="2E95411B" w14:textId="29A2A57A" w:rsidR="00924584" w:rsidRPr="00924584" w:rsidRDefault="00924584" w:rsidP="00924584">
      <w:pPr>
        <w:spacing w:line="400" w:lineRule="exact"/>
        <w:ind w:firstLine="420"/>
        <w:rPr>
          <w:rFonts w:hAnsiTheme="minorEastAsia"/>
          <w:rPrChange w:id="2439" w:author="JY0225" w:date="2017-08-24T11:15:00Z">
            <w:rPr>
              <w:rFonts w:ascii="Times New Roman" w:hAnsi="Times New Roman"/>
              <w:spacing w:val="10"/>
            </w:rPr>
          </w:rPrChange>
        </w:rPr>
      </w:pPr>
      <w:r w:rsidRPr="00B207B1">
        <w:rPr>
          <w:rFonts w:hAnsiTheme="minorEastAsia" w:hint="eastAsia"/>
          <w:rPrChange w:id="2440"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w:t>
      </w:r>
      <w:r w:rsidR="00053052">
        <w:rPr>
          <w:rFonts w:hAnsiTheme="minorEastAsia" w:hint="eastAsia"/>
        </w:rPr>
        <w:t>数据传输的质量，确定文件分块传输的大小，并在每次上传时记录文件已</w:t>
      </w:r>
      <w:r w:rsidRPr="00B207B1">
        <w:rPr>
          <w:rFonts w:hAnsiTheme="minorEastAsia" w:hint="eastAsia"/>
          <w:rPrChange w:id="2441" w:author="JY0225" w:date="2017-08-24T11:15:00Z">
            <w:rPr>
              <w:rFonts w:ascii="Times New Roman" w:hAnsi="Times New Roman" w:hint="eastAsia"/>
            </w:rPr>
          </w:rPrChange>
        </w:rPr>
        <w:t>上传</w:t>
      </w:r>
      <w:r w:rsidRPr="00B207B1">
        <w:rPr>
          <w:rFonts w:hAnsiTheme="minorEastAsia" w:hint="eastAsia"/>
          <w:rPrChange w:id="2442"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443" w:author="Liu, Wu" w:date="2017-08-29T11:04:00Z">
        <w:r w:rsidRPr="00B207B1" w:rsidDel="000029C5">
          <w:rPr>
            <w:rFonts w:hAnsiTheme="minorEastAsia" w:hint="eastAsia"/>
            <w:rPrChange w:id="2444" w:author="JY0225" w:date="2017-08-24T11:15:00Z">
              <w:rPr>
                <w:rFonts w:ascii="Times New Roman" w:hAnsi="Times New Roman" w:hint="eastAsia"/>
              </w:rPr>
            </w:rPrChange>
          </w:rPr>
          <w:delText>的</w:delText>
        </w:r>
      </w:del>
      <w:r w:rsidRPr="00B207B1">
        <w:rPr>
          <w:rFonts w:hAnsiTheme="minorEastAsia" w:hint="eastAsia"/>
          <w:rPrChange w:id="2445" w:author="JY0225" w:date="2017-08-24T11:15:00Z">
            <w:rPr>
              <w:rFonts w:ascii="Times New Roman" w:hAnsi="Times New Roman" w:hint="eastAsia"/>
            </w:rPr>
          </w:rPrChange>
        </w:rPr>
        <w:t>传输</w:t>
      </w:r>
      <w:ins w:id="2446" w:author="Liu, Wu" w:date="2017-08-29T11:04:00Z">
        <w:r w:rsidRPr="00B207B1">
          <w:rPr>
            <w:rFonts w:hAnsiTheme="minorEastAsia" w:hint="eastAsia"/>
          </w:rPr>
          <w:t>的效率</w:t>
        </w:r>
      </w:ins>
      <w:del w:id="2447" w:author="Liu, Wu" w:date="2017-08-29T11:04:00Z">
        <w:r w:rsidRPr="00B207B1" w:rsidDel="000029C5">
          <w:rPr>
            <w:rFonts w:hAnsiTheme="minorEastAsia" w:hint="eastAsia"/>
            <w:rPrChange w:id="2448" w:author="JY0225" w:date="2017-08-24T11:15:00Z">
              <w:rPr>
                <w:rFonts w:ascii="Times New Roman" w:hAnsi="Times New Roman" w:hint="eastAsia"/>
              </w:rPr>
            </w:rPrChange>
          </w:rPr>
          <w:delText>成功率</w:delText>
        </w:r>
      </w:del>
      <w:r w:rsidRPr="00B207B1">
        <w:rPr>
          <w:rFonts w:hAnsiTheme="minorEastAsia" w:hint="eastAsia"/>
          <w:rPrChange w:id="2449" w:author="JY0225" w:date="2017-08-24T11:15:00Z">
            <w:rPr>
              <w:rFonts w:ascii="Times New Roman" w:hAnsi="Times New Roman" w:hint="eastAsia"/>
            </w:rPr>
          </w:rPrChange>
        </w:rPr>
        <w:t>。图</w:t>
      </w:r>
      <w:r w:rsidRPr="00B207B1">
        <w:rPr>
          <w:rFonts w:hAnsiTheme="minorEastAsia"/>
          <w:rPrChange w:id="2450" w:author="JY0225" w:date="2017-08-24T11:15:00Z">
            <w:rPr>
              <w:rFonts w:ascii="Times New Roman" w:hAnsi="Times New Roman"/>
            </w:rPr>
          </w:rPrChange>
        </w:rPr>
        <w:t>3-</w:t>
      </w:r>
      <w:ins w:id="2451" w:author="Liu, Wu" w:date="2017-08-29T11:04:00Z">
        <w:r w:rsidRPr="00B207B1">
          <w:rPr>
            <w:rFonts w:hAnsiTheme="minorEastAsia"/>
          </w:rPr>
          <w:t>2</w:t>
        </w:r>
      </w:ins>
      <w:del w:id="2452" w:author="Liu, Wu" w:date="2017-08-29T11:04:00Z">
        <w:r w:rsidRPr="00B207B1" w:rsidDel="0037510F">
          <w:rPr>
            <w:rFonts w:hAnsiTheme="minorEastAsia"/>
            <w:rPrChange w:id="2453" w:author="JY0225" w:date="2017-08-24T11:15:00Z">
              <w:rPr>
                <w:rFonts w:ascii="Times New Roman" w:hAnsi="Times New Roman"/>
              </w:rPr>
            </w:rPrChange>
          </w:rPr>
          <w:delText>1</w:delText>
        </w:r>
      </w:del>
      <w:r w:rsidRPr="00B207B1">
        <w:rPr>
          <w:rFonts w:hAnsiTheme="minorEastAsia" w:hint="eastAsia"/>
          <w:rPrChange w:id="2454"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455" w:name="_Toc492545460"/>
      <w:r w:rsidRPr="00B207B1">
        <w:t>3</w:t>
      </w:r>
      <w:r w:rsidR="00146877" w:rsidRPr="00B207B1">
        <w:t>.</w:t>
      </w:r>
      <w:ins w:id="2456" w:author="JY0225" w:date="2017-08-23T14:05:00Z">
        <w:r w:rsidR="00066CD7" w:rsidRPr="00B207B1">
          <w:t>2</w:t>
        </w:r>
      </w:ins>
      <w:del w:id="2457"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455"/>
    </w:p>
    <w:p w14:paraId="4F9E4DE2" w14:textId="1CDB17C0" w:rsidR="00686342" w:rsidRDefault="00DB36F7" w:rsidP="00686342">
      <w:pPr>
        <w:jc w:val="center"/>
        <w:rPr>
          <w:rFonts w:hAnsiTheme="minorEastAsia"/>
        </w:rPr>
      </w:pPr>
      <w:ins w:id="2458" w:author="微软用户" w:date="2017-08-19T21:10:00Z">
        <w:r w:rsidRPr="00B207B1">
          <w:object w:dxaOrig="12150" w:dyaOrig="10875" w14:anchorId="0EE22244">
            <v:shape id="_x0000_i1031" type="#_x0000_t75" style="width:325.65pt;height:290.5pt" o:ole="">
              <v:imagedata r:id="rId38" o:title=""/>
            </v:shape>
            <o:OLEObject Type="Embed" ProgID="Visio.Drawing.15" ShapeID="_x0000_i1031" DrawAspect="Content" ObjectID="_1570370698"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459" w:author="JY0225" w:date="2017-08-24T11:15:00Z">
            <w:rPr>
              <w:rFonts w:ascii="Times New Roman" w:hAnsi="Times New Roman" w:hint="eastAsia"/>
              <w:spacing w:val="10"/>
            </w:rPr>
          </w:rPrChange>
        </w:rPr>
        <w:t>图</w:t>
      </w:r>
      <w:r w:rsidRPr="00B207B1">
        <w:rPr>
          <w:rFonts w:hAnsiTheme="minorEastAsia"/>
          <w:rPrChange w:id="2460" w:author="JY0225" w:date="2017-08-24T11:15:00Z">
            <w:rPr>
              <w:rFonts w:ascii="Times New Roman" w:hAnsi="Times New Roman"/>
              <w:spacing w:val="10"/>
            </w:rPr>
          </w:rPrChange>
        </w:rPr>
        <w:t xml:space="preserve">3-3 </w:t>
      </w:r>
      <w:r w:rsidRPr="00B207B1">
        <w:rPr>
          <w:rFonts w:hAnsiTheme="minorEastAsia" w:hint="eastAsia"/>
          <w:rPrChange w:id="2461" w:author="JY0225" w:date="2017-08-24T11:15:00Z">
            <w:rPr>
              <w:rFonts w:ascii="Times New Roman" w:hAnsi="Times New Roman" w:hint="eastAsia"/>
              <w:spacing w:val="10"/>
            </w:rPr>
          </w:rPrChange>
        </w:rPr>
        <w:t>本地缓存示意图</w:t>
      </w:r>
    </w:p>
    <w:p w14:paraId="32CCBE1B" w14:textId="3AE7AEAB" w:rsidR="00A20A1C" w:rsidRPr="00B207B1" w:rsidRDefault="00A20A1C" w:rsidP="00A20A1C">
      <w:pPr>
        <w:spacing w:line="400" w:lineRule="exact"/>
        <w:ind w:firstLine="420"/>
        <w:rPr>
          <w:rFonts w:hAnsiTheme="minorEastAsia"/>
          <w:rPrChange w:id="2462" w:author="JY0225" w:date="2017-08-24T11:15:00Z">
            <w:rPr>
              <w:rFonts w:ascii="Times New Roman" w:hAnsi="Times New Roman"/>
            </w:rPr>
          </w:rPrChange>
        </w:rPr>
      </w:pPr>
      <w:r w:rsidRPr="00B207B1">
        <w:rPr>
          <w:rFonts w:hAnsiTheme="minorEastAsia" w:hint="eastAsia"/>
          <w:rPrChange w:id="2463" w:author="JY0225" w:date="2017-08-24T11:15:00Z">
            <w:rPr>
              <w:rFonts w:ascii="Times New Roman" w:hAnsi="Times New Roman" w:hint="eastAsia"/>
            </w:rPr>
          </w:rPrChange>
        </w:rPr>
        <w:t>云</w:t>
      </w:r>
      <w:r w:rsidR="00476838" w:rsidRPr="00B207B1">
        <w:rPr>
          <w:rFonts w:hAnsiTheme="minorEastAsia" w:hint="eastAsia"/>
          <w:rPrChange w:id="2464" w:author="JY0225" w:date="2017-08-24T11:15:00Z">
            <w:rPr>
              <w:rFonts w:ascii="Times New Roman" w:hAnsi="Times New Roman" w:hint="eastAsia"/>
            </w:rPr>
          </w:rPrChange>
        </w:rPr>
        <w:t>备份</w:t>
      </w:r>
      <w:r w:rsidRPr="00B207B1">
        <w:rPr>
          <w:rFonts w:hAnsiTheme="minorEastAsia" w:hint="eastAsia"/>
          <w:rPrChange w:id="2465" w:author="JY0225" w:date="2017-08-24T11:15:00Z">
            <w:rPr>
              <w:rFonts w:ascii="Times New Roman" w:hAnsi="Times New Roman" w:hint="eastAsia"/>
            </w:rPr>
          </w:rPrChange>
        </w:rPr>
        <w:t>是</w:t>
      </w:r>
      <w:del w:id="2466" w:author="Liu, Wu" w:date="2017-08-29T11:05:00Z">
        <w:r w:rsidR="00476838" w:rsidRPr="00B207B1" w:rsidDel="004E73F7">
          <w:rPr>
            <w:rFonts w:hAnsiTheme="minorEastAsia" w:hint="eastAsia"/>
            <w:rPrChange w:id="2467" w:author="JY0225" w:date="2017-08-24T11:15:00Z">
              <w:rPr>
                <w:rFonts w:ascii="Times New Roman" w:hAnsi="Times New Roman" w:hint="eastAsia"/>
              </w:rPr>
            </w:rPrChange>
          </w:rPr>
          <w:delText>备份</w:delText>
        </w:r>
        <w:r w:rsidRPr="00B207B1" w:rsidDel="004E73F7">
          <w:rPr>
            <w:rFonts w:hAnsiTheme="minorEastAsia" w:hint="eastAsia"/>
            <w:rPrChange w:id="2468" w:author="JY0225" w:date="2017-08-24T11:15:00Z">
              <w:rPr>
                <w:rFonts w:ascii="Times New Roman" w:hAnsi="Times New Roman" w:hint="eastAsia"/>
              </w:rPr>
            </w:rPrChange>
          </w:rPr>
          <w:delText>和</w:delText>
        </w:r>
      </w:del>
      <w:r w:rsidRPr="00B207B1">
        <w:rPr>
          <w:rFonts w:hAnsiTheme="minorEastAsia" w:hint="eastAsia"/>
          <w:rPrChange w:id="2469" w:author="JY0225" w:date="2017-08-24T11:15:00Z">
            <w:rPr>
              <w:rFonts w:ascii="Times New Roman" w:hAnsi="Times New Roman" w:hint="eastAsia"/>
            </w:rPr>
          </w:rPrChange>
        </w:rPr>
        <w:t>网络</w:t>
      </w:r>
      <w:r w:rsidRPr="00B207B1">
        <w:rPr>
          <w:rFonts w:hAnsiTheme="minorEastAsia"/>
          <w:rPrChange w:id="2470" w:author="JY0225" w:date="2017-08-24T11:15:00Z">
            <w:rPr>
              <w:rFonts w:ascii="Times New Roman" w:hAnsi="Times New Roman"/>
            </w:rPr>
          </w:rPrChange>
        </w:rPr>
        <w:t>I/O</w:t>
      </w:r>
      <w:r w:rsidRPr="00B207B1">
        <w:rPr>
          <w:rFonts w:hAnsiTheme="minorEastAsia" w:hint="eastAsia"/>
          <w:rPrChange w:id="2471" w:author="JY0225" w:date="2017-08-24T11:15:00Z">
            <w:rPr>
              <w:rFonts w:ascii="Times New Roman" w:hAnsi="Times New Roman" w:hint="eastAsia"/>
            </w:rPr>
          </w:rPrChange>
        </w:rPr>
        <w:t>密集的服务</w:t>
      </w:r>
      <w:del w:id="2472" w:author="微软用户" w:date="2017-08-24T21:48:00Z">
        <w:r w:rsidR="00225142" w:rsidRPr="00B207B1" w:rsidDel="00B97D0E">
          <w:rPr>
            <w:rFonts w:hAnsiTheme="minorEastAsia"/>
            <w:vertAlign w:val="superscript"/>
            <w:rPrChange w:id="2473" w:author="JY0225" w:date="2017-08-24T11:15:00Z">
              <w:rPr>
                <w:vertAlign w:val="superscript"/>
              </w:rPr>
            </w:rPrChange>
          </w:rPr>
          <w:delText>[10]</w:delText>
        </w:r>
      </w:del>
      <w:r w:rsidRPr="00B207B1">
        <w:rPr>
          <w:rFonts w:hAnsiTheme="minorEastAsia" w:hint="eastAsia"/>
          <w:rPrChange w:id="2474" w:author="JY0225" w:date="2017-08-24T11:15:00Z">
            <w:rPr>
              <w:rFonts w:ascii="Times New Roman" w:hAnsi="Times New Roman" w:hint="eastAsia"/>
            </w:rPr>
          </w:rPrChange>
        </w:rPr>
        <w:t>，大量的</w:t>
      </w:r>
      <w:r w:rsidRPr="00B207B1">
        <w:rPr>
          <w:rFonts w:hAnsiTheme="minorEastAsia"/>
          <w:rPrChange w:id="2475" w:author="JY0225" w:date="2017-08-24T11:15:00Z">
            <w:rPr>
              <w:rFonts w:ascii="Times New Roman" w:hAnsi="Times New Roman"/>
            </w:rPr>
          </w:rPrChange>
        </w:rPr>
        <w:t>I/O</w:t>
      </w:r>
      <w:r w:rsidRPr="00B207B1">
        <w:rPr>
          <w:rFonts w:hAnsiTheme="minorEastAsia" w:hint="eastAsia"/>
          <w:rPrChange w:id="2476" w:author="JY0225" w:date="2017-08-24T11:15:00Z">
            <w:rPr>
              <w:rFonts w:ascii="Times New Roman" w:hAnsi="Times New Roman" w:hint="eastAsia"/>
            </w:rPr>
          </w:rPrChange>
        </w:rPr>
        <w:t>会引起机器性能下降，也可能会干扰其它的应用。现代计算机通常有很大的本地</w:t>
      </w:r>
      <w:r w:rsidR="00575BD4">
        <w:rPr>
          <w:rFonts w:hAnsiTheme="minorEastAsia" w:hint="eastAsia"/>
        </w:rPr>
        <w:t>存储</w:t>
      </w:r>
      <w:r w:rsidRPr="00B207B1">
        <w:rPr>
          <w:rFonts w:hAnsiTheme="minorEastAsia" w:hint="eastAsia"/>
          <w:rPrChange w:id="2477" w:author="JY0225" w:date="2017-08-24T11:15:00Z">
            <w:rPr>
              <w:rFonts w:ascii="Times New Roman" w:hAnsi="Times New Roman" w:hint="eastAsia"/>
            </w:rPr>
          </w:rPrChange>
        </w:rPr>
        <w:t>空间，并且计算能力普遍过剩。因此，可以通过利用本地</w:t>
      </w:r>
      <w:ins w:id="2478" w:author="Liu, Wu" w:date="2017-08-29T11:05:00Z">
        <w:r w:rsidR="00F87F84" w:rsidRPr="00B207B1">
          <w:rPr>
            <w:rFonts w:hAnsiTheme="minorEastAsia"/>
          </w:rPr>
          <w:t>存储</w:t>
        </w:r>
      </w:ins>
      <w:del w:id="2479" w:author="Liu, Wu" w:date="2017-08-29T11:05:00Z">
        <w:r w:rsidR="00476838" w:rsidRPr="00B207B1" w:rsidDel="00F87F84">
          <w:rPr>
            <w:rFonts w:hAnsiTheme="minorEastAsia" w:hint="eastAsia"/>
            <w:rPrChange w:id="2480" w:author="JY0225" w:date="2017-08-24T11:15:00Z">
              <w:rPr>
                <w:rFonts w:ascii="Times New Roman" w:hAnsi="Times New Roman" w:hint="eastAsia"/>
              </w:rPr>
            </w:rPrChange>
          </w:rPr>
          <w:delText>备份</w:delText>
        </w:r>
      </w:del>
      <w:r w:rsidRPr="00B207B1">
        <w:rPr>
          <w:rFonts w:hAnsiTheme="minorEastAsia" w:hint="eastAsia"/>
          <w:rPrChange w:id="2481" w:author="JY0225" w:date="2017-08-24T11:15:00Z">
            <w:rPr>
              <w:rFonts w:ascii="Times New Roman" w:hAnsi="Times New Roman" w:hint="eastAsia"/>
            </w:rPr>
          </w:rPrChange>
        </w:rPr>
        <w:t>和计算能力，如</w:t>
      </w:r>
      <w:del w:id="2482" w:author="Liu, Wu" w:date="2017-08-29T11:05:00Z">
        <w:r w:rsidRPr="00B207B1" w:rsidDel="00D43145">
          <w:rPr>
            <w:rFonts w:hAnsiTheme="minorEastAsia" w:hint="eastAsia"/>
            <w:rPrChange w:id="2483" w:author="JY0225" w:date="2017-08-24T11:15:00Z">
              <w:rPr>
                <w:rFonts w:ascii="Times New Roman" w:hAnsi="Times New Roman" w:hint="eastAsia"/>
              </w:rPr>
            </w:rPrChange>
          </w:rPr>
          <w:delText>优化</w:delText>
        </w:r>
      </w:del>
      <w:r w:rsidRPr="00B207B1">
        <w:rPr>
          <w:rFonts w:hAnsiTheme="minorEastAsia" w:hint="eastAsia"/>
          <w:rPrChange w:id="2484" w:author="JY0225" w:date="2017-08-24T11:15:00Z">
            <w:rPr>
              <w:rFonts w:ascii="Times New Roman" w:hAnsi="Times New Roman" w:hint="eastAsia"/>
            </w:rPr>
          </w:rPrChange>
        </w:rPr>
        <w:t>本地缓存的利用，</w:t>
      </w:r>
      <w:del w:id="2485" w:author="Liu, Wu" w:date="2017-08-29T11:05:00Z">
        <w:r w:rsidRPr="00B207B1" w:rsidDel="008E722C">
          <w:rPr>
            <w:rFonts w:hAnsiTheme="minorEastAsia" w:hint="eastAsia"/>
            <w:rPrChange w:id="2486" w:author="JY0225" w:date="2017-08-24T11:15:00Z">
              <w:rPr>
                <w:rFonts w:ascii="Times New Roman" w:hAnsi="Times New Roman" w:hint="eastAsia"/>
              </w:rPr>
            </w:rPrChange>
          </w:rPr>
          <w:delText>进一步</w:delText>
        </w:r>
      </w:del>
      <w:r w:rsidRPr="00B207B1">
        <w:rPr>
          <w:rFonts w:hAnsiTheme="minorEastAsia" w:hint="eastAsia"/>
          <w:rPrChange w:id="2487" w:author="JY0225" w:date="2017-08-24T11:15:00Z">
            <w:rPr>
              <w:rFonts w:ascii="Times New Roman" w:hAnsi="Times New Roman" w:hint="eastAsia"/>
            </w:rPr>
          </w:rPrChange>
        </w:rPr>
        <w:t>减少</w:t>
      </w:r>
      <w:r w:rsidRPr="00B207B1">
        <w:rPr>
          <w:rFonts w:hAnsiTheme="minorEastAsia"/>
          <w:rPrChange w:id="2488" w:author="JY0225" w:date="2017-08-24T11:15:00Z">
            <w:rPr>
              <w:rFonts w:ascii="Times New Roman" w:hAnsi="Times New Roman"/>
            </w:rPr>
          </w:rPrChange>
        </w:rPr>
        <w:t>I/O</w:t>
      </w:r>
      <w:ins w:id="2489" w:author="Liu, Wu" w:date="2017-08-29T11:05:00Z">
        <w:r w:rsidR="008E722C" w:rsidRPr="00B207B1">
          <w:rPr>
            <w:rFonts w:hAnsiTheme="minorEastAsia"/>
          </w:rPr>
          <w:t>操作</w:t>
        </w:r>
      </w:ins>
      <w:r w:rsidRPr="00B207B1">
        <w:rPr>
          <w:rFonts w:hAnsiTheme="minorEastAsia" w:hint="eastAsia"/>
          <w:rPrChange w:id="2490" w:author="JY0225" w:date="2017-08-24T11:15:00Z">
            <w:rPr>
              <w:rFonts w:ascii="Times New Roman" w:hAnsi="Times New Roman" w:hint="eastAsia"/>
            </w:rPr>
          </w:rPrChange>
        </w:rPr>
        <w:t>，提高</w:t>
      </w:r>
      <w:ins w:id="2491" w:author="Liu, Wu" w:date="2017-08-29T11:05:00Z">
        <w:r w:rsidR="00EF57C0" w:rsidRPr="00B207B1">
          <w:rPr>
            <w:rFonts w:hAnsiTheme="minorEastAsia"/>
          </w:rPr>
          <w:t>系统</w:t>
        </w:r>
      </w:ins>
      <w:del w:id="2492" w:author="Liu, Wu" w:date="2017-08-29T11:05:00Z">
        <w:r w:rsidRPr="00B207B1" w:rsidDel="00EF57C0">
          <w:rPr>
            <w:rFonts w:hAnsiTheme="minorEastAsia" w:hint="eastAsia"/>
            <w:rPrChange w:id="2493" w:author="JY0225" w:date="2017-08-24T11:15:00Z">
              <w:rPr>
                <w:rFonts w:ascii="Times New Roman" w:hAnsi="Times New Roman" w:hint="eastAsia"/>
              </w:rPr>
            </w:rPrChange>
          </w:rPr>
          <w:delText>服务</w:delText>
        </w:r>
      </w:del>
      <w:r w:rsidRPr="00B207B1">
        <w:rPr>
          <w:rFonts w:hAnsiTheme="minorEastAsia" w:hint="eastAsia"/>
          <w:rPrChange w:id="2494"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495" w:author="JY0225" w:date="2017-08-24T11:15:00Z">
            <w:rPr>
              <w:rFonts w:ascii="Times New Roman" w:hAnsi="Times New Roman"/>
            </w:rPr>
          </w:rPrChange>
        </w:rPr>
      </w:pPr>
      <w:r w:rsidRPr="00B207B1">
        <w:rPr>
          <w:rFonts w:hAnsiTheme="minorEastAsia" w:hint="eastAsia"/>
          <w:rPrChange w:id="2496"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497" w:author="JY0225" w:date="2017-08-24T11:15:00Z">
            <w:rPr>
              <w:rFonts w:ascii="Times New Roman" w:hAnsi="Times New Roman" w:hint="eastAsia"/>
            </w:rPr>
          </w:rPrChange>
        </w:rPr>
        <w:t>文件上传和下载时，</w:t>
      </w:r>
      <w:r w:rsidR="00E13C5C" w:rsidRPr="00B207B1">
        <w:rPr>
          <w:rFonts w:hAnsiTheme="minorEastAsia" w:hint="eastAsia"/>
          <w:rPrChange w:id="2498" w:author="JY0225" w:date="2017-08-24T11:15:00Z">
            <w:rPr>
              <w:rFonts w:ascii="Times New Roman" w:hAnsi="Times New Roman" w:hint="eastAsia"/>
            </w:rPr>
          </w:rPrChange>
        </w:rPr>
        <w:t>首先</w:t>
      </w:r>
      <w:r w:rsidR="005634B5" w:rsidRPr="00B207B1">
        <w:rPr>
          <w:rFonts w:hAnsiTheme="minorEastAsia" w:hint="eastAsia"/>
          <w:rPrChange w:id="2499" w:author="JY0225" w:date="2017-08-24T11:15:00Z">
            <w:rPr>
              <w:rFonts w:ascii="Times New Roman" w:hAnsi="Times New Roman" w:hint="eastAsia"/>
            </w:rPr>
          </w:rPrChange>
        </w:rPr>
        <w:t>将文件</w:t>
      </w:r>
      <w:ins w:id="2500" w:author="Liu, Wu" w:date="2017-08-29T11:06:00Z">
        <w:r w:rsidR="00C0653A" w:rsidRPr="00B207B1">
          <w:rPr>
            <w:rFonts w:hAnsiTheme="minorEastAsia"/>
          </w:rPr>
          <w:t>存储</w:t>
        </w:r>
      </w:ins>
      <w:del w:id="2501" w:author="Liu, Wu" w:date="2017-08-29T11:06:00Z">
        <w:r w:rsidR="00476838" w:rsidRPr="00B207B1" w:rsidDel="00C0653A">
          <w:rPr>
            <w:rFonts w:hAnsiTheme="minorEastAsia" w:hint="eastAsia"/>
            <w:rPrChange w:id="2502" w:author="JY0225" w:date="2017-08-24T11:15:00Z">
              <w:rPr>
                <w:rFonts w:ascii="Times New Roman" w:hAnsi="Times New Roman" w:hint="eastAsia"/>
              </w:rPr>
            </w:rPrChange>
          </w:rPr>
          <w:delText>备份</w:delText>
        </w:r>
      </w:del>
      <w:r w:rsidR="005634B5" w:rsidRPr="00B207B1">
        <w:rPr>
          <w:rFonts w:hAnsiTheme="minorEastAsia" w:hint="eastAsia"/>
          <w:rPrChange w:id="2503"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504" w:author="JY0225" w:date="2017-08-24T11:15:00Z">
            <w:rPr>
              <w:rFonts w:ascii="Times New Roman" w:hAnsi="Times New Roman" w:hint="eastAsia"/>
            </w:rPr>
          </w:rPrChange>
        </w:rPr>
        <w:t>由于客户端</w:t>
      </w:r>
      <w:r w:rsidR="00803F2D" w:rsidRPr="00B207B1">
        <w:rPr>
          <w:rFonts w:hAnsiTheme="minorEastAsia" w:hint="eastAsia"/>
          <w:rPrChange w:id="2505" w:author="JY0225" w:date="2017-08-24T11:15:00Z">
            <w:rPr>
              <w:rFonts w:ascii="Times New Roman" w:hAnsi="Times New Roman" w:hint="eastAsia"/>
            </w:rPr>
          </w:rPrChange>
        </w:rPr>
        <w:t>有</w:t>
      </w:r>
      <w:r w:rsidR="003E7BED" w:rsidRPr="00B207B1">
        <w:rPr>
          <w:rFonts w:hAnsiTheme="minorEastAsia" w:hint="eastAsia"/>
          <w:rPrChange w:id="2506" w:author="JY0225" w:date="2017-08-24T11:15:00Z">
            <w:rPr>
              <w:rFonts w:ascii="Times New Roman" w:hAnsi="Times New Roman" w:hint="eastAsia"/>
            </w:rPr>
          </w:rPrChange>
        </w:rPr>
        <w:t>远程访问</w:t>
      </w:r>
      <w:r w:rsidR="005634B5" w:rsidRPr="00B207B1">
        <w:rPr>
          <w:rFonts w:hAnsiTheme="minorEastAsia" w:hint="eastAsia"/>
          <w:rPrChange w:id="2507" w:author="JY0225" w:date="2017-08-24T11:15:00Z">
            <w:rPr>
              <w:rFonts w:ascii="Times New Roman" w:hAnsi="Times New Roman" w:hint="eastAsia"/>
            </w:rPr>
          </w:rPrChange>
        </w:rPr>
        <w:t>文件的功能，</w:t>
      </w:r>
      <w:r w:rsidR="00742C27" w:rsidRPr="00B207B1">
        <w:rPr>
          <w:rFonts w:hAnsiTheme="minorEastAsia" w:hint="eastAsia"/>
          <w:rPrChange w:id="2508" w:author="JY0225" w:date="2017-08-24T11:15:00Z">
            <w:rPr>
              <w:rFonts w:ascii="Times New Roman" w:hAnsi="Times New Roman" w:hint="eastAsia"/>
            </w:rPr>
          </w:rPrChange>
        </w:rPr>
        <w:t>所以</w:t>
      </w:r>
      <w:r w:rsidR="00294AA1" w:rsidRPr="00B207B1">
        <w:rPr>
          <w:rFonts w:hAnsiTheme="minorEastAsia" w:hint="eastAsia"/>
          <w:rPrChange w:id="2509" w:author="JY0225" w:date="2017-08-24T11:15:00Z">
            <w:rPr>
              <w:rFonts w:ascii="Times New Roman" w:hAnsi="Times New Roman" w:hint="eastAsia"/>
            </w:rPr>
          </w:rPrChange>
        </w:rPr>
        <w:t>用户</w:t>
      </w:r>
      <w:r w:rsidR="004062FB" w:rsidRPr="00B207B1">
        <w:rPr>
          <w:rFonts w:hAnsiTheme="minorEastAsia" w:hint="eastAsia"/>
          <w:rPrChange w:id="2510" w:author="JY0225" w:date="2017-08-24T11:15:00Z">
            <w:rPr>
              <w:rFonts w:ascii="Times New Roman" w:hAnsi="Times New Roman" w:hint="eastAsia"/>
            </w:rPr>
          </w:rPrChange>
        </w:rPr>
        <w:t>可能</w:t>
      </w:r>
      <w:r w:rsidR="005634B5" w:rsidRPr="00B207B1">
        <w:rPr>
          <w:rFonts w:hAnsiTheme="minorEastAsia" w:hint="eastAsia"/>
          <w:rPrChange w:id="2511"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512" w:author="JY0225" w:date="2017-08-24T11:15:00Z">
            <w:rPr>
              <w:rFonts w:ascii="Times New Roman" w:hAnsi="Times New Roman" w:hint="eastAsia"/>
            </w:rPr>
          </w:rPrChange>
        </w:rPr>
        <w:t>该</w:t>
      </w:r>
      <w:r w:rsidR="005634B5" w:rsidRPr="00B207B1">
        <w:rPr>
          <w:rFonts w:hAnsiTheme="minorEastAsia" w:hint="eastAsia"/>
          <w:rPrChange w:id="2513" w:author="JY0225" w:date="2017-08-24T11:15:00Z">
            <w:rPr>
              <w:rFonts w:ascii="Times New Roman" w:hAnsi="Times New Roman" w:hint="eastAsia"/>
            </w:rPr>
          </w:rPrChange>
        </w:rPr>
        <w:t>文件，则是对</w:t>
      </w:r>
      <w:r w:rsidR="001264A1" w:rsidRPr="00B207B1">
        <w:rPr>
          <w:rFonts w:hAnsiTheme="minorEastAsia" w:hint="eastAsia"/>
          <w:rPrChange w:id="2514" w:author="JY0225" w:date="2017-08-24T11:15:00Z">
            <w:rPr>
              <w:rFonts w:ascii="Times New Roman" w:hAnsi="Times New Roman" w:hint="eastAsia"/>
            </w:rPr>
          </w:rPrChange>
        </w:rPr>
        <w:t>网络带宽</w:t>
      </w:r>
      <w:r w:rsidR="005E3E3F" w:rsidRPr="00B207B1">
        <w:rPr>
          <w:rFonts w:hAnsiTheme="minorEastAsia" w:hint="eastAsia"/>
          <w:rPrChange w:id="2515" w:author="JY0225" w:date="2017-08-24T11:15:00Z">
            <w:rPr>
              <w:rFonts w:ascii="Times New Roman" w:hAnsi="Times New Roman" w:hint="eastAsia"/>
            </w:rPr>
          </w:rPrChange>
        </w:rPr>
        <w:t>资源的浪费。因此，</w:t>
      </w:r>
      <w:r w:rsidR="005634B5" w:rsidRPr="00B207B1">
        <w:rPr>
          <w:rFonts w:hAnsiTheme="minorEastAsia" w:hint="eastAsia"/>
          <w:rPrChange w:id="2516" w:author="JY0225" w:date="2017-08-24T11:15:00Z">
            <w:rPr>
              <w:rFonts w:ascii="Times New Roman" w:hAnsi="Times New Roman" w:hint="eastAsia"/>
            </w:rPr>
          </w:rPrChange>
        </w:rPr>
        <w:t>需要高效</w:t>
      </w:r>
      <w:r w:rsidR="001C5B23" w:rsidRPr="00B207B1">
        <w:rPr>
          <w:rFonts w:hAnsiTheme="minorEastAsia" w:hint="eastAsia"/>
          <w:rPrChange w:id="2517" w:author="JY0225" w:date="2017-08-24T11:15:00Z">
            <w:rPr>
              <w:rFonts w:ascii="Times New Roman" w:hAnsi="Times New Roman" w:hint="eastAsia"/>
            </w:rPr>
          </w:rPrChange>
        </w:rPr>
        <w:t>的</w:t>
      </w:r>
      <w:r w:rsidR="005634B5" w:rsidRPr="00B207B1">
        <w:rPr>
          <w:rFonts w:hAnsiTheme="minorEastAsia" w:hint="eastAsia"/>
          <w:rPrChange w:id="2518" w:author="JY0225" w:date="2017-08-24T11:15:00Z">
            <w:rPr>
              <w:rFonts w:ascii="Times New Roman" w:hAnsi="Times New Roman" w:hint="eastAsia"/>
            </w:rPr>
          </w:rPrChange>
        </w:rPr>
        <w:t>临时</w:t>
      </w:r>
      <w:r w:rsidR="00476838" w:rsidRPr="00B207B1">
        <w:rPr>
          <w:rFonts w:hAnsiTheme="minorEastAsia" w:hint="eastAsia"/>
          <w:rPrChange w:id="2519" w:author="JY0225" w:date="2017-08-24T11:15:00Z">
            <w:rPr>
              <w:rFonts w:ascii="Times New Roman" w:hAnsi="Times New Roman" w:hint="eastAsia"/>
            </w:rPr>
          </w:rPrChange>
        </w:rPr>
        <w:t>备份</w:t>
      </w:r>
      <w:r w:rsidR="005634B5" w:rsidRPr="00B207B1">
        <w:rPr>
          <w:rFonts w:hAnsiTheme="minorEastAsia" w:hint="eastAsia"/>
          <w:rPrChange w:id="2520" w:author="JY0225" w:date="2017-08-24T11:15:00Z">
            <w:rPr>
              <w:rFonts w:ascii="Times New Roman" w:hAnsi="Times New Roman" w:hint="eastAsia"/>
            </w:rPr>
          </w:rPrChange>
        </w:rPr>
        <w:t>区域，以降低</w:t>
      </w:r>
      <w:r w:rsidR="00F35525" w:rsidRPr="00B207B1">
        <w:rPr>
          <w:rFonts w:hAnsiTheme="minorEastAsia" w:hint="eastAsia"/>
          <w:rPrChange w:id="2521" w:author="JY0225" w:date="2017-08-24T11:15:00Z">
            <w:rPr>
              <w:rFonts w:ascii="Times New Roman" w:hAnsi="Times New Roman" w:hint="eastAsia"/>
            </w:rPr>
          </w:rPrChange>
        </w:rPr>
        <w:t>下载文件时所需要的</w:t>
      </w:r>
      <w:r w:rsidR="00F35525" w:rsidRPr="00B207B1">
        <w:rPr>
          <w:rFonts w:hAnsiTheme="minorEastAsia"/>
          <w:rPrChange w:id="2522" w:author="JY0225" w:date="2017-08-24T11:15:00Z">
            <w:rPr>
              <w:rFonts w:ascii="Times New Roman" w:hAnsi="Times New Roman"/>
            </w:rPr>
          </w:rPrChange>
        </w:rPr>
        <w:t>I/O</w:t>
      </w:r>
      <w:r w:rsidR="00F35525" w:rsidRPr="00B207B1">
        <w:rPr>
          <w:rFonts w:hAnsiTheme="minorEastAsia" w:hint="eastAsia"/>
          <w:rPrChange w:id="2523" w:author="JY0225" w:date="2017-08-24T11:15:00Z">
            <w:rPr>
              <w:rFonts w:ascii="Times New Roman" w:hAnsi="Times New Roman" w:hint="eastAsia"/>
            </w:rPr>
          </w:rPrChange>
        </w:rPr>
        <w:t>请求</w:t>
      </w:r>
      <w:r w:rsidR="005634B5" w:rsidRPr="00B207B1">
        <w:rPr>
          <w:rFonts w:hAnsiTheme="minorEastAsia" w:hint="eastAsia"/>
          <w:rPrChange w:id="2524" w:author="JY0225" w:date="2017-08-24T11:15:00Z">
            <w:rPr>
              <w:rFonts w:ascii="Times New Roman" w:hAnsi="Times New Roman" w:hint="eastAsia"/>
            </w:rPr>
          </w:rPrChange>
        </w:rPr>
        <w:t>。</w:t>
      </w:r>
      <w:r w:rsidR="008D20B1" w:rsidRPr="00B207B1">
        <w:rPr>
          <w:rFonts w:hAnsiTheme="minorEastAsia" w:hint="eastAsia"/>
          <w:rPrChange w:id="2525"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526" w:author="JY0225" w:date="2017-08-24T11:15:00Z">
            <w:rPr>
              <w:rFonts w:ascii="Times New Roman" w:hAnsi="Times New Roman"/>
            </w:rPr>
          </w:rPrChange>
        </w:rPr>
        <w:t>LRU</w:t>
      </w:r>
      <w:r w:rsidR="008D20B1" w:rsidRPr="00B207B1">
        <w:rPr>
          <w:rFonts w:hAnsiTheme="minorEastAsia" w:hint="eastAsia"/>
          <w:rPrChange w:id="2527" w:author="JY0225" w:date="2017-08-24T11:15:00Z">
            <w:rPr>
              <w:rFonts w:ascii="Times New Roman" w:hAnsi="Times New Roman" w:hint="eastAsia"/>
            </w:rPr>
          </w:rPrChange>
        </w:rPr>
        <w:t>替换策略</w:t>
      </w:r>
      <w:del w:id="2528" w:author="微软用户" w:date="2017-08-24T21:49:00Z">
        <w:r w:rsidR="008B212C" w:rsidRPr="00B207B1" w:rsidDel="00F23ACA">
          <w:rPr>
            <w:rFonts w:hAnsiTheme="minorEastAsia"/>
            <w:vertAlign w:val="superscript"/>
            <w:rPrChange w:id="2529" w:author="JY0225" w:date="2017-08-24T11:15:00Z">
              <w:rPr>
                <w:vertAlign w:val="superscript"/>
              </w:rPr>
            </w:rPrChange>
          </w:rPr>
          <w:delText>[11</w:delText>
        </w:r>
        <w:r w:rsidR="008D20B1" w:rsidRPr="00B207B1" w:rsidDel="00F23ACA">
          <w:rPr>
            <w:rFonts w:hAnsiTheme="minorEastAsia"/>
            <w:vertAlign w:val="superscript"/>
            <w:rPrChange w:id="2530" w:author="JY0225" w:date="2017-08-24T11:15:00Z">
              <w:rPr>
                <w:vertAlign w:val="superscript"/>
              </w:rPr>
            </w:rPrChange>
          </w:rPr>
          <w:delText>]</w:delText>
        </w:r>
      </w:del>
      <w:r w:rsidR="009D5871" w:rsidRPr="00B207B1">
        <w:rPr>
          <w:rFonts w:hAnsiTheme="minorEastAsia" w:hint="eastAsia"/>
          <w:rPrChange w:id="2531"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532" w:author="微软用户" w:date="2017-08-19T21:11:00Z"/>
          <w:rFonts w:hAnsiTheme="minorEastAsia"/>
          <w:rPrChange w:id="2533" w:author="JY0225" w:date="2017-08-24T11:15:00Z">
            <w:rPr>
              <w:del w:id="2534" w:author="微软用户" w:date="2017-08-19T21:11:00Z"/>
              <w:rFonts w:ascii="Times New Roman" w:hAnsi="Times New Roman"/>
            </w:rPr>
          </w:rPrChange>
        </w:rPr>
      </w:pPr>
      <w:r w:rsidRPr="00B207B1">
        <w:rPr>
          <w:rFonts w:hAnsiTheme="minorEastAsia" w:hint="eastAsia"/>
          <w:rPrChange w:id="2535" w:author="JY0225" w:date="2017-08-24T11:15:00Z">
            <w:rPr>
              <w:rFonts w:ascii="Times New Roman" w:hAnsi="Times New Roman" w:hint="eastAsia"/>
            </w:rPr>
          </w:rPrChange>
        </w:rPr>
        <w:t>此外，</w:t>
      </w:r>
      <w:r w:rsidR="00E75C33" w:rsidRPr="00B207B1">
        <w:rPr>
          <w:rFonts w:hAnsiTheme="minorEastAsia"/>
          <w:rPrChange w:id="2536" w:author="JY0225" w:date="2017-08-24T11:15:00Z">
            <w:rPr>
              <w:rFonts w:ascii="Times New Roman" w:hAnsi="Times New Roman"/>
            </w:rPr>
          </w:rPrChange>
        </w:rPr>
        <w:t xml:space="preserve"> </w:t>
      </w:r>
      <w:r w:rsidR="00117E62" w:rsidRPr="00B207B1">
        <w:rPr>
          <w:rFonts w:hAnsiTheme="minorEastAsia" w:hint="eastAsia"/>
          <w:rPrChange w:id="2537" w:author="JY0225" w:date="2017-08-24T11:15:00Z">
            <w:rPr>
              <w:rFonts w:ascii="Times New Roman" w:hAnsi="Times New Roman" w:hint="eastAsia"/>
            </w:rPr>
          </w:rPrChange>
        </w:rPr>
        <w:t>同一个用户</w:t>
      </w:r>
      <w:r w:rsidR="00370758" w:rsidRPr="00B207B1">
        <w:rPr>
          <w:rFonts w:hAnsiTheme="minorEastAsia" w:hint="eastAsia"/>
          <w:rPrChange w:id="2538" w:author="JY0225" w:date="2017-08-24T11:15:00Z">
            <w:rPr>
              <w:rFonts w:ascii="Times New Roman" w:hAnsi="Times New Roman" w:hint="eastAsia"/>
            </w:rPr>
          </w:rPrChange>
        </w:rPr>
        <w:t>备份数据时会有相同的文件。</w:t>
      </w:r>
      <w:r w:rsidR="005634B5" w:rsidRPr="00B207B1">
        <w:rPr>
          <w:rFonts w:hAnsiTheme="minorEastAsia" w:hint="eastAsia"/>
          <w:rPrChange w:id="2539" w:author="JY0225" w:date="2017-08-24T11:15:00Z">
            <w:rPr>
              <w:rFonts w:ascii="Times New Roman" w:hAnsi="Times New Roman" w:hint="eastAsia"/>
            </w:rPr>
          </w:rPrChange>
        </w:rPr>
        <w:t>在上传文件时，</w:t>
      </w:r>
      <w:r w:rsidR="00E75C33" w:rsidRPr="00B207B1">
        <w:rPr>
          <w:rFonts w:hAnsiTheme="minorEastAsia" w:hint="eastAsia"/>
          <w:rPrChange w:id="2540" w:author="JY0225" w:date="2017-08-24T11:15:00Z">
            <w:rPr>
              <w:rFonts w:ascii="Times New Roman" w:hAnsi="Times New Roman" w:hint="eastAsia"/>
            </w:rPr>
          </w:rPrChange>
        </w:rPr>
        <w:t>同一用户的相同文件</w:t>
      </w:r>
      <w:r w:rsidR="00FC3668" w:rsidRPr="00B207B1">
        <w:rPr>
          <w:rFonts w:hAnsiTheme="minorEastAsia" w:hint="eastAsia"/>
          <w:rPrChange w:id="2541" w:author="JY0225" w:date="2017-08-24T11:15:00Z">
            <w:rPr>
              <w:rFonts w:ascii="Times New Roman" w:hAnsi="Times New Roman" w:hint="eastAsia"/>
            </w:rPr>
          </w:rPrChange>
        </w:rPr>
        <w:t>是</w:t>
      </w:r>
      <w:r w:rsidR="00E75C33" w:rsidRPr="00B207B1">
        <w:rPr>
          <w:rFonts w:hAnsiTheme="minorEastAsia" w:hint="eastAsia"/>
          <w:rPrChange w:id="2542" w:author="JY0225" w:date="2017-08-24T11:15:00Z">
            <w:rPr>
              <w:rFonts w:ascii="Times New Roman" w:hAnsi="Times New Roman" w:hint="eastAsia"/>
            </w:rPr>
          </w:rPrChange>
        </w:rPr>
        <w:t>可以复用的，</w:t>
      </w:r>
      <w:r w:rsidR="005F132B" w:rsidRPr="00B207B1">
        <w:rPr>
          <w:rFonts w:hAnsiTheme="minorEastAsia" w:hint="eastAsia"/>
          <w:rPrChange w:id="2543"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544" w:author="JY0225" w:date="2017-08-24T11:15:00Z">
            <w:rPr>
              <w:rFonts w:ascii="Times New Roman" w:hAnsi="Times New Roman" w:hint="eastAsia"/>
            </w:rPr>
          </w:rPrChange>
        </w:rPr>
        <w:t>直接在服务器操作，</w:t>
      </w:r>
      <w:r w:rsidR="00A6719A" w:rsidRPr="00B207B1">
        <w:rPr>
          <w:rFonts w:hAnsiTheme="minorEastAsia" w:hint="eastAsia"/>
          <w:rPrChange w:id="2545"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546" w:author="JY0225" w:date="2017-08-24T11:15:00Z">
            <w:rPr>
              <w:rFonts w:ascii="Times New Roman" w:hAnsi="Times New Roman" w:hint="eastAsia"/>
            </w:rPr>
          </w:rPrChange>
        </w:rPr>
        <w:t>“</w:t>
      </w:r>
      <w:r w:rsidR="00A6719A" w:rsidRPr="00B207B1">
        <w:rPr>
          <w:rFonts w:hAnsiTheme="minorEastAsia" w:hint="eastAsia"/>
          <w:rPrChange w:id="2547" w:author="JY0225" w:date="2017-08-24T11:15:00Z">
            <w:rPr>
              <w:rFonts w:ascii="Times New Roman" w:hAnsi="Times New Roman" w:hint="eastAsia"/>
            </w:rPr>
          </w:rPrChange>
        </w:rPr>
        <w:t>秒传</w:t>
      </w:r>
      <w:r w:rsidR="00B0053E" w:rsidRPr="00B207B1">
        <w:rPr>
          <w:rFonts w:hAnsiTheme="minorEastAsia" w:hint="eastAsia"/>
          <w:rPrChange w:id="2548" w:author="JY0225" w:date="2017-08-24T11:15:00Z">
            <w:rPr>
              <w:rFonts w:ascii="Times New Roman" w:hAnsi="Times New Roman" w:hint="eastAsia"/>
            </w:rPr>
          </w:rPrChange>
        </w:rPr>
        <w:t>”</w:t>
      </w:r>
      <w:r w:rsidR="00A6719A" w:rsidRPr="00B207B1">
        <w:rPr>
          <w:rFonts w:hAnsiTheme="minorEastAsia" w:hint="eastAsia"/>
          <w:rPrChange w:id="2549" w:author="JY0225" w:date="2017-08-24T11:15:00Z">
            <w:rPr>
              <w:rFonts w:ascii="Times New Roman" w:hAnsi="Times New Roman" w:hint="eastAsia"/>
            </w:rPr>
          </w:rPrChange>
        </w:rPr>
        <w:t>功能</w:t>
      </w:r>
      <w:r w:rsidR="005634B5" w:rsidRPr="00B207B1">
        <w:rPr>
          <w:rFonts w:hAnsiTheme="minorEastAsia" w:hint="eastAsia"/>
          <w:rPrChange w:id="2550" w:author="JY0225" w:date="2017-08-24T11:15:00Z">
            <w:rPr>
              <w:rFonts w:ascii="Times New Roman" w:hAnsi="Times New Roman" w:hint="eastAsia"/>
            </w:rPr>
          </w:rPrChange>
        </w:rPr>
        <w:t>。</w:t>
      </w:r>
      <w:r w:rsidR="00E341BC" w:rsidRPr="00B207B1">
        <w:rPr>
          <w:rFonts w:hAnsiTheme="minorEastAsia" w:hint="eastAsia"/>
          <w:rPrChange w:id="2551" w:author="JY0225" w:date="2017-08-24T11:15:00Z">
            <w:rPr>
              <w:rFonts w:ascii="Times New Roman" w:hAnsi="Times New Roman" w:hint="eastAsia"/>
            </w:rPr>
          </w:rPrChange>
        </w:rPr>
        <w:t>图</w:t>
      </w:r>
      <w:r w:rsidR="00E341BC" w:rsidRPr="00B207B1">
        <w:rPr>
          <w:rFonts w:hAnsiTheme="minorEastAsia"/>
          <w:rPrChange w:id="2552" w:author="JY0225" w:date="2017-08-24T11:15:00Z">
            <w:rPr>
              <w:rFonts w:ascii="Times New Roman" w:hAnsi="Times New Roman"/>
            </w:rPr>
          </w:rPrChange>
        </w:rPr>
        <w:t xml:space="preserve">3-2 </w:t>
      </w:r>
      <w:r w:rsidR="00E341BC" w:rsidRPr="00B207B1">
        <w:rPr>
          <w:rFonts w:hAnsiTheme="minorEastAsia" w:hint="eastAsia"/>
          <w:rPrChange w:id="2553" w:author="JY0225" w:date="2017-08-24T11:15:00Z">
            <w:rPr>
              <w:rFonts w:ascii="Times New Roman" w:hAnsi="Times New Roman" w:hint="eastAsia"/>
            </w:rPr>
          </w:rPrChange>
        </w:rPr>
        <w:t>详细描述</w:t>
      </w:r>
      <w:r w:rsidR="00E341BC" w:rsidRPr="00B207B1">
        <w:rPr>
          <w:rFonts w:hAnsiTheme="minorEastAsia" w:hint="eastAsia"/>
          <w:rPrChange w:id="2554"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555" w:author="JY0225" w:date="2017-08-24T11:15:00Z">
            <w:rPr>
              <w:rFonts w:ascii="Times New Roman" w:hAnsi="Times New Roman"/>
            </w:rPr>
          </w:rPrChange>
        </w:rPr>
      </w:pPr>
      <w:del w:id="2556" w:author="微软用户" w:date="2017-08-19T21:10:00Z">
        <w:r w:rsidRPr="00B207B1" w:rsidDel="00636DC8">
          <w:rPr>
            <w:rFonts w:hAnsiTheme="minorEastAsia"/>
            <w:noProof/>
            <w:rPrChange w:id="2557"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558" w:name="_Toc492545461"/>
      <w:r w:rsidRPr="00B207B1">
        <w:t>3</w:t>
      </w:r>
      <w:r w:rsidR="00CB54DF" w:rsidRPr="00B207B1">
        <w:t>.</w:t>
      </w:r>
      <w:ins w:id="2559" w:author="JY0225" w:date="2017-08-23T14:05:00Z">
        <w:r w:rsidR="001E3CF9" w:rsidRPr="00B207B1">
          <w:t>2</w:t>
        </w:r>
      </w:ins>
      <w:del w:id="2560"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558"/>
    </w:p>
    <w:p w14:paraId="6E70CE7F" w14:textId="1C723F6E" w:rsidR="009A4001" w:rsidRDefault="00DB36F7" w:rsidP="00903A80">
      <w:pPr>
        <w:jc w:val="center"/>
        <w:rPr>
          <w:rFonts w:hAnsiTheme="minorEastAsia"/>
        </w:rPr>
      </w:pPr>
      <w:ins w:id="2561" w:author="微软用户" w:date="2017-08-19T21:01:00Z">
        <w:r w:rsidRPr="00B207B1">
          <w:object w:dxaOrig="14445" w:dyaOrig="8806" w14:anchorId="28F65593">
            <v:shape id="_x0000_i1032" type="#_x0000_t75" style="width:342.4pt;height:208.45pt" o:ole="">
              <v:imagedata r:id="rId41" o:title=""/>
            </v:shape>
            <o:OLEObject Type="Embed" ProgID="Visio.Drawing.15" ShapeID="_x0000_i1032" DrawAspect="Content" ObjectID="_1570370699"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562" w:author="JY0225" w:date="2017-08-24T11:15:00Z">
            <w:rPr>
              <w:rFonts w:ascii="Times New Roman" w:hAnsi="Times New Roman"/>
            </w:rPr>
          </w:rPrChange>
        </w:rPr>
      </w:pPr>
      <w:r w:rsidRPr="00B207B1">
        <w:rPr>
          <w:rFonts w:hAnsiTheme="minorEastAsia" w:hint="eastAsia"/>
          <w:rPrChange w:id="2563" w:author="JY0225" w:date="2017-08-24T11:15:00Z">
            <w:rPr>
              <w:rFonts w:ascii="Times New Roman" w:hAnsi="Times New Roman" w:hint="eastAsia"/>
            </w:rPr>
          </w:rPrChange>
        </w:rPr>
        <w:t>作为中间件，其主要的目标</w:t>
      </w:r>
      <w:r w:rsidR="00C00056" w:rsidRPr="00B207B1">
        <w:rPr>
          <w:rFonts w:hAnsiTheme="minorEastAsia" w:hint="eastAsia"/>
          <w:rPrChange w:id="2564" w:author="JY0225" w:date="2017-08-24T11:15:00Z">
            <w:rPr>
              <w:rFonts w:ascii="Times New Roman" w:hAnsi="Times New Roman" w:hint="eastAsia"/>
            </w:rPr>
          </w:rPrChange>
        </w:rPr>
        <w:t>之一</w:t>
      </w:r>
      <w:r w:rsidRPr="00B207B1">
        <w:rPr>
          <w:rFonts w:hAnsiTheme="minorEastAsia" w:hint="eastAsia"/>
          <w:rPrChange w:id="2565" w:author="JY0225" w:date="2017-08-24T11:15:00Z">
            <w:rPr>
              <w:rFonts w:ascii="Times New Roman" w:hAnsi="Times New Roman" w:hint="eastAsia"/>
            </w:rPr>
          </w:rPrChange>
        </w:rPr>
        <w:t>是完成不同客户端和服务</w:t>
      </w:r>
      <w:r w:rsidR="00280BC0" w:rsidRPr="00B207B1">
        <w:rPr>
          <w:rFonts w:hAnsiTheme="minorEastAsia" w:hint="eastAsia"/>
          <w:rPrChange w:id="2566" w:author="JY0225" w:date="2017-08-24T11:15:00Z">
            <w:rPr>
              <w:rFonts w:ascii="Times New Roman" w:hAnsi="Times New Roman" w:hint="eastAsia"/>
            </w:rPr>
          </w:rPrChange>
        </w:rPr>
        <w:t>器</w:t>
      </w:r>
      <w:r w:rsidRPr="00B207B1">
        <w:rPr>
          <w:rFonts w:hAnsiTheme="minorEastAsia" w:hint="eastAsia"/>
          <w:rPrChange w:id="2567" w:author="JY0225" w:date="2017-08-24T11:15:00Z">
            <w:rPr>
              <w:rFonts w:ascii="Times New Roman" w:hAnsi="Times New Roman" w:hint="eastAsia"/>
            </w:rPr>
          </w:rPrChange>
        </w:rPr>
        <w:t>之间的适配</w:t>
      </w:r>
      <w:r w:rsidR="007534DB" w:rsidRPr="00B207B1">
        <w:rPr>
          <w:rFonts w:hAnsiTheme="minorEastAsia" w:hint="eastAsia"/>
          <w:rPrChange w:id="2568" w:author="JY0225" w:date="2017-08-24T11:15:00Z">
            <w:rPr>
              <w:rFonts w:ascii="Times New Roman" w:hAnsi="Times New Roman" w:hint="eastAsia"/>
            </w:rPr>
          </w:rPrChange>
        </w:rPr>
        <w:t>，以使平台具备一定的可扩展性</w:t>
      </w:r>
      <w:r w:rsidRPr="00B207B1">
        <w:rPr>
          <w:rFonts w:hAnsiTheme="minorEastAsia" w:hint="eastAsia"/>
          <w:rPrChange w:id="2569" w:author="JY0225" w:date="2017-08-24T11:15:00Z">
            <w:rPr>
              <w:rFonts w:ascii="Times New Roman" w:hAnsi="Times New Roman" w:hint="eastAsia"/>
            </w:rPr>
          </w:rPrChange>
        </w:rPr>
        <w:t>。由于</w:t>
      </w:r>
      <w:r w:rsidR="007D0F04" w:rsidRPr="00B207B1">
        <w:rPr>
          <w:rFonts w:hAnsiTheme="minorEastAsia" w:hint="eastAsia"/>
          <w:rPrChange w:id="2570"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571" w:author="JY0225" w:date="2017-08-24T11:15:00Z">
            <w:rPr>
              <w:rFonts w:ascii="Times New Roman" w:hAnsi="Times New Roman" w:hint="eastAsia"/>
            </w:rPr>
          </w:rPrChange>
        </w:rPr>
        <w:t>不同客户端在</w:t>
      </w:r>
      <w:r w:rsidRPr="00B207B1">
        <w:rPr>
          <w:rFonts w:hAnsiTheme="minorEastAsia" w:hint="eastAsia"/>
          <w:rPrChange w:id="2572" w:author="JY0225" w:date="2017-08-24T11:15:00Z">
            <w:rPr>
              <w:rFonts w:ascii="Times New Roman" w:hAnsi="Times New Roman" w:hint="eastAsia"/>
            </w:rPr>
          </w:rPrChange>
        </w:rPr>
        <w:t>设计时考虑的情形和目标不一样，客户端和服务端通常会定义不同的接口，导致服务器和客户端</w:t>
      </w:r>
      <w:ins w:id="2573" w:author="Liu, Wu" w:date="2017-08-29T11:09:00Z">
        <w:r w:rsidR="000D7B9B" w:rsidRPr="00B207B1">
          <w:rPr>
            <w:rFonts w:hAnsiTheme="minorEastAsia" w:hint="eastAsia"/>
          </w:rPr>
          <w:t>之间请求</w:t>
        </w:r>
      </w:ins>
      <w:r w:rsidRPr="00B207B1">
        <w:rPr>
          <w:rFonts w:hAnsiTheme="minorEastAsia" w:hint="eastAsia"/>
          <w:rPrChange w:id="2574"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575" w:author="JY0225" w:date="2017-08-24T11:15:00Z">
            <w:rPr>
              <w:rFonts w:ascii="Times New Roman" w:hAnsi="Times New Roman"/>
            </w:rPr>
          </w:rPrChange>
        </w:rPr>
      </w:pPr>
      <w:r w:rsidRPr="00B207B1">
        <w:rPr>
          <w:rFonts w:hAnsiTheme="minorEastAsia" w:hint="eastAsia"/>
          <w:rPrChange w:id="2576"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577" w:author="JY0225" w:date="2017-08-24T11:15:00Z">
            <w:rPr>
              <w:rFonts w:ascii="Times New Roman" w:hAnsi="Times New Roman" w:hint="eastAsia"/>
            </w:rPr>
          </w:rPrChange>
        </w:rPr>
        <w:t>通过中间件</w:t>
      </w:r>
      <w:r w:rsidR="00B50F28" w:rsidRPr="00B207B1">
        <w:rPr>
          <w:rFonts w:hAnsiTheme="minorEastAsia" w:hint="eastAsia"/>
          <w:rPrChange w:id="2578" w:author="JY0225" w:date="2017-08-24T11:15:00Z">
            <w:rPr>
              <w:rFonts w:ascii="Times New Roman" w:hAnsi="Times New Roman" w:hint="eastAsia"/>
            </w:rPr>
          </w:rPrChange>
        </w:rPr>
        <w:t>来对</w:t>
      </w:r>
      <w:ins w:id="2579" w:author="Liu, Wu" w:date="2017-08-29T11:09:00Z">
        <w:r w:rsidR="002A72CE" w:rsidRPr="00B207B1">
          <w:rPr>
            <w:rFonts w:hAnsiTheme="minorEastAsia"/>
          </w:rPr>
          <w:t>请求的形式</w:t>
        </w:r>
      </w:ins>
      <w:del w:id="2580" w:author="Liu, Wu" w:date="2017-08-29T11:09:00Z">
        <w:r w:rsidR="00B50F28" w:rsidRPr="00B207B1" w:rsidDel="002A72CE">
          <w:rPr>
            <w:rFonts w:hAnsiTheme="minorEastAsia" w:hint="eastAsia"/>
            <w:rPrChange w:id="2581" w:author="JY0225" w:date="2017-08-24T11:15:00Z">
              <w:rPr>
                <w:rFonts w:ascii="Times New Roman" w:hAnsi="Times New Roman" w:hint="eastAsia"/>
              </w:rPr>
            </w:rPrChange>
          </w:rPr>
          <w:delText>双方的调用方式</w:delText>
        </w:r>
      </w:del>
      <w:r w:rsidR="00B50F28" w:rsidRPr="00B207B1">
        <w:rPr>
          <w:rFonts w:hAnsiTheme="minorEastAsia" w:hint="eastAsia"/>
          <w:rPrChange w:id="2582" w:author="JY0225" w:date="2017-08-24T11:15:00Z">
            <w:rPr>
              <w:rFonts w:ascii="Times New Roman" w:hAnsi="Times New Roman" w:hint="eastAsia"/>
            </w:rPr>
          </w:rPrChange>
        </w:rPr>
        <w:t>进行转换，</w:t>
      </w:r>
      <w:r w:rsidRPr="00B207B1">
        <w:rPr>
          <w:rFonts w:hAnsiTheme="minorEastAsia" w:hint="eastAsia"/>
          <w:rPrChange w:id="2583"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584" w:author="JY0225" w:date="2017-08-24T11:15:00Z">
            <w:rPr>
              <w:rFonts w:ascii="Times New Roman" w:hAnsi="Times New Roman"/>
            </w:rPr>
          </w:rPrChange>
        </w:rPr>
        <w:pPrChange w:id="2585"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586"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587" w:author="JY0225" w:date="2017-08-24T11:15:00Z">
            <w:rPr>
              <w:rFonts w:ascii="Times New Roman" w:hAnsi="Times New Roman"/>
            </w:rPr>
          </w:rPrChange>
        </w:rPr>
        <w:pPrChange w:id="2588"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589"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590"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591" w:author="JY0225" w:date="2017-08-24T11:15:00Z">
            <w:rPr>
              <w:rFonts w:ascii="Times New Roman" w:hAnsi="Times New Roman"/>
            </w:rPr>
          </w:rPrChange>
        </w:rPr>
      </w:pPr>
      <w:r w:rsidRPr="00B207B1">
        <w:rPr>
          <w:rFonts w:hAnsiTheme="minorEastAsia" w:hint="eastAsia"/>
          <w:rPrChange w:id="2592"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593" w:author="JY0225" w:date="2017-08-24T11:15:00Z">
            <w:rPr>
              <w:rFonts w:ascii="Times New Roman" w:hAnsi="Times New Roman" w:hint="eastAsia"/>
            </w:rPr>
          </w:rPrChange>
        </w:rPr>
        <w:t>在这里，本文</w:t>
      </w:r>
      <w:r w:rsidR="003F7731" w:rsidRPr="00B207B1">
        <w:rPr>
          <w:rFonts w:hAnsiTheme="minorEastAsia" w:hint="eastAsia"/>
          <w:rPrChange w:id="2594" w:author="JY0225" w:date="2017-08-24T11:15:00Z">
            <w:rPr>
              <w:rFonts w:ascii="Times New Roman" w:hAnsi="Times New Roman" w:hint="eastAsia"/>
            </w:rPr>
          </w:rPrChange>
        </w:rPr>
        <w:t>选择了第二种方式作为中间件多应用适配的方案。</w:t>
      </w:r>
    </w:p>
    <w:p w14:paraId="2F109203" w14:textId="698B127B" w:rsidR="0047763E" w:rsidRPr="00B207B1" w:rsidDel="00CC774B" w:rsidRDefault="00517472" w:rsidP="000C4D66">
      <w:pPr>
        <w:spacing w:line="400" w:lineRule="exact"/>
        <w:ind w:firstLine="420"/>
        <w:rPr>
          <w:del w:id="2595" w:author="微软用户" w:date="2017-08-19T21:01:00Z"/>
          <w:rFonts w:hAnsiTheme="minorEastAsia"/>
          <w:rPrChange w:id="2596" w:author="JY0225" w:date="2017-08-24T11:15:00Z">
            <w:rPr>
              <w:del w:id="2597" w:author="微软用户" w:date="2017-08-19T21:01:00Z"/>
              <w:rFonts w:ascii="Times New Roman" w:hAnsi="Times New Roman"/>
            </w:rPr>
          </w:rPrChange>
        </w:rPr>
      </w:pPr>
      <w:r>
        <w:rPr>
          <w:rFonts w:hAnsiTheme="minorEastAsia" w:hint="eastAsia"/>
        </w:rPr>
        <w:t>为了适配客户端发出的请求（输入</w:t>
      </w:r>
      <w:r w:rsidR="000E4637">
        <w:rPr>
          <w:rFonts w:hAnsiTheme="minorEastAsia" w:hint="eastAsia"/>
        </w:rPr>
        <w:t>形式）和服务端的接收请求（输出</w:t>
      </w:r>
      <w:r w:rsidR="0014711B">
        <w:rPr>
          <w:rFonts w:hAnsiTheme="minorEastAsia" w:hint="eastAsia"/>
        </w:rPr>
        <w:t xml:space="preserve"> </w:t>
      </w:r>
      <w:r w:rsidR="0047763E" w:rsidRPr="00B207B1">
        <w:rPr>
          <w:rFonts w:hAnsiTheme="minorEastAsia" w:hint="eastAsia"/>
          <w:rPrChange w:id="2598" w:author="JY0225" w:date="2017-08-24T11:15:00Z">
            <w:rPr>
              <w:rFonts w:ascii="Times New Roman" w:hAnsi="Times New Roman" w:hint="eastAsia"/>
            </w:rPr>
          </w:rPrChange>
        </w:rPr>
        <w:t>形式）之间的差异，</w:t>
      </w:r>
      <w:r w:rsidR="00EA04F9" w:rsidRPr="00B207B1">
        <w:rPr>
          <w:rFonts w:hAnsiTheme="minorEastAsia" w:hint="eastAsia"/>
          <w:rPrChange w:id="2599"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0047763E" w:rsidRPr="00B207B1">
        <w:rPr>
          <w:rFonts w:hAnsiTheme="minorEastAsia" w:hint="eastAsia"/>
          <w:rPrChange w:id="2600" w:author="JY0225" w:date="2017-08-24T11:15:00Z">
            <w:rPr>
              <w:rFonts w:ascii="Times New Roman" w:hAnsi="Times New Roman" w:hint="eastAsia"/>
            </w:rPr>
          </w:rPrChange>
        </w:rPr>
        <w:t>。</w:t>
      </w:r>
      <w:r w:rsidR="00EA04F9" w:rsidRPr="00B207B1">
        <w:rPr>
          <w:rFonts w:hAnsiTheme="minorEastAsia" w:hint="eastAsia"/>
          <w:rPrChange w:id="2601" w:author="JY0225" w:date="2017-08-24T11:15:00Z">
            <w:rPr>
              <w:rFonts w:ascii="Times New Roman" w:hAnsi="Times New Roman" w:hint="eastAsia"/>
            </w:rPr>
          </w:rPrChange>
        </w:rPr>
        <w:t>同时，由于目前版本的中间件只有</w:t>
      </w:r>
      <w:r w:rsidR="00EA04F9" w:rsidRPr="00B207B1">
        <w:rPr>
          <w:rFonts w:hAnsiTheme="minorEastAsia"/>
          <w:rPrChange w:id="2602" w:author="JY0225" w:date="2017-08-24T11:15:00Z">
            <w:rPr>
              <w:rFonts w:ascii="Times New Roman" w:hAnsi="Times New Roman"/>
            </w:rPr>
          </w:rPrChange>
        </w:rPr>
        <w:t>CLI</w:t>
      </w:r>
      <w:r w:rsidR="00D711C2" w:rsidRPr="00B207B1">
        <w:rPr>
          <w:rFonts w:hAnsiTheme="minorEastAsia" w:hint="eastAsia"/>
          <w:rPrChange w:id="2603" w:author="JY0225" w:date="2017-08-24T11:15:00Z">
            <w:rPr>
              <w:rFonts w:ascii="Times New Roman" w:hAnsi="Times New Roman" w:hint="eastAsia"/>
            </w:rPr>
          </w:rPrChange>
        </w:rPr>
        <w:t>一个客户端，因此还</w:t>
      </w:r>
      <w:r w:rsidR="00EA04F9" w:rsidRPr="00B207B1">
        <w:rPr>
          <w:rFonts w:hAnsiTheme="minorEastAsia" w:hint="eastAsia"/>
          <w:rPrChange w:id="2604" w:author="JY0225" w:date="2017-08-24T11:15:00Z">
            <w:rPr>
              <w:rFonts w:ascii="Times New Roman" w:hAnsi="Times New Roman" w:hint="eastAsia"/>
            </w:rPr>
          </w:rPrChange>
        </w:rPr>
        <w:t>需要开发</w:t>
      </w:r>
      <w:r w:rsidR="004B7DBE" w:rsidRPr="00B207B1">
        <w:rPr>
          <w:rFonts w:hAnsiTheme="minorEastAsia" w:hint="eastAsia"/>
          <w:rPrChange w:id="2605" w:author="JY0225" w:date="2017-08-24T11:15:00Z">
            <w:rPr>
              <w:rFonts w:ascii="Times New Roman" w:hAnsi="Times New Roman" w:hint="eastAsia"/>
            </w:rPr>
          </w:rPrChange>
        </w:rPr>
        <w:t>其他类型的客户端</w:t>
      </w:r>
      <w:r w:rsidR="00555D53" w:rsidRPr="00B207B1">
        <w:rPr>
          <w:rFonts w:hAnsiTheme="minorEastAsia" w:hint="eastAsia"/>
          <w:rPrChange w:id="2606" w:author="JY0225" w:date="2017-08-24T11:15:00Z">
            <w:rPr>
              <w:rFonts w:ascii="Times New Roman" w:hAnsi="Times New Roman" w:hint="eastAsia"/>
            </w:rPr>
          </w:rPrChange>
        </w:rPr>
        <w:t>来</w:t>
      </w:r>
      <w:r w:rsidR="004B7DBE" w:rsidRPr="00B207B1">
        <w:rPr>
          <w:rFonts w:hAnsiTheme="minorEastAsia" w:hint="eastAsia"/>
          <w:rPrChange w:id="2607" w:author="JY0225" w:date="2017-08-24T11:15:00Z">
            <w:rPr>
              <w:rFonts w:ascii="Times New Roman" w:hAnsi="Times New Roman" w:hint="eastAsia"/>
            </w:rPr>
          </w:rPrChange>
        </w:rPr>
        <w:t>支撑多应用适配</w:t>
      </w:r>
      <w:r w:rsidR="008D61A3" w:rsidRPr="00B207B1">
        <w:rPr>
          <w:rFonts w:hAnsiTheme="minorEastAsia" w:hint="eastAsia"/>
          <w:rPrChange w:id="2608" w:author="JY0225" w:date="2017-08-24T11:15:00Z">
            <w:rPr>
              <w:rFonts w:ascii="Times New Roman" w:hAnsi="Times New Roman" w:hint="eastAsia"/>
            </w:rPr>
          </w:rPrChange>
        </w:rPr>
        <w:t>，</w:t>
      </w:r>
      <w:r w:rsidR="00F534CC" w:rsidRPr="00B207B1">
        <w:rPr>
          <w:rFonts w:hAnsiTheme="minorEastAsia" w:hint="eastAsia"/>
          <w:rPrChange w:id="2609" w:author="JY0225" w:date="2017-08-24T11:15:00Z">
            <w:rPr>
              <w:rFonts w:ascii="Times New Roman" w:hAnsi="Times New Roman" w:hint="eastAsia"/>
            </w:rPr>
          </w:rPrChange>
        </w:rPr>
        <w:t>本文</w:t>
      </w:r>
      <w:r w:rsidR="00F715AE" w:rsidRPr="00B207B1">
        <w:rPr>
          <w:rFonts w:hAnsiTheme="minorEastAsia" w:hint="eastAsia"/>
          <w:rPrChange w:id="2610" w:author="JY0225" w:date="2017-08-24T11:15:00Z">
            <w:rPr>
              <w:rFonts w:ascii="Times New Roman" w:hAnsi="Times New Roman" w:hint="eastAsia"/>
            </w:rPr>
          </w:rPrChange>
        </w:rPr>
        <w:t>选择了开发基于</w:t>
      </w:r>
      <w:r w:rsidR="006707F9" w:rsidRPr="00B207B1">
        <w:rPr>
          <w:rFonts w:hAnsiTheme="minorEastAsia"/>
          <w:rPrChange w:id="2611" w:author="JY0225" w:date="2017-08-24T11:15:00Z">
            <w:rPr>
              <w:rFonts w:ascii="Times New Roman" w:hAnsi="Times New Roman"/>
            </w:rPr>
          </w:rPrChange>
        </w:rPr>
        <w:t>Firefox</w:t>
      </w:r>
      <w:r w:rsidR="00F715AE" w:rsidRPr="00B207B1">
        <w:rPr>
          <w:rFonts w:hAnsiTheme="minorEastAsia" w:hint="eastAsia"/>
          <w:rPrChange w:id="2612" w:author="JY0225" w:date="2017-08-24T11:15:00Z">
            <w:rPr>
              <w:rFonts w:ascii="Times New Roman" w:hAnsi="Times New Roman" w:hint="eastAsia"/>
            </w:rPr>
          </w:rPrChange>
        </w:rPr>
        <w:t>浏览器的</w:t>
      </w:r>
      <w:r w:rsidR="002E5718" w:rsidRPr="00B207B1">
        <w:rPr>
          <w:rFonts w:hAnsiTheme="minorEastAsia" w:hint="eastAsia"/>
          <w:rPrChange w:id="2613" w:author="JY0225" w:date="2017-08-24T11:15:00Z">
            <w:rPr>
              <w:rFonts w:ascii="Times New Roman" w:hAnsi="Times New Roman" w:hint="eastAsia"/>
            </w:rPr>
          </w:rPrChange>
        </w:rPr>
        <w:t>扩展</w:t>
      </w:r>
      <w:ins w:id="2614" w:author="Liu, Wu" w:date="2017-08-29T11:10:00Z">
        <w:r w:rsidR="009F54F8" w:rsidRPr="00B207B1">
          <w:rPr>
            <w:rFonts w:hAnsiTheme="minorEastAsia" w:hint="eastAsia"/>
          </w:rPr>
          <w:t>应用</w:t>
        </w:r>
      </w:ins>
      <w:r w:rsidR="00F715AE" w:rsidRPr="00B207B1">
        <w:rPr>
          <w:rFonts w:hAnsiTheme="minorEastAsia" w:hint="eastAsia"/>
          <w:rPrChange w:id="2615" w:author="JY0225" w:date="2017-08-24T11:15:00Z">
            <w:rPr>
              <w:rFonts w:ascii="Times New Roman" w:hAnsi="Times New Roman" w:hint="eastAsia"/>
            </w:rPr>
          </w:rPrChange>
        </w:rPr>
        <w:t>和</w:t>
      </w:r>
      <w:r w:rsidR="00F715AE" w:rsidRPr="00B207B1">
        <w:rPr>
          <w:rFonts w:hAnsiTheme="minorEastAsia"/>
          <w:rPrChange w:id="2616" w:author="JY0225" w:date="2017-08-24T11:15:00Z">
            <w:rPr>
              <w:rFonts w:ascii="Times New Roman" w:hAnsi="Times New Roman"/>
            </w:rPr>
          </w:rPrChange>
        </w:rPr>
        <w:t>Java SDK</w:t>
      </w:r>
      <w:r w:rsidR="009C0290" w:rsidRPr="00B207B1">
        <w:rPr>
          <w:rFonts w:hAnsiTheme="minorEastAsia" w:hint="eastAsia"/>
          <w:rPrChange w:id="2617" w:author="JY0225" w:date="2017-08-24T11:15:00Z">
            <w:rPr>
              <w:rFonts w:ascii="Times New Roman" w:hAnsi="Times New Roman" w:hint="eastAsia"/>
            </w:rPr>
          </w:rPrChange>
        </w:rPr>
        <w:t>开发工具。</w:t>
      </w:r>
      <w:r w:rsidR="00A075A7" w:rsidRPr="00B207B1">
        <w:rPr>
          <w:rFonts w:hAnsiTheme="minorEastAsia" w:hint="eastAsia"/>
          <w:rPrChange w:id="2618" w:author="JY0225" w:date="2017-08-24T11:15:00Z">
            <w:rPr>
              <w:rFonts w:ascii="Times New Roman" w:hAnsi="Times New Roman" w:hint="eastAsia"/>
            </w:rPr>
          </w:rPrChange>
        </w:rPr>
        <w:t>图</w:t>
      </w:r>
      <w:r w:rsidR="00A075A7" w:rsidRPr="00B207B1">
        <w:rPr>
          <w:rFonts w:hAnsiTheme="minorEastAsia"/>
          <w:rPrChange w:id="2619" w:author="JY0225" w:date="2017-08-24T11:15:00Z">
            <w:rPr>
              <w:rFonts w:ascii="Times New Roman" w:hAnsi="Times New Roman"/>
            </w:rPr>
          </w:rPrChange>
        </w:rPr>
        <w:t>3-4</w:t>
      </w:r>
      <w:r w:rsidR="00A075A7" w:rsidRPr="00B207B1">
        <w:rPr>
          <w:rFonts w:hAnsiTheme="minorEastAsia" w:hint="eastAsia"/>
          <w:rPrChange w:id="2620" w:author="JY0225" w:date="2017-08-24T11:15:00Z">
            <w:rPr>
              <w:rFonts w:ascii="Times New Roman" w:hAnsi="Times New Roman" w:hint="eastAsia"/>
            </w:rPr>
          </w:rPrChange>
        </w:rPr>
        <w:t>详细描述了</w:t>
      </w:r>
      <w:r w:rsidR="00813DB1" w:rsidRPr="00B207B1">
        <w:rPr>
          <w:rFonts w:hAnsiTheme="minorEastAsia" w:hint="eastAsia"/>
          <w:rPrChange w:id="2621" w:author="JY0225" w:date="2017-08-24T11:15:00Z">
            <w:rPr>
              <w:rFonts w:ascii="Times New Roman" w:hAnsi="Times New Roman" w:hint="eastAsia"/>
            </w:rPr>
          </w:rPrChange>
        </w:rPr>
        <w:t>多应用适配</w:t>
      </w:r>
      <w:r w:rsidR="00A075A7" w:rsidRPr="00B207B1">
        <w:rPr>
          <w:rFonts w:hAnsiTheme="minorEastAsia" w:hint="eastAsia"/>
          <w:rPrChange w:id="2622"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623" w:author="微软用户" w:date="2017-08-19T21:01:00Z">
        <w:r w:rsidRPr="00B207B1" w:rsidDel="00CC774B">
          <w:rPr>
            <w:rFonts w:hAnsiTheme="minorEastAsia"/>
            <w:noProof/>
            <w:rPrChange w:id="2624"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625" w:name="_Toc49254546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625"/>
    </w:p>
    <w:p w14:paraId="157EEE6C" w14:textId="77777777" w:rsidR="00492CC0" w:rsidRPr="00B207B1" w:rsidDel="00184EB1" w:rsidRDefault="00566028">
      <w:pPr>
        <w:pStyle w:val="21"/>
        <w:spacing w:line="240" w:lineRule="auto"/>
        <w:rPr>
          <w:del w:id="2626" w:author="微软用户" w:date="2017-08-19T20:42:00Z"/>
        </w:rPr>
        <w:pPrChange w:id="2627" w:author="微软用户" w:date="2017-08-18T22:51:00Z">
          <w:pPr>
            <w:pStyle w:val="21"/>
          </w:pPr>
        </w:pPrChange>
      </w:pPr>
      <w:bookmarkStart w:id="2628" w:name="_Toc49254546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628"/>
    </w:p>
    <w:p w14:paraId="418D4F1F" w14:textId="77777777" w:rsidR="00F94F19" w:rsidRPr="00B207B1" w:rsidRDefault="00E4327E">
      <w:pPr>
        <w:pStyle w:val="21"/>
        <w:spacing w:line="240" w:lineRule="auto"/>
        <w:rPr>
          <w:ins w:id="2629" w:author="微软用户" w:date="2017-08-19T20:41:00Z"/>
        </w:rPr>
        <w:pPrChange w:id="2630" w:author="微软用户" w:date="2017-08-19T20:42:00Z">
          <w:pPr/>
        </w:pPrChange>
      </w:pPr>
      <w:del w:id="2631"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632" w:author="微软用户" w:date="2017-08-19T20:42:00Z">
          <w:pPr/>
        </w:pPrChange>
      </w:pPr>
      <w:r>
        <w:object w:dxaOrig="14952" w:dyaOrig="6614" w14:anchorId="4A5BF26C">
          <v:shape id="_x0000_i1033" type="#_x0000_t75" style="width:408.55pt;height:179.15pt" o:ole="">
            <v:imagedata r:id="rId45" o:title=""/>
          </v:shape>
          <o:OLEObject Type="Embed" ProgID="Visio.Drawing.15" ShapeID="_x0000_i1033" DrawAspect="Content" ObjectID="_1570370700" r:id="rId46"/>
        </w:object>
      </w:r>
    </w:p>
    <w:p w14:paraId="42E29FC4" w14:textId="77777777" w:rsidR="00B41FAA" w:rsidRPr="00B207B1" w:rsidRDefault="00A3725F">
      <w:pPr>
        <w:spacing w:line="400" w:lineRule="exact"/>
        <w:ind w:firstLine="420"/>
        <w:jc w:val="center"/>
        <w:rPr>
          <w:rFonts w:hAnsiTheme="minorEastAsia"/>
          <w:rPrChange w:id="2633" w:author="JY0225" w:date="2017-08-24T11:16:00Z">
            <w:rPr>
              <w:rFonts w:ascii="Times New Roman" w:hAnsi="Times New Roman"/>
              <w:spacing w:val="10"/>
            </w:rPr>
          </w:rPrChange>
        </w:rPr>
        <w:pPrChange w:id="2634" w:author="JY0225" w:date="2017-08-24T11:16:00Z">
          <w:pPr>
            <w:spacing w:line="360" w:lineRule="auto"/>
            <w:ind w:firstLine="420"/>
            <w:jc w:val="center"/>
          </w:pPr>
        </w:pPrChange>
      </w:pPr>
      <w:del w:id="2635" w:author="JY0225" w:date="2017-08-14T12:38:00Z">
        <w:r w:rsidRPr="00B207B1" w:rsidDel="00856A51">
          <w:rPr>
            <w:rFonts w:hAnsiTheme="minorEastAsia"/>
            <w:rPrChange w:id="2636" w:author="JY0225" w:date="2017-08-24T11:16:00Z">
              <w:rPr/>
            </w:rPrChange>
          </w:rPr>
          <w:tab/>
        </w:r>
      </w:del>
      <w:r w:rsidRPr="00B207B1">
        <w:rPr>
          <w:rFonts w:hAnsiTheme="minorEastAsia" w:hint="eastAsia"/>
          <w:rPrChange w:id="2637" w:author="JY0225" w:date="2017-08-24T11:16:00Z">
            <w:rPr>
              <w:rFonts w:ascii="Times New Roman" w:hAnsi="Times New Roman" w:hint="eastAsia"/>
              <w:spacing w:val="10"/>
            </w:rPr>
          </w:rPrChange>
        </w:rPr>
        <w:t>图</w:t>
      </w:r>
      <w:r w:rsidR="00AD1CEF" w:rsidRPr="00B207B1">
        <w:rPr>
          <w:rFonts w:hAnsiTheme="minorEastAsia"/>
          <w:rPrChange w:id="2638" w:author="JY0225" w:date="2017-08-24T11:16:00Z">
            <w:rPr>
              <w:rFonts w:ascii="Times New Roman" w:hAnsi="Times New Roman"/>
              <w:spacing w:val="10"/>
            </w:rPr>
          </w:rPrChange>
        </w:rPr>
        <w:t>4-1</w:t>
      </w:r>
      <w:r w:rsidR="002B49ED" w:rsidRPr="00B207B1">
        <w:rPr>
          <w:rFonts w:hAnsiTheme="minorEastAsia"/>
          <w:rPrChange w:id="2639" w:author="JY0225" w:date="2017-08-24T11:16:00Z">
            <w:rPr>
              <w:rFonts w:ascii="Times New Roman" w:hAnsi="Times New Roman"/>
              <w:spacing w:val="10"/>
            </w:rPr>
          </w:rPrChange>
        </w:rPr>
        <w:t xml:space="preserve"> </w:t>
      </w:r>
      <w:r w:rsidRPr="00B207B1">
        <w:rPr>
          <w:rFonts w:hAnsiTheme="minorEastAsia" w:hint="eastAsia"/>
          <w:rPrChange w:id="2640" w:author="JY0225" w:date="2017-08-24T11:16:00Z">
            <w:rPr>
              <w:rFonts w:ascii="Times New Roman" w:hAnsi="Times New Roman" w:hint="eastAsia"/>
              <w:spacing w:val="10"/>
            </w:rPr>
          </w:rPrChange>
        </w:rPr>
        <w:t>云</w:t>
      </w:r>
      <w:r w:rsidR="00476838" w:rsidRPr="00B207B1">
        <w:rPr>
          <w:rFonts w:hAnsiTheme="minorEastAsia" w:hint="eastAsia"/>
          <w:rPrChange w:id="2641" w:author="JY0225" w:date="2017-08-24T11:16:00Z">
            <w:rPr>
              <w:rFonts w:ascii="Times New Roman" w:hAnsi="Times New Roman" w:hint="eastAsia"/>
              <w:spacing w:val="10"/>
            </w:rPr>
          </w:rPrChange>
        </w:rPr>
        <w:t>备份</w:t>
      </w:r>
      <w:r w:rsidRPr="00B207B1">
        <w:rPr>
          <w:rFonts w:hAnsiTheme="minorEastAsia" w:hint="eastAsia"/>
          <w:rPrChange w:id="2642"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643"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644" w:author="JY0225" w:date="2017-08-24T11:16:00Z">
            <w:rPr>
              <w:rFonts w:ascii="Times New Roman" w:hAnsi="Times New Roman"/>
            </w:rPr>
          </w:rPrChange>
        </w:rPr>
      </w:pPr>
      <w:r w:rsidRPr="00B207B1">
        <w:rPr>
          <w:rFonts w:hAnsiTheme="minorEastAsia"/>
          <w:rPrChange w:id="2645" w:author="JY0225" w:date="2017-08-24T11:16:00Z">
            <w:rPr>
              <w:rFonts w:ascii="Times New Roman" w:hAnsi="Times New Roman"/>
              <w:spacing w:val="10"/>
            </w:rPr>
          </w:rPrChange>
        </w:rPr>
        <w:tab/>
      </w:r>
      <w:commentRangeStart w:id="2646"/>
      <w:r w:rsidR="006A04B6" w:rsidRPr="00B207B1">
        <w:rPr>
          <w:rFonts w:hAnsiTheme="minorEastAsia" w:hint="eastAsia"/>
          <w:rPrChange w:id="2647" w:author="JY0225" w:date="2017-08-24T11:16:00Z">
            <w:rPr>
              <w:rFonts w:ascii="Times New Roman" w:hAnsi="Times New Roman" w:hint="eastAsia"/>
            </w:rPr>
          </w:rPrChange>
        </w:rPr>
        <w:t>图</w:t>
      </w:r>
      <w:r w:rsidR="006A04B6" w:rsidRPr="00B207B1">
        <w:rPr>
          <w:rFonts w:hAnsiTheme="minorEastAsia"/>
          <w:rPrChange w:id="2648"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649"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650" w:author="JY0225" w:date="2017-08-24T11:16:00Z">
            <w:rPr>
              <w:rFonts w:ascii="Times New Roman" w:hAnsi="Times New Roman" w:hint="eastAsia"/>
            </w:rPr>
          </w:rPrChange>
        </w:rPr>
        <w:t>在</w:t>
      </w:r>
      <w:r w:rsidR="00E4327E" w:rsidRPr="00B207B1">
        <w:rPr>
          <w:rFonts w:hAnsiTheme="minorEastAsia" w:hint="eastAsia"/>
          <w:rPrChange w:id="2651"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652"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653"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654" w:author="JY0225" w:date="2017-08-24T11:16:00Z">
            <w:rPr>
              <w:rFonts w:ascii="Times New Roman" w:hAnsi="Times New Roman" w:hint="eastAsia"/>
            </w:rPr>
          </w:rPrChange>
        </w:rPr>
        <w:t>以及</w:t>
      </w:r>
      <w:r w:rsidR="00D67D9E" w:rsidRPr="00B207B1">
        <w:rPr>
          <w:rFonts w:hAnsiTheme="minorEastAsia" w:hint="eastAsia"/>
          <w:rPrChange w:id="2655" w:author="JY0225" w:date="2017-08-24T11:16:00Z">
            <w:rPr>
              <w:rFonts w:ascii="Times New Roman" w:hAnsi="Times New Roman" w:hint="eastAsia"/>
            </w:rPr>
          </w:rPrChange>
        </w:rPr>
        <w:t>多应用</w:t>
      </w:r>
      <w:r w:rsidR="001B01FF" w:rsidRPr="00B207B1">
        <w:rPr>
          <w:rFonts w:hAnsiTheme="minorEastAsia" w:hint="eastAsia"/>
          <w:rPrChange w:id="2656" w:author="JY0225" w:date="2017-08-24T11:16:00Z">
            <w:rPr>
              <w:rFonts w:ascii="Times New Roman" w:hAnsi="Times New Roman" w:hint="eastAsia"/>
            </w:rPr>
          </w:rPrChange>
        </w:rPr>
        <w:t>适配模块</w:t>
      </w:r>
      <w:r w:rsidR="00E90D47" w:rsidRPr="00B207B1">
        <w:rPr>
          <w:rFonts w:hAnsiTheme="minorEastAsia" w:hint="eastAsia"/>
          <w:rPrChange w:id="2657" w:author="JY0225" w:date="2017-08-24T11:16:00Z">
            <w:rPr>
              <w:rFonts w:ascii="Times New Roman" w:hAnsi="Times New Roman" w:hint="eastAsia"/>
            </w:rPr>
          </w:rPrChange>
        </w:rPr>
        <w:t>。</w:t>
      </w:r>
      <w:commentRangeEnd w:id="2646"/>
      <w:r w:rsidR="00B72601" w:rsidRPr="00B207B1">
        <w:rPr>
          <w:rFonts w:hAnsiTheme="minorEastAsia"/>
          <w:rPrChange w:id="2658" w:author="JY0225" w:date="2017-08-24T11:16:00Z">
            <w:rPr>
              <w:rFonts w:ascii="Times New Roman" w:hAnsi="Times New Roman"/>
            </w:rPr>
          </w:rPrChange>
        </w:rPr>
        <w:commentReference w:id="2646"/>
      </w:r>
      <w:ins w:id="2659"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660"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661" w:author="微软用户" w:date="2017-08-18T22:51:00Z">
          <w:pPr>
            <w:pStyle w:val="21"/>
          </w:pPr>
        </w:pPrChange>
      </w:pPr>
      <w:bookmarkStart w:id="2662" w:name="_Toc492545464"/>
      <w:r w:rsidRPr="00B207B1">
        <w:t>4</w:t>
      </w:r>
      <w:r w:rsidR="00B0430C" w:rsidRPr="00B207B1">
        <w:t>.2</w:t>
      </w:r>
      <w:r w:rsidR="00142390" w:rsidRPr="00B207B1">
        <w:t xml:space="preserve"> </w:t>
      </w:r>
      <w:commentRangeStart w:id="2663"/>
      <w:r w:rsidR="006C56E9" w:rsidRPr="00B207B1">
        <w:t>类图设计</w:t>
      </w:r>
      <w:commentRangeEnd w:id="2663"/>
      <w:r w:rsidR="00172D61" w:rsidRPr="00B207B1">
        <w:rPr>
          <w:rPrChange w:id="2664" w:author="微软用户" w:date="2017-08-18T22:51:00Z">
            <w:rPr>
              <w:rStyle w:val="af2"/>
              <w:rFonts w:ascii="Calibri" w:eastAsia="宋体" w:hAnsi="Calibri"/>
              <w:b w:val="0"/>
              <w:bCs w:val="0"/>
            </w:rPr>
          </w:rPrChange>
        </w:rPr>
        <w:commentReference w:id="2663"/>
      </w:r>
      <w:bookmarkEnd w:id="2662"/>
    </w:p>
    <w:p w14:paraId="28EF4979" w14:textId="35371273" w:rsidR="007A5014" w:rsidRPr="00B207B1" w:rsidRDefault="00D65A03">
      <w:pPr>
        <w:spacing w:line="400" w:lineRule="exact"/>
        <w:rPr>
          <w:rFonts w:hAnsiTheme="minorEastAsia"/>
          <w:rPrChange w:id="2665"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666" w:author="JY0225" w:date="2017-08-24T11:17:00Z">
            <w:rPr>
              <w:rFonts w:ascii="Times New Roman" w:hAnsi="Times New Roman" w:hint="eastAsia"/>
            </w:rPr>
          </w:rPrChange>
        </w:rPr>
        <w:t>本文</w:t>
      </w:r>
      <w:r w:rsidRPr="00B207B1">
        <w:rPr>
          <w:rFonts w:hAnsiTheme="minorEastAsia" w:hint="eastAsia"/>
          <w:rPrChange w:id="2667" w:author="JY0225" w:date="2017-08-24T11:17:00Z">
            <w:rPr>
              <w:rFonts w:ascii="Times New Roman" w:hAnsi="Times New Roman" w:hint="eastAsia"/>
            </w:rPr>
          </w:rPrChange>
        </w:rPr>
        <w:t>对</w:t>
      </w:r>
      <w:r w:rsidR="00E4327E" w:rsidRPr="00B207B1">
        <w:rPr>
          <w:rFonts w:hAnsiTheme="minorEastAsia" w:hint="eastAsia"/>
          <w:rPrChange w:id="2668" w:author="JY0225" w:date="2017-08-24T11:17:00Z">
            <w:rPr>
              <w:rFonts w:ascii="Times New Roman" w:hAnsi="Times New Roman" w:hint="eastAsia"/>
            </w:rPr>
          </w:rPrChange>
        </w:rPr>
        <w:t>现有</w:t>
      </w:r>
      <w:r w:rsidR="0014711B">
        <w:rPr>
          <w:rFonts w:hAnsiTheme="minorEastAsia" w:hint="eastAsia"/>
        </w:rPr>
        <w:t>的中间件系统源</w:t>
      </w:r>
      <w:r w:rsidRPr="00B207B1">
        <w:rPr>
          <w:rFonts w:hAnsiTheme="minorEastAsia" w:hint="eastAsia"/>
          <w:rPrChange w:id="2669" w:author="JY0225" w:date="2017-08-24T11:17:00Z">
            <w:rPr>
              <w:rFonts w:ascii="Times New Roman" w:hAnsi="Times New Roman" w:hint="eastAsia"/>
            </w:rPr>
          </w:rPrChange>
        </w:rPr>
        <w:t>码进行了</w:t>
      </w:r>
      <w:r w:rsidR="00AA7DE9">
        <w:rPr>
          <w:rFonts w:hAnsiTheme="minorEastAsia" w:hint="eastAsia"/>
        </w:rPr>
        <w:t>优化</w:t>
      </w:r>
      <w:r w:rsidRPr="00B207B1">
        <w:rPr>
          <w:rFonts w:hAnsiTheme="minorEastAsia" w:hint="eastAsia"/>
          <w:rPrChange w:id="2670" w:author="JY0225" w:date="2017-08-24T11:17:00Z">
            <w:rPr>
              <w:rFonts w:ascii="Times New Roman" w:hAnsi="Times New Roman" w:hint="eastAsia"/>
            </w:rPr>
          </w:rPrChange>
        </w:rPr>
        <w:t>重构</w:t>
      </w:r>
      <w:ins w:id="2671" w:author="微软用户" w:date="2017-08-24T22:06:00Z">
        <w:r w:rsidR="00AA45ED" w:rsidRPr="00B207B1">
          <w:rPr>
            <w:rFonts w:hAnsiTheme="minorEastAsia"/>
            <w:vertAlign w:val="superscript"/>
            <w:rPrChange w:id="2672" w:author="微软用户" w:date="2017-08-24T22:06:00Z">
              <w:rPr>
                <w:rFonts w:hAnsiTheme="minorEastAsia"/>
              </w:rPr>
            </w:rPrChange>
          </w:rPr>
          <w:fldChar w:fldCharType="begin"/>
        </w:r>
        <w:r w:rsidR="00AA45ED" w:rsidRPr="00B207B1">
          <w:rPr>
            <w:rFonts w:hAnsiTheme="minorEastAsia"/>
            <w:vertAlign w:val="superscript"/>
            <w:rPrChange w:id="2673"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674" w:author="微软用户" w:date="2017-08-24T22:06:00Z">
            <w:rPr>
              <w:rFonts w:hAnsiTheme="minorEastAsia"/>
              <w:vertAlign w:val="superscript"/>
            </w:rPr>
          </w:rPrChange>
        </w:rPr>
      </w:r>
      <w:r w:rsidR="00AA45ED" w:rsidRPr="00B207B1">
        <w:rPr>
          <w:rFonts w:hAnsiTheme="minorEastAsia"/>
          <w:vertAlign w:val="superscript"/>
          <w:rPrChange w:id="2675" w:author="微软用户" w:date="2017-08-24T22:06:00Z">
            <w:rPr>
              <w:rFonts w:hAnsiTheme="minorEastAsia"/>
            </w:rPr>
          </w:rPrChange>
        </w:rPr>
        <w:fldChar w:fldCharType="separate"/>
      </w:r>
      <w:r w:rsidR="00F14047">
        <w:rPr>
          <w:rFonts w:hAnsiTheme="minorEastAsia"/>
          <w:vertAlign w:val="superscript"/>
        </w:rPr>
        <w:t>[31]</w:t>
      </w:r>
      <w:ins w:id="2676" w:author="微软用户" w:date="2017-08-24T22:06:00Z">
        <w:r w:rsidR="00AA45ED" w:rsidRPr="00B207B1">
          <w:rPr>
            <w:rFonts w:hAnsiTheme="minorEastAsia"/>
            <w:vertAlign w:val="superscript"/>
            <w:rPrChange w:id="2677" w:author="微软用户" w:date="2017-08-24T22:06:00Z">
              <w:rPr>
                <w:rFonts w:hAnsiTheme="minorEastAsia"/>
              </w:rPr>
            </w:rPrChange>
          </w:rPr>
          <w:fldChar w:fldCharType="end"/>
        </w:r>
      </w:ins>
      <w:ins w:id="2678" w:author="Liu, Wu" w:date="2017-08-29T11:11:00Z">
        <w:r w:rsidR="009561F1" w:rsidRPr="00B207B1" w:rsidDel="009561F1">
          <w:rPr>
            <w:rFonts w:hAnsiTheme="minorEastAsia"/>
            <w:vertAlign w:val="superscript"/>
          </w:rPr>
          <w:t xml:space="preserve"> </w:t>
        </w:r>
      </w:ins>
      <w:ins w:id="2679" w:author="微软用户" w:date="2017-08-24T22:06:00Z">
        <w:del w:id="2680" w:author="Liu, Wu" w:date="2017-08-29T11:11:00Z">
          <w:r w:rsidR="00AA45ED" w:rsidRPr="00B207B1" w:rsidDel="009561F1">
            <w:rPr>
              <w:rFonts w:hAnsiTheme="minorEastAsia"/>
              <w:vertAlign w:val="superscript"/>
              <w:rPrChange w:id="2681" w:author="微软用户" w:date="2017-08-24T22:06:00Z">
                <w:rPr>
                  <w:rFonts w:hAnsiTheme="minorEastAsia"/>
                </w:rPr>
              </w:rPrChange>
            </w:rPr>
            <w:fldChar w:fldCharType="begin"/>
          </w:r>
          <w:r w:rsidR="00AA45ED" w:rsidRPr="00B207B1" w:rsidDel="009561F1">
            <w:rPr>
              <w:rFonts w:hAnsiTheme="minorEastAsia"/>
              <w:vertAlign w:val="superscript"/>
              <w:rPrChange w:id="2682" w:author="微软用户" w:date="2017-08-24T22:06:00Z">
                <w:rPr>
                  <w:rFonts w:hAnsiTheme="minorEastAsia"/>
                </w:rPr>
              </w:rPrChange>
            </w:rPr>
            <w:delInstrText xml:space="preserve"> REF _Ref489794794 \r \h </w:delInstrText>
          </w:r>
        </w:del>
      </w:ins>
      <w:del w:id="2683"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684" w:author="微软用户" w:date="2017-08-24T22:06:00Z">
              <w:rPr>
                <w:rFonts w:hAnsiTheme="minorEastAsia"/>
                <w:vertAlign w:val="superscript"/>
              </w:rPr>
            </w:rPrChange>
          </w:rPr>
        </w:r>
        <w:r w:rsidR="00AA45ED" w:rsidRPr="00B207B1" w:rsidDel="009561F1">
          <w:rPr>
            <w:rFonts w:hAnsiTheme="minorEastAsia"/>
            <w:vertAlign w:val="superscript"/>
            <w:rPrChange w:id="2685" w:author="微软用户" w:date="2017-08-24T22:06:00Z">
              <w:rPr>
                <w:rFonts w:hAnsiTheme="minorEastAsia"/>
              </w:rPr>
            </w:rPrChange>
          </w:rPr>
          <w:fldChar w:fldCharType="separate"/>
        </w:r>
      </w:del>
      <w:ins w:id="2686" w:author="微软用户" w:date="2017-08-24T22:18:00Z">
        <w:del w:id="2687" w:author="Liu, Wu" w:date="2017-08-29T11:11:00Z">
          <w:r w:rsidR="00C56CDB" w:rsidRPr="00B207B1" w:rsidDel="009561F1">
            <w:rPr>
              <w:rFonts w:hAnsiTheme="minorEastAsia"/>
              <w:vertAlign w:val="superscript"/>
            </w:rPr>
            <w:delText>[32]</w:delText>
          </w:r>
        </w:del>
      </w:ins>
      <w:ins w:id="2688" w:author="微软用户" w:date="2017-08-24T22:06:00Z">
        <w:del w:id="2689" w:author="Liu, Wu" w:date="2017-08-29T11:11:00Z">
          <w:r w:rsidR="00AA45ED" w:rsidRPr="00B207B1" w:rsidDel="009561F1">
            <w:rPr>
              <w:rFonts w:hAnsiTheme="minorEastAsia"/>
              <w:vertAlign w:val="superscript"/>
              <w:rPrChange w:id="2690" w:author="微软用户" w:date="2017-08-24T22:06:00Z">
                <w:rPr>
                  <w:rFonts w:hAnsiTheme="minorEastAsia"/>
                </w:rPr>
              </w:rPrChange>
            </w:rPr>
            <w:fldChar w:fldCharType="end"/>
          </w:r>
        </w:del>
      </w:ins>
      <w:del w:id="2691" w:author="微软用户" w:date="2017-08-24T22:06:00Z">
        <w:r w:rsidR="00EF5188" w:rsidRPr="00B207B1" w:rsidDel="00AA45ED">
          <w:rPr>
            <w:rFonts w:hAnsiTheme="minorEastAsia"/>
            <w:color w:val="000000" w:themeColor="text1"/>
            <w:vertAlign w:val="superscript"/>
            <w:rPrChange w:id="2692"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693"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694"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695"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696"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97"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698"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699"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700"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701"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702"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703"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704"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705"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706" w:author="JY0225" w:date="2017-08-24T11:17:00Z">
            <w:rPr>
              <w:rFonts w:ascii="Times New Roman" w:hAnsi="Times New Roman" w:hint="eastAsia"/>
            </w:rPr>
          </w:rPrChange>
        </w:rPr>
        <w:t>改变。</w:t>
      </w:r>
      <w:r w:rsidR="0000244A" w:rsidRPr="00B207B1">
        <w:rPr>
          <w:rFonts w:hAnsiTheme="minorEastAsia" w:hint="eastAsia"/>
          <w:rPrChange w:id="2707" w:author="JY0225" w:date="2017-08-24T11:17:00Z">
            <w:rPr>
              <w:rFonts w:ascii="Times New Roman" w:hAnsi="Times New Roman" w:hint="eastAsia"/>
            </w:rPr>
          </w:rPrChange>
        </w:rPr>
        <w:t>由于</w:t>
      </w:r>
      <w:r w:rsidR="00E4327E" w:rsidRPr="00B207B1">
        <w:rPr>
          <w:rFonts w:hAnsiTheme="minorEastAsia" w:hint="eastAsia"/>
          <w:rPrChange w:id="2708" w:author="JY0225" w:date="2017-08-24T11:17:00Z">
            <w:rPr>
              <w:rFonts w:ascii="Times New Roman" w:hAnsi="Times New Roman" w:hint="eastAsia"/>
            </w:rPr>
          </w:rPrChange>
        </w:rPr>
        <w:t>现有</w:t>
      </w:r>
      <w:r w:rsidR="0000244A" w:rsidRPr="00B207B1">
        <w:rPr>
          <w:rFonts w:hAnsiTheme="minorEastAsia" w:hint="eastAsia"/>
          <w:rPrChange w:id="2709"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710" w:author="JY0225" w:date="2017-08-24T11:17:00Z">
            <w:rPr>
              <w:rFonts w:ascii="Times New Roman" w:hAnsi="Times New Roman" w:hint="eastAsia"/>
            </w:rPr>
          </w:rPrChange>
        </w:rPr>
        <w:t>功能，因此类图设计相对比较简单，由</w:t>
      </w:r>
      <w:r w:rsidR="0000244A" w:rsidRPr="00B207B1">
        <w:rPr>
          <w:rFonts w:hAnsiTheme="minorEastAsia"/>
          <w:rPrChange w:id="2711"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712"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713" w:author="JY0225" w:date="2017-08-24T11:17:00Z">
            <w:rPr>
              <w:rFonts w:ascii="Times New Roman" w:hAnsi="Times New Roman" w:hint="eastAsia"/>
            </w:rPr>
          </w:rPrChange>
        </w:rPr>
        <w:t>请求后为其分配一个线程，该线程通过调用</w:t>
      </w:r>
      <w:r w:rsidR="0000244A" w:rsidRPr="00B207B1">
        <w:rPr>
          <w:rFonts w:hAnsiTheme="minorEastAsia"/>
          <w:rPrChange w:id="2714" w:author="JY0225" w:date="2017-08-24T11:17:00Z">
            <w:rPr>
              <w:rFonts w:ascii="Times New Roman" w:hAnsi="Times New Roman"/>
            </w:rPr>
          </w:rPrChange>
        </w:rPr>
        <w:t>mwController</w:t>
      </w:r>
      <w:r w:rsidR="00412799" w:rsidRPr="00B207B1">
        <w:rPr>
          <w:rFonts w:hAnsiTheme="minorEastAsia" w:hint="eastAsia"/>
          <w:rPrChange w:id="2715"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716"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717" w:author="JY0225" w:date="2017-08-24T11:17:00Z">
            <w:rPr>
              <w:rFonts w:ascii="Times New Roman" w:hAnsi="Times New Roman"/>
            </w:rPr>
          </w:rPrChange>
        </w:rPr>
        <w:t>mwServer</w:t>
      </w:r>
      <w:r w:rsidR="0000244A" w:rsidRPr="00B207B1">
        <w:rPr>
          <w:rFonts w:hAnsiTheme="minorEastAsia" w:hint="eastAsia"/>
          <w:rPrChange w:id="2718" w:author="JY0225" w:date="2017-08-24T11:17:00Z">
            <w:rPr>
              <w:rFonts w:ascii="Times New Roman" w:hAnsi="Times New Roman" w:hint="eastAsia"/>
            </w:rPr>
          </w:rPrChange>
        </w:rPr>
        <w:t>类，最终由</w:t>
      </w:r>
      <w:r w:rsidR="0000244A" w:rsidRPr="00B207B1">
        <w:rPr>
          <w:rFonts w:hAnsiTheme="minorEastAsia"/>
          <w:rPrChange w:id="2719" w:author="JY0225" w:date="2017-08-24T11:17:00Z">
            <w:rPr>
              <w:rFonts w:ascii="Times New Roman" w:hAnsi="Times New Roman"/>
            </w:rPr>
          </w:rPrChange>
        </w:rPr>
        <w:t>mwServer</w:t>
      </w:r>
      <w:r w:rsidR="0000244A" w:rsidRPr="00B207B1">
        <w:rPr>
          <w:rFonts w:hAnsiTheme="minorEastAsia" w:hint="eastAsia"/>
          <w:rPrChange w:id="2720" w:author="JY0225" w:date="2017-08-24T11:17:00Z">
            <w:rPr>
              <w:rFonts w:ascii="Times New Roman" w:hAnsi="Times New Roman" w:hint="eastAsia"/>
            </w:rPr>
          </w:rPrChange>
        </w:rPr>
        <w:t>类将结果返回给客户端。</w:t>
      </w:r>
      <w:r w:rsidR="00E756FE" w:rsidRPr="00B207B1">
        <w:rPr>
          <w:rFonts w:hAnsiTheme="minorEastAsia" w:hint="eastAsia"/>
          <w:rPrChange w:id="2721" w:author="JY0225" w:date="2017-08-24T11:17:00Z">
            <w:rPr>
              <w:rFonts w:ascii="Times New Roman" w:hAnsi="Times New Roman" w:hint="eastAsia"/>
            </w:rPr>
          </w:rPrChange>
        </w:rPr>
        <w:t>此外，</w:t>
      </w:r>
      <w:r w:rsidR="00E4327E" w:rsidRPr="00B207B1">
        <w:rPr>
          <w:rFonts w:hAnsiTheme="minorEastAsia" w:hint="eastAsia"/>
          <w:rPrChange w:id="2722" w:author="JY0225" w:date="2017-08-24T11:17:00Z">
            <w:rPr>
              <w:rFonts w:ascii="Times New Roman" w:hAnsi="Times New Roman" w:hint="eastAsia"/>
            </w:rPr>
          </w:rPrChange>
        </w:rPr>
        <w:t>现有</w:t>
      </w:r>
      <w:r w:rsidR="00E756FE" w:rsidRPr="00B207B1">
        <w:rPr>
          <w:rFonts w:hAnsiTheme="minorEastAsia" w:hint="eastAsia"/>
          <w:rPrChange w:id="2723"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724" w:author="JY0225" w:date="2017-08-24T11:17:00Z">
            <w:rPr>
              <w:rFonts w:ascii="Times New Roman" w:hAnsi="Times New Roman"/>
            </w:rPr>
          </w:rPrChange>
        </w:rPr>
        <w:t>mwEncrypter</w:t>
      </w:r>
      <w:r w:rsidR="00E756FE" w:rsidRPr="00B207B1">
        <w:rPr>
          <w:rFonts w:hAnsiTheme="minorEastAsia" w:hint="eastAsia"/>
          <w:rPrChange w:id="2725" w:author="JY0225" w:date="2017-08-24T11:17:00Z">
            <w:rPr>
              <w:rFonts w:ascii="Times New Roman" w:hAnsi="Times New Roman" w:hint="eastAsia"/>
            </w:rPr>
          </w:rPrChange>
        </w:rPr>
        <w:t>类和</w:t>
      </w:r>
      <w:r w:rsidR="00E756FE" w:rsidRPr="00B207B1">
        <w:rPr>
          <w:rFonts w:hAnsiTheme="minorEastAsia"/>
          <w:rPrChange w:id="2726" w:author="JY0225" w:date="2017-08-24T11:17:00Z">
            <w:rPr>
              <w:rFonts w:ascii="Times New Roman" w:hAnsi="Times New Roman"/>
            </w:rPr>
          </w:rPrChange>
        </w:rPr>
        <w:t>mwCompresser</w:t>
      </w:r>
      <w:r w:rsidR="00E756FE" w:rsidRPr="00B207B1">
        <w:rPr>
          <w:rFonts w:hAnsiTheme="minorEastAsia" w:hint="eastAsia"/>
          <w:rPrChange w:id="2727" w:author="JY0225" w:date="2017-08-24T11:17:00Z">
            <w:rPr>
              <w:rFonts w:ascii="Times New Roman" w:hAnsi="Times New Roman" w:hint="eastAsia"/>
            </w:rPr>
          </w:rPrChange>
        </w:rPr>
        <w:t>类实现。</w:t>
      </w:r>
    </w:p>
    <w:p w14:paraId="1D9C38C4" w14:textId="6623F8FE" w:rsidR="007A49BE" w:rsidRPr="00B207B1" w:rsidDel="000A287A" w:rsidRDefault="00B04760">
      <w:pPr>
        <w:spacing w:line="400" w:lineRule="exact"/>
        <w:jc w:val="left"/>
        <w:rPr>
          <w:del w:id="2728" w:author="微软用户" w:date="2017-08-19T20:00:00Z"/>
          <w:rFonts w:hAnsiTheme="minorEastAsia"/>
          <w:rPrChange w:id="2729" w:author="JY0225" w:date="2017-08-24T11:17:00Z">
            <w:rPr>
              <w:del w:id="2730" w:author="微软用户" w:date="2017-08-19T20:00:00Z"/>
              <w:rFonts w:ascii="Times New Roman" w:hAnsi="Times New Roman"/>
              <w:spacing w:val="10"/>
            </w:rPr>
          </w:rPrChange>
        </w:rPr>
        <w:pPrChange w:id="2731" w:author="微软用户" w:date="2017-08-19T20:44:00Z">
          <w:pPr>
            <w:spacing w:line="400" w:lineRule="exact"/>
            <w:jc w:val="center"/>
          </w:pPr>
        </w:pPrChange>
      </w:pPr>
      <w:r w:rsidRPr="00B207B1">
        <w:rPr>
          <w:rFonts w:hAnsiTheme="minorEastAsia"/>
          <w:rPrChange w:id="2732" w:author="JY0225" w:date="2017-08-24T11:17:00Z">
            <w:rPr>
              <w:rFonts w:ascii="Times New Roman" w:hAnsi="Times New Roman"/>
            </w:rPr>
          </w:rPrChange>
        </w:rPr>
        <w:tab/>
      </w:r>
      <w:ins w:id="2733" w:author="微软用户" w:date="2017-08-24T21:58:00Z">
        <w:r w:rsidR="00BC1897" w:rsidRPr="00B207B1">
          <w:rPr>
            <w:rFonts w:hAnsiTheme="minorEastAsia"/>
          </w:rPr>
          <w:t>依据类图设计的标准</w:t>
        </w:r>
      </w:ins>
      <w:ins w:id="2734"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[33]</w:t>
      </w:r>
      <w:ins w:id="2735" w:author="微软用户" w:date="2017-08-24T22:07:00Z">
        <w:r w:rsidR="004C52E1" w:rsidRPr="00B207B1">
          <w:rPr>
            <w:rFonts w:hAnsiTheme="minorEastAsia"/>
            <w:color w:val="000000" w:themeColor="text1"/>
            <w:vertAlign w:val="superscript"/>
          </w:rPr>
          <w:fldChar w:fldCharType="end"/>
        </w:r>
      </w:ins>
      <w:ins w:id="2736" w:author="微软用户" w:date="2017-08-24T21:58:00Z">
        <w:r w:rsidR="00BC1897" w:rsidRPr="00B207B1">
          <w:rPr>
            <w:rFonts w:hAnsiTheme="minorEastAsia" w:hint="eastAsia"/>
          </w:rPr>
          <w:t>，</w:t>
        </w:r>
      </w:ins>
      <w:r w:rsidR="00B37E82">
        <w:rPr>
          <w:rFonts w:hAnsiTheme="minorEastAsia" w:hint="eastAsia"/>
        </w:rPr>
        <w:t>本文重新设计了中间件系统的类图，</w:t>
      </w:r>
      <w:r w:rsidR="00611BA6">
        <w:rPr>
          <w:rFonts w:hAnsiTheme="minorEastAsia" w:hint="eastAsia"/>
        </w:rPr>
        <w:t>并对类图进行的分类。</w:t>
      </w:r>
      <w:ins w:id="2737" w:author="微软用户" w:date="2017-08-24T21:58:00Z">
        <w:r w:rsidR="00BC1897" w:rsidRPr="00B207B1">
          <w:rPr>
            <w:rFonts w:hAnsiTheme="minorEastAsia" w:hint="eastAsia"/>
          </w:rPr>
          <w:t>如</w:t>
        </w:r>
      </w:ins>
      <w:r w:rsidRPr="00B207B1">
        <w:rPr>
          <w:rFonts w:hAnsiTheme="minorEastAsia" w:hint="eastAsia"/>
          <w:rPrChange w:id="2738" w:author="JY0225" w:date="2017-08-24T11:17:00Z">
            <w:rPr>
              <w:rFonts w:ascii="Times New Roman" w:hAnsi="Times New Roman" w:hint="eastAsia"/>
            </w:rPr>
          </w:rPrChange>
        </w:rPr>
        <w:t>图</w:t>
      </w:r>
      <w:r w:rsidRPr="00B207B1">
        <w:rPr>
          <w:rFonts w:hAnsiTheme="minorEastAsia"/>
          <w:rPrChange w:id="2739" w:author="JY0225" w:date="2017-08-24T11:17:00Z">
            <w:rPr>
              <w:rFonts w:ascii="Times New Roman" w:hAnsi="Times New Roman"/>
            </w:rPr>
          </w:rPrChange>
        </w:rPr>
        <w:t>4-2</w:t>
      </w:r>
      <w:ins w:id="2740" w:author="微软用户" w:date="2017-08-24T21:58:00Z">
        <w:r w:rsidR="00BC1897" w:rsidRPr="00B207B1">
          <w:rPr>
            <w:rFonts w:hAnsiTheme="minorEastAsia"/>
          </w:rPr>
          <w:t>所示</w:t>
        </w:r>
      </w:ins>
      <w:r w:rsidR="006A6E33">
        <w:rPr>
          <w:rFonts w:hAnsiTheme="minorEastAsia" w:hint="eastAsia"/>
        </w:rPr>
        <w:t>，</w:t>
      </w:r>
      <w:ins w:id="2741" w:author="微软用户" w:date="2017-08-24T21:58:00Z">
        <w:r w:rsidR="00CB1CFE" w:rsidRPr="00B207B1">
          <w:rPr>
            <w:rFonts w:hAnsiTheme="minorEastAsia" w:hint="eastAsia"/>
          </w:rPr>
          <w:t>优化后的中间件系统的UML类图设计</w:t>
        </w:r>
      </w:ins>
      <w:r w:rsidR="00CB1CFE">
        <w:rPr>
          <w:rFonts w:hAnsiTheme="minorEastAsia" w:hint="eastAsia"/>
        </w:rPr>
        <w:t>分为四个模块，分别是Core模块、Features模块、Utils模块以及</w:t>
      </w:r>
      <w:r w:rsidR="00CB1CFE">
        <w:rPr>
          <w:rFonts w:hAnsiTheme="minorEastAsia"/>
        </w:rPr>
        <w:t>Database</w:t>
      </w:r>
      <w:r w:rsidR="00CB1CFE">
        <w:rPr>
          <w:rFonts w:hAnsiTheme="minorEastAsia" w:hint="eastAsia"/>
        </w:rPr>
        <w:t>模块</w:t>
      </w:r>
      <w:r w:rsidR="001835BF">
        <w:rPr>
          <w:rFonts w:hAnsiTheme="minorEastAsia" w:hint="eastAsia"/>
        </w:rPr>
        <w:t>，每个模块具有特定的功能</w:t>
      </w:r>
      <w:r w:rsidR="00CB1CFE">
        <w:rPr>
          <w:rFonts w:hAnsiTheme="minorEastAsia" w:hint="eastAsia"/>
        </w:rPr>
        <w:t>。</w:t>
      </w:r>
      <w:ins w:id="2742" w:author="Liu, Wu" w:date="2017-08-29T11:12:00Z">
        <w:r w:rsidR="00BF17F3" w:rsidRPr="00B207B1">
          <w:rPr>
            <w:rFonts w:hAnsiTheme="minorEastAsia"/>
          </w:rPr>
          <w:t>相较</w:t>
        </w:r>
      </w:ins>
      <w:del w:id="2743" w:author="Liu, Wu" w:date="2017-08-29T11:12:00Z">
        <w:r w:rsidR="00BF17F3" w:rsidRPr="00B207B1" w:rsidDel="00EA4FF6">
          <w:rPr>
            <w:rFonts w:hAnsiTheme="minorEastAsia" w:hint="eastAsia"/>
            <w:rPrChange w:id="2744" w:author="JY0225" w:date="2017-08-24T11:17:00Z">
              <w:rPr>
                <w:rFonts w:ascii="Times New Roman" w:hAnsi="Times New Roman" w:hint="eastAsia"/>
                <w:spacing w:val="10"/>
              </w:rPr>
            </w:rPrChange>
          </w:rPr>
          <w:delText>相对</w:delText>
        </w:r>
      </w:del>
      <w:r w:rsidR="00BF17F3" w:rsidRPr="00B207B1">
        <w:rPr>
          <w:rFonts w:hAnsiTheme="minorEastAsia" w:hint="eastAsia"/>
          <w:rPrChange w:id="2745" w:author="JY0225" w:date="2017-08-24T11:17:00Z">
            <w:rPr>
              <w:rFonts w:ascii="Times New Roman" w:hAnsi="Times New Roman" w:hint="eastAsia"/>
              <w:spacing w:val="10"/>
            </w:rPr>
          </w:rPrChange>
        </w:rPr>
        <w:t>于现有的中间件系统</w:t>
      </w:r>
      <w:r w:rsidR="00BF17F3">
        <w:rPr>
          <w:rFonts w:hAnsiTheme="minorEastAsia" w:hint="eastAsia"/>
        </w:rPr>
        <w:t>的</w:t>
      </w:r>
      <w:r w:rsidR="00884D6C">
        <w:rPr>
          <w:rFonts w:hAnsiTheme="minorEastAsia" w:hint="eastAsia"/>
        </w:rPr>
        <w:t>实体类</w:t>
      </w:r>
      <w:r w:rsidR="00BF17F3" w:rsidRPr="00B207B1">
        <w:rPr>
          <w:rFonts w:hAnsiTheme="minorEastAsia" w:hint="eastAsia"/>
          <w:rPrChange w:id="2746" w:author="JY0225" w:date="2017-08-24T11:17:00Z">
            <w:rPr>
              <w:rFonts w:ascii="Times New Roman" w:hAnsi="Times New Roman" w:hint="eastAsia"/>
              <w:spacing w:val="10"/>
            </w:rPr>
          </w:rPrChange>
        </w:rPr>
        <w:t>，</w:t>
      </w:r>
      <w:r w:rsidR="00094E11">
        <w:rPr>
          <w:rFonts w:hAnsiTheme="minorEastAsia" w:hint="eastAsia"/>
        </w:rPr>
        <w:t>优化后的中间件系统</w:t>
      </w:r>
      <w:r w:rsidR="00BF17F3" w:rsidRPr="00B207B1">
        <w:rPr>
          <w:rFonts w:hAnsiTheme="minorEastAsia" w:hint="eastAsia"/>
          <w:rPrChange w:id="2747" w:author="JY0225" w:date="2017-08-24T11:17:00Z">
            <w:rPr>
              <w:rFonts w:ascii="Times New Roman" w:hAnsi="Times New Roman" w:hint="eastAsia"/>
              <w:spacing w:val="10"/>
            </w:rPr>
          </w:rPrChange>
        </w:rPr>
        <w:t>增加了许多</w:t>
      </w:r>
      <w:r w:rsidR="00D86BF8">
        <w:rPr>
          <w:rFonts w:hAnsiTheme="minorEastAsia" w:hint="eastAsia"/>
        </w:rPr>
        <w:t>实体</w:t>
      </w:r>
      <w:r w:rsidR="00BF17F3" w:rsidRPr="00B207B1">
        <w:rPr>
          <w:rFonts w:hAnsiTheme="minorEastAsia" w:hint="eastAsia"/>
          <w:rPrChange w:id="2748" w:author="JY0225" w:date="2017-08-24T11:17:00Z">
            <w:rPr>
              <w:rFonts w:ascii="Times New Roman" w:hAnsi="Times New Roman" w:hint="eastAsia"/>
              <w:spacing w:val="10"/>
            </w:rPr>
          </w:rPrChange>
        </w:rPr>
        <w:t>类</w:t>
      </w:r>
      <w:r w:rsidR="00BF17F3">
        <w:rPr>
          <w:rFonts w:hAnsiTheme="minorEastAsia" w:hint="eastAsia"/>
        </w:rPr>
        <w:t>，主要用于实现各优化项的功能以及</w:t>
      </w:r>
      <w:r w:rsidR="0083527C">
        <w:rPr>
          <w:rFonts w:hAnsiTheme="minorEastAsia" w:hint="eastAsia"/>
        </w:rPr>
        <w:t>用于</w:t>
      </w:r>
      <w:r w:rsidR="00BF17F3">
        <w:rPr>
          <w:rFonts w:hAnsiTheme="minorEastAsia" w:hint="eastAsia"/>
        </w:rPr>
        <w:t>优化代码的组织结构和</w:t>
      </w:r>
      <w:r w:rsidR="00B01E00">
        <w:rPr>
          <w:rFonts w:hAnsiTheme="minorEastAsia" w:hint="eastAsia"/>
        </w:rPr>
        <w:t>提高系统的可</w:t>
      </w:r>
      <w:r w:rsidR="00BF17F3">
        <w:rPr>
          <w:rFonts w:hAnsiTheme="minorEastAsia" w:hint="eastAsia"/>
        </w:rPr>
        <w:t>维护性</w:t>
      </w:r>
      <w:r w:rsidR="005C349E">
        <w:rPr>
          <w:rFonts w:hAnsiTheme="minorEastAsia" w:hint="eastAsia"/>
        </w:rPr>
        <w:t>。</w:t>
      </w:r>
    </w:p>
    <w:p w14:paraId="0D3A78B2" w14:textId="77777777" w:rsidR="00F46630" w:rsidRPr="00B207B1" w:rsidRDefault="00F46630">
      <w:pPr>
        <w:spacing w:line="400" w:lineRule="exact"/>
        <w:jc w:val="left"/>
        <w:rPr>
          <w:ins w:id="2749" w:author="微软用户" w:date="2017-08-19T20:08:00Z"/>
          <w:rFonts w:hAnsiTheme="minorEastAsia"/>
          <w:rPrChange w:id="2750" w:author="JY0225" w:date="2017-08-24T11:17:00Z">
            <w:rPr>
              <w:ins w:id="2751" w:author="微软用户" w:date="2017-08-19T20:08:00Z"/>
            </w:rPr>
          </w:rPrChange>
        </w:rPr>
        <w:pPrChange w:id="2752" w:author="微软用户" w:date="2017-08-19T20:44:00Z">
          <w:pPr>
            <w:spacing w:line="400" w:lineRule="exact"/>
            <w:ind w:firstLine="420"/>
          </w:pPr>
        </w:pPrChange>
      </w:pPr>
    </w:p>
    <w:p w14:paraId="1734EEB4" w14:textId="77777777" w:rsidR="00274705" w:rsidRPr="00B207B1" w:rsidRDefault="00274705">
      <w:pPr>
        <w:jc w:val="center"/>
        <w:rPr>
          <w:ins w:id="2753" w:author="微软用户" w:date="2017-08-19T20:25:00Z"/>
        </w:rPr>
        <w:pPrChange w:id="2754" w:author="微软用户" w:date="2017-08-19T20:01:00Z">
          <w:pPr>
            <w:spacing w:line="400" w:lineRule="exact"/>
            <w:ind w:firstLine="420"/>
          </w:pPr>
        </w:pPrChange>
      </w:pPr>
    </w:p>
    <w:p w14:paraId="64B61F0B" w14:textId="77777777" w:rsidR="00453251" w:rsidRPr="00B207B1" w:rsidRDefault="00114324">
      <w:pPr>
        <w:jc w:val="center"/>
        <w:rPr>
          <w:ins w:id="2755" w:author="微软用户" w:date="2017-08-19T20:39:00Z"/>
          <w:rFonts w:ascii="Times New Roman" w:hAnsi="Times New Roman"/>
        </w:rPr>
        <w:pPrChange w:id="2756" w:author="微软用户" w:date="2017-08-19T20:43:00Z">
          <w:pPr>
            <w:spacing w:line="400" w:lineRule="exact"/>
            <w:ind w:firstLine="420"/>
          </w:pPr>
        </w:pPrChange>
      </w:pPr>
      <w:ins w:id="2757" w:author="微软用户" w:date="2017-08-19T20:39:00Z">
        <w:r w:rsidRPr="00B207B1">
          <w:rPr>
            <w:rFonts w:ascii="Times New Roman" w:hAnsi="Times New Roman"/>
          </w:rPr>
          <w:object w:dxaOrig="15180" w:dyaOrig="10950" w14:anchorId="70404BC6">
            <v:shape id="_x0000_i1034" type="#_x0000_t75" style="width:403.55pt;height:291.35pt" o:ole="">
              <v:imagedata r:id="rId47" o:title=""/>
            </v:shape>
            <o:OLEObject Type="Embed" ProgID="Visio.Drawing.15" ShapeID="_x0000_i1034" DrawAspect="Content" ObjectID="_1570370701" r:id="rId48"/>
          </w:object>
        </w:r>
      </w:ins>
    </w:p>
    <w:p w14:paraId="39D1D6EB" w14:textId="77777777" w:rsidR="00274705" w:rsidRPr="00B207B1" w:rsidRDefault="00562A88">
      <w:pPr>
        <w:ind w:firstLine="420"/>
        <w:jc w:val="center"/>
        <w:rPr>
          <w:ins w:id="2758" w:author="微软用户" w:date="2017-08-19T20:25:00Z"/>
          <w:rFonts w:ascii="Times New Roman" w:hAnsi="Times New Roman"/>
          <w:rPrChange w:id="2759" w:author="微软用户" w:date="2017-08-19T20:32:00Z">
            <w:rPr>
              <w:ins w:id="2760" w:author="微软用户" w:date="2017-08-19T20:25:00Z"/>
            </w:rPr>
          </w:rPrChange>
        </w:rPr>
        <w:pPrChange w:id="2761" w:author="微软用户" w:date="2017-08-19T20:41:00Z">
          <w:pPr>
            <w:spacing w:line="400" w:lineRule="exact"/>
            <w:ind w:firstLine="420"/>
          </w:pPr>
        </w:pPrChange>
      </w:pPr>
      <w:ins w:id="2762"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53F49527" w:rsidR="00B91E7C" w:rsidRPr="00B207B1" w:rsidRDefault="000A287A" w:rsidP="000A287A">
      <w:pPr>
        <w:spacing w:line="400" w:lineRule="exact"/>
        <w:ind w:firstLine="420"/>
        <w:rPr>
          <w:rFonts w:hAnsiTheme="minorEastAsia"/>
          <w:rPrChange w:id="2763" w:author="JY0225" w:date="2017-08-24T11:17:00Z">
            <w:rPr/>
          </w:rPrChange>
        </w:rPr>
      </w:pPr>
      <w:del w:id="2764" w:author="微软用户" w:date="2017-08-19T20:08:00Z">
        <w:r w:rsidRPr="00B207B1" w:rsidDel="00F46630">
          <w:rPr>
            <w:rFonts w:hAnsiTheme="minorEastAsia"/>
            <w:rPrChange w:id="2765" w:author="JY0225" w:date="2017-08-24T11:17:00Z">
              <w:rPr/>
            </w:rPrChange>
          </w:rPr>
          <w:fldChar w:fldCharType="begin"/>
        </w:r>
        <w:r w:rsidRPr="00B207B1" w:rsidDel="00F46630">
          <w:rPr>
            <w:rFonts w:hAnsiTheme="minorEastAsia"/>
            <w:rPrChange w:id="2766" w:author="JY0225" w:date="2017-08-24T11:17:00Z">
              <w:rPr/>
            </w:rPrChange>
          </w:rPr>
          <w:fldChar w:fldCharType="end"/>
        </w:r>
      </w:del>
      <w:r w:rsidR="00B91E7C" w:rsidRPr="00B207B1">
        <w:rPr>
          <w:rFonts w:hAnsiTheme="minorEastAsia"/>
          <w:rPrChange w:id="2767" w:author="JY0225" w:date="2017-08-24T11:17:00Z">
            <w:rPr/>
          </w:rPrChange>
        </w:rPr>
        <w:t>Core</w:t>
      </w:r>
      <w:r w:rsidR="00B91E7C" w:rsidRPr="00B207B1">
        <w:rPr>
          <w:rFonts w:hAnsiTheme="minorEastAsia" w:hint="eastAsia"/>
          <w:rPrChange w:id="2768" w:author="JY0225" w:date="2017-08-24T11:17:00Z">
            <w:rPr>
              <w:rFonts w:hint="eastAsia"/>
            </w:rPr>
          </w:rPrChange>
        </w:rPr>
        <w:t>模块</w:t>
      </w:r>
      <w:r w:rsidR="00F22076" w:rsidRPr="00B207B1">
        <w:rPr>
          <w:rFonts w:hAnsiTheme="minorEastAsia" w:hint="eastAsia"/>
          <w:rPrChange w:id="2769" w:author="JY0225" w:date="2017-08-24T11:17:00Z">
            <w:rPr>
              <w:rFonts w:hint="eastAsia"/>
            </w:rPr>
          </w:rPrChange>
        </w:rPr>
        <w:t>的类</w:t>
      </w:r>
      <w:r w:rsidR="00B91E7C" w:rsidRPr="00B207B1">
        <w:rPr>
          <w:rFonts w:hAnsiTheme="minorEastAsia" w:hint="eastAsia"/>
          <w:rPrChange w:id="2770" w:author="JY0225" w:date="2017-08-24T11:17:00Z">
            <w:rPr>
              <w:rFonts w:hint="eastAsia"/>
            </w:rPr>
          </w:rPrChange>
        </w:rPr>
        <w:t>是中间件系统的核心</w:t>
      </w:r>
      <w:r w:rsidR="00721989" w:rsidRPr="00B207B1">
        <w:rPr>
          <w:rFonts w:hAnsiTheme="minorEastAsia" w:hint="eastAsia"/>
          <w:rPrChange w:id="2771" w:author="JY0225" w:date="2017-08-24T11:17:00Z">
            <w:rPr>
              <w:rFonts w:hint="eastAsia"/>
            </w:rPr>
          </w:rPrChange>
        </w:rPr>
        <w:t>，负责接收和处理用户的请求。通过调用其他模块的类方法，</w:t>
      </w:r>
      <w:r w:rsidR="00BC1DCF" w:rsidRPr="00B207B1">
        <w:rPr>
          <w:rFonts w:hAnsiTheme="minorEastAsia" w:hint="eastAsia"/>
          <w:rPrChange w:id="2772" w:author="JY0225" w:date="2017-08-24T11:17:00Z">
            <w:rPr>
              <w:rFonts w:hint="eastAsia"/>
            </w:rPr>
          </w:rPrChange>
        </w:rPr>
        <w:t>将用户的请求做格式化处理，并将预处理后的数据传输至服务器</w:t>
      </w:r>
      <w:r w:rsidR="0028322B">
        <w:rPr>
          <w:rFonts w:hAnsiTheme="minorEastAsia" w:hint="eastAsia"/>
        </w:rPr>
        <w:t>。</w:t>
      </w:r>
      <w:r w:rsidR="003E3B5A">
        <w:rPr>
          <w:rFonts w:hAnsiTheme="minorEastAsia" w:hint="eastAsia"/>
        </w:rPr>
        <w:t>接收到来自服务器的返回结果后，将结果以Json的数据格式返回给客户端</w:t>
      </w:r>
      <w:r w:rsidR="0052309B" w:rsidRPr="00B207B1">
        <w:rPr>
          <w:rFonts w:hAnsiTheme="minorEastAsia" w:hint="eastAsia"/>
          <w:rPrChange w:id="2773" w:author="JY0225" w:date="2017-08-24T11:17:00Z">
            <w:rPr>
              <w:rFonts w:hint="eastAsia"/>
            </w:rPr>
          </w:rPrChange>
        </w:rPr>
        <w:t>；</w:t>
      </w:r>
      <w:r w:rsidR="004A50FA" w:rsidRPr="00B207B1">
        <w:rPr>
          <w:rFonts w:hAnsiTheme="minorEastAsia"/>
          <w:rPrChange w:id="2774" w:author="JY0225" w:date="2017-08-24T11:17:00Z">
            <w:rPr/>
          </w:rPrChange>
        </w:rPr>
        <w:t>Features</w:t>
      </w:r>
      <w:r w:rsidR="004A50FA" w:rsidRPr="00B207B1">
        <w:rPr>
          <w:rFonts w:hAnsiTheme="minorEastAsia" w:hint="eastAsia"/>
          <w:rPrChange w:id="2775" w:author="JY0225" w:date="2017-08-24T11:17:00Z">
            <w:rPr>
              <w:rFonts w:hint="eastAsia"/>
            </w:rPr>
          </w:rPrChange>
        </w:rPr>
        <w:t>模块</w:t>
      </w:r>
      <w:r w:rsidR="009B1E44" w:rsidRPr="00B207B1">
        <w:rPr>
          <w:rFonts w:hAnsiTheme="minorEastAsia" w:hint="eastAsia"/>
          <w:rPrChange w:id="2776" w:author="JY0225" w:date="2017-08-24T11:17:00Z">
            <w:rPr>
              <w:rFonts w:hint="eastAsia"/>
            </w:rPr>
          </w:rPrChange>
        </w:rPr>
        <w:t>的类</w:t>
      </w:r>
      <w:r w:rsidR="004A50FA" w:rsidRPr="00B207B1">
        <w:rPr>
          <w:rFonts w:hAnsiTheme="minorEastAsia" w:hint="eastAsia"/>
          <w:rPrChange w:id="2777"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2778" w:author="JY0225" w:date="2017-08-24T11:17:00Z">
            <w:rPr>
              <w:rFonts w:hint="eastAsia"/>
            </w:rPr>
          </w:rPrChange>
        </w:rPr>
        <w:t>优化功能的实现</w:t>
      </w:r>
      <w:r w:rsidR="004414B8">
        <w:rPr>
          <w:rFonts w:hAnsiTheme="minorEastAsia" w:hint="eastAsia"/>
        </w:rPr>
        <w:t>，包括优化的几大主要的功能模块，如大文件分块传输、本地缓存以及多应用适配的核心功能都封装在该模块的类中</w:t>
      </w:r>
      <w:r w:rsidR="004A50FA" w:rsidRPr="00B207B1">
        <w:rPr>
          <w:rFonts w:hAnsiTheme="minorEastAsia" w:hint="eastAsia"/>
          <w:rPrChange w:id="2779" w:author="JY0225" w:date="2017-08-24T11:17:00Z">
            <w:rPr>
              <w:rFonts w:hint="eastAsia"/>
            </w:rPr>
          </w:rPrChange>
        </w:rPr>
        <w:t>；</w:t>
      </w:r>
      <w:r w:rsidR="00D10CF2" w:rsidRPr="00B207B1">
        <w:rPr>
          <w:rFonts w:hAnsiTheme="minorEastAsia"/>
          <w:rPrChange w:id="2780" w:author="JY0225" w:date="2017-08-24T11:17:00Z">
            <w:rPr/>
          </w:rPrChange>
        </w:rPr>
        <w:t>Utils</w:t>
      </w:r>
      <w:r w:rsidR="00D10CF2" w:rsidRPr="00B207B1">
        <w:rPr>
          <w:rFonts w:hAnsiTheme="minorEastAsia" w:hint="eastAsia"/>
          <w:rPrChange w:id="2781" w:author="JY0225" w:date="2017-08-24T11:17:00Z">
            <w:rPr>
              <w:rFonts w:hint="eastAsia"/>
            </w:rPr>
          </w:rPrChange>
        </w:rPr>
        <w:t>模块</w:t>
      </w:r>
      <w:r w:rsidR="00427E73" w:rsidRPr="00B207B1">
        <w:rPr>
          <w:rFonts w:hAnsiTheme="minorEastAsia" w:hint="eastAsia"/>
          <w:rPrChange w:id="2782" w:author="JY0225" w:date="2017-08-24T11:17:00Z">
            <w:rPr>
              <w:rFonts w:hint="eastAsia"/>
            </w:rPr>
          </w:rPrChange>
        </w:rPr>
        <w:t>的类</w:t>
      </w:r>
      <w:r w:rsidR="00E85A9F">
        <w:rPr>
          <w:rFonts w:hAnsiTheme="minorEastAsia" w:hint="eastAsia"/>
        </w:rPr>
        <w:t>提供开发所需的常用方法</w:t>
      </w:r>
      <w:r w:rsidR="00D10CF2" w:rsidRPr="00B207B1">
        <w:rPr>
          <w:rFonts w:hAnsiTheme="minorEastAsia" w:hint="eastAsia"/>
          <w:rPrChange w:id="2783" w:author="JY0225" w:date="2017-08-24T11:17:00Z">
            <w:rPr>
              <w:rFonts w:hint="eastAsia"/>
            </w:rPr>
          </w:rPrChange>
        </w:rPr>
        <w:t>和</w:t>
      </w:r>
      <w:r w:rsidR="0049506F">
        <w:rPr>
          <w:rFonts w:hAnsiTheme="minorEastAsia" w:hint="eastAsia"/>
        </w:rPr>
        <w:t>常量</w:t>
      </w:r>
      <w:r w:rsidR="00D10CF2" w:rsidRPr="00B207B1">
        <w:rPr>
          <w:rFonts w:hAnsiTheme="minorEastAsia" w:hint="eastAsia"/>
          <w:rPrChange w:id="2784" w:author="JY0225" w:date="2017-08-24T11:17:00Z">
            <w:rPr>
              <w:rFonts w:hint="eastAsia"/>
            </w:rPr>
          </w:rPrChange>
        </w:rPr>
        <w:t>信息</w:t>
      </w:r>
      <w:r w:rsidR="004213FB">
        <w:rPr>
          <w:rFonts w:hAnsiTheme="minorEastAsia" w:hint="eastAsia"/>
        </w:rPr>
        <w:t>，用来统一</w:t>
      </w:r>
      <w:r w:rsidR="00E85A9F">
        <w:rPr>
          <w:rFonts w:hAnsiTheme="minorEastAsia" w:hint="eastAsia"/>
        </w:rPr>
        <w:t>管理和维护系统变量</w:t>
      </w:r>
      <w:r w:rsidR="001C46F3" w:rsidRPr="00B207B1">
        <w:rPr>
          <w:rFonts w:hAnsiTheme="minorEastAsia" w:hint="eastAsia"/>
          <w:rPrChange w:id="2785" w:author="JY0225" w:date="2017-08-24T11:17:00Z">
            <w:rPr>
              <w:rFonts w:hint="eastAsia"/>
            </w:rPr>
          </w:rPrChange>
        </w:rPr>
        <w:t>；</w:t>
      </w:r>
      <w:r w:rsidR="00EC1525" w:rsidRPr="00B207B1">
        <w:rPr>
          <w:rFonts w:hAnsiTheme="minorEastAsia"/>
          <w:rPrChange w:id="2786" w:author="JY0225" w:date="2017-08-24T11:17:00Z">
            <w:rPr/>
          </w:rPrChange>
        </w:rPr>
        <w:t>Database</w:t>
      </w:r>
      <w:r w:rsidR="00D6162D" w:rsidRPr="00B207B1">
        <w:rPr>
          <w:rFonts w:hAnsiTheme="minorEastAsia" w:hint="eastAsia"/>
          <w:rPrChange w:id="2787" w:author="JY0225" w:date="2017-08-24T11:17:00Z">
            <w:rPr>
              <w:rFonts w:hint="eastAsia"/>
            </w:rPr>
          </w:rPrChange>
        </w:rPr>
        <w:t>模块</w:t>
      </w:r>
      <w:r w:rsidR="00677ECE" w:rsidRPr="00B207B1">
        <w:rPr>
          <w:rFonts w:hAnsiTheme="minorEastAsia" w:hint="eastAsia"/>
          <w:rPrChange w:id="2788" w:author="JY0225" w:date="2017-08-24T11:17:00Z">
            <w:rPr>
              <w:rFonts w:hint="eastAsia"/>
            </w:rPr>
          </w:rPrChange>
        </w:rPr>
        <w:t>的类</w:t>
      </w:r>
      <w:r w:rsidR="00EC1525" w:rsidRPr="00B207B1">
        <w:rPr>
          <w:rFonts w:hAnsiTheme="minorEastAsia" w:hint="eastAsia"/>
          <w:rPrChange w:id="2789" w:author="JY0225" w:date="2017-08-24T11:17:00Z">
            <w:rPr>
              <w:rFonts w:hint="eastAsia"/>
            </w:rPr>
          </w:rPrChange>
        </w:rPr>
        <w:t>负责与数据库的交互</w:t>
      </w:r>
      <w:r w:rsidR="00C87583">
        <w:rPr>
          <w:rFonts w:hAnsiTheme="minorEastAsia" w:hint="eastAsia"/>
        </w:rPr>
        <w:t>，提供基本的增、删、改、查接口以及其他高级数据库操作</w:t>
      </w:r>
      <w:r w:rsidR="00EC1525" w:rsidRPr="00B207B1">
        <w:rPr>
          <w:rFonts w:hAnsiTheme="minorEastAsia" w:hint="eastAsia"/>
          <w:rPrChange w:id="2790" w:author="JY0225" w:date="2017-08-24T11:17:00Z">
            <w:rPr>
              <w:rFonts w:hint="eastAsia"/>
            </w:rPr>
          </w:rPrChange>
        </w:rPr>
        <w:t>。</w:t>
      </w:r>
      <w:r w:rsidR="00177489" w:rsidRPr="00B207B1">
        <w:rPr>
          <w:rFonts w:hAnsiTheme="minorEastAsia" w:hint="eastAsia"/>
          <w:rPrChange w:id="2791" w:author="JY0225" w:date="2017-08-24T11:17:00Z">
            <w:rPr>
              <w:rFonts w:hint="eastAsia"/>
            </w:rPr>
          </w:rPrChange>
        </w:rPr>
        <w:t>具体</w:t>
      </w:r>
      <w:r w:rsidR="00D84061" w:rsidRPr="00B207B1">
        <w:rPr>
          <w:rFonts w:hAnsiTheme="minorEastAsia" w:hint="eastAsia"/>
          <w:rPrChange w:id="2792"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2793" w:author="JY0225" w:date="2017-08-24T11:17:00Z">
            <w:rPr>
              <w:rFonts w:ascii="Times New Roman" w:hAnsi="Times New Roman"/>
              <w:spacing w:val="10"/>
            </w:rPr>
          </w:rPrChange>
        </w:rPr>
      </w:pPr>
      <w:r w:rsidRPr="00B207B1">
        <w:rPr>
          <w:rFonts w:hAnsiTheme="minorEastAsia"/>
          <w:rPrChange w:id="2794" w:author="JY0225" w:date="2017-08-24T11:17:00Z">
            <w:rPr>
              <w:rFonts w:ascii="Times New Roman" w:hAnsi="Times New Roman"/>
              <w:spacing w:val="10"/>
            </w:rPr>
          </w:rPrChange>
        </w:rPr>
        <w:t>mwChunk</w:t>
      </w:r>
      <w:r w:rsidR="00177489" w:rsidRPr="00B207B1">
        <w:rPr>
          <w:rFonts w:hAnsiTheme="minorEastAsia"/>
          <w:rPrChange w:id="2795" w:author="JY0225" w:date="2017-08-24T11:17:00Z">
            <w:rPr>
              <w:rFonts w:ascii="Times New Roman" w:hAnsi="Times New Roman"/>
              <w:spacing w:val="10"/>
            </w:rPr>
          </w:rPrChange>
        </w:rPr>
        <w:t>er</w:t>
      </w:r>
      <w:r w:rsidRPr="00B207B1">
        <w:rPr>
          <w:rFonts w:hAnsiTheme="minorEastAsia"/>
          <w:rPrChange w:id="2796" w:author="JY0225" w:date="2017-08-24T11:17:00Z">
            <w:rPr>
              <w:rFonts w:ascii="Times New Roman" w:hAnsi="Times New Roman"/>
              <w:spacing w:val="10"/>
            </w:rPr>
          </w:rPrChange>
        </w:rPr>
        <w:t xml:space="preserve">: </w:t>
      </w:r>
      <w:r w:rsidRPr="00B207B1">
        <w:rPr>
          <w:rFonts w:hAnsiTheme="minorEastAsia" w:hint="eastAsia"/>
          <w:rPrChange w:id="2797" w:author="JY0225" w:date="2017-08-24T11:17:00Z">
            <w:rPr>
              <w:rFonts w:ascii="Times New Roman" w:hAnsi="Times New Roman" w:hint="eastAsia"/>
              <w:spacing w:val="10"/>
            </w:rPr>
          </w:rPrChange>
        </w:rPr>
        <w:t>该类主要用</w:t>
      </w:r>
      <w:ins w:id="2798" w:author="Liu, Wu" w:date="2017-08-29T11:13:00Z">
        <w:r w:rsidR="00BA74DF" w:rsidRPr="00B207B1">
          <w:rPr>
            <w:rFonts w:hAnsiTheme="minorEastAsia"/>
          </w:rPr>
          <w:t>于</w:t>
        </w:r>
      </w:ins>
      <w:del w:id="2799" w:author="Liu, Wu" w:date="2017-08-29T11:13:00Z">
        <w:r w:rsidRPr="00B207B1" w:rsidDel="00BA74DF">
          <w:rPr>
            <w:rFonts w:hAnsiTheme="minorEastAsia" w:hint="eastAsia"/>
            <w:rPrChange w:id="2800" w:author="JY0225" w:date="2017-08-24T11:17:00Z">
              <w:rPr>
                <w:rFonts w:ascii="Times New Roman" w:hAnsi="Times New Roman" w:hint="eastAsia"/>
                <w:spacing w:val="10"/>
              </w:rPr>
            </w:rPrChange>
          </w:rPr>
          <w:delText>与</w:delText>
        </w:r>
      </w:del>
      <w:r w:rsidRPr="00B207B1">
        <w:rPr>
          <w:rFonts w:hAnsiTheme="minorEastAsia" w:hint="eastAsia"/>
          <w:rPrChange w:id="2801"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2802"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2803" w:author="JY0225" w:date="2017-08-24T11:17:00Z">
            <w:rPr>
              <w:rFonts w:ascii="Times New Roman" w:hAnsi="Times New Roman" w:hint="eastAsia"/>
              <w:spacing w:val="10"/>
            </w:rPr>
          </w:rPrChange>
        </w:rPr>
        <w:t>缓存</w:t>
      </w:r>
      <w:del w:id="2804" w:author="Liu, Wu" w:date="2017-08-29T11:14:00Z">
        <w:r w:rsidR="005A7188" w:rsidRPr="00B207B1" w:rsidDel="003A1D21">
          <w:rPr>
            <w:rFonts w:hAnsiTheme="minorEastAsia" w:hint="eastAsia"/>
            <w:rPrChange w:id="2805" w:author="JY0225" w:date="2017-08-24T11:17:00Z">
              <w:rPr>
                <w:rFonts w:ascii="Times New Roman" w:hAnsi="Times New Roman" w:hint="eastAsia"/>
                <w:spacing w:val="10"/>
              </w:rPr>
            </w:rPrChange>
          </w:rPr>
          <w:delText>文件</w:delText>
        </w:r>
      </w:del>
      <w:r w:rsidR="005A7188" w:rsidRPr="00B207B1">
        <w:rPr>
          <w:rFonts w:hAnsiTheme="minorEastAsia" w:hint="eastAsia"/>
          <w:rPrChange w:id="2806" w:author="JY0225" w:date="2017-08-24T11:17:00Z">
            <w:rPr>
              <w:rFonts w:ascii="Times New Roman" w:hAnsi="Times New Roman" w:hint="eastAsia"/>
              <w:spacing w:val="10"/>
            </w:rPr>
          </w:rPrChange>
        </w:rPr>
        <w:t>中。</w:t>
      </w:r>
      <w:r w:rsidR="00592C90" w:rsidRPr="00B207B1">
        <w:rPr>
          <w:rFonts w:hAnsiTheme="minorEastAsia" w:hint="eastAsia"/>
          <w:rPrChange w:id="2807" w:author="JY0225" w:date="2017-08-24T11:17:00Z">
            <w:rPr>
              <w:rFonts w:ascii="Times New Roman" w:hAnsi="Times New Roman" w:hint="eastAsia"/>
              <w:spacing w:val="10"/>
            </w:rPr>
          </w:rPrChange>
        </w:rPr>
        <w:t>此外，该类还需记录上传文件的</w:t>
      </w:r>
      <w:del w:id="2808" w:author="Liu, Wu" w:date="2017-08-29T11:14:00Z">
        <w:r w:rsidR="00592C90" w:rsidRPr="00B207B1" w:rsidDel="00433A59">
          <w:rPr>
            <w:rFonts w:hAnsiTheme="minorEastAsia" w:hint="eastAsia"/>
            <w:rPrChange w:id="2809" w:author="JY0225" w:date="2017-08-24T11:17:00Z">
              <w:rPr>
                <w:rFonts w:ascii="Times New Roman" w:hAnsi="Times New Roman" w:hint="eastAsia"/>
                <w:spacing w:val="10"/>
              </w:rPr>
            </w:rPrChange>
          </w:rPr>
          <w:delText>上传</w:delText>
        </w:r>
      </w:del>
      <w:r w:rsidR="00592C90" w:rsidRPr="00B207B1">
        <w:rPr>
          <w:rFonts w:hAnsiTheme="minorEastAsia" w:hint="eastAsia"/>
          <w:rPrChange w:id="2810" w:author="JY0225" w:date="2017-08-24T11:17:00Z">
            <w:rPr>
              <w:rFonts w:ascii="Times New Roman" w:hAnsi="Times New Roman" w:hint="eastAsia"/>
              <w:spacing w:val="10"/>
            </w:rPr>
          </w:rPrChange>
        </w:rPr>
        <w:t>状态</w:t>
      </w:r>
      <w:del w:id="2811" w:author="Liu, Wu" w:date="2017-08-29T11:14:00Z">
        <w:r w:rsidR="00592C90" w:rsidRPr="00B207B1" w:rsidDel="00433A59">
          <w:rPr>
            <w:rFonts w:hAnsiTheme="minorEastAsia" w:hint="eastAsia"/>
            <w:rPrChange w:id="2812" w:author="JY0225" w:date="2017-08-24T11:17:00Z">
              <w:rPr>
                <w:rFonts w:ascii="Times New Roman" w:hAnsi="Times New Roman" w:hint="eastAsia"/>
                <w:spacing w:val="10"/>
              </w:rPr>
            </w:rPrChange>
          </w:rPr>
          <w:delText>信息</w:delText>
        </w:r>
      </w:del>
      <w:r w:rsidR="00592C90" w:rsidRPr="00B207B1">
        <w:rPr>
          <w:rFonts w:hAnsiTheme="minorEastAsia" w:hint="eastAsia"/>
          <w:rPrChange w:id="2813" w:author="JY0225" w:date="2017-08-24T11:17:00Z">
            <w:rPr>
              <w:rFonts w:ascii="Times New Roman" w:hAnsi="Times New Roman" w:hint="eastAsia"/>
              <w:spacing w:val="10"/>
            </w:rPr>
          </w:rPrChange>
        </w:rPr>
        <w:t>，如</w:t>
      </w:r>
      <w:r w:rsidR="00944266" w:rsidRPr="00B207B1">
        <w:rPr>
          <w:rFonts w:hAnsiTheme="minorEastAsia" w:hint="eastAsia"/>
          <w:rPrChange w:id="2814" w:author="JY0225" w:date="2017-08-24T11:17:00Z">
            <w:rPr>
              <w:rFonts w:ascii="Times New Roman" w:hAnsi="Times New Roman" w:hint="eastAsia"/>
              <w:spacing w:val="10"/>
            </w:rPr>
          </w:rPrChange>
        </w:rPr>
        <w:t>断点信息，为</w:t>
      </w:r>
      <w:del w:id="2815" w:author="Liu, Wu" w:date="2017-08-29T11:14:00Z">
        <w:r w:rsidR="00944266" w:rsidRPr="00B207B1" w:rsidDel="005F4FAC">
          <w:rPr>
            <w:rFonts w:hAnsiTheme="minorEastAsia" w:hint="eastAsia"/>
            <w:rPrChange w:id="2816"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2817" w:author="JY0225" w:date="2017-08-24T11:17:00Z">
            <w:rPr>
              <w:rFonts w:ascii="Times New Roman" w:hAnsi="Times New Roman" w:hint="eastAsia"/>
              <w:spacing w:val="10"/>
            </w:rPr>
          </w:rPrChange>
        </w:rPr>
        <w:t>断点续传技术</w:t>
      </w:r>
      <w:ins w:id="2818" w:author="Liu, Wu" w:date="2017-08-29T11:14:00Z">
        <w:r w:rsidR="005F4FAC" w:rsidRPr="00B207B1">
          <w:rPr>
            <w:rFonts w:hAnsiTheme="minorEastAsia" w:hint="eastAsia"/>
          </w:rPr>
          <w:t>的</w:t>
        </w:r>
      </w:ins>
      <w:r w:rsidR="00944266" w:rsidRPr="00B207B1">
        <w:rPr>
          <w:rFonts w:hAnsiTheme="minorEastAsia" w:hint="eastAsia"/>
          <w:rPrChange w:id="2819"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2820" w:author="JY0225" w:date="2017-08-24T11:17:00Z">
            <w:rPr>
              <w:rFonts w:ascii="Times New Roman" w:hAnsi="Times New Roman"/>
              <w:spacing w:val="10"/>
            </w:rPr>
          </w:rPrChange>
        </w:rPr>
      </w:pPr>
      <w:r w:rsidRPr="00B207B1">
        <w:rPr>
          <w:rFonts w:hAnsiTheme="minorEastAsia"/>
          <w:rPrChange w:id="2821" w:author="JY0225" w:date="2017-08-24T11:17:00Z">
            <w:rPr>
              <w:rFonts w:ascii="Times New Roman" w:hAnsi="Times New Roman"/>
              <w:spacing w:val="10"/>
            </w:rPr>
          </w:rPrChange>
        </w:rPr>
        <w:t xml:space="preserve">mwConstant: </w:t>
      </w:r>
      <w:r w:rsidRPr="00B207B1">
        <w:rPr>
          <w:rFonts w:hAnsiTheme="minorEastAsia" w:hint="eastAsia"/>
          <w:rPrChange w:id="2822" w:author="JY0225" w:date="2017-08-24T11:17:00Z">
            <w:rPr>
              <w:rFonts w:ascii="Times New Roman" w:hAnsi="Times New Roman" w:hint="eastAsia"/>
              <w:spacing w:val="10"/>
            </w:rPr>
          </w:rPrChange>
        </w:rPr>
        <w:t>该类的主要作用</w:t>
      </w:r>
      <w:ins w:id="2823" w:author="Liu, Wu" w:date="2017-08-29T11:15:00Z">
        <w:r w:rsidR="00D22839" w:rsidRPr="00B207B1">
          <w:rPr>
            <w:rFonts w:hAnsiTheme="minorEastAsia"/>
          </w:rPr>
          <w:t>是</w:t>
        </w:r>
      </w:ins>
      <w:del w:id="2824" w:author="Liu, Wu" w:date="2017-08-29T11:14:00Z">
        <w:r w:rsidRPr="00B207B1" w:rsidDel="00E63F49">
          <w:rPr>
            <w:rFonts w:hAnsiTheme="minorEastAsia" w:hint="eastAsia"/>
            <w:rPrChange w:id="2825"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2826" w:author="JY0225" w:date="2017-08-24T11:17:00Z">
            <w:rPr>
              <w:rFonts w:ascii="Times New Roman" w:hAnsi="Times New Roman" w:hint="eastAsia"/>
              <w:spacing w:val="10"/>
            </w:rPr>
          </w:rPrChange>
        </w:rPr>
        <w:t>常量</w:t>
      </w:r>
      <w:r w:rsidR="00182EC2" w:rsidRPr="00B207B1">
        <w:rPr>
          <w:rFonts w:hAnsiTheme="minorEastAsia" w:hint="eastAsia"/>
          <w:rPrChange w:id="2827"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2828" w:author="JY0225" w:date="2017-08-24T11:17:00Z">
            <w:rPr>
              <w:rFonts w:ascii="Times New Roman" w:hAnsi="Times New Roman" w:hint="eastAsia"/>
              <w:spacing w:val="10"/>
            </w:rPr>
          </w:rPrChange>
        </w:rPr>
        <w:t>，并对这些常量进行统一管理</w:t>
      </w:r>
      <w:r w:rsidRPr="00B207B1">
        <w:rPr>
          <w:rFonts w:hAnsiTheme="minorEastAsia" w:hint="eastAsia"/>
          <w:rPrChange w:id="2829" w:author="JY0225" w:date="2017-08-24T11:17:00Z">
            <w:rPr>
              <w:rFonts w:ascii="Times New Roman" w:hAnsi="Times New Roman" w:hint="eastAsia"/>
              <w:spacing w:val="10"/>
            </w:rPr>
          </w:rPrChange>
        </w:rPr>
        <w:t>。</w:t>
      </w:r>
      <w:r w:rsidR="00182EC2" w:rsidRPr="00B207B1">
        <w:rPr>
          <w:rFonts w:hAnsiTheme="minorEastAsia" w:hint="eastAsia"/>
          <w:rPrChange w:id="2830" w:author="JY0225" w:date="2017-08-24T11:17:00Z">
            <w:rPr>
              <w:rFonts w:ascii="Times New Roman" w:hAnsi="Times New Roman" w:hint="eastAsia"/>
              <w:spacing w:val="10"/>
            </w:rPr>
          </w:rPrChange>
        </w:rPr>
        <w:t>在</w:t>
      </w:r>
      <w:r w:rsidR="00E4327E" w:rsidRPr="00B207B1">
        <w:rPr>
          <w:rFonts w:hAnsiTheme="minorEastAsia" w:hint="eastAsia"/>
          <w:rPrChange w:id="2831" w:author="JY0225" w:date="2017-08-24T11:17:00Z">
            <w:rPr>
              <w:rFonts w:ascii="Times New Roman" w:hAnsi="Times New Roman" w:hint="eastAsia"/>
              <w:spacing w:val="10"/>
            </w:rPr>
          </w:rPrChange>
        </w:rPr>
        <w:t>现有</w:t>
      </w:r>
      <w:r w:rsidR="00182EC2" w:rsidRPr="00B207B1">
        <w:rPr>
          <w:rFonts w:hAnsiTheme="minorEastAsia" w:hint="eastAsia"/>
          <w:rPrChange w:id="2832"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2833" w:author="JY0225" w:date="2017-08-24T11:17:00Z">
            <w:rPr>
              <w:rFonts w:ascii="Times New Roman" w:hAnsi="Times New Roman" w:hint="eastAsia"/>
              <w:spacing w:val="10"/>
            </w:rPr>
          </w:rPrChange>
        </w:rPr>
        <w:t>类中，这样存在</w:t>
      </w:r>
      <w:ins w:id="2834" w:author="Liu, Wu" w:date="2017-08-29T11:15:00Z">
        <w:r w:rsidR="00BE0370" w:rsidRPr="00B207B1">
          <w:rPr>
            <w:rFonts w:hAnsiTheme="minorEastAsia"/>
          </w:rPr>
          <w:t>大量</w:t>
        </w:r>
      </w:ins>
      <w:del w:id="2835" w:author="Liu, Wu" w:date="2017-08-29T11:15:00Z">
        <w:r w:rsidR="00485C4C" w:rsidRPr="00B207B1" w:rsidDel="00BE0370">
          <w:rPr>
            <w:rFonts w:hAnsiTheme="minorEastAsia" w:hint="eastAsia"/>
            <w:rPrChange w:id="2836"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2837"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2838"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2839"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2840"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2841" w:author="JY0225" w:date="2017-08-24T11:17:00Z">
            <w:rPr>
              <w:rFonts w:ascii="Times New Roman" w:hAnsi="Times New Roman"/>
              <w:spacing w:val="10"/>
            </w:rPr>
          </w:rPrChange>
        </w:rPr>
      </w:pPr>
      <w:r w:rsidRPr="00B207B1">
        <w:rPr>
          <w:rFonts w:hAnsiTheme="minorEastAsia"/>
          <w:rPrChange w:id="2842" w:author="JY0225" w:date="2017-08-24T11:17:00Z">
            <w:rPr>
              <w:rFonts w:ascii="Times New Roman" w:hAnsi="Times New Roman"/>
              <w:spacing w:val="10"/>
            </w:rPr>
          </w:rPrChange>
        </w:rPr>
        <w:tab/>
      </w:r>
      <w:r w:rsidR="008D3122" w:rsidRPr="00B207B1">
        <w:rPr>
          <w:rFonts w:hAnsiTheme="minorEastAsia"/>
          <w:rPrChange w:id="2843" w:author="JY0225" w:date="2017-08-24T11:17:00Z">
            <w:rPr>
              <w:rFonts w:ascii="Times New Roman" w:hAnsi="Times New Roman"/>
              <w:spacing w:val="10"/>
            </w:rPr>
          </w:rPrChange>
        </w:rPr>
        <w:t xml:space="preserve">mwDao: </w:t>
      </w:r>
      <w:r w:rsidR="008D3122" w:rsidRPr="00B207B1">
        <w:rPr>
          <w:rFonts w:hAnsiTheme="minorEastAsia" w:hint="eastAsia"/>
          <w:rPrChange w:id="2844"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2845" w:author="JY0225" w:date="2017-08-24T11:17:00Z">
            <w:rPr>
              <w:rFonts w:ascii="Times New Roman" w:hAnsi="Times New Roman" w:hint="eastAsia"/>
              <w:spacing w:val="10"/>
            </w:rPr>
          </w:rPrChange>
        </w:rPr>
        <w:t>在</w:t>
      </w:r>
      <w:r w:rsidR="00E4327E" w:rsidRPr="00B207B1">
        <w:rPr>
          <w:rFonts w:hAnsiTheme="minorEastAsia" w:hint="eastAsia"/>
          <w:rPrChange w:id="2846"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2847"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2848"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2849" w:author="JY0225" w:date="2017-08-24T11:17:00Z">
            <w:rPr>
              <w:rFonts w:ascii="Times New Roman" w:hAnsi="Times New Roman" w:hint="eastAsia"/>
              <w:spacing w:val="10"/>
            </w:rPr>
          </w:rPrChange>
        </w:rPr>
        <w:t>。</w:t>
      </w:r>
      <w:r w:rsidR="000C0A09" w:rsidRPr="00B207B1">
        <w:rPr>
          <w:rFonts w:hAnsiTheme="minorEastAsia" w:hint="eastAsia"/>
          <w:rPrChange w:id="2850" w:author="JY0225" w:date="2017-08-24T11:17:00Z">
            <w:rPr>
              <w:rFonts w:ascii="Times New Roman" w:hAnsi="Times New Roman" w:hint="eastAsia"/>
              <w:spacing w:val="10"/>
            </w:rPr>
          </w:rPrChange>
        </w:rPr>
        <w:t>这样的做法使</w:t>
      </w:r>
      <w:r w:rsidR="00CA1DDC" w:rsidRPr="00B207B1">
        <w:rPr>
          <w:rFonts w:hAnsiTheme="minorEastAsia" w:hint="eastAsia"/>
          <w:rPrChange w:id="2851" w:author="JY0225" w:date="2017-08-24T11:17:00Z">
            <w:rPr>
              <w:rFonts w:ascii="Times New Roman" w:hAnsi="Times New Roman" w:hint="eastAsia"/>
              <w:spacing w:val="10"/>
            </w:rPr>
          </w:rPrChange>
        </w:rPr>
        <w:t>得对数据库的操作难于管理，因此在优化的过程中，</w:t>
      </w:r>
      <w:r w:rsidR="00CA1DDC" w:rsidRPr="00B207B1">
        <w:rPr>
          <w:rFonts w:hAnsiTheme="minorEastAsia" w:hint="eastAsia"/>
          <w:rPrChange w:id="2852" w:author="JY0225" w:date="2017-08-24T11:17:00Z">
            <w:rPr>
              <w:rFonts w:ascii="Times New Roman" w:hAnsi="Times New Roman" w:hint="eastAsia"/>
              <w:spacing w:val="10"/>
            </w:rPr>
          </w:rPrChange>
        </w:rPr>
        <w:lastRenderedPageBreak/>
        <w:t>本文</w:t>
      </w:r>
      <w:r w:rsidR="000C0A09" w:rsidRPr="00B207B1">
        <w:rPr>
          <w:rFonts w:hAnsiTheme="minorEastAsia" w:hint="eastAsia"/>
          <w:rPrChange w:id="2853"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2854"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2855"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2856" w:author="JY0225" w:date="2017-08-24T11:17:00Z">
            <w:rPr>
              <w:rFonts w:ascii="Times New Roman" w:hAnsi="Times New Roman" w:hint="eastAsia"/>
              <w:spacing w:val="10"/>
            </w:rPr>
          </w:rPrChange>
        </w:rPr>
        <w:t>如</w:t>
      </w:r>
      <w:r w:rsidR="000C0A09" w:rsidRPr="00B207B1">
        <w:rPr>
          <w:rFonts w:hAnsiTheme="minorEastAsia"/>
          <w:rPrChange w:id="2857" w:author="JY0225" w:date="2017-08-24T11:17:00Z">
            <w:rPr>
              <w:rFonts w:ascii="Times New Roman" w:hAnsi="Times New Roman"/>
              <w:spacing w:val="10"/>
            </w:rPr>
          </w:rPrChange>
        </w:rPr>
        <w:t>add</w:t>
      </w:r>
      <w:r w:rsidR="000C0A09" w:rsidRPr="00B207B1">
        <w:rPr>
          <w:rFonts w:hAnsiTheme="minorEastAsia" w:hint="eastAsia"/>
          <w:rPrChange w:id="2858" w:author="JY0225" w:date="2017-08-24T11:17:00Z">
            <w:rPr>
              <w:rFonts w:ascii="Times New Roman" w:hAnsi="Times New Roman" w:hint="eastAsia"/>
              <w:spacing w:val="10"/>
            </w:rPr>
          </w:rPrChange>
        </w:rPr>
        <w:t>，</w:t>
      </w:r>
      <w:r w:rsidR="000C0A09" w:rsidRPr="00B207B1">
        <w:rPr>
          <w:rFonts w:hAnsiTheme="minorEastAsia"/>
          <w:rPrChange w:id="2859" w:author="JY0225" w:date="2017-08-24T11:17:00Z">
            <w:rPr>
              <w:rFonts w:ascii="Times New Roman" w:hAnsi="Times New Roman"/>
              <w:spacing w:val="10"/>
            </w:rPr>
          </w:rPrChange>
        </w:rPr>
        <w:t>delete</w:t>
      </w:r>
      <w:r w:rsidR="000C0A09" w:rsidRPr="00B207B1">
        <w:rPr>
          <w:rFonts w:hAnsiTheme="minorEastAsia" w:hint="eastAsia"/>
          <w:rPrChange w:id="2860" w:author="JY0225" w:date="2017-08-24T11:17:00Z">
            <w:rPr>
              <w:rFonts w:ascii="Times New Roman" w:hAnsi="Times New Roman" w:hint="eastAsia"/>
              <w:spacing w:val="10"/>
            </w:rPr>
          </w:rPrChange>
        </w:rPr>
        <w:t>，</w:t>
      </w:r>
      <w:r w:rsidR="000C0A09" w:rsidRPr="00B207B1">
        <w:rPr>
          <w:rFonts w:hAnsiTheme="minorEastAsia"/>
          <w:rPrChange w:id="2861" w:author="JY0225" w:date="2017-08-24T11:17:00Z">
            <w:rPr>
              <w:rFonts w:ascii="Times New Roman" w:hAnsi="Times New Roman"/>
              <w:spacing w:val="10"/>
            </w:rPr>
          </w:rPrChange>
        </w:rPr>
        <w:t>update</w:t>
      </w:r>
      <w:r w:rsidR="000C0A09" w:rsidRPr="00B207B1">
        <w:rPr>
          <w:rFonts w:hAnsiTheme="minorEastAsia" w:hint="eastAsia"/>
          <w:rPrChange w:id="2862" w:author="JY0225" w:date="2017-08-24T11:17:00Z">
            <w:rPr>
              <w:rFonts w:ascii="Times New Roman" w:hAnsi="Times New Roman" w:hint="eastAsia"/>
              <w:spacing w:val="10"/>
            </w:rPr>
          </w:rPrChange>
        </w:rPr>
        <w:t>，</w:t>
      </w:r>
      <w:r w:rsidR="000C0A09" w:rsidRPr="00B207B1">
        <w:rPr>
          <w:rFonts w:hAnsiTheme="minorEastAsia"/>
          <w:rPrChange w:id="2863" w:author="JY0225" w:date="2017-08-24T11:17:00Z">
            <w:rPr>
              <w:rFonts w:ascii="Times New Roman" w:hAnsi="Times New Roman"/>
              <w:spacing w:val="10"/>
            </w:rPr>
          </w:rPrChange>
        </w:rPr>
        <w:t>query</w:t>
      </w:r>
      <w:r w:rsidR="000C0A09" w:rsidRPr="00B207B1">
        <w:rPr>
          <w:rFonts w:hAnsiTheme="minorEastAsia" w:hint="eastAsia"/>
          <w:rPrChange w:id="2864"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2865" w:author="JY0225" w:date="2017-08-24T11:17:00Z">
            <w:rPr>
              <w:rFonts w:ascii="Times New Roman" w:hAnsi="Times New Roman"/>
              <w:spacing w:val="10"/>
            </w:rPr>
          </w:rPrChange>
        </w:rPr>
      </w:pPr>
      <w:r w:rsidRPr="00B207B1">
        <w:rPr>
          <w:rFonts w:hAnsiTheme="minorEastAsia"/>
          <w:rPrChange w:id="2866" w:author="JY0225" w:date="2017-08-24T11:17:00Z">
            <w:rPr>
              <w:rFonts w:ascii="Times New Roman" w:hAnsi="Times New Roman"/>
              <w:spacing w:val="10"/>
            </w:rPr>
          </w:rPrChange>
        </w:rPr>
        <w:tab/>
        <w:t xml:space="preserve">mwFileUtil: </w:t>
      </w:r>
      <w:r w:rsidRPr="00B207B1">
        <w:rPr>
          <w:rFonts w:hAnsiTheme="minorEastAsia" w:hint="eastAsia"/>
          <w:rPrChange w:id="2867"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2868" w:author="JY0225" w:date="2017-08-24T11:17:00Z">
            <w:rPr>
              <w:rFonts w:ascii="Times New Roman" w:hAnsi="Times New Roman" w:hint="eastAsia"/>
              <w:spacing w:val="10"/>
            </w:rPr>
          </w:rPrChange>
        </w:rPr>
        <w:t>，如获取文件的大小、</w:t>
      </w:r>
      <w:r w:rsidR="0087158A" w:rsidRPr="00B207B1">
        <w:rPr>
          <w:rFonts w:hAnsiTheme="minorEastAsia"/>
          <w:rPrChange w:id="2869" w:author="JY0225" w:date="2017-08-24T11:17:00Z">
            <w:rPr>
              <w:rFonts w:ascii="Times New Roman" w:hAnsi="Times New Roman"/>
              <w:spacing w:val="10"/>
            </w:rPr>
          </w:rPrChange>
        </w:rPr>
        <w:t>MD5</w:t>
      </w:r>
      <w:r w:rsidR="0027521F" w:rsidRPr="00B207B1">
        <w:rPr>
          <w:rFonts w:hAnsiTheme="minorEastAsia" w:hint="eastAsia"/>
          <w:rPrChange w:id="2870" w:author="JY0225" w:date="2017-08-24T11:17:00Z">
            <w:rPr>
              <w:rFonts w:ascii="Times New Roman" w:hAnsi="Times New Roman" w:hint="eastAsia"/>
              <w:spacing w:val="10"/>
            </w:rPr>
          </w:rPrChange>
        </w:rPr>
        <w:t>值、复制文件等。</w:t>
      </w:r>
      <w:r w:rsidR="00E03440" w:rsidRPr="00B207B1">
        <w:rPr>
          <w:rFonts w:hAnsiTheme="minorEastAsia" w:hint="eastAsia"/>
          <w:rPrChange w:id="2871" w:author="JY0225" w:date="2017-08-24T11:17:00Z">
            <w:rPr>
              <w:rFonts w:ascii="Times New Roman" w:hAnsi="Times New Roman" w:hint="eastAsia"/>
              <w:spacing w:val="10"/>
            </w:rPr>
          </w:rPrChange>
        </w:rPr>
        <w:t>这些操作对于云</w:t>
      </w:r>
      <w:r w:rsidR="00476838" w:rsidRPr="00B207B1">
        <w:rPr>
          <w:rFonts w:hAnsiTheme="minorEastAsia" w:hint="eastAsia"/>
          <w:rPrChange w:id="2872" w:author="JY0225" w:date="2017-08-24T11:17:00Z">
            <w:rPr>
              <w:rFonts w:ascii="Times New Roman" w:hAnsi="Times New Roman" w:hint="eastAsia"/>
              <w:spacing w:val="10"/>
            </w:rPr>
          </w:rPrChange>
        </w:rPr>
        <w:t>备份</w:t>
      </w:r>
      <w:r w:rsidR="00B72D7A" w:rsidRPr="00B207B1">
        <w:rPr>
          <w:rFonts w:hAnsiTheme="minorEastAsia" w:hint="eastAsia"/>
          <w:rPrChange w:id="2873" w:author="JY0225" w:date="2017-08-24T11:17:00Z">
            <w:rPr>
              <w:rFonts w:ascii="Times New Roman" w:hAnsi="Times New Roman" w:hint="eastAsia"/>
              <w:spacing w:val="10"/>
            </w:rPr>
          </w:rPrChange>
        </w:rPr>
        <w:t>服务来说十分常见的，因此</w:t>
      </w:r>
      <w:del w:id="2874" w:author="Liu, Wu" w:date="2017-08-29T11:17:00Z">
        <w:r w:rsidR="00B72D7A" w:rsidRPr="00B207B1" w:rsidDel="00295AF1">
          <w:rPr>
            <w:rFonts w:hAnsiTheme="minorEastAsia" w:hint="eastAsia"/>
            <w:rPrChange w:id="2875"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2876" w:author="JY0225" w:date="2017-08-24T11:17:00Z">
              <w:rPr>
                <w:rFonts w:ascii="Times New Roman" w:hAnsi="Times New Roman" w:hint="eastAsia"/>
                <w:spacing w:val="10"/>
              </w:rPr>
            </w:rPrChange>
          </w:rPr>
          <w:delText>单独此类</w:delText>
        </w:r>
      </w:del>
      <w:ins w:id="2877" w:author="Liu, Wu" w:date="2017-08-29T11:17:00Z">
        <w:r w:rsidR="00295AF1" w:rsidRPr="00B207B1">
          <w:rPr>
            <w:rFonts w:hAnsiTheme="minorEastAsia" w:hint="eastAsia"/>
          </w:rPr>
          <w:t>将这些</w:t>
        </w:r>
      </w:ins>
      <w:r w:rsidR="00E03440" w:rsidRPr="00B207B1">
        <w:rPr>
          <w:rFonts w:hAnsiTheme="minorEastAsia" w:hint="eastAsia"/>
          <w:rPrChange w:id="2878" w:author="JY0225" w:date="2017-08-24T11:17:00Z">
            <w:rPr>
              <w:rFonts w:ascii="Times New Roman" w:hAnsi="Times New Roman" w:hint="eastAsia"/>
              <w:spacing w:val="10"/>
            </w:rPr>
          </w:rPrChange>
        </w:rPr>
        <w:t>方法统一封装在</w:t>
      </w:r>
      <w:r w:rsidR="00E03440" w:rsidRPr="00B207B1">
        <w:rPr>
          <w:rFonts w:hAnsiTheme="minorEastAsia"/>
          <w:rPrChange w:id="2879"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2880"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2881" w:author="JY0225" w:date="2017-08-24T11:17:00Z">
            <w:rPr>
              <w:rFonts w:ascii="Times New Roman" w:hAnsi="Times New Roman"/>
              <w:spacing w:val="10"/>
            </w:rPr>
          </w:rPrChange>
        </w:rPr>
      </w:pPr>
      <w:r w:rsidRPr="00B207B1">
        <w:rPr>
          <w:rFonts w:hAnsiTheme="minorEastAsia"/>
          <w:rPrChange w:id="2882" w:author="JY0225" w:date="2017-08-24T11:17:00Z">
            <w:rPr>
              <w:rFonts w:ascii="Times New Roman" w:hAnsi="Times New Roman"/>
              <w:spacing w:val="10"/>
            </w:rPr>
          </w:rPrChange>
        </w:rPr>
        <w:tab/>
        <w:t xml:space="preserve">mwUserUtil: </w:t>
      </w:r>
      <w:r w:rsidRPr="00B207B1">
        <w:rPr>
          <w:rFonts w:hAnsiTheme="minorEastAsia" w:hint="eastAsia"/>
          <w:rPrChange w:id="2883" w:author="JY0225" w:date="2017-08-24T11:17:00Z">
            <w:rPr>
              <w:rFonts w:ascii="Times New Roman" w:hAnsi="Times New Roman" w:hint="eastAsia"/>
              <w:spacing w:val="10"/>
            </w:rPr>
          </w:rPrChange>
        </w:rPr>
        <w:t>该类的主要作用是</w:t>
      </w:r>
      <w:r w:rsidR="001672D0" w:rsidRPr="00B207B1">
        <w:rPr>
          <w:rFonts w:hAnsiTheme="minorEastAsia" w:hint="eastAsia"/>
          <w:rPrChange w:id="2884" w:author="JY0225" w:date="2017-08-24T11:17:00Z">
            <w:rPr>
              <w:rFonts w:ascii="Times New Roman" w:hAnsi="Times New Roman" w:hint="eastAsia"/>
              <w:spacing w:val="10"/>
            </w:rPr>
          </w:rPrChange>
        </w:rPr>
        <w:t>获取用户的信息，如用户的</w:t>
      </w:r>
      <w:r w:rsidR="001672D0" w:rsidRPr="00B207B1">
        <w:rPr>
          <w:rFonts w:hAnsiTheme="minorEastAsia"/>
          <w:rPrChange w:id="2885" w:author="JY0225" w:date="2017-08-24T11:17:00Z">
            <w:rPr>
              <w:rFonts w:ascii="Times New Roman" w:hAnsi="Times New Roman"/>
              <w:spacing w:val="10"/>
            </w:rPr>
          </w:rPrChange>
        </w:rPr>
        <w:t>id</w:t>
      </w:r>
      <w:r w:rsidR="001672D0" w:rsidRPr="00B207B1">
        <w:rPr>
          <w:rFonts w:hAnsiTheme="minorEastAsia" w:hint="eastAsia"/>
          <w:rPrChange w:id="2886" w:author="JY0225" w:date="2017-08-24T11:17:00Z">
            <w:rPr>
              <w:rFonts w:ascii="Times New Roman" w:hAnsi="Times New Roman" w:hint="eastAsia"/>
              <w:spacing w:val="10"/>
            </w:rPr>
          </w:rPrChange>
        </w:rPr>
        <w:t>、用户的</w:t>
      </w:r>
      <w:r w:rsidR="001672D0" w:rsidRPr="00B207B1">
        <w:rPr>
          <w:rFonts w:hAnsiTheme="minorEastAsia"/>
          <w:rPrChange w:id="2887" w:author="JY0225" w:date="2017-08-24T11:17:00Z">
            <w:rPr>
              <w:rFonts w:ascii="Times New Roman" w:hAnsi="Times New Roman"/>
              <w:spacing w:val="10"/>
            </w:rPr>
          </w:rPrChange>
        </w:rPr>
        <w:t>token</w:t>
      </w:r>
      <w:r w:rsidR="001672D0" w:rsidRPr="00B207B1">
        <w:rPr>
          <w:rFonts w:hAnsiTheme="minorEastAsia" w:hint="eastAsia"/>
          <w:rPrChange w:id="2888"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2889" w:author="JY0225" w:date="2017-08-24T11:17:00Z">
            <w:rPr>
              <w:rFonts w:ascii="Times New Roman" w:hAnsi="Times New Roman" w:hint="eastAsia"/>
              <w:spacing w:val="10"/>
            </w:rPr>
          </w:rPrChange>
        </w:rPr>
        <w:t>这些在</w:t>
      </w:r>
      <w:r w:rsidR="00327DC2" w:rsidRPr="00B207B1">
        <w:rPr>
          <w:rFonts w:hAnsiTheme="minorEastAsia"/>
          <w:rPrChange w:id="2890"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2891" w:author="JY0225" w:date="2017-08-24T11:17:00Z">
            <w:rPr>
              <w:rFonts w:ascii="Times New Roman" w:hAnsi="Times New Roman" w:hint="eastAsia"/>
              <w:spacing w:val="10"/>
            </w:rPr>
          </w:rPrChange>
        </w:rPr>
        <w:t>是</w:t>
      </w:r>
      <w:r w:rsidR="00DE4CB0" w:rsidRPr="00B207B1">
        <w:rPr>
          <w:rFonts w:hAnsiTheme="minorEastAsia" w:hint="eastAsia"/>
          <w:rPrChange w:id="2892" w:author="JY0225" w:date="2017-08-24T11:17:00Z">
            <w:rPr>
              <w:rFonts w:ascii="Times New Roman" w:hAnsi="Times New Roman" w:hint="eastAsia"/>
              <w:spacing w:val="10"/>
            </w:rPr>
          </w:rPrChange>
        </w:rPr>
        <w:t>经常使用到</w:t>
      </w:r>
      <w:r w:rsidR="00327DC2" w:rsidRPr="00B207B1">
        <w:rPr>
          <w:rFonts w:hAnsiTheme="minorEastAsia" w:hint="eastAsia"/>
          <w:rPrChange w:id="2893" w:author="JY0225" w:date="2017-08-24T11:17:00Z">
            <w:rPr>
              <w:rFonts w:ascii="Times New Roman" w:hAnsi="Times New Roman" w:hint="eastAsia"/>
              <w:spacing w:val="10"/>
            </w:rPr>
          </w:rPrChange>
        </w:rPr>
        <w:t>的信息，</w:t>
      </w:r>
      <w:r w:rsidR="005F0AF8" w:rsidRPr="00B207B1">
        <w:rPr>
          <w:rFonts w:hAnsiTheme="minorEastAsia" w:hint="eastAsia"/>
          <w:rPrChange w:id="2894" w:author="JY0225" w:date="2017-08-24T11:17:00Z">
            <w:rPr>
              <w:rFonts w:ascii="Times New Roman" w:hAnsi="Times New Roman" w:hint="eastAsia"/>
              <w:spacing w:val="10"/>
            </w:rPr>
          </w:rPrChange>
        </w:rPr>
        <w:t>因此</w:t>
      </w:r>
      <w:del w:id="2895" w:author="Liu, Wu" w:date="2017-08-29T11:17:00Z">
        <w:r w:rsidR="005F0AF8" w:rsidRPr="00B207B1" w:rsidDel="00DD38AF">
          <w:rPr>
            <w:rFonts w:hAnsiTheme="minorEastAsia" w:hint="eastAsia"/>
            <w:rPrChange w:id="2896" w:author="JY0225" w:date="2017-08-24T11:17:00Z">
              <w:rPr>
                <w:rFonts w:ascii="Times New Roman" w:hAnsi="Times New Roman" w:hint="eastAsia"/>
                <w:spacing w:val="10"/>
              </w:rPr>
            </w:rPrChange>
          </w:rPr>
          <w:delText>本文</w:delText>
        </w:r>
      </w:del>
      <w:r w:rsidR="00327DC2" w:rsidRPr="00B207B1">
        <w:rPr>
          <w:rFonts w:hAnsiTheme="minorEastAsia" w:hint="eastAsia"/>
          <w:rPrChange w:id="2897"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2898" w:author="JY0225" w:date="2017-08-24T11:17:00Z">
            <w:rPr>
              <w:rFonts w:ascii="Times New Roman" w:hAnsi="Times New Roman"/>
              <w:spacing w:val="10"/>
            </w:rPr>
          </w:rPrChange>
        </w:rPr>
      </w:pPr>
      <w:r w:rsidRPr="00B207B1">
        <w:rPr>
          <w:rFonts w:hAnsiTheme="minorEastAsia"/>
          <w:rPrChange w:id="2899" w:author="JY0225" w:date="2017-08-24T11:17:00Z">
            <w:rPr>
              <w:rFonts w:ascii="Times New Roman" w:hAnsi="Times New Roman"/>
              <w:spacing w:val="10"/>
            </w:rPr>
          </w:rPrChange>
        </w:rPr>
        <w:tab/>
      </w:r>
      <w:r w:rsidR="00CF2ACF" w:rsidRPr="00B207B1">
        <w:rPr>
          <w:rFonts w:hAnsiTheme="minorEastAsia"/>
          <w:rPrChange w:id="2900" w:author="JY0225" w:date="2017-08-24T11:17:00Z">
            <w:rPr>
              <w:rFonts w:ascii="Times New Roman" w:hAnsi="Times New Roman"/>
              <w:spacing w:val="10"/>
            </w:rPr>
          </w:rPrChange>
        </w:rPr>
        <w:t xml:space="preserve">mwFirefoxHelper: </w:t>
      </w:r>
      <w:r w:rsidR="00CF2ACF" w:rsidRPr="00B207B1">
        <w:rPr>
          <w:rFonts w:hAnsiTheme="minorEastAsia" w:hint="eastAsia"/>
          <w:rPrChange w:id="2901" w:author="JY0225" w:date="2017-08-24T11:17:00Z">
            <w:rPr>
              <w:rFonts w:ascii="Times New Roman" w:hAnsi="Times New Roman" w:hint="eastAsia"/>
              <w:spacing w:val="10"/>
            </w:rPr>
          </w:rPrChange>
        </w:rPr>
        <w:t>该类的主要作用是处理来自</w:t>
      </w:r>
      <w:ins w:id="2902" w:author="Liu, Wu" w:date="2017-08-29T11:17:00Z">
        <w:r w:rsidR="00F634C4" w:rsidRPr="00B207B1">
          <w:rPr>
            <w:rFonts w:hAnsiTheme="minorEastAsia"/>
          </w:rPr>
          <w:t>F</w:t>
        </w:r>
      </w:ins>
      <w:del w:id="2903" w:author="Liu, Wu" w:date="2017-08-29T11:17:00Z">
        <w:r w:rsidR="00CF2ACF" w:rsidRPr="00B207B1" w:rsidDel="00F634C4">
          <w:rPr>
            <w:rFonts w:hAnsiTheme="minorEastAsia"/>
            <w:rPrChange w:id="2904" w:author="JY0225" w:date="2017-08-24T11:17:00Z">
              <w:rPr>
                <w:rFonts w:ascii="Times New Roman" w:hAnsi="Times New Roman"/>
                <w:spacing w:val="10"/>
              </w:rPr>
            </w:rPrChange>
          </w:rPr>
          <w:delText>f</w:delText>
        </w:r>
      </w:del>
      <w:r w:rsidR="00CF2ACF" w:rsidRPr="00B207B1">
        <w:rPr>
          <w:rFonts w:hAnsiTheme="minorEastAsia"/>
          <w:rPrChange w:id="2905" w:author="JY0225" w:date="2017-08-24T11:17:00Z">
            <w:rPr>
              <w:rFonts w:ascii="Times New Roman" w:hAnsi="Times New Roman"/>
              <w:spacing w:val="10"/>
            </w:rPr>
          </w:rPrChange>
        </w:rPr>
        <w:t>irefox</w:t>
      </w:r>
      <w:r w:rsidR="002E5718" w:rsidRPr="00B207B1">
        <w:rPr>
          <w:rFonts w:hAnsiTheme="minorEastAsia" w:hint="eastAsia"/>
          <w:rPrChange w:id="2906" w:author="JY0225" w:date="2017-08-24T11:17:00Z">
            <w:rPr>
              <w:rFonts w:ascii="Times New Roman" w:hAnsi="Times New Roman" w:hint="eastAsia"/>
              <w:spacing w:val="10"/>
            </w:rPr>
          </w:rPrChange>
        </w:rPr>
        <w:t>扩展</w:t>
      </w:r>
      <w:r w:rsidR="00CF2ACF" w:rsidRPr="00B207B1">
        <w:rPr>
          <w:rFonts w:hAnsiTheme="minorEastAsia" w:hint="eastAsia"/>
          <w:rPrChange w:id="2907" w:author="JY0225" w:date="2017-08-24T11:17:00Z">
            <w:rPr>
              <w:rFonts w:ascii="Times New Roman" w:hAnsi="Times New Roman" w:hint="eastAsia"/>
              <w:spacing w:val="10"/>
            </w:rPr>
          </w:rPrChange>
        </w:rPr>
        <w:t>的请求。</w:t>
      </w:r>
      <w:r w:rsidR="00ED6ED6" w:rsidRPr="00B207B1">
        <w:rPr>
          <w:rFonts w:hAnsiTheme="minorEastAsia" w:hint="eastAsia"/>
          <w:rPrChange w:id="2908" w:author="JY0225" w:date="2017-08-24T11:17:00Z">
            <w:rPr>
              <w:rFonts w:ascii="Times New Roman" w:hAnsi="Times New Roman" w:hint="eastAsia"/>
              <w:spacing w:val="10"/>
            </w:rPr>
          </w:rPrChange>
        </w:rPr>
        <w:t>由于</w:t>
      </w:r>
      <w:r w:rsidR="00ED6ED6" w:rsidRPr="00B207B1">
        <w:rPr>
          <w:rFonts w:hAnsiTheme="minorEastAsia"/>
          <w:rPrChange w:id="2909" w:author="JY0225" w:date="2017-08-24T11:17:00Z">
            <w:rPr>
              <w:rFonts w:ascii="Times New Roman" w:hAnsi="Times New Roman"/>
              <w:spacing w:val="10"/>
            </w:rPr>
          </w:rPrChange>
        </w:rPr>
        <w:t>Firefox</w:t>
      </w:r>
      <w:r w:rsidR="002E5718" w:rsidRPr="00B207B1">
        <w:rPr>
          <w:rFonts w:hAnsiTheme="minorEastAsia" w:hint="eastAsia"/>
          <w:rPrChange w:id="2910" w:author="JY0225" w:date="2017-08-24T11:17:00Z">
            <w:rPr>
              <w:rFonts w:ascii="Times New Roman" w:hAnsi="Times New Roman" w:hint="eastAsia"/>
              <w:spacing w:val="10"/>
            </w:rPr>
          </w:rPrChange>
        </w:rPr>
        <w:t>扩展</w:t>
      </w:r>
      <w:r w:rsidR="00ED6ED6" w:rsidRPr="00B207B1">
        <w:rPr>
          <w:rFonts w:hAnsiTheme="minorEastAsia" w:hint="eastAsia"/>
          <w:rPrChange w:id="2911"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2912" w:author="JY0225" w:date="2017-08-24T11:17:00Z">
            <w:rPr>
              <w:rFonts w:ascii="Times New Roman" w:hAnsi="Times New Roman" w:hint="eastAsia"/>
              <w:spacing w:val="10"/>
            </w:rPr>
          </w:rPrChange>
        </w:rPr>
        <w:t>的特殊性，使用到了</w:t>
      </w:r>
      <w:r w:rsidR="00ED6ED6" w:rsidRPr="00B207B1">
        <w:rPr>
          <w:rFonts w:hAnsiTheme="minorEastAsia"/>
          <w:rPrChange w:id="2913"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2914" w:author="JY0225" w:date="2017-08-24T11:17:00Z">
            <w:rPr>
              <w:rFonts w:ascii="Times New Roman" w:hAnsi="Times New Roman" w:hint="eastAsia"/>
              <w:spacing w:val="10"/>
            </w:rPr>
          </w:rPrChange>
        </w:rPr>
        <w:t>方式，与</w:t>
      </w:r>
      <w:r w:rsidR="00ED6ED6" w:rsidRPr="00B207B1">
        <w:rPr>
          <w:rFonts w:hAnsiTheme="minorEastAsia"/>
          <w:rPrChange w:id="2915"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2916" w:author="JY0225" w:date="2017-08-24T11:17:00Z">
            <w:rPr>
              <w:rFonts w:ascii="Times New Roman" w:hAnsi="Times New Roman" w:hint="eastAsia"/>
              <w:spacing w:val="10"/>
            </w:rPr>
          </w:rPrChange>
        </w:rPr>
        <w:t>需要对来</w:t>
      </w:r>
      <w:r w:rsidR="00ED6ED6" w:rsidRPr="00B207B1">
        <w:rPr>
          <w:rFonts w:hAnsiTheme="minorEastAsia"/>
          <w:rPrChange w:id="2917" w:author="JY0225" w:date="2017-08-24T11:17:00Z">
            <w:rPr>
              <w:rFonts w:ascii="Times New Roman" w:hAnsi="Times New Roman"/>
              <w:spacing w:val="10"/>
            </w:rPr>
          </w:rPrChange>
        </w:rPr>
        <w:t>Firefox</w:t>
      </w:r>
      <w:r w:rsidR="00ED6ED6" w:rsidRPr="00B207B1">
        <w:rPr>
          <w:rFonts w:hAnsiTheme="minorEastAsia" w:hint="eastAsia"/>
          <w:rPrChange w:id="2918"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2919" w:author="JY0225" w:date="2017-08-24T11:17:00Z">
            <w:rPr>
              <w:rFonts w:ascii="Times New Roman" w:hAnsi="Times New Roman"/>
              <w:spacing w:val="10"/>
            </w:rPr>
          </w:rPrChange>
        </w:rPr>
      </w:pPr>
      <w:r w:rsidRPr="00B207B1">
        <w:rPr>
          <w:rFonts w:hAnsiTheme="minorEastAsia"/>
          <w:rPrChange w:id="2920"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2921" w:author="JY0225" w:date="2017-08-24T11:17:00Z">
            <w:rPr>
              <w:rFonts w:ascii="Times New Roman" w:hAnsi="Times New Roman" w:hint="eastAsia"/>
              <w:spacing w:val="10"/>
            </w:rPr>
          </w:rPrChange>
        </w:rPr>
        <w:t>服务器</w:t>
      </w:r>
      <w:r w:rsidR="0022704A" w:rsidRPr="00B207B1">
        <w:rPr>
          <w:rFonts w:hAnsiTheme="minorEastAsia" w:hint="eastAsia"/>
          <w:rPrChange w:id="2922" w:author="JY0225" w:date="2017-08-24T11:17:00Z">
            <w:rPr>
              <w:rFonts w:ascii="Times New Roman" w:hAnsi="Times New Roman" w:hint="eastAsia"/>
              <w:spacing w:val="10"/>
            </w:rPr>
          </w:rPrChange>
        </w:rPr>
        <w:t>可识别</w:t>
      </w:r>
      <w:r w:rsidRPr="00B207B1">
        <w:rPr>
          <w:rFonts w:hAnsiTheme="minorEastAsia" w:hint="eastAsia"/>
          <w:rPrChange w:id="2923" w:author="JY0225" w:date="2017-08-24T11:17:00Z">
            <w:rPr>
              <w:rFonts w:ascii="Times New Roman" w:hAnsi="Times New Roman" w:hint="eastAsia"/>
              <w:spacing w:val="10"/>
            </w:rPr>
          </w:rPrChange>
        </w:rPr>
        <w:t>的标准形式</w:t>
      </w:r>
      <w:r w:rsidR="009C3BFA" w:rsidRPr="00B207B1">
        <w:rPr>
          <w:rFonts w:hAnsiTheme="minorEastAsia" w:hint="eastAsia"/>
          <w:rPrChange w:id="2924"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2925"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2926" w:author="JY0225" w:date="2017-08-24T11:17:00Z">
            <w:rPr>
              <w:rFonts w:ascii="Times New Roman" w:hAnsi="Times New Roman" w:hint="eastAsia"/>
              <w:spacing w:val="10"/>
            </w:rPr>
          </w:rPrChange>
        </w:rPr>
        <w:t>备份</w:t>
      </w:r>
      <w:r w:rsidR="006413BB" w:rsidRPr="00B207B1">
        <w:rPr>
          <w:rFonts w:hAnsiTheme="minorEastAsia" w:hint="eastAsia"/>
          <w:rPrChange w:id="2927"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2928" w:author="微软用户" w:date="2017-08-18T22:51:00Z">
          <w:pPr>
            <w:pStyle w:val="21"/>
          </w:pPr>
        </w:pPrChange>
      </w:pPr>
      <w:bookmarkStart w:id="2929" w:name="_Toc49254546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2929"/>
    </w:p>
    <w:p w14:paraId="01D173C9" w14:textId="304CE472" w:rsidR="008A4E59" w:rsidRPr="00B207B1" w:rsidRDefault="00F42656" w:rsidP="00874F27">
      <w:pPr>
        <w:spacing w:line="400" w:lineRule="exact"/>
        <w:ind w:firstLine="420"/>
        <w:rPr>
          <w:rFonts w:hAnsiTheme="minorEastAsia"/>
          <w:color w:val="000000" w:themeColor="text1"/>
          <w:rPrChange w:id="2930"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2931"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2932" w:author="JY0225" w:date="2017-08-24T11:17:00Z">
            <w:rPr>
              <w:rFonts w:ascii="Times New Roman" w:hAnsi="Times New Roman" w:hint="eastAsia"/>
              <w:color w:val="000000" w:themeColor="text1"/>
            </w:rPr>
          </w:rPrChange>
        </w:rPr>
        <w:t>系统的整体流程</w:t>
      </w:r>
      <w:r w:rsidR="007F65BE">
        <w:rPr>
          <w:rFonts w:hAnsiTheme="minorEastAsia" w:hint="eastAsia"/>
          <w:color w:val="000000" w:themeColor="text1"/>
        </w:rPr>
        <w:t>，作为云备份服务客户端与服务器交互的枢纽，中间件主要负责对用的请求和数据进行预处理操作</w:t>
      </w:r>
      <w:r w:rsidR="00FB4BDD">
        <w:rPr>
          <w:rFonts w:hAnsiTheme="minorEastAsia" w:hint="eastAsia"/>
          <w:color w:val="000000" w:themeColor="text1"/>
        </w:rPr>
        <w:t>。</w:t>
      </w:r>
      <w:r w:rsidR="008A4E59" w:rsidRPr="00B207B1">
        <w:rPr>
          <w:rFonts w:hAnsiTheme="minorEastAsia" w:hint="eastAsia"/>
          <w:color w:val="000000" w:themeColor="text1"/>
          <w:rPrChange w:id="2933"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2934"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2935"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2936"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2937"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2938"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2939"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2940"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2941"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2942"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2943" w:author="JY0225" w:date="2017-08-24T11:17:00Z">
            <w:rPr>
              <w:rFonts w:ascii="Times New Roman" w:hAnsi="Times New Roman" w:hint="eastAsia"/>
              <w:color w:val="000000" w:themeColor="text1"/>
            </w:rPr>
          </w:rPrChange>
        </w:rPr>
        <w:t>数据库中，同时由于这些信息中包含用户的隐私，因此</w:t>
      </w:r>
      <w:r w:rsidR="004C53BC">
        <w:rPr>
          <w:rFonts w:hAnsiTheme="minorEastAsia" w:hint="eastAsia"/>
          <w:color w:val="000000" w:themeColor="text1"/>
        </w:rPr>
        <w:t>在存入数据库之前，</w:t>
      </w:r>
      <w:r w:rsidR="006541CB">
        <w:rPr>
          <w:rFonts w:hAnsiTheme="minorEastAsia" w:hint="eastAsia"/>
          <w:color w:val="000000" w:themeColor="text1"/>
        </w:rPr>
        <w:t>会</w:t>
      </w:r>
      <w:r w:rsidR="008A4E59" w:rsidRPr="00B207B1">
        <w:rPr>
          <w:rFonts w:hAnsiTheme="minorEastAsia" w:hint="eastAsia"/>
          <w:color w:val="000000" w:themeColor="text1"/>
          <w:rPrChange w:id="2944" w:author="JY0225" w:date="2017-08-24T11:17:00Z">
            <w:rPr>
              <w:rFonts w:ascii="Times New Roman" w:hAnsi="Times New Roman" w:hint="eastAsia"/>
              <w:color w:val="000000" w:themeColor="text1"/>
            </w:rPr>
          </w:rPrChange>
        </w:rPr>
        <w:t>先对这些信息</w:t>
      </w:r>
      <w:r w:rsidR="006541CB">
        <w:rPr>
          <w:rFonts w:hAnsiTheme="minorEastAsia" w:hint="eastAsia"/>
          <w:color w:val="000000" w:themeColor="text1"/>
        </w:rPr>
        <w:t>作</w:t>
      </w:r>
      <w:r w:rsidR="008A4E59" w:rsidRPr="00B207B1">
        <w:rPr>
          <w:rFonts w:hAnsiTheme="minorEastAsia" w:hint="eastAsia"/>
          <w:color w:val="000000" w:themeColor="text1"/>
          <w:rPrChange w:id="2945" w:author="JY0225" w:date="2017-08-24T11:17:00Z">
            <w:rPr>
              <w:rFonts w:ascii="Times New Roman" w:hAnsi="Times New Roman" w:hint="eastAsia"/>
              <w:color w:val="000000" w:themeColor="text1"/>
            </w:rPr>
          </w:rPrChange>
        </w:rPr>
        <w:t>加密</w:t>
      </w:r>
      <w:r w:rsidR="006541CB">
        <w:rPr>
          <w:rFonts w:hAnsiTheme="minorEastAsia" w:hint="eastAsia"/>
          <w:color w:val="000000" w:themeColor="text1"/>
        </w:rPr>
        <w:t>处理</w:t>
      </w:r>
      <w:r w:rsidR="000A7A06">
        <w:rPr>
          <w:rFonts w:hAnsiTheme="minorEastAsia" w:hint="eastAsia"/>
          <w:color w:val="000000" w:themeColor="text1"/>
        </w:rPr>
        <w:t>。</w:t>
      </w:r>
      <w:r w:rsidR="00454DFF" w:rsidRPr="00B207B1">
        <w:rPr>
          <w:rFonts w:hAnsiTheme="minorEastAsia" w:hint="eastAsia"/>
          <w:color w:val="000000" w:themeColor="text1"/>
          <w:rPrChange w:id="2946"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2947"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2948"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2949"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w:t>
      </w:r>
      <w:r w:rsidR="00C67571">
        <w:rPr>
          <w:rFonts w:hAnsiTheme="minorEastAsia" w:hint="eastAsia"/>
          <w:color w:val="000000" w:themeColor="text1"/>
        </w:rPr>
        <w:t>用户的请求类型可分为三类，</w:t>
      </w:r>
      <w:r w:rsidR="007813BD">
        <w:rPr>
          <w:rFonts w:hAnsiTheme="minorEastAsia" w:hint="eastAsia"/>
          <w:color w:val="000000" w:themeColor="text1"/>
        </w:rPr>
        <w:t>若是与</w:t>
      </w:r>
      <w:r w:rsidR="00C67571">
        <w:rPr>
          <w:rFonts w:hAnsiTheme="minorEastAsia" w:hint="eastAsia"/>
          <w:color w:val="000000" w:themeColor="text1"/>
        </w:rPr>
        <w:t>数据传输相关的请求，</w:t>
      </w:r>
      <w:r w:rsidR="008A4E59" w:rsidRPr="00B207B1">
        <w:rPr>
          <w:rFonts w:hAnsiTheme="minorEastAsia" w:hint="eastAsia"/>
          <w:color w:val="000000" w:themeColor="text1"/>
          <w:rPrChange w:id="2950" w:author="JY0225" w:date="2017-08-24T11:17:00Z">
            <w:rPr>
              <w:rFonts w:ascii="Times New Roman" w:hAnsi="Times New Roman" w:hint="eastAsia"/>
              <w:color w:val="000000" w:themeColor="text1"/>
            </w:rPr>
          </w:rPrChange>
        </w:rPr>
        <w:t>需要首先判断本地缓存中或者服务器端有没有当前文件，如果存在，那么执行</w:t>
      </w:r>
      <w:r w:rsidR="00FC589D">
        <w:rPr>
          <w:rFonts w:hAnsiTheme="minorEastAsia" w:hint="eastAsia"/>
          <w:color w:val="000000" w:themeColor="text1"/>
        </w:rPr>
        <w:t>文件复制操作，若不存在，则执行正常的文件上</w:t>
      </w:r>
      <w:r w:rsidR="00474B3A" w:rsidRPr="00B207B1">
        <w:rPr>
          <w:rFonts w:hAnsiTheme="minorEastAsia" w:hint="eastAsia"/>
          <w:color w:val="000000" w:themeColor="text1"/>
          <w:rPrChange w:id="2951" w:author="JY0225" w:date="2017-08-24T11:17:00Z">
            <w:rPr>
              <w:rFonts w:ascii="Times New Roman" w:hAnsi="Times New Roman" w:hint="eastAsia"/>
              <w:color w:val="000000" w:themeColor="text1"/>
            </w:rPr>
          </w:rPrChange>
        </w:rPr>
        <w:t>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2952"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2953"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BD1A4E">
        <w:rPr>
          <w:rFonts w:hAnsiTheme="minorEastAsia" w:hint="eastAsia"/>
          <w:color w:val="000000" w:themeColor="text1"/>
        </w:rPr>
        <w:t>；</w:t>
      </w:r>
      <w:r w:rsidR="00E431D5">
        <w:rPr>
          <w:rFonts w:hAnsiTheme="minorEastAsia" w:hint="eastAsia"/>
          <w:color w:val="000000" w:themeColor="text1"/>
        </w:rPr>
        <w:t>若</w:t>
      </w:r>
      <w:r w:rsidR="00317BBE">
        <w:rPr>
          <w:rFonts w:hAnsiTheme="minorEastAsia" w:hint="eastAsia"/>
          <w:color w:val="000000" w:themeColor="text1"/>
        </w:rPr>
        <w:t>是与会话相关的请求，则根据请求的内容</w:t>
      </w:r>
      <w:r w:rsidR="00380E2D">
        <w:rPr>
          <w:rFonts w:hAnsiTheme="minorEastAsia" w:hint="eastAsia"/>
          <w:color w:val="000000" w:themeColor="text1"/>
        </w:rPr>
        <w:t>，通过数据库操作，</w:t>
      </w:r>
      <w:r w:rsidR="00317BBE">
        <w:rPr>
          <w:rFonts w:hAnsiTheme="minorEastAsia" w:hint="eastAsia"/>
          <w:color w:val="000000" w:themeColor="text1"/>
        </w:rPr>
        <w:t>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r w:rsidR="00874F27" w:rsidRPr="00B207B1">
        <w:rPr>
          <w:rFonts w:hAnsiTheme="minorEastAsia" w:hint="eastAsia"/>
          <w:color w:val="000000" w:themeColor="text1"/>
          <w:rPrChange w:id="2954" w:author="JY0225" w:date="2017-08-24T11:17:00Z">
            <w:rPr>
              <w:rFonts w:ascii="Times New Roman" w:hAnsi="Times New Roman" w:hint="eastAsia"/>
              <w:color w:val="000000" w:themeColor="text1"/>
            </w:rPr>
          </w:rPrChange>
        </w:rPr>
        <w:t>中间件系统优化后总</w:t>
      </w:r>
      <w:r w:rsidR="00874F27">
        <w:rPr>
          <w:rFonts w:hAnsiTheme="minorEastAsia" w:hint="eastAsia"/>
          <w:color w:val="000000" w:themeColor="text1"/>
        </w:rPr>
        <w:t>流程如图4-3所示。</w:t>
      </w:r>
    </w:p>
    <w:p w14:paraId="2F826257" w14:textId="77777777" w:rsidR="00BA41EC" w:rsidRPr="00B207B1" w:rsidRDefault="004519CB" w:rsidP="00BA41EC">
      <w:pPr>
        <w:pStyle w:val="31"/>
      </w:pPr>
      <w:bookmarkStart w:id="2955" w:name="_Toc492545466"/>
      <w:r w:rsidRPr="00B207B1">
        <w:lastRenderedPageBreak/>
        <w:t>4</w:t>
      </w:r>
      <w:r w:rsidR="006647F0" w:rsidRPr="00B207B1">
        <w:t>.3</w:t>
      </w:r>
      <w:r w:rsidR="00BA41EC" w:rsidRPr="00B207B1">
        <w:t xml:space="preserve">.1 </w:t>
      </w:r>
      <w:r w:rsidR="00DD747A" w:rsidRPr="00B207B1">
        <w:t>系统总流程设计</w:t>
      </w:r>
      <w:bookmarkEnd w:id="2955"/>
    </w:p>
    <w:p w14:paraId="3803761A" w14:textId="77777777" w:rsidR="005C4B84" w:rsidRPr="00B207B1" w:rsidRDefault="008A4E59">
      <w:pPr>
        <w:pPrChange w:id="2956" w:author="JY0225" w:date="2017-08-23T11:26:00Z">
          <w:pPr>
            <w:jc w:val="center"/>
          </w:pPr>
        </w:pPrChange>
      </w:pPr>
      <w:del w:id="2957"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2958" w:author="JY0225" w:date="2017-08-23T11:21:00Z">
        <w:r w:rsidR="006D560D" w:rsidRPr="00B207B1">
          <w:object w:dxaOrig="21637" w:dyaOrig="26897" w14:anchorId="7E18B7E6">
            <v:shape id="_x0000_i1035" type="#_x0000_t75" style="width:424.45pt;height:525.75pt" o:ole="">
              <v:imagedata r:id="rId50" o:title=""/>
            </v:shape>
            <o:OLEObject Type="Embed" ProgID="Visio.Drawing.15" ShapeID="_x0000_i1035" DrawAspect="Content" ObjectID="_1570370702" r:id="rId51"/>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2959" w:name="_Toc492545467"/>
      <w:r w:rsidRPr="00B207B1">
        <w:t>4</w:t>
      </w:r>
      <w:r w:rsidR="0089266B" w:rsidRPr="00B207B1">
        <w:t>.3</w:t>
      </w:r>
      <w:r w:rsidR="007E4F1D" w:rsidRPr="00B207B1">
        <w:t>.2</w:t>
      </w:r>
      <w:r w:rsidR="008B2918" w:rsidRPr="00B207B1">
        <w:t xml:space="preserve"> </w:t>
      </w:r>
      <w:r w:rsidR="004D334F" w:rsidRPr="00B207B1">
        <w:t>持久会话管理流程设计</w:t>
      </w:r>
      <w:bookmarkEnd w:id="2959"/>
    </w:p>
    <w:p w14:paraId="5057048D" w14:textId="43445F04" w:rsidR="006948E4" w:rsidRPr="00B207B1" w:rsidRDefault="006948E4" w:rsidP="00E05193">
      <w:pPr>
        <w:spacing w:line="400" w:lineRule="exact"/>
        <w:ind w:firstLine="420"/>
        <w:rPr>
          <w:rFonts w:hAnsiTheme="minorEastAsia"/>
          <w:rPrChange w:id="2960" w:author="JY0225" w:date="2017-08-24T11:17:00Z">
            <w:rPr/>
          </w:rPrChange>
        </w:rPr>
      </w:pPr>
      <w:r w:rsidRPr="00B207B1">
        <w:rPr>
          <w:rFonts w:hAnsiTheme="minorEastAsia" w:hint="eastAsia"/>
          <w:rPrChange w:id="2961"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2962"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2963" w:author="JY0225" w:date="2017-08-24T11:17:00Z">
            <w:rPr>
              <w:rFonts w:hint="eastAsia"/>
            </w:rPr>
          </w:rPrChange>
        </w:rPr>
        <w:t>中间件</w:t>
      </w:r>
      <w:r w:rsidR="00430C7F">
        <w:rPr>
          <w:rFonts w:hAnsiTheme="minorEastAsia" w:hint="eastAsia"/>
        </w:rPr>
        <w:t>系统</w:t>
      </w:r>
      <w:r w:rsidRPr="00B207B1">
        <w:rPr>
          <w:rFonts w:hAnsiTheme="minorEastAsia" w:hint="eastAsia"/>
          <w:rPrChange w:id="2964"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2965" w:author="JY0225" w:date="2017-08-24T11:17:00Z">
            <w:rPr>
              <w:rFonts w:hint="eastAsia"/>
            </w:rPr>
          </w:rPrChange>
        </w:rPr>
        <w:lastRenderedPageBreak/>
        <w:t>行客户端提交的任务。同时，用户在访问</w:t>
      </w:r>
      <w:r w:rsidR="00476838" w:rsidRPr="00B207B1">
        <w:rPr>
          <w:rFonts w:hAnsiTheme="minorEastAsia" w:hint="eastAsia"/>
          <w:rPrChange w:id="2966" w:author="JY0225" w:date="2017-08-24T11:17:00Z">
            <w:rPr>
              <w:rFonts w:hint="eastAsia"/>
            </w:rPr>
          </w:rPrChange>
        </w:rPr>
        <w:t>备份</w:t>
      </w:r>
      <w:r w:rsidRPr="00B207B1">
        <w:rPr>
          <w:rFonts w:hAnsiTheme="minorEastAsia" w:hint="eastAsia"/>
          <w:rPrChange w:id="2967"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2968" w:author="JY0225" w:date="2017-08-24T11:17:00Z">
            <w:rPr>
              <w:rFonts w:hint="eastAsia"/>
            </w:rPr>
          </w:rPrChange>
        </w:rPr>
        <w:t>相关</w:t>
      </w:r>
      <w:r w:rsidR="006B0C46">
        <w:rPr>
          <w:rFonts w:hAnsiTheme="minorEastAsia" w:hint="eastAsia"/>
        </w:rPr>
        <w:t>的</w:t>
      </w:r>
      <w:r w:rsidRPr="00B207B1">
        <w:rPr>
          <w:rFonts w:hAnsiTheme="minorEastAsia" w:hint="eastAsia"/>
          <w:rPrChange w:id="2969"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2970"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2971" w:author="JY0225" w:date="2017-08-22T19:06:00Z"/>
          <w:rFonts w:hAnsiTheme="minorEastAsia"/>
          <w:bCs/>
          <w:rPrChange w:id="2972" w:author="JY0225" w:date="2017-08-24T11:17:00Z">
            <w:rPr>
              <w:del w:id="2973" w:author="JY0225" w:date="2017-08-22T19:06:00Z"/>
              <w:bCs/>
            </w:rPr>
          </w:rPrChange>
        </w:rPr>
      </w:pPr>
      <w:r w:rsidRPr="00B207B1">
        <w:rPr>
          <w:rFonts w:hAnsiTheme="minorEastAsia"/>
          <w:bCs/>
          <w:rPrChange w:id="2974" w:author="JY0225" w:date="2017-08-24T11:17:00Z">
            <w:rPr>
              <w:bCs/>
            </w:rPr>
          </w:rPrChange>
        </w:rPr>
        <w:t>1</w:t>
      </w:r>
      <w:r w:rsidRPr="00B207B1">
        <w:rPr>
          <w:rFonts w:hAnsiTheme="minorEastAsia" w:hint="eastAsia"/>
          <w:bCs/>
          <w:rPrChange w:id="2975" w:author="JY0225" w:date="2017-08-24T11:17:00Z">
            <w:rPr>
              <w:rFonts w:hint="eastAsia"/>
              <w:bCs/>
            </w:rPr>
          </w:rPrChange>
        </w:rPr>
        <w:t>）</w:t>
      </w:r>
      <w:r w:rsidR="009A5BD3" w:rsidRPr="00B207B1">
        <w:rPr>
          <w:rFonts w:hAnsiTheme="minorEastAsia" w:hint="eastAsia"/>
          <w:bCs/>
          <w:rPrChange w:id="2976"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2977" w:author="JY0225" w:date="2017-08-22T19:08:00Z"/>
          <w:rFonts w:hAnsiTheme="minorEastAsia"/>
          <w:rPrChange w:id="2978" w:author="JY0225" w:date="2017-08-24T11:17:00Z">
            <w:rPr>
              <w:ins w:id="2979" w:author="JY0225" w:date="2017-08-22T19:08:00Z"/>
            </w:rPr>
          </w:rPrChange>
        </w:rPr>
        <w:pPrChange w:id="2980" w:author="JY0225" w:date="2017-08-22T19:12:00Z">
          <w:pPr>
            <w:jc w:val="center"/>
          </w:pPr>
        </w:pPrChange>
      </w:pPr>
      <w:del w:id="2981" w:author="JY0225" w:date="2017-08-22T19:04:00Z">
        <w:r w:rsidRPr="00B207B1" w:rsidDel="00A35D1C">
          <w:rPr>
            <w:rFonts w:hAnsiTheme="minorEastAsia"/>
            <w:noProof/>
            <w:rPrChange w:id="2982"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2983" w:author="JY0225" w:date="2017-08-22T19:10:00Z">
        <w:r w:rsidRPr="00B207B1">
          <w:object w:dxaOrig="9703" w:dyaOrig="5680" w14:anchorId="54A54C09">
            <v:shape id="_x0000_i1036" type="#_x0000_t75" style="width:288.85pt;height:168.3pt" o:ole="">
              <v:imagedata r:id="rId53" o:title=""/>
            </v:shape>
            <o:OLEObject Type="Embed" ProgID="Visio.Drawing.15" ShapeID="_x0000_i1036" DrawAspect="Content" ObjectID="_1570370703" r:id="rId54"/>
          </w:object>
        </w:r>
      </w:ins>
    </w:p>
    <w:p w14:paraId="002DFB36" w14:textId="77777777" w:rsidR="00C0122F" w:rsidRPr="00B207B1" w:rsidRDefault="00C0122F">
      <w:pPr>
        <w:spacing w:line="400" w:lineRule="exact"/>
        <w:ind w:firstLine="420"/>
        <w:jc w:val="center"/>
        <w:rPr>
          <w:rFonts w:hAnsiTheme="minorEastAsia"/>
          <w:rPrChange w:id="2984" w:author="JY0225" w:date="2017-08-24T11:18:00Z">
            <w:rPr/>
          </w:rPrChange>
        </w:rPr>
        <w:pPrChange w:id="2985" w:author="JY0225" w:date="2017-08-24T11:18:00Z">
          <w:pPr>
            <w:spacing w:line="360" w:lineRule="auto"/>
            <w:ind w:firstLine="420"/>
            <w:jc w:val="center"/>
          </w:pPr>
        </w:pPrChange>
      </w:pPr>
      <w:r w:rsidRPr="00B207B1">
        <w:rPr>
          <w:rFonts w:hAnsiTheme="minorEastAsia" w:hint="eastAsia"/>
          <w:rPrChange w:id="2986" w:author="JY0225" w:date="2017-08-24T11:18:00Z">
            <w:rPr>
              <w:rFonts w:hint="eastAsia"/>
            </w:rPr>
          </w:rPrChange>
        </w:rPr>
        <w:t>图</w:t>
      </w:r>
      <w:r w:rsidR="00894938" w:rsidRPr="00B207B1">
        <w:rPr>
          <w:rFonts w:hAnsiTheme="minorEastAsia"/>
          <w:rPrChange w:id="2987" w:author="JY0225" w:date="2017-08-24T11:18:00Z">
            <w:rPr/>
          </w:rPrChange>
        </w:rPr>
        <w:t xml:space="preserve">4-4 </w:t>
      </w:r>
      <w:r w:rsidRPr="00B207B1">
        <w:rPr>
          <w:rFonts w:hAnsiTheme="minorEastAsia" w:hint="eastAsia"/>
          <w:rPrChange w:id="2988" w:author="JY0225" w:date="2017-08-24T11:18:00Z">
            <w:rPr>
              <w:rFonts w:hint="eastAsia"/>
            </w:rPr>
          </w:rPrChange>
        </w:rPr>
        <w:t>云</w:t>
      </w:r>
      <w:r w:rsidR="00476838" w:rsidRPr="00B207B1">
        <w:rPr>
          <w:rFonts w:hAnsiTheme="minorEastAsia" w:hint="eastAsia"/>
          <w:rPrChange w:id="2989" w:author="JY0225" w:date="2017-08-24T11:18:00Z">
            <w:rPr>
              <w:rFonts w:hint="eastAsia"/>
            </w:rPr>
          </w:rPrChange>
        </w:rPr>
        <w:t>备份</w:t>
      </w:r>
      <w:r w:rsidR="00746545" w:rsidRPr="00B207B1">
        <w:rPr>
          <w:rFonts w:hAnsiTheme="minorEastAsia" w:hint="eastAsia"/>
          <w:rPrChange w:id="2990" w:author="JY0225" w:date="2017-08-24T11:18:00Z">
            <w:rPr>
              <w:rFonts w:hint="eastAsia"/>
            </w:rPr>
          </w:rPrChange>
        </w:rPr>
        <w:t>中</w:t>
      </w:r>
      <w:r w:rsidRPr="00B207B1">
        <w:rPr>
          <w:rFonts w:hAnsiTheme="minorEastAsia" w:hint="eastAsia"/>
          <w:rPrChange w:id="2991" w:author="JY0225" w:date="2017-08-24T11:18:00Z">
            <w:rPr>
              <w:rFonts w:hint="eastAsia"/>
            </w:rPr>
          </w:rPrChange>
        </w:rPr>
        <w:t>间件</w:t>
      </w:r>
      <w:r w:rsidR="00746545" w:rsidRPr="00B207B1">
        <w:rPr>
          <w:rFonts w:hAnsiTheme="minorEastAsia" w:hint="eastAsia"/>
          <w:rPrChange w:id="2992" w:author="JY0225" w:date="2017-08-24T11:18:00Z">
            <w:rPr>
              <w:rFonts w:hint="eastAsia"/>
            </w:rPr>
          </w:rPrChange>
        </w:rPr>
        <w:t>系统</w:t>
      </w:r>
      <w:r w:rsidRPr="00B207B1">
        <w:rPr>
          <w:rFonts w:hAnsiTheme="minorEastAsia" w:hint="eastAsia"/>
          <w:rPrChange w:id="2993"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2994" w:author="JY0225" w:date="2017-08-24T11:18:00Z">
            <w:rPr/>
          </w:rPrChange>
        </w:rPr>
      </w:pPr>
      <w:ins w:id="2995" w:author="JY0225" w:date="2017-08-23T15:34:00Z">
        <w:r w:rsidRPr="00B207B1">
          <w:rPr>
            <w:rFonts w:hAnsiTheme="minorEastAsia" w:hint="eastAsia"/>
            <w:rPrChange w:id="2996" w:author="JY0225" w:date="2017-08-24T11:18:00Z">
              <w:rPr>
                <w:rFonts w:hint="eastAsia"/>
              </w:rPr>
            </w:rPrChange>
          </w:rPr>
          <w:t>如图</w:t>
        </w:r>
        <w:r w:rsidRPr="00B207B1">
          <w:rPr>
            <w:rFonts w:hAnsiTheme="minorEastAsia"/>
            <w:rPrChange w:id="2997" w:author="JY0225" w:date="2017-08-24T11:18:00Z">
              <w:rPr/>
            </w:rPrChange>
          </w:rPr>
          <w:t>4-4</w:t>
        </w:r>
        <w:r w:rsidRPr="00B207B1">
          <w:rPr>
            <w:rFonts w:hAnsiTheme="minorEastAsia" w:hint="eastAsia"/>
            <w:rPrChange w:id="2998" w:author="JY0225" w:date="2017-08-24T11:18:00Z">
              <w:rPr>
                <w:rFonts w:hint="eastAsia"/>
              </w:rPr>
            </w:rPrChange>
          </w:rPr>
          <w:t>所示，</w:t>
        </w:r>
      </w:ins>
      <w:r w:rsidR="0085667D" w:rsidRPr="00B207B1">
        <w:rPr>
          <w:rFonts w:hAnsiTheme="minorEastAsia" w:hint="eastAsia"/>
          <w:rPrChange w:id="2999" w:author="JY0225" w:date="2017-08-24T11:18:00Z">
            <w:rPr>
              <w:rFonts w:hint="eastAsia"/>
            </w:rPr>
          </w:rPrChange>
        </w:rPr>
        <w:t>中间件</w:t>
      </w:r>
      <w:r w:rsidR="008E7DCE" w:rsidRPr="00B207B1">
        <w:rPr>
          <w:rFonts w:hAnsiTheme="minorEastAsia" w:hint="eastAsia"/>
          <w:rPrChange w:id="3000" w:author="JY0225" w:date="2017-08-24T11:18:00Z">
            <w:rPr>
              <w:rFonts w:hint="eastAsia"/>
            </w:rPr>
          </w:rPrChange>
        </w:rPr>
        <w:t>接收到客户端</w:t>
      </w:r>
      <w:r w:rsidR="004039BB" w:rsidRPr="00B207B1">
        <w:rPr>
          <w:rFonts w:hAnsiTheme="minorEastAsia" w:hint="eastAsia"/>
          <w:rPrChange w:id="3001"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002"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003"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004" w:author="JY0225" w:date="2017-08-24T11:18:00Z">
            <w:rPr>
              <w:rFonts w:hint="eastAsia"/>
            </w:rPr>
          </w:rPrChange>
        </w:rPr>
        <w:t>端。</w:t>
      </w:r>
    </w:p>
    <w:p w14:paraId="64514F12" w14:textId="77777777" w:rsidR="00983C59" w:rsidRPr="00B207B1" w:rsidRDefault="00555860">
      <w:pPr>
        <w:spacing w:line="400" w:lineRule="exact"/>
        <w:ind w:firstLine="420"/>
        <w:rPr>
          <w:ins w:id="3005" w:author="JY0225" w:date="2017-08-23T14:24:00Z"/>
          <w:rFonts w:hAnsiTheme="minorEastAsia"/>
          <w:bCs/>
          <w:rPrChange w:id="3006" w:author="JY0225" w:date="2017-08-24T11:18:00Z">
            <w:rPr>
              <w:ins w:id="3007" w:author="JY0225" w:date="2017-08-23T14:24:00Z"/>
              <w:bCs/>
            </w:rPr>
          </w:rPrChange>
        </w:rPr>
      </w:pPr>
      <w:r w:rsidRPr="00B207B1">
        <w:rPr>
          <w:rFonts w:hAnsiTheme="minorEastAsia"/>
          <w:bCs/>
          <w:rPrChange w:id="3008" w:author="JY0225" w:date="2017-08-24T11:18:00Z">
            <w:rPr>
              <w:bCs/>
            </w:rPr>
          </w:rPrChange>
        </w:rPr>
        <w:t>2</w:t>
      </w:r>
      <w:r w:rsidRPr="00B207B1">
        <w:rPr>
          <w:rFonts w:hAnsiTheme="minorEastAsia" w:hint="eastAsia"/>
          <w:bCs/>
          <w:rPrChange w:id="3009" w:author="JY0225" w:date="2017-08-24T11:18:00Z">
            <w:rPr>
              <w:rFonts w:hint="eastAsia"/>
              <w:bCs/>
            </w:rPr>
          </w:rPrChange>
        </w:rPr>
        <w:t>）</w:t>
      </w:r>
      <w:r w:rsidR="00983C59" w:rsidRPr="00B207B1">
        <w:rPr>
          <w:rFonts w:hAnsiTheme="minorEastAsia"/>
          <w:bCs/>
          <w:rPrChange w:id="3010" w:author="JY0225" w:date="2017-08-24T11:18:00Z">
            <w:rPr>
              <w:bCs/>
            </w:rPr>
          </w:rPrChange>
        </w:rPr>
        <w:t xml:space="preserve"> </w:t>
      </w:r>
      <w:r w:rsidR="009F5D2C" w:rsidRPr="00B207B1">
        <w:rPr>
          <w:rFonts w:hAnsiTheme="minorEastAsia" w:hint="eastAsia"/>
          <w:bCs/>
          <w:rPrChange w:id="3011" w:author="JY0225" w:date="2017-08-24T11:18:00Z">
            <w:rPr>
              <w:rFonts w:hint="eastAsia"/>
              <w:bCs/>
            </w:rPr>
          </w:rPrChange>
        </w:rPr>
        <w:t>会话加密</w:t>
      </w:r>
      <w:r w:rsidR="00983C59" w:rsidRPr="00B207B1">
        <w:rPr>
          <w:rFonts w:hAnsiTheme="minorEastAsia" w:hint="eastAsia"/>
          <w:bCs/>
          <w:rPrChange w:id="3012" w:author="JY0225" w:date="2017-08-24T11:18:00Z">
            <w:rPr>
              <w:rFonts w:hint="eastAsia"/>
              <w:bCs/>
            </w:rPr>
          </w:rPrChange>
        </w:rPr>
        <w:t>流程设计</w:t>
      </w:r>
    </w:p>
    <w:p w14:paraId="1E534AEB" w14:textId="2F91EC0A" w:rsidR="001D6877" w:rsidRPr="00B207B1" w:rsidRDefault="00583C3C">
      <w:pPr>
        <w:jc w:val="center"/>
        <w:rPr>
          <w:ins w:id="3013" w:author="JY0225" w:date="2017-08-23T14:24:00Z"/>
        </w:rPr>
        <w:pPrChange w:id="3014" w:author="JY0225" w:date="2017-08-23T14:24:00Z">
          <w:pPr>
            <w:spacing w:line="400" w:lineRule="exact"/>
            <w:ind w:firstLine="420"/>
          </w:pPr>
        </w:pPrChange>
      </w:pPr>
      <w:ins w:id="3015" w:author="JY0225" w:date="2017-08-23T14:24:00Z">
        <w:r w:rsidRPr="00B207B1">
          <w:object w:dxaOrig="12778" w:dyaOrig="6474" w14:anchorId="6462E609">
            <v:shape id="_x0000_i1037" type="#_x0000_t75" style="width:314.8pt;height:159.05pt" o:ole="">
              <v:imagedata r:id="rId55" o:title=""/>
            </v:shape>
            <o:OLEObject Type="Embed" ProgID="Visio.Drawing.15" ShapeID="_x0000_i1037" DrawAspect="Content" ObjectID="_1570370704" r:id="rId56"/>
          </w:object>
        </w:r>
      </w:ins>
    </w:p>
    <w:p w14:paraId="7C6DE9FE" w14:textId="77777777" w:rsidR="001D6877" w:rsidRPr="00B207B1" w:rsidDel="001D6877" w:rsidRDefault="001D6877">
      <w:pPr>
        <w:spacing w:line="400" w:lineRule="exact"/>
        <w:ind w:firstLine="420"/>
        <w:jc w:val="center"/>
        <w:rPr>
          <w:del w:id="3016" w:author="JY0225" w:date="2017-08-23T14:24:00Z"/>
          <w:moveTo w:id="3017" w:author="JY0225" w:date="2017-08-23T14:24:00Z"/>
          <w:rFonts w:hAnsiTheme="minorEastAsia"/>
          <w:rPrChange w:id="3018" w:author="JY0225" w:date="2017-08-24T11:18:00Z">
            <w:rPr>
              <w:del w:id="3019" w:author="JY0225" w:date="2017-08-23T14:24:00Z"/>
              <w:moveTo w:id="3020" w:author="JY0225" w:date="2017-08-23T14:24:00Z"/>
            </w:rPr>
          </w:rPrChange>
        </w:rPr>
        <w:pPrChange w:id="3021" w:author="JY0225" w:date="2017-08-24T11:18:00Z">
          <w:pPr>
            <w:spacing w:line="360" w:lineRule="auto"/>
            <w:ind w:firstLine="420"/>
            <w:jc w:val="center"/>
          </w:pPr>
        </w:pPrChange>
      </w:pPr>
      <w:moveToRangeStart w:id="3022" w:author="JY0225" w:date="2017-08-23T14:24:00Z" w:name="move491261601"/>
      <w:moveTo w:id="3023" w:author="JY0225" w:date="2017-08-23T14:24:00Z">
        <w:r w:rsidRPr="00B207B1">
          <w:rPr>
            <w:rFonts w:hAnsiTheme="minorEastAsia" w:hint="eastAsia"/>
            <w:rPrChange w:id="3024" w:author="JY0225" w:date="2017-08-24T11:18:00Z">
              <w:rPr>
                <w:rFonts w:hint="eastAsia"/>
              </w:rPr>
            </w:rPrChange>
          </w:rPr>
          <w:t>图</w:t>
        </w:r>
        <w:r w:rsidRPr="00B207B1">
          <w:rPr>
            <w:rFonts w:hAnsiTheme="minorEastAsia"/>
            <w:rPrChange w:id="3025" w:author="JY0225" w:date="2017-08-24T11:18:00Z">
              <w:rPr/>
            </w:rPrChange>
          </w:rPr>
          <w:t>4-5</w:t>
        </w:r>
        <w:r w:rsidRPr="00B207B1">
          <w:rPr>
            <w:rFonts w:hAnsiTheme="minorEastAsia" w:hint="eastAsia"/>
            <w:rPrChange w:id="3026" w:author="JY0225" w:date="2017-08-24T11:18:00Z">
              <w:rPr>
                <w:rFonts w:hint="eastAsia"/>
              </w:rPr>
            </w:rPrChange>
          </w:rPr>
          <w:t>云备份中间件系统会话加密流程图</w:t>
        </w:r>
      </w:moveTo>
    </w:p>
    <w:moveToRangeEnd w:id="3022"/>
    <w:p w14:paraId="1FB6A033" w14:textId="77777777" w:rsidR="001D6877" w:rsidRPr="00B207B1" w:rsidRDefault="001D6877">
      <w:pPr>
        <w:spacing w:line="400" w:lineRule="exact"/>
        <w:ind w:firstLine="420"/>
        <w:jc w:val="center"/>
        <w:rPr>
          <w:rFonts w:hAnsiTheme="minorEastAsia"/>
          <w:rPrChange w:id="3027" w:author="JY0225" w:date="2017-08-24T11:18:00Z">
            <w:rPr/>
          </w:rPrChange>
        </w:rPr>
        <w:pPrChange w:id="3028"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029" w:author="JY0225" w:date="2017-08-23T14:24:00Z"/>
          <w:rFonts w:hAnsiTheme="minorEastAsia"/>
          <w:rPrChange w:id="3030" w:author="JY0225" w:date="2017-08-24T11:18:00Z">
            <w:rPr>
              <w:del w:id="3031" w:author="JY0225" w:date="2017-08-23T14:24:00Z"/>
            </w:rPr>
          </w:rPrChange>
        </w:rPr>
      </w:pPr>
      <w:ins w:id="3032" w:author="JY0225" w:date="2017-08-23T15:34:00Z">
        <w:r w:rsidRPr="00B207B1">
          <w:rPr>
            <w:rFonts w:hAnsiTheme="minorEastAsia" w:hint="eastAsia"/>
            <w:rPrChange w:id="3033" w:author="JY0225" w:date="2017-08-24T11:18:00Z">
              <w:rPr>
                <w:rFonts w:hint="eastAsia"/>
              </w:rPr>
            </w:rPrChange>
          </w:rPr>
          <w:t>如图</w:t>
        </w:r>
        <w:r w:rsidRPr="00B207B1">
          <w:rPr>
            <w:rFonts w:hAnsiTheme="minorEastAsia"/>
            <w:rPrChange w:id="3034" w:author="JY0225" w:date="2017-08-24T11:18:00Z">
              <w:rPr/>
            </w:rPrChange>
          </w:rPr>
          <w:t>4-</w:t>
        </w:r>
      </w:ins>
      <w:r w:rsidR="006B78CA">
        <w:rPr>
          <w:rFonts w:hAnsiTheme="minorEastAsia"/>
        </w:rPr>
        <w:t>5</w:t>
      </w:r>
      <w:ins w:id="3035" w:author="JY0225" w:date="2017-08-23T15:34:00Z">
        <w:r w:rsidRPr="00B207B1">
          <w:rPr>
            <w:rFonts w:hAnsiTheme="minorEastAsia" w:hint="eastAsia"/>
            <w:rPrChange w:id="3036" w:author="JY0225" w:date="2017-08-24T11:18:00Z">
              <w:rPr>
                <w:rFonts w:hint="eastAsia"/>
              </w:rPr>
            </w:rPrChange>
          </w:rPr>
          <w:t>所示，</w:t>
        </w:r>
      </w:ins>
      <w:r w:rsidR="00157F03" w:rsidRPr="00B207B1">
        <w:rPr>
          <w:rFonts w:hAnsiTheme="minorEastAsia" w:hint="eastAsia"/>
          <w:rPrChange w:id="3037" w:author="JY0225" w:date="2017-08-24T11:18:00Z">
            <w:rPr>
              <w:rFonts w:hint="eastAsia"/>
            </w:rPr>
          </w:rPrChange>
        </w:rPr>
        <w:t>中间件</w:t>
      </w:r>
      <w:r w:rsidR="00694313" w:rsidRPr="00B207B1">
        <w:rPr>
          <w:rFonts w:hAnsiTheme="minorEastAsia" w:hint="eastAsia"/>
          <w:rPrChange w:id="3038" w:author="JY0225" w:date="2017-08-24T11:18:00Z">
            <w:rPr>
              <w:rFonts w:hint="eastAsia"/>
            </w:rPr>
          </w:rPrChange>
        </w:rPr>
        <w:t>接收到客户端</w:t>
      </w:r>
      <w:r w:rsidR="005A29C0" w:rsidRPr="00B207B1">
        <w:rPr>
          <w:rFonts w:hAnsiTheme="minorEastAsia" w:hint="eastAsia"/>
          <w:rPrChange w:id="3039"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040" w:author="JY0225" w:date="2017-08-24T11:18:00Z">
            <w:rPr>
              <w:rFonts w:hint="eastAsia"/>
            </w:rPr>
          </w:rPrChange>
        </w:rPr>
        <w:t>。</w:t>
      </w:r>
      <w:r w:rsidR="00324604" w:rsidRPr="00B207B1">
        <w:rPr>
          <w:rFonts w:hAnsiTheme="minorEastAsia" w:hint="eastAsia"/>
          <w:rPrChange w:id="3041" w:author="JY0225" w:date="2017-08-24T11:18:00Z">
            <w:rPr>
              <w:rFonts w:hint="eastAsia"/>
            </w:rPr>
          </w:rPrChange>
        </w:rPr>
        <w:t>若将会话以明文</w:t>
      </w:r>
      <w:r w:rsidR="0050706A" w:rsidRPr="00B207B1">
        <w:rPr>
          <w:rFonts w:hAnsiTheme="minorEastAsia" w:hint="eastAsia"/>
          <w:rPrChange w:id="3042" w:author="JY0225" w:date="2017-08-24T11:18:00Z">
            <w:rPr>
              <w:rFonts w:hint="eastAsia"/>
            </w:rPr>
          </w:rPrChange>
        </w:rPr>
        <w:t>的</w:t>
      </w:r>
      <w:r w:rsidR="0071350E" w:rsidRPr="00B207B1">
        <w:rPr>
          <w:rFonts w:hAnsiTheme="minorEastAsia" w:hint="eastAsia"/>
          <w:rPrChange w:id="3043" w:author="JY0225" w:date="2017-08-24T11:18:00Z">
            <w:rPr>
              <w:rFonts w:hint="eastAsia"/>
            </w:rPr>
          </w:rPrChange>
        </w:rPr>
        <w:t>形式</w:t>
      </w:r>
      <w:r w:rsidR="0050706A" w:rsidRPr="00B207B1">
        <w:rPr>
          <w:rFonts w:hAnsiTheme="minorEastAsia" w:hint="eastAsia"/>
          <w:rPrChange w:id="3044"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045"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046" w:author="JY0225" w:date="2017-08-24T11:18:00Z">
            <w:rPr>
              <w:rFonts w:hint="eastAsia"/>
            </w:rPr>
          </w:rPrChange>
        </w:rPr>
        <w:t>首先</w:t>
      </w:r>
      <w:r w:rsidR="00694313" w:rsidRPr="00B207B1">
        <w:rPr>
          <w:rFonts w:hAnsiTheme="minorEastAsia" w:hint="eastAsia"/>
          <w:rPrChange w:id="3047"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048"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049" w:author="JY0225" w:date="2017-08-24T11:18:00Z">
            <w:rPr>
              <w:bCs/>
            </w:rPr>
          </w:rPrChange>
        </w:rPr>
        <w:pPrChange w:id="3050" w:author="JY0225" w:date="2017-08-24T11:18:00Z">
          <w:pPr>
            <w:jc w:val="center"/>
          </w:pPr>
        </w:pPrChange>
      </w:pPr>
      <w:del w:id="3051" w:author="JY0225" w:date="2017-08-22T19:18:00Z">
        <w:r w:rsidRPr="00B207B1" w:rsidDel="00114324">
          <w:rPr>
            <w:rFonts w:hAnsiTheme="minorEastAsia"/>
            <w:bCs/>
            <w:noProof/>
            <w:rPrChange w:id="3052"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053" w:author="JY0225" w:date="2017-08-23T14:24:00Z">
        <w:r w:rsidR="003D15D7" w:rsidRPr="00B207B1" w:rsidDel="001D6877">
          <w:rPr>
            <w:rFonts w:hAnsiTheme="minorEastAsia"/>
            <w:bCs/>
            <w:rPrChange w:id="3054" w:author="JY0225" w:date="2017-08-24T11:18:00Z">
              <w:rPr>
                <w:bCs/>
              </w:rPr>
            </w:rPrChange>
          </w:rPr>
          <w:fldChar w:fldCharType="begin"/>
        </w:r>
        <w:r w:rsidR="003D15D7" w:rsidRPr="00B207B1" w:rsidDel="001D6877">
          <w:rPr>
            <w:rFonts w:hAnsiTheme="minorEastAsia"/>
            <w:bCs/>
            <w:rPrChange w:id="3055"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056" w:author="JY0225" w:date="2017-08-23T14:24:00Z"/>
        </w:rPr>
      </w:pPr>
      <w:moveFromRangeStart w:id="3057" w:author="JY0225" w:date="2017-08-23T14:24:00Z" w:name="move491261601"/>
      <w:moveFrom w:id="3058"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059" w:name="_Toc488351941"/>
      <w:bookmarkStart w:id="3060" w:name="_Toc488412527"/>
      <w:bookmarkStart w:id="3061" w:name="_Toc488421364"/>
      <w:bookmarkStart w:id="3062" w:name="_Toc488422521"/>
      <w:bookmarkStart w:id="3063" w:name="_Toc488477592"/>
      <w:bookmarkStart w:id="3064" w:name="_Toc488485825"/>
      <w:bookmarkStart w:id="3065" w:name="_Toc488493970"/>
      <w:bookmarkStart w:id="3066" w:name="_Toc488502785"/>
      <w:bookmarkStart w:id="3067" w:name="_Toc488503363"/>
      <w:bookmarkStart w:id="3068" w:name="_Toc488566475"/>
      <w:bookmarkStart w:id="3069" w:name="_Toc488567298"/>
      <w:bookmarkStart w:id="3070" w:name="_Toc488664336"/>
      <w:bookmarkStart w:id="3071" w:name="_Toc488744776"/>
      <w:bookmarkStart w:id="3072" w:name="_Toc492545468"/>
      <w:bookmarkEnd w:id="3059"/>
      <w:bookmarkEnd w:id="3060"/>
      <w:bookmarkEnd w:id="3061"/>
      <w:bookmarkEnd w:id="3062"/>
      <w:bookmarkEnd w:id="3063"/>
      <w:bookmarkEnd w:id="3064"/>
      <w:bookmarkEnd w:id="3065"/>
      <w:bookmarkEnd w:id="3066"/>
      <w:bookmarkEnd w:id="3067"/>
      <w:bookmarkEnd w:id="3068"/>
      <w:bookmarkEnd w:id="3069"/>
      <w:bookmarkEnd w:id="3070"/>
      <w:bookmarkEnd w:id="3071"/>
      <w:moveFromRangeEnd w:id="3057"/>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072"/>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073"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074" w:author="JY0225" w:date="2017-08-22T19:30:00Z"/>
        </w:rPr>
        <w:pPrChange w:id="3075" w:author="JY0225" w:date="2017-08-22T19:32:00Z">
          <w:pPr>
            <w:jc w:val="center"/>
          </w:pPr>
        </w:pPrChange>
      </w:pPr>
      <w:del w:id="3076"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077" w:author="JY0225" w:date="2017-08-22T19:34:00Z">
        <w:r w:rsidRPr="00B207B1">
          <w:object w:dxaOrig="8059" w:dyaOrig="5808" w14:anchorId="4837FB1D">
            <v:shape id="_x0000_i1038" type="#_x0000_t75" style="width:255.35pt;height:185pt" o:ole="">
              <v:imagedata r:id="rId59" o:title=""/>
            </v:shape>
            <o:OLEObject Type="Embed" ProgID="Visio.Drawing.15" ShapeID="_x0000_i1038" DrawAspect="Content" ObjectID="_1570370705" r:id="rId60"/>
          </w:object>
        </w:r>
      </w:ins>
    </w:p>
    <w:p w14:paraId="64E923AD" w14:textId="77777777" w:rsidR="004B262F" w:rsidRPr="00B207B1" w:rsidRDefault="004B262F" w:rsidP="00B15AD9">
      <w:pPr>
        <w:spacing w:line="400" w:lineRule="exact"/>
        <w:ind w:firstLine="420"/>
        <w:jc w:val="center"/>
        <w:rPr>
          <w:rFonts w:hAnsiTheme="minorEastAsia"/>
          <w:rPrChange w:id="3078" w:author="JY0225" w:date="2017-08-24T11:18:00Z">
            <w:rPr/>
          </w:rPrChange>
        </w:rPr>
      </w:pPr>
      <w:r w:rsidRPr="00B207B1">
        <w:rPr>
          <w:rFonts w:hAnsiTheme="minorEastAsia" w:hint="eastAsia"/>
          <w:rPrChange w:id="3079" w:author="JY0225" w:date="2017-08-24T11:18:00Z">
            <w:rPr>
              <w:rFonts w:hint="eastAsia"/>
            </w:rPr>
          </w:rPrChange>
        </w:rPr>
        <w:t>图</w:t>
      </w:r>
      <w:r w:rsidR="00E95CBE" w:rsidRPr="00B207B1">
        <w:rPr>
          <w:rFonts w:hAnsiTheme="minorEastAsia"/>
          <w:rPrChange w:id="3080" w:author="JY0225" w:date="2017-08-24T11:18:00Z">
            <w:rPr/>
          </w:rPrChange>
        </w:rPr>
        <w:t xml:space="preserve">4-6 </w:t>
      </w:r>
      <w:r w:rsidRPr="00B207B1">
        <w:rPr>
          <w:rFonts w:hAnsiTheme="minorEastAsia" w:hint="eastAsia"/>
          <w:rPrChange w:id="3081" w:author="JY0225" w:date="2017-08-24T11:18:00Z">
            <w:rPr>
              <w:rFonts w:hint="eastAsia"/>
            </w:rPr>
          </w:rPrChange>
        </w:rPr>
        <w:t>云</w:t>
      </w:r>
      <w:r w:rsidR="00476838" w:rsidRPr="00B207B1">
        <w:rPr>
          <w:rFonts w:hAnsiTheme="minorEastAsia" w:hint="eastAsia"/>
          <w:rPrChange w:id="3082" w:author="JY0225" w:date="2017-08-24T11:18:00Z">
            <w:rPr>
              <w:rFonts w:hint="eastAsia"/>
            </w:rPr>
          </w:rPrChange>
        </w:rPr>
        <w:t>备份</w:t>
      </w:r>
      <w:r w:rsidRPr="00B207B1">
        <w:rPr>
          <w:rFonts w:hAnsiTheme="minorEastAsia" w:hint="eastAsia"/>
          <w:rPrChange w:id="3083" w:author="JY0225" w:date="2017-08-24T11:18:00Z">
            <w:rPr>
              <w:rFonts w:hint="eastAsia"/>
            </w:rPr>
          </w:rPrChange>
        </w:rPr>
        <w:t>中间件</w:t>
      </w:r>
      <w:r w:rsidR="004D06DF" w:rsidRPr="00B207B1">
        <w:rPr>
          <w:rFonts w:hAnsiTheme="minorEastAsia" w:hint="eastAsia"/>
          <w:rPrChange w:id="3084" w:author="JY0225" w:date="2017-08-24T11:18:00Z">
            <w:rPr>
              <w:rFonts w:hint="eastAsia"/>
            </w:rPr>
          </w:rPrChange>
        </w:rPr>
        <w:t>系统</w:t>
      </w:r>
      <w:r w:rsidRPr="00B207B1">
        <w:rPr>
          <w:rFonts w:hAnsiTheme="minorEastAsia" w:hint="eastAsia"/>
          <w:rPrChange w:id="3085"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086" w:author="JY0225" w:date="2017-08-24T11:18:00Z">
            <w:rPr/>
          </w:rPrChange>
        </w:rPr>
      </w:pPr>
      <w:ins w:id="3087" w:author="JY0225" w:date="2017-08-23T15:34:00Z">
        <w:r w:rsidRPr="00B207B1">
          <w:rPr>
            <w:rFonts w:hAnsiTheme="minorEastAsia" w:hint="eastAsia"/>
            <w:rPrChange w:id="3088" w:author="JY0225" w:date="2017-08-24T11:18:00Z">
              <w:rPr>
                <w:rFonts w:hint="eastAsia"/>
              </w:rPr>
            </w:rPrChange>
          </w:rPr>
          <w:t>如图</w:t>
        </w:r>
        <w:r w:rsidRPr="00B207B1">
          <w:rPr>
            <w:rFonts w:hAnsiTheme="minorEastAsia"/>
            <w:rPrChange w:id="3089" w:author="JY0225" w:date="2017-08-24T11:18:00Z">
              <w:rPr/>
            </w:rPrChange>
          </w:rPr>
          <w:t>4-6</w:t>
        </w:r>
        <w:r w:rsidRPr="00B207B1">
          <w:rPr>
            <w:rFonts w:hAnsiTheme="minorEastAsia" w:hint="eastAsia"/>
            <w:rPrChange w:id="3090" w:author="JY0225" w:date="2017-08-24T11:18:00Z">
              <w:rPr>
                <w:rFonts w:hint="eastAsia"/>
              </w:rPr>
            </w:rPrChange>
          </w:rPr>
          <w:t>所示，</w:t>
        </w:r>
      </w:ins>
      <w:r w:rsidR="0067125F" w:rsidRPr="00B207B1">
        <w:rPr>
          <w:rFonts w:hAnsiTheme="minorEastAsia" w:hint="eastAsia"/>
          <w:rPrChange w:id="3091" w:author="JY0225" w:date="2017-08-24T11:18:00Z">
            <w:rPr>
              <w:rFonts w:hint="eastAsia"/>
            </w:rPr>
          </w:rPrChange>
        </w:rPr>
        <w:t>中间件</w:t>
      </w:r>
      <w:r w:rsidR="0072110A" w:rsidRPr="00B207B1">
        <w:rPr>
          <w:rFonts w:hAnsiTheme="minorEastAsia" w:hint="eastAsia"/>
          <w:rPrChange w:id="3092"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093"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094" w:author="JY0225" w:date="2017-08-24T11:18:00Z">
            <w:rPr>
              <w:rFonts w:hint="eastAsia"/>
            </w:rPr>
          </w:rPrChange>
        </w:rPr>
        <w:t>向服务器发送文</w:t>
      </w:r>
      <w:r w:rsidR="00CE3CF8" w:rsidRPr="00B207B1">
        <w:rPr>
          <w:rFonts w:hAnsiTheme="minorEastAsia" w:hint="eastAsia"/>
          <w:rPrChange w:id="3095"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096" w:author="JY0225" w:date="2017-08-24T11:18:00Z">
            <w:rPr>
              <w:rFonts w:hint="eastAsia"/>
            </w:rPr>
          </w:rPrChange>
        </w:rPr>
        <w:t>上传的文件进行整合，并将执行结果返回给控制类</w:t>
      </w:r>
      <w:r w:rsidR="0072110A" w:rsidRPr="00B207B1">
        <w:rPr>
          <w:rFonts w:hAnsiTheme="minorEastAsia" w:hint="eastAsia"/>
          <w:rPrChange w:id="3097"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098" w:author="JY0225" w:date="2017-08-24T11:18:00Z">
            <w:rPr>
              <w:bCs/>
            </w:rPr>
          </w:rPrChange>
        </w:rPr>
        <w:t>2</w:t>
      </w:r>
      <w:r w:rsidRPr="00B207B1">
        <w:rPr>
          <w:rFonts w:hAnsiTheme="minorEastAsia" w:hint="eastAsia"/>
          <w:bCs/>
          <w:rPrChange w:id="3099" w:author="JY0225" w:date="2017-08-24T11:18:00Z">
            <w:rPr>
              <w:rFonts w:hint="eastAsia"/>
              <w:bCs/>
            </w:rPr>
          </w:rPrChange>
        </w:rPr>
        <w:t>）</w:t>
      </w:r>
      <w:r w:rsidR="00D74B5C" w:rsidRPr="00B207B1">
        <w:rPr>
          <w:rFonts w:hAnsiTheme="minorEastAsia"/>
          <w:bCs/>
          <w:rPrChange w:id="3100" w:author="JY0225" w:date="2017-08-24T11:18:00Z">
            <w:rPr>
              <w:bCs/>
            </w:rPr>
          </w:rPrChange>
        </w:rPr>
        <w:t xml:space="preserve"> </w:t>
      </w:r>
      <w:r w:rsidR="001E774C" w:rsidRPr="00B207B1">
        <w:rPr>
          <w:rFonts w:hAnsiTheme="minorEastAsia" w:hint="eastAsia"/>
          <w:bCs/>
          <w:rPrChange w:id="3101" w:author="JY0225" w:date="2017-08-24T11:18:00Z">
            <w:rPr>
              <w:rFonts w:hint="eastAsia"/>
              <w:bCs/>
            </w:rPr>
          </w:rPrChange>
        </w:rPr>
        <w:t>大文件下载</w:t>
      </w:r>
      <w:r w:rsidR="00D74B5C" w:rsidRPr="00B207B1">
        <w:rPr>
          <w:rFonts w:hAnsiTheme="minorEastAsia" w:hint="eastAsia"/>
          <w:bCs/>
          <w:rPrChange w:id="3102" w:author="JY0225" w:date="2017-08-24T11:18:00Z">
            <w:rPr>
              <w:rFonts w:hint="eastAsia"/>
              <w:bCs/>
            </w:rPr>
          </w:rPrChange>
        </w:rPr>
        <w:t>流程设计</w:t>
      </w:r>
    </w:p>
    <w:p w14:paraId="2BAF5302" w14:textId="4B5BE4DF" w:rsidR="00A45F9E" w:rsidRDefault="002357A5" w:rsidP="00A45F9E">
      <w:pPr>
        <w:jc w:val="center"/>
      </w:pPr>
      <w:ins w:id="3103" w:author="JY0225" w:date="2017-08-22T19:37:00Z">
        <w:r w:rsidRPr="00B207B1">
          <w:object w:dxaOrig="7249" w:dyaOrig="7226" w14:anchorId="551F3B55">
            <v:shape id="_x0000_i1039" type="#_x0000_t75" style="width:225.2pt;height:225.2pt" o:ole="">
              <v:imagedata r:id="rId61" o:title=""/>
            </v:shape>
            <o:OLEObject Type="Embed" ProgID="Visio.Drawing.15" ShapeID="_x0000_i1039" DrawAspect="Content" ObjectID="_1570370706" r:id="rId62"/>
          </w:object>
        </w:r>
      </w:ins>
    </w:p>
    <w:p w14:paraId="57E83E7B" w14:textId="1135A1C0" w:rsidR="004465C4" w:rsidRPr="002357A5" w:rsidDel="00924F30" w:rsidRDefault="002357A5">
      <w:pPr>
        <w:spacing w:line="400" w:lineRule="exact"/>
        <w:ind w:firstLineChars="200" w:firstLine="480"/>
        <w:jc w:val="center"/>
        <w:rPr>
          <w:del w:id="3104" w:author="JY0225" w:date="2017-08-22T19:37:00Z"/>
          <w:rFonts w:hAnsiTheme="minorEastAsia"/>
          <w:rPrChange w:id="3105" w:author="JY0225" w:date="2017-08-24T11:18:00Z">
            <w:rPr>
              <w:del w:id="3106" w:author="JY0225" w:date="2017-08-22T19:37:00Z"/>
              <w:bCs/>
            </w:rPr>
          </w:rPrChange>
        </w:rPr>
        <w:pPrChange w:id="3107" w:author="JY0225" w:date="2017-08-22T19:37:00Z">
          <w:pPr>
            <w:jc w:val="center"/>
          </w:pPr>
        </w:pPrChange>
      </w:pPr>
      <w:r w:rsidRPr="00B207B1">
        <w:rPr>
          <w:rFonts w:hAnsiTheme="minorEastAsia" w:hint="eastAsia"/>
          <w:rPrChange w:id="3108" w:author="JY0225" w:date="2017-08-24T11:18:00Z">
            <w:rPr>
              <w:rFonts w:ascii="Times New Roman" w:hAnsi="Times New Roman" w:hint="eastAsia"/>
            </w:rPr>
          </w:rPrChange>
        </w:rPr>
        <w:t>图</w:t>
      </w:r>
      <w:r w:rsidRPr="00B207B1">
        <w:rPr>
          <w:rFonts w:hAnsiTheme="minorEastAsia"/>
          <w:rPrChange w:id="3109" w:author="JY0225" w:date="2017-08-24T11:18:00Z">
            <w:rPr>
              <w:rFonts w:ascii="Times New Roman" w:hAnsi="Times New Roman"/>
            </w:rPr>
          </w:rPrChange>
        </w:rPr>
        <w:t xml:space="preserve">4-7 </w:t>
      </w:r>
      <w:r w:rsidRPr="00B207B1">
        <w:rPr>
          <w:rFonts w:hAnsiTheme="minorEastAsia" w:hint="eastAsia"/>
          <w:rPrChange w:id="3110" w:author="JY0225" w:date="2017-08-24T11:18:00Z">
            <w:rPr>
              <w:rFonts w:ascii="Times New Roman" w:hAnsi="Times New Roman" w:hint="eastAsia"/>
            </w:rPr>
          </w:rPrChange>
        </w:rPr>
        <w:t>云备份中间件</w:t>
      </w:r>
      <w:r w:rsidR="00DE2E8D" w:rsidRPr="00B207B1">
        <w:rPr>
          <w:rFonts w:hAnsiTheme="minorEastAsia" w:hint="eastAsia"/>
          <w:rPrChange w:id="3111" w:author="JY0225" w:date="2017-08-24T11:18:00Z">
            <w:rPr>
              <w:rFonts w:ascii="Times New Roman" w:hAnsi="Times New Roman" w:hint="eastAsia"/>
            </w:rPr>
          </w:rPrChange>
        </w:rPr>
        <w:t>系统</w:t>
      </w:r>
      <w:r w:rsidRPr="00B207B1">
        <w:rPr>
          <w:rFonts w:hAnsiTheme="minorEastAsia" w:hint="eastAsia"/>
          <w:rPrChange w:id="3112"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113" w:author="JY0225" w:date="2017-08-23T14:25:00Z"/>
          <w:rFonts w:hAnsiTheme="minorEastAsia"/>
          <w:bCs/>
          <w:rPrChange w:id="3114" w:author="JY0225" w:date="2017-08-24T11:18:00Z">
            <w:rPr>
              <w:ins w:id="3115" w:author="JY0225" w:date="2017-08-23T14:25:00Z"/>
              <w:bCs/>
            </w:rPr>
          </w:rPrChange>
        </w:rPr>
      </w:pPr>
    </w:p>
    <w:p w14:paraId="17BE66F9" w14:textId="012BDAF6" w:rsidR="005B5F57" w:rsidRPr="00B207B1" w:rsidRDefault="000D278D" w:rsidP="007B24E5">
      <w:pPr>
        <w:spacing w:line="400" w:lineRule="exact"/>
        <w:ind w:firstLine="420"/>
      </w:pPr>
      <w:ins w:id="3116" w:author="JY0225" w:date="2017-08-23T15:35:00Z">
        <w:r w:rsidRPr="00B207B1">
          <w:rPr>
            <w:rFonts w:hAnsiTheme="minorEastAsia" w:hint="eastAsia"/>
            <w:rPrChange w:id="3117" w:author="JY0225" w:date="2017-08-24T11:18:00Z">
              <w:rPr>
                <w:rFonts w:hint="eastAsia"/>
              </w:rPr>
            </w:rPrChange>
          </w:rPr>
          <w:lastRenderedPageBreak/>
          <w:t>如图</w:t>
        </w:r>
        <w:r w:rsidRPr="00B207B1">
          <w:rPr>
            <w:rFonts w:hAnsiTheme="minorEastAsia"/>
            <w:rPrChange w:id="3118" w:author="JY0225" w:date="2017-08-24T11:18:00Z">
              <w:rPr/>
            </w:rPrChange>
          </w:rPr>
          <w:t>4-7</w:t>
        </w:r>
        <w:r w:rsidRPr="00B207B1">
          <w:rPr>
            <w:rFonts w:hAnsiTheme="minorEastAsia" w:hint="eastAsia"/>
            <w:rPrChange w:id="3119" w:author="JY0225" w:date="2017-08-24T11:18:00Z">
              <w:rPr>
                <w:rFonts w:hint="eastAsia"/>
              </w:rPr>
            </w:rPrChange>
          </w:rPr>
          <w:t>所示，</w:t>
        </w:r>
      </w:ins>
      <w:ins w:id="3120" w:author="JY0225" w:date="2017-08-23T14:25:00Z">
        <w:r w:rsidR="00924F30" w:rsidRPr="00B207B1">
          <w:rPr>
            <w:rFonts w:hAnsiTheme="minorEastAsia" w:hint="eastAsia"/>
            <w:rPrChange w:id="3121"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122" w:author="JY0225" w:date="2017-08-23T14:25:00Z">
        <w:r w:rsidR="00924F30" w:rsidRPr="00B207B1">
          <w:rPr>
            <w:rFonts w:hAnsiTheme="minorEastAsia" w:hint="eastAsia"/>
            <w:rPrChange w:id="3123" w:author="JY0225" w:date="2017-08-24T11:18:00Z">
              <w:rPr>
                <w:rFonts w:ascii="Times New Roman" w:hAnsi="Times New Roman" w:hint="eastAsia"/>
              </w:rPr>
            </w:rPrChange>
          </w:rPr>
          <w:t>下载函数，每次请求包含文件</w:t>
        </w:r>
      </w:ins>
      <w:r w:rsidR="00286B8C">
        <w:rPr>
          <w:rFonts w:hAnsiTheme="minorEastAsia" w:hint="eastAsia"/>
        </w:rPr>
        <w:t>块</w:t>
      </w:r>
      <w:ins w:id="3124" w:author="JY0225" w:date="2017-08-23T14:25:00Z">
        <w:r w:rsidR="00924F30" w:rsidRPr="00B207B1">
          <w:rPr>
            <w:rFonts w:hAnsiTheme="minorEastAsia" w:hint="eastAsia"/>
            <w:rPrChange w:id="3125"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126" w:author="JY0225" w:date="2017-08-23T14:25:00Z">
        <w:r w:rsidR="00924F30" w:rsidRPr="00B207B1">
          <w:rPr>
            <w:rFonts w:hAnsiTheme="minorEastAsia" w:hint="eastAsia"/>
            <w:rPrChange w:id="3127" w:author="JY0225" w:date="2017-08-24T11:18:00Z">
              <w:rPr>
                <w:rFonts w:ascii="Times New Roman" w:hAnsi="Times New Roman" w:hint="eastAsia"/>
              </w:rPr>
            </w:rPrChange>
          </w:rPr>
          <w:t>进行组合并</w:t>
        </w:r>
      </w:ins>
      <w:r w:rsidR="007932F2">
        <w:rPr>
          <w:rFonts w:hAnsiTheme="minorEastAsia" w:hint="eastAsia"/>
        </w:rPr>
        <w:t>将结果返回给客户端</w:t>
      </w:r>
      <w:ins w:id="3128" w:author="JY0225" w:date="2017-08-23T14:25:00Z">
        <w:r w:rsidR="00924F30" w:rsidRPr="00B207B1">
          <w:rPr>
            <w:rFonts w:hAnsiTheme="minorEastAsia" w:hint="eastAsia"/>
            <w:rPrChange w:id="3129"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130" w:author="JY0225" w:date="2017-08-23T14:25:00Z"/>
          <w:moveTo w:id="3131" w:author="JY0225" w:date="2017-08-23T14:25:00Z"/>
        </w:rPr>
      </w:pPr>
      <w:bookmarkStart w:id="3132" w:name="_Toc492545469"/>
      <w:moveToRangeStart w:id="3133" w:author="JY0225" w:date="2017-08-23T14:25:00Z" w:name="move491261659"/>
      <w:moveTo w:id="3134" w:author="JY0225" w:date="2017-08-23T14:25:00Z">
        <w:r w:rsidRPr="00B207B1">
          <w:t xml:space="preserve">4.3.4 </w:t>
        </w:r>
        <w:r w:rsidRPr="00B207B1">
          <w:t>本地缓存流程设计</w:t>
        </w:r>
        <w:bookmarkEnd w:id="3132"/>
      </w:moveTo>
    </w:p>
    <w:moveToRangeEnd w:id="3133"/>
    <w:p w14:paraId="4A6E353E" w14:textId="77777777" w:rsidR="0046547F" w:rsidRPr="00B207B1" w:rsidRDefault="00573F0A">
      <w:pPr>
        <w:pStyle w:val="31"/>
        <w:pPrChange w:id="3135" w:author="JY0225" w:date="2017-08-23T14:25:00Z">
          <w:pPr>
            <w:spacing w:line="400" w:lineRule="exact"/>
            <w:ind w:firstLine="420"/>
          </w:pPr>
        </w:pPrChange>
      </w:pPr>
      <w:del w:id="3136"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137" w:author="JY0225" w:date="2017-08-23T14:25:00Z"/>
          <w:rFonts w:asciiTheme="minorEastAsia" w:hAnsiTheme="minorEastAsia"/>
          <w:sz w:val="24"/>
          <w:szCs w:val="24"/>
          <w:rPrChange w:id="3138" w:author="JY0225" w:date="2017-08-24T11:18:00Z">
            <w:rPr>
              <w:moveFrom w:id="3139" w:author="JY0225" w:date="2017-08-23T14:25:00Z"/>
            </w:rPr>
          </w:rPrChange>
        </w:rPr>
      </w:pPr>
      <w:moveFromRangeStart w:id="3140" w:author="JY0225" w:date="2017-08-23T14:25:00Z" w:name="move491261659"/>
      <w:moveFrom w:id="3141" w:author="JY0225" w:date="2017-08-23T14:25:00Z">
        <w:r w:rsidRPr="00B207B1" w:rsidDel="00720935">
          <w:rPr>
            <w:rFonts w:asciiTheme="minorEastAsia" w:hAnsiTheme="minorEastAsia"/>
            <w:b w:val="0"/>
            <w:bCs w:val="0"/>
            <w:sz w:val="24"/>
            <w:szCs w:val="24"/>
            <w:rPrChange w:id="3142" w:author="JY0225" w:date="2017-08-24T11:18:00Z">
              <w:rPr>
                <w:b w:val="0"/>
                <w:bCs w:val="0"/>
              </w:rPr>
            </w:rPrChange>
          </w:rPr>
          <w:t>4</w:t>
        </w:r>
        <w:r w:rsidR="00200FEA" w:rsidRPr="00B207B1" w:rsidDel="00720935">
          <w:rPr>
            <w:rFonts w:asciiTheme="minorEastAsia" w:hAnsiTheme="minorEastAsia"/>
            <w:b w:val="0"/>
            <w:bCs w:val="0"/>
            <w:sz w:val="24"/>
            <w:szCs w:val="24"/>
            <w:rPrChange w:id="3143" w:author="JY0225" w:date="2017-08-24T11:18:00Z">
              <w:rPr>
                <w:b w:val="0"/>
                <w:bCs w:val="0"/>
              </w:rPr>
            </w:rPrChange>
          </w:rPr>
          <w:t>.3</w:t>
        </w:r>
        <w:r w:rsidR="0099077E" w:rsidRPr="00B207B1" w:rsidDel="00720935">
          <w:rPr>
            <w:rFonts w:asciiTheme="minorEastAsia" w:hAnsiTheme="minorEastAsia"/>
            <w:b w:val="0"/>
            <w:bCs w:val="0"/>
            <w:sz w:val="24"/>
            <w:szCs w:val="24"/>
            <w:rPrChange w:id="3144" w:author="JY0225" w:date="2017-08-24T11:18:00Z">
              <w:rPr>
                <w:b w:val="0"/>
                <w:bCs w:val="0"/>
              </w:rPr>
            </w:rPrChange>
          </w:rPr>
          <w:t>.4</w:t>
        </w:r>
        <w:r w:rsidR="008B2918" w:rsidRPr="00B207B1" w:rsidDel="00720935">
          <w:rPr>
            <w:rFonts w:asciiTheme="minorEastAsia" w:hAnsiTheme="minorEastAsia"/>
            <w:b w:val="0"/>
            <w:bCs w:val="0"/>
            <w:sz w:val="24"/>
            <w:szCs w:val="24"/>
            <w:rPrChange w:id="3145" w:author="JY0225" w:date="2017-08-24T11:18:00Z">
              <w:rPr>
                <w:b w:val="0"/>
                <w:bCs w:val="0"/>
              </w:rPr>
            </w:rPrChange>
          </w:rPr>
          <w:t xml:space="preserve"> </w:t>
        </w:r>
        <w:r w:rsidR="00B12EAC" w:rsidRPr="00B207B1" w:rsidDel="00720935">
          <w:rPr>
            <w:rFonts w:asciiTheme="minorEastAsia" w:hAnsiTheme="minorEastAsia" w:hint="eastAsia"/>
            <w:b w:val="0"/>
            <w:bCs w:val="0"/>
            <w:sz w:val="24"/>
            <w:szCs w:val="24"/>
            <w:rPrChange w:id="3146" w:author="JY0225" w:date="2017-08-24T11:18:00Z">
              <w:rPr>
                <w:rFonts w:hint="eastAsia"/>
                <w:b w:val="0"/>
                <w:bCs w:val="0"/>
              </w:rPr>
            </w:rPrChange>
          </w:rPr>
          <w:t>本地缓存</w:t>
        </w:r>
        <w:r w:rsidR="008B2918" w:rsidRPr="00B207B1" w:rsidDel="00720935">
          <w:rPr>
            <w:rFonts w:asciiTheme="minorEastAsia" w:hAnsiTheme="minorEastAsia" w:hint="eastAsia"/>
            <w:b w:val="0"/>
            <w:bCs w:val="0"/>
            <w:sz w:val="24"/>
            <w:szCs w:val="24"/>
            <w:rPrChange w:id="3147" w:author="JY0225" w:date="2017-08-24T11:18:00Z">
              <w:rPr>
                <w:rFonts w:hint="eastAsia"/>
                <w:b w:val="0"/>
                <w:bCs w:val="0"/>
              </w:rPr>
            </w:rPrChange>
          </w:rPr>
          <w:t>流程设计</w:t>
        </w:r>
      </w:moveFrom>
    </w:p>
    <w:moveFromRangeEnd w:id="3140"/>
    <w:p w14:paraId="129124B2" w14:textId="430D3B52" w:rsidR="00BA0D8F" w:rsidRPr="00B207B1" w:rsidRDefault="008D7EA5" w:rsidP="00B15AD9">
      <w:pPr>
        <w:spacing w:line="400" w:lineRule="exact"/>
        <w:ind w:firstLine="420"/>
        <w:rPr>
          <w:rFonts w:hAnsiTheme="minorEastAsia"/>
          <w:rPrChange w:id="3148"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149" w:author="JY0225" w:date="2017-08-24T11:18:00Z">
            <w:rPr>
              <w:rFonts w:hint="eastAsia"/>
            </w:rPr>
          </w:rPrChange>
        </w:rPr>
        <w:t>上传和下载</w:t>
      </w:r>
      <w:r w:rsidR="00F16B7B">
        <w:rPr>
          <w:rFonts w:hAnsiTheme="minorEastAsia" w:hint="eastAsia"/>
        </w:rPr>
        <w:t>操作</w:t>
      </w:r>
      <w:r w:rsidR="00131079">
        <w:rPr>
          <w:rFonts w:hAnsiTheme="minorEastAsia" w:hint="eastAsia"/>
        </w:rPr>
        <w:t>时，可能会反复访问同一文件，这时可以</w:t>
      </w:r>
      <w:r w:rsidR="00BA0D8F" w:rsidRPr="00B207B1">
        <w:rPr>
          <w:rFonts w:hAnsiTheme="minorEastAsia" w:hint="eastAsia"/>
          <w:rPrChange w:id="3150" w:author="JY0225" w:date="2017-08-24T11:18:00Z">
            <w:rPr>
              <w:rFonts w:hint="eastAsia"/>
            </w:rPr>
          </w:rPrChange>
        </w:rPr>
        <w:t>充分利用</w:t>
      </w:r>
      <w:r w:rsidR="00503946">
        <w:rPr>
          <w:rFonts w:hAnsiTheme="minorEastAsia" w:hint="eastAsia"/>
        </w:rPr>
        <w:t>本地</w:t>
      </w:r>
      <w:r w:rsidR="00BA0D8F" w:rsidRPr="00B207B1">
        <w:rPr>
          <w:rFonts w:hAnsiTheme="minorEastAsia" w:hint="eastAsia"/>
          <w:rPrChange w:id="3151"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152"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153"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154" w:author="JY0225" w:date="2017-08-24T11:18:00Z">
            <w:rPr>
              <w:rFonts w:hint="eastAsia"/>
            </w:rPr>
          </w:rPrChange>
        </w:rPr>
        <w:t>访问的文件</w:t>
      </w:r>
      <w:r w:rsidR="007A219A">
        <w:rPr>
          <w:rFonts w:hAnsiTheme="minorEastAsia" w:hint="eastAsia"/>
        </w:rPr>
        <w:t>作</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155" w:author="JY0225" w:date="2017-08-24T11:18:00Z">
            <w:rPr>
              <w:rFonts w:hint="eastAsia"/>
            </w:rPr>
          </w:rPrChange>
        </w:rPr>
        <w:t>在客户端和服务器端上降低系统</w:t>
      </w:r>
      <w:r w:rsidR="00BA0D8F" w:rsidRPr="00B207B1">
        <w:rPr>
          <w:rFonts w:hAnsiTheme="minorEastAsia"/>
          <w:rPrChange w:id="3156"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157"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158"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159" w:author="JY0225" w:date="2017-08-24T11:18:00Z">
            <w:rPr>
              <w:bCs/>
            </w:rPr>
          </w:rPrChange>
        </w:rPr>
      </w:pPr>
      <w:r w:rsidRPr="00B207B1">
        <w:rPr>
          <w:rFonts w:hAnsiTheme="minorEastAsia"/>
          <w:bCs/>
          <w:rPrChange w:id="3160" w:author="JY0225" w:date="2017-08-24T11:18:00Z">
            <w:rPr>
              <w:bCs/>
            </w:rPr>
          </w:rPrChange>
        </w:rPr>
        <w:t>1</w:t>
      </w:r>
      <w:r w:rsidRPr="00B207B1">
        <w:rPr>
          <w:rFonts w:hAnsiTheme="minorEastAsia" w:hint="eastAsia"/>
          <w:bCs/>
          <w:rPrChange w:id="3161" w:author="JY0225" w:date="2017-08-24T11:18:00Z">
            <w:rPr>
              <w:rFonts w:hint="eastAsia"/>
              <w:bCs/>
            </w:rPr>
          </w:rPrChange>
        </w:rPr>
        <w:t>）</w:t>
      </w:r>
      <w:r w:rsidR="00BA0D8F" w:rsidRPr="00B207B1">
        <w:rPr>
          <w:rFonts w:hAnsiTheme="minorEastAsia"/>
          <w:bCs/>
          <w:rPrChange w:id="3162" w:author="JY0225" w:date="2017-08-24T11:18:00Z">
            <w:rPr>
              <w:bCs/>
            </w:rPr>
          </w:rPrChange>
        </w:rPr>
        <w:t xml:space="preserve"> </w:t>
      </w:r>
      <w:r w:rsidR="00BA0D8F" w:rsidRPr="00B207B1">
        <w:rPr>
          <w:rFonts w:hAnsiTheme="minorEastAsia" w:hint="eastAsia"/>
          <w:bCs/>
          <w:rPrChange w:id="3163" w:author="JY0225" w:date="2017-08-24T11:18:00Z">
            <w:rPr>
              <w:rFonts w:hint="eastAsia"/>
              <w:bCs/>
            </w:rPr>
          </w:rPrChange>
        </w:rPr>
        <w:t>数据上传本地缓存流程设计</w:t>
      </w:r>
    </w:p>
    <w:p w14:paraId="1F802C73" w14:textId="6DA70623" w:rsidR="00282407" w:rsidRPr="00B207B1" w:rsidRDefault="00BE1EBA" w:rsidP="007E3BC9">
      <w:pPr>
        <w:jc w:val="center"/>
      </w:pPr>
      <w:ins w:id="3164" w:author="JY0225" w:date="2017-08-22T19:41:00Z">
        <w:r w:rsidRPr="00B207B1">
          <w:object w:dxaOrig="9363" w:dyaOrig="5666" w14:anchorId="65B3FA7C">
            <v:shape id="_x0000_i1040" type="#_x0000_t75" style="width:301.4pt;height:181.65pt" o:ole="">
              <v:imagedata r:id="rId63" o:title=""/>
            </v:shape>
            <o:OLEObject Type="Embed" ProgID="Visio.Drawing.15" ShapeID="_x0000_i1040" DrawAspect="Content" ObjectID="_1570370707" r:id="rId64"/>
          </w:object>
        </w:r>
      </w:ins>
    </w:p>
    <w:p w14:paraId="1335F49F" w14:textId="209DAC56" w:rsidR="00BA0D8F" w:rsidRDefault="007E3BC9">
      <w:pPr>
        <w:spacing w:line="400" w:lineRule="exact"/>
        <w:ind w:firstLine="420"/>
        <w:jc w:val="center"/>
        <w:rPr>
          <w:rFonts w:hAnsiTheme="minorEastAsia"/>
        </w:rPr>
        <w:pPrChange w:id="3165" w:author="JY0225" w:date="2017-08-24T11:19:00Z">
          <w:pPr>
            <w:spacing w:line="360" w:lineRule="auto"/>
            <w:ind w:firstLine="420"/>
            <w:jc w:val="center"/>
          </w:pPr>
        </w:pPrChange>
      </w:pPr>
      <w:r w:rsidRPr="00B207B1">
        <w:rPr>
          <w:rFonts w:hAnsiTheme="minorEastAsia" w:hint="eastAsia"/>
          <w:rPrChange w:id="3166" w:author="JY0225" w:date="2017-08-24T11:19:00Z">
            <w:rPr>
              <w:rFonts w:hint="eastAsia"/>
            </w:rPr>
          </w:rPrChange>
        </w:rPr>
        <w:t>图</w:t>
      </w:r>
      <w:r w:rsidR="007C380E" w:rsidRPr="00B207B1">
        <w:rPr>
          <w:rFonts w:hAnsiTheme="minorEastAsia"/>
          <w:rPrChange w:id="3167" w:author="JY0225" w:date="2017-08-24T11:19:00Z">
            <w:rPr/>
          </w:rPrChange>
        </w:rPr>
        <w:t xml:space="preserve">4-8 </w:t>
      </w:r>
      <w:r w:rsidRPr="00B207B1">
        <w:rPr>
          <w:rFonts w:hAnsiTheme="minorEastAsia" w:hint="eastAsia"/>
          <w:rPrChange w:id="3168" w:author="JY0225" w:date="2017-08-24T11:19:00Z">
            <w:rPr>
              <w:rFonts w:hint="eastAsia"/>
            </w:rPr>
          </w:rPrChange>
        </w:rPr>
        <w:t>云</w:t>
      </w:r>
      <w:r w:rsidR="00476838" w:rsidRPr="00B207B1">
        <w:rPr>
          <w:rFonts w:hAnsiTheme="minorEastAsia" w:hint="eastAsia"/>
          <w:rPrChange w:id="3169" w:author="JY0225" w:date="2017-08-24T11:19:00Z">
            <w:rPr>
              <w:rFonts w:hint="eastAsia"/>
            </w:rPr>
          </w:rPrChange>
        </w:rPr>
        <w:t>备份</w:t>
      </w:r>
      <w:r w:rsidRPr="00B207B1">
        <w:rPr>
          <w:rFonts w:hAnsiTheme="minorEastAsia" w:hint="eastAsia"/>
          <w:rPrChange w:id="3170" w:author="JY0225" w:date="2017-08-24T11:19:00Z">
            <w:rPr>
              <w:rFonts w:hint="eastAsia"/>
            </w:rPr>
          </w:rPrChange>
        </w:rPr>
        <w:t>中间件</w:t>
      </w:r>
      <w:r w:rsidR="00044595" w:rsidRPr="00B207B1">
        <w:rPr>
          <w:rFonts w:hAnsiTheme="minorEastAsia" w:hint="eastAsia"/>
          <w:rPrChange w:id="3171" w:author="JY0225" w:date="2017-08-24T11:19:00Z">
            <w:rPr>
              <w:rFonts w:hint="eastAsia"/>
            </w:rPr>
          </w:rPrChange>
        </w:rPr>
        <w:t>系统</w:t>
      </w:r>
      <w:r w:rsidRPr="00B207B1">
        <w:rPr>
          <w:rFonts w:hAnsiTheme="minorEastAsia" w:hint="eastAsia"/>
          <w:rPrChange w:id="3172"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173" w:author="JY0225" w:date="2017-08-22T19:42:00Z"/>
          <w:rFonts w:hAnsiTheme="minorEastAsia"/>
          <w:rPrChange w:id="3174" w:author="JY0225" w:date="2017-08-24T11:18:00Z">
            <w:rPr>
              <w:del w:id="3175" w:author="JY0225" w:date="2017-08-22T19:42:00Z"/>
            </w:rPr>
          </w:rPrChange>
        </w:rPr>
      </w:pPr>
      <w:ins w:id="3176" w:author="JY0225" w:date="2017-08-23T15:35:00Z">
        <w:r w:rsidRPr="00B207B1">
          <w:rPr>
            <w:rFonts w:hAnsiTheme="minorEastAsia" w:hint="eastAsia"/>
            <w:rPrChange w:id="3177" w:author="JY0225" w:date="2017-08-24T11:18:00Z">
              <w:rPr>
                <w:rFonts w:hint="eastAsia"/>
              </w:rPr>
            </w:rPrChange>
          </w:rPr>
          <w:t>如图</w:t>
        </w:r>
        <w:r w:rsidRPr="00B207B1">
          <w:rPr>
            <w:rFonts w:hAnsiTheme="minorEastAsia"/>
            <w:rPrChange w:id="3178" w:author="JY0225" w:date="2017-08-24T11:18:00Z">
              <w:rPr/>
            </w:rPrChange>
          </w:rPr>
          <w:t>4-8</w:t>
        </w:r>
        <w:r w:rsidRPr="00B207B1">
          <w:rPr>
            <w:rFonts w:hAnsiTheme="minorEastAsia" w:hint="eastAsia"/>
            <w:rPrChange w:id="3179" w:author="JY0225" w:date="2017-08-24T11:18:00Z">
              <w:rPr>
                <w:rFonts w:hint="eastAsia"/>
              </w:rPr>
            </w:rPrChange>
          </w:rPr>
          <w:t>所示，</w:t>
        </w:r>
      </w:ins>
      <w:r w:rsidRPr="00B207B1">
        <w:rPr>
          <w:rFonts w:hAnsiTheme="minorEastAsia" w:hint="eastAsia"/>
          <w:rPrChange w:id="3180" w:author="JY0225" w:date="2017-08-24T11:18:00Z">
            <w:rPr>
              <w:rFonts w:hint="eastAsia"/>
            </w:rPr>
          </w:rPrChange>
        </w:rPr>
        <w:t>中间件接收到用户上传文件的指令时，首先获取待上传文件的信息，包括文件大小和</w:t>
      </w:r>
      <w:r w:rsidRPr="00B207B1">
        <w:rPr>
          <w:rFonts w:hAnsiTheme="minorEastAsia"/>
          <w:rPrChange w:id="3181" w:author="JY0225" w:date="2017-08-24T11:18:00Z">
            <w:rPr/>
          </w:rPrChange>
        </w:rPr>
        <w:t>MD5</w:t>
      </w:r>
      <w:r w:rsidR="000531C6">
        <w:rPr>
          <w:rFonts w:hAnsiTheme="minorEastAsia" w:hint="eastAsia"/>
        </w:rPr>
        <w:t>值等</w:t>
      </w:r>
      <w:r w:rsidRPr="00B207B1">
        <w:rPr>
          <w:rFonts w:hAnsiTheme="minorEastAsia" w:hint="eastAsia"/>
          <w:rPrChange w:id="3182" w:author="JY0225" w:date="2017-08-24T11:18:00Z">
            <w:rPr>
              <w:rFonts w:hint="eastAsia"/>
            </w:rPr>
          </w:rPrChange>
        </w:rPr>
        <w:t>，根据数据库中记录的服务器端的文件信息，通过</w:t>
      </w:r>
      <w:r w:rsidRPr="00B207B1">
        <w:rPr>
          <w:rFonts w:hAnsiTheme="minorEastAsia"/>
          <w:rPrChange w:id="3183" w:author="JY0225" w:date="2017-08-24T11:18:00Z">
            <w:rPr/>
          </w:rPrChange>
        </w:rPr>
        <w:t>MD5</w:t>
      </w:r>
      <w:r w:rsidRPr="00B207B1">
        <w:rPr>
          <w:rFonts w:hAnsiTheme="minorEastAsia" w:hint="eastAsia"/>
          <w:rPrChange w:id="3184" w:author="JY0225" w:date="2017-08-24T11:18:00Z">
            <w:rPr>
              <w:rFonts w:hint="eastAsia"/>
            </w:rPr>
          </w:rPrChange>
        </w:rPr>
        <w:t>值校验，判断服务器中是否存在该文件。若服务器中存在该文件，</w:t>
      </w:r>
      <w:r w:rsidRPr="00B207B1">
        <w:rPr>
          <w:rFonts w:hAnsiTheme="minorEastAsia"/>
          <w:rPrChange w:id="3185" w:author="JY0225" w:date="2017-08-24T11:18:00Z">
            <w:rPr/>
          </w:rPrChange>
        </w:rPr>
        <w:t xml:space="preserve"> </w:t>
      </w:r>
      <w:r w:rsidRPr="00B207B1">
        <w:rPr>
          <w:rFonts w:hAnsiTheme="minorEastAsia" w:hint="eastAsia"/>
          <w:rPrChange w:id="3186"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187" w:author="JY0225" w:date="2017-08-22T19:38:00Z"/>
          <w:rFonts w:hAnsiTheme="minorEastAsia"/>
          <w:rPrChange w:id="3188" w:author="JY0225" w:date="2017-08-24T11:18:00Z">
            <w:rPr>
              <w:ins w:id="3189" w:author="JY0225" w:date="2017-08-22T19:38:00Z"/>
            </w:rPr>
          </w:rPrChange>
        </w:rPr>
        <w:pPrChange w:id="3190" w:author="JY0225" w:date="2017-08-22T19:42:00Z">
          <w:pPr>
            <w:jc w:val="center"/>
          </w:pPr>
        </w:pPrChange>
      </w:pPr>
      <w:del w:id="3191" w:author="JY0225" w:date="2017-08-22T19:42:00Z">
        <w:r w:rsidRPr="00B207B1" w:rsidDel="00282407">
          <w:rPr>
            <w:rFonts w:hAnsiTheme="minorEastAsia"/>
            <w:noProof/>
            <w:rPrChange w:id="3192"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193" w:author="JY0225" w:date="2017-08-24T11:19:00Z">
            <w:rPr>
              <w:bCs/>
            </w:rPr>
          </w:rPrChange>
        </w:rPr>
        <w:pPrChange w:id="3194" w:author="JY0225" w:date="2017-08-24T11:19:00Z">
          <w:pPr>
            <w:ind w:firstLine="420"/>
          </w:pPr>
        </w:pPrChange>
      </w:pPr>
      <w:r w:rsidRPr="00B207B1">
        <w:rPr>
          <w:rFonts w:hAnsiTheme="minorEastAsia"/>
          <w:bCs/>
          <w:rPrChange w:id="3195" w:author="JY0225" w:date="2017-08-24T11:19:00Z">
            <w:rPr>
              <w:bCs/>
            </w:rPr>
          </w:rPrChange>
        </w:rPr>
        <w:t>2</w:t>
      </w:r>
      <w:r w:rsidRPr="00B207B1">
        <w:rPr>
          <w:rFonts w:hAnsiTheme="minorEastAsia" w:hint="eastAsia"/>
          <w:bCs/>
          <w:rPrChange w:id="3196" w:author="JY0225" w:date="2017-08-24T11:19:00Z">
            <w:rPr>
              <w:rFonts w:hint="eastAsia"/>
              <w:bCs/>
            </w:rPr>
          </w:rPrChange>
        </w:rPr>
        <w:t>）</w:t>
      </w:r>
      <w:r w:rsidR="007E3BC9" w:rsidRPr="00B207B1">
        <w:rPr>
          <w:rFonts w:hAnsiTheme="minorEastAsia"/>
          <w:bCs/>
          <w:rPrChange w:id="3197" w:author="JY0225" w:date="2017-08-24T11:19:00Z">
            <w:rPr>
              <w:bCs/>
            </w:rPr>
          </w:rPrChange>
        </w:rPr>
        <w:t xml:space="preserve"> </w:t>
      </w:r>
      <w:r w:rsidR="007E3BC9" w:rsidRPr="00B207B1">
        <w:rPr>
          <w:rFonts w:hAnsiTheme="minorEastAsia" w:hint="eastAsia"/>
          <w:bCs/>
          <w:rPrChange w:id="3198"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199" w:author="JY0225" w:date="2017-08-24T11:19:00Z">
            <w:rPr>
              <w:rFonts w:ascii="Times New Roman" w:hAnsi="Times New Roman"/>
            </w:rPr>
          </w:rPrChange>
        </w:rPr>
        <w:pPrChange w:id="3200" w:author="JY0225" w:date="2017-08-24T11:19:00Z">
          <w:pPr>
            <w:spacing w:line="360" w:lineRule="auto"/>
            <w:ind w:firstLine="420"/>
          </w:pPr>
        </w:pPrChange>
      </w:pPr>
      <w:ins w:id="3201" w:author="JY0225" w:date="2017-08-23T15:35:00Z">
        <w:r w:rsidRPr="00B207B1">
          <w:rPr>
            <w:rFonts w:hAnsiTheme="minorEastAsia" w:hint="eastAsia"/>
            <w:rPrChange w:id="3202" w:author="JY0225" w:date="2017-08-24T11:19:00Z">
              <w:rPr>
                <w:rFonts w:hint="eastAsia"/>
              </w:rPr>
            </w:rPrChange>
          </w:rPr>
          <w:t>如图</w:t>
        </w:r>
        <w:r w:rsidRPr="00B207B1">
          <w:rPr>
            <w:rFonts w:hAnsiTheme="minorEastAsia"/>
            <w:rPrChange w:id="3203" w:author="JY0225" w:date="2017-08-24T11:19:00Z">
              <w:rPr/>
            </w:rPrChange>
          </w:rPr>
          <w:t>4-9</w:t>
        </w:r>
        <w:r w:rsidRPr="00B207B1">
          <w:rPr>
            <w:rFonts w:hAnsiTheme="minorEastAsia" w:hint="eastAsia"/>
            <w:rPrChange w:id="3204" w:author="JY0225" w:date="2017-08-24T11:19:00Z">
              <w:rPr>
                <w:rFonts w:hint="eastAsia"/>
              </w:rPr>
            </w:rPrChange>
          </w:rPr>
          <w:t>所示，</w:t>
        </w:r>
      </w:ins>
      <w:r w:rsidR="008C6E13" w:rsidRPr="00B207B1">
        <w:rPr>
          <w:rFonts w:hAnsiTheme="minorEastAsia" w:hint="eastAsia"/>
          <w:rPrChange w:id="3205" w:author="JY0225" w:date="2017-08-24T11:19:00Z">
            <w:rPr>
              <w:rFonts w:ascii="Times New Roman" w:hAnsi="Times New Roman" w:hint="eastAsia"/>
            </w:rPr>
          </w:rPrChange>
        </w:rPr>
        <w:t>中间件</w:t>
      </w:r>
      <w:r w:rsidR="0072169E" w:rsidRPr="00B207B1">
        <w:rPr>
          <w:rFonts w:hAnsiTheme="minorEastAsia" w:hint="eastAsia"/>
          <w:rPrChange w:id="3206" w:author="JY0225" w:date="2017-08-24T11:19:00Z">
            <w:rPr>
              <w:rFonts w:ascii="Times New Roman" w:hAnsi="Times New Roman" w:hint="eastAsia"/>
            </w:rPr>
          </w:rPrChange>
        </w:rPr>
        <w:t>接收</w:t>
      </w:r>
      <w:r w:rsidR="008C6E13" w:rsidRPr="00B207B1">
        <w:rPr>
          <w:rFonts w:hAnsiTheme="minorEastAsia" w:hint="eastAsia"/>
          <w:rPrChange w:id="3207"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208" w:author="JY0225" w:date="2017-08-24T11:19:00Z">
            <w:rPr>
              <w:rFonts w:ascii="Times New Roman" w:hAnsi="Times New Roman" w:hint="eastAsia"/>
            </w:rPr>
          </w:rPrChange>
        </w:rPr>
        <w:t>信息，根据</w:t>
      </w:r>
      <w:r w:rsidR="0072169E" w:rsidRPr="00B207B1">
        <w:rPr>
          <w:rFonts w:hAnsiTheme="minorEastAsia"/>
          <w:rPrChange w:id="3209" w:author="JY0225" w:date="2017-08-24T11:19:00Z">
            <w:rPr>
              <w:rFonts w:ascii="Times New Roman" w:hAnsi="Times New Roman"/>
            </w:rPr>
          </w:rPrChange>
        </w:rPr>
        <w:t>MD5</w:t>
      </w:r>
      <w:r w:rsidR="0072169E" w:rsidRPr="00B207B1">
        <w:rPr>
          <w:rFonts w:hAnsiTheme="minorEastAsia" w:hint="eastAsia"/>
          <w:rPrChange w:id="3210"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211"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212"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213" w:author="JY0225" w:date="2017-08-22T19:45:00Z">
        <w:r w:rsidR="00101347" w:rsidRPr="00B207B1">
          <w:object w:dxaOrig="9363" w:dyaOrig="5666" w14:anchorId="10AC608D">
            <v:shape id="_x0000_i1041" type="#_x0000_t75" style="width:313.95pt;height:190.9pt" o:ole="">
              <v:imagedata r:id="rId67" o:title=""/>
            </v:shape>
            <o:OLEObject Type="Embed" ProgID="Visio.Drawing.15" ShapeID="_x0000_i1041" DrawAspect="Content" ObjectID="_1570370708" r:id="rId68"/>
          </w:object>
        </w:r>
      </w:ins>
    </w:p>
    <w:p w14:paraId="5E29AEE3" w14:textId="6C39B4E8" w:rsidR="004E7101" w:rsidRPr="00B207B1" w:rsidRDefault="004E7101">
      <w:pPr>
        <w:spacing w:line="400" w:lineRule="exact"/>
        <w:ind w:firstLineChars="200" w:firstLine="480"/>
        <w:jc w:val="center"/>
        <w:rPr>
          <w:rFonts w:hAnsiTheme="minorEastAsia"/>
          <w:rPrChange w:id="3214" w:author="JY0225" w:date="2017-08-24T11:19:00Z">
            <w:rPr>
              <w:rFonts w:ascii="Times New Roman" w:hAnsi="Times New Roman"/>
            </w:rPr>
          </w:rPrChange>
        </w:rPr>
        <w:pPrChange w:id="3215" w:author="JY0225" w:date="2017-08-24T11:19:00Z">
          <w:pPr>
            <w:spacing w:line="360" w:lineRule="auto"/>
            <w:ind w:firstLineChars="200" w:firstLine="480"/>
            <w:jc w:val="center"/>
          </w:pPr>
        </w:pPrChange>
      </w:pPr>
      <w:r w:rsidRPr="00B207B1">
        <w:rPr>
          <w:rFonts w:hAnsiTheme="minorEastAsia" w:hint="eastAsia"/>
          <w:rPrChange w:id="3216" w:author="JY0225" w:date="2017-08-24T11:19:00Z">
            <w:rPr>
              <w:rFonts w:ascii="Times New Roman" w:hAnsi="Times New Roman" w:hint="eastAsia"/>
            </w:rPr>
          </w:rPrChange>
        </w:rPr>
        <w:t>图</w:t>
      </w:r>
      <w:r w:rsidR="00401E29" w:rsidRPr="00B207B1">
        <w:rPr>
          <w:rFonts w:hAnsiTheme="minorEastAsia"/>
          <w:rPrChange w:id="3217" w:author="JY0225" w:date="2017-08-24T11:19:00Z">
            <w:rPr>
              <w:rFonts w:ascii="Times New Roman" w:hAnsi="Times New Roman"/>
            </w:rPr>
          </w:rPrChange>
        </w:rPr>
        <w:t>4-9</w:t>
      </w:r>
      <w:r w:rsidRPr="00B207B1">
        <w:rPr>
          <w:rFonts w:hAnsiTheme="minorEastAsia" w:hint="eastAsia"/>
          <w:rPrChange w:id="3218" w:author="JY0225" w:date="2017-08-24T11:19:00Z">
            <w:rPr>
              <w:rFonts w:ascii="Times New Roman" w:hAnsi="Times New Roman" w:hint="eastAsia"/>
            </w:rPr>
          </w:rPrChange>
        </w:rPr>
        <w:t>云备份中间件</w:t>
      </w:r>
      <w:r w:rsidR="00E53012" w:rsidRPr="00B207B1">
        <w:rPr>
          <w:rFonts w:hAnsiTheme="minorEastAsia" w:hint="eastAsia"/>
          <w:rPrChange w:id="3219" w:author="JY0225" w:date="2017-08-24T11:19:00Z">
            <w:rPr>
              <w:rFonts w:ascii="Times New Roman" w:hAnsi="Times New Roman" w:hint="eastAsia"/>
            </w:rPr>
          </w:rPrChange>
        </w:rPr>
        <w:t>系统</w:t>
      </w:r>
      <w:r w:rsidRPr="00B207B1">
        <w:rPr>
          <w:rFonts w:hAnsiTheme="minorEastAsia" w:hint="eastAsia"/>
          <w:rPrChange w:id="3220"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221" w:name="_Toc49254547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221"/>
    </w:p>
    <w:p w14:paraId="7922A4E6" w14:textId="6C352792" w:rsidR="006617BB" w:rsidRPr="00B207B1" w:rsidRDefault="006617BB">
      <w:pPr>
        <w:spacing w:afterLines="30" w:after="93" w:line="400" w:lineRule="exact"/>
        <w:ind w:firstLineChars="200" w:firstLine="480"/>
        <w:pPrChange w:id="3222"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00CD0508">
        <w:rPr>
          <w:rFonts w:hint="eastAsia"/>
        </w:rPr>
        <w:t>不匹配。多应用</w:t>
      </w:r>
      <w:r w:rsidRPr="00B207B1">
        <w:rPr>
          <w:rFonts w:hint="eastAsia"/>
        </w:rPr>
        <w:t>适配模块的主要的目标是完成不同客户端和服务之间</w:t>
      </w:r>
      <w:r w:rsidR="00751D65">
        <w:rPr>
          <w:rFonts w:hint="eastAsia"/>
        </w:rPr>
        <w:t>请求</w:t>
      </w:r>
      <w:r w:rsidR="00CD0508">
        <w:rPr>
          <w:rFonts w:hint="eastAsia"/>
        </w:rPr>
        <w:t>的适配。以下展示的是多应用</w:t>
      </w:r>
      <w:r w:rsidRPr="00B207B1">
        <w:rPr>
          <w:rFonts w:hint="eastAsia"/>
        </w:rPr>
        <w:t>适配模块进行命令接口转换时的流程设计。</w:t>
      </w:r>
    </w:p>
    <w:p w14:paraId="411CF821" w14:textId="30FA5F0D" w:rsidR="006617BB" w:rsidRPr="00B207B1" w:rsidRDefault="002C3D62" w:rsidP="00762481">
      <w:pPr>
        <w:jc w:val="center"/>
      </w:pPr>
      <w:ins w:id="3223" w:author="JY0225" w:date="2017-08-22T19:50:00Z">
        <w:r w:rsidRPr="00B207B1">
          <w:object w:dxaOrig="6234" w:dyaOrig="7389" w14:anchorId="4000B12D">
            <v:shape id="_x0000_i1042" type="#_x0000_t75" style="width:199.25pt;height:232.75pt" o:ole="">
              <v:imagedata r:id="rId69" o:title=""/>
            </v:shape>
            <o:OLEObject Type="Embed" ProgID="Visio.Drawing.15" ShapeID="_x0000_i1042" DrawAspect="Content" ObjectID="_1570370709" r:id="rId70"/>
          </w:object>
        </w:r>
      </w:ins>
      <w:del w:id="3224"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1">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225" w:author="JY0225" w:date="2017-08-24T11:20:00Z">
            <w:rPr>
              <w:color w:val="000000" w:themeColor="text1"/>
            </w:rPr>
          </w:rPrChange>
        </w:rPr>
        <w:pPrChange w:id="3226" w:author="JY0225" w:date="2017-08-24T11:20:00Z">
          <w:pPr>
            <w:spacing w:line="360" w:lineRule="auto"/>
            <w:ind w:left="420"/>
            <w:jc w:val="center"/>
          </w:pPr>
        </w:pPrChange>
      </w:pPr>
      <w:r w:rsidRPr="00B207B1">
        <w:rPr>
          <w:rFonts w:hAnsiTheme="minorEastAsia" w:hint="eastAsia"/>
          <w:color w:val="000000" w:themeColor="text1"/>
          <w:rPrChange w:id="3227" w:author="JY0225" w:date="2017-08-24T11:20:00Z">
            <w:rPr>
              <w:rFonts w:hint="eastAsia"/>
              <w:color w:val="000000" w:themeColor="text1"/>
            </w:rPr>
          </w:rPrChange>
        </w:rPr>
        <w:t>图</w:t>
      </w:r>
      <w:r w:rsidR="00773488" w:rsidRPr="00B207B1">
        <w:rPr>
          <w:rFonts w:hAnsiTheme="minorEastAsia"/>
          <w:color w:val="000000" w:themeColor="text1"/>
          <w:rPrChange w:id="3228" w:author="JY0225" w:date="2017-08-24T11:20:00Z">
            <w:rPr>
              <w:color w:val="000000" w:themeColor="text1"/>
            </w:rPr>
          </w:rPrChange>
        </w:rPr>
        <w:t>4-10</w:t>
      </w:r>
      <w:r w:rsidR="00243CC7" w:rsidRPr="00B207B1">
        <w:rPr>
          <w:rFonts w:hAnsiTheme="minorEastAsia"/>
          <w:color w:val="000000" w:themeColor="text1"/>
          <w:rPrChange w:id="3229" w:author="JY0225" w:date="2017-08-24T11:20:00Z">
            <w:rPr>
              <w:color w:val="000000" w:themeColor="text1"/>
            </w:rPr>
          </w:rPrChange>
        </w:rPr>
        <w:t xml:space="preserve"> </w:t>
      </w:r>
      <w:r w:rsidRPr="00B207B1">
        <w:rPr>
          <w:rFonts w:hAnsiTheme="minorEastAsia" w:hint="eastAsia"/>
          <w:color w:val="000000" w:themeColor="text1"/>
          <w:rPrChange w:id="3230"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231" w:author="JY0225" w:date="2017-08-24T11:20:00Z">
            <w:rPr>
              <w:rFonts w:hint="eastAsia"/>
              <w:color w:val="000000" w:themeColor="text1"/>
            </w:rPr>
          </w:rPrChange>
        </w:rPr>
        <w:t>交互适配模块流程图</w:t>
      </w:r>
    </w:p>
    <w:p w14:paraId="1D2969E2" w14:textId="38144A74" w:rsidR="008924BE" w:rsidRPr="00B207B1" w:rsidDel="00B32D59" w:rsidRDefault="00B32D59">
      <w:pPr>
        <w:spacing w:line="400" w:lineRule="exact"/>
        <w:ind w:firstLine="420"/>
        <w:rPr>
          <w:del w:id="3232" w:author="JY0225" w:date="2017-08-23T15:36:00Z"/>
          <w:rFonts w:hAnsiTheme="minorEastAsia"/>
          <w:color w:val="000000" w:themeColor="text1"/>
          <w:rPrChange w:id="3233" w:author="微软用户" w:date="2017-08-24T21:23:00Z">
            <w:rPr>
              <w:del w:id="3234" w:author="JY0225" w:date="2017-08-23T15:36:00Z"/>
              <w:color w:val="000000" w:themeColor="text1"/>
            </w:rPr>
          </w:rPrChange>
        </w:rPr>
        <w:pPrChange w:id="3235" w:author="JY0225" w:date="2017-08-24T11:20:00Z">
          <w:pPr>
            <w:spacing w:line="360" w:lineRule="auto"/>
            <w:ind w:firstLine="420"/>
          </w:pPr>
        </w:pPrChange>
      </w:pPr>
      <w:ins w:id="3236" w:author="JY0225" w:date="2017-08-23T15:35:00Z">
        <w:r w:rsidRPr="00B207B1">
          <w:rPr>
            <w:rFonts w:hAnsiTheme="minorEastAsia" w:hint="eastAsia"/>
            <w:rPrChange w:id="3237" w:author="JY0225" w:date="2017-08-24T11:20:00Z">
              <w:rPr>
                <w:rFonts w:hint="eastAsia"/>
              </w:rPr>
            </w:rPrChange>
          </w:rPr>
          <w:t>如图</w:t>
        </w:r>
        <w:r w:rsidRPr="00B207B1">
          <w:rPr>
            <w:rFonts w:hAnsiTheme="minorEastAsia"/>
            <w:rPrChange w:id="3238" w:author="JY0225" w:date="2017-08-24T11:20:00Z">
              <w:rPr/>
            </w:rPrChange>
          </w:rPr>
          <w:t>4-10</w:t>
        </w:r>
        <w:r w:rsidRPr="00B207B1">
          <w:rPr>
            <w:rFonts w:hAnsiTheme="minorEastAsia" w:hint="eastAsia"/>
            <w:rPrChange w:id="3239" w:author="JY0225" w:date="2017-08-24T11:20:00Z">
              <w:rPr>
                <w:rFonts w:hint="eastAsia"/>
              </w:rPr>
            </w:rPrChange>
          </w:rPr>
          <w:t>所示，</w:t>
        </w:r>
      </w:ins>
      <w:r w:rsidR="003E11B4">
        <w:rPr>
          <w:rFonts w:hAnsiTheme="minorEastAsia" w:hint="eastAsia"/>
          <w:color w:val="000000" w:themeColor="text1"/>
        </w:rPr>
        <w:t>多应用适配模块接收到客户端</w:t>
      </w:r>
      <w:r w:rsidR="008924BE" w:rsidRPr="00B207B1">
        <w:rPr>
          <w:rFonts w:hAnsiTheme="minorEastAsia" w:hint="eastAsia"/>
          <w:color w:val="000000" w:themeColor="text1"/>
          <w:rPrChange w:id="3240" w:author="JY0225" w:date="2017-08-24T11:20:00Z">
            <w:rPr>
              <w:rFonts w:hint="eastAsia"/>
              <w:color w:val="000000" w:themeColor="text1"/>
            </w:rPr>
          </w:rPrChange>
        </w:rPr>
        <w:t>发送的指令后，首先判断该指令中</w:t>
      </w:r>
      <w:ins w:id="3241" w:author="JY0225" w:date="2017-08-23T15:36:00Z">
        <w:r w:rsidRPr="00B207B1">
          <w:rPr>
            <w:rFonts w:hAnsiTheme="minorEastAsia" w:hint="eastAsia"/>
            <w:color w:val="000000" w:themeColor="text1"/>
            <w:rPrChange w:id="3242" w:author="JY0225" w:date="2017-08-24T11:20:00Z">
              <w:rPr>
                <w:rFonts w:hint="eastAsia"/>
                <w:color w:val="000000" w:themeColor="text1"/>
              </w:rPr>
            </w:rPrChange>
          </w:rPr>
          <w:t>的</w:t>
        </w:r>
      </w:ins>
      <w:del w:id="3243" w:author="JY0225" w:date="2017-08-23T15:36:00Z">
        <w:r w:rsidR="008924BE" w:rsidRPr="00B207B1" w:rsidDel="00B32D59">
          <w:rPr>
            <w:rFonts w:hAnsiTheme="minorEastAsia" w:hint="eastAsia"/>
            <w:color w:val="000000" w:themeColor="text1"/>
            <w:rPrChange w:id="3244"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245" w:author="JY0225" w:date="2017-08-24T11:20:00Z">
            <w:rPr>
              <w:color w:val="000000" w:themeColor="text1"/>
            </w:rPr>
          </w:rPrChange>
        </w:rPr>
        <w:pPrChange w:id="3246" w:author="JY0225" w:date="2017-08-24T11:20:00Z">
          <w:pPr>
            <w:spacing w:line="360" w:lineRule="auto"/>
          </w:pPr>
        </w:pPrChange>
      </w:pPr>
      <w:r w:rsidRPr="00B207B1">
        <w:rPr>
          <w:rFonts w:hAnsiTheme="minorEastAsia" w:hint="eastAsia"/>
          <w:color w:val="000000" w:themeColor="text1"/>
          <w:rPrChange w:id="3247" w:author="微软用户" w:date="2017-08-24T21:23:00Z">
            <w:rPr>
              <w:rFonts w:hint="eastAsia"/>
              <w:color w:val="000000" w:themeColor="text1"/>
            </w:rPr>
          </w:rPrChange>
        </w:rPr>
        <w:t>请求</w:t>
      </w:r>
      <w:del w:id="3248" w:author="JY0225" w:date="2017-08-23T15:36:00Z">
        <w:r w:rsidRPr="00B207B1" w:rsidDel="00B32D59">
          <w:rPr>
            <w:rFonts w:hAnsiTheme="minorEastAsia" w:hint="eastAsia"/>
            <w:color w:val="000000" w:themeColor="text1"/>
            <w:rPrChange w:id="3249"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250" w:author="微软用户" w:date="2017-08-24T21:23:00Z">
            <w:rPr>
              <w:rFonts w:hint="eastAsia"/>
              <w:color w:val="000000" w:themeColor="text1"/>
            </w:rPr>
          </w:rPrChange>
        </w:rPr>
        <w:t>是否可以分解为若干个子功能，若能分解为若干个子功能，</w:t>
      </w:r>
      <w:ins w:id="3251" w:author="微软用户" w:date="2017-08-24T21:23:00Z">
        <w:r w:rsidR="00AB26BC" w:rsidRPr="00B207B1">
          <w:rPr>
            <w:rFonts w:hAnsiTheme="minorEastAsia" w:hint="eastAsia"/>
            <w:color w:val="000000" w:themeColor="text1"/>
          </w:rPr>
          <w:t>如删除会话信息请求需要分解成为</w:t>
        </w:r>
      </w:ins>
      <w:ins w:id="3252"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253"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254" w:author="微软用户" w:date="2017-08-24T21:23:00Z">
            <w:rPr>
              <w:rFonts w:hint="eastAsia"/>
              <w:color w:val="000000" w:themeColor="text1"/>
            </w:rPr>
          </w:rPrChange>
        </w:rPr>
        <w:t>则先将指令分解然后逐一适配，</w:t>
      </w:r>
      <w:r w:rsidRPr="00B207B1">
        <w:rPr>
          <w:rFonts w:hAnsiTheme="minorEastAsia" w:hint="eastAsia"/>
          <w:color w:val="000000" w:themeColor="text1"/>
          <w:rPrChange w:id="3255" w:author="微软用户" w:date="2017-08-24T21:23:00Z">
            <w:rPr>
              <w:rFonts w:hint="eastAsia"/>
              <w:color w:val="000000" w:themeColor="text1"/>
            </w:rPr>
          </w:rPrChange>
        </w:rPr>
        <w:lastRenderedPageBreak/>
        <w:t>并将适配后的指令交给控制模块处理，最后将处理后的结果</w:t>
      </w:r>
      <w:r w:rsidRPr="00B207B1">
        <w:rPr>
          <w:rFonts w:hAnsiTheme="minorEastAsia" w:hint="eastAsia"/>
          <w:color w:val="000000" w:themeColor="text1"/>
          <w:rPrChange w:id="3256"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257" w:name="_Toc488833235"/>
      <w:bookmarkStart w:id="3258" w:name="_Toc488850472"/>
      <w:bookmarkStart w:id="3259" w:name="_Toc488874489"/>
      <w:bookmarkStart w:id="3260" w:name="_Toc488874568"/>
      <w:bookmarkStart w:id="3261" w:name="_Toc488874647"/>
      <w:bookmarkStart w:id="3262" w:name="_Toc488874726"/>
      <w:bookmarkStart w:id="3263" w:name="_Toc488875097"/>
      <w:bookmarkStart w:id="3264" w:name="_Toc488916856"/>
      <w:bookmarkStart w:id="3265" w:name="_Toc488916934"/>
      <w:bookmarkStart w:id="3266" w:name="_Toc488926354"/>
      <w:bookmarkStart w:id="3267" w:name="_Toc488926433"/>
      <w:bookmarkStart w:id="3268" w:name="_Toc488926837"/>
      <w:bookmarkStart w:id="3269" w:name="_Toc488927671"/>
      <w:bookmarkStart w:id="3270" w:name="_Toc488927752"/>
      <w:bookmarkStart w:id="3271" w:name="_Toc488948487"/>
      <w:bookmarkStart w:id="3272" w:name="_Toc488956598"/>
      <w:bookmarkStart w:id="3273" w:name="_Toc489026190"/>
      <w:bookmarkStart w:id="3274" w:name="_Toc489032618"/>
      <w:bookmarkStart w:id="3275" w:name="_Toc489103411"/>
      <w:bookmarkStart w:id="3276" w:name="_Toc489195678"/>
      <w:bookmarkStart w:id="3277" w:name="_Toc489215666"/>
      <w:bookmarkStart w:id="3278" w:name="_Toc489217200"/>
      <w:bookmarkStart w:id="3279" w:name="_Toc489298473"/>
      <w:bookmarkStart w:id="3280" w:name="_Toc489446979"/>
      <w:bookmarkStart w:id="3281" w:name="_Toc489518444"/>
      <w:bookmarkStart w:id="3282" w:name="_Toc489543835"/>
      <w:bookmarkStart w:id="3283" w:name="_Toc489689108"/>
      <w:bookmarkStart w:id="3284" w:name="_Toc489707607"/>
      <w:bookmarkStart w:id="3285" w:name="_Toc489712134"/>
      <w:bookmarkStart w:id="3286" w:name="_Toc489780756"/>
      <w:bookmarkStart w:id="3287" w:name="_Toc489795677"/>
      <w:bookmarkStart w:id="3288" w:name="_Toc489820427"/>
      <w:bookmarkStart w:id="3289" w:name="_Toc489899098"/>
      <w:bookmarkStart w:id="3290" w:name="_Toc489907809"/>
      <w:bookmarkStart w:id="3291" w:name="_Toc489991404"/>
      <w:bookmarkStart w:id="3292" w:name="_Toc490056577"/>
      <w:bookmarkStart w:id="3293" w:name="_Toc490467097"/>
      <w:bookmarkStart w:id="3294" w:name="_Toc490470951"/>
      <w:bookmarkStart w:id="3295" w:name="_Toc490474162"/>
      <w:bookmarkStart w:id="3296" w:name="_Toc490477151"/>
      <w:bookmarkStart w:id="3297" w:name="_Toc490860353"/>
      <w:bookmarkStart w:id="3298" w:name="_Toc490860691"/>
      <w:bookmarkStart w:id="3299" w:name="_Toc490943123"/>
      <w:bookmarkStart w:id="3300" w:name="_Toc490994528"/>
      <w:bookmarkStart w:id="3301" w:name="_Toc491202476"/>
      <w:bookmarkStart w:id="3302" w:name="_Toc491260541"/>
      <w:bookmarkStart w:id="3303" w:name="_Toc491268925"/>
      <w:bookmarkStart w:id="3304" w:name="_Toc491334852"/>
      <w:bookmarkStart w:id="3305" w:name="_Toc491335248"/>
      <w:bookmarkStart w:id="3306" w:name="_Toc491352008"/>
      <w:bookmarkStart w:id="3307" w:name="_Toc491376030"/>
      <w:bookmarkStart w:id="3308" w:name="_Toc491376358"/>
      <w:bookmarkStart w:id="3309" w:name="_Toc491606283"/>
      <w:bookmarkStart w:id="3310" w:name="_Toc491764328"/>
      <w:bookmarkStart w:id="3311" w:name="_Toc491863258"/>
      <w:bookmarkStart w:id="3312" w:name="_Toc491870920"/>
      <w:bookmarkStart w:id="3313" w:name="_Toc491878138"/>
      <w:bookmarkStart w:id="3314" w:name="_Toc491881627"/>
      <w:bookmarkStart w:id="3315" w:name="_Toc491947101"/>
      <w:bookmarkStart w:id="3316" w:name="_Toc491947677"/>
      <w:bookmarkStart w:id="3317" w:name="_Toc491948557"/>
      <w:bookmarkStart w:id="3318" w:name="_Toc491949273"/>
      <w:bookmarkStart w:id="3319" w:name="_Toc491950558"/>
      <w:bookmarkStart w:id="3320" w:name="_Toc491952446"/>
      <w:bookmarkStart w:id="3321" w:name="_Toc492295893"/>
      <w:bookmarkStart w:id="3322" w:name="_Toc492299759"/>
      <w:bookmarkStart w:id="3323" w:name="_Toc492301461"/>
      <w:bookmarkStart w:id="3324" w:name="_Toc492545471"/>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325" w:name="_Toc488833236"/>
      <w:bookmarkStart w:id="3326" w:name="_Toc488850473"/>
      <w:bookmarkStart w:id="3327" w:name="_Toc488874490"/>
      <w:bookmarkStart w:id="3328" w:name="_Toc488874569"/>
      <w:bookmarkStart w:id="3329" w:name="_Toc488874648"/>
      <w:bookmarkStart w:id="3330" w:name="_Toc488874727"/>
      <w:bookmarkStart w:id="3331" w:name="_Toc488875098"/>
      <w:bookmarkStart w:id="3332" w:name="_Toc488916857"/>
      <w:bookmarkStart w:id="3333" w:name="_Toc488916935"/>
      <w:bookmarkStart w:id="3334" w:name="_Toc488926355"/>
      <w:bookmarkStart w:id="3335" w:name="_Toc488926434"/>
      <w:bookmarkStart w:id="3336" w:name="_Toc488926838"/>
      <w:bookmarkStart w:id="3337" w:name="_Toc488927672"/>
      <w:bookmarkStart w:id="3338" w:name="_Toc488927753"/>
      <w:bookmarkStart w:id="3339" w:name="_Toc488948488"/>
      <w:bookmarkStart w:id="3340" w:name="_Toc488956599"/>
      <w:bookmarkStart w:id="3341" w:name="_Toc489026191"/>
      <w:bookmarkStart w:id="3342" w:name="_Toc489032619"/>
      <w:bookmarkStart w:id="3343" w:name="_Toc489103412"/>
      <w:bookmarkStart w:id="3344" w:name="_Toc489195679"/>
      <w:bookmarkStart w:id="3345" w:name="_Toc489215667"/>
      <w:bookmarkStart w:id="3346" w:name="_Toc489217201"/>
      <w:bookmarkStart w:id="3347" w:name="_Toc489298474"/>
      <w:bookmarkStart w:id="3348" w:name="_Toc489446980"/>
      <w:bookmarkStart w:id="3349" w:name="_Toc489518445"/>
      <w:bookmarkStart w:id="3350" w:name="_Toc489543836"/>
      <w:bookmarkStart w:id="3351" w:name="_Toc489689109"/>
      <w:bookmarkStart w:id="3352" w:name="_Toc489707608"/>
      <w:bookmarkStart w:id="3353" w:name="_Toc489712135"/>
      <w:bookmarkStart w:id="3354" w:name="_Toc489780757"/>
      <w:bookmarkStart w:id="3355" w:name="_Toc489795678"/>
      <w:bookmarkStart w:id="3356" w:name="_Toc489820428"/>
      <w:bookmarkStart w:id="3357" w:name="_Toc489899099"/>
      <w:bookmarkStart w:id="3358" w:name="_Toc489907810"/>
      <w:bookmarkStart w:id="3359" w:name="_Toc489991405"/>
      <w:bookmarkStart w:id="3360" w:name="_Toc490056578"/>
      <w:bookmarkStart w:id="3361" w:name="_Toc490467098"/>
      <w:bookmarkStart w:id="3362" w:name="_Toc490470952"/>
      <w:bookmarkStart w:id="3363" w:name="_Toc490474163"/>
      <w:bookmarkStart w:id="3364" w:name="_Toc490477152"/>
      <w:bookmarkStart w:id="3365" w:name="_Toc490860354"/>
      <w:bookmarkStart w:id="3366" w:name="_Toc490860692"/>
      <w:bookmarkStart w:id="3367" w:name="_Toc490943124"/>
      <w:bookmarkStart w:id="3368" w:name="_Toc490994529"/>
      <w:bookmarkStart w:id="3369" w:name="_Toc491202477"/>
      <w:bookmarkStart w:id="3370" w:name="_Toc491260542"/>
      <w:bookmarkStart w:id="3371" w:name="_Toc491268926"/>
      <w:bookmarkStart w:id="3372" w:name="_Toc491334853"/>
      <w:bookmarkStart w:id="3373" w:name="_Toc491335249"/>
      <w:bookmarkStart w:id="3374" w:name="_Toc491352009"/>
      <w:bookmarkStart w:id="3375" w:name="_Toc491376031"/>
      <w:bookmarkStart w:id="3376" w:name="_Toc491376359"/>
      <w:bookmarkStart w:id="3377" w:name="_Toc491606284"/>
      <w:bookmarkStart w:id="3378" w:name="_Toc491764329"/>
      <w:bookmarkStart w:id="3379" w:name="_Toc491863259"/>
      <w:bookmarkStart w:id="3380" w:name="_Toc491870921"/>
      <w:bookmarkStart w:id="3381" w:name="_Toc491878139"/>
      <w:bookmarkStart w:id="3382" w:name="_Toc491881628"/>
      <w:bookmarkStart w:id="3383" w:name="_Toc491947102"/>
      <w:bookmarkStart w:id="3384" w:name="_Toc491947678"/>
      <w:bookmarkStart w:id="3385" w:name="_Toc491948558"/>
      <w:bookmarkStart w:id="3386" w:name="_Toc491949274"/>
      <w:bookmarkStart w:id="3387" w:name="_Toc491950559"/>
      <w:bookmarkStart w:id="3388" w:name="_Toc491952447"/>
      <w:bookmarkStart w:id="3389" w:name="_Toc492295894"/>
      <w:bookmarkStart w:id="3390" w:name="_Toc492299760"/>
      <w:bookmarkStart w:id="3391" w:name="_Toc492301462"/>
      <w:bookmarkStart w:id="3392" w:name="_Toc492545472"/>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393" w:name="_Toc488833237"/>
      <w:bookmarkStart w:id="3394" w:name="_Toc488850474"/>
      <w:bookmarkStart w:id="3395" w:name="_Toc488874491"/>
      <w:bookmarkStart w:id="3396" w:name="_Toc488874570"/>
      <w:bookmarkStart w:id="3397" w:name="_Toc488874649"/>
      <w:bookmarkStart w:id="3398" w:name="_Toc488874728"/>
      <w:bookmarkStart w:id="3399" w:name="_Toc488875099"/>
      <w:bookmarkStart w:id="3400" w:name="_Toc488916858"/>
      <w:bookmarkStart w:id="3401" w:name="_Toc488916936"/>
      <w:bookmarkStart w:id="3402" w:name="_Toc488926356"/>
      <w:bookmarkStart w:id="3403" w:name="_Toc488926435"/>
      <w:bookmarkStart w:id="3404" w:name="_Toc488926839"/>
      <w:bookmarkStart w:id="3405" w:name="_Toc488927673"/>
      <w:bookmarkStart w:id="3406" w:name="_Toc488927754"/>
      <w:bookmarkStart w:id="3407" w:name="_Toc488948489"/>
      <w:bookmarkStart w:id="3408" w:name="_Toc488956600"/>
      <w:bookmarkStart w:id="3409" w:name="_Toc489026192"/>
      <w:bookmarkStart w:id="3410" w:name="_Toc489032620"/>
      <w:bookmarkStart w:id="3411" w:name="_Toc489103413"/>
      <w:bookmarkStart w:id="3412" w:name="_Toc489195680"/>
      <w:bookmarkStart w:id="3413" w:name="_Toc489215668"/>
      <w:bookmarkStart w:id="3414" w:name="_Toc489217202"/>
      <w:bookmarkStart w:id="3415" w:name="_Toc489298475"/>
      <w:bookmarkStart w:id="3416" w:name="_Toc489446981"/>
      <w:bookmarkStart w:id="3417" w:name="_Toc489518446"/>
      <w:bookmarkStart w:id="3418" w:name="_Toc489543837"/>
      <w:bookmarkStart w:id="3419" w:name="_Toc489689110"/>
      <w:bookmarkStart w:id="3420" w:name="_Toc489707609"/>
      <w:bookmarkStart w:id="3421" w:name="_Toc489712136"/>
      <w:bookmarkStart w:id="3422" w:name="_Toc489780758"/>
      <w:bookmarkStart w:id="3423" w:name="_Toc489795679"/>
      <w:bookmarkStart w:id="3424" w:name="_Toc489820429"/>
      <w:bookmarkStart w:id="3425" w:name="_Toc489899100"/>
      <w:bookmarkStart w:id="3426" w:name="_Toc489907811"/>
      <w:bookmarkStart w:id="3427" w:name="_Toc489991406"/>
      <w:bookmarkStart w:id="3428" w:name="_Toc490056579"/>
      <w:bookmarkStart w:id="3429" w:name="_Toc490467099"/>
      <w:bookmarkStart w:id="3430" w:name="_Toc490470953"/>
      <w:bookmarkStart w:id="3431" w:name="_Toc490474164"/>
      <w:bookmarkStart w:id="3432" w:name="_Toc490477153"/>
      <w:bookmarkStart w:id="3433" w:name="_Toc490860355"/>
      <w:bookmarkStart w:id="3434" w:name="_Toc490860693"/>
      <w:bookmarkStart w:id="3435" w:name="_Toc490943125"/>
      <w:bookmarkStart w:id="3436" w:name="_Toc490994530"/>
      <w:bookmarkStart w:id="3437" w:name="_Toc491202478"/>
      <w:bookmarkStart w:id="3438" w:name="_Toc491260543"/>
      <w:bookmarkStart w:id="3439" w:name="_Toc491268927"/>
      <w:bookmarkStart w:id="3440" w:name="_Toc491334854"/>
      <w:bookmarkStart w:id="3441" w:name="_Toc491335250"/>
      <w:bookmarkStart w:id="3442" w:name="_Toc491352010"/>
      <w:bookmarkStart w:id="3443" w:name="_Toc491376032"/>
      <w:bookmarkStart w:id="3444" w:name="_Toc491376360"/>
      <w:bookmarkStart w:id="3445" w:name="_Toc491606285"/>
      <w:bookmarkStart w:id="3446" w:name="_Toc491764330"/>
      <w:bookmarkStart w:id="3447" w:name="_Toc491863260"/>
      <w:bookmarkStart w:id="3448" w:name="_Toc491870922"/>
      <w:bookmarkStart w:id="3449" w:name="_Toc491878140"/>
      <w:bookmarkStart w:id="3450" w:name="_Toc491881629"/>
      <w:bookmarkStart w:id="3451" w:name="_Toc491947103"/>
      <w:bookmarkStart w:id="3452" w:name="_Toc491947679"/>
      <w:bookmarkStart w:id="3453" w:name="_Toc491948559"/>
      <w:bookmarkStart w:id="3454" w:name="_Toc491949275"/>
      <w:bookmarkStart w:id="3455" w:name="_Toc491950560"/>
      <w:bookmarkStart w:id="3456" w:name="_Toc491952448"/>
      <w:bookmarkStart w:id="3457" w:name="_Toc492295895"/>
      <w:bookmarkStart w:id="3458" w:name="_Toc492299761"/>
      <w:bookmarkStart w:id="3459" w:name="_Toc492301463"/>
      <w:bookmarkStart w:id="3460" w:name="_Toc492545473"/>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461" w:name="_Toc488833238"/>
      <w:bookmarkStart w:id="3462" w:name="_Toc488850475"/>
      <w:bookmarkStart w:id="3463" w:name="_Toc488874492"/>
      <w:bookmarkStart w:id="3464" w:name="_Toc488874571"/>
      <w:bookmarkStart w:id="3465" w:name="_Toc488874650"/>
      <w:bookmarkStart w:id="3466" w:name="_Toc488874729"/>
      <w:bookmarkStart w:id="3467" w:name="_Toc488875100"/>
      <w:bookmarkStart w:id="3468" w:name="_Toc488916859"/>
      <w:bookmarkStart w:id="3469" w:name="_Toc488916937"/>
      <w:bookmarkStart w:id="3470" w:name="_Toc488926357"/>
      <w:bookmarkStart w:id="3471" w:name="_Toc488926436"/>
      <w:bookmarkStart w:id="3472" w:name="_Toc488926840"/>
      <w:bookmarkStart w:id="3473" w:name="_Toc488927674"/>
      <w:bookmarkStart w:id="3474" w:name="_Toc488927755"/>
      <w:bookmarkStart w:id="3475" w:name="_Toc488948490"/>
      <w:bookmarkStart w:id="3476" w:name="_Toc488956601"/>
      <w:bookmarkStart w:id="3477" w:name="_Toc489026193"/>
      <w:bookmarkStart w:id="3478" w:name="_Toc489032621"/>
      <w:bookmarkStart w:id="3479" w:name="_Toc489103414"/>
      <w:bookmarkStart w:id="3480" w:name="_Toc489195681"/>
      <w:bookmarkStart w:id="3481" w:name="_Toc489215669"/>
      <w:bookmarkStart w:id="3482" w:name="_Toc489217203"/>
      <w:bookmarkStart w:id="3483" w:name="_Toc489298476"/>
      <w:bookmarkStart w:id="3484" w:name="_Toc489446982"/>
      <w:bookmarkStart w:id="3485" w:name="_Toc489518447"/>
      <w:bookmarkStart w:id="3486" w:name="_Toc489543838"/>
      <w:bookmarkStart w:id="3487" w:name="_Toc489689111"/>
      <w:bookmarkStart w:id="3488" w:name="_Toc489707610"/>
      <w:bookmarkStart w:id="3489" w:name="_Toc489712137"/>
      <w:bookmarkStart w:id="3490" w:name="_Toc489780759"/>
      <w:bookmarkStart w:id="3491" w:name="_Toc489795680"/>
      <w:bookmarkStart w:id="3492" w:name="_Toc489820430"/>
      <w:bookmarkStart w:id="3493" w:name="_Toc489899101"/>
      <w:bookmarkStart w:id="3494" w:name="_Toc489907812"/>
      <w:bookmarkStart w:id="3495" w:name="_Toc489991407"/>
      <w:bookmarkStart w:id="3496" w:name="_Toc490056580"/>
      <w:bookmarkStart w:id="3497" w:name="_Toc490467100"/>
      <w:bookmarkStart w:id="3498" w:name="_Toc490470954"/>
      <w:bookmarkStart w:id="3499" w:name="_Toc490474165"/>
      <w:bookmarkStart w:id="3500" w:name="_Toc490477154"/>
      <w:bookmarkStart w:id="3501" w:name="_Toc490860356"/>
      <w:bookmarkStart w:id="3502" w:name="_Toc490860694"/>
      <w:bookmarkStart w:id="3503" w:name="_Toc490943126"/>
      <w:bookmarkStart w:id="3504" w:name="_Toc490994531"/>
      <w:bookmarkStart w:id="3505" w:name="_Toc491202479"/>
      <w:bookmarkStart w:id="3506" w:name="_Toc491260544"/>
      <w:bookmarkStart w:id="3507" w:name="_Toc491268928"/>
      <w:bookmarkStart w:id="3508" w:name="_Toc491334855"/>
      <w:bookmarkStart w:id="3509" w:name="_Toc491335251"/>
      <w:bookmarkStart w:id="3510" w:name="_Toc491352011"/>
      <w:bookmarkStart w:id="3511" w:name="_Toc491376033"/>
      <w:bookmarkStart w:id="3512" w:name="_Toc491376361"/>
      <w:bookmarkStart w:id="3513" w:name="_Toc491606286"/>
      <w:bookmarkStart w:id="3514" w:name="_Toc491764331"/>
      <w:bookmarkStart w:id="3515" w:name="_Toc491863261"/>
      <w:bookmarkStart w:id="3516" w:name="_Toc491870923"/>
      <w:bookmarkStart w:id="3517" w:name="_Toc491878141"/>
      <w:bookmarkStart w:id="3518" w:name="_Toc491881630"/>
      <w:bookmarkStart w:id="3519" w:name="_Toc491947104"/>
      <w:bookmarkStart w:id="3520" w:name="_Toc491947680"/>
      <w:bookmarkStart w:id="3521" w:name="_Toc491948560"/>
      <w:bookmarkStart w:id="3522" w:name="_Toc491949276"/>
      <w:bookmarkStart w:id="3523" w:name="_Toc491950561"/>
      <w:bookmarkStart w:id="3524" w:name="_Toc491952449"/>
      <w:bookmarkStart w:id="3525" w:name="_Toc492295896"/>
      <w:bookmarkStart w:id="3526" w:name="_Toc492299762"/>
      <w:bookmarkStart w:id="3527" w:name="_Toc492301464"/>
      <w:bookmarkStart w:id="3528" w:name="_Toc492545474"/>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529" w:name="_Toc488833239"/>
      <w:bookmarkStart w:id="3530" w:name="_Toc488850476"/>
      <w:bookmarkStart w:id="3531" w:name="_Toc488874493"/>
      <w:bookmarkStart w:id="3532" w:name="_Toc488874572"/>
      <w:bookmarkStart w:id="3533" w:name="_Toc488874651"/>
      <w:bookmarkStart w:id="3534" w:name="_Toc488874730"/>
      <w:bookmarkStart w:id="3535" w:name="_Toc488875101"/>
      <w:bookmarkStart w:id="3536" w:name="_Toc488916860"/>
      <w:bookmarkStart w:id="3537" w:name="_Toc488916938"/>
      <w:bookmarkStart w:id="3538" w:name="_Toc488926358"/>
      <w:bookmarkStart w:id="3539" w:name="_Toc488926437"/>
      <w:bookmarkStart w:id="3540" w:name="_Toc488926841"/>
      <w:bookmarkStart w:id="3541" w:name="_Toc488927675"/>
      <w:bookmarkStart w:id="3542" w:name="_Toc488927756"/>
      <w:bookmarkStart w:id="3543" w:name="_Toc488948491"/>
      <w:bookmarkStart w:id="3544" w:name="_Toc488956602"/>
      <w:bookmarkStart w:id="3545" w:name="_Toc489026194"/>
      <w:bookmarkStart w:id="3546" w:name="_Toc489032622"/>
      <w:bookmarkStart w:id="3547" w:name="_Toc489103415"/>
      <w:bookmarkStart w:id="3548" w:name="_Toc489195682"/>
      <w:bookmarkStart w:id="3549" w:name="_Toc489215670"/>
      <w:bookmarkStart w:id="3550" w:name="_Toc489217204"/>
      <w:bookmarkStart w:id="3551" w:name="_Toc489298477"/>
      <w:bookmarkStart w:id="3552" w:name="_Toc489446983"/>
      <w:bookmarkStart w:id="3553" w:name="_Toc489518448"/>
      <w:bookmarkStart w:id="3554" w:name="_Toc489543839"/>
      <w:bookmarkStart w:id="3555" w:name="_Toc489689112"/>
      <w:bookmarkStart w:id="3556" w:name="_Toc489707611"/>
      <w:bookmarkStart w:id="3557" w:name="_Toc489712138"/>
      <w:bookmarkStart w:id="3558" w:name="_Toc489780760"/>
      <w:bookmarkStart w:id="3559" w:name="_Toc489795681"/>
      <w:bookmarkStart w:id="3560" w:name="_Toc489820431"/>
      <w:bookmarkStart w:id="3561" w:name="_Toc489899102"/>
      <w:bookmarkStart w:id="3562" w:name="_Toc489907813"/>
      <w:bookmarkStart w:id="3563" w:name="_Toc489991408"/>
      <w:bookmarkStart w:id="3564" w:name="_Toc490056581"/>
      <w:bookmarkStart w:id="3565" w:name="_Toc490467101"/>
      <w:bookmarkStart w:id="3566" w:name="_Toc490470955"/>
      <w:bookmarkStart w:id="3567" w:name="_Toc490474166"/>
      <w:bookmarkStart w:id="3568" w:name="_Toc490477155"/>
      <w:bookmarkStart w:id="3569" w:name="_Toc490860357"/>
      <w:bookmarkStart w:id="3570" w:name="_Toc490860695"/>
      <w:bookmarkStart w:id="3571" w:name="_Toc490943127"/>
      <w:bookmarkStart w:id="3572" w:name="_Toc490994532"/>
      <w:bookmarkStart w:id="3573" w:name="_Toc491202480"/>
      <w:bookmarkStart w:id="3574" w:name="_Toc491260545"/>
      <w:bookmarkStart w:id="3575" w:name="_Toc491268929"/>
      <w:bookmarkStart w:id="3576" w:name="_Toc491334856"/>
      <w:bookmarkStart w:id="3577" w:name="_Toc491335252"/>
      <w:bookmarkStart w:id="3578" w:name="_Toc491352012"/>
      <w:bookmarkStart w:id="3579" w:name="_Toc491376034"/>
      <w:bookmarkStart w:id="3580" w:name="_Toc491376362"/>
      <w:bookmarkStart w:id="3581" w:name="_Toc491606287"/>
      <w:bookmarkStart w:id="3582" w:name="_Toc491764332"/>
      <w:bookmarkStart w:id="3583" w:name="_Toc491863262"/>
      <w:bookmarkStart w:id="3584" w:name="_Toc491870924"/>
      <w:bookmarkStart w:id="3585" w:name="_Toc491878142"/>
      <w:bookmarkStart w:id="3586" w:name="_Toc491881631"/>
      <w:bookmarkStart w:id="3587" w:name="_Toc491947105"/>
      <w:bookmarkStart w:id="3588" w:name="_Toc491947681"/>
      <w:bookmarkStart w:id="3589" w:name="_Toc491948561"/>
      <w:bookmarkStart w:id="3590" w:name="_Toc491949277"/>
      <w:bookmarkStart w:id="3591" w:name="_Toc491950562"/>
      <w:bookmarkStart w:id="3592" w:name="_Toc491952450"/>
      <w:bookmarkStart w:id="3593" w:name="_Toc492295897"/>
      <w:bookmarkStart w:id="3594" w:name="_Toc492299763"/>
      <w:bookmarkStart w:id="3595" w:name="_Toc492301465"/>
      <w:bookmarkStart w:id="3596" w:name="_Toc492545475"/>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597" w:name="_Toc488833240"/>
      <w:bookmarkStart w:id="3598" w:name="_Toc488850477"/>
      <w:bookmarkStart w:id="3599" w:name="_Toc488874494"/>
      <w:bookmarkStart w:id="3600" w:name="_Toc488874573"/>
      <w:bookmarkStart w:id="3601" w:name="_Toc488874652"/>
      <w:bookmarkStart w:id="3602" w:name="_Toc488874731"/>
      <w:bookmarkStart w:id="3603" w:name="_Toc488875102"/>
      <w:bookmarkStart w:id="3604" w:name="_Toc488916861"/>
      <w:bookmarkStart w:id="3605" w:name="_Toc488916939"/>
      <w:bookmarkStart w:id="3606" w:name="_Toc488926359"/>
      <w:bookmarkStart w:id="3607" w:name="_Toc488926438"/>
      <w:bookmarkStart w:id="3608" w:name="_Toc488926842"/>
      <w:bookmarkStart w:id="3609" w:name="_Toc488927676"/>
      <w:bookmarkStart w:id="3610" w:name="_Toc488927757"/>
      <w:bookmarkStart w:id="3611" w:name="_Toc488948492"/>
      <w:bookmarkStart w:id="3612" w:name="_Toc488956603"/>
      <w:bookmarkStart w:id="3613" w:name="_Toc489026195"/>
      <w:bookmarkStart w:id="3614" w:name="_Toc489032623"/>
      <w:bookmarkStart w:id="3615" w:name="_Toc489103416"/>
      <w:bookmarkStart w:id="3616" w:name="_Toc489195683"/>
      <w:bookmarkStart w:id="3617" w:name="_Toc489215671"/>
      <w:bookmarkStart w:id="3618" w:name="_Toc489217205"/>
      <w:bookmarkStart w:id="3619" w:name="_Toc489298478"/>
      <w:bookmarkStart w:id="3620" w:name="_Toc489446984"/>
      <w:bookmarkStart w:id="3621" w:name="_Toc489518449"/>
      <w:bookmarkStart w:id="3622" w:name="_Toc489543840"/>
      <w:bookmarkStart w:id="3623" w:name="_Toc489689113"/>
      <w:bookmarkStart w:id="3624" w:name="_Toc489707612"/>
      <w:bookmarkStart w:id="3625" w:name="_Toc489712139"/>
      <w:bookmarkStart w:id="3626" w:name="_Toc489780761"/>
      <w:bookmarkStart w:id="3627" w:name="_Toc489795682"/>
      <w:bookmarkStart w:id="3628" w:name="_Toc489820432"/>
      <w:bookmarkStart w:id="3629" w:name="_Toc489899103"/>
      <w:bookmarkStart w:id="3630" w:name="_Toc489907814"/>
      <w:bookmarkStart w:id="3631" w:name="_Toc489991409"/>
      <w:bookmarkStart w:id="3632" w:name="_Toc490056582"/>
      <w:bookmarkStart w:id="3633" w:name="_Toc490467102"/>
      <w:bookmarkStart w:id="3634" w:name="_Toc490470956"/>
      <w:bookmarkStart w:id="3635" w:name="_Toc490474167"/>
      <w:bookmarkStart w:id="3636" w:name="_Toc490477156"/>
      <w:bookmarkStart w:id="3637" w:name="_Toc490860358"/>
      <w:bookmarkStart w:id="3638" w:name="_Toc490860696"/>
      <w:bookmarkStart w:id="3639" w:name="_Toc490943128"/>
      <w:bookmarkStart w:id="3640" w:name="_Toc490994533"/>
      <w:bookmarkStart w:id="3641" w:name="_Toc491202481"/>
      <w:bookmarkStart w:id="3642" w:name="_Toc491260546"/>
      <w:bookmarkStart w:id="3643" w:name="_Toc491268930"/>
      <w:bookmarkStart w:id="3644" w:name="_Toc491334857"/>
      <w:bookmarkStart w:id="3645" w:name="_Toc491335253"/>
      <w:bookmarkStart w:id="3646" w:name="_Toc491352013"/>
      <w:bookmarkStart w:id="3647" w:name="_Toc491376035"/>
      <w:bookmarkStart w:id="3648" w:name="_Toc491376363"/>
      <w:bookmarkStart w:id="3649" w:name="_Toc491606288"/>
      <w:bookmarkStart w:id="3650" w:name="_Toc491764333"/>
      <w:bookmarkStart w:id="3651" w:name="_Toc491863263"/>
      <w:bookmarkStart w:id="3652" w:name="_Toc491870925"/>
      <w:bookmarkStart w:id="3653" w:name="_Toc491878143"/>
      <w:bookmarkStart w:id="3654" w:name="_Toc491881632"/>
      <w:bookmarkStart w:id="3655" w:name="_Toc491947106"/>
      <w:bookmarkStart w:id="3656" w:name="_Toc491947682"/>
      <w:bookmarkStart w:id="3657" w:name="_Toc491948562"/>
      <w:bookmarkStart w:id="3658" w:name="_Toc491949278"/>
      <w:bookmarkStart w:id="3659" w:name="_Toc491950563"/>
      <w:bookmarkStart w:id="3660" w:name="_Toc491952451"/>
      <w:bookmarkStart w:id="3661" w:name="_Toc492295898"/>
      <w:bookmarkStart w:id="3662" w:name="_Toc492299764"/>
      <w:bookmarkStart w:id="3663" w:name="_Toc492301466"/>
      <w:bookmarkStart w:id="3664" w:name="_Toc49254547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665" w:name="_Toc488833241"/>
      <w:bookmarkStart w:id="3666" w:name="_Toc488850478"/>
      <w:bookmarkStart w:id="3667" w:name="_Toc488874495"/>
      <w:bookmarkStart w:id="3668" w:name="_Toc488874574"/>
      <w:bookmarkStart w:id="3669" w:name="_Toc488874653"/>
      <w:bookmarkStart w:id="3670" w:name="_Toc488874732"/>
      <w:bookmarkStart w:id="3671" w:name="_Toc488875103"/>
      <w:bookmarkStart w:id="3672" w:name="_Toc488916862"/>
      <w:bookmarkStart w:id="3673" w:name="_Toc488916940"/>
      <w:bookmarkStart w:id="3674" w:name="_Toc488926360"/>
      <w:bookmarkStart w:id="3675" w:name="_Toc488926439"/>
      <w:bookmarkStart w:id="3676" w:name="_Toc488926843"/>
      <w:bookmarkStart w:id="3677" w:name="_Toc488927677"/>
      <w:bookmarkStart w:id="3678" w:name="_Toc488927758"/>
      <w:bookmarkStart w:id="3679" w:name="_Toc488948493"/>
      <w:bookmarkStart w:id="3680" w:name="_Toc488956604"/>
      <w:bookmarkStart w:id="3681" w:name="_Toc489026196"/>
      <w:bookmarkStart w:id="3682" w:name="_Toc489032624"/>
      <w:bookmarkStart w:id="3683" w:name="_Toc489103417"/>
      <w:bookmarkStart w:id="3684" w:name="_Toc489195684"/>
      <w:bookmarkStart w:id="3685" w:name="_Toc489215672"/>
      <w:bookmarkStart w:id="3686" w:name="_Toc489217206"/>
      <w:bookmarkStart w:id="3687" w:name="_Toc489298479"/>
      <w:bookmarkStart w:id="3688" w:name="_Toc489446985"/>
      <w:bookmarkStart w:id="3689" w:name="_Toc489518450"/>
      <w:bookmarkStart w:id="3690" w:name="_Toc489543841"/>
      <w:bookmarkStart w:id="3691" w:name="_Toc489689114"/>
      <w:bookmarkStart w:id="3692" w:name="_Toc489707613"/>
      <w:bookmarkStart w:id="3693" w:name="_Toc489712140"/>
      <w:bookmarkStart w:id="3694" w:name="_Toc489780762"/>
      <w:bookmarkStart w:id="3695" w:name="_Toc489795683"/>
      <w:bookmarkStart w:id="3696" w:name="_Toc489820433"/>
      <w:bookmarkStart w:id="3697" w:name="_Toc489899104"/>
      <w:bookmarkStart w:id="3698" w:name="_Toc489907815"/>
      <w:bookmarkStart w:id="3699" w:name="_Toc489991410"/>
      <w:bookmarkStart w:id="3700" w:name="_Toc490056583"/>
      <w:bookmarkStart w:id="3701" w:name="_Toc490467103"/>
      <w:bookmarkStart w:id="3702" w:name="_Toc490470957"/>
      <w:bookmarkStart w:id="3703" w:name="_Toc490474168"/>
      <w:bookmarkStart w:id="3704" w:name="_Toc490477157"/>
      <w:bookmarkStart w:id="3705" w:name="_Toc490860359"/>
      <w:bookmarkStart w:id="3706" w:name="_Toc490860697"/>
      <w:bookmarkStart w:id="3707" w:name="_Toc490943129"/>
      <w:bookmarkStart w:id="3708" w:name="_Toc490994534"/>
      <w:bookmarkStart w:id="3709" w:name="_Toc491202482"/>
      <w:bookmarkStart w:id="3710" w:name="_Toc491260547"/>
      <w:bookmarkStart w:id="3711" w:name="_Toc491268931"/>
      <w:bookmarkStart w:id="3712" w:name="_Toc491334858"/>
      <w:bookmarkStart w:id="3713" w:name="_Toc491335254"/>
      <w:bookmarkStart w:id="3714" w:name="_Toc491352014"/>
      <w:bookmarkStart w:id="3715" w:name="_Toc491376036"/>
      <w:bookmarkStart w:id="3716" w:name="_Toc491376364"/>
      <w:bookmarkStart w:id="3717" w:name="_Toc491606289"/>
      <w:bookmarkStart w:id="3718" w:name="_Toc491764334"/>
      <w:bookmarkStart w:id="3719" w:name="_Toc491863264"/>
      <w:bookmarkStart w:id="3720" w:name="_Toc491870926"/>
      <w:bookmarkStart w:id="3721" w:name="_Toc491878144"/>
      <w:bookmarkStart w:id="3722" w:name="_Toc491881633"/>
      <w:bookmarkStart w:id="3723" w:name="_Toc491947107"/>
      <w:bookmarkStart w:id="3724" w:name="_Toc491947683"/>
      <w:bookmarkStart w:id="3725" w:name="_Toc491948563"/>
      <w:bookmarkStart w:id="3726" w:name="_Toc491949279"/>
      <w:bookmarkStart w:id="3727" w:name="_Toc491950564"/>
      <w:bookmarkStart w:id="3728" w:name="_Toc491952452"/>
      <w:bookmarkStart w:id="3729" w:name="_Toc492295899"/>
      <w:bookmarkStart w:id="3730" w:name="_Toc492299765"/>
      <w:bookmarkStart w:id="3731" w:name="_Toc492301467"/>
      <w:bookmarkStart w:id="3732" w:name="_Toc492545477"/>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p>
    <w:p w14:paraId="3EF47DA7" w14:textId="77777777" w:rsidR="00AE14CE" w:rsidRPr="00B207B1" w:rsidRDefault="0067145D">
      <w:pPr>
        <w:pStyle w:val="21"/>
        <w:spacing w:line="240" w:lineRule="auto"/>
        <w:pPrChange w:id="3733" w:author="微软用户" w:date="2017-08-18T22:52:00Z">
          <w:pPr>
            <w:pStyle w:val="21"/>
            <w:numPr>
              <w:ilvl w:val="1"/>
              <w:numId w:val="13"/>
            </w:numPr>
            <w:ind w:left="567" w:hanging="567"/>
          </w:pPr>
        </w:pPrChange>
      </w:pPr>
      <w:bookmarkStart w:id="3734" w:name="_Toc492545478"/>
      <w:ins w:id="3735" w:author="微软用户" w:date="2017-08-18T22:52:00Z">
        <w:r w:rsidRPr="00B207B1">
          <w:rPr>
            <w:rFonts w:hint="eastAsia"/>
          </w:rPr>
          <w:t>4.4</w:t>
        </w:r>
      </w:ins>
      <w:r w:rsidR="0015287D" w:rsidRPr="00B207B1">
        <w:rPr>
          <w:rFonts w:hint="eastAsia"/>
        </w:rPr>
        <w:t>数据库</w:t>
      </w:r>
      <w:r w:rsidR="00AE14CE" w:rsidRPr="00B207B1">
        <w:t>设计</w:t>
      </w:r>
      <w:bookmarkEnd w:id="3734"/>
    </w:p>
    <w:p w14:paraId="44855532" w14:textId="28AAEBF4" w:rsidR="006D4ECC" w:rsidRPr="00B207B1" w:rsidRDefault="001F74B9" w:rsidP="001F74B9">
      <w:pPr>
        <w:spacing w:line="400" w:lineRule="exact"/>
        <w:ind w:firstLine="420"/>
        <w:rPr>
          <w:rFonts w:hAnsiTheme="minorEastAsia"/>
          <w:rPrChange w:id="3736" w:author="JY0225" w:date="2017-08-24T11:20:00Z">
            <w:rPr>
              <w:rFonts w:ascii="Times New Roman" w:hAnsi="Times New Roman"/>
              <w:spacing w:val="10"/>
            </w:rPr>
          </w:rPrChange>
        </w:rPr>
      </w:pPr>
      <w:r w:rsidRPr="00B207B1">
        <w:rPr>
          <w:rFonts w:hAnsiTheme="minorEastAsia" w:hint="eastAsia"/>
          <w:color w:val="000000" w:themeColor="text1"/>
          <w:rPrChange w:id="3737"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3738" w:author="JY0225" w:date="2017-08-24T11:20:00Z">
            <w:rPr>
              <w:rFonts w:hint="eastAsia"/>
              <w:color w:val="000000" w:themeColor="text1"/>
            </w:rPr>
          </w:rPrChange>
        </w:rPr>
        <w:t>，如对用户信息加密</w:t>
      </w:r>
      <w:r w:rsidR="00235F5A">
        <w:rPr>
          <w:rFonts w:hAnsiTheme="minorEastAsia" w:hint="eastAsia"/>
          <w:color w:val="000000" w:themeColor="text1"/>
        </w:rPr>
        <w:t>存储</w:t>
      </w:r>
      <w:r w:rsidR="0050027F" w:rsidRPr="00B207B1">
        <w:rPr>
          <w:rFonts w:hAnsiTheme="minorEastAsia" w:hint="eastAsia"/>
          <w:color w:val="000000" w:themeColor="text1"/>
          <w:rPrChange w:id="3739" w:author="JY0225" w:date="2017-08-24T11:20:00Z">
            <w:rPr>
              <w:rFonts w:hint="eastAsia"/>
              <w:color w:val="000000" w:themeColor="text1"/>
            </w:rPr>
          </w:rPrChange>
        </w:rPr>
        <w:t>、</w:t>
      </w:r>
      <w:r w:rsidR="006544F1" w:rsidRPr="00B207B1">
        <w:rPr>
          <w:rFonts w:hAnsiTheme="minorEastAsia" w:hint="eastAsia"/>
          <w:color w:val="000000" w:themeColor="text1"/>
          <w:rPrChange w:id="3740" w:author="JY0225" w:date="2017-08-24T11:20:00Z">
            <w:rPr>
              <w:rFonts w:hint="eastAsia"/>
              <w:color w:val="000000" w:themeColor="text1"/>
            </w:rPr>
          </w:rPrChange>
        </w:rPr>
        <w:t>记录大文件上传断点信息、记录本地和服务器文件的缓存信息，</w:t>
      </w:r>
      <w:r w:rsidR="00D945F8">
        <w:rPr>
          <w:rFonts w:hAnsiTheme="minorEastAsia" w:hint="eastAsia"/>
          <w:color w:val="000000" w:themeColor="text1"/>
        </w:rPr>
        <w:t>都在数据库中保存</w:t>
      </w:r>
      <w:bookmarkStart w:id="3741" w:name="_GoBack"/>
      <w:bookmarkEnd w:id="3741"/>
      <w:r w:rsidR="006544F1" w:rsidRPr="00B207B1">
        <w:rPr>
          <w:rFonts w:hAnsiTheme="minorEastAsia" w:hint="eastAsia"/>
          <w:color w:val="000000" w:themeColor="text1"/>
          <w:rPrChange w:id="3742" w:author="JY0225" w:date="2017-08-24T11:20:00Z">
            <w:rPr>
              <w:rFonts w:hint="eastAsia"/>
              <w:color w:val="000000" w:themeColor="text1"/>
            </w:rPr>
          </w:rPrChange>
        </w:rPr>
        <w:t>。</w:t>
      </w:r>
      <w:r w:rsidR="00965C4F" w:rsidRPr="00B207B1">
        <w:rPr>
          <w:rFonts w:hAnsiTheme="minorEastAsia" w:hint="eastAsia"/>
          <w:color w:val="000000" w:themeColor="text1"/>
          <w:rPrChange w:id="3743" w:author="JY0225" w:date="2017-08-24T11:20:00Z">
            <w:rPr>
              <w:rFonts w:hint="eastAsia"/>
              <w:color w:val="000000" w:themeColor="text1"/>
            </w:rPr>
          </w:rPrChange>
        </w:rPr>
        <w:t>本文</w:t>
      </w:r>
      <w:r w:rsidR="00291E4A" w:rsidRPr="00B207B1">
        <w:rPr>
          <w:rFonts w:hAnsiTheme="minorEastAsia" w:hint="eastAsia"/>
          <w:color w:val="000000" w:themeColor="text1"/>
          <w:rPrChange w:id="3744" w:author="JY0225" w:date="2017-08-24T11:20:00Z">
            <w:rPr>
              <w:rFonts w:hint="eastAsia"/>
              <w:color w:val="000000" w:themeColor="text1"/>
            </w:rPr>
          </w:rPrChange>
        </w:rPr>
        <w:t>使用的是</w:t>
      </w:r>
      <w:r w:rsidR="00291E4A" w:rsidRPr="00B207B1">
        <w:rPr>
          <w:rFonts w:hAnsiTheme="minorEastAsia"/>
          <w:color w:val="000000" w:themeColor="text1"/>
          <w:rPrChange w:id="3745" w:author="JY0225" w:date="2017-08-24T11:20:00Z">
            <w:rPr>
              <w:color w:val="000000" w:themeColor="text1"/>
            </w:rPr>
          </w:rPrChange>
        </w:rPr>
        <w:t>SQLite</w:t>
      </w:r>
      <w:r w:rsidR="00291E4A" w:rsidRPr="00B207B1">
        <w:rPr>
          <w:rFonts w:hAnsiTheme="minorEastAsia" w:hint="eastAsia"/>
          <w:color w:val="000000" w:themeColor="text1"/>
          <w:rPrChange w:id="3746"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3747" w:author="JY0225" w:date="2017-08-24T11:20:00Z">
            <w:rPr>
              <w:color w:val="000000" w:themeColor="text1"/>
            </w:rPr>
          </w:rPrChange>
        </w:rPr>
        <w:t>SQLite</w:t>
      </w:r>
      <w:r w:rsidR="00291E4A" w:rsidRPr="00B207B1">
        <w:rPr>
          <w:rFonts w:hAnsiTheme="minorEastAsia" w:hint="eastAsia"/>
          <w:color w:val="000000" w:themeColor="text1"/>
          <w:rPrChange w:id="3748" w:author="JY0225" w:date="2017-08-24T11:20:00Z">
            <w:rPr>
              <w:rFonts w:hint="eastAsia"/>
              <w:color w:val="000000" w:themeColor="text1"/>
            </w:rPr>
          </w:rPrChange>
        </w:rPr>
        <w:t>，是因为</w:t>
      </w:r>
      <w:r w:rsidR="00291E4A" w:rsidRPr="00B207B1">
        <w:rPr>
          <w:rFonts w:hAnsiTheme="minorEastAsia" w:hint="eastAsia"/>
          <w:rPrChange w:id="3749"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3750" w:author="JY0225" w:date="2017-08-24T11:20:00Z">
            <w:rPr>
              <w:rFonts w:ascii="Times New Roman" w:hAnsi="Times New Roman"/>
              <w:spacing w:val="10"/>
            </w:rPr>
          </w:rPrChange>
        </w:rPr>
        <w:t>SQL92</w:t>
      </w:r>
      <w:r w:rsidR="00291E4A" w:rsidRPr="00B207B1">
        <w:rPr>
          <w:rFonts w:hAnsiTheme="minorEastAsia" w:hint="eastAsia"/>
          <w:rPrChange w:id="3751"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3752" w:author="JY0225" w:date="2017-08-24T11:20:00Z">
            <w:rPr>
              <w:rFonts w:ascii="Times New Roman" w:hAnsi="Times New Roman" w:hint="eastAsia"/>
              <w:spacing w:val="10"/>
            </w:rPr>
          </w:rPrChange>
        </w:rPr>
        <w:t>此外，最大支持</w:t>
      </w:r>
      <w:r w:rsidR="005E6B79" w:rsidRPr="00B207B1">
        <w:rPr>
          <w:rFonts w:hAnsiTheme="minorEastAsia"/>
          <w:rPrChange w:id="3753" w:author="JY0225" w:date="2017-08-24T11:20:00Z">
            <w:rPr>
              <w:rFonts w:ascii="Times New Roman" w:hAnsi="Times New Roman"/>
              <w:spacing w:val="10"/>
            </w:rPr>
          </w:rPrChange>
        </w:rPr>
        <w:t>2TB</w:t>
      </w:r>
      <w:r w:rsidR="005E6B79" w:rsidRPr="00B207B1">
        <w:rPr>
          <w:rFonts w:hAnsiTheme="minorEastAsia" w:hint="eastAsia"/>
          <w:rPrChange w:id="3754" w:author="JY0225" w:date="2017-08-24T11:20:00Z">
            <w:rPr>
              <w:rFonts w:ascii="Times New Roman" w:hAnsi="Times New Roman" w:hint="eastAsia"/>
              <w:spacing w:val="10"/>
            </w:rPr>
          </w:rPrChange>
        </w:rPr>
        <w:t>的</w:t>
      </w:r>
      <w:r w:rsidR="00476838" w:rsidRPr="00B207B1">
        <w:rPr>
          <w:rFonts w:hAnsiTheme="minorEastAsia" w:hint="eastAsia"/>
          <w:rPrChange w:id="3755" w:author="JY0225" w:date="2017-08-24T11:20:00Z">
            <w:rPr>
              <w:rFonts w:ascii="Times New Roman" w:hAnsi="Times New Roman" w:hint="eastAsia"/>
              <w:spacing w:val="10"/>
            </w:rPr>
          </w:rPrChange>
        </w:rPr>
        <w:t>备份</w:t>
      </w:r>
      <w:r w:rsidR="005E6B79" w:rsidRPr="00B207B1">
        <w:rPr>
          <w:rFonts w:hAnsiTheme="minorEastAsia" w:hint="eastAsia"/>
          <w:rPrChange w:id="3756" w:author="JY0225" w:date="2017-08-24T11:20:00Z">
            <w:rPr>
              <w:rFonts w:ascii="Times New Roman" w:hAnsi="Times New Roman" w:hint="eastAsia"/>
              <w:spacing w:val="10"/>
            </w:rPr>
          </w:rPrChange>
        </w:rPr>
        <w:t>空间也足够</w:t>
      </w:r>
      <w:r w:rsidR="00476838" w:rsidRPr="00B207B1">
        <w:rPr>
          <w:rFonts w:hAnsiTheme="minorEastAsia" w:hint="eastAsia"/>
          <w:rPrChange w:id="3757" w:author="JY0225" w:date="2017-08-24T11:20:00Z">
            <w:rPr>
              <w:rFonts w:ascii="Times New Roman" w:hAnsi="Times New Roman" w:hint="eastAsia"/>
              <w:spacing w:val="10"/>
            </w:rPr>
          </w:rPrChange>
        </w:rPr>
        <w:t>备份</w:t>
      </w:r>
      <w:r w:rsidR="005E6B79" w:rsidRPr="00B207B1">
        <w:rPr>
          <w:rFonts w:hAnsiTheme="minorEastAsia" w:hint="eastAsia"/>
          <w:rPrChange w:id="3758"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3759"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3760" w:author="JY0225" w:date="2017-08-24T11:20:00Z">
            <w:rPr>
              <w:rFonts w:ascii="Times New Roman" w:hAnsi="Times New Roman"/>
              <w:spacing w:val="10"/>
            </w:rPr>
          </w:rPrChange>
        </w:rPr>
      </w:pPr>
      <w:r w:rsidRPr="00B207B1">
        <w:rPr>
          <w:rFonts w:hAnsiTheme="minorEastAsia" w:hint="eastAsia"/>
          <w:rPrChange w:id="3761" w:author="JY0225" w:date="2017-08-24T11:20:00Z">
            <w:rPr>
              <w:rFonts w:ascii="Times New Roman" w:hAnsi="Times New Roman" w:hint="eastAsia"/>
              <w:spacing w:val="10"/>
            </w:rPr>
          </w:rPrChange>
        </w:rPr>
        <w:t>本文</w:t>
      </w:r>
      <w:r w:rsidR="00C81D79" w:rsidRPr="00B207B1">
        <w:rPr>
          <w:rFonts w:hAnsiTheme="minorEastAsia" w:hint="eastAsia"/>
          <w:rPrChange w:id="3762" w:author="JY0225" w:date="2017-08-24T11:20:00Z">
            <w:rPr>
              <w:rFonts w:ascii="Times New Roman" w:hAnsi="Times New Roman" w:hint="eastAsia"/>
              <w:spacing w:val="10"/>
            </w:rPr>
          </w:rPrChange>
        </w:rPr>
        <w:t>一共设计了三张表</w:t>
      </w:r>
      <w:del w:id="3763" w:author="微软用户" w:date="2017-08-24T21:25:00Z">
        <w:r w:rsidR="009A7BAF" w:rsidRPr="00B207B1" w:rsidDel="00F23549">
          <w:rPr>
            <w:rFonts w:hAnsiTheme="minorEastAsia"/>
            <w:color w:val="000000" w:themeColor="text1"/>
            <w:vertAlign w:val="superscript"/>
            <w:rPrChange w:id="3764"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3765"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3766"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3767"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3768"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3769"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3770"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3771" w:author="JY0225" w:date="2017-08-24T11:20:00Z">
            <w:rPr>
              <w:rFonts w:ascii="Times New Roman" w:hAnsi="Times New Roman" w:hint="eastAsia"/>
              <w:spacing w:val="10"/>
            </w:rPr>
          </w:rPrChange>
        </w:rPr>
        <w:t>信息</w:t>
      </w:r>
      <w:r w:rsidR="00DF0AFB" w:rsidRPr="00B207B1">
        <w:rPr>
          <w:rFonts w:hAnsiTheme="minorEastAsia" w:hint="eastAsia"/>
          <w:rPrChange w:id="3772" w:author="JY0225" w:date="2017-08-24T11:20:00Z">
            <w:rPr>
              <w:rFonts w:ascii="Times New Roman" w:hAnsi="Times New Roman" w:hint="eastAsia"/>
              <w:spacing w:val="10"/>
            </w:rPr>
          </w:rPrChange>
        </w:rPr>
        <w:t>、</w:t>
      </w:r>
      <w:r w:rsidR="00D35CE6" w:rsidRPr="00B207B1">
        <w:rPr>
          <w:rFonts w:hAnsiTheme="minorEastAsia" w:hint="eastAsia"/>
          <w:rPrChange w:id="3773"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3774"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3775"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3776"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1A5D4B" w:rsidRDefault="00AD6161" w:rsidP="00FC5D16">
            <w:pPr>
              <w:pStyle w:val="a7"/>
              <w:spacing w:line="400" w:lineRule="exact"/>
              <w:jc w:val="both"/>
              <w:rPr>
                <w:rFonts w:eastAsiaTheme="minorEastAsia"/>
                <w:spacing w:val="0"/>
                <w:szCs w:val="24"/>
                <w:rPrChange w:id="3777" w:author="JY0225" w:date="2017-08-24T11:20:00Z">
                  <w:rPr>
                    <w:rFonts w:eastAsiaTheme="minorEastAsia"/>
                  </w:rPr>
                </w:rPrChange>
              </w:rPr>
            </w:pPr>
            <w:r w:rsidRPr="001A5D4B">
              <w:rPr>
                <w:rFonts w:eastAsiaTheme="minorEastAsia"/>
                <w:spacing w:val="0"/>
                <w:szCs w:val="24"/>
              </w:rPr>
              <w:t xml:space="preserve">create table if not exists </w:t>
            </w:r>
            <w:r w:rsidRPr="001A5D4B">
              <w:rPr>
                <w:rFonts w:eastAsiaTheme="minorEastAsia" w:hint="eastAsia"/>
                <w:spacing w:val="0"/>
                <w:szCs w:val="24"/>
              </w:rPr>
              <w:t>l</w:t>
            </w:r>
            <w:r w:rsidR="008408F8" w:rsidRPr="001A5D4B">
              <w:rPr>
                <w:rFonts w:eastAsiaTheme="minorEastAsia"/>
                <w:spacing w:val="0"/>
                <w:szCs w:val="24"/>
                <w:rPrChange w:id="3778" w:author="JY0225" w:date="2017-08-24T11:20:00Z">
                  <w:rPr>
                    <w:rFonts w:eastAsiaTheme="minorEastAsia"/>
                  </w:rPr>
                </w:rPrChange>
              </w:rPr>
              <w:t>og(</w:t>
            </w:r>
          </w:p>
          <w:p w14:paraId="5CFBDD64" w14:textId="65E38D7E"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79" w:author="JY0225" w:date="2017-08-24T11:20:00Z">
                  <w:rPr>
                    <w:rFonts w:eastAsiaTheme="minorEastAsia"/>
                  </w:rPr>
                </w:rPrChange>
              </w:rPr>
            </w:pPr>
            <w:r w:rsidRPr="001A5D4B">
              <w:rPr>
                <w:rFonts w:eastAsiaTheme="minorEastAsia"/>
                <w:spacing w:val="0"/>
                <w:szCs w:val="24"/>
                <w:rPrChange w:id="3780" w:author="JY0225" w:date="2017-08-24T11:20:00Z">
                  <w:rPr>
                    <w:rFonts w:eastAsiaTheme="minorEastAsia"/>
                  </w:rPr>
                </w:rPrChange>
              </w:rPr>
              <w:t xml:space="preserve">request text not null, </w:t>
            </w:r>
            <w:r w:rsidR="00D22617" w:rsidRPr="001A5D4B">
              <w:rPr>
                <w:rFonts w:eastAsiaTheme="minorEastAsia"/>
                <w:spacing w:val="0"/>
                <w:szCs w:val="24"/>
                <w:rPrChange w:id="3781" w:author="JY0225" w:date="2017-08-24T11:20:00Z">
                  <w:rPr>
                    <w:rFonts w:eastAsiaTheme="minorEastAsia"/>
                  </w:rPr>
                </w:rPrChange>
              </w:rPr>
              <w:t xml:space="preserve">     </w:t>
            </w:r>
            <w:ins w:id="3782"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783"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84" w:author="JY0225" w:date="2017-08-24T11:20:00Z">
                  <w:rPr>
                    <w:rFonts w:eastAsiaTheme="minorEastAsia" w:hint="eastAsia"/>
                  </w:rPr>
                </w:rPrChange>
              </w:rPr>
              <w:t>请求内容</w:t>
            </w:r>
          </w:p>
          <w:p w14:paraId="45693FD6"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85" w:author="JY0225" w:date="2017-08-24T11:20:00Z">
                  <w:rPr>
                    <w:rFonts w:eastAsiaTheme="minorEastAsia"/>
                  </w:rPr>
                </w:rPrChange>
              </w:rPr>
            </w:pPr>
            <w:r w:rsidRPr="001A5D4B">
              <w:rPr>
                <w:rFonts w:eastAsiaTheme="minorEastAsia"/>
                <w:spacing w:val="0"/>
                <w:szCs w:val="24"/>
                <w:rPrChange w:id="3786" w:author="JY0225" w:date="2017-08-24T11:20:00Z">
                  <w:rPr>
                    <w:rFonts w:eastAsiaTheme="minorEastAsia"/>
                  </w:rPr>
                </w:rPrChange>
              </w:rPr>
              <w:t>uuid char[33] not null,</w:t>
            </w:r>
            <w:r w:rsidR="00D22617" w:rsidRPr="001A5D4B">
              <w:rPr>
                <w:rFonts w:eastAsiaTheme="minorEastAsia"/>
                <w:spacing w:val="0"/>
                <w:szCs w:val="24"/>
                <w:rPrChange w:id="3787" w:author="JY0225" w:date="2017-08-24T11:20:00Z">
                  <w:rPr>
                    <w:rFonts w:eastAsiaTheme="minorEastAsia"/>
                  </w:rPr>
                </w:rPrChange>
              </w:rPr>
              <w:t xml:space="preserve">    </w:t>
            </w:r>
            <w:ins w:id="3788"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789"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90" w:author="JY0225" w:date="2017-08-24T11:20:00Z">
                  <w:rPr>
                    <w:rFonts w:eastAsiaTheme="minorEastAsia" w:hint="eastAsia"/>
                  </w:rPr>
                </w:rPrChange>
              </w:rPr>
              <w:t>请求标识</w:t>
            </w:r>
          </w:p>
          <w:p w14:paraId="71C2CDE7" w14:textId="09FB3734"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91" w:author="JY0225" w:date="2017-08-24T11:20:00Z">
                  <w:rPr>
                    <w:rFonts w:eastAsiaTheme="minorEastAsia"/>
                  </w:rPr>
                </w:rPrChange>
              </w:rPr>
            </w:pPr>
            <w:r w:rsidRPr="001A5D4B">
              <w:rPr>
                <w:rFonts w:eastAsiaTheme="minorEastAsia"/>
                <w:spacing w:val="0"/>
                <w:szCs w:val="24"/>
                <w:rPrChange w:id="3792" w:author="JY0225" w:date="2017-08-24T11:20:00Z">
                  <w:rPr>
                    <w:rFonts w:eastAsiaTheme="minorEastAsia"/>
                  </w:rPr>
                </w:rPrChange>
              </w:rPr>
              <w:t>state char[20] not null,</w:t>
            </w:r>
            <w:r w:rsidR="00D22617" w:rsidRPr="001A5D4B">
              <w:rPr>
                <w:rFonts w:eastAsiaTheme="minorEastAsia"/>
                <w:spacing w:val="0"/>
                <w:szCs w:val="24"/>
                <w:rPrChange w:id="3793" w:author="JY0225" w:date="2017-08-24T11:20:00Z">
                  <w:rPr>
                    <w:rFonts w:eastAsiaTheme="minorEastAsia"/>
                  </w:rPr>
                </w:rPrChange>
              </w:rPr>
              <w:t xml:space="preserve">    </w:t>
            </w:r>
            <w:ins w:id="3794"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795"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796" w:author="JY0225" w:date="2017-08-24T11:20:00Z">
                  <w:rPr>
                    <w:rFonts w:eastAsiaTheme="minorEastAsia" w:hint="eastAsia"/>
                  </w:rPr>
                </w:rPrChange>
              </w:rPr>
              <w:t>请求状态</w:t>
            </w:r>
          </w:p>
          <w:p w14:paraId="59621CF7"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797" w:author="JY0225" w:date="2017-08-24T11:20:00Z">
                  <w:rPr>
                    <w:rFonts w:eastAsiaTheme="minorEastAsia"/>
                  </w:rPr>
                </w:rPrChange>
              </w:rPr>
            </w:pPr>
            <w:r w:rsidRPr="001A5D4B">
              <w:rPr>
                <w:rFonts w:eastAsiaTheme="minorEastAsia"/>
                <w:spacing w:val="0"/>
                <w:szCs w:val="24"/>
                <w:rPrChange w:id="3798" w:author="JY0225" w:date="2017-08-24T11:20:00Z">
                  <w:rPr>
                    <w:rFonts w:eastAsiaTheme="minorEastAsia"/>
                  </w:rPr>
                </w:rPrChange>
              </w:rPr>
              <w:t>time char[20] not null,</w:t>
            </w:r>
            <w:r w:rsidR="00D22617" w:rsidRPr="001A5D4B">
              <w:rPr>
                <w:rFonts w:eastAsiaTheme="minorEastAsia"/>
                <w:spacing w:val="0"/>
                <w:szCs w:val="24"/>
                <w:rPrChange w:id="3799" w:author="JY0225" w:date="2017-08-24T11:20:00Z">
                  <w:rPr>
                    <w:rFonts w:eastAsiaTheme="minorEastAsia"/>
                  </w:rPr>
                </w:rPrChange>
              </w:rPr>
              <w:t xml:space="preserve">    </w:t>
            </w:r>
            <w:ins w:id="3800" w:author="JY0225" w:date="2017-08-24T11:21: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801"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802" w:author="JY0225" w:date="2017-08-24T11:20:00Z">
                  <w:rPr>
                    <w:rFonts w:eastAsiaTheme="minorEastAsia" w:hint="eastAsia"/>
                  </w:rPr>
                </w:rPrChange>
              </w:rPr>
              <w:t>请求时间</w:t>
            </w:r>
          </w:p>
          <w:p w14:paraId="23FE07EC" w14:textId="4B18329A"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803" w:author="JY0225" w:date="2017-08-24T11:20:00Z">
                  <w:rPr>
                    <w:rFonts w:eastAsiaTheme="minorEastAsia"/>
                  </w:rPr>
                </w:rPrChange>
              </w:rPr>
            </w:pPr>
            <w:r w:rsidRPr="001A5D4B">
              <w:rPr>
                <w:rFonts w:eastAsiaTheme="minorEastAsia"/>
                <w:spacing w:val="0"/>
                <w:szCs w:val="24"/>
                <w:rPrChange w:id="3804" w:author="JY0225" w:date="2017-08-24T11:20:00Z">
                  <w:rPr>
                    <w:rFonts w:eastAsiaTheme="minorEastAsia"/>
                  </w:rPr>
                </w:rPrChange>
              </w:rPr>
              <w:t>userid varchar[100] not null,</w:t>
            </w:r>
            <w:r w:rsidR="00D22617" w:rsidRPr="001A5D4B">
              <w:rPr>
                <w:rFonts w:eastAsiaTheme="minorEastAsia"/>
                <w:spacing w:val="0"/>
                <w:szCs w:val="24"/>
                <w:rPrChange w:id="3805" w:author="JY0225" w:date="2017-08-24T11:20:00Z">
                  <w:rPr>
                    <w:rFonts w:eastAsiaTheme="minorEastAsia"/>
                  </w:rPr>
                </w:rPrChange>
              </w:rPr>
              <w:t xml:space="preserve">   </w:t>
            </w:r>
            <w:r w:rsidR="001A5D4B">
              <w:rPr>
                <w:rFonts w:eastAsiaTheme="minorEastAsia"/>
                <w:spacing w:val="0"/>
                <w:szCs w:val="24"/>
              </w:rPr>
              <w:t xml:space="preserve"> </w:t>
            </w:r>
            <w:del w:id="3806" w:author="JY0225" w:date="2017-08-24T11:21:00Z">
              <w:r w:rsidR="00D22617" w:rsidRPr="001A5D4B" w:rsidDel="00152EF1">
                <w:rPr>
                  <w:rFonts w:asciiTheme="minorEastAsia" w:eastAsiaTheme="minorEastAsia" w:hAnsiTheme="minorEastAsia"/>
                  <w:spacing w:val="0"/>
                  <w:szCs w:val="24"/>
                  <w:rPrChange w:id="3807" w:author="JY0225" w:date="2017-08-24T11:20:00Z">
                    <w:rPr>
                      <w:rFonts w:eastAsiaTheme="minorEastAsia"/>
                    </w:rPr>
                  </w:rPrChange>
                </w:rPr>
                <w:delText xml:space="preserve"> </w:delText>
              </w:r>
            </w:del>
            <w:r w:rsidR="00D22617" w:rsidRPr="001A5D4B">
              <w:rPr>
                <w:rFonts w:asciiTheme="minorEastAsia" w:eastAsiaTheme="minorEastAsia" w:hAnsiTheme="minorEastAsia"/>
                <w:spacing w:val="0"/>
                <w:szCs w:val="24"/>
                <w:rPrChange w:id="3808"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809" w:author="JY0225" w:date="2017-08-24T11:20:00Z">
                  <w:rPr>
                    <w:rFonts w:eastAsiaTheme="minorEastAsia" w:hint="eastAsia"/>
                  </w:rPr>
                </w:rPrChange>
              </w:rPr>
              <w:t>请求用户</w:t>
            </w:r>
            <w:r w:rsidR="00D22617" w:rsidRPr="001A5D4B">
              <w:rPr>
                <w:rFonts w:asciiTheme="minorEastAsia" w:eastAsiaTheme="minorEastAsia" w:hAnsiTheme="minorEastAsia"/>
                <w:spacing w:val="0"/>
                <w:szCs w:val="24"/>
                <w:rPrChange w:id="3810" w:author="JY0225" w:date="2017-08-24T11:20:00Z">
                  <w:rPr>
                    <w:rFonts w:eastAsiaTheme="minorEastAsia"/>
                  </w:rPr>
                </w:rPrChange>
              </w:rPr>
              <w:t>id</w:t>
            </w:r>
          </w:p>
          <w:p w14:paraId="6382BA8E" w14:textId="22746A59"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3811" w:author="JY0225" w:date="2017-08-24T11:20:00Z">
                  <w:rPr>
                    <w:rFonts w:eastAsiaTheme="minorEastAsia"/>
                  </w:rPr>
                </w:rPrChange>
              </w:rPr>
            </w:pPr>
            <w:r w:rsidRPr="001A5D4B">
              <w:rPr>
                <w:rFonts w:eastAsiaTheme="minorEastAsia"/>
                <w:spacing w:val="0"/>
                <w:szCs w:val="24"/>
                <w:rPrChange w:id="3812" w:author="JY0225" w:date="2017-08-24T11:20:00Z">
                  <w:rPr>
                    <w:rFonts w:eastAsiaTheme="minorEastAsia"/>
                  </w:rPr>
                </w:rPrChange>
              </w:rPr>
              <w:t>result text not null);</w:t>
            </w:r>
            <w:r w:rsidR="00D22617" w:rsidRPr="001A5D4B">
              <w:rPr>
                <w:rFonts w:eastAsiaTheme="minorEastAsia"/>
                <w:spacing w:val="0"/>
                <w:szCs w:val="24"/>
                <w:rPrChange w:id="3813" w:author="JY0225" w:date="2017-08-24T11:20:00Z">
                  <w:rPr>
                    <w:rFonts w:eastAsiaTheme="minorEastAsia"/>
                  </w:rPr>
                </w:rPrChange>
              </w:rPr>
              <w:t xml:space="preserve">   </w:t>
            </w:r>
            <w:r w:rsidR="00D22617" w:rsidRPr="00B207B1">
              <w:rPr>
                <w:rFonts w:asciiTheme="minorEastAsia" w:eastAsiaTheme="minorEastAsia" w:hAnsiTheme="minorEastAsia"/>
                <w:spacing w:val="0"/>
                <w:szCs w:val="24"/>
                <w:rPrChange w:id="3814" w:author="JY0225" w:date="2017-08-24T11:20:00Z">
                  <w:rPr>
                    <w:rFonts w:eastAsiaTheme="minorEastAsia"/>
                  </w:rPr>
                </w:rPrChange>
              </w:rPr>
              <w:t xml:space="preserve">      </w:t>
            </w:r>
            <w:ins w:id="3815" w:author="JY0225" w:date="2017-08-24T11:21:00Z">
              <w:r w:rsidR="00152EF1" w:rsidRPr="00B207B1">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del w:id="3816" w:author="JY0225" w:date="2017-08-24T11:21:00Z">
              <w:r w:rsidR="00D22617" w:rsidRPr="00B207B1" w:rsidDel="00152EF1">
                <w:rPr>
                  <w:rFonts w:asciiTheme="minorEastAsia" w:eastAsiaTheme="minorEastAsia" w:hAnsiTheme="minorEastAsia"/>
                  <w:spacing w:val="0"/>
                  <w:szCs w:val="24"/>
                  <w:rPrChange w:id="3817"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3818"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3819" w:author="JY0225" w:date="2017-08-24T11:20:00Z">
                  <w:rPr>
                    <w:rFonts w:eastAsiaTheme="minorEastAsia" w:hint="eastAsia"/>
                  </w:rPr>
                </w:rPrChange>
              </w:rPr>
              <w:t>请求执行结果</w:t>
            </w:r>
          </w:p>
        </w:tc>
      </w:tr>
    </w:tbl>
    <w:p w14:paraId="3B799A3B" w14:textId="41F8331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3820"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C42EE2" w:rsidRDefault="008C0220" w:rsidP="008C0220">
            <w:pPr>
              <w:pStyle w:val="a7"/>
              <w:spacing w:line="400" w:lineRule="exact"/>
              <w:rPr>
                <w:rFonts w:eastAsiaTheme="minorEastAsia"/>
                <w:spacing w:val="0"/>
                <w:szCs w:val="24"/>
                <w:rPrChange w:id="3821" w:author="JY0225" w:date="2017-08-24T11:20:00Z">
                  <w:rPr>
                    <w:rFonts w:eastAsiaTheme="minorEastAsia"/>
                  </w:rPr>
                </w:rPrChange>
              </w:rPr>
            </w:pPr>
            <w:r w:rsidRPr="00C42EE2">
              <w:rPr>
                <w:rFonts w:eastAsiaTheme="minorEastAsia"/>
                <w:spacing w:val="0"/>
                <w:szCs w:val="24"/>
                <w:rPrChange w:id="3822" w:author="JY0225" w:date="2017-08-24T11:20:00Z">
                  <w:rPr>
                    <w:rFonts w:eastAsiaTheme="minorEastAsia"/>
                  </w:rPr>
                </w:rPrChange>
              </w:rPr>
              <w:t>create table if not exists fileCache(</w:t>
            </w:r>
          </w:p>
          <w:p w14:paraId="1904494E" w14:textId="1DCCC23B" w:rsidR="008C0220" w:rsidRPr="00C42EE2" w:rsidRDefault="00436078" w:rsidP="008C0220">
            <w:pPr>
              <w:pStyle w:val="a7"/>
              <w:spacing w:line="400" w:lineRule="exact"/>
              <w:ind w:firstLineChars="200" w:firstLine="480"/>
              <w:rPr>
                <w:rFonts w:asciiTheme="minorEastAsia" w:eastAsiaTheme="minorEastAsia" w:hAnsiTheme="minorEastAsia"/>
                <w:spacing w:val="0"/>
                <w:szCs w:val="24"/>
                <w:rPrChange w:id="3823" w:author="JY0225" w:date="2017-08-24T11:20:00Z">
                  <w:rPr>
                    <w:rFonts w:eastAsiaTheme="minorEastAsia"/>
                  </w:rPr>
                </w:rPrChange>
              </w:rPr>
            </w:pPr>
            <w:r w:rsidRPr="00C42EE2">
              <w:rPr>
                <w:rFonts w:eastAsiaTheme="minorEastAsia"/>
                <w:spacing w:val="0"/>
                <w:szCs w:val="24"/>
              </w:rPr>
              <w:t>user</w:t>
            </w:r>
            <w:r w:rsidR="008C0220" w:rsidRPr="00C42EE2">
              <w:rPr>
                <w:rFonts w:eastAsiaTheme="minorEastAsia"/>
                <w:spacing w:val="0"/>
                <w:szCs w:val="24"/>
                <w:rPrChange w:id="3824" w:author="JY0225" w:date="2017-08-24T11:20:00Z">
                  <w:rPr>
                    <w:rFonts w:eastAsiaTheme="minorEastAsia"/>
                  </w:rPr>
                </w:rPrChange>
              </w:rPr>
              <w:t xml:space="preserve">id varchar[100] not null, </w:t>
            </w:r>
            <w:r w:rsidR="00EA638B" w:rsidRPr="00C42EE2">
              <w:rPr>
                <w:rFonts w:eastAsiaTheme="minorEastAsia"/>
                <w:spacing w:val="0"/>
                <w:szCs w:val="24"/>
                <w:rPrChange w:id="3825"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3826"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27" w:author="JY0225" w:date="2017-08-24T11:20:00Z">
                  <w:rPr>
                    <w:rFonts w:eastAsiaTheme="minorEastAsia" w:hint="eastAsia"/>
                  </w:rPr>
                </w:rPrChange>
              </w:rPr>
              <w:t>用户</w:t>
            </w:r>
            <w:r w:rsidR="00EA638B" w:rsidRPr="00C42EE2">
              <w:rPr>
                <w:rFonts w:asciiTheme="minorEastAsia" w:eastAsiaTheme="minorEastAsia" w:hAnsiTheme="minorEastAsia"/>
                <w:spacing w:val="0"/>
                <w:szCs w:val="24"/>
                <w:rPrChange w:id="3828" w:author="JY0225" w:date="2017-08-24T11:20:00Z">
                  <w:rPr>
                    <w:rFonts w:eastAsiaTheme="minorEastAsia"/>
                  </w:rPr>
                </w:rPrChange>
              </w:rPr>
              <w:t>id</w:t>
            </w:r>
          </w:p>
          <w:p w14:paraId="547CF3FA"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29" w:author="JY0225" w:date="2017-08-24T11:20:00Z">
                  <w:rPr>
                    <w:rFonts w:eastAsiaTheme="minorEastAsia"/>
                  </w:rPr>
                </w:rPrChange>
              </w:rPr>
            </w:pPr>
            <w:r w:rsidRPr="00C42EE2">
              <w:rPr>
                <w:rFonts w:eastAsiaTheme="minorEastAsia"/>
                <w:spacing w:val="0"/>
                <w:szCs w:val="24"/>
                <w:rPrChange w:id="3830" w:author="JY0225" w:date="2017-08-24T11:20:00Z">
                  <w:rPr>
                    <w:rFonts w:eastAsiaTheme="minorEastAsia"/>
                  </w:rPr>
                </w:rPrChange>
              </w:rPr>
              <w:t>file_name varchar[100] not null,</w:t>
            </w:r>
            <w:r w:rsidR="00EA638B" w:rsidRPr="00C42EE2">
              <w:rPr>
                <w:rFonts w:eastAsiaTheme="minorEastAsia"/>
                <w:spacing w:val="0"/>
                <w:szCs w:val="24"/>
                <w:rPrChange w:id="3831"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3832"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33" w:author="JY0225" w:date="2017-08-24T11:20:00Z">
                  <w:rPr>
                    <w:rFonts w:eastAsiaTheme="minorEastAsia" w:hint="eastAsia"/>
                  </w:rPr>
                </w:rPrChange>
              </w:rPr>
              <w:t>文件名</w:t>
            </w:r>
          </w:p>
          <w:p w14:paraId="58A891F7" w14:textId="528FE10C"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34" w:author="JY0225" w:date="2017-08-24T11:20:00Z">
                  <w:rPr>
                    <w:rFonts w:eastAsiaTheme="minorEastAsia"/>
                  </w:rPr>
                </w:rPrChange>
              </w:rPr>
            </w:pPr>
            <w:r w:rsidRPr="00C42EE2">
              <w:rPr>
                <w:rFonts w:eastAsiaTheme="minorEastAsia"/>
                <w:spacing w:val="0"/>
                <w:szCs w:val="24"/>
                <w:rPrChange w:id="3835" w:author="JY0225" w:date="2017-08-24T11:20:00Z">
                  <w:rPr>
                    <w:rFonts w:eastAsiaTheme="minorEastAsia"/>
                  </w:rPr>
                </w:rPrChange>
              </w:rPr>
              <w:t>length bigint not null,</w:t>
            </w:r>
            <w:r w:rsidR="00EA638B" w:rsidRPr="00C42EE2">
              <w:rPr>
                <w:rFonts w:eastAsiaTheme="minorEastAsia"/>
                <w:spacing w:val="0"/>
                <w:szCs w:val="24"/>
                <w:rPrChange w:id="3836"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3837" w:author="JY0225" w:date="2017-08-24T11:20:00Z">
                  <w:rPr>
                    <w:rFonts w:eastAsiaTheme="minorEastAsia"/>
                  </w:rPr>
                </w:rPrChange>
              </w:rPr>
              <w:t xml:space="preserve"> </w:t>
            </w:r>
            <w:r w:rsidR="00C42EE2">
              <w:rPr>
                <w:rFonts w:asciiTheme="minorEastAsia" w:eastAsiaTheme="minorEastAsia" w:hAnsiTheme="minorEastAsia"/>
                <w:spacing w:val="0"/>
                <w:szCs w:val="24"/>
              </w:rPr>
              <w:t xml:space="preserve"> </w:t>
            </w:r>
            <w:r w:rsidR="00EA638B" w:rsidRPr="00C42EE2">
              <w:rPr>
                <w:rFonts w:asciiTheme="minorEastAsia" w:eastAsiaTheme="minorEastAsia" w:hAnsiTheme="minorEastAsia"/>
                <w:spacing w:val="0"/>
                <w:szCs w:val="24"/>
                <w:rPrChange w:id="3838"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39" w:author="JY0225" w:date="2017-08-24T11:20:00Z">
                  <w:rPr>
                    <w:rFonts w:eastAsiaTheme="minorEastAsia" w:hint="eastAsia"/>
                  </w:rPr>
                </w:rPrChange>
              </w:rPr>
              <w:t>文件长度</w:t>
            </w:r>
          </w:p>
          <w:p w14:paraId="55F489E5" w14:textId="0FB40BAE"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40" w:author="JY0225" w:date="2017-08-24T11:20:00Z">
                  <w:rPr>
                    <w:rFonts w:eastAsiaTheme="minorEastAsia"/>
                  </w:rPr>
                </w:rPrChange>
              </w:rPr>
            </w:pPr>
            <w:r w:rsidRPr="00C42EE2">
              <w:rPr>
                <w:rFonts w:eastAsiaTheme="minorEastAsia"/>
                <w:spacing w:val="0"/>
                <w:szCs w:val="24"/>
                <w:rPrChange w:id="3841" w:author="JY0225" w:date="2017-08-24T11:20:00Z">
                  <w:rPr>
                    <w:rFonts w:eastAsiaTheme="minorEastAsia"/>
                  </w:rPr>
                </w:rPrChange>
              </w:rPr>
              <w:t>MD5 varchar[100] not null,</w:t>
            </w:r>
            <w:r w:rsidR="00EA638B" w:rsidRPr="00C42EE2">
              <w:rPr>
                <w:rFonts w:eastAsiaTheme="minorEastAsia"/>
                <w:spacing w:val="0"/>
                <w:szCs w:val="24"/>
                <w:rPrChange w:id="3842"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3843"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44" w:author="JY0225" w:date="2017-08-24T11:20:00Z">
                  <w:rPr>
                    <w:rFonts w:eastAsiaTheme="minorEastAsia" w:hint="eastAsia"/>
                  </w:rPr>
                </w:rPrChange>
              </w:rPr>
              <w:t>文件</w:t>
            </w:r>
            <w:r w:rsidR="00EA638B" w:rsidRPr="00C42EE2">
              <w:rPr>
                <w:rFonts w:asciiTheme="minorEastAsia" w:eastAsiaTheme="minorEastAsia" w:hAnsiTheme="minorEastAsia"/>
                <w:spacing w:val="0"/>
                <w:szCs w:val="24"/>
                <w:rPrChange w:id="3845" w:author="JY0225" w:date="2017-08-24T11:20:00Z">
                  <w:rPr>
                    <w:rFonts w:eastAsiaTheme="minorEastAsia"/>
                  </w:rPr>
                </w:rPrChange>
              </w:rPr>
              <w:t>MD5</w:t>
            </w:r>
            <w:r w:rsidR="00EA638B" w:rsidRPr="00C42EE2">
              <w:rPr>
                <w:rFonts w:asciiTheme="minorEastAsia" w:eastAsiaTheme="minorEastAsia" w:hAnsiTheme="minorEastAsia" w:hint="eastAsia"/>
                <w:spacing w:val="0"/>
                <w:szCs w:val="24"/>
                <w:rPrChange w:id="3846" w:author="JY0225" w:date="2017-08-24T11:20:00Z">
                  <w:rPr>
                    <w:rFonts w:eastAsiaTheme="minorEastAsia" w:hint="eastAsia"/>
                  </w:rPr>
                </w:rPrChange>
              </w:rPr>
              <w:t>值</w:t>
            </w:r>
          </w:p>
          <w:p w14:paraId="215AF5E1"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3847" w:author="JY0225" w:date="2017-08-24T11:20:00Z">
                  <w:rPr>
                    <w:rFonts w:eastAsiaTheme="minorEastAsia"/>
                  </w:rPr>
                </w:rPrChange>
              </w:rPr>
            </w:pPr>
            <w:r w:rsidRPr="00C42EE2">
              <w:rPr>
                <w:rFonts w:eastAsiaTheme="minorEastAsia"/>
                <w:spacing w:val="0"/>
                <w:szCs w:val="24"/>
                <w:rPrChange w:id="3848" w:author="JY0225" w:date="2017-08-24T11:20:00Z">
                  <w:rPr>
                    <w:rFonts w:eastAsiaTheme="minorEastAsia"/>
                  </w:rPr>
                </w:rPrChange>
              </w:rPr>
              <w:t>use_time int not null,</w:t>
            </w:r>
            <w:r w:rsidR="00EA638B" w:rsidRPr="00C42EE2">
              <w:rPr>
                <w:rFonts w:eastAsiaTheme="minorEastAsia"/>
                <w:spacing w:val="0"/>
                <w:szCs w:val="24"/>
                <w:rPrChange w:id="3849" w:author="JY0225" w:date="2017-08-24T11:20:00Z">
                  <w:rPr>
                    <w:rFonts w:eastAsiaTheme="minorEastAsia"/>
                  </w:rPr>
                </w:rPrChange>
              </w:rPr>
              <w:t xml:space="preserve">                 </w:t>
            </w:r>
            <w:ins w:id="3850" w:author="JY0225" w:date="2017-08-24T11:21:00Z">
              <w:r w:rsidR="00E0142F" w:rsidRPr="00C42EE2">
                <w:rPr>
                  <w:rFonts w:eastAsiaTheme="minorEastAsia"/>
                  <w:spacing w:val="0"/>
                  <w:szCs w:val="24"/>
                </w:rPr>
                <w:t xml:space="preserve"> </w:t>
              </w:r>
            </w:ins>
            <w:r w:rsidR="00EA638B" w:rsidRPr="00C42EE2">
              <w:rPr>
                <w:rFonts w:asciiTheme="minorEastAsia" w:eastAsiaTheme="minorEastAsia" w:hAnsiTheme="minorEastAsia"/>
                <w:spacing w:val="0"/>
                <w:szCs w:val="24"/>
                <w:rPrChange w:id="3851"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52" w:author="JY0225" w:date="2017-08-24T11:20:00Z">
                  <w:rPr>
                    <w:rFonts w:eastAsiaTheme="minorEastAsia" w:hint="eastAsia"/>
                  </w:rPr>
                </w:rPrChange>
              </w:rPr>
              <w:t>使用次数</w:t>
            </w:r>
            <w:r w:rsidR="00EA638B" w:rsidRPr="00C42EE2">
              <w:rPr>
                <w:rFonts w:asciiTheme="minorEastAsia" w:eastAsiaTheme="minorEastAsia" w:hAnsiTheme="minorEastAsia"/>
                <w:spacing w:val="0"/>
                <w:szCs w:val="24"/>
                <w:rPrChange w:id="3853" w:author="JY0225" w:date="2017-08-24T11:20:00Z">
                  <w:rPr>
                    <w:rFonts w:eastAsiaTheme="minorEastAsia"/>
                  </w:rPr>
                </w:rPrChange>
              </w:rPr>
              <w:t xml:space="preserve"> </w:t>
            </w:r>
          </w:p>
          <w:p w14:paraId="39976A7E" w14:textId="7914AF13"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3854" w:author="JY0225" w:date="2017-08-24T11:20:00Z">
                  <w:rPr>
                    <w:rFonts w:eastAsiaTheme="minorEastAsia"/>
                  </w:rPr>
                </w:rPrChange>
              </w:rPr>
            </w:pPr>
            <w:r w:rsidRPr="00C42EE2">
              <w:rPr>
                <w:rFonts w:eastAsiaTheme="minorEastAsia"/>
                <w:spacing w:val="0"/>
                <w:szCs w:val="24"/>
                <w:rPrChange w:id="3855" w:author="JY0225" w:date="2017-08-24T11:20:00Z">
                  <w:rPr>
                    <w:rFonts w:eastAsiaTheme="minorEastAsia"/>
                  </w:rPr>
                </w:rPrChange>
              </w:rPr>
              <w:t>modified_time varchar[100] not null);</w:t>
            </w:r>
            <w:r w:rsidR="00C42EE2">
              <w:rPr>
                <w:rFonts w:eastAsiaTheme="minorEastAsia"/>
                <w:spacing w:val="0"/>
                <w:szCs w:val="24"/>
              </w:rPr>
              <w:t xml:space="preserve">    </w:t>
            </w:r>
            <w:del w:id="3856" w:author="JY0225" w:date="2017-08-24T11:20:00Z">
              <w:r w:rsidR="00EA638B" w:rsidRPr="00C42EE2" w:rsidDel="00987564">
                <w:rPr>
                  <w:rFonts w:asciiTheme="minorEastAsia" w:eastAsiaTheme="minorEastAsia" w:hAnsiTheme="minorEastAsia"/>
                  <w:spacing w:val="0"/>
                  <w:szCs w:val="24"/>
                  <w:rPrChange w:id="3857" w:author="JY0225" w:date="2017-08-24T11:20:00Z">
                    <w:rPr>
                      <w:rFonts w:eastAsiaTheme="minorEastAsia"/>
                    </w:rPr>
                  </w:rPrChange>
                </w:rPr>
                <w:delText xml:space="preserve">     </w:delText>
              </w:r>
            </w:del>
            <w:r w:rsidR="00EA638B" w:rsidRPr="00C42EE2">
              <w:rPr>
                <w:rFonts w:asciiTheme="minorEastAsia" w:eastAsiaTheme="minorEastAsia" w:hAnsiTheme="minorEastAsia"/>
                <w:spacing w:val="0"/>
                <w:szCs w:val="24"/>
                <w:rPrChange w:id="3858"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3859" w:author="JY0225" w:date="2017-08-24T11:20:00Z">
                  <w:rPr>
                    <w:rFonts w:eastAsiaTheme="minorEastAsia" w:hint="eastAsia"/>
                  </w:rPr>
                </w:rPrChange>
              </w:rPr>
              <w:t>最后一次修改时间</w:t>
            </w:r>
          </w:p>
        </w:tc>
      </w:tr>
    </w:tbl>
    <w:p w14:paraId="6605CE53" w14:textId="25011CE4"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986693">
        <w:rPr>
          <w:rFonts w:hAnsiTheme="minorEastAsia" w:hint="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3860"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3E3FDF" w:rsidRDefault="009A791B" w:rsidP="009A791B">
            <w:pPr>
              <w:pStyle w:val="a7"/>
              <w:spacing w:line="400" w:lineRule="exact"/>
              <w:rPr>
                <w:rFonts w:eastAsiaTheme="minorEastAsia"/>
                <w:spacing w:val="0"/>
                <w:szCs w:val="24"/>
                <w:rPrChange w:id="3861" w:author="JY0225" w:date="2017-08-24T11:20:00Z">
                  <w:rPr>
                    <w:rFonts w:eastAsiaTheme="minorEastAsia"/>
                  </w:rPr>
                </w:rPrChange>
              </w:rPr>
            </w:pPr>
            <w:r w:rsidRPr="003E3FDF">
              <w:rPr>
                <w:rFonts w:eastAsiaTheme="minorEastAsia"/>
                <w:spacing w:val="0"/>
                <w:szCs w:val="24"/>
                <w:rPrChange w:id="3862" w:author="JY0225" w:date="2017-08-24T11:20:00Z">
                  <w:rPr>
                    <w:rFonts w:eastAsiaTheme="minorEastAsia"/>
                  </w:rPr>
                </w:rPrChange>
              </w:rPr>
              <w:t>create table if not exists breakpoint(</w:t>
            </w:r>
          </w:p>
          <w:p w14:paraId="436A7A94" w14:textId="0D39E47E" w:rsidR="009A791B" w:rsidRPr="003E3FDF" w:rsidRDefault="00A1459C" w:rsidP="009A791B">
            <w:pPr>
              <w:pStyle w:val="a7"/>
              <w:spacing w:line="400" w:lineRule="exact"/>
              <w:ind w:firstLineChars="200" w:firstLine="480"/>
              <w:rPr>
                <w:rFonts w:eastAsiaTheme="minorEastAsia"/>
                <w:spacing w:val="0"/>
                <w:szCs w:val="24"/>
                <w:rPrChange w:id="3863" w:author="JY0225" w:date="2017-08-24T11:20:00Z">
                  <w:rPr>
                    <w:rFonts w:eastAsiaTheme="minorEastAsia"/>
                  </w:rPr>
                </w:rPrChange>
              </w:rPr>
            </w:pPr>
            <w:r w:rsidRPr="003E3FDF">
              <w:rPr>
                <w:rFonts w:eastAsiaTheme="minorEastAsia"/>
                <w:spacing w:val="0"/>
                <w:szCs w:val="24"/>
              </w:rPr>
              <w:t>user</w:t>
            </w:r>
            <w:r w:rsidR="009A791B" w:rsidRPr="003E3FDF">
              <w:rPr>
                <w:rFonts w:eastAsiaTheme="minorEastAsia"/>
                <w:spacing w:val="0"/>
                <w:szCs w:val="24"/>
                <w:rPrChange w:id="3864" w:author="JY0225" w:date="2017-08-24T11:20:00Z">
                  <w:rPr>
                    <w:rFonts w:eastAsiaTheme="minorEastAsia"/>
                  </w:rPr>
                </w:rPrChange>
              </w:rPr>
              <w:t xml:space="preserve">id varchar[100] not null, </w:t>
            </w:r>
            <w:r w:rsidR="0008759D" w:rsidRPr="003E3FDF">
              <w:rPr>
                <w:rFonts w:eastAsiaTheme="minorEastAsia"/>
                <w:spacing w:val="0"/>
                <w:szCs w:val="24"/>
                <w:rPrChange w:id="3865" w:author="JY0225" w:date="2017-08-24T11:20:00Z">
                  <w:rPr>
                    <w:rFonts w:eastAsiaTheme="minorEastAsia"/>
                  </w:rPr>
                </w:rPrChange>
              </w:rPr>
              <w:t xml:space="preserve">       </w:t>
            </w:r>
            <w:del w:id="3866" w:author="JY0225" w:date="2017-08-24T11:20:00Z">
              <w:r w:rsidR="0008759D" w:rsidRPr="003E3FDF" w:rsidDel="00152EF1">
                <w:rPr>
                  <w:rFonts w:asciiTheme="minorEastAsia" w:eastAsiaTheme="minorEastAsia" w:hAnsiTheme="minorEastAsia"/>
                  <w:spacing w:val="0"/>
                  <w:szCs w:val="24"/>
                  <w:rPrChange w:id="3867"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68"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69" w:author="JY0225" w:date="2017-08-24T11:20:00Z">
                  <w:rPr>
                    <w:rFonts w:eastAsiaTheme="minorEastAsia" w:hint="eastAsia"/>
                  </w:rPr>
                </w:rPrChange>
              </w:rPr>
              <w:t>用户</w:t>
            </w:r>
            <w:r w:rsidR="0008759D" w:rsidRPr="003E3FDF">
              <w:rPr>
                <w:rFonts w:asciiTheme="minorEastAsia" w:eastAsiaTheme="minorEastAsia" w:hAnsiTheme="minorEastAsia"/>
                <w:spacing w:val="0"/>
                <w:szCs w:val="24"/>
                <w:rPrChange w:id="3870" w:author="JY0225" w:date="2017-08-24T11:20:00Z">
                  <w:rPr>
                    <w:rFonts w:eastAsiaTheme="minorEastAsia"/>
                  </w:rPr>
                </w:rPrChange>
              </w:rPr>
              <w:t xml:space="preserve">id </w:t>
            </w:r>
          </w:p>
          <w:p w14:paraId="66ED5149" w14:textId="3DCC6FA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3871" w:author="JY0225" w:date="2017-08-24T11:20:00Z">
                  <w:rPr>
                    <w:rFonts w:eastAsiaTheme="minorEastAsia"/>
                  </w:rPr>
                </w:rPrChange>
              </w:rPr>
            </w:pPr>
            <w:r w:rsidRPr="003E3FDF">
              <w:rPr>
                <w:rFonts w:eastAsiaTheme="minorEastAsia"/>
                <w:spacing w:val="0"/>
                <w:szCs w:val="24"/>
                <w:rPrChange w:id="3872" w:author="JY0225" w:date="2017-08-24T11:20:00Z">
                  <w:rPr>
                    <w:rFonts w:eastAsiaTheme="minorEastAsia"/>
                  </w:rPr>
                </w:rPrChange>
              </w:rPr>
              <w:t>MD5 varchar[100] not null,</w:t>
            </w:r>
            <w:r w:rsidR="0008759D" w:rsidRPr="003E3FDF">
              <w:rPr>
                <w:rFonts w:eastAsiaTheme="minorEastAsia"/>
                <w:spacing w:val="0"/>
                <w:szCs w:val="24"/>
                <w:rPrChange w:id="3873" w:author="JY0225" w:date="2017-08-24T11:20:00Z">
                  <w:rPr>
                    <w:rFonts w:eastAsiaTheme="minorEastAsia"/>
                  </w:rPr>
                </w:rPrChange>
              </w:rPr>
              <w:t xml:space="preserve">        </w:t>
            </w:r>
            <w:r w:rsidR="003E3FDF">
              <w:rPr>
                <w:rFonts w:eastAsiaTheme="minorEastAsia"/>
                <w:spacing w:val="0"/>
                <w:szCs w:val="24"/>
              </w:rPr>
              <w:t xml:space="preserve"> </w:t>
            </w:r>
            <w:del w:id="3874" w:author="JY0225" w:date="2017-08-24T11:21:00Z">
              <w:r w:rsidR="0008759D" w:rsidRPr="003E3FDF" w:rsidDel="000A11E4">
                <w:rPr>
                  <w:rFonts w:asciiTheme="minorEastAsia" w:eastAsiaTheme="minorEastAsia" w:hAnsiTheme="minorEastAsia"/>
                  <w:spacing w:val="0"/>
                  <w:szCs w:val="24"/>
                  <w:rPrChange w:id="3875"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76"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77" w:author="JY0225" w:date="2017-08-24T11:20:00Z">
                  <w:rPr>
                    <w:rFonts w:eastAsiaTheme="minorEastAsia" w:hint="eastAsia"/>
                  </w:rPr>
                </w:rPrChange>
              </w:rPr>
              <w:t>文件</w:t>
            </w:r>
            <w:r w:rsidR="0008759D" w:rsidRPr="003E3FDF">
              <w:rPr>
                <w:rFonts w:asciiTheme="minorEastAsia" w:eastAsiaTheme="minorEastAsia" w:hAnsiTheme="minorEastAsia"/>
                <w:spacing w:val="0"/>
                <w:szCs w:val="24"/>
                <w:rPrChange w:id="3878" w:author="JY0225" w:date="2017-08-24T11:20:00Z">
                  <w:rPr>
                    <w:rFonts w:eastAsiaTheme="minorEastAsia"/>
                  </w:rPr>
                </w:rPrChange>
              </w:rPr>
              <w:t>MD5</w:t>
            </w:r>
            <w:r w:rsidR="0008759D" w:rsidRPr="003E3FDF">
              <w:rPr>
                <w:rFonts w:asciiTheme="minorEastAsia" w:eastAsiaTheme="minorEastAsia" w:hAnsiTheme="minorEastAsia" w:hint="eastAsia"/>
                <w:spacing w:val="0"/>
                <w:szCs w:val="24"/>
                <w:rPrChange w:id="3879" w:author="JY0225" w:date="2017-08-24T11:20:00Z">
                  <w:rPr>
                    <w:rFonts w:eastAsiaTheme="minorEastAsia" w:hint="eastAsia"/>
                  </w:rPr>
                </w:rPrChange>
              </w:rPr>
              <w:t>值</w:t>
            </w:r>
            <w:r w:rsidR="0008759D" w:rsidRPr="003E3FDF">
              <w:rPr>
                <w:rFonts w:asciiTheme="minorEastAsia" w:eastAsiaTheme="minorEastAsia" w:hAnsiTheme="minorEastAsia"/>
                <w:spacing w:val="0"/>
                <w:szCs w:val="24"/>
                <w:rPrChange w:id="3880" w:author="JY0225" w:date="2017-08-24T11:20:00Z">
                  <w:rPr>
                    <w:rFonts w:eastAsiaTheme="minorEastAsia"/>
                  </w:rPr>
                </w:rPrChange>
              </w:rPr>
              <w:t xml:space="preserve"> </w:t>
            </w:r>
          </w:p>
          <w:p w14:paraId="39544F56" w14:textId="0F66EB6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3881" w:author="JY0225" w:date="2017-08-24T11:20:00Z">
                  <w:rPr>
                    <w:rFonts w:eastAsiaTheme="minorEastAsia"/>
                  </w:rPr>
                </w:rPrChange>
              </w:rPr>
            </w:pPr>
            <w:r w:rsidRPr="003E3FDF">
              <w:rPr>
                <w:rFonts w:eastAsiaTheme="minorEastAsia"/>
                <w:spacing w:val="0"/>
                <w:szCs w:val="24"/>
                <w:rPrChange w:id="3882" w:author="JY0225" w:date="2017-08-24T11:20:00Z">
                  <w:rPr>
                    <w:rFonts w:eastAsiaTheme="minorEastAsia"/>
                  </w:rPr>
                </w:rPrChange>
              </w:rPr>
              <w:t>server_path varchar[100] not null,</w:t>
            </w:r>
            <w:r w:rsidR="003E3FDF">
              <w:rPr>
                <w:rFonts w:eastAsiaTheme="minorEastAsia"/>
                <w:spacing w:val="0"/>
                <w:szCs w:val="24"/>
              </w:rPr>
              <w:t xml:space="preserve">    </w:t>
            </w:r>
            <w:del w:id="3883" w:author="JY0225" w:date="2017-08-24T11:21:00Z">
              <w:r w:rsidR="0008759D" w:rsidRPr="003E3FDF" w:rsidDel="000A11E4">
                <w:rPr>
                  <w:rFonts w:asciiTheme="minorEastAsia" w:eastAsiaTheme="minorEastAsia" w:hAnsiTheme="minorEastAsia"/>
                  <w:spacing w:val="0"/>
                  <w:szCs w:val="24"/>
                  <w:rPrChange w:id="3884"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85"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86" w:author="JY0225" w:date="2017-08-24T11:20:00Z">
                  <w:rPr>
                    <w:rFonts w:eastAsiaTheme="minorEastAsia" w:hint="eastAsia"/>
                  </w:rPr>
                </w:rPrChange>
              </w:rPr>
              <w:t>文件在服务器的位置</w:t>
            </w:r>
          </w:p>
          <w:p w14:paraId="72746CB5" w14:textId="6D01E445"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3887" w:author="JY0225" w:date="2017-08-24T11:20:00Z">
                  <w:rPr>
                    <w:rFonts w:eastAsiaTheme="minorEastAsia"/>
                  </w:rPr>
                </w:rPrChange>
              </w:rPr>
            </w:pPr>
            <w:r w:rsidRPr="003E3FDF">
              <w:rPr>
                <w:rFonts w:eastAsiaTheme="minorEastAsia"/>
                <w:spacing w:val="0"/>
                <w:szCs w:val="24"/>
                <w:rPrChange w:id="3888" w:author="JY0225" w:date="2017-08-24T11:20:00Z">
                  <w:rPr>
                    <w:rFonts w:eastAsiaTheme="minorEastAsia"/>
                  </w:rPr>
                </w:rPrChange>
              </w:rPr>
              <w:t>point int not null default 0,</w:t>
            </w:r>
            <w:r w:rsidR="0008759D" w:rsidRPr="003E3FDF">
              <w:rPr>
                <w:rFonts w:eastAsiaTheme="minorEastAsia"/>
                <w:spacing w:val="0"/>
                <w:szCs w:val="24"/>
                <w:rPrChange w:id="3889" w:author="JY0225" w:date="2017-08-24T11:20:00Z">
                  <w:rPr>
                    <w:rFonts w:eastAsiaTheme="minorEastAsia"/>
                  </w:rPr>
                </w:rPrChange>
              </w:rPr>
              <w:t xml:space="preserve">         </w:t>
            </w:r>
            <w:r w:rsidR="003E3FDF">
              <w:rPr>
                <w:rFonts w:eastAsiaTheme="minorEastAsia"/>
                <w:spacing w:val="0"/>
                <w:szCs w:val="24"/>
              </w:rPr>
              <w:t xml:space="preserve"> </w:t>
            </w:r>
            <w:del w:id="3890" w:author="JY0225" w:date="2017-08-24T11:21:00Z">
              <w:r w:rsidR="0008759D" w:rsidRPr="003E3FDF" w:rsidDel="000A11E4">
                <w:rPr>
                  <w:rFonts w:asciiTheme="minorEastAsia" w:eastAsiaTheme="minorEastAsia" w:hAnsiTheme="minorEastAsia"/>
                  <w:spacing w:val="0"/>
                  <w:szCs w:val="24"/>
                  <w:rPrChange w:id="3891"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3892"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3893" w:author="JY0225" w:date="2017-08-24T11:20:00Z">
                  <w:rPr>
                    <w:rFonts w:eastAsiaTheme="minorEastAsia" w:hint="eastAsia"/>
                  </w:rPr>
                </w:rPrChange>
              </w:rPr>
              <w:t>断点偏移量</w:t>
            </w:r>
          </w:p>
          <w:p w14:paraId="777B4D1E" w14:textId="070227B3"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3894" w:author="JY0225" w:date="2017-08-24T11:20:00Z">
                  <w:rPr>
                    <w:rFonts w:eastAsiaTheme="minorEastAsia"/>
                  </w:rPr>
                </w:rPrChange>
              </w:rPr>
            </w:pPr>
            <w:r w:rsidRPr="003E3FDF">
              <w:rPr>
                <w:rFonts w:eastAsiaTheme="minorEastAsia"/>
                <w:spacing w:val="0"/>
                <w:szCs w:val="24"/>
                <w:rPrChange w:id="3895" w:author="JY0225" w:date="2017-08-24T11:20:00Z">
                  <w:rPr>
                    <w:rFonts w:eastAsiaTheme="minorEastAsia"/>
                  </w:rPr>
                </w:rPrChange>
              </w:rPr>
              <w:t>flag bit not null default 0);</w:t>
            </w:r>
            <w:r w:rsidR="0008759D" w:rsidRPr="003E3FDF">
              <w:rPr>
                <w:rFonts w:eastAsiaTheme="minorEastAsia"/>
                <w:spacing w:val="0"/>
                <w:szCs w:val="24"/>
                <w:rPrChange w:id="3896" w:author="JY0225" w:date="2017-08-24T11:20:00Z">
                  <w:rPr>
                    <w:rFonts w:eastAsiaTheme="minorEastAsia"/>
                  </w:rPr>
                </w:rPrChange>
              </w:rPr>
              <w:t xml:space="preserve">   </w:t>
            </w:r>
            <w:r w:rsidR="0008759D" w:rsidRPr="00B207B1">
              <w:rPr>
                <w:rFonts w:asciiTheme="minorEastAsia" w:eastAsiaTheme="minorEastAsia" w:hAnsiTheme="minorEastAsia"/>
                <w:spacing w:val="0"/>
                <w:szCs w:val="24"/>
                <w:rPrChange w:id="3897" w:author="JY0225" w:date="2017-08-24T11:20:00Z">
                  <w:rPr>
                    <w:rFonts w:eastAsiaTheme="minorEastAsia"/>
                  </w:rPr>
                </w:rPrChange>
              </w:rPr>
              <w:t xml:space="preserve">    </w:t>
            </w:r>
            <w:r w:rsidR="003E3FDF">
              <w:rPr>
                <w:rFonts w:asciiTheme="minorEastAsia" w:eastAsiaTheme="minorEastAsia" w:hAnsiTheme="minorEastAsia"/>
                <w:spacing w:val="0"/>
                <w:szCs w:val="24"/>
              </w:rPr>
              <w:t xml:space="preserve">   </w:t>
            </w:r>
            <w:del w:id="3898" w:author="JY0225" w:date="2017-08-24T11:21:00Z">
              <w:r w:rsidR="0008759D" w:rsidRPr="00B207B1" w:rsidDel="000A11E4">
                <w:rPr>
                  <w:rFonts w:asciiTheme="minorEastAsia" w:eastAsiaTheme="minorEastAsia" w:hAnsiTheme="minorEastAsia"/>
                  <w:spacing w:val="0"/>
                  <w:szCs w:val="24"/>
                  <w:rPrChange w:id="3899"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3900"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3901" w:author="JY0225" w:date="2017-08-24T11:20:00Z">
                  <w:rPr>
                    <w:rFonts w:eastAsiaTheme="minorEastAsia" w:hint="eastAsia"/>
                  </w:rPr>
                </w:rPrChange>
              </w:rPr>
              <w:t>标识是否需要断点</w:t>
            </w:r>
          </w:p>
        </w:tc>
      </w:tr>
    </w:tbl>
    <w:p w14:paraId="0B001D57" w14:textId="2CF90DAB"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331001">
        <w:rPr>
          <w:rFonts w:hint="eastAsia"/>
        </w:rPr>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3902" w:author="微软用户" w:date="2017-08-18T22:52:00Z">
          <w:pPr>
            <w:pStyle w:val="21"/>
            <w:numPr>
              <w:ilvl w:val="1"/>
              <w:numId w:val="13"/>
            </w:numPr>
            <w:ind w:left="567" w:hanging="567"/>
          </w:pPr>
        </w:pPrChange>
      </w:pPr>
      <w:bookmarkStart w:id="3903" w:name="_Toc492545479"/>
      <w:ins w:id="3904" w:author="微软用户" w:date="2017-08-18T22:52:00Z">
        <w:r w:rsidRPr="00B207B1">
          <w:rPr>
            <w:rFonts w:hint="eastAsia"/>
          </w:rPr>
          <w:t>4.5</w:t>
        </w:r>
      </w:ins>
      <w:ins w:id="3905" w:author="JY0225" w:date="2017-08-23T15:22:00Z">
        <w:r w:rsidR="004A51A1" w:rsidRPr="00B207B1">
          <w:rPr>
            <w:rFonts w:hint="eastAsia"/>
          </w:rPr>
          <w:t>核心</w:t>
        </w:r>
      </w:ins>
      <w:r w:rsidR="001B4D5C" w:rsidRPr="00B207B1">
        <w:rPr>
          <w:rFonts w:hint="eastAsia"/>
        </w:rPr>
        <w:t>接口</w:t>
      </w:r>
      <w:r w:rsidR="001B4D5C" w:rsidRPr="00B207B1">
        <w:t>设计</w:t>
      </w:r>
      <w:bookmarkEnd w:id="3903"/>
    </w:p>
    <w:p w14:paraId="339FB100" w14:textId="1B4FF2AE" w:rsidR="000B587C" w:rsidRPr="00B207B1" w:rsidRDefault="00204C9D" w:rsidP="008D4279">
      <w:pPr>
        <w:spacing w:line="400" w:lineRule="exact"/>
        <w:ind w:firstLine="420"/>
        <w:rPr>
          <w:rFonts w:hAnsiTheme="minorEastAsia"/>
          <w:color w:val="000000" w:themeColor="text1"/>
          <w:rPrChange w:id="3906" w:author="JY0225" w:date="2017-08-24T11:22:00Z">
            <w:rPr>
              <w:color w:val="000000" w:themeColor="text1"/>
            </w:rPr>
          </w:rPrChange>
        </w:rPr>
      </w:pPr>
      <w:r w:rsidRPr="00B207B1">
        <w:rPr>
          <w:rFonts w:hAnsiTheme="minorEastAsia" w:hint="eastAsia"/>
          <w:color w:val="000000" w:themeColor="text1"/>
          <w:rPrChange w:id="3907" w:author="JY0225" w:date="2017-08-24T11:22:00Z">
            <w:rPr>
              <w:rFonts w:hint="eastAsia"/>
              <w:color w:val="000000" w:themeColor="text1"/>
            </w:rPr>
          </w:rPrChange>
        </w:rPr>
        <w:t>程序接口是操作系统为用户提供的两类接口之一，编程人员在程序中通过程序接口来请求操作系统提供服务</w:t>
      </w:r>
      <w:del w:id="3908" w:author="微软用户" w:date="2017-08-24T21:28:00Z">
        <w:r w:rsidR="00347F58" w:rsidRPr="00B207B1" w:rsidDel="00F519BA">
          <w:rPr>
            <w:rFonts w:hAnsiTheme="minorEastAsia"/>
            <w:color w:val="000000" w:themeColor="text1"/>
            <w:vertAlign w:val="superscript"/>
            <w:rPrChange w:id="3909"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3910"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3911"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3912"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3913"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3914"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3915"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3916"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[34]</w:t>
      </w:r>
      <w:ins w:id="3917"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3918" w:author="JY0225" w:date="2017-08-24T11:22:00Z">
            <w:rPr>
              <w:rFonts w:hint="eastAsia"/>
              <w:color w:val="000000" w:themeColor="text1"/>
            </w:rPr>
          </w:rPrChange>
        </w:rPr>
        <w:t>现有</w:t>
      </w:r>
      <w:r w:rsidR="00223B44" w:rsidRPr="00B207B1">
        <w:rPr>
          <w:rFonts w:hAnsiTheme="minorEastAsia" w:hint="eastAsia"/>
          <w:color w:val="000000" w:themeColor="text1"/>
          <w:rPrChange w:id="3919"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3920" w:author="JY0225" w:date="2017-08-24T11:22:00Z">
            <w:rPr>
              <w:rFonts w:hint="eastAsia"/>
              <w:color w:val="000000" w:themeColor="text1"/>
            </w:rPr>
          </w:rPrChange>
        </w:rPr>
        <w:t>备份</w:t>
      </w:r>
      <w:r w:rsidR="00223B44" w:rsidRPr="00B207B1">
        <w:rPr>
          <w:rFonts w:hAnsiTheme="minorEastAsia" w:hint="eastAsia"/>
          <w:color w:val="000000" w:themeColor="text1"/>
          <w:rPrChange w:id="3921"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3922"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3923"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3924"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3925"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3926"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3927" w:name="_Toc492545480"/>
      <w:r w:rsidRPr="00B207B1">
        <w:t xml:space="preserve">4.5.1 </w:t>
      </w:r>
      <w:r w:rsidRPr="00B207B1">
        <w:rPr>
          <w:rFonts w:hint="eastAsia"/>
        </w:rPr>
        <w:t>持久会话管理接口设计</w:t>
      </w:r>
      <w:bookmarkEnd w:id="3927"/>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3928" w:author="JY0225" w:date="2017-08-24T11:22:00Z">
            <w:rPr>
              <w:color w:val="000000" w:themeColor="text1"/>
            </w:rPr>
          </w:rPrChange>
        </w:rPr>
        <w:pPrChange w:id="3929"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3930"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3931" w:author="微软用户" w:date="2017-08-24T15:32:00Z">
                  <w:rPr>
                    <w:color w:val="000000" w:themeColor="text1"/>
                  </w:rPr>
                </w:rPrChange>
              </w:rPr>
            </w:pPr>
            <w:r w:rsidRPr="00B207B1">
              <w:rPr>
                <w:rFonts w:ascii="Times New Roman" w:hAnsi="Times New Roman" w:hint="eastAsia"/>
                <w:rPrChange w:id="3932"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3933" w:author="微软用户" w:date="2017-08-24T15:32:00Z">
                  <w:rPr>
                    <w:color w:val="000000" w:themeColor="text1"/>
                  </w:rPr>
                </w:rPrChange>
              </w:rPr>
            </w:pPr>
            <w:r w:rsidRPr="00B207B1">
              <w:rPr>
                <w:rFonts w:ascii="Times New Roman" w:hAnsi="Times New Roman" w:hint="eastAsia"/>
                <w:rPrChange w:id="3934"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3935" w:author="微软用户" w:date="2017-08-24T15:32:00Z">
                  <w:rPr>
                    <w:color w:val="000000" w:themeColor="text1"/>
                  </w:rPr>
                </w:rPrChange>
              </w:rPr>
            </w:pPr>
            <w:r w:rsidRPr="00B207B1">
              <w:rPr>
                <w:rFonts w:ascii="Times New Roman" w:hAnsi="Times New Roman" w:hint="eastAsia"/>
                <w:rPrChange w:id="3936"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3937" w:author="微软用户" w:date="2017-08-24T15:32:00Z">
                  <w:rPr>
                    <w:color w:val="000000" w:themeColor="text1"/>
                  </w:rPr>
                </w:rPrChange>
              </w:rPr>
            </w:pPr>
            <w:r w:rsidRPr="00B207B1">
              <w:rPr>
                <w:rFonts w:ascii="Times New Roman" w:hAnsi="Times New Roman"/>
                <w:rPrChange w:id="3938"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3939" w:author="微软用户" w:date="2017-08-24T15:32:00Z">
                  <w:rPr>
                    <w:color w:val="000000" w:themeColor="text1"/>
                  </w:rPr>
                </w:rPrChange>
              </w:rPr>
            </w:pPr>
            <w:r w:rsidRPr="00B207B1">
              <w:rPr>
                <w:rFonts w:ascii="Times New Roman" w:hAnsi="Times New Roman" w:hint="eastAsia"/>
                <w:rPrChange w:id="3940"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3941" w:author="微软用户" w:date="2017-08-24T15:32:00Z">
                  <w:rPr>
                    <w:color w:val="000000" w:themeColor="text1"/>
                  </w:rPr>
                </w:rPrChange>
              </w:rPr>
            </w:pPr>
            <w:r w:rsidRPr="00B207B1">
              <w:rPr>
                <w:rFonts w:ascii="Times New Roman" w:hAnsi="Times New Roman"/>
                <w:rPrChange w:id="3942"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3943"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3944" w:author="微软用户" w:date="2017-08-24T15:32:00Z">
                  <w:rPr>
                    <w:color w:val="000000" w:themeColor="text1"/>
                  </w:rPr>
                </w:rPrChange>
              </w:rPr>
            </w:pPr>
            <w:r w:rsidRPr="00B207B1">
              <w:rPr>
                <w:rFonts w:ascii="Times New Roman" w:hAnsi="Times New Roman" w:hint="eastAsia"/>
                <w:rPrChange w:id="3945"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3946" w:author="微软用户" w:date="2017-08-24T15:32:00Z">
                  <w:rPr>
                    <w:color w:val="000000" w:themeColor="text1"/>
                  </w:rPr>
                </w:rPrChange>
              </w:rPr>
            </w:pPr>
            <w:r w:rsidRPr="00B207B1">
              <w:rPr>
                <w:rFonts w:ascii="Times New Roman" w:hAnsi="Times New Roman"/>
                <w:rPrChange w:id="3947" w:author="微软用户" w:date="2017-08-24T15:32:00Z">
                  <w:rPr>
                    <w:color w:val="000000" w:themeColor="text1"/>
                  </w:rPr>
                </w:rPrChange>
              </w:rPr>
              <w:t>r</w:t>
            </w:r>
            <w:r w:rsidR="00376C44" w:rsidRPr="00B207B1">
              <w:rPr>
                <w:rFonts w:ascii="Times New Roman" w:hAnsi="Times New Roman"/>
                <w:rPrChange w:id="3948" w:author="微软用户" w:date="2017-08-24T15:32:00Z">
                  <w:rPr>
                    <w:color w:val="000000" w:themeColor="text1"/>
                  </w:rPr>
                </w:rPrChange>
              </w:rPr>
              <w:t>equest</w:t>
            </w:r>
            <w:r w:rsidR="00135E07" w:rsidRPr="00B207B1">
              <w:rPr>
                <w:rFonts w:ascii="Times New Roman" w:hAnsi="Times New Roman" w:hint="eastAsia"/>
                <w:rPrChange w:id="3949" w:author="微软用户" w:date="2017-08-24T15:32:00Z">
                  <w:rPr>
                    <w:rFonts w:hint="eastAsia"/>
                    <w:color w:val="000000" w:themeColor="text1"/>
                  </w:rPr>
                </w:rPrChange>
              </w:rPr>
              <w:t>：</w:t>
            </w:r>
            <w:r w:rsidR="00376C44" w:rsidRPr="00B207B1">
              <w:rPr>
                <w:rFonts w:ascii="Times New Roman" w:hAnsi="Times New Roman" w:hint="eastAsia"/>
                <w:rPrChange w:id="3950"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3951" w:author="微软用户" w:date="2017-08-24T15:32:00Z">
                  <w:rPr>
                    <w:color w:val="000000" w:themeColor="text1"/>
                  </w:rPr>
                </w:rPrChange>
              </w:rPr>
            </w:pPr>
            <w:r w:rsidRPr="00B207B1">
              <w:rPr>
                <w:rFonts w:ascii="Times New Roman" w:hAnsi="Times New Roman"/>
                <w:rPrChange w:id="3952" w:author="微软用户" w:date="2017-08-24T15:32:00Z">
                  <w:rPr>
                    <w:color w:val="000000" w:themeColor="text1"/>
                  </w:rPr>
                </w:rPrChange>
              </w:rPr>
              <w:t>userid</w:t>
            </w:r>
            <w:r w:rsidR="00135E07" w:rsidRPr="00B207B1">
              <w:rPr>
                <w:rFonts w:ascii="Times New Roman" w:hAnsi="Times New Roman" w:hint="eastAsia"/>
                <w:rPrChange w:id="3953" w:author="微软用户" w:date="2017-08-24T15:32:00Z">
                  <w:rPr>
                    <w:rFonts w:hint="eastAsia"/>
                    <w:color w:val="000000" w:themeColor="text1"/>
                  </w:rPr>
                </w:rPrChange>
              </w:rPr>
              <w:t>：</w:t>
            </w:r>
            <w:r w:rsidRPr="00B207B1">
              <w:rPr>
                <w:rFonts w:ascii="Times New Roman" w:hAnsi="Times New Roman" w:hint="eastAsia"/>
                <w:rPrChange w:id="3954" w:author="微软用户" w:date="2017-08-24T15:32:00Z">
                  <w:rPr>
                    <w:rFonts w:hint="eastAsia"/>
                    <w:color w:val="000000" w:themeColor="text1"/>
                  </w:rPr>
                </w:rPrChange>
              </w:rPr>
              <w:t>用户</w:t>
            </w:r>
            <w:r w:rsidRPr="00B207B1">
              <w:rPr>
                <w:rFonts w:ascii="Times New Roman" w:hAnsi="Times New Roman"/>
                <w:rPrChange w:id="3955"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3956"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3957" w:author="微软用户" w:date="2017-08-24T15:32:00Z">
                  <w:rPr>
                    <w:color w:val="000000" w:themeColor="text1"/>
                  </w:rPr>
                </w:rPrChange>
              </w:rPr>
            </w:pPr>
            <w:r w:rsidRPr="00B207B1">
              <w:rPr>
                <w:rFonts w:ascii="Times New Roman" w:hAnsi="Times New Roman" w:hint="eastAsia"/>
                <w:rPrChange w:id="3958"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3959" w:author="微软用户" w:date="2017-08-24T15:32:00Z">
                  <w:rPr>
                    <w:color w:val="000000" w:themeColor="text1"/>
                  </w:rPr>
                </w:rPrChange>
              </w:rPr>
            </w:pPr>
            <w:r w:rsidRPr="00B207B1">
              <w:rPr>
                <w:rFonts w:ascii="Times New Roman" w:hAnsi="Times New Roman"/>
                <w:rPrChange w:id="3960" w:author="微软用户" w:date="2017-08-24T15:32:00Z">
                  <w:rPr>
                    <w:color w:val="000000" w:themeColor="text1"/>
                  </w:rPr>
                </w:rPrChange>
              </w:rPr>
              <w:t>True</w:t>
            </w:r>
            <w:r w:rsidRPr="00B207B1">
              <w:rPr>
                <w:rFonts w:ascii="Times New Roman" w:hAnsi="Times New Roman" w:hint="eastAsia"/>
                <w:rPrChange w:id="3961"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3962" w:author="微软用户" w:date="2017-08-24T15:32:00Z">
                  <w:rPr>
                    <w:color w:val="000000" w:themeColor="text1"/>
                  </w:rPr>
                </w:rPrChange>
              </w:rPr>
            </w:pPr>
            <w:r w:rsidRPr="00B207B1">
              <w:rPr>
                <w:rFonts w:ascii="Times New Roman" w:hAnsi="Times New Roman"/>
                <w:rPrChange w:id="3963" w:author="微软用户" w:date="2017-08-24T15:32:00Z">
                  <w:rPr>
                    <w:color w:val="000000" w:themeColor="text1"/>
                  </w:rPr>
                </w:rPrChange>
              </w:rPr>
              <w:t>False</w:t>
            </w:r>
            <w:r w:rsidRPr="00B207B1">
              <w:rPr>
                <w:rFonts w:ascii="Times New Roman" w:hAnsi="Times New Roman" w:hint="eastAsia"/>
                <w:rPrChange w:id="3964"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3965" w:author="JY0225" w:date="2017-08-23T14:06:00Z"/>
          <w:rFonts w:hAnsiTheme="minorEastAsia"/>
          <w:color w:val="000000" w:themeColor="text1"/>
          <w:rPrChange w:id="3966" w:author="JY0225" w:date="2017-08-24T11:22:00Z">
            <w:rPr>
              <w:ins w:id="3967" w:author="JY0225" w:date="2017-08-23T14:06:00Z"/>
              <w:color w:val="000000" w:themeColor="text1"/>
            </w:rPr>
          </w:rPrChange>
        </w:rPr>
      </w:pPr>
      <w:ins w:id="3968" w:author="JY0225" w:date="2017-08-23T14:06:00Z">
        <w:r w:rsidRPr="00B207B1">
          <w:rPr>
            <w:rFonts w:hAnsiTheme="minorEastAsia"/>
            <w:color w:val="000000" w:themeColor="text1"/>
            <w:rPrChange w:id="3969" w:author="JY0225" w:date="2017-08-24T11:22:00Z">
              <w:rPr>
                <w:color w:val="000000" w:themeColor="text1"/>
              </w:rPr>
            </w:rPrChange>
          </w:rPr>
          <w:tab/>
        </w:r>
      </w:ins>
      <w:r w:rsidR="0027585B">
        <w:rPr>
          <w:rFonts w:hAnsiTheme="minorEastAsia" w:hint="eastAsia"/>
          <w:color w:val="000000" w:themeColor="text1"/>
        </w:rPr>
        <w:t>表4-4所示为</w:t>
      </w:r>
      <w:ins w:id="3970" w:author="JY0225" w:date="2017-08-23T14:12:00Z">
        <w:r w:rsidR="00B17877" w:rsidRPr="00B207B1">
          <w:rPr>
            <w:rFonts w:hAnsiTheme="minorEastAsia" w:hint="eastAsia"/>
            <w:color w:val="000000" w:themeColor="text1"/>
            <w:rPrChange w:id="3971" w:author="JY0225" w:date="2017-08-24T11:22:00Z">
              <w:rPr>
                <w:rFonts w:hint="eastAsia"/>
                <w:color w:val="000000" w:themeColor="text1"/>
              </w:rPr>
            </w:rPrChange>
          </w:rPr>
          <w:t>新增会话接口</w:t>
        </w:r>
      </w:ins>
      <w:r w:rsidR="0027585B">
        <w:rPr>
          <w:rFonts w:hAnsiTheme="minorEastAsia" w:hint="eastAsia"/>
          <w:color w:val="000000" w:themeColor="text1"/>
        </w:rPr>
        <w:t>，</w:t>
      </w:r>
      <w:ins w:id="3972" w:author="JY0225" w:date="2017-08-23T14:12:00Z">
        <w:r w:rsidR="00B17877" w:rsidRPr="00B207B1">
          <w:rPr>
            <w:rFonts w:hAnsiTheme="minorEastAsia" w:hint="eastAsia"/>
            <w:color w:val="000000" w:themeColor="text1"/>
            <w:rPrChange w:id="3973" w:author="JY0225" w:date="2017-08-24T11:22:00Z">
              <w:rPr>
                <w:rFonts w:hint="eastAsia"/>
                <w:color w:val="000000" w:themeColor="text1"/>
              </w:rPr>
            </w:rPrChange>
          </w:rPr>
          <w:t>由</w:t>
        </w:r>
      </w:ins>
      <w:ins w:id="3974" w:author="JY0225" w:date="2017-08-23T14:13:00Z">
        <w:r w:rsidR="00B17877" w:rsidRPr="00B207B1">
          <w:rPr>
            <w:rFonts w:hAnsiTheme="minorEastAsia" w:hint="eastAsia"/>
            <w:color w:val="000000" w:themeColor="text1"/>
            <w:rPrChange w:id="3975"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3976" w:author="JY0225" w:date="2017-08-23T14:13:00Z">
        <w:r w:rsidR="00B17877" w:rsidRPr="00B207B1">
          <w:rPr>
            <w:rFonts w:hAnsiTheme="minorEastAsia" w:hint="eastAsia"/>
            <w:color w:val="000000" w:themeColor="text1"/>
            <w:rPrChange w:id="3977" w:author="JY0225" w:date="2017-08-24T11:22:00Z">
              <w:rPr>
                <w:rFonts w:hint="eastAsia"/>
                <w:color w:val="000000" w:themeColor="text1"/>
              </w:rPr>
            </w:rPrChange>
          </w:rPr>
          <w:t>用户的</w:t>
        </w:r>
        <w:r w:rsidR="00B17877" w:rsidRPr="00B207B1">
          <w:rPr>
            <w:rFonts w:hAnsiTheme="minorEastAsia"/>
            <w:color w:val="000000" w:themeColor="text1"/>
            <w:rPrChange w:id="3978" w:author="JY0225" w:date="2017-08-24T11:22:00Z">
              <w:rPr>
                <w:color w:val="000000" w:themeColor="text1"/>
              </w:rPr>
            </w:rPrChange>
          </w:rPr>
          <w:t>id</w:t>
        </w:r>
        <w:r w:rsidR="00B17877" w:rsidRPr="00B207B1">
          <w:rPr>
            <w:rFonts w:hAnsiTheme="minorEastAsia" w:hint="eastAsia"/>
            <w:color w:val="000000" w:themeColor="text1"/>
            <w:rPrChange w:id="3979"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3980" w:author="JY0225" w:date="2017-08-24T11:22:00Z">
              <w:rPr>
                <w:rFonts w:hint="eastAsia"/>
                <w:color w:val="000000" w:themeColor="text1"/>
              </w:rPr>
            </w:rPrChange>
          </w:rPr>
          <w:t>存储在</w:t>
        </w:r>
      </w:ins>
      <w:ins w:id="3981" w:author="JY0225" w:date="2017-08-23T14:14:00Z">
        <w:r w:rsidR="00B34F82" w:rsidRPr="00B207B1">
          <w:rPr>
            <w:rFonts w:hAnsiTheme="minorEastAsia"/>
            <w:color w:val="000000" w:themeColor="text1"/>
            <w:rPrChange w:id="3982" w:author="JY0225" w:date="2017-08-24T11:22:00Z">
              <w:rPr>
                <w:color w:val="000000" w:themeColor="text1"/>
              </w:rPr>
            </w:rPrChange>
          </w:rPr>
          <w:t>SQLite</w:t>
        </w:r>
        <w:r w:rsidR="00B34F82" w:rsidRPr="00B207B1">
          <w:rPr>
            <w:rFonts w:hAnsiTheme="minorEastAsia" w:hint="eastAsia"/>
            <w:color w:val="000000" w:themeColor="text1"/>
            <w:rPrChange w:id="3983" w:author="JY0225" w:date="2017-08-24T11:22:00Z">
              <w:rPr>
                <w:rFonts w:hint="eastAsia"/>
                <w:color w:val="000000" w:themeColor="text1"/>
              </w:rPr>
            </w:rPrChange>
          </w:rPr>
          <w:t>中的用户</w:t>
        </w:r>
        <w:r w:rsidR="00B34F82" w:rsidRPr="00B207B1">
          <w:rPr>
            <w:rFonts w:hAnsiTheme="minorEastAsia" w:hint="eastAsia"/>
            <w:color w:val="000000" w:themeColor="text1"/>
            <w:rPrChange w:id="3984"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3985" w:author="JY0225" w:date="2017-08-24T11:22:00Z">
              <w:rPr>
                <w:color w:val="000000" w:themeColor="text1"/>
              </w:rPr>
            </w:rPrChange>
          </w:rPr>
          <w:t>id</w:t>
        </w:r>
        <w:r w:rsidR="00B34F82" w:rsidRPr="00B207B1">
          <w:rPr>
            <w:rFonts w:hAnsiTheme="minorEastAsia" w:hint="eastAsia"/>
            <w:color w:val="000000" w:themeColor="text1"/>
            <w:rPrChange w:id="3986" w:author="JY0225" w:date="2017-08-24T11:22:00Z">
              <w:rPr>
                <w:rFonts w:hint="eastAsia"/>
                <w:color w:val="000000" w:themeColor="text1"/>
              </w:rPr>
            </w:rPrChange>
          </w:rPr>
          <w:t>两个</w:t>
        </w:r>
      </w:ins>
      <w:ins w:id="3987" w:author="JY0225" w:date="2017-08-23T14:16:00Z">
        <w:r w:rsidR="00B34F82" w:rsidRPr="00B207B1">
          <w:rPr>
            <w:rFonts w:hAnsiTheme="minorEastAsia" w:hint="eastAsia"/>
            <w:color w:val="000000" w:themeColor="text1"/>
            <w:rPrChange w:id="3988" w:author="JY0225" w:date="2017-08-24T11:22:00Z">
              <w:rPr>
                <w:rFonts w:hint="eastAsia"/>
                <w:color w:val="000000" w:themeColor="text1"/>
              </w:rPr>
            </w:rPrChange>
          </w:rPr>
          <w:t>属性</w:t>
        </w:r>
      </w:ins>
      <w:ins w:id="3989" w:author="JY0225" w:date="2017-08-23T14:14:00Z">
        <w:r w:rsidR="00B34F82" w:rsidRPr="00B207B1">
          <w:rPr>
            <w:rFonts w:hAnsiTheme="minorEastAsia" w:hint="eastAsia"/>
            <w:color w:val="000000" w:themeColor="text1"/>
            <w:rPrChange w:id="3990" w:author="JY0225" w:date="2017-08-24T11:22:00Z">
              <w:rPr>
                <w:rFonts w:hint="eastAsia"/>
                <w:color w:val="000000" w:themeColor="text1"/>
              </w:rPr>
            </w:rPrChange>
          </w:rPr>
          <w:t>之外，还有</w:t>
        </w:r>
      </w:ins>
      <w:ins w:id="3991" w:author="JY0225" w:date="2017-08-23T14:15:00Z">
        <w:r w:rsidR="00B34F82" w:rsidRPr="00B207B1">
          <w:rPr>
            <w:rFonts w:hAnsiTheme="minorEastAsia" w:hint="eastAsia"/>
            <w:color w:val="000000" w:themeColor="text1"/>
            <w:rPrChange w:id="3992" w:author="JY0225" w:date="2017-08-24T11:22:00Z">
              <w:rPr>
                <w:rFonts w:hint="eastAsia"/>
                <w:color w:val="000000" w:themeColor="text1"/>
              </w:rPr>
            </w:rPrChange>
          </w:rPr>
          <w:t>请求标识</w:t>
        </w:r>
        <w:r w:rsidR="00B34F82" w:rsidRPr="00B207B1">
          <w:rPr>
            <w:rFonts w:hAnsiTheme="minorEastAsia"/>
            <w:color w:val="000000" w:themeColor="text1"/>
            <w:rPrChange w:id="3993" w:author="JY0225" w:date="2017-08-24T11:22:00Z">
              <w:rPr>
                <w:color w:val="000000" w:themeColor="text1"/>
              </w:rPr>
            </w:rPrChange>
          </w:rPr>
          <w:t>uuid</w:t>
        </w:r>
        <w:r w:rsidR="00B34F82" w:rsidRPr="00B207B1">
          <w:rPr>
            <w:rFonts w:hAnsiTheme="minorEastAsia" w:hint="eastAsia"/>
            <w:color w:val="000000" w:themeColor="text1"/>
            <w:rPrChange w:id="3994" w:author="JY0225" w:date="2017-08-24T11:22:00Z">
              <w:rPr>
                <w:rFonts w:hint="eastAsia"/>
                <w:color w:val="000000" w:themeColor="text1"/>
              </w:rPr>
            </w:rPrChange>
          </w:rPr>
          <w:t>、</w:t>
        </w:r>
      </w:ins>
      <w:ins w:id="3995" w:author="JY0225" w:date="2017-08-23T14:14:00Z">
        <w:r w:rsidR="00B34F82" w:rsidRPr="00B207B1">
          <w:rPr>
            <w:rFonts w:hAnsiTheme="minorEastAsia" w:hint="eastAsia"/>
            <w:color w:val="000000" w:themeColor="text1"/>
            <w:rPrChange w:id="3996" w:author="JY0225" w:date="2017-08-24T11:22:00Z">
              <w:rPr>
                <w:rFonts w:hint="eastAsia"/>
                <w:color w:val="000000" w:themeColor="text1"/>
              </w:rPr>
            </w:rPrChange>
          </w:rPr>
          <w:t>请求时间</w:t>
        </w:r>
        <w:r w:rsidR="00B34F82" w:rsidRPr="00B207B1">
          <w:rPr>
            <w:rFonts w:hAnsiTheme="minorEastAsia"/>
            <w:color w:val="000000" w:themeColor="text1"/>
            <w:rPrChange w:id="3997" w:author="JY0225" w:date="2017-08-24T11:22:00Z">
              <w:rPr>
                <w:color w:val="000000" w:themeColor="text1"/>
              </w:rPr>
            </w:rPrChange>
          </w:rPr>
          <w:t>time</w:t>
        </w:r>
        <w:r w:rsidR="00B34F82" w:rsidRPr="00B207B1">
          <w:rPr>
            <w:rFonts w:hAnsiTheme="minorEastAsia" w:hint="eastAsia"/>
            <w:color w:val="000000" w:themeColor="text1"/>
            <w:rPrChange w:id="3998" w:author="JY0225" w:date="2017-08-24T11:22:00Z">
              <w:rPr>
                <w:rFonts w:hint="eastAsia"/>
                <w:color w:val="000000" w:themeColor="text1"/>
              </w:rPr>
            </w:rPrChange>
          </w:rPr>
          <w:t>、请求状态</w:t>
        </w:r>
        <w:r w:rsidR="00B34F82" w:rsidRPr="00B207B1">
          <w:rPr>
            <w:rFonts w:hAnsiTheme="minorEastAsia"/>
            <w:color w:val="000000" w:themeColor="text1"/>
            <w:rPrChange w:id="3999" w:author="JY0225" w:date="2017-08-24T11:22:00Z">
              <w:rPr>
                <w:color w:val="000000" w:themeColor="text1"/>
              </w:rPr>
            </w:rPrChange>
          </w:rPr>
          <w:t>status</w:t>
        </w:r>
        <w:r w:rsidR="00B34F82" w:rsidRPr="00B207B1">
          <w:rPr>
            <w:rFonts w:hAnsiTheme="minorEastAsia" w:hint="eastAsia"/>
            <w:color w:val="000000" w:themeColor="text1"/>
            <w:rPrChange w:id="4000" w:author="JY0225" w:date="2017-08-24T11:22:00Z">
              <w:rPr>
                <w:rFonts w:hint="eastAsia"/>
                <w:color w:val="000000" w:themeColor="text1"/>
              </w:rPr>
            </w:rPrChange>
          </w:rPr>
          <w:t>、</w:t>
        </w:r>
      </w:ins>
      <w:ins w:id="4001" w:author="JY0225" w:date="2017-08-23T14:16:00Z">
        <w:r w:rsidR="00B34F82" w:rsidRPr="00B207B1">
          <w:rPr>
            <w:rFonts w:hAnsiTheme="minorEastAsia" w:hint="eastAsia"/>
            <w:color w:val="000000" w:themeColor="text1"/>
            <w:rPrChange w:id="4002" w:author="JY0225" w:date="2017-08-24T11:22:00Z">
              <w:rPr>
                <w:rFonts w:hint="eastAsia"/>
                <w:color w:val="000000" w:themeColor="text1"/>
              </w:rPr>
            </w:rPrChange>
          </w:rPr>
          <w:t>请求返回结果</w:t>
        </w:r>
        <w:r w:rsidR="00B34F82" w:rsidRPr="00B207B1">
          <w:rPr>
            <w:rFonts w:hAnsiTheme="minorEastAsia"/>
            <w:color w:val="000000" w:themeColor="text1"/>
            <w:rPrChange w:id="4003" w:author="JY0225" w:date="2017-08-24T11:22:00Z">
              <w:rPr>
                <w:color w:val="000000" w:themeColor="text1"/>
              </w:rPr>
            </w:rPrChange>
          </w:rPr>
          <w:t>result</w:t>
        </w:r>
        <w:r w:rsidR="00B34F82" w:rsidRPr="00B207B1">
          <w:rPr>
            <w:rFonts w:hAnsiTheme="minorEastAsia" w:hint="eastAsia"/>
            <w:color w:val="000000" w:themeColor="text1"/>
            <w:rPrChange w:id="4004" w:author="JY0225" w:date="2017-08-24T11:22:00Z">
              <w:rPr>
                <w:rFonts w:hint="eastAsia"/>
                <w:color w:val="000000" w:themeColor="text1"/>
              </w:rPr>
            </w:rPrChange>
          </w:rPr>
          <w:t>等属性，这些信息在接口的实现过程中，根据当前的</w:t>
        </w:r>
      </w:ins>
      <w:ins w:id="4005" w:author="JY0225" w:date="2017-08-23T14:20:00Z">
        <w:r w:rsidR="00CC33A6" w:rsidRPr="00B207B1">
          <w:rPr>
            <w:rFonts w:hAnsiTheme="minorEastAsia" w:hint="eastAsia"/>
            <w:color w:val="000000" w:themeColor="text1"/>
            <w:rPrChange w:id="4006" w:author="JY0225" w:date="2017-08-24T11:22:00Z">
              <w:rPr>
                <w:rFonts w:hint="eastAsia"/>
                <w:color w:val="000000" w:themeColor="text1"/>
              </w:rPr>
            </w:rPrChange>
          </w:rPr>
          <w:t>系统</w:t>
        </w:r>
      </w:ins>
      <w:ins w:id="4007" w:author="JY0225" w:date="2017-08-23T14:16:00Z">
        <w:r w:rsidR="00B34F82" w:rsidRPr="00B207B1">
          <w:rPr>
            <w:rFonts w:hAnsiTheme="minorEastAsia" w:hint="eastAsia"/>
            <w:color w:val="000000" w:themeColor="text1"/>
            <w:rPrChange w:id="4008" w:author="JY0225" w:date="2017-08-24T11:22:00Z">
              <w:rPr>
                <w:rFonts w:hint="eastAsia"/>
                <w:color w:val="000000" w:themeColor="text1"/>
              </w:rPr>
            </w:rPrChange>
          </w:rPr>
          <w:t>环境和服务器返回的结果生成。</w:t>
        </w:r>
      </w:ins>
      <w:ins w:id="4009" w:author="JY0225" w:date="2017-08-23T14:27:00Z">
        <w:r w:rsidR="005D7046" w:rsidRPr="00B207B1">
          <w:rPr>
            <w:rFonts w:hAnsiTheme="minorEastAsia" w:hint="eastAsia"/>
            <w:color w:val="000000" w:themeColor="text1"/>
            <w:rPrChange w:id="4010"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011" w:author="JY0225" w:date="2017-08-23T14:27:00Z">
        <w:r w:rsidR="005D7046" w:rsidRPr="00B207B1">
          <w:rPr>
            <w:rFonts w:hAnsiTheme="minorEastAsia" w:hint="eastAsia"/>
            <w:color w:val="000000" w:themeColor="text1"/>
            <w:rPrChange w:id="4012"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013" w:author="JY0225" w:date="2017-08-24T11:22:00Z">
            <w:rPr>
              <w:color w:val="000000" w:themeColor="text1"/>
            </w:rPr>
          </w:rPrChange>
        </w:rPr>
        <w:pPrChange w:id="4014"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015"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016" w:author="JY0225" w:date="2017-08-24T11:22:00Z">
                  <w:rPr>
                    <w:color w:val="000000" w:themeColor="text1"/>
                  </w:rPr>
                </w:rPrChange>
              </w:rPr>
            </w:pPr>
            <w:r w:rsidRPr="00B207B1">
              <w:rPr>
                <w:rFonts w:hAnsiTheme="minorEastAsia" w:hint="eastAsia"/>
                <w:color w:val="000000" w:themeColor="text1"/>
                <w:rPrChange w:id="4017"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018" w:author="JY0225" w:date="2017-08-24T11:22:00Z">
                  <w:rPr>
                    <w:color w:val="000000" w:themeColor="text1"/>
                  </w:rPr>
                </w:rPrChange>
              </w:rPr>
            </w:pPr>
            <w:r w:rsidRPr="00B207B1">
              <w:rPr>
                <w:rFonts w:hAnsiTheme="minorEastAsia" w:hint="eastAsia"/>
                <w:color w:val="000000" w:themeColor="text1"/>
                <w:rPrChange w:id="4019"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020" w:author="JY0225" w:date="2017-08-24T11:22:00Z">
                  <w:rPr>
                    <w:color w:val="000000" w:themeColor="text1"/>
                  </w:rPr>
                </w:rPrChange>
              </w:rPr>
            </w:pPr>
            <w:r w:rsidRPr="00B207B1">
              <w:rPr>
                <w:rFonts w:hAnsiTheme="minorEastAsia" w:hint="eastAsia"/>
                <w:color w:val="000000" w:themeColor="text1"/>
                <w:rPrChange w:id="4021"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022" w:author="微软用户" w:date="2017-08-24T15:32:00Z">
                  <w:rPr>
                    <w:color w:val="000000" w:themeColor="text1"/>
                  </w:rPr>
                </w:rPrChange>
              </w:rPr>
            </w:pPr>
            <w:r w:rsidRPr="00B207B1">
              <w:rPr>
                <w:rFonts w:ascii="Times New Roman" w:hAnsi="Times New Roman"/>
                <w:rPrChange w:id="4023" w:author="微软用户" w:date="2017-08-24T15:32:00Z">
                  <w:rPr>
                    <w:color w:val="000000" w:themeColor="text1"/>
                  </w:rPr>
                </w:rPrChange>
              </w:rPr>
              <w:t>Cloud-Op</w:t>
            </w:r>
            <w:r w:rsidR="0026364F" w:rsidRPr="00B207B1">
              <w:rPr>
                <w:rFonts w:ascii="Times New Roman" w:hAnsi="Times New Roman"/>
                <w:rPrChange w:id="4024"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025" w:author="微软用户" w:date="2017-08-24T15:32:00Z">
                  <w:rPr>
                    <w:color w:val="000000" w:themeColor="text1"/>
                  </w:rPr>
                </w:rPrChange>
              </w:rPr>
            </w:pPr>
            <w:r w:rsidRPr="00B207B1">
              <w:rPr>
                <w:rFonts w:ascii="Times New Roman" w:hAnsi="Times New Roman" w:hint="eastAsia"/>
                <w:rPrChange w:id="4026"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027" w:author="微软用户" w:date="2017-08-24T15:32:00Z">
                  <w:rPr>
                    <w:color w:val="000000" w:themeColor="text1"/>
                  </w:rPr>
                </w:rPrChange>
              </w:rPr>
            </w:pPr>
            <w:r w:rsidRPr="00B207B1">
              <w:rPr>
                <w:rFonts w:ascii="Times New Roman" w:hAnsi="Times New Roman"/>
                <w:rPrChange w:id="4028" w:author="微软用户" w:date="2017-08-24T15:32:00Z">
                  <w:rPr>
                    <w:color w:val="000000" w:themeColor="text1"/>
                  </w:rPr>
                </w:rPrChange>
              </w:rPr>
              <w:t xml:space="preserve">bool </w:t>
            </w:r>
            <w:r w:rsidR="006812D6" w:rsidRPr="00B207B1">
              <w:rPr>
                <w:rFonts w:ascii="Times New Roman" w:hAnsi="Times New Roman"/>
                <w:rPrChange w:id="4029" w:author="微软用户" w:date="2017-08-24T15:32:00Z">
                  <w:rPr>
                    <w:color w:val="000000" w:themeColor="text1"/>
                  </w:rPr>
                </w:rPrChange>
              </w:rPr>
              <w:t>delete</w:t>
            </w:r>
            <w:r w:rsidRPr="00B207B1">
              <w:rPr>
                <w:rFonts w:ascii="Times New Roman" w:hAnsi="Times New Roman"/>
                <w:rPrChange w:id="4030" w:author="微软用户" w:date="2017-08-24T15:32:00Z">
                  <w:rPr>
                    <w:color w:val="000000" w:themeColor="text1"/>
                  </w:rPr>
                </w:rPrChange>
              </w:rPr>
              <w:t>_session(</w:t>
            </w:r>
            <w:r w:rsidR="006D3AD5" w:rsidRPr="00B207B1">
              <w:rPr>
                <w:rFonts w:ascii="Times New Roman" w:hAnsi="Times New Roman"/>
                <w:rPrChange w:id="4031" w:author="微软用户" w:date="2017-08-24T15:32:00Z">
                  <w:rPr>
                    <w:color w:val="000000" w:themeColor="text1"/>
                  </w:rPr>
                </w:rPrChange>
              </w:rPr>
              <w:t xml:space="preserve">String </w:t>
            </w:r>
            <w:r w:rsidR="00C65BA3" w:rsidRPr="00B207B1">
              <w:rPr>
                <w:rFonts w:ascii="Times New Roman" w:hAnsi="Times New Roman"/>
                <w:rPrChange w:id="4032" w:author="微软用户" w:date="2017-08-24T15:32:00Z">
                  <w:rPr>
                    <w:color w:val="000000" w:themeColor="text1"/>
                  </w:rPr>
                </w:rPrChange>
              </w:rPr>
              <w:t>sessionid</w:t>
            </w:r>
            <w:r w:rsidRPr="00B207B1">
              <w:rPr>
                <w:rFonts w:ascii="Times New Roman" w:hAnsi="Times New Roman"/>
                <w:rPrChange w:id="4033"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034"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035" w:author="微软用户" w:date="2017-08-24T15:32:00Z">
                  <w:rPr>
                    <w:color w:val="000000" w:themeColor="text1"/>
                  </w:rPr>
                </w:rPrChange>
              </w:rPr>
            </w:pPr>
            <w:r w:rsidRPr="00B207B1">
              <w:rPr>
                <w:rFonts w:ascii="Times New Roman" w:hAnsi="Times New Roman" w:hint="eastAsia"/>
                <w:rPrChange w:id="4036"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037" w:author="微软用户" w:date="2017-08-24T15:32:00Z">
                  <w:rPr>
                    <w:color w:val="000000" w:themeColor="text1"/>
                  </w:rPr>
                </w:rPrChange>
              </w:rPr>
            </w:pPr>
            <w:r w:rsidRPr="00B207B1">
              <w:rPr>
                <w:rFonts w:ascii="Times New Roman" w:hAnsi="Times New Roman"/>
                <w:rPrChange w:id="4038" w:author="微软用户" w:date="2017-08-24T15:32:00Z">
                  <w:rPr>
                    <w:color w:val="000000" w:themeColor="text1"/>
                  </w:rPr>
                </w:rPrChange>
              </w:rPr>
              <w:t>sessionid</w:t>
            </w:r>
            <w:r w:rsidR="00505F76" w:rsidRPr="00B207B1">
              <w:rPr>
                <w:rFonts w:ascii="Times New Roman" w:hAnsi="Times New Roman" w:hint="eastAsia"/>
                <w:rPrChange w:id="4039" w:author="微软用户" w:date="2017-08-24T15:32:00Z">
                  <w:rPr>
                    <w:rFonts w:hint="eastAsia"/>
                    <w:color w:val="000000" w:themeColor="text1"/>
                  </w:rPr>
                </w:rPrChange>
              </w:rPr>
              <w:t>：</w:t>
            </w:r>
            <w:r w:rsidRPr="00B207B1">
              <w:rPr>
                <w:rFonts w:ascii="Times New Roman" w:hAnsi="Times New Roman" w:hint="eastAsia"/>
                <w:rPrChange w:id="4040" w:author="微软用户" w:date="2017-08-24T15:32:00Z">
                  <w:rPr>
                    <w:rFonts w:hint="eastAsia"/>
                    <w:color w:val="000000" w:themeColor="text1"/>
                  </w:rPr>
                </w:rPrChange>
              </w:rPr>
              <w:t>会话</w:t>
            </w:r>
            <w:r w:rsidRPr="00B207B1">
              <w:rPr>
                <w:rFonts w:ascii="Times New Roman" w:hAnsi="Times New Roman"/>
                <w:rPrChange w:id="4041"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042" w:author="微软用户" w:date="2017-08-24T15:32:00Z">
                  <w:rPr>
                    <w:color w:val="000000" w:themeColor="text1"/>
                  </w:rPr>
                </w:rPrChange>
              </w:rPr>
            </w:pPr>
            <w:r w:rsidRPr="00B207B1">
              <w:rPr>
                <w:rFonts w:ascii="Times New Roman" w:hAnsi="Times New Roman"/>
                <w:rPrChange w:id="4043" w:author="微软用户" w:date="2017-08-24T15:32:00Z">
                  <w:rPr>
                    <w:color w:val="000000" w:themeColor="text1"/>
                  </w:rPr>
                </w:rPrChange>
              </w:rPr>
              <w:t>userid</w:t>
            </w:r>
            <w:r w:rsidRPr="00B207B1">
              <w:rPr>
                <w:rFonts w:ascii="Times New Roman" w:hAnsi="Times New Roman" w:hint="eastAsia"/>
                <w:rPrChange w:id="4044" w:author="微软用户" w:date="2017-08-24T15:32:00Z">
                  <w:rPr>
                    <w:rFonts w:hint="eastAsia"/>
                    <w:color w:val="000000" w:themeColor="text1"/>
                  </w:rPr>
                </w:rPrChange>
              </w:rPr>
              <w:t>：用户</w:t>
            </w:r>
            <w:r w:rsidRPr="00B207B1">
              <w:rPr>
                <w:rFonts w:ascii="Times New Roman" w:hAnsi="Times New Roman"/>
                <w:rPrChange w:id="4045"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046"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047" w:author="微软用户" w:date="2017-08-24T15:32:00Z">
                  <w:rPr>
                    <w:color w:val="000000" w:themeColor="text1"/>
                  </w:rPr>
                </w:rPrChange>
              </w:rPr>
            </w:pPr>
            <w:r w:rsidRPr="00B207B1">
              <w:rPr>
                <w:rFonts w:ascii="Times New Roman" w:hAnsi="Times New Roman" w:hint="eastAsia"/>
                <w:rPrChange w:id="4048"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049" w:author="微软用户" w:date="2017-08-24T15:32:00Z">
                  <w:rPr>
                    <w:color w:val="000000" w:themeColor="text1"/>
                  </w:rPr>
                </w:rPrChange>
              </w:rPr>
            </w:pPr>
            <w:r w:rsidRPr="00B207B1">
              <w:rPr>
                <w:rFonts w:ascii="Times New Roman" w:hAnsi="Times New Roman"/>
                <w:rPrChange w:id="4050" w:author="微软用户" w:date="2017-08-24T15:32:00Z">
                  <w:rPr>
                    <w:color w:val="000000" w:themeColor="text1"/>
                  </w:rPr>
                </w:rPrChange>
              </w:rPr>
              <w:t>True</w:t>
            </w:r>
            <w:r w:rsidRPr="00B207B1">
              <w:rPr>
                <w:rFonts w:ascii="Times New Roman" w:hAnsi="Times New Roman" w:hint="eastAsia"/>
                <w:rPrChange w:id="4051" w:author="微软用户" w:date="2017-08-24T15:32:00Z">
                  <w:rPr>
                    <w:rFonts w:hint="eastAsia"/>
                    <w:color w:val="000000" w:themeColor="text1"/>
                  </w:rPr>
                </w:rPrChange>
              </w:rPr>
              <w:t>：</w:t>
            </w:r>
            <w:r w:rsidR="004C2B1D" w:rsidRPr="00B207B1">
              <w:rPr>
                <w:rFonts w:ascii="Times New Roman" w:hAnsi="Times New Roman" w:hint="eastAsia"/>
                <w:rPrChange w:id="4052" w:author="微软用户" w:date="2017-08-24T15:32:00Z">
                  <w:rPr>
                    <w:rFonts w:hint="eastAsia"/>
                    <w:color w:val="000000" w:themeColor="text1"/>
                  </w:rPr>
                </w:rPrChange>
              </w:rPr>
              <w:t>删除</w:t>
            </w:r>
            <w:r w:rsidRPr="00B207B1">
              <w:rPr>
                <w:rFonts w:ascii="Times New Roman" w:hAnsi="Times New Roman" w:hint="eastAsia"/>
                <w:rPrChange w:id="4053"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054" w:author="微软用户" w:date="2017-08-24T15:32:00Z">
                  <w:rPr>
                    <w:color w:val="000000" w:themeColor="text1"/>
                  </w:rPr>
                </w:rPrChange>
              </w:rPr>
            </w:pPr>
            <w:r w:rsidRPr="00B207B1">
              <w:rPr>
                <w:rFonts w:ascii="Times New Roman" w:hAnsi="Times New Roman"/>
                <w:rPrChange w:id="4055" w:author="微软用户" w:date="2017-08-24T15:32:00Z">
                  <w:rPr>
                    <w:color w:val="000000" w:themeColor="text1"/>
                  </w:rPr>
                </w:rPrChange>
              </w:rPr>
              <w:t>False</w:t>
            </w:r>
            <w:r w:rsidRPr="00B207B1">
              <w:rPr>
                <w:rFonts w:ascii="Times New Roman" w:hAnsi="Times New Roman" w:hint="eastAsia"/>
                <w:rPrChange w:id="4056" w:author="微软用户" w:date="2017-08-24T15:32:00Z">
                  <w:rPr>
                    <w:rFonts w:hint="eastAsia"/>
                    <w:color w:val="000000" w:themeColor="text1"/>
                  </w:rPr>
                </w:rPrChange>
              </w:rPr>
              <w:t>：</w:t>
            </w:r>
            <w:r w:rsidR="004C2B1D" w:rsidRPr="00B207B1">
              <w:rPr>
                <w:rFonts w:ascii="Times New Roman" w:hAnsi="Times New Roman" w:hint="eastAsia"/>
                <w:rPrChange w:id="4057" w:author="微软用户" w:date="2017-08-24T15:32:00Z">
                  <w:rPr>
                    <w:rFonts w:hint="eastAsia"/>
                    <w:color w:val="000000" w:themeColor="text1"/>
                  </w:rPr>
                </w:rPrChange>
              </w:rPr>
              <w:t>删除</w:t>
            </w:r>
            <w:r w:rsidRPr="00B207B1">
              <w:rPr>
                <w:rFonts w:ascii="Times New Roman" w:hAnsi="Times New Roman" w:hint="eastAsia"/>
                <w:rPrChange w:id="4058"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059" w:author="JY0225" w:date="2017-08-23T14:17:00Z"/>
          <w:rFonts w:hAnsiTheme="minorEastAsia"/>
          <w:color w:val="000000" w:themeColor="text1"/>
          <w:rPrChange w:id="4060" w:author="JY0225" w:date="2017-08-24T11:22:00Z">
            <w:rPr>
              <w:ins w:id="4061" w:author="JY0225" w:date="2017-08-23T14:17:00Z"/>
              <w:color w:val="000000" w:themeColor="text1"/>
            </w:rPr>
          </w:rPrChange>
        </w:rPr>
      </w:pPr>
      <w:ins w:id="4062" w:author="JY0225" w:date="2017-08-23T14:17:00Z">
        <w:r w:rsidRPr="00B207B1">
          <w:rPr>
            <w:rFonts w:hAnsiTheme="minorEastAsia"/>
            <w:color w:val="000000" w:themeColor="text1"/>
            <w:rPrChange w:id="4063" w:author="JY0225" w:date="2017-08-24T11:22:00Z">
              <w:rPr>
                <w:color w:val="000000" w:themeColor="text1"/>
              </w:rPr>
            </w:rPrChange>
          </w:rPr>
          <w:tab/>
        </w:r>
      </w:ins>
      <w:r w:rsidR="0069236C">
        <w:rPr>
          <w:rFonts w:hAnsiTheme="minorEastAsia" w:hint="eastAsia"/>
          <w:color w:val="000000" w:themeColor="text1"/>
        </w:rPr>
        <w:t>表4-5所示为</w:t>
      </w:r>
      <w:ins w:id="4064" w:author="JY0225" w:date="2017-08-23T14:17:00Z">
        <w:r w:rsidRPr="00B207B1">
          <w:rPr>
            <w:rFonts w:hAnsiTheme="minorEastAsia" w:hint="eastAsia"/>
            <w:color w:val="000000" w:themeColor="text1"/>
            <w:rPrChange w:id="4065" w:author="JY0225" w:date="2017-08-24T11:22:00Z">
              <w:rPr>
                <w:rFonts w:hint="eastAsia"/>
                <w:color w:val="000000" w:themeColor="text1"/>
              </w:rPr>
            </w:rPrChange>
          </w:rPr>
          <w:t>删除会话接口</w:t>
        </w:r>
      </w:ins>
      <w:r w:rsidR="0069236C">
        <w:rPr>
          <w:rFonts w:hAnsiTheme="minorEastAsia" w:hint="eastAsia"/>
          <w:color w:val="000000" w:themeColor="text1"/>
        </w:rPr>
        <w:t>，</w:t>
      </w:r>
      <w:ins w:id="4066" w:author="JY0225" w:date="2017-08-23T14:17:00Z">
        <w:r w:rsidRPr="00B207B1">
          <w:rPr>
            <w:rFonts w:hAnsiTheme="minorEastAsia" w:hint="eastAsia"/>
            <w:color w:val="000000" w:themeColor="text1"/>
            <w:rPrChange w:id="4067" w:author="JY0225" w:date="2017-08-24T11:22:00Z">
              <w:rPr>
                <w:rFonts w:hint="eastAsia"/>
                <w:color w:val="000000" w:themeColor="text1"/>
              </w:rPr>
            </w:rPrChange>
          </w:rPr>
          <w:t>在用户发送删除会话请求到中间件时调用，该</w:t>
        </w:r>
      </w:ins>
      <w:ins w:id="4068" w:author="JY0225" w:date="2017-08-23T14:18:00Z">
        <w:r w:rsidRPr="00B207B1">
          <w:rPr>
            <w:rFonts w:hAnsiTheme="minorEastAsia" w:hint="eastAsia"/>
            <w:color w:val="000000" w:themeColor="text1"/>
            <w:rPrChange w:id="4069" w:author="JY0225" w:date="2017-08-24T11:22:00Z">
              <w:rPr>
                <w:rFonts w:hint="eastAsia"/>
                <w:color w:val="000000" w:themeColor="text1"/>
              </w:rPr>
            </w:rPrChange>
          </w:rPr>
          <w:t>接口以会话</w:t>
        </w:r>
        <w:r w:rsidRPr="00B207B1">
          <w:rPr>
            <w:rFonts w:hAnsiTheme="minorEastAsia"/>
            <w:color w:val="000000" w:themeColor="text1"/>
            <w:rPrChange w:id="4070" w:author="JY0225" w:date="2017-08-24T11:22:00Z">
              <w:rPr>
                <w:color w:val="000000" w:themeColor="text1"/>
              </w:rPr>
            </w:rPrChange>
          </w:rPr>
          <w:t>id</w:t>
        </w:r>
        <w:r w:rsidRPr="00B207B1">
          <w:rPr>
            <w:rFonts w:hAnsiTheme="minorEastAsia" w:hint="eastAsia"/>
            <w:color w:val="000000" w:themeColor="text1"/>
            <w:rPrChange w:id="4071" w:author="JY0225" w:date="2017-08-24T11:22:00Z">
              <w:rPr>
                <w:rFonts w:hint="eastAsia"/>
                <w:color w:val="000000" w:themeColor="text1"/>
              </w:rPr>
            </w:rPrChange>
          </w:rPr>
          <w:t>作为第一个参数，用户</w:t>
        </w:r>
        <w:r w:rsidRPr="00B207B1">
          <w:rPr>
            <w:rFonts w:hAnsiTheme="minorEastAsia"/>
            <w:color w:val="000000" w:themeColor="text1"/>
            <w:rPrChange w:id="4072" w:author="JY0225" w:date="2017-08-24T11:22:00Z">
              <w:rPr>
                <w:color w:val="000000" w:themeColor="text1"/>
              </w:rPr>
            </w:rPrChange>
          </w:rPr>
          <w:t>id</w:t>
        </w:r>
        <w:r w:rsidRPr="00B207B1">
          <w:rPr>
            <w:rFonts w:hAnsiTheme="minorEastAsia" w:hint="eastAsia"/>
            <w:color w:val="000000" w:themeColor="text1"/>
            <w:rPrChange w:id="4073"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074"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075" w:author="JY0225" w:date="2017-08-24T11:22:00Z">
              <w:rPr>
                <w:color w:val="000000" w:themeColor="text1"/>
              </w:rPr>
            </w:rPrChange>
          </w:rPr>
          <w:t>id</w:t>
        </w:r>
        <w:r w:rsidR="00FD3A8B" w:rsidRPr="00B207B1">
          <w:rPr>
            <w:rFonts w:hAnsiTheme="minorEastAsia" w:hint="eastAsia"/>
            <w:color w:val="000000" w:themeColor="text1"/>
            <w:rPrChange w:id="4076" w:author="JY0225" w:date="2017-08-24T11:22:00Z">
              <w:rPr>
                <w:rFonts w:hint="eastAsia"/>
                <w:color w:val="000000" w:themeColor="text1"/>
              </w:rPr>
            </w:rPrChange>
          </w:rPr>
          <w:t>与传入的参数</w:t>
        </w:r>
        <w:r w:rsidR="00FD3A8B" w:rsidRPr="00B207B1">
          <w:rPr>
            <w:rFonts w:hAnsiTheme="minorEastAsia"/>
            <w:color w:val="000000" w:themeColor="text1"/>
            <w:rPrChange w:id="4077" w:author="JY0225" w:date="2017-08-24T11:22:00Z">
              <w:rPr>
                <w:color w:val="000000" w:themeColor="text1"/>
              </w:rPr>
            </w:rPrChange>
          </w:rPr>
          <w:t>id</w:t>
        </w:r>
        <w:r w:rsidR="00FD3A8B" w:rsidRPr="00B207B1">
          <w:rPr>
            <w:rFonts w:hAnsiTheme="minorEastAsia" w:hint="eastAsia"/>
            <w:color w:val="000000" w:themeColor="text1"/>
            <w:rPrChange w:id="4078" w:author="JY0225" w:date="2017-08-24T11:22:00Z">
              <w:rPr>
                <w:rFonts w:hint="eastAsia"/>
                <w:color w:val="000000" w:themeColor="text1"/>
              </w:rPr>
            </w:rPrChange>
          </w:rPr>
          <w:t>是否一致，</w:t>
        </w:r>
      </w:ins>
      <w:ins w:id="4079" w:author="JY0225" w:date="2017-08-23T14:19:00Z">
        <w:r w:rsidR="00FD3A8B" w:rsidRPr="00B207B1">
          <w:rPr>
            <w:rFonts w:hAnsiTheme="minorEastAsia" w:hint="eastAsia"/>
            <w:color w:val="000000" w:themeColor="text1"/>
            <w:rPrChange w:id="4080" w:author="JY0225" w:date="2017-08-24T11:22:00Z">
              <w:rPr>
                <w:rFonts w:hint="eastAsia"/>
                <w:color w:val="000000" w:themeColor="text1"/>
              </w:rPr>
            </w:rPrChange>
          </w:rPr>
          <w:t>如果一致则根据会话</w:t>
        </w:r>
        <w:r w:rsidR="00FD3A8B" w:rsidRPr="00B207B1">
          <w:rPr>
            <w:rFonts w:hAnsiTheme="minorEastAsia"/>
            <w:color w:val="000000" w:themeColor="text1"/>
            <w:rPrChange w:id="4081" w:author="JY0225" w:date="2017-08-24T11:22:00Z">
              <w:rPr>
                <w:color w:val="000000" w:themeColor="text1"/>
              </w:rPr>
            </w:rPrChange>
          </w:rPr>
          <w:t>id</w:t>
        </w:r>
        <w:r w:rsidR="00FD3A8B" w:rsidRPr="00B207B1">
          <w:rPr>
            <w:rFonts w:hAnsiTheme="minorEastAsia" w:hint="eastAsia"/>
            <w:color w:val="000000" w:themeColor="text1"/>
            <w:rPrChange w:id="4082"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083" w:author="JY0225" w:date="2017-08-24T11:22:00Z">
              <w:rPr>
                <w:color w:val="000000" w:themeColor="text1"/>
              </w:rPr>
            </w:rPrChange>
          </w:rPr>
          <w:t>id</w:t>
        </w:r>
        <w:r w:rsidR="00FD3A8B" w:rsidRPr="00B207B1">
          <w:rPr>
            <w:rFonts w:hAnsiTheme="minorEastAsia" w:hint="eastAsia"/>
            <w:color w:val="000000" w:themeColor="text1"/>
            <w:rPrChange w:id="4084"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085" w:author="JY0225" w:date="2017-08-23T14:19:00Z">
        <w:r w:rsidR="00FD3A8B" w:rsidRPr="00B207B1">
          <w:rPr>
            <w:rFonts w:hAnsiTheme="minorEastAsia" w:hint="eastAsia"/>
            <w:color w:val="000000" w:themeColor="text1"/>
            <w:rPrChange w:id="4086" w:author="JY0225" w:date="2017-08-24T11:22:00Z">
              <w:rPr>
                <w:rFonts w:hint="eastAsia"/>
                <w:color w:val="000000" w:themeColor="text1"/>
              </w:rPr>
            </w:rPrChange>
          </w:rPr>
          <w:t>。</w:t>
        </w:r>
      </w:ins>
      <w:ins w:id="4087" w:author="JY0225" w:date="2017-08-23T14:22:00Z">
        <w:r w:rsidR="00343C56" w:rsidRPr="00B207B1">
          <w:rPr>
            <w:rFonts w:hAnsiTheme="minorEastAsia" w:hint="eastAsia"/>
            <w:color w:val="000000" w:themeColor="text1"/>
            <w:rPrChange w:id="4088"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089" w:author="JY0225" w:date="2017-08-23T14:22:00Z">
        <w:r w:rsidR="00343C56" w:rsidRPr="00B207B1">
          <w:rPr>
            <w:rFonts w:hAnsiTheme="minorEastAsia" w:hint="eastAsia"/>
            <w:color w:val="000000" w:themeColor="text1"/>
            <w:rPrChange w:id="4090" w:author="JY0225" w:date="2017-08-24T11:22:00Z">
              <w:rPr>
                <w:rFonts w:hint="eastAsia"/>
                <w:color w:val="000000" w:themeColor="text1"/>
              </w:rPr>
            </w:rPrChange>
          </w:rPr>
          <w:t>会话</w:t>
        </w:r>
        <w:r w:rsidR="00343C56" w:rsidRPr="00B207B1">
          <w:rPr>
            <w:rFonts w:hAnsiTheme="minorEastAsia"/>
            <w:color w:val="000000" w:themeColor="text1"/>
            <w:rPrChange w:id="4091" w:author="JY0225" w:date="2017-08-24T11:22:00Z">
              <w:rPr>
                <w:color w:val="000000" w:themeColor="text1"/>
              </w:rPr>
            </w:rPrChange>
          </w:rPr>
          <w:t>id</w:t>
        </w:r>
      </w:ins>
      <w:r w:rsidR="007D5945">
        <w:rPr>
          <w:rFonts w:hAnsiTheme="minorEastAsia" w:hint="eastAsia"/>
          <w:color w:val="000000" w:themeColor="text1"/>
        </w:rPr>
        <w:t>具体信息</w:t>
      </w:r>
      <w:ins w:id="4092" w:author="JY0225" w:date="2017-08-23T14:22:00Z">
        <w:r w:rsidR="00343C56" w:rsidRPr="00B207B1">
          <w:rPr>
            <w:rFonts w:hAnsiTheme="minorEastAsia" w:hint="eastAsia"/>
            <w:color w:val="000000" w:themeColor="text1"/>
            <w:rPrChange w:id="4093"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094" w:author="JY0225" w:date="2017-08-23T14:22:00Z">
        <w:r w:rsidR="00343C56" w:rsidRPr="00B207B1">
          <w:rPr>
            <w:rFonts w:hAnsiTheme="minorEastAsia" w:hint="eastAsia"/>
            <w:color w:val="000000" w:themeColor="text1"/>
            <w:rPrChange w:id="4095" w:author="JY0225" w:date="2017-08-24T11:22:00Z">
              <w:rPr>
                <w:rFonts w:hint="eastAsia"/>
                <w:color w:val="000000" w:themeColor="text1"/>
              </w:rPr>
            </w:rPrChange>
          </w:rPr>
          <w:t>会话操作之前，需要结合查询会话接口使用，获取到会话</w:t>
        </w:r>
      </w:ins>
      <w:ins w:id="4096" w:author="JY0225" w:date="2017-08-23T14:23:00Z">
        <w:r w:rsidR="00343C56" w:rsidRPr="00B207B1">
          <w:rPr>
            <w:rFonts w:hAnsiTheme="minorEastAsia" w:hint="eastAsia"/>
            <w:color w:val="000000" w:themeColor="text1"/>
            <w:rPrChange w:id="4097" w:author="JY0225" w:date="2017-08-24T11:22:00Z">
              <w:rPr>
                <w:rFonts w:hint="eastAsia"/>
                <w:color w:val="000000" w:themeColor="text1"/>
              </w:rPr>
            </w:rPrChange>
          </w:rPr>
          <w:t>的</w:t>
        </w:r>
        <w:r w:rsidR="00343C56" w:rsidRPr="00B207B1">
          <w:rPr>
            <w:rFonts w:hAnsiTheme="minorEastAsia"/>
            <w:color w:val="000000" w:themeColor="text1"/>
            <w:rPrChange w:id="4098" w:author="JY0225" w:date="2017-08-24T11:22:00Z">
              <w:rPr>
                <w:color w:val="000000" w:themeColor="text1"/>
              </w:rPr>
            </w:rPrChange>
          </w:rPr>
          <w:t>id</w:t>
        </w:r>
        <w:r w:rsidR="00343C56" w:rsidRPr="00B207B1">
          <w:rPr>
            <w:rFonts w:hAnsiTheme="minorEastAsia" w:hint="eastAsia"/>
            <w:color w:val="000000" w:themeColor="text1"/>
            <w:rPrChange w:id="4099" w:author="JY0225" w:date="2017-08-24T11:22:00Z">
              <w:rPr>
                <w:rFonts w:hint="eastAsia"/>
                <w:color w:val="000000" w:themeColor="text1"/>
              </w:rPr>
            </w:rPrChange>
          </w:rPr>
          <w:t>信息后，</w:t>
        </w:r>
      </w:ins>
      <w:ins w:id="4100" w:author="JY0225" w:date="2017-08-23T14:28:00Z">
        <w:r w:rsidR="001A6622" w:rsidRPr="00B207B1">
          <w:rPr>
            <w:rFonts w:hAnsiTheme="minorEastAsia" w:hint="eastAsia"/>
            <w:color w:val="000000" w:themeColor="text1"/>
            <w:rPrChange w:id="4101" w:author="JY0225" w:date="2017-08-24T11:22:00Z">
              <w:rPr>
                <w:rFonts w:hint="eastAsia"/>
                <w:color w:val="000000" w:themeColor="text1"/>
              </w:rPr>
            </w:rPrChange>
          </w:rPr>
          <w:t>再</w:t>
        </w:r>
      </w:ins>
      <w:ins w:id="4102" w:author="JY0225" w:date="2017-08-23T14:23:00Z">
        <w:r w:rsidR="00343C56" w:rsidRPr="00B207B1">
          <w:rPr>
            <w:rFonts w:hAnsiTheme="minorEastAsia" w:hint="eastAsia"/>
            <w:color w:val="000000" w:themeColor="text1"/>
            <w:rPrChange w:id="4103" w:author="JY0225" w:date="2017-08-24T11:22:00Z">
              <w:rPr>
                <w:rFonts w:hint="eastAsia"/>
                <w:color w:val="000000" w:themeColor="text1"/>
              </w:rPr>
            </w:rPrChange>
          </w:rPr>
          <w:t>执行删除会话操作。</w:t>
        </w:r>
      </w:ins>
      <w:ins w:id="4104" w:author="JY0225" w:date="2017-08-23T14:27:00Z">
        <w:r w:rsidR="00DB33AF" w:rsidRPr="00B207B1">
          <w:rPr>
            <w:rFonts w:hAnsiTheme="minorEastAsia" w:hint="eastAsia"/>
            <w:color w:val="000000" w:themeColor="text1"/>
            <w:rPrChange w:id="4105"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106" w:author="JY0225" w:date="2017-08-24T11:22:00Z">
            <w:rPr>
              <w:color w:val="000000" w:themeColor="text1"/>
            </w:rPr>
          </w:rPrChange>
        </w:rPr>
        <w:pPrChange w:id="4107"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108" w:author="JY0225" w:date="2017-08-24T11:22:00Z">
            <w:rPr>
              <w:rFonts w:hint="eastAsia"/>
              <w:color w:val="000000" w:themeColor="text1"/>
            </w:rPr>
          </w:rPrChange>
        </w:rPr>
        <w:t>查询</w:t>
      </w:r>
      <w:r w:rsidR="0036113F" w:rsidRPr="00B207B1">
        <w:rPr>
          <w:rFonts w:hAnsiTheme="minorEastAsia" w:hint="eastAsia"/>
          <w:color w:val="000000" w:themeColor="text1"/>
          <w:rPrChange w:id="4109"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110" w:author="微软用户" w:date="2017-08-24T15:32:00Z">
                  <w:rPr>
                    <w:color w:val="000000" w:themeColor="text1"/>
                  </w:rPr>
                </w:rPrChange>
              </w:rPr>
            </w:pPr>
            <w:r w:rsidRPr="00B207B1">
              <w:rPr>
                <w:rFonts w:ascii="Times New Roman" w:hAnsi="Times New Roman" w:hint="eastAsia"/>
                <w:rPrChange w:id="4111"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112" w:author="微软用户" w:date="2017-08-24T15:32:00Z">
                  <w:rPr>
                    <w:color w:val="000000" w:themeColor="text1"/>
                  </w:rPr>
                </w:rPrChange>
              </w:rPr>
            </w:pPr>
            <w:r w:rsidRPr="00B207B1">
              <w:rPr>
                <w:rFonts w:ascii="Times New Roman" w:hAnsi="Times New Roman" w:hint="eastAsia"/>
                <w:rPrChange w:id="4113"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114" w:author="微软用户" w:date="2017-08-24T15:32:00Z">
                  <w:rPr>
                    <w:color w:val="000000" w:themeColor="text1"/>
                  </w:rPr>
                </w:rPrChange>
              </w:rPr>
            </w:pPr>
            <w:r w:rsidRPr="00B207B1">
              <w:rPr>
                <w:rFonts w:ascii="Times New Roman" w:hAnsi="Times New Roman" w:hint="eastAsia"/>
                <w:rPrChange w:id="4115"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116" w:author="微软用户" w:date="2017-08-24T15:32:00Z">
                  <w:rPr>
                    <w:color w:val="000000" w:themeColor="text1"/>
                  </w:rPr>
                </w:rPrChange>
              </w:rPr>
            </w:pPr>
            <w:r w:rsidRPr="00B207B1">
              <w:rPr>
                <w:rFonts w:ascii="Times New Roman" w:hAnsi="Times New Roman"/>
                <w:rPrChange w:id="4117" w:author="微软用户" w:date="2017-08-24T15:32:00Z">
                  <w:rPr>
                    <w:color w:val="000000" w:themeColor="text1"/>
                  </w:rPr>
                </w:rPrChange>
              </w:rPr>
              <w:t>Cloud-Op</w:t>
            </w:r>
            <w:r w:rsidR="00201FDD" w:rsidRPr="00B207B1">
              <w:rPr>
                <w:rFonts w:ascii="Times New Roman" w:hAnsi="Times New Roman"/>
                <w:rPrChange w:id="4118"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119" w:author="微软用户" w:date="2017-08-24T15:32:00Z">
                  <w:rPr>
                    <w:color w:val="000000" w:themeColor="text1"/>
                  </w:rPr>
                </w:rPrChange>
              </w:rPr>
            </w:pPr>
            <w:r w:rsidRPr="00B207B1">
              <w:rPr>
                <w:rFonts w:ascii="Times New Roman" w:hAnsi="Times New Roman" w:hint="eastAsia"/>
                <w:rPrChange w:id="4120"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121" w:author="微软用户" w:date="2017-08-24T15:32:00Z">
                  <w:rPr>
                    <w:color w:val="000000" w:themeColor="text1"/>
                  </w:rPr>
                </w:rPrChange>
              </w:rPr>
            </w:pPr>
            <w:r w:rsidRPr="00B207B1">
              <w:rPr>
                <w:rFonts w:ascii="Times New Roman" w:hAnsi="Times New Roman"/>
                <w:rPrChange w:id="4122" w:author="微软用户" w:date="2017-08-24T15:32:00Z">
                  <w:rPr>
                    <w:color w:val="000000" w:themeColor="text1"/>
                  </w:rPr>
                </w:rPrChange>
              </w:rPr>
              <w:t>String</w:t>
            </w:r>
            <w:r w:rsidR="00E04553" w:rsidRPr="00B207B1">
              <w:rPr>
                <w:rFonts w:ascii="Times New Roman" w:hAnsi="Times New Roman"/>
                <w:rPrChange w:id="4123" w:author="微软用户" w:date="2017-08-24T15:32:00Z">
                  <w:rPr>
                    <w:color w:val="000000" w:themeColor="text1"/>
                  </w:rPr>
                </w:rPrChange>
              </w:rPr>
              <w:t xml:space="preserve"> </w:t>
            </w:r>
            <w:r w:rsidR="009C799C" w:rsidRPr="00B207B1">
              <w:rPr>
                <w:rFonts w:ascii="Times New Roman" w:hAnsi="Times New Roman"/>
                <w:rPrChange w:id="4124" w:author="微软用户" w:date="2017-08-24T15:32:00Z">
                  <w:rPr>
                    <w:color w:val="000000" w:themeColor="text1"/>
                  </w:rPr>
                </w:rPrChange>
              </w:rPr>
              <w:t>query</w:t>
            </w:r>
            <w:r w:rsidR="0036113F" w:rsidRPr="00B207B1">
              <w:rPr>
                <w:rFonts w:ascii="Times New Roman" w:hAnsi="Times New Roman"/>
                <w:rPrChange w:id="4125" w:author="微软用户" w:date="2017-08-24T15:32:00Z">
                  <w:rPr>
                    <w:color w:val="000000" w:themeColor="text1"/>
                  </w:rPr>
                </w:rPrChange>
              </w:rPr>
              <w:t>_session(</w:t>
            </w:r>
            <w:del w:id="4126" w:author="JY0225" w:date="2017-08-23T14:20:00Z">
              <w:r w:rsidR="0036113F" w:rsidRPr="00B207B1" w:rsidDel="00743786">
                <w:rPr>
                  <w:rFonts w:ascii="Times New Roman" w:hAnsi="Times New Roman"/>
                  <w:rPrChange w:id="4127" w:author="微软用户" w:date="2017-08-24T15:32:00Z">
                    <w:rPr>
                      <w:color w:val="000000" w:themeColor="text1"/>
                    </w:rPr>
                  </w:rPrChange>
                </w:rPr>
                <w:delText xml:space="preserve">String sessionid, </w:delText>
              </w:r>
            </w:del>
            <w:r w:rsidR="0036113F" w:rsidRPr="00B207B1">
              <w:rPr>
                <w:rFonts w:ascii="Times New Roman" w:hAnsi="Times New Roman"/>
                <w:rPrChange w:id="4128" w:author="微软用户" w:date="2017-08-24T15:32:00Z">
                  <w:rPr>
                    <w:color w:val="000000" w:themeColor="text1"/>
                  </w:rPr>
                </w:rPrChange>
              </w:rPr>
              <w:t>String userid</w:t>
            </w:r>
            <w:ins w:id="4129" w:author="JY0225" w:date="2017-08-23T14:20:00Z">
              <w:r w:rsidR="00743786" w:rsidRPr="00B207B1">
                <w:rPr>
                  <w:rFonts w:ascii="Times New Roman" w:hAnsi="Times New Roman"/>
                  <w:rPrChange w:id="4130" w:author="微软用户" w:date="2017-08-24T15:32:00Z">
                    <w:rPr>
                      <w:color w:val="000000" w:themeColor="text1"/>
                    </w:rPr>
                  </w:rPrChange>
                </w:rPr>
                <w:t>, int recent</w:t>
              </w:r>
            </w:ins>
            <w:r w:rsidR="0036113F" w:rsidRPr="00B207B1">
              <w:rPr>
                <w:rFonts w:ascii="Times New Roman" w:hAnsi="Times New Roman"/>
                <w:rPrChange w:id="4131"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132"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133" w:author="微软用户" w:date="2017-08-24T15:32:00Z">
                  <w:rPr>
                    <w:color w:val="000000" w:themeColor="text1"/>
                  </w:rPr>
                </w:rPrChange>
              </w:rPr>
            </w:pPr>
            <w:r w:rsidRPr="00B207B1">
              <w:rPr>
                <w:rFonts w:ascii="Times New Roman" w:hAnsi="Times New Roman" w:hint="eastAsia"/>
                <w:rPrChange w:id="4134"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135" w:author="JY0225" w:date="2017-08-23T14:21:00Z"/>
                <w:rFonts w:ascii="Times New Roman" w:hAnsi="Times New Roman"/>
                <w:rPrChange w:id="4136" w:author="微软用户" w:date="2017-08-24T15:32:00Z">
                  <w:rPr>
                    <w:del w:id="4137" w:author="JY0225" w:date="2017-08-23T14:21:00Z"/>
                    <w:color w:val="000000" w:themeColor="text1"/>
                  </w:rPr>
                </w:rPrChange>
              </w:rPr>
            </w:pPr>
            <w:del w:id="4138" w:author="JY0225" w:date="2017-08-23T14:21:00Z">
              <w:r w:rsidRPr="00B207B1" w:rsidDel="007F3C29">
                <w:rPr>
                  <w:rFonts w:ascii="Times New Roman" w:hAnsi="Times New Roman"/>
                  <w:rPrChange w:id="4139" w:author="微软用户" w:date="2017-08-24T15:32:00Z">
                    <w:rPr>
                      <w:color w:val="000000" w:themeColor="text1"/>
                    </w:rPr>
                  </w:rPrChange>
                </w:rPr>
                <w:delText>sessionid</w:delText>
              </w:r>
              <w:r w:rsidRPr="00B207B1" w:rsidDel="007F3C29">
                <w:rPr>
                  <w:rFonts w:ascii="Times New Roman" w:hAnsi="Times New Roman" w:hint="eastAsia"/>
                  <w:rPrChange w:id="4140" w:author="微软用户" w:date="2017-08-24T15:32:00Z">
                    <w:rPr>
                      <w:rFonts w:hint="eastAsia"/>
                      <w:color w:val="000000" w:themeColor="text1"/>
                    </w:rPr>
                  </w:rPrChange>
                </w:rPr>
                <w:delText>：会话</w:delText>
              </w:r>
              <w:r w:rsidRPr="00B207B1" w:rsidDel="007F3C29">
                <w:rPr>
                  <w:rFonts w:ascii="Times New Roman" w:hAnsi="Times New Roman"/>
                  <w:rPrChange w:id="4141"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142" w:author="JY0225" w:date="2017-08-23T14:21:00Z"/>
                <w:rFonts w:ascii="Times New Roman" w:hAnsi="Times New Roman"/>
                <w:rPrChange w:id="4143" w:author="微软用户" w:date="2017-08-24T15:32:00Z">
                  <w:rPr>
                    <w:ins w:id="4144" w:author="JY0225" w:date="2017-08-23T14:21:00Z"/>
                    <w:color w:val="000000" w:themeColor="text1"/>
                  </w:rPr>
                </w:rPrChange>
              </w:rPr>
            </w:pPr>
            <w:r w:rsidRPr="00B207B1">
              <w:rPr>
                <w:rFonts w:ascii="Times New Roman" w:hAnsi="Times New Roman"/>
                <w:rPrChange w:id="4145" w:author="微软用户" w:date="2017-08-24T15:32:00Z">
                  <w:rPr>
                    <w:color w:val="000000" w:themeColor="text1"/>
                  </w:rPr>
                </w:rPrChange>
              </w:rPr>
              <w:t>userid</w:t>
            </w:r>
            <w:r w:rsidRPr="00B207B1">
              <w:rPr>
                <w:rFonts w:ascii="Times New Roman" w:hAnsi="Times New Roman" w:hint="eastAsia"/>
                <w:rPrChange w:id="4146" w:author="微软用户" w:date="2017-08-24T15:32:00Z">
                  <w:rPr>
                    <w:rFonts w:hint="eastAsia"/>
                    <w:color w:val="000000" w:themeColor="text1"/>
                  </w:rPr>
                </w:rPrChange>
              </w:rPr>
              <w:t>：用户</w:t>
            </w:r>
            <w:r w:rsidRPr="00B207B1">
              <w:rPr>
                <w:rFonts w:ascii="Times New Roman" w:hAnsi="Times New Roman"/>
                <w:rPrChange w:id="4147"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148" w:author="微软用户" w:date="2017-08-24T15:32:00Z">
                  <w:rPr>
                    <w:color w:val="000000" w:themeColor="text1"/>
                  </w:rPr>
                </w:rPrChange>
              </w:rPr>
            </w:pPr>
            <w:ins w:id="4149" w:author="JY0225" w:date="2017-08-23T14:21:00Z">
              <w:r w:rsidRPr="00B207B1">
                <w:rPr>
                  <w:rFonts w:ascii="Times New Roman" w:hAnsi="Times New Roman"/>
                  <w:rPrChange w:id="4150" w:author="微软用户" w:date="2017-08-24T15:32:00Z">
                    <w:rPr>
                      <w:color w:val="000000" w:themeColor="text1"/>
                    </w:rPr>
                  </w:rPrChange>
                </w:rPr>
                <w:t>recent</w:t>
              </w:r>
              <w:r w:rsidRPr="00B207B1">
                <w:rPr>
                  <w:rFonts w:ascii="Times New Roman" w:hAnsi="Times New Roman" w:hint="eastAsia"/>
                  <w:rPrChange w:id="4151"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152"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153" w:author="微软用户" w:date="2017-08-24T15:32:00Z">
                  <w:rPr>
                    <w:color w:val="000000" w:themeColor="text1"/>
                  </w:rPr>
                </w:rPrChange>
              </w:rPr>
            </w:pPr>
            <w:r w:rsidRPr="00B207B1">
              <w:rPr>
                <w:rFonts w:ascii="Times New Roman" w:hAnsi="Times New Roman" w:hint="eastAsia"/>
                <w:rPrChange w:id="4154"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155"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156" w:author="JY0225" w:date="2017-08-23T14:21:00Z"/>
          <w:rFonts w:hAnsiTheme="minorEastAsia"/>
          <w:color w:val="000000" w:themeColor="text1"/>
          <w:rPrChange w:id="4157" w:author="JY0225" w:date="2017-08-24T11:22:00Z">
            <w:rPr>
              <w:ins w:id="4158" w:author="JY0225" w:date="2017-08-23T14:21:00Z"/>
              <w:color w:val="000000" w:themeColor="text1"/>
            </w:rPr>
          </w:rPrChange>
        </w:rPr>
      </w:pPr>
      <w:ins w:id="4159" w:author="JY0225" w:date="2017-08-23T14:21:00Z">
        <w:r w:rsidRPr="00B207B1">
          <w:rPr>
            <w:rFonts w:hAnsiTheme="minorEastAsia"/>
            <w:color w:val="000000" w:themeColor="text1"/>
            <w:rPrChange w:id="4160" w:author="JY0225" w:date="2017-08-24T11:22:00Z">
              <w:rPr>
                <w:color w:val="000000" w:themeColor="text1"/>
              </w:rPr>
            </w:rPrChange>
          </w:rPr>
          <w:lastRenderedPageBreak/>
          <w:tab/>
        </w:r>
      </w:ins>
      <w:r w:rsidR="005C2A49">
        <w:rPr>
          <w:rFonts w:hAnsiTheme="minorEastAsia" w:hint="eastAsia"/>
          <w:color w:val="000000" w:themeColor="text1"/>
        </w:rPr>
        <w:t>表4-6所示为</w:t>
      </w:r>
      <w:ins w:id="4161" w:author="JY0225" w:date="2017-08-23T14:26:00Z">
        <w:r w:rsidR="005D7046" w:rsidRPr="00B207B1">
          <w:rPr>
            <w:rFonts w:hAnsiTheme="minorEastAsia" w:hint="eastAsia"/>
            <w:color w:val="000000" w:themeColor="text1"/>
            <w:rPrChange w:id="4162" w:author="JY0225" w:date="2017-08-24T11:22:00Z">
              <w:rPr>
                <w:rFonts w:hint="eastAsia"/>
                <w:color w:val="000000" w:themeColor="text1"/>
              </w:rPr>
            </w:rPrChange>
          </w:rPr>
          <w:t>会话查询接口</w:t>
        </w:r>
      </w:ins>
      <w:r w:rsidR="005C2A49">
        <w:rPr>
          <w:rFonts w:hAnsiTheme="minorEastAsia" w:hint="eastAsia"/>
          <w:color w:val="000000" w:themeColor="text1"/>
        </w:rPr>
        <w:t>，</w:t>
      </w:r>
      <w:ins w:id="4163" w:author="JY0225" w:date="2017-08-23T14:26:00Z">
        <w:r w:rsidR="005D7046" w:rsidRPr="00B207B1">
          <w:rPr>
            <w:rFonts w:hAnsiTheme="minorEastAsia" w:hint="eastAsia"/>
            <w:color w:val="000000" w:themeColor="text1"/>
            <w:rPrChange w:id="4164"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165" w:author="JY0225" w:date="2017-08-23T14:26:00Z">
        <w:r w:rsidR="005D7046" w:rsidRPr="00B207B1">
          <w:rPr>
            <w:rFonts w:hAnsiTheme="minorEastAsia" w:hint="eastAsia"/>
            <w:color w:val="000000" w:themeColor="text1"/>
            <w:rPrChange w:id="4166" w:author="JY0225" w:date="2017-08-24T11:22:00Z">
              <w:rPr>
                <w:rFonts w:hint="eastAsia"/>
                <w:color w:val="000000" w:themeColor="text1"/>
              </w:rPr>
            </w:rPrChange>
          </w:rPr>
          <w:t>时调用，该接口以用户</w:t>
        </w:r>
        <w:r w:rsidR="005D7046" w:rsidRPr="00B207B1">
          <w:rPr>
            <w:rFonts w:hAnsiTheme="minorEastAsia"/>
            <w:color w:val="000000" w:themeColor="text1"/>
            <w:rPrChange w:id="4167" w:author="JY0225" w:date="2017-08-24T11:22:00Z">
              <w:rPr>
                <w:color w:val="000000" w:themeColor="text1"/>
              </w:rPr>
            </w:rPrChange>
          </w:rPr>
          <w:t>id</w:t>
        </w:r>
      </w:ins>
      <w:ins w:id="4168" w:author="JY0225" w:date="2017-08-23T14:27:00Z">
        <w:r w:rsidR="005D7046" w:rsidRPr="00B207B1">
          <w:rPr>
            <w:rFonts w:hAnsiTheme="minorEastAsia" w:hint="eastAsia"/>
            <w:color w:val="000000" w:themeColor="text1"/>
            <w:rPrChange w:id="4169" w:author="JY0225" w:date="2017-08-24T11:22:00Z">
              <w:rPr>
                <w:rFonts w:hint="eastAsia"/>
                <w:color w:val="000000" w:themeColor="text1"/>
              </w:rPr>
            </w:rPrChange>
          </w:rPr>
          <w:t>作为第一个</w:t>
        </w:r>
      </w:ins>
      <w:ins w:id="4170" w:author="JY0225" w:date="2017-08-23T14:28:00Z">
        <w:r w:rsidR="00391D3E" w:rsidRPr="00B207B1">
          <w:rPr>
            <w:rFonts w:hAnsiTheme="minorEastAsia" w:hint="eastAsia"/>
            <w:color w:val="000000" w:themeColor="text1"/>
            <w:rPrChange w:id="4171" w:author="JY0225" w:date="2017-08-24T11:22:00Z">
              <w:rPr>
                <w:rFonts w:hint="eastAsia"/>
                <w:color w:val="000000" w:themeColor="text1"/>
              </w:rPr>
            </w:rPrChange>
          </w:rPr>
          <w:t>参数，以最近会话次数</w:t>
        </w:r>
        <w:r w:rsidR="00391D3E" w:rsidRPr="00B207B1">
          <w:rPr>
            <w:rFonts w:hAnsiTheme="minorEastAsia"/>
            <w:color w:val="000000" w:themeColor="text1"/>
            <w:rPrChange w:id="4172" w:author="JY0225" w:date="2017-08-24T11:22:00Z">
              <w:rPr>
                <w:color w:val="000000" w:themeColor="text1"/>
              </w:rPr>
            </w:rPrChange>
          </w:rPr>
          <w:t>recent</w:t>
        </w:r>
        <w:r w:rsidR="00391D3E" w:rsidRPr="00B207B1">
          <w:rPr>
            <w:rFonts w:hAnsiTheme="minorEastAsia" w:hint="eastAsia"/>
            <w:color w:val="000000" w:themeColor="text1"/>
            <w:rPrChange w:id="4173"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174" w:author="JY0225" w:date="2017-08-24T11:22:00Z">
              <w:rPr>
                <w:rFonts w:hint="eastAsia"/>
                <w:color w:val="000000" w:themeColor="text1"/>
              </w:rPr>
            </w:rPrChange>
          </w:rPr>
          <w:t>返回的结果根据</w:t>
        </w:r>
        <w:r w:rsidR="00F83088" w:rsidRPr="00B207B1">
          <w:rPr>
            <w:rFonts w:hAnsiTheme="minorEastAsia"/>
            <w:color w:val="000000" w:themeColor="text1"/>
            <w:rPrChange w:id="4175" w:author="JY0225" w:date="2017-08-24T11:22:00Z">
              <w:rPr>
                <w:color w:val="000000" w:themeColor="text1"/>
              </w:rPr>
            </w:rPrChange>
          </w:rPr>
          <w:t>recent</w:t>
        </w:r>
      </w:ins>
      <w:ins w:id="4176" w:author="JY0225" w:date="2017-08-23T14:29:00Z">
        <w:r w:rsidR="00F83088" w:rsidRPr="00B207B1">
          <w:rPr>
            <w:rFonts w:hAnsiTheme="minorEastAsia" w:hint="eastAsia"/>
            <w:color w:val="000000" w:themeColor="text1"/>
            <w:rPrChange w:id="4177"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178" w:author="JY0225" w:date="2017-08-24T11:22:00Z">
              <w:rPr>
                <w:color w:val="000000" w:themeColor="text1"/>
              </w:rPr>
            </w:rPrChange>
          </w:rPr>
          <w:t>json</w:t>
        </w:r>
        <w:r w:rsidR="00F83088" w:rsidRPr="00B207B1">
          <w:rPr>
            <w:rFonts w:hAnsiTheme="minorEastAsia" w:hint="eastAsia"/>
            <w:color w:val="000000" w:themeColor="text1"/>
            <w:rPrChange w:id="4179" w:author="JY0225" w:date="2017-08-24T11:22:00Z">
              <w:rPr>
                <w:rFonts w:hint="eastAsia"/>
                <w:color w:val="000000" w:themeColor="text1"/>
              </w:rPr>
            </w:rPrChange>
          </w:rPr>
          <w:t>的数据</w:t>
        </w:r>
      </w:ins>
      <w:r w:rsidR="00F94716">
        <w:rPr>
          <w:rFonts w:hAnsiTheme="minorEastAsia" w:hint="eastAsia"/>
          <w:color w:val="000000" w:themeColor="text1"/>
        </w:rPr>
        <w:t>格式</w:t>
      </w:r>
      <w:ins w:id="4180" w:author="JY0225" w:date="2017-08-23T14:29:00Z">
        <w:r w:rsidR="00F83088" w:rsidRPr="00B207B1">
          <w:rPr>
            <w:rFonts w:hAnsiTheme="minorEastAsia" w:hint="eastAsia"/>
            <w:color w:val="000000" w:themeColor="text1"/>
            <w:rPrChange w:id="4181"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182" w:author="JY0225" w:date="2017-08-24T11:22:00Z">
              <w:rPr>
                <w:rFonts w:hint="eastAsia"/>
                <w:color w:val="000000" w:themeColor="text1"/>
              </w:rPr>
            </w:rPrChange>
          </w:rPr>
          <w:t>返回的会话信息包括</w:t>
        </w:r>
      </w:ins>
      <w:ins w:id="4183" w:author="JY0225" w:date="2017-08-23T14:30:00Z">
        <w:r w:rsidR="004031FD" w:rsidRPr="00B207B1">
          <w:rPr>
            <w:rFonts w:hAnsiTheme="minorEastAsia" w:hint="eastAsia"/>
            <w:color w:val="000000" w:themeColor="text1"/>
            <w:rPrChange w:id="4184" w:author="JY0225" w:date="2017-08-24T11:22:00Z">
              <w:rPr>
                <w:rFonts w:hint="eastAsia"/>
                <w:color w:val="000000" w:themeColor="text1"/>
              </w:rPr>
            </w:rPrChange>
          </w:rPr>
          <w:t>状态码</w:t>
        </w:r>
        <w:r w:rsidR="004031FD" w:rsidRPr="00B207B1">
          <w:rPr>
            <w:rFonts w:hAnsiTheme="minorEastAsia"/>
            <w:color w:val="000000" w:themeColor="text1"/>
            <w:rPrChange w:id="4185" w:author="JY0225" w:date="2017-08-24T11:22:00Z">
              <w:rPr>
                <w:color w:val="000000" w:themeColor="text1"/>
              </w:rPr>
            </w:rPrChange>
          </w:rPr>
          <w:t>status</w:t>
        </w:r>
        <w:r w:rsidR="004031FD" w:rsidRPr="00B207B1">
          <w:rPr>
            <w:rFonts w:hAnsiTheme="minorEastAsia" w:hint="eastAsia"/>
            <w:color w:val="000000" w:themeColor="text1"/>
            <w:rPrChange w:id="4186" w:author="JY0225" w:date="2017-08-24T11:22:00Z">
              <w:rPr>
                <w:rFonts w:hint="eastAsia"/>
                <w:color w:val="000000" w:themeColor="text1"/>
              </w:rPr>
            </w:rPrChange>
          </w:rPr>
          <w:t>、请求内容</w:t>
        </w:r>
        <w:r w:rsidR="004031FD" w:rsidRPr="00B207B1">
          <w:rPr>
            <w:rFonts w:hAnsiTheme="minorEastAsia"/>
            <w:color w:val="000000" w:themeColor="text1"/>
            <w:rPrChange w:id="4187" w:author="JY0225" w:date="2017-08-24T11:22:00Z">
              <w:rPr>
                <w:color w:val="000000" w:themeColor="text1"/>
              </w:rPr>
            </w:rPrChange>
          </w:rPr>
          <w:t>request</w:t>
        </w:r>
        <w:r w:rsidR="004031FD" w:rsidRPr="00B207B1">
          <w:rPr>
            <w:rFonts w:hAnsiTheme="minorEastAsia" w:hint="eastAsia"/>
            <w:color w:val="000000" w:themeColor="text1"/>
            <w:rPrChange w:id="4188" w:author="JY0225" w:date="2017-08-24T11:22:00Z">
              <w:rPr>
                <w:rFonts w:hint="eastAsia"/>
                <w:color w:val="000000" w:themeColor="text1"/>
              </w:rPr>
            </w:rPrChange>
          </w:rPr>
          <w:t>、请求状态</w:t>
        </w:r>
        <w:r w:rsidR="004031FD" w:rsidRPr="00B207B1">
          <w:rPr>
            <w:rFonts w:hAnsiTheme="minorEastAsia"/>
            <w:color w:val="000000" w:themeColor="text1"/>
            <w:rPrChange w:id="4189" w:author="JY0225" w:date="2017-08-24T11:22:00Z">
              <w:rPr>
                <w:color w:val="000000" w:themeColor="text1"/>
              </w:rPr>
            </w:rPrChange>
          </w:rPr>
          <w:t>state</w:t>
        </w:r>
        <w:r w:rsidR="004031FD" w:rsidRPr="00B207B1">
          <w:rPr>
            <w:rFonts w:hAnsiTheme="minorEastAsia" w:hint="eastAsia"/>
            <w:color w:val="000000" w:themeColor="text1"/>
            <w:rPrChange w:id="4190" w:author="JY0225" w:date="2017-08-24T11:22:00Z">
              <w:rPr>
                <w:rFonts w:hint="eastAsia"/>
                <w:color w:val="000000" w:themeColor="text1"/>
              </w:rPr>
            </w:rPrChange>
          </w:rPr>
          <w:t>、请求时间</w:t>
        </w:r>
        <w:r w:rsidR="004031FD" w:rsidRPr="00B207B1">
          <w:rPr>
            <w:rFonts w:hAnsiTheme="minorEastAsia"/>
            <w:color w:val="000000" w:themeColor="text1"/>
            <w:rPrChange w:id="4191" w:author="JY0225" w:date="2017-08-24T11:22:00Z">
              <w:rPr>
                <w:color w:val="000000" w:themeColor="text1"/>
              </w:rPr>
            </w:rPrChange>
          </w:rPr>
          <w:t>time</w:t>
        </w:r>
      </w:ins>
      <w:ins w:id="4192" w:author="JY0225" w:date="2017-08-23T14:31:00Z">
        <w:r w:rsidR="00A8376D" w:rsidRPr="00B207B1">
          <w:rPr>
            <w:rFonts w:hAnsiTheme="minorEastAsia" w:hint="eastAsia"/>
            <w:color w:val="000000" w:themeColor="text1"/>
            <w:rPrChange w:id="4193" w:author="JY0225" w:date="2017-08-24T11:22:00Z">
              <w:rPr>
                <w:rFonts w:hint="eastAsia"/>
                <w:color w:val="000000" w:themeColor="text1"/>
              </w:rPr>
            </w:rPrChange>
          </w:rPr>
          <w:t>以及用户</w:t>
        </w:r>
        <w:r w:rsidR="00A8376D" w:rsidRPr="00B207B1">
          <w:rPr>
            <w:rFonts w:hAnsiTheme="minorEastAsia"/>
            <w:color w:val="000000" w:themeColor="text1"/>
            <w:rPrChange w:id="4194" w:author="JY0225" w:date="2017-08-24T11:22:00Z">
              <w:rPr>
                <w:color w:val="000000" w:themeColor="text1"/>
              </w:rPr>
            </w:rPrChange>
          </w:rPr>
          <w:t>id</w:t>
        </w:r>
        <w:r w:rsidR="00A8376D" w:rsidRPr="00B207B1">
          <w:rPr>
            <w:rFonts w:hAnsiTheme="minorEastAsia" w:hint="eastAsia"/>
            <w:color w:val="000000" w:themeColor="text1"/>
            <w:rPrChange w:id="4195" w:author="JY0225" w:date="2017-08-24T11:22:00Z">
              <w:rPr>
                <w:rFonts w:hint="eastAsia"/>
                <w:color w:val="000000" w:themeColor="text1"/>
              </w:rPr>
            </w:rPrChange>
          </w:rPr>
          <w:t>信息</w:t>
        </w:r>
        <w:r w:rsidR="00A8376D" w:rsidRPr="00B207B1">
          <w:rPr>
            <w:rFonts w:hAnsiTheme="minorEastAsia"/>
            <w:color w:val="000000" w:themeColor="text1"/>
            <w:rPrChange w:id="4196" w:author="JY0225" w:date="2017-08-24T11:22:00Z">
              <w:rPr>
                <w:color w:val="000000" w:themeColor="text1"/>
              </w:rPr>
            </w:rPrChange>
          </w:rPr>
          <w:t>userid</w:t>
        </w:r>
        <w:r w:rsidR="00A8376D" w:rsidRPr="00B207B1">
          <w:rPr>
            <w:rFonts w:hAnsiTheme="minorEastAsia" w:hint="eastAsia"/>
            <w:color w:val="000000" w:themeColor="text1"/>
            <w:rPrChange w:id="4197"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198" w:author="JY0225" w:date="2017-08-24T11:22:00Z">
            <w:rPr>
              <w:color w:val="000000" w:themeColor="text1"/>
            </w:rPr>
          </w:rPrChange>
        </w:rPr>
        <w:pPrChange w:id="4199"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200" w:author="JY0225" w:date="2017-08-24T11:22:00Z">
            <w:rPr>
              <w:rFonts w:hint="eastAsia"/>
              <w:color w:val="000000" w:themeColor="text1"/>
            </w:rPr>
          </w:rPrChange>
        </w:rPr>
        <w:t>会话</w:t>
      </w:r>
      <w:r w:rsidR="00A2058C" w:rsidRPr="00B207B1">
        <w:rPr>
          <w:rFonts w:hAnsiTheme="minorEastAsia" w:hint="eastAsia"/>
          <w:color w:val="000000" w:themeColor="text1"/>
          <w:rPrChange w:id="4201"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202" w:author="微软用户" w:date="2017-08-24T15:32:00Z">
                  <w:rPr>
                    <w:color w:val="000000" w:themeColor="text1"/>
                  </w:rPr>
                </w:rPrChange>
              </w:rPr>
            </w:pPr>
            <w:r w:rsidRPr="00B207B1">
              <w:rPr>
                <w:rFonts w:ascii="Times New Roman" w:hAnsi="Times New Roman" w:hint="eastAsia"/>
                <w:rPrChange w:id="4203"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204" w:author="微软用户" w:date="2017-08-24T15:32:00Z">
                  <w:rPr>
                    <w:color w:val="000000" w:themeColor="text1"/>
                  </w:rPr>
                </w:rPrChange>
              </w:rPr>
            </w:pPr>
            <w:r w:rsidRPr="00B207B1">
              <w:rPr>
                <w:rFonts w:ascii="Times New Roman" w:hAnsi="Times New Roman" w:hint="eastAsia"/>
                <w:rPrChange w:id="4205"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206" w:author="微软用户" w:date="2017-08-24T15:32:00Z">
                  <w:rPr>
                    <w:color w:val="000000" w:themeColor="text1"/>
                  </w:rPr>
                </w:rPrChange>
              </w:rPr>
            </w:pPr>
            <w:r w:rsidRPr="00B207B1">
              <w:rPr>
                <w:rFonts w:ascii="Times New Roman" w:hAnsi="Times New Roman" w:hint="eastAsia"/>
                <w:rPrChange w:id="4207"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208" w:author="微软用户" w:date="2017-08-24T15:32:00Z">
                  <w:rPr>
                    <w:color w:val="000000" w:themeColor="text1"/>
                  </w:rPr>
                </w:rPrChange>
              </w:rPr>
            </w:pPr>
            <w:r w:rsidRPr="00B207B1">
              <w:rPr>
                <w:rFonts w:ascii="Times New Roman" w:hAnsi="Times New Roman"/>
                <w:rPrChange w:id="4209" w:author="微软用户" w:date="2017-08-24T15:32:00Z">
                  <w:rPr>
                    <w:color w:val="000000" w:themeColor="text1"/>
                  </w:rPr>
                </w:rPrChange>
              </w:rPr>
              <w:t>Cloud-Op</w:t>
            </w:r>
            <w:r w:rsidR="00D80D85" w:rsidRPr="00B207B1">
              <w:rPr>
                <w:rFonts w:ascii="Times New Roman" w:hAnsi="Times New Roman"/>
                <w:rPrChange w:id="4210"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211" w:author="微软用户" w:date="2017-08-24T15:32:00Z">
                  <w:rPr>
                    <w:color w:val="000000" w:themeColor="text1"/>
                  </w:rPr>
                </w:rPrChange>
              </w:rPr>
            </w:pPr>
            <w:r w:rsidRPr="00B207B1">
              <w:rPr>
                <w:rFonts w:ascii="Times New Roman" w:hAnsi="Times New Roman" w:hint="eastAsia"/>
                <w:rPrChange w:id="4212"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213" w:author="微软用户" w:date="2017-08-24T15:32:00Z">
                  <w:rPr>
                    <w:color w:val="000000" w:themeColor="text1"/>
                  </w:rPr>
                </w:rPrChange>
              </w:rPr>
            </w:pPr>
            <w:del w:id="4214" w:author="JY0225" w:date="2017-08-23T14:34:00Z">
              <w:r w:rsidRPr="00B207B1" w:rsidDel="00876E83">
                <w:rPr>
                  <w:rFonts w:ascii="Times New Roman" w:hAnsi="Times New Roman"/>
                  <w:rPrChange w:id="4215" w:author="微软用户" w:date="2017-08-24T15:32:00Z">
                    <w:rPr>
                      <w:color w:val="000000" w:themeColor="text1"/>
                    </w:rPr>
                  </w:rPrChange>
                </w:rPr>
                <w:delText xml:space="preserve">bool </w:delText>
              </w:r>
            </w:del>
            <w:ins w:id="4216" w:author="JY0225" w:date="2017-08-23T14:34:00Z">
              <w:r w:rsidR="00876E83" w:rsidRPr="00B207B1">
                <w:rPr>
                  <w:rFonts w:ascii="Times New Roman" w:hAnsi="Times New Roman"/>
                  <w:rPrChange w:id="4217" w:author="微软用户" w:date="2017-08-24T15:32:00Z">
                    <w:rPr>
                      <w:color w:val="000000" w:themeColor="text1"/>
                    </w:rPr>
                  </w:rPrChange>
                </w:rPr>
                <w:t xml:space="preserve">String </w:t>
              </w:r>
            </w:ins>
            <w:r w:rsidR="00ED25EF" w:rsidRPr="00B207B1">
              <w:rPr>
                <w:rFonts w:ascii="Times New Roman" w:hAnsi="Times New Roman"/>
                <w:rPrChange w:id="4218" w:author="微软用户" w:date="2017-08-24T15:32:00Z">
                  <w:rPr>
                    <w:color w:val="000000" w:themeColor="text1"/>
                  </w:rPr>
                </w:rPrChange>
              </w:rPr>
              <w:t>encrypt</w:t>
            </w:r>
            <w:r w:rsidRPr="00B207B1">
              <w:rPr>
                <w:rFonts w:ascii="Times New Roman" w:hAnsi="Times New Roman"/>
                <w:rPrChange w:id="4219" w:author="微软用户" w:date="2017-08-24T15:32:00Z">
                  <w:rPr>
                    <w:color w:val="000000" w:themeColor="text1"/>
                  </w:rPr>
                </w:rPrChange>
              </w:rPr>
              <w:t xml:space="preserve">_session(String </w:t>
            </w:r>
            <w:r w:rsidR="00655B8C" w:rsidRPr="00B207B1">
              <w:rPr>
                <w:rFonts w:ascii="Times New Roman" w:hAnsi="Times New Roman"/>
                <w:rPrChange w:id="4220" w:author="微软用户" w:date="2017-08-24T15:32:00Z">
                  <w:rPr>
                    <w:color w:val="000000" w:themeColor="text1"/>
                  </w:rPr>
                </w:rPrChange>
              </w:rPr>
              <w:t>request</w:t>
            </w:r>
            <w:r w:rsidRPr="00B207B1">
              <w:rPr>
                <w:rFonts w:ascii="Times New Roman" w:hAnsi="Times New Roman"/>
                <w:rPrChange w:id="4221"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222"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223" w:author="微软用户" w:date="2017-08-24T15:32:00Z">
                  <w:rPr>
                    <w:color w:val="000000" w:themeColor="text1"/>
                  </w:rPr>
                </w:rPrChange>
              </w:rPr>
            </w:pPr>
            <w:r w:rsidRPr="00B207B1">
              <w:rPr>
                <w:rFonts w:ascii="Times New Roman" w:hAnsi="Times New Roman" w:hint="eastAsia"/>
                <w:rPrChange w:id="4224"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225" w:author="微软用户" w:date="2017-08-24T15:32:00Z">
                  <w:rPr>
                    <w:color w:val="000000" w:themeColor="text1"/>
                  </w:rPr>
                </w:rPrChange>
              </w:rPr>
            </w:pPr>
            <w:r w:rsidRPr="00B207B1">
              <w:rPr>
                <w:rFonts w:ascii="Times New Roman" w:hAnsi="Times New Roman"/>
                <w:rPrChange w:id="4226" w:author="微软用户" w:date="2017-08-24T15:32:00Z">
                  <w:rPr>
                    <w:color w:val="000000" w:themeColor="text1"/>
                  </w:rPr>
                </w:rPrChange>
              </w:rPr>
              <w:t>request</w:t>
            </w:r>
            <w:r w:rsidRPr="00B207B1">
              <w:rPr>
                <w:rFonts w:ascii="Times New Roman" w:hAnsi="Times New Roman" w:hint="eastAsia"/>
                <w:rPrChange w:id="4227"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228"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229" w:author="微软用户" w:date="2017-08-24T15:32:00Z">
                  <w:rPr>
                    <w:color w:val="000000" w:themeColor="text1"/>
                  </w:rPr>
                </w:rPrChange>
              </w:rPr>
            </w:pPr>
            <w:r w:rsidRPr="00B207B1">
              <w:rPr>
                <w:rFonts w:ascii="Times New Roman" w:hAnsi="Times New Roman" w:hint="eastAsia"/>
                <w:rPrChange w:id="4230"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231" w:author="JY0225" w:date="2017-08-23T14:34:00Z"/>
                <w:rFonts w:ascii="Times New Roman" w:hAnsi="Times New Roman"/>
                <w:rPrChange w:id="4232" w:author="微软用户" w:date="2017-08-24T15:32:00Z">
                  <w:rPr>
                    <w:del w:id="4233" w:author="JY0225" w:date="2017-08-23T14:34:00Z"/>
                    <w:color w:val="000000" w:themeColor="text1"/>
                  </w:rPr>
                </w:rPrChange>
              </w:rPr>
            </w:pPr>
            <w:ins w:id="4234" w:author="JY0225" w:date="2017-08-23T14:35:00Z">
              <w:r w:rsidRPr="00B207B1">
                <w:rPr>
                  <w:rFonts w:ascii="Times New Roman" w:hAnsi="Times New Roman"/>
                  <w:rPrChange w:id="4235" w:author="微软用户" w:date="2017-08-24T15:32:00Z">
                    <w:rPr>
                      <w:color w:val="000000" w:themeColor="text1"/>
                    </w:rPr>
                  </w:rPrChange>
                </w:rPr>
                <w:t>encrypt_req</w:t>
              </w:r>
              <w:r w:rsidRPr="00B207B1">
                <w:rPr>
                  <w:rFonts w:ascii="Times New Roman" w:hAnsi="Times New Roman" w:hint="eastAsia"/>
                  <w:rPrChange w:id="4236" w:author="微软用户" w:date="2017-08-24T15:32:00Z">
                    <w:rPr>
                      <w:rFonts w:hint="eastAsia"/>
                      <w:color w:val="000000" w:themeColor="text1"/>
                    </w:rPr>
                  </w:rPrChange>
                </w:rPr>
                <w:t>：加密后的请求</w:t>
              </w:r>
            </w:ins>
            <w:r w:rsidR="004E6A23">
              <w:rPr>
                <w:rFonts w:ascii="Times New Roman" w:hAnsi="Times New Roman" w:hint="eastAsia"/>
              </w:rPr>
              <w:t>信息</w:t>
            </w:r>
            <w:del w:id="4237" w:author="JY0225" w:date="2017-08-23T14:34:00Z">
              <w:r w:rsidR="00E85EA2" w:rsidRPr="00B207B1" w:rsidDel="00A71377">
                <w:rPr>
                  <w:rFonts w:ascii="Times New Roman" w:hAnsi="Times New Roman"/>
                  <w:rPrChange w:id="4238" w:author="微软用户" w:date="2017-08-24T15:32:00Z">
                    <w:rPr>
                      <w:color w:val="000000" w:themeColor="text1"/>
                    </w:rPr>
                  </w:rPrChange>
                </w:rPr>
                <w:delText>True</w:delText>
              </w:r>
              <w:r w:rsidR="00E85EA2" w:rsidRPr="00B207B1" w:rsidDel="00A71377">
                <w:rPr>
                  <w:rFonts w:ascii="Times New Roman" w:hAnsi="Times New Roman" w:hint="eastAsia"/>
                  <w:rPrChange w:id="4239"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240"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241"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242" w:author="微软用户" w:date="2017-08-24T15:32:00Z">
                  <w:rPr>
                    <w:color w:val="000000" w:themeColor="text1"/>
                  </w:rPr>
                </w:rPrChange>
              </w:rPr>
            </w:pPr>
            <w:del w:id="4243" w:author="JY0225" w:date="2017-08-23T14:34:00Z">
              <w:r w:rsidRPr="00B207B1" w:rsidDel="00A71377">
                <w:rPr>
                  <w:rFonts w:ascii="Times New Roman" w:hAnsi="Times New Roman"/>
                  <w:rPrChange w:id="4244" w:author="微软用户" w:date="2017-08-24T15:32:00Z">
                    <w:rPr>
                      <w:color w:val="000000" w:themeColor="text1"/>
                    </w:rPr>
                  </w:rPrChange>
                </w:rPr>
                <w:delText>False</w:delText>
              </w:r>
              <w:r w:rsidRPr="00B207B1" w:rsidDel="00A71377">
                <w:rPr>
                  <w:rFonts w:ascii="Times New Roman" w:hAnsi="Times New Roman" w:hint="eastAsia"/>
                  <w:rPrChange w:id="4245"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246" w:author="微软用户" w:date="2017-08-24T15:32:00Z">
                    <w:rPr>
                      <w:rFonts w:hint="eastAsia"/>
                      <w:color w:val="000000" w:themeColor="text1"/>
                    </w:rPr>
                  </w:rPrChange>
                </w:rPr>
                <w:delText>加密</w:delText>
              </w:r>
              <w:r w:rsidRPr="00B207B1" w:rsidDel="00A71377">
                <w:rPr>
                  <w:rFonts w:ascii="Times New Roman" w:hAnsi="Times New Roman" w:hint="eastAsia"/>
                  <w:rPrChange w:id="4247"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248" w:author="JY0225" w:date="2017-08-23T14:31:00Z"/>
          <w:rFonts w:hAnsiTheme="minorEastAsia"/>
          <w:color w:val="000000" w:themeColor="text1"/>
          <w:rPrChange w:id="4249" w:author="JY0225" w:date="2017-08-24T11:22:00Z">
            <w:rPr>
              <w:ins w:id="4250" w:author="JY0225" w:date="2017-08-23T14:31:00Z"/>
              <w:color w:val="000000" w:themeColor="text1"/>
            </w:rPr>
          </w:rPrChange>
        </w:rPr>
      </w:pPr>
      <w:ins w:id="4251" w:author="JY0225" w:date="2017-08-23T14:31:00Z">
        <w:r w:rsidRPr="00B207B1">
          <w:rPr>
            <w:rFonts w:hAnsiTheme="minorEastAsia"/>
            <w:color w:val="000000" w:themeColor="text1"/>
            <w:rPrChange w:id="4252" w:author="JY0225" w:date="2017-08-24T11:22:00Z">
              <w:rPr>
                <w:color w:val="000000" w:themeColor="text1"/>
              </w:rPr>
            </w:rPrChange>
          </w:rPr>
          <w:tab/>
        </w:r>
      </w:ins>
      <w:r w:rsidR="0016019C">
        <w:rPr>
          <w:rFonts w:hAnsiTheme="minorEastAsia" w:hint="eastAsia"/>
          <w:color w:val="000000" w:themeColor="text1"/>
        </w:rPr>
        <w:t>表4-7所示为</w:t>
      </w:r>
      <w:ins w:id="4253" w:author="JY0225" w:date="2017-08-23T14:31:00Z">
        <w:r w:rsidRPr="00B207B1">
          <w:rPr>
            <w:rFonts w:hAnsiTheme="minorEastAsia" w:hint="eastAsia"/>
            <w:color w:val="000000" w:themeColor="text1"/>
            <w:rPrChange w:id="4254" w:author="JY0225" w:date="2017-08-24T11:22:00Z">
              <w:rPr>
                <w:rFonts w:hint="eastAsia"/>
                <w:color w:val="000000" w:themeColor="text1"/>
              </w:rPr>
            </w:rPrChange>
          </w:rPr>
          <w:t>会话</w:t>
        </w:r>
      </w:ins>
      <w:ins w:id="4255" w:author="JY0225" w:date="2017-08-23T14:32:00Z">
        <w:r w:rsidRPr="00B207B1">
          <w:rPr>
            <w:rFonts w:hAnsiTheme="minorEastAsia" w:hint="eastAsia"/>
            <w:color w:val="000000" w:themeColor="text1"/>
            <w:rPrChange w:id="4256"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257" w:author="JY0225" w:date="2017-08-23T14:32:00Z">
        <w:r w:rsidRPr="00B207B1">
          <w:rPr>
            <w:rFonts w:hAnsiTheme="minorEastAsia" w:hint="eastAsia"/>
            <w:color w:val="000000" w:themeColor="text1"/>
            <w:rPrChange w:id="4258"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259" w:author="JY0225" w:date="2017-08-24T11:22:00Z">
              <w:rPr>
                <w:color w:val="000000" w:themeColor="text1"/>
              </w:rPr>
            </w:rPrChange>
          </w:rPr>
          <w:t>mw</w:t>
        </w:r>
      </w:ins>
      <w:ins w:id="4260" w:author="JY0225" w:date="2017-08-23T14:33:00Z">
        <w:r w:rsidRPr="00B207B1">
          <w:rPr>
            <w:rFonts w:hAnsiTheme="minorEastAsia"/>
            <w:color w:val="000000" w:themeColor="text1"/>
            <w:rPrChange w:id="4261" w:author="JY0225" w:date="2017-08-24T11:22:00Z">
              <w:rPr>
                <w:color w:val="000000" w:themeColor="text1"/>
              </w:rPr>
            </w:rPrChange>
          </w:rPr>
          <w:t>Encrypter</w:t>
        </w:r>
        <w:r w:rsidRPr="00B207B1">
          <w:rPr>
            <w:rFonts w:hAnsiTheme="minorEastAsia" w:hint="eastAsia"/>
            <w:color w:val="000000" w:themeColor="text1"/>
            <w:rPrChange w:id="4262"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263" w:author="JY0225" w:date="2017-08-24T11:22:00Z">
              <w:rPr>
                <w:color w:val="000000" w:themeColor="text1"/>
              </w:rPr>
            </w:rPrChange>
          </w:rPr>
          <w:t>128</w:t>
        </w:r>
        <w:r w:rsidRPr="00B207B1">
          <w:rPr>
            <w:rFonts w:hAnsiTheme="minorEastAsia" w:hint="eastAsia"/>
            <w:color w:val="000000" w:themeColor="text1"/>
            <w:rPrChange w:id="4264" w:author="JY0225" w:date="2017-08-24T11:22:00Z">
              <w:rPr>
                <w:rFonts w:hint="eastAsia"/>
                <w:color w:val="000000" w:themeColor="text1"/>
              </w:rPr>
            </w:rPrChange>
          </w:rPr>
          <w:t>位的</w:t>
        </w:r>
        <w:r w:rsidRPr="00B207B1">
          <w:rPr>
            <w:rFonts w:hAnsiTheme="minorEastAsia"/>
            <w:color w:val="000000" w:themeColor="text1"/>
            <w:rPrChange w:id="4265" w:author="JY0225" w:date="2017-08-24T11:22:00Z">
              <w:rPr>
                <w:color w:val="000000" w:themeColor="text1"/>
              </w:rPr>
            </w:rPrChange>
          </w:rPr>
          <w:t>AES</w:t>
        </w:r>
        <w:r w:rsidRPr="00B207B1">
          <w:rPr>
            <w:rFonts w:hAnsiTheme="minorEastAsia" w:hint="eastAsia"/>
            <w:color w:val="000000" w:themeColor="text1"/>
            <w:rPrChange w:id="4266" w:author="JY0225" w:date="2017-08-24T11:22:00Z">
              <w:rPr>
                <w:rFonts w:hint="eastAsia"/>
                <w:color w:val="000000" w:themeColor="text1"/>
              </w:rPr>
            </w:rPrChange>
          </w:rPr>
          <w:t>加密</w:t>
        </w:r>
      </w:ins>
      <w:ins w:id="4267" w:author="JY0225" w:date="2017-08-23T14:34:00Z">
        <w:r w:rsidRPr="00B207B1">
          <w:rPr>
            <w:rFonts w:hAnsiTheme="minorEastAsia" w:hint="eastAsia"/>
            <w:color w:val="000000" w:themeColor="text1"/>
            <w:rPrChange w:id="4268" w:author="JY0225" w:date="2017-08-24T11:22:00Z">
              <w:rPr>
                <w:rFonts w:hint="eastAsia"/>
                <w:color w:val="000000" w:themeColor="text1"/>
              </w:rPr>
            </w:rPrChange>
          </w:rPr>
          <w:t>算法。</w:t>
        </w:r>
        <w:r w:rsidR="00876E83" w:rsidRPr="00B207B1">
          <w:rPr>
            <w:rFonts w:hAnsiTheme="minorEastAsia" w:hint="eastAsia"/>
            <w:color w:val="000000" w:themeColor="text1"/>
            <w:rPrChange w:id="4269" w:author="JY0225" w:date="2017-08-24T11:22:00Z">
              <w:rPr>
                <w:rFonts w:hint="eastAsia"/>
                <w:color w:val="000000" w:themeColor="text1"/>
              </w:rPr>
            </w:rPrChange>
          </w:rPr>
          <w:t>该接口</w:t>
        </w:r>
      </w:ins>
      <w:ins w:id="4270" w:author="JY0225" w:date="2017-08-23T14:35:00Z">
        <w:r w:rsidR="00296460" w:rsidRPr="00B207B1">
          <w:rPr>
            <w:rFonts w:hAnsiTheme="minorEastAsia" w:hint="eastAsia"/>
            <w:color w:val="000000" w:themeColor="text1"/>
            <w:rPrChange w:id="4271" w:author="JY0225" w:date="2017-08-24T11:22:00Z">
              <w:rPr>
                <w:rFonts w:hint="eastAsia"/>
                <w:color w:val="000000" w:themeColor="text1"/>
              </w:rPr>
            </w:rPrChange>
          </w:rPr>
          <w:t>以用户的请求作为唯一的参数，返回加密后的请求</w:t>
        </w:r>
      </w:ins>
      <w:ins w:id="4272" w:author="JY0225" w:date="2017-08-23T14:36:00Z">
        <w:r w:rsidR="00016EEA" w:rsidRPr="00B207B1">
          <w:rPr>
            <w:rFonts w:hAnsiTheme="minorEastAsia" w:hint="eastAsia"/>
            <w:color w:val="000000" w:themeColor="text1"/>
            <w:rPrChange w:id="4273"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274" w:author="JY0225" w:date="2017-08-24T11:22:00Z">
            <w:rPr>
              <w:color w:val="000000" w:themeColor="text1"/>
            </w:rPr>
          </w:rPrChange>
        </w:rPr>
        <w:pPrChange w:id="4275"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276"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277" w:author="微软用户" w:date="2017-08-24T15:32:00Z">
                  <w:rPr>
                    <w:color w:val="000000" w:themeColor="text1"/>
                  </w:rPr>
                </w:rPrChange>
              </w:rPr>
            </w:pPr>
            <w:r w:rsidRPr="00B207B1">
              <w:rPr>
                <w:rFonts w:ascii="Times New Roman" w:hAnsi="Times New Roman" w:hint="eastAsia"/>
                <w:rPrChange w:id="4278"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279" w:author="微软用户" w:date="2017-08-24T15:32:00Z">
                  <w:rPr>
                    <w:color w:val="000000" w:themeColor="text1"/>
                  </w:rPr>
                </w:rPrChange>
              </w:rPr>
            </w:pPr>
            <w:r w:rsidRPr="00B207B1">
              <w:rPr>
                <w:rFonts w:ascii="Times New Roman" w:hAnsi="Times New Roman" w:hint="eastAsia"/>
                <w:rPrChange w:id="4280"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281" w:author="微软用户" w:date="2017-08-24T15:32:00Z">
                  <w:rPr>
                    <w:color w:val="000000" w:themeColor="text1"/>
                  </w:rPr>
                </w:rPrChange>
              </w:rPr>
            </w:pPr>
            <w:r w:rsidRPr="00B207B1">
              <w:rPr>
                <w:rFonts w:ascii="Times New Roman" w:hAnsi="Times New Roman" w:hint="eastAsia"/>
                <w:rPrChange w:id="4282"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283" w:author="微软用户" w:date="2017-08-24T15:32:00Z">
                  <w:rPr>
                    <w:color w:val="000000" w:themeColor="text1"/>
                  </w:rPr>
                </w:rPrChange>
              </w:rPr>
            </w:pPr>
            <w:r w:rsidRPr="00B207B1">
              <w:rPr>
                <w:rFonts w:ascii="Times New Roman" w:hAnsi="Times New Roman"/>
                <w:rPrChange w:id="4284" w:author="微软用户" w:date="2017-08-24T15:32:00Z">
                  <w:rPr>
                    <w:color w:val="000000" w:themeColor="text1"/>
                  </w:rPr>
                </w:rPrChange>
              </w:rPr>
              <w:t>Cloud-Op</w:t>
            </w:r>
            <w:r w:rsidR="00B75ECC" w:rsidRPr="00B207B1">
              <w:rPr>
                <w:rFonts w:ascii="Times New Roman" w:hAnsi="Times New Roman"/>
                <w:rPrChange w:id="4285"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286" w:author="微软用户" w:date="2017-08-24T15:32:00Z">
                  <w:rPr>
                    <w:color w:val="000000" w:themeColor="text1"/>
                  </w:rPr>
                </w:rPrChange>
              </w:rPr>
            </w:pPr>
            <w:r w:rsidRPr="00B207B1">
              <w:rPr>
                <w:rFonts w:ascii="Times New Roman" w:hAnsi="Times New Roman" w:hint="eastAsia"/>
                <w:rPrChange w:id="4287"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288" w:author="微软用户" w:date="2017-08-24T15:32:00Z">
                  <w:rPr>
                    <w:color w:val="000000" w:themeColor="text1"/>
                  </w:rPr>
                </w:rPrChange>
              </w:rPr>
            </w:pPr>
            <w:r w:rsidRPr="00B207B1">
              <w:rPr>
                <w:rFonts w:ascii="Times New Roman" w:hAnsi="Times New Roman"/>
                <w:rPrChange w:id="4289"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290"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291" w:author="微软用户" w:date="2017-08-24T15:32:00Z">
                  <w:rPr>
                    <w:color w:val="000000" w:themeColor="text1"/>
                  </w:rPr>
                </w:rPrChange>
              </w:rPr>
            </w:pPr>
            <w:r w:rsidRPr="00B207B1">
              <w:rPr>
                <w:rFonts w:ascii="Times New Roman" w:hAnsi="Times New Roman" w:hint="eastAsia"/>
                <w:rPrChange w:id="4292"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293" w:author="微软用户" w:date="2017-08-24T15:32:00Z">
                  <w:rPr>
                    <w:color w:val="000000" w:themeColor="text1"/>
                  </w:rPr>
                </w:rPrChange>
              </w:rPr>
            </w:pPr>
            <w:r w:rsidRPr="00B207B1">
              <w:rPr>
                <w:rFonts w:ascii="Times New Roman" w:hAnsi="Times New Roman"/>
                <w:rPrChange w:id="4294" w:author="微软用户" w:date="2017-08-24T15:32:00Z">
                  <w:rPr>
                    <w:color w:val="000000" w:themeColor="text1"/>
                  </w:rPr>
                </w:rPrChange>
              </w:rPr>
              <w:t>userid</w:t>
            </w:r>
            <w:r w:rsidRPr="00B207B1">
              <w:rPr>
                <w:rFonts w:ascii="Times New Roman" w:hAnsi="Times New Roman" w:hint="eastAsia"/>
                <w:rPrChange w:id="4295" w:author="微软用户" w:date="2017-08-24T15:32:00Z">
                  <w:rPr>
                    <w:rFonts w:hint="eastAsia"/>
                    <w:color w:val="000000" w:themeColor="text1"/>
                  </w:rPr>
                </w:rPrChange>
              </w:rPr>
              <w:t>：用户</w:t>
            </w:r>
            <w:r w:rsidRPr="00B207B1">
              <w:rPr>
                <w:rFonts w:ascii="Times New Roman" w:hAnsi="Times New Roman"/>
                <w:rPrChange w:id="4296"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297"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298" w:author="微软用户" w:date="2017-08-24T15:32:00Z">
                  <w:rPr>
                    <w:color w:val="000000" w:themeColor="text1"/>
                  </w:rPr>
                </w:rPrChange>
              </w:rPr>
            </w:pPr>
            <w:r w:rsidRPr="00B207B1">
              <w:rPr>
                <w:rFonts w:ascii="Times New Roman" w:hAnsi="Times New Roman" w:hint="eastAsia"/>
                <w:rPrChange w:id="4299"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300"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301" w:author="JY0225" w:date="2017-08-23T14:37:00Z"/>
          <w:rFonts w:hAnsiTheme="minorEastAsia"/>
          <w:rPrChange w:id="4302" w:author="JY0225" w:date="2017-08-24T11:22:00Z">
            <w:rPr>
              <w:ins w:id="4303" w:author="JY0225" w:date="2017-08-23T14:37:00Z"/>
            </w:rPr>
          </w:rPrChange>
        </w:rPr>
        <w:pPrChange w:id="4304" w:author="JY0225" w:date="2017-08-23T14:37:00Z">
          <w:pPr>
            <w:pStyle w:val="31"/>
          </w:pPr>
        </w:pPrChange>
      </w:pPr>
      <w:ins w:id="4305" w:author="JY0225" w:date="2017-08-23T14:37:00Z">
        <w:r w:rsidRPr="00B207B1">
          <w:rPr>
            <w:rFonts w:hAnsiTheme="minorEastAsia"/>
            <w:rPrChange w:id="4306" w:author="JY0225" w:date="2017-08-24T11:22:00Z">
              <w:rPr>
                <w:b w:val="0"/>
                <w:bCs w:val="0"/>
              </w:rPr>
            </w:rPrChange>
          </w:rPr>
          <w:tab/>
        </w:r>
      </w:ins>
      <w:r w:rsidR="00B7544A">
        <w:rPr>
          <w:rFonts w:hAnsiTheme="minorEastAsia" w:hint="eastAsia"/>
        </w:rPr>
        <w:t>表4-8所示为</w:t>
      </w:r>
      <w:ins w:id="4307" w:author="JY0225" w:date="2017-08-23T14:37:00Z">
        <w:r w:rsidRPr="00B207B1">
          <w:rPr>
            <w:rFonts w:hAnsiTheme="minorEastAsia" w:hint="eastAsia"/>
            <w:rPrChange w:id="4308" w:author="JY0225" w:date="2017-08-24T11:22:00Z">
              <w:rPr>
                <w:rFonts w:hint="eastAsia"/>
                <w:b w:val="0"/>
                <w:bCs w:val="0"/>
              </w:rPr>
            </w:rPrChange>
          </w:rPr>
          <w:t>查询</w:t>
        </w:r>
      </w:ins>
      <w:ins w:id="4309" w:author="JY0225" w:date="2017-08-23T14:38:00Z">
        <w:r w:rsidRPr="00B207B1">
          <w:rPr>
            <w:rFonts w:hAnsiTheme="minorEastAsia" w:hint="eastAsia"/>
            <w:rPrChange w:id="4310" w:author="JY0225" w:date="2017-08-24T11:22:00Z">
              <w:rPr>
                <w:rFonts w:hint="eastAsia"/>
                <w:b w:val="0"/>
                <w:bCs w:val="0"/>
              </w:rPr>
            </w:rPrChange>
          </w:rPr>
          <w:t>登录状态接口</w:t>
        </w:r>
      </w:ins>
      <w:r w:rsidR="00B7544A">
        <w:rPr>
          <w:rFonts w:hAnsiTheme="minorEastAsia" w:hint="eastAsia"/>
        </w:rPr>
        <w:t>，</w:t>
      </w:r>
      <w:ins w:id="4311" w:author="JY0225" w:date="2017-08-23T14:38:00Z">
        <w:r w:rsidRPr="00B207B1">
          <w:rPr>
            <w:rFonts w:hAnsiTheme="minorEastAsia" w:hint="eastAsia"/>
            <w:rPrChange w:id="4312" w:author="JY0225" w:date="2017-08-24T11:22:00Z">
              <w:rPr>
                <w:rFonts w:hint="eastAsia"/>
                <w:b w:val="0"/>
                <w:bCs w:val="0"/>
              </w:rPr>
            </w:rPrChange>
          </w:rPr>
          <w:t>在中间件提交用户请求到服务器之前</w:t>
        </w:r>
      </w:ins>
      <w:r w:rsidR="007F3431">
        <w:rPr>
          <w:rFonts w:hAnsiTheme="minorEastAsia" w:hint="eastAsia"/>
        </w:rPr>
        <w:t>调用</w:t>
      </w:r>
      <w:ins w:id="4313" w:author="JY0225" w:date="2017-08-23T14:38:00Z">
        <w:r w:rsidRPr="00B207B1">
          <w:rPr>
            <w:rFonts w:hAnsiTheme="minorEastAsia" w:hint="eastAsia"/>
            <w:rPrChange w:id="4314" w:author="JY0225" w:date="2017-08-24T11:22:00Z">
              <w:rPr>
                <w:rFonts w:hint="eastAsia"/>
                <w:b w:val="0"/>
                <w:bCs w:val="0"/>
              </w:rPr>
            </w:rPrChange>
          </w:rPr>
          <w:t>，以检验用户的登录信息是否过期，如果没有过期则将请求发送给服务器；</w:t>
        </w:r>
      </w:ins>
      <w:ins w:id="4315" w:author="JY0225" w:date="2017-08-23T14:39:00Z">
        <w:r w:rsidRPr="00B207B1">
          <w:rPr>
            <w:rFonts w:hAnsiTheme="minorEastAsia" w:hint="eastAsia"/>
            <w:rPrChange w:id="4316" w:author="JY0225" w:date="2017-08-24T11:22:00Z">
              <w:rPr>
                <w:rFonts w:hint="eastAsia"/>
                <w:b w:val="0"/>
                <w:bCs w:val="0"/>
              </w:rPr>
            </w:rPrChange>
          </w:rPr>
          <w:t>反之则由中间件授权代理登录，并将重新获取到的</w:t>
        </w:r>
        <w:r w:rsidRPr="00B207B1">
          <w:rPr>
            <w:rFonts w:hAnsiTheme="minorEastAsia"/>
            <w:rPrChange w:id="4317" w:author="JY0225" w:date="2017-08-24T11:22:00Z">
              <w:rPr>
                <w:b w:val="0"/>
                <w:bCs w:val="0"/>
              </w:rPr>
            </w:rPrChange>
          </w:rPr>
          <w:t>token</w:t>
        </w:r>
        <w:r w:rsidRPr="00B207B1">
          <w:rPr>
            <w:rFonts w:hAnsiTheme="minorEastAsia" w:hint="eastAsia"/>
            <w:rPrChange w:id="4318" w:author="JY0225" w:date="2017-08-24T11:22:00Z">
              <w:rPr>
                <w:rFonts w:hint="eastAsia"/>
                <w:b w:val="0"/>
                <w:bCs w:val="0"/>
              </w:rPr>
            </w:rPrChange>
          </w:rPr>
          <w:t>替换</w:t>
        </w:r>
      </w:ins>
      <w:ins w:id="4319" w:author="JY0225" w:date="2017-08-23T14:40:00Z">
        <w:r w:rsidRPr="00B207B1">
          <w:rPr>
            <w:rFonts w:hAnsiTheme="minorEastAsia" w:hint="eastAsia"/>
            <w:rPrChange w:id="4320" w:author="JY0225" w:date="2017-08-24T11:22:00Z">
              <w:rPr>
                <w:rFonts w:hint="eastAsia"/>
                <w:b w:val="0"/>
                <w:bCs w:val="0"/>
              </w:rPr>
            </w:rPrChange>
          </w:rPr>
          <w:t>请求中</w:t>
        </w:r>
      </w:ins>
      <w:r w:rsidR="00A479EE">
        <w:rPr>
          <w:rFonts w:hAnsiTheme="minorEastAsia" w:hint="eastAsia"/>
        </w:rPr>
        <w:t>已</w:t>
      </w:r>
      <w:ins w:id="4321" w:author="JY0225" w:date="2017-08-23T14:40:00Z">
        <w:r w:rsidRPr="00B207B1">
          <w:rPr>
            <w:rFonts w:hAnsiTheme="minorEastAsia" w:hint="eastAsia"/>
            <w:rPrChange w:id="4322" w:author="JY0225" w:date="2017-08-24T11:22:00Z">
              <w:rPr>
                <w:rFonts w:hint="eastAsia"/>
                <w:b w:val="0"/>
                <w:bCs w:val="0"/>
              </w:rPr>
            </w:rPrChange>
          </w:rPr>
          <w:t>过期的</w:t>
        </w:r>
        <w:r w:rsidRPr="00B207B1">
          <w:rPr>
            <w:rFonts w:hAnsiTheme="minorEastAsia"/>
            <w:rPrChange w:id="4323" w:author="JY0225" w:date="2017-08-24T11:22:00Z">
              <w:rPr>
                <w:b w:val="0"/>
                <w:bCs w:val="0"/>
              </w:rPr>
            </w:rPrChange>
          </w:rPr>
          <w:t>token</w:t>
        </w:r>
        <w:r w:rsidRPr="00B207B1">
          <w:rPr>
            <w:rFonts w:hAnsiTheme="minorEastAsia" w:hint="eastAsia"/>
            <w:rPrChange w:id="4324" w:author="JY0225" w:date="2017-08-24T11:22:00Z">
              <w:rPr>
                <w:rFonts w:hint="eastAsia"/>
                <w:b w:val="0"/>
                <w:bCs w:val="0"/>
              </w:rPr>
            </w:rPrChange>
          </w:rPr>
          <w:t>。</w:t>
        </w:r>
        <w:r w:rsidR="00DE3B46" w:rsidRPr="00B207B1">
          <w:rPr>
            <w:rFonts w:hAnsiTheme="minorEastAsia" w:hint="eastAsia"/>
            <w:rPrChange w:id="4325" w:author="JY0225" w:date="2017-08-24T11:22:00Z">
              <w:rPr>
                <w:rFonts w:hint="eastAsia"/>
                <w:b w:val="0"/>
                <w:bCs w:val="0"/>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326" w:author="JY0225" w:date="2017-08-23T14:40:00Z">
        <w:r w:rsidR="00DE3B46" w:rsidRPr="00B207B1">
          <w:rPr>
            <w:rFonts w:hAnsiTheme="minorEastAsia" w:hint="eastAsia"/>
            <w:rPrChange w:id="4327" w:author="JY0225" w:date="2017-08-24T11:22:00Z">
              <w:rPr>
                <w:rFonts w:hint="eastAsia"/>
                <w:b w:val="0"/>
                <w:bCs w:val="0"/>
              </w:rPr>
            </w:rPrChange>
          </w:rPr>
          <w:t>而导致请求失败。</w:t>
        </w:r>
      </w:ins>
    </w:p>
    <w:p w14:paraId="524BBDBD" w14:textId="77777777" w:rsidR="00382A80" w:rsidRPr="00B207B1" w:rsidRDefault="00382A80" w:rsidP="00382A80">
      <w:pPr>
        <w:pStyle w:val="31"/>
      </w:pPr>
      <w:bookmarkStart w:id="4328" w:name="_Toc492545481"/>
      <w:r w:rsidRPr="00B207B1">
        <w:t>4.5.</w:t>
      </w:r>
      <w:ins w:id="4329" w:author="微软用户" w:date="2017-08-18T22:58:00Z">
        <w:r w:rsidR="008A765C" w:rsidRPr="00B207B1">
          <w:t>2</w:t>
        </w:r>
      </w:ins>
      <w:del w:id="4330"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328"/>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331" w:author="JY0225" w:date="2017-08-24T11:23:00Z">
            <w:rPr>
              <w:color w:val="000000" w:themeColor="text1"/>
            </w:rPr>
          </w:rPrChange>
        </w:rPr>
        <w:pPrChange w:id="4332"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333"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334" w:author="微软用户" w:date="2017-08-24T15:31:00Z">
                  <w:rPr>
                    <w:color w:val="000000" w:themeColor="text1"/>
                  </w:rPr>
                </w:rPrChange>
              </w:rPr>
            </w:pPr>
            <w:r w:rsidRPr="00B207B1">
              <w:rPr>
                <w:rFonts w:ascii="Times New Roman" w:hAnsi="Times New Roman" w:hint="eastAsia"/>
                <w:rPrChange w:id="4335"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336" w:author="微软用户" w:date="2017-08-24T15:31:00Z">
                  <w:rPr>
                    <w:color w:val="000000" w:themeColor="text1"/>
                  </w:rPr>
                </w:rPrChange>
              </w:rPr>
            </w:pPr>
            <w:r w:rsidRPr="00B207B1">
              <w:rPr>
                <w:rFonts w:ascii="Times New Roman" w:hAnsi="Times New Roman" w:hint="eastAsia"/>
                <w:rPrChange w:id="4337"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338" w:author="微软用户" w:date="2017-08-24T15:31:00Z">
                  <w:rPr>
                    <w:color w:val="000000" w:themeColor="text1"/>
                  </w:rPr>
                </w:rPrChange>
              </w:rPr>
            </w:pPr>
            <w:r w:rsidRPr="00B207B1">
              <w:rPr>
                <w:rFonts w:ascii="Times New Roman" w:hAnsi="Times New Roman" w:hint="eastAsia"/>
                <w:rPrChange w:id="4339"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340" w:author="微软用户" w:date="2017-08-24T15:31:00Z">
                  <w:rPr>
                    <w:color w:val="000000" w:themeColor="text1"/>
                  </w:rPr>
                </w:rPrChange>
              </w:rPr>
            </w:pPr>
            <w:r w:rsidRPr="00B207B1">
              <w:rPr>
                <w:rFonts w:ascii="Times New Roman" w:hAnsi="Times New Roman"/>
                <w:rPrChange w:id="4341" w:author="微软用户" w:date="2017-08-24T15:31:00Z">
                  <w:rPr>
                    <w:color w:val="000000" w:themeColor="text1"/>
                  </w:rPr>
                </w:rPrChange>
              </w:rPr>
              <w:t>Cloud-Op</w:t>
            </w:r>
            <w:r w:rsidR="00B27FF1" w:rsidRPr="00B207B1">
              <w:rPr>
                <w:rFonts w:ascii="Times New Roman" w:hAnsi="Times New Roman"/>
                <w:rPrChange w:id="4342"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343" w:author="微软用户" w:date="2017-08-24T15:31:00Z">
                  <w:rPr>
                    <w:color w:val="000000" w:themeColor="text1"/>
                  </w:rPr>
                </w:rPrChange>
              </w:rPr>
            </w:pPr>
            <w:r w:rsidRPr="00B207B1">
              <w:rPr>
                <w:rFonts w:ascii="Times New Roman" w:hAnsi="Times New Roman" w:hint="eastAsia"/>
                <w:rPrChange w:id="4344"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345" w:author="微软用户" w:date="2017-08-24T15:31:00Z">
                  <w:rPr>
                    <w:color w:val="000000" w:themeColor="text1"/>
                  </w:rPr>
                </w:rPrChange>
              </w:rPr>
            </w:pPr>
            <w:r w:rsidRPr="00B207B1">
              <w:rPr>
                <w:rFonts w:ascii="Times New Roman" w:hAnsi="Times New Roman"/>
                <w:rPrChange w:id="4346" w:author="微软用户" w:date="2017-08-24T15:31:00Z">
                  <w:rPr>
                    <w:color w:val="000000" w:themeColor="text1"/>
                  </w:rPr>
                </w:rPrChange>
              </w:rPr>
              <w:t xml:space="preserve">String </w:t>
            </w:r>
            <w:r w:rsidR="002F3291" w:rsidRPr="00B207B1">
              <w:rPr>
                <w:rFonts w:ascii="Times New Roman" w:hAnsi="Times New Roman"/>
                <w:rPrChange w:id="4347" w:author="微软用户" w:date="2017-08-24T15:31:00Z">
                  <w:rPr>
                    <w:color w:val="000000" w:themeColor="text1"/>
                  </w:rPr>
                </w:rPrChange>
              </w:rPr>
              <w:t>get</w:t>
            </w:r>
            <w:r w:rsidRPr="00B207B1">
              <w:rPr>
                <w:rFonts w:ascii="Times New Roman" w:hAnsi="Times New Roman"/>
                <w:rPrChange w:id="4348" w:author="微软用户" w:date="2017-08-24T15:31:00Z">
                  <w:rPr>
                    <w:color w:val="000000" w:themeColor="text1"/>
                  </w:rPr>
                </w:rPrChange>
              </w:rPr>
              <w:t>_</w:t>
            </w:r>
            <w:r w:rsidR="002F3291" w:rsidRPr="00B207B1">
              <w:rPr>
                <w:rFonts w:ascii="Times New Roman" w:hAnsi="Times New Roman"/>
                <w:rPrChange w:id="4349" w:author="微软用户" w:date="2017-08-24T15:31:00Z">
                  <w:rPr>
                    <w:color w:val="000000" w:themeColor="text1"/>
                  </w:rPr>
                </w:rPrChange>
              </w:rPr>
              <w:t>file_info</w:t>
            </w:r>
            <w:r w:rsidRPr="00B207B1">
              <w:rPr>
                <w:rFonts w:ascii="Times New Roman" w:hAnsi="Times New Roman"/>
                <w:rPrChange w:id="4350" w:author="微软用户" w:date="2017-08-24T15:31:00Z">
                  <w:rPr>
                    <w:color w:val="000000" w:themeColor="text1"/>
                  </w:rPr>
                </w:rPrChange>
              </w:rPr>
              <w:t xml:space="preserve">(String </w:t>
            </w:r>
            <w:r w:rsidR="00212094" w:rsidRPr="00B207B1">
              <w:rPr>
                <w:rFonts w:ascii="Times New Roman" w:hAnsi="Times New Roman"/>
                <w:rPrChange w:id="4351" w:author="微软用户" w:date="2017-08-24T15:31:00Z">
                  <w:rPr>
                    <w:color w:val="000000" w:themeColor="text1"/>
                  </w:rPr>
                </w:rPrChange>
              </w:rPr>
              <w:t>file_path</w:t>
            </w:r>
            <w:r w:rsidRPr="00B207B1">
              <w:rPr>
                <w:rFonts w:ascii="Times New Roman" w:hAnsi="Times New Roman"/>
                <w:rPrChange w:id="4352"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353"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354" w:author="微软用户" w:date="2017-08-24T15:31:00Z">
                  <w:rPr>
                    <w:color w:val="000000" w:themeColor="text1"/>
                  </w:rPr>
                </w:rPrChange>
              </w:rPr>
            </w:pPr>
            <w:r w:rsidRPr="00B207B1">
              <w:rPr>
                <w:rFonts w:ascii="Times New Roman" w:hAnsi="Times New Roman" w:hint="eastAsia"/>
                <w:rPrChange w:id="4355"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356" w:author="微软用户" w:date="2017-08-24T15:31:00Z">
                  <w:rPr>
                    <w:color w:val="000000" w:themeColor="text1"/>
                  </w:rPr>
                </w:rPrChange>
              </w:rPr>
            </w:pPr>
            <w:r w:rsidRPr="00B207B1">
              <w:rPr>
                <w:rFonts w:ascii="Times New Roman" w:hAnsi="Times New Roman"/>
                <w:rPrChange w:id="4357" w:author="微软用户" w:date="2017-08-24T15:31:00Z">
                  <w:rPr>
                    <w:color w:val="000000" w:themeColor="text1"/>
                  </w:rPr>
                </w:rPrChange>
              </w:rPr>
              <w:t>file_path</w:t>
            </w:r>
            <w:r w:rsidR="00392DBB" w:rsidRPr="00B207B1">
              <w:rPr>
                <w:rFonts w:ascii="Times New Roman" w:hAnsi="Times New Roman" w:hint="eastAsia"/>
                <w:rPrChange w:id="4358" w:author="微软用户" w:date="2017-08-24T15:31:00Z">
                  <w:rPr>
                    <w:rFonts w:hint="eastAsia"/>
                    <w:color w:val="000000" w:themeColor="text1"/>
                  </w:rPr>
                </w:rPrChange>
              </w:rPr>
              <w:t>：</w:t>
            </w:r>
            <w:ins w:id="4359" w:author="JY0225" w:date="2017-08-23T14:40:00Z">
              <w:r w:rsidR="007E71F4" w:rsidRPr="00B207B1">
                <w:rPr>
                  <w:rFonts w:ascii="Times New Roman" w:hAnsi="Times New Roman" w:hint="eastAsia"/>
                  <w:rPrChange w:id="4360" w:author="微软用户" w:date="2017-08-24T15:31:00Z">
                    <w:rPr>
                      <w:rFonts w:hint="eastAsia"/>
                      <w:color w:val="000000" w:themeColor="text1"/>
                    </w:rPr>
                  </w:rPrChange>
                </w:rPr>
                <w:t>服务器</w:t>
              </w:r>
            </w:ins>
            <w:r w:rsidRPr="00B207B1">
              <w:rPr>
                <w:rFonts w:ascii="Times New Roman" w:hAnsi="Times New Roman" w:hint="eastAsia"/>
                <w:rPrChange w:id="4361"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362"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363" w:author="微软用户" w:date="2017-08-24T15:31:00Z">
                  <w:rPr>
                    <w:color w:val="000000" w:themeColor="text1"/>
                  </w:rPr>
                </w:rPrChange>
              </w:rPr>
            </w:pPr>
            <w:r w:rsidRPr="00B207B1">
              <w:rPr>
                <w:rFonts w:ascii="Times New Roman" w:hAnsi="Times New Roman" w:hint="eastAsia"/>
                <w:rPrChange w:id="4364"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365"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366" w:author="JY0225" w:date="2017-08-23T14:41:00Z"/>
          <w:rFonts w:hAnsiTheme="minorEastAsia"/>
          <w:color w:val="000000" w:themeColor="text1"/>
          <w:rPrChange w:id="4367" w:author="JY0225" w:date="2017-08-24T11:24:00Z">
            <w:rPr>
              <w:ins w:id="4368" w:author="JY0225" w:date="2017-08-23T14:41:00Z"/>
              <w:color w:val="000000" w:themeColor="text1"/>
            </w:rPr>
          </w:rPrChange>
        </w:rPr>
      </w:pPr>
      <w:ins w:id="4369" w:author="JY0225" w:date="2017-08-23T14:41:00Z">
        <w:r w:rsidRPr="00B207B1">
          <w:rPr>
            <w:color w:val="000000" w:themeColor="text1"/>
          </w:rPr>
          <w:tab/>
        </w:r>
      </w:ins>
      <w:r w:rsidR="00AD4E97">
        <w:rPr>
          <w:rFonts w:hint="eastAsia"/>
          <w:color w:val="000000" w:themeColor="text1"/>
        </w:rPr>
        <w:t>表4-9所示为</w:t>
      </w:r>
      <w:ins w:id="4370" w:author="JY0225" w:date="2017-08-23T14:41:00Z">
        <w:r w:rsidRPr="00B207B1">
          <w:rPr>
            <w:rFonts w:hAnsiTheme="minorEastAsia" w:hint="eastAsia"/>
            <w:color w:val="000000" w:themeColor="text1"/>
            <w:rPrChange w:id="4371"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372" w:author="JY0225" w:date="2017-08-23T14:48:00Z">
        <w:r w:rsidRPr="00B207B1">
          <w:rPr>
            <w:rFonts w:hAnsiTheme="minorEastAsia" w:hint="eastAsia"/>
            <w:color w:val="000000" w:themeColor="text1"/>
            <w:rPrChange w:id="4373" w:author="JY0225" w:date="2017-08-24T11:24:00Z">
              <w:rPr>
                <w:rFonts w:hint="eastAsia"/>
                <w:color w:val="000000" w:themeColor="text1"/>
              </w:rPr>
            </w:rPrChange>
          </w:rPr>
          <w:t>在判断是否存在本地缓存时使用，</w:t>
        </w:r>
      </w:ins>
      <w:ins w:id="4374" w:author="JY0225" w:date="2017-08-23T14:49:00Z">
        <w:r w:rsidRPr="00B207B1">
          <w:rPr>
            <w:rFonts w:hAnsiTheme="minorEastAsia" w:hint="eastAsia"/>
            <w:color w:val="000000" w:themeColor="text1"/>
            <w:rPrChange w:id="4375"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376" w:author="JY0225" w:date="2017-08-24T11:24:00Z">
              <w:rPr>
                <w:color w:val="000000" w:themeColor="text1"/>
              </w:rPr>
            </w:rPrChange>
          </w:rPr>
          <w:t>Content-Length</w:t>
        </w:r>
      </w:ins>
      <w:ins w:id="4377" w:author="JY0225" w:date="2017-08-23T14:50:00Z">
        <w:r w:rsidRPr="00B207B1">
          <w:rPr>
            <w:rFonts w:hAnsiTheme="minorEastAsia" w:hint="eastAsia"/>
            <w:color w:val="000000" w:themeColor="text1"/>
            <w:rPrChange w:id="4378" w:author="JY0225" w:date="2017-08-24T11:24:00Z">
              <w:rPr>
                <w:rFonts w:hint="eastAsia"/>
                <w:color w:val="000000" w:themeColor="text1"/>
              </w:rPr>
            </w:rPrChange>
          </w:rPr>
          <w:t>、</w:t>
        </w:r>
        <w:r w:rsidRPr="00B207B1">
          <w:rPr>
            <w:rFonts w:hAnsiTheme="minorEastAsia"/>
            <w:color w:val="000000" w:themeColor="text1"/>
            <w:rPrChange w:id="4379" w:author="JY0225" w:date="2017-08-24T11:24:00Z">
              <w:rPr>
                <w:color w:val="000000" w:themeColor="text1"/>
              </w:rPr>
            </w:rPrChange>
          </w:rPr>
          <w:t>ETag</w:t>
        </w:r>
        <w:r w:rsidRPr="00B207B1">
          <w:rPr>
            <w:rFonts w:hAnsiTheme="minorEastAsia" w:hint="eastAsia"/>
            <w:color w:val="000000" w:themeColor="text1"/>
            <w:rPrChange w:id="4380" w:author="JY0225" w:date="2017-08-24T11:24:00Z">
              <w:rPr>
                <w:rFonts w:hint="eastAsia"/>
                <w:color w:val="000000" w:themeColor="text1"/>
              </w:rPr>
            </w:rPrChange>
          </w:rPr>
          <w:t>即文件的</w:t>
        </w:r>
        <w:r w:rsidRPr="00B207B1">
          <w:rPr>
            <w:rFonts w:hAnsiTheme="minorEastAsia"/>
            <w:color w:val="000000" w:themeColor="text1"/>
            <w:rPrChange w:id="4381" w:author="JY0225" w:date="2017-08-24T11:24:00Z">
              <w:rPr>
                <w:color w:val="000000" w:themeColor="text1"/>
              </w:rPr>
            </w:rPrChange>
          </w:rPr>
          <w:t>MD5</w:t>
        </w:r>
        <w:r w:rsidRPr="00B207B1">
          <w:rPr>
            <w:rFonts w:hAnsiTheme="minorEastAsia" w:hint="eastAsia"/>
            <w:color w:val="000000" w:themeColor="text1"/>
            <w:rPrChange w:id="4382"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383"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384" w:author="JY0225" w:date="2017-08-24T11:24:00Z">
              <w:rPr>
                <w:color w:val="000000" w:themeColor="text1"/>
              </w:rPr>
            </w:rPrChange>
          </w:rPr>
          <w:t>MD5</w:t>
        </w:r>
        <w:r w:rsidR="00CE2B3A" w:rsidRPr="00B207B1">
          <w:rPr>
            <w:rFonts w:hAnsiTheme="minorEastAsia" w:hint="eastAsia"/>
            <w:color w:val="000000" w:themeColor="text1"/>
            <w:rPrChange w:id="4385" w:author="JY0225" w:date="2017-08-24T11:24:00Z">
              <w:rPr>
                <w:rFonts w:hint="eastAsia"/>
                <w:color w:val="000000" w:themeColor="text1"/>
              </w:rPr>
            </w:rPrChange>
          </w:rPr>
          <w:t>判断</w:t>
        </w:r>
      </w:ins>
      <w:ins w:id="4386" w:author="JY0225" w:date="2017-08-23T14:51:00Z">
        <w:r w:rsidR="00CE2B3A" w:rsidRPr="00B207B1">
          <w:rPr>
            <w:rFonts w:hAnsiTheme="minorEastAsia" w:hint="eastAsia"/>
            <w:color w:val="000000" w:themeColor="text1"/>
            <w:rPrChange w:id="4387"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388" w:author="JY0225" w:date="2017-08-24T11:24:00Z">
            <w:rPr>
              <w:color w:val="000000" w:themeColor="text1"/>
            </w:rPr>
          </w:rPrChange>
        </w:rPr>
        <w:pPrChange w:id="4389"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390"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13B36F37" w14:textId="77777777" w:rsidR="005E45EA" w:rsidRPr="009B37F9" w:rsidRDefault="00A11465" w:rsidP="00EF2128">
            <w:pPr>
              <w:spacing w:line="400" w:lineRule="exact"/>
              <w:rPr>
                <w:rFonts w:ascii="Times New Roman" w:hAnsi="Times New Roman"/>
              </w:rPr>
            </w:pPr>
            <w:r w:rsidRPr="009B37F9">
              <w:rPr>
                <w:rFonts w:ascii="Times New Roman" w:hAnsi="Times New Roman" w:hint="eastAsia"/>
              </w:rPr>
              <w:t>大文件分块</w:t>
            </w:r>
          </w:p>
        </w:tc>
      </w:tr>
      <w:tr w:rsidR="005E45EA" w:rsidRPr="009B37F9"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9B37F9">
              <w:rPr>
                <w:rFonts w:ascii="Times New Roman" w:hAnsi="Times New Roman" w:hint="eastAsia"/>
              </w:rPr>
              <w:t>Cloud-Op</w:t>
            </w:r>
            <w:r w:rsidR="00A47064" w:rsidRPr="009B37F9">
              <w:rPr>
                <w:rFonts w:ascii="Times New Roman" w:hAnsi="Times New Roman"/>
              </w:rPr>
              <w:t>t-07</w:t>
            </w:r>
          </w:p>
        </w:tc>
        <w:tc>
          <w:tcPr>
            <w:tcW w:w="1660" w:type="dxa"/>
          </w:tcPr>
          <w:p w14:paraId="341067D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746DA270"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A436B1" w:rsidRPr="009B37F9">
              <w:rPr>
                <w:rFonts w:ascii="Times New Roman" w:hAnsi="Times New Roman" w:hint="eastAsia"/>
              </w:rPr>
              <w:t>split</w:t>
            </w:r>
            <w:r w:rsidR="00A436B1" w:rsidRPr="009B37F9">
              <w:rPr>
                <w:rFonts w:ascii="Times New Roman" w:hAnsi="Times New Roman"/>
              </w:rPr>
              <w:t>_file</w:t>
            </w:r>
            <w:r w:rsidRPr="009B37F9">
              <w:rPr>
                <w:rFonts w:ascii="Times New Roman" w:hAnsi="Times New Roman"/>
              </w:rPr>
              <w:t>(</w:t>
            </w:r>
            <w:r w:rsidR="00725D0E" w:rsidRPr="009B37F9">
              <w:rPr>
                <w:rFonts w:ascii="Times New Roman" w:hAnsi="Times New Roman"/>
              </w:rPr>
              <w:t>String from</w:t>
            </w:r>
            <w:r w:rsidRPr="009B37F9">
              <w:rPr>
                <w:rFonts w:ascii="Times New Roman" w:hAnsi="Times New Roman"/>
              </w:rPr>
              <w:t xml:space="preserve">, </w:t>
            </w:r>
            <w:r w:rsidR="00725D0E" w:rsidRPr="009B37F9">
              <w:rPr>
                <w:rFonts w:ascii="Times New Roman" w:hAnsi="Times New Roman"/>
              </w:rPr>
              <w:t>String to</w:t>
            </w:r>
            <w:r w:rsidRPr="009B37F9">
              <w:rPr>
                <w:rFonts w:ascii="Times New Roman" w:hAnsi="Times New Roman"/>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73B16883" w14:textId="34721494" w:rsidR="005E45EA" w:rsidRPr="009B37F9" w:rsidRDefault="00132BB9" w:rsidP="00EF2128">
            <w:pPr>
              <w:spacing w:line="400" w:lineRule="exact"/>
              <w:rPr>
                <w:rFonts w:ascii="Times New Roman" w:hAnsi="Times New Roman"/>
              </w:rPr>
            </w:pPr>
            <w:r w:rsidRPr="009B37F9">
              <w:rPr>
                <w:rFonts w:ascii="Times New Roman" w:hAnsi="Times New Roman"/>
              </w:rPr>
              <w:t>f</w:t>
            </w:r>
            <w:r w:rsidR="00272A70" w:rsidRPr="009B37F9">
              <w:rPr>
                <w:rFonts w:ascii="Times New Roman" w:hAnsi="Times New Roman"/>
              </w:rPr>
              <w:t>rom</w:t>
            </w:r>
            <w:r w:rsidR="00B20F5F" w:rsidRPr="009B37F9">
              <w:rPr>
                <w:rFonts w:ascii="Times New Roman" w:hAnsi="Times New Roman" w:hint="eastAsia"/>
              </w:rPr>
              <w:t>目标文件路径</w:t>
            </w:r>
          </w:p>
          <w:p w14:paraId="780361C6" w14:textId="21F6537F" w:rsidR="005E45EA" w:rsidRPr="009B37F9" w:rsidRDefault="00132BB9" w:rsidP="00EF2128">
            <w:pPr>
              <w:spacing w:line="400" w:lineRule="exact"/>
              <w:rPr>
                <w:rFonts w:ascii="Times New Roman" w:hAnsi="Times New Roman"/>
              </w:rPr>
            </w:pPr>
            <w:r w:rsidRPr="009B37F9">
              <w:rPr>
                <w:rFonts w:ascii="Times New Roman" w:hAnsi="Times New Roman"/>
              </w:rPr>
              <w:t>to</w:t>
            </w:r>
            <w:r w:rsidR="005E45EA" w:rsidRPr="009B37F9">
              <w:rPr>
                <w:rFonts w:ascii="Times New Roman" w:hAnsi="Times New Roman" w:hint="eastAsia"/>
              </w:rPr>
              <w:t>：</w:t>
            </w:r>
            <w:r w:rsidRPr="009B37F9">
              <w:rPr>
                <w:rFonts w:ascii="Times New Roman" w:hAnsi="Times New Roman" w:hint="eastAsia"/>
              </w:rPr>
              <w:t>存储</w:t>
            </w:r>
            <w:r w:rsidRPr="009B37F9">
              <w:rPr>
                <w:rFonts w:ascii="Times New Roman" w:hAnsi="Times New Roman"/>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A9ABFD6"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True</w:t>
            </w:r>
            <w:r w:rsidRPr="009B37F9">
              <w:rPr>
                <w:rFonts w:ascii="Times New Roman" w:hAnsi="Times New Roman" w:hint="eastAsia"/>
              </w:rPr>
              <w:t>：</w:t>
            </w:r>
            <w:r w:rsidR="00D14F10" w:rsidRPr="009B37F9">
              <w:rPr>
                <w:rFonts w:ascii="Times New Roman" w:hAnsi="Times New Roman" w:hint="eastAsia"/>
              </w:rPr>
              <w:t>文件分割成功</w:t>
            </w:r>
          </w:p>
          <w:p w14:paraId="2DBE5327"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False</w:t>
            </w:r>
            <w:r w:rsidRPr="009B37F9">
              <w:rPr>
                <w:rFonts w:ascii="Times New Roman" w:hAnsi="Times New Roman" w:hint="eastAsia"/>
              </w:rPr>
              <w:t>：</w:t>
            </w:r>
            <w:r w:rsidR="009A7A56" w:rsidRPr="009B37F9">
              <w:rPr>
                <w:rFonts w:ascii="Times New Roman" w:hAnsi="Times New Roman" w:hint="eastAsia"/>
              </w:rPr>
              <w:t>文件分割失败</w:t>
            </w:r>
          </w:p>
        </w:tc>
      </w:tr>
    </w:tbl>
    <w:p w14:paraId="11367C32" w14:textId="6976D830" w:rsidR="006412EA" w:rsidRPr="00B207B1" w:rsidRDefault="00055D44" w:rsidP="009751D0">
      <w:pPr>
        <w:spacing w:line="400" w:lineRule="exact"/>
        <w:rPr>
          <w:ins w:id="4391" w:author="JY0225" w:date="2017-08-23T14:51:00Z"/>
          <w:rFonts w:hAnsiTheme="minorEastAsia"/>
          <w:color w:val="000000" w:themeColor="text1"/>
          <w:rPrChange w:id="4392" w:author="JY0225" w:date="2017-08-24T11:24:00Z">
            <w:rPr>
              <w:ins w:id="4393" w:author="JY0225" w:date="2017-08-23T14:51:00Z"/>
              <w:color w:val="000000" w:themeColor="text1"/>
            </w:rPr>
          </w:rPrChange>
        </w:rPr>
      </w:pPr>
      <w:ins w:id="4394"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395" w:author="JY0225" w:date="2017-08-23T14:51:00Z">
        <w:r w:rsidRPr="00B207B1">
          <w:rPr>
            <w:rFonts w:hAnsiTheme="minorEastAsia" w:hint="eastAsia"/>
            <w:color w:val="000000" w:themeColor="text1"/>
            <w:rPrChange w:id="4396" w:author="JY0225" w:date="2017-08-24T11:24:00Z">
              <w:rPr>
                <w:rFonts w:hint="eastAsia"/>
                <w:color w:val="000000" w:themeColor="text1"/>
              </w:rPr>
            </w:rPrChange>
          </w:rPr>
          <w:t>当传输的文件大小超过中间件系统规定的文件块大小时，会</w:t>
        </w:r>
      </w:ins>
      <w:ins w:id="4397" w:author="JY0225" w:date="2017-08-23T14:52:00Z">
        <w:r w:rsidRPr="00B207B1">
          <w:rPr>
            <w:rFonts w:hAnsiTheme="minorEastAsia" w:hint="eastAsia"/>
            <w:color w:val="000000" w:themeColor="text1"/>
            <w:rPrChange w:id="4398"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399" w:author="JY0225" w:date="2017-08-24T11:24:00Z">
              <w:rPr>
                <w:color w:val="000000" w:themeColor="text1"/>
              </w:rPr>
            </w:rPrChange>
          </w:rPr>
          <w:t>from</w:t>
        </w:r>
        <w:r w:rsidR="00E96651" w:rsidRPr="00B207B1">
          <w:rPr>
            <w:rFonts w:hAnsiTheme="minorEastAsia" w:hint="eastAsia"/>
            <w:color w:val="000000" w:themeColor="text1"/>
            <w:rPrChange w:id="4400"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401" w:author="JY0225" w:date="2017-08-24T11:24:00Z">
              <w:rPr>
                <w:color w:val="000000" w:themeColor="text1"/>
              </w:rPr>
            </w:rPrChange>
          </w:rPr>
          <w:t>to</w:t>
        </w:r>
        <w:r w:rsidR="00E96651" w:rsidRPr="00B207B1">
          <w:rPr>
            <w:rFonts w:hAnsiTheme="minorEastAsia" w:hint="eastAsia"/>
            <w:color w:val="000000" w:themeColor="text1"/>
            <w:rPrChange w:id="4402" w:author="JY0225" w:date="2017-08-24T11:24:00Z">
              <w:rPr>
                <w:rFonts w:hint="eastAsia"/>
                <w:color w:val="000000" w:themeColor="text1"/>
              </w:rPr>
            </w:rPrChange>
          </w:rPr>
          <w:t>参数表示存储文件块的</w:t>
        </w:r>
      </w:ins>
      <w:ins w:id="4403" w:author="JY0225" w:date="2017-08-23T14:53:00Z">
        <w:r w:rsidR="00E96651" w:rsidRPr="00B207B1">
          <w:rPr>
            <w:rFonts w:hAnsiTheme="minorEastAsia" w:hint="eastAsia"/>
            <w:color w:val="000000" w:themeColor="text1"/>
            <w:rPrChange w:id="4404"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405" w:author="JY0225" w:date="2017-08-24T11:24:00Z">
            <w:rPr/>
          </w:rPrChange>
        </w:rPr>
        <w:pPrChange w:id="4406" w:author="JY0225" w:date="2017-08-23T15:36:00Z">
          <w:pPr>
            <w:spacing w:line="400" w:lineRule="exact"/>
          </w:pPr>
        </w:pPrChange>
      </w:pPr>
      <w:r>
        <w:rPr>
          <w:rFonts w:hAnsiTheme="minorEastAsia" w:hint="eastAsia"/>
          <w:color w:val="000000" w:themeColor="text1"/>
        </w:rPr>
        <w:t>表4-11</w:t>
      </w:r>
      <w:del w:id="4407" w:author="JY0225" w:date="2017-08-23T15:36:00Z">
        <w:r w:rsidR="009751D0" w:rsidRPr="00B207B1" w:rsidDel="0072350E">
          <w:rPr>
            <w:rFonts w:hAnsiTheme="minorEastAsia"/>
            <w:color w:val="000000" w:themeColor="text1"/>
            <w:rPrChange w:id="4408" w:author="JY0225" w:date="2017-08-24T11:24:00Z">
              <w:rPr/>
            </w:rPrChange>
          </w:rPr>
          <w:delText>3</w:delText>
        </w:r>
        <w:r w:rsidR="009751D0" w:rsidRPr="00B207B1" w:rsidDel="0072350E">
          <w:rPr>
            <w:rFonts w:hAnsiTheme="minorEastAsia" w:hint="eastAsia"/>
            <w:color w:val="000000" w:themeColor="text1"/>
            <w:rPrChange w:id="4409" w:author="JY0225" w:date="2017-08-24T11:24:00Z">
              <w:rPr>
                <w:rFonts w:hint="eastAsia"/>
              </w:rPr>
            </w:rPrChange>
          </w:rPr>
          <w:delText>）</w:delText>
        </w:r>
      </w:del>
      <w:r w:rsidR="003B40F8" w:rsidRPr="00B207B1">
        <w:rPr>
          <w:rFonts w:hAnsiTheme="minorEastAsia" w:hint="eastAsia"/>
          <w:color w:val="000000" w:themeColor="text1"/>
          <w:rPrChange w:id="4410" w:author="JY0225" w:date="2017-08-24T11:24:00Z">
            <w:rPr>
              <w:rFonts w:hint="eastAsia"/>
            </w:rPr>
          </w:rPrChange>
        </w:rPr>
        <w:t>大文件</w:t>
      </w:r>
      <w:r w:rsidR="00641EB0" w:rsidRPr="00B207B1">
        <w:rPr>
          <w:rFonts w:hAnsiTheme="minorEastAsia" w:hint="eastAsia"/>
          <w:color w:val="000000" w:themeColor="text1"/>
          <w:rPrChange w:id="4411" w:author="JY0225" w:date="2017-08-24T11:24:00Z">
            <w:rPr>
              <w:rFonts w:hint="eastAsia"/>
            </w:rPr>
          </w:rPrChange>
        </w:rPr>
        <w:t>分块</w:t>
      </w:r>
      <w:r w:rsidR="003B40F8" w:rsidRPr="00B207B1">
        <w:rPr>
          <w:rFonts w:hAnsiTheme="minorEastAsia" w:hint="eastAsia"/>
          <w:color w:val="000000" w:themeColor="text1"/>
          <w:rPrChange w:id="4412"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9B37F9">
              <w:rPr>
                <w:rFonts w:ascii="Times New Roman" w:hAnsi="Times New Roman" w:hint="eastAsia"/>
              </w:rPr>
              <w:t>Cloud-Op</w:t>
            </w:r>
            <w:r w:rsidR="00D30C98" w:rsidRPr="009B37F9">
              <w:rPr>
                <w:rFonts w:ascii="Times New Roman" w:hAnsi="Times New Roman"/>
              </w:rPr>
              <w:t>t-08</w:t>
            </w:r>
          </w:p>
        </w:tc>
        <w:tc>
          <w:tcPr>
            <w:tcW w:w="1660" w:type="dxa"/>
          </w:tcPr>
          <w:p w14:paraId="0EA5137B"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DE909FB" w14:textId="77777777" w:rsidR="009751D0" w:rsidRPr="009B37F9" w:rsidRDefault="009751D0" w:rsidP="00EF2128">
            <w:pPr>
              <w:spacing w:line="400" w:lineRule="exact"/>
              <w:rPr>
                <w:rFonts w:ascii="Times New Roman" w:hAnsi="Times New Roman"/>
              </w:rPr>
            </w:pPr>
            <w:r w:rsidRPr="009B37F9">
              <w:rPr>
                <w:rFonts w:ascii="Times New Roman" w:hAnsi="Times New Roman"/>
              </w:rPr>
              <w:t xml:space="preserve">String </w:t>
            </w:r>
            <w:r w:rsidR="009A2517" w:rsidRPr="009B37F9">
              <w:rPr>
                <w:rFonts w:ascii="Times New Roman" w:hAnsi="Times New Roman" w:hint="eastAsia"/>
              </w:rPr>
              <w:t>chun</w:t>
            </w:r>
            <w:r w:rsidR="009A2517" w:rsidRPr="009B37F9">
              <w:rPr>
                <w:rFonts w:ascii="Times New Roman" w:hAnsi="Times New Roman"/>
              </w:rPr>
              <w:t>k</w:t>
            </w:r>
            <w:r w:rsidR="00B537C9" w:rsidRPr="009B37F9">
              <w:rPr>
                <w:rFonts w:ascii="Times New Roman" w:hAnsi="Times New Roman"/>
              </w:rPr>
              <w:t>_upload</w:t>
            </w:r>
            <w:r w:rsidRPr="009B37F9">
              <w:rPr>
                <w:rFonts w:ascii="Times New Roman" w:hAnsi="Times New Roman"/>
              </w:rPr>
              <w:t>(String file_path</w:t>
            </w:r>
            <w:r w:rsidR="00FD7772" w:rsidRPr="009B37F9">
              <w:rPr>
                <w:rFonts w:ascii="Times New Roman" w:hAnsi="Times New Roman"/>
              </w:rPr>
              <w:t>, String server_path, String user_id</w:t>
            </w:r>
            <w:r w:rsidRPr="009B37F9">
              <w:rPr>
                <w:rFonts w:ascii="Times New Roman" w:hAnsi="Times New Roman"/>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9B37F9" w:rsidRDefault="009751D0" w:rsidP="00EF2128">
            <w:pPr>
              <w:spacing w:line="400" w:lineRule="exact"/>
              <w:rPr>
                <w:rFonts w:ascii="Times New Roman" w:hAnsi="Times New Roman"/>
              </w:rPr>
            </w:pPr>
            <w:r w:rsidRPr="009B37F9">
              <w:rPr>
                <w:rFonts w:ascii="Times New Roman" w:hAnsi="Times New Roman"/>
              </w:rPr>
              <w:t>file_path</w:t>
            </w:r>
            <w:r w:rsidRPr="009B37F9">
              <w:rPr>
                <w:rFonts w:ascii="Times New Roman" w:hAnsi="Times New Roman" w:hint="eastAsia"/>
              </w:rPr>
              <w:t>：文件路径</w:t>
            </w:r>
          </w:p>
          <w:p w14:paraId="0362BC24" w14:textId="77777777" w:rsidR="00DF6354" w:rsidRPr="009B37F9" w:rsidRDefault="00DF6354" w:rsidP="00EF2128">
            <w:pPr>
              <w:spacing w:line="400" w:lineRule="exact"/>
              <w:rPr>
                <w:rFonts w:ascii="Times New Roman" w:hAnsi="Times New Roman"/>
              </w:rPr>
            </w:pPr>
            <w:r w:rsidRPr="009B37F9">
              <w:rPr>
                <w:rFonts w:ascii="Times New Roman" w:hAnsi="Times New Roman"/>
              </w:rPr>
              <w:t>server_path</w:t>
            </w:r>
            <w:r w:rsidRPr="009B37F9">
              <w:rPr>
                <w:rFonts w:ascii="Times New Roman" w:hAnsi="Times New Roman" w:hint="eastAsia"/>
              </w:rPr>
              <w:t>：服务器路径</w:t>
            </w:r>
          </w:p>
          <w:p w14:paraId="7DD85650" w14:textId="77777777" w:rsidR="00DF6354" w:rsidRPr="00B207B1" w:rsidRDefault="00DF6354" w:rsidP="00EF2128">
            <w:pPr>
              <w:spacing w:line="400" w:lineRule="exact"/>
              <w:rPr>
                <w:color w:val="000000" w:themeColor="text1"/>
              </w:rPr>
            </w:pPr>
            <w:r w:rsidRPr="009B37F9">
              <w:rPr>
                <w:rFonts w:ascii="Times New Roman" w:hAnsi="Times New Roman" w:hint="eastAsia"/>
              </w:rPr>
              <w:t>userid</w:t>
            </w:r>
            <w:r w:rsidRPr="009B37F9">
              <w:rPr>
                <w:rFonts w:ascii="Times New Roman" w:hAnsi="Times New Roman" w:hint="eastAsia"/>
              </w:rPr>
              <w:t>：用户</w:t>
            </w:r>
            <w:r w:rsidRPr="009B37F9">
              <w:rPr>
                <w:rFonts w:ascii="Times New Roman" w:hAnsi="Times New Roman" w:hint="eastAsia"/>
              </w:rPr>
              <w:t>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413" w:author="JY0225" w:date="2017-08-23T14:57:00Z"/>
                <w:rFonts w:ascii="Times New Roman" w:hAnsi="Times New Roman"/>
              </w:rPr>
            </w:pPr>
            <w:del w:id="4414"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9B37F9" w:rsidRDefault="009751D0" w:rsidP="009960D2">
            <w:pPr>
              <w:spacing w:line="400" w:lineRule="exact"/>
              <w:rPr>
                <w:rFonts w:ascii="Times New Roman" w:hAnsi="Times New Roman"/>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415" w:author="JY0225" w:date="2017-08-24T11:24:00Z">
            <w:rPr>
              <w:color w:val="000000" w:themeColor="text1"/>
            </w:rPr>
          </w:rPrChange>
        </w:rPr>
      </w:pPr>
      <w:ins w:id="4416" w:author="JY0225" w:date="2017-08-23T14:53:00Z">
        <w:r w:rsidRPr="00B207B1">
          <w:rPr>
            <w:color w:val="000000" w:themeColor="text1"/>
          </w:rPr>
          <w:tab/>
        </w:r>
      </w:ins>
      <w:r w:rsidR="003E7692">
        <w:rPr>
          <w:rFonts w:hint="eastAsia"/>
          <w:color w:val="000000" w:themeColor="text1"/>
        </w:rPr>
        <w:t>表4-11为</w:t>
      </w:r>
      <w:ins w:id="4417" w:author="JY0225" w:date="2017-08-23T14:53:00Z">
        <w:r w:rsidRPr="00B207B1">
          <w:rPr>
            <w:rFonts w:hAnsiTheme="minorEastAsia" w:hint="eastAsia"/>
            <w:color w:val="000000" w:themeColor="text1"/>
            <w:rPrChange w:id="4418"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419" w:author="JY0225" w:date="2017-08-23T14:53:00Z">
        <w:r w:rsidRPr="00B207B1">
          <w:rPr>
            <w:rFonts w:hAnsiTheme="minorEastAsia" w:hint="eastAsia"/>
            <w:color w:val="000000" w:themeColor="text1"/>
            <w:rPrChange w:id="4420" w:author="JY0225" w:date="2017-08-24T11:24:00Z">
              <w:rPr>
                <w:rFonts w:hint="eastAsia"/>
                <w:color w:val="000000" w:themeColor="text1"/>
              </w:rPr>
            </w:rPrChange>
          </w:rPr>
          <w:t>在待传输的</w:t>
        </w:r>
      </w:ins>
      <w:ins w:id="4421" w:author="JY0225" w:date="2017-08-23T14:54:00Z">
        <w:r w:rsidRPr="00B207B1">
          <w:rPr>
            <w:rFonts w:hAnsiTheme="minorEastAsia" w:hint="eastAsia"/>
            <w:color w:val="000000" w:themeColor="text1"/>
            <w:rPrChange w:id="4422"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423" w:author="JY0225" w:date="2017-08-24T11:24:00Z">
              <w:rPr>
                <w:color w:val="000000" w:themeColor="text1"/>
              </w:rPr>
            </w:rPrChange>
          </w:rPr>
          <w:t>file_path</w:t>
        </w:r>
        <w:r w:rsidR="00AC453E" w:rsidRPr="00B207B1">
          <w:rPr>
            <w:rFonts w:hAnsiTheme="minorEastAsia" w:hint="eastAsia"/>
            <w:color w:val="000000" w:themeColor="text1"/>
            <w:rPrChange w:id="4424" w:author="JY0225" w:date="2017-08-24T11:24:00Z">
              <w:rPr>
                <w:rFonts w:hint="eastAsia"/>
                <w:color w:val="000000" w:themeColor="text1"/>
              </w:rPr>
            </w:rPrChange>
          </w:rPr>
          <w:t>参数表示</w:t>
        </w:r>
      </w:ins>
      <w:ins w:id="4425" w:author="JY0225" w:date="2017-08-23T14:55:00Z">
        <w:r w:rsidR="00AC453E" w:rsidRPr="00B207B1">
          <w:rPr>
            <w:rFonts w:hAnsiTheme="minorEastAsia" w:hint="eastAsia"/>
            <w:color w:val="000000" w:themeColor="text1"/>
            <w:rPrChange w:id="4426" w:author="JY0225" w:date="2017-08-24T11:24:00Z">
              <w:rPr>
                <w:rFonts w:hint="eastAsia"/>
                <w:color w:val="000000" w:themeColor="text1"/>
              </w:rPr>
            </w:rPrChange>
          </w:rPr>
          <w:t>待传输文件的路径，</w:t>
        </w:r>
        <w:r w:rsidR="00AC453E" w:rsidRPr="00B207B1">
          <w:rPr>
            <w:rFonts w:hAnsiTheme="minorEastAsia"/>
            <w:color w:val="000000" w:themeColor="text1"/>
            <w:rPrChange w:id="4427" w:author="JY0225" w:date="2017-08-24T11:24:00Z">
              <w:rPr>
                <w:color w:val="000000" w:themeColor="text1"/>
              </w:rPr>
            </w:rPrChange>
          </w:rPr>
          <w:t>server_path</w:t>
        </w:r>
        <w:r w:rsidR="00AC453E" w:rsidRPr="00B207B1">
          <w:rPr>
            <w:rFonts w:hAnsiTheme="minorEastAsia" w:hint="eastAsia"/>
            <w:color w:val="000000" w:themeColor="text1"/>
            <w:rPrChange w:id="4428"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429" w:author="JY0225" w:date="2017-08-24T11:24:00Z">
              <w:rPr>
                <w:color w:val="000000" w:themeColor="text1"/>
              </w:rPr>
            </w:rPrChange>
          </w:rPr>
          <w:t>userid</w:t>
        </w:r>
        <w:r w:rsidR="00AC453E" w:rsidRPr="00B207B1">
          <w:rPr>
            <w:rFonts w:hAnsiTheme="minorEastAsia" w:hint="eastAsia"/>
            <w:color w:val="000000" w:themeColor="text1"/>
            <w:rPrChange w:id="4430" w:author="JY0225" w:date="2017-08-24T11:24:00Z">
              <w:rPr>
                <w:rFonts w:hint="eastAsia"/>
                <w:color w:val="000000" w:themeColor="text1"/>
              </w:rPr>
            </w:rPrChange>
          </w:rPr>
          <w:t>表示用户的</w:t>
        </w:r>
        <w:r w:rsidR="00AC453E" w:rsidRPr="00B207B1">
          <w:rPr>
            <w:rFonts w:hAnsiTheme="minorEastAsia"/>
            <w:color w:val="000000" w:themeColor="text1"/>
            <w:rPrChange w:id="4431" w:author="JY0225" w:date="2017-08-24T11:24:00Z">
              <w:rPr>
                <w:color w:val="000000" w:themeColor="text1"/>
              </w:rPr>
            </w:rPrChange>
          </w:rPr>
          <w:t>id</w:t>
        </w:r>
        <w:r w:rsidR="00AC453E" w:rsidRPr="00B207B1">
          <w:rPr>
            <w:rFonts w:hAnsiTheme="minorEastAsia" w:hint="eastAsia"/>
            <w:color w:val="000000" w:themeColor="text1"/>
            <w:rPrChange w:id="4432" w:author="JY0225" w:date="2017-08-24T11:24:00Z">
              <w:rPr>
                <w:rFonts w:hint="eastAsia"/>
                <w:color w:val="000000" w:themeColor="text1"/>
              </w:rPr>
            </w:rPrChange>
          </w:rPr>
          <w:t>信息。</w:t>
        </w:r>
        <w:r w:rsidR="00166EFA" w:rsidRPr="00B207B1">
          <w:rPr>
            <w:rFonts w:hAnsiTheme="minorEastAsia" w:hint="eastAsia"/>
            <w:color w:val="000000" w:themeColor="text1"/>
            <w:rPrChange w:id="4433"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434" w:author="JY0225" w:date="2017-08-23T14:55:00Z">
        <w:r w:rsidR="00166EFA" w:rsidRPr="00B207B1">
          <w:rPr>
            <w:rFonts w:hAnsiTheme="minorEastAsia" w:hint="eastAsia"/>
            <w:color w:val="000000" w:themeColor="text1"/>
            <w:rPrChange w:id="4435" w:author="JY0225" w:date="2017-08-24T11:24:00Z">
              <w:rPr>
                <w:rFonts w:hint="eastAsia"/>
                <w:color w:val="000000" w:themeColor="text1"/>
              </w:rPr>
            </w:rPrChange>
          </w:rPr>
          <w:t>将文件</w:t>
        </w:r>
      </w:ins>
      <w:ins w:id="4436" w:author="JY0225" w:date="2017-08-23T14:56:00Z">
        <w:r w:rsidR="00166EFA" w:rsidRPr="00B207B1">
          <w:rPr>
            <w:rFonts w:hAnsiTheme="minorEastAsia" w:hint="eastAsia"/>
            <w:color w:val="000000" w:themeColor="text1"/>
            <w:rPrChange w:id="4437"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438" w:author="JY0225" w:date="2017-08-24T11:24:00Z">
              <w:rPr>
                <w:rFonts w:hint="eastAsia"/>
                <w:color w:val="000000" w:themeColor="text1"/>
              </w:rPr>
            </w:rPrChange>
          </w:rPr>
          <w:t>返回文件上传的结果，包括</w:t>
        </w:r>
      </w:ins>
      <w:ins w:id="4439" w:author="JY0225" w:date="2017-08-23T14:57:00Z">
        <w:r w:rsidR="00396DE0" w:rsidRPr="00B207B1">
          <w:rPr>
            <w:rFonts w:hAnsiTheme="minorEastAsia" w:hint="eastAsia"/>
            <w:color w:val="000000" w:themeColor="text1"/>
            <w:rPrChange w:id="4440" w:author="JY0225" w:date="2017-08-24T11:24:00Z">
              <w:rPr>
                <w:rFonts w:hint="eastAsia"/>
                <w:color w:val="000000" w:themeColor="text1"/>
              </w:rPr>
            </w:rPrChange>
          </w:rPr>
          <w:t>上传状态</w:t>
        </w:r>
        <w:r w:rsidR="00396DE0" w:rsidRPr="00B207B1">
          <w:rPr>
            <w:rFonts w:hAnsiTheme="minorEastAsia"/>
            <w:color w:val="000000" w:themeColor="text1"/>
            <w:rPrChange w:id="4441" w:author="JY0225" w:date="2017-08-24T11:24:00Z">
              <w:rPr>
                <w:color w:val="000000" w:themeColor="text1"/>
              </w:rPr>
            </w:rPrChange>
          </w:rPr>
          <w:t>status</w:t>
        </w:r>
        <w:r w:rsidR="00396DE0" w:rsidRPr="00B207B1">
          <w:rPr>
            <w:rFonts w:hAnsiTheme="minorEastAsia" w:hint="eastAsia"/>
            <w:color w:val="000000" w:themeColor="text1"/>
            <w:rPrChange w:id="4442" w:author="JY0225" w:date="2017-08-24T11:24:00Z">
              <w:rPr>
                <w:rFonts w:hint="eastAsia"/>
                <w:color w:val="000000" w:themeColor="text1"/>
              </w:rPr>
            </w:rPrChange>
          </w:rPr>
          <w:t>、</w:t>
        </w:r>
      </w:ins>
      <w:ins w:id="4443" w:author="JY0225" w:date="2017-08-23T14:56:00Z">
        <w:r w:rsidR="00B24EC6" w:rsidRPr="00B207B1">
          <w:rPr>
            <w:rFonts w:hAnsiTheme="minorEastAsia" w:hint="eastAsia"/>
            <w:color w:val="000000" w:themeColor="text1"/>
            <w:rPrChange w:id="4444" w:author="JY0225" w:date="2017-08-24T11:24:00Z">
              <w:rPr>
                <w:rFonts w:hint="eastAsia"/>
                <w:color w:val="000000" w:themeColor="text1"/>
              </w:rPr>
            </w:rPrChange>
          </w:rPr>
          <w:t>文件的上传路径</w:t>
        </w:r>
      </w:ins>
      <w:ins w:id="4445" w:author="JY0225" w:date="2017-08-23T14:57:00Z">
        <w:r w:rsidR="00B24EC6" w:rsidRPr="00B207B1">
          <w:rPr>
            <w:rFonts w:hAnsiTheme="minorEastAsia"/>
            <w:color w:val="000000" w:themeColor="text1"/>
            <w:rPrChange w:id="4446" w:author="JY0225" w:date="2017-08-24T11:24:00Z">
              <w:rPr>
                <w:color w:val="000000" w:themeColor="text1"/>
              </w:rPr>
            </w:rPrChange>
          </w:rPr>
          <w:t>path</w:t>
        </w:r>
        <w:r w:rsidR="00F11089" w:rsidRPr="00B207B1">
          <w:rPr>
            <w:rFonts w:hAnsiTheme="minorEastAsia" w:hint="eastAsia"/>
            <w:color w:val="000000" w:themeColor="text1"/>
            <w:rPrChange w:id="4447" w:author="JY0225" w:date="2017-08-24T11:24:00Z">
              <w:rPr>
                <w:rFonts w:hint="eastAsia"/>
                <w:color w:val="000000" w:themeColor="text1"/>
              </w:rPr>
            </w:rPrChange>
          </w:rPr>
          <w:t>，文件大小</w:t>
        </w:r>
        <w:r w:rsidR="00F11089" w:rsidRPr="00B207B1">
          <w:rPr>
            <w:rFonts w:hAnsiTheme="minorEastAsia"/>
            <w:color w:val="000000" w:themeColor="text1"/>
            <w:rPrChange w:id="4448" w:author="JY0225" w:date="2017-08-24T11:24:00Z">
              <w:rPr>
                <w:color w:val="000000" w:themeColor="text1"/>
              </w:rPr>
            </w:rPrChange>
          </w:rPr>
          <w:t>size</w:t>
        </w:r>
        <w:r w:rsidR="00F11089" w:rsidRPr="00B207B1">
          <w:rPr>
            <w:rFonts w:hAnsiTheme="minorEastAsia" w:hint="eastAsia"/>
            <w:color w:val="000000" w:themeColor="text1"/>
            <w:rPrChange w:id="4449" w:author="JY0225" w:date="2017-08-24T11:24:00Z">
              <w:rPr>
                <w:rFonts w:hint="eastAsia"/>
                <w:color w:val="000000" w:themeColor="text1"/>
              </w:rPr>
            </w:rPrChange>
          </w:rPr>
          <w:t>、上传时间</w:t>
        </w:r>
        <w:r w:rsidR="00F11089" w:rsidRPr="00B207B1">
          <w:rPr>
            <w:rFonts w:hAnsiTheme="minorEastAsia"/>
            <w:color w:val="000000" w:themeColor="text1"/>
            <w:rPrChange w:id="4450" w:author="JY0225" w:date="2017-08-24T11:24:00Z">
              <w:rPr>
                <w:color w:val="000000" w:themeColor="text1"/>
              </w:rPr>
            </w:rPrChange>
          </w:rPr>
          <w:t>ctime</w:t>
        </w:r>
      </w:ins>
      <w:ins w:id="4451" w:author="JY0225" w:date="2017-08-23T15:03:00Z">
        <w:r w:rsidR="00802E44" w:rsidRPr="00B207B1">
          <w:rPr>
            <w:rFonts w:hAnsiTheme="minorEastAsia" w:hint="eastAsia"/>
            <w:color w:val="000000" w:themeColor="text1"/>
            <w:rPrChange w:id="4452" w:author="JY0225" w:date="2017-08-24T11:24:00Z">
              <w:rPr>
                <w:rFonts w:hint="eastAsia"/>
                <w:color w:val="000000" w:themeColor="text1"/>
              </w:rPr>
            </w:rPrChange>
          </w:rPr>
          <w:t>以及</w:t>
        </w:r>
      </w:ins>
      <w:ins w:id="4453" w:author="JY0225" w:date="2017-08-23T14:57:00Z">
        <w:r w:rsidR="00F11089" w:rsidRPr="00B207B1">
          <w:rPr>
            <w:rFonts w:hAnsiTheme="minorEastAsia"/>
            <w:color w:val="000000" w:themeColor="text1"/>
            <w:rPrChange w:id="4454" w:author="JY0225" w:date="2017-08-24T11:24:00Z">
              <w:rPr>
                <w:color w:val="000000" w:themeColor="text1"/>
              </w:rPr>
            </w:rPrChange>
          </w:rPr>
          <w:t>MD5</w:t>
        </w:r>
        <w:r w:rsidR="00F11089" w:rsidRPr="00B207B1">
          <w:rPr>
            <w:rFonts w:hAnsiTheme="minorEastAsia" w:hint="eastAsia"/>
            <w:color w:val="000000" w:themeColor="text1"/>
            <w:rPrChange w:id="4455" w:author="JY0225" w:date="2017-08-24T11:24:00Z">
              <w:rPr>
                <w:rFonts w:hint="eastAsia"/>
                <w:color w:val="000000" w:themeColor="text1"/>
              </w:rPr>
            </w:rPrChange>
          </w:rPr>
          <w:t>值。</w:t>
        </w:r>
      </w:ins>
      <w:del w:id="4456" w:author="JY0225" w:date="2017-08-23T15:01:00Z">
        <w:r w:rsidR="00F06BFC" w:rsidRPr="00B207B1" w:rsidDel="0015507B">
          <w:rPr>
            <w:rFonts w:hAnsiTheme="minorEastAsia"/>
            <w:color w:val="000000" w:themeColor="text1"/>
            <w:rPrChange w:id="4457" w:author="JY0225" w:date="2017-08-24T11:24:00Z">
              <w:rPr>
                <w:color w:val="000000" w:themeColor="text1"/>
              </w:rPr>
            </w:rPrChange>
          </w:rPr>
          <w:delText>2</w:delText>
        </w:r>
        <w:r w:rsidR="00F06BFC" w:rsidRPr="00B207B1" w:rsidDel="0015507B">
          <w:rPr>
            <w:rFonts w:hAnsiTheme="minorEastAsia" w:hint="eastAsia"/>
            <w:color w:val="000000" w:themeColor="text1"/>
            <w:rPrChange w:id="4458"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459"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460" w:author="JY0225" w:date="2017-08-23T15:00:00Z"/>
        </w:trPr>
        <w:tc>
          <w:tcPr>
            <w:tcW w:w="1660" w:type="dxa"/>
          </w:tcPr>
          <w:p w14:paraId="510E0E52" w14:textId="77777777" w:rsidR="00F06BFC" w:rsidRPr="00B207B1" w:rsidDel="0015507B" w:rsidRDefault="00F06BFC" w:rsidP="00EF2128">
            <w:pPr>
              <w:spacing w:line="400" w:lineRule="exact"/>
              <w:rPr>
                <w:del w:id="4461" w:author="JY0225" w:date="2017-08-23T15:00:00Z"/>
                <w:color w:val="000000" w:themeColor="text1"/>
              </w:rPr>
            </w:pPr>
            <w:del w:id="4462"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463" w:author="JY0225" w:date="2017-08-23T15:00:00Z"/>
                <w:color w:val="000000" w:themeColor="text1"/>
              </w:rPr>
            </w:pPr>
            <w:del w:id="4464"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465" w:author="JY0225" w:date="2017-08-23T15:00:00Z"/>
                <w:color w:val="000000" w:themeColor="text1"/>
              </w:rPr>
            </w:pPr>
            <w:del w:id="4466"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467" w:author="JY0225" w:date="2017-08-23T15:00:00Z"/>
        </w:trPr>
        <w:tc>
          <w:tcPr>
            <w:tcW w:w="1660" w:type="dxa"/>
            <w:vMerge w:val="restart"/>
          </w:tcPr>
          <w:p w14:paraId="45D227D2" w14:textId="77777777" w:rsidR="00F06BFC" w:rsidRPr="00B207B1" w:rsidDel="0015507B" w:rsidRDefault="00F06BFC" w:rsidP="00EF2128">
            <w:pPr>
              <w:spacing w:line="400" w:lineRule="exact"/>
              <w:rPr>
                <w:del w:id="4468" w:author="JY0225" w:date="2017-08-23T15:00:00Z"/>
                <w:color w:val="000000" w:themeColor="text1"/>
              </w:rPr>
            </w:pPr>
            <w:del w:id="4469"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470" w:author="JY0225" w:date="2017-08-23T15:00:00Z"/>
                <w:color w:val="000000" w:themeColor="text1"/>
              </w:rPr>
            </w:pPr>
            <w:del w:id="4471"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472" w:author="JY0225" w:date="2017-08-23T15:00:00Z"/>
                <w:color w:val="000000" w:themeColor="text1"/>
              </w:rPr>
            </w:pPr>
            <w:del w:id="4473"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474" w:author="JY0225" w:date="2017-08-23T15:00:00Z"/>
        </w:trPr>
        <w:tc>
          <w:tcPr>
            <w:tcW w:w="1660" w:type="dxa"/>
            <w:vMerge/>
          </w:tcPr>
          <w:p w14:paraId="29357600" w14:textId="77777777" w:rsidR="00F06BFC" w:rsidRPr="00B207B1" w:rsidDel="0015507B" w:rsidRDefault="00F06BFC" w:rsidP="00EF2128">
            <w:pPr>
              <w:spacing w:line="400" w:lineRule="exact"/>
              <w:rPr>
                <w:del w:id="4475"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476" w:author="JY0225" w:date="2017-08-23T15:00:00Z"/>
                <w:color w:val="000000" w:themeColor="text1"/>
              </w:rPr>
            </w:pPr>
            <w:del w:id="4477"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478" w:author="JY0225" w:date="2017-08-23T15:00:00Z"/>
                <w:color w:val="000000" w:themeColor="text1"/>
              </w:rPr>
            </w:pPr>
            <w:del w:id="4479"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480" w:author="JY0225" w:date="2017-08-23T15:00:00Z"/>
                <w:color w:val="000000" w:themeColor="text1"/>
              </w:rPr>
            </w:pPr>
            <w:del w:id="4481"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482" w:author="JY0225" w:date="2017-08-23T15:00:00Z"/>
                <w:color w:val="000000" w:themeColor="text1"/>
              </w:rPr>
            </w:pPr>
            <w:del w:id="4483"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484" w:author="JY0225" w:date="2017-08-23T15:00:00Z"/>
        </w:trPr>
        <w:tc>
          <w:tcPr>
            <w:tcW w:w="1660" w:type="dxa"/>
            <w:vMerge/>
          </w:tcPr>
          <w:p w14:paraId="1E4BE774" w14:textId="77777777" w:rsidR="00F06BFC" w:rsidRPr="00B207B1" w:rsidDel="0015507B" w:rsidRDefault="00F06BFC" w:rsidP="00EF2128">
            <w:pPr>
              <w:spacing w:line="400" w:lineRule="exact"/>
              <w:rPr>
                <w:del w:id="4485"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486" w:author="JY0225" w:date="2017-08-23T15:00:00Z"/>
                <w:color w:val="000000" w:themeColor="text1"/>
              </w:rPr>
            </w:pPr>
            <w:del w:id="4487"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488" w:author="JY0225" w:date="2017-08-23T15:00:00Z"/>
                <w:rFonts w:ascii="Times New Roman" w:hAnsi="Times New Roman"/>
              </w:rPr>
            </w:pPr>
            <w:del w:id="4489"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490" w:author="JY0225" w:date="2017-08-23T15:00:00Z"/>
                <w:rFonts w:ascii="Times New Roman" w:hAnsi="Times New Roman"/>
              </w:rPr>
            </w:pPr>
            <w:del w:id="4491"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492" w:author="JY0225" w:date="2017-08-23T15:00:00Z"/>
                <w:rFonts w:ascii="Times New Roman" w:hAnsi="Times New Roman"/>
              </w:rPr>
            </w:pPr>
            <w:del w:id="4493"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494" w:author="JY0225" w:date="2017-08-23T15:00:00Z"/>
                <w:rFonts w:ascii="Times New Roman" w:hAnsi="Times New Roman"/>
              </w:rPr>
            </w:pPr>
            <w:del w:id="4495"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496" w:author="JY0225" w:date="2017-08-23T15:00:00Z"/>
                <w:rFonts w:ascii="Times New Roman" w:hAnsi="Times New Roman"/>
              </w:rPr>
            </w:pPr>
            <w:del w:id="4497"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498" w:author="JY0225" w:date="2017-08-23T15:00:00Z"/>
                <w:rFonts w:ascii="Times New Roman" w:hAnsi="Times New Roman"/>
              </w:rPr>
            </w:pPr>
            <w:del w:id="4499"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500" w:author="JY0225" w:date="2017-08-23T15:00:00Z"/>
                <w:rFonts w:ascii="Times New Roman" w:hAnsi="Times New Roman"/>
              </w:rPr>
            </w:pPr>
            <w:del w:id="4501"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502" w:author="JY0225" w:date="2017-08-23T15:00:00Z"/>
                <w:color w:val="000000" w:themeColor="text1"/>
              </w:rPr>
            </w:pPr>
            <w:del w:id="4503"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504" w:name="_Toc492545482"/>
      <w:r w:rsidRPr="00B207B1">
        <w:t>4.5.</w:t>
      </w:r>
      <w:ins w:id="4505" w:author="微软用户" w:date="2017-08-18T22:59:00Z">
        <w:r w:rsidR="00FE3AA9" w:rsidRPr="00B207B1">
          <w:t>3</w:t>
        </w:r>
      </w:ins>
      <w:del w:id="4506"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504"/>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507" w:author="JY0225" w:date="2017-08-24T11:24:00Z">
            <w:rPr>
              <w:color w:val="000000" w:themeColor="text1"/>
            </w:rPr>
          </w:rPrChange>
        </w:rPr>
        <w:pPrChange w:id="4508"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509" w:author="JY0225" w:date="2017-08-24T11:24:00Z">
            <w:rPr>
              <w:rFonts w:hint="eastAsia"/>
              <w:color w:val="000000" w:themeColor="text1"/>
            </w:rPr>
          </w:rPrChange>
        </w:rPr>
        <w:t>是否</w:t>
      </w:r>
      <w:r w:rsidR="00FB7117" w:rsidRPr="00B207B1">
        <w:rPr>
          <w:rFonts w:hAnsiTheme="minorEastAsia" w:hint="eastAsia"/>
          <w:color w:val="000000" w:themeColor="text1"/>
          <w:rPrChange w:id="4510" w:author="JY0225" w:date="2017-08-24T11:24:00Z">
            <w:rPr>
              <w:rFonts w:hint="eastAsia"/>
              <w:color w:val="000000" w:themeColor="text1"/>
            </w:rPr>
          </w:rPrChange>
        </w:rPr>
        <w:t>有</w:t>
      </w:r>
      <w:r w:rsidR="00032B25" w:rsidRPr="00B207B1">
        <w:rPr>
          <w:rFonts w:hAnsiTheme="minorEastAsia" w:hint="eastAsia"/>
          <w:color w:val="000000" w:themeColor="text1"/>
          <w:rPrChange w:id="4511" w:author="JY0225" w:date="2017-08-24T11:24:00Z">
            <w:rPr>
              <w:rFonts w:hint="eastAsia"/>
              <w:color w:val="000000" w:themeColor="text1"/>
            </w:rPr>
          </w:rPrChange>
        </w:rPr>
        <w:t>本地</w:t>
      </w:r>
      <w:r w:rsidR="003A4D75" w:rsidRPr="00B207B1">
        <w:rPr>
          <w:rFonts w:hAnsiTheme="minorEastAsia" w:hint="eastAsia"/>
          <w:color w:val="000000" w:themeColor="text1"/>
          <w:rPrChange w:id="4512"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238CD75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6D2D0B4D" w14:textId="77777777" w:rsidR="00917A8C" w:rsidRPr="009B37F9" w:rsidRDefault="00893CC2" w:rsidP="00EF2128">
            <w:pPr>
              <w:spacing w:line="400" w:lineRule="exact"/>
              <w:rPr>
                <w:rFonts w:ascii="Times New Roman" w:hAnsi="Times New Roman"/>
              </w:rPr>
            </w:pPr>
            <w:r w:rsidRPr="009B37F9">
              <w:rPr>
                <w:rFonts w:ascii="Times New Roman" w:hAnsi="Times New Roman" w:hint="eastAsia"/>
              </w:rPr>
              <w:t>是否有本地缓存</w:t>
            </w:r>
          </w:p>
        </w:tc>
      </w:tr>
      <w:tr w:rsidR="00917A8C" w:rsidRPr="00B207B1" w14:paraId="549CDF3C" w14:textId="77777777" w:rsidTr="00EF2128">
        <w:tc>
          <w:tcPr>
            <w:tcW w:w="1660" w:type="dxa"/>
            <w:vMerge w:val="restart"/>
          </w:tcPr>
          <w:p w14:paraId="424D3F4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288081CC"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5003923" w14:textId="77777777" w:rsidR="00917A8C" w:rsidRPr="009B37F9" w:rsidRDefault="00917A8C">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953497" w:rsidRPr="009B37F9">
              <w:rPr>
                <w:rFonts w:ascii="Times New Roman" w:hAnsi="Times New Roman"/>
              </w:rPr>
              <w:t>has</w:t>
            </w:r>
            <w:r w:rsidRPr="009B37F9">
              <w:rPr>
                <w:rFonts w:ascii="Times New Roman" w:hAnsi="Times New Roman"/>
              </w:rPr>
              <w:t>_</w:t>
            </w:r>
            <w:r w:rsidR="00953497" w:rsidRPr="009B37F9">
              <w:rPr>
                <w:rFonts w:ascii="Times New Roman" w:hAnsi="Times New Roman"/>
              </w:rPr>
              <w:t>local_cache</w:t>
            </w:r>
            <w:r w:rsidRPr="009B37F9">
              <w:rPr>
                <w:rFonts w:ascii="Times New Roman" w:hAnsi="Times New Roman"/>
              </w:rPr>
              <w:t xml:space="preserve">(String </w:t>
            </w:r>
            <w:ins w:id="4513" w:author="JY0225" w:date="2017-08-23T15:14:00Z">
              <w:r w:rsidR="00207DAD" w:rsidRPr="009B37F9">
                <w:rPr>
                  <w:rFonts w:ascii="Times New Roman" w:hAnsi="Times New Roman" w:hint="eastAsia"/>
                </w:rPr>
                <w:t>ser</w:t>
              </w:r>
              <w:r w:rsidR="00207DAD" w:rsidRPr="009B37F9">
                <w:rPr>
                  <w:rFonts w:ascii="Times New Roman" w:hAnsi="Times New Roman"/>
                </w:rPr>
                <w:t>ver</w:t>
              </w:r>
            </w:ins>
            <w:del w:id="4514" w:author="JY0225" w:date="2017-08-23T15:09:00Z">
              <w:r w:rsidRPr="009B37F9" w:rsidDel="00284743">
                <w:rPr>
                  <w:rFonts w:ascii="Times New Roman" w:hAnsi="Times New Roman" w:hint="eastAsia"/>
                </w:rPr>
                <w:delText>file</w:delText>
              </w:r>
            </w:del>
            <w:r w:rsidRPr="009B37F9">
              <w:rPr>
                <w:rFonts w:ascii="Times New Roman" w:hAnsi="Times New Roman"/>
              </w:rPr>
              <w:t xml:space="preserve">_path, </w:t>
            </w:r>
            <w:del w:id="4515" w:author="JY0225" w:date="2017-08-23T15:04:00Z">
              <w:r w:rsidRPr="009B37F9" w:rsidDel="005C24B9">
                <w:rPr>
                  <w:rFonts w:ascii="Times New Roman" w:hAnsi="Times New Roman"/>
                </w:rPr>
                <w:delText xml:space="preserve">String MD5, </w:delText>
              </w:r>
            </w:del>
            <w:r w:rsidRPr="009B37F9">
              <w:rPr>
                <w:rFonts w:ascii="Times New Roman" w:hAnsi="Times New Roman"/>
              </w:rPr>
              <w:t>String userid)</w:t>
            </w:r>
          </w:p>
        </w:tc>
      </w:tr>
      <w:tr w:rsidR="00917A8C" w:rsidRPr="00B207B1" w14:paraId="400D9F91" w14:textId="77777777" w:rsidTr="00EF2128">
        <w:tc>
          <w:tcPr>
            <w:tcW w:w="1660" w:type="dxa"/>
            <w:vMerge/>
          </w:tcPr>
          <w:p w14:paraId="212CF3BD" w14:textId="77777777" w:rsidR="00917A8C" w:rsidRPr="009B37F9" w:rsidRDefault="00917A8C" w:rsidP="00EF2128">
            <w:pPr>
              <w:spacing w:line="400" w:lineRule="exact"/>
              <w:rPr>
                <w:rFonts w:ascii="Times New Roman" w:hAnsi="Times New Roman"/>
              </w:rPr>
            </w:pPr>
          </w:p>
        </w:tc>
        <w:tc>
          <w:tcPr>
            <w:tcW w:w="1660" w:type="dxa"/>
          </w:tcPr>
          <w:p w14:paraId="548F6590"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C381F3B" w14:textId="77777777" w:rsidR="00917A8C" w:rsidRPr="009B37F9" w:rsidRDefault="00284743" w:rsidP="00EF2128">
            <w:pPr>
              <w:spacing w:line="400" w:lineRule="exact"/>
              <w:rPr>
                <w:rFonts w:ascii="Times New Roman" w:hAnsi="Times New Roman"/>
              </w:rPr>
            </w:pPr>
            <w:ins w:id="4516" w:author="JY0225" w:date="2017-08-23T15:10:00Z">
              <w:r w:rsidRPr="009B37F9">
                <w:rPr>
                  <w:rFonts w:ascii="Times New Roman" w:hAnsi="Times New Roman"/>
                </w:rPr>
                <w:t>local</w:t>
              </w:r>
            </w:ins>
            <w:del w:id="4517" w:author="JY0225" w:date="2017-08-23T15:10:00Z">
              <w:r w:rsidR="00917A8C" w:rsidRPr="009B37F9" w:rsidDel="00284743">
                <w:rPr>
                  <w:rFonts w:ascii="Times New Roman" w:hAnsi="Times New Roman" w:hint="eastAsia"/>
                </w:rPr>
                <w:delText>file</w:delText>
              </w:r>
            </w:del>
            <w:r w:rsidR="00917A8C" w:rsidRPr="009B37F9">
              <w:rPr>
                <w:rFonts w:ascii="Times New Roman" w:hAnsi="Times New Roman"/>
              </w:rPr>
              <w:t>_pat</w:t>
            </w:r>
            <w:r w:rsidR="00917A8C" w:rsidRPr="009B37F9">
              <w:rPr>
                <w:rFonts w:ascii="Times New Roman" w:hAnsi="Times New Roman" w:hint="eastAsia"/>
              </w:rPr>
              <w:t>：</w:t>
            </w:r>
            <w:ins w:id="4518" w:author="JY0225" w:date="2017-08-23T15:14:00Z">
              <w:r w:rsidR="00207DAD" w:rsidRPr="009B37F9">
                <w:rPr>
                  <w:rFonts w:ascii="Times New Roman" w:hAnsi="Times New Roman" w:hint="eastAsia"/>
                </w:rPr>
                <w:t>服务器</w:t>
              </w:r>
            </w:ins>
            <w:r w:rsidR="00917A8C" w:rsidRPr="009B37F9">
              <w:rPr>
                <w:rFonts w:ascii="Times New Roman" w:hAnsi="Times New Roman" w:hint="eastAsia"/>
              </w:rPr>
              <w:t>文件路径</w:t>
            </w:r>
          </w:p>
          <w:p w14:paraId="3012CCB6" w14:textId="77777777" w:rsidR="00917A8C" w:rsidRPr="009B37F9" w:rsidDel="005C24B9" w:rsidRDefault="00917A8C" w:rsidP="00EF2128">
            <w:pPr>
              <w:spacing w:line="400" w:lineRule="exact"/>
              <w:rPr>
                <w:del w:id="4519" w:author="JY0225" w:date="2017-08-23T15:05:00Z"/>
                <w:rFonts w:ascii="Times New Roman" w:hAnsi="Times New Roman"/>
              </w:rPr>
            </w:pPr>
            <w:del w:id="4520" w:author="JY0225" w:date="2017-08-23T15:05:00Z">
              <w:r w:rsidRPr="009B37F9" w:rsidDel="005C24B9">
                <w:rPr>
                  <w:rFonts w:ascii="Times New Roman" w:hAnsi="Times New Roman" w:hint="eastAsia"/>
                </w:rPr>
                <w:delText>MD5</w:delText>
              </w:r>
              <w:r w:rsidRPr="009B37F9" w:rsidDel="005C24B9">
                <w:rPr>
                  <w:rFonts w:ascii="Times New Roman" w:hAnsi="Times New Roman" w:hint="eastAsia"/>
                </w:rPr>
                <w:delText>：文件</w:delText>
              </w:r>
              <w:r w:rsidRPr="009B37F9" w:rsidDel="005C24B9">
                <w:rPr>
                  <w:rFonts w:ascii="Times New Roman" w:hAnsi="Times New Roman" w:hint="eastAsia"/>
                </w:rPr>
                <w:delText>MD5</w:delText>
              </w:r>
              <w:r w:rsidRPr="009B37F9" w:rsidDel="005C24B9">
                <w:rPr>
                  <w:rFonts w:ascii="Times New Roman" w:hAnsi="Times New Roman" w:hint="eastAsia"/>
                </w:rPr>
                <w:delText>值</w:delText>
              </w:r>
            </w:del>
          </w:p>
          <w:p w14:paraId="5C443762"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917A8C" w:rsidRPr="00B207B1" w14:paraId="4F99BC68" w14:textId="77777777" w:rsidTr="00EF2128">
        <w:tc>
          <w:tcPr>
            <w:tcW w:w="1660" w:type="dxa"/>
            <w:vMerge/>
          </w:tcPr>
          <w:p w14:paraId="65AF45E8" w14:textId="77777777" w:rsidR="00917A8C" w:rsidRPr="009B37F9" w:rsidRDefault="00917A8C" w:rsidP="00EF2128">
            <w:pPr>
              <w:spacing w:line="400" w:lineRule="exact"/>
              <w:rPr>
                <w:rFonts w:ascii="Times New Roman" w:hAnsi="Times New Roman"/>
              </w:rPr>
            </w:pPr>
          </w:p>
        </w:tc>
        <w:tc>
          <w:tcPr>
            <w:tcW w:w="1660" w:type="dxa"/>
          </w:tcPr>
          <w:p w14:paraId="1019B305"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9B37F9" w:rsidRDefault="00917A8C" w:rsidP="00EF2128">
            <w:pPr>
              <w:spacing w:line="400" w:lineRule="exact"/>
              <w:rPr>
                <w:rFonts w:ascii="Times New Roman" w:hAnsi="Times New Roman"/>
              </w:rPr>
            </w:pPr>
            <w:r w:rsidRPr="00B207B1">
              <w:rPr>
                <w:rFonts w:ascii="Times New Roman" w:hAnsi="Times New Roman"/>
              </w:rPr>
              <w:t>}</w:t>
            </w:r>
          </w:p>
        </w:tc>
      </w:tr>
    </w:tbl>
    <w:p w14:paraId="57DDC788" w14:textId="3828A225" w:rsidR="00AE26B7" w:rsidRPr="00B207B1" w:rsidRDefault="00AF6FD3" w:rsidP="005B02E4">
      <w:pPr>
        <w:spacing w:line="400" w:lineRule="exact"/>
        <w:rPr>
          <w:ins w:id="4521" w:author="JY0225" w:date="2017-08-23T15:15:00Z"/>
          <w:rFonts w:hAnsiTheme="minorEastAsia"/>
          <w:color w:val="000000" w:themeColor="text1"/>
          <w:rPrChange w:id="4522" w:author="JY0225" w:date="2017-08-24T11:24:00Z">
            <w:rPr>
              <w:ins w:id="4523" w:author="JY0225" w:date="2017-08-23T15:15:00Z"/>
              <w:color w:val="000000" w:themeColor="text1"/>
            </w:rPr>
          </w:rPrChange>
        </w:rPr>
      </w:pPr>
      <w:ins w:id="4524" w:author="JY0225" w:date="2017-08-23T15:01:00Z">
        <w:r w:rsidRPr="00B207B1">
          <w:rPr>
            <w:color w:val="000000" w:themeColor="text1"/>
          </w:rPr>
          <w:tab/>
        </w:r>
      </w:ins>
      <w:r w:rsidR="00D21AE5">
        <w:rPr>
          <w:rFonts w:hint="eastAsia"/>
          <w:color w:val="000000" w:themeColor="text1"/>
        </w:rPr>
        <w:t>表4-12为</w:t>
      </w:r>
      <w:ins w:id="4525" w:author="JY0225" w:date="2017-08-23T15:20:00Z">
        <w:r w:rsidR="00A65547" w:rsidRPr="00B207B1">
          <w:rPr>
            <w:rFonts w:hAnsiTheme="minorEastAsia" w:hint="eastAsia"/>
            <w:color w:val="000000" w:themeColor="text1"/>
            <w:rPrChange w:id="4526" w:author="JY0225" w:date="2017-08-24T11:24:00Z">
              <w:rPr>
                <w:rFonts w:hint="eastAsia"/>
                <w:color w:val="000000" w:themeColor="text1"/>
              </w:rPr>
            </w:rPrChange>
          </w:rPr>
          <w:t>是否有本地缓存</w:t>
        </w:r>
      </w:ins>
      <w:ins w:id="4527" w:author="JY0225" w:date="2017-08-23T15:15:00Z">
        <w:r w:rsidR="00DF7208" w:rsidRPr="00B207B1">
          <w:rPr>
            <w:rFonts w:hAnsiTheme="minorEastAsia" w:hint="eastAsia"/>
            <w:color w:val="000000" w:themeColor="text1"/>
            <w:rPrChange w:id="4528" w:author="JY0225" w:date="2017-08-24T11:24:00Z">
              <w:rPr>
                <w:rFonts w:hint="eastAsia"/>
                <w:color w:val="000000" w:themeColor="text1"/>
              </w:rPr>
            </w:rPrChange>
          </w:rPr>
          <w:t>接口</w:t>
        </w:r>
      </w:ins>
      <w:r w:rsidR="00D21AE5">
        <w:rPr>
          <w:rFonts w:hAnsiTheme="minorEastAsia" w:hint="eastAsia"/>
          <w:color w:val="000000" w:themeColor="text1"/>
        </w:rPr>
        <w:t>，</w:t>
      </w:r>
      <w:ins w:id="4529" w:author="JY0225" w:date="2017-08-23T15:15:00Z">
        <w:r w:rsidR="00DF7208" w:rsidRPr="00B207B1">
          <w:rPr>
            <w:rFonts w:hAnsiTheme="minorEastAsia" w:hint="eastAsia"/>
            <w:color w:val="000000" w:themeColor="text1"/>
            <w:rPrChange w:id="4530"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531" w:author="JY0225" w:date="2017-08-23T15:15:00Z">
        <w:r w:rsidR="00DF7208" w:rsidRPr="00B207B1">
          <w:rPr>
            <w:rFonts w:hAnsiTheme="minorEastAsia" w:hint="eastAsia"/>
            <w:color w:val="000000" w:themeColor="text1"/>
            <w:rPrChange w:id="4532" w:author="JY0225" w:date="2017-08-24T11:24:00Z">
              <w:rPr>
                <w:rFonts w:hint="eastAsia"/>
                <w:color w:val="000000" w:themeColor="text1"/>
              </w:rPr>
            </w:rPrChange>
          </w:rPr>
          <w:t>文件</w:t>
        </w:r>
      </w:ins>
      <w:r w:rsidR="009C7A88">
        <w:rPr>
          <w:rFonts w:hAnsiTheme="minorEastAsia" w:hint="eastAsia"/>
          <w:color w:val="000000" w:themeColor="text1"/>
        </w:rPr>
        <w:t>请求</w:t>
      </w:r>
      <w:ins w:id="4533" w:author="JY0225" w:date="2017-08-23T15:15:00Z">
        <w:r w:rsidR="00DF7208" w:rsidRPr="00B207B1">
          <w:rPr>
            <w:rFonts w:hAnsiTheme="minorEastAsia" w:hint="eastAsia"/>
            <w:color w:val="000000" w:themeColor="text1"/>
            <w:rPrChange w:id="4534" w:author="JY0225" w:date="2017-08-24T11:24:00Z">
              <w:rPr>
                <w:rFonts w:hint="eastAsia"/>
                <w:color w:val="000000" w:themeColor="text1"/>
              </w:rPr>
            </w:rPrChange>
          </w:rPr>
          <w:t>至中间件时调用，</w:t>
        </w:r>
        <w:r w:rsidR="00DF7208" w:rsidRPr="00B207B1">
          <w:rPr>
            <w:rFonts w:hAnsiTheme="minorEastAsia"/>
            <w:color w:val="000000" w:themeColor="text1"/>
            <w:rPrChange w:id="4535" w:author="JY0225" w:date="2017-08-24T11:24:00Z">
              <w:rPr>
                <w:color w:val="000000" w:themeColor="text1"/>
              </w:rPr>
            </w:rPrChange>
          </w:rPr>
          <w:t>server_path</w:t>
        </w:r>
        <w:r w:rsidR="00DF7208" w:rsidRPr="00B207B1">
          <w:rPr>
            <w:rFonts w:hAnsiTheme="minorEastAsia" w:hint="eastAsia"/>
            <w:color w:val="000000" w:themeColor="text1"/>
            <w:rPrChange w:id="4536"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537" w:author="JY0225" w:date="2017-08-24T11:24:00Z">
              <w:rPr>
                <w:color w:val="000000" w:themeColor="text1"/>
              </w:rPr>
            </w:rPrChange>
          </w:rPr>
          <w:t>userid</w:t>
        </w:r>
        <w:r w:rsidR="00DF7208" w:rsidRPr="00B207B1">
          <w:rPr>
            <w:rFonts w:hAnsiTheme="minorEastAsia" w:hint="eastAsia"/>
            <w:color w:val="000000" w:themeColor="text1"/>
            <w:rPrChange w:id="4538" w:author="JY0225" w:date="2017-08-24T11:24:00Z">
              <w:rPr>
                <w:rFonts w:hint="eastAsia"/>
                <w:color w:val="000000" w:themeColor="text1"/>
              </w:rPr>
            </w:rPrChange>
          </w:rPr>
          <w:t>为用户的</w:t>
        </w:r>
        <w:r w:rsidR="00DF7208" w:rsidRPr="00B207B1">
          <w:rPr>
            <w:rFonts w:hAnsiTheme="minorEastAsia"/>
            <w:color w:val="000000" w:themeColor="text1"/>
            <w:rPrChange w:id="4539" w:author="JY0225" w:date="2017-08-24T11:24:00Z">
              <w:rPr>
                <w:color w:val="000000" w:themeColor="text1"/>
              </w:rPr>
            </w:rPrChange>
          </w:rPr>
          <w:t>id</w:t>
        </w:r>
        <w:r w:rsidR="00DF7208" w:rsidRPr="00B207B1">
          <w:rPr>
            <w:rFonts w:hAnsiTheme="minorEastAsia" w:hint="eastAsia"/>
            <w:color w:val="000000" w:themeColor="text1"/>
            <w:rPrChange w:id="4540"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4541"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4542" w:author="JY0225" w:date="2017-08-24T11:24:00Z">
              <w:rPr>
                <w:color w:val="000000" w:themeColor="text1"/>
              </w:rPr>
            </w:rPrChange>
          </w:rPr>
          <w:t>MD5</w:t>
        </w:r>
        <w:r w:rsidR="00DF7208" w:rsidRPr="00B207B1">
          <w:rPr>
            <w:rFonts w:hAnsiTheme="minorEastAsia" w:hint="eastAsia"/>
            <w:color w:val="000000" w:themeColor="text1"/>
            <w:rPrChange w:id="4543"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544" w:author="JY0225" w:date="2017-08-24T11:24:00Z">
              <w:rPr>
                <w:color w:val="000000" w:themeColor="text1"/>
              </w:rPr>
            </w:rPrChange>
          </w:rPr>
          <w:t>MD5</w:t>
        </w:r>
        <w:r w:rsidR="00DF7208" w:rsidRPr="00B207B1">
          <w:rPr>
            <w:rFonts w:hAnsiTheme="minorEastAsia" w:hint="eastAsia"/>
            <w:color w:val="000000" w:themeColor="text1"/>
            <w:rPrChange w:id="4545"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546" w:author="JY0225" w:date="2017-08-24T11:24:00Z">
            <w:rPr>
              <w:color w:val="000000" w:themeColor="text1"/>
            </w:rPr>
          </w:rPrChange>
        </w:rPr>
        <w:pPrChange w:id="4547"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548" w:author="JY0225" w:date="2017-08-24T11:24:00Z">
            <w:rPr>
              <w:rFonts w:hint="eastAsia"/>
              <w:color w:val="000000" w:themeColor="text1"/>
            </w:rPr>
          </w:rPrChange>
        </w:rPr>
        <w:t>是否有</w:t>
      </w:r>
      <w:r w:rsidR="00AF6050" w:rsidRPr="00B207B1">
        <w:rPr>
          <w:rFonts w:hAnsiTheme="minorEastAsia" w:hint="eastAsia"/>
          <w:color w:val="000000" w:themeColor="text1"/>
          <w:rPrChange w:id="4549" w:author="JY0225" w:date="2017-08-24T11:24:00Z">
            <w:rPr>
              <w:rFonts w:hint="eastAsia"/>
              <w:color w:val="000000" w:themeColor="text1"/>
            </w:rPr>
          </w:rPrChange>
        </w:rPr>
        <w:t>服务器</w:t>
      </w:r>
      <w:r w:rsidR="00A73E6E" w:rsidRPr="00B207B1">
        <w:rPr>
          <w:rFonts w:hAnsiTheme="minorEastAsia" w:hint="eastAsia"/>
          <w:color w:val="000000" w:themeColor="text1"/>
          <w:rPrChange w:id="4550"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6C88EDF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C1D382D" w14:textId="77777777" w:rsidR="000E527E" w:rsidRPr="009B37F9" w:rsidRDefault="00BB2710" w:rsidP="00EF2128">
            <w:pPr>
              <w:spacing w:line="400" w:lineRule="exact"/>
              <w:rPr>
                <w:rFonts w:ascii="Times New Roman" w:hAnsi="Times New Roman"/>
              </w:rPr>
            </w:pPr>
            <w:r w:rsidRPr="009B37F9">
              <w:rPr>
                <w:rFonts w:ascii="Times New Roman" w:hAnsi="Times New Roman" w:hint="eastAsia"/>
              </w:rPr>
              <w:t>是否有服务器缓存</w:t>
            </w:r>
          </w:p>
        </w:tc>
      </w:tr>
      <w:tr w:rsidR="000E527E" w:rsidRPr="00B207B1" w14:paraId="3DA407A4" w14:textId="77777777" w:rsidTr="00EF2128">
        <w:tc>
          <w:tcPr>
            <w:tcW w:w="1660" w:type="dxa"/>
            <w:vMerge w:val="restart"/>
          </w:tcPr>
          <w:p w14:paraId="086FA314"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3DCFDD0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A5E45AE"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has_local_cache(String </w:t>
            </w:r>
            <w:ins w:id="4551" w:author="JY0225" w:date="2017-08-23T15:17:00Z">
              <w:r w:rsidR="00A25872" w:rsidRPr="009B37F9">
                <w:rPr>
                  <w:rFonts w:ascii="Times New Roman" w:hAnsi="Times New Roman"/>
                </w:rPr>
                <w:t>local</w:t>
              </w:r>
            </w:ins>
            <w:del w:id="4552" w:author="JY0225" w:date="2017-08-23T15:17:00Z">
              <w:r w:rsidR="009C6FE5" w:rsidRPr="009B37F9" w:rsidDel="00A25872">
                <w:rPr>
                  <w:rFonts w:ascii="Times New Roman" w:hAnsi="Times New Roman" w:hint="eastAsia"/>
                </w:rPr>
                <w:delText>server</w:delText>
              </w:r>
            </w:del>
            <w:r w:rsidRPr="009B37F9">
              <w:rPr>
                <w:rFonts w:ascii="Times New Roman" w:hAnsi="Times New Roman"/>
              </w:rPr>
              <w:t xml:space="preserve">_path, </w:t>
            </w:r>
            <w:del w:id="4553" w:author="JY0225" w:date="2017-08-23T15:17:00Z">
              <w:r w:rsidRPr="009B37F9" w:rsidDel="00F21540">
                <w:rPr>
                  <w:rFonts w:ascii="Times New Roman" w:hAnsi="Times New Roman"/>
                </w:rPr>
                <w:delText xml:space="preserve">String MD5, </w:delText>
              </w:r>
            </w:del>
            <w:r w:rsidRPr="009B37F9">
              <w:rPr>
                <w:rFonts w:ascii="Times New Roman" w:hAnsi="Times New Roman"/>
              </w:rPr>
              <w:t>String userid)</w:t>
            </w:r>
          </w:p>
        </w:tc>
      </w:tr>
      <w:tr w:rsidR="000E527E" w:rsidRPr="00B207B1" w14:paraId="52627B49" w14:textId="77777777" w:rsidTr="00EF2128">
        <w:tc>
          <w:tcPr>
            <w:tcW w:w="1660" w:type="dxa"/>
            <w:vMerge/>
          </w:tcPr>
          <w:p w14:paraId="58C5F9D7" w14:textId="77777777" w:rsidR="000E527E" w:rsidRPr="009B37F9" w:rsidRDefault="000E527E" w:rsidP="00EF2128">
            <w:pPr>
              <w:spacing w:line="400" w:lineRule="exact"/>
              <w:rPr>
                <w:rFonts w:ascii="Times New Roman" w:hAnsi="Times New Roman"/>
              </w:rPr>
            </w:pPr>
          </w:p>
        </w:tc>
        <w:tc>
          <w:tcPr>
            <w:tcW w:w="1660" w:type="dxa"/>
          </w:tcPr>
          <w:p w14:paraId="3E0E9016"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4FBA73CF"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file</w:t>
            </w:r>
            <w:r w:rsidRPr="009B37F9">
              <w:rPr>
                <w:rFonts w:ascii="Times New Roman" w:hAnsi="Times New Roman"/>
              </w:rPr>
              <w:t>_pat</w:t>
            </w:r>
            <w:r w:rsidRPr="009B37F9">
              <w:rPr>
                <w:rFonts w:ascii="Times New Roman" w:hAnsi="Times New Roman" w:hint="eastAsia"/>
              </w:rPr>
              <w:t>：</w:t>
            </w:r>
            <w:del w:id="4554" w:author="JY0225" w:date="2017-08-23T15:17:00Z">
              <w:r w:rsidR="008F5217" w:rsidRPr="009B37F9" w:rsidDel="00A148C6">
                <w:rPr>
                  <w:rFonts w:ascii="Times New Roman" w:hAnsi="Times New Roman" w:hint="eastAsia"/>
                </w:rPr>
                <w:delText>服务器端</w:delText>
              </w:r>
            </w:del>
            <w:ins w:id="4555" w:author="JY0225" w:date="2017-08-23T15:17:00Z">
              <w:r w:rsidR="00A148C6" w:rsidRPr="009B37F9">
                <w:rPr>
                  <w:rFonts w:ascii="Times New Roman" w:hAnsi="Times New Roman" w:hint="eastAsia"/>
                </w:rPr>
                <w:t>本地</w:t>
              </w:r>
            </w:ins>
            <w:r w:rsidRPr="009B37F9">
              <w:rPr>
                <w:rFonts w:ascii="Times New Roman" w:hAnsi="Times New Roman" w:hint="eastAsia"/>
              </w:rPr>
              <w:t>文件路径</w:t>
            </w:r>
          </w:p>
          <w:p w14:paraId="3EF9A18B" w14:textId="77777777" w:rsidR="000E527E" w:rsidRPr="009B37F9" w:rsidDel="00F21540" w:rsidRDefault="000E527E" w:rsidP="00EF2128">
            <w:pPr>
              <w:spacing w:line="400" w:lineRule="exact"/>
              <w:rPr>
                <w:del w:id="4556" w:author="JY0225" w:date="2017-08-23T15:17:00Z"/>
                <w:rFonts w:ascii="Times New Roman" w:hAnsi="Times New Roman"/>
              </w:rPr>
            </w:pPr>
            <w:del w:id="4557" w:author="JY0225" w:date="2017-08-23T15:17:00Z">
              <w:r w:rsidRPr="009B37F9" w:rsidDel="00F21540">
                <w:rPr>
                  <w:rFonts w:ascii="Times New Roman" w:hAnsi="Times New Roman" w:hint="eastAsia"/>
                </w:rPr>
                <w:delText>MD5</w:delText>
              </w:r>
              <w:r w:rsidRPr="009B37F9" w:rsidDel="00F21540">
                <w:rPr>
                  <w:rFonts w:ascii="Times New Roman" w:hAnsi="Times New Roman" w:hint="eastAsia"/>
                </w:rPr>
                <w:delText>：文件</w:delText>
              </w:r>
              <w:r w:rsidRPr="009B37F9" w:rsidDel="00F21540">
                <w:rPr>
                  <w:rFonts w:ascii="Times New Roman" w:hAnsi="Times New Roman" w:hint="eastAsia"/>
                </w:rPr>
                <w:delText>MD5</w:delText>
              </w:r>
              <w:r w:rsidRPr="009B37F9" w:rsidDel="00F21540">
                <w:rPr>
                  <w:rFonts w:ascii="Times New Roman" w:hAnsi="Times New Roman" w:hint="eastAsia"/>
                </w:rPr>
                <w:delText>值</w:delText>
              </w:r>
            </w:del>
          </w:p>
          <w:p w14:paraId="09B7271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0E527E" w:rsidRPr="00B207B1" w14:paraId="0D53009B" w14:textId="77777777" w:rsidTr="00EF2128">
        <w:tc>
          <w:tcPr>
            <w:tcW w:w="1660" w:type="dxa"/>
            <w:vMerge/>
          </w:tcPr>
          <w:p w14:paraId="27207DA2" w14:textId="77777777" w:rsidR="000E527E" w:rsidRPr="009B37F9" w:rsidRDefault="000E527E" w:rsidP="00EF2128">
            <w:pPr>
              <w:spacing w:line="400" w:lineRule="exact"/>
              <w:rPr>
                <w:rFonts w:ascii="Times New Roman" w:hAnsi="Times New Roman"/>
              </w:rPr>
            </w:pPr>
          </w:p>
        </w:tc>
        <w:tc>
          <w:tcPr>
            <w:tcW w:w="1660" w:type="dxa"/>
          </w:tcPr>
          <w:p w14:paraId="248068B9"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9B37F9" w:rsidRDefault="000E527E" w:rsidP="00EF2128">
            <w:pPr>
              <w:spacing w:line="400" w:lineRule="exact"/>
              <w:rPr>
                <w:rFonts w:ascii="Times New Roman" w:hAnsi="Times New Roman"/>
              </w:rPr>
            </w:pPr>
            <w:r w:rsidRPr="00B207B1">
              <w:rPr>
                <w:rFonts w:ascii="Times New Roman" w:hAnsi="Times New Roman"/>
              </w:rPr>
              <w:t>}</w:t>
            </w:r>
          </w:p>
        </w:tc>
      </w:tr>
    </w:tbl>
    <w:p w14:paraId="444AF713" w14:textId="51409317" w:rsidR="003A4431" w:rsidRPr="00B207B1" w:rsidRDefault="003A4431">
      <w:pPr>
        <w:spacing w:line="400" w:lineRule="exact"/>
        <w:rPr>
          <w:ins w:id="4558" w:author="JY0225" w:date="2017-08-23T15:10:00Z"/>
          <w:rFonts w:hAnsiTheme="minorEastAsia"/>
          <w:color w:val="000000" w:themeColor="text1"/>
          <w:szCs w:val="22"/>
          <w:rPrChange w:id="4559" w:author="JY0225" w:date="2017-08-24T11:24:00Z">
            <w:rPr>
              <w:ins w:id="4560" w:author="JY0225" w:date="2017-08-23T15:10:00Z"/>
            </w:rPr>
          </w:rPrChange>
        </w:rPr>
        <w:pPrChange w:id="4561" w:author="JY0225" w:date="2017-08-23T15:10:00Z">
          <w:pPr>
            <w:pStyle w:val="31"/>
          </w:pPr>
        </w:pPrChange>
      </w:pPr>
      <w:ins w:id="4562" w:author="JY0225" w:date="2017-08-23T15:10:00Z">
        <w:r w:rsidRPr="00B207B1">
          <w:rPr>
            <w:rFonts w:hAnsiTheme="minorEastAsia"/>
            <w:sz w:val="21"/>
            <w:szCs w:val="22"/>
            <w:rPrChange w:id="4563" w:author="JY0225" w:date="2017-08-24T11:24:00Z">
              <w:rPr>
                <w:b w:val="0"/>
                <w:bCs w:val="0"/>
              </w:rPr>
            </w:rPrChange>
          </w:rPr>
          <w:tab/>
        </w:r>
      </w:ins>
      <w:r w:rsidR="00CF6D10" w:rsidRPr="00CF6D10">
        <w:rPr>
          <w:rFonts w:hAnsiTheme="minorEastAsia" w:hint="eastAsia"/>
          <w:color w:val="000000" w:themeColor="text1"/>
          <w:szCs w:val="22"/>
        </w:rPr>
        <w:t>表4-13</w:t>
      </w:r>
      <w:ins w:id="4564" w:author="JY0225" w:date="2017-08-23T15:20:00Z">
        <w:r w:rsidR="00BD2C37" w:rsidRPr="00B207B1">
          <w:rPr>
            <w:rFonts w:hAnsiTheme="minorEastAsia" w:hint="eastAsia"/>
            <w:color w:val="000000" w:themeColor="text1"/>
            <w:szCs w:val="22"/>
            <w:rPrChange w:id="4565" w:author="JY0225" w:date="2017-08-24T11:24:00Z">
              <w:rPr>
                <w:rFonts w:hint="eastAsia"/>
                <w:b w:val="0"/>
                <w:bCs w:val="0"/>
                <w:color w:val="000000" w:themeColor="text1"/>
              </w:rPr>
            </w:rPrChange>
          </w:rPr>
          <w:t>是否有服务器缓存</w:t>
        </w:r>
      </w:ins>
      <w:ins w:id="4566" w:author="JY0225" w:date="2017-08-23T15:16:00Z">
        <w:r w:rsidR="00A25872" w:rsidRPr="00B207B1">
          <w:rPr>
            <w:rFonts w:hAnsiTheme="minorEastAsia" w:hint="eastAsia"/>
            <w:color w:val="000000" w:themeColor="text1"/>
            <w:szCs w:val="22"/>
            <w:rPrChange w:id="4567" w:author="JY0225" w:date="2017-08-24T11:24:00Z">
              <w:rPr>
                <w:rFonts w:hint="eastAsia"/>
                <w:b w:val="0"/>
                <w:bCs w:val="0"/>
              </w:rPr>
            </w:rPrChange>
          </w:rPr>
          <w:t>接口</w:t>
        </w:r>
      </w:ins>
      <w:r w:rsidR="00CF6D10">
        <w:rPr>
          <w:rFonts w:hAnsiTheme="minorEastAsia" w:hint="eastAsia"/>
          <w:color w:val="000000" w:themeColor="text1"/>
          <w:szCs w:val="22"/>
        </w:rPr>
        <w:t>，</w:t>
      </w:r>
      <w:ins w:id="4568" w:author="JY0225" w:date="2017-08-23T15:16:00Z">
        <w:r w:rsidR="00A25872" w:rsidRPr="00B207B1">
          <w:rPr>
            <w:rFonts w:hAnsiTheme="minorEastAsia" w:hint="eastAsia"/>
            <w:color w:val="000000" w:themeColor="text1"/>
            <w:szCs w:val="22"/>
            <w:rPrChange w:id="4569" w:author="JY0225" w:date="2017-08-24T11:24:00Z">
              <w:rPr>
                <w:rFonts w:hint="eastAsia"/>
                <w:b w:val="0"/>
                <w:bCs w:val="0"/>
              </w:rPr>
            </w:rPrChange>
          </w:rPr>
          <w:t>在</w:t>
        </w:r>
        <w:r w:rsidR="00A25872" w:rsidRPr="00B207B1">
          <w:rPr>
            <w:rFonts w:hAnsiTheme="minorEastAsia" w:hint="eastAsia"/>
            <w:color w:val="000000" w:themeColor="text1"/>
            <w:szCs w:val="22"/>
            <w:rPrChange w:id="4570" w:author="JY0225" w:date="2017-08-24T11:24:00Z">
              <w:rPr>
                <w:rFonts w:hint="eastAsia"/>
                <w:b w:val="0"/>
                <w:bCs w:val="0"/>
                <w:color w:val="000000" w:themeColor="text1"/>
              </w:rPr>
            </w:rPrChange>
          </w:rPr>
          <w:t>用户发送</w:t>
        </w:r>
        <w:r w:rsidR="00A25872" w:rsidRPr="00B207B1">
          <w:rPr>
            <w:rFonts w:hAnsiTheme="minorEastAsia" w:hint="eastAsia"/>
            <w:color w:val="000000" w:themeColor="text1"/>
            <w:szCs w:val="22"/>
            <w:rPrChange w:id="4571" w:author="JY0225" w:date="2017-08-24T11:24:00Z">
              <w:rPr>
                <w:rFonts w:hint="eastAsia"/>
                <w:b w:val="0"/>
                <w:bCs w:val="0"/>
              </w:rPr>
            </w:rPrChange>
          </w:rPr>
          <w:t>上传文件</w:t>
        </w:r>
        <w:r w:rsidR="00A25872" w:rsidRPr="00B207B1">
          <w:rPr>
            <w:rFonts w:hAnsiTheme="minorEastAsia" w:hint="eastAsia"/>
            <w:color w:val="000000" w:themeColor="text1"/>
            <w:szCs w:val="22"/>
            <w:rPrChange w:id="4572" w:author="JY0225" w:date="2017-08-24T11:24:00Z">
              <w:rPr>
                <w:rFonts w:hint="eastAsia"/>
                <w:b w:val="0"/>
                <w:bCs w:val="0"/>
                <w:color w:val="000000" w:themeColor="text1"/>
              </w:rPr>
            </w:rPrChange>
          </w:rPr>
          <w:t>请求</w:t>
        </w:r>
        <w:r w:rsidR="00A25872" w:rsidRPr="00B207B1">
          <w:rPr>
            <w:rFonts w:hAnsiTheme="minorEastAsia" w:hint="eastAsia"/>
            <w:color w:val="000000" w:themeColor="text1"/>
            <w:szCs w:val="22"/>
            <w:rPrChange w:id="4573" w:author="JY0225" w:date="2017-08-24T11:24:00Z">
              <w:rPr>
                <w:rFonts w:hint="eastAsia"/>
                <w:b w:val="0"/>
                <w:bCs w:val="0"/>
              </w:rPr>
            </w:rPrChange>
          </w:rPr>
          <w:t>时调用</w:t>
        </w:r>
        <w:r w:rsidR="00A25872" w:rsidRPr="00B207B1">
          <w:rPr>
            <w:rFonts w:hAnsiTheme="minorEastAsia" w:hint="eastAsia"/>
            <w:color w:val="000000" w:themeColor="text1"/>
            <w:szCs w:val="22"/>
            <w:rPrChange w:id="4574" w:author="JY0225" w:date="2017-08-24T11:24:00Z">
              <w:rPr>
                <w:rFonts w:hint="eastAsia"/>
                <w:b w:val="0"/>
                <w:bCs w:val="0"/>
                <w:color w:val="000000" w:themeColor="text1"/>
              </w:rPr>
            </w:rPrChange>
          </w:rPr>
          <w:t>，</w:t>
        </w:r>
      </w:ins>
      <w:ins w:id="4575" w:author="JY0225" w:date="2017-08-23T15:18:00Z">
        <w:r w:rsidR="00F21540" w:rsidRPr="00B207B1">
          <w:rPr>
            <w:rFonts w:hAnsiTheme="minorEastAsia"/>
            <w:color w:val="000000" w:themeColor="text1"/>
            <w:szCs w:val="22"/>
            <w:rPrChange w:id="4576" w:author="JY0225" w:date="2017-08-24T11:24:00Z">
              <w:rPr>
                <w:b w:val="0"/>
                <w:bCs w:val="0"/>
                <w:color w:val="000000" w:themeColor="text1"/>
              </w:rPr>
            </w:rPrChange>
          </w:rPr>
          <w:t>local_path</w:t>
        </w:r>
        <w:r w:rsidR="00F21540" w:rsidRPr="00B207B1">
          <w:rPr>
            <w:rFonts w:hAnsiTheme="minorEastAsia" w:hint="eastAsia"/>
            <w:color w:val="000000" w:themeColor="text1"/>
            <w:szCs w:val="22"/>
            <w:rPrChange w:id="4577" w:author="JY0225" w:date="2017-08-24T11:24:00Z">
              <w:rPr>
                <w:rFonts w:hint="eastAsia"/>
                <w:b w:val="0"/>
                <w:bCs w:val="0"/>
                <w:color w:val="000000" w:themeColor="text1"/>
              </w:rPr>
            </w:rPrChange>
          </w:rPr>
          <w:t>表示待上传的文件路径，</w:t>
        </w:r>
        <w:r w:rsidR="00F21540" w:rsidRPr="00B207B1">
          <w:rPr>
            <w:rFonts w:hAnsiTheme="minorEastAsia"/>
            <w:color w:val="000000" w:themeColor="text1"/>
            <w:szCs w:val="22"/>
            <w:rPrChange w:id="4578" w:author="JY0225" w:date="2017-08-24T11:24:00Z">
              <w:rPr>
                <w:b w:val="0"/>
                <w:bCs w:val="0"/>
                <w:color w:val="000000" w:themeColor="text1"/>
              </w:rPr>
            </w:rPrChange>
          </w:rPr>
          <w:t>userid</w:t>
        </w:r>
      </w:ins>
      <w:ins w:id="4579" w:author="JY0225" w:date="2017-08-23T15:19:00Z">
        <w:r w:rsidR="00F21540" w:rsidRPr="00B207B1">
          <w:rPr>
            <w:rFonts w:hAnsiTheme="minorEastAsia" w:hint="eastAsia"/>
            <w:color w:val="000000" w:themeColor="text1"/>
            <w:szCs w:val="22"/>
            <w:rPrChange w:id="4580" w:author="JY0225" w:date="2017-08-24T11:24:00Z">
              <w:rPr>
                <w:rFonts w:hint="eastAsia"/>
                <w:b w:val="0"/>
                <w:bCs w:val="0"/>
                <w:color w:val="000000" w:themeColor="text1"/>
              </w:rPr>
            </w:rPrChange>
          </w:rPr>
          <w:t>表示用户</w:t>
        </w:r>
        <w:r w:rsidR="00F21540" w:rsidRPr="00B207B1">
          <w:rPr>
            <w:rFonts w:hAnsiTheme="minorEastAsia"/>
            <w:color w:val="000000" w:themeColor="text1"/>
            <w:szCs w:val="22"/>
            <w:rPrChange w:id="4581" w:author="JY0225" w:date="2017-08-24T11:24:00Z">
              <w:rPr>
                <w:b w:val="0"/>
                <w:bCs w:val="0"/>
                <w:color w:val="000000" w:themeColor="text1"/>
              </w:rPr>
            </w:rPrChange>
          </w:rPr>
          <w:t>id</w:t>
        </w:r>
        <w:r w:rsidR="00F21540" w:rsidRPr="00B207B1">
          <w:rPr>
            <w:rFonts w:hAnsiTheme="minorEastAsia" w:hint="eastAsia"/>
            <w:color w:val="000000" w:themeColor="text1"/>
            <w:szCs w:val="22"/>
            <w:rPrChange w:id="4582" w:author="JY0225" w:date="2017-08-24T11:24:00Z">
              <w:rPr>
                <w:rFonts w:hint="eastAsia"/>
                <w:b w:val="0"/>
                <w:bCs w:val="0"/>
                <w:color w:val="000000" w:themeColor="text1"/>
              </w:rPr>
            </w:rPrChange>
          </w:rPr>
          <w:t>信息，通过查询本地数据库中保存的服务器文件信息，比较</w:t>
        </w:r>
        <w:r w:rsidR="00F21540" w:rsidRPr="00B207B1">
          <w:rPr>
            <w:rFonts w:hAnsiTheme="minorEastAsia"/>
            <w:color w:val="000000" w:themeColor="text1"/>
            <w:szCs w:val="22"/>
            <w:rPrChange w:id="4583" w:author="JY0225" w:date="2017-08-24T11:24:00Z">
              <w:rPr>
                <w:b w:val="0"/>
                <w:bCs w:val="0"/>
                <w:color w:val="000000" w:themeColor="text1"/>
              </w:rPr>
            </w:rPrChange>
          </w:rPr>
          <w:t>MD5</w:t>
        </w:r>
        <w:r w:rsidR="00F21540" w:rsidRPr="00B207B1">
          <w:rPr>
            <w:rFonts w:hAnsiTheme="minorEastAsia" w:hint="eastAsia"/>
            <w:color w:val="000000" w:themeColor="text1"/>
            <w:szCs w:val="22"/>
            <w:rPrChange w:id="4584" w:author="JY0225" w:date="2017-08-24T11:24:00Z">
              <w:rPr>
                <w:rFonts w:hint="eastAsia"/>
                <w:b w:val="0"/>
                <w:bCs w:val="0"/>
                <w:color w:val="000000" w:themeColor="text1"/>
              </w:rPr>
            </w:rPrChange>
          </w:rPr>
          <w:t>值判断服务器是否存在待</w:t>
        </w:r>
      </w:ins>
      <w:ins w:id="4585" w:author="JY0225" w:date="2017-08-23T15:20:00Z">
        <w:r w:rsidR="00F21540" w:rsidRPr="00B207B1">
          <w:rPr>
            <w:rFonts w:hAnsiTheme="minorEastAsia" w:hint="eastAsia"/>
            <w:color w:val="000000" w:themeColor="text1"/>
            <w:szCs w:val="22"/>
            <w:rPrChange w:id="4586" w:author="JY0225" w:date="2017-08-24T11:24:00Z">
              <w:rPr>
                <w:rFonts w:hint="eastAsia"/>
                <w:b w:val="0"/>
                <w:bCs w:val="0"/>
                <w:color w:val="000000" w:themeColor="text1"/>
              </w:rPr>
            </w:rPrChange>
          </w:rPr>
          <w:t>上传的文件，并将结果返回。</w:t>
        </w:r>
      </w:ins>
    </w:p>
    <w:p w14:paraId="0AF579A9" w14:textId="77777777" w:rsidR="00095EE3" w:rsidRPr="00B207B1" w:rsidRDefault="00095EE3" w:rsidP="00095EE3">
      <w:pPr>
        <w:pStyle w:val="31"/>
      </w:pPr>
      <w:bookmarkStart w:id="4587" w:name="_Toc492545483"/>
      <w:r w:rsidRPr="00B207B1">
        <w:t>4.5.</w:t>
      </w:r>
      <w:ins w:id="4588" w:author="微软用户" w:date="2017-08-18T22:59:00Z">
        <w:r w:rsidR="002247D4" w:rsidRPr="00B207B1">
          <w:t>4</w:t>
        </w:r>
      </w:ins>
      <w:del w:id="4589"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587"/>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590" w:author="JY0225" w:date="2017-08-24T11:25:00Z">
            <w:rPr>
              <w:color w:val="000000" w:themeColor="text1"/>
            </w:rPr>
          </w:rPrChange>
        </w:rPr>
        <w:pPrChange w:id="4591"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592"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9B37F9" w14:paraId="0BD1A408" w14:textId="77777777" w:rsidTr="00EF2128">
        <w:tc>
          <w:tcPr>
            <w:tcW w:w="1660" w:type="dxa"/>
          </w:tcPr>
          <w:p w14:paraId="370AC1AB"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32B4A08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6801C7C"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是否有服务器缓存</w:t>
            </w:r>
          </w:p>
        </w:tc>
      </w:tr>
      <w:tr w:rsidR="00600AA3" w:rsidRPr="009B37F9" w14:paraId="5A4BBA0A" w14:textId="77777777" w:rsidTr="00EF2128">
        <w:tc>
          <w:tcPr>
            <w:tcW w:w="1660" w:type="dxa"/>
            <w:vMerge w:val="restart"/>
          </w:tcPr>
          <w:p w14:paraId="048E785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68AC36C3"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31BDD2C6"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2B2BBA" w:rsidRPr="009B37F9">
              <w:rPr>
                <w:rFonts w:ascii="Times New Roman" w:hAnsi="Times New Roman" w:hint="eastAsia"/>
              </w:rPr>
              <w:t>adapt</w:t>
            </w:r>
            <w:r w:rsidRPr="009B37F9">
              <w:rPr>
                <w:rFonts w:ascii="Times New Roman" w:hAnsi="Times New Roman"/>
              </w:rPr>
              <w:t>_</w:t>
            </w:r>
            <w:r w:rsidR="002B2BBA" w:rsidRPr="009B37F9">
              <w:rPr>
                <w:rFonts w:ascii="Times New Roman" w:hAnsi="Times New Roman" w:hint="eastAsia"/>
              </w:rPr>
              <w:t>request</w:t>
            </w:r>
            <w:r w:rsidRPr="009B37F9">
              <w:rPr>
                <w:rFonts w:ascii="Times New Roman" w:hAnsi="Times New Roman"/>
              </w:rPr>
              <w:t xml:space="preserve">(String </w:t>
            </w:r>
            <w:r w:rsidR="006F75B2" w:rsidRPr="009B37F9">
              <w:rPr>
                <w:rFonts w:ascii="Times New Roman" w:hAnsi="Times New Roman" w:hint="eastAsia"/>
              </w:rPr>
              <w:t>request</w:t>
            </w:r>
            <w:r w:rsidRPr="009B37F9">
              <w:rPr>
                <w:rFonts w:ascii="Times New Roman" w:hAnsi="Times New Roman"/>
              </w:rPr>
              <w:t>)</w:t>
            </w:r>
          </w:p>
        </w:tc>
      </w:tr>
      <w:tr w:rsidR="00600AA3" w:rsidRPr="009B37F9" w14:paraId="29BD3886" w14:textId="77777777" w:rsidTr="00EF2128">
        <w:tc>
          <w:tcPr>
            <w:tcW w:w="1660" w:type="dxa"/>
            <w:vMerge/>
          </w:tcPr>
          <w:p w14:paraId="262CEFBF" w14:textId="77777777" w:rsidR="00600AA3" w:rsidRPr="009B37F9" w:rsidRDefault="00600AA3" w:rsidP="00EF2128">
            <w:pPr>
              <w:spacing w:line="400" w:lineRule="exact"/>
              <w:rPr>
                <w:rFonts w:ascii="Times New Roman" w:hAnsi="Times New Roman"/>
              </w:rPr>
            </w:pPr>
          </w:p>
        </w:tc>
        <w:tc>
          <w:tcPr>
            <w:tcW w:w="1660" w:type="dxa"/>
          </w:tcPr>
          <w:p w14:paraId="24F62B4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2E657A6" w14:textId="77777777" w:rsidR="00600AA3" w:rsidRPr="009B37F9" w:rsidRDefault="00DA1DC4" w:rsidP="00EF2128">
            <w:pPr>
              <w:spacing w:line="400" w:lineRule="exact"/>
              <w:rPr>
                <w:rFonts w:ascii="Times New Roman" w:hAnsi="Times New Roman"/>
              </w:rPr>
            </w:pPr>
            <w:r w:rsidRPr="009B37F9">
              <w:rPr>
                <w:rFonts w:ascii="Times New Roman" w:hAnsi="Times New Roman" w:hint="eastAsia"/>
              </w:rPr>
              <w:t>request</w:t>
            </w:r>
            <w:r w:rsidR="00600AA3" w:rsidRPr="009B37F9">
              <w:rPr>
                <w:rFonts w:ascii="Times New Roman" w:hAnsi="Times New Roman" w:hint="eastAsia"/>
              </w:rPr>
              <w:t>：</w:t>
            </w:r>
            <w:r w:rsidR="00F914E4" w:rsidRPr="009B37F9">
              <w:rPr>
                <w:rFonts w:ascii="Times New Roman" w:hAnsi="Times New Roman" w:hint="eastAsia"/>
              </w:rPr>
              <w:t>原始请求</w:t>
            </w:r>
          </w:p>
        </w:tc>
      </w:tr>
      <w:tr w:rsidR="00600AA3" w:rsidRPr="009B37F9" w14:paraId="2C4755F3" w14:textId="77777777" w:rsidTr="00EF2128">
        <w:tc>
          <w:tcPr>
            <w:tcW w:w="1660" w:type="dxa"/>
            <w:vMerge/>
          </w:tcPr>
          <w:p w14:paraId="5B2E2F84" w14:textId="77777777" w:rsidR="00600AA3" w:rsidRPr="009B37F9" w:rsidRDefault="00600AA3" w:rsidP="00EF2128">
            <w:pPr>
              <w:spacing w:line="400" w:lineRule="exact"/>
              <w:rPr>
                <w:rFonts w:ascii="Times New Roman" w:hAnsi="Times New Roman"/>
              </w:rPr>
            </w:pPr>
          </w:p>
        </w:tc>
        <w:tc>
          <w:tcPr>
            <w:tcW w:w="1660" w:type="dxa"/>
          </w:tcPr>
          <w:p w14:paraId="15E1B5B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0F041FDF" w14:textId="77777777" w:rsidR="00600AA3" w:rsidRPr="009B37F9" w:rsidRDefault="005414BC" w:rsidP="00EF2128">
            <w:pPr>
              <w:spacing w:line="400" w:lineRule="exact"/>
              <w:rPr>
                <w:rFonts w:ascii="Times New Roman" w:hAnsi="Times New Roman"/>
              </w:rPr>
            </w:pPr>
            <w:r w:rsidRPr="009B37F9">
              <w:rPr>
                <w:rFonts w:ascii="Times New Roman" w:hAnsi="Times New Roman"/>
              </w:rPr>
              <w:t>String</w:t>
            </w:r>
            <w:r w:rsidRPr="009B37F9">
              <w:rPr>
                <w:rFonts w:ascii="Times New Roman" w:hAnsi="Times New Roman" w:hint="eastAsia"/>
              </w:rPr>
              <w:t>：</w:t>
            </w:r>
            <w:r w:rsidRPr="009B37F9">
              <w:rPr>
                <w:rFonts w:ascii="Times New Roman" w:hAnsi="Times New Roman" w:hint="eastAsia"/>
              </w:rPr>
              <w:t>adapted_request //</w:t>
            </w:r>
            <w:r w:rsidRPr="009B37F9">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593" w:author="JY0225" w:date="2017-08-23T15:20:00Z">
        <w:r w:rsidRPr="00B207B1">
          <w:rPr>
            <w:color w:val="000000" w:themeColor="text1"/>
          </w:rPr>
          <w:tab/>
        </w:r>
      </w:ins>
      <w:r w:rsidR="00CF6D10">
        <w:rPr>
          <w:rFonts w:hint="eastAsia"/>
          <w:color w:val="000000" w:themeColor="text1"/>
        </w:rPr>
        <w:t>表4-14为</w:t>
      </w:r>
      <w:ins w:id="4594" w:author="JY0225" w:date="2017-08-23T15:20:00Z">
        <w:r w:rsidR="00A65547" w:rsidRPr="00B207B1">
          <w:rPr>
            <w:rFonts w:hint="eastAsia"/>
            <w:color w:val="000000" w:themeColor="text1"/>
          </w:rPr>
          <w:t>请求适配接口</w:t>
        </w:r>
      </w:ins>
      <w:r w:rsidR="00CF6D10">
        <w:rPr>
          <w:rFonts w:hint="eastAsia"/>
          <w:color w:val="000000" w:themeColor="text1"/>
        </w:rPr>
        <w:t>，</w:t>
      </w:r>
      <w:ins w:id="4595" w:author="JY0225" w:date="2017-08-23T15:20:00Z">
        <w:r w:rsidR="007F04F3" w:rsidRPr="00B207B1">
          <w:rPr>
            <w:rFonts w:hint="eastAsia"/>
            <w:color w:val="000000" w:themeColor="text1"/>
          </w:rPr>
          <w:t>在用户请求到达</w:t>
        </w:r>
      </w:ins>
      <w:ins w:id="4596"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597" w:name="_Toc49254548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597"/>
    </w:p>
    <w:p w14:paraId="2832A1ED" w14:textId="77777777" w:rsidR="002646DB" w:rsidRPr="00B207B1" w:rsidDel="00CD1C90" w:rsidRDefault="00133DF1">
      <w:pPr>
        <w:pStyle w:val="21"/>
        <w:spacing w:line="240" w:lineRule="auto"/>
        <w:rPr>
          <w:del w:id="4598" w:author="JY0225" w:date="2017-08-24T11:25:00Z"/>
        </w:rPr>
        <w:pPrChange w:id="4599" w:author="微软用户" w:date="2017-08-18T22:53:00Z">
          <w:pPr>
            <w:pStyle w:val="21"/>
          </w:pPr>
        </w:pPrChange>
      </w:pPr>
      <w:bookmarkStart w:id="4600" w:name="_Toc492545485"/>
      <w:r w:rsidRPr="00B207B1">
        <w:rPr>
          <w:rFonts w:hint="eastAsia"/>
        </w:rPr>
        <w:t xml:space="preserve">5.1 </w:t>
      </w:r>
      <w:r w:rsidR="000E1A48" w:rsidRPr="00B207B1">
        <w:t>开发环境</w:t>
      </w:r>
      <w:bookmarkEnd w:id="4600"/>
    </w:p>
    <w:p w14:paraId="397AC223" w14:textId="77777777" w:rsidR="00477C31" w:rsidRPr="00B207B1" w:rsidRDefault="00F96A64">
      <w:pPr>
        <w:pStyle w:val="21"/>
        <w:spacing w:line="240" w:lineRule="auto"/>
        <w:rPr>
          <w:color w:val="000000" w:themeColor="text1"/>
        </w:rPr>
        <w:pPrChange w:id="4601" w:author="JY0225" w:date="2017-08-24T11:25:00Z">
          <w:pPr>
            <w:spacing w:line="400" w:lineRule="exact"/>
          </w:pPr>
        </w:pPrChange>
      </w:pPr>
      <w:del w:id="4602"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603" w:author="JY0225" w:date="2017-08-24T11:29:00Z">
            <w:rPr/>
          </w:rPrChange>
        </w:rPr>
      </w:pPr>
      <w:r w:rsidRPr="00B207B1">
        <w:tab/>
      </w:r>
      <w:r w:rsidR="00477C31" w:rsidRPr="00B207B1">
        <w:rPr>
          <w:rFonts w:hAnsiTheme="minorEastAsia" w:hint="eastAsia"/>
          <w:color w:val="000000" w:themeColor="text1"/>
          <w:rPrChange w:id="4604" w:author="JY0225" w:date="2017-08-24T11:29:00Z">
            <w:rPr>
              <w:rFonts w:hint="eastAsia"/>
              <w:color w:val="000000" w:themeColor="text1"/>
            </w:rPr>
          </w:rPrChange>
        </w:rPr>
        <w:t>表</w:t>
      </w:r>
      <w:r w:rsidR="00477C31" w:rsidRPr="00B207B1">
        <w:rPr>
          <w:rFonts w:hAnsiTheme="minorEastAsia"/>
          <w:color w:val="000000" w:themeColor="text1"/>
          <w:rPrChange w:id="4605" w:author="JY0225" w:date="2017-08-24T11:29:00Z">
            <w:rPr>
              <w:color w:val="000000" w:themeColor="text1"/>
            </w:rPr>
          </w:rPrChange>
        </w:rPr>
        <w:t>5</w:t>
      </w:r>
      <w:r w:rsidRPr="00B207B1">
        <w:rPr>
          <w:rFonts w:hAnsiTheme="minorEastAsia"/>
          <w:color w:val="000000" w:themeColor="text1"/>
          <w:rPrChange w:id="4606" w:author="JY0225" w:date="2017-08-24T11:29:00Z">
            <w:rPr>
              <w:color w:val="000000" w:themeColor="text1"/>
            </w:rPr>
          </w:rPrChange>
        </w:rPr>
        <w:t xml:space="preserve">-1 </w:t>
      </w:r>
      <w:r w:rsidR="00734B87" w:rsidRPr="00B207B1">
        <w:rPr>
          <w:rFonts w:hAnsiTheme="minorEastAsia" w:hint="eastAsia"/>
          <w:color w:val="000000" w:themeColor="text1"/>
          <w:rPrChange w:id="4607" w:author="JY0225" w:date="2017-08-24T11:29:00Z">
            <w:rPr>
              <w:rFonts w:hint="eastAsia"/>
              <w:color w:val="000000" w:themeColor="text1"/>
            </w:rPr>
          </w:rPrChange>
        </w:rPr>
        <w:t>中间件优化开发环境</w:t>
      </w:r>
      <w:r w:rsidRPr="00B207B1">
        <w:rPr>
          <w:rFonts w:hAnsiTheme="minorEastAsia" w:hint="eastAsia"/>
          <w:color w:val="000000" w:themeColor="text1"/>
          <w:rPrChange w:id="4608"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609" w:author="JY0225" w:date="2017-08-14T12:48:00Z">
          <w:tblPr>
            <w:tblStyle w:val="ae"/>
            <w:tblW w:w="0" w:type="auto"/>
            <w:tblInd w:w="817" w:type="dxa"/>
            <w:tblLook w:val="04A0" w:firstRow="1" w:lastRow="0" w:firstColumn="1" w:lastColumn="0" w:noHBand="0" w:noVBand="1"/>
          </w:tblPr>
        </w:tblPrChange>
      </w:tblPr>
      <w:tblGrid>
        <w:gridCol w:w="1985"/>
        <w:gridCol w:w="4564"/>
        <w:tblGridChange w:id="4610">
          <w:tblGrid>
            <w:gridCol w:w="1985"/>
            <w:gridCol w:w="5386"/>
          </w:tblGrid>
        </w:tblGridChange>
      </w:tblGrid>
      <w:tr w:rsidR="002646DB" w:rsidRPr="00B207B1" w14:paraId="3FC12580" w14:textId="77777777" w:rsidTr="00781F19">
        <w:trPr>
          <w:jc w:val="center"/>
        </w:trPr>
        <w:tc>
          <w:tcPr>
            <w:tcW w:w="1985" w:type="dxa"/>
            <w:tcPrChange w:id="4611" w:author="JY0225" w:date="2017-08-14T12:48:00Z">
              <w:tcPr>
                <w:tcW w:w="1985" w:type="dxa"/>
              </w:tcPr>
            </w:tcPrChange>
          </w:tcPr>
          <w:p w14:paraId="1EF2B981" w14:textId="77777777" w:rsidR="002646DB" w:rsidRPr="009B37F9" w:rsidRDefault="003A77F5">
            <w:pPr>
              <w:spacing w:line="400" w:lineRule="exact"/>
              <w:rPr>
                <w:rFonts w:ascii="Times New Roman" w:hAnsi="Times New Roman"/>
              </w:rPr>
              <w:pPrChange w:id="4612" w:author="JY0225" w:date="2017-08-24T11:29:00Z">
                <w:pPr>
                  <w:spacing w:line="360" w:lineRule="auto"/>
                </w:pPr>
              </w:pPrChange>
            </w:pPr>
            <w:r w:rsidRPr="009B37F9">
              <w:rPr>
                <w:rFonts w:ascii="Times New Roman" w:hAnsi="Times New Roman" w:hint="eastAsia"/>
              </w:rPr>
              <w:t>类别</w:t>
            </w:r>
          </w:p>
        </w:tc>
        <w:tc>
          <w:tcPr>
            <w:tcW w:w="4564" w:type="dxa"/>
            <w:tcPrChange w:id="4613" w:author="JY0225" w:date="2017-08-14T12:48:00Z">
              <w:tcPr>
                <w:tcW w:w="5386" w:type="dxa"/>
              </w:tcPr>
            </w:tcPrChange>
          </w:tcPr>
          <w:p w14:paraId="60C34F2C" w14:textId="77777777" w:rsidR="002646DB" w:rsidRPr="009B37F9" w:rsidRDefault="002646DB">
            <w:pPr>
              <w:spacing w:line="400" w:lineRule="exact"/>
              <w:rPr>
                <w:rFonts w:ascii="Times New Roman" w:hAnsi="Times New Roman"/>
              </w:rPr>
              <w:pPrChange w:id="4614" w:author="JY0225" w:date="2017-08-24T11:29:00Z">
                <w:pPr>
                  <w:spacing w:line="360" w:lineRule="auto"/>
                </w:pPr>
              </w:pPrChange>
            </w:pPr>
            <w:r w:rsidRPr="009B37F9">
              <w:rPr>
                <w:rFonts w:ascii="Times New Roman" w:hAnsi="Times New Roman" w:hint="eastAsia"/>
              </w:rPr>
              <w:t>具体参数</w:t>
            </w:r>
          </w:p>
        </w:tc>
      </w:tr>
      <w:tr w:rsidR="002646DB" w:rsidRPr="00B207B1" w14:paraId="554F9DB2" w14:textId="77777777" w:rsidTr="00781F19">
        <w:trPr>
          <w:jc w:val="center"/>
        </w:trPr>
        <w:tc>
          <w:tcPr>
            <w:tcW w:w="1985" w:type="dxa"/>
            <w:tcPrChange w:id="4615" w:author="JY0225" w:date="2017-08-14T12:48:00Z">
              <w:tcPr>
                <w:tcW w:w="1985" w:type="dxa"/>
              </w:tcPr>
            </w:tcPrChange>
          </w:tcPr>
          <w:p w14:paraId="6FC86328" w14:textId="77777777" w:rsidR="002646DB" w:rsidRPr="009B37F9" w:rsidRDefault="00FB145D">
            <w:pPr>
              <w:spacing w:line="400" w:lineRule="exact"/>
              <w:rPr>
                <w:rFonts w:ascii="Times New Roman" w:hAnsi="Times New Roman"/>
              </w:rPr>
              <w:pPrChange w:id="4616" w:author="JY0225" w:date="2017-08-24T11:29:00Z">
                <w:pPr>
                  <w:spacing w:line="360" w:lineRule="auto"/>
                </w:pPr>
              </w:pPrChange>
            </w:pPr>
            <w:r w:rsidRPr="009B37F9">
              <w:rPr>
                <w:rFonts w:ascii="Times New Roman" w:hAnsi="Times New Roman" w:hint="eastAsia"/>
              </w:rPr>
              <w:t>操作系统</w:t>
            </w:r>
          </w:p>
        </w:tc>
        <w:tc>
          <w:tcPr>
            <w:tcW w:w="4564" w:type="dxa"/>
            <w:tcPrChange w:id="4617" w:author="JY0225" w:date="2017-08-14T12:48:00Z">
              <w:tcPr>
                <w:tcW w:w="5386" w:type="dxa"/>
              </w:tcPr>
            </w:tcPrChange>
          </w:tcPr>
          <w:p w14:paraId="7590F68E" w14:textId="77777777" w:rsidR="002646DB" w:rsidRPr="009B37F9" w:rsidRDefault="00557AC0">
            <w:pPr>
              <w:spacing w:line="400" w:lineRule="exact"/>
              <w:rPr>
                <w:rFonts w:ascii="Times New Roman" w:hAnsi="Times New Roman"/>
              </w:rPr>
              <w:pPrChange w:id="4618" w:author="JY0225" w:date="2017-08-24T11:29:00Z">
                <w:pPr>
                  <w:spacing w:line="360" w:lineRule="auto"/>
                </w:pPr>
              </w:pPrChange>
            </w:pPr>
            <w:r w:rsidRPr="009B37F9">
              <w:rPr>
                <w:rFonts w:ascii="Times New Roman" w:hAnsi="Times New Roman"/>
              </w:rPr>
              <w:t>Ubuntu 14.04</w:t>
            </w:r>
          </w:p>
        </w:tc>
      </w:tr>
      <w:tr w:rsidR="002646DB" w:rsidRPr="00B207B1" w14:paraId="61D3DC89" w14:textId="77777777" w:rsidTr="00781F19">
        <w:trPr>
          <w:jc w:val="center"/>
        </w:trPr>
        <w:tc>
          <w:tcPr>
            <w:tcW w:w="1985" w:type="dxa"/>
            <w:tcPrChange w:id="4619" w:author="JY0225" w:date="2017-08-14T12:48:00Z">
              <w:tcPr>
                <w:tcW w:w="1985" w:type="dxa"/>
              </w:tcPr>
            </w:tcPrChange>
          </w:tcPr>
          <w:p w14:paraId="6A619618" w14:textId="77777777" w:rsidR="002646DB" w:rsidRPr="009B37F9" w:rsidRDefault="00AD208E">
            <w:pPr>
              <w:spacing w:line="400" w:lineRule="exact"/>
              <w:rPr>
                <w:rFonts w:ascii="Times New Roman" w:hAnsi="Times New Roman"/>
              </w:rPr>
              <w:pPrChange w:id="4620" w:author="JY0225" w:date="2017-08-24T11:29:00Z">
                <w:pPr>
                  <w:spacing w:line="360" w:lineRule="auto"/>
                </w:pPr>
              </w:pPrChange>
            </w:pPr>
            <w:r w:rsidRPr="009B37F9">
              <w:rPr>
                <w:rFonts w:ascii="Times New Roman" w:hAnsi="Times New Roman" w:hint="eastAsia"/>
              </w:rPr>
              <w:t>开发语言</w:t>
            </w:r>
          </w:p>
        </w:tc>
        <w:tc>
          <w:tcPr>
            <w:tcW w:w="4564" w:type="dxa"/>
            <w:tcPrChange w:id="4621" w:author="JY0225" w:date="2017-08-14T12:48:00Z">
              <w:tcPr>
                <w:tcW w:w="5386" w:type="dxa"/>
              </w:tcPr>
            </w:tcPrChange>
          </w:tcPr>
          <w:p w14:paraId="3CC80E28" w14:textId="77777777" w:rsidR="002646DB" w:rsidRPr="009B37F9" w:rsidRDefault="00AD208E">
            <w:pPr>
              <w:spacing w:line="400" w:lineRule="exact"/>
              <w:rPr>
                <w:rFonts w:ascii="Times New Roman" w:hAnsi="Times New Roman"/>
              </w:rPr>
              <w:pPrChange w:id="4622" w:author="JY0225" w:date="2017-08-24T11:29:00Z">
                <w:pPr>
                  <w:spacing w:line="360" w:lineRule="auto"/>
                </w:pPr>
              </w:pPrChange>
            </w:pPr>
            <w:r w:rsidRPr="009B37F9">
              <w:rPr>
                <w:rFonts w:ascii="Times New Roman" w:hAnsi="Times New Roman"/>
              </w:rPr>
              <w:t>Python</w:t>
            </w:r>
            <w:r w:rsidR="0046062A" w:rsidRPr="009B37F9">
              <w:rPr>
                <w:rFonts w:ascii="Times New Roman" w:hAnsi="Times New Roman" w:hint="eastAsia"/>
              </w:rPr>
              <w:t>、</w:t>
            </w:r>
            <w:r w:rsidRPr="009B37F9">
              <w:rPr>
                <w:rFonts w:ascii="Times New Roman" w:hAnsi="Times New Roman"/>
              </w:rPr>
              <w:t xml:space="preserve"> Java</w:t>
            </w:r>
            <w:ins w:id="4623" w:author="JY0225" w:date="2017-08-24T11:27:00Z">
              <w:r w:rsidR="00B202BF" w:rsidRPr="009B37F9">
                <w:rPr>
                  <w:rFonts w:ascii="Times New Roman" w:hAnsi="Times New Roman" w:hint="eastAsia"/>
                </w:rPr>
                <w:t>、</w:t>
              </w:r>
              <w:r w:rsidR="00B202BF" w:rsidRPr="009B37F9">
                <w:rPr>
                  <w:rFonts w:ascii="Times New Roman" w:hAnsi="Times New Roman"/>
                </w:rPr>
                <w:t>JavaScript</w:t>
              </w:r>
              <w:r w:rsidR="00B202BF" w:rsidRPr="009B37F9">
                <w:rPr>
                  <w:rFonts w:ascii="Times New Roman" w:hAnsi="Times New Roman" w:hint="eastAsia"/>
                </w:rPr>
                <w:t>、</w:t>
              </w:r>
              <w:r w:rsidR="00B202BF" w:rsidRPr="009B37F9">
                <w:rPr>
                  <w:rFonts w:ascii="Times New Roman" w:hAnsi="Times New Roman"/>
                </w:rPr>
                <w:t>HTML</w:t>
              </w:r>
            </w:ins>
          </w:p>
        </w:tc>
      </w:tr>
      <w:tr w:rsidR="002646DB" w:rsidRPr="00B207B1" w14:paraId="2CE58B33" w14:textId="77777777" w:rsidTr="00781F19">
        <w:trPr>
          <w:jc w:val="center"/>
        </w:trPr>
        <w:tc>
          <w:tcPr>
            <w:tcW w:w="1985" w:type="dxa"/>
            <w:tcPrChange w:id="4624" w:author="JY0225" w:date="2017-08-14T12:48:00Z">
              <w:tcPr>
                <w:tcW w:w="1985" w:type="dxa"/>
              </w:tcPr>
            </w:tcPrChange>
          </w:tcPr>
          <w:p w14:paraId="17C062F7" w14:textId="77777777" w:rsidR="002646DB" w:rsidRPr="009B37F9" w:rsidRDefault="00B801E4">
            <w:pPr>
              <w:spacing w:line="400" w:lineRule="exact"/>
              <w:rPr>
                <w:rFonts w:ascii="Times New Roman" w:hAnsi="Times New Roman"/>
              </w:rPr>
              <w:pPrChange w:id="4625" w:author="JY0225" w:date="2017-08-24T11:29:00Z">
                <w:pPr>
                  <w:spacing w:line="360" w:lineRule="auto"/>
                </w:pPr>
              </w:pPrChange>
            </w:pPr>
            <w:r w:rsidRPr="009B37F9">
              <w:rPr>
                <w:rFonts w:ascii="Times New Roman" w:hAnsi="Times New Roman" w:hint="eastAsia"/>
              </w:rPr>
              <w:t>开发工具</w:t>
            </w:r>
          </w:p>
        </w:tc>
        <w:tc>
          <w:tcPr>
            <w:tcW w:w="4564" w:type="dxa"/>
            <w:tcPrChange w:id="4626" w:author="JY0225" w:date="2017-08-14T12:48:00Z">
              <w:tcPr>
                <w:tcW w:w="5386" w:type="dxa"/>
              </w:tcPr>
            </w:tcPrChange>
          </w:tcPr>
          <w:p w14:paraId="4AA1667C" w14:textId="77777777" w:rsidR="002646DB" w:rsidRPr="009B37F9" w:rsidRDefault="00846551">
            <w:pPr>
              <w:spacing w:line="400" w:lineRule="exact"/>
              <w:rPr>
                <w:rFonts w:ascii="Times New Roman" w:hAnsi="Times New Roman"/>
              </w:rPr>
              <w:pPrChange w:id="4627" w:author="JY0225" w:date="2017-08-24T11:29:00Z">
                <w:pPr>
                  <w:spacing w:line="360" w:lineRule="auto"/>
                </w:pPr>
              </w:pPrChange>
            </w:pPr>
            <w:r w:rsidRPr="009B37F9">
              <w:rPr>
                <w:rFonts w:ascii="Times New Roman" w:hAnsi="Times New Roman"/>
              </w:rPr>
              <w:t>Atom</w:t>
            </w:r>
            <w:r w:rsidR="0046062A" w:rsidRPr="009B37F9">
              <w:rPr>
                <w:rFonts w:ascii="Times New Roman" w:hAnsi="Times New Roman" w:hint="eastAsia"/>
              </w:rPr>
              <w:t>、</w:t>
            </w:r>
            <w:r w:rsidRPr="009B37F9">
              <w:rPr>
                <w:rFonts w:ascii="Times New Roman" w:hAnsi="Times New Roman"/>
              </w:rPr>
              <w:t>WebExtension</w:t>
            </w:r>
          </w:p>
        </w:tc>
      </w:tr>
      <w:tr w:rsidR="002646DB" w:rsidRPr="00B207B1" w14:paraId="0942DAC4" w14:textId="77777777" w:rsidTr="00781F19">
        <w:trPr>
          <w:jc w:val="center"/>
        </w:trPr>
        <w:tc>
          <w:tcPr>
            <w:tcW w:w="1985" w:type="dxa"/>
            <w:tcPrChange w:id="4628" w:author="JY0225" w:date="2017-08-14T12:48:00Z">
              <w:tcPr>
                <w:tcW w:w="1985" w:type="dxa"/>
              </w:tcPr>
            </w:tcPrChange>
          </w:tcPr>
          <w:p w14:paraId="7D19E96F" w14:textId="77777777" w:rsidR="002646DB" w:rsidRPr="009B37F9" w:rsidRDefault="00846551">
            <w:pPr>
              <w:spacing w:line="400" w:lineRule="exact"/>
              <w:rPr>
                <w:rFonts w:ascii="Times New Roman" w:hAnsi="Times New Roman"/>
              </w:rPr>
              <w:pPrChange w:id="4629" w:author="JY0225" w:date="2017-08-24T11:29:00Z">
                <w:pPr>
                  <w:spacing w:line="360" w:lineRule="auto"/>
                </w:pPr>
              </w:pPrChange>
            </w:pPr>
            <w:r w:rsidRPr="009B37F9">
              <w:rPr>
                <w:rFonts w:ascii="Times New Roman" w:hAnsi="Times New Roman" w:hint="eastAsia"/>
              </w:rPr>
              <w:t>数据库</w:t>
            </w:r>
          </w:p>
        </w:tc>
        <w:tc>
          <w:tcPr>
            <w:tcW w:w="4564" w:type="dxa"/>
            <w:tcPrChange w:id="4630" w:author="JY0225" w:date="2017-08-14T12:48:00Z">
              <w:tcPr>
                <w:tcW w:w="5386" w:type="dxa"/>
              </w:tcPr>
            </w:tcPrChange>
          </w:tcPr>
          <w:p w14:paraId="661D3338" w14:textId="77777777" w:rsidR="002646DB" w:rsidRPr="009B37F9" w:rsidRDefault="00846551">
            <w:pPr>
              <w:spacing w:line="400" w:lineRule="exact"/>
              <w:rPr>
                <w:rFonts w:ascii="Times New Roman" w:hAnsi="Times New Roman"/>
              </w:rPr>
              <w:pPrChange w:id="4631" w:author="JY0225" w:date="2017-08-24T11:29:00Z">
                <w:pPr>
                  <w:spacing w:line="360" w:lineRule="auto"/>
                </w:pPr>
              </w:pPrChange>
            </w:pPr>
            <w:r w:rsidRPr="009B37F9">
              <w:rPr>
                <w:rFonts w:ascii="Times New Roman" w:hAnsi="Times New Roman"/>
              </w:rPr>
              <w:t>SQLite</w:t>
            </w:r>
          </w:p>
        </w:tc>
      </w:tr>
    </w:tbl>
    <w:p w14:paraId="64CF4880" w14:textId="527DF49A" w:rsidR="00AD0394" w:rsidRPr="00B207B1" w:rsidRDefault="00AD0394">
      <w:pPr>
        <w:spacing w:line="400" w:lineRule="exact"/>
        <w:rPr>
          <w:ins w:id="4632" w:author="JY0225" w:date="2017-08-24T11:26:00Z"/>
          <w:rFonts w:hAnsiTheme="minorEastAsia" w:cstheme="minorBidi"/>
          <w:rPrChange w:id="4633" w:author="JY0225" w:date="2017-08-24T11:29:00Z">
            <w:rPr>
              <w:ins w:id="4634" w:author="JY0225" w:date="2017-08-24T11:26:00Z"/>
            </w:rPr>
          </w:rPrChange>
        </w:rPr>
        <w:pPrChange w:id="4635" w:author="JY0225" w:date="2017-08-24T11:29:00Z">
          <w:pPr>
            <w:pStyle w:val="21"/>
          </w:pPr>
        </w:pPrChange>
      </w:pPr>
      <w:ins w:id="4636" w:author="JY0225" w:date="2017-08-24T11:26:00Z">
        <w:r w:rsidRPr="00B207B1">
          <w:rPr>
            <w:rFonts w:hAnsiTheme="minorEastAsia" w:cstheme="minorBidi"/>
            <w:rPrChange w:id="4637" w:author="JY0225" w:date="2017-08-24T11:29:00Z">
              <w:rPr>
                <w:b w:val="0"/>
                <w:bCs w:val="0"/>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638" w:author="JY0225" w:date="2017-08-24T11:26:00Z">
        <w:r w:rsidR="00B202BF" w:rsidRPr="00B207B1">
          <w:rPr>
            <w:rFonts w:hAnsiTheme="minorEastAsia" w:cstheme="minorBidi" w:hint="eastAsia"/>
            <w:rPrChange w:id="4639" w:author="JY0225" w:date="2017-08-24T11:29:00Z">
              <w:rPr>
                <w:rFonts w:hint="eastAsia"/>
                <w:b w:val="0"/>
                <w:bCs w:val="0"/>
              </w:rPr>
            </w:rPrChange>
          </w:rPr>
          <w:t>云备份中间件系统优化是在</w:t>
        </w:r>
        <w:r w:rsidR="00B202BF" w:rsidRPr="00B207B1">
          <w:rPr>
            <w:rFonts w:hAnsiTheme="minorEastAsia" w:cstheme="minorBidi"/>
            <w:rPrChange w:id="4640" w:author="JY0225" w:date="2017-08-24T11:29:00Z">
              <w:rPr>
                <w:b w:val="0"/>
                <w:bCs w:val="0"/>
              </w:rPr>
            </w:rPrChange>
          </w:rPr>
          <w:t>Ubuntu14.04</w:t>
        </w:r>
        <w:r w:rsidR="00B202BF" w:rsidRPr="00B207B1">
          <w:rPr>
            <w:rFonts w:hAnsiTheme="minorEastAsia" w:cstheme="minorBidi" w:hint="eastAsia"/>
            <w:rPrChange w:id="4641" w:author="JY0225" w:date="2017-08-24T11:29:00Z">
              <w:rPr>
                <w:rFonts w:hint="eastAsia"/>
                <w:b w:val="0"/>
                <w:bCs w:val="0"/>
              </w:rPr>
            </w:rPrChange>
          </w:rPr>
          <w:t>下</w:t>
        </w:r>
      </w:ins>
      <w:r w:rsidR="009E4074">
        <w:rPr>
          <w:rFonts w:hAnsiTheme="minorEastAsia" w:cstheme="minorBidi" w:hint="eastAsia"/>
        </w:rPr>
        <w:t>进行</w:t>
      </w:r>
      <w:ins w:id="4642" w:author="JY0225" w:date="2017-08-24T11:26:00Z">
        <w:r w:rsidR="00B202BF" w:rsidRPr="00B207B1">
          <w:rPr>
            <w:rFonts w:hAnsiTheme="minorEastAsia" w:cstheme="minorBidi" w:hint="eastAsia"/>
            <w:rPrChange w:id="4643" w:author="JY0225" w:date="2017-08-24T11:29:00Z">
              <w:rPr>
                <w:rFonts w:hint="eastAsia"/>
                <w:b w:val="0"/>
                <w:bCs w:val="0"/>
              </w:rPr>
            </w:rPrChange>
          </w:rPr>
          <w:t>的，使用的</w:t>
        </w:r>
      </w:ins>
      <w:r w:rsidR="009E209B">
        <w:rPr>
          <w:rFonts w:hAnsiTheme="minorEastAsia" w:cstheme="minorBidi" w:hint="eastAsia"/>
        </w:rPr>
        <w:t>编程</w:t>
      </w:r>
      <w:ins w:id="4644" w:author="JY0225" w:date="2017-08-24T11:26:00Z">
        <w:r w:rsidR="00B202BF" w:rsidRPr="00B207B1">
          <w:rPr>
            <w:rFonts w:hAnsiTheme="minorEastAsia" w:cstheme="minorBidi" w:hint="eastAsia"/>
            <w:rPrChange w:id="4645" w:author="JY0225" w:date="2017-08-24T11:29:00Z">
              <w:rPr>
                <w:rFonts w:hint="eastAsia"/>
                <w:b w:val="0"/>
                <w:bCs w:val="0"/>
              </w:rPr>
            </w:rPrChange>
          </w:rPr>
          <w:t>语言有</w:t>
        </w:r>
      </w:ins>
      <w:ins w:id="4646" w:author="JY0225" w:date="2017-08-24T11:27:00Z">
        <w:r w:rsidR="00BF5125" w:rsidRPr="00B207B1">
          <w:rPr>
            <w:rFonts w:hAnsiTheme="minorEastAsia" w:cstheme="minorBidi"/>
            <w:rPrChange w:id="4647" w:author="JY0225" w:date="2017-08-24T11:29:00Z">
              <w:rPr>
                <w:b w:val="0"/>
                <w:bCs w:val="0"/>
              </w:rPr>
            </w:rPrChange>
          </w:rPr>
          <w:t>Python</w:t>
        </w:r>
        <w:r w:rsidR="00BF5125" w:rsidRPr="00B207B1">
          <w:rPr>
            <w:rFonts w:hAnsiTheme="minorEastAsia" w:cstheme="minorBidi" w:hint="eastAsia"/>
            <w:rPrChange w:id="4648" w:author="JY0225" w:date="2017-08-24T11:29:00Z">
              <w:rPr>
                <w:rFonts w:hint="eastAsia"/>
                <w:b w:val="0"/>
                <w:bCs w:val="0"/>
              </w:rPr>
            </w:rPrChange>
          </w:rPr>
          <w:t>、</w:t>
        </w:r>
        <w:r w:rsidR="00BF5125" w:rsidRPr="00B207B1">
          <w:rPr>
            <w:rFonts w:hAnsiTheme="minorEastAsia" w:cstheme="minorBidi"/>
            <w:rPrChange w:id="4649" w:author="JY0225" w:date="2017-08-24T11:29:00Z">
              <w:rPr>
                <w:b w:val="0"/>
                <w:bCs w:val="0"/>
              </w:rPr>
            </w:rPrChange>
          </w:rPr>
          <w:t>Java</w:t>
        </w:r>
        <w:r w:rsidR="00BF5125" w:rsidRPr="00B207B1">
          <w:rPr>
            <w:rFonts w:hAnsiTheme="minorEastAsia" w:cstheme="minorBidi" w:hint="eastAsia"/>
            <w:rPrChange w:id="4650" w:author="JY0225" w:date="2017-08-24T11:29:00Z">
              <w:rPr>
                <w:rFonts w:hint="eastAsia"/>
                <w:b w:val="0"/>
                <w:bCs w:val="0"/>
              </w:rPr>
            </w:rPrChange>
          </w:rPr>
          <w:t>、</w:t>
        </w:r>
        <w:r w:rsidR="00BF5125" w:rsidRPr="00B207B1">
          <w:rPr>
            <w:rFonts w:hAnsiTheme="minorEastAsia" w:cstheme="minorBidi"/>
            <w:rPrChange w:id="4651" w:author="JY0225" w:date="2017-08-24T11:29:00Z">
              <w:rPr>
                <w:b w:val="0"/>
                <w:bCs w:val="0"/>
              </w:rPr>
            </w:rPrChange>
          </w:rPr>
          <w:t>JavaScript</w:t>
        </w:r>
        <w:r w:rsidR="00BF5125" w:rsidRPr="00B207B1">
          <w:rPr>
            <w:rFonts w:hAnsiTheme="minorEastAsia" w:cstheme="minorBidi" w:hint="eastAsia"/>
            <w:rPrChange w:id="4652" w:author="JY0225" w:date="2017-08-24T11:29:00Z">
              <w:rPr>
                <w:rFonts w:hint="eastAsia"/>
                <w:b w:val="0"/>
                <w:bCs w:val="0"/>
              </w:rPr>
            </w:rPrChange>
          </w:rPr>
          <w:t>以及</w:t>
        </w:r>
        <w:r w:rsidR="00BF5125" w:rsidRPr="00B207B1">
          <w:rPr>
            <w:rFonts w:hAnsiTheme="minorEastAsia" w:cstheme="minorBidi"/>
            <w:rPrChange w:id="4653" w:author="JY0225" w:date="2017-08-24T11:29:00Z">
              <w:rPr>
                <w:b w:val="0"/>
                <w:bCs w:val="0"/>
              </w:rPr>
            </w:rPrChange>
          </w:rPr>
          <w:t>HTML</w:t>
        </w:r>
        <w:r w:rsidR="00BF5125" w:rsidRPr="00B207B1">
          <w:rPr>
            <w:rFonts w:hAnsiTheme="minorEastAsia" w:cstheme="minorBidi" w:hint="eastAsia"/>
            <w:rPrChange w:id="4654" w:author="JY0225" w:date="2017-08-24T11:29:00Z">
              <w:rPr>
                <w:rFonts w:hint="eastAsia"/>
                <w:b w:val="0"/>
                <w:bCs w:val="0"/>
              </w:rPr>
            </w:rPrChange>
          </w:rPr>
          <w:t>，使用</w:t>
        </w:r>
      </w:ins>
      <w:ins w:id="4655" w:author="JY0225" w:date="2017-08-24T11:28:00Z">
        <w:r w:rsidR="00BF5125" w:rsidRPr="00B207B1">
          <w:rPr>
            <w:rFonts w:hAnsiTheme="minorEastAsia" w:cstheme="minorBidi" w:hint="eastAsia"/>
            <w:rPrChange w:id="4656" w:author="JY0225" w:date="2017-08-24T11:29:00Z">
              <w:rPr>
                <w:rFonts w:hint="eastAsia"/>
                <w:b w:val="0"/>
                <w:bCs w:val="0"/>
              </w:rPr>
            </w:rPrChange>
          </w:rPr>
          <w:t>了</w:t>
        </w:r>
        <w:r w:rsidR="00BF5125" w:rsidRPr="00B207B1">
          <w:rPr>
            <w:rFonts w:hAnsiTheme="minorEastAsia" w:cstheme="minorBidi"/>
            <w:rPrChange w:id="4657" w:author="JY0225" w:date="2017-08-24T11:29:00Z">
              <w:rPr>
                <w:b w:val="0"/>
                <w:bCs w:val="0"/>
              </w:rPr>
            </w:rPrChange>
          </w:rPr>
          <w:t>Atom</w:t>
        </w:r>
        <w:r w:rsidR="00BF5125" w:rsidRPr="00B207B1">
          <w:rPr>
            <w:rFonts w:hAnsiTheme="minorEastAsia" w:cstheme="minorBidi" w:hint="eastAsia"/>
            <w:rPrChange w:id="4658" w:author="JY0225" w:date="2017-08-24T11:29:00Z">
              <w:rPr>
                <w:rFonts w:hint="eastAsia"/>
                <w:b w:val="0"/>
                <w:bCs w:val="0"/>
              </w:rPr>
            </w:rPrChange>
          </w:rPr>
          <w:t>作为代码编辑和调试</w:t>
        </w:r>
      </w:ins>
      <w:r w:rsidR="005D04CE">
        <w:rPr>
          <w:rFonts w:hAnsiTheme="minorEastAsia" w:cstheme="minorBidi" w:hint="eastAsia"/>
        </w:rPr>
        <w:t>的</w:t>
      </w:r>
      <w:ins w:id="4659" w:author="JY0225" w:date="2017-08-24T11:28:00Z">
        <w:r w:rsidR="00BF5125" w:rsidRPr="00B207B1">
          <w:rPr>
            <w:rFonts w:hAnsiTheme="minorEastAsia" w:cstheme="minorBidi" w:hint="eastAsia"/>
            <w:rPrChange w:id="4660" w:author="JY0225" w:date="2017-08-24T11:29:00Z">
              <w:rPr>
                <w:rFonts w:hint="eastAsia"/>
                <w:b w:val="0"/>
                <w:bCs w:val="0"/>
              </w:rPr>
            </w:rPrChange>
          </w:rPr>
          <w:t>工具，采用了</w:t>
        </w:r>
        <w:r w:rsidR="00BF5125" w:rsidRPr="00B207B1">
          <w:rPr>
            <w:rFonts w:hAnsiTheme="minorEastAsia" w:cstheme="minorBidi"/>
            <w:rPrChange w:id="4661" w:author="JY0225" w:date="2017-08-24T11:29:00Z">
              <w:rPr>
                <w:b w:val="0"/>
                <w:bCs w:val="0"/>
              </w:rPr>
            </w:rPrChange>
          </w:rPr>
          <w:t>WebExtension</w:t>
        </w:r>
        <w:r w:rsidR="00BF5125" w:rsidRPr="00B207B1">
          <w:rPr>
            <w:rFonts w:hAnsiTheme="minorEastAsia" w:cstheme="minorBidi" w:hint="eastAsia"/>
            <w:rPrChange w:id="4662" w:author="JY0225" w:date="2017-08-24T11:29:00Z">
              <w:rPr>
                <w:rFonts w:hint="eastAsia"/>
                <w:b w:val="0"/>
                <w:bCs w:val="0"/>
              </w:rPr>
            </w:rPrChange>
          </w:rPr>
          <w:t>框架开发</w:t>
        </w:r>
        <w:r w:rsidR="00BF5125" w:rsidRPr="00B207B1">
          <w:rPr>
            <w:rFonts w:hAnsiTheme="minorEastAsia" w:cstheme="minorBidi"/>
            <w:rPrChange w:id="4663" w:author="JY0225" w:date="2017-08-24T11:29:00Z">
              <w:rPr>
                <w:b w:val="0"/>
                <w:bCs w:val="0"/>
              </w:rPr>
            </w:rPrChange>
          </w:rPr>
          <w:t>Firefox</w:t>
        </w:r>
        <w:r w:rsidR="00BF5125" w:rsidRPr="00B207B1">
          <w:rPr>
            <w:rFonts w:hAnsiTheme="minorEastAsia" w:cstheme="minorBidi" w:hint="eastAsia"/>
            <w:rPrChange w:id="4664" w:author="JY0225" w:date="2017-08-24T11:29:00Z">
              <w:rPr>
                <w:rFonts w:hint="eastAsia"/>
                <w:b w:val="0"/>
                <w:bCs w:val="0"/>
              </w:rPr>
            </w:rPrChange>
          </w:rPr>
          <w:t>扩展程序</w:t>
        </w:r>
      </w:ins>
      <w:ins w:id="4665" w:author="JY0225" w:date="2017-08-24T11:29:00Z">
        <w:r w:rsidR="001A6661" w:rsidRPr="00B207B1">
          <w:rPr>
            <w:rFonts w:hAnsiTheme="minorEastAsia" w:cstheme="minorBidi" w:hint="eastAsia"/>
            <w:rPrChange w:id="4666" w:author="JY0225" w:date="2017-08-24T11:29:00Z">
              <w:rPr>
                <w:rFonts w:hint="eastAsia"/>
                <w:b w:val="0"/>
                <w:bCs w:val="0"/>
              </w:rPr>
            </w:rPrChange>
          </w:rPr>
          <w:t>，</w:t>
        </w:r>
      </w:ins>
      <w:ins w:id="4667" w:author="JY0225" w:date="2017-08-24T11:28:00Z">
        <w:r w:rsidR="00BF5125" w:rsidRPr="00B207B1">
          <w:rPr>
            <w:rFonts w:hAnsiTheme="minorEastAsia" w:cstheme="minorBidi" w:hint="eastAsia"/>
            <w:rPrChange w:id="4668" w:author="JY0225" w:date="2017-08-24T11:29:00Z">
              <w:rPr>
                <w:rFonts w:hint="eastAsia"/>
                <w:b w:val="0"/>
                <w:bCs w:val="0"/>
              </w:rPr>
            </w:rPrChange>
          </w:rPr>
          <w:t>使用的数据库为</w:t>
        </w:r>
        <w:r w:rsidR="00BF5125" w:rsidRPr="00B207B1">
          <w:rPr>
            <w:rFonts w:hAnsiTheme="minorEastAsia" w:cstheme="minorBidi"/>
            <w:rPrChange w:id="4669" w:author="JY0225" w:date="2017-08-24T11:29:00Z">
              <w:rPr>
                <w:b w:val="0"/>
                <w:bCs w:val="0"/>
              </w:rPr>
            </w:rPrChange>
          </w:rPr>
          <w:t>SQLite</w:t>
        </w:r>
        <w:r w:rsidR="00BF5125" w:rsidRPr="00B207B1">
          <w:rPr>
            <w:rFonts w:hAnsiTheme="minorEastAsia" w:cstheme="minorBidi" w:hint="eastAsia"/>
            <w:rPrChange w:id="4670" w:author="JY0225" w:date="2017-08-24T11:29:00Z">
              <w:rPr>
                <w:rFonts w:hint="eastAsia"/>
                <w:b w:val="0"/>
                <w:bCs w:val="0"/>
              </w:rPr>
            </w:rPrChange>
          </w:rPr>
          <w:t>。</w:t>
        </w:r>
      </w:ins>
    </w:p>
    <w:p w14:paraId="7F1D3249" w14:textId="77777777" w:rsidR="00D655BA" w:rsidRPr="00B207B1" w:rsidRDefault="00EE509E">
      <w:pPr>
        <w:pStyle w:val="21"/>
        <w:spacing w:line="240" w:lineRule="auto"/>
        <w:pPrChange w:id="4671" w:author="微软用户" w:date="2017-08-18T22:53:00Z">
          <w:pPr>
            <w:pStyle w:val="21"/>
          </w:pPr>
        </w:pPrChange>
      </w:pPr>
      <w:bookmarkStart w:id="4672" w:name="_Toc492545486"/>
      <w:r w:rsidRPr="00B207B1">
        <w:rPr>
          <w:rFonts w:hint="eastAsia"/>
        </w:rPr>
        <w:t>5.</w:t>
      </w:r>
      <w:r w:rsidRPr="00B207B1">
        <w:t>2</w:t>
      </w:r>
      <w:r w:rsidR="00AB4F70" w:rsidRPr="00B207B1">
        <w:rPr>
          <w:rFonts w:hint="eastAsia"/>
        </w:rPr>
        <w:t xml:space="preserve"> </w:t>
      </w:r>
      <w:r w:rsidR="007756E4" w:rsidRPr="00B207B1">
        <w:t>关键</w:t>
      </w:r>
      <w:ins w:id="4673" w:author="JY0225" w:date="2017-08-23T15:37:00Z">
        <w:r w:rsidR="000D77D2" w:rsidRPr="00B207B1">
          <w:rPr>
            <w:rFonts w:hint="eastAsia"/>
          </w:rPr>
          <w:t>技术</w:t>
        </w:r>
      </w:ins>
      <w:ins w:id="4674" w:author="JY0225" w:date="2017-08-14T12:49:00Z">
        <w:r w:rsidR="00781F19" w:rsidRPr="00B207B1">
          <w:rPr>
            <w:rFonts w:hint="eastAsia"/>
          </w:rPr>
          <w:t>实现</w:t>
        </w:r>
      </w:ins>
      <w:bookmarkEnd w:id="4672"/>
      <w:del w:id="4675" w:author="JY0225" w:date="2017-08-14T12:49:00Z">
        <w:r w:rsidR="00A30CF2" w:rsidRPr="00B207B1" w:rsidDel="00781F19">
          <w:delText>技术</w:delText>
        </w:r>
      </w:del>
    </w:p>
    <w:p w14:paraId="1E1F07EB" w14:textId="77777777" w:rsidR="00D655BA" w:rsidRPr="00B207B1" w:rsidRDefault="00454843" w:rsidP="00D655BA">
      <w:pPr>
        <w:pStyle w:val="31"/>
      </w:pPr>
      <w:bookmarkStart w:id="4676" w:name="_Toc492545487"/>
      <w:r w:rsidRPr="00B207B1">
        <w:t>5.2.1</w:t>
      </w:r>
      <w:r w:rsidR="00214253" w:rsidRPr="00B207B1">
        <w:rPr>
          <w:rFonts w:hint="eastAsia"/>
        </w:rPr>
        <w:t>加密方式</w:t>
      </w:r>
      <w:bookmarkEnd w:id="4676"/>
    </w:p>
    <w:p w14:paraId="277F7D57" w14:textId="594686A4" w:rsidR="002B1C7D" w:rsidRPr="00B207B1" w:rsidRDefault="00F61563">
      <w:pPr>
        <w:spacing w:afterLines="30" w:after="93" w:line="400" w:lineRule="exact"/>
        <w:ind w:firstLine="420"/>
        <w:rPr>
          <w:rFonts w:hAnsiTheme="minorEastAsia"/>
          <w:color w:val="000000" w:themeColor="text1"/>
          <w:rPrChange w:id="4677" w:author="JY0225" w:date="2017-08-24T11:29:00Z">
            <w:rPr>
              <w:color w:val="000000" w:themeColor="text1"/>
            </w:rPr>
          </w:rPrChange>
        </w:rPr>
        <w:pPrChange w:id="4678" w:author="JY0225" w:date="2017-08-24T11:30:00Z">
          <w:pPr>
            <w:spacing w:line="360" w:lineRule="auto"/>
            <w:ind w:firstLine="420"/>
          </w:pPr>
        </w:pPrChange>
      </w:pPr>
      <w:r w:rsidRPr="00B207B1">
        <w:rPr>
          <w:rFonts w:hAnsiTheme="minorEastAsia" w:hint="eastAsia"/>
          <w:color w:val="000000" w:themeColor="text1"/>
          <w:rPrChange w:id="4679"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680" w:author="JY0225" w:date="2017-08-24T11:29:00Z">
            <w:rPr>
              <w:rFonts w:hint="eastAsia"/>
              <w:color w:val="000000" w:themeColor="text1"/>
            </w:rPr>
          </w:rPrChange>
        </w:rPr>
        <w:t>基于</w:t>
      </w:r>
      <w:ins w:id="4681" w:author="JY0225" w:date="2017-08-23T15:23:00Z">
        <w:r w:rsidR="00376B96" w:rsidRPr="00B207B1">
          <w:rPr>
            <w:rFonts w:hAnsiTheme="minorEastAsia"/>
            <w:color w:val="000000" w:themeColor="text1"/>
            <w:rPrChange w:id="4682" w:author="JY0225" w:date="2017-08-24T11:29:00Z">
              <w:rPr>
                <w:color w:val="000000" w:themeColor="text1"/>
              </w:rPr>
            </w:rPrChange>
          </w:rPr>
          <w:t>******.so</w:t>
        </w:r>
        <w:r w:rsidR="00376B96" w:rsidRPr="00B207B1" w:rsidDel="00376B96">
          <w:rPr>
            <w:rFonts w:hAnsiTheme="minorEastAsia"/>
            <w:color w:val="000000" w:themeColor="text1"/>
            <w:rPrChange w:id="4683" w:author="JY0225" w:date="2017-08-24T11:29:00Z">
              <w:rPr>
                <w:color w:val="000000" w:themeColor="text1"/>
              </w:rPr>
            </w:rPrChange>
          </w:rPr>
          <w:t xml:space="preserve"> </w:t>
        </w:r>
      </w:ins>
      <w:del w:id="4684" w:author="JY0225" w:date="2017-08-23T15:23:00Z">
        <w:r w:rsidR="00254E11" w:rsidRPr="00B207B1" w:rsidDel="00376B96">
          <w:rPr>
            <w:rFonts w:hAnsiTheme="minorEastAsia"/>
            <w:color w:val="000000" w:themeColor="text1"/>
            <w:rPrChange w:id="4685" w:author="JY0225" w:date="2017-08-24T11:29:00Z">
              <w:rPr>
                <w:color w:val="000000" w:themeColor="text1"/>
              </w:rPr>
            </w:rPrChange>
          </w:rPr>
          <w:delText>libsecrypto</w:delText>
        </w:r>
      </w:del>
      <w:r w:rsidR="007A6E6B" w:rsidRPr="00B207B1">
        <w:rPr>
          <w:rFonts w:hAnsiTheme="minorEastAsia" w:hint="eastAsia"/>
          <w:color w:val="000000" w:themeColor="text1"/>
          <w:rPrChange w:id="4686"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687" w:author="JY0225" w:date="2017-08-24T11:29:00Z">
            <w:rPr>
              <w:rFonts w:hint="eastAsia"/>
              <w:color w:val="000000" w:themeColor="text1"/>
            </w:rPr>
          </w:rPrChange>
        </w:rPr>
        <w:t>，</w:t>
      </w:r>
      <w:r w:rsidR="00312DA2" w:rsidRPr="00B207B1">
        <w:rPr>
          <w:rFonts w:hAnsiTheme="minorEastAsia" w:hint="eastAsia"/>
          <w:color w:val="000000" w:themeColor="text1"/>
          <w:rPrChange w:id="4688"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689" w:author="JY0225" w:date="2017-08-24T11:29:00Z">
            <w:rPr>
              <w:color w:val="000000" w:themeColor="text1"/>
            </w:rPr>
          </w:rPrChange>
        </w:rPr>
        <w:t>128</w:t>
      </w:r>
      <w:r w:rsidR="00312DA2" w:rsidRPr="00B207B1">
        <w:rPr>
          <w:rFonts w:hAnsiTheme="minorEastAsia" w:hint="eastAsia"/>
          <w:color w:val="000000" w:themeColor="text1"/>
          <w:rPrChange w:id="4690" w:author="JY0225" w:date="2017-08-24T11:29:00Z">
            <w:rPr>
              <w:rFonts w:hint="eastAsia"/>
              <w:color w:val="000000" w:themeColor="text1"/>
            </w:rPr>
          </w:rPrChange>
        </w:rPr>
        <w:t>位的</w:t>
      </w:r>
      <w:r w:rsidR="00312DA2" w:rsidRPr="00B207B1">
        <w:rPr>
          <w:rFonts w:hAnsiTheme="minorEastAsia"/>
          <w:color w:val="000000" w:themeColor="text1"/>
          <w:rPrChange w:id="4691" w:author="JY0225" w:date="2017-08-24T11:29:00Z">
            <w:rPr>
              <w:color w:val="000000" w:themeColor="text1"/>
            </w:rPr>
          </w:rPrChange>
        </w:rPr>
        <w:t>AES</w:t>
      </w:r>
      <w:r w:rsidR="00312DA2" w:rsidRPr="00B207B1">
        <w:rPr>
          <w:rFonts w:hAnsiTheme="minorEastAsia" w:hint="eastAsia"/>
          <w:color w:val="000000" w:themeColor="text1"/>
          <w:rPrChange w:id="4692" w:author="JY0225" w:date="2017-08-24T11:29:00Z">
            <w:rPr>
              <w:rFonts w:hint="eastAsia"/>
              <w:color w:val="000000" w:themeColor="text1"/>
            </w:rPr>
          </w:rPrChange>
        </w:rPr>
        <w:t>加密算法</w:t>
      </w:r>
      <w:r w:rsidR="00254E11" w:rsidRPr="00B207B1">
        <w:rPr>
          <w:rFonts w:hAnsiTheme="minorEastAsia" w:hint="eastAsia"/>
          <w:color w:val="000000" w:themeColor="text1"/>
          <w:rPrChange w:id="4693" w:author="JY0225" w:date="2017-08-24T11:29:00Z">
            <w:rPr>
              <w:rFonts w:hint="eastAsia"/>
              <w:color w:val="000000" w:themeColor="text1"/>
            </w:rPr>
          </w:rPrChange>
        </w:rPr>
        <w:t>。</w:t>
      </w:r>
      <w:r w:rsidR="009F5E4D" w:rsidRPr="00B207B1">
        <w:rPr>
          <w:rFonts w:hAnsiTheme="minorEastAsia" w:hint="eastAsia"/>
          <w:color w:val="000000" w:themeColor="text1"/>
          <w:rPrChange w:id="4694"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695"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696" w:author="JY0225" w:date="2017-08-24T11:29:00Z">
            <w:rPr>
              <w:rFonts w:hint="eastAsia"/>
              <w:color w:val="000000" w:themeColor="text1"/>
            </w:rPr>
          </w:rPrChange>
        </w:rPr>
        <w:t>对</w:t>
      </w:r>
      <w:r w:rsidR="00E4327E" w:rsidRPr="00B207B1">
        <w:rPr>
          <w:rFonts w:hAnsiTheme="minorEastAsia" w:hint="eastAsia"/>
          <w:color w:val="000000" w:themeColor="text1"/>
          <w:rPrChange w:id="4697"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698"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699"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700" w:author="JY0225" w:date="2017-08-24T11:29:00Z">
            <w:rPr>
              <w:rFonts w:hint="eastAsia"/>
              <w:color w:val="000000" w:themeColor="text1"/>
            </w:rPr>
          </w:rPrChange>
        </w:rPr>
        <w:t>加解密</w:t>
      </w:r>
      <w:r w:rsidR="009F5E4D" w:rsidRPr="00B207B1">
        <w:rPr>
          <w:rFonts w:hAnsiTheme="minorEastAsia" w:hint="eastAsia"/>
          <w:color w:val="000000" w:themeColor="text1"/>
          <w:rPrChange w:id="4701"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702" w:author="JY0225" w:date="2017-08-14T12:50:00Z">
              <w:r w:rsidRPr="00B207B1" w:rsidDel="003F4529">
                <w:rPr>
                  <w:rFonts w:eastAsiaTheme="minorEastAsia"/>
                  <w:spacing w:val="0"/>
                </w:rPr>
                <w:delText>libsecrypto</w:delText>
              </w:r>
            </w:del>
            <w:ins w:id="4703"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39F5F240" w:rsidR="00F8337B" w:rsidRPr="00B207B1" w:rsidRDefault="004E4B11">
      <w:pPr>
        <w:spacing w:afterLines="30" w:after="93" w:line="400" w:lineRule="exact"/>
        <w:ind w:firstLine="420"/>
        <w:rPr>
          <w:rFonts w:hAnsiTheme="minorEastAsia"/>
          <w:color w:val="000000" w:themeColor="text1"/>
          <w:rPrChange w:id="4704" w:author="JY0225" w:date="2017-08-24T11:30:00Z">
            <w:rPr>
              <w:color w:val="000000" w:themeColor="text1"/>
            </w:rPr>
          </w:rPrChange>
        </w:rPr>
        <w:pPrChange w:id="4705" w:author="JY0225" w:date="2017-08-24T11:30:00Z">
          <w:pPr>
            <w:spacing w:line="360" w:lineRule="auto"/>
            <w:ind w:firstLine="420"/>
          </w:pPr>
        </w:pPrChange>
      </w:pPr>
      <w:r>
        <w:rPr>
          <w:rFonts w:hAnsiTheme="minorEastAsia" w:hint="eastAsia"/>
          <w:color w:val="000000" w:themeColor="text1"/>
        </w:rPr>
        <w:lastRenderedPageBreak/>
        <w:t>该接口</w:t>
      </w:r>
      <w:r w:rsidR="00E423F5" w:rsidRPr="00B207B1">
        <w:rPr>
          <w:rFonts w:hAnsiTheme="minorEastAsia" w:hint="eastAsia"/>
          <w:color w:val="000000" w:themeColor="text1"/>
          <w:rPrChange w:id="4706" w:author="JY0225" w:date="2017-08-24T11:30:00Z">
            <w:rPr>
              <w:rFonts w:hint="eastAsia"/>
              <w:color w:val="000000" w:themeColor="text1"/>
            </w:rPr>
          </w:rPrChange>
        </w:rPr>
        <w:t>需要传入两个参数，</w:t>
      </w:r>
      <w:r w:rsidR="009B67A5" w:rsidRPr="00B207B1">
        <w:rPr>
          <w:rFonts w:hAnsiTheme="minorEastAsia"/>
          <w:color w:val="000000" w:themeColor="text1"/>
          <w:rPrChange w:id="4707" w:author="JY0225" w:date="2017-08-24T11:30:00Z">
            <w:rPr>
              <w:color w:val="000000" w:themeColor="text1"/>
            </w:rPr>
          </w:rPrChange>
        </w:rPr>
        <w:t>req</w:t>
      </w:r>
      <w:r w:rsidR="009B67A5" w:rsidRPr="00B207B1">
        <w:rPr>
          <w:rFonts w:hAnsiTheme="minorEastAsia" w:hint="eastAsia"/>
          <w:color w:val="000000" w:themeColor="text1"/>
          <w:rPrChange w:id="4708" w:author="JY0225" w:date="2017-08-24T11:30:00Z">
            <w:rPr>
              <w:rFonts w:hint="eastAsia"/>
              <w:color w:val="000000" w:themeColor="text1"/>
            </w:rPr>
          </w:rPrChange>
        </w:rPr>
        <w:t>表示用户请求，</w:t>
      </w:r>
      <w:r w:rsidR="009B67A5" w:rsidRPr="00B207B1">
        <w:rPr>
          <w:rFonts w:hAnsiTheme="minorEastAsia"/>
          <w:color w:val="000000" w:themeColor="text1"/>
          <w:rPrChange w:id="4709" w:author="JY0225" w:date="2017-08-24T11:30:00Z">
            <w:rPr>
              <w:color w:val="000000" w:themeColor="text1"/>
            </w:rPr>
          </w:rPrChange>
        </w:rPr>
        <w:t>access_token</w:t>
      </w:r>
      <w:r w:rsidR="009B67A5" w:rsidRPr="00B207B1">
        <w:rPr>
          <w:rFonts w:hAnsiTheme="minorEastAsia" w:hint="eastAsia"/>
          <w:color w:val="000000" w:themeColor="text1"/>
          <w:rPrChange w:id="4710" w:author="JY0225" w:date="2017-08-24T11:30:00Z">
            <w:rPr>
              <w:rFonts w:hint="eastAsia"/>
              <w:color w:val="000000" w:themeColor="text1"/>
            </w:rPr>
          </w:rPrChange>
        </w:rPr>
        <w:t>表示用户登录</w:t>
      </w:r>
      <w:r w:rsidR="00F8781F" w:rsidRPr="00B207B1">
        <w:rPr>
          <w:rFonts w:hAnsiTheme="minorEastAsia"/>
          <w:color w:val="000000" w:themeColor="text1"/>
          <w:rPrChange w:id="4711" w:author="JY0225" w:date="2017-08-24T11:30:00Z">
            <w:rPr>
              <w:color w:val="000000" w:themeColor="text1"/>
            </w:rPr>
          </w:rPrChange>
        </w:rPr>
        <w:t>token</w:t>
      </w:r>
      <w:r w:rsidR="00F8781F" w:rsidRPr="00B207B1">
        <w:rPr>
          <w:rFonts w:hAnsiTheme="minorEastAsia" w:hint="eastAsia"/>
          <w:color w:val="000000" w:themeColor="text1"/>
          <w:rPrChange w:id="4712" w:author="JY0225" w:date="2017-08-24T11:30:00Z">
            <w:rPr>
              <w:rFonts w:hint="eastAsia"/>
              <w:color w:val="000000" w:themeColor="text1"/>
            </w:rPr>
          </w:rPrChange>
        </w:rPr>
        <w:t>。</w:t>
      </w:r>
      <w:r w:rsidR="00E35780" w:rsidRPr="00B207B1">
        <w:rPr>
          <w:rFonts w:hAnsiTheme="minorEastAsia" w:hint="eastAsia"/>
          <w:color w:val="000000" w:themeColor="text1"/>
          <w:rPrChange w:id="4713" w:author="JY0225" w:date="2017-08-24T11:30:00Z">
            <w:rPr>
              <w:rFonts w:hint="eastAsia"/>
              <w:color w:val="000000" w:themeColor="text1"/>
            </w:rPr>
          </w:rPrChange>
        </w:rPr>
        <w:t>通过引入</w:t>
      </w:r>
      <w:r w:rsidR="000473EA" w:rsidRPr="00B207B1">
        <w:rPr>
          <w:rFonts w:hAnsiTheme="minorEastAsia"/>
          <w:color w:val="000000" w:themeColor="text1"/>
          <w:rPrChange w:id="4714" w:author="JY0225" w:date="2017-08-24T11:30:00Z">
            <w:rPr>
              <w:color w:val="000000" w:themeColor="text1"/>
            </w:rPr>
          </w:rPrChange>
        </w:rPr>
        <w:t>/usr/lib/</w:t>
      </w:r>
      <w:ins w:id="4715" w:author="JY0225" w:date="2017-08-23T15:23:00Z">
        <w:r w:rsidR="00973F39" w:rsidRPr="00B207B1">
          <w:rPr>
            <w:rFonts w:hAnsiTheme="minorEastAsia"/>
            <w:color w:val="000000" w:themeColor="text1"/>
            <w:rPrChange w:id="4716" w:author="JY0225" w:date="2017-08-24T11:30:00Z">
              <w:rPr>
                <w:color w:val="000000" w:themeColor="text1"/>
              </w:rPr>
            </w:rPrChange>
          </w:rPr>
          <w:t>******.so</w:t>
        </w:r>
        <w:r w:rsidR="00973F39" w:rsidRPr="00B207B1" w:rsidDel="00973F39">
          <w:rPr>
            <w:rFonts w:hAnsiTheme="minorEastAsia"/>
            <w:color w:val="000000" w:themeColor="text1"/>
            <w:rPrChange w:id="4717" w:author="JY0225" w:date="2017-08-24T11:30:00Z">
              <w:rPr>
                <w:color w:val="000000" w:themeColor="text1"/>
              </w:rPr>
            </w:rPrChange>
          </w:rPr>
          <w:t xml:space="preserve"> </w:t>
        </w:r>
      </w:ins>
      <w:del w:id="4718" w:author="JY0225" w:date="2017-08-23T15:23:00Z">
        <w:r w:rsidR="000473EA" w:rsidRPr="00B207B1" w:rsidDel="00973F39">
          <w:rPr>
            <w:rFonts w:hAnsiTheme="minorEastAsia"/>
            <w:color w:val="000000" w:themeColor="text1"/>
            <w:rPrChange w:id="4719" w:author="JY0225" w:date="2017-08-24T11:30:00Z">
              <w:rPr>
                <w:color w:val="000000" w:themeColor="text1"/>
              </w:rPr>
            </w:rPrChange>
          </w:rPr>
          <w:delText>libsecrypto.so</w:delText>
        </w:r>
      </w:del>
      <w:r w:rsidR="000473EA" w:rsidRPr="00B207B1">
        <w:rPr>
          <w:rFonts w:hAnsiTheme="minorEastAsia" w:hint="eastAsia"/>
          <w:color w:val="000000" w:themeColor="text1"/>
          <w:rPrChange w:id="4720" w:author="JY0225" w:date="2017-08-24T11:30:00Z">
            <w:rPr>
              <w:rFonts w:hint="eastAsia"/>
              <w:color w:val="000000" w:themeColor="text1"/>
            </w:rPr>
          </w:rPrChange>
        </w:rPr>
        <w:t>模块，</w:t>
      </w:r>
      <w:r w:rsidR="00EB6599" w:rsidRPr="00B207B1">
        <w:rPr>
          <w:rFonts w:hAnsiTheme="minorEastAsia" w:hint="eastAsia"/>
          <w:color w:val="000000" w:themeColor="text1"/>
          <w:rPrChange w:id="4721"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722"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723" w:author="JY0225" w:date="2017-08-24T11:30:00Z">
            <w:rPr>
              <w:rFonts w:hint="eastAsia"/>
              <w:color w:val="000000" w:themeColor="text1"/>
            </w:rPr>
          </w:rPrChange>
        </w:rPr>
        <w:t>加密</w:t>
      </w:r>
      <w:r w:rsidR="00B82A37" w:rsidRPr="00B207B1">
        <w:rPr>
          <w:rFonts w:hAnsiTheme="minorEastAsia"/>
          <w:color w:val="000000" w:themeColor="text1"/>
          <w:rPrChange w:id="4724" w:author="JY0225" w:date="2017-08-24T11:30:00Z">
            <w:rPr>
              <w:color w:val="000000" w:themeColor="text1"/>
            </w:rPr>
          </w:rPrChange>
        </w:rPr>
        <w:t>1024</w:t>
      </w:r>
      <w:r w:rsidR="00A940F0" w:rsidRPr="00B207B1">
        <w:rPr>
          <w:rFonts w:hAnsiTheme="minorEastAsia" w:hint="eastAsia"/>
          <w:color w:val="000000" w:themeColor="text1"/>
          <w:rPrChange w:id="4725"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726"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727"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4728"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4729"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730"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731" w:author="JY0225" w:date="2017-08-24T11:30:00Z">
            <w:rPr>
              <w:color w:val="000000" w:themeColor="text1"/>
            </w:rPr>
          </w:rPrChange>
        </w:rPr>
        <w:t>token</w:t>
      </w:r>
      <w:r w:rsidR="00507BC7" w:rsidRPr="00B207B1">
        <w:rPr>
          <w:rFonts w:hAnsiTheme="minorEastAsia" w:hint="eastAsia"/>
          <w:color w:val="000000" w:themeColor="text1"/>
          <w:rPrChange w:id="4732"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733" w:author="JY0225" w:date="2017-08-24T11:30:00Z">
            <w:rPr>
              <w:rFonts w:hint="eastAsia"/>
              <w:color w:val="000000" w:themeColor="text1"/>
            </w:rPr>
          </w:rPrChange>
        </w:rPr>
        <w:t>。</w:t>
      </w:r>
      <w:r w:rsidR="00953034" w:rsidRPr="00B207B1">
        <w:rPr>
          <w:rFonts w:hAnsiTheme="minorEastAsia" w:hint="eastAsia"/>
          <w:color w:val="000000" w:themeColor="text1"/>
          <w:rPrChange w:id="4734"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735" w:author="JY0225" w:date="2017-08-24T11:30:00Z">
            <w:rPr>
              <w:color w:val="000000" w:themeColor="text1"/>
            </w:rPr>
          </w:rPrChange>
        </w:rPr>
        <w:t>1024</w:t>
      </w:r>
      <w:r w:rsidR="00953034" w:rsidRPr="00B207B1">
        <w:rPr>
          <w:rFonts w:hAnsiTheme="minorEastAsia" w:hint="eastAsia"/>
          <w:color w:val="000000" w:themeColor="text1"/>
          <w:rPrChange w:id="4736"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737"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738" w:author="微软用户" w:date="2017-08-19T21:40:00Z"/>
          <w:moveTo w:id="4739" w:author="微软用户" w:date="2017-08-19T21:40:00Z"/>
        </w:rPr>
      </w:pPr>
      <w:bookmarkStart w:id="4740" w:name="_Toc492545488"/>
      <w:moveToRangeStart w:id="4741" w:author="微软用户" w:date="2017-08-19T21:40:00Z" w:name="move490942130"/>
      <w:moveTo w:id="4742" w:author="微软用户" w:date="2017-08-19T21:40:00Z">
        <w:r w:rsidRPr="00B207B1">
          <w:t>5.2.2</w:t>
        </w:r>
        <w:r w:rsidRPr="00B207B1">
          <w:rPr>
            <w:rFonts w:hint="eastAsia"/>
          </w:rPr>
          <w:t>中间件授权代理</w:t>
        </w:r>
        <w:bookmarkEnd w:id="4740"/>
      </w:moveTo>
    </w:p>
    <w:moveToRangeEnd w:id="4741"/>
    <w:p w14:paraId="6586F833" w14:textId="77777777" w:rsidR="00F8337B" w:rsidRPr="00B207B1" w:rsidRDefault="00F8337B">
      <w:pPr>
        <w:pStyle w:val="31"/>
        <w:pPrChange w:id="4743" w:author="微软用户" w:date="2017-08-19T21:40:00Z">
          <w:pPr/>
        </w:pPrChange>
      </w:pPr>
    </w:p>
    <w:p w14:paraId="05ECA8E1" w14:textId="77777777" w:rsidR="007B695A" w:rsidRPr="00B207B1" w:rsidDel="00306E95" w:rsidRDefault="005D2057" w:rsidP="003930AA">
      <w:pPr>
        <w:pStyle w:val="31"/>
        <w:rPr>
          <w:moveFrom w:id="4744" w:author="微软用户" w:date="2017-08-19T21:40:00Z"/>
          <w:rFonts w:asciiTheme="minorEastAsia" w:hAnsiTheme="minorEastAsia"/>
          <w:sz w:val="24"/>
          <w:szCs w:val="24"/>
          <w:rPrChange w:id="4745" w:author="JY0225" w:date="2017-08-24T11:30:00Z">
            <w:rPr>
              <w:moveFrom w:id="4746" w:author="微软用户" w:date="2017-08-19T21:40:00Z"/>
            </w:rPr>
          </w:rPrChange>
        </w:rPr>
      </w:pPr>
      <w:moveFromRangeStart w:id="4747" w:author="微软用户" w:date="2017-08-19T21:40:00Z" w:name="move490942130"/>
      <w:moveFrom w:id="4748" w:author="微软用户" w:date="2017-08-19T21:40:00Z">
        <w:r w:rsidRPr="00B207B1" w:rsidDel="00306E95">
          <w:rPr>
            <w:rFonts w:asciiTheme="minorEastAsia" w:hAnsiTheme="minorEastAsia"/>
            <w:b w:val="0"/>
            <w:bCs w:val="0"/>
            <w:sz w:val="24"/>
            <w:szCs w:val="24"/>
            <w:rPrChange w:id="4749" w:author="JY0225" w:date="2017-08-24T11:30:00Z">
              <w:rPr>
                <w:b w:val="0"/>
                <w:bCs w:val="0"/>
              </w:rPr>
            </w:rPrChange>
          </w:rPr>
          <w:t>5.2.2</w:t>
        </w:r>
        <w:r w:rsidR="00F76785" w:rsidRPr="00B207B1" w:rsidDel="00306E95">
          <w:rPr>
            <w:rFonts w:asciiTheme="minorEastAsia" w:hAnsiTheme="minorEastAsia" w:hint="eastAsia"/>
            <w:b w:val="0"/>
            <w:bCs w:val="0"/>
            <w:sz w:val="24"/>
            <w:szCs w:val="24"/>
            <w:rPrChange w:id="4750" w:author="JY0225" w:date="2017-08-24T11:30:00Z">
              <w:rPr>
                <w:rFonts w:hint="eastAsia"/>
                <w:b w:val="0"/>
                <w:bCs w:val="0"/>
              </w:rPr>
            </w:rPrChange>
          </w:rPr>
          <w:t>中间件授权代理</w:t>
        </w:r>
      </w:moveFrom>
    </w:p>
    <w:moveFromRangeEnd w:id="4747"/>
    <w:p w14:paraId="631765E0" w14:textId="61E485F3" w:rsidR="003930AA" w:rsidRPr="00B207B1" w:rsidRDefault="00690D30" w:rsidP="00321261">
      <w:pPr>
        <w:spacing w:line="400" w:lineRule="exact"/>
        <w:ind w:firstLine="420"/>
        <w:rPr>
          <w:rFonts w:hAnsiTheme="minorEastAsia"/>
          <w:color w:val="000000" w:themeColor="text1"/>
          <w:rPrChange w:id="4751" w:author="JY0225" w:date="2017-08-24T11:30:00Z">
            <w:rPr>
              <w:color w:val="000000" w:themeColor="text1"/>
            </w:rPr>
          </w:rPrChange>
        </w:rPr>
      </w:pPr>
      <w:r w:rsidRPr="00B207B1">
        <w:rPr>
          <w:rFonts w:hAnsiTheme="minorEastAsia" w:hint="eastAsia"/>
          <w:color w:val="000000" w:themeColor="text1"/>
          <w:rPrChange w:id="4752" w:author="JY0225" w:date="2017-08-24T11:30:00Z">
            <w:rPr>
              <w:rFonts w:hint="eastAsia"/>
              <w:color w:val="000000" w:themeColor="text1"/>
            </w:rPr>
          </w:rPrChange>
        </w:rPr>
        <w:t>在</w:t>
      </w:r>
      <w:r w:rsidR="00E4327E" w:rsidRPr="00B207B1">
        <w:rPr>
          <w:rFonts w:hAnsiTheme="minorEastAsia" w:hint="eastAsia"/>
          <w:color w:val="000000" w:themeColor="text1"/>
          <w:rPrChange w:id="4753" w:author="JY0225" w:date="2017-08-24T11:30:00Z">
            <w:rPr>
              <w:rFonts w:hint="eastAsia"/>
              <w:color w:val="000000" w:themeColor="text1"/>
            </w:rPr>
          </w:rPrChange>
        </w:rPr>
        <w:t>现有</w:t>
      </w:r>
      <w:r w:rsidRPr="00B207B1">
        <w:rPr>
          <w:rFonts w:hAnsiTheme="minorEastAsia" w:hint="eastAsia"/>
          <w:color w:val="000000" w:themeColor="text1"/>
          <w:rPrChange w:id="4754" w:author="JY0225" w:date="2017-08-24T11:30:00Z">
            <w:rPr>
              <w:rFonts w:hint="eastAsia"/>
              <w:color w:val="000000" w:themeColor="text1"/>
            </w:rPr>
          </w:rPrChange>
        </w:rPr>
        <w:t>系统中，客户端提交</w:t>
      </w:r>
      <w:r w:rsidR="00BF6F7D">
        <w:rPr>
          <w:rFonts w:hAnsiTheme="minorEastAsia" w:hint="eastAsia"/>
          <w:color w:val="000000" w:themeColor="text1"/>
        </w:rPr>
        <w:t>的</w:t>
      </w:r>
      <w:r w:rsidRPr="00B207B1">
        <w:rPr>
          <w:rFonts w:hAnsiTheme="minorEastAsia" w:hint="eastAsia"/>
          <w:color w:val="000000" w:themeColor="text1"/>
          <w:rPrChange w:id="4755" w:author="JY0225" w:date="2017-08-24T11:30:00Z">
            <w:rPr>
              <w:rFonts w:hint="eastAsia"/>
              <w:color w:val="000000" w:themeColor="text1"/>
            </w:rPr>
          </w:rPrChange>
        </w:rPr>
        <w:t>任务如果长时间不活跃，则会导致大量任务的失败和重新提交，浪费</w:t>
      </w:r>
      <w:r w:rsidR="001C2465" w:rsidRPr="00B207B1">
        <w:rPr>
          <w:rFonts w:hAnsiTheme="minorEastAsia" w:hint="eastAsia"/>
          <w:color w:val="000000" w:themeColor="text1"/>
          <w:rPrChange w:id="4756"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4757"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4758" w:author="JY0225" w:date="2017-08-24T11:30:00Z">
            <w:rPr>
              <w:color w:val="000000" w:themeColor="text1"/>
            </w:rPr>
          </w:rPrChange>
        </w:rPr>
      </w:pPr>
      <w:r w:rsidRPr="00B207B1">
        <w:rPr>
          <w:rFonts w:hAnsiTheme="minorEastAsia" w:hint="eastAsia"/>
          <w:color w:val="000000" w:themeColor="text1"/>
          <w:rPrChange w:id="4759"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4760"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4761"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4762"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4763"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4764" w:author="JY0225" w:date="2017-08-24T11:30:00Z">
            <w:rPr>
              <w:color w:val="000000" w:themeColor="text1"/>
            </w:rPr>
          </w:rPrChange>
        </w:rPr>
      </w:pPr>
      <w:r w:rsidRPr="00B207B1">
        <w:rPr>
          <w:rFonts w:hAnsiTheme="minorEastAsia" w:hint="eastAsia"/>
          <w:color w:val="000000" w:themeColor="text1"/>
          <w:rPrChange w:id="4765"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4766" w:author="JY0225" w:date="2017-08-24T11:30:00Z">
            <w:rPr>
              <w:rFonts w:hint="eastAsia"/>
              <w:color w:val="000000" w:themeColor="text1"/>
            </w:rPr>
          </w:rPrChange>
        </w:rPr>
        <w:t>不为“</w:t>
      </w:r>
      <w:r w:rsidRPr="00B207B1">
        <w:rPr>
          <w:rFonts w:hAnsiTheme="minorEastAsia"/>
          <w:color w:val="000000" w:themeColor="text1"/>
          <w:rPrChange w:id="4767"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4768"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4769"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4770"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4771"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4772"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4773"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4774" w:author="JY0225" w:date="2017-08-24T11:30:00Z">
            <w:rPr>
              <w:rFonts w:hint="eastAsia"/>
              <w:color w:val="000000" w:themeColor="text1"/>
            </w:rPr>
          </w:rPrChange>
        </w:rPr>
        <w:t>现有</w:t>
      </w:r>
      <w:r w:rsidR="00C05068" w:rsidRPr="00B207B1">
        <w:rPr>
          <w:rFonts w:hAnsiTheme="minorEastAsia" w:hint="eastAsia"/>
          <w:color w:val="000000" w:themeColor="text1"/>
          <w:rPrChange w:id="4775" w:author="JY0225" w:date="2017-08-24T11:30:00Z">
            <w:rPr>
              <w:rFonts w:hint="eastAsia"/>
              <w:color w:val="000000" w:themeColor="text1"/>
            </w:rPr>
          </w:rPrChange>
        </w:rPr>
        <w:t>的过期</w:t>
      </w:r>
      <w:r w:rsidR="00C05068" w:rsidRPr="00B207B1">
        <w:rPr>
          <w:rFonts w:hAnsiTheme="minorEastAsia"/>
          <w:color w:val="000000" w:themeColor="text1"/>
          <w:rPrChange w:id="4776" w:author="JY0225" w:date="2017-08-24T11:30:00Z">
            <w:rPr>
              <w:color w:val="000000" w:themeColor="text1"/>
            </w:rPr>
          </w:rPrChange>
        </w:rPr>
        <w:t>token</w:t>
      </w:r>
      <w:r w:rsidR="00C05068" w:rsidRPr="00B207B1">
        <w:rPr>
          <w:rFonts w:hAnsiTheme="minorEastAsia" w:hint="eastAsia"/>
          <w:color w:val="000000" w:themeColor="text1"/>
          <w:rPrChange w:id="4777"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4778" w:name="_Toc492545489"/>
      <w:r w:rsidRPr="00B207B1">
        <w:t>5</w:t>
      </w:r>
      <w:r w:rsidR="007A5013" w:rsidRPr="00B207B1">
        <w:t>.2.3</w:t>
      </w:r>
      <w:r w:rsidRPr="00B207B1">
        <w:rPr>
          <w:rFonts w:hint="eastAsia"/>
        </w:rPr>
        <w:t>大文件上传</w:t>
      </w:r>
      <w:bookmarkEnd w:id="4778"/>
    </w:p>
    <w:p w14:paraId="4C3FDEC3" w14:textId="77777777" w:rsidR="002D4380" w:rsidRPr="00B207B1" w:rsidDel="00CF74C5" w:rsidRDefault="00100400" w:rsidP="00EA1E84">
      <w:pPr>
        <w:jc w:val="center"/>
        <w:rPr>
          <w:del w:id="4779" w:author="微软用户" w:date="2017-08-19T21:29:00Z"/>
        </w:rPr>
      </w:pPr>
      <w:del w:id="4780"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4781" w:author="微软用户" w:date="2017-08-19T21:29:00Z"/>
          <w:color w:val="000000" w:themeColor="text1"/>
        </w:rPr>
      </w:pPr>
      <w:del w:id="4782"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C2843A3" w:rsidR="00F43A61" w:rsidRPr="00B207B1" w:rsidRDefault="00900327">
      <w:pPr>
        <w:spacing w:afterLines="30" w:after="93" w:line="400" w:lineRule="exact"/>
        <w:rPr>
          <w:rFonts w:hAnsiTheme="minorEastAsia"/>
          <w:color w:val="000000" w:themeColor="text1"/>
          <w:rPrChange w:id="4783" w:author="JY0225" w:date="2017-08-24T11:31:00Z">
            <w:rPr>
              <w:color w:val="000000" w:themeColor="text1"/>
            </w:rPr>
          </w:rPrChange>
        </w:rPr>
        <w:pPrChange w:id="4784" w:author="JY0225" w:date="2017-08-24T11:31:00Z">
          <w:pPr>
            <w:spacing w:line="360" w:lineRule="auto"/>
          </w:pPr>
        </w:pPrChange>
      </w:pPr>
      <w:r w:rsidRPr="00B207B1">
        <w:rPr>
          <w:color w:val="000000" w:themeColor="text1"/>
        </w:rPr>
        <w:tab/>
      </w:r>
      <w:del w:id="4785" w:author="微软用户" w:date="2017-08-19T21:29:00Z">
        <w:r w:rsidR="00DC7B1B" w:rsidRPr="00B207B1" w:rsidDel="004A372C">
          <w:rPr>
            <w:rFonts w:hAnsiTheme="minorEastAsia" w:hint="eastAsia"/>
            <w:color w:val="000000" w:themeColor="text1"/>
            <w:rPrChange w:id="4786"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4787" w:author="JY0225" w:date="2017-08-24T11:31:00Z">
              <w:rPr>
                <w:color w:val="000000" w:themeColor="text1"/>
              </w:rPr>
            </w:rPrChange>
          </w:rPr>
          <w:delText>5-1</w:delText>
        </w:r>
        <w:r w:rsidR="00AF16CF" w:rsidRPr="00B207B1" w:rsidDel="004A372C">
          <w:rPr>
            <w:rFonts w:hAnsiTheme="minorEastAsia" w:hint="eastAsia"/>
            <w:color w:val="000000" w:themeColor="text1"/>
            <w:rPrChange w:id="4788" w:author="JY0225" w:date="2017-08-24T11:31:00Z">
              <w:rPr>
                <w:rFonts w:hint="eastAsia"/>
                <w:color w:val="000000" w:themeColor="text1"/>
              </w:rPr>
            </w:rPrChange>
          </w:rPr>
          <w:delText>所示的是大文件上传以及断点续传的流程图，</w:delText>
        </w:r>
      </w:del>
      <w:r w:rsidR="005C2DAE">
        <w:rPr>
          <w:rFonts w:hAnsiTheme="minorEastAsia" w:hint="eastAsia"/>
          <w:color w:val="000000" w:themeColor="text1"/>
        </w:rPr>
        <w:t>当文件的小于</w:t>
      </w:r>
      <w:r w:rsidR="00F54FE2" w:rsidRPr="00B207B1">
        <w:rPr>
          <w:rFonts w:hAnsiTheme="minorEastAsia"/>
          <w:color w:val="000000" w:themeColor="text1"/>
          <w:rPrChange w:id="4789" w:author="JY0225" w:date="2017-08-24T11:31:00Z">
            <w:rPr>
              <w:color w:val="000000" w:themeColor="text1"/>
            </w:rPr>
          </w:rPrChange>
        </w:rPr>
        <w:t>4M</w:t>
      </w:r>
      <w:r w:rsidR="00F54FE2" w:rsidRPr="00B207B1">
        <w:rPr>
          <w:rFonts w:hAnsiTheme="minorEastAsia" w:hint="eastAsia"/>
          <w:color w:val="000000" w:themeColor="text1"/>
          <w:rPrChange w:id="4790"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4791" w:author="JY0225" w:date="2017-08-24T11:31:00Z">
            <w:rPr>
              <w:rFonts w:hint="eastAsia"/>
              <w:color w:val="000000" w:themeColor="text1"/>
            </w:rPr>
          </w:rPrChange>
        </w:rPr>
        <w:t>传文件操作。</w:t>
      </w:r>
      <w:r w:rsidR="007B4787" w:rsidRPr="00B207B1">
        <w:rPr>
          <w:rFonts w:hAnsiTheme="minorEastAsia" w:hint="eastAsia"/>
          <w:color w:val="000000" w:themeColor="text1"/>
          <w:rPrChange w:id="4792" w:author="JY0225" w:date="2017-08-24T11:31:00Z">
            <w:rPr>
              <w:rFonts w:hint="eastAsia"/>
              <w:color w:val="000000" w:themeColor="text1"/>
            </w:rPr>
          </w:rPrChange>
        </w:rPr>
        <w:t>当文件的大小超过</w:t>
      </w:r>
      <w:r w:rsidR="007B4787" w:rsidRPr="00B207B1">
        <w:rPr>
          <w:rFonts w:hAnsiTheme="minorEastAsia"/>
          <w:color w:val="000000" w:themeColor="text1"/>
          <w:rPrChange w:id="4793" w:author="JY0225" w:date="2017-08-24T11:31:00Z">
            <w:rPr>
              <w:color w:val="000000" w:themeColor="text1"/>
            </w:rPr>
          </w:rPrChange>
        </w:rPr>
        <w:t>4M</w:t>
      </w:r>
      <w:r w:rsidR="007B4787" w:rsidRPr="00B207B1">
        <w:rPr>
          <w:rFonts w:hAnsiTheme="minorEastAsia" w:hint="eastAsia"/>
          <w:color w:val="000000" w:themeColor="text1"/>
          <w:rPrChange w:id="4794"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4795" w:author="JY0225" w:date="2017-08-24T11:31:00Z">
            <w:rPr>
              <w:color w:val="000000" w:themeColor="text1"/>
            </w:rPr>
          </w:rPrChange>
        </w:rPr>
        <w:t>4M</w:t>
      </w:r>
      <w:r w:rsidR="007B4787" w:rsidRPr="00B207B1">
        <w:rPr>
          <w:rFonts w:hAnsiTheme="minorEastAsia" w:hint="eastAsia"/>
          <w:color w:val="000000" w:themeColor="text1"/>
          <w:rPrChange w:id="4796"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4797"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4798"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4799"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4800" w:author="微软用户" w:date="2017-08-19T21:39:00Z"/>
          <w:moveTo w:id="4801" w:author="微软用户" w:date="2017-08-19T21:39:00Z"/>
        </w:rPr>
      </w:pPr>
      <w:bookmarkStart w:id="4802" w:name="_Toc492545490"/>
      <w:moveToRangeStart w:id="4803" w:author="微软用户" w:date="2017-08-19T21:39:00Z" w:name="move490942115"/>
      <w:moveTo w:id="4804" w:author="微软用户" w:date="2017-08-19T21:39:00Z">
        <w:r w:rsidRPr="00B207B1">
          <w:lastRenderedPageBreak/>
          <w:t>5.2.4</w:t>
        </w:r>
        <w:r w:rsidRPr="00B207B1">
          <w:rPr>
            <w:rFonts w:hint="eastAsia"/>
          </w:rPr>
          <w:t>本地缓存</w:t>
        </w:r>
        <w:bookmarkEnd w:id="4802"/>
      </w:moveTo>
    </w:p>
    <w:moveToRangeEnd w:id="4803"/>
    <w:p w14:paraId="1998738D" w14:textId="77777777" w:rsidR="00C351BB" w:rsidRPr="00B207B1" w:rsidRDefault="00C351BB">
      <w:pPr>
        <w:pStyle w:val="31"/>
        <w:pPrChange w:id="4805" w:author="微软用户" w:date="2017-08-19T21:39:00Z">
          <w:pPr/>
        </w:pPrChange>
      </w:pPr>
    </w:p>
    <w:p w14:paraId="0895AC56" w14:textId="77777777" w:rsidR="0066403A" w:rsidRPr="00B207B1" w:rsidDel="00356C8C" w:rsidRDefault="00DA3920" w:rsidP="0066403A">
      <w:pPr>
        <w:pStyle w:val="31"/>
        <w:rPr>
          <w:moveFrom w:id="4806" w:author="微软用户" w:date="2017-08-19T21:39:00Z"/>
        </w:rPr>
      </w:pPr>
      <w:moveFromRangeStart w:id="4807" w:author="微软用户" w:date="2017-08-19T21:39:00Z" w:name="move490942115"/>
      <w:moveFrom w:id="4808" w:author="微软用户" w:date="2017-08-19T21:39:00Z">
        <w:r w:rsidRPr="00B207B1" w:rsidDel="00356C8C">
          <w:t>5.2.4</w:t>
        </w:r>
        <w:r w:rsidR="0066403A" w:rsidRPr="00B207B1" w:rsidDel="00356C8C">
          <w:rPr>
            <w:rFonts w:hint="eastAsia"/>
          </w:rPr>
          <w:t>本地缓存</w:t>
        </w:r>
      </w:moveFrom>
    </w:p>
    <w:moveFromRangeEnd w:id="4807"/>
    <w:p w14:paraId="710116FC" w14:textId="03D91548" w:rsidR="00A9124B" w:rsidRPr="00B207B1" w:rsidRDefault="00613159" w:rsidP="00FB3FD8">
      <w:pPr>
        <w:spacing w:line="400" w:lineRule="exact"/>
        <w:rPr>
          <w:rFonts w:hAnsiTheme="minorEastAsia"/>
          <w:color w:val="000000" w:themeColor="text1"/>
          <w:rPrChange w:id="4809" w:author="JY0225" w:date="2017-08-24T12:01:00Z">
            <w:rPr>
              <w:color w:val="000000" w:themeColor="text1"/>
            </w:rPr>
          </w:rPrChange>
        </w:rPr>
      </w:pPr>
      <w:r w:rsidRPr="00B207B1">
        <w:tab/>
      </w:r>
      <w:r w:rsidR="00807B56">
        <w:rPr>
          <w:rFonts w:hAnsiTheme="minorEastAsia" w:hint="eastAsia"/>
          <w:color w:val="000000" w:themeColor="text1"/>
        </w:rPr>
        <w:t>本地缓存</w:t>
      </w:r>
      <w:r w:rsidR="00964599" w:rsidRPr="00B207B1">
        <w:rPr>
          <w:rFonts w:hAnsiTheme="minorEastAsia" w:hint="eastAsia"/>
          <w:color w:val="000000" w:themeColor="text1"/>
          <w:rPrChange w:id="4810" w:author="JY0225" w:date="2017-08-24T12:01:00Z">
            <w:rPr>
              <w:rFonts w:hint="eastAsia"/>
              <w:color w:val="000000" w:themeColor="text1"/>
            </w:rPr>
          </w:rPrChange>
        </w:rPr>
        <w:t>指</w:t>
      </w:r>
      <w:r w:rsidR="00807B56">
        <w:rPr>
          <w:rFonts w:hAnsiTheme="minorEastAsia" w:hint="eastAsia"/>
          <w:color w:val="000000" w:themeColor="text1"/>
        </w:rPr>
        <w:t>的是</w:t>
      </w:r>
      <w:r w:rsidR="00964599" w:rsidRPr="00B207B1">
        <w:rPr>
          <w:rFonts w:hAnsiTheme="minorEastAsia" w:hint="eastAsia"/>
          <w:color w:val="000000" w:themeColor="text1"/>
          <w:rPrChange w:id="4811" w:author="JY0225" w:date="2017-08-24T12:01:00Z">
            <w:rPr>
              <w:rFonts w:hint="eastAsia"/>
              <w:color w:val="000000" w:themeColor="text1"/>
            </w:rPr>
          </w:rPrChange>
        </w:rPr>
        <w:t>将客户机本地的物理内存划分出一部分空间用来</w:t>
      </w:r>
      <w:r w:rsidR="00476838" w:rsidRPr="00B207B1">
        <w:rPr>
          <w:rFonts w:hAnsiTheme="minorEastAsia" w:hint="eastAsia"/>
          <w:color w:val="000000" w:themeColor="text1"/>
          <w:rPrChange w:id="4812" w:author="JY0225" w:date="2017-08-24T12:01:00Z">
            <w:rPr>
              <w:rFonts w:hint="eastAsia"/>
              <w:color w:val="000000" w:themeColor="text1"/>
            </w:rPr>
          </w:rPrChange>
        </w:rPr>
        <w:t>备份</w:t>
      </w:r>
      <w:r w:rsidR="00964599" w:rsidRPr="00B207B1">
        <w:rPr>
          <w:rFonts w:hAnsiTheme="minorEastAsia" w:hint="eastAsia"/>
          <w:color w:val="000000" w:themeColor="text1"/>
          <w:rPrChange w:id="4813"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4814"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4815"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4816" w:author="JY0225" w:date="2017-08-24T12:01:00Z">
            <w:rPr>
              <w:rFonts w:hint="eastAsia"/>
              <w:color w:val="000000" w:themeColor="text1"/>
            </w:rPr>
          </w:rPrChange>
        </w:rPr>
        <w:t>备份</w:t>
      </w:r>
      <w:r w:rsidR="00964599" w:rsidRPr="00B207B1">
        <w:rPr>
          <w:rFonts w:hAnsiTheme="minorEastAsia" w:hint="eastAsia"/>
          <w:color w:val="000000" w:themeColor="text1"/>
          <w:rPrChange w:id="4817"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4818" w:author="JY0225" w:date="2017-08-24T12:01:00Z">
            <w:rPr>
              <w:color w:val="000000" w:themeColor="text1"/>
            </w:rPr>
          </w:rPrChange>
        </w:rPr>
        <w:t>I/O</w:t>
      </w:r>
      <w:r w:rsidR="00964599" w:rsidRPr="00B207B1">
        <w:rPr>
          <w:rFonts w:hAnsiTheme="minorEastAsia" w:hint="eastAsia"/>
          <w:color w:val="000000" w:themeColor="text1"/>
          <w:rPrChange w:id="4819" w:author="JY0225" w:date="2017-08-24T12:01:00Z">
            <w:rPr>
              <w:rFonts w:hint="eastAsia"/>
              <w:color w:val="000000" w:themeColor="text1"/>
            </w:rPr>
          </w:rPrChange>
        </w:rPr>
        <w:t>请求。</w:t>
      </w:r>
      <w:r w:rsidR="00FB3FD8" w:rsidRPr="00B207B1">
        <w:rPr>
          <w:rFonts w:hAnsiTheme="minorEastAsia" w:hint="eastAsia"/>
          <w:color w:val="000000" w:themeColor="text1"/>
          <w:rPrChange w:id="4820" w:author="JY0225" w:date="2017-08-24T12:01:00Z">
            <w:rPr>
              <w:rFonts w:hint="eastAsia"/>
              <w:color w:val="000000" w:themeColor="text1"/>
            </w:rPr>
          </w:rPrChange>
        </w:rPr>
        <w:t>此外，同一个用户备份数据时会有相同的文件。在上传文件时，同一用户的相同文件是可以复用</w:t>
      </w:r>
      <w:r w:rsidR="007E712F" w:rsidRPr="00B207B1">
        <w:rPr>
          <w:rFonts w:hAnsiTheme="minorEastAsia" w:hint="eastAsia"/>
          <w:color w:val="000000" w:themeColor="text1"/>
          <w:rPrChange w:id="4821" w:author="JY0225" w:date="2017-08-24T12:01:00Z">
            <w:rPr>
              <w:rFonts w:hint="eastAsia"/>
              <w:color w:val="000000" w:themeColor="text1"/>
            </w:rPr>
          </w:rPrChange>
        </w:rPr>
        <w:t>的，</w:t>
      </w:r>
      <w:r w:rsidR="00FB3FD8" w:rsidRPr="00B207B1">
        <w:rPr>
          <w:rFonts w:hAnsiTheme="minorEastAsia" w:hint="eastAsia"/>
          <w:color w:val="000000" w:themeColor="text1"/>
          <w:rPrChange w:id="4822"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4823"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4824" w:author="JY0225" w:date="2017-08-24T12:01:00Z">
            <w:rPr>
              <w:color w:val="000000" w:themeColor="text1"/>
            </w:rPr>
          </w:rPrChange>
        </w:rPr>
      </w:pPr>
      <w:r w:rsidRPr="00B207B1">
        <w:rPr>
          <w:rFonts w:hAnsiTheme="minorEastAsia"/>
          <w:color w:val="000000" w:themeColor="text1"/>
          <w:rPrChange w:id="4825" w:author="JY0225" w:date="2017-08-24T12:01:00Z">
            <w:rPr>
              <w:color w:val="000000" w:themeColor="text1"/>
            </w:rPr>
          </w:rPrChange>
        </w:rPr>
        <w:tab/>
      </w:r>
      <w:r w:rsidR="00744B7A" w:rsidRPr="00B207B1">
        <w:rPr>
          <w:rFonts w:hAnsiTheme="minorEastAsia"/>
          <w:color w:val="000000" w:themeColor="text1"/>
          <w:rPrChange w:id="4826" w:author="JY0225" w:date="2017-08-24T12:01:00Z">
            <w:rPr>
              <w:color w:val="000000" w:themeColor="text1"/>
            </w:rPr>
          </w:rPrChange>
        </w:rPr>
        <w:t>1</w:t>
      </w:r>
      <w:r w:rsidR="00744B7A" w:rsidRPr="00B207B1">
        <w:rPr>
          <w:rFonts w:hAnsiTheme="minorEastAsia" w:hint="eastAsia"/>
          <w:color w:val="000000" w:themeColor="text1"/>
          <w:rPrChange w:id="4827" w:author="JY0225" w:date="2017-08-24T12:01:00Z">
            <w:rPr>
              <w:rFonts w:hint="eastAsia"/>
              <w:color w:val="000000" w:themeColor="text1"/>
            </w:rPr>
          </w:rPrChange>
        </w:rPr>
        <w:t>）</w:t>
      </w:r>
      <w:r w:rsidR="00961989" w:rsidRPr="00B207B1">
        <w:rPr>
          <w:rFonts w:hAnsiTheme="minorEastAsia" w:hint="eastAsia"/>
          <w:color w:val="000000" w:themeColor="text1"/>
          <w:rPrChange w:id="4828"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4829" w:author="JY0225" w:date="2017-08-24T12:02:00Z">
            <w:rPr>
              <w:color w:val="000000" w:themeColor="text1"/>
            </w:rPr>
          </w:rPrChange>
        </w:rPr>
      </w:pPr>
      <w:r w:rsidRPr="00B207B1">
        <w:rPr>
          <w:rFonts w:hAnsiTheme="minorEastAsia"/>
          <w:rPrChange w:id="4830" w:author="JY0225" w:date="2017-08-24T12:02:00Z">
            <w:rPr/>
          </w:rPrChange>
        </w:rPr>
        <w:tab/>
      </w:r>
      <w:r w:rsidR="00171B66" w:rsidRPr="00B207B1">
        <w:rPr>
          <w:rFonts w:hAnsiTheme="minorEastAsia"/>
          <w:rPrChange w:id="4831" w:author="JY0225" w:date="2017-08-24T12:02:00Z">
            <w:rPr/>
          </w:rPrChange>
        </w:rPr>
        <w:t>2</w:t>
      </w:r>
      <w:r w:rsidRPr="00B207B1">
        <w:rPr>
          <w:rFonts w:hAnsiTheme="minorEastAsia" w:hint="eastAsia"/>
          <w:color w:val="000000" w:themeColor="text1"/>
          <w:rPrChange w:id="4832" w:author="JY0225" w:date="2017-08-24T12:02:00Z">
            <w:rPr>
              <w:rFonts w:hint="eastAsia"/>
              <w:color w:val="000000" w:themeColor="text1"/>
            </w:rPr>
          </w:rPrChange>
        </w:rPr>
        <w:t>）</w:t>
      </w:r>
      <w:r w:rsidR="00303E7C" w:rsidRPr="00B207B1">
        <w:rPr>
          <w:rFonts w:hAnsiTheme="minorEastAsia" w:hint="eastAsia"/>
          <w:color w:val="000000" w:themeColor="text1"/>
          <w:rPrChange w:id="4833" w:author="JY0225" w:date="2017-08-24T12:02:00Z">
            <w:rPr>
              <w:rFonts w:hint="eastAsia"/>
              <w:color w:val="000000" w:themeColor="text1"/>
            </w:rPr>
          </w:rPrChange>
        </w:rPr>
        <w:t>上传</w:t>
      </w:r>
      <w:r w:rsidRPr="00B207B1">
        <w:rPr>
          <w:rFonts w:hAnsiTheme="minorEastAsia" w:hint="eastAsia"/>
          <w:color w:val="000000" w:themeColor="text1"/>
          <w:rPrChange w:id="4834" w:author="JY0225" w:date="2017-08-24T12:02:00Z">
            <w:rPr>
              <w:rFonts w:hint="eastAsia"/>
              <w:color w:val="000000" w:themeColor="text1"/>
            </w:rPr>
          </w:rPrChange>
        </w:rPr>
        <w:t>文件实现</w:t>
      </w:r>
      <w:r w:rsidR="00EF6B3D" w:rsidRPr="00B207B1">
        <w:rPr>
          <w:rFonts w:hAnsiTheme="minorEastAsia" w:hint="eastAsia"/>
          <w:color w:val="000000" w:themeColor="text1"/>
          <w:rPrChange w:id="4835"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4836"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4837"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4838" w:author="JY0225" w:date="2017-08-24T12:02:00Z">
            <w:rPr>
              <w:rFonts w:hint="eastAsia"/>
              <w:color w:val="000000" w:themeColor="text1"/>
            </w:rPr>
          </w:rPrChange>
        </w:rPr>
        <w:t>备份</w:t>
      </w:r>
      <w:r w:rsidR="00503C89" w:rsidRPr="00B207B1">
        <w:rPr>
          <w:rFonts w:hAnsiTheme="minorEastAsia" w:hint="eastAsia"/>
          <w:color w:val="000000" w:themeColor="text1"/>
          <w:rPrChange w:id="4839"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4840"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4841" w:author="JY0225" w:date="2017-08-24T12:02:00Z">
            <w:rPr>
              <w:color w:val="000000" w:themeColor="text1"/>
            </w:rPr>
          </w:rPrChange>
        </w:rPr>
        <w:t>4.4</w:t>
      </w:r>
      <w:r w:rsidR="00D91857" w:rsidRPr="00B207B1">
        <w:rPr>
          <w:rFonts w:hAnsiTheme="minorEastAsia" w:hint="eastAsia"/>
          <w:color w:val="000000" w:themeColor="text1"/>
          <w:rPrChange w:id="4842" w:author="JY0225" w:date="2017-08-24T12:02:00Z">
            <w:rPr>
              <w:rFonts w:hint="eastAsia"/>
              <w:color w:val="000000" w:themeColor="text1"/>
            </w:rPr>
          </w:rPrChange>
        </w:rPr>
        <w:t>数据库设计。</w:t>
      </w:r>
      <w:r w:rsidR="00153D2B" w:rsidRPr="00B207B1">
        <w:rPr>
          <w:rFonts w:hAnsiTheme="minorEastAsia" w:hint="eastAsia"/>
          <w:color w:val="000000" w:themeColor="text1"/>
          <w:rPrChange w:id="4843" w:author="JY0225" w:date="2017-08-24T12:02:00Z">
            <w:rPr>
              <w:rFonts w:hint="eastAsia"/>
              <w:color w:val="000000" w:themeColor="text1"/>
            </w:rPr>
          </w:rPrChange>
        </w:rPr>
        <w:t>表</w:t>
      </w:r>
      <w:r w:rsidR="00153D2B" w:rsidRPr="00B207B1">
        <w:rPr>
          <w:rFonts w:hAnsiTheme="minorEastAsia"/>
          <w:color w:val="000000" w:themeColor="text1"/>
          <w:rPrChange w:id="4844"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4845" w:author="JY0225" w:date="2017-08-24T12:02:00Z">
            <w:rPr>
              <w:rFonts w:hint="eastAsia"/>
              <w:color w:val="000000" w:themeColor="text1"/>
            </w:rPr>
          </w:rPrChange>
        </w:rPr>
        <w:t>缓存文件信息，用文件</w:t>
      </w:r>
      <w:r w:rsidR="00153D2B" w:rsidRPr="00B207B1">
        <w:rPr>
          <w:rFonts w:hAnsiTheme="minorEastAsia"/>
          <w:color w:val="000000" w:themeColor="text1"/>
          <w:rPrChange w:id="4846" w:author="JY0225" w:date="2017-08-24T12:02:00Z">
            <w:rPr>
              <w:color w:val="000000" w:themeColor="text1"/>
            </w:rPr>
          </w:rPrChange>
        </w:rPr>
        <w:t>MD5</w:t>
      </w:r>
      <w:r w:rsidR="00153D2B" w:rsidRPr="00B207B1">
        <w:rPr>
          <w:rFonts w:hAnsiTheme="minorEastAsia" w:hint="eastAsia"/>
          <w:color w:val="000000" w:themeColor="text1"/>
          <w:rPrChange w:id="4847"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4848" w:author="JY0225" w:date="2017-08-24T12:02:00Z">
            <w:rPr>
              <w:rFonts w:hint="eastAsia"/>
              <w:color w:val="000000" w:themeColor="text1"/>
            </w:rPr>
          </w:rPrChange>
        </w:rPr>
        <w:t>表</w:t>
      </w:r>
      <w:r w:rsidR="00D0062E" w:rsidRPr="00B207B1">
        <w:rPr>
          <w:rFonts w:hAnsiTheme="minorEastAsia"/>
          <w:color w:val="000000" w:themeColor="text1"/>
          <w:rPrChange w:id="4849" w:author="JY0225" w:date="2017-08-24T12:02:00Z">
            <w:rPr>
              <w:color w:val="000000" w:themeColor="text1"/>
            </w:rPr>
          </w:rPrChange>
        </w:rPr>
        <w:t>serverCache</w:t>
      </w:r>
      <w:r w:rsidR="00D0062E" w:rsidRPr="00B207B1">
        <w:rPr>
          <w:rFonts w:hAnsiTheme="minorEastAsia" w:hint="eastAsia"/>
          <w:color w:val="000000" w:themeColor="text1"/>
          <w:rPrChange w:id="4850" w:author="JY0225" w:date="2017-08-24T12:02:00Z">
            <w:rPr>
              <w:rFonts w:hint="eastAsia"/>
              <w:color w:val="000000" w:themeColor="text1"/>
            </w:rPr>
          </w:rPrChange>
        </w:rPr>
        <w:t>用来保存</w:t>
      </w:r>
      <w:r w:rsidR="00476838" w:rsidRPr="00B207B1">
        <w:rPr>
          <w:rFonts w:hAnsiTheme="minorEastAsia" w:hint="eastAsia"/>
          <w:color w:val="000000" w:themeColor="text1"/>
          <w:rPrChange w:id="4851" w:author="JY0225" w:date="2017-08-24T12:02:00Z">
            <w:rPr>
              <w:rFonts w:hint="eastAsia"/>
              <w:color w:val="000000" w:themeColor="text1"/>
            </w:rPr>
          </w:rPrChange>
        </w:rPr>
        <w:t>备份</w:t>
      </w:r>
      <w:r w:rsidR="00D0062E" w:rsidRPr="00B207B1">
        <w:rPr>
          <w:rFonts w:hAnsiTheme="minorEastAsia" w:hint="eastAsia"/>
          <w:color w:val="000000" w:themeColor="text1"/>
          <w:rPrChange w:id="4852"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4853"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4854"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4855"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4856"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4857" w:author="JY0225" w:date="2017-08-24T12:02:00Z">
            <w:rPr>
              <w:color w:val="000000" w:themeColor="text1"/>
            </w:rPr>
          </w:rPrChange>
        </w:rPr>
        <w:t>MD5</w:t>
      </w:r>
      <w:r w:rsidR="00236D66" w:rsidRPr="00B207B1">
        <w:rPr>
          <w:rFonts w:hAnsiTheme="minorEastAsia" w:hint="eastAsia"/>
          <w:color w:val="000000" w:themeColor="text1"/>
          <w:rPrChange w:id="4858" w:author="JY0225" w:date="2017-08-24T12:02:00Z">
            <w:rPr>
              <w:rFonts w:hint="eastAsia"/>
              <w:color w:val="000000" w:themeColor="text1"/>
            </w:rPr>
          </w:rPrChange>
        </w:rPr>
        <w:t>值，并通过该值与</w:t>
      </w:r>
      <w:r w:rsidR="00236D66" w:rsidRPr="00B207B1">
        <w:rPr>
          <w:rFonts w:hAnsiTheme="minorEastAsia"/>
          <w:color w:val="000000" w:themeColor="text1"/>
          <w:rPrChange w:id="4859" w:author="JY0225" w:date="2017-08-24T12:02:00Z">
            <w:rPr>
              <w:color w:val="000000" w:themeColor="text1"/>
            </w:rPr>
          </w:rPrChange>
        </w:rPr>
        <w:t>serverCache</w:t>
      </w:r>
      <w:r w:rsidR="00236D66" w:rsidRPr="00B207B1">
        <w:rPr>
          <w:rFonts w:hAnsiTheme="minorEastAsia" w:hint="eastAsia"/>
          <w:color w:val="000000" w:themeColor="text1"/>
          <w:rPrChange w:id="4860" w:author="JY0225" w:date="2017-08-24T12:02:00Z">
            <w:rPr>
              <w:rFonts w:hint="eastAsia"/>
              <w:color w:val="000000" w:themeColor="text1"/>
            </w:rPr>
          </w:rPrChange>
        </w:rPr>
        <w:t>中</w:t>
      </w:r>
      <w:r w:rsidR="00236D66" w:rsidRPr="00B207B1">
        <w:rPr>
          <w:rFonts w:hAnsiTheme="minorEastAsia"/>
          <w:color w:val="000000" w:themeColor="text1"/>
          <w:rPrChange w:id="4861" w:author="JY0225" w:date="2017-08-24T12:02:00Z">
            <w:rPr>
              <w:color w:val="000000" w:themeColor="text1"/>
            </w:rPr>
          </w:rPrChange>
        </w:rPr>
        <w:t>MD5</w:t>
      </w:r>
      <w:r w:rsidR="00236D66" w:rsidRPr="00B207B1">
        <w:rPr>
          <w:rFonts w:hAnsiTheme="minorEastAsia" w:hint="eastAsia"/>
          <w:color w:val="000000" w:themeColor="text1"/>
          <w:rPrChange w:id="4862"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4863"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4864" w:author="JY0225" w:date="2017-08-24T12:02:00Z">
            <w:rPr>
              <w:rFonts w:hint="eastAsia"/>
              <w:color w:val="000000" w:themeColor="text1"/>
            </w:rPr>
          </w:rPrChange>
        </w:rPr>
        <w:t>此时，</w:t>
      </w:r>
      <w:r w:rsidR="00236D66" w:rsidRPr="00B207B1">
        <w:rPr>
          <w:rFonts w:hAnsiTheme="minorEastAsia" w:hint="eastAsia"/>
          <w:color w:val="000000" w:themeColor="text1"/>
          <w:rPrChange w:id="4865"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4866" w:author="JY0225" w:date="2017-08-24T12:02:00Z">
            <w:rPr>
              <w:rFonts w:hint="eastAsia"/>
              <w:color w:val="000000" w:themeColor="text1"/>
            </w:rPr>
          </w:rPrChange>
        </w:rPr>
        <w:t>上传文件</w:t>
      </w:r>
      <w:r w:rsidR="00236D66" w:rsidRPr="00B207B1">
        <w:rPr>
          <w:rFonts w:hAnsiTheme="minorEastAsia" w:hint="eastAsia"/>
          <w:color w:val="000000" w:themeColor="text1"/>
          <w:rPrChange w:id="4867"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4868" w:name="_Toc492545491"/>
      <w:r w:rsidRPr="00B207B1">
        <w:t>5.2.5</w:t>
      </w:r>
      <w:r w:rsidR="003E75E4" w:rsidRPr="00B207B1">
        <w:t xml:space="preserve"> LRU</w:t>
      </w:r>
      <w:r w:rsidR="003E75E4" w:rsidRPr="00B207B1">
        <w:t>替换策略</w:t>
      </w:r>
      <w:bookmarkEnd w:id="4868"/>
    </w:p>
    <w:p w14:paraId="3BB552ED" w14:textId="3554C126" w:rsidR="00683933" w:rsidRPr="00B207B1" w:rsidRDefault="00683933" w:rsidP="00DA6E5C">
      <w:pPr>
        <w:spacing w:line="400" w:lineRule="exact"/>
        <w:ind w:firstLine="420"/>
        <w:rPr>
          <w:rFonts w:hAnsiTheme="minorEastAsia"/>
          <w:color w:val="000000" w:themeColor="text1"/>
          <w:rPrChange w:id="4869" w:author="JY0225" w:date="2017-08-24T12:02:00Z">
            <w:rPr>
              <w:color w:val="000000" w:themeColor="text1"/>
            </w:rPr>
          </w:rPrChange>
        </w:rPr>
      </w:pPr>
      <w:r w:rsidRPr="00B207B1">
        <w:rPr>
          <w:rFonts w:hAnsiTheme="minorEastAsia"/>
          <w:color w:val="000000" w:themeColor="text1"/>
          <w:rPrChange w:id="4870" w:author="JY0225" w:date="2017-08-24T12:02:00Z">
            <w:rPr>
              <w:color w:val="000000" w:themeColor="text1"/>
            </w:rPr>
          </w:rPrChange>
        </w:rPr>
        <w:t>LRU</w:t>
      </w:r>
      <w:r w:rsidRPr="00B207B1">
        <w:rPr>
          <w:rFonts w:hAnsiTheme="minorEastAsia" w:hint="eastAsia"/>
          <w:color w:val="000000" w:themeColor="text1"/>
          <w:rPrChange w:id="4871" w:author="JY0225" w:date="2017-08-24T12:02:00Z">
            <w:rPr>
              <w:rFonts w:hint="eastAsia"/>
              <w:color w:val="000000" w:themeColor="text1"/>
            </w:rPr>
          </w:rPrChange>
        </w:rPr>
        <w:t>是</w:t>
      </w:r>
      <w:r w:rsidRPr="00B207B1">
        <w:rPr>
          <w:rFonts w:hAnsiTheme="minorEastAsia"/>
          <w:color w:val="000000" w:themeColor="text1"/>
          <w:rPrChange w:id="4872" w:author="JY0225" w:date="2017-08-24T12:02:00Z">
            <w:rPr>
              <w:color w:val="000000" w:themeColor="text1"/>
            </w:rPr>
          </w:rPrChange>
        </w:rPr>
        <w:t xml:space="preserve">Least Recently Used </w:t>
      </w:r>
      <w:r w:rsidRPr="00B207B1">
        <w:rPr>
          <w:rFonts w:hAnsiTheme="minorEastAsia" w:hint="eastAsia"/>
          <w:color w:val="000000" w:themeColor="text1"/>
          <w:rPrChange w:id="4873" w:author="JY0225" w:date="2017-08-24T12:02:00Z">
            <w:rPr>
              <w:rFonts w:hint="eastAsia"/>
              <w:color w:val="000000" w:themeColor="text1"/>
            </w:rPr>
          </w:rPrChange>
        </w:rPr>
        <w:t>的缩写，</w:t>
      </w:r>
      <w:r w:rsidR="007902B1" w:rsidRPr="00B207B1">
        <w:rPr>
          <w:rFonts w:hAnsiTheme="minorEastAsia" w:hint="eastAsia"/>
          <w:color w:val="000000" w:themeColor="text1"/>
          <w:rPrChange w:id="4874" w:author="JY0225" w:date="2017-08-24T12:02:00Z">
            <w:rPr>
              <w:rFonts w:hint="eastAsia"/>
              <w:color w:val="000000" w:themeColor="text1"/>
            </w:rPr>
          </w:rPrChange>
        </w:rPr>
        <w:t>即</w:t>
      </w:r>
      <w:r w:rsidRPr="00B207B1">
        <w:rPr>
          <w:rFonts w:hAnsiTheme="minorEastAsia"/>
          <w:color w:val="000000" w:themeColor="text1"/>
          <w:rPrChange w:id="4875" w:author="JY0225" w:date="2017-08-24T12:02:00Z">
            <w:rPr>
              <w:color w:val="000000" w:themeColor="text1"/>
            </w:rPr>
          </w:rPrChange>
        </w:rPr>
        <w:t>“</w:t>
      </w:r>
      <w:r w:rsidRPr="00B207B1">
        <w:rPr>
          <w:rFonts w:hAnsiTheme="minorEastAsia" w:hint="eastAsia"/>
          <w:color w:val="000000" w:themeColor="text1"/>
          <w:rPrChange w:id="4876" w:author="JY0225" w:date="2017-08-24T12:02:00Z">
            <w:rPr>
              <w:rFonts w:hint="eastAsia"/>
              <w:color w:val="000000" w:themeColor="text1"/>
            </w:rPr>
          </w:rPrChange>
        </w:rPr>
        <w:t>最近最少使用</w:t>
      </w:r>
      <w:r w:rsidRPr="00B207B1">
        <w:rPr>
          <w:rFonts w:hAnsiTheme="minorEastAsia"/>
          <w:color w:val="000000" w:themeColor="text1"/>
          <w:rPrChange w:id="4877" w:author="JY0225" w:date="2017-08-24T12:02:00Z">
            <w:rPr>
              <w:color w:val="000000" w:themeColor="text1"/>
            </w:rPr>
          </w:rPrChange>
        </w:rPr>
        <w:t>”</w:t>
      </w:r>
      <w:r w:rsidRPr="00B207B1">
        <w:rPr>
          <w:rFonts w:hAnsiTheme="minorEastAsia" w:hint="eastAsia"/>
          <w:color w:val="000000" w:themeColor="text1"/>
          <w:rPrChange w:id="4878" w:author="JY0225" w:date="2017-08-24T12:02:00Z">
            <w:rPr>
              <w:rFonts w:hint="eastAsia"/>
              <w:color w:val="000000" w:themeColor="text1"/>
            </w:rPr>
          </w:rPrChange>
        </w:rPr>
        <w:t>，也就是说，</w:t>
      </w:r>
      <w:r w:rsidRPr="00B207B1">
        <w:rPr>
          <w:rFonts w:hAnsiTheme="minorEastAsia"/>
          <w:color w:val="000000" w:themeColor="text1"/>
          <w:rPrChange w:id="4879" w:author="JY0225" w:date="2017-08-24T12:02:00Z">
            <w:rPr>
              <w:color w:val="000000" w:themeColor="text1"/>
            </w:rPr>
          </w:rPrChange>
        </w:rPr>
        <w:t>LRU</w:t>
      </w:r>
      <w:r w:rsidRPr="00B207B1">
        <w:rPr>
          <w:rFonts w:hAnsiTheme="minorEastAsia" w:hint="eastAsia"/>
          <w:color w:val="000000" w:themeColor="text1"/>
          <w:rPrChange w:id="4880" w:author="JY0225" w:date="2017-08-24T12:02:00Z">
            <w:rPr>
              <w:rFonts w:hint="eastAsia"/>
              <w:color w:val="000000" w:themeColor="text1"/>
            </w:rPr>
          </w:rPrChange>
        </w:rPr>
        <w:t>缓存把最近最少使用的数据移除，</w:t>
      </w:r>
      <w:r w:rsidR="00D15DEC">
        <w:rPr>
          <w:rFonts w:hAnsiTheme="minorEastAsia" w:hint="eastAsia"/>
          <w:color w:val="000000" w:themeColor="text1"/>
        </w:rPr>
        <w:t>让给最新读取的数据。</w:t>
      </w:r>
      <w:r w:rsidR="00E43560" w:rsidRPr="00B207B1">
        <w:rPr>
          <w:rFonts w:hAnsiTheme="minorEastAsia" w:hint="eastAsia"/>
          <w:color w:val="000000" w:themeColor="text1"/>
          <w:rPrChange w:id="4881" w:author="JY0225" w:date="2017-08-24T12:02:00Z">
            <w:rPr>
              <w:rFonts w:hint="eastAsia"/>
              <w:color w:val="000000" w:themeColor="text1"/>
            </w:rPr>
          </w:rPrChange>
        </w:rPr>
        <w:t>往往最常读取的，也是读取次数最多的，所以</w:t>
      </w:r>
      <w:r w:rsidRPr="00B207B1">
        <w:rPr>
          <w:rFonts w:hAnsiTheme="minorEastAsia" w:hint="eastAsia"/>
          <w:color w:val="000000" w:themeColor="text1"/>
          <w:rPrChange w:id="4882" w:author="JY0225" w:date="2017-08-24T12:02:00Z">
            <w:rPr>
              <w:rFonts w:hint="eastAsia"/>
              <w:color w:val="000000" w:themeColor="text1"/>
            </w:rPr>
          </w:rPrChange>
        </w:rPr>
        <w:t>利用</w:t>
      </w:r>
      <w:r w:rsidRPr="00B207B1">
        <w:rPr>
          <w:rFonts w:hAnsiTheme="minorEastAsia"/>
          <w:color w:val="000000" w:themeColor="text1"/>
          <w:rPrChange w:id="4883" w:author="JY0225" w:date="2017-08-24T12:02:00Z">
            <w:rPr>
              <w:color w:val="000000" w:themeColor="text1"/>
            </w:rPr>
          </w:rPrChange>
        </w:rPr>
        <w:t>LRU</w:t>
      </w:r>
      <w:r w:rsidR="00E43560" w:rsidRPr="00B207B1">
        <w:rPr>
          <w:rFonts w:hAnsiTheme="minorEastAsia" w:hint="eastAsia"/>
          <w:color w:val="000000" w:themeColor="text1"/>
          <w:rPrChange w:id="4884" w:author="JY0225" w:date="2017-08-24T12:02:00Z">
            <w:rPr>
              <w:rFonts w:hint="eastAsia"/>
              <w:color w:val="000000" w:themeColor="text1"/>
            </w:rPr>
          </w:rPrChange>
        </w:rPr>
        <w:t>缓存策略</w:t>
      </w:r>
      <w:r w:rsidR="00575727" w:rsidRPr="00B207B1">
        <w:rPr>
          <w:rFonts w:hAnsiTheme="minorEastAsia" w:hint="eastAsia"/>
          <w:color w:val="000000" w:themeColor="text1"/>
          <w:rPrChange w:id="4885"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4886" w:author="JY0225" w:date="2017-08-24T12:02:00Z">
            <w:rPr>
              <w:rFonts w:hint="eastAsia"/>
              <w:color w:val="000000" w:themeColor="text1"/>
            </w:rPr>
          </w:rPrChange>
        </w:rPr>
        <w:t>。</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4887" w:author="JY0225" w:date="2017-08-24T12:02:00Z">
            <w:rPr>
              <w:color w:val="000000" w:themeColor="text1"/>
            </w:rPr>
          </w:rPrChange>
        </w:rPr>
      </w:pPr>
      <w:r w:rsidRPr="00B207B1">
        <w:rPr>
          <w:rFonts w:hAnsiTheme="minorEastAsia" w:hint="eastAsia"/>
          <w:color w:val="000000" w:themeColor="text1"/>
          <w:rPrChange w:id="4888" w:author="JY0225" w:date="2017-08-24T12:02:00Z">
            <w:rPr>
              <w:rFonts w:hint="eastAsia"/>
              <w:color w:val="000000" w:themeColor="text1"/>
            </w:rPr>
          </w:rPrChange>
        </w:rPr>
        <w:t>要实现</w:t>
      </w:r>
      <w:r w:rsidRPr="00B207B1">
        <w:rPr>
          <w:rFonts w:hAnsiTheme="minorEastAsia"/>
          <w:color w:val="000000" w:themeColor="text1"/>
          <w:rPrChange w:id="4889" w:author="JY0225" w:date="2017-08-24T12:02:00Z">
            <w:rPr>
              <w:color w:val="000000" w:themeColor="text1"/>
            </w:rPr>
          </w:rPrChange>
        </w:rPr>
        <w:t>LRU</w:t>
      </w:r>
      <w:r w:rsidR="008675FB" w:rsidRPr="00B207B1">
        <w:rPr>
          <w:rFonts w:hAnsiTheme="minorEastAsia" w:hint="eastAsia"/>
          <w:color w:val="000000" w:themeColor="text1"/>
          <w:rPrChange w:id="4890" w:author="JY0225" w:date="2017-08-24T12:02:00Z">
            <w:rPr>
              <w:rFonts w:hint="eastAsia"/>
              <w:color w:val="000000" w:themeColor="text1"/>
            </w:rPr>
          </w:rPrChange>
        </w:rPr>
        <w:t>缓存，</w:t>
      </w:r>
      <w:r w:rsidRPr="00B207B1">
        <w:rPr>
          <w:rFonts w:hAnsiTheme="minorEastAsia" w:hint="eastAsia"/>
          <w:color w:val="000000" w:themeColor="text1"/>
          <w:rPrChange w:id="4891"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4892"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4893" w:author="JY0225" w:date="2017-08-24T12:02:00Z">
            <w:rPr>
              <w:rFonts w:hint="eastAsia"/>
              <w:color w:val="000000" w:themeColor="text1"/>
            </w:rPr>
          </w:rPrChange>
        </w:rPr>
        <w:t>，自动加一</w:t>
      </w:r>
      <w:r w:rsidR="00FF372F" w:rsidRPr="00B207B1">
        <w:rPr>
          <w:rFonts w:hAnsiTheme="minorEastAsia" w:hint="eastAsia"/>
          <w:color w:val="000000" w:themeColor="text1"/>
          <w:rPrChange w:id="4894" w:author="JY0225" w:date="2017-08-24T12:02:00Z">
            <w:rPr>
              <w:rFonts w:hint="eastAsia"/>
              <w:color w:val="000000" w:themeColor="text1"/>
            </w:rPr>
          </w:rPrChange>
        </w:rPr>
        <w:t>。</w:t>
      </w:r>
      <w:r w:rsidR="00864A9B" w:rsidRPr="00B207B1">
        <w:rPr>
          <w:rFonts w:hAnsiTheme="minorEastAsia" w:hint="eastAsia"/>
          <w:color w:val="000000" w:themeColor="text1"/>
          <w:rPrChange w:id="4895"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4896" w:author="JY0225" w:date="2017-08-24T12:02:00Z">
            <w:rPr>
              <w:rFonts w:hint="eastAsia"/>
              <w:color w:val="000000" w:themeColor="text1"/>
            </w:rPr>
          </w:rPrChange>
        </w:rPr>
        <w:t>空间的上限时，</w:t>
      </w:r>
      <w:r w:rsidR="002D5ABB" w:rsidRPr="00B207B1">
        <w:rPr>
          <w:rFonts w:hAnsiTheme="minorEastAsia"/>
          <w:color w:val="000000" w:themeColor="text1"/>
          <w:rPrChange w:id="4897" w:author="JY0225" w:date="2017-08-24T12:02:00Z">
            <w:rPr>
              <w:color w:val="000000" w:themeColor="text1"/>
            </w:rPr>
          </w:rPrChange>
        </w:rPr>
        <w:t>LRU</w:t>
      </w:r>
      <w:r w:rsidR="002D5ABB" w:rsidRPr="00B207B1">
        <w:rPr>
          <w:rFonts w:hAnsiTheme="minorEastAsia" w:hint="eastAsia"/>
          <w:color w:val="000000" w:themeColor="text1"/>
          <w:rPrChange w:id="4898" w:author="JY0225" w:date="2017-08-24T12:02:00Z">
            <w:rPr>
              <w:rFonts w:hint="eastAsia"/>
              <w:color w:val="000000" w:themeColor="text1"/>
            </w:rPr>
          </w:rPrChange>
        </w:rPr>
        <w:t>缓存策略</w:t>
      </w:r>
      <w:r w:rsidR="007A5675" w:rsidRPr="00B207B1">
        <w:rPr>
          <w:rFonts w:hAnsiTheme="minorEastAsia" w:hint="eastAsia"/>
          <w:color w:val="000000" w:themeColor="text1"/>
          <w:rPrChange w:id="4899"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4900"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4901"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4902" w:author="JY0225" w:date="2017-08-24T12:02:00Z">
            <w:rPr>
              <w:color w:val="000000" w:themeColor="text1"/>
            </w:rPr>
          </w:rPrChange>
        </w:rPr>
        <w:t>LRU</w:t>
      </w:r>
      <w:r w:rsidR="00FC7C26" w:rsidRPr="00B207B1">
        <w:rPr>
          <w:rFonts w:hAnsiTheme="minorEastAsia" w:hint="eastAsia"/>
          <w:color w:val="000000" w:themeColor="text1"/>
          <w:rPrChange w:id="4903"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4904" w:author="微软用户" w:date="2017-08-19T21:40:00Z"/>
          <w:moveTo w:id="4905" w:author="微软用户" w:date="2017-08-19T21:40:00Z"/>
        </w:rPr>
      </w:pPr>
      <w:bookmarkStart w:id="4906" w:name="_Toc492545492"/>
      <w:moveToRangeStart w:id="4907" w:author="微软用户" w:date="2017-08-19T21:40:00Z" w:name="move490942165"/>
      <w:moveTo w:id="4908" w:author="微软用户" w:date="2017-08-19T21:40:00Z">
        <w:r w:rsidRPr="00B207B1">
          <w:lastRenderedPageBreak/>
          <w:t>5.2.6 Firefox</w:t>
        </w:r>
        <w:r w:rsidRPr="00B207B1">
          <w:t>扩展</w:t>
        </w:r>
        <w:bookmarkEnd w:id="4906"/>
      </w:moveTo>
    </w:p>
    <w:moveToRangeEnd w:id="4907"/>
    <w:p w14:paraId="1D19CAF8" w14:textId="77777777" w:rsidR="000E5613" w:rsidRPr="00B207B1" w:rsidRDefault="000E5613">
      <w:pPr>
        <w:pStyle w:val="31"/>
        <w:pPrChange w:id="4909" w:author="微软用户" w:date="2017-08-19T21:40:00Z">
          <w:pPr>
            <w:spacing w:line="400" w:lineRule="exact"/>
          </w:pPr>
        </w:pPrChange>
      </w:pPr>
    </w:p>
    <w:p w14:paraId="018C530E" w14:textId="77777777" w:rsidR="003D75FE" w:rsidRPr="00B207B1" w:rsidDel="00AF0CA2" w:rsidRDefault="008160D7">
      <w:pPr>
        <w:pStyle w:val="31"/>
        <w:rPr>
          <w:moveFrom w:id="4910" w:author="微软用户" w:date="2017-08-19T21:40:00Z"/>
          <w:rFonts w:asciiTheme="minorEastAsia" w:hAnsiTheme="minorEastAsia"/>
          <w:sz w:val="24"/>
          <w:szCs w:val="24"/>
          <w:rPrChange w:id="4911" w:author="JY0225" w:date="2017-08-24T12:02:00Z">
            <w:rPr>
              <w:moveFrom w:id="4912" w:author="微软用户" w:date="2017-08-19T21:40:00Z"/>
            </w:rPr>
          </w:rPrChange>
        </w:rPr>
      </w:pPr>
      <w:moveFromRangeStart w:id="4913" w:author="微软用户" w:date="2017-08-19T21:40:00Z" w:name="move490942165"/>
      <w:moveFrom w:id="4914" w:author="微软用户" w:date="2017-08-19T21:40:00Z">
        <w:r w:rsidRPr="00B207B1" w:rsidDel="00AF0CA2">
          <w:rPr>
            <w:rFonts w:asciiTheme="minorEastAsia" w:hAnsiTheme="minorEastAsia"/>
            <w:b w:val="0"/>
            <w:bCs w:val="0"/>
            <w:sz w:val="24"/>
            <w:szCs w:val="24"/>
            <w:rPrChange w:id="4915" w:author="JY0225" w:date="2017-08-24T12:02:00Z">
              <w:rPr>
                <w:b w:val="0"/>
                <w:bCs w:val="0"/>
              </w:rPr>
            </w:rPrChange>
          </w:rPr>
          <w:t>5.2.6</w:t>
        </w:r>
        <w:r w:rsidR="003D75FE" w:rsidRPr="00B207B1" w:rsidDel="00AF0CA2">
          <w:rPr>
            <w:rFonts w:asciiTheme="minorEastAsia" w:hAnsiTheme="minorEastAsia"/>
            <w:b w:val="0"/>
            <w:bCs w:val="0"/>
            <w:sz w:val="24"/>
            <w:szCs w:val="24"/>
            <w:rPrChange w:id="4916" w:author="JY0225" w:date="2017-08-24T12:02:00Z">
              <w:rPr>
                <w:b w:val="0"/>
                <w:bCs w:val="0"/>
              </w:rPr>
            </w:rPrChange>
          </w:rPr>
          <w:t xml:space="preserve"> Firefox</w:t>
        </w:r>
        <w:r w:rsidR="002E5718" w:rsidRPr="00B207B1" w:rsidDel="00AF0CA2">
          <w:rPr>
            <w:rFonts w:asciiTheme="minorEastAsia" w:hAnsiTheme="minorEastAsia" w:hint="eastAsia"/>
            <w:b w:val="0"/>
            <w:bCs w:val="0"/>
            <w:sz w:val="24"/>
            <w:szCs w:val="24"/>
            <w:rPrChange w:id="4917" w:author="JY0225" w:date="2017-08-24T12:02:00Z">
              <w:rPr>
                <w:rFonts w:hint="eastAsia"/>
                <w:b w:val="0"/>
                <w:bCs w:val="0"/>
              </w:rPr>
            </w:rPrChange>
          </w:rPr>
          <w:t>扩展</w:t>
        </w:r>
      </w:moveFrom>
    </w:p>
    <w:moveFromRangeEnd w:id="4913"/>
    <w:p w14:paraId="7F5AF415" w14:textId="46F8BDB8" w:rsidR="00566056" w:rsidRPr="00B207B1" w:rsidRDefault="0048420B" w:rsidP="00205EDA">
      <w:pPr>
        <w:spacing w:line="400" w:lineRule="exact"/>
        <w:rPr>
          <w:rFonts w:hAnsiTheme="minorEastAsia"/>
          <w:color w:val="000000" w:themeColor="text1"/>
          <w:rPrChange w:id="4918" w:author="JY0225" w:date="2017-08-24T12:02:00Z">
            <w:rPr>
              <w:color w:val="000000" w:themeColor="text1"/>
            </w:rPr>
          </w:rPrChange>
        </w:rPr>
      </w:pPr>
      <w:r w:rsidRPr="00B207B1">
        <w:rPr>
          <w:rFonts w:hAnsiTheme="minorEastAsia"/>
          <w:rPrChange w:id="4919" w:author="JY0225" w:date="2017-08-24T12:02:00Z">
            <w:rPr/>
          </w:rPrChange>
        </w:rPr>
        <w:tab/>
      </w:r>
      <w:r w:rsidR="00205EDA" w:rsidRPr="00B207B1">
        <w:rPr>
          <w:rFonts w:hAnsiTheme="minorEastAsia" w:hint="eastAsia"/>
          <w:color w:val="000000" w:themeColor="text1"/>
          <w:rPrChange w:id="4920" w:author="JY0225" w:date="2017-08-24T12:02:00Z">
            <w:rPr>
              <w:rFonts w:hint="eastAsia"/>
              <w:color w:val="000000" w:themeColor="text1"/>
            </w:rPr>
          </w:rPrChange>
        </w:rPr>
        <w:t>浏览器</w:t>
      </w:r>
      <w:r w:rsidR="002E5718" w:rsidRPr="00B207B1">
        <w:rPr>
          <w:rFonts w:hAnsiTheme="minorEastAsia" w:hint="eastAsia"/>
          <w:color w:val="000000" w:themeColor="text1"/>
          <w:rPrChange w:id="4921" w:author="JY0225" w:date="2017-08-24T12:02:00Z">
            <w:rPr>
              <w:rFonts w:hint="eastAsia"/>
              <w:color w:val="000000" w:themeColor="text1"/>
            </w:rPr>
          </w:rPrChange>
        </w:rPr>
        <w:t>扩展</w:t>
      </w:r>
      <w:r w:rsidR="00E91908">
        <w:rPr>
          <w:rFonts w:hAnsiTheme="minorEastAsia" w:hint="eastAsia"/>
          <w:color w:val="000000" w:themeColor="text1"/>
        </w:rPr>
        <w:t>应用</w:t>
      </w:r>
      <w:r w:rsidR="00205EDA" w:rsidRPr="00B207B1">
        <w:rPr>
          <w:rFonts w:hAnsiTheme="minorEastAsia" w:hint="eastAsia"/>
          <w:color w:val="000000" w:themeColor="text1"/>
          <w:rPrChange w:id="4922" w:author="JY0225" w:date="2017-08-24T12:02:00Z">
            <w:rPr>
              <w:rFonts w:hint="eastAsia"/>
              <w:color w:val="000000" w:themeColor="text1"/>
            </w:rPr>
          </w:rPrChange>
        </w:rPr>
        <w:t>是一种用来</w:t>
      </w:r>
      <w:r w:rsidR="00566056" w:rsidRPr="00B207B1">
        <w:rPr>
          <w:rFonts w:hAnsiTheme="minorEastAsia" w:hint="eastAsia"/>
          <w:color w:val="000000" w:themeColor="text1"/>
          <w:rPrChange w:id="4923" w:author="JY0225" w:date="2017-08-24T12:02:00Z">
            <w:rPr>
              <w:rFonts w:hint="eastAsia"/>
              <w:color w:val="000000" w:themeColor="text1"/>
            </w:rPr>
          </w:rPrChange>
        </w:rPr>
        <w:t>修改</w:t>
      </w:r>
      <w:r w:rsidR="00566056" w:rsidRPr="00B207B1">
        <w:rPr>
          <w:rFonts w:hAnsiTheme="minorEastAsia"/>
          <w:color w:val="000000" w:themeColor="text1"/>
          <w:rPrChange w:id="4924" w:author="JY0225" w:date="2017-08-24T12:02:00Z">
            <w:rPr>
              <w:color w:val="000000" w:themeColor="text1"/>
            </w:rPr>
          </w:rPrChange>
        </w:rPr>
        <w:t>web</w:t>
      </w:r>
      <w:r w:rsidR="00A62FA3" w:rsidRPr="00B207B1">
        <w:rPr>
          <w:rFonts w:hAnsiTheme="minorEastAsia" w:hint="eastAsia"/>
          <w:color w:val="000000" w:themeColor="text1"/>
          <w:rPrChange w:id="4925" w:author="JY0225" w:date="2017-08-24T12:02:00Z">
            <w:rPr>
              <w:rFonts w:hint="eastAsia"/>
              <w:color w:val="000000" w:themeColor="text1"/>
            </w:rPr>
          </w:rPrChange>
        </w:rPr>
        <w:t>浏览器</w:t>
      </w:r>
      <w:r w:rsidR="00205EDA" w:rsidRPr="00B207B1">
        <w:rPr>
          <w:rFonts w:hAnsiTheme="minorEastAsia" w:hint="eastAsia"/>
          <w:color w:val="000000" w:themeColor="text1"/>
          <w:rPrChange w:id="4926" w:author="JY0225" w:date="2017-08-24T12:02:00Z">
            <w:rPr>
              <w:rFonts w:hint="eastAsia"/>
              <w:color w:val="000000" w:themeColor="text1"/>
            </w:rPr>
          </w:rPrChange>
        </w:rPr>
        <w:t>功能的工具</w:t>
      </w:r>
      <w:r w:rsidR="00F42938">
        <w:rPr>
          <w:rFonts w:hAnsiTheme="minorEastAsia" w:hint="eastAsia"/>
          <w:color w:val="000000" w:themeColor="text1"/>
        </w:rPr>
        <w:t>。</w:t>
      </w:r>
      <w:r w:rsidR="00566056" w:rsidRPr="00B207B1">
        <w:rPr>
          <w:rFonts w:hAnsiTheme="minorEastAsia" w:hint="eastAsia"/>
          <w:color w:val="000000" w:themeColor="text1"/>
          <w:rPrChange w:id="4927" w:author="JY0225" w:date="2017-08-24T12:02:00Z">
            <w:rPr>
              <w:rFonts w:hint="eastAsia"/>
              <w:color w:val="000000" w:themeColor="text1"/>
            </w:rPr>
          </w:rPrChange>
        </w:rPr>
        <w:t>使用</w:t>
      </w:r>
      <w:r w:rsidR="00217C16" w:rsidRPr="00B207B1">
        <w:rPr>
          <w:rFonts w:hAnsiTheme="minorEastAsia"/>
          <w:color w:val="000000" w:themeColor="text1"/>
          <w:rPrChange w:id="4928" w:author="JY0225" w:date="2017-08-24T12:02:00Z">
            <w:rPr>
              <w:color w:val="000000" w:themeColor="text1"/>
            </w:rPr>
          </w:rPrChange>
        </w:rPr>
        <w:t>JavaScript</w:t>
      </w:r>
      <w:r w:rsidR="00217C16" w:rsidRPr="00B207B1">
        <w:rPr>
          <w:rFonts w:hAnsiTheme="minorEastAsia" w:hint="eastAsia"/>
          <w:color w:val="000000" w:themeColor="text1"/>
          <w:rPrChange w:id="4929" w:author="JY0225" w:date="2017-08-24T12:02:00Z">
            <w:rPr>
              <w:rFonts w:hint="eastAsia"/>
              <w:color w:val="000000" w:themeColor="text1"/>
            </w:rPr>
          </w:rPrChange>
        </w:rPr>
        <w:t>、</w:t>
      </w:r>
      <w:r w:rsidR="00217C16" w:rsidRPr="00B207B1">
        <w:rPr>
          <w:rFonts w:hAnsiTheme="minorEastAsia"/>
          <w:color w:val="000000" w:themeColor="text1"/>
          <w:rPrChange w:id="4930" w:author="JY0225" w:date="2017-08-24T12:02:00Z">
            <w:rPr>
              <w:color w:val="000000" w:themeColor="text1"/>
            </w:rPr>
          </w:rPrChange>
        </w:rPr>
        <w:t>Html</w:t>
      </w:r>
      <w:r w:rsidR="00217C16" w:rsidRPr="00B207B1">
        <w:rPr>
          <w:rFonts w:hAnsiTheme="minorEastAsia" w:hint="eastAsia"/>
          <w:color w:val="000000" w:themeColor="text1"/>
          <w:rPrChange w:id="4931" w:author="JY0225" w:date="2017-08-24T12:02:00Z">
            <w:rPr>
              <w:rFonts w:hint="eastAsia"/>
              <w:color w:val="000000" w:themeColor="text1"/>
            </w:rPr>
          </w:rPrChange>
        </w:rPr>
        <w:t>、</w:t>
      </w:r>
      <w:r w:rsidR="00217C16" w:rsidRPr="00B207B1">
        <w:rPr>
          <w:rFonts w:hAnsiTheme="minorEastAsia"/>
          <w:color w:val="000000" w:themeColor="text1"/>
          <w:rPrChange w:id="4932" w:author="JY0225" w:date="2017-08-24T12:02:00Z">
            <w:rPr>
              <w:color w:val="000000" w:themeColor="text1"/>
            </w:rPr>
          </w:rPrChange>
        </w:rPr>
        <w:t>CSS</w:t>
      </w:r>
      <w:r w:rsidR="00217C16" w:rsidRPr="00B207B1">
        <w:rPr>
          <w:rFonts w:hAnsiTheme="minorEastAsia" w:hint="eastAsia"/>
          <w:color w:val="000000" w:themeColor="text1"/>
          <w:rPrChange w:id="4933" w:author="JY0225" w:date="2017-08-24T12:02:00Z">
            <w:rPr>
              <w:rFonts w:hint="eastAsia"/>
              <w:color w:val="000000" w:themeColor="text1"/>
            </w:rPr>
          </w:rPrChange>
        </w:rPr>
        <w:t>等</w:t>
      </w:r>
      <w:r w:rsidR="00566056" w:rsidRPr="00B207B1">
        <w:rPr>
          <w:rFonts w:hAnsiTheme="minorEastAsia" w:hint="eastAsia"/>
          <w:color w:val="000000" w:themeColor="text1"/>
          <w:rPrChange w:id="4934" w:author="JY0225" w:date="2017-08-24T12:02:00Z">
            <w:rPr>
              <w:rFonts w:hint="eastAsia"/>
              <w:color w:val="000000" w:themeColor="text1"/>
            </w:rPr>
          </w:rPrChange>
        </w:rPr>
        <w:t>标准的</w:t>
      </w:r>
      <w:r w:rsidR="00566056" w:rsidRPr="00B207B1">
        <w:rPr>
          <w:rFonts w:hAnsiTheme="minorEastAsia"/>
          <w:color w:val="000000" w:themeColor="text1"/>
          <w:rPrChange w:id="4935" w:author="JY0225" w:date="2017-08-24T12:02:00Z">
            <w:rPr>
              <w:color w:val="000000" w:themeColor="text1"/>
            </w:rPr>
          </w:rPrChange>
        </w:rPr>
        <w:t>web</w:t>
      </w:r>
      <w:r w:rsidR="00566056" w:rsidRPr="00B207B1">
        <w:rPr>
          <w:rFonts w:hAnsiTheme="minorEastAsia" w:hint="eastAsia"/>
          <w:color w:val="000000" w:themeColor="text1"/>
          <w:rPrChange w:id="4936" w:author="JY0225" w:date="2017-08-24T12:02:00Z">
            <w:rPr>
              <w:rFonts w:hint="eastAsia"/>
              <w:color w:val="000000" w:themeColor="text1"/>
            </w:rPr>
          </w:rPrChange>
        </w:rPr>
        <w:t>技术</w:t>
      </w:r>
      <w:r w:rsidR="0056330B" w:rsidRPr="00B207B1">
        <w:rPr>
          <w:rFonts w:hAnsiTheme="minorEastAsia" w:hint="eastAsia"/>
          <w:color w:val="000000" w:themeColor="text1"/>
          <w:rPrChange w:id="4937" w:author="JY0225" w:date="2017-08-24T12:02:00Z">
            <w:rPr>
              <w:rFonts w:hint="eastAsia"/>
              <w:color w:val="000000" w:themeColor="text1"/>
            </w:rPr>
          </w:rPrChange>
        </w:rPr>
        <w:t>，再加上一些专用的</w:t>
      </w:r>
      <w:r w:rsidR="0056330B" w:rsidRPr="00B207B1">
        <w:rPr>
          <w:rFonts w:hAnsiTheme="minorEastAsia"/>
          <w:color w:val="000000" w:themeColor="text1"/>
          <w:rPrChange w:id="4938" w:author="JY0225" w:date="2017-08-24T12:02:00Z">
            <w:rPr>
              <w:color w:val="000000" w:themeColor="text1"/>
            </w:rPr>
          </w:rPrChange>
        </w:rPr>
        <w:t>javascrip API</w:t>
      </w:r>
      <w:r w:rsidR="00651ABF" w:rsidRPr="00B207B1">
        <w:rPr>
          <w:rFonts w:hAnsiTheme="minorEastAsia" w:hint="eastAsia"/>
          <w:color w:val="000000" w:themeColor="text1"/>
          <w:rPrChange w:id="4939" w:author="JY0225" w:date="2017-08-24T12:02:00Z">
            <w:rPr>
              <w:rFonts w:hint="eastAsia"/>
              <w:color w:val="000000" w:themeColor="text1"/>
            </w:rPr>
          </w:rPrChange>
        </w:rPr>
        <w:t>进行编写</w:t>
      </w:r>
      <w:r w:rsidR="00566056" w:rsidRPr="00B207B1">
        <w:rPr>
          <w:rFonts w:hAnsiTheme="minorEastAsia" w:hint="eastAsia"/>
          <w:color w:val="000000" w:themeColor="text1"/>
          <w:rPrChange w:id="4940" w:author="JY0225" w:date="2017-08-24T12:02:00Z">
            <w:rPr>
              <w:rFonts w:hint="eastAsia"/>
              <w:color w:val="000000" w:themeColor="text1"/>
            </w:rPr>
          </w:rPrChange>
        </w:rPr>
        <w:t>。</w:t>
      </w:r>
      <w:r w:rsidR="00983C5D" w:rsidRPr="00B207B1">
        <w:rPr>
          <w:rFonts w:hAnsiTheme="minorEastAsia" w:hint="eastAsia"/>
          <w:color w:val="000000" w:themeColor="text1"/>
          <w:rPrChange w:id="4941" w:author="JY0225" w:date="2017-08-24T12:02:00Z">
            <w:rPr>
              <w:rFonts w:hint="eastAsia"/>
              <w:color w:val="000000" w:themeColor="text1"/>
            </w:rPr>
          </w:rPrChange>
        </w:rPr>
        <w:t>火狐扩展</w:t>
      </w:r>
      <w:r w:rsidR="00983C5D" w:rsidRPr="00B207B1">
        <w:rPr>
          <w:rFonts w:hAnsiTheme="minorEastAsia"/>
          <w:color w:val="000000" w:themeColor="text1"/>
          <w:rPrChange w:id="4942" w:author="JY0225" w:date="2017-08-24T12:02:00Z">
            <w:rPr>
              <w:color w:val="000000" w:themeColor="text1"/>
            </w:rPr>
          </w:rPrChange>
        </w:rPr>
        <w:t>(Extensions for Firefox)</w:t>
      </w:r>
      <w:r w:rsidR="00983C5D" w:rsidRPr="00B207B1">
        <w:rPr>
          <w:rFonts w:hAnsiTheme="minorEastAsia" w:hint="eastAsia"/>
          <w:color w:val="000000" w:themeColor="text1"/>
          <w:rPrChange w:id="4943" w:author="JY0225" w:date="2017-08-24T12:02:00Z">
            <w:rPr>
              <w:rFonts w:hint="eastAsia"/>
              <w:color w:val="000000" w:themeColor="text1"/>
            </w:rPr>
          </w:rPrChange>
        </w:rPr>
        <w:t>由</w:t>
      </w:r>
      <w:r w:rsidR="00983C5D" w:rsidRPr="00B207B1">
        <w:rPr>
          <w:rFonts w:hAnsiTheme="minorEastAsia"/>
          <w:color w:val="000000" w:themeColor="text1"/>
          <w:rPrChange w:id="4944" w:author="JY0225" w:date="2017-08-24T12:02:00Z">
            <w:rPr>
              <w:color w:val="000000" w:themeColor="text1"/>
            </w:rPr>
          </w:rPrChange>
        </w:rPr>
        <w:t>WebExtensions API</w:t>
      </w:r>
      <w:r w:rsidR="00983C5D" w:rsidRPr="00B207B1">
        <w:rPr>
          <w:rFonts w:hAnsiTheme="minorEastAsia" w:hint="eastAsia"/>
          <w:color w:val="000000" w:themeColor="text1"/>
          <w:rPrChange w:id="4945" w:author="JY0225" w:date="2017-08-24T12:02:00Z">
            <w:rPr>
              <w:rFonts w:hint="eastAsia"/>
              <w:color w:val="000000" w:themeColor="text1"/>
            </w:rPr>
          </w:rPrChange>
        </w:rPr>
        <w:t>构建而成。</w:t>
      </w:r>
      <w:r w:rsidR="00983C5D" w:rsidRPr="00B207B1">
        <w:rPr>
          <w:rFonts w:hAnsiTheme="minorEastAsia"/>
          <w:color w:val="000000" w:themeColor="text1"/>
          <w:rPrChange w:id="4946" w:author="JY0225" w:date="2017-08-24T12:02:00Z">
            <w:rPr>
              <w:color w:val="000000" w:themeColor="text1"/>
            </w:rPr>
          </w:rPrChange>
        </w:rPr>
        <w:t xml:space="preserve"> </w:t>
      </w:r>
      <w:r w:rsidR="00983C5D" w:rsidRPr="00B207B1">
        <w:rPr>
          <w:rFonts w:hAnsiTheme="minorEastAsia" w:hint="eastAsia"/>
          <w:color w:val="000000" w:themeColor="text1"/>
          <w:rPrChange w:id="4947"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4948" w:author="JY0225" w:date="2017-08-24T12:02:00Z">
            <w:rPr>
              <w:color w:val="000000" w:themeColor="text1"/>
            </w:rPr>
          </w:rPrChange>
        </w:rPr>
        <w:t>Chrome</w:t>
      </w:r>
      <w:r w:rsidR="00983C5D" w:rsidRPr="00B207B1">
        <w:rPr>
          <w:rFonts w:hAnsiTheme="minorEastAsia" w:hint="eastAsia"/>
          <w:color w:val="000000" w:themeColor="text1"/>
          <w:rPrChange w:id="4949" w:author="JY0225" w:date="2017-08-24T12:02:00Z">
            <w:rPr>
              <w:rFonts w:hint="eastAsia"/>
              <w:color w:val="000000" w:themeColor="text1"/>
            </w:rPr>
          </w:rPrChange>
        </w:rPr>
        <w:t>和欧朋浏览器</w:t>
      </w:r>
      <w:r w:rsidR="00983C5D" w:rsidRPr="00B207B1">
        <w:rPr>
          <w:rFonts w:hAnsiTheme="minorEastAsia"/>
          <w:color w:val="000000" w:themeColor="text1"/>
          <w:rPrChange w:id="4950" w:author="JY0225" w:date="2017-08-24T12:02:00Z">
            <w:rPr>
              <w:color w:val="000000" w:themeColor="text1"/>
            </w:rPr>
          </w:rPrChange>
        </w:rPr>
        <w:t>Opera</w:t>
      </w:r>
      <w:r w:rsidR="00983C5D" w:rsidRPr="00B207B1">
        <w:rPr>
          <w:rFonts w:hAnsiTheme="minorEastAsia" w:hint="eastAsia"/>
          <w:color w:val="000000" w:themeColor="text1"/>
          <w:rPrChange w:id="4951" w:author="JY0225" w:date="2017-08-24T12:02:00Z">
            <w:rPr>
              <w:rFonts w:hint="eastAsia"/>
              <w:color w:val="000000" w:themeColor="text1"/>
            </w:rPr>
          </w:rPrChange>
        </w:rPr>
        <w:t>所支持的扩展</w:t>
      </w:r>
      <w:r w:rsidR="00983C5D" w:rsidRPr="00B207B1">
        <w:rPr>
          <w:rFonts w:hAnsiTheme="minorEastAsia"/>
          <w:color w:val="000000" w:themeColor="text1"/>
          <w:rPrChange w:id="4952" w:author="JY0225" w:date="2017-08-24T12:02:00Z">
            <w:rPr>
              <w:color w:val="000000" w:themeColor="text1"/>
            </w:rPr>
          </w:rPrChange>
        </w:rPr>
        <w:t xml:space="preserve">API </w:t>
      </w:r>
      <w:r w:rsidR="00983C5D" w:rsidRPr="00B207B1">
        <w:rPr>
          <w:rFonts w:hAnsiTheme="minorEastAsia" w:hint="eastAsia"/>
          <w:color w:val="000000" w:themeColor="text1"/>
          <w:rPrChange w:id="4953" w:author="JY0225" w:date="2017-08-24T12:02:00Z">
            <w:rPr>
              <w:rFonts w:hint="eastAsia"/>
              <w:color w:val="000000" w:themeColor="text1"/>
            </w:rPr>
          </w:rPrChange>
        </w:rPr>
        <w:t>兼容。</w:t>
      </w:r>
      <w:r w:rsidR="00962804" w:rsidRPr="00B207B1">
        <w:rPr>
          <w:rFonts w:hAnsiTheme="minorEastAsia" w:hint="eastAsia"/>
          <w:color w:val="000000" w:themeColor="text1"/>
          <w:rPrChange w:id="4954" w:author="JY0225" w:date="2017-08-24T12:02:00Z">
            <w:rPr>
              <w:rFonts w:hint="eastAsia"/>
              <w:color w:val="000000" w:themeColor="text1"/>
            </w:rPr>
          </w:rPrChange>
        </w:rPr>
        <w:t>通过浏览器</w:t>
      </w:r>
      <w:r w:rsidR="002E5718" w:rsidRPr="00B207B1">
        <w:rPr>
          <w:rFonts w:hAnsiTheme="minorEastAsia" w:hint="eastAsia"/>
          <w:color w:val="000000" w:themeColor="text1"/>
          <w:rPrChange w:id="4955" w:author="JY0225" w:date="2017-08-24T12:02:00Z">
            <w:rPr>
              <w:rFonts w:hint="eastAsia"/>
              <w:color w:val="000000" w:themeColor="text1"/>
            </w:rPr>
          </w:rPrChange>
        </w:rPr>
        <w:t>扩展</w:t>
      </w:r>
      <w:r w:rsidR="00566056" w:rsidRPr="00B207B1">
        <w:rPr>
          <w:rFonts w:hAnsiTheme="minorEastAsia" w:hint="eastAsia"/>
          <w:color w:val="000000" w:themeColor="text1"/>
          <w:rPrChange w:id="4956" w:author="JY0225" w:date="2017-08-24T12:02:00Z">
            <w:rPr>
              <w:rFonts w:hint="eastAsia"/>
              <w:color w:val="000000" w:themeColor="text1"/>
            </w:rPr>
          </w:rPrChange>
        </w:rPr>
        <w:t>可以为浏览器增加新的特性或者改变某些网站的外观和内容。</w:t>
      </w:r>
      <w:r w:rsidR="00695113">
        <w:rPr>
          <w:rFonts w:hAnsiTheme="minorEastAsia" w:hint="eastAsia"/>
          <w:color w:val="000000" w:themeColor="text1"/>
        </w:rPr>
        <w:t>本文</w:t>
      </w:r>
      <w:r w:rsidR="00B85CE9">
        <w:rPr>
          <w:rFonts w:hAnsiTheme="minorEastAsia" w:hint="eastAsia"/>
          <w:color w:val="000000" w:themeColor="text1"/>
        </w:rPr>
        <w:t>为支持</w:t>
      </w:r>
      <w:r w:rsidR="00B163AD" w:rsidRPr="00B207B1">
        <w:rPr>
          <w:rFonts w:hAnsiTheme="minorEastAsia" w:hint="eastAsia"/>
          <w:color w:val="000000" w:themeColor="text1"/>
          <w:rPrChange w:id="4957"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4958" w:author="JY0225" w:date="2017-08-24T12:02:00Z">
            <w:rPr>
              <w:color w:val="000000" w:themeColor="text1"/>
            </w:rPr>
          </w:rPrChange>
        </w:rPr>
        <w:t>Firefox</w:t>
      </w:r>
      <w:r w:rsidR="00B163AD" w:rsidRPr="00B207B1">
        <w:rPr>
          <w:rFonts w:hAnsiTheme="minorEastAsia" w:hint="eastAsia"/>
          <w:color w:val="000000" w:themeColor="text1"/>
          <w:rPrChange w:id="4959" w:author="JY0225" w:date="2017-08-24T12:02:00Z">
            <w:rPr>
              <w:rFonts w:hint="eastAsia"/>
              <w:color w:val="000000" w:themeColor="text1"/>
            </w:rPr>
          </w:rPrChange>
        </w:rPr>
        <w:t>的</w:t>
      </w:r>
      <w:r w:rsidR="002E5718" w:rsidRPr="00B207B1">
        <w:rPr>
          <w:rFonts w:hAnsiTheme="minorEastAsia" w:hint="eastAsia"/>
          <w:color w:val="000000" w:themeColor="text1"/>
          <w:rPrChange w:id="4960" w:author="JY0225" w:date="2017-08-24T12:02:00Z">
            <w:rPr>
              <w:rFonts w:hint="eastAsia"/>
              <w:color w:val="000000" w:themeColor="text1"/>
            </w:rPr>
          </w:rPrChange>
        </w:rPr>
        <w:t>扩展</w:t>
      </w:r>
      <w:r w:rsidR="007A5C4D">
        <w:rPr>
          <w:rFonts w:hAnsiTheme="minorEastAsia" w:hint="eastAsia"/>
          <w:color w:val="000000" w:themeColor="text1"/>
        </w:rPr>
        <w:t>应用</w:t>
      </w:r>
      <w:r w:rsidR="00B163AD" w:rsidRPr="00B207B1">
        <w:rPr>
          <w:rFonts w:hAnsiTheme="minorEastAsia" w:hint="eastAsia"/>
          <w:color w:val="000000" w:themeColor="text1"/>
          <w:rPrChange w:id="4961" w:author="JY0225" w:date="2017-08-24T12:02:00Z">
            <w:rPr>
              <w:rFonts w:hint="eastAsia"/>
              <w:color w:val="000000" w:themeColor="text1"/>
            </w:rPr>
          </w:rPrChange>
        </w:rPr>
        <w:t>，使得用户可以通过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4962"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4963" w:author="JY0225" w:date="2017-08-24T12:02:00Z">
            <w:rPr>
              <w:rFonts w:hint="eastAsia"/>
              <w:color w:val="000000" w:themeColor="text1"/>
            </w:rPr>
          </w:rPrChange>
        </w:rPr>
        <w:t>来使用云</w:t>
      </w:r>
      <w:r w:rsidR="00476838" w:rsidRPr="00B207B1">
        <w:rPr>
          <w:rFonts w:hAnsiTheme="minorEastAsia" w:hint="eastAsia"/>
          <w:color w:val="000000" w:themeColor="text1"/>
          <w:rPrChange w:id="4964" w:author="JY0225" w:date="2017-08-24T12:02:00Z">
            <w:rPr>
              <w:rFonts w:hint="eastAsia"/>
              <w:color w:val="000000" w:themeColor="text1"/>
            </w:rPr>
          </w:rPrChange>
        </w:rPr>
        <w:t>备份</w:t>
      </w:r>
      <w:r w:rsidR="00B163AD" w:rsidRPr="00B207B1">
        <w:rPr>
          <w:rFonts w:hAnsiTheme="minorEastAsia" w:hint="eastAsia"/>
          <w:color w:val="000000" w:themeColor="text1"/>
          <w:rPrChange w:id="4965" w:author="JY0225" w:date="2017-08-24T12:02:00Z">
            <w:rPr>
              <w:rFonts w:hint="eastAsia"/>
              <w:color w:val="000000" w:themeColor="text1"/>
            </w:rPr>
          </w:rPrChange>
        </w:rPr>
        <w:t>服务</w:t>
      </w:r>
      <w:r w:rsidR="00623005" w:rsidRPr="00B207B1">
        <w:rPr>
          <w:rFonts w:hAnsiTheme="minorEastAsia" w:hint="eastAsia"/>
          <w:color w:val="000000" w:themeColor="text1"/>
          <w:rPrChange w:id="4966"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4967" w:author="JY0225" w:date="2017-08-24T12:02:00Z">
            <w:rPr>
              <w:color w:val="000000" w:themeColor="text1"/>
            </w:rPr>
          </w:rPrChange>
        </w:rPr>
      </w:pPr>
      <w:r w:rsidRPr="00B207B1">
        <w:rPr>
          <w:rFonts w:hAnsiTheme="minorEastAsia"/>
          <w:color w:val="000000" w:themeColor="text1"/>
          <w:rPrChange w:id="4968" w:author="JY0225" w:date="2017-08-24T12:02:00Z">
            <w:rPr>
              <w:color w:val="000000" w:themeColor="text1"/>
            </w:rPr>
          </w:rPrChange>
        </w:rPr>
        <w:tab/>
        <w:t>1</w:t>
      </w:r>
      <w:r w:rsidRPr="00B207B1">
        <w:rPr>
          <w:rFonts w:hAnsiTheme="minorEastAsia" w:hint="eastAsia"/>
          <w:color w:val="000000" w:themeColor="text1"/>
          <w:rPrChange w:id="4969"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4970" w:author="JY0225" w:date="2017-08-24T12:02:00Z">
            <w:rPr>
              <w:color w:val="000000" w:themeColor="text1"/>
            </w:rPr>
          </w:rPrChange>
        </w:rPr>
      </w:pPr>
      <w:r w:rsidRPr="00B207B1">
        <w:rPr>
          <w:rFonts w:hAnsiTheme="minorEastAsia"/>
          <w:color w:val="000000" w:themeColor="text1"/>
          <w:rPrChange w:id="4971" w:author="JY0225" w:date="2017-08-24T12:02:00Z">
            <w:rPr>
              <w:color w:val="000000" w:themeColor="text1"/>
            </w:rPr>
          </w:rPrChange>
        </w:rPr>
        <w:tab/>
      </w:r>
      <w:r w:rsidR="00EC5125" w:rsidRPr="00B207B1">
        <w:rPr>
          <w:rFonts w:hAnsiTheme="minorEastAsia"/>
          <w:color w:val="000000" w:themeColor="text1"/>
          <w:rPrChange w:id="4972" w:author="JY0225" w:date="2017-08-24T12:02:00Z">
            <w:rPr>
              <w:color w:val="000000" w:themeColor="text1"/>
            </w:rPr>
          </w:rPrChange>
        </w:rPr>
        <w:t>WebExtension</w:t>
      </w:r>
      <w:r w:rsidR="00957E2D" w:rsidRPr="00B207B1">
        <w:rPr>
          <w:rFonts w:hAnsiTheme="minorEastAsia" w:hint="eastAsia"/>
          <w:color w:val="000000" w:themeColor="text1"/>
          <w:rPrChange w:id="4973"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4974" w:author="JY0225" w:date="2017-08-24T12:02:00Z">
            <w:rPr>
              <w:color w:val="000000" w:themeColor="text1"/>
            </w:rPr>
          </w:rPrChange>
        </w:rPr>
      </w:pPr>
      <w:r w:rsidRPr="00B207B1">
        <w:rPr>
          <w:rFonts w:hAnsiTheme="minorEastAsia"/>
          <w:color w:val="000000" w:themeColor="text1"/>
          <w:rPrChange w:id="4975" w:author="JY0225" w:date="2017-08-24T12:02:00Z">
            <w:rPr>
              <w:color w:val="000000" w:themeColor="text1"/>
            </w:rPr>
          </w:rPrChange>
        </w:rPr>
        <w:t>background pages</w:t>
      </w:r>
      <w:r w:rsidRPr="00B207B1">
        <w:rPr>
          <w:rFonts w:hAnsiTheme="minorEastAsia" w:hint="eastAsia"/>
          <w:color w:val="000000" w:themeColor="text1"/>
          <w:rPrChange w:id="4976"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4977" w:author="JY0225" w:date="2017-08-24T12:02:00Z">
            <w:rPr>
              <w:color w:val="000000" w:themeColor="text1"/>
            </w:rPr>
          </w:rPrChange>
        </w:rPr>
      </w:pPr>
      <w:r w:rsidRPr="00B207B1">
        <w:rPr>
          <w:rFonts w:hAnsiTheme="minorEastAsia"/>
          <w:color w:val="000000" w:themeColor="text1"/>
          <w:rPrChange w:id="4978" w:author="JY0225" w:date="2017-08-24T12:02:00Z">
            <w:rPr>
              <w:color w:val="000000" w:themeColor="text1"/>
            </w:rPr>
          </w:rPrChange>
        </w:rPr>
        <w:t>content scripts</w:t>
      </w:r>
      <w:r w:rsidRPr="00B207B1">
        <w:rPr>
          <w:rFonts w:hAnsiTheme="minorEastAsia" w:hint="eastAsia"/>
          <w:color w:val="000000" w:themeColor="text1"/>
          <w:rPrChange w:id="4979"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4980" w:author="JY0225" w:date="2017-08-24T12:02:00Z">
            <w:rPr>
              <w:color w:val="000000" w:themeColor="text1"/>
            </w:rPr>
          </w:rPrChange>
        </w:rPr>
      </w:pPr>
      <w:r w:rsidRPr="00B207B1">
        <w:rPr>
          <w:rFonts w:hAnsiTheme="minorEastAsia"/>
          <w:color w:val="000000" w:themeColor="text1"/>
          <w:rPrChange w:id="4981" w:author="JY0225" w:date="2017-08-24T12:02:00Z">
            <w:rPr>
              <w:color w:val="000000" w:themeColor="text1"/>
            </w:rPr>
          </w:rPrChange>
        </w:rPr>
        <w:t>browser action files</w:t>
      </w:r>
      <w:r w:rsidRPr="00B207B1">
        <w:rPr>
          <w:rFonts w:hAnsiTheme="minorEastAsia" w:hint="eastAsia"/>
          <w:color w:val="000000" w:themeColor="text1"/>
          <w:rPrChange w:id="4982"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4983" w:author="JY0225" w:date="2017-08-24T12:02:00Z">
            <w:rPr>
              <w:color w:val="000000" w:themeColor="text1"/>
            </w:rPr>
          </w:rPrChange>
        </w:rPr>
      </w:pPr>
      <w:r w:rsidRPr="00B207B1">
        <w:rPr>
          <w:rFonts w:hAnsiTheme="minorEastAsia"/>
          <w:color w:val="000000" w:themeColor="text1"/>
          <w:rPrChange w:id="4984" w:author="JY0225" w:date="2017-08-24T12:02:00Z">
            <w:rPr>
              <w:color w:val="000000" w:themeColor="text1"/>
            </w:rPr>
          </w:rPrChange>
        </w:rPr>
        <w:t>page action files</w:t>
      </w:r>
      <w:r w:rsidRPr="00B207B1">
        <w:rPr>
          <w:rFonts w:hAnsiTheme="minorEastAsia" w:hint="eastAsia"/>
          <w:color w:val="000000" w:themeColor="text1"/>
          <w:rPrChange w:id="4985"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4986" w:author="JY0225" w:date="2017-08-24T12:02:00Z">
            <w:rPr>
              <w:color w:val="000000" w:themeColor="text1"/>
            </w:rPr>
          </w:rPrChange>
        </w:rPr>
      </w:pPr>
      <w:r w:rsidRPr="00B207B1">
        <w:rPr>
          <w:rFonts w:hAnsiTheme="minorEastAsia"/>
          <w:color w:val="000000" w:themeColor="text1"/>
          <w:rPrChange w:id="4987" w:author="JY0225" w:date="2017-08-24T12:02:00Z">
            <w:rPr>
              <w:color w:val="000000" w:themeColor="text1"/>
            </w:rPr>
          </w:rPrChange>
        </w:rPr>
        <w:t>options pages</w:t>
      </w:r>
      <w:r w:rsidRPr="00B207B1">
        <w:rPr>
          <w:rFonts w:hAnsiTheme="minorEastAsia" w:hint="eastAsia"/>
          <w:color w:val="000000" w:themeColor="text1"/>
          <w:rPrChange w:id="4988" w:author="JY0225" w:date="2017-08-24T12:02:00Z">
            <w:rPr>
              <w:rFonts w:hint="eastAsia"/>
              <w:color w:val="000000" w:themeColor="text1"/>
            </w:rPr>
          </w:rPrChange>
        </w:rPr>
        <w:t>：为用户定义一个可浏览的</w:t>
      </w:r>
      <w:r w:rsidRPr="00B207B1">
        <w:rPr>
          <w:rFonts w:hAnsiTheme="minorEastAsia"/>
          <w:color w:val="000000" w:themeColor="text1"/>
          <w:rPrChange w:id="4989" w:author="JY0225" w:date="2017-08-24T12:02:00Z">
            <w:rPr>
              <w:color w:val="000000" w:themeColor="text1"/>
            </w:rPr>
          </w:rPrChange>
        </w:rPr>
        <w:t>UI</w:t>
      </w:r>
      <w:r w:rsidRPr="00B207B1">
        <w:rPr>
          <w:rFonts w:hAnsiTheme="minorEastAsia" w:hint="eastAsia"/>
          <w:color w:val="000000" w:themeColor="text1"/>
          <w:rPrChange w:id="4990"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4991" w:author="JY0225" w:date="2017-08-24T12:02:00Z">
            <w:rPr>
              <w:color w:val="000000" w:themeColor="text1"/>
            </w:rPr>
          </w:rPrChange>
        </w:rPr>
      </w:pPr>
      <w:r w:rsidRPr="00B207B1">
        <w:rPr>
          <w:rFonts w:hAnsiTheme="minorEastAsia"/>
          <w:color w:val="000000" w:themeColor="text1"/>
          <w:rPrChange w:id="4992" w:author="JY0225" w:date="2017-08-24T12:02:00Z">
            <w:rPr>
              <w:color w:val="000000" w:themeColor="text1"/>
            </w:rPr>
          </w:rPrChange>
        </w:rPr>
        <w:t>web-accessible resources</w:t>
      </w:r>
      <w:r w:rsidRPr="00B207B1">
        <w:rPr>
          <w:rFonts w:hAnsiTheme="minorEastAsia" w:hint="eastAsia"/>
          <w:color w:val="000000" w:themeColor="text1"/>
          <w:rPrChange w:id="4993" w:author="JY0225" w:date="2017-08-24T12:02:00Z">
            <w:rPr>
              <w:rFonts w:hint="eastAsia"/>
              <w:color w:val="000000" w:themeColor="text1"/>
            </w:rPr>
          </w:rPrChange>
        </w:rPr>
        <w:t>：是打包好的内容可用于网页与目录脚本</w:t>
      </w:r>
    </w:p>
    <w:p w14:paraId="0575E3C5" w14:textId="201922C1" w:rsidR="00453AD6" w:rsidRPr="00B207B1" w:rsidRDefault="007A48BF" w:rsidP="009931E4">
      <w:pPr>
        <w:spacing w:afterLines="30" w:after="93" w:line="400" w:lineRule="exact"/>
        <w:rPr>
          <w:rFonts w:hAnsiTheme="minorEastAsia"/>
          <w:color w:val="000000" w:themeColor="text1"/>
          <w:rPrChange w:id="4994" w:author="JY0225" w:date="2017-08-24T12:02:00Z">
            <w:rPr>
              <w:color w:val="000000" w:themeColor="text1"/>
            </w:rPr>
          </w:rPrChange>
        </w:rPr>
      </w:pPr>
      <w:r w:rsidRPr="00B207B1">
        <w:rPr>
          <w:rFonts w:hAnsiTheme="minorEastAsia"/>
          <w:color w:val="000000" w:themeColor="text1"/>
          <w:rPrChange w:id="4995" w:author="JY0225" w:date="2017-08-24T12:02:00Z">
            <w:rPr>
              <w:color w:val="000000" w:themeColor="text1"/>
            </w:rPr>
          </w:rPrChange>
        </w:rPr>
        <w:tab/>
      </w:r>
      <w:r w:rsidR="00655461" w:rsidRPr="00B207B1">
        <w:rPr>
          <w:rFonts w:hAnsiTheme="minorEastAsia"/>
          <w:color w:val="000000" w:themeColor="text1"/>
          <w:rPrChange w:id="4996" w:author="JY0225" w:date="2017-08-24T12:02:00Z">
            <w:rPr>
              <w:color w:val="000000" w:themeColor="text1"/>
            </w:rPr>
          </w:rPrChange>
        </w:rPr>
        <w:t>manifest.json</w:t>
      </w:r>
      <w:r w:rsidR="00385952" w:rsidRPr="00B207B1">
        <w:rPr>
          <w:rFonts w:hAnsiTheme="minorEastAsia" w:hint="eastAsia"/>
          <w:color w:val="000000" w:themeColor="text1"/>
          <w:rPrChange w:id="4997" w:author="JY0225" w:date="2017-08-24T12:02:00Z">
            <w:rPr>
              <w:rFonts w:hint="eastAsia"/>
              <w:color w:val="000000" w:themeColor="text1"/>
            </w:rPr>
          </w:rPrChange>
        </w:rPr>
        <w:t>是</w:t>
      </w:r>
      <w:r w:rsidR="00655461" w:rsidRPr="00B207B1">
        <w:rPr>
          <w:rFonts w:hAnsiTheme="minorEastAsia" w:hint="eastAsia"/>
          <w:color w:val="000000" w:themeColor="text1"/>
          <w:rPrChange w:id="4998" w:author="JY0225" w:date="2017-08-24T12:02:00Z">
            <w:rPr>
              <w:rFonts w:hint="eastAsia"/>
              <w:color w:val="000000" w:themeColor="text1"/>
            </w:rPr>
          </w:rPrChange>
        </w:rPr>
        <w:t>唯一一个在每个</w:t>
      </w:r>
      <w:r w:rsidR="00655461" w:rsidRPr="00B207B1">
        <w:rPr>
          <w:rFonts w:hAnsiTheme="minorEastAsia"/>
          <w:color w:val="000000" w:themeColor="text1"/>
          <w:rPrChange w:id="4999" w:author="JY0225" w:date="2017-08-24T12:02:00Z">
            <w:rPr>
              <w:color w:val="000000" w:themeColor="text1"/>
            </w:rPr>
          </w:rPrChange>
        </w:rPr>
        <w:t>WebExtension</w:t>
      </w:r>
      <w:r w:rsidR="0009754A">
        <w:rPr>
          <w:rFonts w:hAnsiTheme="minorEastAsia" w:hint="eastAsia"/>
          <w:color w:val="000000" w:themeColor="text1"/>
        </w:rPr>
        <w:t>中必须存在的文件。包含了关于这个</w:t>
      </w:r>
      <w:r w:rsidR="002E5718" w:rsidRPr="00B207B1">
        <w:rPr>
          <w:rFonts w:hAnsiTheme="minorEastAsia" w:hint="eastAsia"/>
          <w:color w:val="000000" w:themeColor="text1"/>
          <w:rPrChange w:id="5000"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5001"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002" w:author="JY0225" w:date="2017-08-24T12:02:00Z">
            <w:rPr>
              <w:color w:val="000000" w:themeColor="text1"/>
            </w:rPr>
          </w:rPrChange>
        </w:rPr>
        <w:t>WebExtension</w:t>
      </w:r>
      <w:r w:rsidR="00655461" w:rsidRPr="00B207B1">
        <w:rPr>
          <w:rFonts w:hAnsiTheme="minorEastAsia" w:hint="eastAsia"/>
          <w:color w:val="000000" w:themeColor="text1"/>
          <w:rPrChange w:id="5003"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004" w:author="JY0225" w:date="2017-08-24T12:02:00Z">
            <w:rPr>
              <w:rFonts w:hint="eastAsia"/>
              <w:color w:val="000000" w:themeColor="text1"/>
            </w:rPr>
          </w:rPrChange>
        </w:rPr>
        <w:t>本文中</w:t>
      </w:r>
      <w:r w:rsidR="00D766B8" w:rsidRPr="00B207B1">
        <w:rPr>
          <w:rFonts w:hAnsiTheme="minorEastAsia"/>
          <w:color w:val="000000" w:themeColor="text1"/>
          <w:rPrChange w:id="5005" w:author="JY0225" w:date="2017-08-24T12:02:00Z">
            <w:rPr>
              <w:color w:val="000000" w:themeColor="text1"/>
            </w:rPr>
          </w:rPrChange>
        </w:rPr>
        <w:t>manifest.json</w:t>
      </w:r>
      <w:r w:rsidR="00EB314C" w:rsidRPr="00B207B1">
        <w:rPr>
          <w:rFonts w:hAnsiTheme="minorEastAsia" w:hint="eastAsia"/>
          <w:color w:val="000000" w:themeColor="text1"/>
          <w:rPrChange w:id="5006" w:author="JY0225" w:date="2017-08-24T12:02:00Z">
            <w:rPr>
              <w:rFonts w:hint="eastAsia"/>
              <w:color w:val="000000" w:themeColor="text1"/>
            </w:rPr>
          </w:rPrChange>
        </w:rPr>
        <w:t>中</w:t>
      </w:r>
      <w:r w:rsidR="00D766B8" w:rsidRPr="00B207B1">
        <w:rPr>
          <w:rFonts w:hAnsiTheme="minorEastAsia" w:hint="eastAsia"/>
          <w:color w:val="000000" w:themeColor="text1"/>
          <w:rPrChange w:id="5007" w:author="JY0225" w:date="2017-08-24T12:02:00Z">
            <w:rPr>
              <w:rFonts w:hint="eastAsia"/>
              <w:color w:val="000000" w:themeColor="text1"/>
            </w:rPr>
          </w:rPrChange>
        </w:rPr>
        <w:t>的</w:t>
      </w:r>
      <w:r w:rsidR="00EB314C" w:rsidRPr="00B207B1">
        <w:rPr>
          <w:rFonts w:hAnsiTheme="minorEastAsia" w:hint="eastAsia"/>
          <w:color w:val="000000" w:themeColor="text1"/>
          <w:rPrChange w:id="5008" w:author="JY0225" w:date="2017-08-24T12:02:00Z">
            <w:rPr>
              <w:rFonts w:hint="eastAsia"/>
              <w:color w:val="000000" w:themeColor="text1"/>
            </w:rPr>
          </w:rPrChange>
        </w:rPr>
        <w:t>关键</w:t>
      </w:r>
      <w:r w:rsidR="00CC39F3">
        <w:rPr>
          <w:rFonts w:hAnsiTheme="minorEastAsia" w:hint="eastAsia"/>
          <w:color w:val="000000" w:themeColor="text1"/>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009"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010" w:author="JY0225" w:date="2017-08-24T12:03:00Z">
            <w:rPr>
              <w:rFonts w:hint="eastAsia"/>
              <w:color w:val="000000" w:themeColor="text1"/>
            </w:rPr>
          </w:rPrChange>
        </w:rPr>
        <w:t>上述代码描述的是</w:t>
      </w:r>
      <w:r w:rsidR="00FB357A" w:rsidRPr="00B207B1">
        <w:rPr>
          <w:rFonts w:hAnsiTheme="minorEastAsia"/>
          <w:color w:val="000000" w:themeColor="text1"/>
          <w:rPrChange w:id="5011" w:author="JY0225" w:date="2017-08-24T12:03:00Z">
            <w:rPr>
              <w:color w:val="000000" w:themeColor="text1"/>
            </w:rPr>
          </w:rPrChange>
        </w:rPr>
        <w:t>manifest.json</w:t>
      </w:r>
      <w:r w:rsidR="00FB357A" w:rsidRPr="00B207B1">
        <w:rPr>
          <w:rFonts w:hAnsiTheme="minorEastAsia" w:hint="eastAsia"/>
          <w:color w:val="000000" w:themeColor="text1"/>
          <w:rPrChange w:id="5012"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013" w:author="JY0225" w:date="2017-08-24T12:03:00Z">
            <w:rPr>
              <w:rFonts w:hint="eastAsia"/>
              <w:color w:val="000000" w:themeColor="text1"/>
            </w:rPr>
          </w:rPrChange>
        </w:rPr>
        <w:t>扩展</w:t>
      </w:r>
      <w:r w:rsidR="00FB357A" w:rsidRPr="00B207B1">
        <w:rPr>
          <w:rFonts w:hAnsiTheme="minorEastAsia" w:hint="eastAsia"/>
          <w:color w:val="000000" w:themeColor="text1"/>
          <w:rPrChange w:id="5014" w:author="JY0225" w:date="2017-08-24T12:03:00Z">
            <w:rPr>
              <w:rFonts w:hint="eastAsia"/>
              <w:color w:val="000000" w:themeColor="text1"/>
            </w:rPr>
          </w:rPrChange>
        </w:rPr>
        <w:t>的名称</w:t>
      </w:r>
      <w:r w:rsidR="00587D24" w:rsidRPr="00B207B1">
        <w:rPr>
          <w:rFonts w:hAnsiTheme="minorEastAsia" w:hint="eastAsia"/>
          <w:color w:val="000000" w:themeColor="text1"/>
          <w:rPrChange w:id="5015" w:author="JY0225" w:date="2017-08-24T12:03:00Z">
            <w:rPr>
              <w:rFonts w:hint="eastAsia"/>
              <w:color w:val="000000" w:themeColor="text1"/>
            </w:rPr>
          </w:rPrChange>
        </w:rPr>
        <w:t>、</w:t>
      </w:r>
      <w:r w:rsidR="00FB357A" w:rsidRPr="00B207B1">
        <w:rPr>
          <w:rFonts w:hAnsiTheme="minorEastAsia" w:hint="eastAsia"/>
          <w:color w:val="000000" w:themeColor="text1"/>
          <w:rPrChange w:id="5016" w:author="JY0225" w:date="2017-08-24T12:03:00Z">
            <w:rPr>
              <w:rFonts w:hint="eastAsia"/>
              <w:color w:val="000000" w:themeColor="text1"/>
            </w:rPr>
          </w:rPrChange>
        </w:rPr>
        <w:t>版本信息</w:t>
      </w:r>
      <w:r w:rsidR="00763508" w:rsidRPr="00B207B1">
        <w:rPr>
          <w:rFonts w:hAnsiTheme="minorEastAsia" w:hint="eastAsia"/>
          <w:color w:val="000000" w:themeColor="text1"/>
          <w:rPrChange w:id="5017"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018" w:author="JY0225" w:date="2017-08-24T12:03:00Z">
            <w:rPr>
              <w:rFonts w:hint="eastAsia"/>
              <w:color w:val="000000" w:themeColor="text1"/>
            </w:rPr>
          </w:rPrChange>
        </w:rPr>
        <w:t>作为</w:t>
      </w:r>
      <w:r w:rsidR="002E5718" w:rsidRPr="00B207B1">
        <w:rPr>
          <w:rFonts w:hAnsiTheme="minorEastAsia" w:hint="eastAsia"/>
          <w:color w:val="000000" w:themeColor="text1"/>
          <w:rPrChange w:id="5019" w:author="JY0225" w:date="2017-08-24T12:03:00Z">
            <w:rPr>
              <w:rFonts w:hint="eastAsia"/>
              <w:color w:val="000000" w:themeColor="text1"/>
            </w:rPr>
          </w:rPrChange>
        </w:rPr>
        <w:t>扩展</w:t>
      </w:r>
      <w:r w:rsidR="00E309DF" w:rsidRPr="00B207B1">
        <w:rPr>
          <w:rFonts w:hAnsiTheme="minorEastAsia" w:hint="eastAsia"/>
          <w:color w:val="000000" w:themeColor="text1"/>
          <w:rPrChange w:id="5020" w:author="JY0225" w:date="2017-08-24T12:03:00Z">
            <w:rPr>
              <w:rFonts w:hint="eastAsia"/>
              <w:color w:val="000000" w:themeColor="text1"/>
            </w:rPr>
          </w:rPrChange>
        </w:rPr>
        <w:t>的入口，</w:t>
      </w:r>
      <w:r w:rsidR="008F7D3A" w:rsidRPr="00B207B1">
        <w:rPr>
          <w:rFonts w:hAnsiTheme="minorEastAsia" w:hint="eastAsia"/>
          <w:color w:val="000000" w:themeColor="text1"/>
          <w:rPrChange w:id="5021"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022" w:author="JY0225" w:date="2017-08-24T12:03:00Z">
            <w:rPr>
              <w:color w:val="000000" w:themeColor="text1"/>
            </w:rPr>
          </w:rPrChange>
        </w:rPr>
        <w:t>browser_action</w:t>
      </w:r>
      <w:r w:rsidR="002C2594" w:rsidRPr="00B207B1">
        <w:rPr>
          <w:rFonts w:hAnsiTheme="minorEastAsia" w:hint="eastAsia"/>
          <w:color w:val="000000" w:themeColor="text1"/>
          <w:rPrChange w:id="5023" w:author="JY0225" w:date="2017-08-24T12:03:00Z">
            <w:rPr>
              <w:rFonts w:hint="eastAsia"/>
              <w:color w:val="000000" w:themeColor="text1"/>
            </w:rPr>
          </w:rPrChange>
        </w:rPr>
        <w:t>参数中的</w:t>
      </w:r>
      <w:r w:rsidR="002C2594" w:rsidRPr="00B207B1">
        <w:rPr>
          <w:rFonts w:hAnsiTheme="minorEastAsia"/>
          <w:color w:val="000000" w:themeColor="text1"/>
          <w:rPrChange w:id="5024" w:author="JY0225" w:date="2017-08-24T12:03:00Z">
            <w:rPr>
              <w:color w:val="000000" w:themeColor="text1"/>
            </w:rPr>
          </w:rPrChange>
        </w:rPr>
        <w:t>default_icon</w:t>
      </w:r>
      <w:r w:rsidR="002C2594" w:rsidRPr="00B207B1">
        <w:rPr>
          <w:rFonts w:hAnsiTheme="minorEastAsia" w:hint="eastAsia"/>
          <w:color w:val="000000" w:themeColor="text1"/>
          <w:rPrChange w:id="5025" w:author="JY0225" w:date="2017-08-24T12:03:00Z">
            <w:rPr>
              <w:rFonts w:hint="eastAsia"/>
              <w:color w:val="000000" w:themeColor="text1"/>
            </w:rPr>
          </w:rPrChange>
        </w:rPr>
        <w:t>属性指定</w:t>
      </w:r>
      <w:r w:rsidR="002E5718" w:rsidRPr="00B207B1">
        <w:rPr>
          <w:rFonts w:hAnsiTheme="minorEastAsia" w:hint="eastAsia"/>
          <w:color w:val="000000" w:themeColor="text1"/>
          <w:rPrChange w:id="5026" w:author="JY0225" w:date="2017-08-24T12:03:00Z">
            <w:rPr>
              <w:rFonts w:hint="eastAsia"/>
              <w:color w:val="000000" w:themeColor="text1"/>
            </w:rPr>
          </w:rPrChange>
        </w:rPr>
        <w:t>扩展</w:t>
      </w:r>
      <w:r w:rsidR="002C2594" w:rsidRPr="00B207B1">
        <w:rPr>
          <w:rFonts w:hAnsiTheme="minorEastAsia" w:hint="eastAsia"/>
          <w:color w:val="000000" w:themeColor="text1"/>
          <w:rPrChange w:id="5027" w:author="JY0225" w:date="2017-08-24T12:03:00Z">
            <w:rPr>
              <w:rFonts w:hint="eastAsia"/>
              <w:color w:val="000000" w:themeColor="text1"/>
            </w:rPr>
          </w:rPrChange>
        </w:rPr>
        <w:t>的图标，而</w:t>
      </w:r>
      <w:r w:rsidR="002C2594" w:rsidRPr="00B207B1">
        <w:rPr>
          <w:rFonts w:hAnsiTheme="minorEastAsia"/>
          <w:color w:val="000000" w:themeColor="text1"/>
          <w:rPrChange w:id="5028" w:author="JY0225" w:date="2017-08-24T12:03:00Z">
            <w:rPr>
              <w:color w:val="000000" w:themeColor="text1"/>
            </w:rPr>
          </w:rPrChange>
        </w:rPr>
        <w:t>default_popup</w:t>
      </w:r>
      <w:r w:rsidR="002C2594" w:rsidRPr="00B207B1">
        <w:rPr>
          <w:rFonts w:hAnsiTheme="minorEastAsia" w:hint="eastAsia"/>
          <w:color w:val="000000" w:themeColor="text1"/>
          <w:rPrChange w:id="5029"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030" w:author="JY0225" w:date="2017-08-24T12:03:00Z">
            <w:rPr>
              <w:color w:val="000000" w:themeColor="text1"/>
            </w:rPr>
          </w:rPrChange>
        </w:rPr>
      </w:pPr>
      <w:r w:rsidRPr="00B207B1">
        <w:rPr>
          <w:rFonts w:hAnsiTheme="minorEastAsia"/>
          <w:color w:val="000000" w:themeColor="text1"/>
          <w:rPrChange w:id="5031" w:author="JY0225" w:date="2017-08-24T12:03:00Z">
            <w:rPr>
              <w:color w:val="000000" w:themeColor="text1"/>
            </w:rPr>
          </w:rPrChange>
        </w:rPr>
        <w:tab/>
        <w:t>2</w:t>
      </w:r>
      <w:r w:rsidRPr="00B207B1">
        <w:rPr>
          <w:rFonts w:hAnsiTheme="minorEastAsia" w:hint="eastAsia"/>
          <w:color w:val="000000" w:themeColor="text1"/>
          <w:rPrChange w:id="5032" w:author="JY0225" w:date="2017-08-24T12:03:00Z">
            <w:rPr>
              <w:rFonts w:hint="eastAsia"/>
              <w:color w:val="000000" w:themeColor="text1"/>
            </w:rPr>
          </w:rPrChange>
        </w:rPr>
        <w:t>）</w:t>
      </w:r>
      <w:r w:rsidR="004733F0" w:rsidRPr="00B207B1">
        <w:rPr>
          <w:rFonts w:hAnsiTheme="minorEastAsia" w:hint="eastAsia"/>
          <w:color w:val="000000" w:themeColor="text1"/>
          <w:rPrChange w:id="5033"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5034" w:author="JY0225" w:date="2017-08-24T12:03:00Z">
            <w:rPr>
              <w:color w:val="000000" w:themeColor="text1"/>
            </w:rPr>
          </w:rPrChange>
        </w:rPr>
      </w:pPr>
      <w:r w:rsidRPr="00B207B1">
        <w:rPr>
          <w:rFonts w:hAnsiTheme="minorEastAsia"/>
          <w:color w:val="000000" w:themeColor="text1"/>
          <w:rPrChange w:id="5035" w:author="JY0225" w:date="2017-08-24T12:03:00Z">
            <w:rPr>
              <w:color w:val="000000" w:themeColor="text1"/>
            </w:rPr>
          </w:rPrChange>
        </w:rPr>
        <w:tab/>
      </w:r>
      <w:r w:rsidR="006F7B24" w:rsidRPr="00B207B1">
        <w:rPr>
          <w:rFonts w:hAnsiTheme="minorEastAsia"/>
          <w:color w:val="000000" w:themeColor="text1"/>
          <w:rPrChange w:id="5036" w:author="JY0225" w:date="2017-08-24T12:03:00Z">
            <w:rPr>
              <w:color w:val="000000" w:themeColor="text1"/>
            </w:rPr>
          </w:rPrChange>
        </w:rPr>
        <w:t>WebExtension</w:t>
      </w:r>
      <w:r w:rsidR="008A1F2A" w:rsidRPr="00B207B1">
        <w:rPr>
          <w:rFonts w:hAnsiTheme="minorEastAsia" w:hint="eastAsia"/>
          <w:color w:val="000000" w:themeColor="text1"/>
          <w:rPrChange w:id="5037"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5038"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5039" w:author="JY0225" w:date="2017-08-24T12:03:00Z">
            <w:rPr>
              <w:rFonts w:hint="eastAsia"/>
              <w:color w:val="000000" w:themeColor="text1"/>
            </w:rPr>
          </w:rPrChange>
        </w:rPr>
        <w:t>。</w:t>
      </w:r>
      <w:r w:rsidR="004807FA" w:rsidRPr="00B207B1">
        <w:rPr>
          <w:rFonts w:hAnsiTheme="minorEastAsia"/>
          <w:color w:val="000000" w:themeColor="text1"/>
          <w:rPrChange w:id="5040"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5041"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5042" w:author="JY0225" w:date="2017-08-24T12:03:00Z">
            <w:rPr>
              <w:rFonts w:hint="eastAsia"/>
              <w:color w:val="000000" w:themeColor="text1"/>
            </w:rPr>
          </w:rPrChange>
        </w:rPr>
        <w:t>连接</w:t>
      </w:r>
      <w:r w:rsidR="0048733E" w:rsidRPr="00B207B1">
        <w:rPr>
          <w:rFonts w:hAnsiTheme="minorEastAsia" w:hint="eastAsia"/>
          <w:color w:val="000000" w:themeColor="text1"/>
          <w:rPrChange w:id="5043"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044" w:author="JY0225" w:date="2017-08-24T12:03:00Z">
            <w:rPr>
              <w:color w:val="000000" w:themeColor="text1"/>
            </w:rPr>
          </w:rPrChange>
        </w:rPr>
      </w:pPr>
      <w:r w:rsidRPr="00B207B1">
        <w:rPr>
          <w:rFonts w:hAnsiTheme="minorEastAsia"/>
          <w:color w:val="000000" w:themeColor="text1"/>
          <w:rPrChange w:id="5045" w:author="JY0225" w:date="2017-08-24T12:03:00Z">
            <w:rPr>
              <w:color w:val="000000" w:themeColor="text1"/>
            </w:rPr>
          </w:rPrChange>
        </w:rPr>
        <w:tab/>
      </w:r>
      <w:r w:rsidR="00AB5CA4" w:rsidRPr="00B207B1">
        <w:rPr>
          <w:rFonts w:hAnsiTheme="minorEastAsia"/>
          <w:color w:val="000000" w:themeColor="text1"/>
          <w:rPrChange w:id="5046" w:author="JY0225" w:date="2017-08-24T12:03:00Z">
            <w:rPr>
              <w:color w:val="000000" w:themeColor="text1"/>
            </w:rPr>
          </w:rPrChange>
        </w:rPr>
        <w:t>Firefox</w:t>
      </w:r>
      <w:r w:rsidR="002E5718" w:rsidRPr="00B207B1">
        <w:rPr>
          <w:rFonts w:hAnsiTheme="minorEastAsia" w:hint="eastAsia"/>
          <w:color w:val="000000" w:themeColor="text1"/>
          <w:rPrChange w:id="5047" w:author="JY0225" w:date="2017-08-24T12:03:00Z">
            <w:rPr>
              <w:rFonts w:hint="eastAsia"/>
              <w:color w:val="000000" w:themeColor="text1"/>
            </w:rPr>
          </w:rPrChange>
        </w:rPr>
        <w:t>扩展</w:t>
      </w:r>
      <w:r w:rsidR="00AB5CA4" w:rsidRPr="00B207B1">
        <w:rPr>
          <w:rFonts w:hAnsiTheme="minorEastAsia" w:hint="eastAsia"/>
          <w:color w:val="000000" w:themeColor="text1"/>
          <w:rPrChange w:id="5048"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lastRenderedPageBreak/>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5049"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050"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051"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052"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053"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054"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055"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056"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057"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058"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059"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060"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061"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062"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063"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064"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065"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066"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067"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068"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069"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070"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071"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072"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073" w:author="JY0225" w:date="2017-08-24T12:03:00Z">
            <w:rPr>
              <w:color w:val="000000" w:themeColor="text1"/>
            </w:rPr>
          </w:rPrChange>
        </w:rPr>
      </w:pPr>
      <w:r w:rsidRPr="00B207B1">
        <w:rPr>
          <w:rFonts w:hAnsiTheme="minorEastAsia"/>
          <w:color w:val="000000" w:themeColor="text1"/>
          <w:rPrChange w:id="5074" w:author="JY0225" w:date="2017-08-24T12:03:00Z">
            <w:rPr>
              <w:color w:val="000000" w:themeColor="text1"/>
            </w:rPr>
          </w:rPrChange>
        </w:rPr>
        <w:tab/>
      </w:r>
      <w:r w:rsidR="00183797" w:rsidRPr="00B207B1">
        <w:rPr>
          <w:rFonts w:hAnsiTheme="minorEastAsia" w:hint="eastAsia"/>
          <w:color w:val="000000" w:themeColor="text1"/>
          <w:rPrChange w:id="5075" w:author="JY0225" w:date="2017-08-24T12:03:00Z">
            <w:rPr>
              <w:rFonts w:hint="eastAsia"/>
              <w:color w:val="000000" w:themeColor="text1"/>
            </w:rPr>
          </w:rPrChange>
        </w:rPr>
        <w:t>在</w:t>
      </w:r>
      <w:r w:rsidR="004623B9" w:rsidRPr="00B207B1">
        <w:rPr>
          <w:rFonts w:hAnsiTheme="minorEastAsia"/>
          <w:color w:val="000000" w:themeColor="text1"/>
          <w:rPrChange w:id="5076" w:author="JY0225" w:date="2017-08-24T12:03:00Z">
            <w:rPr>
              <w:color w:val="000000" w:themeColor="text1"/>
            </w:rPr>
          </w:rPrChange>
        </w:rPr>
        <w:t>Python</w:t>
      </w:r>
      <w:r w:rsidR="004623B9" w:rsidRPr="00B207B1">
        <w:rPr>
          <w:rFonts w:hAnsiTheme="minorEastAsia" w:hint="eastAsia"/>
          <w:color w:val="000000" w:themeColor="text1"/>
          <w:rPrChange w:id="5077" w:author="JY0225" w:date="2017-08-24T12:03:00Z">
            <w:rPr>
              <w:rFonts w:hint="eastAsia"/>
              <w:color w:val="000000" w:themeColor="text1"/>
            </w:rPr>
          </w:rPrChange>
        </w:rPr>
        <w:t>服务器端</w:t>
      </w:r>
      <w:r w:rsidR="00D65756" w:rsidRPr="00B207B1">
        <w:rPr>
          <w:rFonts w:hAnsiTheme="minorEastAsia" w:hint="eastAsia"/>
          <w:color w:val="000000" w:themeColor="text1"/>
          <w:rPrChange w:id="5078" w:author="JY0225" w:date="2017-08-24T12:03:00Z">
            <w:rPr>
              <w:rFonts w:hint="eastAsia"/>
              <w:color w:val="000000" w:themeColor="text1"/>
            </w:rPr>
          </w:rPrChange>
        </w:rPr>
        <w:t>，</w:t>
      </w:r>
      <w:r w:rsidR="00DA42AE" w:rsidRPr="00B207B1">
        <w:rPr>
          <w:rFonts w:hAnsiTheme="minorEastAsia" w:hint="eastAsia"/>
          <w:color w:val="000000" w:themeColor="text1"/>
          <w:rPrChange w:id="5079"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080"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081" w:author="JY0225" w:date="2017-08-24T12:03:00Z">
            <w:rPr>
              <w:rFonts w:hint="eastAsia"/>
              <w:color w:val="000000" w:themeColor="text1"/>
            </w:rPr>
          </w:rPrChange>
        </w:rPr>
        <w:t>的信息，</w:t>
      </w:r>
      <w:r w:rsidR="0080146D" w:rsidRPr="00B207B1">
        <w:rPr>
          <w:rFonts w:hAnsiTheme="minorEastAsia" w:hint="eastAsia"/>
          <w:color w:val="000000" w:themeColor="text1"/>
          <w:rPrChange w:id="5082"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083" w:author="JY0225" w:date="2017-08-24T12:03:00Z">
            <w:rPr>
              <w:rFonts w:hint="eastAsia"/>
              <w:color w:val="000000" w:themeColor="text1"/>
            </w:rPr>
          </w:rPrChange>
        </w:rPr>
        <w:t>随后，通过</w:t>
      </w:r>
      <w:r w:rsidR="005A5251" w:rsidRPr="00B207B1">
        <w:rPr>
          <w:rFonts w:hAnsiTheme="minorEastAsia"/>
          <w:color w:val="000000" w:themeColor="text1"/>
          <w:rPrChange w:id="5084" w:author="JY0225" w:date="2017-08-24T12:03:00Z">
            <w:rPr>
              <w:color w:val="000000" w:themeColor="text1"/>
            </w:rPr>
          </w:rPrChange>
        </w:rPr>
        <w:t>recv</w:t>
      </w:r>
      <w:r w:rsidR="005A5251" w:rsidRPr="00B207B1">
        <w:rPr>
          <w:rFonts w:hAnsiTheme="minorEastAsia" w:hint="eastAsia"/>
          <w:color w:val="000000" w:themeColor="text1"/>
          <w:rPrChange w:id="5085"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086" w:author="JY0225" w:date="2017-08-24T12:03:00Z">
            <w:rPr>
              <w:rFonts w:hint="eastAsia"/>
              <w:color w:val="000000" w:themeColor="text1"/>
            </w:rPr>
          </w:rPrChange>
        </w:rPr>
        <w:t>用户的请求。</w:t>
      </w:r>
    </w:p>
    <w:p w14:paraId="46311893" w14:textId="77777777" w:rsidR="007302FB" w:rsidRPr="00B207B1" w:rsidDel="003224A2" w:rsidRDefault="00DB1B16" w:rsidP="00586FCE">
      <w:pPr>
        <w:spacing w:afterLines="30" w:after="93" w:line="400" w:lineRule="exact"/>
        <w:rPr>
          <w:del w:id="5087" w:author="微软用户" w:date="2017-08-19T21:41:00Z"/>
          <w:rFonts w:hAnsiTheme="minorEastAsia"/>
          <w:color w:val="000000" w:themeColor="text1"/>
          <w:rPrChange w:id="5088" w:author="JY0225" w:date="2017-08-24T12:03:00Z">
            <w:rPr>
              <w:del w:id="5089"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3" o:title="加载插件"/>
            <w10:wrap type="topAndBottom"/>
          </v:shape>
        </w:pict>
      </w:r>
      <w:r w:rsidR="007302FB" w:rsidRPr="00B207B1">
        <w:rPr>
          <w:color w:val="000000" w:themeColor="text1"/>
        </w:rPr>
        <w:tab/>
      </w:r>
      <w:r w:rsidR="00C877A6" w:rsidRPr="00B207B1">
        <w:rPr>
          <w:rFonts w:hAnsiTheme="minorEastAsia"/>
          <w:color w:val="000000" w:themeColor="text1"/>
          <w:rPrChange w:id="5090" w:author="JY0225" w:date="2017-08-24T12:03:00Z">
            <w:rPr>
              <w:color w:val="000000" w:themeColor="text1"/>
            </w:rPr>
          </w:rPrChange>
        </w:rPr>
        <w:t>3</w:t>
      </w:r>
      <w:r w:rsidR="00F41689" w:rsidRPr="00B207B1">
        <w:rPr>
          <w:rFonts w:hAnsiTheme="minorEastAsia" w:hint="eastAsia"/>
          <w:color w:val="000000" w:themeColor="text1"/>
          <w:rPrChange w:id="5091" w:author="JY0225" w:date="2017-08-24T12:03:00Z">
            <w:rPr>
              <w:rFonts w:hint="eastAsia"/>
              <w:color w:val="000000" w:themeColor="text1"/>
            </w:rPr>
          </w:rPrChange>
        </w:rPr>
        <w:t>）</w:t>
      </w:r>
      <w:r w:rsidR="00A358E9" w:rsidRPr="00B207B1">
        <w:rPr>
          <w:rFonts w:hAnsiTheme="minorEastAsia" w:hint="eastAsia"/>
          <w:color w:val="000000" w:themeColor="text1"/>
          <w:rPrChange w:id="5092" w:author="JY0225" w:date="2017-08-24T12:03:00Z">
            <w:rPr>
              <w:rFonts w:hint="eastAsia"/>
              <w:color w:val="000000" w:themeColor="text1"/>
            </w:rPr>
          </w:rPrChange>
        </w:rPr>
        <w:t>部署</w:t>
      </w:r>
      <w:r w:rsidR="007D13D1" w:rsidRPr="00B207B1">
        <w:rPr>
          <w:rFonts w:hAnsiTheme="minorEastAsia" w:hint="eastAsia"/>
          <w:color w:val="000000" w:themeColor="text1"/>
          <w:rPrChange w:id="5093"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094" w:author="JY0225" w:date="2017-08-24T12:03:00Z">
            <w:rPr>
              <w:color w:val="000000" w:themeColor="text1"/>
            </w:rPr>
          </w:rPrChange>
        </w:rPr>
      </w:pPr>
      <w:del w:id="5095" w:author="微软用户" w:date="2017-08-19T21:41:00Z">
        <w:r w:rsidRPr="00B207B1" w:rsidDel="003224A2">
          <w:rPr>
            <w:rFonts w:hAnsiTheme="minorEastAsia"/>
            <w:color w:val="000000" w:themeColor="text1"/>
            <w:rPrChange w:id="5096" w:author="JY0225" w:date="2017-08-24T12:03:00Z">
              <w:rPr>
                <w:color w:val="000000" w:themeColor="text1"/>
              </w:rPr>
            </w:rPrChange>
          </w:rPr>
          <w:tab/>
        </w:r>
      </w:del>
      <w:del w:id="5097" w:author="微软用户" w:date="2017-08-19T21:40:00Z">
        <w:r w:rsidR="007226B2" w:rsidRPr="00B207B1" w:rsidDel="003224A2">
          <w:rPr>
            <w:rFonts w:hAnsiTheme="minorEastAsia" w:hint="eastAsia"/>
            <w:color w:val="000000" w:themeColor="text1"/>
            <w:rPrChange w:id="5098"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099" w:author="JY0225" w:date="2017-08-24T12:03:00Z">
              <w:rPr>
                <w:color w:val="000000" w:themeColor="text1"/>
              </w:rPr>
            </w:rPrChange>
          </w:rPr>
          <w:delText>Firefox</w:delText>
        </w:r>
        <w:r w:rsidR="007226B2" w:rsidRPr="00B207B1" w:rsidDel="003224A2">
          <w:rPr>
            <w:rFonts w:hAnsiTheme="minorEastAsia" w:hint="eastAsia"/>
            <w:color w:val="000000" w:themeColor="text1"/>
            <w:rPrChange w:id="5100"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101"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102" w:author="JY0225" w:date="2017-08-24T12:03:00Z">
              <w:rPr>
                <w:rFonts w:hint="eastAsia"/>
                <w:color w:val="000000" w:themeColor="text1"/>
              </w:rPr>
            </w:rPrChange>
          </w:rPr>
          <w:delText>”</w:delText>
        </w:r>
        <w:r w:rsidR="00AC25F6" w:rsidRPr="00B207B1" w:rsidDel="003224A2">
          <w:rPr>
            <w:rFonts w:hAnsiTheme="minorEastAsia"/>
            <w:rPrChange w:id="5103" w:author="JY0225" w:date="2017-08-24T12:03:00Z">
              <w:rPr/>
            </w:rPrChange>
          </w:rPr>
          <w:delText xml:space="preserve"> </w:delText>
        </w:r>
        <w:r w:rsidR="00AC25F6" w:rsidRPr="00B207B1" w:rsidDel="003224A2">
          <w:rPr>
            <w:rFonts w:hAnsiTheme="minorEastAsia" w:hint="eastAsia"/>
            <w:color w:val="000000" w:themeColor="text1"/>
            <w:rPrChange w:id="5104"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105"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106"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107"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108"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109"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110"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111"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112"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113"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114"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115" w:author="微软用户" w:date="2017-08-19T21:41:00Z"/>
          <w:rFonts w:hAnsiTheme="minorEastAsia"/>
          <w:color w:val="000000" w:themeColor="text1"/>
          <w:rPrChange w:id="5116" w:author="JY0225" w:date="2017-08-24T12:03:00Z">
            <w:rPr>
              <w:ins w:id="5117" w:author="微软用户" w:date="2017-08-19T21:41:00Z"/>
              <w:color w:val="000000" w:themeColor="text1"/>
            </w:rPr>
          </w:rPrChange>
        </w:rPr>
        <w:pPrChange w:id="5118" w:author="JY0225" w:date="2017-08-24T12:04:00Z">
          <w:pPr>
            <w:spacing w:line="360" w:lineRule="auto"/>
            <w:ind w:left="420"/>
            <w:jc w:val="center"/>
          </w:pPr>
        </w:pPrChange>
      </w:pPr>
      <w:del w:id="5119" w:author="微软用户" w:date="2017-08-19T21:42:00Z">
        <w:r w:rsidRPr="00B207B1" w:rsidDel="00FD13BC">
          <w:rPr>
            <w:rFonts w:hAnsiTheme="minorEastAsia"/>
            <w:noProof/>
            <w:rPrChange w:id="5120"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121" w:author="JY0225" w:date="2017-08-24T12:03:00Z">
            <w:rPr>
              <w:rFonts w:hint="eastAsia"/>
              <w:color w:val="000000" w:themeColor="text1"/>
            </w:rPr>
          </w:rPrChange>
        </w:rPr>
        <w:t>图</w:t>
      </w:r>
      <w:r w:rsidR="00B73D9B" w:rsidRPr="00B207B1">
        <w:rPr>
          <w:rFonts w:hAnsiTheme="minorEastAsia"/>
          <w:color w:val="000000" w:themeColor="text1"/>
          <w:rPrChange w:id="5122" w:author="JY0225" w:date="2017-08-24T12:03:00Z">
            <w:rPr>
              <w:color w:val="000000" w:themeColor="text1"/>
            </w:rPr>
          </w:rPrChange>
        </w:rPr>
        <w:t>5-2</w:t>
      </w:r>
      <w:r w:rsidR="00EB30CA" w:rsidRPr="00B207B1">
        <w:rPr>
          <w:rFonts w:hAnsiTheme="minorEastAsia"/>
          <w:color w:val="000000" w:themeColor="text1"/>
          <w:rPrChange w:id="5123" w:author="JY0225" w:date="2017-08-24T12:03:00Z">
            <w:rPr>
              <w:color w:val="000000" w:themeColor="text1"/>
            </w:rPr>
          </w:rPrChange>
        </w:rPr>
        <w:t xml:space="preserve"> </w:t>
      </w:r>
      <w:r w:rsidR="00ED372F" w:rsidRPr="00B207B1">
        <w:rPr>
          <w:rFonts w:hAnsiTheme="minorEastAsia"/>
          <w:color w:val="000000" w:themeColor="text1"/>
          <w:rPrChange w:id="5124" w:author="JY0225" w:date="2017-08-24T12:03:00Z">
            <w:rPr>
              <w:color w:val="000000" w:themeColor="text1"/>
            </w:rPr>
          </w:rPrChange>
        </w:rPr>
        <w:t>Firefox</w:t>
      </w:r>
      <w:r w:rsidR="002E5718" w:rsidRPr="00B207B1">
        <w:rPr>
          <w:rFonts w:hAnsiTheme="minorEastAsia" w:hint="eastAsia"/>
          <w:color w:val="000000" w:themeColor="text1"/>
          <w:rPrChange w:id="5125"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126" w:author="JY0225" w:date="2017-08-24T12:03:00Z">
            <w:rPr>
              <w:rFonts w:hint="eastAsia"/>
              <w:color w:val="000000" w:themeColor="text1"/>
            </w:rPr>
          </w:rPrChange>
        </w:rPr>
        <w:t>部署</w:t>
      </w:r>
    </w:p>
    <w:p w14:paraId="25CAF989" w14:textId="1AD3268A" w:rsidR="00FD13BC" w:rsidRPr="00B207B1" w:rsidRDefault="005705E7">
      <w:pPr>
        <w:spacing w:line="400" w:lineRule="exact"/>
        <w:ind w:firstLine="420"/>
        <w:rPr>
          <w:rFonts w:hAnsiTheme="minorEastAsia"/>
          <w:color w:val="000000" w:themeColor="text1"/>
          <w:rPrChange w:id="5127" w:author="JY0225" w:date="2017-08-24T12:03:00Z">
            <w:rPr>
              <w:color w:val="000000" w:themeColor="text1"/>
            </w:rPr>
          </w:rPrChange>
        </w:rPr>
        <w:pPrChange w:id="5128" w:author="微软用户" w:date="2017-08-19T21:43:00Z">
          <w:pPr>
            <w:spacing w:line="360" w:lineRule="auto"/>
            <w:ind w:left="420"/>
            <w:jc w:val="center"/>
          </w:pPr>
        </w:pPrChange>
      </w:pPr>
      <w:ins w:id="5129"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130" w:author="微软用户" w:date="2017-08-19T21:41:00Z">
        <w:r w:rsidR="003224A2" w:rsidRPr="00B207B1">
          <w:rPr>
            <w:rFonts w:hint="eastAsia"/>
            <w:color w:val="000000" w:themeColor="text1"/>
          </w:rPr>
          <w:t>在</w:t>
        </w:r>
        <w:r w:rsidR="003224A2" w:rsidRPr="00B207B1">
          <w:rPr>
            <w:rFonts w:hAnsiTheme="minorEastAsia"/>
            <w:color w:val="000000" w:themeColor="text1"/>
            <w:rPrChange w:id="5131" w:author="JY0225" w:date="2017-08-24T12:03:00Z">
              <w:rPr>
                <w:color w:val="000000" w:themeColor="text1"/>
              </w:rPr>
            </w:rPrChange>
          </w:rPr>
          <w:t>Firefox</w:t>
        </w:r>
        <w:r w:rsidR="003224A2" w:rsidRPr="00B207B1">
          <w:rPr>
            <w:rFonts w:hAnsiTheme="minorEastAsia" w:hint="eastAsia"/>
            <w:color w:val="000000" w:themeColor="text1"/>
            <w:rPrChange w:id="5132" w:author="JY0225" w:date="2017-08-24T12:03:00Z">
              <w:rPr>
                <w:rFonts w:hint="eastAsia"/>
                <w:color w:val="000000" w:themeColor="text1"/>
              </w:rPr>
            </w:rPrChange>
          </w:rPr>
          <w:t>浏览器中输入“</w:t>
        </w:r>
        <w:r w:rsidR="003224A2" w:rsidRPr="00B207B1">
          <w:rPr>
            <w:rFonts w:hAnsiTheme="minorEastAsia"/>
            <w:color w:val="000000" w:themeColor="text1"/>
            <w:rPrChange w:id="5133" w:author="JY0225" w:date="2017-08-24T12:03:00Z">
              <w:rPr>
                <w:color w:val="000000" w:themeColor="text1"/>
              </w:rPr>
            </w:rPrChange>
          </w:rPr>
          <w:t>about:debugging</w:t>
        </w:r>
        <w:r w:rsidR="003224A2" w:rsidRPr="00B207B1">
          <w:rPr>
            <w:rFonts w:hAnsiTheme="minorEastAsia" w:hint="eastAsia"/>
            <w:color w:val="000000" w:themeColor="text1"/>
            <w:rPrChange w:id="5134" w:author="JY0225" w:date="2017-08-24T12:03:00Z">
              <w:rPr>
                <w:rFonts w:hint="eastAsia"/>
                <w:color w:val="000000" w:themeColor="text1"/>
              </w:rPr>
            </w:rPrChange>
          </w:rPr>
          <w:t>”</w:t>
        </w:r>
        <w:r w:rsidR="003224A2" w:rsidRPr="00B207B1">
          <w:rPr>
            <w:rFonts w:hAnsiTheme="minorEastAsia"/>
            <w:rPrChange w:id="5135" w:author="JY0225" w:date="2017-08-24T12:03:00Z">
              <w:rPr/>
            </w:rPrChange>
          </w:rPr>
          <w:t xml:space="preserve"> </w:t>
        </w:r>
        <w:r w:rsidR="003224A2" w:rsidRPr="00B207B1">
          <w:rPr>
            <w:rFonts w:hAnsiTheme="minorEastAsia" w:hint="eastAsia"/>
            <w:color w:val="000000" w:themeColor="text1"/>
            <w:rPrChange w:id="5136" w:author="JY0225" w:date="2017-08-24T12:03:00Z">
              <w:rPr>
                <w:rFonts w:hint="eastAsia"/>
                <w:color w:val="000000" w:themeColor="text1"/>
              </w:rPr>
            </w:rPrChange>
          </w:rPr>
          <w:t>页面</w:t>
        </w:r>
        <w:r w:rsidR="003224A2" w:rsidRPr="00B207B1">
          <w:rPr>
            <w:rFonts w:hAnsiTheme="minorEastAsia"/>
            <w:color w:val="000000" w:themeColor="text1"/>
            <w:rPrChange w:id="5137" w:author="JY0225" w:date="2017-08-24T12:03:00Z">
              <w:rPr>
                <w:color w:val="000000" w:themeColor="text1"/>
              </w:rPr>
            </w:rPrChange>
          </w:rPr>
          <w:t xml:space="preserve">, </w:t>
        </w:r>
        <w:r w:rsidR="003224A2" w:rsidRPr="00B207B1">
          <w:rPr>
            <w:rFonts w:hAnsiTheme="minorEastAsia" w:hint="eastAsia"/>
            <w:color w:val="000000" w:themeColor="text1"/>
            <w:rPrChange w:id="5138" w:author="JY0225" w:date="2017-08-24T12:03:00Z">
              <w:rPr>
                <w:rFonts w:hint="eastAsia"/>
                <w:color w:val="000000" w:themeColor="text1"/>
              </w:rPr>
            </w:rPrChange>
          </w:rPr>
          <w:t>点击</w:t>
        </w:r>
        <w:r w:rsidR="003224A2" w:rsidRPr="00B207B1">
          <w:rPr>
            <w:rFonts w:hAnsiTheme="minorEastAsia"/>
            <w:color w:val="000000" w:themeColor="text1"/>
            <w:rPrChange w:id="5139" w:author="JY0225" w:date="2017-08-24T12:03:00Z">
              <w:rPr>
                <w:color w:val="000000" w:themeColor="text1"/>
              </w:rPr>
            </w:rPrChange>
          </w:rPr>
          <w:t xml:space="preserve"> "</w:t>
        </w:r>
        <w:r w:rsidR="003224A2" w:rsidRPr="00B207B1">
          <w:rPr>
            <w:rFonts w:hAnsiTheme="minorEastAsia" w:hint="eastAsia"/>
            <w:color w:val="000000" w:themeColor="text1"/>
            <w:rPrChange w:id="5140"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141" w:author="JY0225" w:date="2017-08-24T12:03:00Z">
              <w:rPr>
                <w:color w:val="000000" w:themeColor="text1"/>
              </w:rPr>
            </w:rPrChange>
          </w:rPr>
          <w:t xml:space="preserve">" </w:t>
        </w:r>
        <w:r w:rsidR="003224A2" w:rsidRPr="00B207B1">
          <w:rPr>
            <w:rFonts w:hAnsiTheme="minorEastAsia" w:hint="eastAsia"/>
            <w:color w:val="000000" w:themeColor="text1"/>
            <w:rPrChange w:id="5142"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143" w:author="JY0225" w:date="2017-08-24T12:03:00Z">
              <w:rPr>
                <w:color w:val="000000" w:themeColor="text1"/>
              </w:rPr>
            </w:rPrChange>
          </w:rPr>
          <w:t>manifest.json</w:t>
        </w:r>
        <w:r w:rsidR="003224A2" w:rsidRPr="00B207B1">
          <w:rPr>
            <w:rFonts w:hAnsiTheme="minorEastAsia" w:hint="eastAsia"/>
            <w:color w:val="000000" w:themeColor="text1"/>
            <w:rPrChange w:id="5144" w:author="JY0225" w:date="2017-08-24T12:03:00Z">
              <w:rPr>
                <w:rFonts w:hint="eastAsia"/>
                <w:color w:val="000000" w:themeColor="text1"/>
              </w:rPr>
            </w:rPrChange>
          </w:rPr>
          <w:t>文件，如图</w:t>
        </w:r>
      </w:ins>
      <w:r w:rsidR="00322F17">
        <w:rPr>
          <w:rFonts w:hAnsiTheme="minorEastAsia" w:hint="eastAsia"/>
          <w:color w:val="000000" w:themeColor="text1"/>
        </w:rPr>
        <w:t>5-3</w:t>
      </w:r>
      <w:ins w:id="5145" w:author="微软用户" w:date="2017-08-19T21:41:00Z">
        <w:r w:rsidR="003224A2" w:rsidRPr="00B207B1">
          <w:rPr>
            <w:rFonts w:hAnsiTheme="minorEastAsia" w:hint="eastAsia"/>
            <w:color w:val="000000" w:themeColor="text1"/>
            <w:rPrChange w:id="5146"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147" w:author="JY0225" w:date="2017-08-24T12:04:00Z">
            <w:rPr>
              <w:color w:val="000000" w:themeColor="text1"/>
            </w:rPr>
          </w:rPrChange>
        </w:rPr>
        <w:pPrChange w:id="5148"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149" w:author="JY0225" w:date="2017-08-24T12:04:00Z">
            <w:rPr>
              <w:rFonts w:hint="eastAsia"/>
              <w:color w:val="000000" w:themeColor="text1"/>
            </w:rPr>
          </w:rPrChange>
        </w:rPr>
        <w:t>图</w:t>
      </w:r>
      <w:r w:rsidR="009032A8" w:rsidRPr="00B207B1">
        <w:rPr>
          <w:rFonts w:hAnsiTheme="minorEastAsia"/>
          <w:color w:val="000000" w:themeColor="text1"/>
          <w:rPrChange w:id="5150" w:author="JY0225" w:date="2017-08-24T12:04:00Z">
            <w:rPr>
              <w:color w:val="000000" w:themeColor="text1"/>
            </w:rPr>
          </w:rPrChange>
        </w:rPr>
        <w:t>5-3</w:t>
      </w:r>
      <w:r w:rsidR="00731C1A" w:rsidRPr="00B207B1">
        <w:rPr>
          <w:rFonts w:hAnsiTheme="minorEastAsia"/>
          <w:color w:val="000000" w:themeColor="text1"/>
          <w:rPrChange w:id="5151" w:author="JY0225" w:date="2017-08-24T12:04:00Z">
            <w:rPr>
              <w:color w:val="000000" w:themeColor="text1"/>
            </w:rPr>
          </w:rPrChange>
        </w:rPr>
        <w:t xml:space="preserve"> Firefox</w:t>
      </w:r>
      <w:r w:rsidR="002E5718" w:rsidRPr="00B207B1">
        <w:rPr>
          <w:rFonts w:hAnsiTheme="minorEastAsia" w:hint="eastAsia"/>
          <w:color w:val="000000" w:themeColor="text1"/>
          <w:rPrChange w:id="5152" w:author="JY0225" w:date="2017-08-24T12:04:00Z">
            <w:rPr>
              <w:rFonts w:hint="eastAsia"/>
              <w:color w:val="000000" w:themeColor="text1"/>
            </w:rPr>
          </w:rPrChange>
        </w:rPr>
        <w:t>扩展</w:t>
      </w:r>
      <w:r w:rsidR="00C66E07" w:rsidRPr="00B207B1">
        <w:rPr>
          <w:rFonts w:hAnsiTheme="minorEastAsia" w:hint="eastAsia"/>
          <w:color w:val="000000" w:themeColor="text1"/>
          <w:rPrChange w:id="5153"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154" w:author="JY0225" w:date="2017-08-24T12:04:00Z">
            <w:rPr>
              <w:rFonts w:hint="eastAsia"/>
              <w:color w:val="000000" w:themeColor="text1"/>
            </w:rPr>
          </w:rPrChange>
        </w:rPr>
        <w:t>备份</w:t>
      </w:r>
      <w:r w:rsidR="00C66E07" w:rsidRPr="00B207B1">
        <w:rPr>
          <w:rFonts w:hAnsiTheme="minorEastAsia" w:hint="eastAsia"/>
          <w:color w:val="000000" w:themeColor="text1"/>
          <w:rPrChange w:id="5155"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156" w:author="JY0225" w:date="2017-08-24T12:04:00Z">
            <w:rPr>
              <w:color w:val="000000" w:themeColor="text1"/>
            </w:rPr>
          </w:rPrChange>
        </w:rPr>
      </w:pPr>
      <w:r w:rsidRPr="00B207B1">
        <w:rPr>
          <w:rFonts w:hAnsiTheme="minorEastAsia"/>
          <w:color w:val="000000" w:themeColor="text1"/>
          <w:rPrChange w:id="5157" w:author="JY0225" w:date="2017-08-24T12:04:00Z">
            <w:rPr>
              <w:color w:val="000000" w:themeColor="text1"/>
            </w:rPr>
          </w:rPrChange>
        </w:rPr>
        <w:tab/>
      </w:r>
      <w:r w:rsidR="00C91E4A" w:rsidRPr="00B207B1">
        <w:rPr>
          <w:rFonts w:hAnsiTheme="minorEastAsia" w:hint="eastAsia"/>
          <w:color w:val="000000" w:themeColor="text1"/>
          <w:rPrChange w:id="5158" w:author="JY0225" w:date="2017-08-24T12:04:00Z">
            <w:rPr>
              <w:rFonts w:hint="eastAsia"/>
              <w:color w:val="000000" w:themeColor="text1"/>
            </w:rPr>
          </w:rPrChange>
        </w:rPr>
        <w:t>图</w:t>
      </w:r>
      <w:r w:rsidR="00C91E4A" w:rsidRPr="00B207B1">
        <w:rPr>
          <w:rFonts w:hAnsiTheme="minorEastAsia"/>
          <w:color w:val="000000" w:themeColor="text1"/>
          <w:rPrChange w:id="5159"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160" w:author="JY0225" w:date="2017-08-24T12:04:00Z">
            <w:rPr>
              <w:rFonts w:hint="eastAsia"/>
              <w:color w:val="000000" w:themeColor="text1"/>
            </w:rPr>
          </w:rPrChange>
        </w:rPr>
        <w:t>将开发好的</w:t>
      </w:r>
      <w:r w:rsidR="00C91E4A" w:rsidRPr="00B207B1">
        <w:rPr>
          <w:rFonts w:hAnsiTheme="minorEastAsia"/>
          <w:color w:val="000000" w:themeColor="text1"/>
          <w:rPrChange w:id="5161" w:author="JY0225" w:date="2017-08-24T12:04:00Z">
            <w:rPr>
              <w:color w:val="000000" w:themeColor="text1"/>
            </w:rPr>
          </w:rPrChange>
        </w:rPr>
        <w:t>Firefox</w:t>
      </w:r>
      <w:r w:rsidR="002E5718" w:rsidRPr="00B207B1">
        <w:rPr>
          <w:rFonts w:hAnsiTheme="minorEastAsia" w:hint="eastAsia"/>
          <w:color w:val="000000" w:themeColor="text1"/>
          <w:rPrChange w:id="5162" w:author="JY0225" w:date="2017-08-24T12:04:00Z">
            <w:rPr>
              <w:rFonts w:hint="eastAsia"/>
              <w:color w:val="000000" w:themeColor="text1"/>
            </w:rPr>
          </w:rPrChange>
        </w:rPr>
        <w:t>扩展</w:t>
      </w:r>
      <w:r w:rsidR="00C91E4A" w:rsidRPr="00B207B1">
        <w:rPr>
          <w:rFonts w:hAnsiTheme="minorEastAsia" w:hint="eastAsia"/>
          <w:color w:val="000000" w:themeColor="text1"/>
          <w:rPrChange w:id="5163" w:author="JY0225" w:date="2017-08-24T12:04:00Z">
            <w:rPr>
              <w:rFonts w:hint="eastAsia"/>
              <w:color w:val="000000" w:themeColor="text1"/>
            </w:rPr>
          </w:rPrChange>
        </w:rPr>
        <w:t>导入到</w:t>
      </w:r>
      <w:r w:rsidR="00C91E4A" w:rsidRPr="00B207B1">
        <w:rPr>
          <w:rFonts w:hAnsiTheme="minorEastAsia"/>
          <w:color w:val="000000" w:themeColor="text1"/>
          <w:rPrChange w:id="5164" w:author="JY0225" w:date="2017-08-24T12:04:00Z">
            <w:rPr>
              <w:color w:val="000000" w:themeColor="text1"/>
            </w:rPr>
          </w:rPrChange>
        </w:rPr>
        <w:t>Firefox</w:t>
      </w:r>
      <w:r w:rsidR="008B25D3" w:rsidRPr="00B207B1">
        <w:rPr>
          <w:rFonts w:hAnsiTheme="minorEastAsia" w:hint="eastAsia"/>
          <w:color w:val="000000" w:themeColor="text1"/>
          <w:rPrChange w:id="5165"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166" w:author="JY0225" w:date="2017-08-24T12:04:00Z">
            <w:rPr>
              <w:rFonts w:hint="eastAsia"/>
              <w:color w:val="000000" w:themeColor="text1"/>
            </w:rPr>
          </w:rPrChange>
        </w:rPr>
        <w:t>可以看到，名为</w:t>
      </w:r>
      <w:r w:rsidR="00C91E4A" w:rsidRPr="00B207B1">
        <w:rPr>
          <w:rFonts w:hAnsiTheme="minorEastAsia"/>
          <w:color w:val="000000" w:themeColor="text1"/>
          <w:rPrChange w:id="5167" w:author="JY0225" w:date="2017-08-24T12:04:00Z">
            <w:rPr>
              <w:color w:val="000000" w:themeColor="text1"/>
            </w:rPr>
          </w:rPrChange>
        </w:rPr>
        <w:t>Middleware</w:t>
      </w:r>
      <w:r w:rsidR="00C91E4A" w:rsidRPr="00B207B1">
        <w:rPr>
          <w:rFonts w:hAnsiTheme="minorEastAsia" w:hint="eastAsia"/>
          <w:color w:val="000000" w:themeColor="text1"/>
          <w:rPrChange w:id="5168" w:author="JY0225" w:date="2017-08-24T12:04:00Z">
            <w:rPr>
              <w:rFonts w:hint="eastAsia"/>
              <w:color w:val="000000" w:themeColor="text1"/>
            </w:rPr>
          </w:rPrChange>
        </w:rPr>
        <w:t>的</w:t>
      </w:r>
      <w:r w:rsidR="002E5718" w:rsidRPr="00B207B1">
        <w:rPr>
          <w:rFonts w:hAnsiTheme="minorEastAsia" w:hint="eastAsia"/>
          <w:color w:val="000000" w:themeColor="text1"/>
          <w:rPrChange w:id="5169" w:author="JY0225" w:date="2017-08-24T12:04:00Z">
            <w:rPr>
              <w:rFonts w:hint="eastAsia"/>
              <w:color w:val="000000" w:themeColor="text1"/>
            </w:rPr>
          </w:rPrChange>
        </w:rPr>
        <w:t>扩展</w:t>
      </w:r>
      <w:r w:rsidR="00C91E4A" w:rsidRPr="00B207B1">
        <w:rPr>
          <w:rFonts w:hAnsiTheme="minorEastAsia" w:hint="eastAsia"/>
          <w:color w:val="000000" w:themeColor="text1"/>
          <w:rPrChange w:id="5170"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171"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172"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173" w:author="JY0225" w:date="2017-08-24T12:04:00Z">
            <w:rPr>
              <w:rFonts w:hint="eastAsia"/>
              <w:color w:val="000000" w:themeColor="text1"/>
            </w:rPr>
          </w:rPrChange>
        </w:rPr>
        <w:t>扩展</w:t>
      </w:r>
      <w:r w:rsidR="00175557" w:rsidRPr="00B207B1">
        <w:rPr>
          <w:rFonts w:hAnsiTheme="minorEastAsia" w:hint="eastAsia"/>
          <w:color w:val="000000" w:themeColor="text1"/>
          <w:rPrChange w:id="5174" w:author="JY0225" w:date="2017-08-24T12:04:00Z">
            <w:rPr>
              <w:rFonts w:hint="eastAsia"/>
              <w:color w:val="000000" w:themeColor="text1"/>
            </w:rPr>
          </w:rPrChange>
        </w:rPr>
        <w:t>登录云</w:t>
      </w:r>
      <w:r w:rsidR="00476838" w:rsidRPr="00B207B1">
        <w:rPr>
          <w:rFonts w:hAnsiTheme="minorEastAsia" w:hint="eastAsia"/>
          <w:color w:val="000000" w:themeColor="text1"/>
          <w:rPrChange w:id="5175" w:author="JY0225" w:date="2017-08-24T12:04:00Z">
            <w:rPr>
              <w:rFonts w:hint="eastAsia"/>
              <w:color w:val="000000" w:themeColor="text1"/>
            </w:rPr>
          </w:rPrChange>
        </w:rPr>
        <w:t>备份</w:t>
      </w:r>
      <w:r w:rsidR="00175557" w:rsidRPr="00B207B1">
        <w:rPr>
          <w:rFonts w:hAnsiTheme="minorEastAsia" w:hint="eastAsia"/>
          <w:color w:val="000000" w:themeColor="text1"/>
          <w:rPrChange w:id="5176"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177"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178" w:name="_Toc492545493"/>
      <w:r w:rsidRPr="00B207B1">
        <w:t>5.2.7</w:t>
      </w:r>
      <w:r w:rsidR="003D75FE" w:rsidRPr="00B207B1">
        <w:t xml:space="preserve"> </w:t>
      </w:r>
      <w:r w:rsidR="00D47CD7" w:rsidRPr="00B207B1">
        <w:t>Java SDK</w:t>
      </w:r>
      <w:bookmarkEnd w:id="5178"/>
    </w:p>
    <w:p w14:paraId="20CD49E2" w14:textId="108333AA" w:rsidR="00CA22B1" w:rsidRPr="00B207B1" w:rsidRDefault="00F44AA4" w:rsidP="00654745">
      <w:pPr>
        <w:spacing w:line="400" w:lineRule="exact"/>
        <w:rPr>
          <w:rFonts w:hAnsiTheme="minorEastAsia"/>
          <w:color w:val="000000" w:themeColor="text1"/>
          <w:rPrChange w:id="5179" w:author="JY0225" w:date="2017-08-24T12:04:00Z">
            <w:rPr>
              <w:color w:val="000000" w:themeColor="text1"/>
            </w:rPr>
          </w:rPrChange>
        </w:rPr>
      </w:pPr>
      <w:r w:rsidRPr="00B207B1">
        <w:tab/>
      </w:r>
      <w:r w:rsidR="00654745" w:rsidRPr="00B207B1">
        <w:rPr>
          <w:rFonts w:hAnsiTheme="minorEastAsia" w:hint="eastAsia"/>
          <w:color w:val="000000" w:themeColor="text1"/>
          <w:rPrChange w:id="5180"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181" w:author="JY0225" w:date="2017-08-24T12:04:00Z">
            <w:rPr>
              <w:rFonts w:hint="eastAsia"/>
              <w:color w:val="000000" w:themeColor="text1"/>
            </w:rPr>
          </w:rPrChange>
        </w:rPr>
        <w:t>使用云</w:t>
      </w:r>
      <w:r w:rsidR="00476838" w:rsidRPr="00B207B1">
        <w:rPr>
          <w:rFonts w:hAnsiTheme="minorEastAsia" w:hint="eastAsia"/>
          <w:color w:val="000000" w:themeColor="text1"/>
          <w:rPrChange w:id="5182" w:author="JY0225" w:date="2017-08-24T12:04:00Z">
            <w:rPr>
              <w:rFonts w:hint="eastAsia"/>
              <w:color w:val="000000" w:themeColor="text1"/>
            </w:rPr>
          </w:rPrChange>
        </w:rPr>
        <w:t>备份</w:t>
      </w:r>
      <w:r w:rsidR="00654745" w:rsidRPr="00B207B1">
        <w:rPr>
          <w:rFonts w:hAnsiTheme="minorEastAsia" w:hint="eastAsia"/>
          <w:color w:val="000000" w:themeColor="text1"/>
          <w:rPrChange w:id="5183" w:author="JY0225" w:date="2017-08-24T12:04:00Z">
            <w:rPr>
              <w:rFonts w:hint="eastAsia"/>
              <w:color w:val="000000" w:themeColor="text1"/>
            </w:rPr>
          </w:rPrChange>
        </w:rPr>
        <w:t>服务。</w:t>
      </w:r>
      <w:r w:rsidR="000F4B08" w:rsidRPr="00B207B1">
        <w:rPr>
          <w:rFonts w:hAnsiTheme="minorEastAsia" w:hint="eastAsia"/>
          <w:color w:val="000000" w:themeColor="text1"/>
          <w:rPrChange w:id="5184" w:author="JY0225" w:date="2017-08-24T12:04:00Z">
            <w:rPr>
              <w:rFonts w:hint="eastAsia"/>
              <w:color w:val="000000" w:themeColor="text1"/>
            </w:rPr>
          </w:rPrChange>
        </w:rPr>
        <w:t>除了提供基于</w:t>
      </w:r>
      <w:r w:rsidR="000F4B08" w:rsidRPr="00B207B1">
        <w:rPr>
          <w:rFonts w:hAnsiTheme="minorEastAsia"/>
          <w:color w:val="000000" w:themeColor="text1"/>
          <w:rPrChange w:id="5185" w:author="JY0225" w:date="2017-08-24T12:04:00Z">
            <w:rPr>
              <w:color w:val="000000" w:themeColor="text1"/>
            </w:rPr>
          </w:rPrChange>
        </w:rPr>
        <w:t>Firefox</w:t>
      </w:r>
      <w:r w:rsidR="000F4B08" w:rsidRPr="00B207B1">
        <w:rPr>
          <w:rFonts w:hAnsiTheme="minorEastAsia" w:hint="eastAsia"/>
          <w:color w:val="000000" w:themeColor="text1"/>
          <w:rPrChange w:id="5186"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187"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188" w:author="JY0225" w:date="2017-08-24T12:04:00Z">
            <w:rPr>
              <w:rFonts w:hint="eastAsia"/>
              <w:color w:val="000000" w:themeColor="text1"/>
            </w:rPr>
          </w:rPrChange>
        </w:rPr>
        <w:t>以外，</w:t>
      </w:r>
      <w:r w:rsidR="00D030B8" w:rsidRPr="00B207B1">
        <w:rPr>
          <w:rFonts w:hAnsiTheme="minorEastAsia" w:hint="eastAsia"/>
          <w:color w:val="000000" w:themeColor="text1"/>
          <w:rPrChange w:id="5189" w:author="JY0225" w:date="2017-08-24T12:04:00Z">
            <w:rPr>
              <w:rFonts w:hint="eastAsia"/>
              <w:color w:val="000000" w:themeColor="text1"/>
            </w:rPr>
          </w:rPrChange>
        </w:rPr>
        <w:t>本文</w:t>
      </w:r>
      <w:r w:rsidR="000F4B08" w:rsidRPr="00B207B1">
        <w:rPr>
          <w:rFonts w:hAnsiTheme="minorEastAsia" w:hint="eastAsia"/>
          <w:color w:val="000000" w:themeColor="text1"/>
          <w:rPrChange w:id="5190" w:author="JY0225" w:date="2017-08-24T12:04:00Z">
            <w:rPr>
              <w:rFonts w:hint="eastAsia"/>
              <w:color w:val="000000" w:themeColor="text1"/>
            </w:rPr>
          </w:rPrChange>
        </w:rPr>
        <w:t>还开发了一款基于</w:t>
      </w:r>
      <w:r w:rsidR="000F4B08" w:rsidRPr="00B207B1">
        <w:rPr>
          <w:rFonts w:hAnsiTheme="minorEastAsia"/>
          <w:color w:val="000000" w:themeColor="text1"/>
          <w:rPrChange w:id="5191" w:author="JY0225" w:date="2017-08-24T12:04:00Z">
            <w:rPr>
              <w:color w:val="000000" w:themeColor="text1"/>
            </w:rPr>
          </w:rPrChange>
        </w:rPr>
        <w:t>Java</w:t>
      </w:r>
      <w:r w:rsidR="000F4B08" w:rsidRPr="00B207B1">
        <w:rPr>
          <w:rFonts w:hAnsiTheme="minorEastAsia" w:hint="eastAsia"/>
          <w:color w:val="000000" w:themeColor="text1"/>
          <w:rPrChange w:id="5192" w:author="JY0225" w:date="2017-08-24T12:04:00Z">
            <w:rPr>
              <w:rFonts w:hint="eastAsia"/>
              <w:color w:val="000000" w:themeColor="text1"/>
            </w:rPr>
          </w:rPrChange>
        </w:rPr>
        <w:t>平台的</w:t>
      </w:r>
      <w:r w:rsidR="000F4B08" w:rsidRPr="00B207B1">
        <w:rPr>
          <w:rFonts w:hAnsiTheme="minorEastAsia"/>
          <w:color w:val="000000" w:themeColor="text1"/>
          <w:rPrChange w:id="5193" w:author="JY0225" w:date="2017-08-24T12:04:00Z">
            <w:rPr>
              <w:color w:val="000000" w:themeColor="text1"/>
            </w:rPr>
          </w:rPrChange>
        </w:rPr>
        <w:t>SDK</w:t>
      </w:r>
      <w:r w:rsidR="000F4B08" w:rsidRPr="00B207B1">
        <w:rPr>
          <w:rFonts w:hAnsiTheme="minorEastAsia" w:hint="eastAsia"/>
          <w:color w:val="000000" w:themeColor="text1"/>
          <w:rPrChange w:id="5194" w:author="JY0225" w:date="2017-08-24T12:04:00Z">
            <w:rPr>
              <w:rFonts w:hint="eastAsia"/>
              <w:color w:val="000000" w:themeColor="text1"/>
            </w:rPr>
          </w:rPrChange>
        </w:rPr>
        <w:t>。</w:t>
      </w:r>
      <w:r w:rsidR="00654745" w:rsidRPr="00B207B1">
        <w:rPr>
          <w:rFonts w:hAnsiTheme="minorEastAsia"/>
          <w:color w:val="000000" w:themeColor="text1"/>
          <w:rPrChange w:id="5195" w:author="JY0225" w:date="2017-08-24T12:04:00Z">
            <w:rPr>
              <w:color w:val="000000" w:themeColor="text1"/>
            </w:rPr>
          </w:rPrChange>
        </w:rPr>
        <w:t>Java SDK</w:t>
      </w:r>
      <w:r w:rsidR="00654745" w:rsidRPr="00B207B1">
        <w:rPr>
          <w:rFonts w:hAnsiTheme="minorEastAsia" w:hint="eastAsia"/>
          <w:color w:val="000000" w:themeColor="text1"/>
          <w:rPrChange w:id="5196" w:author="JY0225" w:date="2017-08-24T12:04:00Z">
            <w:rPr>
              <w:rFonts w:hint="eastAsia"/>
              <w:color w:val="000000" w:themeColor="text1"/>
            </w:rPr>
          </w:rPrChange>
        </w:rPr>
        <w:t>是提供给</w:t>
      </w:r>
      <w:r w:rsidR="00654745" w:rsidRPr="00B207B1">
        <w:rPr>
          <w:rFonts w:hAnsiTheme="minorEastAsia"/>
          <w:color w:val="000000" w:themeColor="text1"/>
          <w:rPrChange w:id="5197" w:author="JY0225" w:date="2017-08-24T12:04:00Z">
            <w:rPr>
              <w:color w:val="000000" w:themeColor="text1"/>
            </w:rPr>
          </w:rPrChange>
        </w:rPr>
        <w:t>Java</w:t>
      </w:r>
      <w:r w:rsidR="00654745" w:rsidRPr="00B207B1">
        <w:rPr>
          <w:rFonts w:hAnsiTheme="minorEastAsia" w:hint="eastAsia"/>
          <w:color w:val="000000" w:themeColor="text1"/>
          <w:rPrChange w:id="5198" w:author="JY0225" w:date="2017-08-24T12:04:00Z">
            <w:rPr>
              <w:rFonts w:hint="eastAsia"/>
              <w:color w:val="000000" w:themeColor="text1"/>
            </w:rPr>
          </w:rPrChange>
        </w:rPr>
        <w:t>开发人员建立应用时使用的开发工具集合，</w:t>
      </w:r>
      <w:r w:rsidR="00A2790A" w:rsidRPr="00B207B1">
        <w:rPr>
          <w:rFonts w:hAnsiTheme="minorEastAsia" w:hint="eastAsia"/>
          <w:color w:val="000000" w:themeColor="text1"/>
          <w:rPrChange w:id="5199" w:author="JY0225" w:date="2017-08-24T12:04:00Z">
            <w:rPr>
              <w:rFonts w:hint="eastAsia"/>
              <w:color w:val="000000" w:themeColor="text1"/>
            </w:rPr>
          </w:rPrChange>
        </w:rPr>
        <w:t>开发人员通过调用</w:t>
      </w:r>
      <w:r w:rsidR="00A2790A" w:rsidRPr="00B207B1">
        <w:rPr>
          <w:rFonts w:hAnsiTheme="minorEastAsia"/>
          <w:color w:val="000000" w:themeColor="text1"/>
          <w:rPrChange w:id="5200" w:author="JY0225" w:date="2017-08-24T12:04:00Z">
            <w:rPr>
              <w:color w:val="000000" w:themeColor="text1"/>
            </w:rPr>
          </w:rPrChange>
        </w:rPr>
        <w:t>SDK</w:t>
      </w:r>
      <w:r w:rsidR="00A2790A" w:rsidRPr="00B207B1">
        <w:rPr>
          <w:rFonts w:hAnsiTheme="minorEastAsia" w:hint="eastAsia"/>
          <w:color w:val="000000" w:themeColor="text1"/>
          <w:rPrChange w:id="5201"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202"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203"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204" w:author="JY0225" w:date="2017-08-24T12:04:00Z">
            <w:rPr>
              <w:rFonts w:hint="eastAsia"/>
              <w:color w:val="000000" w:themeColor="text1"/>
            </w:rPr>
          </w:rPrChange>
        </w:rPr>
        <w:t>备份</w:t>
      </w:r>
      <w:r w:rsidR="00A2790A" w:rsidRPr="00B207B1">
        <w:rPr>
          <w:rFonts w:hAnsiTheme="minorEastAsia" w:hint="eastAsia"/>
          <w:color w:val="000000" w:themeColor="text1"/>
          <w:rPrChange w:id="5205" w:author="JY0225" w:date="2017-08-24T12:04:00Z">
            <w:rPr>
              <w:rFonts w:hint="eastAsia"/>
              <w:color w:val="000000" w:themeColor="text1"/>
            </w:rPr>
          </w:rPrChange>
        </w:rPr>
        <w:t>服务。</w:t>
      </w:r>
      <w:r w:rsidR="001D656B" w:rsidRPr="00B207B1">
        <w:rPr>
          <w:rFonts w:hAnsiTheme="minorEastAsia"/>
          <w:color w:val="000000" w:themeColor="text1"/>
          <w:rPrChange w:id="5206"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207"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208" w:author="JY0225" w:date="2017-08-24T12:04:00Z">
            <w:rPr>
              <w:rFonts w:hint="eastAsia"/>
              <w:color w:val="000000" w:themeColor="text1"/>
            </w:rPr>
          </w:rPrChange>
        </w:rPr>
        <w:t>，如</w:t>
      </w:r>
      <w:r w:rsidR="001D656B" w:rsidRPr="00B207B1">
        <w:rPr>
          <w:rFonts w:hAnsiTheme="minorEastAsia"/>
          <w:color w:val="000000" w:themeColor="text1"/>
          <w:rPrChange w:id="5209" w:author="JY0225" w:date="2017-08-24T12:04:00Z">
            <w:rPr>
              <w:color w:val="000000" w:themeColor="text1"/>
            </w:rPr>
          </w:rPrChange>
        </w:rPr>
        <w:t>Web</w:t>
      </w:r>
      <w:r w:rsidR="001D656B" w:rsidRPr="00B207B1">
        <w:rPr>
          <w:rFonts w:hAnsiTheme="minorEastAsia" w:hint="eastAsia"/>
          <w:color w:val="000000" w:themeColor="text1"/>
          <w:rPrChange w:id="5210" w:author="JY0225" w:date="2017-08-24T12:04:00Z">
            <w:rPr>
              <w:rFonts w:hint="eastAsia"/>
              <w:color w:val="000000" w:themeColor="text1"/>
            </w:rPr>
          </w:rPrChange>
        </w:rPr>
        <w:t>开发、</w:t>
      </w:r>
      <w:r w:rsidR="001D656B" w:rsidRPr="00B207B1">
        <w:rPr>
          <w:rFonts w:hAnsiTheme="minorEastAsia"/>
          <w:color w:val="000000" w:themeColor="text1"/>
          <w:rPrChange w:id="5211" w:author="JY0225" w:date="2017-08-24T12:04:00Z">
            <w:rPr>
              <w:color w:val="000000" w:themeColor="text1"/>
            </w:rPr>
          </w:rPrChange>
        </w:rPr>
        <w:t>Android</w:t>
      </w:r>
      <w:r w:rsidR="00F706F4" w:rsidRPr="00B207B1">
        <w:rPr>
          <w:rFonts w:hAnsiTheme="minorEastAsia" w:hint="eastAsia"/>
          <w:color w:val="000000" w:themeColor="text1"/>
          <w:rPrChange w:id="5212"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213" w:author="JY0225" w:date="2017-08-24T12:04:00Z">
            <w:rPr>
              <w:rFonts w:hint="eastAsia"/>
              <w:color w:val="000000" w:themeColor="text1"/>
            </w:rPr>
          </w:rPrChange>
        </w:rPr>
        <w:t>通过提供</w:t>
      </w:r>
      <w:r w:rsidR="001D656B" w:rsidRPr="00B207B1">
        <w:rPr>
          <w:rFonts w:hAnsiTheme="minorEastAsia"/>
          <w:color w:val="000000" w:themeColor="text1"/>
          <w:rPrChange w:id="5214" w:author="JY0225" w:date="2017-08-24T12:04:00Z">
            <w:rPr>
              <w:color w:val="000000" w:themeColor="text1"/>
            </w:rPr>
          </w:rPrChange>
        </w:rPr>
        <w:t>SDK</w:t>
      </w:r>
      <w:r w:rsidR="002076CD" w:rsidRPr="00B207B1">
        <w:rPr>
          <w:rFonts w:hAnsiTheme="minorEastAsia" w:hint="eastAsia"/>
          <w:color w:val="000000" w:themeColor="text1"/>
          <w:rPrChange w:id="5215"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216" w:author="JY0225" w:date="2017-08-24T12:04:00Z">
            <w:rPr>
              <w:color w:val="000000" w:themeColor="text1"/>
            </w:rPr>
          </w:rPrChange>
        </w:rPr>
      </w:pPr>
      <w:r w:rsidRPr="00B207B1">
        <w:rPr>
          <w:rFonts w:hAnsiTheme="minorEastAsia"/>
          <w:color w:val="000000" w:themeColor="text1"/>
          <w:rPrChange w:id="5217" w:author="JY0225" w:date="2017-08-24T12:04:00Z">
            <w:rPr>
              <w:color w:val="000000" w:themeColor="text1"/>
            </w:rPr>
          </w:rPrChange>
        </w:rPr>
        <w:tab/>
      </w:r>
      <w:r w:rsidR="00CB3D06" w:rsidRPr="00B207B1">
        <w:rPr>
          <w:rFonts w:hAnsiTheme="minorEastAsia"/>
          <w:color w:val="000000" w:themeColor="text1"/>
          <w:rPrChange w:id="5218" w:author="JY0225" w:date="2017-08-24T12:04:00Z">
            <w:rPr>
              <w:color w:val="000000" w:themeColor="text1"/>
            </w:rPr>
          </w:rPrChange>
        </w:rPr>
        <w:t>1</w:t>
      </w:r>
      <w:r w:rsidR="00CB3D06" w:rsidRPr="00B207B1">
        <w:rPr>
          <w:rFonts w:hAnsiTheme="minorEastAsia" w:hint="eastAsia"/>
          <w:color w:val="000000" w:themeColor="text1"/>
          <w:rPrChange w:id="5219" w:author="JY0225" w:date="2017-08-24T12:04:00Z">
            <w:rPr>
              <w:rFonts w:hint="eastAsia"/>
              <w:color w:val="000000" w:themeColor="text1"/>
            </w:rPr>
          </w:rPrChange>
        </w:rPr>
        <w:t>）通信方式</w:t>
      </w:r>
    </w:p>
    <w:p w14:paraId="2EAF1A85" w14:textId="1831FA14" w:rsidR="00AB7D23" w:rsidRPr="00B207B1" w:rsidRDefault="00CB3D06" w:rsidP="00307C68">
      <w:pPr>
        <w:spacing w:afterLines="30" w:after="93" w:line="400" w:lineRule="exact"/>
        <w:rPr>
          <w:rFonts w:hAnsiTheme="minorEastAsia"/>
          <w:color w:val="000000" w:themeColor="text1"/>
          <w:rPrChange w:id="5220" w:author="JY0225" w:date="2017-08-24T12:04:00Z">
            <w:rPr>
              <w:color w:val="000000" w:themeColor="text1"/>
            </w:rPr>
          </w:rPrChange>
        </w:rPr>
      </w:pPr>
      <w:r w:rsidRPr="00B207B1">
        <w:rPr>
          <w:rFonts w:hAnsiTheme="minorEastAsia"/>
          <w:rPrChange w:id="5221" w:author="JY0225" w:date="2017-08-24T12:04:00Z">
            <w:rPr/>
          </w:rPrChange>
        </w:rPr>
        <w:tab/>
      </w:r>
      <w:r w:rsidR="00A6009F" w:rsidRPr="00B207B1">
        <w:rPr>
          <w:rFonts w:hAnsiTheme="minorEastAsia" w:hint="eastAsia"/>
          <w:color w:val="000000" w:themeColor="text1"/>
          <w:rPrChange w:id="5222" w:author="JY0225" w:date="2017-08-24T12:04:00Z">
            <w:rPr>
              <w:rFonts w:hint="eastAsia"/>
              <w:color w:val="000000" w:themeColor="text1"/>
            </w:rPr>
          </w:rPrChange>
        </w:rPr>
        <w:t>服务器端的代码是由</w:t>
      </w:r>
      <w:r w:rsidR="00A6009F" w:rsidRPr="00B207B1">
        <w:rPr>
          <w:rFonts w:hAnsiTheme="minorEastAsia"/>
          <w:color w:val="000000" w:themeColor="text1"/>
          <w:rPrChange w:id="5223" w:author="JY0225" w:date="2017-08-24T12:04:00Z">
            <w:rPr>
              <w:color w:val="000000" w:themeColor="text1"/>
            </w:rPr>
          </w:rPrChange>
        </w:rPr>
        <w:t>Python</w:t>
      </w:r>
      <w:r w:rsidR="00A6009F" w:rsidRPr="00B207B1">
        <w:rPr>
          <w:rFonts w:hAnsiTheme="minorEastAsia" w:hint="eastAsia"/>
          <w:color w:val="000000" w:themeColor="text1"/>
          <w:rPrChange w:id="5224" w:author="JY0225" w:date="2017-08-24T12:04:00Z">
            <w:rPr>
              <w:rFonts w:hint="eastAsia"/>
              <w:color w:val="000000" w:themeColor="text1"/>
            </w:rPr>
          </w:rPrChange>
        </w:rPr>
        <w:t>语言编写的，</w:t>
      </w:r>
      <w:r w:rsidR="00C91A33" w:rsidRPr="00B207B1">
        <w:rPr>
          <w:rFonts w:hAnsiTheme="minorEastAsia"/>
          <w:color w:val="000000" w:themeColor="text1"/>
          <w:rPrChange w:id="5225" w:author="JY0225" w:date="2017-08-24T12:04:00Z">
            <w:rPr>
              <w:color w:val="000000" w:themeColor="text1"/>
            </w:rPr>
          </w:rPrChange>
        </w:rPr>
        <w:t>Java</w:t>
      </w:r>
      <w:r w:rsidR="00C91A33" w:rsidRPr="00B207B1">
        <w:rPr>
          <w:rFonts w:hAnsiTheme="minorEastAsia" w:hint="eastAsia"/>
          <w:color w:val="000000" w:themeColor="text1"/>
          <w:rPrChange w:id="5226" w:author="JY0225" w:date="2017-08-24T12:04:00Z">
            <w:rPr>
              <w:rFonts w:hint="eastAsia"/>
              <w:color w:val="000000" w:themeColor="text1"/>
            </w:rPr>
          </w:rPrChange>
        </w:rPr>
        <w:t>与</w:t>
      </w:r>
      <w:r w:rsidR="00C91A33" w:rsidRPr="00B207B1">
        <w:rPr>
          <w:rFonts w:hAnsiTheme="minorEastAsia"/>
          <w:color w:val="000000" w:themeColor="text1"/>
          <w:rPrChange w:id="5227" w:author="JY0225" w:date="2017-08-24T12:04:00Z">
            <w:rPr>
              <w:color w:val="000000" w:themeColor="text1"/>
            </w:rPr>
          </w:rPrChange>
        </w:rPr>
        <w:t>Python</w:t>
      </w:r>
      <w:r w:rsidR="00C91A33" w:rsidRPr="00B207B1">
        <w:rPr>
          <w:rFonts w:hAnsiTheme="minorEastAsia" w:hint="eastAsia"/>
          <w:color w:val="000000" w:themeColor="text1"/>
          <w:rPrChange w:id="5228"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229" w:author="JY0225" w:date="2017-08-24T12:04:00Z">
            <w:rPr>
              <w:color w:val="000000" w:themeColor="text1"/>
            </w:rPr>
          </w:rPrChange>
        </w:rPr>
        <w:t>Socket</w:t>
      </w:r>
      <w:r w:rsidR="00C91A33" w:rsidRPr="00B207B1">
        <w:rPr>
          <w:rFonts w:hAnsiTheme="minorEastAsia" w:hint="eastAsia"/>
          <w:color w:val="000000" w:themeColor="text1"/>
          <w:rPrChange w:id="5230"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231"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232" w:author="JY0225" w:date="2017-08-24T12:04:00Z">
            <w:rPr>
              <w:color w:val="000000" w:themeColor="text1"/>
            </w:rPr>
          </w:rPrChange>
        </w:rPr>
        <w:t>Java</w:t>
      </w:r>
      <w:r w:rsidR="00E82C90" w:rsidRPr="00B207B1">
        <w:rPr>
          <w:rFonts w:hAnsiTheme="minorEastAsia" w:hint="eastAsia"/>
          <w:color w:val="000000" w:themeColor="text1"/>
          <w:rPrChange w:id="5233" w:author="JY0225" w:date="2017-08-24T12:04:00Z">
            <w:rPr>
              <w:rFonts w:hint="eastAsia"/>
              <w:color w:val="000000" w:themeColor="text1"/>
            </w:rPr>
          </w:rPrChange>
        </w:rPr>
        <w:t>自带的</w:t>
      </w:r>
      <w:r w:rsidR="00C91A33" w:rsidRPr="00B207B1">
        <w:rPr>
          <w:rFonts w:hAnsiTheme="minorEastAsia"/>
          <w:color w:val="000000" w:themeColor="text1"/>
          <w:rPrChange w:id="5234" w:author="JY0225" w:date="2017-08-24T12:04:00Z">
            <w:rPr>
              <w:color w:val="000000" w:themeColor="text1"/>
            </w:rPr>
          </w:rPrChange>
        </w:rPr>
        <w:t>java.net.Socket</w:t>
      </w:r>
      <w:r w:rsidR="00C91A33" w:rsidRPr="00B207B1">
        <w:rPr>
          <w:rFonts w:hAnsiTheme="minorEastAsia" w:hint="eastAsia"/>
          <w:color w:val="000000" w:themeColor="text1"/>
          <w:rPrChange w:id="5235" w:author="JY0225" w:date="2017-08-24T12:04:00Z">
            <w:rPr>
              <w:rFonts w:hint="eastAsia"/>
              <w:color w:val="000000" w:themeColor="text1"/>
            </w:rPr>
          </w:rPrChange>
        </w:rPr>
        <w:t>工具包</w:t>
      </w:r>
      <w:r w:rsidR="00CA138B" w:rsidRPr="00B207B1">
        <w:rPr>
          <w:rFonts w:hAnsiTheme="minorEastAsia" w:hint="eastAsia"/>
          <w:color w:val="000000" w:themeColor="text1"/>
          <w:rPrChange w:id="5236" w:author="JY0225" w:date="2017-08-24T12:04:00Z">
            <w:rPr>
              <w:rFonts w:hint="eastAsia"/>
              <w:color w:val="000000" w:themeColor="text1"/>
            </w:rPr>
          </w:rPrChange>
        </w:rPr>
        <w:t>。</w:t>
      </w:r>
      <w:r w:rsidR="00BF3FF7" w:rsidRPr="00B207B1">
        <w:rPr>
          <w:rFonts w:hAnsiTheme="minorEastAsia" w:hint="eastAsia"/>
          <w:color w:val="000000" w:themeColor="text1"/>
          <w:rPrChange w:id="5237" w:author="JY0225" w:date="2017-08-24T12:04:00Z">
            <w:rPr>
              <w:rFonts w:hint="eastAsia"/>
              <w:color w:val="000000" w:themeColor="text1"/>
            </w:rPr>
          </w:rPrChange>
        </w:rPr>
        <w:t>相较于</w:t>
      </w:r>
      <w:r w:rsidR="00BF3FF7" w:rsidRPr="00B207B1">
        <w:rPr>
          <w:rFonts w:hAnsiTheme="minorEastAsia"/>
          <w:color w:val="000000" w:themeColor="text1"/>
          <w:rPrChange w:id="5238" w:author="JY0225" w:date="2017-08-24T12:04:00Z">
            <w:rPr>
              <w:color w:val="000000" w:themeColor="text1"/>
            </w:rPr>
          </w:rPrChange>
        </w:rPr>
        <w:t>WebSocket</w:t>
      </w:r>
      <w:r w:rsidR="006D31CB" w:rsidRPr="00B207B1">
        <w:rPr>
          <w:rFonts w:hAnsiTheme="minorEastAsia" w:hint="eastAsia"/>
          <w:color w:val="000000" w:themeColor="text1"/>
          <w:rPrChange w:id="5239" w:author="JY0225" w:date="2017-08-24T12:04:00Z">
            <w:rPr>
              <w:rFonts w:hint="eastAsia"/>
              <w:color w:val="000000" w:themeColor="text1"/>
            </w:rPr>
          </w:rPrChange>
        </w:rPr>
        <w:t>来说，</w:t>
      </w:r>
      <w:r w:rsidR="006D31CB" w:rsidRPr="00B207B1">
        <w:rPr>
          <w:rFonts w:hAnsiTheme="minorEastAsia"/>
          <w:color w:val="000000" w:themeColor="text1"/>
          <w:rPrChange w:id="5240" w:author="JY0225" w:date="2017-08-24T12:04:00Z">
            <w:rPr>
              <w:color w:val="000000" w:themeColor="text1"/>
            </w:rPr>
          </w:rPrChange>
        </w:rPr>
        <w:t>Socket</w:t>
      </w:r>
      <w:r w:rsidR="006D31CB" w:rsidRPr="00B207B1">
        <w:rPr>
          <w:rFonts w:hAnsiTheme="minorEastAsia" w:hint="eastAsia"/>
          <w:color w:val="000000" w:themeColor="text1"/>
          <w:rPrChange w:id="5241"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242" w:author="JY0225" w:date="2017-08-24T12:04:00Z">
            <w:rPr>
              <w:rFonts w:hint="eastAsia"/>
              <w:color w:val="000000" w:themeColor="text1"/>
            </w:rPr>
          </w:rPrChange>
        </w:rPr>
        <w:t>。</w:t>
      </w:r>
      <w:r w:rsidR="003A6E91" w:rsidRPr="00B207B1">
        <w:rPr>
          <w:rFonts w:hAnsiTheme="minorEastAsia" w:hint="eastAsia"/>
          <w:color w:val="000000" w:themeColor="text1"/>
          <w:rPrChange w:id="5243" w:author="JY0225" w:date="2017-08-24T12:04:00Z">
            <w:rPr>
              <w:rFonts w:hint="eastAsia"/>
              <w:color w:val="000000" w:themeColor="text1"/>
            </w:rPr>
          </w:rPrChange>
        </w:rPr>
        <w:t>用户在使用</w:t>
      </w:r>
      <w:r w:rsidR="003A6E91" w:rsidRPr="00B207B1">
        <w:rPr>
          <w:rFonts w:hAnsiTheme="minorEastAsia"/>
          <w:color w:val="000000" w:themeColor="text1"/>
          <w:rPrChange w:id="5244" w:author="JY0225" w:date="2017-08-24T12:04:00Z">
            <w:rPr>
              <w:color w:val="000000" w:themeColor="text1"/>
            </w:rPr>
          </w:rPrChange>
        </w:rPr>
        <w:t>Java SDK</w:t>
      </w:r>
      <w:r w:rsidR="003A6E91" w:rsidRPr="00B207B1">
        <w:rPr>
          <w:rFonts w:hAnsiTheme="minorEastAsia" w:hint="eastAsia"/>
          <w:color w:val="000000" w:themeColor="text1"/>
          <w:rPrChange w:id="5245"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DD25F6">
        <w:rPr>
          <w:rFonts w:hAnsiTheme="minorEastAsia" w:hint="eastAsia"/>
          <w:color w:val="000000" w:themeColor="text1"/>
        </w:rPr>
        <w:t>信息，因此本文</w:t>
      </w:r>
      <w:r w:rsidR="00C93D4E" w:rsidRPr="00B207B1">
        <w:rPr>
          <w:rFonts w:hAnsiTheme="minorEastAsia" w:hint="eastAsia"/>
          <w:color w:val="000000" w:themeColor="text1"/>
          <w:rPrChange w:id="5246" w:author="JY0225" w:date="2017-08-24T12:04:00Z">
            <w:rPr>
              <w:rFonts w:hint="eastAsia"/>
              <w:color w:val="000000" w:themeColor="text1"/>
            </w:rPr>
          </w:rPrChange>
        </w:rPr>
        <w:t>选用了</w:t>
      </w:r>
      <w:r w:rsidR="00DE0F73" w:rsidRPr="00B207B1">
        <w:rPr>
          <w:rFonts w:hAnsiTheme="minorEastAsia"/>
          <w:color w:val="000000" w:themeColor="text1"/>
          <w:rPrChange w:id="5247"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248"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249" w:author="JY0225" w:date="2017-08-24T12:04:00Z">
            <w:rPr/>
          </w:rPrChange>
        </w:rPr>
      </w:pPr>
      <w:r w:rsidRPr="00B207B1">
        <w:lastRenderedPageBreak/>
        <w:tab/>
      </w:r>
      <w:r w:rsidR="00C17141" w:rsidRPr="00B207B1">
        <w:rPr>
          <w:rFonts w:hAnsiTheme="minorEastAsia"/>
          <w:color w:val="000000" w:themeColor="text1"/>
          <w:rPrChange w:id="5250" w:author="JY0225" w:date="2017-08-24T12:04:00Z">
            <w:rPr>
              <w:color w:val="000000" w:themeColor="text1"/>
            </w:rPr>
          </w:rPrChange>
        </w:rPr>
        <w:t>2</w:t>
      </w:r>
      <w:r w:rsidR="00C17141" w:rsidRPr="00B207B1">
        <w:rPr>
          <w:rFonts w:hAnsiTheme="minorEastAsia" w:hint="eastAsia"/>
          <w:color w:val="000000" w:themeColor="text1"/>
          <w:rPrChange w:id="5251" w:author="JY0225" w:date="2017-08-24T12:04:00Z">
            <w:rPr>
              <w:rFonts w:hint="eastAsia"/>
              <w:color w:val="000000" w:themeColor="text1"/>
            </w:rPr>
          </w:rPrChange>
        </w:rPr>
        <w:t>）接口设计</w:t>
      </w:r>
      <w:r w:rsidR="008A1710" w:rsidRPr="00B207B1">
        <w:rPr>
          <w:rFonts w:hAnsiTheme="minorEastAsia" w:hint="eastAsia"/>
          <w:color w:val="000000" w:themeColor="text1"/>
          <w:rPrChange w:id="5252" w:author="JY0225" w:date="2017-08-24T12:04:00Z">
            <w:rPr>
              <w:rFonts w:hint="eastAsia"/>
              <w:color w:val="000000" w:themeColor="text1"/>
            </w:rPr>
          </w:rPrChange>
        </w:rPr>
        <w:t>与实现</w:t>
      </w:r>
    </w:p>
    <w:p w14:paraId="2E7C4CF9" w14:textId="35D88C46" w:rsidR="00D87ABD" w:rsidRPr="00B207B1" w:rsidRDefault="00C17141" w:rsidP="009931E4">
      <w:pPr>
        <w:spacing w:afterLines="30" w:after="93" w:line="400" w:lineRule="exact"/>
        <w:rPr>
          <w:rFonts w:hAnsiTheme="minorEastAsia"/>
          <w:color w:val="000000" w:themeColor="text1"/>
          <w:rPrChange w:id="5253" w:author="JY0225" w:date="2017-08-24T12:04:00Z">
            <w:rPr>
              <w:color w:val="000000" w:themeColor="text1"/>
            </w:rPr>
          </w:rPrChange>
        </w:rPr>
      </w:pPr>
      <w:r w:rsidRPr="00B207B1">
        <w:rPr>
          <w:rFonts w:hAnsiTheme="minorEastAsia"/>
          <w:rPrChange w:id="5254" w:author="JY0225" w:date="2017-08-24T12:04:00Z">
            <w:rPr/>
          </w:rPrChange>
        </w:rPr>
        <w:tab/>
      </w:r>
      <w:r w:rsidR="001E074E" w:rsidRPr="00B207B1">
        <w:rPr>
          <w:rFonts w:hAnsiTheme="minorEastAsia" w:hint="eastAsia"/>
          <w:color w:val="000000" w:themeColor="text1"/>
          <w:rPrChange w:id="5255" w:author="JY0225" w:date="2017-08-24T12:04:00Z">
            <w:rPr>
              <w:rFonts w:hint="eastAsia"/>
              <w:color w:val="000000" w:themeColor="text1"/>
            </w:rPr>
          </w:rPrChange>
        </w:rPr>
        <w:t>中间件</w:t>
      </w:r>
      <w:r w:rsidR="001E074E" w:rsidRPr="00B207B1">
        <w:rPr>
          <w:rFonts w:hAnsiTheme="minorEastAsia"/>
          <w:color w:val="000000" w:themeColor="text1"/>
          <w:rPrChange w:id="5256"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257" w:author="JY0225" w:date="2017-08-24T12:04:00Z">
            <w:rPr>
              <w:rFonts w:hint="eastAsia"/>
              <w:color w:val="000000" w:themeColor="text1"/>
            </w:rPr>
          </w:rPrChange>
        </w:rPr>
        <w:t>是使</w:t>
      </w:r>
      <w:r w:rsidR="001E074E" w:rsidRPr="00B207B1">
        <w:rPr>
          <w:rFonts w:hAnsiTheme="minorEastAsia"/>
          <w:color w:val="000000" w:themeColor="text1"/>
          <w:rPrChange w:id="5258"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5259" w:author="JY0225" w:date="2017-08-24T12:04:00Z">
            <w:rPr>
              <w:rFonts w:hint="eastAsia"/>
              <w:color w:val="000000" w:themeColor="text1"/>
            </w:rPr>
          </w:rPrChange>
        </w:rPr>
        <w:t>云</w:t>
      </w:r>
      <w:r w:rsidR="00476838" w:rsidRPr="00B207B1">
        <w:rPr>
          <w:rFonts w:hAnsiTheme="minorEastAsia" w:hint="eastAsia"/>
          <w:color w:val="000000" w:themeColor="text1"/>
          <w:rPrChange w:id="5260" w:author="JY0225" w:date="2017-08-24T12:04:00Z">
            <w:rPr>
              <w:rFonts w:hint="eastAsia"/>
              <w:color w:val="000000" w:themeColor="text1"/>
            </w:rPr>
          </w:rPrChange>
        </w:rPr>
        <w:t>备份</w:t>
      </w:r>
      <w:r w:rsidR="00CF5103">
        <w:rPr>
          <w:rFonts w:hAnsiTheme="minorEastAsia" w:hint="eastAsia"/>
          <w:color w:val="000000" w:themeColor="text1"/>
        </w:rPr>
        <w:t>服务</w:t>
      </w:r>
      <w:r w:rsidR="001E074E" w:rsidRPr="00B207B1">
        <w:rPr>
          <w:rFonts w:hAnsiTheme="minorEastAsia" w:hint="eastAsia"/>
          <w:color w:val="000000" w:themeColor="text1"/>
          <w:rPrChange w:id="5261" w:author="JY0225" w:date="2017-08-24T12:04:00Z">
            <w:rPr>
              <w:rFonts w:hint="eastAsia"/>
              <w:color w:val="000000" w:themeColor="text1"/>
            </w:rPr>
          </w:rPrChange>
        </w:rPr>
        <w:t>到</w:t>
      </w:r>
      <w:r w:rsidR="001E074E" w:rsidRPr="00B207B1">
        <w:rPr>
          <w:rFonts w:hAnsiTheme="minorEastAsia"/>
          <w:color w:val="000000" w:themeColor="text1"/>
          <w:rPrChange w:id="5262" w:author="JY0225" w:date="2017-08-24T12:04:00Z">
            <w:rPr>
              <w:color w:val="000000" w:themeColor="text1"/>
            </w:rPr>
          </w:rPrChange>
        </w:rPr>
        <w:t>Java</w:t>
      </w:r>
      <w:r w:rsidR="001E074E" w:rsidRPr="00B207B1">
        <w:rPr>
          <w:rFonts w:hAnsiTheme="minorEastAsia" w:hint="eastAsia"/>
          <w:color w:val="000000" w:themeColor="text1"/>
          <w:rPrChange w:id="5263"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264" w:author="JY0225" w:date="2017-08-24T12:04:00Z">
            <w:rPr>
              <w:rFonts w:hint="eastAsia"/>
              <w:color w:val="000000" w:themeColor="text1"/>
            </w:rPr>
          </w:rPrChange>
        </w:rPr>
        <w:t>备份</w:t>
      </w:r>
      <w:r w:rsidR="001E074E" w:rsidRPr="00B207B1">
        <w:rPr>
          <w:rFonts w:hAnsiTheme="minorEastAsia" w:hint="eastAsia"/>
          <w:color w:val="000000" w:themeColor="text1"/>
          <w:rPrChange w:id="5265" w:author="JY0225" w:date="2017-08-24T12:04:00Z">
            <w:rPr>
              <w:rFonts w:hint="eastAsia"/>
              <w:color w:val="000000" w:themeColor="text1"/>
            </w:rPr>
          </w:rPrChange>
        </w:rPr>
        <w:t>服务。</w:t>
      </w:r>
      <w:r w:rsidR="00C71F34" w:rsidRPr="00B207B1">
        <w:rPr>
          <w:rFonts w:hAnsiTheme="minorEastAsia" w:hint="eastAsia"/>
          <w:color w:val="000000" w:themeColor="text1"/>
          <w:rPrChange w:id="5266" w:author="JY0225" w:date="2017-08-24T12:04:00Z">
            <w:rPr>
              <w:rFonts w:hint="eastAsia"/>
              <w:color w:val="000000" w:themeColor="text1"/>
            </w:rPr>
          </w:rPrChange>
        </w:rPr>
        <w:t>在设计</w:t>
      </w:r>
      <w:r w:rsidR="00C71F34" w:rsidRPr="00B207B1">
        <w:rPr>
          <w:rFonts w:hAnsiTheme="minorEastAsia"/>
          <w:color w:val="000000" w:themeColor="text1"/>
          <w:rPrChange w:id="5267" w:author="JY0225" w:date="2017-08-24T12:04:00Z">
            <w:rPr>
              <w:color w:val="000000" w:themeColor="text1"/>
            </w:rPr>
          </w:rPrChange>
        </w:rPr>
        <w:t>Java SDK</w:t>
      </w:r>
      <w:r w:rsidR="00C71F34" w:rsidRPr="00B207B1">
        <w:rPr>
          <w:rFonts w:hAnsiTheme="minorEastAsia" w:hint="eastAsia"/>
          <w:color w:val="000000" w:themeColor="text1"/>
          <w:rPrChange w:id="5268"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269" w:author="JY0225" w:date="2017-08-24T12:04:00Z">
            <w:rPr>
              <w:color w:val="000000" w:themeColor="text1"/>
            </w:rPr>
          </w:rPrChange>
        </w:rPr>
        <w:t>CLI</w:t>
      </w:r>
      <w:r w:rsidR="00C71F34" w:rsidRPr="00B207B1">
        <w:rPr>
          <w:rFonts w:hAnsiTheme="minorEastAsia" w:hint="eastAsia"/>
          <w:color w:val="000000" w:themeColor="text1"/>
          <w:rPrChange w:id="5270"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271" w:author="JY0225" w:date="2017-08-24T12:04:00Z">
            <w:rPr>
              <w:rFonts w:hint="eastAsia"/>
              <w:color w:val="000000" w:themeColor="text1"/>
            </w:rPr>
          </w:rPrChange>
        </w:rPr>
        <w:t>，确保了</w:t>
      </w:r>
      <w:r w:rsidR="0091511C" w:rsidRPr="00B207B1">
        <w:rPr>
          <w:rFonts w:hAnsiTheme="minorEastAsia"/>
          <w:color w:val="000000" w:themeColor="text1"/>
          <w:rPrChange w:id="5272" w:author="JY0225" w:date="2017-08-24T12:04:00Z">
            <w:rPr>
              <w:color w:val="000000" w:themeColor="text1"/>
            </w:rPr>
          </w:rPrChange>
        </w:rPr>
        <w:t>Java SDK</w:t>
      </w:r>
      <w:r w:rsidR="0091511C" w:rsidRPr="00B207B1">
        <w:rPr>
          <w:rFonts w:hAnsiTheme="minorEastAsia" w:hint="eastAsia"/>
          <w:color w:val="000000" w:themeColor="text1"/>
          <w:rPrChange w:id="5273"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274" w:author="JY0225" w:date="2017-08-24T12:04:00Z">
            <w:rPr>
              <w:rFonts w:hint="eastAsia"/>
              <w:color w:val="000000" w:themeColor="text1"/>
            </w:rPr>
          </w:rPrChange>
        </w:rPr>
        <w:t>现有</w:t>
      </w:r>
      <w:r w:rsidR="0091511C" w:rsidRPr="00B207B1">
        <w:rPr>
          <w:rFonts w:hAnsiTheme="minorEastAsia" w:hint="eastAsia"/>
          <w:color w:val="000000" w:themeColor="text1"/>
          <w:rPrChange w:id="5275"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276" w:author="JY0225" w:date="2017-08-24T12:04:00Z">
            <w:rPr>
              <w:color w:val="000000" w:themeColor="text1"/>
            </w:rPr>
          </w:rPrChange>
        </w:rPr>
      </w:pPr>
      <w:r w:rsidRPr="00B207B1">
        <w:tab/>
      </w:r>
      <w:r w:rsidR="00972983" w:rsidRPr="00B207B1">
        <w:rPr>
          <w:rFonts w:hAnsiTheme="minorEastAsia" w:hint="eastAsia"/>
          <w:color w:val="000000" w:themeColor="text1"/>
          <w:rPrChange w:id="5277" w:author="JY0225" w:date="2017-08-24T12:04:00Z">
            <w:rPr>
              <w:rFonts w:hint="eastAsia"/>
              <w:color w:val="000000" w:themeColor="text1"/>
            </w:rPr>
          </w:rPrChange>
        </w:rPr>
        <w:t>在</w:t>
      </w:r>
      <w:r w:rsidR="00972983" w:rsidRPr="00B207B1">
        <w:rPr>
          <w:rFonts w:hAnsiTheme="minorEastAsia"/>
          <w:color w:val="000000" w:themeColor="text1"/>
          <w:rPrChange w:id="5278" w:author="JY0225" w:date="2017-08-24T12:04:00Z">
            <w:rPr>
              <w:color w:val="000000" w:themeColor="text1"/>
            </w:rPr>
          </w:rPrChange>
        </w:rPr>
        <w:t>IMiddlewareAPI</w:t>
      </w:r>
      <w:r w:rsidR="00972983" w:rsidRPr="00B207B1">
        <w:rPr>
          <w:rFonts w:hAnsiTheme="minorEastAsia" w:hint="eastAsia"/>
          <w:color w:val="000000" w:themeColor="text1"/>
          <w:rPrChange w:id="5279" w:author="JY0225" w:date="2017-08-24T12:04:00Z">
            <w:rPr>
              <w:rFonts w:hint="eastAsia"/>
              <w:color w:val="000000" w:themeColor="text1"/>
            </w:rPr>
          </w:rPrChange>
        </w:rPr>
        <w:t>类中定义了</w:t>
      </w:r>
      <w:r w:rsidR="00972983" w:rsidRPr="00B207B1">
        <w:rPr>
          <w:rFonts w:hAnsiTheme="minorEastAsia"/>
          <w:color w:val="000000" w:themeColor="text1"/>
          <w:rPrChange w:id="5280" w:author="JY0225" w:date="2017-08-24T12:04:00Z">
            <w:rPr>
              <w:color w:val="000000" w:themeColor="text1"/>
            </w:rPr>
          </w:rPrChange>
        </w:rPr>
        <w:t>Java SDK</w:t>
      </w:r>
      <w:r w:rsidR="00972983" w:rsidRPr="00B207B1">
        <w:rPr>
          <w:rFonts w:hAnsiTheme="minorEastAsia" w:hint="eastAsia"/>
          <w:color w:val="000000" w:themeColor="text1"/>
          <w:rPrChange w:id="5281"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282" w:author="JY0225" w:date="2017-08-24T12:04:00Z">
            <w:rPr>
              <w:color w:val="000000" w:themeColor="text1"/>
            </w:rPr>
          </w:rPrChange>
        </w:rPr>
        <w:t>CLI</w:t>
      </w:r>
      <w:r w:rsidR="00972983" w:rsidRPr="00B207B1">
        <w:rPr>
          <w:rFonts w:hAnsiTheme="minorEastAsia" w:hint="eastAsia"/>
          <w:color w:val="000000" w:themeColor="text1"/>
          <w:rPrChange w:id="5283"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284" w:author="JY0225" w:date="2017-08-24T12:04:00Z">
            <w:rPr>
              <w:rFonts w:hint="eastAsia"/>
              <w:color w:val="000000" w:themeColor="text1"/>
            </w:rPr>
          </w:rPrChange>
        </w:rPr>
        <w:t>为保证与</w:t>
      </w:r>
      <w:r w:rsidR="00063903" w:rsidRPr="00B207B1">
        <w:rPr>
          <w:rFonts w:hAnsiTheme="minorEastAsia"/>
          <w:color w:val="000000" w:themeColor="text1"/>
          <w:rPrChange w:id="5285" w:author="JY0225" w:date="2017-08-24T12:04:00Z">
            <w:rPr>
              <w:color w:val="000000" w:themeColor="text1"/>
            </w:rPr>
          </w:rPrChange>
        </w:rPr>
        <w:t>CLI</w:t>
      </w:r>
      <w:r w:rsidR="00063903" w:rsidRPr="00B207B1">
        <w:rPr>
          <w:rFonts w:hAnsiTheme="minorEastAsia" w:hint="eastAsia"/>
          <w:color w:val="000000" w:themeColor="text1"/>
          <w:rPrChange w:id="5286"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287"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288"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289" w:author="JY0225" w:date="2017-08-24T12:04:00Z">
            <w:rPr>
              <w:rFonts w:hint="eastAsia"/>
              <w:color w:val="000000" w:themeColor="text1"/>
            </w:rPr>
          </w:rPrChange>
        </w:rPr>
        <w:t>分为三</w:t>
      </w:r>
      <w:ins w:id="5290" w:author="JY0225" w:date="2017-08-24T12:05:00Z">
        <w:r w:rsidR="00094C36" w:rsidRPr="00B207B1">
          <w:rPr>
            <w:rFonts w:hAnsiTheme="minorEastAsia" w:hint="eastAsia"/>
            <w:color w:val="000000" w:themeColor="text1"/>
          </w:rPr>
          <w:t>个步骤</w:t>
        </w:r>
      </w:ins>
      <w:del w:id="5291" w:author="JY0225" w:date="2017-08-24T12:05:00Z">
        <w:r w:rsidR="003B6119" w:rsidRPr="00B207B1" w:rsidDel="00094C36">
          <w:rPr>
            <w:rFonts w:hAnsiTheme="minorEastAsia" w:hint="eastAsia"/>
            <w:color w:val="000000" w:themeColor="text1"/>
            <w:rPrChange w:id="5292"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293"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294" w:author="JY0225" w:date="2017-08-24T12:04:00Z">
            <w:rPr>
              <w:rFonts w:hint="eastAsia"/>
              <w:color w:val="000000" w:themeColor="text1"/>
            </w:rPr>
          </w:rPrChange>
        </w:rPr>
        <w:t>引用</w:t>
      </w:r>
      <w:r w:rsidR="003B6119" w:rsidRPr="00B207B1">
        <w:rPr>
          <w:rFonts w:hAnsiTheme="minorEastAsia"/>
          <w:color w:val="000000" w:themeColor="text1"/>
          <w:rPrChange w:id="5295"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296"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297"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298"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299" w:author="JY0225" w:date="2017-08-24T12:04:00Z">
            <w:rPr>
              <w:color w:val="000000" w:themeColor="text1"/>
            </w:rPr>
          </w:rPrChange>
        </w:rPr>
        <w:t>Json</w:t>
      </w:r>
      <w:r w:rsidR="00566309" w:rsidRPr="00B207B1">
        <w:rPr>
          <w:rFonts w:hAnsiTheme="minorEastAsia" w:hint="eastAsia"/>
          <w:color w:val="000000" w:themeColor="text1"/>
          <w:rPrChange w:id="5300"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301" w:author="JY0225" w:date="2017-08-24T12:04:00Z">
            <w:rPr/>
          </w:rPrChange>
        </w:rPr>
      </w:pPr>
      <w:r w:rsidRPr="00B207B1">
        <w:rPr>
          <w:rFonts w:hAnsiTheme="minorEastAsia"/>
          <w:color w:val="000000" w:themeColor="text1"/>
          <w:rPrChange w:id="5302" w:author="JY0225" w:date="2017-08-24T12:04:00Z">
            <w:rPr>
              <w:color w:val="000000" w:themeColor="text1"/>
            </w:rPr>
          </w:rPrChange>
        </w:rPr>
        <w:tab/>
      </w:r>
      <w:r w:rsidR="007C1A70" w:rsidRPr="00B207B1">
        <w:rPr>
          <w:rFonts w:hAnsiTheme="minorEastAsia"/>
          <w:color w:val="000000" w:themeColor="text1"/>
          <w:rPrChange w:id="5303" w:author="JY0225" w:date="2017-08-24T12:04:00Z">
            <w:rPr>
              <w:color w:val="000000" w:themeColor="text1"/>
            </w:rPr>
          </w:rPrChange>
        </w:rPr>
        <w:t>3</w:t>
      </w:r>
      <w:r w:rsidR="00DA1C78" w:rsidRPr="00B207B1">
        <w:rPr>
          <w:rFonts w:hAnsiTheme="minorEastAsia" w:hint="eastAsia"/>
          <w:color w:val="000000" w:themeColor="text1"/>
          <w:rPrChange w:id="5304" w:author="JY0225" w:date="2017-08-24T12:04:00Z">
            <w:rPr>
              <w:rFonts w:hint="eastAsia"/>
              <w:color w:val="000000" w:themeColor="text1"/>
            </w:rPr>
          </w:rPrChange>
        </w:rPr>
        <w:t>）</w:t>
      </w:r>
      <w:r w:rsidR="006C1A99" w:rsidRPr="00B207B1">
        <w:rPr>
          <w:rFonts w:hAnsiTheme="minorEastAsia" w:hint="eastAsia"/>
          <w:color w:val="000000" w:themeColor="text1"/>
          <w:rPrChange w:id="5305" w:author="JY0225" w:date="2017-08-24T12:04:00Z">
            <w:rPr>
              <w:rFonts w:hint="eastAsia"/>
              <w:color w:val="000000" w:themeColor="text1"/>
            </w:rPr>
          </w:rPrChange>
        </w:rPr>
        <w:t>部署与</w:t>
      </w:r>
      <w:r w:rsidR="00C0328A" w:rsidRPr="00B207B1">
        <w:rPr>
          <w:rFonts w:hAnsiTheme="minorEastAsia" w:hint="eastAsia"/>
          <w:color w:val="000000" w:themeColor="text1"/>
          <w:rPrChange w:id="5306"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307" w:author="JY0225" w:date="2017-08-24T12:04:00Z">
            <w:rPr>
              <w:color w:val="000000" w:themeColor="text1"/>
            </w:rPr>
          </w:rPrChange>
        </w:rPr>
      </w:pPr>
      <w:r w:rsidRPr="00B207B1">
        <w:rPr>
          <w:rFonts w:hAnsiTheme="minorEastAsia"/>
          <w:rPrChange w:id="5308" w:author="JY0225" w:date="2017-08-24T12:04:00Z">
            <w:rPr/>
          </w:rPrChange>
        </w:rPr>
        <w:tab/>
      </w:r>
      <w:r w:rsidR="0091285B" w:rsidRPr="00B207B1">
        <w:rPr>
          <w:rFonts w:hAnsiTheme="minorEastAsia"/>
          <w:color w:val="000000" w:themeColor="text1"/>
          <w:rPrChange w:id="5309" w:author="JY0225" w:date="2017-08-24T12:04:00Z">
            <w:rPr>
              <w:color w:val="000000" w:themeColor="text1"/>
            </w:rPr>
          </w:rPrChange>
        </w:rPr>
        <w:t>Java SDK</w:t>
      </w:r>
      <w:r w:rsidR="00A31B05" w:rsidRPr="00B207B1">
        <w:rPr>
          <w:rFonts w:hAnsiTheme="minorEastAsia" w:hint="eastAsia"/>
          <w:color w:val="000000" w:themeColor="text1"/>
          <w:rPrChange w:id="5310"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311" w:author="JY0225" w:date="2017-08-24T12:04:00Z">
            <w:rPr>
              <w:color w:val="000000" w:themeColor="text1"/>
            </w:rPr>
          </w:rPrChange>
        </w:rPr>
      </w:pPr>
      <w:r w:rsidRPr="00B207B1">
        <w:rPr>
          <w:rFonts w:hAnsiTheme="minorEastAsia"/>
          <w:color w:val="000000" w:themeColor="text1"/>
          <w:rPrChange w:id="5312" w:author="JY0225" w:date="2017-08-24T12:04:00Z">
            <w:rPr>
              <w:color w:val="000000" w:themeColor="text1"/>
            </w:rPr>
          </w:rPrChange>
        </w:rPr>
        <w:tab/>
        <w:t xml:space="preserve">1. </w:t>
      </w:r>
      <w:r w:rsidR="00B11CED" w:rsidRPr="00B207B1">
        <w:rPr>
          <w:rFonts w:hAnsiTheme="minorEastAsia" w:hint="eastAsia"/>
          <w:color w:val="000000" w:themeColor="text1"/>
          <w:rPrChange w:id="5313" w:author="JY0225" w:date="2017-08-24T12:04:00Z">
            <w:rPr>
              <w:rFonts w:hint="eastAsia"/>
              <w:color w:val="000000" w:themeColor="text1"/>
            </w:rPr>
          </w:rPrChange>
        </w:rPr>
        <w:t>新建一个</w:t>
      </w:r>
      <w:r w:rsidR="00B11CED" w:rsidRPr="00B207B1">
        <w:rPr>
          <w:rFonts w:hAnsiTheme="minorEastAsia"/>
          <w:color w:val="000000" w:themeColor="text1"/>
          <w:rPrChange w:id="5314" w:author="JY0225" w:date="2017-08-24T12:04:00Z">
            <w:rPr>
              <w:color w:val="000000" w:themeColor="text1"/>
            </w:rPr>
          </w:rPrChange>
        </w:rPr>
        <w:t>Java</w:t>
      </w:r>
      <w:r w:rsidR="00B11CED" w:rsidRPr="00B207B1">
        <w:rPr>
          <w:rFonts w:hAnsiTheme="minorEastAsia" w:hint="eastAsia"/>
          <w:color w:val="000000" w:themeColor="text1"/>
          <w:rPrChange w:id="5315" w:author="JY0225" w:date="2017-08-24T12:04:00Z">
            <w:rPr>
              <w:rFonts w:hint="eastAsia"/>
              <w:color w:val="000000" w:themeColor="text1"/>
            </w:rPr>
          </w:rPrChange>
        </w:rPr>
        <w:t>项目，并创建</w:t>
      </w:r>
      <w:r w:rsidR="00B11CED" w:rsidRPr="00B207B1">
        <w:rPr>
          <w:rFonts w:hAnsiTheme="minorEastAsia"/>
          <w:color w:val="000000" w:themeColor="text1"/>
          <w:rPrChange w:id="5316" w:author="JY0225" w:date="2017-08-24T12:04:00Z">
            <w:rPr>
              <w:color w:val="000000" w:themeColor="text1"/>
            </w:rPr>
          </w:rPrChange>
        </w:rPr>
        <w:t>lib</w:t>
      </w:r>
      <w:r w:rsidR="00B11CED" w:rsidRPr="00B207B1">
        <w:rPr>
          <w:rFonts w:hAnsiTheme="minorEastAsia" w:hint="eastAsia"/>
          <w:color w:val="000000" w:themeColor="text1"/>
          <w:rPrChange w:id="5317" w:author="JY0225" w:date="2017-08-24T12:04:00Z">
            <w:rPr>
              <w:rFonts w:hint="eastAsia"/>
              <w:color w:val="000000" w:themeColor="text1"/>
            </w:rPr>
          </w:rPrChange>
        </w:rPr>
        <w:t>文件夹</w:t>
      </w:r>
      <w:r w:rsidR="00272641" w:rsidRPr="00B207B1">
        <w:rPr>
          <w:rFonts w:hAnsiTheme="minorEastAsia" w:hint="eastAsia"/>
          <w:color w:val="000000" w:themeColor="text1"/>
          <w:rPrChange w:id="5318" w:author="JY0225" w:date="2017-08-24T12:04:00Z">
            <w:rPr>
              <w:rFonts w:hint="eastAsia"/>
              <w:color w:val="000000" w:themeColor="text1"/>
            </w:rPr>
          </w:rPrChange>
        </w:rPr>
        <w:t>；</w:t>
      </w:r>
    </w:p>
    <w:p w14:paraId="0F5D66ED" w14:textId="6DB6F016" w:rsidR="00991264" w:rsidRPr="00B207B1" w:rsidRDefault="001F466B" w:rsidP="00654745">
      <w:pPr>
        <w:spacing w:line="400" w:lineRule="exact"/>
        <w:rPr>
          <w:rFonts w:hAnsiTheme="minorEastAsia"/>
          <w:color w:val="000000" w:themeColor="text1"/>
          <w:rPrChange w:id="5319" w:author="JY0225" w:date="2017-08-24T12:04:00Z">
            <w:rPr>
              <w:color w:val="000000" w:themeColor="text1"/>
            </w:rPr>
          </w:rPrChange>
        </w:rPr>
      </w:pPr>
      <w:r w:rsidRPr="00B207B1">
        <w:rPr>
          <w:rFonts w:hAnsiTheme="minorEastAsia"/>
          <w:color w:val="000000" w:themeColor="text1"/>
          <w:rPrChange w:id="5320" w:author="JY0225" w:date="2017-08-24T12:04:00Z">
            <w:rPr>
              <w:color w:val="000000" w:themeColor="text1"/>
            </w:rPr>
          </w:rPrChange>
        </w:rPr>
        <w:tab/>
        <w:t xml:space="preserve">2. </w:t>
      </w:r>
      <w:r w:rsidR="00CD57BB" w:rsidRPr="00B207B1">
        <w:rPr>
          <w:rFonts w:hAnsiTheme="minorEastAsia" w:hint="eastAsia"/>
          <w:color w:val="000000" w:themeColor="text1"/>
          <w:rPrChange w:id="5321" w:author="JY0225" w:date="2017-08-24T12:04:00Z">
            <w:rPr>
              <w:rFonts w:hint="eastAsia"/>
              <w:color w:val="000000" w:themeColor="text1"/>
            </w:rPr>
          </w:rPrChange>
        </w:rPr>
        <w:t>将</w:t>
      </w:r>
      <w:r w:rsidR="00CD57BB" w:rsidRPr="00B207B1">
        <w:rPr>
          <w:rFonts w:hAnsiTheme="minorEastAsia"/>
          <w:color w:val="000000" w:themeColor="text1"/>
          <w:rPrChange w:id="5322" w:author="JY0225" w:date="2017-08-24T12:04:00Z">
            <w:rPr>
              <w:color w:val="000000" w:themeColor="text1"/>
            </w:rPr>
          </w:rPrChange>
        </w:rPr>
        <w:t>Java SDK MiddlewareSDK.jar</w:t>
      </w:r>
      <w:r w:rsidR="002250C3">
        <w:rPr>
          <w:rFonts w:hAnsiTheme="minorEastAsia" w:hint="eastAsia"/>
          <w:color w:val="000000" w:themeColor="text1"/>
        </w:rPr>
        <w:t>拷贝至</w:t>
      </w:r>
      <w:r w:rsidR="00272641" w:rsidRPr="00B207B1">
        <w:rPr>
          <w:rFonts w:hAnsiTheme="minorEastAsia"/>
          <w:color w:val="000000" w:themeColor="text1"/>
          <w:rPrChange w:id="5323" w:author="JY0225" w:date="2017-08-24T12:04:00Z">
            <w:rPr>
              <w:color w:val="000000" w:themeColor="text1"/>
            </w:rPr>
          </w:rPrChange>
        </w:rPr>
        <w:t>lib</w:t>
      </w:r>
      <w:r w:rsidR="00272641" w:rsidRPr="00B207B1">
        <w:rPr>
          <w:rFonts w:hAnsiTheme="minorEastAsia" w:hint="eastAsia"/>
          <w:color w:val="000000" w:themeColor="text1"/>
          <w:rPrChange w:id="5324" w:author="JY0225" w:date="2017-08-24T12:04:00Z">
            <w:rPr>
              <w:rFonts w:hint="eastAsia"/>
              <w:color w:val="000000" w:themeColor="text1"/>
            </w:rPr>
          </w:rPrChange>
        </w:rPr>
        <w:t>目录下</w:t>
      </w:r>
      <w:r w:rsidR="001F2EF8" w:rsidRPr="00B207B1">
        <w:rPr>
          <w:rFonts w:hAnsiTheme="minorEastAsia" w:hint="eastAsia"/>
          <w:color w:val="000000" w:themeColor="text1"/>
          <w:rPrChange w:id="5325"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326" w:author="JY0225" w:date="2017-08-24T12:04:00Z">
            <w:rPr>
              <w:color w:val="000000" w:themeColor="text1"/>
            </w:rPr>
          </w:rPrChange>
        </w:rPr>
      </w:pPr>
      <w:r w:rsidRPr="00B207B1">
        <w:rPr>
          <w:rFonts w:hAnsiTheme="minorEastAsia"/>
          <w:color w:val="000000" w:themeColor="text1"/>
          <w:rPrChange w:id="5327" w:author="JY0225" w:date="2017-08-24T12:04:00Z">
            <w:rPr>
              <w:color w:val="000000" w:themeColor="text1"/>
            </w:rPr>
          </w:rPrChange>
        </w:rPr>
        <w:t xml:space="preserve">3. </w:t>
      </w:r>
      <w:r w:rsidRPr="00B207B1">
        <w:rPr>
          <w:rFonts w:hAnsiTheme="minorEastAsia" w:hint="eastAsia"/>
          <w:color w:val="000000" w:themeColor="text1"/>
          <w:rPrChange w:id="5328" w:author="JY0225" w:date="2017-08-24T12:04:00Z">
            <w:rPr>
              <w:rFonts w:hint="eastAsia"/>
              <w:color w:val="000000" w:themeColor="text1"/>
            </w:rPr>
          </w:rPrChange>
        </w:rPr>
        <w:t>将</w:t>
      </w:r>
      <w:r w:rsidRPr="00B207B1">
        <w:rPr>
          <w:rFonts w:hAnsiTheme="minorEastAsia"/>
          <w:color w:val="000000" w:themeColor="text1"/>
          <w:rPrChange w:id="5329" w:author="JY0225" w:date="2017-08-24T12:04:00Z">
            <w:rPr>
              <w:color w:val="000000" w:themeColor="text1"/>
            </w:rPr>
          </w:rPrChange>
        </w:rPr>
        <w:t>lib</w:t>
      </w:r>
      <w:r w:rsidRPr="00B207B1">
        <w:rPr>
          <w:rFonts w:hAnsiTheme="minorEastAsia" w:hint="eastAsia"/>
          <w:color w:val="000000" w:themeColor="text1"/>
          <w:rPrChange w:id="5330" w:author="JY0225" w:date="2017-08-24T12:04:00Z">
            <w:rPr>
              <w:rFonts w:hint="eastAsia"/>
              <w:color w:val="000000" w:themeColor="text1"/>
            </w:rPr>
          </w:rPrChange>
        </w:rPr>
        <w:t>目录下的</w:t>
      </w:r>
      <w:r w:rsidRPr="00B207B1">
        <w:rPr>
          <w:rFonts w:hAnsiTheme="minorEastAsia"/>
          <w:color w:val="000000" w:themeColor="text1"/>
          <w:rPrChange w:id="5331" w:author="JY0225" w:date="2017-08-24T12:04:00Z">
            <w:rPr>
              <w:color w:val="000000" w:themeColor="text1"/>
            </w:rPr>
          </w:rPrChange>
        </w:rPr>
        <w:t>MiddlewareSDK.jar</w:t>
      </w:r>
      <w:r w:rsidRPr="00B207B1">
        <w:rPr>
          <w:rFonts w:hAnsiTheme="minorEastAsia" w:hint="eastAsia"/>
          <w:color w:val="000000" w:themeColor="text1"/>
          <w:rPrChange w:id="5332" w:author="JY0225" w:date="2017-08-24T12:04:00Z">
            <w:rPr>
              <w:rFonts w:hint="eastAsia"/>
              <w:color w:val="000000" w:themeColor="text1"/>
            </w:rPr>
          </w:rPrChange>
        </w:rPr>
        <w:t>添加到</w:t>
      </w:r>
      <w:r w:rsidRPr="00B207B1">
        <w:rPr>
          <w:rFonts w:hAnsiTheme="minorEastAsia"/>
          <w:color w:val="000000" w:themeColor="text1"/>
          <w:rPrChange w:id="5333" w:author="JY0225" w:date="2017-08-24T12:04:00Z">
            <w:rPr>
              <w:color w:val="000000" w:themeColor="text1"/>
            </w:rPr>
          </w:rPrChange>
        </w:rPr>
        <w:t>Build Path</w:t>
      </w:r>
      <w:r w:rsidRPr="00B207B1">
        <w:rPr>
          <w:rFonts w:hAnsiTheme="minorEastAsia" w:hint="eastAsia"/>
          <w:color w:val="000000" w:themeColor="text1"/>
          <w:rPrChange w:id="5334"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335" w:author="JY0225" w:date="2017-08-24T12:04:00Z">
            <w:rPr>
              <w:color w:val="000000" w:themeColor="text1"/>
            </w:rPr>
          </w:rPrChange>
        </w:rPr>
      </w:pPr>
      <w:r w:rsidRPr="00B207B1">
        <w:rPr>
          <w:rFonts w:hAnsiTheme="minorEastAsia"/>
          <w:color w:val="000000" w:themeColor="text1"/>
          <w:rPrChange w:id="5336" w:author="JY0225" w:date="2017-08-24T12:04:00Z">
            <w:rPr>
              <w:color w:val="000000" w:themeColor="text1"/>
            </w:rPr>
          </w:rPrChange>
        </w:rPr>
        <w:t xml:space="preserve">4. </w:t>
      </w:r>
      <w:r w:rsidRPr="00B207B1">
        <w:rPr>
          <w:rFonts w:hAnsiTheme="minorEastAsia" w:hint="eastAsia"/>
          <w:color w:val="000000" w:themeColor="text1"/>
          <w:rPrChange w:id="5337" w:author="JY0225" w:date="2017-08-24T12:04:00Z">
            <w:rPr>
              <w:rFonts w:hint="eastAsia"/>
              <w:color w:val="000000" w:themeColor="text1"/>
            </w:rPr>
          </w:rPrChange>
        </w:rPr>
        <w:t>实例化</w:t>
      </w:r>
      <w:r w:rsidRPr="00B207B1">
        <w:rPr>
          <w:rFonts w:hAnsiTheme="minorEastAsia"/>
          <w:color w:val="000000" w:themeColor="text1"/>
          <w:rPrChange w:id="5338" w:author="JY0225" w:date="2017-08-24T12:04:00Z">
            <w:rPr>
              <w:color w:val="000000" w:themeColor="text1"/>
            </w:rPr>
          </w:rPrChange>
        </w:rPr>
        <w:t xml:space="preserve">MiddlewareAPI </w:t>
      </w:r>
      <w:r w:rsidRPr="00B207B1">
        <w:rPr>
          <w:rFonts w:hAnsiTheme="minorEastAsia" w:hint="eastAsia"/>
          <w:color w:val="000000" w:themeColor="text1"/>
          <w:rPrChange w:id="5339"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340" w:author="JY0225" w:date="2017-08-24T12:04:00Z">
            <w:rPr>
              <w:color w:val="000000" w:themeColor="text1"/>
            </w:rPr>
          </w:rPrChange>
        </w:rPr>
      </w:pPr>
      <w:r w:rsidRPr="00B207B1">
        <w:rPr>
          <w:rFonts w:hAnsiTheme="minorEastAsia"/>
          <w:color w:val="000000" w:themeColor="text1"/>
          <w:rPrChange w:id="5341" w:author="JY0225" w:date="2017-08-24T12:04:00Z">
            <w:rPr>
              <w:color w:val="000000" w:themeColor="text1"/>
            </w:rPr>
          </w:rPrChange>
        </w:rPr>
        <w:t xml:space="preserve">  //</w:t>
      </w:r>
      <w:r w:rsidRPr="00B207B1">
        <w:rPr>
          <w:rFonts w:hAnsiTheme="minorEastAsia"/>
          <w:rPrChange w:id="5342" w:author="JY0225" w:date="2017-08-24T12:04:00Z">
            <w:rPr/>
          </w:rPrChange>
        </w:rPr>
        <w:t xml:space="preserve"> </w:t>
      </w:r>
      <w:r w:rsidRPr="00B207B1">
        <w:rPr>
          <w:rFonts w:hAnsiTheme="minorEastAsia"/>
          <w:i/>
          <w:color w:val="000000" w:themeColor="text1"/>
          <w:rPrChange w:id="5343"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344"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345" w:author="JY0225" w:date="2017-08-24T12:04:00Z">
            <w:rPr>
              <w:color w:val="000000" w:themeColor="text1"/>
            </w:rPr>
          </w:rPrChange>
        </w:rPr>
      </w:pPr>
      <w:r w:rsidRPr="00B207B1">
        <w:rPr>
          <w:rFonts w:hAnsiTheme="minorEastAsia"/>
          <w:color w:val="000000" w:themeColor="text1"/>
          <w:rPrChange w:id="5346" w:author="JY0225" w:date="2017-08-24T12:04:00Z">
            <w:rPr>
              <w:color w:val="000000" w:themeColor="text1"/>
            </w:rPr>
          </w:rPrChange>
        </w:rPr>
        <w:t xml:space="preserve">5. </w:t>
      </w:r>
      <w:r w:rsidRPr="00B207B1">
        <w:rPr>
          <w:rFonts w:hAnsiTheme="minorEastAsia" w:hint="eastAsia"/>
          <w:color w:val="000000" w:themeColor="text1"/>
          <w:rPrChange w:id="5347" w:author="JY0225" w:date="2017-08-24T12:04:00Z">
            <w:rPr>
              <w:rFonts w:hint="eastAsia"/>
              <w:color w:val="000000" w:themeColor="text1"/>
            </w:rPr>
          </w:rPrChange>
        </w:rPr>
        <w:t>调用</w:t>
      </w:r>
      <w:r w:rsidRPr="00B207B1">
        <w:rPr>
          <w:rFonts w:hAnsiTheme="minorEastAsia"/>
          <w:color w:val="000000" w:themeColor="text1"/>
          <w:rPrChange w:id="5348" w:author="JY0225" w:date="2017-08-24T12:04:00Z">
            <w:rPr>
              <w:color w:val="000000" w:themeColor="text1"/>
            </w:rPr>
          </w:rPrChange>
        </w:rPr>
        <w:t>API</w:t>
      </w:r>
      <w:r w:rsidRPr="00B207B1">
        <w:rPr>
          <w:rFonts w:hAnsiTheme="minorEastAsia" w:hint="eastAsia"/>
          <w:color w:val="000000" w:themeColor="text1"/>
          <w:rPrChange w:id="5349"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350" w:author="JY0225" w:date="2017-08-24T12:04:00Z">
            <w:rPr>
              <w:color w:val="000000" w:themeColor="text1"/>
            </w:rPr>
          </w:rPrChange>
        </w:rPr>
      </w:pPr>
      <w:r w:rsidRPr="00B207B1">
        <w:rPr>
          <w:rFonts w:hAnsiTheme="minorEastAsia"/>
          <w:color w:val="000000" w:themeColor="text1"/>
          <w:rPrChange w:id="5351" w:author="JY0225" w:date="2017-08-24T12:04:00Z">
            <w:rPr>
              <w:color w:val="000000" w:themeColor="text1"/>
            </w:rPr>
          </w:rPrChange>
        </w:rPr>
        <w:t xml:space="preserve">  //</w:t>
      </w:r>
      <w:r w:rsidR="00606381" w:rsidRPr="00B207B1">
        <w:rPr>
          <w:rFonts w:hAnsiTheme="minorEastAsia"/>
          <w:i/>
          <w:rPrChange w:id="5352" w:author="JY0225" w:date="2017-08-24T12:04:00Z">
            <w:rPr/>
          </w:rPrChange>
        </w:rPr>
        <w:t xml:space="preserve"> </w:t>
      </w:r>
      <w:r w:rsidR="00606381" w:rsidRPr="00B207B1">
        <w:rPr>
          <w:rFonts w:hAnsiTheme="minorEastAsia"/>
          <w:i/>
          <w:color w:val="000000" w:themeColor="text1"/>
          <w:rPrChange w:id="5353"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354" w:name="_Toc49254549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355" w:author="JY0225" w:date="2017-08-14T12:53:00Z">
        <w:r w:rsidR="003F4529" w:rsidRPr="00B207B1">
          <w:rPr>
            <w:rFonts w:ascii="Times New Roman" w:hAnsi="Times New Roman"/>
          </w:rPr>
          <w:t>优化</w:t>
        </w:r>
      </w:ins>
      <w:r w:rsidRPr="00B207B1">
        <w:rPr>
          <w:rFonts w:ascii="Times New Roman" w:hAnsi="Times New Roman"/>
        </w:rPr>
        <w:t>系统</w:t>
      </w:r>
      <w:del w:id="5356"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354"/>
      <w:del w:id="5357"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358" w:author="微软用户" w:date="2017-08-18T22:53:00Z">
          <w:pPr>
            <w:pStyle w:val="21"/>
          </w:pPr>
        </w:pPrChange>
      </w:pPr>
      <w:bookmarkStart w:id="5359" w:name="_Toc492545495"/>
      <w:r w:rsidRPr="00B207B1">
        <w:t>6.1</w:t>
      </w:r>
      <w:r w:rsidR="00D83C84" w:rsidRPr="00B207B1">
        <w:t xml:space="preserve"> </w:t>
      </w:r>
      <w:r w:rsidR="00106816" w:rsidRPr="00B207B1">
        <w:t>测试环境部署</w:t>
      </w:r>
      <w:bookmarkEnd w:id="5359"/>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F14047" w:rsidRDefault="006977AF">
      <w:pPr>
        <w:pStyle w:val="a7"/>
        <w:spacing w:line="400" w:lineRule="exact"/>
        <w:jc w:val="center"/>
        <w:pPrChange w:id="5360" w:author="JY0225" w:date="2017-08-24T12:05:00Z">
          <w:pPr>
            <w:jc w:val="center"/>
          </w:pPr>
        </w:pPrChange>
      </w:pPr>
      <w:r w:rsidRPr="009B37F9">
        <w:rPr>
          <w:rFonts w:eastAsiaTheme="minorEastAsia" w:hint="eastAsia"/>
          <w:spacing w:val="0"/>
          <w:rPrChange w:id="5361" w:author="JY0225" w:date="2017-08-24T12:05:00Z">
            <w:rPr>
              <w:rFonts w:hint="eastAsia"/>
              <w:color w:val="000000" w:themeColor="text1"/>
            </w:rPr>
          </w:rPrChange>
        </w:rPr>
        <w:t>图</w:t>
      </w:r>
      <w:r w:rsidRPr="009B37F9">
        <w:rPr>
          <w:rFonts w:eastAsiaTheme="minorEastAsia"/>
          <w:spacing w:val="0"/>
          <w:rPrChange w:id="5362" w:author="JY0225" w:date="2017-08-24T12:05:00Z">
            <w:rPr>
              <w:color w:val="000000" w:themeColor="text1"/>
            </w:rPr>
          </w:rPrChange>
        </w:rPr>
        <w:t xml:space="preserve">6-1 </w:t>
      </w:r>
      <w:r w:rsidRPr="009B37F9">
        <w:rPr>
          <w:rFonts w:eastAsiaTheme="minorEastAsia" w:hint="eastAsia"/>
          <w:spacing w:val="0"/>
          <w:rPrChange w:id="5363"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9B37F9" w14:paraId="1F48D329" w14:textId="77777777" w:rsidTr="009B37F9">
        <w:tc>
          <w:tcPr>
            <w:tcW w:w="1985" w:type="dxa"/>
            <w:vAlign w:val="center"/>
          </w:tcPr>
          <w:p w14:paraId="2CB8BA5A" w14:textId="77777777" w:rsidR="0057119D" w:rsidRPr="00F14047" w:rsidRDefault="0057119D">
            <w:pPr>
              <w:pStyle w:val="a7"/>
              <w:spacing w:line="400" w:lineRule="exact"/>
              <w:pPrChange w:id="5364" w:author="JY0225" w:date="2017-08-24T12:06:00Z">
                <w:pPr>
                  <w:spacing w:line="360" w:lineRule="auto"/>
                </w:pPr>
              </w:pPrChange>
            </w:pPr>
            <w:r w:rsidRPr="009B37F9">
              <w:rPr>
                <w:rFonts w:eastAsiaTheme="minorEastAsia" w:hint="eastAsia"/>
                <w:spacing w:val="0"/>
                <w:rPrChange w:id="5365" w:author="JY0225" w:date="2017-08-24T12:06:00Z">
                  <w:rPr>
                    <w:rFonts w:hint="eastAsia"/>
                    <w:szCs w:val="21"/>
                  </w:rPr>
                </w:rPrChange>
              </w:rPr>
              <w:t>硬件环境</w:t>
            </w:r>
          </w:p>
        </w:tc>
        <w:tc>
          <w:tcPr>
            <w:tcW w:w="5386" w:type="dxa"/>
            <w:vAlign w:val="center"/>
          </w:tcPr>
          <w:p w14:paraId="45D1DE45" w14:textId="77777777" w:rsidR="0057119D" w:rsidRPr="00F14047" w:rsidRDefault="0057119D">
            <w:pPr>
              <w:pStyle w:val="a7"/>
              <w:spacing w:line="400" w:lineRule="exact"/>
              <w:pPrChange w:id="5366" w:author="JY0225" w:date="2017-08-24T12:06:00Z">
                <w:pPr>
                  <w:spacing w:line="360" w:lineRule="auto"/>
                </w:pPr>
              </w:pPrChange>
            </w:pPr>
            <w:r w:rsidRPr="009B37F9">
              <w:rPr>
                <w:rFonts w:eastAsiaTheme="minorEastAsia" w:hint="eastAsia"/>
                <w:spacing w:val="0"/>
                <w:rPrChange w:id="5367" w:author="JY0225" w:date="2017-08-24T12:06:00Z">
                  <w:rPr>
                    <w:rFonts w:hint="eastAsia"/>
                    <w:szCs w:val="21"/>
                  </w:rPr>
                </w:rPrChange>
              </w:rPr>
              <w:t>具体参数</w:t>
            </w:r>
          </w:p>
        </w:tc>
      </w:tr>
      <w:tr w:rsidR="0057119D" w:rsidRPr="009B37F9" w14:paraId="36CF03FE" w14:textId="77777777" w:rsidTr="009B37F9">
        <w:tc>
          <w:tcPr>
            <w:tcW w:w="1985" w:type="dxa"/>
            <w:vAlign w:val="center"/>
          </w:tcPr>
          <w:p w14:paraId="47D99A6B" w14:textId="77777777" w:rsidR="0057119D" w:rsidRPr="00F14047" w:rsidRDefault="0057119D">
            <w:pPr>
              <w:pStyle w:val="a7"/>
              <w:spacing w:line="400" w:lineRule="exact"/>
              <w:pPrChange w:id="5368" w:author="JY0225" w:date="2017-08-24T12:06:00Z">
                <w:pPr>
                  <w:spacing w:line="360" w:lineRule="auto"/>
                </w:pPr>
              </w:pPrChange>
            </w:pPr>
            <w:r w:rsidRPr="009B37F9">
              <w:rPr>
                <w:rFonts w:eastAsiaTheme="minorEastAsia" w:hint="eastAsia"/>
                <w:spacing w:val="0"/>
                <w:rPrChange w:id="5369" w:author="JY0225" w:date="2017-08-24T12:06:00Z">
                  <w:rPr>
                    <w:rFonts w:hint="eastAsia"/>
                    <w:szCs w:val="21"/>
                  </w:rPr>
                </w:rPrChange>
              </w:rPr>
              <w:t>计算机型号</w:t>
            </w:r>
          </w:p>
        </w:tc>
        <w:tc>
          <w:tcPr>
            <w:tcW w:w="5386" w:type="dxa"/>
            <w:vAlign w:val="center"/>
          </w:tcPr>
          <w:p w14:paraId="0205E280" w14:textId="77777777" w:rsidR="0057119D" w:rsidRPr="00F14047" w:rsidRDefault="0057119D">
            <w:pPr>
              <w:pStyle w:val="a7"/>
              <w:spacing w:line="400" w:lineRule="exact"/>
              <w:pPrChange w:id="5370" w:author="JY0225" w:date="2017-08-24T12:06:00Z">
                <w:pPr>
                  <w:spacing w:line="360" w:lineRule="auto"/>
                </w:pPr>
              </w:pPrChange>
            </w:pPr>
            <w:r w:rsidRPr="009B37F9">
              <w:rPr>
                <w:rFonts w:eastAsiaTheme="minorEastAsia"/>
                <w:spacing w:val="0"/>
                <w:rPrChange w:id="5371" w:author="JY0225" w:date="2017-08-24T12:06:00Z">
                  <w:rPr>
                    <w:szCs w:val="21"/>
                  </w:rPr>
                </w:rPrChange>
              </w:rPr>
              <w:t>Dell Inc. OptiPlex 990</w:t>
            </w:r>
          </w:p>
        </w:tc>
      </w:tr>
      <w:tr w:rsidR="0057119D" w:rsidRPr="009B37F9" w14:paraId="68797579" w14:textId="77777777" w:rsidTr="009B37F9">
        <w:tc>
          <w:tcPr>
            <w:tcW w:w="1985" w:type="dxa"/>
            <w:vAlign w:val="center"/>
          </w:tcPr>
          <w:p w14:paraId="3ED909A8" w14:textId="77777777" w:rsidR="0057119D" w:rsidRPr="00F14047" w:rsidRDefault="0057119D">
            <w:pPr>
              <w:pStyle w:val="a7"/>
              <w:spacing w:line="400" w:lineRule="exact"/>
              <w:pPrChange w:id="5372" w:author="JY0225" w:date="2017-08-24T12:06:00Z">
                <w:pPr>
                  <w:spacing w:line="360" w:lineRule="auto"/>
                </w:pPr>
              </w:pPrChange>
            </w:pPr>
            <w:r w:rsidRPr="009B37F9">
              <w:rPr>
                <w:rFonts w:eastAsiaTheme="minorEastAsia" w:hint="eastAsia"/>
                <w:spacing w:val="0"/>
                <w:rPrChange w:id="5373" w:author="JY0225" w:date="2017-08-24T12:06:00Z">
                  <w:rPr>
                    <w:rFonts w:hint="eastAsia"/>
                    <w:szCs w:val="21"/>
                  </w:rPr>
                </w:rPrChange>
              </w:rPr>
              <w:t>处理器型号</w:t>
            </w:r>
          </w:p>
        </w:tc>
        <w:tc>
          <w:tcPr>
            <w:tcW w:w="5386" w:type="dxa"/>
            <w:vAlign w:val="center"/>
          </w:tcPr>
          <w:p w14:paraId="27544F78" w14:textId="77777777" w:rsidR="0057119D" w:rsidRPr="00F14047" w:rsidRDefault="0057119D">
            <w:pPr>
              <w:pStyle w:val="a7"/>
              <w:spacing w:line="400" w:lineRule="exact"/>
              <w:pPrChange w:id="5374" w:author="JY0225" w:date="2017-08-24T12:06:00Z">
                <w:pPr>
                  <w:spacing w:line="360" w:lineRule="auto"/>
                </w:pPr>
              </w:pPrChange>
            </w:pPr>
            <w:r w:rsidRPr="009B37F9">
              <w:rPr>
                <w:rFonts w:eastAsiaTheme="minorEastAsia"/>
                <w:spacing w:val="0"/>
                <w:rPrChange w:id="5375" w:author="JY0225" w:date="2017-08-24T12:06:00Z">
                  <w:rPr>
                    <w:szCs w:val="21"/>
                  </w:rPr>
                </w:rPrChange>
              </w:rPr>
              <w:t>Intel(R) Core(TM) i5-2500S CPU @ 2.7GHz</w:t>
            </w:r>
          </w:p>
        </w:tc>
      </w:tr>
      <w:tr w:rsidR="0057119D" w:rsidRPr="009B37F9" w14:paraId="38355A78" w14:textId="77777777" w:rsidTr="009B37F9">
        <w:tc>
          <w:tcPr>
            <w:tcW w:w="1985" w:type="dxa"/>
            <w:vAlign w:val="center"/>
          </w:tcPr>
          <w:p w14:paraId="169C9CB8" w14:textId="77777777" w:rsidR="0057119D" w:rsidRPr="00F14047" w:rsidRDefault="0057119D">
            <w:pPr>
              <w:pStyle w:val="a7"/>
              <w:spacing w:line="400" w:lineRule="exact"/>
              <w:pPrChange w:id="5376" w:author="JY0225" w:date="2017-08-24T12:06:00Z">
                <w:pPr>
                  <w:spacing w:line="360" w:lineRule="auto"/>
                </w:pPr>
              </w:pPrChange>
            </w:pPr>
            <w:r w:rsidRPr="009B37F9">
              <w:rPr>
                <w:rFonts w:eastAsiaTheme="minorEastAsia" w:hint="eastAsia"/>
                <w:spacing w:val="0"/>
                <w:rPrChange w:id="5377" w:author="JY0225" w:date="2017-08-24T12:06:00Z">
                  <w:rPr>
                    <w:rFonts w:hint="eastAsia"/>
                    <w:szCs w:val="21"/>
                  </w:rPr>
                </w:rPrChange>
              </w:rPr>
              <w:t>内存大小</w:t>
            </w:r>
          </w:p>
        </w:tc>
        <w:tc>
          <w:tcPr>
            <w:tcW w:w="5386" w:type="dxa"/>
            <w:vAlign w:val="center"/>
          </w:tcPr>
          <w:p w14:paraId="1134F8B1" w14:textId="77777777" w:rsidR="0057119D" w:rsidRPr="00F14047" w:rsidRDefault="0057119D">
            <w:pPr>
              <w:pStyle w:val="a7"/>
              <w:spacing w:line="400" w:lineRule="exact"/>
              <w:pPrChange w:id="5378" w:author="JY0225" w:date="2017-08-24T12:06:00Z">
                <w:pPr>
                  <w:spacing w:line="360" w:lineRule="auto"/>
                </w:pPr>
              </w:pPrChange>
            </w:pPr>
            <w:r w:rsidRPr="009B37F9">
              <w:rPr>
                <w:rFonts w:eastAsiaTheme="minorEastAsia"/>
                <w:spacing w:val="0"/>
                <w:rPrChange w:id="5379" w:author="JY0225" w:date="2017-08-24T12:06:00Z">
                  <w:rPr>
                    <w:szCs w:val="21"/>
                  </w:rPr>
                </w:rPrChange>
              </w:rPr>
              <w:t>10.0 GB RAM</w:t>
            </w:r>
          </w:p>
        </w:tc>
      </w:tr>
      <w:tr w:rsidR="0057119D" w:rsidRPr="009B37F9" w14:paraId="50B4A415" w14:textId="77777777" w:rsidTr="009B37F9">
        <w:tc>
          <w:tcPr>
            <w:tcW w:w="1985" w:type="dxa"/>
            <w:vAlign w:val="center"/>
          </w:tcPr>
          <w:p w14:paraId="71DC81F6" w14:textId="77777777" w:rsidR="0057119D" w:rsidRPr="00F14047" w:rsidRDefault="0057119D">
            <w:pPr>
              <w:pStyle w:val="a7"/>
              <w:spacing w:line="400" w:lineRule="exact"/>
              <w:pPrChange w:id="5380" w:author="JY0225" w:date="2017-08-24T12:06:00Z">
                <w:pPr>
                  <w:spacing w:line="360" w:lineRule="auto"/>
                </w:pPr>
              </w:pPrChange>
            </w:pPr>
            <w:r w:rsidRPr="009B37F9">
              <w:rPr>
                <w:rFonts w:eastAsiaTheme="minorEastAsia" w:hint="eastAsia"/>
                <w:spacing w:val="0"/>
                <w:rPrChange w:id="5381" w:author="JY0225" w:date="2017-08-24T12:06:00Z">
                  <w:rPr>
                    <w:rFonts w:hint="eastAsia"/>
                    <w:szCs w:val="21"/>
                  </w:rPr>
                </w:rPrChange>
              </w:rPr>
              <w:t>硬盘总大小</w:t>
            </w:r>
          </w:p>
        </w:tc>
        <w:tc>
          <w:tcPr>
            <w:tcW w:w="5386" w:type="dxa"/>
            <w:vAlign w:val="center"/>
          </w:tcPr>
          <w:p w14:paraId="3372A870" w14:textId="77777777" w:rsidR="0057119D" w:rsidRPr="00F14047" w:rsidRDefault="0057119D">
            <w:pPr>
              <w:pStyle w:val="a7"/>
              <w:spacing w:line="400" w:lineRule="exact"/>
              <w:pPrChange w:id="5382" w:author="JY0225" w:date="2017-08-24T12:06:00Z">
                <w:pPr>
                  <w:spacing w:line="360" w:lineRule="auto"/>
                </w:pPr>
              </w:pPrChange>
            </w:pPr>
            <w:r w:rsidRPr="009B37F9">
              <w:rPr>
                <w:rFonts w:eastAsiaTheme="minorEastAsia"/>
                <w:spacing w:val="0"/>
                <w:rPrChange w:id="5383" w:author="JY0225" w:date="2017-08-24T12:06:00Z">
                  <w:rPr>
                    <w:szCs w:val="21"/>
                  </w:rPr>
                </w:rPrChange>
              </w:rPr>
              <w:t>750 GB</w:t>
            </w:r>
          </w:p>
        </w:tc>
      </w:tr>
      <w:tr w:rsidR="0057119D" w:rsidRPr="009B37F9" w14:paraId="549016CC" w14:textId="77777777" w:rsidTr="009B37F9">
        <w:tc>
          <w:tcPr>
            <w:tcW w:w="1985" w:type="dxa"/>
            <w:vAlign w:val="center"/>
          </w:tcPr>
          <w:p w14:paraId="3D0799D6" w14:textId="77777777" w:rsidR="0057119D" w:rsidRPr="00F14047" w:rsidRDefault="0057119D">
            <w:pPr>
              <w:pStyle w:val="a7"/>
              <w:spacing w:line="400" w:lineRule="exact"/>
              <w:pPrChange w:id="5384" w:author="JY0225" w:date="2017-08-24T12:06:00Z">
                <w:pPr>
                  <w:spacing w:line="360" w:lineRule="auto"/>
                </w:pPr>
              </w:pPrChange>
            </w:pPr>
            <w:r w:rsidRPr="009B37F9">
              <w:rPr>
                <w:rFonts w:eastAsiaTheme="minorEastAsia" w:hint="eastAsia"/>
                <w:spacing w:val="0"/>
                <w:rPrChange w:id="5385" w:author="JY0225" w:date="2017-08-24T12:06:00Z">
                  <w:rPr>
                    <w:rFonts w:hint="eastAsia"/>
                    <w:szCs w:val="21"/>
                  </w:rPr>
                </w:rPrChange>
              </w:rPr>
              <w:t>操作系统</w:t>
            </w:r>
          </w:p>
        </w:tc>
        <w:tc>
          <w:tcPr>
            <w:tcW w:w="5386" w:type="dxa"/>
            <w:vAlign w:val="center"/>
          </w:tcPr>
          <w:p w14:paraId="67A58945" w14:textId="77777777" w:rsidR="0057119D" w:rsidRPr="00F14047" w:rsidRDefault="0057119D">
            <w:pPr>
              <w:pStyle w:val="a7"/>
              <w:spacing w:line="400" w:lineRule="exact"/>
              <w:pPrChange w:id="5386" w:author="JY0225" w:date="2017-08-24T12:06:00Z">
                <w:pPr>
                  <w:spacing w:line="360" w:lineRule="auto"/>
                </w:pPr>
              </w:pPrChange>
            </w:pPr>
            <w:r w:rsidRPr="009B37F9">
              <w:rPr>
                <w:rFonts w:eastAsiaTheme="minorEastAsia"/>
                <w:spacing w:val="0"/>
                <w:rPrChange w:id="5387" w:author="JY0225" w:date="2017-08-24T12:06:00Z">
                  <w:rPr>
                    <w:szCs w:val="21"/>
                  </w:rPr>
                </w:rPrChange>
              </w:rPr>
              <w:t>Ubuntu 14.04</w:t>
            </w:r>
          </w:p>
        </w:tc>
      </w:tr>
      <w:tr w:rsidR="0057119D" w:rsidRPr="009B37F9" w14:paraId="2B2FD226" w14:textId="77777777" w:rsidTr="009B37F9">
        <w:tc>
          <w:tcPr>
            <w:tcW w:w="1985" w:type="dxa"/>
            <w:vAlign w:val="center"/>
          </w:tcPr>
          <w:p w14:paraId="36C77E2E" w14:textId="77777777" w:rsidR="0057119D" w:rsidRPr="00F14047" w:rsidRDefault="0057119D">
            <w:pPr>
              <w:pStyle w:val="a7"/>
              <w:spacing w:line="400" w:lineRule="exact"/>
              <w:pPrChange w:id="5388" w:author="JY0225" w:date="2017-08-24T12:06:00Z">
                <w:pPr>
                  <w:spacing w:line="360" w:lineRule="auto"/>
                </w:pPr>
              </w:pPrChange>
            </w:pPr>
            <w:r w:rsidRPr="009B37F9">
              <w:rPr>
                <w:rFonts w:eastAsiaTheme="minorEastAsia" w:hint="eastAsia"/>
                <w:spacing w:val="0"/>
                <w:rPrChange w:id="5389" w:author="JY0225" w:date="2017-08-24T12:06:00Z">
                  <w:rPr>
                    <w:rFonts w:hint="eastAsia"/>
                    <w:szCs w:val="21"/>
                  </w:rPr>
                </w:rPrChange>
              </w:rPr>
              <w:t>测试软件名称</w:t>
            </w:r>
          </w:p>
        </w:tc>
        <w:tc>
          <w:tcPr>
            <w:tcW w:w="5386" w:type="dxa"/>
            <w:vAlign w:val="center"/>
          </w:tcPr>
          <w:p w14:paraId="1E407E09" w14:textId="643E021B" w:rsidR="0057119D" w:rsidRPr="00F14047" w:rsidRDefault="00CD771D">
            <w:pPr>
              <w:pStyle w:val="a7"/>
              <w:spacing w:line="400" w:lineRule="exact"/>
              <w:pPrChange w:id="5390" w:author="JY0225" w:date="2017-08-24T12:06:00Z">
                <w:pPr>
                  <w:spacing w:line="360" w:lineRule="auto"/>
                </w:pPr>
              </w:pPrChange>
            </w:pPr>
            <w:r w:rsidRPr="009B37F9">
              <w:rPr>
                <w:rFonts w:eastAsiaTheme="minorEastAsia"/>
                <w:spacing w:val="0"/>
              </w:rPr>
              <w:t xml:space="preserve">Backup-Cloud Oriented </w:t>
            </w:r>
            <w:r w:rsidRPr="009B37F9">
              <w:rPr>
                <w:rFonts w:eastAsiaTheme="minorEastAsia" w:hint="eastAsia"/>
                <w:spacing w:val="0"/>
              </w:rPr>
              <w:t>M</w:t>
            </w:r>
            <w:r w:rsidR="0057119D" w:rsidRPr="009B37F9">
              <w:rPr>
                <w:rFonts w:eastAsiaTheme="minorEastAsia"/>
                <w:spacing w:val="0"/>
                <w:rPrChange w:id="5391" w:author="JY0225" w:date="2017-08-24T12:06:00Z">
                  <w:rPr>
                    <w:szCs w:val="21"/>
                  </w:rPr>
                </w:rPrChange>
              </w:rPr>
              <w:t>iddleware</w:t>
            </w:r>
          </w:p>
        </w:tc>
      </w:tr>
      <w:tr w:rsidR="0057119D" w:rsidRPr="009B37F9" w14:paraId="17CC0FB6" w14:textId="77777777" w:rsidTr="009B37F9">
        <w:tc>
          <w:tcPr>
            <w:tcW w:w="1985" w:type="dxa"/>
            <w:vAlign w:val="center"/>
          </w:tcPr>
          <w:p w14:paraId="649DBC17" w14:textId="77777777" w:rsidR="0057119D" w:rsidRPr="00F14047" w:rsidRDefault="0057119D">
            <w:pPr>
              <w:pStyle w:val="a7"/>
              <w:spacing w:line="400" w:lineRule="exact"/>
              <w:pPrChange w:id="5392" w:author="JY0225" w:date="2017-08-24T12:06:00Z">
                <w:pPr>
                  <w:spacing w:line="360" w:lineRule="auto"/>
                </w:pPr>
              </w:pPrChange>
            </w:pPr>
            <w:r w:rsidRPr="009B37F9">
              <w:rPr>
                <w:rFonts w:eastAsiaTheme="minorEastAsia" w:hint="eastAsia"/>
                <w:spacing w:val="0"/>
                <w:rPrChange w:id="5393" w:author="JY0225" w:date="2017-08-24T12:06:00Z">
                  <w:rPr>
                    <w:rFonts w:hint="eastAsia"/>
                    <w:szCs w:val="21"/>
                  </w:rPr>
                </w:rPrChange>
              </w:rPr>
              <w:t>测试软件版本号</w:t>
            </w:r>
          </w:p>
        </w:tc>
        <w:tc>
          <w:tcPr>
            <w:tcW w:w="5386" w:type="dxa"/>
            <w:vAlign w:val="center"/>
          </w:tcPr>
          <w:p w14:paraId="1245B8B7" w14:textId="77777777" w:rsidR="0057119D" w:rsidRPr="00F14047" w:rsidRDefault="0057119D">
            <w:pPr>
              <w:pStyle w:val="a7"/>
              <w:spacing w:line="400" w:lineRule="exact"/>
              <w:pPrChange w:id="5394" w:author="JY0225" w:date="2017-08-24T12:06:00Z">
                <w:pPr>
                  <w:spacing w:line="360" w:lineRule="auto"/>
                </w:pPr>
              </w:pPrChange>
            </w:pPr>
            <w:r w:rsidRPr="009B37F9">
              <w:rPr>
                <w:rFonts w:eastAsiaTheme="minorEastAsia"/>
                <w:spacing w:val="0"/>
                <w:rPrChange w:id="5395" w:author="JY0225" w:date="2017-08-24T12:06:00Z">
                  <w:rPr>
                    <w:szCs w:val="21"/>
                  </w:rPr>
                </w:rPrChange>
              </w:rPr>
              <w:t>0.94</w:t>
            </w:r>
          </w:p>
        </w:tc>
      </w:tr>
      <w:tr w:rsidR="0057119D" w:rsidRPr="009B37F9" w14:paraId="174ECBAA" w14:textId="77777777" w:rsidTr="009B37F9">
        <w:tc>
          <w:tcPr>
            <w:tcW w:w="1985" w:type="dxa"/>
            <w:vAlign w:val="center"/>
          </w:tcPr>
          <w:p w14:paraId="0A837AAF" w14:textId="77777777" w:rsidR="0057119D" w:rsidRPr="00F14047" w:rsidRDefault="0057119D">
            <w:pPr>
              <w:pStyle w:val="a7"/>
              <w:spacing w:line="400" w:lineRule="exact"/>
              <w:pPrChange w:id="5396" w:author="JY0225" w:date="2017-08-24T12:06:00Z">
                <w:pPr>
                  <w:spacing w:line="360" w:lineRule="auto"/>
                </w:pPr>
              </w:pPrChange>
            </w:pPr>
            <w:r w:rsidRPr="009B37F9">
              <w:rPr>
                <w:rFonts w:eastAsiaTheme="minorEastAsia" w:hint="eastAsia"/>
                <w:spacing w:val="0"/>
                <w:rPrChange w:id="5397" w:author="JY0225" w:date="2017-08-24T12:06:00Z">
                  <w:rPr>
                    <w:rFonts w:hint="eastAsia"/>
                    <w:szCs w:val="21"/>
                  </w:rPr>
                </w:rPrChange>
              </w:rPr>
              <w:t>测试服务器</w:t>
            </w:r>
          </w:p>
        </w:tc>
        <w:tc>
          <w:tcPr>
            <w:tcW w:w="5386" w:type="dxa"/>
            <w:vAlign w:val="center"/>
          </w:tcPr>
          <w:p w14:paraId="71063C93" w14:textId="77777777" w:rsidR="0057119D" w:rsidRPr="00F14047" w:rsidRDefault="0057119D">
            <w:pPr>
              <w:pStyle w:val="a7"/>
              <w:spacing w:line="400" w:lineRule="exact"/>
              <w:pPrChange w:id="5398" w:author="JY0225" w:date="2017-08-24T12:06:00Z">
                <w:pPr>
                  <w:spacing w:line="360" w:lineRule="auto"/>
                </w:pPr>
              </w:pPrChange>
            </w:pPr>
            <w:r w:rsidRPr="009B37F9">
              <w:rPr>
                <w:rFonts w:eastAsiaTheme="minorEastAsia"/>
                <w:spacing w:val="0"/>
                <w:rPrChange w:id="5399" w:author="JY0225" w:date="2017-08-24T12:06:00Z">
                  <w:rPr>
                    <w:szCs w:val="21"/>
                  </w:rPr>
                </w:rPrChange>
              </w:rPr>
              <w:t>IP</w:t>
            </w:r>
            <w:r w:rsidRPr="009B37F9">
              <w:rPr>
                <w:rFonts w:eastAsiaTheme="minorEastAsia" w:hint="eastAsia"/>
                <w:spacing w:val="0"/>
                <w:rPrChange w:id="5400" w:author="JY0225" w:date="2017-08-24T12:06:00Z">
                  <w:rPr>
                    <w:rFonts w:hint="eastAsia"/>
                    <w:szCs w:val="21"/>
                  </w:rPr>
                </w:rPrChange>
              </w:rPr>
              <w:t>：</w:t>
            </w:r>
            <w:r w:rsidRPr="009B37F9">
              <w:rPr>
                <w:rFonts w:eastAsiaTheme="minorEastAsia"/>
                <w:spacing w:val="0"/>
                <w:rPrChange w:id="5401" w:author="JY0225" w:date="2017-08-24T12:06:00Z">
                  <w:rPr>
                    <w:szCs w:val="21"/>
                  </w:rPr>
                </w:rPrChange>
              </w:rPr>
              <w:t>192.168.7.62</w:t>
            </w:r>
          </w:p>
        </w:tc>
      </w:tr>
    </w:tbl>
    <w:p w14:paraId="44E800C4" w14:textId="7D41D0A8" w:rsidR="00BA0985" w:rsidRPr="00A65AD8" w:rsidRDefault="00A65AD8" w:rsidP="00A65AD8">
      <w:pPr>
        <w:pStyle w:val="21"/>
        <w:spacing w:line="240" w:lineRule="auto"/>
      </w:pPr>
      <w:bookmarkStart w:id="5402" w:name="_Toc492545496"/>
      <w:r w:rsidRPr="00B207B1">
        <w:t xml:space="preserve">6.2 </w:t>
      </w:r>
      <w:r w:rsidRPr="00B207B1">
        <w:t>测试</w:t>
      </w:r>
      <w:r w:rsidRPr="00B207B1">
        <w:rPr>
          <w:rFonts w:hint="eastAsia"/>
        </w:rPr>
        <w:t>目标</w:t>
      </w:r>
      <w:bookmarkEnd w:id="5402"/>
    </w:p>
    <w:p w14:paraId="1D76AA07" w14:textId="652D7096" w:rsidR="00AC397D" w:rsidRPr="00B207B1" w:rsidRDefault="008859A1">
      <w:pPr>
        <w:spacing w:line="400" w:lineRule="exact"/>
        <w:ind w:firstLine="420"/>
        <w:rPr>
          <w:rFonts w:hAnsiTheme="minorEastAsia"/>
          <w:rPrChange w:id="5403" w:author="JY0225" w:date="2017-08-24T12:05:00Z">
            <w:rPr>
              <w:rFonts w:ascii="Times New Roman" w:hAnsi="Times New Roman"/>
            </w:rPr>
          </w:rPrChange>
        </w:rPr>
        <w:pPrChange w:id="5404" w:author="JY0225" w:date="2017-08-24T12:06:00Z">
          <w:pPr>
            <w:spacing w:line="360" w:lineRule="auto"/>
            <w:ind w:firstLine="420"/>
          </w:pPr>
        </w:pPrChange>
      </w:pPr>
      <w:r w:rsidRPr="00B207B1">
        <w:rPr>
          <w:rFonts w:hAnsiTheme="minorEastAsia" w:hint="eastAsia"/>
          <w:rPrChange w:id="5405" w:author="JY0225" w:date="2017-08-24T12:05:00Z">
            <w:rPr>
              <w:rFonts w:ascii="Times New Roman" w:hAnsi="Times New Roman" w:hint="eastAsia"/>
            </w:rPr>
          </w:rPrChange>
        </w:rPr>
        <w:t>本文对中间件优化的内容</w:t>
      </w:r>
      <w:r w:rsidR="00C82607" w:rsidRPr="00B207B1">
        <w:rPr>
          <w:rFonts w:hAnsiTheme="minorEastAsia" w:hint="eastAsia"/>
          <w:rPrChange w:id="5406" w:author="JY0225" w:date="2017-08-24T12:05:00Z">
            <w:rPr>
              <w:rFonts w:ascii="Times New Roman" w:hAnsi="Times New Roman" w:hint="eastAsia"/>
            </w:rPr>
          </w:rPrChange>
        </w:rPr>
        <w:t>为</w:t>
      </w:r>
      <w:r w:rsidR="00AC397D" w:rsidRPr="00B207B1">
        <w:rPr>
          <w:rFonts w:hAnsiTheme="minorEastAsia" w:hint="eastAsia"/>
          <w:rPrChange w:id="5407" w:author="JY0225" w:date="2017-08-24T12:05:00Z">
            <w:rPr>
              <w:rFonts w:ascii="Times New Roman" w:hAnsi="Times New Roman" w:hint="eastAsia"/>
            </w:rPr>
          </w:rPrChange>
        </w:rPr>
        <w:t>在</w:t>
      </w:r>
      <w:r w:rsidR="00AC397D" w:rsidRPr="00B207B1">
        <w:rPr>
          <w:rFonts w:hAnsiTheme="minorEastAsia"/>
          <w:rPrChange w:id="5408" w:author="JY0225" w:date="2017-08-24T12:05:00Z">
            <w:rPr>
              <w:rFonts w:ascii="Times New Roman" w:hAnsi="Times New Roman"/>
            </w:rPr>
          </w:rPrChange>
        </w:rPr>
        <w:t>Linux</w:t>
      </w:r>
      <w:r w:rsidR="00AC397D" w:rsidRPr="00B207B1">
        <w:rPr>
          <w:rFonts w:hAnsiTheme="minorEastAsia" w:hint="eastAsia"/>
          <w:rPrChange w:id="5409"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410" w:author="JY0225" w:date="2017-08-24T12:05:00Z">
            <w:rPr>
              <w:rFonts w:ascii="Times New Roman" w:hAnsi="Times New Roman"/>
            </w:rPr>
          </w:rPrChange>
        </w:rPr>
        <w:t>API</w:t>
      </w:r>
      <w:r w:rsidR="00AC397D" w:rsidRPr="00B207B1">
        <w:rPr>
          <w:rFonts w:hAnsiTheme="minorEastAsia" w:hint="eastAsia"/>
          <w:rPrChange w:id="5411" w:author="JY0225" w:date="2017-08-24T12:05:00Z">
            <w:rPr>
              <w:rFonts w:ascii="Times New Roman" w:hAnsi="Times New Roman" w:hint="eastAsia"/>
            </w:rPr>
          </w:rPrChange>
        </w:rPr>
        <w:t>支持机制，以支持更多的桌面</w:t>
      </w:r>
      <w:r w:rsidR="00AC397D" w:rsidRPr="00B207B1">
        <w:rPr>
          <w:rFonts w:hAnsiTheme="minorEastAsia"/>
          <w:rPrChange w:id="5412"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413" w:author="JY0225" w:date="2017-08-24T12:05:00Z">
            <w:rPr>
              <w:rFonts w:ascii="Times New Roman" w:hAnsi="Times New Roman" w:hint="eastAsia"/>
            </w:rPr>
          </w:rPrChange>
        </w:rPr>
        <w:t>云</w:t>
      </w:r>
      <w:r w:rsidR="00476838" w:rsidRPr="00B207B1">
        <w:rPr>
          <w:rFonts w:hAnsiTheme="minorEastAsia" w:hint="eastAsia"/>
          <w:rPrChange w:id="5414" w:author="JY0225" w:date="2017-08-24T12:05:00Z">
            <w:rPr>
              <w:rFonts w:ascii="Times New Roman" w:hAnsi="Times New Roman" w:hint="eastAsia"/>
            </w:rPr>
          </w:rPrChange>
        </w:rPr>
        <w:t>备份</w:t>
      </w:r>
      <w:r w:rsidR="00AC397D" w:rsidRPr="00B207B1">
        <w:rPr>
          <w:rFonts w:hAnsiTheme="minorEastAsia" w:hint="eastAsia"/>
          <w:rPrChange w:id="5415" w:author="JY0225" w:date="2017-08-24T12:05:00Z">
            <w:rPr>
              <w:rFonts w:ascii="Times New Roman" w:hAnsi="Times New Roman" w:hint="eastAsia"/>
            </w:rPr>
          </w:rPrChange>
        </w:rPr>
        <w:t>服务。为了确保</w:t>
      </w:r>
      <w:r w:rsidR="0038245B" w:rsidRPr="00B207B1">
        <w:rPr>
          <w:rFonts w:hAnsiTheme="minorEastAsia" w:hint="eastAsia"/>
          <w:rPrChange w:id="5416" w:author="JY0225" w:date="2017-08-24T12:05:00Z">
            <w:rPr>
              <w:rFonts w:ascii="Times New Roman" w:hAnsi="Times New Roman" w:hint="eastAsia"/>
            </w:rPr>
          </w:rPrChange>
        </w:rPr>
        <w:t>优化</w:t>
      </w:r>
      <w:ins w:id="5417" w:author="微软用户" w:date="2017-08-24T21:28:00Z">
        <w:r w:rsidR="00EB6B4E" w:rsidRPr="00B207B1">
          <w:rPr>
            <w:rFonts w:hAnsiTheme="minorEastAsia" w:hint="eastAsia"/>
          </w:rPr>
          <w:t>的</w:t>
        </w:r>
      </w:ins>
      <w:del w:id="5418" w:author="微软用户" w:date="2017-08-24T21:28:00Z">
        <w:r w:rsidR="0038245B" w:rsidRPr="00B207B1" w:rsidDel="00EB6B4E">
          <w:rPr>
            <w:rFonts w:hAnsiTheme="minorEastAsia" w:hint="eastAsia"/>
            <w:rPrChange w:id="5419" w:author="JY0225" w:date="2017-08-24T12:05:00Z">
              <w:rPr>
                <w:rFonts w:ascii="Times New Roman" w:hAnsi="Times New Roman" w:hint="eastAsia"/>
              </w:rPr>
            </w:rPrChange>
          </w:rPr>
          <w:delText>在</w:delText>
        </w:r>
      </w:del>
      <w:r w:rsidR="00AC397D" w:rsidRPr="00B207B1">
        <w:rPr>
          <w:rFonts w:hAnsiTheme="minorEastAsia" w:hint="eastAsia"/>
          <w:rPrChange w:id="5420" w:author="JY0225" w:date="2017-08-24T12:05:00Z">
            <w:rPr>
              <w:rFonts w:ascii="Times New Roman" w:hAnsi="Times New Roman" w:hint="eastAsia"/>
            </w:rPr>
          </w:rPrChange>
        </w:rPr>
        <w:t>功能需求与性能需</w:t>
      </w:r>
      <w:r w:rsidR="000142D8">
        <w:rPr>
          <w:rFonts w:hAnsiTheme="minorEastAsia" w:hint="eastAsia"/>
        </w:rPr>
        <w:t>求</w:t>
      </w:r>
      <w:del w:id="5421" w:author="微软用户" w:date="2017-08-24T21:28:00Z">
        <w:r w:rsidR="000B74BF" w:rsidRPr="00B207B1" w:rsidDel="007463B7">
          <w:rPr>
            <w:rFonts w:hAnsiTheme="minorEastAsia"/>
            <w:color w:val="000000" w:themeColor="text1"/>
            <w:vertAlign w:val="superscript"/>
            <w:rPrChange w:id="5422"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423"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424"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425"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426"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427"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428" w:author="JY0225" w:date="2017-08-24T12:05:00Z">
              <w:rPr>
                <w:color w:val="000000" w:themeColor="text1"/>
                <w:vertAlign w:val="superscript"/>
              </w:rPr>
            </w:rPrChange>
          </w:rPr>
          <w:fldChar w:fldCharType="end"/>
        </w:r>
      </w:del>
      <w:ins w:id="5429"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[35]</w:t>
      </w:r>
      <w:ins w:id="5430"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431" w:author="JY0225" w:date="2017-08-24T12:05:00Z">
            <w:rPr>
              <w:rFonts w:ascii="Times New Roman" w:hAnsi="Times New Roman" w:hint="eastAsia"/>
            </w:rPr>
          </w:rPrChange>
        </w:rPr>
        <w:t>云备份中间件进行</w:t>
      </w:r>
      <w:r w:rsidR="00A27101" w:rsidRPr="00B207B1">
        <w:rPr>
          <w:rFonts w:hAnsiTheme="minorEastAsia" w:hint="eastAsia"/>
          <w:rPrChange w:id="5432" w:author="JY0225" w:date="2017-08-24T12:05:00Z">
            <w:rPr>
              <w:rFonts w:ascii="Times New Roman" w:hAnsi="Times New Roman" w:hint="eastAsia"/>
            </w:rPr>
          </w:rPrChange>
        </w:rPr>
        <w:t>了</w:t>
      </w:r>
      <w:r w:rsidR="00AC397D" w:rsidRPr="00B207B1">
        <w:rPr>
          <w:rFonts w:hAnsiTheme="minorEastAsia" w:hint="eastAsia"/>
          <w:rPrChange w:id="5433"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434" w:author="JY0225" w:date="2017-08-24T12:05:00Z">
            <w:rPr>
              <w:rFonts w:ascii="Times New Roman" w:hAnsi="Times New Roman"/>
            </w:rPr>
          </w:rPrChange>
        </w:rPr>
        <w:pPrChange w:id="5435" w:author="JY0225" w:date="2017-08-24T12:06:00Z">
          <w:pPr>
            <w:spacing w:line="360" w:lineRule="auto"/>
            <w:ind w:firstLine="420"/>
          </w:pPr>
        </w:pPrChange>
      </w:pPr>
      <w:r w:rsidRPr="00B207B1">
        <w:rPr>
          <w:rFonts w:hAnsiTheme="minorEastAsia" w:hint="eastAsia"/>
          <w:rPrChange w:id="5436" w:author="JY0225" w:date="2017-08-24T12:05:00Z">
            <w:rPr>
              <w:rFonts w:ascii="Times New Roman" w:hAnsi="Times New Roman" w:hint="eastAsia"/>
            </w:rPr>
          </w:rPrChange>
        </w:rPr>
        <w:t>测试</w:t>
      </w:r>
      <w:r w:rsidR="005C7F8E" w:rsidRPr="00B207B1">
        <w:rPr>
          <w:rFonts w:hAnsiTheme="minorEastAsia" w:hint="eastAsia"/>
          <w:rPrChange w:id="5437" w:author="JY0225" w:date="2017-08-24T12:05:00Z">
            <w:rPr>
              <w:rFonts w:ascii="Times New Roman" w:hAnsi="Times New Roman" w:hint="eastAsia"/>
            </w:rPr>
          </w:rPrChange>
        </w:rPr>
        <w:t>目标</w:t>
      </w:r>
      <w:r w:rsidR="00AC397D" w:rsidRPr="00B207B1">
        <w:rPr>
          <w:rFonts w:hAnsiTheme="minorEastAsia" w:hint="eastAsia"/>
          <w:rPrChange w:id="5438"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439" w:author="JY0225" w:date="2017-08-24T12:05:00Z">
            <w:rPr>
              <w:rFonts w:ascii="Times New Roman" w:hAnsi="Times New Roman" w:cs="黑体"/>
            </w:rPr>
          </w:rPrChange>
        </w:rPr>
        <w:pPrChange w:id="5440"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441" w:author="JY0225" w:date="2017-08-24T12:05:00Z">
            <w:rPr>
              <w:rFonts w:ascii="Times New Roman" w:hAnsi="Times New Roman" w:hint="eastAsia"/>
            </w:rPr>
          </w:rPrChange>
        </w:rPr>
        <w:t>测试</w:t>
      </w:r>
      <w:del w:id="5442" w:author="JY0225" w:date="2017-08-24T10:57:00Z">
        <w:r w:rsidRPr="00B207B1" w:rsidDel="001A48B7">
          <w:rPr>
            <w:rFonts w:hAnsiTheme="minorEastAsia" w:hint="eastAsia"/>
            <w:color w:val="000000" w:themeColor="text1"/>
            <w:rPrChange w:id="5443"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444" w:author="JY0225" w:date="2017-08-24T12:05:00Z">
              <w:rPr>
                <w:rFonts w:ascii="Times New Roman" w:hAnsi="Times New Roman" w:cs="黑体" w:hint="eastAsia"/>
              </w:rPr>
            </w:rPrChange>
          </w:rPr>
          <w:delText>程是否正确；</w:delText>
        </w:r>
      </w:del>
      <w:ins w:id="5445" w:author="JY0225" w:date="2017-08-24T10:57:00Z">
        <w:r w:rsidR="001A48B7" w:rsidRPr="00B207B1">
          <w:rPr>
            <w:rFonts w:hAnsiTheme="minorEastAsia" w:hint="eastAsia"/>
            <w:color w:val="000000" w:themeColor="text1"/>
            <w:rPrChange w:id="5446"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447" w:author="JY0225" w:date="2017-08-24T10:57:00Z">
        <w:r w:rsidR="00671799" w:rsidRPr="00B207B1">
          <w:rPr>
            <w:rFonts w:hAnsiTheme="minorEastAsia" w:hint="eastAsia"/>
            <w:color w:val="000000" w:themeColor="text1"/>
            <w:rPrChange w:id="5448" w:author="JY0225" w:date="2017-08-24T12:05:00Z">
              <w:rPr>
                <w:rFonts w:hint="eastAsia"/>
                <w:color w:val="000000" w:themeColor="text1"/>
              </w:rPr>
            </w:rPrChange>
          </w:rPr>
          <w:t>分析</w:t>
        </w:r>
        <w:r w:rsidR="001A48B7" w:rsidRPr="00B207B1">
          <w:rPr>
            <w:rFonts w:hAnsiTheme="minorEastAsia" w:hint="eastAsia"/>
            <w:color w:val="000000" w:themeColor="text1"/>
            <w:rPrChange w:id="5449" w:author="JY0225" w:date="2017-08-24T12:05:00Z">
              <w:rPr>
                <w:rFonts w:hint="eastAsia"/>
                <w:color w:val="000000" w:themeColor="text1"/>
              </w:rPr>
            </w:rPrChange>
          </w:rPr>
          <w:t>设计</w:t>
        </w:r>
        <w:r w:rsidR="00671799" w:rsidRPr="00B207B1">
          <w:rPr>
            <w:rFonts w:hAnsiTheme="minorEastAsia" w:hint="eastAsia"/>
            <w:color w:val="000000" w:themeColor="text1"/>
            <w:rPrChange w:id="5450"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451" w:author="JY0225" w:date="2017-08-24T12:05:00Z">
            <w:rPr>
              <w:rFonts w:ascii="Times New Roman" w:hAnsi="Times New Roman"/>
            </w:rPr>
          </w:rPrChange>
        </w:rPr>
        <w:pPrChange w:id="5452" w:author="JY0225" w:date="2017-08-24T12:06:00Z">
          <w:pPr>
            <w:pStyle w:val="a5"/>
            <w:numPr>
              <w:numId w:val="17"/>
            </w:numPr>
            <w:spacing w:line="360" w:lineRule="auto"/>
            <w:ind w:left="780" w:firstLineChars="0" w:hanging="360"/>
          </w:pPr>
        </w:pPrChange>
      </w:pPr>
      <w:ins w:id="5453" w:author="JY0225" w:date="2017-08-24T10:57:00Z">
        <w:r w:rsidRPr="00B207B1">
          <w:rPr>
            <w:rFonts w:hAnsiTheme="minorEastAsia" w:hint="eastAsia"/>
            <w:color w:val="000000" w:themeColor="text1"/>
            <w:rPrChange w:id="5454" w:author="JY0225" w:date="2017-08-24T12:05:00Z">
              <w:rPr>
                <w:rFonts w:hint="eastAsia"/>
                <w:color w:val="000000" w:themeColor="text1"/>
              </w:rPr>
            </w:rPrChange>
          </w:rPr>
          <w:t>测试系统的</w:t>
        </w:r>
      </w:ins>
      <w:ins w:id="5455" w:author="JY0225" w:date="2017-08-24T10:58:00Z">
        <w:r w:rsidRPr="00B207B1">
          <w:rPr>
            <w:rFonts w:hAnsiTheme="minorEastAsia" w:hint="eastAsia"/>
            <w:color w:val="000000" w:themeColor="text1"/>
            <w:rPrChange w:id="5456" w:author="JY0225" w:date="2017-08-24T12:05:00Z">
              <w:rPr>
                <w:rFonts w:hint="eastAsia"/>
                <w:color w:val="000000" w:themeColor="text1"/>
              </w:rPr>
            </w:rPrChange>
          </w:rPr>
          <w:t>安全性、稳定性、鲁棒性。</w:t>
        </w:r>
      </w:ins>
      <w:del w:id="5457" w:author="JY0225" w:date="2017-08-24T10:57:00Z">
        <w:r w:rsidR="00AC397D" w:rsidRPr="00B207B1" w:rsidDel="000A7925">
          <w:rPr>
            <w:rFonts w:hAnsiTheme="minorEastAsia" w:hint="eastAsia"/>
            <w:color w:val="000000" w:themeColor="text1"/>
            <w:rPrChange w:id="5458"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459" w:author="JY0225" w:date="2017-08-24T12:05:00Z">
            <w:rPr>
              <w:rFonts w:ascii="Times New Roman" w:hAnsi="Times New Roman"/>
            </w:rPr>
          </w:rPrChange>
        </w:rPr>
        <w:pPrChange w:id="5460" w:author="JY0225" w:date="2017-08-24T12:06:00Z">
          <w:pPr>
            <w:pStyle w:val="a5"/>
            <w:numPr>
              <w:numId w:val="17"/>
            </w:numPr>
            <w:spacing w:line="360" w:lineRule="auto"/>
            <w:ind w:left="780" w:firstLineChars="0" w:hanging="360"/>
          </w:pPr>
        </w:pPrChange>
      </w:pPr>
      <w:ins w:id="5461" w:author="JY0225" w:date="2017-08-24T10:58:00Z">
        <w:r w:rsidRPr="00B207B1">
          <w:rPr>
            <w:rFonts w:hAnsiTheme="minorEastAsia" w:hint="eastAsia"/>
            <w:color w:val="000000" w:themeColor="text1"/>
            <w:rPrChange w:id="5462" w:author="JY0225" w:date="2017-08-24T12:05:00Z">
              <w:rPr>
                <w:rFonts w:hint="eastAsia"/>
                <w:color w:val="000000" w:themeColor="text1"/>
              </w:rPr>
            </w:rPrChange>
          </w:rPr>
          <w:t>与原有的中间件系统和</w:t>
        </w:r>
      </w:ins>
      <w:ins w:id="5463" w:author="JY0225" w:date="2017-08-24T10:59:00Z">
        <w:r w:rsidRPr="00B207B1">
          <w:rPr>
            <w:rFonts w:hAnsiTheme="minorEastAsia" w:hint="eastAsia"/>
            <w:color w:val="000000" w:themeColor="text1"/>
            <w:rPrChange w:id="5464" w:author="JY0225" w:date="2017-08-24T12:05:00Z">
              <w:rPr>
                <w:rFonts w:hint="eastAsia"/>
                <w:color w:val="000000" w:themeColor="text1"/>
              </w:rPr>
            </w:rPrChange>
          </w:rPr>
          <w:t>国内外</w:t>
        </w:r>
      </w:ins>
      <w:ins w:id="5465" w:author="JY0225" w:date="2017-08-24T10:58:00Z">
        <w:r w:rsidRPr="00B207B1">
          <w:rPr>
            <w:rFonts w:hAnsiTheme="minorEastAsia" w:hint="eastAsia"/>
            <w:color w:val="000000" w:themeColor="text1"/>
            <w:rPrChange w:id="5466" w:author="JY0225" w:date="2017-08-24T12:05:00Z">
              <w:rPr>
                <w:rFonts w:hint="eastAsia"/>
                <w:color w:val="000000" w:themeColor="text1"/>
              </w:rPr>
            </w:rPrChange>
          </w:rPr>
          <w:t>成熟的</w:t>
        </w:r>
      </w:ins>
      <w:ins w:id="5467" w:author="JY0225" w:date="2017-08-24T10:59:00Z">
        <w:r w:rsidRPr="00B207B1">
          <w:rPr>
            <w:rFonts w:hAnsiTheme="minorEastAsia" w:hint="eastAsia"/>
            <w:color w:val="000000" w:themeColor="text1"/>
            <w:rPrChange w:id="5468" w:author="JY0225" w:date="2017-08-24T12:05:00Z">
              <w:rPr>
                <w:rFonts w:hint="eastAsia"/>
                <w:color w:val="000000" w:themeColor="text1"/>
              </w:rPr>
            </w:rPrChange>
          </w:rPr>
          <w:t>云备份</w:t>
        </w:r>
      </w:ins>
      <w:r w:rsidR="00637878">
        <w:rPr>
          <w:rFonts w:hAnsiTheme="minorEastAsia" w:hint="eastAsia"/>
          <w:color w:val="000000" w:themeColor="text1"/>
        </w:rPr>
        <w:t>服务</w:t>
      </w:r>
      <w:ins w:id="5469" w:author="JY0225" w:date="2017-08-24T10:59:00Z">
        <w:r w:rsidRPr="00B207B1">
          <w:rPr>
            <w:rFonts w:hAnsiTheme="minorEastAsia" w:hint="eastAsia"/>
            <w:color w:val="000000" w:themeColor="text1"/>
            <w:rPrChange w:id="5470" w:author="JY0225" w:date="2017-08-24T12:05:00Z">
              <w:rPr>
                <w:rFonts w:hint="eastAsia"/>
                <w:color w:val="000000" w:themeColor="text1"/>
              </w:rPr>
            </w:rPrChange>
          </w:rPr>
          <w:t>产品进行对比分析。</w:t>
        </w:r>
      </w:ins>
      <w:del w:id="5471" w:author="JY0225" w:date="2017-08-24T10:58:00Z">
        <w:r w:rsidR="00AC397D" w:rsidRPr="00B207B1" w:rsidDel="000A0938">
          <w:rPr>
            <w:rFonts w:hAnsiTheme="minorEastAsia"/>
            <w:color w:val="000000" w:themeColor="text1"/>
            <w:rPrChange w:id="5472"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473"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474" w:author="微软用户" w:date="2017-08-18T22:53:00Z">
          <w:pPr>
            <w:pStyle w:val="21"/>
          </w:pPr>
        </w:pPrChange>
      </w:pPr>
      <w:bookmarkStart w:id="5475" w:name="_Toc492545497"/>
      <w:r w:rsidRPr="00B207B1">
        <w:lastRenderedPageBreak/>
        <w:t>6</w:t>
      </w:r>
      <w:r w:rsidR="0012527B" w:rsidRPr="00B207B1">
        <w:t>.3</w:t>
      </w:r>
      <w:r w:rsidRPr="00B207B1">
        <w:t xml:space="preserve"> </w:t>
      </w:r>
      <w:r w:rsidR="000D76F1" w:rsidRPr="00B207B1">
        <w:t>功能测试</w:t>
      </w:r>
      <w:bookmarkEnd w:id="5475"/>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476" w:name="_Toc492545498"/>
      <w:r w:rsidRPr="00B207B1">
        <w:t>6.3</w:t>
      </w:r>
      <w:r w:rsidR="00753384" w:rsidRPr="00B207B1">
        <w:t>.1</w:t>
      </w:r>
      <w:r w:rsidR="0050572F" w:rsidRPr="00B207B1">
        <w:t xml:space="preserve"> </w:t>
      </w:r>
      <w:r w:rsidR="00CE1794" w:rsidRPr="00B207B1">
        <w:rPr>
          <w:rFonts w:hint="eastAsia"/>
        </w:rPr>
        <w:t>持久会话管理功能测试</w:t>
      </w:r>
      <w:bookmarkEnd w:id="5476"/>
    </w:p>
    <w:p w14:paraId="36B9D4FB" w14:textId="61CF4271" w:rsidR="00DF3D47" w:rsidRPr="00B207B1" w:rsidRDefault="00106859" w:rsidP="007B5F9C">
      <w:pPr>
        <w:spacing w:line="400" w:lineRule="exact"/>
        <w:rPr>
          <w:rFonts w:hAnsiTheme="minorEastAsia"/>
          <w:color w:val="000000" w:themeColor="text1"/>
          <w:rPrChange w:id="5477" w:author="JY0225" w:date="2017-08-24T12:06:00Z">
            <w:rPr>
              <w:color w:val="000000" w:themeColor="text1"/>
            </w:rPr>
          </w:rPrChange>
        </w:rPr>
      </w:pPr>
      <w:r w:rsidRPr="00B207B1">
        <w:tab/>
      </w:r>
      <w:r w:rsidR="00B507DE" w:rsidRPr="00B207B1">
        <w:rPr>
          <w:rFonts w:hAnsiTheme="minorEastAsia" w:hint="eastAsia"/>
          <w:color w:val="000000" w:themeColor="text1"/>
          <w:rPrChange w:id="5478"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479"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480"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481"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482"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483" w:author="JY0225" w:date="2017-08-24T12:06:00Z">
            <w:rPr>
              <w:rFonts w:hint="eastAsia"/>
              <w:color w:val="000000" w:themeColor="text1"/>
            </w:rPr>
          </w:rPrChange>
        </w:rPr>
        <w:t>备份</w:t>
      </w:r>
      <w:r w:rsidR="00FF2F64" w:rsidRPr="00B207B1">
        <w:rPr>
          <w:rFonts w:hAnsiTheme="minorEastAsia" w:hint="eastAsia"/>
          <w:color w:val="000000" w:themeColor="text1"/>
          <w:rPrChange w:id="5484"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485" w:author="JY0225" w:date="2017-08-24T12:06:00Z">
            <w:rPr>
              <w:color w:val="000000" w:themeColor="text1"/>
            </w:rPr>
          </w:rPrChange>
        </w:rPr>
      </w:pPr>
      <w:r w:rsidRPr="00B207B1">
        <w:rPr>
          <w:rFonts w:hAnsiTheme="minorEastAsia" w:hint="eastAsia"/>
          <w:color w:val="000000" w:themeColor="text1"/>
          <w:rPrChange w:id="5486" w:author="JY0225" w:date="2017-08-24T12:06:00Z">
            <w:rPr>
              <w:rFonts w:hint="eastAsia"/>
              <w:color w:val="000000" w:themeColor="text1"/>
            </w:rPr>
          </w:rPrChange>
        </w:rPr>
        <w:t>表</w:t>
      </w:r>
      <w:r w:rsidR="00633CC9" w:rsidRPr="00B207B1">
        <w:rPr>
          <w:rFonts w:hAnsiTheme="minorEastAsia"/>
          <w:color w:val="000000" w:themeColor="text1"/>
          <w:rPrChange w:id="5487" w:author="JY0225" w:date="2017-08-24T12:06:00Z">
            <w:rPr>
              <w:color w:val="000000" w:themeColor="text1"/>
            </w:rPr>
          </w:rPrChange>
        </w:rPr>
        <w:t>6-2</w:t>
      </w:r>
      <w:r w:rsidR="00296065" w:rsidRPr="00B207B1">
        <w:rPr>
          <w:rFonts w:hAnsiTheme="minorEastAsia"/>
          <w:color w:val="000000" w:themeColor="text1"/>
          <w:rPrChange w:id="5488" w:author="JY0225" w:date="2017-08-24T12:06:00Z">
            <w:rPr>
              <w:color w:val="000000" w:themeColor="text1"/>
            </w:rPr>
          </w:rPrChange>
        </w:rPr>
        <w:t xml:space="preserve"> </w:t>
      </w:r>
      <w:r w:rsidR="000545CE" w:rsidRPr="00B207B1">
        <w:rPr>
          <w:rFonts w:hAnsiTheme="minorEastAsia" w:hint="eastAsia"/>
          <w:color w:val="000000" w:themeColor="text1"/>
          <w:rPrChange w:id="5489" w:author="JY0225" w:date="2017-08-24T12:06:00Z">
            <w:rPr>
              <w:rFonts w:hint="eastAsia"/>
              <w:color w:val="000000" w:themeColor="text1"/>
            </w:rPr>
          </w:rPrChange>
        </w:rPr>
        <w:t>会话</w:t>
      </w:r>
      <w:r w:rsidR="00476838" w:rsidRPr="00B207B1">
        <w:rPr>
          <w:rFonts w:hAnsiTheme="minorEastAsia" w:hint="eastAsia"/>
          <w:color w:val="000000" w:themeColor="text1"/>
          <w:rPrChange w:id="5490" w:author="JY0225" w:date="2017-08-24T12:06:00Z">
            <w:rPr>
              <w:rFonts w:hint="eastAsia"/>
              <w:color w:val="000000" w:themeColor="text1"/>
            </w:rPr>
          </w:rPrChange>
        </w:rPr>
        <w:t>备份</w:t>
      </w:r>
      <w:r w:rsidR="000545CE" w:rsidRPr="00B207B1">
        <w:rPr>
          <w:rFonts w:hAnsiTheme="minorEastAsia" w:hint="eastAsia"/>
          <w:color w:val="000000" w:themeColor="text1"/>
          <w:rPrChange w:id="5491"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测试编号</w:t>
            </w:r>
          </w:p>
        </w:tc>
        <w:tc>
          <w:tcPr>
            <w:tcW w:w="5535" w:type="dxa"/>
            <w:vAlign w:val="center"/>
          </w:tcPr>
          <w:p w14:paraId="33F2BC84"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Cloud-Op</w:t>
            </w:r>
            <w:r w:rsidR="00B40A09" w:rsidRPr="009B37F9">
              <w:rPr>
                <w:rFonts w:eastAsiaTheme="minorEastAsia"/>
                <w:spacing w:val="0"/>
              </w:rPr>
              <w:t>t-</w:t>
            </w:r>
            <w:r w:rsidR="00B40A09" w:rsidRPr="009B37F9">
              <w:rPr>
                <w:rFonts w:eastAsiaTheme="minorEastAsia" w:hint="eastAsia"/>
                <w:spacing w:val="0"/>
              </w:rPr>
              <w:t>Test</w:t>
            </w:r>
            <w:r w:rsidR="00B40A09" w:rsidRPr="009B37F9">
              <w:rPr>
                <w:rFonts w:eastAsiaTheme="minorEastAsia"/>
                <w:spacing w:val="0"/>
              </w:rPr>
              <w:t>-001</w:t>
            </w:r>
          </w:p>
        </w:tc>
      </w:tr>
      <w:tr w:rsidR="00C70D01" w:rsidRPr="00B207B1" w14:paraId="6EF2E980" w14:textId="77777777" w:rsidTr="00723C1A">
        <w:tc>
          <w:tcPr>
            <w:tcW w:w="2767" w:type="dxa"/>
            <w:vAlign w:val="center"/>
          </w:tcPr>
          <w:p w14:paraId="10DA3016" w14:textId="77777777" w:rsidR="00C70D01" w:rsidRPr="009B37F9" w:rsidRDefault="00EE3216" w:rsidP="009B37F9">
            <w:pPr>
              <w:pStyle w:val="a7"/>
              <w:spacing w:line="400" w:lineRule="exact"/>
              <w:rPr>
                <w:rFonts w:eastAsiaTheme="minorEastAsia"/>
                <w:spacing w:val="0"/>
              </w:rPr>
            </w:pPr>
            <w:r w:rsidRPr="009B37F9">
              <w:rPr>
                <w:rFonts w:eastAsiaTheme="minorEastAsia" w:hint="eastAsia"/>
                <w:spacing w:val="0"/>
              </w:rPr>
              <w:t>测试内容</w:t>
            </w:r>
          </w:p>
        </w:tc>
        <w:tc>
          <w:tcPr>
            <w:tcW w:w="5535" w:type="dxa"/>
            <w:vAlign w:val="center"/>
          </w:tcPr>
          <w:p w14:paraId="1D7364E8" w14:textId="77777777" w:rsidR="00C70D01" w:rsidRPr="009B37F9" w:rsidRDefault="001E6E84" w:rsidP="009B37F9">
            <w:pPr>
              <w:pStyle w:val="a7"/>
              <w:spacing w:line="400" w:lineRule="exact"/>
              <w:rPr>
                <w:rFonts w:eastAsiaTheme="minorEastAsia"/>
                <w:spacing w:val="0"/>
              </w:rPr>
            </w:pPr>
            <w:r w:rsidRPr="009B37F9">
              <w:rPr>
                <w:rFonts w:eastAsiaTheme="minorEastAsia" w:hint="eastAsia"/>
                <w:spacing w:val="0"/>
              </w:rPr>
              <w:t>用户的请求</w:t>
            </w:r>
            <w:r w:rsidR="00D5465B" w:rsidRPr="009B37F9">
              <w:rPr>
                <w:rFonts w:eastAsiaTheme="minorEastAsia" w:hint="eastAsia"/>
                <w:spacing w:val="0"/>
              </w:rPr>
              <w:t>是否</w:t>
            </w:r>
            <w:r w:rsidR="00821660" w:rsidRPr="009B37F9">
              <w:rPr>
                <w:rFonts w:eastAsiaTheme="minorEastAsia" w:hint="eastAsia"/>
                <w:spacing w:val="0"/>
              </w:rPr>
              <w:t>以加密的形式</w:t>
            </w:r>
            <w:r w:rsidR="00476838" w:rsidRPr="009B37F9">
              <w:rPr>
                <w:rFonts w:eastAsiaTheme="minorEastAsia" w:hint="eastAsia"/>
                <w:spacing w:val="0"/>
              </w:rPr>
              <w:t>备份</w:t>
            </w:r>
            <w:r w:rsidR="00D5465B" w:rsidRPr="009B37F9">
              <w:rPr>
                <w:rFonts w:eastAsiaTheme="minorEastAsia" w:hint="eastAsia"/>
                <w:spacing w:val="0"/>
              </w:rPr>
              <w:t>在数据库中</w:t>
            </w:r>
            <w:r w:rsidR="00D5465B" w:rsidRPr="009B37F9">
              <w:rPr>
                <w:rFonts w:eastAsiaTheme="minorEastAsia" w:hint="eastAsia"/>
                <w:spacing w:val="0"/>
              </w:rPr>
              <w:tab/>
            </w:r>
          </w:p>
        </w:tc>
      </w:tr>
      <w:tr w:rsidR="00C70D01" w:rsidRPr="00B207B1" w14:paraId="565C06D5" w14:textId="77777777" w:rsidTr="00723C1A">
        <w:tc>
          <w:tcPr>
            <w:tcW w:w="2767" w:type="dxa"/>
            <w:vAlign w:val="center"/>
          </w:tcPr>
          <w:p w14:paraId="77F4CFCE" w14:textId="77777777" w:rsidR="00C70D01" w:rsidRPr="009B37F9" w:rsidRDefault="0095144A" w:rsidP="009B37F9">
            <w:pPr>
              <w:pStyle w:val="a7"/>
              <w:spacing w:line="400" w:lineRule="exact"/>
              <w:rPr>
                <w:rFonts w:eastAsiaTheme="minorEastAsia"/>
                <w:spacing w:val="0"/>
              </w:rPr>
            </w:pPr>
            <w:r w:rsidRPr="009B37F9">
              <w:rPr>
                <w:rFonts w:eastAsiaTheme="minorEastAsia" w:hint="eastAsia"/>
                <w:spacing w:val="0"/>
              </w:rPr>
              <w:t>测试用例</w:t>
            </w:r>
          </w:p>
        </w:tc>
        <w:tc>
          <w:tcPr>
            <w:tcW w:w="5535" w:type="dxa"/>
            <w:vAlign w:val="center"/>
          </w:tcPr>
          <w:p w14:paraId="05D4F8DE" w14:textId="77777777" w:rsidR="00C70D01" w:rsidRPr="009B37F9" w:rsidRDefault="007E6D84" w:rsidP="009B37F9">
            <w:pPr>
              <w:pStyle w:val="a7"/>
              <w:spacing w:line="400" w:lineRule="exact"/>
              <w:rPr>
                <w:rFonts w:eastAsiaTheme="minorEastAsia"/>
                <w:spacing w:val="0"/>
              </w:rPr>
            </w:pPr>
            <w:r w:rsidRPr="009B37F9">
              <w:rPr>
                <w:rFonts w:eastAsiaTheme="minorEastAsia"/>
                <w:spacing w:val="0"/>
              </w:rPr>
              <w:t>request =  '-k -X POST -d \'{"password": "123456", "email":"kaeyika@163.com"}\' https://192.168.7.62:443/oauth/access_token'</w:t>
            </w:r>
            <w:r w:rsidRPr="009B37F9">
              <w:rPr>
                <w:rFonts w:eastAsiaTheme="minorEastAsia"/>
                <w:spacing w:val="0"/>
              </w:rPr>
              <w:tab/>
            </w:r>
            <w:r w:rsidRPr="009B37F9">
              <w:rPr>
                <w:rFonts w:eastAsiaTheme="minorEastAsia"/>
                <w:spacing w:val="0"/>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41AE5928"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0043762C">
              <w:rPr>
                <w:rFonts w:hint="eastAsia"/>
                <w:color w:val="000000" w:themeColor="text1"/>
              </w:rPr>
              <w:t>在</w:t>
            </w:r>
            <w:r w:rsidRPr="00B207B1">
              <w:rPr>
                <w:rFonts w:hint="eastAsia"/>
                <w:color w:val="000000" w:themeColor="text1"/>
              </w:rPr>
              <w:t>SQLite数据库中</w:t>
            </w:r>
          </w:p>
        </w:tc>
      </w:tr>
    </w:tbl>
    <w:p w14:paraId="0A120712" w14:textId="17366092" w:rsidR="00296065" w:rsidRPr="00B207B1" w:rsidRDefault="0030195F" w:rsidP="007B5F9C">
      <w:pPr>
        <w:spacing w:line="400" w:lineRule="exact"/>
        <w:rPr>
          <w:rFonts w:hAnsiTheme="minorEastAsia"/>
          <w:rPrChange w:id="5492" w:author="JY0225" w:date="2017-08-24T12:06:00Z">
            <w:rPr/>
          </w:rPrChange>
        </w:rPr>
      </w:pPr>
      <w:r w:rsidRPr="00B207B1">
        <w:rPr>
          <w:noProof/>
        </w:rPr>
        <w:drawing>
          <wp:anchor distT="0" distB="0" distL="114300" distR="114300" simplePos="0" relativeHeight="251663360" behindDoc="0" locked="0" layoutInCell="1" allowOverlap="1" wp14:anchorId="59B3BDB4" wp14:editId="3B210515">
            <wp:simplePos x="0" y="0"/>
            <wp:positionH relativeFrom="margin">
              <wp:align>left</wp:align>
            </wp:positionH>
            <wp:positionV relativeFrom="paragraph">
              <wp:posOffset>1118309</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493" w:author="JY0225" w:date="2017-08-24T12:06:00Z">
            <w:rPr>
              <w:rFonts w:hint="eastAsia"/>
              <w:color w:val="000000" w:themeColor="text1"/>
            </w:rPr>
          </w:rPrChange>
        </w:rPr>
        <w:t>本测试</w:t>
      </w:r>
      <w:r w:rsidR="00CC267E" w:rsidRPr="00B207B1">
        <w:rPr>
          <w:rFonts w:hAnsiTheme="minorEastAsia" w:hint="eastAsia"/>
          <w:color w:val="000000" w:themeColor="text1"/>
          <w:rPrChange w:id="5494"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495" w:author="JY0225" w:date="2017-08-24T12:06:00Z">
            <w:rPr>
              <w:rFonts w:hint="eastAsia"/>
              <w:color w:val="000000" w:themeColor="text1"/>
            </w:rPr>
          </w:rPrChange>
        </w:rPr>
        <w:t>备份</w:t>
      </w:r>
      <w:r w:rsidR="00CC267E" w:rsidRPr="00B207B1">
        <w:rPr>
          <w:rFonts w:hAnsiTheme="minorEastAsia" w:hint="eastAsia"/>
          <w:color w:val="000000" w:themeColor="text1"/>
          <w:rPrChange w:id="5496"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497" w:author="JY0225" w:date="2017-08-24T12:06:00Z">
            <w:rPr>
              <w:rFonts w:hint="eastAsia"/>
              <w:color w:val="000000" w:themeColor="text1"/>
            </w:rPr>
          </w:rPrChange>
        </w:rPr>
        <w:t>测试</w:t>
      </w:r>
      <w:r w:rsidR="00D62A16" w:rsidRPr="00B207B1">
        <w:rPr>
          <w:rFonts w:hAnsiTheme="minorEastAsia" w:hint="eastAsia"/>
          <w:color w:val="000000" w:themeColor="text1"/>
          <w:rPrChange w:id="5498"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499"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500" w:author="JY0225" w:date="2017-08-24T12:06:00Z">
            <w:rPr>
              <w:rFonts w:hint="eastAsia"/>
              <w:color w:val="000000" w:themeColor="text1"/>
            </w:rPr>
          </w:rPrChange>
        </w:rPr>
        <w:t>用户名</w:t>
      </w:r>
      <w:r w:rsidR="00276705" w:rsidRPr="00B207B1">
        <w:rPr>
          <w:rFonts w:hAnsiTheme="minorEastAsia" w:hint="eastAsia"/>
          <w:color w:val="000000" w:themeColor="text1"/>
          <w:rPrChange w:id="5501" w:author="JY0225" w:date="2017-08-24T12:06:00Z">
            <w:rPr>
              <w:rFonts w:hint="eastAsia"/>
              <w:color w:val="000000" w:themeColor="text1"/>
            </w:rPr>
          </w:rPrChange>
        </w:rPr>
        <w:t>为</w:t>
      </w:r>
      <w:r w:rsidR="00276705" w:rsidRPr="00B207B1">
        <w:rPr>
          <w:rFonts w:hAnsiTheme="minorEastAsia"/>
          <w:color w:val="000000" w:themeColor="text1"/>
          <w:rPrChange w:id="5502" w:author="JY0225" w:date="2017-08-24T12:06:00Z">
            <w:rPr>
              <w:color w:val="000000" w:themeColor="text1"/>
            </w:rPr>
          </w:rPrChange>
        </w:rPr>
        <w:t>kaeyika163com</w:t>
      </w:r>
      <w:r w:rsidR="0000714B" w:rsidRPr="00B207B1">
        <w:rPr>
          <w:rFonts w:hAnsiTheme="minorEastAsia" w:hint="eastAsia"/>
          <w:color w:val="000000" w:themeColor="text1"/>
          <w:rPrChange w:id="5503" w:author="JY0225" w:date="2017-08-24T12:06:00Z">
            <w:rPr>
              <w:rFonts w:hint="eastAsia"/>
              <w:color w:val="000000" w:themeColor="text1"/>
            </w:rPr>
          </w:rPrChange>
        </w:rPr>
        <w:t>，</w:t>
      </w:r>
      <w:r w:rsidR="00C74210" w:rsidRPr="00B207B1">
        <w:rPr>
          <w:rFonts w:hAnsiTheme="minorEastAsia" w:hint="eastAsia"/>
          <w:color w:val="000000" w:themeColor="text1"/>
          <w:rPrChange w:id="5504" w:author="JY0225" w:date="2017-08-24T12:06:00Z">
            <w:rPr>
              <w:rFonts w:hint="eastAsia"/>
              <w:color w:val="000000" w:themeColor="text1"/>
            </w:rPr>
          </w:rPrChange>
        </w:rPr>
        <w:t>密码为</w:t>
      </w:r>
      <w:r w:rsidR="00C74210" w:rsidRPr="00B207B1">
        <w:rPr>
          <w:rFonts w:hAnsiTheme="minorEastAsia"/>
          <w:color w:val="000000" w:themeColor="text1"/>
          <w:rPrChange w:id="5505" w:author="JY0225" w:date="2017-08-24T12:06:00Z">
            <w:rPr>
              <w:color w:val="000000" w:themeColor="text1"/>
            </w:rPr>
          </w:rPrChange>
        </w:rPr>
        <w:t>123456</w:t>
      </w:r>
      <w:r w:rsidR="00C74210" w:rsidRPr="00B207B1">
        <w:rPr>
          <w:rFonts w:hAnsiTheme="minorEastAsia" w:hint="eastAsia"/>
          <w:color w:val="000000" w:themeColor="text1"/>
          <w:rPrChange w:id="5506"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507"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508"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41167FEC" w:rsidR="005850BE" w:rsidRPr="00B207B1" w:rsidRDefault="0006112C">
      <w:pPr>
        <w:spacing w:line="400" w:lineRule="exact"/>
        <w:ind w:left="420"/>
        <w:jc w:val="center"/>
        <w:rPr>
          <w:rFonts w:hAnsiTheme="minorEastAsia"/>
          <w:color w:val="000000" w:themeColor="text1"/>
          <w:rPrChange w:id="5509" w:author="JY0225" w:date="2017-08-24T12:07:00Z">
            <w:rPr>
              <w:color w:val="000000" w:themeColor="text1"/>
            </w:rPr>
          </w:rPrChange>
        </w:rPr>
        <w:pPrChange w:id="5510" w:author="JY0225" w:date="2017-08-24T12:07:00Z">
          <w:pPr>
            <w:spacing w:line="360" w:lineRule="auto"/>
            <w:ind w:left="420"/>
            <w:jc w:val="center"/>
          </w:pPr>
        </w:pPrChange>
      </w:pPr>
      <w:r w:rsidRPr="00B207B1">
        <w:rPr>
          <w:rFonts w:hAnsiTheme="minorEastAsia"/>
          <w:rPrChange w:id="5511" w:author="JY0225" w:date="2017-08-24T12:07:00Z">
            <w:rPr/>
          </w:rPrChange>
        </w:rPr>
        <w:tab/>
      </w:r>
      <w:r w:rsidR="005850BE" w:rsidRPr="00B207B1">
        <w:rPr>
          <w:rFonts w:hAnsiTheme="minorEastAsia" w:hint="eastAsia"/>
          <w:color w:val="000000" w:themeColor="text1"/>
          <w:rPrChange w:id="5512" w:author="JY0225" w:date="2017-08-24T12:07:00Z">
            <w:rPr>
              <w:rFonts w:hint="eastAsia"/>
              <w:color w:val="000000" w:themeColor="text1"/>
            </w:rPr>
          </w:rPrChange>
        </w:rPr>
        <w:t>图</w:t>
      </w:r>
      <w:r w:rsidR="00C73049" w:rsidRPr="00B207B1">
        <w:rPr>
          <w:rFonts w:hAnsiTheme="minorEastAsia"/>
          <w:color w:val="000000" w:themeColor="text1"/>
          <w:rPrChange w:id="5513" w:author="JY0225" w:date="2017-08-24T12:07:00Z">
            <w:rPr>
              <w:color w:val="000000" w:themeColor="text1"/>
            </w:rPr>
          </w:rPrChange>
        </w:rPr>
        <w:t>6-1</w:t>
      </w:r>
      <w:r w:rsidR="00C73049" w:rsidRPr="00B207B1">
        <w:rPr>
          <w:rFonts w:hAnsiTheme="minorEastAsia" w:hint="eastAsia"/>
          <w:color w:val="000000" w:themeColor="text1"/>
          <w:rPrChange w:id="5514"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515" w:author="JY0225" w:date="2017-08-24T12:07:00Z">
            <w:rPr>
              <w:rFonts w:hint="eastAsia"/>
              <w:color w:val="000000" w:themeColor="text1"/>
            </w:rPr>
          </w:rPrChange>
        </w:rPr>
        <w:t>图</w:t>
      </w:r>
    </w:p>
    <w:p w14:paraId="2A7D8838" w14:textId="1935E6F8" w:rsidR="00BD00EB" w:rsidRPr="00B207B1" w:rsidRDefault="0006112C">
      <w:pPr>
        <w:spacing w:line="400" w:lineRule="exact"/>
        <w:ind w:firstLine="420"/>
        <w:rPr>
          <w:rFonts w:hAnsiTheme="minorEastAsia"/>
          <w:rPrChange w:id="5516" w:author="JY0225" w:date="2017-08-24T12:07:00Z">
            <w:rPr/>
          </w:rPrChange>
        </w:rPr>
      </w:pPr>
      <w:r w:rsidRPr="00B207B1">
        <w:rPr>
          <w:rFonts w:hAnsiTheme="minorEastAsia" w:hint="eastAsia"/>
          <w:color w:val="000000" w:themeColor="text1"/>
          <w:rPrChange w:id="5517" w:author="JY0225" w:date="2017-08-24T12:07:00Z">
            <w:rPr>
              <w:rFonts w:hint="eastAsia"/>
              <w:color w:val="000000" w:themeColor="text1"/>
            </w:rPr>
          </w:rPrChange>
        </w:rPr>
        <w:t>从图</w:t>
      </w:r>
      <w:r w:rsidR="002A47E7">
        <w:rPr>
          <w:rFonts w:hAnsiTheme="minorEastAsia" w:hint="eastAsia"/>
          <w:color w:val="000000" w:themeColor="text1"/>
        </w:rPr>
        <w:t>6-1</w:t>
      </w:r>
      <w:r w:rsidR="00656552">
        <w:rPr>
          <w:rFonts w:hAnsiTheme="minorEastAsia" w:hint="eastAsia"/>
          <w:color w:val="000000" w:themeColor="text1"/>
        </w:rPr>
        <w:t>中可以看出，请求已经保存</w:t>
      </w:r>
      <w:r w:rsidRPr="00B207B1">
        <w:rPr>
          <w:rFonts w:hAnsiTheme="minorEastAsia" w:hint="eastAsia"/>
          <w:color w:val="000000" w:themeColor="text1"/>
          <w:rPrChange w:id="5518" w:author="JY0225" w:date="2017-08-24T12:07:00Z">
            <w:rPr>
              <w:rFonts w:hint="eastAsia"/>
              <w:color w:val="000000" w:themeColor="text1"/>
            </w:rPr>
          </w:rPrChange>
        </w:rPr>
        <w:t>在</w:t>
      </w:r>
      <w:r w:rsidRPr="00B207B1">
        <w:rPr>
          <w:rFonts w:hAnsiTheme="minorEastAsia"/>
          <w:color w:val="000000" w:themeColor="text1"/>
          <w:rPrChange w:id="5519" w:author="JY0225" w:date="2017-08-24T12:07:00Z">
            <w:rPr>
              <w:color w:val="000000" w:themeColor="text1"/>
            </w:rPr>
          </w:rPrChange>
        </w:rPr>
        <w:t>SQLite</w:t>
      </w:r>
      <w:r w:rsidRPr="00B207B1">
        <w:rPr>
          <w:rFonts w:hAnsiTheme="minorEastAsia" w:hint="eastAsia"/>
          <w:color w:val="000000" w:themeColor="text1"/>
          <w:rPrChange w:id="5520" w:author="JY0225" w:date="2017-08-24T12:07:00Z">
            <w:rPr>
              <w:rFonts w:hint="eastAsia"/>
              <w:color w:val="000000" w:themeColor="text1"/>
            </w:rPr>
          </w:rPrChange>
        </w:rPr>
        <w:t>数据中，数据库的路径为</w:t>
      </w:r>
      <w:r w:rsidRPr="00B207B1">
        <w:rPr>
          <w:rFonts w:hAnsiTheme="minorEastAsia"/>
          <w:color w:val="000000" w:themeColor="text1"/>
          <w:rPrChange w:id="5521" w:author="JY0225" w:date="2017-08-24T12:07:00Z">
            <w:rPr>
              <w:color w:val="000000" w:themeColor="text1"/>
            </w:rPr>
          </w:rPrChange>
        </w:rPr>
        <w:t>/va/log/mwlog.db</w:t>
      </w:r>
      <w:r w:rsidR="00BC2D03" w:rsidRPr="00B207B1">
        <w:rPr>
          <w:rFonts w:hAnsiTheme="minorEastAsia" w:hint="eastAsia"/>
          <w:color w:val="000000" w:themeColor="text1"/>
          <w:rPrChange w:id="5522"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523"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524" w:author="JY0225" w:date="2017-08-24T12:07:00Z">
            <w:rPr>
              <w:rFonts w:hint="eastAsia"/>
              <w:color w:val="000000" w:themeColor="text1"/>
            </w:rPr>
          </w:rPrChange>
        </w:rPr>
        <w:t>进行加密</w:t>
      </w:r>
      <w:r w:rsidR="00476838" w:rsidRPr="00B207B1">
        <w:rPr>
          <w:rFonts w:hAnsiTheme="minorEastAsia" w:hint="eastAsia"/>
          <w:color w:val="000000" w:themeColor="text1"/>
          <w:rPrChange w:id="5525" w:author="JY0225" w:date="2017-08-24T12:07:00Z">
            <w:rPr>
              <w:rFonts w:hint="eastAsia"/>
              <w:color w:val="000000" w:themeColor="text1"/>
            </w:rPr>
          </w:rPrChange>
        </w:rPr>
        <w:t>备份</w:t>
      </w:r>
      <w:r w:rsidR="007D65D9" w:rsidRPr="00B207B1">
        <w:rPr>
          <w:rFonts w:hAnsiTheme="minorEastAsia" w:hint="eastAsia"/>
          <w:color w:val="000000" w:themeColor="text1"/>
          <w:rPrChange w:id="5526" w:author="JY0225" w:date="2017-08-24T12:07:00Z">
            <w:rPr>
              <w:rFonts w:hint="eastAsia"/>
              <w:color w:val="000000" w:themeColor="text1"/>
            </w:rPr>
          </w:rPrChange>
        </w:rPr>
        <w:t>的需求。</w:t>
      </w:r>
    </w:p>
    <w:p w14:paraId="2CDF9DA4" w14:textId="1296E449" w:rsidR="00CE1794" w:rsidRPr="00B207B1" w:rsidRDefault="00223DF5" w:rsidP="00CE1794">
      <w:pPr>
        <w:pStyle w:val="31"/>
      </w:pPr>
      <w:bookmarkStart w:id="5527" w:name="_Toc492545499"/>
      <w:r w:rsidRPr="00B207B1">
        <w:t>6.3</w:t>
      </w:r>
      <w:r w:rsidR="00CE1794" w:rsidRPr="00B207B1">
        <w:t xml:space="preserve">.2 </w:t>
      </w:r>
      <w:r w:rsidR="00CE1794" w:rsidRPr="00B207B1">
        <w:rPr>
          <w:rFonts w:hint="eastAsia"/>
        </w:rPr>
        <w:t>大文件上传功能测试</w:t>
      </w:r>
      <w:bookmarkEnd w:id="5527"/>
    </w:p>
    <w:p w14:paraId="7BD4933D" w14:textId="5CD7AC88" w:rsidR="00437E40" w:rsidRPr="00B207B1" w:rsidRDefault="00C31EDD" w:rsidP="00E67252">
      <w:pPr>
        <w:spacing w:line="400" w:lineRule="exact"/>
        <w:ind w:firstLine="418"/>
        <w:rPr>
          <w:rFonts w:hAnsiTheme="minorEastAsia"/>
          <w:color w:val="000000" w:themeColor="text1"/>
          <w:rPrChange w:id="5528" w:author="JY0225" w:date="2017-08-24T12:07:00Z">
            <w:rPr>
              <w:color w:val="000000" w:themeColor="text1"/>
            </w:rPr>
          </w:rPrChange>
        </w:rPr>
      </w:pPr>
      <w:r w:rsidRPr="00B207B1">
        <w:rPr>
          <w:rFonts w:hAnsiTheme="minorEastAsia" w:hint="eastAsia"/>
          <w:color w:val="000000" w:themeColor="text1"/>
          <w:rPrChange w:id="5529"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530"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w:t>
      </w:r>
      <w:r w:rsidR="007C7124" w:rsidRPr="00B207B1">
        <w:rPr>
          <w:rFonts w:hAnsiTheme="minorEastAsia" w:hint="eastAsia"/>
          <w:color w:val="000000" w:themeColor="text1"/>
          <w:rPrChange w:id="5531" w:author="JY0225" w:date="2017-08-24T12:07:00Z">
            <w:rPr>
              <w:rFonts w:hint="eastAsia"/>
              <w:color w:val="000000" w:themeColor="text1"/>
            </w:rPr>
          </w:rPrChange>
        </w:rPr>
        <w:lastRenderedPageBreak/>
        <w:t>免数据重传。</w:t>
      </w:r>
      <w:r w:rsidR="000F6E74" w:rsidRPr="00B207B1">
        <w:rPr>
          <w:rFonts w:hAnsiTheme="minorEastAsia" w:hint="eastAsia"/>
          <w:color w:val="000000" w:themeColor="text1"/>
          <w:rPrChange w:id="5532" w:author="JY0225" w:date="2017-08-24T12:07:00Z">
            <w:rPr>
              <w:rFonts w:hint="eastAsia"/>
              <w:color w:val="000000" w:themeColor="text1"/>
            </w:rPr>
          </w:rPrChange>
        </w:rPr>
        <w:t>测试中，</w:t>
      </w:r>
      <w:r w:rsidR="004F1FD7" w:rsidRPr="00B207B1">
        <w:rPr>
          <w:rFonts w:hAnsiTheme="minorEastAsia" w:hint="eastAsia"/>
          <w:color w:val="000000" w:themeColor="text1"/>
          <w:rPrChange w:id="5533" w:author="JY0225" w:date="2017-08-24T12:07:00Z">
            <w:rPr>
              <w:rFonts w:hint="eastAsia"/>
              <w:color w:val="000000" w:themeColor="text1"/>
            </w:rPr>
          </w:rPrChange>
        </w:rPr>
        <w:t>本文</w:t>
      </w:r>
      <w:r w:rsidR="00D86C9A" w:rsidRPr="00B207B1">
        <w:rPr>
          <w:rFonts w:hAnsiTheme="minorEastAsia" w:hint="eastAsia"/>
          <w:color w:val="000000" w:themeColor="text1"/>
          <w:rPrChange w:id="5534"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535"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536" w:author="JY0225" w:date="2017-08-24T12:07:00Z">
            <w:rPr>
              <w:rFonts w:hint="eastAsia"/>
              <w:color w:val="000000" w:themeColor="text1"/>
            </w:rPr>
          </w:rPrChange>
        </w:rPr>
        <w:t>逐一</w:t>
      </w:r>
      <w:r w:rsidR="00A86B32" w:rsidRPr="00B207B1">
        <w:rPr>
          <w:rFonts w:hAnsiTheme="minorEastAsia" w:hint="eastAsia"/>
          <w:color w:val="000000" w:themeColor="text1"/>
          <w:rPrChange w:id="5537"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538"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539"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540"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541" w:author="JY0225" w:date="2017-08-24T12:07:00Z">
            <w:rPr>
              <w:color w:val="000000" w:themeColor="text1"/>
            </w:rPr>
          </w:rPrChange>
        </w:rPr>
      </w:pPr>
      <w:r w:rsidRPr="00B207B1">
        <w:rPr>
          <w:rFonts w:hAnsiTheme="minorEastAsia"/>
          <w:color w:val="000000" w:themeColor="text1"/>
          <w:rPrChange w:id="5542" w:author="JY0225" w:date="2017-08-24T12:07:00Z">
            <w:rPr>
              <w:color w:val="000000" w:themeColor="text1"/>
            </w:rPr>
          </w:rPrChange>
        </w:rPr>
        <w:tab/>
      </w:r>
      <w:r w:rsidRPr="00B207B1">
        <w:rPr>
          <w:rFonts w:hAnsiTheme="minorEastAsia" w:hint="eastAsia"/>
          <w:color w:val="000000" w:themeColor="text1"/>
          <w:rPrChange w:id="5543" w:author="JY0225" w:date="2017-08-24T12:07:00Z">
            <w:rPr>
              <w:rFonts w:hint="eastAsia"/>
              <w:color w:val="000000" w:themeColor="text1"/>
            </w:rPr>
          </w:rPrChange>
        </w:rPr>
        <w:t>表</w:t>
      </w:r>
      <w:r w:rsidR="00ED4CF0" w:rsidRPr="00B207B1">
        <w:rPr>
          <w:rFonts w:hAnsiTheme="minorEastAsia"/>
          <w:color w:val="000000" w:themeColor="text1"/>
          <w:rPrChange w:id="5544" w:author="JY0225" w:date="2017-08-24T12:07:00Z">
            <w:rPr>
              <w:color w:val="000000" w:themeColor="text1"/>
            </w:rPr>
          </w:rPrChange>
        </w:rPr>
        <w:t>6-3</w:t>
      </w:r>
      <w:r w:rsidRPr="00B207B1">
        <w:rPr>
          <w:rFonts w:hAnsiTheme="minorEastAsia"/>
          <w:color w:val="000000" w:themeColor="text1"/>
          <w:rPrChange w:id="5545" w:author="JY0225" w:date="2017-08-24T12:07:00Z">
            <w:rPr>
              <w:color w:val="000000" w:themeColor="text1"/>
            </w:rPr>
          </w:rPrChange>
        </w:rPr>
        <w:t xml:space="preserve"> </w:t>
      </w:r>
      <w:r w:rsidR="00223031" w:rsidRPr="00B207B1">
        <w:rPr>
          <w:rFonts w:hAnsiTheme="minorEastAsia" w:hint="eastAsia"/>
          <w:color w:val="000000" w:themeColor="text1"/>
          <w:rPrChange w:id="5546"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547"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43762C" w:rsidRDefault="00437E40" w:rsidP="0043762C">
            <w:pPr>
              <w:pStyle w:val="a7"/>
              <w:spacing w:line="400" w:lineRule="exact"/>
              <w:rPr>
                <w:rFonts w:eastAsiaTheme="minorEastAsia"/>
                <w:spacing w:val="0"/>
              </w:rPr>
            </w:pPr>
            <w:r w:rsidRPr="0043762C">
              <w:rPr>
                <w:rFonts w:eastAsiaTheme="minorEastAsia" w:hint="eastAsia"/>
                <w:spacing w:val="0"/>
              </w:rPr>
              <w:t>Cloud-Op</w:t>
            </w:r>
            <w:r w:rsidRPr="0043762C">
              <w:rPr>
                <w:rFonts w:eastAsiaTheme="minorEastAsia"/>
                <w:spacing w:val="0"/>
              </w:rPr>
              <w:t>t-</w:t>
            </w:r>
            <w:r w:rsidRPr="0043762C">
              <w:rPr>
                <w:rFonts w:eastAsiaTheme="minorEastAsia" w:hint="eastAsia"/>
                <w:spacing w:val="0"/>
              </w:rPr>
              <w:t>Test</w:t>
            </w:r>
            <w:r w:rsidR="00A21454" w:rsidRPr="0043762C">
              <w:rPr>
                <w:rFonts w:eastAsiaTheme="minorEastAsia"/>
                <w:spacing w:val="0"/>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43762C" w:rsidRDefault="00C06C92" w:rsidP="0043762C">
            <w:pPr>
              <w:pStyle w:val="a7"/>
              <w:spacing w:line="400" w:lineRule="exact"/>
              <w:rPr>
                <w:rFonts w:eastAsiaTheme="minorEastAsia"/>
                <w:spacing w:val="0"/>
              </w:rPr>
            </w:pPr>
            <w:r w:rsidRPr="0043762C">
              <w:rPr>
                <w:rFonts w:eastAsiaTheme="minorEastAsia" w:hint="eastAsia"/>
                <w:spacing w:val="0"/>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43762C" w:rsidRDefault="001C4312" w:rsidP="0043762C">
            <w:pPr>
              <w:pStyle w:val="a7"/>
              <w:spacing w:line="400" w:lineRule="exact"/>
              <w:rPr>
                <w:rFonts w:eastAsiaTheme="minorEastAsia"/>
                <w:spacing w:val="0"/>
              </w:rPr>
            </w:pPr>
            <w:r w:rsidRPr="0043762C">
              <w:rPr>
                <w:rFonts w:eastAsiaTheme="minorEastAsia"/>
                <w:spacing w:val="0"/>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548" w:author="JY0225" w:date="2017-08-24T12:07:00Z">
            <w:rPr>
              <w:color w:val="000000" w:themeColor="text1"/>
            </w:rPr>
          </w:rPrChange>
        </w:rPr>
      </w:pPr>
      <w:r w:rsidRPr="00B207B1">
        <w:rPr>
          <w:rFonts w:hAnsiTheme="minorEastAsia" w:hint="eastAsia"/>
          <w:color w:val="000000" w:themeColor="text1"/>
          <w:rPrChange w:id="5549"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550" w:author="JY0225" w:date="2017-08-24T12:07:00Z">
            <w:rPr>
              <w:rFonts w:hint="eastAsia"/>
              <w:color w:val="000000" w:themeColor="text1"/>
            </w:rPr>
          </w:rPrChange>
        </w:rPr>
        <w:t>请求表示用户名为</w:t>
      </w:r>
      <w:r w:rsidR="00D250D8" w:rsidRPr="00B207B1">
        <w:rPr>
          <w:rFonts w:hAnsiTheme="minorEastAsia"/>
          <w:color w:val="000000" w:themeColor="text1"/>
          <w:rPrChange w:id="5551"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552"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553"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554"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555" w:author="JY0225" w:date="2017-08-24T12:07:00Z">
            <w:rPr>
              <w:color w:val="000000" w:themeColor="text1"/>
            </w:rPr>
          </w:rPrChange>
        </w:rPr>
        <w:t>/</w:t>
      </w:r>
      <w:r w:rsidR="00F11699" w:rsidRPr="00B207B1">
        <w:rPr>
          <w:rFonts w:hAnsiTheme="minorEastAsia"/>
          <w:color w:val="000000" w:themeColor="text1"/>
          <w:rPrChange w:id="5556"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557"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558"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559" w:author="JY0225" w:date="2017-08-24T12:07:00Z">
            <w:rPr>
              <w:color w:val="000000" w:themeColor="text1"/>
            </w:rPr>
          </w:rPrChange>
        </w:rPr>
        <w:pPrChange w:id="5560" w:author="JY0225" w:date="2017-08-24T12:07:00Z">
          <w:pPr>
            <w:spacing w:line="360" w:lineRule="auto"/>
            <w:ind w:left="420"/>
            <w:jc w:val="center"/>
          </w:pPr>
        </w:pPrChange>
      </w:pPr>
      <w:r w:rsidRPr="00B207B1">
        <w:rPr>
          <w:rFonts w:hAnsiTheme="minorEastAsia" w:hint="eastAsia"/>
          <w:color w:val="000000" w:themeColor="text1"/>
          <w:rPrChange w:id="5561" w:author="JY0225" w:date="2017-08-24T12:07:00Z">
            <w:rPr>
              <w:rFonts w:hint="eastAsia"/>
              <w:color w:val="000000" w:themeColor="text1"/>
            </w:rPr>
          </w:rPrChange>
        </w:rPr>
        <w:t>图</w:t>
      </w:r>
      <w:r w:rsidRPr="00B207B1">
        <w:rPr>
          <w:rFonts w:hAnsiTheme="minorEastAsia"/>
          <w:color w:val="000000" w:themeColor="text1"/>
          <w:rPrChange w:id="5562" w:author="JY0225" w:date="2017-08-24T12:07:00Z">
            <w:rPr>
              <w:color w:val="000000" w:themeColor="text1"/>
            </w:rPr>
          </w:rPrChange>
        </w:rPr>
        <w:t>6-2</w:t>
      </w:r>
      <w:r w:rsidR="00BF6E89" w:rsidRPr="00B207B1">
        <w:rPr>
          <w:rFonts w:hAnsiTheme="minorEastAsia" w:hint="eastAsia"/>
          <w:color w:val="000000" w:themeColor="text1"/>
          <w:rPrChange w:id="5563" w:author="JY0225" w:date="2017-08-24T12:07:00Z">
            <w:rPr>
              <w:rFonts w:hint="eastAsia"/>
              <w:color w:val="000000" w:themeColor="text1"/>
            </w:rPr>
          </w:rPrChange>
        </w:rPr>
        <w:t>大文件分块上传测试</w:t>
      </w:r>
      <w:r w:rsidRPr="00B207B1">
        <w:rPr>
          <w:rFonts w:hAnsiTheme="minorEastAsia" w:hint="eastAsia"/>
          <w:color w:val="000000" w:themeColor="text1"/>
          <w:rPrChange w:id="5564"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565"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566"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567"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568" w:author="JY0225" w:date="2017-08-24T12:07:00Z">
            <w:rPr>
              <w:rFonts w:hint="eastAsia"/>
              <w:color w:val="000000" w:themeColor="text1"/>
            </w:rPr>
          </w:rPrChange>
        </w:rPr>
        <w:t>可以看出，</w:t>
      </w:r>
      <w:r w:rsidR="00E52BD2" w:rsidRPr="00B207B1">
        <w:rPr>
          <w:rFonts w:hAnsiTheme="minorEastAsia"/>
          <w:color w:val="000000" w:themeColor="text1"/>
          <w:rPrChange w:id="5569" w:author="JY0225" w:date="2017-08-24T12:07:00Z">
            <w:rPr>
              <w:color w:val="000000" w:themeColor="text1"/>
            </w:rPr>
          </w:rPrChange>
        </w:rPr>
        <w:t>test</w:t>
      </w:r>
      <w:r w:rsidR="00A0221D" w:rsidRPr="00B207B1">
        <w:rPr>
          <w:rFonts w:hAnsiTheme="minorEastAsia"/>
          <w:color w:val="000000" w:themeColor="text1"/>
          <w:rPrChange w:id="5570" w:author="JY0225" w:date="2017-08-24T12:07:00Z">
            <w:rPr>
              <w:color w:val="000000" w:themeColor="text1"/>
            </w:rPr>
          </w:rPrChange>
        </w:rPr>
        <w:t>.py</w:t>
      </w:r>
      <w:r w:rsidR="000550E5" w:rsidRPr="00B207B1">
        <w:rPr>
          <w:rFonts w:hAnsiTheme="minorEastAsia" w:hint="eastAsia"/>
          <w:color w:val="000000" w:themeColor="text1"/>
          <w:rPrChange w:id="5571" w:author="JY0225" w:date="2017-08-24T12:07:00Z">
            <w:rPr>
              <w:rFonts w:hint="eastAsia"/>
              <w:color w:val="000000" w:themeColor="text1"/>
            </w:rPr>
          </w:rPrChange>
        </w:rPr>
        <w:t>文件</w:t>
      </w:r>
      <w:r w:rsidR="00E52BD2" w:rsidRPr="00B207B1">
        <w:rPr>
          <w:rFonts w:hAnsiTheme="minorEastAsia" w:hint="eastAsia"/>
          <w:color w:val="000000" w:themeColor="text1"/>
          <w:rPrChange w:id="5572" w:author="JY0225" w:date="2017-08-24T12:07:00Z">
            <w:rPr>
              <w:rFonts w:hint="eastAsia"/>
              <w:color w:val="000000" w:themeColor="text1"/>
            </w:rPr>
          </w:rPrChange>
        </w:rPr>
        <w:t>按用户</w:t>
      </w:r>
      <w:r w:rsidR="00E52BD2" w:rsidRPr="00B207B1">
        <w:rPr>
          <w:rFonts w:hAnsiTheme="minorEastAsia"/>
          <w:color w:val="000000" w:themeColor="text1"/>
          <w:rPrChange w:id="5573" w:author="JY0225" w:date="2017-08-24T12:07:00Z">
            <w:rPr>
              <w:color w:val="000000" w:themeColor="text1"/>
            </w:rPr>
          </w:rPrChange>
        </w:rPr>
        <w:t>id</w:t>
      </w:r>
      <w:r w:rsidR="00E52BD2" w:rsidRPr="00B207B1">
        <w:rPr>
          <w:rFonts w:hAnsiTheme="minorEastAsia" w:hint="eastAsia"/>
          <w:color w:val="000000" w:themeColor="text1"/>
          <w:rPrChange w:id="5574"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575" w:author="JY0225" w:date="2017-08-24T12:07:00Z">
            <w:rPr>
              <w:color w:val="000000" w:themeColor="text1"/>
            </w:rPr>
          </w:rPrChange>
        </w:rPr>
        <w:t>4</w:t>
      </w:r>
      <w:r w:rsidR="00E52BD2" w:rsidRPr="00B207B1">
        <w:rPr>
          <w:rFonts w:hAnsiTheme="minorEastAsia" w:hint="eastAsia"/>
          <w:color w:val="000000" w:themeColor="text1"/>
          <w:rPrChange w:id="5576" w:author="JY0225" w:date="2017-08-24T12:07:00Z">
            <w:rPr>
              <w:rFonts w:hint="eastAsia"/>
              <w:color w:val="000000" w:themeColor="text1"/>
            </w:rPr>
          </w:rPrChange>
        </w:rPr>
        <w:t>个文件块</w:t>
      </w:r>
      <w:r w:rsidR="00F97AA2" w:rsidRPr="00B207B1">
        <w:rPr>
          <w:rFonts w:hAnsiTheme="minorEastAsia" w:hint="eastAsia"/>
          <w:color w:val="000000" w:themeColor="text1"/>
          <w:rPrChange w:id="5577"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578" w:author="JY0225" w:date="2017-08-24T12:07:00Z">
            <w:rPr>
              <w:color w:val="000000" w:themeColor="text1"/>
            </w:rPr>
          </w:rPrChange>
        </w:rPr>
        <w:t>4M</w:t>
      </w:r>
      <w:r w:rsidR="003C2052" w:rsidRPr="00B207B1">
        <w:rPr>
          <w:rFonts w:hAnsiTheme="minorEastAsia" w:hint="eastAsia"/>
          <w:color w:val="000000" w:themeColor="text1"/>
          <w:rPrChange w:id="5579" w:author="JY0225" w:date="2017-08-24T12:07:00Z">
            <w:rPr>
              <w:rFonts w:hint="eastAsia"/>
              <w:color w:val="000000" w:themeColor="text1"/>
            </w:rPr>
          </w:rPrChange>
        </w:rPr>
        <w:t>。</w:t>
      </w:r>
      <w:r w:rsidR="00B93137" w:rsidRPr="00B207B1">
        <w:rPr>
          <w:rFonts w:hAnsiTheme="minorEastAsia" w:hint="eastAsia"/>
          <w:color w:val="000000" w:themeColor="text1"/>
          <w:rPrChange w:id="5580"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581"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582"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583"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584" w:name="_Toc49254550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584"/>
    </w:p>
    <w:p w14:paraId="51287201" w14:textId="2797C7D0" w:rsidR="006B7096" w:rsidRPr="00B207B1" w:rsidRDefault="00CC2F60" w:rsidP="006B7096">
      <w:pPr>
        <w:spacing w:line="400" w:lineRule="exact"/>
        <w:ind w:firstLine="418"/>
        <w:rPr>
          <w:rFonts w:hAnsiTheme="minorEastAsia"/>
          <w:color w:val="000000" w:themeColor="text1"/>
          <w:rPrChange w:id="5585" w:author="JY0225" w:date="2017-08-24T12:07:00Z">
            <w:rPr>
              <w:color w:val="000000" w:themeColor="text1"/>
            </w:rPr>
          </w:rPrChange>
        </w:rPr>
      </w:pPr>
      <w:r w:rsidRPr="00B207B1">
        <w:rPr>
          <w:rFonts w:hAnsiTheme="minorEastAsia" w:hint="eastAsia"/>
          <w:color w:val="000000" w:themeColor="text1"/>
          <w:rPrChange w:id="5586"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587"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588" w:author="JY0225" w:date="2017-08-24T12:07:00Z">
            <w:rPr>
              <w:rFonts w:hint="eastAsia"/>
              <w:color w:val="000000" w:themeColor="text1"/>
            </w:rPr>
          </w:rPrChange>
        </w:rPr>
        <w:t>系统</w:t>
      </w:r>
      <w:r w:rsidR="00607CBD" w:rsidRPr="00B207B1">
        <w:rPr>
          <w:rFonts w:hAnsiTheme="minorEastAsia"/>
          <w:color w:val="000000" w:themeColor="text1"/>
          <w:rPrChange w:id="5589" w:author="JY0225" w:date="2017-08-24T12:07:00Z">
            <w:rPr>
              <w:color w:val="000000" w:themeColor="text1"/>
            </w:rPr>
          </w:rPrChange>
        </w:rPr>
        <w:t>I/O</w:t>
      </w:r>
      <w:r w:rsidR="00607CBD" w:rsidRPr="00B207B1">
        <w:rPr>
          <w:rFonts w:hAnsiTheme="minorEastAsia" w:hint="eastAsia"/>
          <w:color w:val="000000" w:themeColor="text1"/>
          <w:rPrChange w:id="5590"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591" w:author="JY0225" w:date="2017-08-24T12:07:00Z">
            <w:rPr>
              <w:rFonts w:hint="eastAsia"/>
              <w:color w:val="000000" w:themeColor="text1"/>
            </w:rPr>
          </w:rPrChange>
        </w:rPr>
        <w:t>性能。同时，利用服务器提供的个人</w:t>
      </w:r>
      <w:r w:rsidR="00476838" w:rsidRPr="00B207B1">
        <w:rPr>
          <w:rFonts w:hAnsiTheme="minorEastAsia" w:hint="eastAsia"/>
          <w:color w:val="000000" w:themeColor="text1"/>
          <w:rPrChange w:id="5592" w:author="JY0225" w:date="2017-08-24T12:07:00Z">
            <w:rPr>
              <w:rFonts w:hint="eastAsia"/>
              <w:color w:val="000000" w:themeColor="text1"/>
            </w:rPr>
          </w:rPrChange>
        </w:rPr>
        <w:t>备份</w:t>
      </w:r>
      <w:r w:rsidR="00607CBD" w:rsidRPr="00B207B1">
        <w:rPr>
          <w:rFonts w:hAnsiTheme="minorEastAsia" w:hint="eastAsia"/>
          <w:color w:val="000000" w:themeColor="text1"/>
          <w:rPrChange w:id="5593" w:author="JY0225" w:date="2017-08-24T12:07:00Z">
            <w:rPr>
              <w:rFonts w:hint="eastAsia"/>
              <w:color w:val="000000" w:themeColor="text1"/>
            </w:rPr>
          </w:rPrChange>
        </w:rPr>
        <w:t>在云端的数据信息，实现了针对单一用户的“秒传”</w:t>
      </w:r>
      <w:r w:rsidR="00607CBD" w:rsidRPr="00B207B1">
        <w:rPr>
          <w:rFonts w:hAnsiTheme="minorEastAsia" w:hint="eastAsia"/>
          <w:color w:val="000000" w:themeColor="text1"/>
          <w:rPrChange w:id="5594" w:author="JY0225" w:date="2017-08-24T12:07:00Z">
            <w:rPr>
              <w:rFonts w:hint="eastAsia"/>
              <w:color w:val="000000" w:themeColor="text1"/>
            </w:rPr>
          </w:rPrChange>
        </w:rPr>
        <w:lastRenderedPageBreak/>
        <w:t>功能。</w:t>
      </w:r>
      <w:r w:rsidR="00DB05E2" w:rsidRPr="00B207B1">
        <w:rPr>
          <w:rFonts w:hAnsiTheme="minorEastAsia" w:hint="eastAsia"/>
          <w:color w:val="000000" w:themeColor="text1"/>
          <w:rPrChange w:id="5595"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596"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597"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598" w:author="JY0225" w:date="2017-08-24T12:07:00Z">
            <w:rPr>
              <w:color w:val="000000" w:themeColor="text1"/>
            </w:rPr>
          </w:rPrChange>
        </w:rPr>
      </w:pPr>
      <w:r w:rsidRPr="00B207B1">
        <w:rPr>
          <w:rFonts w:hAnsiTheme="minorEastAsia"/>
          <w:color w:val="000000" w:themeColor="text1"/>
          <w:rPrChange w:id="5599" w:author="JY0225" w:date="2017-08-24T12:07:00Z">
            <w:rPr>
              <w:color w:val="000000" w:themeColor="text1"/>
            </w:rPr>
          </w:rPrChange>
        </w:rPr>
        <w:tab/>
      </w:r>
      <w:r w:rsidRPr="00B207B1">
        <w:rPr>
          <w:rFonts w:hAnsiTheme="minorEastAsia" w:hint="eastAsia"/>
          <w:color w:val="000000" w:themeColor="text1"/>
          <w:rPrChange w:id="5600" w:author="JY0225" w:date="2017-08-24T12:07:00Z">
            <w:rPr>
              <w:rFonts w:hint="eastAsia"/>
              <w:color w:val="000000" w:themeColor="text1"/>
            </w:rPr>
          </w:rPrChange>
        </w:rPr>
        <w:t>表</w:t>
      </w:r>
      <w:r w:rsidR="00033A4A" w:rsidRPr="00B207B1">
        <w:rPr>
          <w:rFonts w:hAnsiTheme="minorEastAsia"/>
          <w:color w:val="000000" w:themeColor="text1"/>
          <w:rPrChange w:id="5601" w:author="JY0225" w:date="2017-08-24T12:07:00Z">
            <w:rPr>
              <w:color w:val="000000" w:themeColor="text1"/>
            </w:rPr>
          </w:rPrChange>
        </w:rPr>
        <w:t>6-</w:t>
      </w:r>
      <w:r w:rsidR="00CA6AB8" w:rsidRPr="00B207B1">
        <w:rPr>
          <w:rFonts w:hAnsiTheme="minorEastAsia"/>
          <w:color w:val="000000" w:themeColor="text1"/>
          <w:rPrChange w:id="5602" w:author="JY0225" w:date="2017-08-24T12:07:00Z">
            <w:rPr>
              <w:color w:val="000000" w:themeColor="text1"/>
            </w:rPr>
          </w:rPrChange>
        </w:rPr>
        <w:t>4</w:t>
      </w:r>
      <w:r w:rsidRPr="00B207B1">
        <w:rPr>
          <w:rFonts w:hAnsiTheme="minorEastAsia"/>
          <w:color w:val="000000" w:themeColor="text1"/>
          <w:rPrChange w:id="5603" w:author="JY0225" w:date="2017-08-24T12:07:00Z">
            <w:rPr>
              <w:color w:val="000000" w:themeColor="text1"/>
            </w:rPr>
          </w:rPrChange>
        </w:rPr>
        <w:t xml:space="preserve"> </w:t>
      </w:r>
      <w:r w:rsidR="00CC0A96" w:rsidRPr="00B207B1">
        <w:rPr>
          <w:rFonts w:hAnsiTheme="minorEastAsia" w:hint="eastAsia"/>
          <w:color w:val="000000" w:themeColor="text1"/>
          <w:rPrChange w:id="5604"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43762C" w:rsidRDefault="006B7096" w:rsidP="002E0505">
            <w:pPr>
              <w:spacing w:line="400" w:lineRule="exact"/>
              <w:jc w:val="left"/>
              <w:rPr>
                <w:rFonts w:ascii="Times New Roman" w:hAnsi="Times New Roman"/>
                <w:szCs w:val="20"/>
              </w:rPr>
            </w:pPr>
            <w:r w:rsidRPr="0043762C">
              <w:rPr>
                <w:rFonts w:ascii="Times New Roman" w:hAnsi="Times New Roman" w:hint="eastAsia"/>
                <w:szCs w:val="20"/>
              </w:rPr>
              <w:t>测试编号</w:t>
            </w:r>
          </w:p>
        </w:tc>
        <w:tc>
          <w:tcPr>
            <w:tcW w:w="5457" w:type="dxa"/>
            <w:vAlign w:val="center"/>
          </w:tcPr>
          <w:p w14:paraId="16D423EB" w14:textId="1D4BD1E9"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5A2915" w:rsidRPr="0043762C">
              <w:rPr>
                <w:rFonts w:ascii="Times New Roman" w:hAnsi="Times New Roman"/>
                <w:szCs w:val="20"/>
              </w:rPr>
              <w:t>-003</w:t>
            </w:r>
          </w:p>
        </w:tc>
      </w:tr>
      <w:tr w:rsidR="006B7096" w:rsidRPr="00B207B1" w14:paraId="5D42937C" w14:textId="77777777" w:rsidTr="00723C1A">
        <w:tc>
          <w:tcPr>
            <w:tcW w:w="2765" w:type="dxa"/>
            <w:vAlign w:val="center"/>
          </w:tcPr>
          <w:p w14:paraId="43D3FB2C"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测试内容</w:t>
            </w:r>
          </w:p>
        </w:tc>
        <w:tc>
          <w:tcPr>
            <w:tcW w:w="5457" w:type="dxa"/>
            <w:vAlign w:val="center"/>
          </w:tcPr>
          <w:p w14:paraId="3657B189" w14:textId="77777777" w:rsidR="006B7096" w:rsidRPr="0043762C" w:rsidRDefault="0049373B" w:rsidP="002E0505">
            <w:pPr>
              <w:spacing w:line="400" w:lineRule="exact"/>
              <w:rPr>
                <w:rFonts w:ascii="Times New Roman" w:hAnsi="Times New Roman"/>
                <w:szCs w:val="20"/>
              </w:rPr>
            </w:pPr>
            <w:r w:rsidRPr="0043762C">
              <w:rPr>
                <w:rFonts w:ascii="Times New Roman" w:hAnsi="Times New Roman" w:hint="eastAsia"/>
                <w:szCs w:val="20"/>
              </w:rPr>
              <w:t>本地缓存测试</w:t>
            </w:r>
          </w:p>
        </w:tc>
      </w:tr>
      <w:tr w:rsidR="006B7096" w:rsidRPr="00B207B1" w14:paraId="15BF8F4C" w14:textId="77777777" w:rsidTr="00723C1A">
        <w:tc>
          <w:tcPr>
            <w:tcW w:w="2765" w:type="dxa"/>
            <w:vAlign w:val="center"/>
          </w:tcPr>
          <w:p w14:paraId="5E20D728"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测试用例</w:t>
            </w:r>
          </w:p>
        </w:tc>
        <w:tc>
          <w:tcPr>
            <w:tcW w:w="5457" w:type="dxa"/>
            <w:vAlign w:val="center"/>
          </w:tcPr>
          <w:p w14:paraId="2CEB14F1" w14:textId="77777777" w:rsidR="00670103"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/home/herh/end.docx</w:t>
            </w:r>
          </w:p>
          <w:p w14:paraId="518F1B3F" w14:textId="77777777" w:rsidR="00670103" w:rsidRPr="0043762C" w:rsidRDefault="00670103" w:rsidP="00670103">
            <w:pPr>
              <w:widowControl/>
              <w:jc w:val="left"/>
              <w:rPr>
                <w:rFonts w:ascii="Times New Roman" w:hAnsi="Times New Roman"/>
                <w:szCs w:val="20"/>
              </w:rPr>
            </w:pPr>
          </w:p>
          <w:p w14:paraId="7A15147A" w14:textId="77777777" w:rsidR="006B7096"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605"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6673C153">
            <wp:simplePos x="0" y="0"/>
            <wp:positionH relativeFrom="margin">
              <wp:posOffset>-1270</wp:posOffset>
            </wp:positionH>
            <wp:positionV relativeFrom="paragraph">
              <wp:posOffset>880110</wp:posOffset>
            </wp:positionV>
            <wp:extent cx="5284470" cy="93789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84470" cy="93789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606"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607" w:author="JY0225" w:date="2017-08-24T12:08:00Z">
            <w:rPr>
              <w:rFonts w:hint="eastAsia"/>
              <w:color w:val="000000" w:themeColor="text1"/>
            </w:rPr>
          </w:rPrChange>
        </w:rPr>
        <w:t>该请求表示用户</w:t>
      </w:r>
      <w:r w:rsidR="004E40EE" w:rsidRPr="00B207B1">
        <w:rPr>
          <w:rFonts w:hAnsiTheme="minorEastAsia"/>
          <w:color w:val="000000" w:themeColor="text1"/>
          <w:rPrChange w:id="5608" w:author="JY0225" w:date="2017-08-24T12:08:00Z">
            <w:rPr>
              <w:color w:val="000000" w:themeColor="text1"/>
            </w:rPr>
          </w:rPrChange>
        </w:rPr>
        <w:t>kaeyika163com</w:t>
      </w:r>
      <w:r w:rsidR="00F463B7" w:rsidRPr="00B207B1">
        <w:rPr>
          <w:rFonts w:hAnsiTheme="minorEastAsia" w:hint="eastAsia"/>
          <w:color w:val="000000" w:themeColor="text1"/>
          <w:rPrChange w:id="5609" w:author="JY0225" w:date="2017-08-24T12:08:00Z">
            <w:rPr>
              <w:rFonts w:hint="eastAsia"/>
              <w:color w:val="000000" w:themeColor="text1"/>
            </w:rPr>
          </w:rPrChange>
        </w:rPr>
        <w:t>下载服务器端的</w:t>
      </w:r>
      <w:r w:rsidR="00F463B7" w:rsidRPr="00B207B1">
        <w:rPr>
          <w:rFonts w:hAnsiTheme="minorEastAsia"/>
          <w:color w:val="000000" w:themeColor="text1"/>
          <w:rPrChange w:id="5610" w:author="JY0225" w:date="2017-08-24T12:08:00Z">
            <w:rPr>
              <w:color w:val="000000" w:themeColor="text1"/>
            </w:rPr>
          </w:rPrChange>
        </w:rPr>
        <w:t>/end/test.docx</w:t>
      </w:r>
      <w:r w:rsidR="00750666" w:rsidRPr="00B207B1">
        <w:rPr>
          <w:rFonts w:hAnsiTheme="minorEastAsia" w:hint="eastAsia"/>
          <w:color w:val="000000" w:themeColor="text1"/>
          <w:rPrChange w:id="5611" w:author="JY0225" w:date="2017-08-24T12:08:00Z">
            <w:rPr>
              <w:rFonts w:hint="eastAsia"/>
              <w:color w:val="000000" w:themeColor="text1"/>
            </w:rPr>
          </w:rPrChange>
        </w:rPr>
        <w:t>文件至本地的</w:t>
      </w:r>
      <w:r w:rsidR="00750666" w:rsidRPr="00B207B1">
        <w:rPr>
          <w:rFonts w:hAnsiTheme="minorEastAsia"/>
          <w:color w:val="000000" w:themeColor="text1"/>
          <w:rPrChange w:id="5612"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613"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614" w:author="JY0225" w:date="2017-08-24T12:08:00Z">
            <w:rPr>
              <w:color w:val="000000" w:themeColor="text1"/>
            </w:rPr>
          </w:rPrChange>
        </w:rPr>
        <w:pPrChange w:id="5615" w:author="JY0225" w:date="2017-08-24T12:08:00Z">
          <w:pPr>
            <w:spacing w:line="360" w:lineRule="auto"/>
            <w:ind w:left="420"/>
            <w:jc w:val="center"/>
          </w:pPr>
        </w:pPrChange>
      </w:pPr>
      <w:r w:rsidRPr="00B207B1">
        <w:rPr>
          <w:rFonts w:hAnsiTheme="minorEastAsia" w:hint="eastAsia"/>
          <w:color w:val="000000" w:themeColor="text1"/>
          <w:rPrChange w:id="5616" w:author="JY0225" w:date="2017-08-24T12:08:00Z">
            <w:rPr>
              <w:rFonts w:hint="eastAsia"/>
              <w:color w:val="000000" w:themeColor="text1"/>
            </w:rPr>
          </w:rPrChange>
        </w:rPr>
        <w:t>图</w:t>
      </w:r>
      <w:r w:rsidR="003B4FC4" w:rsidRPr="00B207B1">
        <w:rPr>
          <w:rFonts w:hAnsiTheme="minorEastAsia"/>
          <w:color w:val="000000" w:themeColor="text1"/>
          <w:rPrChange w:id="5617" w:author="JY0225" w:date="2017-08-24T12:08:00Z">
            <w:rPr>
              <w:color w:val="000000" w:themeColor="text1"/>
            </w:rPr>
          </w:rPrChange>
        </w:rPr>
        <w:t>6</w:t>
      </w:r>
      <w:r w:rsidRPr="00B207B1">
        <w:rPr>
          <w:rFonts w:hAnsiTheme="minorEastAsia"/>
          <w:color w:val="000000" w:themeColor="text1"/>
          <w:rPrChange w:id="5618" w:author="JY0225" w:date="2017-08-24T12:08:00Z">
            <w:rPr>
              <w:color w:val="000000" w:themeColor="text1"/>
            </w:rPr>
          </w:rPrChange>
        </w:rPr>
        <w:t xml:space="preserve">-3 </w:t>
      </w:r>
      <w:r w:rsidR="00CD4827" w:rsidRPr="00B207B1">
        <w:rPr>
          <w:rFonts w:hAnsiTheme="minorEastAsia" w:hint="eastAsia"/>
          <w:color w:val="000000" w:themeColor="text1"/>
          <w:rPrChange w:id="5619" w:author="JY0225" w:date="2017-08-24T12:08:00Z">
            <w:rPr>
              <w:rFonts w:hint="eastAsia"/>
              <w:color w:val="000000" w:themeColor="text1"/>
            </w:rPr>
          </w:rPrChange>
        </w:rPr>
        <w:t>本地缓存测试</w:t>
      </w:r>
      <w:r w:rsidRPr="00B207B1">
        <w:rPr>
          <w:rFonts w:hAnsiTheme="minorEastAsia" w:hint="eastAsia"/>
          <w:color w:val="000000" w:themeColor="text1"/>
          <w:rPrChange w:id="5620" w:author="JY0225" w:date="2017-08-24T12:08:00Z">
            <w:rPr>
              <w:rFonts w:hint="eastAsia"/>
              <w:color w:val="000000" w:themeColor="text1"/>
            </w:rPr>
          </w:rPrChange>
        </w:rPr>
        <w:t>图</w:t>
      </w:r>
      <w:r w:rsidR="002B2FA0" w:rsidRPr="00B207B1">
        <w:rPr>
          <w:rFonts w:hAnsiTheme="minorEastAsia"/>
          <w:color w:val="000000" w:themeColor="text1"/>
          <w:rPrChange w:id="5621"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622" w:author="JY0225" w:date="2017-08-24T10:56:00Z"/>
          <w:rFonts w:hAnsiTheme="minorEastAsia"/>
          <w:color w:val="000000" w:themeColor="text1"/>
          <w:rPrChange w:id="5623" w:author="JY0225" w:date="2017-08-24T12:08:00Z">
            <w:rPr>
              <w:del w:id="5624"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625"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626"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627"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628"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629"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630"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631" w:author="JY0225" w:date="2017-08-24T12:08:00Z">
            <w:rPr>
              <w:rFonts w:hint="eastAsia"/>
              <w:color w:val="000000" w:themeColor="text1"/>
            </w:rPr>
          </w:rPrChange>
        </w:rPr>
        <w:t>，</w:t>
      </w:r>
      <w:r w:rsidR="00B51181" w:rsidRPr="00B207B1">
        <w:rPr>
          <w:rFonts w:hAnsiTheme="minorEastAsia" w:hint="eastAsia"/>
          <w:color w:val="000000" w:themeColor="text1"/>
          <w:rPrChange w:id="5632" w:author="JY0225" w:date="2017-08-24T12:08:00Z">
            <w:rPr>
              <w:rFonts w:hint="eastAsia"/>
              <w:color w:val="000000" w:themeColor="text1"/>
            </w:rPr>
          </w:rPrChange>
        </w:rPr>
        <w:t>大大</w:t>
      </w:r>
      <w:r w:rsidR="00DB1F27" w:rsidRPr="00B207B1">
        <w:rPr>
          <w:rFonts w:hAnsiTheme="minorEastAsia" w:hint="eastAsia"/>
          <w:color w:val="000000" w:themeColor="text1"/>
          <w:rPrChange w:id="5633" w:author="JY0225" w:date="2017-08-24T12:08:00Z">
            <w:rPr>
              <w:rFonts w:hint="eastAsia"/>
              <w:color w:val="000000" w:themeColor="text1"/>
            </w:rPr>
          </w:rPrChange>
        </w:rPr>
        <w:t>地</w:t>
      </w:r>
      <w:r w:rsidR="00B51181" w:rsidRPr="00B207B1">
        <w:rPr>
          <w:rFonts w:hAnsiTheme="minorEastAsia" w:hint="eastAsia"/>
          <w:color w:val="000000" w:themeColor="text1"/>
          <w:rPrChange w:id="5634"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635" w:author="JY0225" w:date="2017-08-24T10:56:00Z"/>
          <w:rFonts w:hAnsiTheme="minorEastAsia"/>
          <w:color w:val="000000" w:themeColor="text1"/>
          <w:rPrChange w:id="5636" w:author="JY0225" w:date="2017-08-24T12:08:00Z">
            <w:rPr>
              <w:del w:id="5637"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638"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639" w:author="JY0225" w:date="2017-08-24T12:08:00Z">
            <w:rPr>
              <w:color w:val="000000" w:themeColor="text1"/>
            </w:rPr>
          </w:rPrChange>
        </w:rPr>
      </w:pPr>
      <w:r w:rsidRPr="00B207B1">
        <w:rPr>
          <w:rFonts w:hAnsiTheme="minorEastAsia"/>
          <w:color w:val="000000" w:themeColor="text1"/>
          <w:rPrChange w:id="5640" w:author="JY0225" w:date="2017-08-24T12:08:00Z">
            <w:rPr>
              <w:color w:val="000000" w:themeColor="text1"/>
            </w:rPr>
          </w:rPrChange>
        </w:rPr>
        <w:tab/>
      </w:r>
      <w:r w:rsidRPr="00B207B1">
        <w:rPr>
          <w:rFonts w:hAnsiTheme="minorEastAsia" w:hint="eastAsia"/>
          <w:color w:val="000000" w:themeColor="text1"/>
          <w:rPrChange w:id="5641" w:author="JY0225" w:date="2017-08-24T12:08:00Z">
            <w:rPr>
              <w:rFonts w:hint="eastAsia"/>
              <w:color w:val="000000" w:themeColor="text1"/>
            </w:rPr>
          </w:rPrChange>
        </w:rPr>
        <w:t>表</w:t>
      </w:r>
      <w:r w:rsidR="0079391B" w:rsidRPr="00B207B1">
        <w:rPr>
          <w:rFonts w:hAnsiTheme="minorEastAsia"/>
          <w:color w:val="000000" w:themeColor="text1"/>
          <w:rPrChange w:id="5642" w:author="JY0225" w:date="2017-08-24T12:08:00Z">
            <w:rPr>
              <w:color w:val="000000" w:themeColor="text1"/>
            </w:rPr>
          </w:rPrChange>
        </w:rPr>
        <w:t>6-5</w:t>
      </w:r>
      <w:r w:rsidRPr="00B207B1">
        <w:rPr>
          <w:rFonts w:hAnsiTheme="minorEastAsia"/>
          <w:color w:val="000000" w:themeColor="text1"/>
          <w:rPrChange w:id="5643" w:author="JY0225" w:date="2017-08-24T12:08:00Z">
            <w:rPr>
              <w:color w:val="000000" w:themeColor="text1"/>
            </w:rPr>
          </w:rPrChange>
        </w:rPr>
        <w:t xml:space="preserve"> </w:t>
      </w:r>
      <w:r w:rsidR="00F86DAC" w:rsidRPr="00B207B1">
        <w:rPr>
          <w:rFonts w:hAnsiTheme="minorEastAsia" w:hint="eastAsia"/>
          <w:color w:val="000000" w:themeColor="text1"/>
          <w:rPrChange w:id="5644" w:author="JY0225" w:date="2017-08-24T12:08:00Z">
            <w:rPr>
              <w:rFonts w:hint="eastAsia"/>
              <w:color w:val="000000" w:themeColor="text1"/>
            </w:rPr>
          </w:rPrChange>
        </w:rPr>
        <w:t>服务器</w:t>
      </w:r>
      <w:r w:rsidR="002C04A2" w:rsidRPr="00B207B1">
        <w:rPr>
          <w:rFonts w:hAnsiTheme="minorEastAsia" w:hint="eastAsia"/>
          <w:color w:val="000000" w:themeColor="text1"/>
          <w:rPrChange w:id="5645" w:author="JY0225" w:date="2017-08-24T12:08:00Z">
            <w:rPr>
              <w:rFonts w:hint="eastAsia"/>
              <w:color w:val="000000" w:themeColor="text1"/>
            </w:rPr>
          </w:rPrChange>
        </w:rPr>
        <w:t>去重</w:t>
      </w:r>
      <w:r w:rsidRPr="00B207B1">
        <w:rPr>
          <w:rFonts w:hAnsiTheme="minorEastAsia" w:hint="eastAsia"/>
          <w:color w:val="000000" w:themeColor="text1"/>
          <w:rPrChange w:id="5646"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7B7977" w:rsidRPr="0043762C">
              <w:rPr>
                <w:rFonts w:ascii="Times New Roman" w:hAnsi="Times New Roman"/>
                <w:szCs w:val="20"/>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"https://192.168.7.62:443/v1/AUTH_kaeyika163com/end/test.docx?op=CREATE&amp;overwrite=&amp;metadata=&amp;</w:t>
            </w:r>
            <w:r w:rsidRPr="0043762C">
              <w:rPr>
                <w:rFonts w:ascii="Times New Roman" w:hAnsi="Times New Roman"/>
                <w:szCs w:val="20"/>
              </w:rPr>
              <w:lastRenderedPageBreak/>
              <w:t>mode=" -H "X-Auth-Token:G6i7w90RCH6DoL0ZNv85rORwNBsThSF6wyouYq8s"</w:t>
            </w:r>
          </w:p>
          <w:p w14:paraId="11BF8BE8" w14:textId="77777777" w:rsidR="006612CD" w:rsidRPr="0043762C" w:rsidRDefault="006612CD" w:rsidP="006612CD">
            <w:pPr>
              <w:widowControl/>
              <w:jc w:val="left"/>
              <w:rPr>
                <w:rFonts w:ascii="Times New Roman" w:hAnsi="Times New Roman"/>
                <w:szCs w:val="20"/>
              </w:rPr>
            </w:pPr>
          </w:p>
          <w:p w14:paraId="7C66F5B4" w14:textId="77777777" w:rsidR="00587412"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647"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648"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649"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650" w:author="JY0225" w:date="2017-08-24T12:08:00Z">
            <w:rPr>
              <w:rFonts w:hint="eastAsia"/>
              <w:color w:val="000000" w:themeColor="text1"/>
            </w:rPr>
          </w:rPrChange>
        </w:rPr>
        <w:t>。</w:t>
      </w:r>
      <w:r w:rsidR="000F6F94" w:rsidRPr="00B207B1">
        <w:rPr>
          <w:rFonts w:hAnsiTheme="minorEastAsia" w:hint="eastAsia"/>
          <w:color w:val="000000" w:themeColor="text1"/>
          <w:rPrChange w:id="5651" w:author="JY0225" w:date="2017-08-24T12:08:00Z">
            <w:rPr>
              <w:rFonts w:hint="eastAsia"/>
              <w:color w:val="000000" w:themeColor="text1"/>
            </w:rPr>
          </w:rPrChange>
        </w:rPr>
        <w:t>该请求表示用户</w:t>
      </w:r>
      <w:r w:rsidR="000F6F94" w:rsidRPr="00B207B1">
        <w:rPr>
          <w:rFonts w:hAnsiTheme="minorEastAsia"/>
          <w:color w:val="000000" w:themeColor="text1"/>
          <w:rPrChange w:id="5652" w:author="JY0225" w:date="2017-08-24T12:08:00Z">
            <w:rPr>
              <w:color w:val="000000" w:themeColor="text1"/>
            </w:rPr>
          </w:rPrChange>
        </w:rPr>
        <w:t>kaeyika163com</w:t>
      </w:r>
      <w:r w:rsidR="00AF4C2A" w:rsidRPr="00B207B1">
        <w:rPr>
          <w:rFonts w:hAnsiTheme="minorEastAsia" w:hint="eastAsia"/>
          <w:color w:val="000000" w:themeColor="text1"/>
          <w:rPrChange w:id="5653" w:author="JY0225" w:date="2017-08-24T12:08:00Z">
            <w:rPr>
              <w:rFonts w:hint="eastAsia"/>
              <w:color w:val="000000" w:themeColor="text1"/>
            </w:rPr>
          </w:rPrChange>
        </w:rPr>
        <w:t>上传本地文件</w:t>
      </w:r>
      <w:r w:rsidR="00612CA4" w:rsidRPr="00B207B1">
        <w:rPr>
          <w:rFonts w:hAnsiTheme="minorEastAsia"/>
          <w:color w:val="000000" w:themeColor="text1"/>
          <w:rPrChange w:id="5654" w:author="JY0225" w:date="2017-08-24T12:08:00Z">
            <w:rPr>
              <w:color w:val="000000" w:themeColor="text1"/>
            </w:rPr>
          </w:rPrChange>
        </w:rPr>
        <w:t>/home/herh/test.py</w:t>
      </w:r>
      <w:r w:rsidR="00AF4C2A" w:rsidRPr="00B207B1">
        <w:rPr>
          <w:rFonts w:hAnsiTheme="minorEastAsia" w:hint="eastAsia"/>
          <w:color w:val="000000" w:themeColor="text1"/>
          <w:rPrChange w:id="5655" w:author="JY0225" w:date="2017-08-24T12:08:00Z">
            <w:rPr>
              <w:rFonts w:hint="eastAsia"/>
              <w:color w:val="000000" w:themeColor="text1"/>
            </w:rPr>
          </w:rPrChange>
        </w:rPr>
        <w:t>至服务器端</w:t>
      </w:r>
      <w:r w:rsidR="004D45F5" w:rsidRPr="00B207B1">
        <w:rPr>
          <w:rFonts w:hAnsiTheme="minorEastAsia"/>
          <w:color w:val="000000" w:themeColor="text1"/>
          <w:rPrChange w:id="5656" w:author="JY0225" w:date="2017-08-24T12:08:00Z">
            <w:rPr>
              <w:color w:val="000000" w:themeColor="text1"/>
            </w:rPr>
          </w:rPrChange>
        </w:rPr>
        <w:t>/biye</w:t>
      </w:r>
      <w:r w:rsidR="00AF4C2A" w:rsidRPr="00B207B1">
        <w:rPr>
          <w:rFonts w:hAnsiTheme="minorEastAsia"/>
          <w:color w:val="000000" w:themeColor="text1"/>
          <w:rPrChange w:id="5657" w:author="JY0225" w:date="2017-08-24T12:08:00Z">
            <w:rPr>
              <w:color w:val="000000" w:themeColor="text1"/>
            </w:rPr>
          </w:rPrChange>
        </w:rPr>
        <w:t>/test</w:t>
      </w:r>
      <w:r w:rsidR="00C7186F" w:rsidRPr="00B207B1">
        <w:rPr>
          <w:rFonts w:hAnsiTheme="minorEastAsia"/>
          <w:color w:val="000000" w:themeColor="text1"/>
          <w:rPrChange w:id="5658"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659"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660" w:author="JY0225" w:date="2017-08-24T12:08:00Z">
            <w:rPr>
              <w:color w:val="000000" w:themeColor="text1"/>
            </w:rPr>
          </w:rPrChange>
        </w:rPr>
        <w:pPrChange w:id="5661" w:author="JY0225" w:date="2017-08-24T12:08:00Z">
          <w:pPr>
            <w:spacing w:line="360" w:lineRule="auto"/>
            <w:ind w:left="420"/>
            <w:jc w:val="center"/>
          </w:pPr>
        </w:pPrChange>
      </w:pPr>
      <w:r w:rsidRPr="00B207B1">
        <w:rPr>
          <w:rFonts w:hAnsiTheme="minorEastAsia"/>
          <w:color w:val="000000" w:themeColor="text1"/>
          <w:rPrChange w:id="5662" w:author="JY0225" w:date="2017-08-24T12:08:00Z">
            <w:rPr>
              <w:color w:val="000000" w:themeColor="text1"/>
            </w:rPr>
          </w:rPrChange>
        </w:rPr>
        <w:tab/>
      </w:r>
      <w:r w:rsidR="000B2F4D" w:rsidRPr="00B207B1">
        <w:rPr>
          <w:rFonts w:hAnsiTheme="minorEastAsia" w:hint="eastAsia"/>
          <w:color w:val="000000" w:themeColor="text1"/>
          <w:rPrChange w:id="5663" w:author="JY0225" w:date="2017-08-24T12:08:00Z">
            <w:rPr>
              <w:rFonts w:hint="eastAsia"/>
              <w:color w:val="000000" w:themeColor="text1"/>
            </w:rPr>
          </w:rPrChange>
        </w:rPr>
        <w:t>图</w:t>
      </w:r>
      <w:r w:rsidR="0040777A" w:rsidRPr="00B207B1">
        <w:rPr>
          <w:rFonts w:hAnsiTheme="minorEastAsia"/>
          <w:color w:val="000000" w:themeColor="text1"/>
          <w:rPrChange w:id="5664" w:author="JY0225" w:date="2017-08-24T12:08:00Z">
            <w:rPr>
              <w:color w:val="000000" w:themeColor="text1"/>
            </w:rPr>
          </w:rPrChange>
        </w:rPr>
        <w:t>6-4</w:t>
      </w:r>
      <w:r w:rsidR="0040777A" w:rsidRPr="00B207B1">
        <w:rPr>
          <w:rFonts w:hAnsiTheme="minorEastAsia" w:hint="eastAsia"/>
          <w:color w:val="000000" w:themeColor="text1"/>
          <w:rPrChange w:id="5665"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666"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5667" w:author="JY0225" w:date="2017-08-24T12:08:00Z">
            <w:rPr>
              <w:color w:val="000000" w:themeColor="text1"/>
            </w:rPr>
          </w:rPrChange>
        </w:rPr>
      </w:pPr>
      <w:r w:rsidRPr="00B207B1">
        <w:rPr>
          <w:rFonts w:hAnsiTheme="minorEastAsia" w:hint="eastAsia"/>
          <w:color w:val="000000" w:themeColor="text1"/>
          <w:rPrChange w:id="5668"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669"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670" w:author="JY0225" w:date="2017-08-24T12:08:00Z">
            <w:rPr>
              <w:rFonts w:hint="eastAsia"/>
              <w:color w:val="000000" w:themeColor="text1"/>
            </w:rPr>
          </w:rPrChange>
        </w:rPr>
        <w:t>可以看出，</w:t>
      </w:r>
      <w:r w:rsidR="003B5E1A" w:rsidRPr="00B207B1">
        <w:rPr>
          <w:rFonts w:hAnsiTheme="minorEastAsia" w:hint="eastAsia"/>
          <w:color w:val="000000" w:themeColor="text1"/>
          <w:rPrChange w:id="5671"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672"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673"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674"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675"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676"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5677"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678"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679" w:name="_Toc492545501"/>
      <w:r w:rsidRPr="00B207B1">
        <w:t>6.3</w:t>
      </w:r>
      <w:r w:rsidR="00B857FC" w:rsidRPr="00B207B1">
        <w:t>.</w:t>
      </w:r>
      <w:ins w:id="5680" w:author="微软用户" w:date="2017-08-18T23:01:00Z">
        <w:r w:rsidR="009C4718" w:rsidRPr="00B207B1">
          <w:t>4</w:t>
        </w:r>
      </w:ins>
      <w:del w:id="5681"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679"/>
    </w:p>
    <w:p w14:paraId="6357EF16" w14:textId="317875CB" w:rsidR="0013776C" w:rsidRPr="00B207B1" w:rsidRDefault="00CC78D1" w:rsidP="0013776C">
      <w:pPr>
        <w:spacing w:line="400" w:lineRule="exact"/>
        <w:ind w:firstLine="418"/>
        <w:rPr>
          <w:rFonts w:hAnsiTheme="minorEastAsia"/>
          <w:color w:val="000000" w:themeColor="text1"/>
          <w:rPrChange w:id="5682" w:author="JY0225" w:date="2017-08-24T12:08:00Z">
            <w:rPr>
              <w:color w:val="000000" w:themeColor="text1"/>
            </w:rPr>
          </w:rPrChange>
        </w:rPr>
      </w:pPr>
      <w:r w:rsidRPr="00B207B1">
        <w:tab/>
      </w:r>
      <w:r w:rsidR="0000407A" w:rsidRPr="00B207B1">
        <w:rPr>
          <w:rFonts w:hAnsiTheme="minorEastAsia" w:hint="eastAsia"/>
          <w:color w:val="000000" w:themeColor="text1"/>
          <w:rPrChange w:id="5683"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684"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685"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686"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687" w:author="JY0225" w:date="2017-08-24T12:08:00Z">
            <w:rPr>
              <w:rFonts w:hint="eastAsia"/>
              <w:color w:val="000000" w:themeColor="text1"/>
            </w:rPr>
          </w:rPrChange>
        </w:rPr>
        <w:t>本文</w:t>
      </w:r>
      <w:r w:rsidR="0000407A" w:rsidRPr="00B207B1">
        <w:rPr>
          <w:rFonts w:hAnsiTheme="minorEastAsia" w:hint="eastAsia"/>
          <w:color w:val="000000" w:themeColor="text1"/>
          <w:rPrChange w:id="5688" w:author="JY0225" w:date="2017-08-24T12:08:00Z">
            <w:rPr>
              <w:rFonts w:hint="eastAsia"/>
              <w:color w:val="000000" w:themeColor="text1"/>
            </w:rPr>
          </w:rPrChange>
        </w:rPr>
        <w:t>开发了一款基于</w:t>
      </w:r>
      <w:r w:rsidR="006707F9" w:rsidRPr="00B207B1">
        <w:rPr>
          <w:rFonts w:hAnsiTheme="minorEastAsia"/>
          <w:color w:val="000000" w:themeColor="text1"/>
          <w:rPrChange w:id="5689" w:author="JY0225" w:date="2017-08-24T12:08:00Z">
            <w:rPr>
              <w:color w:val="000000" w:themeColor="text1"/>
            </w:rPr>
          </w:rPrChange>
        </w:rPr>
        <w:t>Firefox</w:t>
      </w:r>
      <w:r w:rsidR="0000407A" w:rsidRPr="00B207B1">
        <w:rPr>
          <w:rFonts w:hAnsiTheme="minorEastAsia" w:hint="eastAsia"/>
          <w:color w:val="000000" w:themeColor="text1"/>
          <w:rPrChange w:id="5690" w:author="JY0225" w:date="2017-08-24T12:08:00Z">
            <w:rPr>
              <w:rFonts w:hint="eastAsia"/>
              <w:color w:val="000000" w:themeColor="text1"/>
            </w:rPr>
          </w:rPrChange>
        </w:rPr>
        <w:t>浏览器的</w:t>
      </w:r>
      <w:r w:rsidR="002E5718" w:rsidRPr="00B207B1">
        <w:rPr>
          <w:rFonts w:hAnsiTheme="minorEastAsia" w:hint="eastAsia"/>
          <w:color w:val="000000" w:themeColor="text1"/>
          <w:rPrChange w:id="5691" w:author="JY0225" w:date="2017-08-24T12:08:00Z">
            <w:rPr>
              <w:rFonts w:hint="eastAsia"/>
              <w:color w:val="000000" w:themeColor="text1"/>
            </w:rPr>
          </w:rPrChange>
        </w:rPr>
        <w:t>扩展工具</w:t>
      </w:r>
      <w:r w:rsidR="0000407A" w:rsidRPr="00B207B1">
        <w:rPr>
          <w:rFonts w:hAnsiTheme="minorEastAsia" w:hint="eastAsia"/>
          <w:color w:val="000000" w:themeColor="text1"/>
          <w:rPrChange w:id="5692"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5693" w:author="JY0225" w:date="2017-08-24T12:08:00Z">
            <w:rPr>
              <w:rFonts w:hint="eastAsia"/>
              <w:color w:val="000000" w:themeColor="text1"/>
            </w:rPr>
          </w:rPrChange>
        </w:rPr>
        <w:t>扩展</w:t>
      </w:r>
      <w:r w:rsidR="0000407A" w:rsidRPr="00B207B1">
        <w:rPr>
          <w:rFonts w:hAnsiTheme="minorEastAsia" w:hint="eastAsia"/>
          <w:color w:val="000000" w:themeColor="text1"/>
          <w:rPrChange w:id="5694" w:author="JY0225" w:date="2017-08-24T12:08:00Z">
            <w:rPr>
              <w:rFonts w:hint="eastAsia"/>
              <w:color w:val="000000" w:themeColor="text1"/>
            </w:rPr>
          </w:rPrChange>
        </w:rPr>
        <w:t>使用云</w:t>
      </w:r>
      <w:r w:rsidR="00476838" w:rsidRPr="00B207B1">
        <w:rPr>
          <w:rFonts w:hAnsiTheme="minorEastAsia" w:hint="eastAsia"/>
          <w:color w:val="000000" w:themeColor="text1"/>
          <w:rPrChange w:id="5695" w:author="JY0225" w:date="2017-08-24T12:08:00Z">
            <w:rPr>
              <w:rFonts w:hint="eastAsia"/>
              <w:color w:val="000000" w:themeColor="text1"/>
            </w:rPr>
          </w:rPrChange>
        </w:rPr>
        <w:t>备份</w:t>
      </w:r>
      <w:r w:rsidR="0000407A" w:rsidRPr="00B207B1">
        <w:rPr>
          <w:rFonts w:hAnsiTheme="minorEastAsia" w:hint="eastAsia"/>
          <w:color w:val="000000" w:themeColor="text1"/>
          <w:rPrChange w:id="5696" w:author="JY0225" w:date="2017-08-24T12:08:00Z">
            <w:rPr>
              <w:rFonts w:hint="eastAsia"/>
              <w:color w:val="000000" w:themeColor="text1"/>
            </w:rPr>
          </w:rPrChange>
        </w:rPr>
        <w:t>服务，并提供了</w:t>
      </w:r>
      <w:r w:rsidR="0000407A" w:rsidRPr="00B207B1">
        <w:rPr>
          <w:rFonts w:hAnsiTheme="minorEastAsia"/>
          <w:color w:val="000000" w:themeColor="text1"/>
          <w:rPrChange w:id="5697" w:author="JY0225" w:date="2017-08-24T12:08:00Z">
            <w:rPr>
              <w:color w:val="000000" w:themeColor="text1"/>
            </w:rPr>
          </w:rPrChange>
        </w:rPr>
        <w:t>Java</w:t>
      </w:r>
      <w:r w:rsidR="0000407A" w:rsidRPr="00B207B1">
        <w:rPr>
          <w:rFonts w:hAnsiTheme="minorEastAsia" w:hint="eastAsia"/>
          <w:color w:val="000000" w:themeColor="text1"/>
          <w:rPrChange w:id="5698" w:author="JY0225" w:date="2017-08-24T12:08:00Z">
            <w:rPr>
              <w:rFonts w:hint="eastAsia"/>
              <w:color w:val="000000" w:themeColor="text1"/>
            </w:rPr>
          </w:rPrChange>
        </w:rPr>
        <w:t>平台的软件开发包（</w:t>
      </w:r>
      <w:r w:rsidR="0000407A" w:rsidRPr="00B207B1">
        <w:rPr>
          <w:rFonts w:hAnsiTheme="minorEastAsia"/>
          <w:color w:val="000000" w:themeColor="text1"/>
          <w:rPrChange w:id="5699" w:author="JY0225" w:date="2017-08-24T12:08:00Z">
            <w:rPr>
              <w:color w:val="000000" w:themeColor="text1"/>
            </w:rPr>
          </w:rPrChange>
        </w:rPr>
        <w:t>SDK</w:t>
      </w:r>
      <w:r w:rsidR="0000407A" w:rsidRPr="00B207B1">
        <w:rPr>
          <w:rFonts w:hAnsiTheme="minorEastAsia" w:hint="eastAsia"/>
          <w:color w:val="000000" w:themeColor="text1"/>
          <w:rPrChange w:id="5700" w:author="JY0225" w:date="2017-08-24T12:08:00Z">
            <w:rPr>
              <w:rFonts w:hint="eastAsia"/>
              <w:color w:val="000000" w:themeColor="text1"/>
            </w:rPr>
          </w:rPrChange>
        </w:rPr>
        <w:t>），</w:t>
      </w:r>
      <w:r w:rsidR="0000407A" w:rsidRPr="00B207B1">
        <w:rPr>
          <w:rFonts w:hAnsiTheme="minorEastAsia"/>
          <w:color w:val="000000" w:themeColor="text1"/>
          <w:rPrChange w:id="5701" w:author="JY0225" w:date="2017-08-24T12:08:00Z">
            <w:rPr>
              <w:color w:val="000000" w:themeColor="text1"/>
            </w:rPr>
          </w:rPrChange>
        </w:rPr>
        <w:t>Java</w:t>
      </w:r>
      <w:r w:rsidR="0000407A" w:rsidRPr="00B207B1">
        <w:rPr>
          <w:rFonts w:hAnsiTheme="minorEastAsia" w:hint="eastAsia"/>
          <w:color w:val="000000" w:themeColor="text1"/>
          <w:rPrChange w:id="5702"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703" w:author="JY0225" w:date="2017-08-24T12:08:00Z">
            <w:rPr>
              <w:color w:val="000000" w:themeColor="text1"/>
            </w:rPr>
          </w:rPrChange>
        </w:rPr>
        <w:t>API</w:t>
      </w:r>
      <w:r w:rsidR="00C6295D" w:rsidRPr="00B207B1">
        <w:rPr>
          <w:rFonts w:hAnsiTheme="minorEastAsia" w:hint="eastAsia"/>
          <w:color w:val="000000" w:themeColor="text1"/>
          <w:rPrChange w:id="5704"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705" w:author="JY0225" w:date="2017-08-24T12:08:00Z">
            <w:rPr>
              <w:rFonts w:hint="eastAsia"/>
              <w:color w:val="000000" w:themeColor="text1"/>
            </w:rPr>
          </w:rPrChange>
        </w:rPr>
        <w:t>云</w:t>
      </w:r>
      <w:r w:rsidR="00476838" w:rsidRPr="00B207B1">
        <w:rPr>
          <w:rFonts w:hAnsiTheme="minorEastAsia" w:hint="eastAsia"/>
          <w:color w:val="000000" w:themeColor="text1"/>
          <w:rPrChange w:id="5706" w:author="JY0225" w:date="2017-08-24T12:08:00Z">
            <w:rPr>
              <w:rFonts w:hint="eastAsia"/>
              <w:color w:val="000000" w:themeColor="text1"/>
            </w:rPr>
          </w:rPrChange>
        </w:rPr>
        <w:t>备份</w:t>
      </w:r>
      <w:r w:rsidR="0000407A" w:rsidRPr="00B207B1">
        <w:rPr>
          <w:rFonts w:hAnsiTheme="minorEastAsia" w:hint="eastAsia"/>
          <w:color w:val="000000" w:themeColor="text1"/>
          <w:rPrChange w:id="5707" w:author="JY0225" w:date="2017-08-24T12:08:00Z">
            <w:rPr>
              <w:rFonts w:hint="eastAsia"/>
              <w:color w:val="000000" w:themeColor="text1"/>
            </w:rPr>
          </w:rPrChange>
        </w:rPr>
        <w:t>服务。</w:t>
      </w:r>
      <w:r w:rsidR="005B076F" w:rsidRPr="00B207B1">
        <w:rPr>
          <w:rFonts w:hAnsiTheme="minorEastAsia" w:hint="eastAsia"/>
          <w:color w:val="000000" w:themeColor="text1"/>
          <w:rPrChange w:id="5708"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709" w:author="JY0225" w:date="2017-08-24T12:08:00Z">
            <w:rPr>
              <w:rFonts w:hint="eastAsia"/>
              <w:color w:val="000000" w:themeColor="text1"/>
            </w:rPr>
          </w:rPrChange>
        </w:rPr>
        <w:t>对通过</w:t>
      </w:r>
      <w:r w:rsidR="006707F9" w:rsidRPr="00B207B1">
        <w:rPr>
          <w:rFonts w:hAnsiTheme="minorEastAsia"/>
          <w:color w:val="000000" w:themeColor="text1"/>
          <w:rPrChange w:id="5710" w:author="JY0225" w:date="2017-08-24T12:08:00Z">
            <w:rPr>
              <w:color w:val="000000" w:themeColor="text1"/>
            </w:rPr>
          </w:rPrChange>
        </w:rPr>
        <w:t>Firefox</w:t>
      </w:r>
      <w:r w:rsidR="002E5718" w:rsidRPr="00B207B1">
        <w:rPr>
          <w:rFonts w:hAnsiTheme="minorEastAsia" w:hint="eastAsia"/>
          <w:color w:val="000000" w:themeColor="text1"/>
          <w:rPrChange w:id="5711" w:author="JY0225" w:date="2017-08-24T12:08:00Z">
            <w:rPr>
              <w:rFonts w:hint="eastAsia"/>
              <w:color w:val="000000" w:themeColor="text1"/>
            </w:rPr>
          </w:rPrChange>
        </w:rPr>
        <w:t>扩展</w:t>
      </w:r>
      <w:r w:rsidR="00B70482" w:rsidRPr="00B207B1">
        <w:rPr>
          <w:rFonts w:hAnsiTheme="minorEastAsia" w:hint="eastAsia"/>
          <w:color w:val="000000" w:themeColor="text1"/>
          <w:rPrChange w:id="5712" w:author="JY0225" w:date="2017-08-24T12:08:00Z">
            <w:rPr>
              <w:rFonts w:hint="eastAsia"/>
              <w:color w:val="000000" w:themeColor="text1"/>
            </w:rPr>
          </w:rPrChange>
        </w:rPr>
        <w:t>和</w:t>
      </w:r>
      <w:r w:rsidR="00B70482" w:rsidRPr="00B207B1">
        <w:rPr>
          <w:rFonts w:hAnsiTheme="minorEastAsia"/>
          <w:color w:val="000000" w:themeColor="text1"/>
          <w:rPrChange w:id="5713" w:author="JY0225" w:date="2017-08-24T12:08:00Z">
            <w:rPr>
              <w:color w:val="000000" w:themeColor="text1"/>
            </w:rPr>
          </w:rPrChange>
        </w:rPr>
        <w:t>Java</w:t>
      </w:r>
      <w:r w:rsidR="00B70482" w:rsidRPr="00B207B1">
        <w:rPr>
          <w:rFonts w:hAnsiTheme="minorEastAsia" w:hint="eastAsia"/>
          <w:color w:val="000000" w:themeColor="text1"/>
          <w:rPrChange w:id="5714"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5715" w:author="JY0225" w:date="2017-08-24T12:08:00Z">
            <w:rPr>
              <w:color w:val="000000" w:themeColor="text1"/>
            </w:rPr>
          </w:rPrChange>
        </w:rPr>
      </w:pPr>
      <w:r w:rsidRPr="00B207B1">
        <w:rPr>
          <w:rFonts w:hAnsiTheme="minorEastAsia"/>
          <w:color w:val="000000" w:themeColor="text1"/>
          <w:rPrChange w:id="5716" w:author="JY0225" w:date="2017-08-24T12:08:00Z">
            <w:rPr>
              <w:color w:val="000000" w:themeColor="text1"/>
            </w:rPr>
          </w:rPrChange>
        </w:rPr>
        <w:tab/>
      </w:r>
      <w:r w:rsidRPr="00B207B1">
        <w:rPr>
          <w:rFonts w:hAnsiTheme="minorEastAsia" w:hint="eastAsia"/>
          <w:color w:val="000000" w:themeColor="text1"/>
          <w:rPrChange w:id="5717" w:author="JY0225" w:date="2017-08-24T12:08:00Z">
            <w:rPr>
              <w:rFonts w:hint="eastAsia"/>
              <w:color w:val="000000" w:themeColor="text1"/>
            </w:rPr>
          </w:rPrChange>
        </w:rPr>
        <w:t>表</w:t>
      </w:r>
      <w:r w:rsidR="00B7557F" w:rsidRPr="00B207B1">
        <w:rPr>
          <w:rFonts w:hAnsiTheme="minorEastAsia"/>
          <w:color w:val="000000" w:themeColor="text1"/>
          <w:rPrChange w:id="5718" w:author="JY0225" w:date="2017-08-24T12:08:00Z">
            <w:rPr>
              <w:color w:val="000000" w:themeColor="text1"/>
            </w:rPr>
          </w:rPrChange>
        </w:rPr>
        <w:t>6-6</w:t>
      </w:r>
      <w:r w:rsidRPr="00B207B1">
        <w:rPr>
          <w:rFonts w:hAnsiTheme="minorEastAsia"/>
          <w:color w:val="000000" w:themeColor="text1"/>
          <w:rPrChange w:id="5719" w:author="JY0225" w:date="2017-08-24T12:08:00Z">
            <w:rPr>
              <w:color w:val="000000" w:themeColor="text1"/>
            </w:rPr>
          </w:rPrChange>
        </w:rPr>
        <w:t xml:space="preserve"> </w:t>
      </w:r>
      <w:r w:rsidR="006C39A3" w:rsidRPr="00B207B1">
        <w:rPr>
          <w:rFonts w:hAnsiTheme="minorEastAsia" w:hint="eastAsia"/>
          <w:color w:val="000000" w:themeColor="text1"/>
          <w:rPrChange w:id="5720" w:author="JY0225" w:date="2017-08-24T12:08:00Z">
            <w:rPr>
              <w:rFonts w:hint="eastAsia"/>
              <w:color w:val="000000" w:themeColor="text1"/>
            </w:rPr>
          </w:rPrChange>
        </w:rPr>
        <w:t>多应用适配</w:t>
      </w:r>
      <w:r w:rsidRPr="00B207B1">
        <w:rPr>
          <w:rFonts w:hAnsiTheme="minorEastAsia" w:hint="eastAsia"/>
          <w:color w:val="000000" w:themeColor="text1"/>
          <w:rPrChange w:id="5721"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1E590A" w:rsidRPr="0043762C">
              <w:rPr>
                <w:rFonts w:ascii="Times New Roman" w:hAnsi="Times New Roman"/>
                <w:szCs w:val="20"/>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测试用例</w:t>
            </w:r>
          </w:p>
        </w:tc>
        <w:tc>
          <w:tcPr>
            <w:tcW w:w="5599" w:type="dxa"/>
            <w:vAlign w:val="center"/>
          </w:tcPr>
          <w:p w14:paraId="468D75DD" w14:textId="77777777" w:rsidR="006716A7" w:rsidRPr="0043762C" w:rsidRDefault="006716A7" w:rsidP="002E0505">
            <w:pPr>
              <w:widowControl/>
              <w:jc w:val="left"/>
              <w:rPr>
                <w:rFonts w:ascii="Times New Roman" w:hAnsi="Times New Roman"/>
                <w:szCs w:val="20"/>
              </w:rPr>
            </w:pPr>
            <w:r w:rsidRPr="0043762C">
              <w:rPr>
                <w:rFonts w:ascii="Times New Roman" w:hAnsi="Times New Roman"/>
                <w:szCs w:val="20"/>
              </w:rPr>
              <w:t>//Firefox</w:t>
            </w:r>
            <w:r w:rsidRPr="0043762C">
              <w:rPr>
                <w:rFonts w:ascii="Times New Roman" w:hAnsi="Times New Roman"/>
                <w:szCs w:val="20"/>
              </w:rPr>
              <w:t>登录测试</w:t>
            </w:r>
          </w:p>
          <w:p w14:paraId="3BEF7B4C" w14:textId="77777777" w:rsidR="00A06A2B" w:rsidRPr="0043762C" w:rsidRDefault="00A06A2B" w:rsidP="002E0505">
            <w:pPr>
              <w:widowControl/>
              <w:jc w:val="left"/>
              <w:rPr>
                <w:rFonts w:ascii="Times New Roman" w:hAnsi="Times New Roman"/>
                <w:szCs w:val="20"/>
              </w:rPr>
            </w:pPr>
            <w:r w:rsidRPr="0043762C">
              <w:rPr>
                <w:rFonts w:ascii="Times New Roman" w:hAnsi="Times New Roman"/>
                <w:szCs w:val="20"/>
              </w:rPr>
              <w:t>firefox_request =  '-k -X POST -d \'{"password": "123456", "email":"kaeyika@163.com"}\' https://192.168.7.62:443/oauth/access_token'</w:t>
            </w:r>
          </w:p>
          <w:p w14:paraId="6D59EE8B" w14:textId="77777777" w:rsidR="00A06A2B" w:rsidRPr="0043762C" w:rsidRDefault="002D1C71" w:rsidP="002E0505">
            <w:pPr>
              <w:widowControl/>
              <w:jc w:val="left"/>
              <w:rPr>
                <w:rFonts w:ascii="Times New Roman" w:hAnsi="Times New Roman"/>
                <w:szCs w:val="20"/>
              </w:rPr>
            </w:pPr>
            <w:r w:rsidRPr="0043762C">
              <w:rPr>
                <w:rFonts w:ascii="Times New Roman" w:hAnsi="Times New Roman"/>
                <w:szCs w:val="20"/>
              </w:rPr>
              <w:t>//</w:t>
            </w:r>
            <w:r w:rsidR="00E922A5" w:rsidRPr="0043762C">
              <w:rPr>
                <w:rFonts w:ascii="Times New Roman" w:hAnsi="Times New Roman"/>
                <w:szCs w:val="20"/>
              </w:rPr>
              <w:t>Java SDK</w:t>
            </w:r>
            <w:r w:rsidRPr="0043762C">
              <w:rPr>
                <w:rFonts w:ascii="Times New Roman" w:hAnsi="Times New Roman"/>
                <w:szCs w:val="20"/>
              </w:rPr>
              <w:t>登录测试</w:t>
            </w:r>
          </w:p>
          <w:p w14:paraId="2E2145D4" w14:textId="77777777" w:rsidR="0013776C" w:rsidRPr="0043762C" w:rsidRDefault="00A06A2B" w:rsidP="002E0505">
            <w:pPr>
              <w:widowControl/>
              <w:jc w:val="left"/>
              <w:rPr>
                <w:rFonts w:ascii="Times New Roman" w:hAnsi="Times New Roman"/>
                <w:szCs w:val="20"/>
              </w:rPr>
            </w:pPr>
            <w:r w:rsidRPr="0043762C">
              <w:rPr>
                <w:rFonts w:ascii="Times New Roman" w:hAnsi="Times New Roman"/>
                <w:szCs w:val="20"/>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5722"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5723" w:author="JY0225" w:date="2017-08-24T12:09:00Z">
            <w:rPr>
              <w:rFonts w:hint="eastAsia"/>
              <w:color w:val="000000" w:themeColor="text1"/>
            </w:rPr>
          </w:rPrChange>
        </w:rPr>
        <w:t>本测试同时测试了</w:t>
      </w:r>
      <w:r w:rsidR="001A498E" w:rsidRPr="00B207B1">
        <w:rPr>
          <w:rFonts w:hAnsiTheme="minorEastAsia"/>
          <w:color w:val="000000" w:themeColor="text1"/>
          <w:rPrChange w:id="5724" w:author="JY0225" w:date="2017-08-24T12:09:00Z">
            <w:rPr>
              <w:color w:val="000000" w:themeColor="text1"/>
            </w:rPr>
          </w:rPrChange>
        </w:rPr>
        <w:t>Firefox</w:t>
      </w:r>
      <w:r w:rsidR="002E5718" w:rsidRPr="00B207B1">
        <w:rPr>
          <w:rFonts w:hAnsiTheme="minorEastAsia" w:hint="eastAsia"/>
          <w:color w:val="000000" w:themeColor="text1"/>
          <w:rPrChange w:id="5725" w:author="JY0225" w:date="2017-08-24T12:09:00Z">
            <w:rPr>
              <w:rFonts w:hint="eastAsia"/>
              <w:color w:val="000000" w:themeColor="text1"/>
            </w:rPr>
          </w:rPrChange>
        </w:rPr>
        <w:t>扩展</w:t>
      </w:r>
      <w:r w:rsidR="005A672A" w:rsidRPr="00B207B1">
        <w:rPr>
          <w:rFonts w:hAnsiTheme="minorEastAsia" w:hint="eastAsia"/>
          <w:color w:val="000000" w:themeColor="text1"/>
          <w:rPrChange w:id="5726" w:author="JY0225" w:date="2017-08-24T12:09:00Z">
            <w:rPr>
              <w:rFonts w:hint="eastAsia"/>
              <w:color w:val="000000" w:themeColor="text1"/>
            </w:rPr>
          </w:rPrChange>
        </w:rPr>
        <w:t>以及</w:t>
      </w:r>
      <w:r w:rsidR="005A672A" w:rsidRPr="00B207B1">
        <w:rPr>
          <w:rFonts w:hAnsiTheme="minorEastAsia"/>
          <w:color w:val="000000" w:themeColor="text1"/>
          <w:rPrChange w:id="5727" w:author="JY0225" w:date="2017-08-24T12:09:00Z">
            <w:rPr>
              <w:color w:val="000000" w:themeColor="text1"/>
            </w:rPr>
          </w:rPrChange>
        </w:rPr>
        <w:t>Java SDK</w:t>
      </w:r>
      <w:r w:rsidR="005A672A" w:rsidRPr="00B207B1">
        <w:rPr>
          <w:rFonts w:hAnsiTheme="minorEastAsia" w:hint="eastAsia"/>
          <w:color w:val="000000" w:themeColor="text1"/>
          <w:rPrChange w:id="5728" w:author="JY0225" w:date="2017-08-24T12:09:00Z">
            <w:rPr>
              <w:rFonts w:hint="eastAsia"/>
              <w:color w:val="000000" w:themeColor="text1"/>
            </w:rPr>
          </w:rPrChange>
        </w:rPr>
        <w:t>的登录功能。</w:t>
      </w:r>
      <w:r w:rsidR="00A72E6A" w:rsidRPr="00B207B1">
        <w:rPr>
          <w:rFonts w:hAnsiTheme="minorEastAsia"/>
          <w:color w:val="000000" w:themeColor="text1"/>
          <w:rPrChange w:id="5729" w:author="JY0225" w:date="2017-08-24T12:09:00Z">
            <w:rPr>
              <w:color w:val="000000" w:themeColor="text1"/>
            </w:rPr>
          </w:rPrChange>
        </w:rPr>
        <w:t>Firefox</w:t>
      </w:r>
      <w:r w:rsidR="00A72E6A" w:rsidRPr="00B207B1">
        <w:rPr>
          <w:rFonts w:hAnsiTheme="minorEastAsia" w:hint="eastAsia"/>
          <w:color w:val="000000" w:themeColor="text1"/>
          <w:rPrChange w:id="5730" w:author="JY0225" w:date="2017-08-24T12:09:00Z">
            <w:rPr>
              <w:rFonts w:hint="eastAsia"/>
              <w:color w:val="000000" w:themeColor="text1"/>
            </w:rPr>
          </w:rPrChange>
        </w:rPr>
        <w:t>通过</w:t>
      </w:r>
      <w:r w:rsidR="00A72E6A" w:rsidRPr="00B207B1">
        <w:rPr>
          <w:rFonts w:hAnsiTheme="minorEastAsia"/>
          <w:color w:val="000000" w:themeColor="text1"/>
          <w:rPrChange w:id="5731" w:author="JY0225" w:date="2017-08-24T12:09:00Z">
            <w:rPr>
              <w:color w:val="000000" w:themeColor="text1"/>
            </w:rPr>
          </w:rPrChange>
        </w:rPr>
        <w:t>WebSocket</w:t>
      </w:r>
      <w:r w:rsidR="00A72E6A" w:rsidRPr="00B207B1">
        <w:rPr>
          <w:rFonts w:hAnsiTheme="minorEastAsia" w:hint="eastAsia"/>
          <w:color w:val="000000" w:themeColor="text1"/>
          <w:rPrChange w:id="5732" w:author="JY0225" w:date="2017-08-24T12:09:00Z">
            <w:rPr>
              <w:rFonts w:hint="eastAsia"/>
              <w:color w:val="000000" w:themeColor="text1"/>
            </w:rPr>
          </w:rPrChange>
        </w:rPr>
        <w:t>向服务器发送请求，</w:t>
      </w:r>
      <w:r w:rsidR="00A72E6A" w:rsidRPr="00B207B1">
        <w:rPr>
          <w:rFonts w:hAnsiTheme="minorEastAsia"/>
          <w:color w:val="000000" w:themeColor="text1"/>
          <w:rPrChange w:id="5733" w:author="JY0225" w:date="2017-08-24T12:09:00Z">
            <w:rPr>
              <w:color w:val="000000" w:themeColor="text1"/>
            </w:rPr>
          </w:rPrChange>
        </w:rPr>
        <w:t>Firefox</w:t>
      </w:r>
      <w:r w:rsidR="002E5718" w:rsidRPr="00B207B1">
        <w:rPr>
          <w:rFonts w:hAnsiTheme="minorEastAsia" w:hint="eastAsia"/>
          <w:color w:val="000000" w:themeColor="text1"/>
          <w:rPrChange w:id="5734" w:author="JY0225" w:date="2017-08-24T12:09:00Z">
            <w:rPr>
              <w:rFonts w:hint="eastAsia"/>
              <w:color w:val="000000" w:themeColor="text1"/>
            </w:rPr>
          </w:rPrChange>
        </w:rPr>
        <w:t>扩展</w:t>
      </w:r>
      <w:r w:rsidR="00A72E6A" w:rsidRPr="00B207B1">
        <w:rPr>
          <w:rFonts w:hAnsiTheme="minorEastAsia" w:hint="eastAsia"/>
          <w:color w:val="000000" w:themeColor="text1"/>
          <w:rPrChange w:id="5735" w:author="JY0225" w:date="2017-08-24T12:09:00Z">
            <w:rPr>
              <w:rFonts w:hint="eastAsia"/>
              <w:color w:val="000000" w:themeColor="text1"/>
            </w:rPr>
          </w:rPrChange>
        </w:rPr>
        <w:t>的请求由“</w:t>
      </w:r>
      <w:r w:rsidR="00A72E6A" w:rsidRPr="00B207B1">
        <w:rPr>
          <w:rFonts w:hAnsiTheme="minorEastAsia"/>
          <w:color w:val="000000" w:themeColor="text1"/>
          <w:rPrChange w:id="5736" w:author="JY0225" w:date="2017-08-24T12:09:00Z">
            <w:rPr>
              <w:color w:val="000000" w:themeColor="text1"/>
            </w:rPr>
          </w:rPrChange>
        </w:rPr>
        <w:t>firefox_</w:t>
      </w:r>
      <w:r w:rsidR="00A72E6A" w:rsidRPr="00B207B1">
        <w:rPr>
          <w:rFonts w:hAnsiTheme="minorEastAsia" w:hint="eastAsia"/>
          <w:color w:val="000000" w:themeColor="text1"/>
          <w:rPrChange w:id="5737" w:author="JY0225" w:date="2017-08-24T12:09:00Z">
            <w:rPr>
              <w:rFonts w:hint="eastAsia"/>
              <w:color w:val="000000" w:themeColor="text1"/>
            </w:rPr>
          </w:rPrChange>
        </w:rPr>
        <w:t>”标识。</w:t>
      </w:r>
      <w:r w:rsidR="006C3495" w:rsidRPr="00B207B1">
        <w:rPr>
          <w:rFonts w:hAnsiTheme="minorEastAsia"/>
          <w:color w:val="000000" w:themeColor="text1"/>
          <w:rPrChange w:id="5738" w:author="JY0225" w:date="2017-08-24T12:09:00Z">
            <w:rPr>
              <w:color w:val="000000" w:themeColor="text1"/>
            </w:rPr>
          </w:rPrChange>
        </w:rPr>
        <w:t>Java SDK</w:t>
      </w:r>
      <w:r w:rsidR="006C3495" w:rsidRPr="00B207B1">
        <w:rPr>
          <w:rFonts w:hAnsiTheme="minorEastAsia" w:hint="eastAsia"/>
          <w:color w:val="000000" w:themeColor="text1"/>
          <w:rPrChange w:id="5739" w:author="JY0225" w:date="2017-08-24T12:09:00Z">
            <w:rPr>
              <w:rFonts w:hint="eastAsia"/>
              <w:color w:val="000000" w:themeColor="text1"/>
            </w:rPr>
          </w:rPrChange>
        </w:rPr>
        <w:t>通过</w:t>
      </w:r>
      <w:r w:rsidR="006C3495" w:rsidRPr="00B207B1">
        <w:rPr>
          <w:rFonts w:hAnsiTheme="minorEastAsia"/>
          <w:color w:val="000000" w:themeColor="text1"/>
          <w:rPrChange w:id="5740" w:author="JY0225" w:date="2017-08-24T12:09:00Z">
            <w:rPr>
              <w:color w:val="000000" w:themeColor="text1"/>
            </w:rPr>
          </w:rPrChange>
        </w:rPr>
        <w:t>Socket</w:t>
      </w:r>
      <w:r w:rsidR="006C3495" w:rsidRPr="00B207B1">
        <w:rPr>
          <w:rFonts w:hAnsiTheme="minorEastAsia" w:hint="eastAsia"/>
          <w:color w:val="000000" w:themeColor="text1"/>
          <w:rPrChange w:id="5741"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5742" w:author="JY0225" w:date="2017-08-24T12:09:00Z">
            <w:rPr>
              <w:color w:val="000000" w:themeColor="text1"/>
            </w:rPr>
          </w:rPrChange>
        </w:rPr>
        <w:t>java_</w:t>
      </w:r>
      <w:r w:rsidR="006C3495" w:rsidRPr="00B207B1">
        <w:rPr>
          <w:rFonts w:hAnsiTheme="minorEastAsia" w:hint="eastAsia"/>
          <w:color w:val="000000" w:themeColor="text1"/>
          <w:rPrChange w:id="5743" w:author="JY0225" w:date="2017-08-24T12:09:00Z">
            <w:rPr>
              <w:rFonts w:hint="eastAsia"/>
              <w:color w:val="000000" w:themeColor="text1"/>
            </w:rPr>
          </w:rPrChange>
        </w:rPr>
        <w:t>”标识。</w:t>
      </w:r>
      <w:r w:rsidR="0043301D" w:rsidRPr="00B207B1">
        <w:rPr>
          <w:rFonts w:hAnsiTheme="minorEastAsia" w:hint="eastAsia"/>
          <w:color w:val="000000" w:themeColor="text1"/>
          <w:rPrChange w:id="5744"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5745" w:author="JY0225" w:date="2017-08-24T12:09:00Z">
            <w:rPr>
              <w:rFonts w:hint="eastAsia"/>
              <w:color w:val="000000" w:themeColor="text1"/>
            </w:rPr>
          </w:rPrChange>
        </w:rPr>
        <w:t>云</w:t>
      </w:r>
      <w:r w:rsidR="00476838" w:rsidRPr="00B207B1">
        <w:rPr>
          <w:rFonts w:hAnsiTheme="minorEastAsia" w:hint="eastAsia"/>
          <w:color w:val="000000" w:themeColor="text1"/>
          <w:rPrChange w:id="5746" w:author="JY0225" w:date="2017-08-24T12:09:00Z">
            <w:rPr>
              <w:rFonts w:hint="eastAsia"/>
              <w:color w:val="000000" w:themeColor="text1"/>
            </w:rPr>
          </w:rPrChange>
        </w:rPr>
        <w:t>备份</w:t>
      </w:r>
      <w:r w:rsidR="0043301D" w:rsidRPr="00B207B1">
        <w:rPr>
          <w:rFonts w:hAnsiTheme="minorEastAsia" w:hint="eastAsia"/>
          <w:color w:val="000000" w:themeColor="text1"/>
          <w:rPrChange w:id="5747"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5748"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5749" w:author="JY0225" w:date="2017-08-24T12:09:00Z">
            <w:rPr>
              <w:color w:val="000000" w:themeColor="text1"/>
            </w:rPr>
          </w:rPrChange>
        </w:rPr>
        <w:pPrChange w:id="5750" w:author="JY0225" w:date="2017-08-24T12:09:00Z">
          <w:pPr>
            <w:spacing w:line="360" w:lineRule="auto"/>
            <w:ind w:left="420"/>
            <w:jc w:val="center"/>
          </w:pPr>
        </w:pPrChange>
      </w:pPr>
      <w:r w:rsidRPr="00B207B1">
        <w:rPr>
          <w:rFonts w:hAnsiTheme="minorEastAsia" w:hint="eastAsia"/>
          <w:color w:val="000000" w:themeColor="text1"/>
          <w:rPrChange w:id="5751" w:author="JY0225" w:date="2017-08-24T12:09:00Z">
            <w:rPr>
              <w:rFonts w:hint="eastAsia"/>
              <w:color w:val="000000" w:themeColor="text1"/>
            </w:rPr>
          </w:rPrChange>
        </w:rPr>
        <w:t>图</w:t>
      </w:r>
      <w:r w:rsidR="00E86A68" w:rsidRPr="00B207B1">
        <w:rPr>
          <w:rFonts w:hAnsiTheme="minorEastAsia"/>
          <w:color w:val="000000" w:themeColor="text1"/>
          <w:rPrChange w:id="5752" w:author="JY0225" w:date="2017-08-24T12:09:00Z">
            <w:rPr>
              <w:color w:val="000000" w:themeColor="text1"/>
            </w:rPr>
          </w:rPrChange>
        </w:rPr>
        <w:t>6-6</w:t>
      </w:r>
      <w:r w:rsidRPr="00B207B1">
        <w:rPr>
          <w:rFonts w:hAnsiTheme="minorEastAsia"/>
          <w:color w:val="000000" w:themeColor="text1"/>
          <w:rPrChange w:id="5753" w:author="JY0225" w:date="2017-08-24T12:09:00Z">
            <w:rPr>
              <w:color w:val="000000" w:themeColor="text1"/>
            </w:rPr>
          </w:rPrChange>
        </w:rPr>
        <w:t xml:space="preserve"> </w:t>
      </w:r>
      <w:r w:rsidR="00C06286" w:rsidRPr="00B207B1">
        <w:rPr>
          <w:rFonts w:hAnsiTheme="minorEastAsia"/>
          <w:color w:val="000000" w:themeColor="text1"/>
          <w:rPrChange w:id="5754" w:author="JY0225" w:date="2017-08-24T12:09:00Z">
            <w:rPr>
              <w:color w:val="000000" w:themeColor="text1"/>
            </w:rPr>
          </w:rPrChange>
        </w:rPr>
        <w:t>Java SDK</w:t>
      </w:r>
      <w:r w:rsidR="00C06286" w:rsidRPr="00B207B1">
        <w:rPr>
          <w:rFonts w:hAnsiTheme="minorEastAsia" w:hint="eastAsia"/>
          <w:color w:val="000000" w:themeColor="text1"/>
          <w:rPrChange w:id="5755" w:author="JY0225" w:date="2017-08-24T12:09:00Z">
            <w:rPr>
              <w:rFonts w:hint="eastAsia"/>
              <w:color w:val="000000" w:themeColor="text1"/>
            </w:rPr>
          </w:rPrChange>
        </w:rPr>
        <w:t>测试</w:t>
      </w:r>
      <w:r w:rsidRPr="00B207B1">
        <w:rPr>
          <w:rFonts w:hAnsiTheme="minorEastAsia" w:hint="eastAsia"/>
          <w:color w:val="000000" w:themeColor="text1"/>
          <w:rPrChange w:id="5756" w:author="JY0225" w:date="2017-08-24T12:09:00Z">
            <w:rPr>
              <w:rFonts w:hint="eastAsia"/>
              <w:color w:val="000000" w:themeColor="text1"/>
            </w:rPr>
          </w:rPrChange>
        </w:rPr>
        <w:t>图</w:t>
      </w:r>
    </w:p>
    <w:p w14:paraId="28E806B8" w14:textId="47D87582" w:rsidR="00955D51" w:rsidRPr="00B207B1" w:rsidRDefault="00806FAC">
      <w:pPr>
        <w:spacing w:line="400" w:lineRule="exact"/>
        <w:ind w:firstLineChars="200" w:firstLine="480"/>
        <w:rPr>
          <w:rFonts w:hAnsiTheme="minorEastAsia"/>
          <w:color w:val="000000" w:themeColor="text1"/>
          <w:rPrChange w:id="5757" w:author="JY0225" w:date="2017-08-24T12:09:00Z">
            <w:rPr>
              <w:color w:val="000000" w:themeColor="text1"/>
            </w:rPr>
          </w:rPrChange>
        </w:rPr>
      </w:pPr>
      <w:r w:rsidRPr="00B207B1">
        <w:rPr>
          <w:rFonts w:hAnsiTheme="minorEastAsia" w:hint="eastAsia"/>
          <w:color w:val="000000" w:themeColor="text1"/>
          <w:rPrChange w:id="5758"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5759" w:author="JY0225" w:date="2017-08-24T12:09:00Z">
            <w:rPr>
              <w:rFonts w:hint="eastAsia"/>
              <w:color w:val="000000" w:themeColor="text1"/>
            </w:rPr>
          </w:rPrChange>
        </w:rPr>
        <w:t>所示的是</w:t>
      </w:r>
      <w:r w:rsidRPr="00B207B1">
        <w:rPr>
          <w:rFonts w:hAnsiTheme="minorEastAsia"/>
          <w:color w:val="000000" w:themeColor="text1"/>
          <w:rPrChange w:id="5760" w:author="JY0225" w:date="2017-08-24T12:09:00Z">
            <w:rPr>
              <w:color w:val="000000" w:themeColor="text1"/>
            </w:rPr>
          </w:rPrChange>
        </w:rPr>
        <w:t>Firefox</w:t>
      </w:r>
      <w:r w:rsidRPr="00B207B1">
        <w:rPr>
          <w:rFonts w:hAnsiTheme="minorEastAsia" w:hint="eastAsia"/>
          <w:color w:val="000000" w:themeColor="text1"/>
          <w:rPrChange w:id="5761"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5762" w:author="JY0225" w:date="2017-08-24T12:09:00Z">
            <w:rPr>
              <w:rFonts w:hint="eastAsia"/>
              <w:color w:val="000000" w:themeColor="text1"/>
            </w:rPr>
          </w:rPrChange>
        </w:rPr>
        <w:t>界面上。</w:t>
      </w:r>
      <w:r w:rsidR="00A9424A" w:rsidRPr="00B207B1">
        <w:rPr>
          <w:rFonts w:hAnsiTheme="minorEastAsia" w:hint="eastAsia"/>
          <w:color w:val="000000" w:themeColor="text1"/>
          <w:rPrChange w:id="5763"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5764" w:author="JY0225" w:date="2017-08-24T12:09:00Z">
            <w:rPr>
              <w:rFonts w:hint="eastAsia"/>
              <w:color w:val="000000" w:themeColor="text1"/>
            </w:rPr>
          </w:rPrChange>
        </w:rPr>
        <w:t>所示的是</w:t>
      </w:r>
      <w:r w:rsidR="00A9424A" w:rsidRPr="00B207B1">
        <w:rPr>
          <w:rFonts w:hAnsiTheme="minorEastAsia"/>
          <w:color w:val="000000" w:themeColor="text1"/>
          <w:rPrChange w:id="5765" w:author="JY0225" w:date="2017-08-24T12:09:00Z">
            <w:rPr>
              <w:color w:val="000000" w:themeColor="text1"/>
            </w:rPr>
          </w:rPrChange>
        </w:rPr>
        <w:t>Java SDK</w:t>
      </w:r>
      <w:r w:rsidR="00A9424A" w:rsidRPr="00B207B1">
        <w:rPr>
          <w:rFonts w:hAnsiTheme="minorEastAsia" w:hint="eastAsia"/>
          <w:color w:val="000000" w:themeColor="text1"/>
          <w:rPrChange w:id="5766"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5767" w:author="JY0225" w:date="2017-08-24T12:09:00Z">
            <w:rPr>
              <w:color w:val="000000" w:themeColor="text1"/>
            </w:rPr>
          </w:rPrChange>
        </w:rPr>
        <w:t>Middleware.jar</w:t>
      </w:r>
      <w:r w:rsidR="00A9424A" w:rsidRPr="00B207B1">
        <w:rPr>
          <w:rFonts w:hAnsiTheme="minorEastAsia" w:hint="eastAsia"/>
          <w:color w:val="000000" w:themeColor="text1"/>
          <w:rPrChange w:id="5768"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5769" w:author="JY0225" w:date="2017-08-24T12:09:00Z">
            <w:rPr>
              <w:rFonts w:hint="eastAsia"/>
              <w:color w:val="000000" w:themeColor="text1"/>
            </w:rPr>
          </w:rPrChange>
        </w:rPr>
        <w:t>备份</w:t>
      </w:r>
      <w:r w:rsidR="00A9424A" w:rsidRPr="00B207B1">
        <w:rPr>
          <w:rFonts w:hAnsiTheme="minorEastAsia" w:hint="eastAsia"/>
          <w:color w:val="000000" w:themeColor="text1"/>
          <w:rPrChange w:id="5770" w:author="JY0225" w:date="2017-08-24T12:09:00Z">
            <w:rPr>
              <w:rFonts w:hint="eastAsia"/>
              <w:color w:val="000000" w:themeColor="text1"/>
            </w:rPr>
          </w:rPrChange>
        </w:rPr>
        <w:t>空间接口，返回的是</w:t>
      </w:r>
      <w:r w:rsidR="00AA51D8" w:rsidRPr="00B207B1">
        <w:rPr>
          <w:rFonts w:hAnsiTheme="minorEastAsia"/>
          <w:color w:val="000000" w:themeColor="text1"/>
          <w:rPrChange w:id="5771" w:author="JY0225" w:date="2017-08-24T12:09:00Z">
            <w:rPr>
              <w:color w:val="000000" w:themeColor="text1"/>
            </w:rPr>
          </w:rPrChange>
        </w:rPr>
        <w:t>J</w:t>
      </w:r>
      <w:r w:rsidR="00A9424A" w:rsidRPr="00B207B1">
        <w:rPr>
          <w:rFonts w:hAnsiTheme="minorEastAsia"/>
          <w:color w:val="000000" w:themeColor="text1"/>
          <w:rPrChange w:id="5772" w:author="JY0225" w:date="2017-08-24T12:09:00Z">
            <w:rPr>
              <w:color w:val="000000" w:themeColor="text1"/>
            </w:rPr>
          </w:rPrChange>
        </w:rPr>
        <w:t>son</w:t>
      </w:r>
      <w:r w:rsidR="00A9424A" w:rsidRPr="00B207B1">
        <w:rPr>
          <w:rFonts w:hAnsiTheme="minorEastAsia" w:hint="eastAsia"/>
          <w:color w:val="000000" w:themeColor="text1"/>
          <w:rPrChange w:id="5773" w:author="JY0225" w:date="2017-08-24T12:09:00Z">
            <w:rPr>
              <w:rFonts w:hint="eastAsia"/>
              <w:color w:val="000000" w:themeColor="text1"/>
            </w:rPr>
          </w:rPrChange>
        </w:rPr>
        <w:t>格式的数据</w:t>
      </w:r>
      <w:del w:id="5774" w:author="微软用户" w:date="2017-08-24T21:29:00Z">
        <w:r w:rsidR="003376D8" w:rsidRPr="00B207B1" w:rsidDel="001A2F94">
          <w:rPr>
            <w:rFonts w:hAnsiTheme="minorEastAsia"/>
            <w:color w:val="000000" w:themeColor="text1"/>
            <w:vertAlign w:val="superscript"/>
            <w:rPrChange w:id="5775"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5776"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5777"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5778"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5779"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5780"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5781" w:author="JY0225" w:date="2017-08-24T12:09:00Z">
              <w:rPr>
                <w:color w:val="000000" w:themeColor="text1"/>
                <w:vertAlign w:val="superscript"/>
              </w:rPr>
            </w:rPrChange>
          </w:rPr>
          <w:fldChar w:fldCharType="end"/>
        </w:r>
      </w:del>
      <w:ins w:id="5782"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[36]</w:t>
      </w:r>
      <w:ins w:id="5783"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5784" w:author="JY0225" w:date="2017-08-24T12:09:00Z">
            <w:rPr>
              <w:rFonts w:hint="eastAsia"/>
              <w:color w:val="000000" w:themeColor="text1"/>
            </w:rPr>
          </w:rPrChange>
        </w:rPr>
        <w:t>。</w:t>
      </w:r>
      <w:r w:rsidR="000D29FA" w:rsidRPr="00B207B1">
        <w:rPr>
          <w:rFonts w:hAnsiTheme="minorEastAsia"/>
          <w:color w:val="000000" w:themeColor="text1"/>
          <w:rPrChange w:id="5785" w:author="JY0225" w:date="2017-08-24T12:09:00Z">
            <w:rPr>
              <w:color w:val="000000" w:themeColor="text1"/>
            </w:rPr>
          </w:rPrChange>
        </w:rPr>
        <w:t>Firefox</w:t>
      </w:r>
      <w:r w:rsidR="002E5718" w:rsidRPr="00B207B1">
        <w:rPr>
          <w:rFonts w:hAnsiTheme="minorEastAsia" w:hint="eastAsia"/>
          <w:color w:val="000000" w:themeColor="text1"/>
          <w:rPrChange w:id="5786" w:author="JY0225" w:date="2017-08-24T12:09:00Z">
            <w:rPr>
              <w:rFonts w:hint="eastAsia"/>
              <w:color w:val="000000" w:themeColor="text1"/>
            </w:rPr>
          </w:rPrChange>
        </w:rPr>
        <w:t>扩展</w:t>
      </w:r>
      <w:r w:rsidR="000D29FA" w:rsidRPr="00B207B1">
        <w:rPr>
          <w:rFonts w:hAnsiTheme="minorEastAsia" w:hint="eastAsia"/>
          <w:color w:val="000000" w:themeColor="text1"/>
          <w:rPrChange w:id="5787" w:author="JY0225" w:date="2017-08-24T12:09:00Z">
            <w:rPr>
              <w:rFonts w:hint="eastAsia"/>
              <w:color w:val="000000" w:themeColor="text1"/>
            </w:rPr>
          </w:rPrChange>
        </w:rPr>
        <w:t>以及</w:t>
      </w:r>
      <w:r w:rsidR="000D29FA" w:rsidRPr="00B207B1">
        <w:rPr>
          <w:rFonts w:hAnsiTheme="minorEastAsia"/>
          <w:color w:val="000000" w:themeColor="text1"/>
          <w:rPrChange w:id="5788" w:author="JY0225" w:date="2017-08-24T12:09:00Z">
            <w:rPr>
              <w:color w:val="000000" w:themeColor="text1"/>
            </w:rPr>
          </w:rPrChange>
        </w:rPr>
        <w:t>Java SDK</w:t>
      </w:r>
      <w:r w:rsidR="000D29FA" w:rsidRPr="00B207B1">
        <w:rPr>
          <w:rFonts w:hAnsiTheme="minorEastAsia" w:hint="eastAsia"/>
          <w:color w:val="000000" w:themeColor="text1"/>
          <w:rPrChange w:id="5789" w:author="JY0225" w:date="2017-08-24T12:09:00Z">
            <w:rPr>
              <w:rFonts w:hint="eastAsia"/>
              <w:color w:val="000000" w:themeColor="text1"/>
            </w:rPr>
          </w:rPrChange>
        </w:rPr>
        <w:t>实现了与</w:t>
      </w:r>
      <w:r w:rsidR="00E4327E" w:rsidRPr="00B207B1">
        <w:rPr>
          <w:rFonts w:hAnsiTheme="minorEastAsia" w:hint="eastAsia"/>
          <w:color w:val="000000" w:themeColor="text1"/>
          <w:rPrChange w:id="5790" w:author="JY0225" w:date="2017-08-24T12:09:00Z">
            <w:rPr>
              <w:rFonts w:hint="eastAsia"/>
              <w:color w:val="000000" w:themeColor="text1"/>
            </w:rPr>
          </w:rPrChange>
        </w:rPr>
        <w:t>现有</w:t>
      </w:r>
      <w:r w:rsidR="000D29FA" w:rsidRPr="00B207B1">
        <w:rPr>
          <w:rFonts w:hAnsiTheme="minorEastAsia" w:hint="eastAsia"/>
          <w:color w:val="000000" w:themeColor="text1"/>
          <w:rPrChange w:id="5791" w:author="JY0225" w:date="2017-08-24T12:09:00Z">
            <w:rPr>
              <w:rFonts w:hint="eastAsia"/>
              <w:color w:val="000000" w:themeColor="text1"/>
            </w:rPr>
          </w:rPrChange>
        </w:rPr>
        <w:t>的</w:t>
      </w:r>
      <w:r w:rsidR="000D29FA" w:rsidRPr="00B207B1">
        <w:rPr>
          <w:rFonts w:hAnsiTheme="minorEastAsia"/>
          <w:color w:val="000000" w:themeColor="text1"/>
          <w:rPrChange w:id="5792" w:author="JY0225" w:date="2017-08-24T12:09:00Z">
            <w:rPr>
              <w:color w:val="000000" w:themeColor="text1"/>
            </w:rPr>
          </w:rPrChange>
        </w:rPr>
        <w:t>CLI</w:t>
      </w:r>
      <w:r w:rsidR="000D29FA" w:rsidRPr="00B207B1">
        <w:rPr>
          <w:rFonts w:hAnsiTheme="minorEastAsia" w:hint="eastAsia"/>
          <w:color w:val="000000" w:themeColor="text1"/>
          <w:rPrChange w:id="5793"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5794" w:author="微软用户" w:date="2017-08-18T22:54:00Z">
          <w:pPr>
            <w:pStyle w:val="21"/>
          </w:pPr>
        </w:pPrChange>
      </w:pPr>
      <w:bookmarkStart w:id="5795" w:name="_Toc492545502"/>
      <w:r w:rsidRPr="00B207B1">
        <w:lastRenderedPageBreak/>
        <w:t>6.4</w:t>
      </w:r>
      <w:r w:rsidR="0055000A" w:rsidRPr="00B207B1">
        <w:t xml:space="preserve"> </w:t>
      </w:r>
      <w:r w:rsidR="0055000A" w:rsidRPr="00B207B1">
        <w:t>性能</w:t>
      </w:r>
      <w:r w:rsidR="007462AC" w:rsidRPr="00B207B1">
        <w:t>分析</w:t>
      </w:r>
      <w:bookmarkEnd w:id="5795"/>
    </w:p>
    <w:p w14:paraId="59C47EED" w14:textId="77777777" w:rsidR="00860818" w:rsidRPr="00B207B1" w:rsidRDefault="00860818" w:rsidP="006263CF">
      <w:pPr>
        <w:pStyle w:val="31"/>
      </w:pPr>
      <w:bookmarkStart w:id="5796" w:name="_Toc492545503"/>
      <w:r w:rsidRPr="00B207B1">
        <w:t>6.4.1</w:t>
      </w:r>
      <w:r w:rsidRPr="00B207B1">
        <w:t>安全性分析</w:t>
      </w:r>
      <w:bookmarkEnd w:id="5796"/>
    </w:p>
    <w:p w14:paraId="62462BA7" w14:textId="77777777" w:rsidR="00D326DB" w:rsidRPr="00B207B1" w:rsidRDefault="00D326DB">
      <w:pPr>
        <w:spacing w:line="400" w:lineRule="exact"/>
        <w:rPr>
          <w:rFonts w:hAnsiTheme="minorEastAsia"/>
          <w:color w:val="000000" w:themeColor="text1"/>
          <w:rPrChange w:id="5797" w:author="JY0225" w:date="2017-08-24T12:09:00Z">
            <w:rPr>
              <w:color w:val="000000" w:themeColor="text1"/>
            </w:rPr>
          </w:rPrChange>
        </w:rPr>
        <w:pPrChange w:id="5798" w:author="JY0225" w:date="2017-08-24T12:09:00Z">
          <w:pPr/>
        </w:pPrChange>
      </w:pPr>
      <w:r w:rsidRPr="00B207B1">
        <w:tab/>
      </w:r>
      <w:r w:rsidRPr="00B207B1">
        <w:rPr>
          <w:rFonts w:hAnsiTheme="minorEastAsia"/>
          <w:color w:val="000000" w:themeColor="text1"/>
          <w:rPrChange w:id="5799" w:author="JY0225" w:date="2017-08-24T12:09:00Z">
            <w:rPr>
              <w:color w:val="000000" w:themeColor="text1"/>
            </w:rPr>
          </w:rPrChange>
        </w:rPr>
        <w:t>1</w:t>
      </w:r>
      <w:r w:rsidRPr="00B207B1">
        <w:rPr>
          <w:rFonts w:hAnsiTheme="minorEastAsia" w:hint="eastAsia"/>
          <w:color w:val="000000" w:themeColor="text1"/>
          <w:rPrChange w:id="5800" w:author="JY0225" w:date="2017-08-24T12:09:00Z">
            <w:rPr>
              <w:rFonts w:hint="eastAsia"/>
              <w:color w:val="000000" w:themeColor="text1"/>
            </w:rPr>
          </w:rPrChange>
        </w:rPr>
        <w:t>）</w:t>
      </w:r>
      <w:r w:rsidR="00056D34" w:rsidRPr="00B207B1">
        <w:rPr>
          <w:rFonts w:hAnsiTheme="minorEastAsia" w:hint="eastAsia"/>
          <w:color w:val="000000" w:themeColor="text1"/>
          <w:rPrChange w:id="5801" w:author="JY0225" w:date="2017-08-24T12:09:00Z">
            <w:rPr>
              <w:rFonts w:hint="eastAsia"/>
              <w:color w:val="000000" w:themeColor="text1"/>
            </w:rPr>
          </w:rPrChange>
        </w:rPr>
        <w:t>会话信息</w:t>
      </w:r>
      <w:r w:rsidR="00262415" w:rsidRPr="00B207B1">
        <w:rPr>
          <w:rFonts w:hAnsiTheme="minorEastAsia" w:hint="eastAsia"/>
          <w:color w:val="000000" w:themeColor="text1"/>
          <w:rPrChange w:id="5802"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5803" w:author="JY0225" w:date="2017-08-24T12:09:00Z">
            <w:rPr>
              <w:rFonts w:ascii="Times New Roman" w:hAnsi="Times New Roman"/>
              <w:spacing w:val="10"/>
              <w:szCs w:val="20"/>
            </w:rPr>
          </w:rPrChange>
        </w:rPr>
      </w:pPr>
      <w:r w:rsidRPr="00B207B1">
        <w:rPr>
          <w:rFonts w:hAnsiTheme="minorEastAsia"/>
          <w:rPrChange w:id="5804" w:author="JY0225" w:date="2017-08-24T12:09:00Z">
            <w:rPr/>
          </w:rPrChange>
        </w:rPr>
        <w:tab/>
      </w:r>
      <w:r w:rsidR="00224D4D" w:rsidRPr="00B207B1">
        <w:rPr>
          <w:rFonts w:hAnsiTheme="minorEastAsia" w:hint="eastAsia"/>
          <w:color w:val="000000" w:themeColor="text1"/>
          <w:rPrChange w:id="5805"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5806"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5807" w:author="JY0225" w:date="2017-08-24T12:09:00Z">
            <w:rPr>
              <w:rFonts w:hint="eastAsia"/>
              <w:color w:val="000000" w:themeColor="text1"/>
            </w:rPr>
          </w:rPrChange>
        </w:rPr>
        <w:t>采用了</w:t>
      </w:r>
      <w:r w:rsidRPr="00B207B1">
        <w:rPr>
          <w:rFonts w:hAnsiTheme="minorEastAsia"/>
          <w:color w:val="000000" w:themeColor="text1"/>
          <w:rPrChange w:id="5808" w:author="JY0225" w:date="2017-08-24T12:09:00Z">
            <w:rPr>
              <w:color w:val="000000" w:themeColor="text1"/>
            </w:rPr>
          </w:rPrChange>
        </w:rPr>
        <w:t>128</w:t>
      </w:r>
      <w:r w:rsidRPr="00B207B1">
        <w:rPr>
          <w:rFonts w:hAnsiTheme="minorEastAsia" w:hint="eastAsia"/>
          <w:color w:val="000000" w:themeColor="text1"/>
          <w:rPrChange w:id="5809" w:author="JY0225" w:date="2017-08-24T12:09:00Z">
            <w:rPr>
              <w:rFonts w:hint="eastAsia"/>
              <w:color w:val="000000" w:themeColor="text1"/>
            </w:rPr>
          </w:rPrChange>
        </w:rPr>
        <w:t>位的</w:t>
      </w:r>
      <w:r w:rsidRPr="00B207B1">
        <w:rPr>
          <w:rFonts w:hAnsiTheme="minorEastAsia"/>
          <w:color w:val="000000" w:themeColor="text1"/>
          <w:rPrChange w:id="5810" w:author="JY0225" w:date="2017-08-24T12:09:00Z">
            <w:rPr>
              <w:color w:val="000000" w:themeColor="text1"/>
            </w:rPr>
          </w:rPrChange>
        </w:rPr>
        <w:t>SSL</w:t>
      </w:r>
      <w:r w:rsidRPr="00B207B1">
        <w:rPr>
          <w:rFonts w:hAnsiTheme="minorEastAsia" w:hint="eastAsia"/>
          <w:color w:val="000000" w:themeColor="text1"/>
          <w:rPrChange w:id="5811"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5812"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5813" w:author="JY0225" w:date="2017-08-24T12:09:00Z">
            <w:rPr>
              <w:color w:val="000000" w:themeColor="text1"/>
            </w:rPr>
          </w:rPrChange>
        </w:rPr>
        <w:t>AES</w:t>
      </w:r>
      <w:r w:rsidRPr="00B207B1">
        <w:rPr>
          <w:rFonts w:hAnsiTheme="minorEastAsia" w:hint="eastAsia"/>
          <w:color w:val="000000" w:themeColor="text1"/>
          <w:rPrChange w:id="5814" w:author="JY0225" w:date="2017-08-24T12:09:00Z">
            <w:rPr>
              <w:rFonts w:hint="eastAsia"/>
              <w:color w:val="000000" w:themeColor="text1"/>
            </w:rPr>
          </w:rPrChange>
        </w:rPr>
        <w:t>加密算法</w:t>
      </w:r>
      <w:r w:rsidR="00096556" w:rsidRPr="00B207B1">
        <w:rPr>
          <w:rFonts w:hAnsiTheme="minorEastAsia" w:hint="eastAsia"/>
          <w:color w:val="000000" w:themeColor="text1"/>
          <w:rPrChange w:id="5815" w:author="JY0225" w:date="2017-08-24T12:09:00Z">
            <w:rPr>
              <w:rFonts w:hint="eastAsia"/>
              <w:color w:val="000000" w:themeColor="text1"/>
            </w:rPr>
          </w:rPrChange>
        </w:rPr>
        <w:t>。</w:t>
      </w:r>
      <w:r w:rsidR="007C49F1" w:rsidRPr="00B207B1">
        <w:rPr>
          <w:rFonts w:hAnsiTheme="minorEastAsia" w:hint="eastAsia"/>
          <w:szCs w:val="20"/>
          <w:rPrChange w:id="5816"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5817"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5818"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5819"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5820"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5821"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5822"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5823"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5824" w:author="JY0225" w:date="2017-08-24T12:09:00Z">
            <w:rPr>
              <w:rFonts w:ascii="Times New Roman" w:hAnsi="Times New Roman"/>
              <w:spacing w:val="10"/>
              <w:szCs w:val="20"/>
            </w:rPr>
          </w:rPrChange>
        </w:rPr>
      </w:pPr>
      <w:r w:rsidRPr="00B207B1">
        <w:rPr>
          <w:rFonts w:hAnsiTheme="minorEastAsia"/>
          <w:szCs w:val="20"/>
          <w:rPrChange w:id="5825"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5826"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5827"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5828"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5829"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5830"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5831"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5832"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5833" w:author="JY0225" w:date="2017-08-24T12:09:00Z">
            <w:rPr>
              <w:color w:val="000000" w:themeColor="text1"/>
            </w:rPr>
          </w:rPrChange>
        </w:rPr>
      </w:pPr>
      <w:r w:rsidRPr="00B207B1">
        <w:tab/>
      </w:r>
      <w:r w:rsidR="0026260A" w:rsidRPr="00B207B1">
        <w:rPr>
          <w:rFonts w:hAnsiTheme="minorEastAsia"/>
          <w:color w:val="000000" w:themeColor="text1"/>
          <w:rPrChange w:id="5834" w:author="JY0225" w:date="2017-08-24T12:09:00Z">
            <w:rPr>
              <w:color w:val="000000" w:themeColor="text1"/>
            </w:rPr>
          </w:rPrChange>
        </w:rPr>
        <w:t>2</w:t>
      </w:r>
      <w:r w:rsidR="0026260A" w:rsidRPr="00B207B1">
        <w:rPr>
          <w:rFonts w:hAnsiTheme="minorEastAsia" w:hint="eastAsia"/>
          <w:color w:val="000000" w:themeColor="text1"/>
          <w:rPrChange w:id="5835" w:author="JY0225" w:date="2017-08-24T12:09:00Z">
            <w:rPr>
              <w:rFonts w:hint="eastAsia"/>
              <w:color w:val="000000" w:themeColor="text1"/>
            </w:rPr>
          </w:rPrChange>
        </w:rPr>
        <w:t>）</w:t>
      </w:r>
      <w:r w:rsidR="007B66D3" w:rsidRPr="00B207B1">
        <w:rPr>
          <w:rFonts w:hAnsiTheme="minorEastAsia" w:hint="eastAsia"/>
          <w:color w:val="000000" w:themeColor="text1"/>
          <w:rPrChange w:id="5836" w:author="JY0225" w:date="2017-08-24T12:09:00Z">
            <w:rPr>
              <w:rFonts w:hint="eastAsia"/>
              <w:color w:val="000000" w:themeColor="text1"/>
            </w:rPr>
          </w:rPrChange>
        </w:rPr>
        <w:t>本地缓存安全性</w:t>
      </w:r>
    </w:p>
    <w:p w14:paraId="000F4CB9" w14:textId="44737F57" w:rsidR="00BD467E" w:rsidRPr="00B207B1" w:rsidRDefault="00FB0A49" w:rsidP="00751AEB">
      <w:pPr>
        <w:spacing w:afterLines="30" w:after="93" w:line="400" w:lineRule="exact"/>
        <w:rPr>
          <w:rFonts w:hAnsiTheme="minorEastAsia"/>
          <w:color w:val="000000" w:themeColor="text1"/>
          <w:rPrChange w:id="5837" w:author="JY0225" w:date="2017-08-24T12:09:00Z">
            <w:rPr>
              <w:color w:val="000000" w:themeColor="text1"/>
            </w:rPr>
          </w:rPrChange>
        </w:rPr>
      </w:pPr>
      <w:r w:rsidRPr="00B207B1">
        <w:rPr>
          <w:rFonts w:hAnsiTheme="minorEastAsia"/>
          <w:color w:val="000000" w:themeColor="text1"/>
          <w:rPrChange w:id="5838" w:author="JY0225" w:date="2017-08-24T12:09:00Z">
            <w:rPr>
              <w:color w:val="000000" w:themeColor="text1"/>
            </w:rPr>
          </w:rPrChange>
        </w:rPr>
        <w:tab/>
      </w:r>
      <w:r w:rsidR="002B37E2" w:rsidRPr="00B207B1">
        <w:rPr>
          <w:rFonts w:hAnsiTheme="minorEastAsia" w:hint="eastAsia"/>
          <w:color w:val="000000" w:themeColor="text1"/>
          <w:rPrChange w:id="5839"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5840"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5841" w:author="JY0225" w:date="2017-08-24T12:09:00Z">
            <w:rPr>
              <w:rFonts w:hint="eastAsia"/>
              <w:color w:val="000000" w:themeColor="text1"/>
            </w:rPr>
          </w:rPrChange>
        </w:rPr>
        <w:t>，</w:t>
      </w:r>
      <w:r w:rsidR="003C0E01" w:rsidRPr="00B207B1">
        <w:rPr>
          <w:rFonts w:hAnsiTheme="minorEastAsia" w:hint="eastAsia"/>
          <w:color w:val="000000" w:themeColor="text1"/>
          <w:rPrChange w:id="5842"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5843" w:author="JY0225" w:date="2017-08-24T12:09:00Z">
            <w:rPr>
              <w:rFonts w:hint="eastAsia"/>
              <w:color w:val="000000" w:themeColor="text1"/>
            </w:rPr>
          </w:rPrChange>
        </w:rPr>
        <w:t>用户的缓存</w:t>
      </w:r>
      <w:r w:rsidR="00FC2055" w:rsidRPr="00B207B1">
        <w:rPr>
          <w:rFonts w:hAnsiTheme="minorEastAsia" w:hint="eastAsia"/>
          <w:color w:val="000000" w:themeColor="text1"/>
          <w:rPrChange w:id="5844" w:author="JY0225" w:date="2017-08-24T12:09:00Z">
            <w:rPr>
              <w:rFonts w:hint="eastAsia"/>
              <w:color w:val="000000" w:themeColor="text1"/>
            </w:rPr>
          </w:rPrChange>
        </w:rPr>
        <w:t>数据</w:t>
      </w:r>
      <w:r w:rsidR="00893BF5" w:rsidRPr="00B207B1">
        <w:rPr>
          <w:rFonts w:hAnsiTheme="minorEastAsia" w:hint="eastAsia"/>
          <w:color w:val="000000" w:themeColor="text1"/>
          <w:rPrChange w:id="5845" w:author="JY0225" w:date="2017-08-24T12:09:00Z">
            <w:rPr>
              <w:rFonts w:hint="eastAsia"/>
              <w:color w:val="000000" w:themeColor="text1"/>
            </w:rPr>
          </w:rPrChange>
        </w:rPr>
        <w:t>进行物理隔离，防止某一用户的缓存信息被其他用户窃取</w:t>
      </w:r>
      <w:del w:id="5846" w:author="微软用户" w:date="2017-08-24T21:29:00Z">
        <w:r w:rsidR="007C7265" w:rsidRPr="00B207B1" w:rsidDel="001F4DC7">
          <w:rPr>
            <w:rFonts w:hAnsiTheme="minorEastAsia"/>
            <w:vertAlign w:val="superscript"/>
            <w:rPrChange w:id="5847" w:author="JY0225" w:date="2017-08-24T12:09:00Z">
              <w:rPr>
                <w:vertAlign w:val="superscript"/>
              </w:rPr>
            </w:rPrChange>
          </w:rPr>
          <w:fldChar w:fldCharType="begin"/>
        </w:r>
        <w:r w:rsidR="007C7265" w:rsidRPr="00B207B1" w:rsidDel="001F4DC7">
          <w:rPr>
            <w:rFonts w:hAnsiTheme="minorEastAsia"/>
            <w:vertAlign w:val="superscript"/>
            <w:rPrChange w:id="5848"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5849" w:author="JY0225" w:date="2017-08-24T12:09:00Z">
              <w:rPr>
                <w:rFonts w:hAnsiTheme="minorEastAsia"/>
                <w:vertAlign w:val="superscript"/>
              </w:rPr>
            </w:rPrChange>
          </w:rPr>
        </w:r>
        <w:r w:rsidR="007C7265" w:rsidRPr="00B207B1" w:rsidDel="001F4DC7">
          <w:rPr>
            <w:rFonts w:hAnsiTheme="minorEastAsia"/>
            <w:vertAlign w:val="superscript"/>
            <w:rPrChange w:id="5850" w:author="JY0225" w:date="2017-08-24T12:09:00Z">
              <w:rPr>
                <w:vertAlign w:val="superscript"/>
              </w:rPr>
            </w:rPrChange>
          </w:rPr>
          <w:fldChar w:fldCharType="separate"/>
        </w:r>
        <w:r w:rsidR="008E2759" w:rsidRPr="00B207B1" w:rsidDel="001F4DC7">
          <w:rPr>
            <w:rFonts w:hAnsiTheme="minorEastAsia"/>
            <w:vertAlign w:val="superscript"/>
            <w:rPrChange w:id="5851" w:author="JY0225" w:date="2017-08-24T12:09:00Z">
              <w:rPr>
                <w:vertAlign w:val="superscript"/>
              </w:rPr>
            </w:rPrChange>
          </w:rPr>
          <w:delText>[39]</w:delText>
        </w:r>
        <w:r w:rsidR="007C7265" w:rsidRPr="00B207B1" w:rsidDel="001F4DC7">
          <w:rPr>
            <w:rFonts w:hAnsiTheme="minorEastAsia"/>
            <w:vertAlign w:val="superscript"/>
            <w:rPrChange w:id="5852" w:author="JY0225" w:date="2017-08-24T12:09:00Z">
              <w:rPr>
                <w:vertAlign w:val="superscript"/>
              </w:rPr>
            </w:rPrChange>
          </w:rPr>
          <w:fldChar w:fldCharType="end"/>
        </w:r>
      </w:del>
      <w:ins w:id="5853"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F14047">
        <w:rPr>
          <w:rFonts w:hAnsiTheme="minorEastAsia"/>
          <w:vertAlign w:val="superscript"/>
        </w:rPr>
        <w:t>[37]</w:t>
      </w:r>
      <w:ins w:id="5854"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5855" w:author="JY0225" w:date="2017-08-24T12:09:00Z">
            <w:rPr>
              <w:rFonts w:hint="eastAsia"/>
              <w:color w:val="000000" w:themeColor="text1"/>
            </w:rPr>
          </w:rPrChange>
        </w:rPr>
        <w:t>。</w:t>
      </w:r>
      <w:r w:rsidR="00260686" w:rsidRPr="00B207B1">
        <w:rPr>
          <w:rFonts w:hAnsiTheme="minorEastAsia" w:hint="eastAsia"/>
          <w:color w:val="000000" w:themeColor="text1"/>
          <w:rPrChange w:id="5856"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5857" w:author="JY0225" w:date="2017-08-24T12:09:00Z">
            <w:rPr>
              <w:color w:val="000000" w:themeColor="text1"/>
            </w:rPr>
          </w:rPrChange>
        </w:rPr>
      </w:pPr>
      <w:r w:rsidRPr="00B207B1">
        <w:rPr>
          <w:rFonts w:hAnsiTheme="minorEastAsia"/>
          <w:color w:val="000000" w:themeColor="text1"/>
          <w:rPrChange w:id="5858" w:author="JY0225" w:date="2017-08-24T12:09:00Z">
            <w:rPr>
              <w:color w:val="000000" w:themeColor="text1"/>
            </w:rPr>
          </w:rPrChange>
        </w:rPr>
        <w:t>3</w:t>
      </w:r>
      <w:r w:rsidR="00784E14" w:rsidRPr="00B207B1">
        <w:rPr>
          <w:rFonts w:hAnsiTheme="minorEastAsia" w:hint="eastAsia"/>
          <w:color w:val="000000" w:themeColor="text1"/>
          <w:rPrChange w:id="5859" w:author="JY0225" w:date="2017-08-24T12:09:00Z">
            <w:rPr>
              <w:rFonts w:hint="eastAsia"/>
              <w:color w:val="000000" w:themeColor="text1"/>
            </w:rPr>
          </w:rPrChange>
        </w:rPr>
        <w:t>）</w:t>
      </w:r>
      <w:r w:rsidR="00114A7F" w:rsidRPr="00B207B1">
        <w:rPr>
          <w:rFonts w:hAnsiTheme="minorEastAsia" w:hint="eastAsia"/>
          <w:color w:val="000000" w:themeColor="text1"/>
          <w:rPrChange w:id="5860" w:author="JY0225" w:date="2017-08-24T12:09:00Z">
            <w:rPr>
              <w:rFonts w:hint="eastAsia"/>
              <w:color w:val="000000" w:themeColor="text1"/>
            </w:rPr>
          </w:rPrChange>
        </w:rPr>
        <w:t>数据库</w:t>
      </w:r>
      <w:r w:rsidR="00784E14" w:rsidRPr="00B207B1">
        <w:rPr>
          <w:rFonts w:hAnsiTheme="minorEastAsia" w:hint="eastAsia"/>
          <w:color w:val="000000" w:themeColor="text1"/>
          <w:rPrChange w:id="5861"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5862" w:author="JY0225" w:date="2017-08-24T12:09:00Z">
            <w:rPr>
              <w:color w:val="000000" w:themeColor="text1"/>
            </w:rPr>
          </w:rPrChange>
        </w:rPr>
      </w:pPr>
      <w:r w:rsidRPr="00B207B1">
        <w:rPr>
          <w:rFonts w:hAnsiTheme="minorEastAsia"/>
          <w:color w:val="000000" w:themeColor="text1"/>
          <w:rPrChange w:id="5863" w:author="JY0225" w:date="2017-08-24T12:09:00Z">
            <w:rPr>
              <w:color w:val="000000" w:themeColor="text1"/>
            </w:rPr>
          </w:rPrChange>
        </w:rPr>
        <w:tab/>
      </w:r>
      <w:r w:rsidR="00E4327E" w:rsidRPr="00B207B1">
        <w:rPr>
          <w:rFonts w:hAnsiTheme="minorEastAsia" w:hint="eastAsia"/>
          <w:color w:val="000000" w:themeColor="text1"/>
          <w:rPrChange w:id="5864" w:author="JY0225" w:date="2017-08-24T12:09:00Z">
            <w:rPr>
              <w:rFonts w:hint="eastAsia"/>
              <w:color w:val="000000" w:themeColor="text1"/>
            </w:rPr>
          </w:rPrChange>
        </w:rPr>
        <w:t>现有</w:t>
      </w:r>
      <w:r w:rsidRPr="00B207B1">
        <w:rPr>
          <w:rFonts w:hAnsiTheme="minorEastAsia" w:hint="eastAsia"/>
          <w:color w:val="000000" w:themeColor="text1"/>
          <w:rPrChange w:id="5865"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5866" w:author="JY0225" w:date="2017-08-24T12:09:00Z">
            <w:rPr>
              <w:rFonts w:hint="eastAsia"/>
              <w:color w:val="000000" w:themeColor="text1"/>
            </w:rPr>
          </w:rPrChange>
        </w:rPr>
        <w:lastRenderedPageBreak/>
        <w:t>接，并编写相应的</w:t>
      </w:r>
      <w:r w:rsidRPr="00B207B1">
        <w:rPr>
          <w:rFonts w:hAnsiTheme="minorEastAsia"/>
          <w:color w:val="000000" w:themeColor="text1"/>
          <w:rPrChange w:id="5867" w:author="JY0225" w:date="2017-08-24T12:09:00Z">
            <w:rPr>
              <w:color w:val="000000" w:themeColor="text1"/>
            </w:rPr>
          </w:rPrChange>
        </w:rPr>
        <w:t>SQL</w:t>
      </w:r>
      <w:r w:rsidRPr="00B207B1">
        <w:rPr>
          <w:rFonts w:hAnsiTheme="minorEastAsia" w:hint="eastAsia"/>
          <w:color w:val="000000" w:themeColor="text1"/>
          <w:rPrChange w:id="5868"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0F053C76" w:rsidR="007335E7" w:rsidRPr="00B207B1" w:rsidRDefault="007D2F7F" w:rsidP="00E92AAE">
      <w:pPr>
        <w:spacing w:afterLines="30" w:after="93" w:line="400" w:lineRule="exact"/>
        <w:rPr>
          <w:rFonts w:hAnsiTheme="minorEastAsia"/>
          <w:color w:val="000000" w:themeColor="text1"/>
          <w:rPrChange w:id="5869"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5870"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5871" w:author="JY0225" w:date="2017-08-24T12:10:00Z">
            <w:rPr>
              <w:color w:val="000000" w:themeColor="text1"/>
            </w:rPr>
          </w:rPrChange>
        </w:rPr>
        <w:t>SQL</w:t>
      </w:r>
      <w:r w:rsidR="00952C5C" w:rsidRPr="00B207B1">
        <w:rPr>
          <w:rFonts w:hAnsiTheme="minorEastAsia" w:hint="eastAsia"/>
          <w:color w:val="000000" w:themeColor="text1"/>
          <w:rPrChange w:id="5872"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F14047">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5873" w:author="JY0225" w:date="2017-08-24T12:10:00Z">
            <w:rPr>
              <w:rFonts w:hint="eastAsia"/>
              <w:color w:val="000000" w:themeColor="text1"/>
            </w:rPr>
          </w:rPrChange>
        </w:rPr>
        <w:t>。</w:t>
      </w:r>
      <w:r w:rsidR="00F34C36" w:rsidRPr="00B207B1">
        <w:rPr>
          <w:rFonts w:hAnsiTheme="minorEastAsia"/>
          <w:color w:val="000000" w:themeColor="text1"/>
          <w:rPrChange w:id="5874" w:author="JY0225" w:date="2017-08-24T12:10:00Z">
            <w:rPr>
              <w:color w:val="000000" w:themeColor="text1"/>
            </w:rPr>
          </w:rPrChange>
        </w:rPr>
        <w:t>SQL</w:t>
      </w:r>
      <w:r w:rsidR="00F34C36" w:rsidRPr="00B207B1">
        <w:rPr>
          <w:rFonts w:hAnsiTheme="minorEastAsia" w:hint="eastAsia"/>
          <w:color w:val="000000" w:themeColor="text1"/>
          <w:rPrChange w:id="5875"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5876"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5877" w:author="JY0225" w:date="2017-08-24T12:10:00Z">
            <w:rPr>
              <w:color w:val="000000" w:themeColor="text1"/>
            </w:rPr>
          </w:rPrChange>
        </w:rPr>
        <w:t>SQL Injection</w:t>
      </w:r>
      <w:r w:rsidR="006A7039" w:rsidRPr="00B207B1">
        <w:rPr>
          <w:rFonts w:hAnsiTheme="minorEastAsia" w:hint="eastAsia"/>
          <w:color w:val="000000" w:themeColor="text1"/>
          <w:rPrChange w:id="5878" w:author="JY0225" w:date="2017-08-24T12:10:00Z">
            <w:rPr>
              <w:rFonts w:hint="eastAsia"/>
              <w:color w:val="000000" w:themeColor="text1"/>
            </w:rPr>
          </w:rPrChange>
        </w:rPr>
        <w:t>，即</w:t>
      </w:r>
      <w:r w:rsidR="006A7039" w:rsidRPr="00B207B1">
        <w:rPr>
          <w:rFonts w:hAnsiTheme="minorEastAsia"/>
          <w:color w:val="000000" w:themeColor="text1"/>
          <w:rPrChange w:id="5879" w:author="JY0225" w:date="2017-08-24T12:10:00Z">
            <w:rPr>
              <w:color w:val="000000" w:themeColor="text1"/>
            </w:rPr>
          </w:rPrChange>
        </w:rPr>
        <w:t>SQL</w:t>
      </w:r>
      <w:r w:rsidR="006A7039" w:rsidRPr="00B207B1">
        <w:rPr>
          <w:rFonts w:hAnsiTheme="minorEastAsia" w:hint="eastAsia"/>
          <w:color w:val="000000" w:themeColor="text1"/>
          <w:rPrChange w:id="5880" w:author="JY0225" w:date="2017-08-24T12:10:00Z">
            <w:rPr>
              <w:rFonts w:hint="eastAsia"/>
              <w:color w:val="000000" w:themeColor="text1"/>
            </w:rPr>
          </w:rPrChange>
        </w:rPr>
        <w:t>注入</w:t>
      </w:r>
      <w:del w:id="5881" w:author="微软用户" w:date="2017-08-24T21:30:00Z">
        <w:r w:rsidR="007C7265" w:rsidRPr="00B207B1" w:rsidDel="00F31754">
          <w:rPr>
            <w:rFonts w:hAnsiTheme="minorEastAsia"/>
            <w:vertAlign w:val="superscript"/>
            <w:rPrChange w:id="5882" w:author="JY0225" w:date="2017-08-24T12:10:00Z">
              <w:rPr>
                <w:vertAlign w:val="superscript"/>
              </w:rPr>
            </w:rPrChange>
          </w:rPr>
          <w:fldChar w:fldCharType="begin"/>
        </w:r>
        <w:r w:rsidR="007C7265" w:rsidRPr="00B207B1" w:rsidDel="00F31754">
          <w:rPr>
            <w:rFonts w:hAnsiTheme="minorEastAsia"/>
            <w:vertAlign w:val="superscript"/>
            <w:rPrChange w:id="5883"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5884" w:author="JY0225" w:date="2017-08-24T12:10:00Z">
              <w:rPr>
                <w:rFonts w:hAnsiTheme="minorEastAsia"/>
                <w:vertAlign w:val="superscript"/>
              </w:rPr>
            </w:rPrChange>
          </w:rPr>
        </w:r>
        <w:r w:rsidR="007C7265" w:rsidRPr="00B207B1" w:rsidDel="00F31754">
          <w:rPr>
            <w:rFonts w:hAnsiTheme="minorEastAsia"/>
            <w:vertAlign w:val="superscript"/>
            <w:rPrChange w:id="5885" w:author="JY0225" w:date="2017-08-24T12:10:00Z">
              <w:rPr>
                <w:vertAlign w:val="superscript"/>
              </w:rPr>
            </w:rPrChange>
          </w:rPr>
          <w:fldChar w:fldCharType="separate"/>
        </w:r>
        <w:r w:rsidR="008E2759" w:rsidRPr="00B207B1" w:rsidDel="00F31754">
          <w:rPr>
            <w:rFonts w:hAnsiTheme="minorEastAsia"/>
            <w:vertAlign w:val="superscript"/>
            <w:rPrChange w:id="5886" w:author="JY0225" w:date="2017-08-24T12:10:00Z">
              <w:rPr>
                <w:vertAlign w:val="superscript"/>
              </w:rPr>
            </w:rPrChange>
          </w:rPr>
          <w:delText>[40]</w:delText>
        </w:r>
        <w:r w:rsidR="007C7265" w:rsidRPr="00B207B1" w:rsidDel="00F31754">
          <w:rPr>
            <w:rFonts w:hAnsiTheme="minorEastAsia"/>
            <w:vertAlign w:val="superscript"/>
            <w:rPrChange w:id="5887" w:author="JY0225" w:date="2017-08-24T12:10:00Z">
              <w:rPr>
                <w:vertAlign w:val="superscript"/>
              </w:rPr>
            </w:rPrChange>
          </w:rPr>
          <w:fldChar w:fldCharType="end"/>
        </w:r>
      </w:del>
      <w:r w:rsidR="006A7039" w:rsidRPr="00B207B1">
        <w:rPr>
          <w:rFonts w:hAnsiTheme="minorEastAsia" w:hint="eastAsia"/>
          <w:color w:val="000000" w:themeColor="text1"/>
          <w:rPrChange w:id="5888" w:author="JY0225" w:date="2017-08-24T12:10:00Z">
            <w:rPr>
              <w:rFonts w:hint="eastAsia"/>
              <w:color w:val="000000" w:themeColor="text1"/>
            </w:rPr>
          </w:rPrChange>
        </w:rPr>
        <w:t>。</w:t>
      </w:r>
      <w:r w:rsidR="00293FB6" w:rsidRPr="00B207B1">
        <w:rPr>
          <w:rFonts w:hAnsiTheme="minorEastAsia" w:hint="eastAsia"/>
          <w:color w:val="000000" w:themeColor="text1"/>
          <w:rPrChange w:id="5889"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5890" w:author="JY0225" w:date="2017-08-24T12:10:00Z">
            <w:rPr>
              <w:rFonts w:hint="eastAsia"/>
              <w:color w:val="000000" w:themeColor="text1"/>
            </w:rPr>
          </w:rPrChange>
        </w:rPr>
        <w:t>。</w:t>
      </w:r>
      <w:r w:rsidR="00F01704" w:rsidRPr="00B207B1">
        <w:rPr>
          <w:rFonts w:hAnsiTheme="minorEastAsia" w:hint="eastAsia"/>
          <w:color w:val="000000" w:themeColor="text1"/>
          <w:rPrChange w:id="5891"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5892" w:author="JY0225" w:date="2017-08-24T12:10:00Z">
            <w:rPr>
              <w:color w:val="000000" w:themeColor="text1"/>
            </w:rPr>
          </w:rPrChange>
        </w:rPr>
        <w:t>SQL</w:t>
      </w:r>
      <w:r w:rsidR="00F01704" w:rsidRPr="00B207B1">
        <w:rPr>
          <w:rFonts w:hAnsiTheme="minorEastAsia" w:hint="eastAsia"/>
          <w:color w:val="000000" w:themeColor="text1"/>
          <w:rPrChange w:id="5893" w:author="JY0225" w:date="2017-08-24T12:10:00Z">
            <w:rPr>
              <w:rFonts w:hint="eastAsia"/>
              <w:color w:val="000000" w:themeColor="text1"/>
            </w:rPr>
          </w:rPrChange>
        </w:rPr>
        <w:t>注入攻击</w:t>
      </w:r>
      <w:del w:id="5894" w:author="微软用户" w:date="2017-08-24T21:30:00Z">
        <w:r w:rsidR="007C7265" w:rsidRPr="00B207B1" w:rsidDel="00A1673A">
          <w:rPr>
            <w:rFonts w:hAnsiTheme="minorEastAsia"/>
            <w:color w:val="000000" w:themeColor="text1"/>
            <w:vertAlign w:val="superscript"/>
            <w:rPrChange w:id="5895"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5896"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5897"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5898" w:author="JY0225" w:date="2017-08-24T12:10:00Z">
              <w:rPr>
                <w:color w:val="000000" w:themeColor="text1"/>
                <w:vertAlign w:val="superscript"/>
              </w:rPr>
            </w:rPrChange>
          </w:rPr>
          <w:fldChar w:fldCharType="separate"/>
        </w:r>
      </w:del>
      <w:ins w:id="5899" w:author="JY0225" w:date="2017-08-23T16:27:00Z">
        <w:del w:id="5900" w:author="微软用户" w:date="2017-08-24T21:30:00Z">
          <w:r w:rsidR="008E2759" w:rsidRPr="00B207B1" w:rsidDel="00A1673A">
            <w:rPr>
              <w:rFonts w:hAnsiTheme="minorEastAsia"/>
              <w:color w:val="000000" w:themeColor="text1"/>
              <w:vertAlign w:val="superscript"/>
              <w:rPrChange w:id="5901" w:author="JY0225" w:date="2017-08-24T12:10:00Z">
                <w:rPr>
                  <w:color w:val="000000" w:themeColor="text1"/>
                  <w:vertAlign w:val="superscript"/>
                </w:rPr>
              </w:rPrChange>
            </w:rPr>
            <w:delText>[1]</w:delText>
          </w:r>
        </w:del>
      </w:ins>
      <w:del w:id="5902" w:author="微软用户" w:date="2017-08-24T21:30:00Z">
        <w:r w:rsidR="00F518C7" w:rsidRPr="00B207B1" w:rsidDel="00A1673A">
          <w:rPr>
            <w:rFonts w:hAnsiTheme="minorEastAsia"/>
            <w:color w:val="000000" w:themeColor="text1"/>
            <w:vertAlign w:val="superscript"/>
            <w:rPrChange w:id="5903"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5904"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5905"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5906" w:name="_Toc492545504"/>
      <w:r w:rsidRPr="00B207B1">
        <w:t>6.4</w:t>
      </w:r>
      <w:r w:rsidR="004A0C1E" w:rsidRPr="00B207B1">
        <w:t>.2</w:t>
      </w:r>
      <w:r w:rsidR="00FB279D" w:rsidRPr="00B207B1">
        <w:t>稳定</w:t>
      </w:r>
      <w:r w:rsidRPr="00B207B1">
        <w:t>性分析</w:t>
      </w:r>
      <w:bookmarkEnd w:id="5906"/>
    </w:p>
    <w:p w14:paraId="075417C5" w14:textId="77777777" w:rsidR="00375191" w:rsidRPr="00B207B1" w:rsidRDefault="00375191" w:rsidP="00C040AC">
      <w:pPr>
        <w:spacing w:line="400" w:lineRule="exact"/>
        <w:rPr>
          <w:rFonts w:hAnsiTheme="minorEastAsia"/>
          <w:color w:val="000000" w:themeColor="text1"/>
          <w:rPrChange w:id="5907"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5908" w:author="JY0225" w:date="2017-08-24T12:10:00Z">
            <w:rPr>
              <w:color w:val="000000" w:themeColor="text1"/>
            </w:rPr>
          </w:rPrChange>
        </w:rPr>
        <w:t>1</w:t>
      </w:r>
      <w:r w:rsidRPr="00B207B1">
        <w:rPr>
          <w:rFonts w:hAnsiTheme="minorEastAsia" w:hint="eastAsia"/>
          <w:color w:val="000000" w:themeColor="text1"/>
          <w:rPrChange w:id="5909"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5910" w:author="JY0225" w:date="2017-08-24T12:10:00Z">
            <w:rPr>
              <w:color w:val="000000" w:themeColor="text1"/>
            </w:rPr>
          </w:rPrChange>
        </w:rPr>
      </w:pPr>
      <w:r w:rsidRPr="00B207B1">
        <w:rPr>
          <w:rFonts w:hAnsiTheme="minorEastAsia"/>
          <w:color w:val="000000" w:themeColor="text1"/>
          <w:rPrChange w:id="5911" w:author="JY0225" w:date="2017-08-24T12:10:00Z">
            <w:rPr>
              <w:color w:val="000000" w:themeColor="text1"/>
            </w:rPr>
          </w:rPrChange>
        </w:rPr>
        <w:tab/>
      </w:r>
      <w:r w:rsidR="0095674E" w:rsidRPr="00B207B1">
        <w:rPr>
          <w:rFonts w:hAnsiTheme="minorEastAsia" w:hint="eastAsia"/>
          <w:rPrChange w:id="5912"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5913" w:author="JY0225" w:date="2017-08-24T12:10:00Z">
            <w:rPr>
              <w:rFonts w:ascii="Times New Roman" w:hAnsi="Times New Roman" w:hint="eastAsia"/>
            </w:rPr>
          </w:rPrChange>
        </w:rPr>
        <w:t>同时</w:t>
      </w:r>
      <w:r w:rsidR="0095674E" w:rsidRPr="00B207B1">
        <w:rPr>
          <w:rFonts w:hAnsiTheme="minorEastAsia" w:hint="eastAsia"/>
          <w:rPrChange w:id="5914"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5915" w:author="JY0225" w:date="2017-08-24T12:10:00Z">
            <w:rPr>
              <w:rFonts w:ascii="Times New Roman" w:hAnsi="Times New Roman" w:hint="eastAsia"/>
            </w:rPr>
          </w:rPrChange>
        </w:rPr>
        <w:t>因此用户的请求</w:t>
      </w:r>
      <w:r w:rsidR="000C6282" w:rsidRPr="00B207B1">
        <w:rPr>
          <w:rFonts w:hAnsiTheme="minorEastAsia" w:hint="eastAsia"/>
          <w:rPrChange w:id="5916" w:author="JY0225" w:date="2017-08-24T12:10:00Z">
            <w:rPr>
              <w:rFonts w:ascii="Times New Roman" w:hAnsi="Times New Roman" w:hint="eastAsia"/>
            </w:rPr>
          </w:rPrChange>
        </w:rPr>
        <w:t>不会立马被执行，</w:t>
      </w:r>
      <w:r w:rsidR="00763271" w:rsidRPr="00B207B1">
        <w:rPr>
          <w:rFonts w:hAnsiTheme="minorEastAsia" w:hint="eastAsia"/>
          <w:rPrChange w:id="5917" w:author="JY0225" w:date="2017-08-24T12:10:00Z">
            <w:rPr>
              <w:rFonts w:ascii="Times New Roman" w:hAnsi="Times New Roman" w:hint="eastAsia"/>
            </w:rPr>
          </w:rPrChange>
        </w:rPr>
        <w:t>而</w:t>
      </w:r>
      <w:r w:rsidR="009D5030" w:rsidRPr="00B207B1">
        <w:rPr>
          <w:rFonts w:hAnsiTheme="minorEastAsia" w:hint="eastAsia"/>
          <w:rPrChange w:id="5918" w:author="JY0225" w:date="2017-08-24T12:10:00Z">
            <w:rPr>
              <w:rFonts w:ascii="Times New Roman" w:hAnsi="Times New Roman" w:hint="eastAsia"/>
            </w:rPr>
          </w:rPrChange>
        </w:rPr>
        <w:t>是以缓存的形式保存的</w:t>
      </w:r>
      <w:r w:rsidR="00763271" w:rsidRPr="00B207B1">
        <w:rPr>
          <w:rFonts w:hAnsiTheme="minorEastAsia" w:hint="eastAsia"/>
          <w:rPrChange w:id="5919" w:author="JY0225" w:date="2017-08-24T12:10:00Z">
            <w:rPr>
              <w:rFonts w:ascii="Times New Roman" w:hAnsi="Times New Roman" w:hint="eastAsia"/>
            </w:rPr>
          </w:rPrChange>
        </w:rPr>
        <w:t>。</w:t>
      </w:r>
      <w:r w:rsidR="006358BB" w:rsidRPr="00B207B1">
        <w:rPr>
          <w:rFonts w:hAnsiTheme="minorEastAsia" w:hint="eastAsia"/>
          <w:rPrChange w:id="5920" w:author="JY0225" w:date="2017-08-24T12:10:00Z">
            <w:rPr>
              <w:rFonts w:ascii="Times New Roman" w:hAnsi="Times New Roman" w:hint="eastAsia"/>
            </w:rPr>
          </w:rPrChange>
        </w:rPr>
        <w:t>当</w:t>
      </w:r>
      <w:r w:rsidR="00C77062" w:rsidRPr="00B207B1">
        <w:rPr>
          <w:rFonts w:hAnsiTheme="minorEastAsia" w:hint="eastAsia"/>
          <w:rPrChange w:id="5921" w:author="JY0225" w:date="2017-08-24T12:10:00Z">
            <w:rPr>
              <w:rFonts w:ascii="Times New Roman" w:hAnsi="Times New Roman" w:hint="eastAsia"/>
            </w:rPr>
          </w:rPrChange>
        </w:rPr>
        <w:t>用户注销</w:t>
      </w:r>
      <w:r w:rsidR="00AA2C63" w:rsidRPr="00B207B1">
        <w:rPr>
          <w:rFonts w:hAnsiTheme="minorEastAsia" w:hint="eastAsia"/>
          <w:rPrChange w:id="5922" w:author="JY0225" w:date="2017-08-24T12:10:00Z">
            <w:rPr>
              <w:rFonts w:ascii="Times New Roman" w:hAnsi="Times New Roman" w:hint="eastAsia"/>
            </w:rPr>
          </w:rPrChange>
        </w:rPr>
        <w:t>或是中间件系统遇到故障之后，</w:t>
      </w:r>
      <w:r w:rsidR="005B487E" w:rsidRPr="00B207B1">
        <w:rPr>
          <w:rFonts w:hAnsiTheme="minorEastAsia" w:hint="eastAsia"/>
          <w:rPrChange w:id="5923" w:author="JY0225" w:date="2017-08-24T12:10:00Z">
            <w:rPr>
              <w:rFonts w:ascii="Times New Roman" w:hAnsi="Times New Roman" w:hint="eastAsia"/>
            </w:rPr>
          </w:rPrChange>
        </w:rPr>
        <w:t>优化后的中间件系统会在</w:t>
      </w:r>
      <w:r w:rsidR="00C77062" w:rsidRPr="00B207B1">
        <w:rPr>
          <w:rFonts w:hAnsiTheme="minorEastAsia" w:hint="eastAsia"/>
          <w:rPrChange w:id="5924" w:author="JY0225" w:date="2017-08-24T12:10:00Z">
            <w:rPr>
              <w:rFonts w:ascii="Times New Roman" w:hAnsi="Times New Roman" w:hint="eastAsia"/>
            </w:rPr>
          </w:rPrChange>
        </w:rPr>
        <w:t>中间件系统</w:t>
      </w:r>
      <w:r w:rsidR="00B300C7" w:rsidRPr="00B207B1">
        <w:rPr>
          <w:rFonts w:hAnsiTheme="minorEastAsia" w:hint="eastAsia"/>
          <w:rPrChange w:id="5925" w:author="JY0225" w:date="2017-08-24T12:10:00Z">
            <w:rPr>
              <w:rFonts w:ascii="Times New Roman" w:hAnsi="Times New Roman" w:hint="eastAsia"/>
            </w:rPr>
          </w:rPrChange>
        </w:rPr>
        <w:t>重启后，</w:t>
      </w:r>
      <w:r w:rsidR="00CD7FD3" w:rsidRPr="00B207B1">
        <w:rPr>
          <w:rFonts w:hAnsiTheme="minorEastAsia" w:hint="eastAsia"/>
          <w:rPrChange w:id="5926" w:author="JY0225" w:date="2017-08-24T12:10:00Z">
            <w:rPr>
              <w:rFonts w:ascii="Times New Roman" w:hAnsi="Times New Roman" w:hint="eastAsia"/>
            </w:rPr>
          </w:rPrChange>
        </w:rPr>
        <w:t>自动执行未完成的任务。保证</w:t>
      </w:r>
      <w:r w:rsidR="00A6599F" w:rsidRPr="00B207B1">
        <w:rPr>
          <w:rFonts w:hAnsiTheme="minorEastAsia" w:hint="eastAsia"/>
          <w:rPrChange w:id="5927" w:author="JY0225" w:date="2017-08-24T12:10:00Z">
            <w:rPr>
              <w:rFonts w:ascii="Times New Roman" w:hAnsi="Times New Roman" w:hint="eastAsia"/>
            </w:rPr>
          </w:rPrChange>
        </w:rPr>
        <w:t>用户提供的请求不会丢失。</w:t>
      </w:r>
      <w:r w:rsidR="009B6053" w:rsidRPr="00B207B1">
        <w:rPr>
          <w:rFonts w:hAnsiTheme="minorEastAsia" w:hint="eastAsia"/>
          <w:rPrChange w:id="5928"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5929"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5930" w:author="JY0225" w:date="2017-08-24T12:10:00Z">
            <w:rPr>
              <w:color w:val="000000" w:themeColor="text1"/>
            </w:rPr>
          </w:rPrChange>
        </w:rPr>
      </w:pPr>
      <w:r w:rsidRPr="00B207B1">
        <w:rPr>
          <w:rFonts w:hAnsiTheme="minorEastAsia"/>
          <w:color w:val="000000" w:themeColor="text1"/>
          <w:rPrChange w:id="5931" w:author="JY0225" w:date="2017-08-24T12:10:00Z">
            <w:rPr>
              <w:color w:val="000000" w:themeColor="text1"/>
            </w:rPr>
          </w:rPrChange>
        </w:rPr>
        <w:tab/>
        <w:t>2</w:t>
      </w:r>
      <w:r w:rsidRPr="00B207B1">
        <w:rPr>
          <w:rFonts w:hAnsiTheme="minorEastAsia" w:hint="eastAsia"/>
          <w:color w:val="000000" w:themeColor="text1"/>
          <w:rPrChange w:id="5932" w:author="JY0225" w:date="2017-08-24T12:10:00Z">
            <w:rPr>
              <w:rFonts w:hint="eastAsia"/>
              <w:color w:val="000000" w:themeColor="text1"/>
            </w:rPr>
          </w:rPrChange>
        </w:rPr>
        <w:t>）</w:t>
      </w:r>
      <w:r w:rsidR="002A015A" w:rsidRPr="00B207B1">
        <w:rPr>
          <w:rFonts w:hAnsiTheme="minorEastAsia" w:hint="eastAsia"/>
          <w:color w:val="000000" w:themeColor="text1"/>
          <w:rPrChange w:id="5933" w:author="JY0225" w:date="2017-08-24T12:10:00Z">
            <w:rPr>
              <w:rFonts w:hint="eastAsia"/>
              <w:color w:val="000000" w:themeColor="text1"/>
            </w:rPr>
          </w:rPrChange>
        </w:rPr>
        <w:t>传输</w:t>
      </w:r>
      <w:r w:rsidRPr="00B207B1">
        <w:rPr>
          <w:rFonts w:hAnsiTheme="minorEastAsia" w:hint="eastAsia"/>
          <w:color w:val="000000" w:themeColor="text1"/>
          <w:rPrChange w:id="5934"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5935" w:author="JY0225" w:date="2017-08-24T12:10:00Z">
            <w:rPr>
              <w:color w:val="000000" w:themeColor="text1"/>
            </w:rPr>
          </w:rPrChange>
        </w:rPr>
      </w:pPr>
      <w:r w:rsidRPr="00B207B1">
        <w:rPr>
          <w:rFonts w:hAnsiTheme="minorEastAsia"/>
          <w:color w:val="000000" w:themeColor="text1"/>
          <w:rPrChange w:id="5936" w:author="JY0225" w:date="2017-08-24T12:10:00Z">
            <w:rPr>
              <w:color w:val="000000" w:themeColor="text1"/>
            </w:rPr>
          </w:rPrChange>
        </w:rPr>
        <w:tab/>
      </w:r>
      <w:r w:rsidR="00225C00" w:rsidRPr="00B207B1">
        <w:rPr>
          <w:rFonts w:hAnsiTheme="minorEastAsia" w:hint="eastAsia"/>
          <w:color w:val="000000" w:themeColor="text1"/>
          <w:rPrChange w:id="5937"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5938"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5939"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5940"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5941"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5942" w:author="微软用户" w:date="2017-08-18T22:55:00Z">
          <w:pPr>
            <w:pStyle w:val="21"/>
          </w:pPr>
        </w:pPrChange>
      </w:pPr>
      <w:bookmarkStart w:id="5943" w:name="_Toc492545505"/>
      <w:r w:rsidRPr="00B207B1">
        <w:lastRenderedPageBreak/>
        <w:t>6.5</w:t>
      </w:r>
      <w:r w:rsidR="00110C35" w:rsidRPr="00B207B1">
        <w:t xml:space="preserve"> </w:t>
      </w:r>
      <w:ins w:id="5944" w:author="JY0225" w:date="2017-08-14T12:54:00Z">
        <w:del w:id="5945" w:author="微软用户" w:date="2017-08-27T14:10:00Z">
          <w:r w:rsidR="003F4529" w:rsidRPr="00B207B1" w:rsidDel="00EF300D">
            <w:rPr>
              <w:rFonts w:hint="eastAsia"/>
            </w:rPr>
            <w:delText>功能和性能</w:delText>
          </w:r>
        </w:del>
      </w:ins>
      <w:r w:rsidR="00AA17F8" w:rsidRPr="00B207B1">
        <w:t>对比</w:t>
      </w:r>
      <w:ins w:id="5946" w:author="微软用户" w:date="2017-08-27T14:10:00Z">
        <w:r w:rsidR="00EF300D" w:rsidRPr="00B207B1">
          <w:t>分析</w:t>
        </w:r>
      </w:ins>
      <w:bookmarkEnd w:id="5943"/>
      <w:ins w:id="5947" w:author="JY0225" w:date="2017-08-14T12:54:00Z">
        <w:del w:id="5948" w:author="微软用户" w:date="2017-08-27T14:10:00Z">
          <w:r w:rsidR="003F4529" w:rsidRPr="00B207B1" w:rsidDel="00EF300D">
            <w:rPr>
              <w:rFonts w:hint="eastAsia"/>
            </w:rPr>
            <w:delText>测试</w:delText>
          </w:r>
        </w:del>
      </w:ins>
      <w:del w:id="5949"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5950" w:name="_Toc49254550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5950"/>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5951"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5952" w:author="JY0225" w:date="2017-08-24T12:10:00Z">
            <w:rPr>
              <w:rFonts w:hint="eastAsia"/>
              <w:color w:val="000000" w:themeColor="text1"/>
            </w:rPr>
          </w:rPrChange>
        </w:rPr>
        <w:t>表</w:t>
      </w:r>
      <w:r w:rsidR="00F51036" w:rsidRPr="00B207B1">
        <w:rPr>
          <w:rFonts w:hAnsiTheme="minorEastAsia"/>
          <w:color w:val="000000" w:themeColor="text1"/>
          <w:rPrChange w:id="5953" w:author="JY0225" w:date="2017-08-24T12:10:00Z">
            <w:rPr>
              <w:color w:val="000000" w:themeColor="text1"/>
            </w:rPr>
          </w:rPrChange>
        </w:rPr>
        <w:t>6-7</w:t>
      </w:r>
      <w:r w:rsidR="00F51036" w:rsidRPr="00B207B1">
        <w:rPr>
          <w:rFonts w:hAnsiTheme="minorEastAsia" w:hint="eastAsia"/>
          <w:color w:val="000000" w:themeColor="text1"/>
          <w:rPrChange w:id="5954" w:author="JY0225" w:date="2017-08-24T12:10:00Z">
            <w:rPr>
              <w:rFonts w:hint="eastAsia"/>
              <w:color w:val="000000" w:themeColor="text1"/>
            </w:rPr>
          </w:rPrChange>
        </w:rPr>
        <w:t>展示了</w:t>
      </w:r>
      <w:r w:rsidR="00147E9E" w:rsidRPr="00B207B1">
        <w:rPr>
          <w:rFonts w:hAnsiTheme="minorEastAsia" w:hint="eastAsia"/>
          <w:color w:val="000000" w:themeColor="text1"/>
          <w:rPrChange w:id="5955" w:author="JY0225" w:date="2017-08-24T12:10:00Z">
            <w:rPr>
              <w:rFonts w:hint="eastAsia"/>
              <w:color w:val="000000" w:themeColor="text1"/>
            </w:rPr>
          </w:rPrChange>
        </w:rPr>
        <w:t>原</w:t>
      </w:r>
      <w:r w:rsidR="00F51036" w:rsidRPr="00B207B1">
        <w:rPr>
          <w:rFonts w:hAnsiTheme="minorEastAsia" w:hint="eastAsia"/>
          <w:color w:val="000000" w:themeColor="text1"/>
          <w:rPrChange w:id="5956"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5957" w:author="JY0225" w:date="2017-08-24T12:10:00Z">
            <w:rPr>
              <w:rFonts w:hint="eastAsia"/>
              <w:color w:val="000000" w:themeColor="text1"/>
            </w:rPr>
          </w:rPrChange>
        </w:rPr>
        <w:t>在安全性上</w:t>
      </w:r>
      <w:r w:rsidR="00F51036" w:rsidRPr="00B207B1">
        <w:rPr>
          <w:rFonts w:hAnsiTheme="minorEastAsia" w:hint="eastAsia"/>
          <w:color w:val="000000" w:themeColor="text1"/>
          <w:rPrChange w:id="5958" w:author="JY0225" w:date="2017-08-24T12:10:00Z">
            <w:rPr>
              <w:rFonts w:hint="eastAsia"/>
              <w:color w:val="000000" w:themeColor="text1"/>
            </w:rPr>
          </w:rPrChange>
        </w:rPr>
        <w:t>的对比结果。</w:t>
      </w:r>
      <w:r w:rsidR="00147E9E" w:rsidRPr="00B207B1">
        <w:rPr>
          <w:rFonts w:hAnsiTheme="minorEastAsia" w:hint="eastAsia"/>
          <w:color w:val="000000" w:themeColor="text1"/>
          <w:rPrChange w:id="5959" w:author="JY0225" w:date="2017-08-24T12:10:00Z">
            <w:rPr>
              <w:rFonts w:hint="eastAsia"/>
              <w:color w:val="000000" w:themeColor="text1"/>
            </w:rPr>
          </w:rPrChange>
        </w:rPr>
        <w:t>原</w:t>
      </w:r>
      <w:r w:rsidR="00F51036" w:rsidRPr="00B207B1">
        <w:rPr>
          <w:rFonts w:hAnsiTheme="minorEastAsia" w:hint="eastAsia"/>
          <w:color w:val="000000" w:themeColor="text1"/>
          <w:rPrChange w:id="5960"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5961"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5962"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5963"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5964" w:author="JY0225" w:date="2017-08-24T12:10:00Z">
            <w:rPr>
              <w:color w:val="000000" w:themeColor="text1"/>
            </w:rPr>
          </w:rPrChange>
        </w:rPr>
        <w:pPrChange w:id="5965" w:author="微软用户" w:date="2017-08-19T21:46:00Z">
          <w:pPr>
            <w:jc w:val="center"/>
          </w:pPr>
        </w:pPrChange>
      </w:pPr>
      <w:r w:rsidRPr="00B207B1">
        <w:rPr>
          <w:rFonts w:hAnsiTheme="minorEastAsia" w:hint="eastAsia"/>
          <w:color w:val="000000" w:themeColor="text1"/>
          <w:rPrChange w:id="5966" w:author="JY0225" w:date="2017-08-24T12:10:00Z">
            <w:rPr>
              <w:rFonts w:hint="eastAsia"/>
              <w:color w:val="000000" w:themeColor="text1"/>
            </w:rPr>
          </w:rPrChange>
        </w:rPr>
        <w:t>图</w:t>
      </w:r>
      <w:r w:rsidRPr="00B207B1">
        <w:rPr>
          <w:rFonts w:hAnsiTheme="minorEastAsia"/>
          <w:color w:val="000000" w:themeColor="text1"/>
          <w:rPrChange w:id="5967" w:author="JY0225" w:date="2017-08-24T12:10:00Z">
            <w:rPr>
              <w:color w:val="000000" w:themeColor="text1"/>
            </w:rPr>
          </w:rPrChange>
        </w:rPr>
        <w:t xml:space="preserve">6-7 </w:t>
      </w:r>
      <w:r w:rsidRPr="00B207B1">
        <w:rPr>
          <w:rFonts w:hAnsiTheme="minorEastAsia" w:hint="eastAsia"/>
          <w:color w:val="000000" w:themeColor="text1"/>
          <w:rPrChange w:id="5968" w:author="JY0225" w:date="2017-08-24T12:10:00Z">
            <w:rPr>
              <w:rFonts w:hint="eastAsia"/>
              <w:color w:val="000000" w:themeColor="text1"/>
            </w:rPr>
          </w:rPrChange>
        </w:rPr>
        <w:t>“秒传”功能传输速率图</w:t>
      </w:r>
    </w:p>
    <w:p w14:paraId="162C4077" w14:textId="23B477A5" w:rsidR="009A0FC8" w:rsidRPr="00B207B1" w:rsidRDefault="00747305" w:rsidP="0069323C">
      <w:pPr>
        <w:spacing w:line="400" w:lineRule="exact"/>
        <w:rPr>
          <w:rFonts w:hAnsiTheme="minorEastAsia"/>
          <w:color w:val="000000" w:themeColor="text1"/>
          <w:rPrChange w:id="5969" w:author="JY0225" w:date="2017-08-24T12:10:00Z">
            <w:rPr>
              <w:color w:val="000000" w:themeColor="text1"/>
            </w:rPr>
          </w:rPrChange>
        </w:rPr>
      </w:pPr>
      <w:r w:rsidRPr="00B207B1">
        <w:rPr>
          <w:rFonts w:hAnsiTheme="minorEastAsia"/>
          <w:color w:val="000000" w:themeColor="text1"/>
          <w:rPrChange w:id="5970"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5971" w:author="JY0225" w:date="2017-08-24T12:10:00Z">
            <w:rPr>
              <w:rFonts w:hint="eastAsia"/>
              <w:color w:val="000000" w:themeColor="text1"/>
            </w:rPr>
          </w:rPrChange>
        </w:rPr>
        <w:t>稳定性上</w:t>
      </w:r>
      <w:r w:rsidR="00AC7A54" w:rsidRPr="00B207B1">
        <w:rPr>
          <w:rFonts w:hAnsiTheme="minorEastAsia" w:hint="eastAsia"/>
          <w:color w:val="000000" w:themeColor="text1"/>
          <w:rPrChange w:id="5972" w:author="JY0225" w:date="2017-08-24T12:10:00Z">
            <w:rPr>
              <w:rFonts w:hint="eastAsia"/>
              <w:color w:val="000000" w:themeColor="text1"/>
            </w:rPr>
          </w:rPrChange>
        </w:rPr>
        <w:t>，</w:t>
      </w:r>
      <w:r w:rsidR="00E4327E" w:rsidRPr="00B207B1">
        <w:rPr>
          <w:rFonts w:hAnsiTheme="minorEastAsia" w:hint="eastAsia"/>
          <w:color w:val="000000" w:themeColor="text1"/>
          <w:rPrChange w:id="5973" w:author="JY0225" w:date="2017-08-24T12:10:00Z">
            <w:rPr>
              <w:rFonts w:hint="eastAsia"/>
              <w:color w:val="000000" w:themeColor="text1"/>
            </w:rPr>
          </w:rPrChange>
        </w:rPr>
        <w:t>现有</w:t>
      </w:r>
      <w:r w:rsidR="00AC7A54" w:rsidRPr="00B207B1">
        <w:rPr>
          <w:rFonts w:hAnsiTheme="minorEastAsia" w:hint="eastAsia"/>
          <w:color w:val="000000" w:themeColor="text1"/>
          <w:rPrChange w:id="5974"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5975"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5976"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5977"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5978"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5979" w:author="JY0225" w:date="2017-08-24T12:10:00Z">
            <w:rPr>
              <w:rFonts w:hint="eastAsia"/>
              <w:color w:val="000000" w:themeColor="text1"/>
            </w:rPr>
          </w:rPrChange>
        </w:rPr>
        <w:t>，</w:t>
      </w:r>
      <w:r w:rsidR="00040CDD" w:rsidRPr="00B207B1">
        <w:rPr>
          <w:rFonts w:hAnsiTheme="minorEastAsia" w:hint="eastAsia"/>
          <w:color w:val="000000" w:themeColor="text1"/>
          <w:rPrChange w:id="5980" w:author="JY0225" w:date="2017-08-24T12:10:00Z">
            <w:rPr>
              <w:rFonts w:hint="eastAsia"/>
              <w:color w:val="000000" w:themeColor="text1"/>
            </w:rPr>
          </w:rPrChange>
        </w:rPr>
        <w:t>图</w:t>
      </w:r>
      <w:r w:rsidR="00040CDD" w:rsidRPr="00B207B1">
        <w:rPr>
          <w:rFonts w:hAnsiTheme="minorEastAsia"/>
          <w:color w:val="000000" w:themeColor="text1"/>
          <w:rPrChange w:id="5981" w:author="JY0225" w:date="2017-08-24T12:10:00Z">
            <w:rPr>
              <w:color w:val="000000" w:themeColor="text1"/>
            </w:rPr>
          </w:rPrChange>
        </w:rPr>
        <w:t>6-7</w:t>
      </w:r>
      <w:r w:rsidR="00B454B9" w:rsidRPr="00B207B1">
        <w:rPr>
          <w:rFonts w:hAnsiTheme="minorEastAsia" w:hint="eastAsia"/>
          <w:color w:val="000000" w:themeColor="text1"/>
          <w:rPrChange w:id="5982" w:author="JY0225" w:date="2017-08-24T12:10:00Z">
            <w:rPr>
              <w:rFonts w:hint="eastAsia"/>
              <w:color w:val="000000" w:themeColor="text1"/>
            </w:rPr>
          </w:rPrChange>
        </w:rPr>
        <w:t>展示了“秒传”功能的传输效率</w:t>
      </w:r>
      <w:r w:rsidR="00BF6D7A">
        <w:rPr>
          <w:rFonts w:hAnsiTheme="minorEastAsia" w:hint="eastAsia"/>
          <w:color w:val="000000" w:themeColor="text1"/>
        </w:rPr>
        <w:t>。</w:t>
      </w:r>
      <w:r w:rsidR="00BF6D7A" w:rsidRPr="00B207B1">
        <w:rPr>
          <w:rFonts w:hAnsiTheme="minorEastAsia"/>
          <w:color w:val="000000" w:themeColor="text1"/>
        </w:rPr>
        <w:t xml:space="preserve"> </w:t>
      </w:r>
    </w:p>
    <w:p w14:paraId="3AB1C124" w14:textId="77777777" w:rsidR="003644D1" w:rsidRPr="00B207B1" w:rsidRDefault="00E72D4E" w:rsidP="006354A1">
      <w:pPr>
        <w:spacing w:afterLines="30" w:after="93" w:line="400" w:lineRule="exact"/>
        <w:jc w:val="center"/>
        <w:rPr>
          <w:rFonts w:hAnsiTheme="minorEastAsia"/>
          <w:rPrChange w:id="5983" w:author="JY0225" w:date="2017-08-24T12:10:00Z">
            <w:rPr/>
          </w:rPrChange>
        </w:rPr>
      </w:pPr>
      <w:r w:rsidRPr="00B207B1">
        <w:rPr>
          <w:rFonts w:hAnsiTheme="minorEastAsia" w:hint="eastAsia"/>
          <w:color w:val="000000" w:themeColor="text1"/>
          <w:rPrChange w:id="5984" w:author="JY0225" w:date="2017-08-24T12:10:00Z">
            <w:rPr>
              <w:rFonts w:hint="eastAsia"/>
              <w:color w:val="000000" w:themeColor="text1"/>
            </w:rPr>
          </w:rPrChange>
        </w:rPr>
        <w:t>表</w:t>
      </w:r>
      <w:r w:rsidRPr="00B207B1">
        <w:rPr>
          <w:rFonts w:hAnsiTheme="minorEastAsia"/>
          <w:color w:val="000000" w:themeColor="text1"/>
          <w:rPrChange w:id="5985" w:author="JY0225" w:date="2017-08-24T12:10:00Z">
            <w:rPr>
              <w:color w:val="000000" w:themeColor="text1"/>
            </w:rPr>
          </w:rPrChange>
        </w:rPr>
        <w:t xml:space="preserve">6-7 </w:t>
      </w:r>
      <w:r w:rsidRPr="00B207B1">
        <w:rPr>
          <w:rFonts w:hAnsiTheme="minorEastAsia" w:hint="eastAsia"/>
          <w:color w:val="000000" w:themeColor="text1"/>
          <w:rPrChange w:id="5986"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5987" w:name="_Toc492545507"/>
      <w:r w:rsidRPr="00B207B1">
        <w:t>6.5</w:t>
      </w:r>
      <w:r w:rsidR="00A21524" w:rsidRPr="00B207B1">
        <w:t>.</w:t>
      </w:r>
      <w:ins w:id="5988" w:author="微软用户" w:date="2017-08-18T23:01:00Z">
        <w:r w:rsidR="0054071C" w:rsidRPr="00B207B1">
          <w:t>2</w:t>
        </w:r>
      </w:ins>
      <w:del w:id="5989" w:author="微软用户" w:date="2017-08-18T23:01:00Z">
        <w:r w:rsidR="00A21524" w:rsidRPr="00B207B1" w:rsidDel="0054071C">
          <w:delText>1</w:delText>
        </w:r>
      </w:del>
      <w:r w:rsidR="004A3474" w:rsidRPr="00B207B1">
        <w:rPr>
          <w:rFonts w:hint="eastAsia"/>
        </w:rPr>
        <w:t>同类产品</w:t>
      </w:r>
      <w:r w:rsidR="00A21524" w:rsidRPr="00B207B1">
        <w:t>对比分析</w:t>
      </w:r>
      <w:bookmarkEnd w:id="5987"/>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5990" w:author="JY0225" w:date="2017-08-24T12:11:00Z">
            <w:rPr>
              <w:color w:val="000000" w:themeColor="text1"/>
            </w:rPr>
          </w:rPrChange>
        </w:rPr>
      </w:pPr>
      <w:r w:rsidRPr="00B207B1">
        <w:rPr>
          <w:rFonts w:hAnsiTheme="minorEastAsia" w:hint="eastAsia"/>
          <w:color w:val="000000" w:themeColor="text1"/>
          <w:rPrChange w:id="5991" w:author="JY0225" w:date="2017-08-24T12:11:00Z">
            <w:rPr>
              <w:rFonts w:hint="eastAsia"/>
              <w:color w:val="000000" w:themeColor="text1"/>
            </w:rPr>
          </w:rPrChange>
        </w:rPr>
        <w:t>图</w:t>
      </w:r>
      <w:r w:rsidRPr="00B207B1">
        <w:rPr>
          <w:rFonts w:hAnsiTheme="minorEastAsia"/>
          <w:color w:val="000000" w:themeColor="text1"/>
          <w:rPrChange w:id="5992" w:author="JY0225" w:date="2017-08-24T12:11:00Z">
            <w:rPr>
              <w:color w:val="000000" w:themeColor="text1"/>
            </w:rPr>
          </w:rPrChange>
        </w:rPr>
        <w:t xml:space="preserve">6-8 </w:t>
      </w:r>
      <w:r w:rsidRPr="00B207B1">
        <w:rPr>
          <w:rFonts w:hAnsiTheme="minorEastAsia" w:hint="eastAsia"/>
          <w:color w:val="000000" w:themeColor="text1"/>
          <w:rPrChange w:id="5993"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5994" w:author="JY0225" w:date="2017-08-24T12:11:00Z">
            <w:rPr>
              <w:rFonts w:hint="eastAsia"/>
              <w:color w:val="000000" w:themeColor="text1"/>
            </w:rPr>
          </w:rPrChange>
        </w:rPr>
        <w:t>系统与同类产品文件传输效率对比图</w:t>
      </w:r>
    </w:p>
    <w:p w14:paraId="70CC1543" w14:textId="725F7C22" w:rsidR="00F01E57" w:rsidRDefault="002A0C53" w:rsidP="008E7EEE">
      <w:pPr>
        <w:spacing w:line="400" w:lineRule="exact"/>
        <w:ind w:firstLine="420"/>
        <w:rPr>
          <w:rFonts w:hAnsiTheme="minorEastAsia"/>
          <w:color w:val="000000" w:themeColor="text1"/>
        </w:rPr>
      </w:pPr>
      <w:r>
        <w:rPr>
          <w:rFonts w:hAnsiTheme="minorEastAsia" w:hint="eastAsia"/>
          <w:color w:val="000000" w:themeColor="text1"/>
        </w:rPr>
        <w:t>在数据传输效率上</w:t>
      </w:r>
      <w:r w:rsidR="00F01E57" w:rsidRPr="00B207B1">
        <w:rPr>
          <w:rFonts w:hAnsiTheme="minorEastAsia" w:hint="eastAsia"/>
          <w:color w:val="000000" w:themeColor="text1"/>
          <w:rPrChange w:id="5995"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5996" w:author="JY0225" w:date="2017-08-24T12:11:00Z">
            <w:rPr>
              <w:color w:val="000000" w:themeColor="text1"/>
            </w:rPr>
          </w:rPrChange>
        </w:rPr>
        <w:t>2M</w:t>
      </w:r>
      <w:r w:rsidR="00F01E57" w:rsidRPr="00B207B1">
        <w:rPr>
          <w:rFonts w:hAnsiTheme="minorEastAsia" w:hint="eastAsia"/>
          <w:color w:val="000000" w:themeColor="text1"/>
          <w:rPrChange w:id="5997" w:author="JY0225" w:date="2017-08-24T12:11:00Z">
            <w:rPr>
              <w:rFonts w:hint="eastAsia"/>
              <w:color w:val="000000" w:themeColor="text1"/>
            </w:rPr>
          </w:rPrChange>
        </w:rPr>
        <w:t>、</w:t>
      </w:r>
      <w:r w:rsidR="00F01E57" w:rsidRPr="00B207B1">
        <w:rPr>
          <w:rFonts w:hAnsiTheme="minorEastAsia"/>
          <w:color w:val="000000" w:themeColor="text1"/>
          <w:rPrChange w:id="5998" w:author="JY0225" w:date="2017-08-24T12:11:00Z">
            <w:rPr>
              <w:color w:val="000000" w:themeColor="text1"/>
            </w:rPr>
          </w:rPrChange>
        </w:rPr>
        <w:t>4M</w:t>
      </w:r>
      <w:r w:rsidR="00F01E57" w:rsidRPr="00B207B1">
        <w:rPr>
          <w:rFonts w:hAnsiTheme="minorEastAsia" w:hint="eastAsia"/>
          <w:color w:val="000000" w:themeColor="text1"/>
          <w:rPrChange w:id="5999" w:author="JY0225" w:date="2017-08-24T12:11:00Z">
            <w:rPr>
              <w:rFonts w:hint="eastAsia"/>
              <w:color w:val="000000" w:themeColor="text1"/>
            </w:rPr>
          </w:rPrChange>
        </w:rPr>
        <w:t>、</w:t>
      </w:r>
      <w:r w:rsidR="00F01E57" w:rsidRPr="00B207B1">
        <w:rPr>
          <w:rFonts w:hAnsiTheme="minorEastAsia"/>
          <w:color w:val="000000" w:themeColor="text1"/>
          <w:rPrChange w:id="6000" w:author="JY0225" w:date="2017-08-24T12:11:00Z">
            <w:rPr>
              <w:color w:val="000000" w:themeColor="text1"/>
            </w:rPr>
          </w:rPrChange>
        </w:rPr>
        <w:t>8M</w:t>
      </w:r>
      <w:r w:rsidR="00F01E57" w:rsidRPr="00B207B1">
        <w:rPr>
          <w:rFonts w:hAnsiTheme="minorEastAsia" w:hint="eastAsia"/>
          <w:color w:val="000000" w:themeColor="text1"/>
          <w:rPrChange w:id="6001" w:author="JY0225" w:date="2017-08-24T12:11:00Z">
            <w:rPr>
              <w:rFonts w:hint="eastAsia"/>
              <w:color w:val="000000" w:themeColor="text1"/>
            </w:rPr>
          </w:rPrChange>
        </w:rPr>
        <w:t>、</w:t>
      </w:r>
      <w:r w:rsidR="00F01E57" w:rsidRPr="00B207B1">
        <w:rPr>
          <w:rFonts w:hAnsiTheme="minorEastAsia"/>
          <w:color w:val="000000" w:themeColor="text1"/>
          <w:rPrChange w:id="6002" w:author="JY0225" w:date="2017-08-24T12:11:00Z">
            <w:rPr>
              <w:color w:val="000000" w:themeColor="text1"/>
            </w:rPr>
          </w:rPrChange>
        </w:rPr>
        <w:t>50M</w:t>
      </w:r>
      <w:r w:rsidR="00F01E57" w:rsidRPr="00B207B1">
        <w:rPr>
          <w:rFonts w:hAnsiTheme="minorEastAsia" w:hint="eastAsia"/>
          <w:color w:val="000000" w:themeColor="text1"/>
          <w:rPrChange w:id="6003"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6004" w:author="JY0225" w:date="2017-08-24T12:11:00Z">
            <w:rPr>
              <w:color w:val="000000" w:themeColor="text1"/>
            </w:rPr>
          </w:rPrChange>
        </w:rPr>
        <w:t>360</w:t>
      </w:r>
      <w:r w:rsidR="00F01E57" w:rsidRPr="00B207B1">
        <w:rPr>
          <w:rFonts w:hAnsiTheme="minorEastAsia" w:hint="eastAsia"/>
          <w:color w:val="000000" w:themeColor="text1"/>
          <w:rPrChange w:id="6005"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6006" w:author="JY0225" w:date="2017-08-24T12:11:00Z">
            <w:rPr>
              <w:color w:val="000000" w:themeColor="text1"/>
            </w:rPr>
          </w:rPrChange>
        </w:rPr>
        <w:t>Dropbox</w:t>
      </w:r>
      <w:r w:rsidR="00F01E57" w:rsidRPr="00B207B1">
        <w:rPr>
          <w:rFonts w:hAnsiTheme="minorEastAsia" w:hint="eastAsia"/>
          <w:color w:val="000000" w:themeColor="text1"/>
          <w:rPrChange w:id="6007" w:author="JY0225" w:date="2017-08-24T12:11:00Z">
            <w:rPr>
              <w:rFonts w:hint="eastAsia"/>
              <w:color w:val="000000" w:themeColor="text1"/>
            </w:rPr>
          </w:rPrChange>
        </w:rPr>
        <w:t>和</w:t>
      </w:r>
      <w:r w:rsidR="00F01E57" w:rsidRPr="00B207B1">
        <w:rPr>
          <w:rFonts w:hAnsiTheme="minorEastAsia"/>
          <w:color w:val="000000" w:themeColor="text1"/>
          <w:rPrChange w:id="6008" w:author="JY0225" w:date="2017-08-24T12:11:00Z">
            <w:rPr>
              <w:color w:val="000000" w:themeColor="text1"/>
            </w:rPr>
          </w:rPrChange>
        </w:rPr>
        <w:t>Google Drive</w:t>
      </w:r>
      <w:r w:rsidR="00F01E57" w:rsidRPr="00B207B1">
        <w:rPr>
          <w:rFonts w:hAnsiTheme="minorEastAsia" w:hint="eastAsia"/>
          <w:color w:val="000000" w:themeColor="text1"/>
          <w:rPrChange w:id="6009"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6010" w:author="JY0225" w:date="2017-08-24T12:11:00Z">
            <w:rPr>
              <w:color w:val="000000" w:themeColor="text1"/>
            </w:rPr>
          </w:rPrChange>
        </w:rPr>
        <w:t>6-8</w:t>
      </w:r>
      <w:r w:rsidR="00F01E57" w:rsidRPr="00B207B1">
        <w:rPr>
          <w:rFonts w:hAnsiTheme="minorEastAsia" w:hint="eastAsia"/>
          <w:color w:val="000000" w:themeColor="text1"/>
          <w:rPrChange w:id="6011"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6012" w:author="JY0225" w:date="2017-08-24T12:11:00Z">
            <w:rPr>
              <w:rFonts w:hint="eastAsia"/>
              <w:color w:val="000000" w:themeColor="text1"/>
            </w:rPr>
          </w:rPrChange>
        </w:rPr>
        <w:t>与同类产品文件传输效率对比图。</w:t>
      </w:r>
    </w:p>
    <w:p w14:paraId="12A49CCF" w14:textId="77777777" w:rsidR="00997BDE" w:rsidRPr="00B207B1" w:rsidRDefault="00997BDE" w:rsidP="00997BDE">
      <w:pPr>
        <w:spacing w:line="400" w:lineRule="exact"/>
        <w:jc w:val="center"/>
        <w:rPr>
          <w:rFonts w:hAnsiTheme="minorEastAsia"/>
          <w:rPrChange w:id="6013" w:author="JY0225" w:date="2017-08-24T12:11:00Z">
            <w:rPr/>
          </w:rPrChange>
        </w:rPr>
      </w:pPr>
      <w:r w:rsidRPr="00B207B1">
        <w:rPr>
          <w:rFonts w:hAnsiTheme="minorEastAsia" w:hint="eastAsia"/>
          <w:color w:val="000000" w:themeColor="text1"/>
          <w:rPrChange w:id="6014" w:author="JY0225" w:date="2017-08-24T12:11:00Z">
            <w:rPr>
              <w:rFonts w:hint="eastAsia"/>
              <w:color w:val="000000" w:themeColor="text1"/>
            </w:rPr>
          </w:rPrChange>
        </w:rPr>
        <w:t>表</w:t>
      </w:r>
      <w:r w:rsidRPr="00B207B1">
        <w:rPr>
          <w:rFonts w:hAnsiTheme="minorEastAsia"/>
          <w:color w:val="000000" w:themeColor="text1"/>
          <w:rPrChange w:id="6015" w:author="JY0225" w:date="2017-08-24T12:11:00Z">
            <w:rPr>
              <w:color w:val="000000" w:themeColor="text1"/>
            </w:rPr>
          </w:rPrChange>
        </w:rPr>
        <w:t xml:space="preserve">6-8 </w:t>
      </w:r>
      <w:r w:rsidRPr="00B207B1">
        <w:rPr>
          <w:rFonts w:hAnsiTheme="minorEastAsia" w:hint="eastAsia"/>
          <w:color w:val="000000" w:themeColor="text1"/>
          <w:rPrChange w:id="6016"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997BDE" w:rsidRPr="00B207B1" w14:paraId="2C4912AA" w14:textId="77777777" w:rsidTr="00977E42">
        <w:tc>
          <w:tcPr>
            <w:tcW w:w="1555" w:type="dxa"/>
          </w:tcPr>
          <w:p w14:paraId="50206BB8" w14:textId="77777777" w:rsidR="00997BDE" w:rsidRPr="002A1FE3" w:rsidRDefault="00997BDE" w:rsidP="00977E42">
            <w:pPr>
              <w:spacing w:line="400" w:lineRule="exact"/>
              <w:rPr>
                <w:color w:val="000000" w:themeColor="text1"/>
                <w:sz w:val="21"/>
                <w:szCs w:val="21"/>
              </w:rPr>
            </w:pPr>
          </w:p>
        </w:tc>
        <w:tc>
          <w:tcPr>
            <w:tcW w:w="1701" w:type="dxa"/>
          </w:tcPr>
          <w:p w14:paraId="06D1465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2585336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0212CE0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26772FA0"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456AC65F"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Google Drive</w:t>
            </w:r>
          </w:p>
        </w:tc>
      </w:tr>
      <w:tr w:rsidR="00997BDE" w:rsidRPr="00B207B1" w14:paraId="1F69CB67" w14:textId="77777777" w:rsidTr="00977E42">
        <w:tc>
          <w:tcPr>
            <w:tcW w:w="1555" w:type="dxa"/>
          </w:tcPr>
          <w:p w14:paraId="0A5DC9A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B0E6A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031E781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42F1C1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4F9EFF75"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21BB098B" w14:textId="77777777" w:rsidR="00997BDE" w:rsidRPr="002A1FE3" w:rsidRDefault="00997BDE" w:rsidP="00977E42">
            <w:pPr>
              <w:spacing w:line="400" w:lineRule="exact"/>
              <w:jc w:val="center"/>
              <w:rPr>
                <w:color w:val="000000" w:themeColor="text1"/>
                <w:sz w:val="21"/>
                <w:szCs w:val="21"/>
              </w:rPr>
            </w:pPr>
          </w:p>
        </w:tc>
      </w:tr>
      <w:tr w:rsidR="00997BDE" w:rsidRPr="00B207B1" w14:paraId="25A2793B" w14:textId="77777777" w:rsidTr="00977E42">
        <w:tc>
          <w:tcPr>
            <w:tcW w:w="1555" w:type="dxa"/>
          </w:tcPr>
          <w:p w14:paraId="38ACE0D8"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5B3AA1AC"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73593034" w14:textId="77777777" w:rsidR="00997BDE" w:rsidRPr="002A1FE3" w:rsidRDefault="00997BDE" w:rsidP="00977E42">
            <w:pPr>
              <w:spacing w:line="400" w:lineRule="exact"/>
              <w:jc w:val="center"/>
              <w:rPr>
                <w:color w:val="000000" w:themeColor="text1"/>
                <w:sz w:val="21"/>
                <w:szCs w:val="21"/>
              </w:rPr>
            </w:pPr>
          </w:p>
        </w:tc>
        <w:tc>
          <w:tcPr>
            <w:tcW w:w="1134" w:type="dxa"/>
          </w:tcPr>
          <w:p w14:paraId="3F9B2A3C" w14:textId="77777777" w:rsidR="00997BDE" w:rsidRPr="002A1FE3" w:rsidRDefault="00997BDE" w:rsidP="00977E42">
            <w:pPr>
              <w:spacing w:line="400" w:lineRule="exact"/>
              <w:jc w:val="center"/>
              <w:rPr>
                <w:color w:val="000000" w:themeColor="text1"/>
                <w:sz w:val="21"/>
                <w:szCs w:val="21"/>
              </w:rPr>
            </w:pPr>
          </w:p>
        </w:tc>
        <w:tc>
          <w:tcPr>
            <w:tcW w:w="993" w:type="dxa"/>
          </w:tcPr>
          <w:p w14:paraId="3EB016A4" w14:textId="77777777" w:rsidR="00997BDE" w:rsidRPr="002A1FE3" w:rsidRDefault="00997BDE" w:rsidP="00977E42">
            <w:pPr>
              <w:spacing w:line="400" w:lineRule="exact"/>
              <w:jc w:val="center"/>
              <w:rPr>
                <w:color w:val="000000" w:themeColor="text1"/>
                <w:sz w:val="21"/>
                <w:szCs w:val="21"/>
              </w:rPr>
            </w:pPr>
          </w:p>
        </w:tc>
        <w:tc>
          <w:tcPr>
            <w:tcW w:w="1644" w:type="dxa"/>
          </w:tcPr>
          <w:p w14:paraId="04615910" w14:textId="77777777" w:rsidR="00997BDE" w:rsidRPr="002A1FE3" w:rsidRDefault="00997BDE" w:rsidP="00977E42">
            <w:pPr>
              <w:spacing w:line="400" w:lineRule="exact"/>
              <w:jc w:val="center"/>
              <w:rPr>
                <w:color w:val="000000" w:themeColor="text1"/>
                <w:sz w:val="21"/>
                <w:szCs w:val="21"/>
              </w:rPr>
            </w:pPr>
          </w:p>
        </w:tc>
      </w:tr>
    </w:tbl>
    <w:p w14:paraId="7A2C1C2A" w14:textId="150C051B" w:rsidR="00A15916" w:rsidRDefault="005E1FB9" w:rsidP="008B03C9">
      <w:pPr>
        <w:spacing w:line="400" w:lineRule="exact"/>
        <w:ind w:firstLine="420"/>
        <w:rPr>
          <w:rFonts w:hAnsiTheme="minorEastAsia"/>
          <w:color w:val="000000" w:themeColor="text1"/>
        </w:rPr>
      </w:pPr>
      <w:r>
        <w:rPr>
          <w:rFonts w:hAnsiTheme="minorEastAsia" w:hint="eastAsia"/>
          <w:color w:val="000000" w:themeColor="text1"/>
        </w:rPr>
        <w:t>在数据去重上</w:t>
      </w:r>
      <w:r w:rsidR="00D8350A" w:rsidRPr="00B207B1">
        <w:rPr>
          <w:rFonts w:hAnsiTheme="minorEastAsia" w:hint="eastAsia"/>
          <w:color w:val="000000" w:themeColor="text1"/>
          <w:rPrChange w:id="6017" w:author="JY0225" w:date="2017-08-24T12:11:00Z">
            <w:rPr>
              <w:rFonts w:hint="eastAsia"/>
              <w:color w:val="000000" w:themeColor="text1"/>
            </w:rPr>
          </w:rPrChange>
        </w:rPr>
        <w:t>，如表</w:t>
      </w:r>
      <w:r w:rsidR="00D8350A" w:rsidRPr="00B207B1">
        <w:rPr>
          <w:rFonts w:hAnsiTheme="minorEastAsia"/>
          <w:color w:val="000000" w:themeColor="text1"/>
          <w:rPrChange w:id="6018" w:author="JY0225" w:date="2017-08-24T12:11:00Z">
            <w:rPr>
              <w:color w:val="000000" w:themeColor="text1"/>
            </w:rPr>
          </w:rPrChange>
        </w:rPr>
        <w:t>6-8</w:t>
      </w:r>
      <w:r w:rsidR="00D8350A" w:rsidRPr="00B207B1">
        <w:rPr>
          <w:rFonts w:hAnsiTheme="minorEastAsia" w:hint="eastAsia"/>
          <w:color w:val="000000" w:themeColor="text1"/>
          <w:rPrChange w:id="6019" w:author="JY0225" w:date="2017-08-24T12:11:00Z">
            <w:rPr>
              <w:rFonts w:hint="eastAsia"/>
              <w:color w:val="000000" w:themeColor="text1"/>
            </w:rPr>
          </w:rPrChange>
        </w:rPr>
        <w:t>所示，百度网盘和</w:t>
      </w:r>
      <w:r w:rsidR="00D8350A" w:rsidRPr="00B207B1">
        <w:rPr>
          <w:rFonts w:hAnsiTheme="minorEastAsia"/>
          <w:color w:val="000000" w:themeColor="text1"/>
          <w:rPrChange w:id="6020" w:author="JY0225" w:date="2017-08-24T12:11:00Z">
            <w:rPr>
              <w:color w:val="000000" w:themeColor="text1"/>
            </w:rPr>
          </w:rPrChange>
        </w:rPr>
        <w:t>360</w:t>
      </w:r>
      <w:r w:rsidR="00D8350A" w:rsidRPr="00B207B1">
        <w:rPr>
          <w:rFonts w:hAnsiTheme="minorEastAsia" w:hint="eastAsia"/>
          <w:color w:val="000000" w:themeColor="text1"/>
          <w:rPrChange w:id="6021"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6022" w:author="JY0225" w:date="2017-08-24T12:11:00Z">
            <w:rPr>
              <w:color w:val="000000" w:themeColor="text1"/>
            </w:rPr>
          </w:rPrChange>
        </w:rPr>
        <w:t>Dropbox</w:t>
      </w:r>
      <w:r w:rsidR="00D8350A" w:rsidRPr="00B207B1">
        <w:rPr>
          <w:rFonts w:hAnsiTheme="minorEastAsia" w:hint="eastAsia"/>
          <w:color w:val="000000" w:themeColor="text1"/>
          <w:rPrChange w:id="6023"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6024" w:author="JY0225" w:date="2017-08-24T12:11:00Z">
            <w:rPr>
              <w:color w:val="000000" w:themeColor="text1"/>
            </w:rPr>
          </w:rPrChange>
        </w:rPr>
        <w:t>Google Drive</w:t>
      </w:r>
      <w:r w:rsidR="00D8350A" w:rsidRPr="00B207B1">
        <w:rPr>
          <w:rFonts w:hAnsiTheme="minorEastAsia" w:hint="eastAsia"/>
          <w:color w:val="000000" w:themeColor="text1"/>
          <w:rPrChange w:id="6025" w:author="JY0225" w:date="2017-08-24T12:11:00Z">
            <w:rPr>
              <w:rFonts w:hint="eastAsia"/>
              <w:color w:val="000000" w:themeColor="text1"/>
            </w:rPr>
          </w:rPrChange>
        </w:rPr>
        <w:t>未进行系统去重处理。优</w:t>
      </w:r>
      <w:r w:rsidR="00D8350A" w:rsidRPr="00B207B1">
        <w:rPr>
          <w:rFonts w:hAnsiTheme="minorEastAsia" w:hint="eastAsia"/>
          <w:color w:val="000000" w:themeColor="text1"/>
          <w:rPrChange w:id="6026" w:author="JY0225" w:date="2017-08-24T12:11:00Z">
            <w:rPr>
              <w:rFonts w:hint="eastAsia"/>
              <w:color w:val="000000" w:themeColor="text1"/>
            </w:rPr>
          </w:rPrChange>
        </w:rPr>
        <w:lastRenderedPageBreak/>
        <w:t>化后的中间件借鉴了</w:t>
      </w:r>
      <w:r w:rsidR="00D8350A" w:rsidRPr="00B207B1">
        <w:rPr>
          <w:rFonts w:hAnsiTheme="minorEastAsia"/>
          <w:color w:val="000000" w:themeColor="text1"/>
          <w:rPrChange w:id="6027" w:author="JY0225" w:date="2017-08-24T12:11:00Z">
            <w:rPr>
              <w:color w:val="000000" w:themeColor="text1"/>
            </w:rPr>
          </w:rPrChange>
        </w:rPr>
        <w:t>Dropbox</w:t>
      </w:r>
      <w:r w:rsidR="00D8350A" w:rsidRPr="00B207B1">
        <w:rPr>
          <w:rFonts w:hAnsiTheme="minorEastAsia" w:hint="eastAsia"/>
          <w:color w:val="000000" w:themeColor="text1"/>
          <w:rPrChange w:id="6028"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6029" w:author="JY0225" w:date="2017-08-24T12:11:00Z">
            <w:rPr>
              <w:color w:val="000000" w:themeColor="text1"/>
            </w:rPr>
          </w:rPrChange>
        </w:rPr>
        <w:t>360</w:t>
      </w:r>
      <w:r w:rsidR="00D8350A" w:rsidRPr="00B207B1">
        <w:rPr>
          <w:rFonts w:hAnsiTheme="minorEastAsia" w:hint="eastAsia"/>
          <w:color w:val="000000" w:themeColor="text1"/>
          <w:rPrChange w:id="6030" w:author="JY0225" w:date="2017-08-24T12:11:00Z">
            <w:rPr>
              <w:rFonts w:hint="eastAsia"/>
              <w:color w:val="000000" w:themeColor="text1"/>
            </w:rPr>
          </w:rPrChange>
        </w:rPr>
        <w:t>云盘已经</w:t>
      </w:r>
      <w:r w:rsidR="00D8350A" w:rsidRPr="00B207B1">
        <w:rPr>
          <w:rFonts w:hAnsiTheme="minorEastAsia"/>
          <w:color w:val="000000" w:themeColor="text1"/>
          <w:rPrChange w:id="6031" w:author="JY0225" w:date="2017-08-24T12:11:00Z">
            <w:rPr>
              <w:color w:val="000000" w:themeColor="text1"/>
            </w:rPr>
          </w:rPrChange>
        </w:rPr>
        <w:t>Dropbox</w:t>
      </w:r>
      <w:r w:rsidR="00D8350A" w:rsidRPr="00B207B1">
        <w:rPr>
          <w:rFonts w:hAnsiTheme="minorEastAsia" w:hint="eastAsia"/>
          <w:color w:val="000000" w:themeColor="text1"/>
          <w:rPrChange w:id="6032" w:author="JY0225" w:date="2017-08-24T12:11:00Z">
            <w:rPr>
              <w:rFonts w:hint="eastAsia"/>
              <w:color w:val="000000" w:themeColor="text1"/>
            </w:rPr>
          </w:rPrChange>
        </w:rPr>
        <w:t>和</w:t>
      </w:r>
      <w:r w:rsidR="00D8350A" w:rsidRPr="00B207B1">
        <w:rPr>
          <w:rFonts w:hAnsiTheme="minorEastAsia"/>
          <w:color w:val="000000" w:themeColor="text1"/>
          <w:rPrChange w:id="6033" w:author="JY0225" w:date="2017-08-24T12:11:00Z">
            <w:rPr>
              <w:color w:val="000000" w:themeColor="text1"/>
            </w:rPr>
          </w:rPrChange>
        </w:rPr>
        <w:t>Google Drive</w:t>
      </w:r>
      <w:r w:rsidR="00D8350A" w:rsidRPr="00B207B1">
        <w:rPr>
          <w:rFonts w:hAnsiTheme="minorEastAsia" w:hint="eastAsia"/>
          <w:color w:val="000000" w:themeColor="text1"/>
          <w:rPrChange w:id="6034"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2C929C" w14:textId="3969E221" w:rsidR="00314ECE" w:rsidRPr="00314ECE" w:rsidRDefault="00314ECE" w:rsidP="00314ECE">
      <w:pPr>
        <w:spacing w:line="400" w:lineRule="exact"/>
        <w:ind w:firstLine="420"/>
        <w:rPr>
          <w:rFonts w:hAnsiTheme="minorEastAsia"/>
          <w:color w:val="000000" w:themeColor="text1"/>
          <w:rPrChange w:id="6035" w:author="JY0225" w:date="2017-08-24T12:11:00Z">
            <w:rPr>
              <w:color w:val="000000" w:themeColor="text1"/>
            </w:rPr>
          </w:rPrChange>
        </w:rPr>
      </w:pPr>
      <w:r w:rsidRPr="00B207B1">
        <w:rPr>
          <w:rFonts w:hAnsiTheme="minorEastAsia" w:hint="eastAsia"/>
          <w:color w:val="000000" w:themeColor="text1"/>
          <w:rPrChange w:id="6036"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037" w:author="JY0225" w:date="2017-08-24T12:11:00Z">
            <w:rPr>
              <w:color w:val="000000" w:themeColor="text1"/>
            </w:rPr>
          </w:rPrChange>
        </w:rPr>
        <w:t>128</w:t>
      </w:r>
      <w:r w:rsidRPr="00B207B1">
        <w:rPr>
          <w:rFonts w:hAnsiTheme="minorEastAsia" w:hint="eastAsia"/>
          <w:color w:val="000000" w:themeColor="text1"/>
          <w:rPrChange w:id="6038" w:author="JY0225" w:date="2017-08-24T12:11:00Z">
            <w:rPr>
              <w:rFonts w:hint="eastAsia"/>
              <w:color w:val="000000" w:themeColor="text1"/>
            </w:rPr>
          </w:rPrChange>
        </w:rPr>
        <w:t>位的</w:t>
      </w:r>
      <w:r w:rsidRPr="00B207B1">
        <w:rPr>
          <w:rFonts w:hAnsiTheme="minorEastAsia"/>
          <w:color w:val="000000" w:themeColor="text1"/>
          <w:rPrChange w:id="6039" w:author="JY0225" w:date="2017-08-24T12:11:00Z">
            <w:rPr>
              <w:color w:val="000000" w:themeColor="text1"/>
            </w:rPr>
          </w:rPrChange>
        </w:rPr>
        <w:t>AES</w:t>
      </w:r>
      <w:r w:rsidRPr="00B207B1">
        <w:rPr>
          <w:rFonts w:hAnsiTheme="minorEastAsia" w:hint="eastAsia"/>
          <w:color w:val="000000" w:themeColor="text1"/>
          <w:rPrChange w:id="6040" w:author="JY0225" w:date="2017-08-24T12:11:00Z">
            <w:rPr>
              <w:rFonts w:hint="eastAsia"/>
              <w:color w:val="000000" w:themeColor="text1"/>
            </w:rPr>
          </w:rPrChange>
        </w:rPr>
        <w:t>加密算法，相较于</w:t>
      </w:r>
      <w:r w:rsidRPr="00B207B1">
        <w:rPr>
          <w:rFonts w:hAnsiTheme="minorEastAsia"/>
          <w:color w:val="000000" w:themeColor="text1"/>
          <w:rPrChange w:id="6041" w:author="JY0225" w:date="2017-08-24T12:11:00Z">
            <w:rPr>
              <w:color w:val="000000" w:themeColor="text1"/>
            </w:rPr>
          </w:rPrChange>
        </w:rPr>
        <w:t>258</w:t>
      </w:r>
      <w:r w:rsidRPr="00B207B1">
        <w:rPr>
          <w:rFonts w:hAnsiTheme="minorEastAsia" w:hint="eastAsia"/>
          <w:color w:val="000000" w:themeColor="text1"/>
          <w:rPrChange w:id="6042" w:author="JY0225" w:date="2017-08-24T12:11:00Z">
            <w:rPr>
              <w:rFonts w:hint="eastAsia"/>
              <w:color w:val="000000" w:themeColor="text1"/>
            </w:rPr>
          </w:rPrChange>
        </w:rPr>
        <w:t>位的</w:t>
      </w:r>
      <w:r w:rsidRPr="00B207B1">
        <w:rPr>
          <w:rFonts w:hAnsiTheme="minorEastAsia"/>
          <w:color w:val="000000" w:themeColor="text1"/>
          <w:rPrChange w:id="6043" w:author="JY0225" w:date="2017-08-24T12:11:00Z">
            <w:rPr>
              <w:color w:val="000000" w:themeColor="text1"/>
            </w:rPr>
          </w:rPrChange>
        </w:rPr>
        <w:t>AES</w:t>
      </w:r>
      <w:r w:rsidRPr="00B207B1">
        <w:rPr>
          <w:rFonts w:hAnsiTheme="minorEastAsia" w:hint="eastAsia"/>
          <w:color w:val="000000" w:themeColor="text1"/>
          <w:rPrChange w:id="6044" w:author="JY0225" w:date="2017-08-24T12:11:00Z">
            <w:rPr>
              <w:rFonts w:hint="eastAsia"/>
              <w:color w:val="000000" w:themeColor="text1"/>
            </w:rPr>
          </w:rPrChange>
        </w:rPr>
        <w:t>加密算法，</w:t>
      </w:r>
      <w:r w:rsidRPr="00B207B1">
        <w:rPr>
          <w:rFonts w:hAnsiTheme="minorEastAsia"/>
          <w:color w:val="000000" w:themeColor="text1"/>
          <w:rPrChange w:id="6045" w:author="JY0225" w:date="2017-08-24T12:11:00Z">
            <w:rPr>
              <w:color w:val="000000" w:themeColor="text1"/>
            </w:rPr>
          </w:rPrChange>
        </w:rPr>
        <w:t>128</w:t>
      </w:r>
      <w:r w:rsidRPr="00B207B1">
        <w:rPr>
          <w:rFonts w:hAnsiTheme="minorEastAsia" w:hint="eastAsia"/>
          <w:color w:val="000000" w:themeColor="text1"/>
          <w:rPrChange w:id="6046" w:author="JY0225" w:date="2017-08-24T12:11:00Z">
            <w:rPr>
              <w:rFonts w:hint="eastAsia"/>
              <w:color w:val="000000" w:themeColor="text1"/>
            </w:rPr>
          </w:rPrChange>
        </w:rPr>
        <w:t>位的加密算法能够节省大约</w:t>
      </w:r>
      <w:r w:rsidRPr="00B207B1">
        <w:rPr>
          <w:rFonts w:hAnsiTheme="minorEastAsia"/>
          <w:color w:val="000000" w:themeColor="text1"/>
          <w:rPrChange w:id="6047" w:author="JY0225" w:date="2017-08-24T12:11:00Z">
            <w:rPr>
              <w:color w:val="000000" w:themeColor="text1"/>
            </w:rPr>
          </w:rPrChange>
        </w:rPr>
        <w:t>40%</w:t>
      </w:r>
      <w:r w:rsidRPr="00B207B1">
        <w:rPr>
          <w:rFonts w:hAnsiTheme="minorEastAsia" w:hint="eastAsia"/>
          <w:color w:val="000000" w:themeColor="text1"/>
          <w:rPrChange w:id="6048" w:author="JY0225" w:date="2017-08-24T12:11:00Z">
            <w:rPr>
              <w:rFonts w:hint="eastAsia"/>
              <w:color w:val="000000" w:themeColor="text1"/>
            </w:rPr>
          </w:rPrChange>
        </w:rPr>
        <w:t>的加密时间，同时能够保证数据的安全性，因为它足够复杂无法被暴力破解。</w:t>
      </w:r>
    </w:p>
    <w:p w14:paraId="09417810" w14:textId="4395B56C" w:rsidR="00785449" w:rsidRPr="00B207B1" w:rsidRDefault="005116A7" w:rsidP="005116A7">
      <w:pPr>
        <w:spacing w:line="400" w:lineRule="exact"/>
        <w:ind w:firstLine="420"/>
        <w:rPr>
          <w:rFonts w:hAnsiTheme="minorEastAsia"/>
          <w:color w:val="000000" w:themeColor="text1"/>
          <w:rPrChange w:id="6049" w:author="JY0225" w:date="2017-08-24T12:11:00Z">
            <w:rPr>
              <w:color w:val="000000" w:themeColor="text1"/>
            </w:rPr>
          </w:rPrChange>
        </w:rPr>
      </w:pPr>
      <w:r w:rsidRPr="00B207B1">
        <w:rPr>
          <w:rFonts w:hAnsiTheme="minorEastAsia" w:hint="eastAsia"/>
          <w:color w:val="000000" w:themeColor="text1"/>
          <w:rPrChange w:id="6050"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051" w:author="JY0225" w:date="2017-08-24T12:11:00Z">
            <w:rPr>
              <w:rFonts w:hint="eastAsia"/>
              <w:color w:val="000000" w:themeColor="text1"/>
            </w:rPr>
          </w:rPrChange>
        </w:rPr>
        <w:t>根据断点信息</w:t>
      </w:r>
      <w:r w:rsidRPr="00B207B1">
        <w:rPr>
          <w:rFonts w:hAnsiTheme="minorEastAsia" w:hint="eastAsia"/>
          <w:color w:val="000000" w:themeColor="text1"/>
          <w:rPrChange w:id="6052" w:author="JY0225" w:date="2017-08-24T12:11:00Z">
            <w:rPr>
              <w:rFonts w:hint="eastAsia"/>
              <w:color w:val="000000" w:themeColor="text1"/>
            </w:rPr>
          </w:rPrChange>
        </w:rPr>
        <w:t>续传，</w:t>
      </w:r>
      <w:r w:rsidR="00BF762B" w:rsidRPr="00B207B1">
        <w:rPr>
          <w:rFonts w:hAnsiTheme="minorEastAsia" w:hint="eastAsia"/>
          <w:color w:val="000000" w:themeColor="text1"/>
          <w:rPrChange w:id="6053" w:author="JY0225" w:date="2017-08-24T12:11:00Z">
            <w:rPr>
              <w:rFonts w:hint="eastAsia"/>
              <w:color w:val="000000" w:themeColor="text1"/>
            </w:rPr>
          </w:rPrChange>
        </w:rPr>
        <w:t>以上</w:t>
      </w:r>
      <w:r w:rsidRPr="00B207B1">
        <w:rPr>
          <w:rFonts w:hAnsiTheme="minorEastAsia" w:hint="eastAsia"/>
          <w:color w:val="000000" w:themeColor="text1"/>
          <w:rPrChange w:id="6054"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055"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056" w:author="JY0225" w:date="2017-08-24T12:11:00Z">
            <w:rPr/>
          </w:rPrChange>
        </w:rPr>
      </w:pPr>
      <w:r w:rsidRPr="00B207B1">
        <w:rPr>
          <w:rFonts w:hAnsiTheme="minorEastAsia" w:hint="eastAsia"/>
          <w:color w:val="000000" w:themeColor="text1"/>
          <w:rPrChange w:id="6057" w:author="JY0225" w:date="2017-08-24T12:11:00Z">
            <w:rPr>
              <w:rFonts w:hint="eastAsia"/>
              <w:color w:val="000000" w:themeColor="text1"/>
            </w:rPr>
          </w:rPrChange>
        </w:rPr>
        <w:t>表</w:t>
      </w:r>
      <w:r w:rsidR="00852E47" w:rsidRPr="00B207B1">
        <w:rPr>
          <w:rFonts w:hAnsiTheme="minorEastAsia"/>
          <w:color w:val="000000" w:themeColor="text1"/>
          <w:rPrChange w:id="6058" w:author="JY0225" w:date="2017-08-24T12:11:00Z">
            <w:rPr>
              <w:color w:val="000000" w:themeColor="text1"/>
            </w:rPr>
          </w:rPrChange>
        </w:rPr>
        <w:t>6-9</w:t>
      </w:r>
      <w:r w:rsidRPr="00B207B1">
        <w:rPr>
          <w:rFonts w:hAnsiTheme="minorEastAsia"/>
          <w:color w:val="000000" w:themeColor="text1"/>
          <w:rPrChange w:id="6059" w:author="JY0225" w:date="2017-08-24T12:11:00Z">
            <w:rPr>
              <w:color w:val="000000" w:themeColor="text1"/>
            </w:rPr>
          </w:rPrChange>
        </w:rPr>
        <w:t xml:space="preserve"> </w:t>
      </w:r>
      <w:r w:rsidRPr="00B207B1">
        <w:rPr>
          <w:rFonts w:hAnsiTheme="minorEastAsia" w:hint="eastAsia"/>
          <w:color w:val="000000" w:themeColor="text1"/>
          <w:rPrChange w:id="6060" w:author="JY0225" w:date="2017-08-24T12:11:00Z">
            <w:rPr>
              <w:rFonts w:hint="eastAsia"/>
              <w:color w:val="000000" w:themeColor="text1"/>
            </w:rPr>
          </w:rPrChange>
        </w:rPr>
        <w:t>同类产品</w:t>
      </w:r>
      <w:r w:rsidR="00834EEE" w:rsidRPr="00B207B1">
        <w:rPr>
          <w:rFonts w:hAnsiTheme="minorEastAsia" w:hint="eastAsia"/>
          <w:color w:val="000000" w:themeColor="text1"/>
          <w:rPrChange w:id="6061" w:author="JY0225" w:date="2017-08-24T12:11:00Z">
            <w:rPr>
              <w:rFonts w:hint="eastAsia"/>
              <w:color w:val="000000" w:themeColor="text1"/>
            </w:rPr>
          </w:rPrChange>
        </w:rPr>
        <w:t>支持客户端类型</w:t>
      </w:r>
      <w:r w:rsidRPr="00B207B1">
        <w:rPr>
          <w:rFonts w:hAnsiTheme="minorEastAsia" w:hint="eastAsia"/>
          <w:color w:val="000000" w:themeColor="text1"/>
          <w:rPrChange w:id="6062"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276"/>
      </w:tblGrid>
      <w:tr w:rsidR="000E681F" w:rsidRPr="00B207B1" w14:paraId="6A9C7238" w14:textId="77777777" w:rsidTr="00F14047">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276"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F14047">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F14047">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F14047">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F14047">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F14047">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063" w:author="JY0225" w:date="2017-08-24T10:55:00Z"/>
          <w:rFonts w:hAnsiTheme="minorEastAsia"/>
          <w:color w:val="000000" w:themeColor="text1"/>
          <w:rPrChange w:id="6064" w:author="JY0225" w:date="2017-08-24T12:11:00Z">
            <w:rPr>
              <w:del w:id="6065" w:author="JY0225" w:date="2017-08-24T10:55:00Z"/>
              <w:color w:val="000000" w:themeColor="text1"/>
            </w:rPr>
          </w:rPrChange>
        </w:rPr>
      </w:pPr>
      <w:r w:rsidRPr="00B207B1">
        <w:rPr>
          <w:rFonts w:hAnsiTheme="minorEastAsia" w:hint="eastAsia"/>
          <w:color w:val="000000" w:themeColor="text1"/>
          <w:rPrChange w:id="6066"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067" w:author="JY0225" w:date="2017-08-24T12:11:00Z">
            <w:rPr>
              <w:rFonts w:hint="eastAsia"/>
              <w:color w:val="000000" w:themeColor="text1"/>
            </w:rPr>
          </w:rPrChange>
        </w:rPr>
        <w:t>如表</w:t>
      </w:r>
      <w:r w:rsidR="00D602AD" w:rsidRPr="00B207B1">
        <w:rPr>
          <w:rFonts w:hAnsiTheme="minorEastAsia"/>
          <w:color w:val="000000" w:themeColor="text1"/>
          <w:rPrChange w:id="6068" w:author="JY0225" w:date="2017-08-24T12:11:00Z">
            <w:rPr>
              <w:color w:val="000000" w:themeColor="text1"/>
            </w:rPr>
          </w:rPrChange>
        </w:rPr>
        <w:t>6-9</w:t>
      </w:r>
      <w:r w:rsidR="00D602AD" w:rsidRPr="00B207B1">
        <w:rPr>
          <w:rFonts w:hAnsiTheme="minorEastAsia" w:hint="eastAsia"/>
          <w:color w:val="000000" w:themeColor="text1"/>
          <w:rPrChange w:id="6069" w:author="JY0225" w:date="2017-08-24T12:11:00Z">
            <w:rPr>
              <w:rFonts w:hint="eastAsia"/>
              <w:color w:val="000000" w:themeColor="text1"/>
            </w:rPr>
          </w:rPrChange>
        </w:rPr>
        <w:t>所示</w:t>
      </w:r>
      <w:r w:rsidRPr="00B207B1">
        <w:rPr>
          <w:rFonts w:hAnsiTheme="minorEastAsia" w:hint="eastAsia"/>
          <w:color w:val="000000" w:themeColor="text1"/>
          <w:rPrChange w:id="6070"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071" w:author="JY0225" w:date="2017-08-24T12:11:00Z">
            <w:rPr>
              <w:rFonts w:hint="eastAsia"/>
              <w:color w:val="000000" w:themeColor="text1"/>
            </w:rPr>
          </w:rPrChange>
        </w:rPr>
        <w:t>操作系统和平台</w:t>
      </w:r>
      <w:r w:rsidRPr="00B207B1">
        <w:rPr>
          <w:rFonts w:hAnsiTheme="minorEastAsia" w:hint="eastAsia"/>
          <w:color w:val="000000" w:themeColor="text1"/>
          <w:rPrChange w:id="6072" w:author="JY0225" w:date="2017-08-24T12:11:00Z">
            <w:rPr>
              <w:rFonts w:hint="eastAsia"/>
              <w:color w:val="000000" w:themeColor="text1"/>
            </w:rPr>
          </w:rPrChange>
        </w:rPr>
        <w:t>，如</w:t>
      </w:r>
      <w:r w:rsidRPr="00B207B1">
        <w:rPr>
          <w:rFonts w:hAnsiTheme="minorEastAsia"/>
          <w:color w:val="000000" w:themeColor="text1"/>
          <w:rPrChange w:id="6073" w:author="JY0225" w:date="2017-08-24T12:11:00Z">
            <w:rPr>
              <w:color w:val="000000" w:themeColor="text1"/>
            </w:rPr>
          </w:rPrChange>
        </w:rPr>
        <w:t>Windows</w:t>
      </w:r>
      <w:r w:rsidRPr="00B207B1">
        <w:rPr>
          <w:rFonts w:hAnsiTheme="minorEastAsia" w:hint="eastAsia"/>
          <w:color w:val="000000" w:themeColor="text1"/>
          <w:rPrChange w:id="6074" w:author="JY0225" w:date="2017-08-24T12:11:00Z">
            <w:rPr>
              <w:rFonts w:hint="eastAsia"/>
              <w:color w:val="000000" w:themeColor="text1"/>
            </w:rPr>
          </w:rPrChange>
        </w:rPr>
        <w:t>、</w:t>
      </w:r>
      <w:r w:rsidRPr="00B207B1">
        <w:rPr>
          <w:rFonts w:hAnsiTheme="minorEastAsia"/>
          <w:color w:val="000000" w:themeColor="text1"/>
          <w:rPrChange w:id="6075" w:author="JY0225" w:date="2017-08-24T12:11:00Z">
            <w:rPr>
              <w:color w:val="000000" w:themeColor="text1"/>
            </w:rPr>
          </w:rPrChange>
        </w:rPr>
        <w:t>iOS</w:t>
      </w:r>
      <w:r w:rsidRPr="00B207B1">
        <w:rPr>
          <w:rFonts w:hAnsiTheme="minorEastAsia" w:hint="eastAsia"/>
          <w:color w:val="000000" w:themeColor="text1"/>
          <w:rPrChange w:id="6076" w:author="JY0225" w:date="2017-08-24T12:11:00Z">
            <w:rPr>
              <w:rFonts w:hint="eastAsia"/>
              <w:color w:val="000000" w:themeColor="text1"/>
            </w:rPr>
          </w:rPrChange>
        </w:rPr>
        <w:t>、</w:t>
      </w:r>
      <w:r w:rsidRPr="00B207B1">
        <w:rPr>
          <w:rFonts w:hAnsiTheme="minorEastAsia"/>
          <w:color w:val="000000" w:themeColor="text1"/>
          <w:rPrChange w:id="6077" w:author="JY0225" w:date="2017-08-24T12:11:00Z">
            <w:rPr>
              <w:color w:val="000000" w:themeColor="text1"/>
            </w:rPr>
          </w:rPrChange>
        </w:rPr>
        <w:t>Linux</w:t>
      </w:r>
      <w:r w:rsidRPr="00B207B1">
        <w:rPr>
          <w:rFonts w:hAnsiTheme="minorEastAsia" w:hint="eastAsia"/>
          <w:color w:val="000000" w:themeColor="text1"/>
          <w:rPrChange w:id="6078" w:author="JY0225" w:date="2017-08-24T12:11:00Z">
            <w:rPr>
              <w:rFonts w:hint="eastAsia"/>
              <w:color w:val="000000" w:themeColor="text1"/>
            </w:rPr>
          </w:rPrChange>
        </w:rPr>
        <w:t>、</w:t>
      </w:r>
      <w:r w:rsidRPr="00B207B1">
        <w:rPr>
          <w:rFonts w:hAnsiTheme="minorEastAsia"/>
          <w:color w:val="000000" w:themeColor="text1"/>
          <w:rPrChange w:id="6079" w:author="JY0225" w:date="2017-08-24T12:11:00Z">
            <w:rPr>
              <w:color w:val="000000" w:themeColor="text1"/>
            </w:rPr>
          </w:rPrChange>
        </w:rPr>
        <w:t>Android</w:t>
      </w:r>
      <w:r w:rsidRPr="00B207B1">
        <w:rPr>
          <w:rFonts w:hAnsiTheme="minorEastAsia" w:hint="eastAsia"/>
          <w:color w:val="000000" w:themeColor="text1"/>
          <w:rPrChange w:id="6080" w:author="JY0225" w:date="2017-08-24T12:11:00Z">
            <w:rPr>
              <w:rFonts w:hint="eastAsia"/>
              <w:color w:val="000000" w:themeColor="text1"/>
            </w:rPr>
          </w:rPrChange>
        </w:rPr>
        <w:t>、</w:t>
      </w:r>
      <w:r w:rsidRPr="00B207B1">
        <w:rPr>
          <w:rFonts w:hAnsiTheme="minorEastAsia"/>
          <w:color w:val="000000" w:themeColor="text1"/>
          <w:rPrChange w:id="6081" w:author="JY0225" w:date="2017-08-24T12:11:00Z">
            <w:rPr>
              <w:color w:val="000000" w:themeColor="text1"/>
            </w:rPr>
          </w:rPrChange>
        </w:rPr>
        <w:t>Web</w:t>
      </w:r>
      <w:r w:rsidRPr="00B207B1">
        <w:rPr>
          <w:rFonts w:hAnsiTheme="minorEastAsia" w:hint="eastAsia"/>
          <w:color w:val="000000" w:themeColor="text1"/>
          <w:rPrChange w:id="6082"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083" w:author="JY0225" w:date="2017-08-24T12:11:00Z">
            <w:rPr>
              <w:color w:val="000000" w:themeColor="text1"/>
            </w:rPr>
          </w:rPrChange>
        </w:rPr>
        <w:t>Java SDK</w:t>
      </w:r>
      <w:r w:rsidRPr="00B207B1">
        <w:rPr>
          <w:rFonts w:hAnsiTheme="minorEastAsia" w:hint="eastAsia"/>
          <w:color w:val="000000" w:themeColor="text1"/>
          <w:rPrChange w:id="6084" w:author="JY0225" w:date="2017-08-24T12:11:00Z">
            <w:rPr>
              <w:rFonts w:hint="eastAsia"/>
              <w:color w:val="000000" w:themeColor="text1"/>
            </w:rPr>
          </w:rPrChange>
        </w:rPr>
        <w:t>和</w:t>
      </w:r>
      <w:r w:rsidRPr="00B207B1">
        <w:rPr>
          <w:rFonts w:hAnsiTheme="minorEastAsia"/>
          <w:color w:val="000000" w:themeColor="text1"/>
          <w:rPrChange w:id="6085" w:author="JY0225" w:date="2017-08-24T12:11:00Z">
            <w:rPr>
              <w:color w:val="000000" w:themeColor="text1"/>
            </w:rPr>
          </w:rPrChange>
        </w:rPr>
        <w:t>Firefox</w:t>
      </w:r>
      <w:r w:rsidRPr="00B207B1">
        <w:rPr>
          <w:rFonts w:hAnsiTheme="minorEastAsia" w:hint="eastAsia"/>
          <w:color w:val="000000" w:themeColor="text1"/>
          <w:rPrChange w:id="6086" w:author="JY0225" w:date="2017-08-24T12:11:00Z">
            <w:rPr>
              <w:rFonts w:hint="eastAsia"/>
              <w:color w:val="000000" w:themeColor="text1"/>
            </w:rPr>
          </w:rPrChange>
        </w:rPr>
        <w:t>扩展工具</w:t>
      </w:r>
      <w:r w:rsidR="006266BD" w:rsidRPr="00B207B1">
        <w:rPr>
          <w:rFonts w:hAnsiTheme="minorEastAsia" w:hint="eastAsia"/>
          <w:color w:val="000000" w:themeColor="text1"/>
          <w:rPrChange w:id="6087" w:author="JY0225" w:date="2017-08-24T12:11:00Z">
            <w:rPr>
              <w:rFonts w:hint="eastAsia"/>
              <w:color w:val="000000" w:themeColor="text1"/>
            </w:rPr>
          </w:rPrChange>
        </w:rPr>
        <w:t>。</w:t>
      </w:r>
      <w:r w:rsidRPr="00B207B1">
        <w:rPr>
          <w:rFonts w:hAnsiTheme="minorEastAsia"/>
          <w:color w:val="000000" w:themeColor="text1"/>
          <w:rPrChange w:id="6088" w:author="JY0225" w:date="2017-08-24T12:11:00Z">
            <w:rPr>
              <w:color w:val="000000" w:themeColor="text1"/>
            </w:rPr>
          </w:rPrChange>
        </w:rPr>
        <w:t>Java SDK</w:t>
      </w:r>
      <w:r w:rsidRPr="00B207B1">
        <w:rPr>
          <w:rFonts w:hAnsiTheme="minorEastAsia" w:hint="eastAsia"/>
          <w:color w:val="000000" w:themeColor="text1"/>
          <w:rPrChange w:id="6089" w:author="JY0225" w:date="2017-08-24T12:11:00Z">
            <w:rPr>
              <w:rFonts w:hint="eastAsia"/>
              <w:color w:val="000000" w:themeColor="text1"/>
            </w:rPr>
          </w:rPrChange>
        </w:rPr>
        <w:t>可用于与</w:t>
      </w:r>
      <w:r w:rsidRPr="00B207B1">
        <w:rPr>
          <w:rFonts w:hAnsiTheme="minorEastAsia"/>
          <w:color w:val="000000" w:themeColor="text1"/>
          <w:rPrChange w:id="6090" w:author="JY0225" w:date="2017-08-24T12:11:00Z">
            <w:rPr>
              <w:color w:val="000000" w:themeColor="text1"/>
            </w:rPr>
          </w:rPrChange>
        </w:rPr>
        <w:t>Java</w:t>
      </w:r>
      <w:r w:rsidRPr="00B207B1">
        <w:rPr>
          <w:rFonts w:hAnsiTheme="minorEastAsia" w:hint="eastAsia"/>
          <w:color w:val="000000" w:themeColor="text1"/>
          <w:rPrChange w:id="6091" w:author="JY0225" w:date="2017-08-24T12:11:00Z">
            <w:rPr>
              <w:rFonts w:hint="eastAsia"/>
              <w:color w:val="000000" w:themeColor="text1"/>
            </w:rPr>
          </w:rPrChange>
        </w:rPr>
        <w:t>相关的应用，如</w:t>
      </w:r>
      <w:r w:rsidRPr="00B207B1">
        <w:rPr>
          <w:rFonts w:hAnsiTheme="minorEastAsia"/>
          <w:color w:val="000000" w:themeColor="text1"/>
          <w:rPrChange w:id="6092" w:author="JY0225" w:date="2017-08-24T12:11:00Z">
            <w:rPr>
              <w:color w:val="000000" w:themeColor="text1"/>
            </w:rPr>
          </w:rPrChange>
        </w:rPr>
        <w:t>Web</w:t>
      </w:r>
      <w:r w:rsidRPr="00B207B1">
        <w:rPr>
          <w:rFonts w:hAnsiTheme="minorEastAsia" w:hint="eastAsia"/>
          <w:color w:val="000000" w:themeColor="text1"/>
          <w:rPrChange w:id="6093" w:author="JY0225" w:date="2017-08-24T12:11:00Z">
            <w:rPr>
              <w:rFonts w:hint="eastAsia"/>
              <w:color w:val="000000" w:themeColor="text1"/>
            </w:rPr>
          </w:rPrChange>
        </w:rPr>
        <w:t>开发和</w:t>
      </w:r>
      <w:r w:rsidRPr="00B207B1">
        <w:rPr>
          <w:rFonts w:hAnsiTheme="minorEastAsia"/>
          <w:color w:val="000000" w:themeColor="text1"/>
          <w:rPrChange w:id="6094" w:author="JY0225" w:date="2017-08-24T12:11:00Z">
            <w:rPr>
              <w:color w:val="000000" w:themeColor="text1"/>
            </w:rPr>
          </w:rPrChange>
        </w:rPr>
        <w:t>Android</w:t>
      </w:r>
      <w:r w:rsidRPr="00B207B1">
        <w:rPr>
          <w:rFonts w:hAnsiTheme="minorEastAsia" w:hint="eastAsia"/>
          <w:color w:val="000000" w:themeColor="text1"/>
          <w:rPrChange w:id="6095" w:author="JY0225" w:date="2017-08-24T12:11:00Z">
            <w:rPr>
              <w:rFonts w:hint="eastAsia"/>
              <w:color w:val="000000" w:themeColor="text1"/>
            </w:rPr>
          </w:rPrChange>
        </w:rPr>
        <w:t>开发。</w:t>
      </w:r>
      <w:r w:rsidRPr="00B207B1">
        <w:rPr>
          <w:rFonts w:hAnsiTheme="minorEastAsia"/>
          <w:color w:val="000000" w:themeColor="text1"/>
          <w:rPrChange w:id="6096" w:author="JY0225" w:date="2017-08-24T12:11:00Z">
            <w:rPr>
              <w:color w:val="000000" w:themeColor="text1"/>
            </w:rPr>
          </w:rPrChange>
        </w:rPr>
        <w:t>Firefox</w:t>
      </w:r>
      <w:r w:rsidR="00C3143A" w:rsidRPr="00B207B1">
        <w:rPr>
          <w:rFonts w:hAnsiTheme="minorEastAsia" w:hint="eastAsia"/>
          <w:color w:val="000000" w:themeColor="text1"/>
          <w:rPrChange w:id="6097" w:author="JY0225" w:date="2017-08-24T12:11:00Z">
            <w:rPr>
              <w:rFonts w:hint="eastAsia"/>
              <w:color w:val="000000" w:themeColor="text1"/>
            </w:rPr>
          </w:rPrChange>
        </w:rPr>
        <w:t>扩展工具相较于</w:t>
      </w:r>
      <w:r w:rsidRPr="00B207B1">
        <w:rPr>
          <w:rFonts w:hAnsiTheme="minorEastAsia" w:hint="eastAsia"/>
          <w:color w:val="000000" w:themeColor="text1"/>
          <w:rPrChange w:id="6098"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099" w:author="JY0225" w:date="2017-08-24T10:55:00Z"/>
          <w:rFonts w:hAnsiTheme="minorEastAsia"/>
          <w:color w:val="000000" w:themeColor="text1"/>
          <w:rPrChange w:id="6100" w:author="JY0225" w:date="2017-08-24T12:11:00Z">
            <w:rPr>
              <w:del w:id="6101"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3"/>
          <w:headerReference w:type="first" r:id="rId84"/>
          <w:footerReference w:type="first" r:id="rId85"/>
          <w:pgSz w:w="11906" w:h="16838"/>
          <w:pgMar w:top="1440" w:right="1797" w:bottom="1440" w:left="1797" w:header="851" w:footer="992" w:gutter="0"/>
          <w:pgNumType w:start="1"/>
          <w:cols w:space="425"/>
          <w:titlePg/>
          <w:docGrid w:type="lines" w:linePitch="312"/>
        </w:sectPr>
        <w:pPrChange w:id="6102" w:author="JY0225" w:date="2017-08-24T10:55:00Z">
          <w:pPr>
            <w:spacing w:line="400" w:lineRule="exact"/>
            <w:jc w:val="center"/>
          </w:pPr>
        </w:pPrChange>
      </w:pPr>
      <w:r w:rsidRPr="00B207B1">
        <w:rPr>
          <w:rFonts w:hAnsiTheme="minorEastAsia"/>
          <w:color w:val="000000" w:themeColor="text1"/>
          <w:rPrChange w:id="6103"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104" w:name="_Toc49254550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104"/>
    </w:p>
    <w:p w14:paraId="078765CD" w14:textId="77777777" w:rsidR="008276E8" w:rsidRPr="00B207B1" w:rsidRDefault="009B2B17">
      <w:pPr>
        <w:pStyle w:val="21"/>
        <w:spacing w:line="240" w:lineRule="auto"/>
        <w:pPrChange w:id="6105" w:author="微软用户" w:date="2017-08-18T22:56:00Z">
          <w:pPr>
            <w:pStyle w:val="21"/>
          </w:pPr>
        </w:pPrChange>
      </w:pPr>
      <w:bookmarkStart w:id="6106" w:name="_Toc492545509"/>
      <w:r w:rsidRPr="00B207B1">
        <w:t>7</w:t>
      </w:r>
      <w:r w:rsidR="0032102F" w:rsidRPr="00B207B1">
        <w:t xml:space="preserve">.1 </w:t>
      </w:r>
      <w:r w:rsidR="0032102F" w:rsidRPr="00B207B1">
        <w:t>总结</w:t>
      </w:r>
      <w:bookmarkEnd w:id="6106"/>
    </w:p>
    <w:p w14:paraId="70592C4E" w14:textId="77777777" w:rsidR="00D4036B" w:rsidRPr="00B207B1" w:rsidDel="0049416F" w:rsidRDefault="00D4036B">
      <w:pPr>
        <w:spacing w:line="400" w:lineRule="exact"/>
        <w:rPr>
          <w:del w:id="6107" w:author="微软用户" w:date="2017-08-24T16:05:00Z"/>
          <w:color w:val="000000" w:themeColor="text1"/>
        </w:rPr>
      </w:pPr>
      <w:r w:rsidRPr="00B207B1">
        <w:rPr>
          <w:color w:val="FF0000"/>
          <w:rPrChange w:id="6108" w:author="JY0225" w:date="2017-08-14T12:55:00Z">
            <w:rPr>
              <w:color w:val="000000" w:themeColor="text1"/>
            </w:rPr>
          </w:rPrChange>
        </w:rPr>
        <w:tab/>
      </w:r>
      <w:ins w:id="6109"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110" w:author="微软用户" w:date="2017-08-24T16:16:00Z">
        <w:r w:rsidR="007B4C70" w:rsidRPr="00B207B1">
          <w:rPr>
            <w:rFonts w:hint="eastAsia"/>
            <w:color w:val="000000" w:themeColor="text1"/>
          </w:rPr>
          <w:t>越来越受人们的青睐</w:t>
        </w:r>
      </w:ins>
      <w:ins w:id="6111" w:author="微软用户" w:date="2017-08-24T16:15:00Z">
        <w:r w:rsidR="0075589C" w:rsidRPr="00B207B1">
          <w:rPr>
            <w:rFonts w:hint="eastAsia"/>
            <w:color w:val="000000" w:themeColor="text1"/>
          </w:rPr>
          <w:t>，</w:t>
        </w:r>
      </w:ins>
      <w:ins w:id="6112"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113" w:author="微软用户" w:date="2017-08-24T16:14:00Z">
        <w:r w:rsidR="0075589C" w:rsidRPr="00B207B1">
          <w:rPr>
            <w:rFonts w:hint="eastAsia"/>
            <w:color w:val="000000" w:themeColor="text1"/>
          </w:rPr>
          <w:t>安全性、稳定</w:t>
        </w:r>
      </w:ins>
      <w:ins w:id="6114" w:author="微软用户" w:date="2017-08-24T16:15:00Z">
        <w:r w:rsidR="0075589C" w:rsidRPr="00B207B1">
          <w:rPr>
            <w:rFonts w:hint="eastAsia"/>
            <w:color w:val="000000" w:themeColor="text1"/>
          </w:rPr>
          <w:t>性、可扩展性等问题</w:t>
        </w:r>
      </w:ins>
      <w:ins w:id="6115" w:author="微软用户" w:date="2017-08-24T16:23:00Z">
        <w:r w:rsidR="001249DF" w:rsidRPr="00B207B1">
          <w:rPr>
            <w:rFonts w:hint="eastAsia"/>
            <w:color w:val="000000" w:themeColor="text1"/>
          </w:rPr>
          <w:t>日益突显</w:t>
        </w:r>
      </w:ins>
      <w:ins w:id="6116" w:author="微软用户" w:date="2017-08-24T15:57:00Z">
        <w:r w:rsidR="00000F84" w:rsidRPr="00B207B1">
          <w:rPr>
            <w:rFonts w:hint="eastAsia"/>
            <w:color w:val="000000" w:themeColor="text1"/>
          </w:rPr>
          <w:t>，</w:t>
        </w:r>
      </w:ins>
      <w:ins w:id="6117" w:author="微软用户" w:date="2017-08-24T16:21:00Z">
        <w:r w:rsidR="00086E01" w:rsidRPr="00B207B1">
          <w:rPr>
            <w:rFonts w:hint="eastAsia"/>
            <w:color w:val="000000" w:themeColor="text1"/>
          </w:rPr>
          <w:t>对云备份服务的关键技术</w:t>
        </w:r>
      </w:ins>
      <w:ins w:id="6118"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119"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120" w:author="微软用户" w:date="2017-08-24T15:58:00Z">
        <w:r w:rsidR="00000F84" w:rsidRPr="00B207B1">
          <w:rPr>
            <w:rFonts w:hint="eastAsia"/>
            <w:color w:val="000000" w:themeColor="text1"/>
          </w:rPr>
          <w:t>。</w:t>
        </w:r>
      </w:ins>
      <w:ins w:id="6121" w:author="微软用户" w:date="2017-08-24T15:59:00Z">
        <w:r w:rsidR="00132BC5" w:rsidRPr="00B207B1">
          <w:rPr>
            <w:color w:val="000000" w:themeColor="text1"/>
          </w:rPr>
          <w:t>本文针对一款自主研发的云备份中间件</w:t>
        </w:r>
      </w:ins>
      <w:ins w:id="6122"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123" w:author="微软用户" w:date="2017-08-24T16:00:00Z">
        <w:r w:rsidR="00132BC5" w:rsidRPr="00B207B1">
          <w:rPr>
            <w:color w:val="000000" w:themeColor="text1"/>
          </w:rPr>
          <w:t>关键技术进行了优化</w:t>
        </w:r>
      </w:ins>
      <w:ins w:id="6124" w:author="微软用户" w:date="2017-08-24T16:04:00Z">
        <w:r w:rsidR="00E46377" w:rsidRPr="00B207B1">
          <w:rPr>
            <w:rFonts w:hint="eastAsia"/>
            <w:color w:val="000000" w:themeColor="text1"/>
          </w:rPr>
          <w:t>。</w:t>
        </w:r>
      </w:ins>
      <w:ins w:id="6125" w:author="微软用户" w:date="2017-08-24T16:25:00Z">
        <w:r w:rsidR="007E6781" w:rsidRPr="00B207B1">
          <w:rPr>
            <w:rFonts w:hint="eastAsia"/>
            <w:color w:val="000000" w:themeColor="text1"/>
          </w:rPr>
          <w:t>通过</w:t>
        </w:r>
      </w:ins>
      <w:ins w:id="6126" w:author="微软用户" w:date="2017-08-24T16:00:00Z">
        <w:r w:rsidR="00806AC8" w:rsidRPr="00B207B1">
          <w:rPr>
            <w:rFonts w:hint="eastAsia"/>
            <w:color w:val="000000" w:themeColor="text1"/>
          </w:rPr>
          <w:t>对原有中间件系统</w:t>
        </w:r>
      </w:ins>
      <w:ins w:id="6127" w:author="微软用户" w:date="2017-08-24T16:37:00Z">
        <w:r w:rsidR="005E30C7" w:rsidRPr="00B207B1">
          <w:rPr>
            <w:rFonts w:hint="eastAsia"/>
            <w:color w:val="000000" w:themeColor="text1"/>
          </w:rPr>
          <w:t>全面</w:t>
        </w:r>
      </w:ins>
      <w:ins w:id="6128" w:author="微软用户" w:date="2017-08-24T16:00:00Z">
        <w:r w:rsidR="00806AC8" w:rsidRPr="00B207B1">
          <w:rPr>
            <w:rFonts w:hint="eastAsia"/>
            <w:color w:val="000000" w:themeColor="text1"/>
          </w:rPr>
          <w:t>的分析，</w:t>
        </w:r>
      </w:ins>
      <w:ins w:id="6129" w:author="微软用户" w:date="2017-08-24T16:27:00Z">
        <w:r w:rsidR="009F4EA9" w:rsidRPr="00B207B1">
          <w:rPr>
            <w:rFonts w:hint="eastAsia"/>
            <w:color w:val="000000" w:themeColor="text1"/>
          </w:rPr>
          <w:t>结合</w:t>
        </w:r>
      </w:ins>
      <w:ins w:id="6130" w:author="微软用户" w:date="2017-08-24T16:01:00Z">
        <w:r w:rsidR="00806AC8" w:rsidRPr="00B207B1">
          <w:rPr>
            <w:rFonts w:hint="eastAsia"/>
            <w:color w:val="000000" w:themeColor="text1"/>
          </w:rPr>
          <w:t>对国内外成熟的云备份</w:t>
        </w:r>
      </w:ins>
      <w:ins w:id="6131" w:author="微软用户" w:date="2017-08-24T16:02:00Z">
        <w:r w:rsidR="00E60628" w:rsidRPr="00B207B1">
          <w:rPr>
            <w:rFonts w:hint="eastAsia"/>
            <w:color w:val="000000" w:themeColor="text1"/>
          </w:rPr>
          <w:t>服务产品</w:t>
        </w:r>
      </w:ins>
      <w:del w:id="6132" w:author="微软用户" w:date="2017-08-24T15:41:00Z">
        <w:r w:rsidR="00352C52" w:rsidRPr="00B207B1" w:rsidDel="0060791E">
          <w:rPr>
            <w:rFonts w:hAnsiTheme="minorEastAsia" w:hint="eastAsia"/>
            <w:color w:val="000000" w:themeColor="text1"/>
            <w:rPrChange w:id="6133"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134"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135"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136"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137"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138"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139"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140"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141"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142"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143"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144"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145"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146"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147"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148"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149"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150" w:author="微软用户" w:date="2017-08-24T15:42:00Z">
              <w:rPr>
                <w:rFonts w:hint="eastAsia"/>
                <w:color w:val="000000" w:themeColor="text1"/>
              </w:rPr>
            </w:rPrChange>
          </w:rPr>
          <w:delText>最后，搭建了系统测试环境，分析了中间件系统优化后的性能。</w:delText>
        </w:r>
      </w:del>
      <w:ins w:id="6151" w:author="微软用户" w:date="2017-08-24T16:19:00Z">
        <w:r w:rsidR="00E74CCE" w:rsidRPr="00B207B1">
          <w:rPr>
            <w:rFonts w:hint="eastAsia"/>
            <w:color w:val="000000" w:themeColor="text1"/>
          </w:rPr>
          <w:t>充分的调研</w:t>
        </w:r>
      </w:ins>
      <w:ins w:id="6152" w:author="微软用户" w:date="2017-08-24T16:05:00Z">
        <w:r w:rsidR="009C292A" w:rsidRPr="00B207B1">
          <w:rPr>
            <w:rFonts w:hint="eastAsia"/>
            <w:color w:val="000000" w:themeColor="text1"/>
          </w:rPr>
          <w:t>，</w:t>
        </w:r>
      </w:ins>
      <w:ins w:id="6153" w:author="微软用户" w:date="2017-08-24T16:19:00Z">
        <w:r w:rsidR="00E74CCE" w:rsidRPr="00B207B1">
          <w:rPr>
            <w:rFonts w:hint="eastAsia"/>
            <w:color w:val="000000" w:themeColor="text1"/>
          </w:rPr>
          <w:t>设计并实现了</w:t>
        </w:r>
      </w:ins>
      <w:ins w:id="6154" w:author="微软用户" w:date="2017-08-24T16:37:00Z">
        <w:r w:rsidR="00497598" w:rsidRPr="00B207B1">
          <w:rPr>
            <w:rFonts w:hint="eastAsia"/>
            <w:color w:val="000000" w:themeColor="text1"/>
          </w:rPr>
          <w:t>对</w:t>
        </w:r>
      </w:ins>
      <w:ins w:id="6155" w:author="微软用户" w:date="2017-08-24T16:20:00Z">
        <w:r w:rsidR="00E74CCE" w:rsidRPr="00B207B1">
          <w:rPr>
            <w:rFonts w:hint="eastAsia"/>
            <w:color w:val="000000" w:themeColor="text1"/>
          </w:rPr>
          <w:t>中间件系统关键技术的优化，解决了以下四个问题</w:t>
        </w:r>
      </w:ins>
      <w:ins w:id="6156"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157" w:author="微软用户" w:date="2017-08-24T15:37:00Z"/>
          <w:rFonts w:hAnsiTheme="minorEastAsia"/>
          <w:color w:val="000000" w:themeColor="text1"/>
          <w:rPrChange w:id="6158" w:author="微软用户" w:date="2017-08-24T15:39:00Z">
            <w:rPr>
              <w:ins w:id="6159" w:author="微软用户" w:date="2017-08-24T15:37:00Z"/>
              <w:rFonts w:hAnsiTheme="minorEastAsia"/>
              <w:color w:val="FF0000"/>
            </w:rPr>
          </w:rPrChange>
        </w:rPr>
      </w:pPr>
      <w:del w:id="6160" w:author="微软用户" w:date="2017-08-24T16:05:00Z">
        <w:r w:rsidRPr="00B207B1" w:rsidDel="0049416F">
          <w:rPr>
            <w:rFonts w:hAnsiTheme="minorEastAsia"/>
            <w:color w:val="000000" w:themeColor="text1"/>
            <w:rPrChange w:id="6161" w:author="微软用户" w:date="2017-08-24T15:39:00Z">
              <w:rPr>
                <w:color w:val="000000" w:themeColor="text1"/>
              </w:rPr>
            </w:rPrChange>
          </w:rPr>
          <w:tab/>
        </w:r>
        <w:r w:rsidR="002C2D27" w:rsidRPr="00B207B1" w:rsidDel="0049416F">
          <w:rPr>
            <w:rFonts w:hAnsiTheme="minorEastAsia" w:hint="eastAsia"/>
            <w:color w:val="000000" w:themeColor="text1"/>
            <w:rPrChange w:id="6162"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163"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164"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165"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166" w:author="微软用户" w:date="2017-08-24T15:39:00Z">
              <w:rPr>
                <w:rFonts w:hint="eastAsia"/>
                <w:color w:val="000000" w:themeColor="text1"/>
              </w:rPr>
            </w:rPrChange>
          </w:rPr>
          <w:delText>关键技术</w:delText>
        </w:r>
      </w:del>
      <w:del w:id="6167" w:author="微软用户" w:date="2017-08-24T15:39:00Z">
        <w:r w:rsidR="002C2D27" w:rsidRPr="00B207B1" w:rsidDel="00187518">
          <w:rPr>
            <w:rFonts w:hAnsiTheme="minorEastAsia" w:hint="eastAsia"/>
            <w:color w:val="000000" w:themeColor="text1"/>
            <w:rPrChange w:id="6168" w:author="微软用户" w:date="2017-08-24T15:39:00Z">
              <w:rPr>
                <w:rFonts w:hint="eastAsia"/>
                <w:color w:val="000000" w:themeColor="text1"/>
              </w:rPr>
            </w:rPrChange>
          </w:rPr>
          <w:delText>的</w:delText>
        </w:r>
      </w:del>
      <w:del w:id="6169" w:author="微软用户" w:date="2017-08-24T16:05:00Z">
        <w:r w:rsidR="002C2D27" w:rsidRPr="00B207B1" w:rsidDel="0049416F">
          <w:rPr>
            <w:rFonts w:hAnsiTheme="minorEastAsia" w:hint="eastAsia"/>
            <w:color w:val="000000" w:themeColor="text1"/>
            <w:rPrChange w:id="6170"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171"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172"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173"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174" w:author="微软用户" w:date="2017-08-24T15:37:00Z"/>
          <w:rFonts w:hAnsiTheme="minorEastAsia"/>
          <w:color w:val="000000" w:themeColor="text1"/>
          <w:rPrChange w:id="6175" w:author="微软用户" w:date="2017-08-24T15:38:00Z">
            <w:rPr>
              <w:ins w:id="6176" w:author="微软用户" w:date="2017-08-24T15:37:00Z"/>
              <w:rFonts w:hAnsiTheme="minorEastAsia"/>
              <w:color w:val="FF0000"/>
            </w:rPr>
          </w:rPrChange>
        </w:rPr>
        <w:pPrChange w:id="6177" w:author="微软用户" w:date="2017-08-24T15:38:00Z">
          <w:pPr>
            <w:spacing w:line="400" w:lineRule="exact"/>
          </w:pPr>
        </w:pPrChange>
      </w:pPr>
      <w:r w:rsidRPr="00B207B1">
        <w:rPr>
          <w:rFonts w:hAnsiTheme="minorEastAsia" w:hint="eastAsia"/>
          <w:color w:val="000000" w:themeColor="text1"/>
          <w:rPrChange w:id="6178" w:author="微软用户" w:date="2017-08-24T15:38:00Z">
            <w:rPr>
              <w:rFonts w:hint="eastAsia"/>
              <w:color w:val="000000" w:themeColor="text1"/>
            </w:rPr>
          </w:rPrChange>
        </w:rPr>
        <w:t>持久会话管理</w:t>
      </w:r>
      <w:ins w:id="6179"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180" w:author="微软用户" w:date="2017-08-24T15:38:00Z">
            <w:rPr>
              <w:rFonts w:hint="eastAsia"/>
              <w:color w:val="000000" w:themeColor="text1"/>
            </w:rPr>
          </w:rPrChange>
        </w:rPr>
        <w:t>解决</w:t>
      </w:r>
      <w:r w:rsidR="00133C92" w:rsidRPr="00B207B1">
        <w:rPr>
          <w:rFonts w:hAnsiTheme="minorEastAsia" w:hint="eastAsia"/>
          <w:color w:val="000000" w:themeColor="text1"/>
          <w:rPrChange w:id="6181" w:author="微软用户" w:date="2017-08-24T15:38:00Z">
            <w:rPr>
              <w:rFonts w:hint="eastAsia"/>
              <w:color w:val="000000" w:themeColor="text1"/>
            </w:rPr>
          </w:rPrChange>
        </w:rPr>
        <w:t>了</w:t>
      </w:r>
      <w:r w:rsidR="00010307" w:rsidRPr="00B207B1">
        <w:rPr>
          <w:rFonts w:hAnsiTheme="minorEastAsia" w:hint="eastAsia"/>
          <w:color w:val="000000" w:themeColor="text1"/>
          <w:rPrChange w:id="6182" w:author="微软用户" w:date="2017-08-24T15:38:00Z">
            <w:rPr>
              <w:rFonts w:hint="eastAsia"/>
              <w:color w:val="000000" w:themeColor="text1"/>
            </w:rPr>
          </w:rPrChange>
        </w:rPr>
        <w:t>缓存</w:t>
      </w:r>
      <w:r w:rsidR="00E95BCD" w:rsidRPr="00B207B1">
        <w:rPr>
          <w:rFonts w:hAnsiTheme="minorEastAsia" w:hint="eastAsia"/>
          <w:color w:val="000000" w:themeColor="text1"/>
          <w:rPrChange w:id="6183" w:author="微软用户" w:date="2017-08-24T15:38:00Z">
            <w:rPr>
              <w:rFonts w:hint="eastAsia"/>
              <w:color w:val="000000" w:themeColor="text1"/>
            </w:rPr>
          </w:rPrChange>
        </w:rPr>
        <w:t>在中间件的用户</w:t>
      </w:r>
      <w:del w:id="6184" w:author="微软用户" w:date="2017-08-24T16:28:00Z">
        <w:r w:rsidR="00E95BCD" w:rsidRPr="00B207B1" w:rsidDel="00D15952">
          <w:rPr>
            <w:rFonts w:hAnsiTheme="minorEastAsia" w:hint="eastAsia"/>
            <w:color w:val="000000" w:themeColor="text1"/>
            <w:rPrChange w:id="6185"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186" w:author="微软用户" w:date="2017-08-24T15:38:00Z">
            <w:rPr>
              <w:rFonts w:hint="eastAsia"/>
              <w:color w:val="000000" w:themeColor="text1"/>
            </w:rPr>
          </w:rPrChange>
        </w:rPr>
        <w:t>信息</w:t>
      </w:r>
      <w:ins w:id="6187" w:author="微软用户" w:date="2017-08-24T16:28:00Z">
        <w:r w:rsidR="009901D5" w:rsidRPr="00B207B1">
          <w:rPr>
            <w:rFonts w:hAnsiTheme="minorEastAsia" w:hint="eastAsia"/>
            <w:color w:val="000000" w:themeColor="text1"/>
          </w:rPr>
          <w:t>如登陆信息、会话信息</w:t>
        </w:r>
      </w:ins>
      <w:ins w:id="6188"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189" w:author="微软用户" w:date="2017-08-24T15:38:00Z">
            <w:rPr>
              <w:rFonts w:hint="eastAsia"/>
              <w:color w:val="000000" w:themeColor="text1"/>
            </w:rPr>
          </w:rPrChange>
        </w:rPr>
        <w:t>，</w:t>
      </w:r>
      <w:del w:id="6190" w:author="微软用户" w:date="2017-08-24T16:10:00Z">
        <w:r w:rsidR="00E95BCD" w:rsidRPr="00B207B1" w:rsidDel="00550937">
          <w:rPr>
            <w:rFonts w:hAnsiTheme="minorEastAsia" w:hint="eastAsia"/>
            <w:color w:val="000000" w:themeColor="text1"/>
            <w:rPrChange w:id="6191" w:author="微软用户" w:date="2017-08-24T15:38:00Z">
              <w:rPr>
                <w:rFonts w:hint="eastAsia"/>
                <w:color w:val="000000" w:themeColor="text1"/>
              </w:rPr>
            </w:rPrChange>
          </w:rPr>
          <w:delText>包括用户登录状态信息和用户个人信息，</w:delText>
        </w:r>
      </w:del>
      <w:del w:id="6192" w:author="微软用户" w:date="2017-08-24T16:07:00Z">
        <w:r w:rsidR="00E95BCD" w:rsidRPr="00B207B1" w:rsidDel="000A1ECF">
          <w:rPr>
            <w:rFonts w:hAnsiTheme="minorEastAsia" w:hint="eastAsia"/>
            <w:color w:val="000000" w:themeColor="text1"/>
            <w:rPrChange w:id="6193" w:author="微软用户" w:date="2017-08-24T15:38:00Z">
              <w:rPr>
                <w:rFonts w:hint="eastAsia"/>
                <w:color w:val="000000" w:themeColor="text1"/>
              </w:rPr>
            </w:rPrChange>
          </w:rPr>
          <w:delText>本</w:delText>
        </w:r>
      </w:del>
      <w:del w:id="6194" w:author="微软用户" w:date="2017-08-24T16:10:00Z">
        <w:r w:rsidR="00E95BCD" w:rsidRPr="00B207B1" w:rsidDel="00550937">
          <w:rPr>
            <w:rFonts w:hAnsiTheme="minorEastAsia" w:hint="eastAsia"/>
            <w:color w:val="000000" w:themeColor="text1"/>
            <w:rPrChange w:id="6195"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196"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197"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198"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199"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200"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201"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202" w:author="微软用户" w:date="2017-08-24T15:38:00Z">
            <w:rPr>
              <w:rFonts w:hint="eastAsia"/>
              <w:color w:val="000000" w:themeColor="text1"/>
            </w:rPr>
          </w:rPrChange>
        </w:rPr>
        <w:t>同时</w:t>
      </w:r>
      <w:del w:id="6203" w:author="微软用户" w:date="2017-08-24T16:10:00Z">
        <w:r w:rsidR="00AB605D" w:rsidRPr="00B207B1" w:rsidDel="00B168E2">
          <w:rPr>
            <w:rFonts w:hAnsiTheme="minorEastAsia" w:hint="eastAsia"/>
            <w:color w:val="000000" w:themeColor="text1"/>
            <w:rPrChange w:id="6204" w:author="微软用户" w:date="2017-08-24T15:38:00Z">
              <w:rPr>
                <w:rFonts w:hint="eastAsia"/>
                <w:color w:val="000000" w:themeColor="text1"/>
              </w:rPr>
            </w:rPrChange>
          </w:rPr>
          <w:delText>提供给用户</w:delText>
        </w:r>
      </w:del>
      <w:ins w:id="6205" w:author="微软用户" w:date="2017-08-24T16:28:00Z">
        <w:r w:rsidR="005731D2" w:rsidRPr="00B207B1">
          <w:rPr>
            <w:rFonts w:hAnsiTheme="minorEastAsia" w:hint="eastAsia"/>
            <w:color w:val="000000" w:themeColor="text1"/>
          </w:rPr>
          <w:t>新增</w:t>
        </w:r>
      </w:ins>
      <w:ins w:id="6206"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207"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208" w:author="微软用户" w:date="2017-08-24T15:38:00Z">
            <w:rPr>
              <w:rFonts w:hint="eastAsia"/>
              <w:color w:val="000000" w:themeColor="text1"/>
            </w:rPr>
          </w:rPrChange>
        </w:rPr>
        <w:t>会话的</w:t>
      </w:r>
      <w:ins w:id="6209" w:author="微软用户" w:date="2017-08-24T16:10:00Z">
        <w:r w:rsidR="0020460B" w:rsidRPr="00B207B1">
          <w:rPr>
            <w:rFonts w:hAnsiTheme="minorEastAsia"/>
            <w:color w:val="000000" w:themeColor="text1"/>
          </w:rPr>
          <w:t>功能</w:t>
        </w:r>
      </w:ins>
      <w:del w:id="6210" w:author="微软用户" w:date="2017-08-24T16:10:00Z">
        <w:r w:rsidR="00E95BCD" w:rsidRPr="00B207B1" w:rsidDel="0020460B">
          <w:rPr>
            <w:rFonts w:hAnsiTheme="minorEastAsia" w:hint="eastAsia"/>
            <w:color w:val="000000" w:themeColor="text1"/>
            <w:rPrChange w:id="6211"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212"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213" w:author="微软用户" w:date="2017-08-24T16:11:00Z"/>
          <w:rFonts w:hAnsiTheme="minorEastAsia"/>
          <w:color w:val="000000" w:themeColor="text1"/>
        </w:rPr>
        <w:pPrChange w:id="6214" w:author="微软用户" w:date="2017-08-24T15:38:00Z">
          <w:pPr>
            <w:spacing w:line="400" w:lineRule="exact"/>
          </w:pPr>
        </w:pPrChange>
      </w:pPr>
      <w:r w:rsidRPr="00B207B1">
        <w:rPr>
          <w:rFonts w:hAnsiTheme="minorEastAsia" w:hint="eastAsia"/>
          <w:color w:val="000000" w:themeColor="text1"/>
          <w:rPrChange w:id="6215" w:author="微软用户" w:date="2017-08-24T15:38:00Z">
            <w:rPr>
              <w:rFonts w:hint="eastAsia"/>
              <w:color w:val="000000" w:themeColor="text1"/>
            </w:rPr>
          </w:rPrChange>
        </w:rPr>
        <w:t>大文件上传</w:t>
      </w:r>
      <w:del w:id="6216" w:author="微软用户" w:date="2017-08-24T16:11:00Z">
        <w:r w:rsidR="0043711D" w:rsidRPr="00B207B1" w:rsidDel="00F5007C">
          <w:rPr>
            <w:rFonts w:hAnsiTheme="minorEastAsia" w:hint="eastAsia"/>
            <w:color w:val="000000" w:themeColor="text1"/>
            <w:rPrChange w:id="6217" w:author="微软用户" w:date="2017-08-24T15:38:00Z">
              <w:rPr>
                <w:rFonts w:hint="eastAsia"/>
                <w:color w:val="000000" w:themeColor="text1"/>
              </w:rPr>
            </w:rPrChange>
          </w:rPr>
          <w:delText>关键</w:delText>
        </w:r>
      </w:del>
      <w:ins w:id="6218" w:author="微软用户" w:date="2017-08-24T16:38:00Z">
        <w:r w:rsidR="000321AF" w:rsidRPr="00B207B1">
          <w:rPr>
            <w:rFonts w:hAnsiTheme="minorEastAsia"/>
            <w:color w:val="000000" w:themeColor="text1"/>
          </w:rPr>
          <w:t>利用</w:t>
        </w:r>
      </w:ins>
      <w:ins w:id="6219" w:author="微软用户" w:date="2017-08-24T16:39:00Z">
        <w:r w:rsidR="00D65E24" w:rsidRPr="00B207B1">
          <w:rPr>
            <w:rFonts w:hAnsiTheme="minorEastAsia"/>
            <w:color w:val="000000" w:themeColor="text1"/>
          </w:rPr>
          <w:t>断点</w:t>
        </w:r>
      </w:ins>
      <w:ins w:id="6220" w:author="微软用户" w:date="2017-08-24T16:38:00Z">
        <w:r w:rsidR="000321AF" w:rsidRPr="00B207B1">
          <w:rPr>
            <w:rFonts w:hAnsiTheme="minorEastAsia"/>
            <w:color w:val="000000" w:themeColor="text1"/>
          </w:rPr>
          <w:t>续传技术</w:t>
        </w:r>
      </w:ins>
      <w:del w:id="6221" w:author="微软用户" w:date="2017-08-24T16:37:00Z">
        <w:r w:rsidR="0043711D" w:rsidRPr="00B207B1" w:rsidDel="000321AF">
          <w:rPr>
            <w:rFonts w:hAnsiTheme="minorEastAsia" w:hint="eastAsia"/>
            <w:color w:val="000000" w:themeColor="text1"/>
            <w:rPrChange w:id="6222" w:author="微软用户" w:date="2017-08-24T15:38:00Z">
              <w:rPr>
                <w:rFonts w:hint="eastAsia"/>
                <w:color w:val="000000" w:themeColor="text1"/>
              </w:rPr>
            </w:rPrChange>
          </w:rPr>
          <w:delText>技术</w:delText>
        </w:r>
      </w:del>
      <w:del w:id="6223" w:author="微软用户" w:date="2017-08-24T16:11:00Z">
        <w:r w:rsidR="0043711D" w:rsidRPr="00B207B1" w:rsidDel="004E1C76">
          <w:rPr>
            <w:rFonts w:hAnsiTheme="minorEastAsia" w:hint="eastAsia"/>
            <w:color w:val="000000" w:themeColor="text1"/>
            <w:rPrChange w:id="6224" w:author="微软用户" w:date="2017-08-24T15:38:00Z">
              <w:rPr>
                <w:rFonts w:hint="eastAsia"/>
                <w:color w:val="000000" w:themeColor="text1"/>
              </w:rPr>
            </w:rPrChange>
          </w:rPr>
          <w:delText>的优化</w:delText>
        </w:r>
      </w:del>
      <w:ins w:id="6225" w:author="微软用户" w:date="2017-08-24T16:29:00Z">
        <w:r w:rsidR="00F80634" w:rsidRPr="00B207B1">
          <w:rPr>
            <w:rFonts w:hAnsiTheme="minorEastAsia"/>
            <w:color w:val="000000" w:themeColor="text1"/>
          </w:rPr>
          <w:t>缓解</w:t>
        </w:r>
      </w:ins>
      <w:del w:id="6226" w:author="微软用户" w:date="2017-08-24T16:29:00Z">
        <w:r w:rsidRPr="00B207B1" w:rsidDel="00F80634">
          <w:rPr>
            <w:rFonts w:hAnsiTheme="minorEastAsia" w:hint="eastAsia"/>
            <w:color w:val="000000" w:themeColor="text1"/>
            <w:rPrChange w:id="6227" w:author="微软用户" w:date="2017-08-24T15:38:00Z">
              <w:rPr>
                <w:rFonts w:hint="eastAsia"/>
                <w:color w:val="000000" w:themeColor="text1"/>
              </w:rPr>
            </w:rPrChange>
          </w:rPr>
          <w:delText>解决</w:delText>
        </w:r>
      </w:del>
      <w:r w:rsidRPr="00B207B1">
        <w:rPr>
          <w:rFonts w:hAnsiTheme="minorEastAsia" w:hint="eastAsia"/>
          <w:color w:val="000000" w:themeColor="text1"/>
          <w:rPrChange w:id="6228" w:author="微软用户" w:date="2017-08-24T15:38:00Z">
            <w:rPr>
              <w:rFonts w:hint="eastAsia"/>
              <w:color w:val="000000" w:themeColor="text1"/>
            </w:rPr>
          </w:rPrChange>
        </w:rPr>
        <w:t>了</w:t>
      </w:r>
      <w:ins w:id="6229"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230" w:author="微软用户" w:date="2017-08-24T15:38:00Z">
            <w:rPr>
              <w:rFonts w:hint="eastAsia"/>
              <w:color w:val="000000" w:themeColor="text1"/>
            </w:rPr>
          </w:rPrChange>
        </w:rPr>
        <w:t>因网络故障而导致的</w:t>
      </w:r>
      <w:ins w:id="6231" w:author="微软用户" w:date="2017-08-24T16:30:00Z">
        <w:r w:rsidR="00EA4546" w:rsidRPr="00B207B1">
          <w:rPr>
            <w:rFonts w:hAnsiTheme="minorEastAsia"/>
            <w:color w:val="000000" w:themeColor="text1"/>
          </w:rPr>
          <w:t>数据</w:t>
        </w:r>
      </w:ins>
      <w:del w:id="6232" w:author="微软用户" w:date="2017-08-24T16:30:00Z">
        <w:r w:rsidRPr="00B207B1" w:rsidDel="00EA4546">
          <w:rPr>
            <w:rFonts w:hAnsiTheme="minorEastAsia" w:hint="eastAsia"/>
            <w:color w:val="000000" w:themeColor="text1"/>
            <w:rPrChange w:id="6233"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234" w:author="微软用户" w:date="2017-08-24T15:38:00Z">
            <w:rPr>
              <w:rFonts w:hint="eastAsia"/>
              <w:color w:val="000000" w:themeColor="text1"/>
            </w:rPr>
          </w:rPrChange>
        </w:rPr>
        <w:t>重传问题，</w:t>
      </w:r>
      <w:del w:id="6235" w:author="微软用户" w:date="2017-08-24T16:11:00Z">
        <w:r w:rsidRPr="00B207B1" w:rsidDel="00466D39">
          <w:rPr>
            <w:rFonts w:hAnsiTheme="minorEastAsia" w:hint="eastAsia"/>
            <w:color w:val="000000" w:themeColor="text1"/>
            <w:rPrChange w:id="6236"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237"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238"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239" w:author="微软用户" w:date="2017-08-24T15:38:00Z">
            <w:rPr>
              <w:rFonts w:hint="eastAsia"/>
              <w:color w:val="000000" w:themeColor="text1"/>
            </w:rPr>
          </w:rPrChange>
        </w:rPr>
        <w:t>不佳</w:t>
      </w:r>
      <w:r w:rsidR="00657750" w:rsidRPr="00B207B1">
        <w:rPr>
          <w:rFonts w:hAnsiTheme="minorEastAsia" w:hint="eastAsia"/>
          <w:color w:val="000000" w:themeColor="text1"/>
          <w:rPrChange w:id="6240" w:author="微软用户" w:date="2017-08-24T15:38:00Z">
            <w:rPr>
              <w:rFonts w:hint="eastAsia"/>
              <w:color w:val="000000" w:themeColor="text1"/>
            </w:rPr>
          </w:rPrChange>
        </w:rPr>
        <w:t>的情况下</w:t>
      </w:r>
      <w:ins w:id="6241"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242"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243" w:author="微软用户" w:date="2017-08-24T15:38:00Z">
            <w:rPr>
              <w:rFonts w:hint="eastAsia"/>
              <w:color w:val="000000" w:themeColor="text1"/>
            </w:rPr>
          </w:rPrChange>
        </w:rPr>
        <w:t>稳定性</w:t>
      </w:r>
      <w:ins w:id="6244" w:author="微软用户" w:date="2017-08-24T15:37:00Z">
        <w:r w:rsidR="003638A4" w:rsidRPr="00B207B1">
          <w:rPr>
            <w:rFonts w:hAnsiTheme="minorEastAsia" w:hint="eastAsia"/>
            <w:color w:val="000000" w:themeColor="text1"/>
            <w:rPrChange w:id="6245"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246" w:author="微软用户" w:date="2017-08-24T15:38:00Z"/>
          <w:rFonts w:hAnsiTheme="minorEastAsia"/>
          <w:color w:val="000000" w:themeColor="text1"/>
          <w:rPrChange w:id="6247" w:author="微软用户" w:date="2017-08-24T15:38:00Z">
            <w:rPr>
              <w:ins w:id="6248" w:author="微软用户" w:date="2017-08-24T15:38:00Z"/>
              <w:rFonts w:hAnsiTheme="minorEastAsia"/>
              <w:color w:val="FF0000"/>
            </w:rPr>
          </w:rPrChange>
        </w:rPr>
        <w:pPrChange w:id="6249" w:author="微软用户" w:date="2017-08-24T15:38:00Z">
          <w:pPr>
            <w:spacing w:line="400" w:lineRule="exact"/>
          </w:pPr>
        </w:pPrChange>
      </w:pPr>
      <w:ins w:id="6250" w:author="微软用户" w:date="2017-08-24T16:11:00Z">
        <w:r w:rsidRPr="00B207B1">
          <w:rPr>
            <w:rFonts w:hAnsiTheme="minorEastAsia"/>
            <w:color w:val="000000" w:themeColor="text1"/>
          </w:rPr>
          <w:t>本地缓存</w:t>
        </w:r>
      </w:ins>
      <w:ins w:id="6251"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252" w:author="微软用户" w:date="2017-08-24T16:30:00Z">
        <w:r w:rsidR="005F1F1F" w:rsidRPr="00B207B1">
          <w:rPr>
            <w:rFonts w:hAnsiTheme="minorEastAsia"/>
            <w:color w:val="000000" w:themeColor="text1"/>
          </w:rPr>
          <w:t>解决对</w:t>
        </w:r>
      </w:ins>
      <w:ins w:id="6253"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254" w:author="微软用户" w:date="2017-08-24T16:34:00Z">
        <w:r w:rsidR="00041301" w:rsidRPr="00B207B1">
          <w:rPr>
            <w:rFonts w:hAnsiTheme="minorEastAsia" w:hint="eastAsia"/>
            <w:color w:val="000000" w:themeColor="text1"/>
          </w:rPr>
          <w:t>导致</w:t>
        </w:r>
      </w:ins>
      <w:ins w:id="6255"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256"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257" w:author="微软用户" w:date="2017-08-24T15:39:00Z"/>
          <w:rFonts w:hAnsiTheme="minorEastAsia"/>
          <w:color w:val="000000" w:themeColor="text1"/>
        </w:rPr>
        <w:pPrChange w:id="6258" w:author="微软用户" w:date="2017-08-24T15:38:00Z">
          <w:pPr>
            <w:spacing w:line="400" w:lineRule="exact"/>
          </w:pPr>
        </w:pPrChange>
      </w:pPr>
      <w:del w:id="6259" w:author="微软用户" w:date="2017-08-24T15:37:00Z">
        <w:r w:rsidRPr="00B207B1" w:rsidDel="003638A4">
          <w:rPr>
            <w:rFonts w:hAnsiTheme="minorEastAsia" w:hint="eastAsia"/>
            <w:color w:val="000000" w:themeColor="text1"/>
            <w:rPrChange w:id="6260" w:author="微软用户" w:date="2017-08-24T15:38:00Z">
              <w:rPr>
                <w:rFonts w:hint="eastAsia"/>
                <w:color w:val="000000" w:themeColor="text1"/>
              </w:rPr>
            </w:rPrChange>
          </w:rPr>
          <w:delText>；</w:delText>
        </w:r>
      </w:del>
      <w:del w:id="6261" w:author="微软用户" w:date="2017-08-24T16:34:00Z">
        <w:r w:rsidR="00776401" w:rsidRPr="00B207B1" w:rsidDel="00711605">
          <w:rPr>
            <w:rFonts w:hAnsiTheme="minorEastAsia" w:hint="eastAsia"/>
            <w:color w:val="000000" w:themeColor="text1"/>
            <w:rPrChange w:id="6262"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263"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264"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265"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266"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267"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268"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269"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270"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271" w:author="微软用户" w:date="2017-08-24T15:38:00Z">
              <w:rPr>
                <w:rFonts w:hint="eastAsia"/>
                <w:color w:val="000000" w:themeColor="text1"/>
              </w:rPr>
            </w:rPrChange>
          </w:rPr>
          <w:delText>数据“秒传”功能</w:delText>
        </w:r>
      </w:del>
      <w:del w:id="6272" w:author="微软用户" w:date="2017-08-24T16:08:00Z">
        <w:r w:rsidR="003A7750" w:rsidRPr="00B207B1" w:rsidDel="00F54A23">
          <w:rPr>
            <w:rFonts w:hAnsiTheme="minorEastAsia" w:hint="eastAsia"/>
            <w:color w:val="000000" w:themeColor="text1"/>
            <w:rPrChange w:id="6273"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274" w:author="微软用户" w:date="2017-08-24T15:38:00Z">
              <w:rPr>
                <w:rFonts w:hint="eastAsia"/>
                <w:color w:val="000000" w:themeColor="text1"/>
              </w:rPr>
            </w:rPrChange>
          </w:rPr>
          <w:delText>重复上传同一文件时，可以调用服务器端提供的复制文件接口，而无需上传该文件</w:delText>
        </w:r>
      </w:del>
      <w:del w:id="6275" w:author="微软用户" w:date="2017-08-24T15:38:00Z">
        <w:r w:rsidR="00A17E23" w:rsidRPr="00B207B1" w:rsidDel="003638A4">
          <w:rPr>
            <w:rFonts w:hAnsiTheme="minorEastAsia" w:hint="eastAsia"/>
            <w:color w:val="000000" w:themeColor="text1"/>
            <w:rPrChange w:id="6276"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277" w:author="微软用户" w:date="2017-08-24T15:38:00Z">
            <w:rPr>
              <w:rFonts w:hint="eastAsia"/>
              <w:color w:val="000000" w:themeColor="text1"/>
            </w:rPr>
          </w:rPrChange>
        </w:rPr>
        <w:t>多应用适配</w:t>
      </w:r>
      <w:ins w:id="6278" w:author="微软用户" w:date="2017-08-24T16:38:00Z">
        <w:r w:rsidR="001334AA" w:rsidRPr="00B207B1">
          <w:rPr>
            <w:rFonts w:hAnsiTheme="minorEastAsia" w:hint="eastAsia"/>
            <w:color w:val="000000" w:themeColor="text1"/>
          </w:rPr>
          <w:t>通过开发两款</w:t>
        </w:r>
      </w:ins>
      <w:ins w:id="6279" w:author="微软用户" w:date="2017-08-24T16:39:00Z">
        <w:r w:rsidR="001334AA" w:rsidRPr="00B207B1">
          <w:rPr>
            <w:rFonts w:hAnsiTheme="minorEastAsia" w:hint="eastAsia"/>
            <w:color w:val="000000" w:themeColor="text1"/>
          </w:rPr>
          <w:t>客户端，并对来自不同客户端请求的适配，</w:t>
        </w:r>
      </w:ins>
      <w:del w:id="6280" w:author="微软用户" w:date="2017-08-24T16:34:00Z">
        <w:r w:rsidR="007A3B57" w:rsidRPr="00B207B1" w:rsidDel="00B6771A">
          <w:rPr>
            <w:rFonts w:hAnsiTheme="minorEastAsia" w:hint="eastAsia"/>
            <w:color w:val="000000" w:themeColor="text1"/>
            <w:rPrChange w:id="6281"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282"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283" w:author="微软用户" w:date="2017-08-24T15:38:00Z">
            <w:rPr>
              <w:rFonts w:hint="eastAsia"/>
              <w:color w:val="000000" w:themeColor="text1"/>
            </w:rPr>
          </w:rPrChange>
        </w:rPr>
        <w:t>现有</w:t>
      </w:r>
      <w:r w:rsidR="007A3B57" w:rsidRPr="00B207B1">
        <w:rPr>
          <w:rFonts w:hAnsiTheme="minorEastAsia" w:hint="eastAsia"/>
          <w:color w:val="000000" w:themeColor="text1"/>
          <w:rPrChange w:id="6284" w:author="微软用户" w:date="2017-08-24T15:38:00Z">
            <w:rPr>
              <w:rFonts w:hint="eastAsia"/>
              <w:color w:val="000000" w:themeColor="text1"/>
            </w:rPr>
          </w:rPrChange>
        </w:rPr>
        <w:t>中间件系统缺乏可扩展性的问题</w:t>
      </w:r>
      <w:ins w:id="6285" w:author="微软用户" w:date="2017-08-24T16:39:00Z">
        <w:r w:rsidR="001334AA" w:rsidRPr="00B207B1">
          <w:rPr>
            <w:rFonts w:hAnsiTheme="minorEastAsia" w:hint="eastAsia"/>
            <w:color w:val="000000" w:themeColor="text1"/>
          </w:rPr>
          <w:t>。</w:t>
        </w:r>
      </w:ins>
      <w:del w:id="6286" w:author="微软用户" w:date="2017-08-24T16:39:00Z">
        <w:r w:rsidR="007A3B57" w:rsidRPr="00B207B1" w:rsidDel="001334AA">
          <w:rPr>
            <w:rFonts w:hAnsiTheme="minorEastAsia" w:hint="eastAsia"/>
            <w:color w:val="000000" w:themeColor="text1"/>
            <w:rPrChange w:id="6287" w:author="微软用户" w:date="2017-08-24T15:38:00Z">
              <w:rPr>
                <w:rFonts w:hint="eastAsia"/>
                <w:color w:val="000000" w:themeColor="text1"/>
              </w:rPr>
            </w:rPrChange>
          </w:rPr>
          <w:delText>，本系统</w:delText>
        </w:r>
      </w:del>
      <w:del w:id="6288" w:author="微软用户" w:date="2017-08-24T16:35:00Z">
        <w:r w:rsidR="007A3B57" w:rsidRPr="00B207B1" w:rsidDel="00AF3F1B">
          <w:rPr>
            <w:rFonts w:hAnsiTheme="minorEastAsia" w:hint="eastAsia"/>
            <w:color w:val="000000" w:themeColor="text1"/>
            <w:rPrChange w:id="6289" w:author="微软用户" w:date="2017-08-24T15:38:00Z">
              <w:rPr>
                <w:rFonts w:hint="eastAsia"/>
                <w:color w:val="000000" w:themeColor="text1"/>
              </w:rPr>
            </w:rPrChange>
          </w:rPr>
          <w:delText>同时</w:delText>
        </w:r>
      </w:del>
      <w:del w:id="6290" w:author="微软用户" w:date="2017-08-24T16:39:00Z">
        <w:r w:rsidR="007A3B57" w:rsidRPr="00B207B1" w:rsidDel="001334AA">
          <w:rPr>
            <w:rFonts w:hAnsiTheme="minorEastAsia" w:hint="eastAsia"/>
            <w:color w:val="000000" w:themeColor="text1"/>
            <w:rPrChange w:id="6291"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292"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293"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294"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295"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296"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297"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298" w:author="微软用户" w:date="2017-08-24T15:38:00Z">
              <w:rPr>
                <w:rFonts w:hint="eastAsia"/>
                <w:color w:val="000000" w:themeColor="text1"/>
              </w:rPr>
            </w:rPrChange>
          </w:rPr>
          <w:delText>。</w:delText>
        </w:r>
      </w:del>
      <w:ins w:id="6299" w:author="微软用户" w:date="2017-08-24T16:35:00Z">
        <w:r w:rsidR="00175F67" w:rsidRPr="00B207B1">
          <w:rPr>
            <w:rFonts w:hAnsiTheme="minorEastAsia" w:hint="eastAsia"/>
            <w:color w:val="000000" w:themeColor="text1"/>
          </w:rPr>
          <w:t>Java</w:t>
        </w:r>
      </w:ins>
      <w:ins w:id="6300" w:author="微软用户" w:date="2017-08-24T16:36:00Z">
        <w:r w:rsidR="00C9133B" w:rsidRPr="00B207B1">
          <w:rPr>
            <w:rFonts w:hAnsiTheme="minorEastAsia"/>
            <w:color w:val="000000" w:themeColor="text1"/>
          </w:rPr>
          <w:t xml:space="preserve"> </w:t>
        </w:r>
      </w:ins>
      <w:ins w:id="6301" w:author="微软用户" w:date="2017-08-24T16:35:00Z">
        <w:r w:rsidR="00175F67" w:rsidRPr="00B207B1">
          <w:rPr>
            <w:rFonts w:hAnsiTheme="minorEastAsia" w:hint="eastAsia"/>
            <w:color w:val="000000" w:themeColor="text1"/>
          </w:rPr>
          <w:t>SDK可用于Java相关的应用开发，如Web、Android等。</w:t>
        </w:r>
      </w:ins>
      <w:ins w:id="6302" w:author="微软用户" w:date="2017-08-24T16:09:00Z">
        <w:r w:rsidR="00CD74AC" w:rsidRPr="00B207B1">
          <w:rPr>
            <w:rFonts w:hAnsiTheme="minorEastAsia" w:hint="eastAsia"/>
            <w:color w:val="000000" w:themeColor="text1"/>
          </w:rPr>
          <w:t>Firefox扩展应用</w:t>
        </w:r>
      </w:ins>
      <w:ins w:id="6303" w:author="微软用户" w:date="2017-08-24T16:36:00Z">
        <w:r w:rsidR="00C9133B" w:rsidRPr="00B207B1">
          <w:rPr>
            <w:rFonts w:hAnsiTheme="minorEastAsia" w:hint="eastAsia"/>
            <w:color w:val="000000" w:themeColor="text1"/>
          </w:rPr>
          <w:t>是</w:t>
        </w:r>
      </w:ins>
      <w:ins w:id="6304"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1577BBD9" w:rsidR="003744D7" w:rsidRPr="00D05ABD" w:rsidRDefault="003744D7">
      <w:pPr>
        <w:tabs>
          <w:tab w:val="left" w:pos="495"/>
        </w:tabs>
        <w:spacing w:line="400" w:lineRule="exact"/>
        <w:rPr>
          <w:rFonts w:hAnsiTheme="minorEastAsia"/>
          <w:color w:val="000000" w:themeColor="text1"/>
          <w:rPrChange w:id="6305" w:author="微软用户" w:date="2017-08-24T15:39:00Z">
            <w:rPr>
              <w:color w:val="000000" w:themeColor="text1"/>
            </w:rPr>
          </w:rPrChange>
        </w:rPr>
        <w:pPrChange w:id="6306" w:author="微软用户" w:date="2017-08-24T15:39:00Z">
          <w:pPr>
            <w:spacing w:line="400" w:lineRule="exact"/>
          </w:pPr>
        </w:pPrChange>
      </w:pPr>
      <w:ins w:id="6307"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308" w:author="微软用户" w:date="2017-08-24T15:39:00Z">
        <w:r w:rsidRPr="00D05ABD">
          <w:rPr>
            <w:rFonts w:hAnsiTheme="minorEastAsia" w:hint="eastAsia"/>
            <w:color w:val="000000" w:themeColor="text1"/>
            <w:rPrChange w:id="6309"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310" w:author="微软用户" w:date="2017-08-24T16:43:00Z">
        <w:r w:rsidR="00964714" w:rsidRPr="00D05ABD">
          <w:rPr>
            <w:rFonts w:hAnsiTheme="minorEastAsia" w:hint="eastAsia"/>
            <w:color w:val="000000" w:themeColor="text1"/>
          </w:rPr>
          <w:t>用户的数据在传输过程中</w:t>
        </w:r>
      </w:ins>
      <w:ins w:id="6311"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312" w:author="微软用户" w:date="2017-08-24T15:39:00Z">
        <w:r w:rsidRPr="00D05ABD">
          <w:rPr>
            <w:rFonts w:hAnsiTheme="minorEastAsia" w:hint="eastAsia"/>
            <w:color w:val="000000" w:themeColor="text1"/>
            <w:rPrChange w:id="6313" w:author="微软用户" w:date="2017-08-24T15:39:00Z">
              <w:rPr>
                <w:rFonts w:hint="eastAsia"/>
              </w:rPr>
            </w:rPrChange>
          </w:rPr>
          <w:t>通过对源码的</w:t>
        </w:r>
      </w:ins>
      <w:ins w:id="6314" w:author="微软用户" w:date="2017-08-24T16:45:00Z">
        <w:r w:rsidR="0029581D" w:rsidRPr="00D05ABD">
          <w:rPr>
            <w:rFonts w:hAnsiTheme="minorEastAsia" w:hint="eastAsia"/>
            <w:color w:val="000000" w:themeColor="text1"/>
          </w:rPr>
          <w:t>优化和</w:t>
        </w:r>
      </w:ins>
      <w:ins w:id="6315"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316"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317" w:author="微软用户" w:date="2017-08-24T16:47:00Z">
        <w:r w:rsidR="00E30B01" w:rsidRPr="00D05ABD">
          <w:rPr>
            <w:rFonts w:hAnsiTheme="minorEastAsia" w:hint="eastAsia"/>
            <w:color w:val="000000" w:themeColor="text1"/>
          </w:rPr>
          <w:t>使中间件系统具备一定的可扩展性</w:t>
        </w:r>
      </w:ins>
      <w:ins w:id="6318" w:author="微软用户" w:date="2017-08-24T16:48:00Z">
        <w:r w:rsidR="00812579" w:rsidRPr="00D05ABD">
          <w:rPr>
            <w:rFonts w:hAnsiTheme="minorEastAsia" w:hint="eastAsia"/>
            <w:color w:val="000000" w:themeColor="text1"/>
          </w:rPr>
          <w:t>，支持更多的客户端</w:t>
        </w:r>
      </w:ins>
      <w:ins w:id="6319" w:author="微软用户" w:date="2017-08-24T16:49:00Z">
        <w:r w:rsidR="00812579" w:rsidRPr="00D05ABD">
          <w:rPr>
            <w:rFonts w:hAnsiTheme="minorEastAsia" w:hint="eastAsia"/>
            <w:color w:val="000000" w:themeColor="text1"/>
          </w:rPr>
          <w:t>类型</w:t>
        </w:r>
      </w:ins>
      <w:ins w:id="6320" w:author="微软用户" w:date="2017-08-24T15:39:00Z">
        <w:r w:rsidRPr="00D05ABD">
          <w:rPr>
            <w:rFonts w:hAnsiTheme="minorEastAsia" w:hint="eastAsia"/>
            <w:color w:val="000000" w:themeColor="text1"/>
            <w:rPrChange w:id="6321" w:author="微软用户" w:date="2017-08-24T15:39:00Z">
              <w:rPr>
                <w:rFonts w:hint="eastAsia"/>
              </w:rPr>
            </w:rPrChange>
          </w:rPr>
          <w:t>。</w:t>
        </w:r>
      </w:ins>
    </w:p>
    <w:p w14:paraId="603AE6E3" w14:textId="77777777" w:rsidR="009D35A2" w:rsidRPr="00B207B1" w:rsidRDefault="00D14E61">
      <w:pPr>
        <w:pStyle w:val="21"/>
        <w:spacing w:line="240" w:lineRule="auto"/>
        <w:pPrChange w:id="6322" w:author="微软用户" w:date="2017-08-18T22:56:00Z">
          <w:pPr>
            <w:pStyle w:val="21"/>
          </w:pPr>
        </w:pPrChange>
      </w:pPr>
      <w:bookmarkStart w:id="6323" w:name="_Toc492545510"/>
      <w:r w:rsidRPr="00B207B1">
        <w:t>7</w:t>
      </w:r>
      <w:r w:rsidR="0032102F" w:rsidRPr="00B207B1">
        <w:t xml:space="preserve">.2 </w:t>
      </w:r>
      <w:r w:rsidR="0032102F" w:rsidRPr="00B207B1">
        <w:t>展望</w:t>
      </w:r>
      <w:bookmarkEnd w:id="6323"/>
    </w:p>
    <w:p w14:paraId="4EB874B2" w14:textId="5ACFB4F8" w:rsidR="00F73411" w:rsidRPr="00B207B1" w:rsidRDefault="009D35A2" w:rsidP="00164981">
      <w:pPr>
        <w:tabs>
          <w:tab w:val="left" w:pos="495"/>
        </w:tabs>
        <w:spacing w:line="400" w:lineRule="exact"/>
        <w:rPr>
          <w:rFonts w:hAnsiTheme="minorEastAsia"/>
          <w:color w:val="000000" w:themeColor="text1"/>
          <w:rPrChange w:id="6324" w:author="JY0225" w:date="2017-08-24T12:11:00Z">
            <w:rPr>
              <w:color w:val="000000" w:themeColor="text1"/>
            </w:rPr>
          </w:rPrChange>
        </w:rPr>
      </w:pPr>
      <w:r w:rsidRPr="00B207B1">
        <w:tab/>
      </w:r>
      <w:r w:rsidRPr="00B207B1">
        <w:rPr>
          <w:rFonts w:hAnsiTheme="minorEastAsia" w:hint="eastAsia"/>
          <w:color w:val="000000" w:themeColor="text1"/>
          <w:rPrChange w:id="6325" w:author="JY0225" w:date="2017-08-24T12:11:00Z">
            <w:rPr>
              <w:rFonts w:hint="eastAsia"/>
              <w:color w:val="000000" w:themeColor="text1"/>
            </w:rPr>
          </w:rPrChange>
        </w:rPr>
        <w:t>本文针对</w:t>
      </w:r>
      <w:ins w:id="6326"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327" w:author="JY0225" w:date="2017-08-24T12:11:00Z">
            <w:rPr>
              <w:rFonts w:hint="eastAsia"/>
              <w:color w:val="000000" w:themeColor="text1"/>
            </w:rPr>
          </w:rPrChange>
        </w:rPr>
        <w:t>云</w:t>
      </w:r>
      <w:r w:rsidR="00476838" w:rsidRPr="00B207B1">
        <w:rPr>
          <w:rFonts w:hAnsiTheme="minorEastAsia" w:hint="eastAsia"/>
          <w:color w:val="000000" w:themeColor="text1"/>
          <w:rPrChange w:id="6328" w:author="JY0225" w:date="2017-08-24T12:11:00Z">
            <w:rPr>
              <w:rFonts w:hint="eastAsia"/>
              <w:color w:val="000000" w:themeColor="text1"/>
            </w:rPr>
          </w:rPrChange>
        </w:rPr>
        <w:t>备份</w:t>
      </w:r>
      <w:r w:rsidRPr="00B207B1">
        <w:rPr>
          <w:rFonts w:hAnsiTheme="minorEastAsia" w:hint="eastAsia"/>
          <w:color w:val="000000" w:themeColor="text1"/>
          <w:rPrChange w:id="6329" w:author="JY0225" w:date="2017-08-24T12:11:00Z">
            <w:rPr>
              <w:rFonts w:hint="eastAsia"/>
              <w:color w:val="000000" w:themeColor="text1"/>
            </w:rPr>
          </w:rPrChange>
        </w:rPr>
        <w:t>中间件</w:t>
      </w:r>
      <w:ins w:id="6330"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331" w:author="JY0225" w:date="2017-08-24T12:11:00Z">
            <w:rPr>
              <w:rFonts w:hint="eastAsia"/>
              <w:color w:val="000000" w:themeColor="text1"/>
            </w:rPr>
          </w:rPrChange>
        </w:rPr>
        <w:t>关键技术</w:t>
      </w:r>
      <w:del w:id="6332" w:author="微软用户" w:date="2017-08-24T16:49:00Z">
        <w:r w:rsidRPr="00B207B1" w:rsidDel="00500E93">
          <w:rPr>
            <w:rFonts w:hAnsiTheme="minorEastAsia" w:hint="eastAsia"/>
            <w:color w:val="000000" w:themeColor="text1"/>
            <w:rPrChange w:id="6333" w:author="JY0225" w:date="2017-08-24T12:11:00Z">
              <w:rPr>
                <w:rFonts w:hint="eastAsia"/>
                <w:color w:val="000000" w:themeColor="text1"/>
              </w:rPr>
            </w:rPrChange>
          </w:rPr>
          <w:delText>做</w:delText>
        </w:r>
      </w:del>
      <w:del w:id="6334" w:author="微软用户" w:date="2017-08-24T16:50:00Z">
        <w:r w:rsidRPr="00B207B1" w:rsidDel="009A65FB">
          <w:rPr>
            <w:rFonts w:hAnsiTheme="minorEastAsia" w:hint="eastAsia"/>
            <w:color w:val="000000" w:themeColor="text1"/>
            <w:rPrChange w:id="6335" w:author="JY0225" w:date="2017-08-24T12:11:00Z">
              <w:rPr>
                <w:rFonts w:hint="eastAsia"/>
                <w:color w:val="000000" w:themeColor="text1"/>
              </w:rPr>
            </w:rPrChange>
          </w:rPr>
          <w:delText>出</w:delText>
        </w:r>
      </w:del>
      <w:r w:rsidRPr="00B207B1">
        <w:rPr>
          <w:rFonts w:hAnsiTheme="minorEastAsia" w:hint="eastAsia"/>
          <w:color w:val="000000" w:themeColor="text1"/>
          <w:rPrChange w:id="6336" w:author="JY0225" w:date="2017-08-24T12:11:00Z">
            <w:rPr>
              <w:rFonts w:hint="eastAsia"/>
              <w:color w:val="000000" w:themeColor="text1"/>
            </w:rPr>
          </w:rPrChange>
        </w:rPr>
        <w:t>的优化，</w:t>
      </w:r>
      <w:ins w:id="6337" w:author="微软用户" w:date="2017-08-24T16:50:00Z">
        <w:r w:rsidR="00834A28" w:rsidRPr="00B207B1">
          <w:rPr>
            <w:rFonts w:hAnsiTheme="minorEastAsia"/>
            <w:color w:val="000000" w:themeColor="text1"/>
          </w:rPr>
          <w:t>总体</w:t>
        </w:r>
      </w:ins>
      <w:del w:id="6338" w:author="微软用户" w:date="2017-08-24T16:50:00Z">
        <w:r w:rsidR="00333A0C" w:rsidRPr="00B207B1" w:rsidDel="00834A28">
          <w:rPr>
            <w:rFonts w:hAnsiTheme="minorEastAsia" w:hint="eastAsia"/>
            <w:color w:val="000000" w:themeColor="text1"/>
            <w:rPrChange w:id="6339" w:author="JY0225" w:date="2017-08-24T12:11:00Z">
              <w:rPr>
                <w:rFonts w:hint="eastAsia"/>
                <w:color w:val="000000" w:themeColor="text1"/>
              </w:rPr>
            </w:rPrChange>
          </w:rPr>
          <w:delText>大体</w:delText>
        </w:r>
      </w:del>
      <w:r w:rsidRPr="00B207B1">
        <w:rPr>
          <w:rFonts w:hAnsiTheme="minorEastAsia" w:hint="eastAsia"/>
          <w:color w:val="000000" w:themeColor="text1"/>
          <w:rPrChange w:id="6340"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341" w:author="JY0225" w:date="2017-08-24T12:11:00Z">
            <w:rPr>
              <w:rFonts w:hint="eastAsia"/>
              <w:color w:val="000000" w:themeColor="text1"/>
            </w:rPr>
          </w:rPrChange>
        </w:rPr>
        <w:t>备份</w:t>
      </w:r>
      <w:r w:rsidRPr="00B207B1">
        <w:rPr>
          <w:rFonts w:hAnsiTheme="minorEastAsia" w:hint="eastAsia"/>
          <w:color w:val="000000" w:themeColor="text1"/>
          <w:rPrChange w:id="6342"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343"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344"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345" w:author="JY0225" w:date="2017-08-24T12:11:00Z">
            <w:rPr>
              <w:rFonts w:hint="eastAsia"/>
              <w:color w:val="000000" w:themeColor="text1"/>
            </w:rPr>
          </w:rPrChange>
        </w:rPr>
        <w:t>基本</w:t>
      </w:r>
      <w:r w:rsidRPr="00B207B1">
        <w:rPr>
          <w:rFonts w:hAnsiTheme="minorEastAsia" w:hint="eastAsia"/>
          <w:color w:val="000000" w:themeColor="text1"/>
          <w:rPrChange w:id="6346"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347" w:author="JY0225" w:date="2017-08-24T12:11:00Z">
            <w:rPr>
              <w:rFonts w:hint="eastAsia"/>
              <w:color w:val="000000" w:themeColor="text1"/>
            </w:rPr>
          </w:rPrChange>
        </w:rPr>
        <w:t>然而，</w:t>
      </w:r>
      <w:r w:rsidR="0025670F" w:rsidRPr="00B207B1">
        <w:rPr>
          <w:rFonts w:hAnsiTheme="minorEastAsia" w:hint="eastAsia"/>
          <w:color w:val="000000" w:themeColor="text1"/>
          <w:rPrChange w:id="6348" w:author="JY0225" w:date="2017-08-24T12:11:00Z">
            <w:rPr>
              <w:rFonts w:hint="eastAsia"/>
              <w:color w:val="000000" w:themeColor="text1"/>
            </w:rPr>
          </w:rPrChange>
        </w:rPr>
        <w:t>仍存在一些挑战，需要在后续的工作中</w:t>
      </w:r>
      <w:del w:id="6349" w:author="微软用户" w:date="2017-08-24T16:50:00Z">
        <w:r w:rsidR="0025670F" w:rsidRPr="00B207B1" w:rsidDel="00155487">
          <w:rPr>
            <w:rFonts w:hAnsiTheme="minorEastAsia" w:hint="eastAsia"/>
            <w:color w:val="000000" w:themeColor="text1"/>
            <w:rPrChange w:id="6350"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351"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352" w:author="JY0225" w:date="2017-08-24T12:11:00Z">
            <w:rPr>
              <w:color w:val="000000" w:themeColor="text1"/>
            </w:rPr>
          </w:rPrChange>
        </w:rPr>
      </w:pPr>
      <w:r w:rsidRPr="00B207B1">
        <w:rPr>
          <w:rFonts w:hAnsiTheme="minorEastAsia" w:hint="eastAsia"/>
          <w:color w:val="000000" w:themeColor="text1"/>
          <w:rPrChange w:id="6353" w:author="JY0225" w:date="2017-08-24T12:11:00Z">
            <w:rPr>
              <w:rFonts w:hint="eastAsia"/>
              <w:color w:val="000000" w:themeColor="text1"/>
            </w:rPr>
          </w:rPrChange>
        </w:rPr>
        <w:t>该款云</w:t>
      </w:r>
      <w:r w:rsidR="00476838" w:rsidRPr="00B207B1">
        <w:rPr>
          <w:rFonts w:hAnsiTheme="minorEastAsia" w:hint="eastAsia"/>
          <w:color w:val="000000" w:themeColor="text1"/>
          <w:rPrChange w:id="6354" w:author="JY0225" w:date="2017-08-24T12:11:00Z">
            <w:rPr>
              <w:rFonts w:hint="eastAsia"/>
              <w:color w:val="000000" w:themeColor="text1"/>
            </w:rPr>
          </w:rPrChange>
        </w:rPr>
        <w:t>备份</w:t>
      </w:r>
      <w:r w:rsidRPr="00B207B1">
        <w:rPr>
          <w:rFonts w:hAnsiTheme="minorEastAsia" w:hint="eastAsia"/>
          <w:color w:val="000000" w:themeColor="text1"/>
          <w:rPrChange w:id="6355"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356" w:author="JY0225" w:date="2017-08-24T12:11:00Z">
            <w:rPr>
              <w:rFonts w:hint="eastAsia"/>
              <w:color w:val="000000" w:themeColor="text1"/>
            </w:rPr>
          </w:rPrChange>
        </w:rPr>
        <w:t>没有投入商用，只</w:t>
      </w:r>
      <w:del w:id="6357" w:author="微软用户" w:date="2017-08-24T16:50:00Z">
        <w:r w:rsidRPr="00B207B1" w:rsidDel="001A7DD9">
          <w:rPr>
            <w:rFonts w:hAnsiTheme="minorEastAsia" w:hint="eastAsia"/>
            <w:color w:val="000000" w:themeColor="text1"/>
            <w:rPrChange w:id="6358" w:author="JY0225" w:date="2017-08-24T12:11:00Z">
              <w:rPr>
                <w:rFonts w:hint="eastAsia"/>
                <w:color w:val="000000" w:themeColor="text1"/>
              </w:rPr>
            </w:rPrChange>
          </w:rPr>
          <w:delText>是</w:delText>
        </w:r>
      </w:del>
      <w:r w:rsidRPr="00B207B1">
        <w:rPr>
          <w:rFonts w:hAnsiTheme="minorEastAsia" w:hint="eastAsia"/>
          <w:color w:val="000000" w:themeColor="text1"/>
          <w:rPrChange w:id="6359"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360" w:author="JY0225" w:date="2017-08-24T12:11:00Z">
            <w:rPr>
              <w:rFonts w:hint="eastAsia"/>
              <w:color w:val="000000" w:themeColor="text1"/>
            </w:rPr>
          </w:rPrChange>
        </w:rPr>
        <w:t>使用</w:t>
      </w:r>
      <w:r w:rsidR="00710446" w:rsidRPr="00B207B1">
        <w:rPr>
          <w:rFonts w:hAnsiTheme="minorEastAsia" w:hint="eastAsia"/>
          <w:color w:val="000000" w:themeColor="text1"/>
          <w:rPrChange w:id="6361" w:author="JY0225" w:date="2017-08-24T12:11:00Z">
            <w:rPr>
              <w:rFonts w:hint="eastAsia"/>
              <w:color w:val="000000" w:themeColor="text1"/>
            </w:rPr>
          </w:rPrChange>
        </w:rPr>
        <w:t>。</w:t>
      </w:r>
      <w:r w:rsidR="00380540" w:rsidRPr="00B207B1">
        <w:rPr>
          <w:rFonts w:hAnsiTheme="minorEastAsia" w:hint="eastAsia"/>
          <w:color w:val="000000" w:themeColor="text1"/>
          <w:rPrChange w:id="6362"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363"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364" w:author="JY0225" w:date="2017-08-24T12:11:00Z">
            <w:rPr>
              <w:rFonts w:hint="eastAsia"/>
              <w:color w:val="000000" w:themeColor="text1"/>
            </w:rPr>
          </w:rPrChange>
        </w:rPr>
        <w:t>因此</w:t>
      </w:r>
      <w:r w:rsidR="001B1800" w:rsidRPr="00B207B1">
        <w:rPr>
          <w:rFonts w:hAnsiTheme="minorEastAsia" w:hint="eastAsia"/>
          <w:color w:val="000000" w:themeColor="text1"/>
          <w:rPrChange w:id="6365"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366" w:author="JY0225" w:date="2017-08-24T12:11:00Z">
            <w:rPr>
              <w:rFonts w:hint="eastAsia"/>
              <w:color w:val="000000" w:themeColor="text1"/>
            </w:rPr>
          </w:rPrChange>
        </w:rPr>
        <w:t>中间件系统进行持续优化，</w:t>
      </w:r>
      <w:ins w:id="6367" w:author="微软用户" w:date="2017-08-24T16:50:00Z">
        <w:r w:rsidR="004A58E6" w:rsidRPr="00B207B1">
          <w:rPr>
            <w:rFonts w:hAnsiTheme="minorEastAsia"/>
            <w:color w:val="000000" w:themeColor="text1"/>
          </w:rPr>
          <w:t>提高</w:t>
        </w:r>
      </w:ins>
      <w:del w:id="6368" w:author="微软用户" w:date="2017-08-24T16:50:00Z">
        <w:r w:rsidR="00B500ED" w:rsidRPr="00B207B1" w:rsidDel="004A58E6">
          <w:rPr>
            <w:rFonts w:hAnsiTheme="minorEastAsia" w:hint="eastAsia"/>
            <w:color w:val="000000" w:themeColor="text1"/>
            <w:rPrChange w:id="6369"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370"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371" w:author="JY0225" w:date="2017-08-24T12:11:00Z">
            <w:rPr>
              <w:color w:val="000000" w:themeColor="text1"/>
            </w:rPr>
          </w:rPrChange>
        </w:rPr>
      </w:pPr>
      <w:r w:rsidRPr="00B207B1">
        <w:rPr>
          <w:rFonts w:hAnsiTheme="minorEastAsia" w:hint="eastAsia"/>
          <w:color w:val="000000" w:themeColor="text1"/>
          <w:rPrChange w:id="6372"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373" w:author="JY0225" w:date="2017-08-24T12:11:00Z">
            <w:rPr>
              <w:rFonts w:hint="eastAsia"/>
              <w:color w:val="000000" w:themeColor="text1"/>
            </w:rPr>
          </w:rPrChange>
        </w:rPr>
        <w:t>并提供了</w:t>
      </w:r>
      <w:r w:rsidR="007F03D0" w:rsidRPr="00B207B1">
        <w:rPr>
          <w:rFonts w:hAnsiTheme="minorEastAsia"/>
          <w:color w:val="000000" w:themeColor="text1"/>
          <w:rPrChange w:id="6374" w:author="JY0225" w:date="2017-08-24T12:11:00Z">
            <w:rPr>
              <w:color w:val="000000" w:themeColor="text1"/>
            </w:rPr>
          </w:rPrChange>
        </w:rPr>
        <w:t>CLI</w:t>
      </w:r>
      <w:r w:rsidR="007F03D0" w:rsidRPr="00B207B1">
        <w:rPr>
          <w:rFonts w:hAnsiTheme="minorEastAsia" w:hint="eastAsia"/>
          <w:color w:val="000000" w:themeColor="text1"/>
          <w:rPrChange w:id="6375" w:author="JY0225" w:date="2017-08-24T12:11:00Z">
            <w:rPr>
              <w:rFonts w:hint="eastAsia"/>
              <w:color w:val="000000" w:themeColor="text1"/>
            </w:rPr>
          </w:rPrChange>
        </w:rPr>
        <w:t>、</w:t>
      </w:r>
      <w:r w:rsidR="007F03D0" w:rsidRPr="00B207B1">
        <w:rPr>
          <w:rFonts w:hAnsiTheme="minorEastAsia"/>
          <w:color w:val="000000" w:themeColor="text1"/>
          <w:rPrChange w:id="6376" w:author="JY0225" w:date="2017-08-24T12:11:00Z">
            <w:rPr>
              <w:color w:val="000000" w:themeColor="text1"/>
            </w:rPr>
          </w:rPrChange>
        </w:rPr>
        <w:t>Java SDK</w:t>
      </w:r>
      <w:r w:rsidR="007F03D0" w:rsidRPr="00B207B1">
        <w:rPr>
          <w:rFonts w:hAnsiTheme="minorEastAsia" w:hint="eastAsia"/>
          <w:color w:val="000000" w:themeColor="text1"/>
          <w:rPrChange w:id="6377" w:author="JY0225" w:date="2017-08-24T12:11:00Z">
            <w:rPr>
              <w:rFonts w:hint="eastAsia"/>
              <w:color w:val="000000" w:themeColor="text1"/>
            </w:rPr>
          </w:rPrChange>
        </w:rPr>
        <w:t>和</w:t>
      </w:r>
      <w:r w:rsidR="007F03D0" w:rsidRPr="00B207B1">
        <w:rPr>
          <w:rFonts w:hAnsiTheme="minorEastAsia"/>
          <w:color w:val="000000" w:themeColor="text1"/>
          <w:rPrChange w:id="6378" w:author="JY0225" w:date="2017-08-24T12:11:00Z">
            <w:rPr>
              <w:color w:val="000000" w:themeColor="text1"/>
            </w:rPr>
          </w:rPrChange>
        </w:rPr>
        <w:t>Firefox</w:t>
      </w:r>
      <w:r w:rsidR="007F03D0" w:rsidRPr="00B207B1">
        <w:rPr>
          <w:rFonts w:hAnsiTheme="minorEastAsia" w:hint="eastAsia"/>
          <w:color w:val="000000" w:themeColor="text1"/>
          <w:rPrChange w:id="6379" w:author="JY0225" w:date="2017-08-24T12:11:00Z">
            <w:rPr>
              <w:rFonts w:hint="eastAsia"/>
              <w:color w:val="000000" w:themeColor="text1"/>
            </w:rPr>
          </w:rPrChange>
        </w:rPr>
        <w:t>扩展三</w:t>
      </w:r>
      <w:ins w:id="6380" w:author="微软用户" w:date="2017-08-24T16:51:00Z">
        <w:r w:rsidR="00731BF8" w:rsidRPr="00B207B1">
          <w:rPr>
            <w:rFonts w:hAnsiTheme="minorEastAsia"/>
            <w:color w:val="000000" w:themeColor="text1"/>
          </w:rPr>
          <w:t>种</w:t>
        </w:r>
      </w:ins>
      <w:del w:id="6381" w:author="微软用户" w:date="2017-08-24T16:51:00Z">
        <w:r w:rsidR="007F03D0" w:rsidRPr="00B207B1" w:rsidDel="00731BF8">
          <w:rPr>
            <w:rFonts w:hAnsiTheme="minorEastAsia" w:hint="eastAsia"/>
            <w:color w:val="000000" w:themeColor="text1"/>
            <w:rPrChange w:id="6382"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383" w:author="JY0225" w:date="2017-08-24T12:11:00Z">
            <w:rPr>
              <w:rFonts w:hint="eastAsia"/>
              <w:color w:val="000000" w:themeColor="text1"/>
            </w:rPr>
          </w:rPrChange>
        </w:rPr>
        <w:t>客户端，分别支持在</w:t>
      </w:r>
      <w:r w:rsidR="007F03D0" w:rsidRPr="00B207B1">
        <w:rPr>
          <w:rFonts w:hAnsiTheme="minorEastAsia"/>
          <w:color w:val="000000" w:themeColor="text1"/>
          <w:rPrChange w:id="6384" w:author="JY0225" w:date="2017-08-24T12:11:00Z">
            <w:rPr>
              <w:color w:val="000000" w:themeColor="text1"/>
            </w:rPr>
          </w:rPrChange>
        </w:rPr>
        <w:t>Linux</w:t>
      </w:r>
      <w:r w:rsidR="007F03D0" w:rsidRPr="00B207B1">
        <w:rPr>
          <w:rFonts w:hAnsiTheme="minorEastAsia" w:hint="eastAsia"/>
          <w:color w:val="000000" w:themeColor="text1"/>
          <w:rPrChange w:id="6385" w:author="JY0225" w:date="2017-08-24T12:11:00Z">
            <w:rPr>
              <w:rFonts w:hint="eastAsia"/>
              <w:color w:val="000000" w:themeColor="text1"/>
            </w:rPr>
          </w:rPrChange>
        </w:rPr>
        <w:t>平台下、移动端和</w:t>
      </w:r>
      <w:r w:rsidR="007F03D0" w:rsidRPr="00B207B1">
        <w:rPr>
          <w:rFonts w:hAnsiTheme="minorEastAsia"/>
          <w:color w:val="000000" w:themeColor="text1"/>
          <w:rPrChange w:id="6386" w:author="JY0225" w:date="2017-08-24T12:11:00Z">
            <w:rPr>
              <w:color w:val="000000" w:themeColor="text1"/>
            </w:rPr>
          </w:rPrChange>
        </w:rPr>
        <w:t>Web</w:t>
      </w:r>
      <w:r w:rsidR="007F03D0" w:rsidRPr="00B207B1">
        <w:rPr>
          <w:rFonts w:hAnsiTheme="minorEastAsia" w:hint="eastAsia"/>
          <w:color w:val="000000" w:themeColor="text1"/>
          <w:rPrChange w:id="6387"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388"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389" w:author="JY0225" w:date="2017-08-24T12:11:00Z">
            <w:rPr>
              <w:color w:val="000000" w:themeColor="text1"/>
            </w:rPr>
          </w:rPrChange>
        </w:rPr>
        <w:t>Android</w:t>
      </w:r>
      <w:r w:rsidR="009737B2" w:rsidRPr="00B207B1">
        <w:rPr>
          <w:rFonts w:hAnsiTheme="minorEastAsia" w:hint="eastAsia"/>
          <w:color w:val="000000" w:themeColor="text1"/>
          <w:rPrChange w:id="6390" w:author="JY0225" w:date="2017-08-24T12:11:00Z">
            <w:rPr>
              <w:rFonts w:hint="eastAsia"/>
              <w:color w:val="000000" w:themeColor="text1"/>
            </w:rPr>
          </w:rPrChange>
        </w:rPr>
        <w:t>和</w:t>
      </w:r>
      <w:r w:rsidR="00B33DB4" w:rsidRPr="00B207B1">
        <w:rPr>
          <w:rFonts w:hAnsiTheme="minorEastAsia"/>
          <w:color w:val="000000" w:themeColor="text1"/>
          <w:rPrChange w:id="6391" w:author="JY0225" w:date="2017-08-24T12:11:00Z">
            <w:rPr>
              <w:color w:val="000000" w:themeColor="text1"/>
            </w:rPr>
          </w:rPrChange>
        </w:rPr>
        <w:t>i</w:t>
      </w:r>
      <w:r w:rsidR="009737B2" w:rsidRPr="00B207B1">
        <w:rPr>
          <w:rFonts w:hAnsiTheme="minorEastAsia"/>
          <w:color w:val="000000" w:themeColor="text1"/>
          <w:rPrChange w:id="6392" w:author="JY0225" w:date="2017-08-24T12:11:00Z">
            <w:rPr>
              <w:color w:val="000000" w:themeColor="text1"/>
            </w:rPr>
          </w:rPrChange>
        </w:rPr>
        <w:t>OS</w:t>
      </w:r>
      <w:r w:rsidR="009737B2" w:rsidRPr="00B207B1">
        <w:rPr>
          <w:rFonts w:hAnsiTheme="minorEastAsia" w:hint="eastAsia"/>
          <w:color w:val="000000" w:themeColor="text1"/>
          <w:rPrChange w:id="6393" w:author="JY0225" w:date="2017-08-24T12:11:00Z">
            <w:rPr>
              <w:rFonts w:hint="eastAsia"/>
              <w:color w:val="000000" w:themeColor="text1"/>
            </w:rPr>
          </w:rPrChange>
        </w:rPr>
        <w:t>两大当今主流的客户端</w:t>
      </w:r>
      <w:ins w:id="6394"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395" w:author="JY0225" w:date="2017-08-24T12:11:00Z">
            <w:rPr>
              <w:rFonts w:hint="eastAsia"/>
              <w:color w:val="000000" w:themeColor="text1"/>
            </w:rPr>
          </w:rPrChange>
        </w:rPr>
        <w:t>，以支持更多的用户使用。</w:t>
      </w:r>
      <w:del w:id="6396" w:author="微软用户" w:date="2017-08-24T16:51:00Z">
        <w:r w:rsidR="00E75006" w:rsidRPr="00B207B1" w:rsidDel="00331E18">
          <w:rPr>
            <w:rFonts w:hAnsiTheme="minorEastAsia" w:hint="eastAsia"/>
            <w:color w:val="000000" w:themeColor="text1"/>
            <w:rPrChange w:id="6397"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398"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399"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400"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401"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402" w:author="JY0225" w:date="2017-08-24T12:11:00Z">
            <w:rPr>
              <w:rFonts w:hint="eastAsia"/>
              <w:color w:val="000000" w:themeColor="text1"/>
            </w:rPr>
          </w:rPrChange>
        </w:rPr>
        <w:t>备份</w:t>
      </w:r>
      <w:r w:rsidRPr="00B207B1">
        <w:rPr>
          <w:rFonts w:hAnsiTheme="minorEastAsia" w:hint="eastAsia"/>
          <w:color w:val="000000" w:themeColor="text1"/>
          <w:rPrChange w:id="6403" w:author="JY0225" w:date="2017-08-24T12:11:00Z">
            <w:rPr>
              <w:rFonts w:hint="eastAsia"/>
              <w:color w:val="000000" w:themeColor="text1"/>
            </w:rPr>
          </w:rPrChange>
        </w:rPr>
        <w:t>服务中</w:t>
      </w:r>
      <w:ins w:id="6404" w:author="微软用户" w:date="2017-08-24T16:51:00Z">
        <w:r w:rsidR="00331E18" w:rsidRPr="00B207B1">
          <w:rPr>
            <w:rFonts w:hAnsiTheme="minorEastAsia"/>
            <w:color w:val="000000" w:themeColor="text1"/>
          </w:rPr>
          <w:t>部分</w:t>
        </w:r>
      </w:ins>
      <w:del w:id="6405" w:author="微软用户" w:date="2017-08-24T16:51:00Z">
        <w:r w:rsidRPr="00B207B1" w:rsidDel="00331E18">
          <w:rPr>
            <w:rFonts w:hAnsiTheme="minorEastAsia" w:hint="eastAsia"/>
            <w:color w:val="000000" w:themeColor="text1"/>
            <w:rPrChange w:id="6406" w:author="JY0225" w:date="2017-08-24T12:11:00Z">
              <w:rPr>
                <w:rFonts w:hint="eastAsia"/>
                <w:color w:val="000000" w:themeColor="text1"/>
              </w:rPr>
            </w:rPrChange>
          </w:rPr>
          <w:delText>最为</w:delText>
        </w:r>
      </w:del>
      <w:r w:rsidRPr="00B207B1">
        <w:rPr>
          <w:rFonts w:hAnsiTheme="minorEastAsia" w:hint="eastAsia"/>
          <w:color w:val="000000" w:themeColor="text1"/>
          <w:rPrChange w:id="6407" w:author="JY0225" w:date="2017-08-24T12:11:00Z">
            <w:rPr>
              <w:rFonts w:hint="eastAsia"/>
              <w:color w:val="000000" w:themeColor="text1"/>
            </w:rPr>
          </w:rPrChange>
        </w:rPr>
        <w:t>关键</w:t>
      </w:r>
      <w:del w:id="6408" w:author="微软用户" w:date="2017-08-24T16:51:00Z">
        <w:r w:rsidRPr="00B207B1" w:rsidDel="00307BF6">
          <w:rPr>
            <w:rFonts w:hAnsiTheme="minorEastAsia" w:hint="eastAsia"/>
            <w:color w:val="000000" w:themeColor="text1"/>
            <w:rPrChange w:id="6409" w:author="JY0225" w:date="2017-08-24T12:11:00Z">
              <w:rPr>
                <w:rFonts w:hint="eastAsia"/>
                <w:color w:val="000000" w:themeColor="text1"/>
              </w:rPr>
            </w:rPrChange>
          </w:rPr>
          <w:delText>的</w:delText>
        </w:r>
      </w:del>
      <w:r w:rsidRPr="00B207B1">
        <w:rPr>
          <w:rFonts w:hAnsiTheme="minorEastAsia" w:hint="eastAsia"/>
          <w:color w:val="000000" w:themeColor="text1"/>
          <w:rPrChange w:id="6410"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411" w:author="JY0225" w:date="2017-08-24T12:11:00Z">
            <w:rPr>
              <w:rFonts w:hint="eastAsia"/>
              <w:color w:val="000000" w:themeColor="text1"/>
            </w:rPr>
          </w:rPrChange>
        </w:rPr>
        <w:t>备份</w:t>
      </w:r>
      <w:r w:rsidRPr="00B207B1">
        <w:rPr>
          <w:rFonts w:hAnsiTheme="minorEastAsia" w:hint="eastAsia"/>
          <w:color w:val="000000" w:themeColor="text1"/>
          <w:rPrChange w:id="6412" w:author="JY0225" w:date="2017-08-24T12:11:00Z">
            <w:rPr>
              <w:rFonts w:hint="eastAsia"/>
              <w:color w:val="000000" w:themeColor="text1"/>
            </w:rPr>
          </w:rPrChange>
        </w:rPr>
        <w:t>技术</w:t>
      </w:r>
      <w:del w:id="6413" w:author="微软用户" w:date="2017-08-24T16:52:00Z">
        <w:r w:rsidRPr="00B207B1" w:rsidDel="000820CB">
          <w:rPr>
            <w:rFonts w:hAnsiTheme="minorEastAsia" w:hint="eastAsia"/>
            <w:color w:val="000000" w:themeColor="text1"/>
            <w:rPrChange w:id="6414" w:author="JY0225" w:date="2017-08-24T12:11:00Z">
              <w:rPr>
                <w:rFonts w:hint="eastAsia"/>
                <w:color w:val="000000" w:themeColor="text1"/>
              </w:rPr>
            </w:rPrChange>
          </w:rPr>
          <w:delText>的</w:delText>
        </w:r>
      </w:del>
      <w:r w:rsidRPr="00B207B1">
        <w:rPr>
          <w:rFonts w:hAnsiTheme="minorEastAsia" w:hint="eastAsia"/>
          <w:color w:val="000000" w:themeColor="text1"/>
          <w:rPrChange w:id="6415" w:author="JY0225" w:date="2017-08-24T12:11:00Z">
            <w:rPr>
              <w:rFonts w:hint="eastAsia"/>
              <w:color w:val="000000" w:themeColor="text1"/>
            </w:rPr>
          </w:rPrChange>
        </w:rPr>
        <w:t>不断</w:t>
      </w:r>
      <w:ins w:id="6416"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417"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418" w:author="JY0225" w:date="2017-08-24T12:11:00Z">
            <w:rPr>
              <w:rFonts w:hint="eastAsia"/>
              <w:color w:val="000000" w:themeColor="text1"/>
            </w:rPr>
          </w:rPrChange>
        </w:rPr>
        <w:t>云</w:t>
      </w:r>
      <w:r w:rsidR="00476838" w:rsidRPr="00B207B1">
        <w:rPr>
          <w:rFonts w:hAnsiTheme="minorEastAsia" w:hint="eastAsia"/>
          <w:color w:val="000000" w:themeColor="text1"/>
          <w:rPrChange w:id="6419" w:author="JY0225" w:date="2017-08-24T12:11:00Z">
            <w:rPr>
              <w:rFonts w:hint="eastAsia"/>
              <w:color w:val="000000" w:themeColor="text1"/>
            </w:rPr>
          </w:rPrChange>
        </w:rPr>
        <w:t>备份</w:t>
      </w:r>
      <w:r w:rsidR="007003E4" w:rsidRPr="00B207B1">
        <w:rPr>
          <w:rFonts w:hAnsiTheme="minorEastAsia" w:hint="eastAsia"/>
          <w:color w:val="000000" w:themeColor="text1"/>
          <w:rPrChange w:id="6420"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421"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422" w:author="JY0225" w:date="2017-08-24T12:11:00Z">
            <w:rPr>
              <w:rFonts w:hint="eastAsia"/>
              <w:color w:val="000000" w:themeColor="text1"/>
            </w:rPr>
          </w:rPrChange>
        </w:rPr>
        <w:t>，这要求云</w:t>
      </w:r>
      <w:r w:rsidR="00476838" w:rsidRPr="00B207B1">
        <w:rPr>
          <w:rFonts w:hAnsiTheme="minorEastAsia" w:hint="eastAsia"/>
          <w:color w:val="000000" w:themeColor="text1"/>
          <w:rPrChange w:id="6423" w:author="JY0225" w:date="2017-08-24T12:11:00Z">
            <w:rPr>
              <w:rFonts w:hint="eastAsia"/>
              <w:color w:val="000000" w:themeColor="text1"/>
            </w:rPr>
          </w:rPrChange>
        </w:rPr>
        <w:t>备份</w:t>
      </w:r>
      <w:r w:rsidR="00243057" w:rsidRPr="00B207B1">
        <w:rPr>
          <w:rFonts w:hAnsiTheme="minorEastAsia" w:hint="eastAsia"/>
          <w:color w:val="000000" w:themeColor="text1"/>
          <w:rPrChange w:id="6424"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425"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426"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427"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428"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429" w:author="JY0225" w:date="2017-08-24T12:11:00Z">
            <w:rPr>
              <w:rFonts w:hint="eastAsia"/>
              <w:color w:val="000000" w:themeColor="text1"/>
            </w:rPr>
          </w:rPrChange>
        </w:rPr>
        <w:t>系统能最大程度地满足用户的需求。</w:t>
      </w:r>
      <w:r w:rsidR="003E2D2D" w:rsidRPr="00B207B1">
        <w:rPr>
          <w:rFonts w:hAnsiTheme="minorEastAsia"/>
          <w:rPrChange w:id="6430"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431" w:name="_Toc420959894"/>
      <w:bookmarkStart w:id="6432" w:name="_Toc421026958"/>
      <w:bookmarkStart w:id="6433" w:name="_Toc421230625"/>
      <w:bookmarkStart w:id="6434" w:name="_Toc492545511"/>
      <w:r w:rsidRPr="00B207B1">
        <w:rPr>
          <w:rFonts w:ascii="Times New Roman" w:hAnsi="Times New Roman"/>
        </w:rPr>
        <w:lastRenderedPageBreak/>
        <w:t>参考文献</w:t>
      </w:r>
      <w:bookmarkStart w:id="6435" w:name="_Toc420959893"/>
      <w:bookmarkStart w:id="6436" w:name="_Toc421026957"/>
      <w:bookmarkStart w:id="6437" w:name="_Toc421230624"/>
      <w:bookmarkEnd w:id="6431"/>
      <w:bookmarkEnd w:id="6432"/>
      <w:bookmarkEnd w:id="6433"/>
      <w:bookmarkEnd w:id="6434"/>
    </w:p>
    <w:p w14:paraId="4562C6BD" w14:textId="4303DD82" w:rsidR="005C17C6" w:rsidRDefault="005C17C6" w:rsidP="00386EBC">
      <w:pPr>
        <w:pStyle w:val="a7"/>
        <w:numPr>
          <w:ilvl w:val="0"/>
          <w:numId w:val="1"/>
        </w:numPr>
        <w:spacing w:line="400" w:lineRule="exact"/>
        <w:jc w:val="both"/>
        <w:rPr>
          <w:spacing w:val="0"/>
          <w:sz w:val="21"/>
          <w:szCs w:val="21"/>
        </w:rPr>
      </w:pPr>
      <w:bookmarkStart w:id="6438" w:name="_Ref489689998"/>
      <w:bookmarkStart w:id="6439" w:name="_Ref489705969"/>
      <w:bookmarkStart w:id="6440"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441"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442" w:author="JY0225" w:date="2017-08-23T16:31:00Z">
        <w:r w:rsidRPr="00B207B1" w:rsidDel="008E2759">
          <w:rPr>
            <w:spacing w:val="0"/>
            <w:sz w:val="21"/>
            <w:szCs w:val="21"/>
          </w:rPr>
          <w:delText>.3.21</w:delText>
        </w:r>
      </w:del>
      <w:bookmarkEnd w:id="6438"/>
      <w:r w:rsidRPr="00B207B1">
        <w:rPr>
          <w:spacing w:val="0"/>
          <w:sz w:val="21"/>
          <w:szCs w:val="21"/>
        </w:rPr>
        <w:t>.</w:t>
      </w:r>
      <w:bookmarkEnd w:id="6439"/>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6443" w:name="_Ref489690644"/>
      <w:r w:rsidRPr="00B207B1">
        <w:rPr>
          <w:spacing w:val="0"/>
          <w:sz w:val="21"/>
          <w:szCs w:val="21"/>
        </w:rPr>
        <w:t>Naresh vurukonda,</w:t>
      </w:r>
      <w:ins w:id="6444"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6445" w:author="JY0225" w:date="2017-08-23T16:09:00Z">
        <w:r w:rsidRPr="00B207B1">
          <w:rPr>
            <w:spacing w:val="0"/>
            <w:sz w:val="21"/>
            <w:szCs w:val="21"/>
          </w:rPr>
          <w:t xml:space="preserve"> </w:t>
        </w:r>
      </w:ins>
      <w:r w:rsidRPr="00B207B1">
        <w:rPr>
          <w:spacing w:val="0"/>
          <w:sz w:val="21"/>
          <w:szCs w:val="21"/>
        </w:rPr>
        <w:t>2016,</w:t>
      </w:r>
      <w:ins w:id="6446" w:author="JY0225" w:date="2017-08-23T16:09:00Z">
        <w:r w:rsidRPr="00B207B1">
          <w:rPr>
            <w:spacing w:val="0"/>
            <w:sz w:val="21"/>
            <w:szCs w:val="21"/>
          </w:rPr>
          <w:t xml:space="preserve"> </w:t>
        </w:r>
      </w:ins>
      <w:r w:rsidRPr="00B207B1">
        <w:rPr>
          <w:spacing w:val="0"/>
          <w:sz w:val="21"/>
          <w:szCs w:val="21"/>
        </w:rPr>
        <w:t>92.</w:t>
      </w:r>
      <w:bookmarkEnd w:id="6443"/>
    </w:p>
    <w:p w14:paraId="6EB00E4D" w14:textId="0048A571" w:rsidR="008278AB" w:rsidRPr="00B207B1" w:rsidRDefault="008278AB" w:rsidP="008278AB">
      <w:pPr>
        <w:pStyle w:val="a7"/>
        <w:numPr>
          <w:ilvl w:val="0"/>
          <w:numId w:val="1"/>
        </w:numPr>
        <w:spacing w:line="400" w:lineRule="exact"/>
        <w:jc w:val="both"/>
        <w:rPr>
          <w:spacing w:val="0"/>
          <w:sz w:val="21"/>
          <w:szCs w:val="21"/>
        </w:rPr>
      </w:pPr>
      <w:bookmarkStart w:id="6447" w:name="_Ref492300608"/>
      <w:bookmarkStart w:id="6448"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449"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447"/>
      <w:r w:rsidRPr="00B207B1">
        <w:rPr>
          <w:rFonts w:hint="eastAsia"/>
          <w:spacing w:val="0"/>
          <w:sz w:val="21"/>
          <w:szCs w:val="21"/>
        </w:rPr>
        <w:t xml:space="preserve"> </w:t>
      </w:r>
      <w:del w:id="6450" w:author="JY0225" w:date="2017-08-23T16:09:00Z">
        <w:r w:rsidRPr="00B207B1" w:rsidDel="00F308BD">
          <w:rPr>
            <w:rFonts w:hint="eastAsia"/>
            <w:spacing w:val="0"/>
            <w:sz w:val="21"/>
            <w:szCs w:val="21"/>
          </w:rPr>
          <w:delText>[2017-08-05].</w:delText>
        </w:r>
      </w:del>
      <w:bookmarkEnd w:id="6448"/>
    </w:p>
    <w:p w14:paraId="32F367F9" w14:textId="4ED62328" w:rsidR="008278AB" w:rsidRPr="007549D1" w:rsidRDefault="008278AB" w:rsidP="007549D1">
      <w:pPr>
        <w:pStyle w:val="a7"/>
        <w:numPr>
          <w:ilvl w:val="0"/>
          <w:numId w:val="1"/>
        </w:numPr>
        <w:spacing w:line="400" w:lineRule="exact"/>
        <w:jc w:val="both"/>
        <w:rPr>
          <w:spacing w:val="0"/>
          <w:sz w:val="21"/>
          <w:szCs w:val="21"/>
        </w:rPr>
      </w:pPr>
      <w:bookmarkStart w:id="6451"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452" w:author="JY0225" w:date="2017-08-23T16:11:00Z">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453" w:author="JY0225" w:date="2017-08-23T16:11:00Z">
        <w:r w:rsidRPr="00B207B1" w:rsidDel="003848A4">
          <w:rPr>
            <w:spacing w:val="0"/>
            <w:sz w:val="21"/>
            <w:szCs w:val="21"/>
          </w:rPr>
          <w:delText>, pp.</w:delText>
        </w:r>
      </w:del>
      <w:ins w:id="6454" w:author="JY0225" w:date="2017-08-23T16:11:00Z">
        <w:r w:rsidRPr="00B207B1">
          <w:rPr>
            <w:spacing w:val="0"/>
            <w:sz w:val="21"/>
            <w:szCs w:val="21"/>
          </w:rPr>
          <w:t>:</w:t>
        </w:r>
      </w:ins>
      <w:r w:rsidRPr="00B207B1">
        <w:rPr>
          <w:spacing w:val="0"/>
          <w:sz w:val="21"/>
          <w:szCs w:val="21"/>
        </w:rPr>
        <w:t>951-964.</w:t>
      </w:r>
      <w:bookmarkEnd w:id="6451"/>
    </w:p>
    <w:p w14:paraId="796F0D4F" w14:textId="4D528A4C" w:rsidR="00505F6F" w:rsidRPr="00B207B1" w:rsidRDefault="00505F6F" w:rsidP="00706C4C">
      <w:pPr>
        <w:pStyle w:val="a7"/>
        <w:numPr>
          <w:ilvl w:val="0"/>
          <w:numId w:val="1"/>
        </w:numPr>
        <w:spacing w:line="400" w:lineRule="exact"/>
        <w:jc w:val="both"/>
        <w:rPr>
          <w:spacing w:val="0"/>
          <w:sz w:val="21"/>
          <w:szCs w:val="21"/>
        </w:rPr>
      </w:pPr>
      <w:bookmarkStart w:id="6455" w:name="_Ref492300666"/>
      <w:bookmarkStart w:id="6456" w:name="_Ref489705884"/>
      <w:bookmarkEnd w:id="6440"/>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457" w:author="JY0225" w:date="2017-08-23T16:06:00Z">
        <w:r w:rsidRPr="00B207B1" w:rsidDel="00685811">
          <w:rPr>
            <w:rFonts w:hint="eastAsia"/>
            <w:spacing w:val="0"/>
            <w:sz w:val="21"/>
            <w:szCs w:val="21"/>
          </w:rPr>
          <w:delText xml:space="preserve">+29. </w:delText>
        </w:r>
      </w:del>
      <w:ins w:id="6458" w:author="JY0225" w:date="2017-08-23T16:06:00Z">
        <w:r w:rsidR="00685811" w:rsidRPr="00B207B1">
          <w:rPr>
            <w:spacing w:val="0"/>
            <w:sz w:val="21"/>
            <w:szCs w:val="21"/>
          </w:rPr>
          <w:t>.</w:t>
        </w:r>
      </w:ins>
      <w:bookmarkEnd w:id="6455"/>
      <w:del w:id="6459"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456"/>
    </w:p>
    <w:p w14:paraId="345E88EF" w14:textId="287E0EA6" w:rsidR="00793B98" w:rsidRDefault="005A3D87" w:rsidP="00706C4C">
      <w:pPr>
        <w:pStyle w:val="a7"/>
        <w:numPr>
          <w:ilvl w:val="0"/>
          <w:numId w:val="1"/>
        </w:numPr>
        <w:spacing w:line="400" w:lineRule="exact"/>
        <w:jc w:val="both"/>
        <w:rPr>
          <w:spacing w:val="0"/>
          <w:sz w:val="21"/>
          <w:szCs w:val="21"/>
        </w:rPr>
      </w:pPr>
      <w:bookmarkStart w:id="6460" w:name="_Ref489820088"/>
      <w:r w:rsidRPr="00B207B1">
        <w:rPr>
          <w:spacing w:val="0"/>
          <w:sz w:val="21"/>
          <w:szCs w:val="21"/>
        </w:rPr>
        <w:t>Zhong Lin He,</w:t>
      </w:r>
      <w:ins w:id="6461" w:author="JY0225" w:date="2017-08-23T16:07:00Z">
        <w:r w:rsidR="003D193E" w:rsidRPr="00B207B1">
          <w:rPr>
            <w:spacing w:val="0"/>
            <w:sz w:val="21"/>
            <w:szCs w:val="21"/>
          </w:rPr>
          <w:t xml:space="preserve"> </w:t>
        </w:r>
      </w:ins>
      <w:r w:rsidRPr="00B207B1">
        <w:rPr>
          <w:spacing w:val="0"/>
          <w:sz w:val="21"/>
          <w:szCs w:val="21"/>
        </w:rPr>
        <w:t>Yu Hua He,</w:t>
      </w:r>
      <w:ins w:id="6462"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463" w:author="JY0225" w:date="2017-08-14T13:00:00Z">
        <w:r w:rsidR="00B46969" w:rsidRPr="00B207B1">
          <w:rPr>
            <w:spacing w:val="0"/>
            <w:sz w:val="21"/>
            <w:szCs w:val="21"/>
          </w:rPr>
          <w:t xml:space="preserve"> </w:t>
        </w:r>
      </w:ins>
      <w:r w:rsidRPr="00B207B1">
        <w:rPr>
          <w:spacing w:val="0"/>
          <w:sz w:val="21"/>
          <w:szCs w:val="21"/>
        </w:rPr>
        <w:t>2010,</w:t>
      </w:r>
      <w:ins w:id="6464" w:author="JY0225" w:date="2017-08-14T13:00:00Z">
        <w:r w:rsidR="00B46969" w:rsidRPr="00B207B1">
          <w:rPr>
            <w:spacing w:val="0"/>
            <w:sz w:val="21"/>
            <w:szCs w:val="21"/>
          </w:rPr>
          <w:t xml:space="preserve"> </w:t>
        </w:r>
      </w:ins>
      <w:r w:rsidRPr="00B207B1">
        <w:rPr>
          <w:spacing w:val="0"/>
          <w:sz w:val="21"/>
          <w:szCs w:val="21"/>
        </w:rPr>
        <w:t>979(29)</w:t>
      </w:r>
      <w:del w:id="6465" w:author="JY0225" w:date="2017-08-23T16:07:00Z">
        <w:r w:rsidRPr="00B207B1" w:rsidDel="00DE0114">
          <w:rPr>
            <w:spacing w:val="0"/>
            <w:sz w:val="21"/>
            <w:szCs w:val="21"/>
          </w:rPr>
          <w:delText>:</w:delText>
        </w:r>
      </w:del>
      <w:r w:rsidRPr="00B207B1">
        <w:rPr>
          <w:spacing w:val="0"/>
          <w:sz w:val="21"/>
          <w:szCs w:val="21"/>
        </w:rPr>
        <w:t>.</w:t>
      </w:r>
      <w:bookmarkEnd w:id="6460"/>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466"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466"/>
    </w:p>
    <w:p w14:paraId="7811F2D0" w14:textId="49198ABE" w:rsidR="00550F66" w:rsidRPr="00B207B1" w:rsidRDefault="00550F66" w:rsidP="00706C4C">
      <w:pPr>
        <w:pStyle w:val="a7"/>
        <w:numPr>
          <w:ilvl w:val="0"/>
          <w:numId w:val="1"/>
        </w:numPr>
        <w:spacing w:line="400" w:lineRule="exact"/>
        <w:jc w:val="both"/>
        <w:rPr>
          <w:spacing w:val="0"/>
          <w:sz w:val="21"/>
          <w:szCs w:val="21"/>
        </w:rPr>
      </w:pPr>
      <w:bookmarkStart w:id="6467" w:name="_Ref489792117"/>
      <w:r w:rsidRPr="00B207B1">
        <w:rPr>
          <w:spacing w:val="0"/>
          <w:sz w:val="21"/>
          <w:szCs w:val="21"/>
        </w:rPr>
        <w:t>Anonymous. Research and Markets; Implementing SSL/TLS Using Cryptography and PKI - Guide to Implementing Protocols for Internet Security</w:t>
      </w:r>
      <w:r w:rsidR="00823A61">
        <w:rPr>
          <w:spacing w:val="0"/>
          <w:sz w:val="21"/>
          <w:szCs w:val="21"/>
        </w:rPr>
        <w:t xml:space="preserve"> </w:t>
      </w:r>
      <w:r w:rsidRPr="00B207B1">
        <w:rPr>
          <w:spacing w:val="0"/>
          <w:sz w:val="21"/>
          <w:szCs w:val="21"/>
        </w:rPr>
        <w:t>[J]. Computers, Networks &amp; Communications,</w:t>
      </w:r>
      <w:ins w:id="6468" w:author="JY0225" w:date="2017-08-14T12:57:00Z">
        <w:r w:rsidR="00B46969" w:rsidRPr="00B207B1">
          <w:rPr>
            <w:spacing w:val="0"/>
            <w:sz w:val="21"/>
            <w:szCs w:val="21"/>
          </w:rPr>
          <w:t xml:space="preserve"> </w:t>
        </w:r>
      </w:ins>
      <w:r w:rsidRPr="00B207B1">
        <w:rPr>
          <w:spacing w:val="0"/>
          <w:sz w:val="21"/>
          <w:szCs w:val="21"/>
        </w:rPr>
        <w:t>2011.</w:t>
      </w:r>
      <w:bookmarkEnd w:id="6467"/>
    </w:p>
    <w:p w14:paraId="639D16D0" w14:textId="54EAF13F" w:rsidR="008A1737" w:rsidRPr="00B207B1" w:rsidRDefault="008A1737" w:rsidP="00706C4C">
      <w:pPr>
        <w:pStyle w:val="a7"/>
        <w:numPr>
          <w:ilvl w:val="0"/>
          <w:numId w:val="1"/>
        </w:numPr>
        <w:spacing w:line="400" w:lineRule="exact"/>
        <w:jc w:val="both"/>
        <w:rPr>
          <w:spacing w:val="0"/>
          <w:sz w:val="21"/>
          <w:szCs w:val="21"/>
        </w:rPr>
      </w:pPr>
      <w:bookmarkStart w:id="6469"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470"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469"/>
    </w:p>
    <w:p w14:paraId="1C811024" w14:textId="6552E2B1" w:rsidR="00544D71" w:rsidRPr="00B207B1" w:rsidRDefault="00544D71" w:rsidP="00706C4C">
      <w:pPr>
        <w:pStyle w:val="a7"/>
        <w:numPr>
          <w:ilvl w:val="0"/>
          <w:numId w:val="1"/>
        </w:numPr>
        <w:spacing w:line="400" w:lineRule="exact"/>
        <w:jc w:val="both"/>
        <w:rPr>
          <w:spacing w:val="0"/>
          <w:sz w:val="21"/>
          <w:szCs w:val="21"/>
        </w:rPr>
      </w:pPr>
      <w:bookmarkStart w:id="6471" w:name="_Ref489792207"/>
      <w:r w:rsidRPr="00B207B1">
        <w:rPr>
          <w:rFonts w:hint="eastAsia"/>
          <w:spacing w:val="0"/>
          <w:sz w:val="21"/>
          <w:szCs w:val="21"/>
        </w:rPr>
        <w:t>刘召富</w:t>
      </w:r>
      <w:r w:rsidRPr="00B207B1">
        <w:rPr>
          <w:rFonts w:hint="eastAsia"/>
          <w:spacing w:val="0"/>
          <w:sz w:val="21"/>
          <w:szCs w:val="21"/>
        </w:rPr>
        <w:t>.</w:t>
      </w:r>
      <w:ins w:id="6472" w:author="JY0225" w:date="2017-08-23T16:12:00Z">
        <w:r w:rsidR="00440D4D" w:rsidRPr="00B207B1">
          <w:rPr>
            <w:spacing w:val="0"/>
            <w:sz w:val="21"/>
            <w:szCs w:val="21"/>
          </w:rPr>
          <w:t xml:space="preserve"> </w:t>
        </w:r>
      </w:ins>
      <w:del w:id="6473"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471"/>
    </w:p>
    <w:p w14:paraId="1E55021B" w14:textId="1D83F891" w:rsidR="002551D9" w:rsidRPr="00B207B1" w:rsidRDefault="002551D9" w:rsidP="00706C4C">
      <w:pPr>
        <w:pStyle w:val="a7"/>
        <w:numPr>
          <w:ilvl w:val="0"/>
          <w:numId w:val="1"/>
        </w:numPr>
        <w:spacing w:line="400" w:lineRule="exact"/>
        <w:jc w:val="both"/>
        <w:rPr>
          <w:spacing w:val="0"/>
          <w:sz w:val="21"/>
          <w:szCs w:val="21"/>
        </w:rPr>
      </w:pPr>
      <w:bookmarkStart w:id="6474"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474"/>
    </w:p>
    <w:p w14:paraId="3E3E9528" w14:textId="68CA0168" w:rsidR="002551D9" w:rsidRPr="00B207B1" w:rsidRDefault="002551D9" w:rsidP="00706C4C">
      <w:pPr>
        <w:pStyle w:val="a7"/>
        <w:numPr>
          <w:ilvl w:val="0"/>
          <w:numId w:val="1"/>
        </w:numPr>
        <w:spacing w:line="400" w:lineRule="exact"/>
        <w:jc w:val="both"/>
        <w:rPr>
          <w:spacing w:val="0"/>
          <w:sz w:val="21"/>
          <w:szCs w:val="21"/>
        </w:rPr>
      </w:pPr>
      <w:bookmarkStart w:id="6475"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476"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475"/>
    </w:p>
    <w:p w14:paraId="01ED0716" w14:textId="0971818F" w:rsidR="0067344D" w:rsidRPr="00B207B1" w:rsidRDefault="0067344D" w:rsidP="00706C4C">
      <w:pPr>
        <w:pStyle w:val="a7"/>
        <w:numPr>
          <w:ilvl w:val="0"/>
          <w:numId w:val="1"/>
        </w:numPr>
        <w:spacing w:line="400" w:lineRule="exact"/>
        <w:jc w:val="both"/>
        <w:rPr>
          <w:spacing w:val="0"/>
          <w:sz w:val="21"/>
          <w:szCs w:val="21"/>
        </w:rPr>
      </w:pPr>
      <w:bookmarkStart w:id="6477" w:name="_Ref489793121"/>
      <w:r w:rsidRPr="00B207B1">
        <w:rPr>
          <w:spacing w:val="0"/>
          <w:sz w:val="21"/>
          <w:szCs w:val="21"/>
        </w:rPr>
        <w:t>K. Akhila,</w:t>
      </w:r>
      <w:ins w:id="6478" w:author="JY0225" w:date="2017-08-23T16:12:00Z">
        <w:r w:rsidR="00131F0F" w:rsidRPr="00B207B1">
          <w:rPr>
            <w:spacing w:val="0"/>
            <w:sz w:val="21"/>
            <w:szCs w:val="21"/>
          </w:rPr>
          <w:t xml:space="preserve"> </w:t>
        </w:r>
      </w:ins>
      <w:r w:rsidRPr="00B207B1">
        <w:rPr>
          <w:spacing w:val="0"/>
          <w:sz w:val="21"/>
          <w:szCs w:val="21"/>
        </w:rPr>
        <w:t>Amal Ganesh,</w:t>
      </w:r>
      <w:ins w:id="6479"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w:t>
      </w:r>
      <w:r w:rsidR="005A333B">
        <w:rPr>
          <w:spacing w:val="0"/>
          <w:sz w:val="21"/>
          <w:szCs w:val="21"/>
        </w:rPr>
        <w:t xml:space="preserve"> </w:t>
      </w:r>
      <w:r w:rsidR="00F5630B">
        <w:rPr>
          <w:spacing w:val="0"/>
          <w:sz w:val="21"/>
          <w:szCs w:val="21"/>
        </w:rPr>
        <w:t>2016</w:t>
      </w:r>
      <w:del w:id="6480" w:author="JY0225" w:date="2017-08-23T16:13:00Z">
        <w:r w:rsidRPr="00B207B1" w:rsidDel="00131F0F">
          <w:rPr>
            <w:spacing w:val="0"/>
            <w:sz w:val="21"/>
            <w:szCs w:val="21"/>
          </w:rPr>
          <w:delText>:</w:delText>
        </w:r>
      </w:del>
      <w:r w:rsidRPr="00B207B1">
        <w:rPr>
          <w:spacing w:val="0"/>
          <w:sz w:val="21"/>
          <w:szCs w:val="21"/>
        </w:rPr>
        <w:t>.</w:t>
      </w:r>
      <w:bookmarkEnd w:id="6477"/>
    </w:p>
    <w:p w14:paraId="7D358B83" w14:textId="7624D304" w:rsidR="00BA56A7" w:rsidRPr="00B207B1" w:rsidDel="0083643A" w:rsidRDefault="00BA56A7" w:rsidP="00706C4C">
      <w:pPr>
        <w:pStyle w:val="a7"/>
        <w:numPr>
          <w:ilvl w:val="0"/>
          <w:numId w:val="1"/>
        </w:numPr>
        <w:spacing w:line="400" w:lineRule="exact"/>
        <w:jc w:val="both"/>
        <w:rPr>
          <w:del w:id="6481" w:author="JY0225" w:date="2017-08-23T16:13:00Z"/>
          <w:spacing w:val="0"/>
          <w:sz w:val="21"/>
          <w:szCs w:val="21"/>
        </w:rPr>
      </w:pPr>
      <w:bookmarkStart w:id="6482" w:name="_Ref489793122"/>
      <w:r w:rsidRPr="00B207B1">
        <w:rPr>
          <w:spacing w:val="0"/>
          <w:sz w:val="21"/>
          <w:szCs w:val="21"/>
        </w:rPr>
        <w:t>Xuan Li, Jin Li,</w:t>
      </w:r>
      <w:ins w:id="6483" w:author="JY0225" w:date="2017-08-23T16:13:00Z">
        <w:r w:rsidR="00A85FB1" w:rsidRPr="00B207B1">
          <w:rPr>
            <w:spacing w:val="0"/>
            <w:sz w:val="21"/>
            <w:szCs w:val="21"/>
          </w:rPr>
          <w:t xml:space="preserve"> </w:t>
        </w:r>
      </w:ins>
      <w:del w:id="6484"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485" w:author="JY0225" w:date="2017-08-23T16:13:00Z">
        <w:r w:rsidRPr="00B207B1" w:rsidDel="00880B5B">
          <w:rPr>
            <w:spacing w:val="0"/>
            <w:sz w:val="21"/>
            <w:szCs w:val="21"/>
          </w:rPr>
          <w:delText>, pp</w:delText>
        </w:r>
      </w:del>
      <w:ins w:id="6486" w:author="JY0225" w:date="2017-08-23T16:13:00Z">
        <w:r w:rsidR="00880B5B" w:rsidRPr="00B207B1">
          <w:rPr>
            <w:spacing w:val="0"/>
            <w:sz w:val="21"/>
            <w:szCs w:val="21"/>
          </w:rPr>
          <w:t>:</w:t>
        </w:r>
      </w:ins>
      <w:r w:rsidR="00E27C9E">
        <w:rPr>
          <w:spacing w:val="0"/>
          <w:sz w:val="21"/>
          <w:szCs w:val="21"/>
        </w:rPr>
        <w:t xml:space="preserve"> </w:t>
      </w:r>
      <w:del w:id="6487" w:author="JY0225" w:date="2017-08-23T16:13:00Z">
        <w:r w:rsidRPr="00B207B1" w:rsidDel="00880B5B">
          <w:rPr>
            <w:spacing w:val="0"/>
            <w:sz w:val="21"/>
            <w:szCs w:val="21"/>
          </w:rPr>
          <w:delText>.</w:delText>
        </w:r>
      </w:del>
      <w:r w:rsidRPr="00B207B1">
        <w:rPr>
          <w:spacing w:val="0"/>
          <w:sz w:val="21"/>
          <w:szCs w:val="21"/>
        </w:rPr>
        <w:t>1437-1448.</w:t>
      </w:r>
      <w:bookmarkEnd w:id="6482"/>
    </w:p>
    <w:p w14:paraId="0A362D76" w14:textId="77777777" w:rsidR="00BA56A7" w:rsidRPr="00B207B1" w:rsidRDefault="00BA56A7">
      <w:pPr>
        <w:pStyle w:val="a7"/>
        <w:numPr>
          <w:ilvl w:val="0"/>
          <w:numId w:val="1"/>
        </w:numPr>
        <w:spacing w:line="400" w:lineRule="exact"/>
        <w:jc w:val="both"/>
        <w:rPr>
          <w:spacing w:val="0"/>
          <w:sz w:val="21"/>
          <w:szCs w:val="21"/>
        </w:rPr>
        <w:pPrChange w:id="6488" w:author="JY0225" w:date="2017-08-23T16:13:00Z">
          <w:pPr>
            <w:pStyle w:val="a7"/>
            <w:spacing w:line="400" w:lineRule="exact"/>
          </w:pPr>
        </w:pPrChange>
      </w:pPr>
      <w:bookmarkStart w:id="6489" w:name="_Ref491374837"/>
    </w:p>
    <w:p w14:paraId="5B7ABEA3" w14:textId="23D19929" w:rsidR="00001744" w:rsidRPr="00B207B1" w:rsidRDefault="00DB7AF6" w:rsidP="00706C4C">
      <w:pPr>
        <w:pStyle w:val="a7"/>
        <w:numPr>
          <w:ilvl w:val="0"/>
          <w:numId w:val="1"/>
        </w:numPr>
        <w:spacing w:line="400" w:lineRule="exact"/>
        <w:jc w:val="both"/>
        <w:rPr>
          <w:spacing w:val="0"/>
          <w:sz w:val="21"/>
          <w:szCs w:val="21"/>
        </w:rPr>
      </w:pPr>
      <w:bookmarkStart w:id="6490" w:name="_Ref492301063"/>
      <w:bookmarkStart w:id="6491" w:name="_Ref489793153"/>
      <w:bookmarkEnd w:id="6489"/>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w:t>
      </w:r>
      <w:r w:rsidR="006C67D2">
        <w:rPr>
          <w:spacing w:val="0"/>
          <w:sz w:val="21"/>
          <w:szCs w:val="21"/>
        </w:rPr>
        <w:t xml:space="preserve"> </w:t>
      </w:r>
      <w:r w:rsidRPr="00B207B1">
        <w:rPr>
          <w:rFonts w:hint="eastAsia"/>
          <w:spacing w:val="0"/>
          <w:sz w:val="21"/>
          <w:szCs w:val="21"/>
        </w:rPr>
        <w:t>2016,</w:t>
      </w:r>
      <w:r w:rsidR="006C67D2">
        <w:rPr>
          <w:spacing w:val="0"/>
          <w:sz w:val="21"/>
          <w:szCs w:val="21"/>
        </w:rPr>
        <w:t xml:space="preserve"> </w:t>
      </w:r>
      <w:r w:rsidRPr="00B207B1">
        <w:rPr>
          <w:rFonts w:hint="eastAsia"/>
          <w:spacing w:val="0"/>
          <w:sz w:val="21"/>
          <w:szCs w:val="21"/>
        </w:rPr>
        <w:t>33(04):</w:t>
      </w:r>
      <w:r w:rsidR="006C67D2">
        <w:rPr>
          <w:spacing w:val="0"/>
          <w:sz w:val="21"/>
          <w:szCs w:val="21"/>
        </w:rPr>
        <w:t xml:space="preserve"> </w:t>
      </w:r>
      <w:r w:rsidRPr="00B207B1">
        <w:rPr>
          <w:rFonts w:hint="eastAsia"/>
          <w:spacing w:val="0"/>
          <w:sz w:val="21"/>
          <w:szCs w:val="21"/>
        </w:rPr>
        <w:t>329-333.</w:t>
      </w:r>
      <w:bookmarkEnd w:id="6490"/>
      <w:del w:id="6492"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491"/>
    </w:p>
    <w:p w14:paraId="0EF06AF4" w14:textId="3D2400B9" w:rsidR="00001744" w:rsidRPr="00B207B1" w:rsidRDefault="00001744" w:rsidP="00706C4C">
      <w:pPr>
        <w:pStyle w:val="a7"/>
        <w:numPr>
          <w:ilvl w:val="0"/>
          <w:numId w:val="1"/>
        </w:numPr>
        <w:spacing w:line="400" w:lineRule="exact"/>
        <w:ind w:left="418" w:hanging="418"/>
        <w:jc w:val="both"/>
        <w:rPr>
          <w:spacing w:val="0"/>
          <w:sz w:val="21"/>
          <w:szCs w:val="21"/>
        </w:rPr>
      </w:pPr>
      <w:bookmarkStart w:id="6493" w:name="_Ref489793205"/>
      <w:r w:rsidRPr="00B207B1">
        <w:rPr>
          <w:spacing w:val="0"/>
          <w:sz w:val="21"/>
          <w:szCs w:val="21"/>
        </w:rPr>
        <w:t>Lei Wang,</w:t>
      </w:r>
      <w:ins w:id="6494" w:author="JY0225" w:date="2017-08-23T16:14:00Z">
        <w:r w:rsidR="002D6E9C" w:rsidRPr="00B207B1">
          <w:rPr>
            <w:spacing w:val="0"/>
            <w:sz w:val="21"/>
            <w:szCs w:val="21"/>
          </w:rPr>
          <w:t xml:space="preserve"> </w:t>
        </w:r>
      </w:ins>
      <w:r w:rsidRPr="00B207B1">
        <w:rPr>
          <w:spacing w:val="0"/>
          <w:sz w:val="21"/>
          <w:szCs w:val="21"/>
        </w:rPr>
        <w:t>Yan Yan Yu,</w:t>
      </w:r>
      <w:ins w:id="6495" w:author="JY0225" w:date="2017-08-23T16:15:00Z">
        <w:r w:rsidR="00955402" w:rsidRPr="00B207B1">
          <w:rPr>
            <w:spacing w:val="0"/>
            <w:sz w:val="21"/>
            <w:szCs w:val="21"/>
          </w:rPr>
          <w:t xml:space="preserve"> </w:t>
        </w:r>
      </w:ins>
      <w:r w:rsidRPr="00B207B1">
        <w:rPr>
          <w:spacing w:val="0"/>
          <w:sz w:val="21"/>
          <w:szCs w:val="21"/>
        </w:rPr>
        <w:t>Qian Huang,</w:t>
      </w:r>
      <w:ins w:id="6496" w:author="JY0225" w:date="2017-08-23T16:15:00Z">
        <w:r w:rsidR="00955402" w:rsidRPr="00B207B1">
          <w:rPr>
            <w:spacing w:val="0"/>
            <w:sz w:val="21"/>
            <w:szCs w:val="21"/>
          </w:rPr>
          <w:t xml:space="preserve"> </w:t>
        </w:r>
      </w:ins>
      <w:r w:rsidRPr="00B207B1">
        <w:rPr>
          <w:spacing w:val="0"/>
          <w:sz w:val="21"/>
          <w:szCs w:val="21"/>
        </w:rPr>
        <w:t>Jun Yang,</w:t>
      </w:r>
      <w:ins w:id="6497"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w:t>
      </w:r>
      <w:r w:rsidR="00A470C2">
        <w:rPr>
          <w:spacing w:val="0"/>
          <w:sz w:val="21"/>
          <w:szCs w:val="21"/>
        </w:rPr>
        <w:t xml:space="preserve"> </w:t>
      </w:r>
      <w:r w:rsidRPr="00B207B1">
        <w:rPr>
          <w:spacing w:val="0"/>
          <w:sz w:val="21"/>
          <w:szCs w:val="21"/>
        </w:rPr>
        <w:t>2013,</w:t>
      </w:r>
      <w:r w:rsidR="00A470C2">
        <w:rPr>
          <w:spacing w:val="0"/>
          <w:sz w:val="21"/>
          <w:szCs w:val="21"/>
        </w:rPr>
        <w:t xml:space="preserve"> </w:t>
      </w:r>
      <w:r w:rsidRPr="00B207B1">
        <w:rPr>
          <w:spacing w:val="0"/>
          <w:sz w:val="21"/>
          <w:szCs w:val="21"/>
        </w:rPr>
        <w:t>2748(427)</w:t>
      </w:r>
      <w:del w:id="6498" w:author="JY0225" w:date="2017-08-23T16:15:00Z">
        <w:r w:rsidRPr="00B207B1" w:rsidDel="00955402">
          <w:rPr>
            <w:spacing w:val="0"/>
            <w:sz w:val="21"/>
            <w:szCs w:val="21"/>
          </w:rPr>
          <w:delText>:</w:delText>
        </w:r>
      </w:del>
      <w:r w:rsidRPr="00B207B1">
        <w:rPr>
          <w:spacing w:val="0"/>
          <w:sz w:val="21"/>
          <w:szCs w:val="21"/>
        </w:rPr>
        <w:t>.</w:t>
      </w:r>
      <w:bookmarkEnd w:id="6493"/>
    </w:p>
    <w:p w14:paraId="55CA0203" w14:textId="5C2FED6E" w:rsidR="00010CC0" w:rsidRPr="008E6A1A" w:rsidRDefault="00010CC0" w:rsidP="008E6A1A">
      <w:pPr>
        <w:pStyle w:val="a7"/>
        <w:numPr>
          <w:ilvl w:val="0"/>
          <w:numId w:val="1"/>
        </w:numPr>
        <w:spacing w:line="400" w:lineRule="exact"/>
        <w:jc w:val="both"/>
        <w:rPr>
          <w:spacing w:val="0"/>
          <w:sz w:val="21"/>
          <w:szCs w:val="21"/>
        </w:rPr>
      </w:pPr>
      <w:bookmarkStart w:id="6499" w:name="_Ref489793232"/>
      <w:r w:rsidRPr="00B207B1">
        <w:rPr>
          <w:spacing w:val="0"/>
          <w:sz w:val="21"/>
          <w:szCs w:val="21"/>
        </w:rPr>
        <w:t>Fei Liu,</w:t>
      </w:r>
      <w:ins w:id="6500" w:author="JY0225" w:date="2017-08-23T16:15:00Z">
        <w:r w:rsidR="00811E68" w:rsidRPr="00B207B1">
          <w:rPr>
            <w:spacing w:val="0"/>
            <w:sz w:val="21"/>
            <w:szCs w:val="21"/>
          </w:rPr>
          <w:t xml:space="preserve"> </w:t>
        </w:r>
      </w:ins>
      <w:r w:rsidRPr="00B207B1">
        <w:rPr>
          <w:spacing w:val="0"/>
          <w:sz w:val="21"/>
          <w:szCs w:val="21"/>
        </w:rPr>
        <w:t>Lanfang Ren,</w:t>
      </w:r>
      <w:ins w:id="6501"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w:t>
      </w:r>
      <w:r w:rsidR="00A470C2">
        <w:rPr>
          <w:spacing w:val="0"/>
          <w:sz w:val="21"/>
          <w:szCs w:val="21"/>
        </w:rPr>
        <w:t xml:space="preserve"> </w:t>
      </w:r>
      <w:r w:rsidRPr="00B207B1">
        <w:rPr>
          <w:spacing w:val="0"/>
          <w:sz w:val="21"/>
          <w:szCs w:val="21"/>
        </w:rPr>
        <w:t>[J].</w:t>
      </w:r>
      <w:r w:rsidR="003F3063" w:rsidRPr="00B207B1">
        <w:rPr>
          <w:spacing w:val="0"/>
          <w:sz w:val="21"/>
          <w:szCs w:val="21"/>
        </w:rPr>
        <w:t xml:space="preserve"> Journal of Computers,</w:t>
      </w:r>
      <w:r w:rsidR="00A470C2">
        <w:rPr>
          <w:spacing w:val="0"/>
          <w:sz w:val="21"/>
          <w:szCs w:val="21"/>
        </w:rPr>
        <w:t xml:space="preserve"> </w:t>
      </w:r>
      <w:r w:rsidR="003F3063" w:rsidRPr="00B207B1">
        <w:rPr>
          <w:spacing w:val="0"/>
          <w:sz w:val="21"/>
          <w:szCs w:val="21"/>
        </w:rPr>
        <w:t>2014,</w:t>
      </w:r>
      <w:r w:rsidR="00A470C2">
        <w:rPr>
          <w:spacing w:val="0"/>
          <w:sz w:val="21"/>
          <w:szCs w:val="21"/>
        </w:rPr>
        <w:t xml:space="preserve"> </w:t>
      </w:r>
      <w:r w:rsidR="003F3063" w:rsidRPr="00B207B1">
        <w:rPr>
          <w:spacing w:val="0"/>
          <w:sz w:val="21"/>
          <w:szCs w:val="21"/>
        </w:rPr>
        <w:t>9(4)</w:t>
      </w:r>
      <w:r w:rsidRPr="00B207B1">
        <w:rPr>
          <w:spacing w:val="0"/>
          <w:sz w:val="21"/>
          <w:szCs w:val="21"/>
        </w:rPr>
        <w:t>.</w:t>
      </w:r>
      <w:bookmarkEnd w:id="6499"/>
    </w:p>
    <w:p w14:paraId="1C956D3E" w14:textId="3DAFDC19"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502" w:name="_Ref489793334"/>
      <w:r w:rsidRPr="00706C4C">
        <w:rPr>
          <w:rFonts w:ascii="Times New Roman" w:eastAsia="宋体" w:hAnsi="Times New Roman"/>
          <w:sz w:val="21"/>
          <w:szCs w:val="21"/>
        </w:rPr>
        <w:t>Darren Quick,</w:t>
      </w:r>
      <w:ins w:id="6503"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w:t>
      </w:r>
      <w:r w:rsidR="001B5DC9">
        <w:rPr>
          <w:rFonts w:ascii="Times New Roman" w:eastAsia="宋体" w:hAnsi="Times New Roman"/>
          <w:sz w:val="21"/>
          <w:szCs w:val="21"/>
        </w:rPr>
        <w:t xml:space="preserve"> </w:t>
      </w:r>
      <w:r w:rsidR="00835257">
        <w:rPr>
          <w:rFonts w:ascii="Times New Roman" w:eastAsia="宋体" w:hAnsi="Times New Roman"/>
          <w:sz w:val="21"/>
          <w:szCs w:val="21"/>
        </w:rPr>
        <w:t>2013</w:t>
      </w:r>
      <w:del w:id="6504"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502"/>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6505" w:name="_Ref489691828"/>
      <w:bookmarkStart w:id="6506" w:name="_Ref489705992"/>
      <w:r w:rsidRPr="00B207B1">
        <w:rPr>
          <w:rFonts w:hint="eastAsia"/>
          <w:spacing w:val="0"/>
          <w:sz w:val="21"/>
          <w:szCs w:val="21"/>
        </w:rPr>
        <w:lastRenderedPageBreak/>
        <w:t>卜瑞琪</w:t>
      </w:r>
      <w:ins w:id="6507" w:author="JY0225" w:date="2017-08-23T16:05:00Z">
        <w:r w:rsidRPr="00B207B1">
          <w:rPr>
            <w:spacing w:val="0"/>
            <w:sz w:val="21"/>
            <w:szCs w:val="21"/>
          </w:rPr>
          <w:t>.</w:t>
        </w:r>
      </w:ins>
      <w:ins w:id="6508" w:author="JY0225" w:date="2017-08-23T16:09:00Z">
        <w:r w:rsidRPr="00B207B1">
          <w:rPr>
            <w:spacing w:val="0"/>
            <w:sz w:val="21"/>
            <w:szCs w:val="21"/>
          </w:rPr>
          <w:t xml:space="preserve"> </w:t>
        </w:r>
      </w:ins>
      <w:del w:id="6509"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510"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511" w:author="JY0225" w:date="2017-08-23T16:23:00Z">
        <w:r w:rsidRPr="00B207B1">
          <w:rPr>
            <w:spacing w:val="0"/>
            <w:sz w:val="21"/>
            <w:szCs w:val="21"/>
          </w:rPr>
          <w:t xml:space="preserve"> </w:t>
        </w:r>
        <w:r w:rsidRPr="00B207B1">
          <w:rPr>
            <w:rFonts w:hint="eastAsia"/>
            <w:spacing w:val="0"/>
            <w:sz w:val="21"/>
            <w:szCs w:val="21"/>
          </w:rPr>
          <w:t>复旦大学</w:t>
        </w:r>
      </w:ins>
      <w:ins w:id="6512" w:author="JY0225" w:date="2017-08-23T16:24:00Z">
        <w:r w:rsidRPr="00B207B1">
          <w:rPr>
            <w:rFonts w:hint="eastAsia"/>
            <w:spacing w:val="0"/>
            <w:sz w:val="21"/>
            <w:szCs w:val="21"/>
          </w:rPr>
          <w:t>,</w:t>
        </w:r>
      </w:ins>
      <w:ins w:id="6513" w:author="JY0225" w:date="2017-08-23T16:23:00Z">
        <w:r w:rsidRPr="00B207B1">
          <w:rPr>
            <w:rFonts w:hint="eastAsia"/>
            <w:spacing w:val="0"/>
            <w:sz w:val="21"/>
            <w:szCs w:val="21"/>
          </w:rPr>
          <w:t xml:space="preserve"> </w:t>
        </w:r>
      </w:ins>
      <w:del w:id="6514" w:author="JY0225" w:date="2017-08-23T16:23:00Z">
        <w:r w:rsidRPr="00B207B1" w:rsidDel="003063FF">
          <w:rPr>
            <w:rFonts w:hint="eastAsia"/>
            <w:spacing w:val="0"/>
            <w:sz w:val="21"/>
            <w:szCs w:val="21"/>
          </w:rPr>
          <w:delText xml:space="preserve"> </w:delText>
        </w:r>
      </w:del>
      <w:r w:rsidRPr="00B207B1">
        <w:rPr>
          <w:spacing w:val="0"/>
          <w:sz w:val="21"/>
          <w:szCs w:val="21"/>
        </w:rPr>
        <w:t>2015</w:t>
      </w:r>
      <w:del w:id="6515" w:author="JY0225" w:date="2017-08-23T16:24:00Z">
        <w:r w:rsidRPr="00B207B1" w:rsidDel="00B77BBE">
          <w:rPr>
            <w:spacing w:val="0"/>
            <w:sz w:val="21"/>
            <w:szCs w:val="21"/>
          </w:rPr>
          <w:delText>.10.23</w:delText>
        </w:r>
      </w:del>
      <w:bookmarkEnd w:id="6505"/>
      <w:r w:rsidRPr="00B207B1">
        <w:rPr>
          <w:spacing w:val="0"/>
          <w:sz w:val="21"/>
          <w:szCs w:val="21"/>
        </w:rPr>
        <w:t>.</w:t>
      </w:r>
      <w:bookmarkEnd w:id="6506"/>
    </w:p>
    <w:p w14:paraId="2B8CADC7" w14:textId="02D3AC44" w:rsidR="00EB4F1C" w:rsidRPr="00706C4C" w:rsidRDefault="00EB4F1C" w:rsidP="00706C4C">
      <w:pPr>
        <w:pStyle w:val="a5"/>
        <w:numPr>
          <w:ilvl w:val="0"/>
          <w:numId w:val="1"/>
        </w:numPr>
        <w:spacing w:line="400" w:lineRule="exact"/>
        <w:ind w:firstLineChars="0"/>
        <w:rPr>
          <w:ins w:id="6516" w:author="微软用户" w:date="2017-08-24T21:33:00Z"/>
          <w:rFonts w:ascii="Times New Roman" w:eastAsia="宋体" w:hAnsi="Times New Roman"/>
          <w:sz w:val="21"/>
          <w:szCs w:val="21"/>
        </w:rPr>
      </w:pPr>
      <w:bookmarkStart w:id="6517"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518"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w:t>
      </w:r>
      <w:r w:rsidR="004C6994">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517"/>
    </w:p>
    <w:p w14:paraId="4EF3855B" w14:textId="6E1768E2"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519" w:name="_Ref491373771"/>
      <w:ins w:id="6520"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w:t>
        </w:r>
      </w:ins>
      <w:r w:rsidR="004C6994">
        <w:rPr>
          <w:rFonts w:ascii="Times New Roman" w:eastAsia="宋体" w:hAnsi="Times New Roman"/>
          <w:sz w:val="21"/>
          <w:szCs w:val="21"/>
        </w:rPr>
        <w:t xml:space="preserve"> </w:t>
      </w:r>
      <w:ins w:id="6521" w:author="微软用户" w:date="2017-08-24T21:33:00Z">
        <w:r w:rsidRPr="00706C4C">
          <w:rPr>
            <w:rFonts w:ascii="Times New Roman" w:eastAsia="宋体" w:hAnsi="Times New Roman"/>
            <w:sz w:val="21"/>
            <w:szCs w:val="21"/>
          </w:rPr>
          <w:t>96.</w:t>
        </w:r>
      </w:ins>
      <w:bookmarkEnd w:id="6519"/>
    </w:p>
    <w:p w14:paraId="46586230" w14:textId="11376F56"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522"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6522"/>
    </w:p>
    <w:p w14:paraId="6F4FDAA2" w14:textId="2C533C4F"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523"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524"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525"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2008,</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(06):</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11-13</w:t>
      </w:r>
      <w:del w:id="6526"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523"/>
    </w:p>
    <w:p w14:paraId="65836C3D" w14:textId="08E4FF65"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527"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528" w:author="JY0225" w:date="2017-08-23T16:16:00Z">
        <w:r w:rsidR="00995CE7" w:rsidRPr="00706C4C">
          <w:rPr>
            <w:rFonts w:ascii="Times New Roman" w:eastAsia="宋体" w:hAnsi="Times New Roman"/>
            <w:sz w:val="21"/>
            <w:szCs w:val="21"/>
          </w:rPr>
          <w:t xml:space="preserve"> </w:t>
        </w:r>
      </w:ins>
      <w:del w:id="6529"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527"/>
    </w:p>
    <w:p w14:paraId="7DDC55DE" w14:textId="77777777" w:rsidR="000E3ED0" w:rsidRPr="00706C4C" w:rsidDel="00ED0B09" w:rsidRDefault="000E3ED0" w:rsidP="00706C4C">
      <w:pPr>
        <w:pStyle w:val="a5"/>
        <w:numPr>
          <w:ilvl w:val="0"/>
          <w:numId w:val="1"/>
        </w:numPr>
        <w:spacing w:line="400" w:lineRule="exact"/>
        <w:ind w:firstLineChars="0"/>
        <w:rPr>
          <w:del w:id="6530" w:author="微软用户" w:date="2017-08-24T21:37:00Z"/>
          <w:rFonts w:ascii="Times New Roman" w:eastAsia="宋体" w:hAnsi="Times New Roman"/>
          <w:sz w:val="21"/>
          <w:szCs w:val="21"/>
        </w:rPr>
      </w:pPr>
      <w:bookmarkStart w:id="6531" w:name="_Ref489793856"/>
      <w:del w:id="6532" w:author="微软用户" w:date="2017-08-24T21:37:00Z">
        <w:r w:rsidRPr="00706C4C" w:rsidDel="00ED0B09">
          <w:rPr>
            <w:rFonts w:ascii="Times New Roman" w:eastAsia="宋体" w:hAnsi="Times New Roman"/>
            <w:sz w:val="21"/>
            <w:szCs w:val="21"/>
          </w:rPr>
          <w:delText>Grant Allen,</w:delText>
        </w:r>
      </w:del>
      <w:ins w:id="6533" w:author="JY0225" w:date="2017-08-23T16:16:00Z">
        <w:del w:id="6534" w:author="微软用户" w:date="2017-08-24T21:37:00Z">
          <w:r w:rsidR="00C84E68" w:rsidRPr="00706C4C" w:rsidDel="00ED0B09">
            <w:rPr>
              <w:rFonts w:ascii="Times New Roman" w:eastAsia="宋体" w:hAnsi="Times New Roman"/>
              <w:sz w:val="21"/>
              <w:szCs w:val="21"/>
            </w:rPr>
            <w:delText xml:space="preserve"> </w:delText>
          </w:r>
        </w:del>
      </w:ins>
      <w:del w:id="6535" w:author="微软用户" w:date="2017-08-24T21:37:00Z">
        <w:r w:rsidRPr="00706C4C" w:rsidDel="00ED0B09">
          <w:rPr>
            <w:rFonts w:ascii="Times New Roman" w:eastAsia="宋体" w:hAnsi="Times New Roman"/>
            <w:sz w:val="21"/>
            <w:szCs w:val="21"/>
          </w:rPr>
          <w:delText>Mike Owens. iOS Development with SQLite[M].</w:delText>
        </w:r>
      </w:del>
      <w:ins w:id="6536" w:author="JY0225" w:date="2017-08-23T16:16:00Z">
        <w:del w:id="6537" w:author="微软用户" w:date="2017-08-24T21:37:00Z">
          <w:r w:rsidR="00263B95" w:rsidRPr="00706C4C" w:rsidDel="00ED0B09">
            <w:rPr>
              <w:rFonts w:ascii="Times New Roman" w:eastAsia="宋体" w:hAnsi="Times New Roman"/>
              <w:sz w:val="21"/>
              <w:szCs w:val="21"/>
            </w:rPr>
            <w:delText xml:space="preserve"> </w:delText>
          </w:r>
        </w:del>
      </w:ins>
      <w:del w:id="6538" w:author="微软用户" w:date="2017-08-24T21:37:00Z">
        <w:r w:rsidRPr="00706C4C" w:rsidDel="00ED0B09">
          <w:rPr>
            <w:rFonts w:ascii="Times New Roman" w:eastAsia="宋体" w:hAnsi="Times New Roman"/>
            <w:sz w:val="21"/>
            <w:szCs w:val="21"/>
          </w:rPr>
          <w:delText>Apress</w:delText>
        </w:r>
      </w:del>
      <w:ins w:id="6539" w:author="JY0225" w:date="2017-08-23T16:17:00Z">
        <w:del w:id="6540" w:author="微软用户" w:date="2017-08-24T21:37:00Z">
          <w:r w:rsidR="00263B95" w:rsidRPr="00706C4C" w:rsidDel="00ED0B09">
            <w:rPr>
              <w:rFonts w:ascii="Times New Roman" w:eastAsia="宋体" w:hAnsi="Times New Roman"/>
              <w:sz w:val="21"/>
              <w:szCs w:val="21"/>
            </w:rPr>
            <w:delText xml:space="preserve">, </w:delText>
          </w:r>
        </w:del>
      </w:ins>
      <w:del w:id="6541" w:author="微软用户" w:date="2017-08-24T21:37:00Z">
        <w:r w:rsidRPr="00706C4C" w:rsidDel="00ED0B09">
          <w:rPr>
            <w:rFonts w:ascii="Times New Roman" w:eastAsia="宋体" w:hAnsi="Times New Roman"/>
            <w:sz w:val="21"/>
            <w:szCs w:val="21"/>
          </w:rPr>
          <w:delText>:2010.</w:delText>
        </w:r>
        <w:bookmarkEnd w:id="6531"/>
      </w:del>
    </w:p>
    <w:p w14:paraId="08D73391" w14:textId="20D820D5"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542" w:name="_Ref489794026"/>
      <w:r w:rsidRPr="00706C4C">
        <w:rPr>
          <w:rFonts w:ascii="Times New Roman" w:eastAsia="宋体" w:hAnsi="Times New Roman"/>
          <w:sz w:val="21"/>
          <w:szCs w:val="21"/>
        </w:rPr>
        <w:t>Wen Tao Liu. Research on the Development of WebSocket Server[J]. Advanced Materials Research,</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2986(886)</w:t>
      </w:r>
      <w:del w:id="6543"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542"/>
    </w:p>
    <w:p w14:paraId="42E1F65A" w14:textId="42B4BB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544"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2016.</w:t>
      </w:r>
      <w:bookmarkEnd w:id="6544"/>
    </w:p>
    <w:p w14:paraId="71B4A8C5" w14:textId="0C960F7D"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545"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546"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547"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32(01):</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128-131</w:t>
      </w:r>
      <w:del w:id="6548"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545"/>
    </w:p>
    <w:p w14:paraId="3ABB71BF" w14:textId="77777777" w:rsidR="00596482" w:rsidRPr="00706C4C" w:rsidDel="002602D0" w:rsidRDefault="00596482" w:rsidP="00706C4C">
      <w:pPr>
        <w:pStyle w:val="a5"/>
        <w:numPr>
          <w:ilvl w:val="0"/>
          <w:numId w:val="1"/>
        </w:numPr>
        <w:spacing w:line="400" w:lineRule="exact"/>
        <w:ind w:left="418" w:firstLineChars="0" w:hanging="418"/>
        <w:rPr>
          <w:del w:id="6549" w:author="微软用户" w:date="2017-08-24T21:55:00Z"/>
          <w:rFonts w:ascii="Times New Roman" w:eastAsia="宋体" w:hAnsi="Times New Roman"/>
          <w:sz w:val="21"/>
          <w:szCs w:val="21"/>
        </w:rPr>
      </w:pPr>
      <w:bookmarkStart w:id="6550" w:name="_Ref489794348"/>
      <w:del w:id="6551"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552" w:author="JY0225" w:date="2017-08-23T16:17:00Z">
        <w:del w:id="6553" w:author="微软用户" w:date="2017-08-24T21:55:00Z">
          <w:r w:rsidR="00996788" w:rsidRPr="00706C4C" w:rsidDel="002602D0">
            <w:rPr>
              <w:rFonts w:ascii="Times New Roman" w:eastAsia="宋体" w:hAnsi="Times New Roman"/>
              <w:sz w:val="21"/>
              <w:szCs w:val="21"/>
            </w:rPr>
            <w:delText xml:space="preserve"> </w:delText>
          </w:r>
        </w:del>
      </w:ins>
      <w:del w:id="6554" w:author="微软用户" w:date="2017-08-24T21:55:00Z">
        <w:r w:rsidRPr="00706C4C" w:rsidDel="002602D0">
          <w:rPr>
            <w:rFonts w:ascii="Times New Roman" w:eastAsia="宋体" w:hAnsi="Times New Roman"/>
            <w:sz w:val="21"/>
            <w:szCs w:val="21"/>
          </w:rPr>
          <w:delText>2014,</w:delText>
        </w:r>
      </w:del>
      <w:ins w:id="6555" w:author="JY0225" w:date="2017-08-23T16:17:00Z">
        <w:del w:id="6556" w:author="微软用户" w:date="2017-08-24T21:55:00Z">
          <w:r w:rsidR="00963524" w:rsidRPr="00706C4C" w:rsidDel="002602D0">
            <w:rPr>
              <w:rFonts w:ascii="Times New Roman" w:eastAsia="宋体" w:hAnsi="Times New Roman"/>
              <w:sz w:val="21"/>
              <w:szCs w:val="21"/>
            </w:rPr>
            <w:delText xml:space="preserve"> </w:delText>
          </w:r>
        </w:del>
      </w:ins>
      <w:del w:id="6557" w:author="微软用户" w:date="2017-08-24T21:55:00Z">
        <w:r w:rsidRPr="00706C4C" w:rsidDel="002602D0">
          <w:rPr>
            <w:rFonts w:ascii="Times New Roman" w:eastAsia="宋体" w:hAnsi="Times New Roman"/>
            <w:sz w:val="21"/>
            <w:szCs w:val="21"/>
          </w:rPr>
          <w:delText>3047(530):.</w:delText>
        </w:r>
        <w:bookmarkEnd w:id="6550"/>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558"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559"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560"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558"/>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561" w:name="_Ref491375612"/>
      <w:r w:rsidRPr="00706C4C">
        <w:rPr>
          <w:rFonts w:ascii="Times New Roman" w:eastAsia="宋体" w:hAnsi="Times New Roman"/>
          <w:sz w:val="21"/>
          <w:szCs w:val="21"/>
        </w:rPr>
        <w:t>Yi Huang,</w:t>
      </w:r>
      <w:ins w:id="6562"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563"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564"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565"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566"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567"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561"/>
    </w:p>
    <w:p w14:paraId="34C12681" w14:textId="4BE70E90"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568"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569"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570"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571"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572"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31(07):</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2074-2077</w:t>
      </w:r>
      <w:del w:id="6573"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568"/>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574" w:name="_Ref489794793"/>
      <w:r w:rsidRPr="00706C4C">
        <w:rPr>
          <w:rFonts w:ascii="Times New Roman" w:eastAsia="宋体" w:hAnsi="Times New Roman"/>
          <w:sz w:val="21"/>
          <w:szCs w:val="21"/>
        </w:rPr>
        <w:t>韩菲</w:t>
      </w:r>
      <w:ins w:id="6575" w:author="JY0225" w:date="2017-08-23T16:19:00Z">
        <w:r w:rsidR="002F6182" w:rsidRPr="00706C4C">
          <w:rPr>
            <w:rFonts w:ascii="Times New Roman" w:eastAsia="宋体" w:hAnsi="Times New Roman"/>
            <w:sz w:val="21"/>
            <w:szCs w:val="21"/>
          </w:rPr>
          <w:t>.</w:t>
        </w:r>
      </w:ins>
      <w:del w:id="6576"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577"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578"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574"/>
    </w:p>
    <w:p w14:paraId="1B3ED89E" w14:textId="108D0E63"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579" w:name="_Ref489794794"/>
      <w:r w:rsidRPr="00706C4C">
        <w:rPr>
          <w:rFonts w:ascii="Times New Roman" w:eastAsia="宋体" w:hAnsi="Times New Roman"/>
          <w:sz w:val="21"/>
          <w:szCs w:val="21"/>
        </w:rPr>
        <w:t>Sargon Hasso,</w:t>
      </w:r>
      <w:ins w:id="6580"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07(02)</w:t>
      </w:r>
      <w:del w:id="6581"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579"/>
    </w:p>
    <w:p w14:paraId="5508E3AA" w14:textId="5FBA437E"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582" w:name="_Ref489794817"/>
      <w:r w:rsidRPr="00706C4C">
        <w:rPr>
          <w:rFonts w:ascii="Times New Roman" w:eastAsia="宋体" w:hAnsi="Times New Roman"/>
          <w:sz w:val="21"/>
          <w:szCs w:val="21"/>
        </w:rPr>
        <w:t>Oksana Nikiforova,</w:t>
      </w:r>
      <w:ins w:id="6583"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584"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2011,</w:t>
      </w:r>
      <w:r w:rsidR="00EB55A5">
        <w:rPr>
          <w:rFonts w:ascii="Times New Roman" w:eastAsia="宋体" w:hAnsi="Times New Roman"/>
          <w:sz w:val="21"/>
          <w:szCs w:val="21"/>
        </w:rPr>
        <w:t xml:space="preserve"> 44(</w:t>
      </w:r>
      <w:r w:rsidR="0045397F">
        <w:rPr>
          <w:rFonts w:ascii="Times New Roman" w:eastAsia="宋体" w:hAnsi="Times New Roman"/>
          <w:sz w:val="21"/>
          <w:szCs w:val="21"/>
        </w:rPr>
        <w:t>0</w:t>
      </w:r>
      <w:r w:rsidRPr="00706C4C">
        <w:rPr>
          <w:rFonts w:ascii="Times New Roman" w:eastAsia="宋体" w:hAnsi="Times New Roman"/>
          <w:sz w:val="21"/>
          <w:szCs w:val="21"/>
        </w:rPr>
        <w:t>1)</w:t>
      </w:r>
      <w:del w:id="6585"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582"/>
    </w:p>
    <w:p w14:paraId="5112C86C" w14:textId="77777777" w:rsidR="00180959" w:rsidRPr="00706C4C" w:rsidDel="0036530F" w:rsidRDefault="00180959" w:rsidP="00706C4C">
      <w:pPr>
        <w:pStyle w:val="a5"/>
        <w:numPr>
          <w:ilvl w:val="0"/>
          <w:numId w:val="1"/>
        </w:numPr>
        <w:spacing w:line="400" w:lineRule="exact"/>
        <w:ind w:firstLineChars="0"/>
        <w:rPr>
          <w:del w:id="6586" w:author="微软用户" w:date="2017-08-24T21:26:00Z"/>
          <w:rFonts w:ascii="Times New Roman" w:eastAsia="宋体" w:hAnsi="Times New Roman"/>
          <w:sz w:val="21"/>
          <w:szCs w:val="21"/>
        </w:rPr>
      </w:pPr>
      <w:bookmarkStart w:id="6587" w:name="_Ref489794863"/>
      <w:del w:id="6588"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587"/>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589" w:name="_Ref489794879"/>
      <w:r w:rsidRPr="00706C4C">
        <w:rPr>
          <w:rFonts w:ascii="Times New Roman" w:eastAsia="宋体" w:hAnsi="Times New Roman"/>
          <w:sz w:val="21"/>
          <w:szCs w:val="21"/>
        </w:rPr>
        <w:t>Jian Zhang,</w:t>
      </w:r>
      <w:ins w:id="6590"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591"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592"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593"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594"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595"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589"/>
    </w:p>
    <w:p w14:paraId="0455952D" w14:textId="203FA65B"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596"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597"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598"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599"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600" w:author="JY0225" w:date="2017-08-23T16:20:00Z">
        <w:r w:rsidR="00664E72" w:rsidRPr="00706C4C">
          <w:rPr>
            <w:rFonts w:ascii="Times New Roman" w:eastAsia="宋体" w:hAnsi="Times New Roman"/>
            <w:sz w:val="21"/>
            <w:szCs w:val="21"/>
          </w:rPr>
          <w:t>,</w:t>
        </w:r>
      </w:ins>
      <w:del w:id="6601" w:author="JY0225" w:date="2017-08-23T16:20:00Z">
        <w:r w:rsidRPr="00706C4C" w:rsidDel="00664E72">
          <w:rPr>
            <w:rFonts w:ascii="Times New Roman" w:eastAsia="宋体" w:hAnsi="Times New Roman" w:hint="eastAsia"/>
            <w:sz w:val="21"/>
            <w:szCs w:val="21"/>
          </w:rPr>
          <w:delText>,</w:delText>
        </w:r>
      </w:del>
      <w:ins w:id="6602"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603"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604"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1229-1235</w:t>
      </w:r>
      <w:del w:id="6605"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596"/>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606" w:name="_Ref491373483"/>
      <w:bookmarkStart w:id="6607"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608"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609"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610"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611"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606"/>
      <w:del w:id="6612"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607"/>
        <w:r w:rsidR="007C7265" w:rsidRPr="00706C4C" w:rsidDel="00E74D1F">
          <w:rPr>
            <w:rFonts w:ascii="Times New Roman" w:eastAsia="宋体" w:hAnsi="Times New Roman"/>
            <w:sz w:val="21"/>
            <w:szCs w:val="21"/>
          </w:rPr>
          <w:delText>.</w:delText>
        </w:r>
      </w:del>
    </w:p>
    <w:p w14:paraId="1796DEE9" w14:textId="32EECE60"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613" w:name="_Ref491373509"/>
      <w:bookmarkStart w:id="6614"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(04):70.</w:t>
      </w:r>
      <w:bookmarkEnd w:id="6613"/>
      <w:del w:id="6615" w:author="JY0225" w:date="2017-08-23T16:21:00Z">
        <w:r w:rsidRPr="00706C4C" w:rsidDel="00A235BA">
          <w:rPr>
            <w:rFonts w:ascii="Times New Roman" w:eastAsia="宋体" w:hAnsi="Times New Roman" w:hint="eastAsia"/>
            <w:sz w:val="21"/>
            <w:szCs w:val="21"/>
          </w:rPr>
          <w:delText xml:space="preserve"> [2017-08-06].</w:delText>
        </w:r>
      </w:del>
      <w:bookmarkEnd w:id="6614"/>
    </w:p>
    <w:p w14:paraId="11F24C5E" w14:textId="77777777" w:rsidR="00646CA4" w:rsidRPr="00706C4C" w:rsidDel="00505AC9" w:rsidRDefault="00646CA4" w:rsidP="00706C4C">
      <w:pPr>
        <w:pStyle w:val="a5"/>
        <w:numPr>
          <w:ilvl w:val="0"/>
          <w:numId w:val="1"/>
        </w:numPr>
        <w:spacing w:line="400" w:lineRule="exact"/>
        <w:ind w:left="418" w:firstLineChars="0" w:hanging="418"/>
        <w:rPr>
          <w:del w:id="6616" w:author="微软用户" w:date="2017-08-24T21:31:00Z"/>
          <w:rFonts w:ascii="Times New Roman" w:eastAsia="宋体" w:hAnsi="Times New Roman"/>
          <w:sz w:val="21"/>
          <w:szCs w:val="21"/>
        </w:rPr>
      </w:pPr>
      <w:bookmarkStart w:id="6617" w:name="_Ref489795056"/>
      <w:del w:id="6618"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617"/>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619" w:name="_Ref489795089"/>
      <w:r w:rsidRPr="00706C4C">
        <w:rPr>
          <w:rFonts w:ascii="Times New Roman" w:eastAsia="宋体" w:hAnsi="Times New Roman"/>
          <w:sz w:val="21"/>
          <w:szCs w:val="21"/>
        </w:rPr>
        <w:t>Harish Dehariya,</w:t>
      </w:r>
      <w:ins w:id="662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621"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Prevention Techniques for SQL Injection Attacks[J]. International Journal of Wireless and Microwave Technologies(IJWMT),</w:t>
      </w:r>
      <w:ins w:id="6622"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623"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624"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619"/>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625" w:name="_Toc492545512"/>
      <w:r>
        <w:rPr>
          <w:rFonts w:ascii="Times New Roman" w:hAnsi="Times New Roman" w:hint="eastAsia"/>
        </w:rPr>
        <w:lastRenderedPageBreak/>
        <w:t>在读期间发表</w:t>
      </w:r>
      <w:r w:rsidR="00E948AE">
        <w:rPr>
          <w:rFonts w:ascii="Times New Roman" w:hAnsi="Times New Roman" w:hint="eastAsia"/>
        </w:rPr>
        <w:t>论文</w:t>
      </w:r>
      <w:bookmarkEnd w:id="6625"/>
    </w:p>
    <w:p w14:paraId="79783E82" w14:textId="0AABE8E3" w:rsidR="00DB6C01" w:rsidRPr="00F863A0" w:rsidRDefault="00AE639B">
      <w:pPr>
        <w:pStyle w:val="a7"/>
        <w:numPr>
          <w:ilvl w:val="0"/>
          <w:numId w:val="25"/>
        </w:numPr>
        <w:spacing w:line="400" w:lineRule="exact"/>
        <w:jc w:val="both"/>
        <w:rPr>
          <w:sz w:val="21"/>
          <w:szCs w:val="21"/>
          <w:rPrChange w:id="6626" w:author="微软用户" w:date="2017-08-24T21:33:00Z">
            <w:rPr/>
          </w:rPrChange>
        </w:rPr>
        <w:pPrChange w:id="6627"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628" w:name="_Toc49254551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435"/>
      <w:bookmarkEnd w:id="6436"/>
      <w:bookmarkEnd w:id="6437"/>
      <w:bookmarkEnd w:id="6628"/>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629"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630"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6"/>
      <w:footerReference w:type="first" r:id="rId8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5" w:author="Spencer" w:date="2017-09-05T12:48:00Z" w:initials="S">
    <w:p w14:paraId="11789FD3" w14:textId="77777777" w:rsidR="00DB1B16" w:rsidRDefault="00DB1B16" w:rsidP="00816AD8">
      <w:pPr>
        <w:pStyle w:val="af0"/>
      </w:pPr>
      <w:r>
        <w:rPr>
          <w:rStyle w:val="af2"/>
        </w:rPr>
        <w:annotationRef/>
      </w:r>
      <w:r>
        <w:rPr>
          <w:rFonts w:hint="eastAsia"/>
        </w:rPr>
        <w:t>这一句做了较大改动，可以看一下是不是符合原意。我不太确定</w:t>
      </w:r>
    </w:p>
  </w:comment>
  <w:comment w:id="126" w:author="Spencer" w:date="2017-09-05T13:50:00Z" w:initials="S">
    <w:p w14:paraId="5B9829A8" w14:textId="77777777" w:rsidR="00DB1B16" w:rsidRDefault="00DB1B16" w:rsidP="00816AD8">
      <w:pPr>
        <w:pStyle w:val="af0"/>
      </w:pPr>
      <w:r>
        <w:rPr>
          <w:rStyle w:val="af2"/>
        </w:rPr>
        <w:annotationRef/>
      </w:r>
      <w:r>
        <w:rPr>
          <w:rFonts w:hint="eastAsia"/>
        </w:rPr>
        <w:t>断点续传应该是有专有名词的</w:t>
      </w:r>
      <w:r>
        <w:t xml:space="preserve">… </w:t>
      </w:r>
      <w:r>
        <w:rPr>
          <w:rFonts w:hint="eastAsia"/>
        </w:rPr>
        <w:t>其实我也不太确定，可以查查书。</w:t>
      </w:r>
    </w:p>
  </w:comment>
  <w:comment w:id="236" w:author="JY0225" w:date="2017-07-19T10:27:00Z" w:initials="J">
    <w:p w14:paraId="608084C2" w14:textId="77777777" w:rsidR="00DB1B16" w:rsidRDefault="00DB1B16">
      <w:pPr>
        <w:pStyle w:val="af0"/>
      </w:pPr>
      <w:r>
        <w:rPr>
          <w:rStyle w:val="af2"/>
        </w:rPr>
        <w:annotationRef/>
      </w:r>
      <w:r>
        <w:rPr>
          <w:rFonts w:hint="eastAsia"/>
        </w:rPr>
        <w:t>安全性</w:t>
      </w:r>
    </w:p>
  </w:comment>
  <w:comment w:id="268" w:author="JY0225" w:date="2017-07-19T10:27:00Z" w:initials="J">
    <w:p w14:paraId="3D71FDC3" w14:textId="77777777" w:rsidR="00DB1B16" w:rsidRDefault="00DB1B16">
      <w:pPr>
        <w:pStyle w:val="af0"/>
      </w:pPr>
      <w:r>
        <w:rPr>
          <w:rStyle w:val="af2"/>
        </w:rPr>
        <w:annotationRef/>
      </w:r>
      <w:r>
        <w:rPr>
          <w:rFonts w:hint="eastAsia"/>
        </w:rPr>
        <w:t>网络稳定性</w:t>
      </w:r>
    </w:p>
  </w:comment>
  <w:comment w:id="288" w:author="JY0225" w:date="2017-07-19T10:27:00Z" w:initials="J">
    <w:p w14:paraId="59210245" w14:textId="77777777" w:rsidR="00DB1B16" w:rsidRDefault="00DB1B16">
      <w:pPr>
        <w:pStyle w:val="af0"/>
      </w:pPr>
      <w:r>
        <w:rPr>
          <w:rStyle w:val="af2"/>
        </w:rPr>
        <w:annotationRef/>
      </w:r>
      <w:r>
        <w:rPr>
          <w:rFonts w:hint="eastAsia"/>
        </w:rPr>
        <w:t>数据冗余性和本地缓存</w:t>
      </w:r>
    </w:p>
  </w:comment>
  <w:comment w:id="308" w:author="JY0225" w:date="2017-07-19T10:39:00Z" w:initials="J">
    <w:p w14:paraId="62610880" w14:textId="77777777" w:rsidR="00DB1B16" w:rsidRDefault="00DB1B16">
      <w:pPr>
        <w:pStyle w:val="af0"/>
      </w:pPr>
      <w:r>
        <w:rPr>
          <w:rStyle w:val="af2"/>
        </w:rPr>
        <w:annotationRef/>
      </w:r>
      <w:r>
        <w:rPr>
          <w:rFonts w:hint="eastAsia"/>
        </w:rPr>
        <w:t>多平台性</w:t>
      </w:r>
    </w:p>
  </w:comment>
  <w:comment w:id="359" w:author="JY0225" w:date="2017-07-19T21:39:00Z" w:initials="J">
    <w:p w14:paraId="3F9004DF" w14:textId="77777777" w:rsidR="00DB1B16" w:rsidRDefault="00DB1B16">
      <w:pPr>
        <w:pStyle w:val="af0"/>
      </w:pPr>
      <w:r>
        <w:rPr>
          <w:rStyle w:val="af2"/>
        </w:rPr>
        <w:annotationRef/>
      </w:r>
      <w:r>
        <w:rPr>
          <w:rFonts w:hint="eastAsia"/>
        </w:rPr>
        <w:t>安全性</w:t>
      </w:r>
    </w:p>
  </w:comment>
  <w:comment w:id="448" w:author="JY0225" w:date="2017-07-20T13:30:00Z" w:initials="J">
    <w:p w14:paraId="1317A7D8" w14:textId="77777777" w:rsidR="00DB1B16" w:rsidRDefault="00DB1B16">
      <w:pPr>
        <w:pStyle w:val="af0"/>
      </w:pPr>
      <w:r>
        <w:rPr>
          <w:rStyle w:val="af2"/>
        </w:rPr>
        <w:annotationRef/>
      </w:r>
      <w:r>
        <w:rPr>
          <w:rFonts w:hint="eastAsia"/>
        </w:rPr>
        <w:t>大文件上传与断点续传</w:t>
      </w:r>
    </w:p>
  </w:comment>
  <w:comment w:id="512" w:author="JY0225" w:date="2017-07-19T21:39:00Z" w:initials="J">
    <w:p w14:paraId="0D8ED23A" w14:textId="77777777" w:rsidR="00DB1B16" w:rsidRDefault="00DB1B16">
      <w:pPr>
        <w:pStyle w:val="af0"/>
      </w:pPr>
      <w:r>
        <w:rPr>
          <w:rStyle w:val="af2"/>
        </w:rPr>
        <w:annotationRef/>
      </w:r>
      <w:r>
        <w:rPr>
          <w:rFonts w:hint="eastAsia"/>
        </w:rPr>
        <w:t>数据冗余处理</w:t>
      </w:r>
    </w:p>
  </w:comment>
  <w:comment w:id="618" w:author="JY0225" w:date="2017-07-20T13:55:00Z" w:initials="J">
    <w:p w14:paraId="3B23BCDC" w14:textId="77777777" w:rsidR="00DB1B16" w:rsidRDefault="00DB1B16">
      <w:pPr>
        <w:pStyle w:val="af0"/>
      </w:pPr>
      <w:r>
        <w:rPr>
          <w:rStyle w:val="af2"/>
        </w:rPr>
        <w:annotationRef/>
      </w:r>
      <w:r>
        <w:rPr>
          <w:rFonts w:hint="eastAsia"/>
        </w:rPr>
        <w:t>多平台支持</w:t>
      </w:r>
    </w:p>
  </w:comment>
  <w:comment w:id="2646" w:author="Liu, Wu" w:date="2017-07-25T15:25:00Z" w:initials="LW">
    <w:p w14:paraId="1D83E657" w14:textId="77777777" w:rsidR="00DB1B16" w:rsidRDefault="00DB1B16">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663" w:author="Liu, Wu" w:date="2017-07-25T16:29:00Z" w:initials="LW">
    <w:p w14:paraId="68286BAC" w14:textId="77777777" w:rsidR="00DB1B16" w:rsidRDefault="00DB1B16">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89FD3" w15:done="0"/>
  <w15:commentEx w15:paraId="5B9829A8"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E3BA8" w14:textId="77777777" w:rsidR="00742291" w:rsidRDefault="00742291" w:rsidP="0041428B">
      <w:r>
        <w:separator/>
      </w:r>
    </w:p>
  </w:endnote>
  <w:endnote w:type="continuationSeparator" w:id="0">
    <w:p w14:paraId="51912A7C" w14:textId="77777777" w:rsidR="00742291" w:rsidRDefault="00742291"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83427DE" w14:textId="77777777" w:rsidR="00DB1B16" w:rsidRDefault="00DB1B16">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DB1B16" w:rsidRDefault="00DB1B16">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Content>
      <w:p w14:paraId="69AA9C7E" w14:textId="61AC76EB" w:rsidR="00DB1B16" w:rsidRDefault="00DB1B16">
        <w:pPr>
          <w:pStyle w:val="aa"/>
          <w:ind w:firstLine="480"/>
          <w:jc w:val="center"/>
        </w:pPr>
        <w:r>
          <w:fldChar w:fldCharType="begin"/>
        </w:r>
        <w:r>
          <w:instrText>PAGE   \* MERGEFORMAT</w:instrText>
        </w:r>
        <w:r>
          <w:fldChar w:fldCharType="separate"/>
        </w:r>
        <w:r w:rsidR="00D945F8" w:rsidRPr="00D945F8">
          <w:rPr>
            <w:noProof/>
            <w:lang w:val="zh-CN"/>
          </w:rPr>
          <w:t>34</w:t>
        </w:r>
        <w:r>
          <w:fldChar w:fldCharType="end"/>
        </w:r>
      </w:p>
    </w:sdtContent>
  </w:sdt>
  <w:p w14:paraId="4F778C70" w14:textId="77777777" w:rsidR="00DB1B16" w:rsidRDefault="00DB1B16">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DB1B16" w:rsidRDefault="00DB1B16">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DB1B16" w:rsidRDefault="00DB1B16">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DB1B16" w:rsidRDefault="00DB1B16">
    <w:pPr>
      <w:pStyle w:val="aa"/>
      <w:ind w:firstLine="480"/>
      <w:jc w:val="center"/>
    </w:pPr>
    <w:r>
      <w:rPr>
        <w:rFonts w:hint="eastAsia"/>
      </w:rPr>
      <w:t>1</w:t>
    </w:r>
  </w:p>
  <w:p w14:paraId="203CC5C4" w14:textId="77777777" w:rsidR="00DB1B16" w:rsidRDefault="00DB1B16">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1A78B6C" w14:textId="77777777" w:rsidR="00DB1B16" w:rsidRDefault="00DB1B16">
        <w:pPr>
          <w:pStyle w:val="aa"/>
          <w:ind w:firstLine="480"/>
          <w:jc w:val="center"/>
        </w:pPr>
        <w:r>
          <w:t>53</w:t>
        </w:r>
      </w:p>
    </w:sdtContent>
  </w:sdt>
  <w:p w14:paraId="639C6468" w14:textId="77777777" w:rsidR="00DB1B16" w:rsidRDefault="00DB1B1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A6E88" w14:textId="77777777" w:rsidR="00742291" w:rsidRDefault="00742291" w:rsidP="0041428B">
      <w:r>
        <w:separator/>
      </w:r>
    </w:p>
  </w:footnote>
  <w:footnote w:type="continuationSeparator" w:id="0">
    <w:p w14:paraId="278AEE65" w14:textId="77777777" w:rsidR="00742291" w:rsidRDefault="00742291" w:rsidP="0041428B">
      <w:r>
        <w:continuationSeparator/>
      </w:r>
    </w:p>
  </w:footnote>
  <w:footnote w:id="1">
    <w:p w14:paraId="651109D4" w14:textId="77777777" w:rsidR="00DB1B16" w:rsidRDefault="00DB1B16">
      <w:pPr>
        <w:pStyle w:val="afff0"/>
      </w:pPr>
      <w:r>
        <w:rPr>
          <w:rStyle w:val="affff8"/>
        </w:rPr>
        <w:footnoteRef/>
      </w:r>
      <w:r>
        <w:t xml:space="preserve"> </w:t>
      </w:r>
      <w:r w:rsidRPr="00443AD4">
        <w:t>http://www.freebuf.com/news/97925.html</w:t>
      </w:r>
    </w:p>
  </w:footnote>
  <w:footnote w:id="2">
    <w:p w14:paraId="59B2F5E9" w14:textId="77777777" w:rsidR="00DB1B16" w:rsidRPr="003F1AFE" w:rsidRDefault="00DB1B16">
      <w:pPr>
        <w:pStyle w:val="afff0"/>
      </w:pPr>
      <w:r>
        <w:rPr>
          <w:rStyle w:val="affff8"/>
        </w:rPr>
        <w:footnoteRef/>
      </w:r>
      <w:r>
        <w:t xml:space="preserve"> </w:t>
      </w:r>
      <w:r w:rsidRPr="003F1AFE">
        <w:t>http://mobile.zol.com.cn/597/5974727_all.html</w:t>
      </w:r>
    </w:p>
  </w:footnote>
  <w:footnote w:id="3">
    <w:p w14:paraId="4190DB10" w14:textId="77777777" w:rsidR="00DB1B16" w:rsidRDefault="00DB1B16" w:rsidP="00DC3BB6">
      <w:pPr>
        <w:pStyle w:val="afff0"/>
      </w:pPr>
      <w:r>
        <w:rPr>
          <w:rStyle w:val="affff8"/>
        </w:rPr>
        <w:footnoteRef/>
      </w:r>
      <w:r>
        <w:t xml:space="preserve"> </w:t>
      </w:r>
      <w:r w:rsidRPr="00E25599">
        <w:t>http://anquan.baidu.com/bbs/thread-395277-1-1.html</w:t>
      </w:r>
    </w:p>
  </w:footnote>
  <w:footnote w:id="4">
    <w:p w14:paraId="6D30D278" w14:textId="75BA1BCA" w:rsidR="00DB1B16" w:rsidRPr="00B60D92" w:rsidRDefault="00DB1B16" w:rsidP="00DC3BB6">
      <w:pPr>
        <w:pStyle w:val="afff0"/>
      </w:pPr>
      <w:r>
        <w:rPr>
          <w:rStyle w:val="affff8"/>
        </w:rPr>
        <w:footnoteRef/>
      </w:r>
      <w:r w:rsidRPr="00B60D92">
        <w:t>https://www.slideshare.net/ibmsecurity/remote-exploitation-of-the-dropbox-sdk-for-android</w:t>
      </w:r>
    </w:p>
  </w:footnote>
  <w:footnote w:id="5">
    <w:p w14:paraId="050747C0" w14:textId="77777777" w:rsidR="00DB1B16" w:rsidRPr="009D4C79" w:rsidRDefault="00DB1B16">
      <w:pPr>
        <w:pStyle w:val="afff0"/>
      </w:pPr>
      <w:r>
        <w:rPr>
          <w:rStyle w:val="affff8"/>
        </w:rPr>
        <w:footnoteRef/>
      </w:r>
      <w:r>
        <w:t xml:space="preserve"> </w:t>
      </w:r>
      <w:r w:rsidRPr="009D4C79">
        <w:t>https://en.wikipedia.org/wiki/Java_Development_Kit</w:t>
      </w:r>
    </w:p>
  </w:footnote>
  <w:footnote w:id="6">
    <w:p w14:paraId="4DD9A606" w14:textId="77777777" w:rsidR="00DB1B16" w:rsidRDefault="00DB1B16">
      <w:pPr>
        <w:pStyle w:val="afff0"/>
      </w:pPr>
      <w:r>
        <w:rPr>
          <w:rStyle w:val="affff8"/>
        </w:rPr>
        <w:footnoteRef/>
      </w:r>
      <w:r>
        <w:t xml:space="preserve"> </w:t>
      </w:r>
      <w:r w:rsidRPr="00A16998">
        <w:t>http://www.ietf.org/rfc/rfc2616.txt</w:t>
      </w:r>
    </w:p>
  </w:footnote>
  <w:footnote w:id="7">
    <w:p w14:paraId="731B86D0" w14:textId="77777777" w:rsidR="00DB1B16" w:rsidRDefault="00DB1B16" w:rsidP="003158C4">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DB1B16" w:rsidRPr="0011115E" w:rsidRDefault="00DB1B16"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023CAEED" w:rsidR="00DB1B16" w:rsidRPr="003925A9" w:rsidRDefault="00DB1B16" w:rsidP="00C27396">
    <w:pPr>
      <w:pBdr>
        <w:bottom w:val="single" w:sz="4" w:space="1" w:color="auto"/>
      </w:pBdr>
      <w:rPr>
        <w:sz w:val="18"/>
        <w:szCs w:val="18"/>
      </w:rPr>
    </w:pPr>
    <w:r>
      <w:rPr>
        <w:rFonts w:hint="eastAsia"/>
        <w:sz w:val="18"/>
        <w:szCs w:val="18"/>
      </w:rPr>
      <w:t>云备份</w:t>
    </w:r>
    <w:r w:rsidRPr="003925A9">
      <w:rPr>
        <w:rFonts w:hint="eastAsia"/>
        <w:sz w:val="18"/>
        <w:szCs w:val="18"/>
      </w:rPr>
      <w:t>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DB1B16" w:rsidRPr="008C6AFE" w:rsidRDefault="00DB1B16"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6E0E8038" w:rsidR="00DB1B16" w:rsidRPr="008C6AFE" w:rsidRDefault="00DB1B16" w:rsidP="008C6AFE">
    <w:pPr>
      <w:pStyle w:val="a8"/>
      <w:tabs>
        <w:tab w:val="clear" w:pos="4153"/>
      </w:tabs>
      <w:jc w:val="both"/>
    </w:pPr>
    <w:r>
      <w:rPr>
        <w:rFonts w:hint="eastAsia"/>
      </w:rPr>
      <w:t>云备份</w:t>
    </w:r>
    <w:r w:rsidRPr="004F3F33">
      <w:rPr>
        <w:rFonts w:hint="eastAsia"/>
      </w:rPr>
      <w:t>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DB1B16" w:rsidRPr="008C6AFE" w:rsidRDefault="00DB1B16"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1F44BBA1" w:rsidR="00DB1B16" w:rsidRPr="008C6AFE" w:rsidRDefault="00DB1B16"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078E88CA" w:rsidR="00DB1B16" w:rsidRPr="005B43E0" w:rsidRDefault="00DB1B16"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DB1B16" w:rsidRPr="003D3BAD" w:rsidRDefault="00DB1B16"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436"/>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29AB"/>
    <w:rsid w:val="000136AA"/>
    <w:rsid w:val="00014073"/>
    <w:rsid w:val="000142D8"/>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052"/>
    <w:rsid w:val="000531C6"/>
    <w:rsid w:val="00053283"/>
    <w:rsid w:val="0005364A"/>
    <w:rsid w:val="000545CE"/>
    <w:rsid w:val="000545F8"/>
    <w:rsid w:val="00054FF4"/>
    <w:rsid w:val="0005502D"/>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0A30"/>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4E11"/>
    <w:rsid w:val="000956FB"/>
    <w:rsid w:val="00095851"/>
    <w:rsid w:val="00095DD8"/>
    <w:rsid w:val="00095DDB"/>
    <w:rsid w:val="00095EE3"/>
    <w:rsid w:val="00095F73"/>
    <w:rsid w:val="000960B0"/>
    <w:rsid w:val="0009622A"/>
    <w:rsid w:val="0009627B"/>
    <w:rsid w:val="00096366"/>
    <w:rsid w:val="00096556"/>
    <w:rsid w:val="000965CA"/>
    <w:rsid w:val="0009664F"/>
    <w:rsid w:val="000966A6"/>
    <w:rsid w:val="0009754A"/>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47C"/>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C6B"/>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637"/>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9F2"/>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2F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6C0B"/>
    <w:rsid w:val="00107348"/>
    <w:rsid w:val="00107CC9"/>
    <w:rsid w:val="0011052E"/>
    <w:rsid w:val="00110A7B"/>
    <w:rsid w:val="00110AD4"/>
    <w:rsid w:val="00110C35"/>
    <w:rsid w:val="0011115E"/>
    <w:rsid w:val="001112DA"/>
    <w:rsid w:val="001121D4"/>
    <w:rsid w:val="001127ED"/>
    <w:rsid w:val="00113166"/>
    <w:rsid w:val="00113340"/>
    <w:rsid w:val="00113515"/>
    <w:rsid w:val="00113A33"/>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75"/>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079"/>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11B"/>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5BF"/>
    <w:rsid w:val="00183797"/>
    <w:rsid w:val="0018470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17A"/>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5D4B"/>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DC9"/>
    <w:rsid w:val="001B5F28"/>
    <w:rsid w:val="001B631F"/>
    <w:rsid w:val="001B63B2"/>
    <w:rsid w:val="001B6581"/>
    <w:rsid w:val="001B6B3E"/>
    <w:rsid w:val="001B6E10"/>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440"/>
    <w:rsid w:val="001E774C"/>
    <w:rsid w:val="001F0017"/>
    <w:rsid w:val="001F012D"/>
    <w:rsid w:val="001F06FD"/>
    <w:rsid w:val="001F0FE9"/>
    <w:rsid w:val="001F12E1"/>
    <w:rsid w:val="001F16BE"/>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4F02"/>
    <w:rsid w:val="0020511A"/>
    <w:rsid w:val="00205387"/>
    <w:rsid w:val="002053CE"/>
    <w:rsid w:val="00205C1D"/>
    <w:rsid w:val="00205CBA"/>
    <w:rsid w:val="00205EDA"/>
    <w:rsid w:val="00206606"/>
    <w:rsid w:val="00206BCD"/>
    <w:rsid w:val="002073C9"/>
    <w:rsid w:val="002076CD"/>
    <w:rsid w:val="00207B1D"/>
    <w:rsid w:val="00207BD7"/>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209"/>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0C3"/>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5F5A"/>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7AB"/>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22B"/>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388"/>
    <w:rsid w:val="002C7732"/>
    <w:rsid w:val="002C789E"/>
    <w:rsid w:val="002C7A4A"/>
    <w:rsid w:val="002D041C"/>
    <w:rsid w:val="002D0968"/>
    <w:rsid w:val="002D0B3B"/>
    <w:rsid w:val="002D0E22"/>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5F"/>
    <w:rsid w:val="003019B2"/>
    <w:rsid w:val="003019F8"/>
    <w:rsid w:val="00301EEE"/>
    <w:rsid w:val="00302071"/>
    <w:rsid w:val="0030214D"/>
    <w:rsid w:val="00302743"/>
    <w:rsid w:val="00302BD7"/>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4ECE"/>
    <w:rsid w:val="003157B2"/>
    <w:rsid w:val="003158C4"/>
    <w:rsid w:val="00315A10"/>
    <w:rsid w:val="00316030"/>
    <w:rsid w:val="00316CA2"/>
    <w:rsid w:val="00316DB2"/>
    <w:rsid w:val="003170D7"/>
    <w:rsid w:val="003175C3"/>
    <w:rsid w:val="00317BBE"/>
    <w:rsid w:val="003209FB"/>
    <w:rsid w:val="0032102F"/>
    <w:rsid w:val="00321261"/>
    <w:rsid w:val="003220A5"/>
    <w:rsid w:val="00322322"/>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001"/>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558"/>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95D"/>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0E2D"/>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0CB"/>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6A1"/>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1B4"/>
    <w:rsid w:val="003E15D6"/>
    <w:rsid w:val="003E1F6A"/>
    <w:rsid w:val="003E2342"/>
    <w:rsid w:val="003E267A"/>
    <w:rsid w:val="003E2720"/>
    <w:rsid w:val="003E2D2D"/>
    <w:rsid w:val="003E3048"/>
    <w:rsid w:val="003E30E0"/>
    <w:rsid w:val="003E3ABC"/>
    <w:rsid w:val="003E3B5A"/>
    <w:rsid w:val="003E3B79"/>
    <w:rsid w:val="003E3FDF"/>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83"/>
    <w:rsid w:val="004036ED"/>
    <w:rsid w:val="004039BB"/>
    <w:rsid w:val="00403B30"/>
    <w:rsid w:val="00403E48"/>
    <w:rsid w:val="00403F00"/>
    <w:rsid w:val="00403F34"/>
    <w:rsid w:val="00403F9B"/>
    <w:rsid w:val="00404028"/>
    <w:rsid w:val="0040499E"/>
    <w:rsid w:val="00404C2C"/>
    <w:rsid w:val="00404CA4"/>
    <w:rsid w:val="00404CB9"/>
    <w:rsid w:val="00405209"/>
    <w:rsid w:val="0040560A"/>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58"/>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3FB"/>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62C"/>
    <w:rsid w:val="00437995"/>
    <w:rsid w:val="00437B30"/>
    <w:rsid w:val="00437E0A"/>
    <w:rsid w:val="00437E40"/>
    <w:rsid w:val="004402CC"/>
    <w:rsid w:val="00440A0C"/>
    <w:rsid w:val="00440D4D"/>
    <w:rsid w:val="0044105B"/>
    <w:rsid w:val="004414B8"/>
    <w:rsid w:val="00441B75"/>
    <w:rsid w:val="00441D9F"/>
    <w:rsid w:val="00441DEB"/>
    <w:rsid w:val="0044228B"/>
    <w:rsid w:val="0044261B"/>
    <w:rsid w:val="00442A43"/>
    <w:rsid w:val="004439E1"/>
    <w:rsid w:val="00443AD4"/>
    <w:rsid w:val="00444634"/>
    <w:rsid w:val="00445469"/>
    <w:rsid w:val="00445CAA"/>
    <w:rsid w:val="004465C4"/>
    <w:rsid w:val="004469C0"/>
    <w:rsid w:val="004469F3"/>
    <w:rsid w:val="00446A92"/>
    <w:rsid w:val="00446AC8"/>
    <w:rsid w:val="00446B4C"/>
    <w:rsid w:val="004472A3"/>
    <w:rsid w:val="004474F6"/>
    <w:rsid w:val="004479BB"/>
    <w:rsid w:val="00447D7B"/>
    <w:rsid w:val="00450A83"/>
    <w:rsid w:val="00450CFA"/>
    <w:rsid w:val="0045106D"/>
    <w:rsid w:val="004515D0"/>
    <w:rsid w:val="004517D8"/>
    <w:rsid w:val="00451851"/>
    <w:rsid w:val="004519CB"/>
    <w:rsid w:val="00451C01"/>
    <w:rsid w:val="0045242D"/>
    <w:rsid w:val="00452A39"/>
    <w:rsid w:val="00453251"/>
    <w:rsid w:val="00453535"/>
    <w:rsid w:val="0045353B"/>
    <w:rsid w:val="0045379F"/>
    <w:rsid w:val="00453842"/>
    <w:rsid w:val="0045387E"/>
    <w:rsid w:val="0045397F"/>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8D"/>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2D"/>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90B"/>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3BC"/>
    <w:rsid w:val="004C5F8B"/>
    <w:rsid w:val="004C6563"/>
    <w:rsid w:val="004C684E"/>
    <w:rsid w:val="004C6994"/>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167"/>
    <w:rsid w:val="004D45F5"/>
    <w:rsid w:val="004D47C7"/>
    <w:rsid w:val="004D483F"/>
    <w:rsid w:val="004D4BA0"/>
    <w:rsid w:val="004D4CF0"/>
    <w:rsid w:val="004D4D35"/>
    <w:rsid w:val="004D5254"/>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4B1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952"/>
    <w:rsid w:val="00516A9E"/>
    <w:rsid w:val="00517472"/>
    <w:rsid w:val="005206C5"/>
    <w:rsid w:val="00520E50"/>
    <w:rsid w:val="0052138B"/>
    <w:rsid w:val="0052148B"/>
    <w:rsid w:val="00521DFB"/>
    <w:rsid w:val="00521F0B"/>
    <w:rsid w:val="0052220B"/>
    <w:rsid w:val="0052309B"/>
    <w:rsid w:val="005234CE"/>
    <w:rsid w:val="0052372E"/>
    <w:rsid w:val="00524133"/>
    <w:rsid w:val="00524A66"/>
    <w:rsid w:val="00524B39"/>
    <w:rsid w:val="00525278"/>
    <w:rsid w:val="0052579C"/>
    <w:rsid w:val="00525AFA"/>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12"/>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7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BD4"/>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2E49"/>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2DAE"/>
    <w:rsid w:val="005C349E"/>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2914"/>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1BA6"/>
    <w:rsid w:val="00612811"/>
    <w:rsid w:val="00612CA4"/>
    <w:rsid w:val="00612D83"/>
    <w:rsid w:val="00612F8E"/>
    <w:rsid w:val="00613094"/>
    <w:rsid w:val="00613159"/>
    <w:rsid w:val="00613480"/>
    <w:rsid w:val="00613EB5"/>
    <w:rsid w:val="006140FE"/>
    <w:rsid w:val="00614159"/>
    <w:rsid w:val="006143FE"/>
    <w:rsid w:val="00614A5F"/>
    <w:rsid w:val="00614B51"/>
    <w:rsid w:val="00614CCF"/>
    <w:rsid w:val="00614CF5"/>
    <w:rsid w:val="006150FC"/>
    <w:rsid w:val="0061522D"/>
    <w:rsid w:val="006152FE"/>
    <w:rsid w:val="006155DC"/>
    <w:rsid w:val="006156DA"/>
    <w:rsid w:val="00616374"/>
    <w:rsid w:val="00616B48"/>
    <w:rsid w:val="006208F5"/>
    <w:rsid w:val="006209F7"/>
    <w:rsid w:val="006214D5"/>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1CB"/>
    <w:rsid w:val="0065444C"/>
    <w:rsid w:val="006544F1"/>
    <w:rsid w:val="00654745"/>
    <w:rsid w:val="0065494E"/>
    <w:rsid w:val="00654A84"/>
    <w:rsid w:val="00655461"/>
    <w:rsid w:val="00655B8C"/>
    <w:rsid w:val="00655CBE"/>
    <w:rsid w:val="00656007"/>
    <w:rsid w:val="0065632E"/>
    <w:rsid w:val="00656552"/>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3"/>
    <w:rsid w:val="006A6E37"/>
    <w:rsid w:val="006A6F7F"/>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853"/>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7D2"/>
    <w:rsid w:val="006C6F6D"/>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4D10"/>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3A24"/>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2FB1"/>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27BBB"/>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291"/>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3BD"/>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19A"/>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31"/>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915"/>
    <w:rsid w:val="007F2E42"/>
    <w:rsid w:val="007F3431"/>
    <w:rsid w:val="007F3C29"/>
    <w:rsid w:val="007F3D14"/>
    <w:rsid w:val="007F3DD3"/>
    <w:rsid w:val="007F4241"/>
    <w:rsid w:val="007F49AA"/>
    <w:rsid w:val="007F573E"/>
    <w:rsid w:val="007F57C7"/>
    <w:rsid w:val="007F58A6"/>
    <w:rsid w:val="007F5EE0"/>
    <w:rsid w:val="007F65BE"/>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99F"/>
    <w:rsid w:val="00807B56"/>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3A61"/>
    <w:rsid w:val="00824067"/>
    <w:rsid w:val="008245EE"/>
    <w:rsid w:val="00824972"/>
    <w:rsid w:val="00824F6E"/>
    <w:rsid w:val="00825421"/>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257"/>
    <w:rsid w:val="0083527C"/>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8EC"/>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39"/>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49E"/>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3FAC"/>
    <w:rsid w:val="00874743"/>
    <w:rsid w:val="00874F27"/>
    <w:rsid w:val="00875B6B"/>
    <w:rsid w:val="0087615D"/>
    <w:rsid w:val="00876293"/>
    <w:rsid w:val="00876907"/>
    <w:rsid w:val="00876E83"/>
    <w:rsid w:val="0087720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4D6C"/>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4AE8"/>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6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625"/>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54C2"/>
    <w:rsid w:val="009356B2"/>
    <w:rsid w:val="009357DE"/>
    <w:rsid w:val="0093588C"/>
    <w:rsid w:val="00935AC1"/>
    <w:rsid w:val="00935BA3"/>
    <w:rsid w:val="00936035"/>
    <w:rsid w:val="0093641C"/>
    <w:rsid w:val="009367F4"/>
    <w:rsid w:val="009369C4"/>
    <w:rsid w:val="00936CBB"/>
    <w:rsid w:val="00936D04"/>
    <w:rsid w:val="0093776E"/>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4751"/>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2C61"/>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74A"/>
    <w:rsid w:val="00965C4F"/>
    <w:rsid w:val="00966175"/>
    <w:rsid w:val="009675B3"/>
    <w:rsid w:val="009702D2"/>
    <w:rsid w:val="00970B28"/>
    <w:rsid w:val="00971011"/>
    <w:rsid w:val="00971133"/>
    <w:rsid w:val="009711A0"/>
    <w:rsid w:val="009711E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E42"/>
    <w:rsid w:val="00977F80"/>
    <w:rsid w:val="0098047C"/>
    <w:rsid w:val="00980FC0"/>
    <w:rsid w:val="00981546"/>
    <w:rsid w:val="00981D90"/>
    <w:rsid w:val="00982167"/>
    <w:rsid w:val="00983484"/>
    <w:rsid w:val="0098390A"/>
    <w:rsid w:val="00983968"/>
    <w:rsid w:val="00983C59"/>
    <w:rsid w:val="00983C5D"/>
    <w:rsid w:val="00984ADA"/>
    <w:rsid w:val="00984F94"/>
    <w:rsid w:val="0098532B"/>
    <w:rsid w:val="00985677"/>
    <w:rsid w:val="00985896"/>
    <w:rsid w:val="00985BA9"/>
    <w:rsid w:val="00985F8F"/>
    <w:rsid w:val="00986136"/>
    <w:rsid w:val="00986693"/>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5E5A"/>
    <w:rsid w:val="009960D2"/>
    <w:rsid w:val="00996388"/>
    <w:rsid w:val="00996788"/>
    <w:rsid w:val="00997262"/>
    <w:rsid w:val="009974F1"/>
    <w:rsid w:val="009978FD"/>
    <w:rsid w:val="00997BDE"/>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127"/>
    <w:rsid w:val="009B23C7"/>
    <w:rsid w:val="009B2AE6"/>
    <w:rsid w:val="009B2B17"/>
    <w:rsid w:val="009B2DA5"/>
    <w:rsid w:val="009B37F9"/>
    <w:rsid w:val="009B3E69"/>
    <w:rsid w:val="009B48F9"/>
    <w:rsid w:val="009B4A7A"/>
    <w:rsid w:val="009B4D94"/>
    <w:rsid w:val="009B51AA"/>
    <w:rsid w:val="009B57C6"/>
    <w:rsid w:val="009B604A"/>
    <w:rsid w:val="009B6053"/>
    <w:rsid w:val="009B60B3"/>
    <w:rsid w:val="009B67A5"/>
    <w:rsid w:val="009B7699"/>
    <w:rsid w:val="009C0290"/>
    <w:rsid w:val="009C067B"/>
    <w:rsid w:val="009C0737"/>
    <w:rsid w:val="009C0C9F"/>
    <w:rsid w:val="009C0DED"/>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0E9"/>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746"/>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973"/>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BC6"/>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5B49"/>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AC"/>
    <w:rsid w:val="00A235BA"/>
    <w:rsid w:val="00A23A03"/>
    <w:rsid w:val="00A23D41"/>
    <w:rsid w:val="00A23EFF"/>
    <w:rsid w:val="00A23FDE"/>
    <w:rsid w:val="00A2404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3"/>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4AA8"/>
    <w:rsid w:val="00A35250"/>
    <w:rsid w:val="00A355F0"/>
    <w:rsid w:val="00A35650"/>
    <w:rsid w:val="00A358E9"/>
    <w:rsid w:val="00A359C8"/>
    <w:rsid w:val="00A35B9B"/>
    <w:rsid w:val="00A35D1C"/>
    <w:rsid w:val="00A36AE1"/>
    <w:rsid w:val="00A3725F"/>
    <w:rsid w:val="00A377F6"/>
    <w:rsid w:val="00A3797C"/>
    <w:rsid w:val="00A37C8B"/>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0C2"/>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5AD8"/>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7B2"/>
    <w:rsid w:val="00A74804"/>
    <w:rsid w:val="00A748FC"/>
    <w:rsid w:val="00A751FB"/>
    <w:rsid w:val="00A75381"/>
    <w:rsid w:val="00A7581A"/>
    <w:rsid w:val="00A75866"/>
    <w:rsid w:val="00A75925"/>
    <w:rsid w:val="00A75B67"/>
    <w:rsid w:val="00A75FC4"/>
    <w:rsid w:val="00A76C6C"/>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3C3"/>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454"/>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86C"/>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C8D"/>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1E00"/>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07FA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5C04"/>
    <w:rsid w:val="00B368B1"/>
    <w:rsid w:val="00B36BA2"/>
    <w:rsid w:val="00B36E10"/>
    <w:rsid w:val="00B376D6"/>
    <w:rsid w:val="00B37925"/>
    <w:rsid w:val="00B37E82"/>
    <w:rsid w:val="00B40373"/>
    <w:rsid w:val="00B4090A"/>
    <w:rsid w:val="00B40A09"/>
    <w:rsid w:val="00B40E41"/>
    <w:rsid w:val="00B41A84"/>
    <w:rsid w:val="00B41FAA"/>
    <w:rsid w:val="00B420E1"/>
    <w:rsid w:val="00B424FF"/>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1F40"/>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A66"/>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0ED"/>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0A62"/>
    <w:rsid w:val="00BD1099"/>
    <w:rsid w:val="00BD1224"/>
    <w:rsid w:val="00BD1597"/>
    <w:rsid w:val="00BD1A4E"/>
    <w:rsid w:val="00BD1FD0"/>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7F3"/>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ABC"/>
    <w:rsid w:val="00BF6D7A"/>
    <w:rsid w:val="00BF6D8C"/>
    <w:rsid w:val="00BF6E3B"/>
    <w:rsid w:val="00BF6E89"/>
    <w:rsid w:val="00BF6F7D"/>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D5A"/>
    <w:rsid w:val="00C13FC3"/>
    <w:rsid w:val="00C143BB"/>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2EE2"/>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571"/>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583"/>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1CFE"/>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9F3"/>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508"/>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479"/>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103"/>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5A9"/>
    <w:rsid w:val="00D13ACE"/>
    <w:rsid w:val="00D13D8D"/>
    <w:rsid w:val="00D146C0"/>
    <w:rsid w:val="00D147E7"/>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BF8"/>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5F8"/>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42E"/>
    <w:rsid w:val="00DA775E"/>
    <w:rsid w:val="00DA79F9"/>
    <w:rsid w:val="00DB015A"/>
    <w:rsid w:val="00DB0183"/>
    <w:rsid w:val="00DB0276"/>
    <w:rsid w:val="00DB0556"/>
    <w:rsid w:val="00DB05E2"/>
    <w:rsid w:val="00DB1156"/>
    <w:rsid w:val="00DB19E1"/>
    <w:rsid w:val="00DB1B16"/>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2044"/>
    <w:rsid w:val="00DD25F6"/>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7CF"/>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1757B"/>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685F"/>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A9F"/>
    <w:rsid w:val="00E85EA2"/>
    <w:rsid w:val="00E8608C"/>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1EE"/>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376"/>
    <w:rsid w:val="00EA77A7"/>
    <w:rsid w:val="00EA77CC"/>
    <w:rsid w:val="00EA7976"/>
    <w:rsid w:val="00EB072F"/>
    <w:rsid w:val="00EB077F"/>
    <w:rsid w:val="00EB08C1"/>
    <w:rsid w:val="00EB0E27"/>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5A5"/>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4451"/>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9D9"/>
    <w:rsid w:val="00EF1AAF"/>
    <w:rsid w:val="00EF1CA6"/>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047"/>
    <w:rsid w:val="00F1459D"/>
    <w:rsid w:val="00F146E5"/>
    <w:rsid w:val="00F14935"/>
    <w:rsid w:val="00F14E0A"/>
    <w:rsid w:val="00F14F69"/>
    <w:rsid w:val="00F150B0"/>
    <w:rsid w:val="00F15EFB"/>
    <w:rsid w:val="00F1614A"/>
    <w:rsid w:val="00F16B7B"/>
    <w:rsid w:val="00F16CEA"/>
    <w:rsid w:val="00F17785"/>
    <w:rsid w:val="00F17BCC"/>
    <w:rsid w:val="00F17FD6"/>
    <w:rsid w:val="00F20C43"/>
    <w:rsid w:val="00F21540"/>
    <w:rsid w:val="00F2170B"/>
    <w:rsid w:val="00F22076"/>
    <w:rsid w:val="00F2241C"/>
    <w:rsid w:val="00F228C6"/>
    <w:rsid w:val="00F228C7"/>
    <w:rsid w:val="00F22F19"/>
    <w:rsid w:val="00F22FC2"/>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5C05"/>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B15"/>
    <w:rsid w:val="00F96F07"/>
    <w:rsid w:val="00F9704D"/>
    <w:rsid w:val="00F9728F"/>
    <w:rsid w:val="00F97487"/>
    <w:rsid w:val="00F97AA2"/>
    <w:rsid w:val="00F97B2C"/>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1BBD"/>
    <w:rsid w:val="00FC2055"/>
    <w:rsid w:val="00FC2503"/>
    <w:rsid w:val="00FC277B"/>
    <w:rsid w:val="00FC29E6"/>
    <w:rsid w:val="00FC2B86"/>
    <w:rsid w:val="00FC3668"/>
    <w:rsid w:val="00FC36E9"/>
    <w:rsid w:val="00FC3AD5"/>
    <w:rsid w:val="00FC3EEE"/>
    <w:rsid w:val="00FC4368"/>
    <w:rsid w:val="00FC4DFE"/>
    <w:rsid w:val="00FC5101"/>
    <w:rsid w:val="00FC589D"/>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emf"/><Relationship Id="rId63" Type="http://schemas.openxmlformats.org/officeDocument/2006/relationships/image" Target="media/image30.emf"/><Relationship Id="rId68" Type="http://schemas.openxmlformats.org/officeDocument/2006/relationships/package" Target="embeddings/Microsoft_Visio___17.vsdx"/><Relationship Id="rId84" Type="http://schemas.openxmlformats.org/officeDocument/2006/relationships/header" Target="header7.xml"/><Relationship Id="rId89" Type="http://schemas.microsoft.com/office/2011/relationships/people" Target="peop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emf"/><Relationship Id="rId58" Type="http://schemas.openxmlformats.org/officeDocument/2006/relationships/image" Target="media/image27.jp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package" Target="embeddings/Microsoft_Visio___10.vsdx"/><Relationship Id="rId56" Type="http://schemas.openxmlformats.org/officeDocument/2006/relationships/package" Target="embeddings/Microsoft_Visio___13.vsdx"/><Relationship Id="rId64" Type="http://schemas.openxmlformats.org/officeDocument/2006/relationships/package" Target="embeddings/Microsoft_Visio___16.vsdx"/><Relationship Id="rId69" Type="http://schemas.openxmlformats.org/officeDocument/2006/relationships/image" Target="media/image34.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package" Target="embeddings/Microsoft_Visio___11.vsdx"/><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Visio___12.vsdx"/><Relationship Id="rId62" Type="http://schemas.openxmlformats.org/officeDocument/2006/relationships/package" Target="embeddings/Microsoft_Visio___15.vsdx"/><Relationship Id="rId70" Type="http://schemas.openxmlformats.org/officeDocument/2006/relationships/package" Target="embeddings/Microsoft_Visio___18.vsdx"/><Relationship Id="rId75" Type="http://schemas.openxmlformats.org/officeDocument/2006/relationships/image" Target="media/image39.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image" Target="media/image21.pn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image" Target="media/image23.jpg"/><Relationship Id="rId60" Type="http://schemas.openxmlformats.org/officeDocument/2006/relationships/package" Target="embeddings/Microsoft_Visio___14.vsdx"/><Relationship Id="rId65" Type="http://schemas.openxmlformats.org/officeDocument/2006/relationships/image" Target="media/image31.jp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chart" Target="charts/chart1.xm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footer" Target="footer6.xml"/><Relationship Id="rId61" Type="http://schemas.openxmlformats.org/officeDocument/2006/relationships/image" Target="media/image29.emf"/><Relationship Id="rId82" Type="http://schemas.openxmlformats.org/officeDocument/2006/relationships/chart" Target="charts/chart2.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07B0D-9D3E-4719-855B-CDD84D834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67</Pages>
  <Words>9403</Words>
  <Characters>53600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216</cp:revision>
  <cp:lastPrinted>2017-09-08T02:40:00Z</cp:lastPrinted>
  <dcterms:created xsi:type="dcterms:W3CDTF">2017-09-06T02:44:00Z</dcterms:created>
  <dcterms:modified xsi:type="dcterms:W3CDTF">2017-10-24T09:03:00Z</dcterms:modified>
</cp:coreProperties>
</file>