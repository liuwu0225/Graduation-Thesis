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2EA67928" w14:textId="77777777" w:rsidR="00EF300D" w:rsidRDefault="00E750D5">
          <w:pPr>
            <w:pStyle w:val="10"/>
            <w:rPr>
              <w:ins w:id="3" w:author="微软用户" w:date="2017-08-27T14:08:00Z"/>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ins w:id="4" w:author="微软用户" w:date="2017-08-27T14:08:00Z">
            <w:r w:rsidR="00EF300D" w:rsidRPr="004E70C4">
              <w:rPr>
                <w:rStyle w:val="ab"/>
                <w:noProof/>
              </w:rPr>
              <w:fldChar w:fldCharType="begin"/>
            </w:r>
            <w:r w:rsidR="00EF300D" w:rsidRPr="004E70C4">
              <w:rPr>
                <w:rStyle w:val="ab"/>
                <w:noProof/>
              </w:rPr>
              <w:instrText xml:space="preserve"> </w:instrText>
            </w:r>
            <w:r w:rsidR="00EF300D">
              <w:rPr>
                <w:noProof/>
              </w:rPr>
              <w:instrText>HYPERLINK \l "_Toc491606251"</w:instrText>
            </w:r>
            <w:r w:rsidR="00EF300D" w:rsidRPr="004E70C4">
              <w:rPr>
                <w:rStyle w:val="ab"/>
                <w:noProof/>
              </w:rPr>
              <w:instrText xml:space="preserve"> </w:instrText>
            </w:r>
            <w:r w:rsidR="00EF300D" w:rsidRPr="004E70C4">
              <w:rPr>
                <w:rStyle w:val="ab"/>
                <w:noProof/>
              </w:rPr>
            </w:r>
            <w:r w:rsidR="00EF300D" w:rsidRPr="004E70C4">
              <w:rPr>
                <w:rStyle w:val="ab"/>
                <w:noProof/>
              </w:rPr>
              <w:fldChar w:fldCharType="separate"/>
            </w:r>
            <w:r w:rsidR="00EF300D" w:rsidRPr="004E70C4">
              <w:rPr>
                <w:rStyle w:val="ab"/>
                <w:rFonts w:ascii="Times New Roman" w:hAnsi="Times New Roman" w:cs="Times New Roman" w:hint="eastAsia"/>
                <w:noProof/>
                <w:spacing w:val="10"/>
              </w:rPr>
              <w:t>摘要</w:t>
            </w:r>
            <w:r w:rsidR="00EF300D">
              <w:rPr>
                <w:noProof/>
                <w:webHidden/>
              </w:rPr>
              <w:tab/>
            </w:r>
            <w:r w:rsidR="00EF300D">
              <w:rPr>
                <w:noProof/>
                <w:webHidden/>
              </w:rPr>
              <w:fldChar w:fldCharType="begin"/>
            </w:r>
            <w:r w:rsidR="00EF300D">
              <w:rPr>
                <w:noProof/>
                <w:webHidden/>
              </w:rPr>
              <w:instrText xml:space="preserve"> PAGEREF _Toc491606251 \h </w:instrText>
            </w:r>
            <w:r w:rsidR="00EF300D">
              <w:rPr>
                <w:noProof/>
                <w:webHidden/>
              </w:rPr>
            </w:r>
          </w:ins>
          <w:r w:rsidR="00EF300D">
            <w:rPr>
              <w:noProof/>
              <w:webHidden/>
            </w:rPr>
            <w:fldChar w:fldCharType="separate"/>
          </w:r>
          <w:ins w:id="5" w:author="微软用户" w:date="2017-08-27T14:08:00Z">
            <w:r w:rsidR="00EF300D">
              <w:rPr>
                <w:noProof/>
                <w:webHidden/>
              </w:rPr>
              <w:t>1</w:t>
            </w:r>
            <w:r w:rsidR="00EF300D">
              <w:rPr>
                <w:noProof/>
                <w:webHidden/>
              </w:rPr>
              <w:fldChar w:fldCharType="end"/>
            </w:r>
            <w:r w:rsidR="00EF300D" w:rsidRPr="004E70C4">
              <w:rPr>
                <w:rStyle w:val="ab"/>
                <w:noProof/>
              </w:rPr>
              <w:fldChar w:fldCharType="end"/>
            </w:r>
          </w:ins>
        </w:p>
        <w:p w14:paraId="4382ACED" w14:textId="77777777" w:rsidR="00EF300D" w:rsidRDefault="00EF300D">
          <w:pPr>
            <w:pStyle w:val="10"/>
            <w:rPr>
              <w:ins w:id="6" w:author="微软用户" w:date="2017-08-27T14:08:00Z"/>
              <w:noProof/>
            </w:rPr>
          </w:pPr>
          <w:ins w:id="7" w:author="微软用户" w:date="2017-08-27T14:08:00Z">
            <w:r w:rsidRPr="004E70C4">
              <w:rPr>
                <w:rStyle w:val="ab"/>
                <w:noProof/>
              </w:rPr>
              <w:fldChar w:fldCharType="begin"/>
            </w:r>
            <w:r w:rsidRPr="004E70C4">
              <w:rPr>
                <w:rStyle w:val="ab"/>
                <w:noProof/>
              </w:rPr>
              <w:instrText xml:space="preserve"> </w:instrText>
            </w:r>
            <w:r>
              <w:rPr>
                <w:noProof/>
              </w:rPr>
              <w:instrText>HYPERLINK \l "_Toc491606252"</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_Toc491606252 \h </w:instrText>
            </w:r>
            <w:r>
              <w:rPr>
                <w:noProof/>
                <w:webHidden/>
              </w:rPr>
            </w:r>
          </w:ins>
          <w:r>
            <w:rPr>
              <w:noProof/>
              <w:webHidden/>
            </w:rPr>
            <w:fldChar w:fldCharType="separate"/>
          </w:r>
          <w:ins w:id="8" w:author="微软用户" w:date="2017-08-27T14:08:00Z">
            <w:r>
              <w:rPr>
                <w:noProof/>
                <w:webHidden/>
              </w:rPr>
              <w:t>1</w:t>
            </w:r>
            <w:r>
              <w:rPr>
                <w:noProof/>
                <w:webHidden/>
              </w:rPr>
              <w:fldChar w:fldCharType="end"/>
            </w:r>
            <w:r w:rsidRPr="004E70C4">
              <w:rPr>
                <w:rStyle w:val="ab"/>
                <w:noProof/>
              </w:rPr>
              <w:fldChar w:fldCharType="end"/>
            </w:r>
          </w:ins>
        </w:p>
        <w:p w14:paraId="0730DF2F" w14:textId="77777777" w:rsidR="00EF300D" w:rsidRDefault="00EF300D">
          <w:pPr>
            <w:pStyle w:val="10"/>
            <w:rPr>
              <w:ins w:id="9" w:author="微软用户" w:date="2017-08-27T14:08:00Z"/>
              <w:noProof/>
            </w:rPr>
          </w:pPr>
          <w:ins w:id="10" w:author="微软用户" w:date="2017-08-27T14:08:00Z">
            <w:r w:rsidRPr="004E70C4">
              <w:rPr>
                <w:rStyle w:val="ab"/>
                <w:noProof/>
              </w:rPr>
              <w:fldChar w:fldCharType="begin"/>
            </w:r>
            <w:r w:rsidRPr="004E70C4">
              <w:rPr>
                <w:rStyle w:val="ab"/>
                <w:noProof/>
              </w:rPr>
              <w:instrText xml:space="preserve"> </w:instrText>
            </w:r>
            <w:r>
              <w:rPr>
                <w:noProof/>
              </w:rPr>
              <w:instrText>HYPERLINK \l "_Toc491606253"</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rFonts w:ascii="Times New Roman" w:hAnsi="Times New Roman" w:cs="Times New Roman" w:hint="eastAsia"/>
                <w:noProof/>
              </w:rPr>
              <w:t>第一章</w:t>
            </w:r>
            <w:r w:rsidRPr="004E70C4">
              <w:rPr>
                <w:rStyle w:val="ab"/>
                <w:rFonts w:ascii="Times New Roman" w:hAnsi="Times New Roman" w:cs="Times New Roman"/>
                <w:noProof/>
              </w:rPr>
              <w:t xml:space="preserve"> </w:t>
            </w:r>
            <w:r w:rsidRPr="004E70C4">
              <w:rPr>
                <w:rStyle w:val="ab"/>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_Toc491606253 \h </w:instrText>
            </w:r>
            <w:r>
              <w:rPr>
                <w:noProof/>
                <w:webHidden/>
              </w:rPr>
            </w:r>
          </w:ins>
          <w:r>
            <w:rPr>
              <w:noProof/>
              <w:webHidden/>
            </w:rPr>
            <w:fldChar w:fldCharType="separate"/>
          </w:r>
          <w:ins w:id="11" w:author="微软用户" w:date="2017-08-27T14:08:00Z">
            <w:r>
              <w:rPr>
                <w:noProof/>
                <w:webHidden/>
              </w:rPr>
              <w:t>2</w:t>
            </w:r>
            <w:r>
              <w:rPr>
                <w:noProof/>
                <w:webHidden/>
              </w:rPr>
              <w:fldChar w:fldCharType="end"/>
            </w:r>
            <w:r w:rsidRPr="004E70C4">
              <w:rPr>
                <w:rStyle w:val="ab"/>
                <w:noProof/>
              </w:rPr>
              <w:fldChar w:fldCharType="end"/>
            </w:r>
          </w:ins>
        </w:p>
        <w:p w14:paraId="78EED4CE" w14:textId="77777777" w:rsidR="00EF300D" w:rsidRDefault="00EF300D">
          <w:pPr>
            <w:pStyle w:val="23"/>
            <w:tabs>
              <w:tab w:val="right" w:leader="dot" w:pos="8302"/>
            </w:tabs>
            <w:rPr>
              <w:ins w:id="12" w:author="微软用户" w:date="2017-08-27T14:08:00Z"/>
              <w:noProof/>
            </w:rPr>
          </w:pPr>
          <w:ins w:id="13" w:author="微软用户" w:date="2017-08-27T14:08:00Z">
            <w:r w:rsidRPr="004E70C4">
              <w:rPr>
                <w:rStyle w:val="ab"/>
                <w:noProof/>
              </w:rPr>
              <w:fldChar w:fldCharType="begin"/>
            </w:r>
            <w:r w:rsidRPr="004E70C4">
              <w:rPr>
                <w:rStyle w:val="ab"/>
                <w:noProof/>
              </w:rPr>
              <w:instrText xml:space="preserve"> </w:instrText>
            </w:r>
            <w:r>
              <w:rPr>
                <w:noProof/>
              </w:rPr>
              <w:instrText>HYPERLINK \l "_Toc491606254"</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1.1 </w:t>
            </w:r>
            <w:r w:rsidRPr="004E70C4">
              <w:rPr>
                <w:rStyle w:val="ab"/>
                <w:rFonts w:hint="eastAsia"/>
                <w:noProof/>
              </w:rPr>
              <w:t>研究背景</w:t>
            </w:r>
            <w:r>
              <w:rPr>
                <w:noProof/>
                <w:webHidden/>
              </w:rPr>
              <w:tab/>
            </w:r>
            <w:r>
              <w:rPr>
                <w:noProof/>
                <w:webHidden/>
              </w:rPr>
              <w:fldChar w:fldCharType="begin"/>
            </w:r>
            <w:r>
              <w:rPr>
                <w:noProof/>
                <w:webHidden/>
              </w:rPr>
              <w:instrText xml:space="preserve"> PAGEREF _Toc491606254 \h </w:instrText>
            </w:r>
            <w:r>
              <w:rPr>
                <w:noProof/>
                <w:webHidden/>
              </w:rPr>
            </w:r>
          </w:ins>
          <w:r>
            <w:rPr>
              <w:noProof/>
              <w:webHidden/>
            </w:rPr>
            <w:fldChar w:fldCharType="separate"/>
          </w:r>
          <w:ins w:id="14" w:author="微软用户" w:date="2017-08-27T14:08:00Z">
            <w:r>
              <w:rPr>
                <w:noProof/>
                <w:webHidden/>
              </w:rPr>
              <w:t>2</w:t>
            </w:r>
            <w:r>
              <w:rPr>
                <w:noProof/>
                <w:webHidden/>
              </w:rPr>
              <w:fldChar w:fldCharType="end"/>
            </w:r>
            <w:r w:rsidRPr="004E70C4">
              <w:rPr>
                <w:rStyle w:val="ab"/>
                <w:noProof/>
              </w:rPr>
              <w:fldChar w:fldCharType="end"/>
            </w:r>
          </w:ins>
        </w:p>
        <w:p w14:paraId="7D66CEA8" w14:textId="77777777" w:rsidR="00EF300D" w:rsidRDefault="00EF300D">
          <w:pPr>
            <w:pStyle w:val="23"/>
            <w:tabs>
              <w:tab w:val="right" w:leader="dot" w:pos="8302"/>
            </w:tabs>
            <w:rPr>
              <w:ins w:id="15" w:author="微软用户" w:date="2017-08-27T14:08:00Z"/>
              <w:noProof/>
            </w:rPr>
          </w:pPr>
          <w:ins w:id="16" w:author="微软用户" w:date="2017-08-27T14:08:00Z">
            <w:r w:rsidRPr="004E70C4">
              <w:rPr>
                <w:rStyle w:val="ab"/>
                <w:noProof/>
              </w:rPr>
              <w:fldChar w:fldCharType="begin"/>
            </w:r>
            <w:r w:rsidRPr="004E70C4">
              <w:rPr>
                <w:rStyle w:val="ab"/>
                <w:noProof/>
              </w:rPr>
              <w:instrText xml:space="preserve"> </w:instrText>
            </w:r>
            <w:r>
              <w:rPr>
                <w:noProof/>
              </w:rPr>
              <w:instrText>HYPERLINK \l "_Toc491606255"</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1.2 </w:t>
            </w:r>
            <w:r w:rsidRPr="004E70C4">
              <w:rPr>
                <w:rStyle w:val="ab"/>
                <w:rFonts w:hint="eastAsia"/>
                <w:noProof/>
              </w:rPr>
              <w:t>研究内容及意义</w:t>
            </w:r>
            <w:r>
              <w:rPr>
                <w:noProof/>
                <w:webHidden/>
              </w:rPr>
              <w:tab/>
            </w:r>
            <w:r>
              <w:rPr>
                <w:noProof/>
                <w:webHidden/>
              </w:rPr>
              <w:fldChar w:fldCharType="begin"/>
            </w:r>
            <w:r>
              <w:rPr>
                <w:noProof/>
                <w:webHidden/>
              </w:rPr>
              <w:instrText xml:space="preserve"> PAGEREF _Toc491606255 \h </w:instrText>
            </w:r>
            <w:r>
              <w:rPr>
                <w:noProof/>
                <w:webHidden/>
              </w:rPr>
            </w:r>
          </w:ins>
          <w:r>
            <w:rPr>
              <w:noProof/>
              <w:webHidden/>
            </w:rPr>
            <w:fldChar w:fldCharType="separate"/>
          </w:r>
          <w:ins w:id="17" w:author="微软用户" w:date="2017-08-27T14:08:00Z">
            <w:r>
              <w:rPr>
                <w:noProof/>
                <w:webHidden/>
              </w:rPr>
              <w:t>4</w:t>
            </w:r>
            <w:r>
              <w:rPr>
                <w:noProof/>
                <w:webHidden/>
              </w:rPr>
              <w:fldChar w:fldCharType="end"/>
            </w:r>
            <w:r w:rsidRPr="004E70C4">
              <w:rPr>
                <w:rStyle w:val="ab"/>
                <w:noProof/>
              </w:rPr>
              <w:fldChar w:fldCharType="end"/>
            </w:r>
          </w:ins>
        </w:p>
        <w:p w14:paraId="6C12EB8E" w14:textId="77777777" w:rsidR="00EF300D" w:rsidRDefault="00EF300D">
          <w:pPr>
            <w:pStyle w:val="23"/>
            <w:tabs>
              <w:tab w:val="right" w:leader="dot" w:pos="8302"/>
            </w:tabs>
            <w:rPr>
              <w:ins w:id="18" w:author="微软用户" w:date="2017-08-27T14:08:00Z"/>
              <w:noProof/>
            </w:rPr>
          </w:pPr>
          <w:ins w:id="19" w:author="微软用户" w:date="2017-08-27T14:08:00Z">
            <w:r w:rsidRPr="004E70C4">
              <w:rPr>
                <w:rStyle w:val="ab"/>
                <w:noProof/>
              </w:rPr>
              <w:fldChar w:fldCharType="begin"/>
            </w:r>
            <w:r w:rsidRPr="004E70C4">
              <w:rPr>
                <w:rStyle w:val="ab"/>
                <w:noProof/>
              </w:rPr>
              <w:instrText xml:space="preserve"> </w:instrText>
            </w:r>
            <w:r>
              <w:rPr>
                <w:noProof/>
              </w:rPr>
              <w:instrText>HYPERLINK \l "_Toc491606256"</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1.3 </w:t>
            </w:r>
            <w:r w:rsidRPr="004E70C4">
              <w:rPr>
                <w:rStyle w:val="ab"/>
                <w:rFonts w:hint="eastAsia"/>
                <w:noProof/>
              </w:rPr>
              <w:t>论文的组织</w:t>
            </w:r>
            <w:r>
              <w:rPr>
                <w:noProof/>
                <w:webHidden/>
              </w:rPr>
              <w:tab/>
            </w:r>
            <w:r>
              <w:rPr>
                <w:noProof/>
                <w:webHidden/>
              </w:rPr>
              <w:fldChar w:fldCharType="begin"/>
            </w:r>
            <w:r>
              <w:rPr>
                <w:noProof/>
                <w:webHidden/>
              </w:rPr>
              <w:instrText xml:space="preserve"> PAGEREF _Toc491606256 \h </w:instrText>
            </w:r>
            <w:r>
              <w:rPr>
                <w:noProof/>
                <w:webHidden/>
              </w:rPr>
            </w:r>
          </w:ins>
          <w:r>
            <w:rPr>
              <w:noProof/>
              <w:webHidden/>
            </w:rPr>
            <w:fldChar w:fldCharType="separate"/>
          </w:r>
          <w:ins w:id="20" w:author="微软用户" w:date="2017-08-27T14:08:00Z">
            <w:r>
              <w:rPr>
                <w:noProof/>
                <w:webHidden/>
              </w:rPr>
              <w:t>5</w:t>
            </w:r>
            <w:r>
              <w:rPr>
                <w:noProof/>
                <w:webHidden/>
              </w:rPr>
              <w:fldChar w:fldCharType="end"/>
            </w:r>
            <w:r w:rsidRPr="004E70C4">
              <w:rPr>
                <w:rStyle w:val="ab"/>
                <w:noProof/>
              </w:rPr>
              <w:fldChar w:fldCharType="end"/>
            </w:r>
          </w:ins>
        </w:p>
        <w:p w14:paraId="2CE38F6A" w14:textId="77777777" w:rsidR="00EF300D" w:rsidRDefault="00EF300D">
          <w:pPr>
            <w:pStyle w:val="10"/>
            <w:rPr>
              <w:ins w:id="21" w:author="微软用户" w:date="2017-08-27T14:08:00Z"/>
              <w:noProof/>
            </w:rPr>
          </w:pPr>
          <w:ins w:id="22" w:author="微软用户" w:date="2017-08-27T14:08:00Z">
            <w:r w:rsidRPr="004E70C4">
              <w:rPr>
                <w:rStyle w:val="ab"/>
                <w:noProof/>
              </w:rPr>
              <w:fldChar w:fldCharType="begin"/>
            </w:r>
            <w:r w:rsidRPr="004E70C4">
              <w:rPr>
                <w:rStyle w:val="ab"/>
                <w:noProof/>
              </w:rPr>
              <w:instrText xml:space="preserve"> </w:instrText>
            </w:r>
            <w:r>
              <w:rPr>
                <w:noProof/>
              </w:rPr>
              <w:instrText>HYPERLINK \l "_Toc491606257"</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rFonts w:ascii="Times New Roman" w:hAnsi="Times New Roman" w:cs="Times New Roman" w:hint="eastAsia"/>
                <w:noProof/>
              </w:rPr>
              <w:t>第二章</w:t>
            </w:r>
            <w:r w:rsidRPr="004E70C4">
              <w:rPr>
                <w:rStyle w:val="ab"/>
                <w:rFonts w:ascii="Times New Roman" w:hAnsi="Times New Roman" w:cs="Times New Roman"/>
                <w:noProof/>
              </w:rPr>
              <w:t xml:space="preserve"> </w:t>
            </w:r>
            <w:r w:rsidRPr="004E70C4">
              <w:rPr>
                <w:rStyle w:val="ab"/>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_Toc491606257 \h </w:instrText>
            </w:r>
            <w:r>
              <w:rPr>
                <w:noProof/>
                <w:webHidden/>
              </w:rPr>
            </w:r>
          </w:ins>
          <w:r>
            <w:rPr>
              <w:noProof/>
              <w:webHidden/>
            </w:rPr>
            <w:fldChar w:fldCharType="separate"/>
          </w:r>
          <w:ins w:id="23" w:author="微软用户" w:date="2017-08-27T14:08:00Z">
            <w:r>
              <w:rPr>
                <w:noProof/>
                <w:webHidden/>
              </w:rPr>
              <w:t>6</w:t>
            </w:r>
            <w:r>
              <w:rPr>
                <w:noProof/>
                <w:webHidden/>
              </w:rPr>
              <w:fldChar w:fldCharType="end"/>
            </w:r>
            <w:r w:rsidRPr="004E70C4">
              <w:rPr>
                <w:rStyle w:val="ab"/>
                <w:noProof/>
              </w:rPr>
              <w:fldChar w:fldCharType="end"/>
            </w:r>
          </w:ins>
        </w:p>
        <w:p w14:paraId="31018D7B" w14:textId="77777777" w:rsidR="00EF300D" w:rsidRDefault="00EF300D">
          <w:pPr>
            <w:pStyle w:val="23"/>
            <w:tabs>
              <w:tab w:val="right" w:leader="dot" w:pos="8302"/>
            </w:tabs>
            <w:rPr>
              <w:ins w:id="24" w:author="微软用户" w:date="2017-08-27T14:08:00Z"/>
              <w:noProof/>
            </w:rPr>
          </w:pPr>
          <w:ins w:id="25" w:author="微软用户" w:date="2017-08-27T14:08:00Z">
            <w:r w:rsidRPr="004E70C4">
              <w:rPr>
                <w:rStyle w:val="ab"/>
                <w:noProof/>
              </w:rPr>
              <w:fldChar w:fldCharType="begin"/>
            </w:r>
            <w:r w:rsidRPr="004E70C4">
              <w:rPr>
                <w:rStyle w:val="ab"/>
                <w:noProof/>
              </w:rPr>
              <w:instrText xml:space="preserve"> </w:instrText>
            </w:r>
            <w:r>
              <w:rPr>
                <w:noProof/>
              </w:rPr>
              <w:instrText>HYPERLINK \l "_Toc491606258"</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2.1 </w:t>
            </w:r>
            <w:r w:rsidRPr="004E70C4">
              <w:rPr>
                <w:rStyle w:val="ab"/>
                <w:rFonts w:hint="eastAsia"/>
                <w:noProof/>
              </w:rPr>
              <w:t>云备份与中间件</w:t>
            </w:r>
            <w:r>
              <w:rPr>
                <w:noProof/>
                <w:webHidden/>
              </w:rPr>
              <w:tab/>
            </w:r>
            <w:r>
              <w:rPr>
                <w:noProof/>
                <w:webHidden/>
              </w:rPr>
              <w:fldChar w:fldCharType="begin"/>
            </w:r>
            <w:r>
              <w:rPr>
                <w:noProof/>
                <w:webHidden/>
              </w:rPr>
              <w:instrText xml:space="preserve"> PAGEREF _Toc491606258 \h </w:instrText>
            </w:r>
            <w:r>
              <w:rPr>
                <w:noProof/>
                <w:webHidden/>
              </w:rPr>
            </w:r>
          </w:ins>
          <w:r>
            <w:rPr>
              <w:noProof/>
              <w:webHidden/>
            </w:rPr>
            <w:fldChar w:fldCharType="separate"/>
          </w:r>
          <w:ins w:id="26" w:author="微软用户" w:date="2017-08-27T14:08:00Z">
            <w:r>
              <w:rPr>
                <w:noProof/>
                <w:webHidden/>
              </w:rPr>
              <w:t>6</w:t>
            </w:r>
            <w:r>
              <w:rPr>
                <w:noProof/>
                <w:webHidden/>
              </w:rPr>
              <w:fldChar w:fldCharType="end"/>
            </w:r>
            <w:r w:rsidRPr="004E70C4">
              <w:rPr>
                <w:rStyle w:val="ab"/>
                <w:noProof/>
              </w:rPr>
              <w:fldChar w:fldCharType="end"/>
            </w:r>
          </w:ins>
        </w:p>
        <w:p w14:paraId="239D7576" w14:textId="77777777" w:rsidR="00EF300D" w:rsidRDefault="00EF300D">
          <w:pPr>
            <w:pStyle w:val="32"/>
            <w:tabs>
              <w:tab w:val="right" w:leader="dot" w:pos="8302"/>
            </w:tabs>
            <w:rPr>
              <w:ins w:id="27" w:author="微软用户" w:date="2017-08-27T14:08:00Z"/>
              <w:noProof/>
            </w:rPr>
          </w:pPr>
          <w:ins w:id="28" w:author="微软用户" w:date="2017-08-27T14:08:00Z">
            <w:r w:rsidRPr="004E70C4">
              <w:rPr>
                <w:rStyle w:val="ab"/>
                <w:noProof/>
              </w:rPr>
              <w:fldChar w:fldCharType="begin"/>
            </w:r>
            <w:r w:rsidRPr="004E70C4">
              <w:rPr>
                <w:rStyle w:val="ab"/>
                <w:noProof/>
              </w:rPr>
              <w:instrText xml:space="preserve"> </w:instrText>
            </w:r>
            <w:r>
              <w:rPr>
                <w:noProof/>
              </w:rPr>
              <w:instrText>HYPERLINK \l "_Toc491606259"</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2.1.1 </w:t>
            </w:r>
            <w:r w:rsidRPr="004E70C4">
              <w:rPr>
                <w:rStyle w:val="ab"/>
                <w:rFonts w:hint="eastAsia"/>
                <w:noProof/>
              </w:rPr>
              <w:t>云备份特点</w:t>
            </w:r>
            <w:r>
              <w:rPr>
                <w:noProof/>
                <w:webHidden/>
              </w:rPr>
              <w:tab/>
            </w:r>
            <w:r>
              <w:rPr>
                <w:noProof/>
                <w:webHidden/>
              </w:rPr>
              <w:fldChar w:fldCharType="begin"/>
            </w:r>
            <w:r>
              <w:rPr>
                <w:noProof/>
                <w:webHidden/>
              </w:rPr>
              <w:instrText xml:space="preserve"> PAGEREF _Toc491606259 \h </w:instrText>
            </w:r>
            <w:r>
              <w:rPr>
                <w:noProof/>
                <w:webHidden/>
              </w:rPr>
            </w:r>
          </w:ins>
          <w:r>
            <w:rPr>
              <w:noProof/>
              <w:webHidden/>
            </w:rPr>
            <w:fldChar w:fldCharType="separate"/>
          </w:r>
          <w:ins w:id="29" w:author="微软用户" w:date="2017-08-27T14:08:00Z">
            <w:r>
              <w:rPr>
                <w:noProof/>
                <w:webHidden/>
              </w:rPr>
              <w:t>6</w:t>
            </w:r>
            <w:r>
              <w:rPr>
                <w:noProof/>
                <w:webHidden/>
              </w:rPr>
              <w:fldChar w:fldCharType="end"/>
            </w:r>
            <w:r w:rsidRPr="004E70C4">
              <w:rPr>
                <w:rStyle w:val="ab"/>
                <w:noProof/>
              </w:rPr>
              <w:fldChar w:fldCharType="end"/>
            </w:r>
          </w:ins>
        </w:p>
        <w:p w14:paraId="6AAFF82C" w14:textId="77777777" w:rsidR="00EF300D" w:rsidRDefault="00EF300D">
          <w:pPr>
            <w:pStyle w:val="32"/>
            <w:tabs>
              <w:tab w:val="right" w:leader="dot" w:pos="8302"/>
            </w:tabs>
            <w:rPr>
              <w:ins w:id="30" w:author="微软用户" w:date="2017-08-27T14:08:00Z"/>
              <w:noProof/>
            </w:rPr>
          </w:pPr>
          <w:ins w:id="31" w:author="微软用户" w:date="2017-08-27T14:08:00Z">
            <w:r w:rsidRPr="004E70C4">
              <w:rPr>
                <w:rStyle w:val="ab"/>
                <w:noProof/>
              </w:rPr>
              <w:fldChar w:fldCharType="begin"/>
            </w:r>
            <w:r w:rsidRPr="004E70C4">
              <w:rPr>
                <w:rStyle w:val="ab"/>
                <w:noProof/>
              </w:rPr>
              <w:instrText xml:space="preserve"> </w:instrText>
            </w:r>
            <w:r>
              <w:rPr>
                <w:noProof/>
              </w:rPr>
              <w:instrText>HYPERLINK \l "_Toc491606260"</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2.1.2 </w:t>
            </w:r>
            <w:r w:rsidRPr="004E70C4">
              <w:rPr>
                <w:rStyle w:val="ab"/>
                <w:rFonts w:hint="eastAsia"/>
                <w:noProof/>
              </w:rPr>
              <w:t>云备份中间件</w:t>
            </w:r>
            <w:r>
              <w:rPr>
                <w:noProof/>
                <w:webHidden/>
              </w:rPr>
              <w:tab/>
            </w:r>
            <w:r>
              <w:rPr>
                <w:noProof/>
                <w:webHidden/>
              </w:rPr>
              <w:fldChar w:fldCharType="begin"/>
            </w:r>
            <w:r>
              <w:rPr>
                <w:noProof/>
                <w:webHidden/>
              </w:rPr>
              <w:instrText xml:space="preserve"> PAGEREF _Toc491606260 \h </w:instrText>
            </w:r>
            <w:r>
              <w:rPr>
                <w:noProof/>
                <w:webHidden/>
              </w:rPr>
            </w:r>
          </w:ins>
          <w:r>
            <w:rPr>
              <w:noProof/>
              <w:webHidden/>
            </w:rPr>
            <w:fldChar w:fldCharType="separate"/>
          </w:r>
          <w:ins w:id="32" w:author="微软用户" w:date="2017-08-27T14:08:00Z">
            <w:r>
              <w:rPr>
                <w:noProof/>
                <w:webHidden/>
              </w:rPr>
              <w:t>6</w:t>
            </w:r>
            <w:r>
              <w:rPr>
                <w:noProof/>
                <w:webHidden/>
              </w:rPr>
              <w:fldChar w:fldCharType="end"/>
            </w:r>
            <w:r w:rsidRPr="004E70C4">
              <w:rPr>
                <w:rStyle w:val="ab"/>
                <w:noProof/>
              </w:rPr>
              <w:fldChar w:fldCharType="end"/>
            </w:r>
          </w:ins>
        </w:p>
        <w:p w14:paraId="7BD094AF" w14:textId="77777777" w:rsidR="00EF300D" w:rsidRDefault="00EF300D">
          <w:pPr>
            <w:pStyle w:val="23"/>
            <w:tabs>
              <w:tab w:val="right" w:leader="dot" w:pos="8302"/>
            </w:tabs>
            <w:rPr>
              <w:ins w:id="33" w:author="微软用户" w:date="2017-08-27T14:08:00Z"/>
              <w:noProof/>
            </w:rPr>
          </w:pPr>
          <w:ins w:id="34" w:author="微软用户" w:date="2017-08-27T14:08:00Z">
            <w:r w:rsidRPr="004E70C4">
              <w:rPr>
                <w:rStyle w:val="ab"/>
                <w:noProof/>
              </w:rPr>
              <w:fldChar w:fldCharType="begin"/>
            </w:r>
            <w:r w:rsidRPr="004E70C4">
              <w:rPr>
                <w:rStyle w:val="ab"/>
                <w:noProof/>
              </w:rPr>
              <w:instrText xml:space="preserve"> </w:instrText>
            </w:r>
            <w:r>
              <w:rPr>
                <w:noProof/>
              </w:rPr>
              <w:instrText>HYPERLINK \l "_Toc491606261"</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2.3 SQLite</w:t>
            </w:r>
            <w:r>
              <w:rPr>
                <w:noProof/>
                <w:webHidden/>
              </w:rPr>
              <w:tab/>
            </w:r>
            <w:r>
              <w:rPr>
                <w:noProof/>
                <w:webHidden/>
              </w:rPr>
              <w:fldChar w:fldCharType="begin"/>
            </w:r>
            <w:r>
              <w:rPr>
                <w:noProof/>
                <w:webHidden/>
              </w:rPr>
              <w:instrText xml:space="preserve"> PAGEREF _Toc491606261 \h </w:instrText>
            </w:r>
            <w:r>
              <w:rPr>
                <w:noProof/>
                <w:webHidden/>
              </w:rPr>
            </w:r>
          </w:ins>
          <w:r>
            <w:rPr>
              <w:noProof/>
              <w:webHidden/>
            </w:rPr>
            <w:fldChar w:fldCharType="separate"/>
          </w:r>
          <w:ins w:id="35" w:author="微软用户" w:date="2017-08-27T14:08:00Z">
            <w:r>
              <w:rPr>
                <w:noProof/>
                <w:webHidden/>
              </w:rPr>
              <w:t>7</w:t>
            </w:r>
            <w:r>
              <w:rPr>
                <w:noProof/>
                <w:webHidden/>
              </w:rPr>
              <w:fldChar w:fldCharType="end"/>
            </w:r>
            <w:r w:rsidRPr="004E70C4">
              <w:rPr>
                <w:rStyle w:val="ab"/>
                <w:noProof/>
              </w:rPr>
              <w:fldChar w:fldCharType="end"/>
            </w:r>
          </w:ins>
        </w:p>
        <w:p w14:paraId="0BE50293" w14:textId="77777777" w:rsidR="00EF300D" w:rsidRDefault="00EF300D">
          <w:pPr>
            <w:pStyle w:val="23"/>
            <w:tabs>
              <w:tab w:val="right" w:leader="dot" w:pos="8302"/>
            </w:tabs>
            <w:rPr>
              <w:ins w:id="36" w:author="微软用户" w:date="2017-08-27T14:08:00Z"/>
              <w:noProof/>
            </w:rPr>
          </w:pPr>
          <w:ins w:id="37" w:author="微软用户" w:date="2017-08-27T14:08:00Z">
            <w:r w:rsidRPr="004E70C4">
              <w:rPr>
                <w:rStyle w:val="ab"/>
                <w:noProof/>
              </w:rPr>
              <w:fldChar w:fldCharType="begin"/>
            </w:r>
            <w:r w:rsidRPr="004E70C4">
              <w:rPr>
                <w:rStyle w:val="ab"/>
                <w:noProof/>
              </w:rPr>
              <w:instrText xml:space="preserve"> </w:instrText>
            </w:r>
            <w:r>
              <w:rPr>
                <w:noProof/>
              </w:rPr>
              <w:instrText>HYPERLINK \l "_Toc491606262"</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2.4 </w:t>
            </w:r>
            <w:r w:rsidRPr="004E70C4">
              <w:rPr>
                <w:rStyle w:val="ab"/>
                <w:rFonts w:hint="eastAsia"/>
                <w:noProof/>
              </w:rPr>
              <w:t>断点续传</w:t>
            </w:r>
            <w:r>
              <w:rPr>
                <w:noProof/>
                <w:webHidden/>
              </w:rPr>
              <w:tab/>
            </w:r>
            <w:r>
              <w:rPr>
                <w:noProof/>
                <w:webHidden/>
              </w:rPr>
              <w:fldChar w:fldCharType="begin"/>
            </w:r>
            <w:r>
              <w:rPr>
                <w:noProof/>
                <w:webHidden/>
              </w:rPr>
              <w:instrText xml:space="preserve"> PAGEREF _Toc491606262 \h </w:instrText>
            </w:r>
            <w:r>
              <w:rPr>
                <w:noProof/>
                <w:webHidden/>
              </w:rPr>
            </w:r>
          </w:ins>
          <w:r>
            <w:rPr>
              <w:noProof/>
              <w:webHidden/>
            </w:rPr>
            <w:fldChar w:fldCharType="separate"/>
          </w:r>
          <w:ins w:id="38" w:author="微软用户" w:date="2017-08-27T14:08:00Z">
            <w:r>
              <w:rPr>
                <w:noProof/>
                <w:webHidden/>
              </w:rPr>
              <w:t>8</w:t>
            </w:r>
            <w:r>
              <w:rPr>
                <w:noProof/>
                <w:webHidden/>
              </w:rPr>
              <w:fldChar w:fldCharType="end"/>
            </w:r>
            <w:r w:rsidRPr="004E70C4">
              <w:rPr>
                <w:rStyle w:val="ab"/>
                <w:noProof/>
              </w:rPr>
              <w:fldChar w:fldCharType="end"/>
            </w:r>
          </w:ins>
        </w:p>
        <w:p w14:paraId="6BA084C3" w14:textId="77777777" w:rsidR="00EF300D" w:rsidRDefault="00EF300D">
          <w:pPr>
            <w:pStyle w:val="23"/>
            <w:tabs>
              <w:tab w:val="right" w:leader="dot" w:pos="8302"/>
            </w:tabs>
            <w:rPr>
              <w:ins w:id="39" w:author="微软用户" w:date="2017-08-27T14:08:00Z"/>
              <w:noProof/>
            </w:rPr>
          </w:pPr>
          <w:ins w:id="40" w:author="微软用户" w:date="2017-08-27T14:08:00Z">
            <w:r w:rsidRPr="004E70C4">
              <w:rPr>
                <w:rStyle w:val="ab"/>
                <w:noProof/>
              </w:rPr>
              <w:fldChar w:fldCharType="begin"/>
            </w:r>
            <w:r w:rsidRPr="004E70C4">
              <w:rPr>
                <w:rStyle w:val="ab"/>
                <w:noProof/>
              </w:rPr>
              <w:instrText xml:space="preserve"> </w:instrText>
            </w:r>
            <w:r>
              <w:rPr>
                <w:noProof/>
              </w:rPr>
              <w:instrText>HYPERLINK \l "_Toc491606263"</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2.5 WebSocket</w:t>
            </w:r>
            <w:r>
              <w:rPr>
                <w:noProof/>
                <w:webHidden/>
              </w:rPr>
              <w:tab/>
            </w:r>
            <w:r>
              <w:rPr>
                <w:noProof/>
                <w:webHidden/>
              </w:rPr>
              <w:fldChar w:fldCharType="begin"/>
            </w:r>
            <w:r>
              <w:rPr>
                <w:noProof/>
                <w:webHidden/>
              </w:rPr>
              <w:instrText xml:space="preserve"> PAGEREF _Toc491606263 \h </w:instrText>
            </w:r>
            <w:r>
              <w:rPr>
                <w:noProof/>
                <w:webHidden/>
              </w:rPr>
            </w:r>
          </w:ins>
          <w:r>
            <w:rPr>
              <w:noProof/>
              <w:webHidden/>
            </w:rPr>
            <w:fldChar w:fldCharType="separate"/>
          </w:r>
          <w:ins w:id="41" w:author="微软用户" w:date="2017-08-27T14:08:00Z">
            <w:r>
              <w:rPr>
                <w:noProof/>
                <w:webHidden/>
              </w:rPr>
              <w:t>9</w:t>
            </w:r>
            <w:r>
              <w:rPr>
                <w:noProof/>
                <w:webHidden/>
              </w:rPr>
              <w:fldChar w:fldCharType="end"/>
            </w:r>
            <w:r w:rsidRPr="004E70C4">
              <w:rPr>
                <w:rStyle w:val="ab"/>
                <w:noProof/>
              </w:rPr>
              <w:fldChar w:fldCharType="end"/>
            </w:r>
          </w:ins>
        </w:p>
        <w:p w14:paraId="081211FF" w14:textId="77777777" w:rsidR="00EF300D" w:rsidRDefault="00EF300D">
          <w:pPr>
            <w:pStyle w:val="23"/>
            <w:tabs>
              <w:tab w:val="right" w:leader="dot" w:pos="8302"/>
            </w:tabs>
            <w:rPr>
              <w:ins w:id="42" w:author="微软用户" w:date="2017-08-27T14:08:00Z"/>
              <w:noProof/>
            </w:rPr>
          </w:pPr>
          <w:ins w:id="43" w:author="微软用户" w:date="2017-08-27T14:08:00Z">
            <w:r w:rsidRPr="004E70C4">
              <w:rPr>
                <w:rStyle w:val="ab"/>
                <w:noProof/>
              </w:rPr>
              <w:fldChar w:fldCharType="begin"/>
            </w:r>
            <w:r w:rsidRPr="004E70C4">
              <w:rPr>
                <w:rStyle w:val="ab"/>
                <w:noProof/>
              </w:rPr>
              <w:instrText xml:space="preserve"> </w:instrText>
            </w:r>
            <w:r>
              <w:rPr>
                <w:noProof/>
              </w:rPr>
              <w:instrText>HYPERLINK \l "_Toc491606264"</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2.6 WebExtension</w:t>
            </w:r>
            <w:r>
              <w:rPr>
                <w:noProof/>
                <w:webHidden/>
              </w:rPr>
              <w:tab/>
            </w:r>
            <w:r>
              <w:rPr>
                <w:noProof/>
                <w:webHidden/>
              </w:rPr>
              <w:fldChar w:fldCharType="begin"/>
            </w:r>
            <w:r>
              <w:rPr>
                <w:noProof/>
                <w:webHidden/>
              </w:rPr>
              <w:instrText xml:space="preserve"> PAGEREF _Toc491606264 \h </w:instrText>
            </w:r>
            <w:r>
              <w:rPr>
                <w:noProof/>
                <w:webHidden/>
              </w:rPr>
            </w:r>
          </w:ins>
          <w:r>
            <w:rPr>
              <w:noProof/>
              <w:webHidden/>
            </w:rPr>
            <w:fldChar w:fldCharType="separate"/>
          </w:r>
          <w:ins w:id="44" w:author="微软用户" w:date="2017-08-27T14:08:00Z">
            <w:r>
              <w:rPr>
                <w:noProof/>
                <w:webHidden/>
              </w:rPr>
              <w:t>10</w:t>
            </w:r>
            <w:r>
              <w:rPr>
                <w:noProof/>
                <w:webHidden/>
              </w:rPr>
              <w:fldChar w:fldCharType="end"/>
            </w:r>
            <w:r w:rsidRPr="004E70C4">
              <w:rPr>
                <w:rStyle w:val="ab"/>
                <w:noProof/>
              </w:rPr>
              <w:fldChar w:fldCharType="end"/>
            </w:r>
          </w:ins>
        </w:p>
        <w:p w14:paraId="38491F81" w14:textId="77777777" w:rsidR="00EF300D" w:rsidRDefault="00EF300D">
          <w:pPr>
            <w:pStyle w:val="10"/>
            <w:rPr>
              <w:ins w:id="45" w:author="微软用户" w:date="2017-08-27T14:08:00Z"/>
              <w:noProof/>
            </w:rPr>
          </w:pPr>
          <w:ins w:id="46" w:author="微软用户" w:date="2017-08-27T14:08:00Z">
            <w:r w:rsidRPr="004E70C4">
              <w:rPr>
                <w:rStyle w:val="ab"/>
                <w:noProof/>
              </w:rPr>
              <w:fldChar w:fldCharType="begin"/>
            </w:r>
            <w:r w:rsidRPr="004E70C4">
              <w:rPr>
                <w:rStyle w:val="ab"/>
                <w:noProof/>
              </w:rPr>
              <w:instrText xml:space="preserve"> </w:instrText>
            </w:r>
            <w:r>
              <w:rPr>
                <w:noProof/>
              </w:rPr>
              <w:instrText>HYPERLINK \l "_Toc491606265"</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rFonts w:ascii="Times New Roman" w:hAnsi="Times New Roman" w:cs="Times New Roman" w:hint="eastAsia"/>
                <w:noProof/>
              </w:rPr>
              <w:t>第三章</w:t>
            </w:r>
            <w:r w:rsidRPr="004E70C4">
              <w:rPr>
                <w:rStyle w:val="ab"/>
                <w:rFonts w:ascii="Times New Roman" w:hAnsi="Times New Roman" w:cs="Times New Roman"/>
                <w:noProof/>
              </w:rPr>
              <w:t xml:space="preserve"> </w:t>
            </w:r>
            <w:r w:rsidRPr="004E70C4">
              <w:rPr>
                <w:rStyle w:val="ab"/>
                <w:rFonts w:ascii="Times New Roman" w:hAnsi="Times New Roman" w:cs="Times New Roman" w:hint="eastAsia"/>
                <w:noProof/>
              </w:rPr>
              <w:t>云备份中间件优化分析</w:t>
            </w:r>
            <w:r>
              <w:rPr>
                <w:noProof/>
                <w:webHidden/>
              </w:rPr>
              <w:tab/>
            </w:r>
            <w:r>
              <w:rPr>
                <w:noProof/>
                <w:webHidden/>
              </w:rPr>
              <w:fldChar w:fldCharType="begin"/>
            </w:r>
            <w:r>
              <w:rPr>
                <w:noProof/>
                <w:webHidden/>
              </w:rPr>
              <w:instrText xml:space="preserve"> PAGEREF _Toc491606265 \h </w:instrText>
            </w:r>
            <w:r>
              <w:rPr>
                <w:noProof/>
                <w:webHidden/>
              </w:rPr>
            </w:r>
          </w:ins>
          <w:r>
            <w:rPr>
              <w:noProof/>
              <w:webHidden/>
            </w:rPr>
            <w:fldChar w:fldCharType="separate"/>
          </w:r>
          <w:ins w:id="47" w:author="微软用户" w:date="2017-08-27T14:08:00Z">
            <w:r>
              <w:rPr>
                <w:noProof/>
                <w:webHidden/>
              </w:rPr>
              <w:t>12</w:t>
            </w:r>
            <w:r>
              <w:rPr>
                <w:noProof/>
                <w:webHidden/>
              </w:rPr>
              <w:fldChar w:fldCharType="end"/>
            </w:r>
            <w:r w:rsidRPr="004E70C4">
              <w:rPr>
                <w:rStyle w:val="ab"/>
                <w:noProof/>
              </w:rPr>
              <w:fldChar w:fldCharType="end"/>
            </w:r>
          </w:ins>
        </w:p>
        <w:p w14:paraId="684A76B8" w14:textId="77777777" w:rsidR="00EF300D" w:rsidRDefault="00EF300D">
          <w:pPr>
            <w:pStyle w:val="23"/>
            <w:tabs>
              <w:tab w:val="right" w:leader="dot" w:pos="8302"/>
            </w:tabs>
            <w:rPr>
              <w:ins w:id="48" w:author="微软用户" w:date="2017-08-27T14:08:00Z"/>
              <w:noProof/>
            </w:rPr>
          </w:pPr>
          <w:ins w:id="49" w:author="微软用户" w:date="2017-08-27T14:08:00Z">
            <w:r w:rsidRPr="004E70C4">
              <w:rPr>
                <w:rStyle w:val="ab"/>
                <w:noProof/>
              </w:rPr>
              <w:fldChar w:fldCharType="begin"/>
            </w:r>
            <w:r w:rsidRPr="004E70C4">
              <w:rPr>
                <w:rStyle w:val="ab"/>
                <w:noProof/>
              </w:rPr>
              <w:instrText xml:space="preserve"> </w:instrText>
            </w:r>
            <w:r>
              <w:rPr>
                <w:noProof/>
              </w:rPr>
              <w:instrText>HYPERLINK \l "_Toc491606266"</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3.1 </w:t>
            </w:r>
            <w:r w:rsidRPr="004E70C4">
              <w:rPr>
                <w:rStyle w:val="ab"/>
                <w:rFonts w:hint="eastAsia"/>
                <w:noProof/>
              </w:rPr>
              <w:t>现有中间件系统分析</w:t>
            </w:r>
            <w:r>
              <w:rPr>
                <w:noProof/>
                <w:webHidden/>
              </w:rPr>
              <w:tab/>
            </w:r>
            <w:r>
              <w:rPr>
                <w:noProof/>
                <w:webHidden/>
              </w:rPr>
              <w:fldChar w:fldCharType="begin"/>
            </w:r>
            <w:r>
              <w:rPr>
                <w:noProof/>
                <w:webHidden/>
              </w:rPr>
              <w:instrText xml:space="preserve"> PAGEREF _Toc491606266 \h </w:instrText>
            </w:r>
            <w:r>
              <w:rPr>
                <w:noProof/>
                <w:webHidden/>
              </w:rPr>
            </w:r>
          </w:ins>
          <w:r>
            <w:rPr>
              <w:noProof/>
              <w:webHidden/>
            </w:rPr>
            <w:fldChar w:fldCharType="separate"/>
          </w:r>
          <w:ins w:id="50" w:author="微软用户" w:date="2017-08-27T14:08:00Z">
            <w:r>
              <w:rPr>
                <w:noProof/>
                <w:webHidden/>
              </w:rPr>
              <w:t>12</w:t>
            </w:r>
            <w:r>
              <w:rPr>
                <w:noProof/>
                <w:webHidden/>
              </w:rPr>
              <w:fldChar w:fldCharType="end"/>
            </w:r>
            <w:r w:rsidRPr="004E70C4">
              <w:rPr>
                <w:rStyle w:val="ab"/>
                <w:noProof/>
              </w:rPr>
              <w:fldChar w:fldCharType="end"/>
            </w:r>
          </w:ins>
        </w:p>
        <w:p w14:paraId="0BB96F67" w14:textId="77777777" w:rsidR="00EF300D" w:rsidRDefault="00EF300D">
          <w:pPr>
            <w:pStyle w:val="32"/>
            <w:tabs>
              <w:tab w:val="right" w:leader="dot" w:pos="8302"/>
            </w:tabs>
            <w:rPr>
              <w:ins w:id="51" w:author="微软用户" w:date="2017-08-27T14:08:00Z"/>
              <w:noProof/>
            </w:rPr>
          </w:pPr>
          <w:ins w:id="52" w:author="微软用户" w:date="2017-08-27T14:08:00Z">
            <w:r w:rsidRPr="004E70C4">
              <w:rPr>
                <w:rStyle w:val="ab"/>
                <w:noProof/>
              </w:rPr>
              <w:fldChar w:fldCharType="begin"/>
            </w:r>
            <w:r w:rsidRPr="004E70C4">
              <w:rPr>
                <w:rStyle w:val="ab"/>
                <w:noProof/>
              </w:rPr>
              <w:instrText xml:space="preserve"> </w:instrText>
            </w:r>
            <w:r>
              <w:rPr>
                <w:noProof/>
              </w:rPr>
              <w:instrText>HYPERLINK \l "_Toc491606267"</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3.1.1 </w:t>
            </w:r>
            <w:r w:rsidRPr="004E70C4">
              <w:rPr>
                <w:rStyle w:val="ab"/>
                <w:rFonts w:hint="eastAsia"/>
                <w:noProof/>
              </w:rPr>
              <w:t>系统框架与功能分析</w:t>
            </w:r>
            <w:r>
              <w:rPr>
                <w:noProof/>
                <w:webHidden/>
              </w:rPr>
              <w:tab/>
            </w:r>
            <w:r>
              <w:rPr>
                <w:noProof/>
                <w:webHidden/>
              </w:rPr>
              <w:fldChar w:fldCharType="begin"/>
            </w:r>
            <w:r>
              <w:rPr>
                <w:noProof/>
                <w:webHidden/>
              </w:rPr>
              <w:instrText xml:space="preserve"> PAGEREF _Toc491606267 \h </w:instrText>
            </w:r>
            <w:r>
              <w:rPr>
                <w:noProof/>
                <w:webHidden/>
              </w:rPr>
            </w:r>
          </w:ins>
          <w:r>
            <w:rPr>
              <w:noProof/>
              <w:webHidden/>
            </w:rPr>
            <w:fldChar w:fldCharType="separate"/>
          </w:r>
          <w:ins w:id="53" w:author="微软用户" w:date="2017-08-27T14:08:00Z">
            <w:r>
              <w:rPr>
                <w:noProof/>
                <w:webHidden/>
              </w:rPr>
              <w:t>12</w:t>
            </w:r>
            <w:r>
              <w:rPr>
                <w:noProof/>
                <w:webHidden/>
              </w:rPr>
              <w:fldChar w:fldCharType="end"/>
            </w:r>
            <w:r w:rsidRPr="004E70C4">
              <w:rPr>
                <w:rStyle w:val="ab"/>
                <w:noProof/>
              </w:rPr>
              <w:fldChar w:fldCharType="end"/>
            </w:r>
          </w:ins>
        </w:p>
        <w:p w14:paraId="63F36DE0" w14:textId="77777777" w:rsidR="00EF300D" w:rsidRDefault="00EF300D">
          <w:pPr>
            <w:pStyle w:val="32"/>
            <w:tabs>
              <w:tab w:val="right" w:leader="dot" w:pos="8302"/>
            </w:tabs>
            <w:rPr>
              <w:ins w:id="54" w:author="微软用户" w:date="2017-08-27T14:08:00Z"/>
              <w:noProof/>
            </w:rPr>
          </w:pPr>
          <w:ins w:id="55" w:author="微软用户" w:date="2017-08-27T14:08:00Z">
            <w:r w:rsidRPr="004E70C4">
              <w:rPr>
                <w:rStyle w:val="ab"/>
                <w:noProof/>
              </w:rPr>
              <w:fldChar w:fldCharType="begin"/>
            </w:r>
            <w:r w:rsidRPr="004E70C4">
              <w:rPr>
                <w:rStyle w:val="ab"/>
                <w:noProof/>
              </w:rPr>
              <w:instrText xml:space="preserve"> </w:instrText>
            </w:r>
            <w:r>
              <w:rPr>
                <w:noProof/>
              </w:rPr>
              <w:instrText>HYPERLINK \l "_Toc491606268"</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3.1.2 </w:t>
            </w:r>
            <w:r w:rsidRPr="004E70C4">
              <w:rPr>
                <w:rStyle w:val="ab"/>
                <w:rFonts w:hint="eastAsia"/>
                <w:noProof/>
              </w:rPr>
              <w:t>现有云备份中间件的不足</w:t>
            </w:r>
            <w:r>
              <w:rPr>
                <w:noProof/>
                <w:webHidden/>
              </w:rPr>
              <w:tab/>
            </w:r>
            <w:r>
              <w:rPr>
                <w:noProof/>
                <w:webHidden/>
              </w:rPr>
              <w:fldChar w:fldCharType="begin"/>
            </w:r>
            <w:r>
              <w:rPr>
                <w:noProof/>
                <w:webHidden/>
              </w:rPr>
              <w:instrText xml:space="preserve"> PAGEREF _Toc491606268 \h </w:instrText>
            </w:r>
            <w:r>
              <w:rPr>
                <w:noProof/>
                <w:webHidden/>
              </w:rPr>
            </w:r>
          </w:ins>
          <w:r>
            <w:rPr>
              <w:noProof/>
              <w:webHidden/>
            </w:rPr>
            <w:fldChar w:fldCharType="separate"/>
          </w:r>
          <w:ins w:id="56" w:author="微软用户" w:date="2017-08-27T14:08:00Z">
            <w:r>
              <w:rPr>
                <w:noProof/>
                <w:webHidden/>
              </w:rPr>
              <w:t>13</w:t>
            </w:r>
            <w:r>
              <w:rPr>
                <w:noProof/>
                <w:webHidden/>
              </w:rPr>
              <w:fldChar w:fldCharType="end"/>
            </w:r>
            <w:r w:rsidRPr="004E70C4">
              <w:rPr>
                <w:rStyle w:val="ab"/>
                <w:noProof/>
              </w:rPr>
              <w:fldChar w:fldCharType="end"/>
            </w:r>
          </w:ins>
        </w:p>
        <w:p w14:paraId="0CCB11B4" w14:textId="77777777" w:rsidR="00EF300D" w:rsidRDefault="00EF300D">
          <w:pPr>
            <w:pStyle w:val="23"/>
            <w:tabs>
              <w:tab w:val="right" w:leader="dot" w:pos="8302"/>
            </w:tabs>
            <w:rPr>
              <w:ins w:id="57" w:author="微软用户" w:date="2017-08-27T14:08:00Z"/>
              <w:noProof/>
            </w:rPr>
          </w:pPr>
          <w:ins w:id="58" w:author="微软用户" w:date="2017-08-27T14:08:00Z">
            <w:r w:rsidRPr="004E70C4">
              <w:rPr>
                <w:rStyle w:val="ab"/>
                <w:noProof/>
              </w:rPr>
              <w:fldChar w:fldCharType="begin"/>
            </w:r>
            <w:r w:rsidRPr="004E70C4">
              <w:rPr>
                <w:rStyle w:val="ab"/>
                <w:noProof/>
              </w:rPr>
              <w:instrText xml:space="preserve"> </w:instrText>
            </w:r>
            <w:r>
              <w:rPr>
                <w:noProof/>
              </w:rPr>
              <w:instrText>HYPERLINK \l "_Toc491606269"</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3.2 </w:t>
            </w:r>
            <w:r w:rsidRPr="004E70C4">
              <w:rPr>
                <w:rStyle w:val="ab"/>
                <w:rFonts w:hint="eastAsia"/>
                <w:noProof/>
              </w:rPr>
              <w:t>中间件系统优化需求分析</w:t>
            </w:r>
            <w:r>
              <w:rPr>
                <w:noProof/>
                <w:webHidden/>
              </w:rPr>
              <w:tab/>
            </w:r>
            <w:r>
              <w:rPr>
                <w:noProof/>
                <w:webHidden/>
              </w:rPr>
              <w:fldChar w:fldCharType="begin"/>
            </w:r>
            <w:r>
              <w:rPr>
                <w:noProof/>
                <w:webHidden/>
              </w:rPr>
              <w:instrText xml:space="preserve"> PAGEREF _Toc491606269 \h </w:instrText>
            </w:r>
            <w:r>
              <w:rPr>
                <w:noProof/>
                <w:webHidden/>
              </w:rPr>
            </w:r>
          </w:ins>
          <w:r>
            <w:rPr>
              <w:noProof/>
              <w:webHidden/>
            </w:rPr>
            <w:fldChar w:fldCharType="separate"/>
          </w:r>
          <w:ins w:id="59" w:author="微软用户" w:date="2017-08-27T14:08:00Z">
            <w:r>
              <w:rPr>
                <w:noProof/>
                <w:webHidden/>
              </w:rPr>
              <w:t>14</w:t>
            </w:r>
            <w:r>
              <w:rPr>
                <w:noProof/>
                <w:webHidden/>
              </w:rPr>
              <w:fldChar w:fldCharType="end"/>
            </w:r>
            <w:r w:rsidRPr="004E70C4">
              <w:rPr>
                <w:rStyle w:val="ab"/>
                <w:noProof/>
              </w:rPr>
              <w:fldChar w:fldCharType="end"/>
            </w:r>
          </w:ins>
        </w:p>
        <w:p w14:paraId="6572EC5F" w14:textId="77777777" w:rsidR="00EF300D" w:rsidRDefault="00EF300D">
          <w:pPr>
            <w:pStyle w:val="32"/>
            <w:tabs>
              <w:tab w:val="right" w:leader="dot" w:pos="8302"/>
            </w:tabs>
            <w:rPr>
              <w:ins w:id="60" w:author="微软用户" w:date="2017-08-27T14:08:00Z"/>
              <w:noProof/>
            </w:rPr>
          </w:pPr>
          <w:ins w:id="61" w:author="微软用户" w:date="2017-08-27T14:08:00Z">
            <w:r w:rsidRPr="004E70C4">
              <w:rPr>
                <w:rStyle w:val="ab"/>
                <w:noProof/>
              </w:rPr>
              <w:fldChar w:fldCharType="begin"/>
            </w:r>
            <w:r w:rsidRPr="004E70C4">
              <w:rPr>
                <w:rStyle w:val="ab"/>
                <w:noProof/>
              </w:rPr>
              <w:instrText xml:space="preserve"> </w:instrText>
            </w:r>
            <w:r>
              <w:rPr>
                <w:noProof/>
              </w:rPr>
              <w:instrText>HYPERLINK \l "_Toc491606270"</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3.2.1 </w:t>
            </w:r>
            <w:r w:rsidRPr="004E70C4">
              <w:rPr>
                <w:rStyle w:val="ab"/>
                <w:rFonts w:hint="eastAsia"/>
                <w:noProof/>
              </w:rPr>
              <w:t>持久会话管理</w:t>
            </w:r>
            <w:r>
              <w:rPr>
                <w:noProof/>
                <w:webHidden/>
              </w:rPr>
              <w:tab/>
            </w:r>
            <w:r>
              <w:rPr>
                <w:noProof/>
                <w:webHidden/>
              </w:rPr>
              <w:fldChar w:fldCharType="begin"/>
            </w:r>
            <w:r>
              <w:rPr>
                <w:noProof/>
                <w:webHidden/>
              </w:rPr>
              <w:instrText xml:space="preserve"> PAGEREF _Toc491606270 \h </w:instrText>
            </w:r>
            <w:r>
              <w:rPr>
                <w:noProof/>
                <w:webHidden/>
              </w:rPr>
            </w:r>
          </w:ins>
          <w:r>
            <w:rPr>
              <w:noProof/>
              <w:webHidden/>
            </w:rPr>
            <w:fldChar w:fldCharType="separate"/>
          </w:r>
          <w:ins w:id="62" w:author="微软用户" w:date="2017-08-27T14:08:00Z">
            <w:r>
              <w:rPr>
                <w:noProof/>
                <w:webHidden/>
              </w:rPr>
              <w:t>14</w:t>
            </w:r>
            <w:r>
              <w:rPr>
                <w:noProof/>
                <w:webHidden/>
              </w:rPr>
              <w:fldChar w:fldCharType="end"/>
            </w:r>
            <w:r w:rsidRPr="004E70C4">
              <w:rPr>
                <w:rStyle w:val="ab"/>
                <w:noProof/>
              </w:rPr>
              <w:fldChar w:fldCharType="end"/>
            </w:r>
          </w:ins>
        </w:p>
        <w:p w14:paraId="04E2EB61" w14:textId="77777777" w:rsidR="00EF300D" w:rsidRDefault="00EF300D">
          <w:pPr>
            <w:pStyle w:val="32"/>
            <w:tabs>
              <w:tab w:val="right" w:leader="dot" w:pos="8302"/>
            </w:tabs>
            <w:rPr>
              <w:ins w:id="63" w:author="微软用户" w:date="2017-08-27T14:08:00Z"/>
              <w:noProof/>
            </w:rPr>
          </w:pPr>
          <w:ins w:id="64" w:author="微软用户" w:date="2017-08-27T14:08:00Z">
            <w:r w:rsidRPr="004E70C4">
              <w:rPr>
                <w:rStyle w:val="ab"/>
                <w:noProof/>
              </w:rPr>
              <w:fldChar w:fldCharType="begin"/>
            </w:r>
            <w:r w:rsidRPr="004E70C4">
              <w:rPr>
                <w:rStyle w:val="ab"/>
                <w:noProof/>
              </w:rPr>
              <w:instrText xml:space="preserve"> </w:instrText>
            </w:r>
            <w:r>
              <w:rPr>
                <w:noProof/>
              </w:rPr>
              <w:instrText>HYPERLINK \l "_Toc491606271"</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3.2.2 </w:t>
            </w:r>
            <w:r w:rsidRPr="004E70C4">
              <w:rPr>
                <w:rStyle w:val="ab"/>
                <w:rFonts w:hint="eastAsia"/>
                <w:noProof/>
              </w:rPr>
              <w:t>大文件上传</w:t>
            </w:r>
            <w:r>
              <w:rPr>
                <w:noProof/>
                <w:webHidden/>
              </w:rPr>
              <w:tab/>
            </w:r>
            <w:r>
              <w:rPr>
                <w:noProof/>
                <w:webHidden/>
              </w:rPr>
              <w:fldChar w:fldCharType="begin"/>
            </w:r>
            <w:r>
              <w:rPr>
                <w:noProof/>
                <w:webHidden/>
              </w:rPr>
              <w:instrText xml:space="preserve"> PAGEREF _Toc491606271 \h </w:instrText>
            </w:r>
            <w:r>
              <w:rPr>
                <w:noProof/>
                <w:webHidden/>
              </w:rPr>
            </w:r>
          </w:ins>
          <w:r>
            <w:rPr>
              <w:noProof/>
              <w:webHidden/>
            </w:rPr>
            <w:fldChar w:fldCharType="separate"/>
          </w:r>
          <w:ins w:id="65" w:author="微软用户" w:date="2017-08-27T14:08:00Z">
            <w:r>
              <w:rPr>
                <w:noProof/>
                <w:webHidden/>
              </w:rPr>
              <w:t>15</w:t>
            </w:r>
            <w:r>
              <w:rPr>
                <w:noProof/>
                <w:webHidden/>
              </w:rPr>
              <w:fldChar w:fldCharType="end"/>
            </w:r>
            <w:r w:rsidRPr="004E70C4">
              <w:rPr>
                <w:rStyle w:val="ab"/>
                <w:noProof/>
              </w:rPr>
              <w:fldChar w:fldCharType="end"/>
            </w:r>
          </w:ins>
        </w:p>
        <w:p w14:paraId="106CAD2D" w14:textId="77777777" w:rsidR="00EF300D" w:rsidRDefault="00EF300D">
          <w:pPr>
            <w:pStyle w:val="32"/>
            <w:tabs>
              <w:tab w:val="right" w:leader="dot" w:pos="8302"/>
            </w:tabs>
            <w:rPr>
              <w:ins w:id="66" w:author="微软用户" w:date="2017-08-27T14:08:00Z"/>
              <w:noProof/>
            </w:rPr>
          </w:pPr>
          <w:ins w:id="67" w:author="微软用户" w:date="2017-08-27T14:08:00Z">
            <w:r w:rsidRPr="004E70C4">
              <w:rPr>
                <w:rStyle w:val="ab"/>
                <w:noProof/>
              </w:rPr>
              <w:fldChar w:fldCharType="begin"/>
            </w:r>
            <w:r w:rsidRPr="004E70C4">
              <w:rPr>
                <w:rStyle w:val="ab"/>
                <w:noProof/>
              </w:rPr>
              <w:instrText xml:space="preserve"> </w:instrText>
            </w:r>
            <w:r>
              <w:rPr>
                <w:noProof/>
              </w:rPr>
              <w:instrText>HYPERLINK \l "_Toc491606272"</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3.2.3 </w:t>
            </w:r>
            <w:r w:rsidRPr="004E70C4">
              <w:rPr>
                <w:rStyle w:val="ab"/>
                <w:rFonts w:hint="eastAsia"/>
                <w:noProof/>
              </w:rPr>
              <w:t>本地缓存</w:t>
            </w:r>
            <w:r>
              <w:rPr>
                <w:noProof/>
                <w:webHidden/>
              </w:rPr>
              <w:tab/>
            </w:r>
            <w:r>
              <w:rPr>
                <w:noProof/>
                <w:webHidden/>
              </w:rPr>
              <w:fldChar w:fldCharType="begin"/>
            </w:r>
            <w:r>
              <w:rPr>
                <w:noProof/>
                <w:webHidden/>
              </w:rPr>
              <w:instrText xml:space="preserve"> PAGEREF _Toc491606272 \h </w:instrText>
            </w:r>
            <w:r>
              <w:rPr>
                <w:noProof/>
                <w:webHidden/>
              </w:rPr>
            </w:r>
          </w:ins>
          <w:r>
            <w:rPr>
              <w:noProof/>
              <w:webHidden/>
            </w:rPr>
            <w:fldChar w:fldCharType="separate"/>
          </w:r>
          <w:ins w:id="68" w:author="微软用户" w:date="2017-08-27T14:08:00Z">
            <w:r>
              <w:rPr>
                <w:noProof/>
                <w:webHidden/>
              </w:rPr>
              <w:t>16</w:t>
            </w:r>
            <w:r>
              <w:rPr>
                <w:noProof/>
                <w:webHidden/>
              </w:rPr>
              <w:fldChar w:fldCharType="end"/>
            </w:r>
            <w:r w:rsidRPr="004E70C4">
              <w:rPr>
                <w:rStyle w:val="ab"/>
                <w:noProof/>
              </w:rPr>
              <w:fldChar w:fldCharType="end"/>
            </w:r>
          </w:ins>
        </w:p>
        <w:p w14:paraId="343C4F05" w14:textId="77777777" w:rsidR="00EF300D" w:rsidRDefault="00EF300D">
          <w:pPr>
            <w:pStyle w:val="32"/>
            <w:tabs>
              <w:tab w:val="right" w:leader="dot" w:pos="8302"/>
            </w:tabs>
            <w:rPr>
              <w:ins w:id="69" w:author="微软用户" w:date="2017-08-27T14:08:00Z"/>
              <w:noProof/>
            </w:rPr>
          </w:pPr>
          <w:ins w:id="70" w:author="微软用户" w:date="2017-08-27T14:08:00Z">
            <w:r w:rsidRPr="004E70C4">
              <w:rPr>
                <w:rStyle w:val="ab"/>
                <w:noProof/>
              </w:rPr>
              <w:fldChar w:fldCharType="begin"/>
            </w:r>
            <w:r w:rsidRPr="004E70C4">
              <w:rPr>
                <w:rStyle w:val="ab"/>
                <w:noProof/>
              </w:rPr>
              <w:instrText xml:space="preserve"> </w:instrText>
            </w:r>
            <w:r>
              <w:rPr>
                <w:noProof/>
              </w:rPr>
              <w:instrText>HYPERLINK \l "_Toc491606273"</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3.2.4 </w:t>
            </w:r>
            <w:r w:rsidRPr="004E70C4">
              <w:rPr>
                <w:rStyle w:val="ab"/>
                <w:rFonts w:hint="eastAsia"/>
                <w:noProof/>
              </w:rPr>
              <w:t>多应用适配</w:t>
            </w:r>
            <w:r>
              <w:rPr>
                <w:noProof/>
                <w:webHidden/>
              </w:rPr>
              <w:tab/>
            </w:r>
            <w:r>
              <w:rPr>
                <w:noProof/>
                <w:webHidden/>
              </w:rPr>
              <w:fldChar w:fldCharType="begin"/>
            </w:r>
            <w:r>
              <w:rPr>
                <w:noProof/>
                <w:webHidden/>
              </w:rPr>
              <w:instrText xml:space="preserve"> PAGEREF _Toc491606273 \h </w:instrText>
            </w:r>
            <w:r>
              <w:rPr>
                <w:noProof/>
                <w:webHidden/>
              </w:rPr>
            </w:r>
          </w:ins>
          <w:r>
            <w:rPr>
              <w:noProof/>
              <w:webHidden/>
            </w:rPr>
            <w:fldChar w:fldCharType="separate"/>
          </w:r>
          <w:ins w:id="71" w:author="微软用户" w:date="2017-08-27T14:08:00Z">
            <w:r>
              <w:rPr>
                <w:noProof/>
                <w:webHidden/>
              </w:rPr>
              <w:t>17</w:t>
            </w:r>
            <w:r>
              <w:rPr>
                <w:noProof/>
                <w:webHidden/>
              </w:rPr>
              <w:fldChar w:fldCharType="end"/>
            </w:r>
            <w:r w:rsidRPr="004E70C4">
              <w:rPr>
                <w:rStyle w:val="ab"/>
                <w:noProof/>
              </w:rPr>
              <w:fldChar w:fldCharType="end"/>
            </w:r>
          </w:ins>
        </w:p>
        <w:p w14:paraId="08B04B16" w14:textId="77777777" w:rsidR="00EF300D" w:rsidRDefault="00EF300D">
          <w:pPr>
            <w:pStyle w:val="10"/>
            <w:rPr>
              <w:ins w:id="72" w:author="微软用户" w:date="2017-08-27T14:08:00Z"/>
              <w:noProof/>
            </w:rPr>
          </w:pPr>
          <w:ins w:id="73" w:author="微软用户" w:date="2017-08-27T14:08:00Z">
            <w:r w:rsidRPr="004E70C4">
              <w:rPr>
                <w:rStyle w:val="ab"/>
                <w:noProof/>
              </w:rPr>
              <w:fldChar w:fldCharType="begin"/>
            </w:r>
            <w:r w:rsidRPr="004E70C4">
              <w:rPr>
                <w:rStyle w:val="ab"/>
                <w:noProof/>
              </w:rPr>
              <w:instrText xml:space="preserve"> </w:instrText>
            </w:r>
            <w:r>
              <w:rPr>
                <w:noProof/>
              </w:rPr>
              <w:instrText>HYPERLINK \l "_Toc491606274"</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rFonts w:ascii="Times New Roman" w:hAnsi="Times New Roman" w:cs="Times New Roman" w:hint="eastAsia"/>
                <w:noProof/>
              </w:rPr>
              <w:t>第四章</w:t>
            </w:r>
            <w:r w:rsidRPr="004E70C4">
              <w:rPr>
                <w:rStyle w:val="ab"/>
                <w:rFonts w:ascii="Times New Roman" w:hAnsi="Times New Roman" w:cs="Times New Roman"/>
                <w:noProof/>
              </w:rPr>
              <w:t xml:space="preserve"> </w:t>
            </w:r>
            <w:r w:rsidRPr="004E70C4">
              <w:rPr>
                <w:rStyle w:val="ab"/>
                <w:rFonts w:ascii="Times New Roman" w:hAnsi="Times New Roman" w:cs="Times New Roman" w:hint="eastAsia"/>
                <w:noProof/>
              </w:rPr>
              <w:t>云备份中间件系统优化设计</w:t>
            </w:r>
            <w:r>
              <w:rPr>
                <w:noProof/>
                <w:webHidden/>
              </w:rPr>
              <w:tab/>
            </w:r>
            <w:r>
              <w:rPr>
                <w:noProof/>
                <w:webHidden/>
              </w:rPr>
              <w:fldChar w:fldCharType="begin"/>
            </w:r>
            <w:r>
              <w:rPr>
                <w:noProof/>
                <w:webHidden/>
              </w:rPr>
              <w:instrText xml:space="preserve"> PAGEREF _Toc491606274 \h </w:instrText>
            </w:r>
            <w:r>
              <w:rPr>
                <w:noProof/>
                <w:webHidden/>
              </w:rPr>
            </w:r>
          </w:ins>
          <w:r>
            <w:rPr>
              <w:noProof/>
              <w:webHidden/>
            </w:rPr>
            <w:fldChar w:fldCharType="separate"/>
          </w:r>
          <w:ins w:id="74" w:author="微软用户" w:date="2017-08-27T14:08:00Z">
            <w:r>
              <w:rPr>
                <w:noProof/>
                <w:webHidden/>
              </w:rPr>
              <w:t>19</w:t>
            </w:r>
            <w:r>
              <w:rPr>
                <w:noProof/>
                <w:webHidden/>
              </w:rPr>
              <w:fldChar w:fldCharType="end"/>
            </w:r>
            <w:r w:rsidRPr="004E70C4">
              <w:rPr>
                <w:rStyle w:val="ab"/>
                <w:noProof/>
              </w:rPr>
              <w:fldChar w:fldCharType="end"/>
            </w:r>
          </w:ins>
        </w:p>
        <w:p w14:paraId="6E3D3D6B" w14:textId="77777777" w:rsidR="00EF300D" w:rsidRDefault="00EF300D">
          <w:pPr>
            <w:pStyle w:val="23"/>
            <w:tabs>
              <w:tab w:val="right" w:leader="dot" w:pos="8302"/>
            </w:tabs>
            <w:rPr>
              <w:ins w:id="75" w:author="微软用户" w:date="2017-08-27T14:08:00Z"/>
              <w:noProof/>
            </w:rPr>
          </w:pPr>
          <w:ins w:id="76" w:author="微软用户" w:date="2017-08-27T14:08:00Z">
            <w:r w:rsidRPr="004E70C4">
              <w:rPr>
                <w:rStyle w:val="ab"/>
                <w:noProof/>
              </w:rPr>
              <w:fldChar w:fldCharType="begin"/>
            </w:r>
            <w:r w:rsidRPr="004E70C4">
              <w:rPr>
                <w:rStyle w:val="ab"/>
                <w:noProof/>
              </w:rPr>
              <w:instrText xml:space="preserve"> </w:instrText>
            </w:r>
            <w:r>
              <w:rPr>
                <w:noProof/>
              </w:rPr>
              <w:instrText>HYPERLINK \l "_Toc491606275"</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4.1 </w:t>
            </w:r>
            <w:r w:rsidRPr="004E70C4">
              <w:rPr>
                <w:rStyle w:val="ab"/>
                <w:rFonts w:hint="eastAsia"/>
                <w:noProof/>
              </w:rPr>
              <w:t>中间件优化系统框架设计</w:t>
            </w:r>
            <w:r>
              <w:rPr>
                <w:noProof/>
                <w:webHidden/>
              </w:rPr>
              <w:tab/>
            </w:r>
            <w:r>
              <w:rPr>
                <w:noProof/>
                <w:webHidden/>
              </w:rPr>
              <w:fldChar w:fldCharType="begin"/>
            </w:r>
            <w:r>
              <w:rPr>
                <w:noProof/>
                <w:webHidden/>
              </w:rPr>
              <w:instrText xml:space="preserve"> PAGEREF _Toc491606275 \h </w:instrText>
            </w:r>
            <w:r>
              <w:rPr>
                <w:noProof/>
                <w:webHidden/>
              </w:rPr>
            </w:r>
          </w:ins>
          <w:r>
            <w:rPr>
              <w:noProof/>
              <w:webHidden/>
            </w:rPr>
            <w:fldChar w:fldCharType="separate"/>
          </w:r>
          <w:ins w:id="77" w:author="微软用户" w:date="2017-08-27T14:08:00Z">
            <w:r>
              <w:rPr>
                <w:noProof/>
                <w:webHidden/>
              </w:rPr>
              <w:t>19</w:t>
            </w:r>
            <w:r>
              <w:rPr>
                <w:noProof/>
                <w:webHidden/>
              </w:rPr>
              <w:fldChar w:fldCharType="end"/>
            </w:r>
            <w:r w:rsidRPr="004E70C4">
              <w:rPr>
                <w:rStyle w:val="ab"/>
                <w:noProof/>
              </w:rPr>
              <w:fldChar w:fldCharType="end"/>
            </w:r>
          </w:ins>
        </w:p>
        <w:p w14:paraId="3E6A1514" w14:textId="77777777" w:rsidR="00EF300D" w:rsidRDefault="00EF300D">
          <w:pPr>
            <w:pStyle w:val="23"/>
            <w:tabs>
              <w:tab w:val="right" w:leader="dot" w:pos="8302"/>
            </w:tabs>
            <w:rPr>
              <w:ins w:id="78" w:author="微软用户" w:date="2017-08-27T14:08:00Z"/>
              <w:noProof/>
            </w:rPr>
          </w:pPr>
          <w:ins w:id="79" w:author="微软用户" w:date="2017-08-27T14:08:00Z">
            <w:r w:rsidRPr="004E70C4">
              <w:rPr>
                <w:rStyle w:val="ab"/>
                <w:noProof/>
              </w:rPr>
              <w:fldChar w:fldCharType="begin"/>
            </w:r>
            <w:r w:rsidRPr="004E70C4">
              <w:rPr>
                <w:rStyle w:val="ab"/>
                <w:noProof/>
              </w:rPr>
              <w:instrText xml:space="preserve"> </w:instrText>
            </w:r>
            <w:r>
              <w:rPr>
                <w:noProof/>
              </w:rPr>
              <w:instrText>HYPERLINK \l "_Toc491606276"</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4.2 </w:t>
            </w:r>
            <w:r w:rsidRPr="004E70C4">
              <w:rPr>
                <w:rStyle w:val="ab"/>
                <w:rFonts w:hint="eastAsia"/>
                <w:noProof/>
              </w:rPr>
              <w:t>类图设计</w:t>
            </w:r>
            <w:r>
              <w:rPr>
                <w:noProof/>
                <w:webHidden/>
              </w:rPr>
              <w:tab/>
            </w:r>
            <w:r>
              <w:rPr>
                <w:noProof/>
                <w:webHidden/>
              </w:rPr>
              <w:fldChar w:fldCharType="begin"/>
            </w:r>
            <w:r>
              <w:rPr>
                <w:noProof/>
                <w:webHidden/>
              </w:rPr>
              <w:instrText xml:space="preserve"> PAGEREF _Toc491606276 \h </w:instrText>
            </w:r>
            <w:r>
              <w:rPr>
                <w:noProof/>
                <w:webHidden/>
              </w:rPr>
            </w:r>
          </w:ins>
          <w:r>
            <w:rPr>
              <w:noProof/>
              <w:webHidden/>
            </w:rPr>
            <w:fldChar w:fldCharType="separate"/>
          </w:r>
          <w:ins w:id="80" w:author="微软用户" w:date="2017-08-27T14:08:00Z">
            <w:r>
              <w:rPr>
                <w:noProof/>
                <w:webHidden/>
              </w:rPr>
              <w:t>19</w:t>
            </w:r>
            <w:r>
              <w:rPr>
                <w:noProof/>
                <w:webHidden/>
              </w:rPr>
              <w:fldChar w:fldCharType="end"/>
            </w:r>
            <w:r w:rsidRPr="004E70C4">
              <w:rPr>
                <w:rStyle w:val="ab"/>
                <w:noProof/>
              </w:rPr>
              <w:fldChar w:fldCharType="end"/>
            </w:r>
          </w:ins>
        </w:p>
        <w:p w14:paraId="06B766A1" w14:textId="77777777" w:rsidR="00EF300D" w:rsidRDefault="00EF300D">
          <w:pPr>
            <w:pStyle w:val="23"/>
            <w:tabs>
              <w:tab w:val="right" w:leader="dot" w:pos="8302"/>
            </w:tabs>
            <w:rPr>
              <w:ins w:id="81" w:author="微软用户" w:date="2017-08-27T14:08:00Z"/>
              <w:noProof/>
            </w:rPr>
          </w:pPr>
          <w:ins w:id="82" w:author="微软用户" w:date="2017-08-27T14:08:00Z">
            <w:r w:rsidRPr="004E70C4">
              <w:rPr>
                <w:rStyle w:val="ab"/>
                <w:noProof/>
              </w:rPr>
              <w:fldChar w:fldCharType="begin"/>
            </w:r>
            <w:r w:rsidRPr="004E70C4">
              <w:rPr>
                <w:rStyle w:val="ab"/>
                <w:noProof/>
              </w:rPr>
              <w:instrText xml:space="preserve"> </w:instrText>
            </w:r>
            <w:r>
              <w:rPr>
                <w:noProof/>
              </w:rPr>
              <w:instrText>HYPERLINK \l "_Toc491606277"</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4.3 </w:t>
            </w:r>
            <w:r w:rsidRPr="004E70C4">
              <w:rPr>
                <w:rStyle w:val="ab"/>
                <w:rFonts w:hint="eastAsia"/>
                <w:noProof/>
              </w:rPr>
              <w:t>关键流程设计</w:t>
            </w:r>
            <w:r>
              <w:rPr>
                <w:noProof/>
                <w:webHidden/>
              </w:rPr>
              <w:tab/>
            </w:r>
            <w:r>
              <w:rPr>
                <w:noProof/>
                <w:webHidden/>
              </w:rPr>
              <w:fldChar w:fldCharType="begin"/>
            </w:r>
            <w:r>
              <w:rPr>
                <w:noProof/>
                <w:webHidden/>
              </w:rPr>
              <w:instrText xml:space="preserve"> PAGEREF _Toc491606277 \h </w:instrText>
            </w:r>
            <w:r>
              <w:rPr>
                <w:noProof/>
                <w:webHidden/>
              </w:rPr>
            </w:r>
          </w:ins>
          <w:r>
            <w:rPr>
              <w:noProof/>
              <w:webHidden/>
            </w:rPr>
            <w:fldChar w:fldCharType="separate"/>
          </w:r>
          <w:ins w:id="83" w:author="微软用户" w:date="2017-08-27T14:08:00Z">
            <w:r>
              <w:rPr>
                <w:noProof/>
                <w:webHidden/>
              </w:rPr>
              <w:t>21</w:t>
            </w:r>
            <w:r>
              <w:rPr>
                <w:noProof/>
                <w:webHidden/>
              </w:rPr>
              <w:fldChar w:fldCharType="end"/>
            </w:r>
            <w:r w:rsidRPr="004E70C4">
              <w:rPr>
                <w:rStyle w:val="ab"/>
                <w:noProof/>
              </w:rPr>
              <w:fldChar w:fldCharType="end"/>
            </w:r>
          </w:ins>
        </w:p>
        <w:p w14:paraId="44E8D11B" w14:textId="77777777" w:rsidR="00EF300D" w:rsidRDefault="00EF300D">
          <w:pPr>
            <w:pStyle w:val="32"/>
            <w:tabs>
              <w:tab w:val="right" w:leader="dot" w:pos="8302"/>
            </w:tabs>
            <w:rPr>
              <w:ins w:id="84" w:author="微软用户" w:date="2017-08-27T14:08:00Z"/>
              <w:noProof/>
            </w:rPr>
          </w:pPr>
          <w:ins w:id="85" w:author="微软用户" w:date="2017-08-27T14:08:00Z">
            <w:r w:rsidRPr="004E70C4">
              <w:rPr>
                <w:rStyle w:val="ab"/>
                <w:noProof/>
              </w:rPr>
              <w:fldChar w:fldCharType="begin"/>
            </w:r>
            <w:r w:rsidRPr="004E70C4">
              <w:rPr>
                <w:rStyle w:val="ab"/>
                <w:noProof/>
              </w:rPr>
              <w:instrText xml:space="preserve"> </w:instrText>
            </w:r>
            <w:r>
              <w:rPr>
                <w:noProof/>
              </w:rPr>
              <w:instrText>HYPERLINK \l "_Toc491606278"</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4.3.1 </w:t>
            </w:r>
            <w:r w:rsidRPr="004E70C4">
              <w:rPr>
                <w:rStyle w:val="ab"/>
                <w:rFonts w:hint="eastAsia"/>
                <w:noProof/>
              </w:rPr>
              <w:t>系统总流程设计</w:t>
            </w:r>
            <w:r>
              <w:rPr>
                <w:noProof/>
                <w:webHidden/>
              </w:rPr>
              <w:tab/>
            </w:r>
            <w:r>
              <w:rPr>
                <w:noProof/>
                <w:webHidden/>
              </w:rPr>
              <w:fldChar w:fldCharType="begin"/>
            </w:r>
            <w:r>
              <w:rPr>
                <w:noProof/>
                <w:webHidden/>
              </w:rPr>
              <w:instrText xml:space="preserve"> PAGEREF _Toc491606278 \h </w:instrText>
            </w:r>
            <w:r>
              <w:rPr>
                <w:noProof/>
                <w:webHidden/>
              </w:rPr>
            </w:r>
          </w:ins>
          <w:r>
            <w:rPr>
              <w:noProof/>
              <w:webHidden/>
            </w:rPr>
            <w:fldChar w:fldCharType="separate"/>
          </w:r>
          <w:ins w:id="86" w:author="微软用户" w:date="2017-08-27T14:08:00Z">
            <w:r>
              <w:rPr>
                <w:noProof/>
                <w:webHidden/>
              </w:rPr>
              <w:t>22</w:t>
            </w:r>
            <w:r>
              <w:rPr>
                <w:noProof/>
                <w:webHidden/>
              </w:rPr>
              <w:fldChar w:fldCharType="end"/>
            </w:r>
            <w:r w:rsidRPr="004E70C4">
              <w:rPr>
                <w:rStyle w:val="ab"/>
                <w:noProof/>
              </w:rPr>
              <w:fldChar w:fldCharType="end"/>
            </w:r>
          </w:ins>
        </w:p>
        <w:p w14:paraId="32AACF80" w14:textId="77777777" w:rsidR="00EF300D" w:rsidRDefault="00EF300D">
          <w:pPr>
            <w:pStyle w:val="32"/>
            <w:tabs>
              <w:tab w:val="right" w:leader="dot" w:pos="8302"/>
            </w:tabs>
            <w:rPr>
              <w:ins w:id="87" w:author="微软用户" w:date="2017-08-27T14:08:00Z"/>
              <w:noProof/>
            </w:rPr>
          </w:pPr>
          <w:ins w:id="88" w:author="微软用户" w:date="2017-08-27T14:08:00Z">
            <w:r w:rsidRPr="004E70C4">
              <w:rPr>
                <w:rStyle w:val="ab"/>
                <w:noProof/>
              </w:rPr>
              <w:fldChar w:fldCharType="begin"/>
            </w:r>
            <w:r w:rsidRPr="004E70C4">
              <w:rPr>
                <w:rStyle w:val="ab"/>
                <w:noProof/>
              </w:rPr>
              <w:instrText xml:space="preserve"> </w:instrText>
            </w:r>
            <w:r>
              <w:rPr>
                <w:noProof/>
              </w:rPr>
              <w:instrText>HYPERLINK \l "_Toc491606279"</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4.3.2 </w:t>
            </w:r>
            <w:r w:rsidRPr="004E70C4">
              <w:rPr>
                <w:rStyle w:val="ab"/>
                <w:rFonts w:hint="eastAsia"/>
                <w:noProof/>
              </w:rPr>
              <w:t>持久会话管理流程设计</w:t>
            </w:r>
            <w:r>
              <w:rPr>
                <w:noProof/>
                <w:webHidden/>
              </w:rPr>
              <w:tab/>
            </w:r>
            <w:r>
              <w:rPr>
                <w:noProof/>
                <w:webHidden/>
              </w:rPr>
              <w:fldChar w:fldCharType="begin"/>
            </w:r>
            <w:r>
              <w:rPr>
                <w:noProof/>
                <w:webHidden/>
              </w:rPr>
              <w:instrText xml:space="preserve"> PAGEREF _Toc491606279 \h </w:instrText>
            </w:r>
            <w:r>
              <w:rPr>
                <w:noProof/>
                <w:webHidden/>
              </w:rPr>
            </w:r>
          </w:ins>
          <w:r>
            <w:rPr>
              <w:noProof/>
              <w:webHidden/>
            </w:rPr>
            <w:fldChar w:fldCharType="separate"/>
          </w:r>
          <w:ins w:id="89" w:author="微软用户" w:date="2017-08-27T14:08:00Z">
            <w:r>
              <w:rPr>
                <w:noProof/>
                <w:webHidden/>
              </w:rPr>
              <w:t>22</w:t>
            </w:r>
            <w:r>
              <w:rPr>
                <w:noProof/>
                <w:webHidden/>
              </w:rPr>
              <w:fldChar w:fldCharType="end"/>
            </w:r>
            <w:r w:rsidRPr="004E70C4">
              <w:rPr>
                <w:rStyle w:val="ab"/>
                <w:noProof/>
              </w:rPr>
              <w:fldChar w:fldCharType="end"/>
            </w:r>
          </w:ins>
        </w:p>
        <w:p w14:paraId="5DE74168" w14:textId="77777777" w:rsidR="00EF300D" w:rsidRDefault="00EF300D">
          <w:pPr>
            <w:pStyle w:val="32"/>
            <w:tabs>
              <w:tab w:val="right" w:leader="dot" w:pos="8302"/>
            </w:tabs>
            <w:rPr>
              <w:ins w:id="90" w:author="微软用户" w:date="2017-08-27T14:08:00Z"/>
              <w:noProof/>
            </w:rPr>
          </w:pPr>
          <w:ins w:id="91" w:author="微软用户" w:date="2017-08-27T14:08:00Z">
            <w:r w:rsidRPr="004E70C4">
              <w:rPr>
                <w:rStyle w:val="ab"/>
                <w:noProof/>
              </w:rPr>
              <w:fldChar w:fldCharType="begin"/>
            </w:r>
            <w:r w:rsidRPr="004E70C4">
              <w:rPr>
                <w:rStyle w:val="ab"/>
                <w:noProof/>
              </w:rPr>
              <w:instrText xml:space="preserve"> </w:instrText>
            </w:r>
            <w:r>
              <w:rPr>
                <w:noProof/>
              </w:rPr>
              <w:instrText>HYPERLINK \l "_Toc491606280"</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4.3.3 </w:t>
            </w:r>
            <w:r w:rsidRPr="004E70C4">
              <w:rPr>
                <w:rStyle w:val="ab"/>
                <w:rFonts w:hint="eastAsia"/>
                <w:noProof/>
              </w:rPr>
              <w:t>大文件传输流程设计</w:t>
            </w:r>
            <w:r>
              <w:rPr>
                <w:noProof/>
                <w:webHidden/>
              </w:rPr>
              <w:tab/>
            </w:r>
            <w:r>
              <w:rPr>
                <w:noProof/>
                <w:webHidden/>
              </w:rPr>
              <w:fldChar w:fldCharType="begin"/>
            </w:r>
            <w:r>
              <w:rPr>
                <w:noProof/>
                <w:webHidden/>
              </w:rPr>
              <w:instrText xml:space="preserve"> PAGEREF _Toc491606280 \h </w:instrText>
            </w:r>
            <w:r>
              <w:rPr>
                <w:noProof/>
                <w:webHidden/>
              </w:rPr>
            </w:r>
          </w:ins>
          <w:r>
            <w:rPr>
              <w:noProof/>
              <w:webHidden/>
            </w:rPr>
            <w:fldChar w:fldCharType="separate"/>
          </w:r>
          <w:ins w:id="92" w:author="微软用户" w:date="2017-08-27T14:08:00Z">
            <w:r>
              <w:rPr>
                <w:noProof/>
                <w:webHidden/>
              </w:rPr>
              <w:t>24</w:t>
            </w:r>
            <w:r>
              <w:rPr>
                <w:noProof/>
                <w:webHidden/>
              </w:rPr>
              <w:fldChar w:fldCharType="end"/>
            </w:r>
            <w:r w:rsidRPr="004E70C4">
              <w:rPr>
                <w:rStyle w:val="ab"/>
                <w:noProof/>
              </w:rPr>
              <w:fldChar w:fldCharType="end"/>
            </w:r>
          </w:ins>
        </w:p>
        <w:p w14:paraId="0BC51FCE" w14:textId="77777777" w:rsidR="00EF300D" w:rsidRDefault="00EF300D">
          <w:pPr>
            <w:pStyle w:val="32"/>
            <w:tabs>
              <w:tab w:val="right" w:leader="dot" w:pos="8302"/>
            </w:tabs>
            <w:rPr>
              <w:ins w:id="93" w:author="微软用户" w:date="2017-08-27T14:08:00Z"/>
              <w:noProof/>
            </w:rPr>
          </w:pPr>
          <w:ins w:id="94" w:author="微软用户" w:date="2017-08-27T14:08:00Z">
            <w:r w:rsidRPr="004E70C4">
              <w:rPr>
                <w:rStyle w:val="ab"/>
                <w:noProof/>
              </w:rPr>
              <w:fldChar w:fldCharType="begin"/>
            </w:r>
            <w:r w:rsidRPr="004E70C4">
              <w:rPr>
                <w:rStyle w:val="ab"/>
                <w:noProof/>
              </w:rPr>
              <w:instrText xml:space="preserve"> </w:instrText>
            </w:r>
            <w:r>
              <w:rPr>
                <w:noProof/>
              </w:rPr>
              <w:instrText>HYPERLINK \l "_Toc491606281"</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4.3.4 </w:t>
            </w:r>
            <w:r w:rsidRPr="004E70C4">
              <w:rPr>
                <w:rStyle w:val="ab"/>
                <w:rFonts w:hint="eastAsia"/>
                <w:noProof/>
              </w:rPr>
              <w:t>本地缓存流程设计</w:t>
            </w:r>
            <w:r>
              <w:rPr>
                <w:noProof/>
                <w:webHidden/>
              </w:rPr>
              <w:tab/>
            </w:r>
            <w:r>
              <w:rPr>
                <w:noProof/>
                <w:webHidden/>
              </w:rPr>
              <w:fldChar w:fldCharType="begin"/>
            </w:r>
            <w:r>
              <w:rPr>
                <w:noProof/>
                <w:webHidden/>
              </w:rPr>
              <w:instrText xml:space="preserve"> PAGEREF _Toc491606281 \h </w:instrText>
            </w:r>
            <w:r>
              <w:rPr>
                <w:noProof/>
                <w:webHidden/>
              </w:rPr>
            </w:r>
          </w:ins>
          <w:r>
            <w:rPr>
              <w:noProof/>
              <w:webHidden/>
            </w:rPr>
            <w:fldChar w:fldCharType="separate"/>
          </w:r>
          <w:ins w:id="95" w:author="微软用户" w:date="2017-08-27T14:08:00Z">
            <w:r>
              <w:rPr>
                <w:noProof/>
                <w:webHidden/>
              </w:rPr>
              <w:t>25</w:t>
            </w:r>
            <w:r>
              <w:rPr>
                <w:noProof/>
                <w:webHidden/>
              </w:rPr>
              <w:fldChar w:fldCharType="end"/>
            </w:r>
            <w:r w:rsidRPr="004E70C4">
              <w:rPr>
                <w:rStyle w:val="ab"/>
                <w:noProof/>
              </w:rPr>
              <w:fldChar w:fldCharType="end"/>
            </w:r>
          </w:ins>
        </w:p>
        <w:p w14:paraId="2461E054" w14:textId="77777777" w:rsidR="00EF300D" w:rsidRDefault="00EF300D">
          <w:pPr>
            <w:pStyle w:val="32"/>
            <w:tabs>
              <w:tab w:val="right" w:leader="dot" w:pos="8302"/>
            </w:tabs>
            <w:rPr>
              <w:ins w:id="96" w:author="微软用户" w:date="2017-08-27T14:08:00Z"/>
              <w:noProof/>
            </w:rPr>
          </w:pPr>
          <w:ins w:id="97" w:author="微软用户" w:date="2017-08-27T14:08:00Z">
            <w:r w:rsidRPr="004E70C4">
              <w:rPr>
                <w:rStyle w:val="ab"/>
                <w:noProof/>
              </w:rPr>
              <w:fldChar w:fldCharType="begin"/>
            </w:r>
            <w:r w:rsidRPr="004E70C4">
              <w:rPr>
                <w:rStyle w:val="ab"/>
                <w:noProof/>
              </w:rPr>
              <w:instrText xml:space="preserve"> </w:instrText>
            </w:r>
            <w:r>
              <w:rPr>
                <w:noProof/>
              </w:rPr>
              <w:instrText>HYPERLINK \l "_Toc491606282"</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4.3.5 </w:t>
            </w:r>
            <w:r w:rsidRPr="004E70C4">
              <w:rPr>
                <w:rStyle w:val="ab"/>
                <w:rFonts w:hint="eastAsia"/>
                <w:noProof/>
              </w:rPr>
              <w:t>多应用适配流程设计</w:t>
            </w:r>
            <w:r>
              <w:rPr>
                <w:noProof/>
                <w:webHidden/>
              </w:rPr>
              <w:tab/>
            </w:r>
            <w:r>
              <w:rPr>
                <w:noProof/>
                <w:webHidden/>
              </w:rPr>
              <w:fldChar w:fldCharType="begin"/>
            </w:r>
            <w:r>
              <w:rPr>
                <w:noProof/>
                <w:webHidden/>
              </w:rPr>
              <w:instrText xml:space="preserve"> PAGEREF _Toc491606282 \h </w:instrText>
            </w:r>
            <w:r>
              <w:rPr>
                <w:noProof/>
                <w:webHidden/>
              </w:rPr>
            </w:r>
          </w:ins>
          <w:r>
            <w:rPr>
              <w:noProof/>
              <w:webHidden/>
            </w:rPr>
            <w:fldChar w:fldCharType="separate"/>
          </w:r>
          <w:ins w:id="98" w:author="微软用户" w:date="2017-08-27T14:08:00Z">
            <w:r>
              <w:rPr>
                <w:noProof/>
                <w:webHidden/>
              </w:rPr>
              <w:t>26</w:t>
            </w:r>
            <w:r>
              <w:rPr>
                <w:noProof/>
                <w:webHidden/>
              </w:rPr>
              <w:fldChar w:fldCharType="end"/>
            </w:r>
            <w:r w:rsidRPr="004E70C4">
              <w:rPr>
                <w:rStyle w:val="ab"/>
                <w:noProof/>
              </w:rPr>
              <w:fldChar w:fldCharType="end"/>
            </w:r>
          </w:ins>
        </w:p>
        <w:p w14:paraId="59E7BCB9" w14:textId="77777777" w:rsidR="00EF300D" w:rsidRDefault="00EF300D">
          <w:pPr>
            <w:pStyle w:val="23"/>
            <w:tabs>
              <w:tab w:val="right" w:leader="dot" w:pos="8302"/>
            </w:tabs>
            <w:rPr>
              <w:ins w:id="99" w:author="微软用户" w:date="2017-08-27T14:08:00Z"/>
              <w:noProof/>
            </w:rPr>
          </w:pPr>
          <w:ins w:id="100" w:author="微软用户" w:date="2017-08-27T14:08:00Z">
            <w:r w:rsidRPr="004E70C4">
              <w:rPr>
                <w:rStyle w:val="ab"/>
                <w:noProof/>
              </w:rPr>
              <w:fldChar w:fldCharType="begin"/>
            </w:r>
            <w:r w:rsidRPr="004E70C4">
              <w:rPr>
                <w:rStyle w:val="ab"/>
                <w:noProof/>
              </w:rPr>
              <w:instrText xml:space="preserve"> </w:instrText>
            </w:r>
            <w:r>
              <w:rPr>
                <w:noProof/>
              </w:rPr>
              <w:instrText>HYPERLINK \l "_Toc491606290"</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4.4</w:t>
            </w:r>
            <w:r w:rsidRPr="004E70C4">
              <w:rPr>
                <w:rStyle w:val="ab"/>
                <w:rFonts w:hint="eastAsia"/>
                <w:noProof/>
              </w:rPr>
              <w:t>数据库设计</w:t>
            </w:r>
            <w:r>
              <w:rPr>
                <w:noProof/>
                <w:webHidden/>
              </w:rPr>
              <w:tab/>
            </w:r>
            <w:r>
              <w:rPr>
                <w:noProof/>
                <w:webHidden/>
              </w:rPr>
              <w:fldChar w:fldCharType="begin"/>
            </w:r>
            <w:r>
              <w:rPr>
                <w:noProof/>
                <w:webHidden/>
              </w:rPr>
              <w:instrText xml:space="preserve"> PAGEREF _Toc491606290 \h </w:instrText>
            </w:r>
            <w:r>
              <w:rPr>
                <w:noProof/>
                <w:webHidden/>
              </w:rPr>
            </w:r>
          </w:ins>
          <w:r>
            <w:rPr>
              <w:noProof/>
              <w:webHidden/>
            </w:rPr>
            <w:fldChar w:fldCharType="separate"/>
          </w:r>
          <w:ins w:id="101" w:author="微软用户" w:date="2017-08-27T14:08:00Z">
            <w:r>
              <w:rPr>
                <w:noProof/>
                <w:webHidden/>
              </w:rPr>
              <w:t>27</w:t>
            </w:r>
            <w:r>
              <w:rPr>
                <w:noProof/>
                <w:webHidden/>
              </w:rPr>
              <w:fldChar w:fldCharType="end"/>
            </w:r>
            <w:r w:rsidRPr="004E70C4">
              <w:rPr>
                <w:rStyle w:val="ab"/>
                <w:noProof/>
              </w:rPr>
              <w:fldChar w:fldCharType="end"/>
            </w:r>
          </w:ins>
        </w:p>
        <w:p w14:paraId="2A3FE69E" w14:textId="77777777" w:rsidR="00EF300D" w:rsidRDefault="00EF300D">
          <w:pPr>
            <w:pStyle w:val="23"/>
            <w:tabs>
              <w:tab w:val="right" w:leader="dot" w:pos="8302"/>
            </w:tabs>
            <w:rPr>
              <w:ins w:id="102" w:author="微软用户" w:date="2017-08-27T14:08:00Z"/>
              <w:noProof/>
            </w:rPr>
          </w:pPr>
          <w:ins w:id="103" w:author="微软用户" w:date="2017-08-27T14:08:00Z">
            <w:r w:rsidRPr="004E70C4">
              <w:rPr>
                <w:rStyle w:val="ab"/>
                <w:noProof/>
              </w:rPr>
              <w:fldChar w:fldCharType="begin"/>
            </w:r>
            <w:r w:rsidRPr="004E70C4">
              <w:rPr>
                <w:rStyle w:val="ab"/>
                <w:noProof/>
              </w:rPr>
              <w:instrText xml:space="preserve"> </w:instrText>
            </w:r>
            <w:r>
              <w:rPr>
                <w:noProof/>
              </w:rPr>
              <w:instrText>HYPERLINK \l "_Toc491606291"</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4.5</w:t>
            </w:r>
            <w:r w:rsidRPr="004E70C4">
              <w:rPr>
                <w:rStyle w:val="ab"/>
                <w:rFonts w:hint="eastAsia"/>
                <w:noProof/>
              </w:rPr>
              <w:t>系统优化核心接口设计</w:t>
            </w:r>
            <w:r>
              <w:rPr>
                <w:noProof/>
                <w:webHidden/>
              </w:rPr>
              <w:tab/>
            </w:r>
            <w:r>
              <w:rPr>
                <w:noProof/>
                <w:webHidden/>
              </w:rPr>
              <w:fldChar w:fldCharType="begin"/>
            </w:r>
            <w:r>
              <w:rPr>
                <w:noProof/>
                <w:webHidden/>
              </w:rPr>
              <w:instrText xml:space="preserve"> PAGEREF _Toc491606291 \h </w:instrText>
            </w:r>
            <w:r>
              <w:rPr>
                <w:noProof/>
                <w:webHidden/>
              </w:rPr>
            </w:r>
          </w:ins>
          <w:r>
            <w:rPr>
              <w:noProof/>
              <w:webHidden/>
            </w:rPr>
            <w:fldChar w:fldCharType="separate"/>
          </w:r>
          <w:ins w:id="104" w:author="微软用户" w:date="2017-08-27T14:08:00Z">
            <w:r>
              <w:rPr>
                <w:noProof/>
                <w:webHidden/>
              </w:rPr>
              <w:t>28</w:t>
            </w:r>
            <w:r>
              <w:rPr>
                <w:noProof/>
                <w:webHidden/>
              </w:rPr>
              <w:fldChar w:fldCharType="end"/>
            </w:r>
            <w:r w:rsidRPr="004E70C4">
              <w:rPr>
                <w:rStyle w:val="ab"/>
                <w:noProof/>
              </w:rPr>
              <w:fldChar w:fldCharType="end"/>
            </w:r>
          </w:ins>
        </w:p>
        <w:p w14:paraId="707EF3F7" w14:textId="77777777" w:rsidR="00EF300D" w:rsidRDefault="00EF300D">
          <w:pPr>
            <w:pStyle w:val="32"/>
            <w:tabs>
              <w:tab w:val="right" w:leader="dot" w:pos="8302"/>
            </w:tabs>
            <w:rPr>
              <w:ins w:id="105" w:author="微软用户" w:date="2017-08-27T14:08:00Z"/>
              <w:noProof/>
            </w:rPr>
          </w:pPr>
          <w:ins w:id="106" w:author="微软用户" w:date="2017-08-27T14:08:00Z">
            <w:r w:rsidRPr="004E70C4">
              <w:rPr>
                <w:rStyle w:val="ab"/>
                <w:noProof/>
              </w:rPr>
              <w:fldChar w:fldCharType="begin"/>
            </w:r>
            <w:r w:rsidRPr="004E70C4">
              <w:rPr>
                <w:rStyle w:val="ab"/>
                <w:noProof/>
              </w:rPr>
              <w:instrText xml:space="preserve"> </w:instrText>
            </w:r>
            <w:r>
              <w:rPr>
                <w:noProof/>
              </w:rPr>
              <w:instrText>HYPERLINK \l "_Toc491606292"</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4.5.1 </w:t>
            </w:r>
            <w:r w:rsidRPr="004E70C4">
              <w:rPr>
                <w:rStyle w:val="ab"/>
                <w:rFonts w:hint="eastAsia"/>
                <w:noProof/>
              </w:rPr>
              <w:t>持久会话管理接口设计</w:t>
            </w:r>
            <w:r>
              <w:rPr>
                <w:noProof/>
                <w:webHidden/>
              </w:rPr>
              <w:tab/>
            </w:r>
            <w:r>
              <w:rPr>
                <w:noProof/>
                <w:webHidden/>
              </w:rPr>
              <w:fldChar w:fldCharType="begin"/>
            </w:r>
            <w:r>
              <w:rPr>
                <w:noProof/>
                <w:webHidden/>
              </w:rPr>
              <w:instrText xml:space="preserve"> PAGEREF _Toc491606292 \h </w:instrText>
            </w:r>
            <w:r>
              <w:rPr>
                <w:noProof/>
                <w:webHidden/>
              </w:rPr>
            </w:r>
          </w:ins>
          <w:r>
            <w:rPr>
              <w:noProof/>
              <w:webHidden/>
            </w:rPr>
            <w:fldChar w:fldCharType="separate"/>
          </w:r>
          <w:ins w:id="107" w:author="微软用户" w:date="2017-08-27T14:08:00Z">
            <w:r>
              <w:rPr>
                <w:noProof/>
                <w:webHidden/>
              </w:rPr>
              <w:t>28</w:t>
            </w:r>
            <w:r>
              <w:rPr>
                <w:noProof/>
                <w:webHidden/>
              </w:rPr>
              <w:fldChar w:fldCharType="end"/>
            </w:r>
            <w:r w:rsidRPr="004E70C4">
              <w:rPr>
                <w:rStyle w:val="ab"/>
                <w:noProof/>
              </w:rPr>
              <w:fldChar w:fldCharType="end"/>
            </w:r>
          </w:ins>
        </w:p>
        <w:p w14:paraId="51625041" w14:textId="77777777" w:rsidR="00EF300D" w:rsidRDefault="00EF300D">
          <w:pPr>
            <w:pStyle w:val="32"/>
            <w:tabs>
              <w:tab w:val="right" w:leader="dot" w:pos="8302"/>
            </w:tabs>
            <w:rPr>
              <w:ins w:id="108" w:author="微软用户" w:date="2017-08-27T14:08:00Z"/>
              <w:noProof/>
            </w:rPr>
          </w:pPr>
          <w:ins w:id="109" w:author="微软用户" w:date="2017-08-27T14:08:00Z">
            <w:r w:rsidRPr="004E70C4">
              <w:rPr>
                <w:rStyle w:val="ab"/>
                <w:noProof/>
              </w:rPr>
              <w:fldChar w:fldCharType="begin"/>
            </w:r>
            <w:r w:rsidRPr="004E70C4">
              <w:rPr>
                <w:rStyle w:val="ab"/>
                <w:noProof/>
              </w:rPr>
              <w:instrText xml:space="preserve"> </w:instrText>
            </w:r>
            <w:r>
              <w:rPr>
                <w:noProof/>
              </w:rPr>
              <w:instrText>HYPERLINK \l "_Toc491606293"</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4.5.2 </w:t>
            </w:r>
            <w:r w:rsidRPr="004E70C4">
              <w:rPr>
                <w:rStyle w:val="ab"/>
                <w:rFonts w:hint="eastAsia"/>
                <w:noProof/>
              </w:rPr>
              <w:t>大文件上传接口设计</w:t>
            </w:r>
            <w:r>
              <w:rPr>
                <w:noProof/>
                <w:webHidden/>
              </w:rPr>
              <w:tab/>
            </w:r>
            <w:r>
              <w:rPr>
                <w:noProof/>
                <w:webHidden/>
              </w:rPr>
              <w:fldChar w:fldCharType="begin"/>
            </w:r>
            <w:r>
              <w:rPr>
                <w:noProof/>
                <w:webHidden/>
              </w:rPr>
              <w:instrText xml:space="preserve"> PAGEREF _Toc491606293 \h </w:instrText>
            </w:r>
            <w:r>
              <w:rPr>
                <w:noProof/>
                <w:webHidden/>
              </w:rPr>
            </w:r>
          </w:ins>
          <w:r>
            <w:rPr>
              <w:noProof/>
              <w:webHidden/>
            </w:rPr>
            <w:fldChar w:fldCharType="separate"/>
          </w:r>
          <w:ins w:id="110" w:author="微软用户" w:date="2017-08-27T14:08:00Z">
            <w:r>
              <w:rPr>
                <w:noProof/>
                <w:webHidden/>
              </w:rPr>
              <w:t>31</w:t>
            </w:r>
            <w:r>
              <w:rPr>
                <w:noProof/>
                <w:webHidden/>
              </w:rPr>
              <w:fldChar w:fldCharType="end"/>
            </w:r>
            <w:r w:rsidRPr="004E70C4">
              <w:rPr>
                <w:rStyle w:val="ab"/>
                <w:noProof/>
              </w:rPr>
              <w:fldChar w:fldCharType="end"/>
            </w:r>
          </w:ins>
        </w:p>
        <w:p w14:paraId="43AD9B77" w14:textId="77777777" w:rsidR="00EF300D" w:rsidRDefault="00EF300D">
          <w:pPr>
            <w:pStyle w:val="32"/>
            <w:tabs>
              <w:tab w:val="right" w:leader="dot" w:pos="8302"/>
            </w:tabs>
            <w:rPr>
              <w:ins w:id="111" w:author="微软用户" w:date="2017-08-27T14:08:00Z"/>
              <w:noProof/>
            </w:rPr>
          </w:pPr>
          <w:ins w:id="112" w:author="微软用户" w:date="2017-08-27T14:08:00Z">
            <w:r w:rsidRPr="004E70C4">
              <w:rPr>
                <w:rStyle w:val="ab"/>
                <w:noProof/>
              </w:rPr>
              <w:fldChar w:fldCharType="begin"/>
            </w:r>
            <w:r w:rsidRPr="004E70C4">
              <w:rPr>
                <w:rStyle w:val="ab"/>
                <w:noProof/>
              </w:rPr>
              <w:instrText xml:space="preserve"> </w:instrText>
            </w:r>
            <w:r>
              <w:rPr>
                <w:noProof/>
              </w:rPr>
              <w:instrText>HYPERLINK \l "_Toc491606294"</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4.5.3 </w:t>
            </w:r>
            <w:r w:rsidRPr="004E70C4">
              <w:rPr>
                <w:rStyle w:val="ab"/>
                <w:rFonts w:hint="eastAsia"/>
                <w:noProof/>
              </w:rPr>
              <w:t>本地缓存接口设计</w:t>
            </w:r>
            <w:r>
              <w:rPr>
                <w:noProof/>
                <w:webHidden/>
              </w:rPr>
              <w:tab/>
            </w:r>
            <w:r>
              <w:rPr>
                <w:noProof/>
                <w:webHidden/>
              </w:rPr>
              <w:fldChar w:fldCharType="begin"/>
            </w:r>
            <w:r>
              <w:rPr>
                <w:noProof/>
                <w:webHidden/>
              </w:rPr>
              <w:instrText xml:space="preserve"> PAGEREF _Toc491606294 \h </w:instrText>
            </w:r>
            <w:r>
              <w:rPr>
                <w:noProof/>
                <w:webHidden/>
              </w:rPr>
            </w:r>
          </w:ins>
          <w:r>
            <w:rPr>
              <w:noProof/>
              <w:webHidden/>
            </w:rPr>
            <w:fldChar w:fldCharType="separate"/>
          </w:r>
          <w:ins w:id="113" w:author="微软用户" w:date="2017-08-27T14:08:00Z">
            <w:r>
              <w:rPr>
                <w:noProof/>
                <w:webHidden/>
              </w:rPr>
              <w:t>32</w:t>
            </w:r>
            <w:r>
              <w:rPr>
                <w:noProof/>
                <w:webHidden/>
              </w:rPr>
              <w:fldChar w:fldCharType="end"/>
            </w:r>
            <w:r w:rsidRPr="004E70C4">
              <w:rPr>
                <w:rStyle w:val="ab"/>
                <w:noProof/>
              </w:rPr>
              <w:fldChar w:fldCharType="end"/>
            </w:r>
          </w:ins>
        </w:p>
        <w:p w14:paraId="7631F380" w14:textId="77777777" w:rsidR="00EF300D" w:rsidRDefault="00EF300D">
          <w:pPr>
            <w:pStyle w:val="32"/>
            <w:tabs>
              <w:tab w:val="right" w:leader="dot" w:pos="8302"/>
            </w:tabs>
            <w:rPr>
              <w:ins w:id="114" w:author="微软用户" w:date="2017-08-27T14:08:00Z"/>
              <w:noProof/>
            </w:rPr>
          </w:pPr>
          <w:ins w:id="115" w:author="微软用户" w:date="2017-08-27T14:08:00Z">
            <w:r w:rsidRPr="004E70C4">
              <w:rPr>
                <w:rStyle w:val="ab"/>
                <w:noProof/>
              </w:rPr>
              <w:lastRenderedPageBreak/>
              <w:fldChar w:fldCharType="begin"/>
            </w:r>
            <w:r w:rsidRPr="004E70C4">
              <w:rPr>
                <w:rStyle w:val="ab"/>
                <w:noProof/>
              </w:rPr>
              <w:instrText xml:space="preserve"> </w:instrText>
            </w:r>
            <w:r>
              <w:rPr>
                <w:noProof/>
              </w:rPr>
              <w:instrText>HYPERLINK \l "_Toc491606295"</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4.5.4 </w:t>
            </w:r>
            <w:r w:rsidRPr="004E70C4">
              <w:rPr>
                <w:rStyle w:val="ab"/>
                <w:rFonts w:hint="eastAsia"/>
                <w:noProof/>
              </w:rPr>
              <w:t>多应用适配接口设计</w:t>
            </w:r>
            <w:r>
              <w:rPr>
                <w:noProof/>
                <w:webHidden/>
              </w:rPr>
              <w:tab/>
            </w:r>
            <w:r>
              <w:rPr>
                <w:noProof/>
                <w:webHidden/>
              </w:rPr>
              <w:fldChar w:fldCharType="begin"/>
            </w:r>
            <w:r>
              <w:rPr>
                <w:noProof/>
                <w:webHidden/>
              </w:rPr>
              <w:instrText xml:space="preserve"> PAGEREF _Toc491606295 \h </w:instrText>
            </w:r>
            <w:r>
              <w:rPr>
                <w:noProof/>
                <w:webHidden/>
              </w:rPr>
            </w:r>
          </w:ins>
          <w:r>
            <w:rPr>
              <w:noProof/>
              <w:webHidden/>
            </w:rPr>
            <w:fldChar w:fldCharType="separate"/>
          </w:r>
          <w:ins w:id="116" w:author="微软用户" w:date="2017-08-27T14:08:00Z">
            <w:r>
              <w:rPr>
                <w:noProof/>
                <w:webHidden/>
              </w:rPr>
              <w:t>33</w:t>
            </w:r>
            <w:r>
              <w:rPr>
                <w:noProof/>
                <w:webHidden/>
              </w:rPr>
              <w:fldChar w:fldCharType="end"/>
            </w:r>
            <w:r w:rsidRPr="004E70C4">
              <w:rPr>
                <w:rStyle w:val="ab"/>
                <w:noProof/>
              </w:rPr>
              <w:fldChar w:fldCharType="end"/>
            </w:r>
          </w:ins>
        </w:p>
        <w:p w14:paraId="75577C71" w14:textId="77777777" w:rsidR="00EF300D" w:rsidRDefault="00EF300D">
          <w:pPr>
            <w:pStyle w:val="10"/>
            <w:rPr>
              <w:ins w:id="117" w:author="微软用户" w:date="2017-08-27T14:08:00Z"/>
              <w:noProof/>
            </w:rPr>
          </w:pPr>
          <w:ins w:id="118" w:author="微软用户" w:date="2017-08-27T14:08:00Z">
            <w:r w:rsidRPr="004E70C4">
              <w:rPr>
                <w:rStyle w:val="ab"/>
                <w:noProof/>
              </w:rPr>
              <w:fldChar w:fldCharType="begin"/>
            </w:r>
            <w:r w:rsidRPr="004E70C4">
              <w:rPr>
                <w:rStyle w:val="ab"/>
                <w:noProof/>
              </w:rPr>
              <w:instrText xml:space="preserve"> </w:instrText>
            </w:r>
            <w:r>
              <w:rPr>
                <w:noProof/>
              </w:rPr>
              <w:instrText>HYPERLINK \l "_Toc491606296"</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rFonts w:ascii="Times New Roman" w:hAnsi="Times New Roman" w:cs="Times New Roman" w:hint="eastAsia"/>
                <w:noProof/>
              </w:rPr>
              <w:t>第五章</w:t>
            </w:r>
            <w:r w:rsidRPr="004E70C4">
              <w:rPr>
                <w:rStyle w:val="ab"/>
                <w:rFonts w:ascii="Times New Roman" w:hAnsi="Times New Roman" w:cs="Times New Roman"/>
                <w:noProof/>
              </w:rPr>
              <w:t xml:space="preserve"> </w:t>
            </w:r>
            <w:r w:rsidRPr="004E70C4">
              <w:rPr>
                <w:rStyle w:val="ab"/>
                <w:rFonts w:ascii="Times New Roman" w:hAnsi="Times New Roman" w:cs="Times New Roman" w:hint="eastAsia"/>
                <w:noProof/>
              </w:rPr>
              <w:t>云备份中间件系统优化实现</w:t>
            </w:r>
            <w:r>
              <w:rPr>
                <w:noProof/>
                <w:webHidden/>
              </w:rPr>
              <w:tab/>
            </w:r>
            <w:r>
              <w:rPr>
                <w:noProof/>
                <w:webHidden/>
              </w:rPr>
              <w:fldChar w:fldCharType="begin"/>
            </w:r>
            <w:r>
              <w:rPr>
                <w:noProof/>
                <w:webHidden/>
              </w:rPr>
              <w:instrText xml:space="preserve"> PAGEREF _Toc491606296 \h </w:instrText>
            </w:r>
            <w:r>
              <w:rPr>
                <w:noProof/>
                <w:webHidden/>
              </w:rPr>
            </w:r>
          </w:ins>
          <w:r>
            <w:rPr>
              <w:noProof/>
              <w:webHidden/>
            </w:rPr>
            <w:fldChar w:fldCharType="separate"/>
          </w:r>
          <w:ins w:id="119" w:author="微软用户" w:date="2017-08-27T14:08:00Z">
            <w:r>
              <w:rPr>
                <w:noProof/>
                <w:webHidden/>
              </w:rPr>
              <w:t>34</w:t>
            </w:r>
            <w:r>
              <w:rPr>
                <w:noProof/>
                <w:webHidden/>
              </w:rPr>
              <w:fldChar w:fldCharType="end"/>
            </w:r>
            <w:r w:rsidRPr="004E70C4">
              <w:rPr>
                <w:rStyle w:val="ab"/>
                <w:noProof/>
              </w:rPr>
              <w:fldChar w:fldCharType="end"/>
            </w:r>
          </w:ins>
        </w:p>
        <w:p w14:paraId="384E0080" w14:textId="77777777" w:rsidR="00EF300D" w:rsidRDefault="00EF300D">
          <w:pPr>
            <w:pStyle w:val="23"/>
            <w:tabs>
              <w:tab w:val="right" w:leader="dot" w:pos="8302"/>
            </w:tabs>
            <w:rPr>
              <w:ins w:id="120" w:author="微软用户" w:date="2017-08-27T14:08:00Z"/>
              <w:noProof/>
            </w:rPr>
          </w:pPr>
          <w:ins w:id="121" w:author="微软用户" w:date="2017-08-27T14:08:00Z">
            <w:r w:rsidRPr="004E70C4">
              <w:rPr>
                <w:rStyle w:val="ab"/>
                <w:noProof/>
              </w:rPr>
              <w:fldChar w:fldCharType="begin"/>
            </w:r>
            <w:r w:rsidRPr="004E70C4">
              <w:rPr>
                <w:rStyle w:val="ab"/>
                <w:noProof/>
              </w:rPr>
              <w:instrText xml:space="preserve"> </w:instrText>
            </w:r>
            <w:r>
              <w:rPr>
                <w:noProof/>
              </w:rPr>
              <w:instrText>HYPERLINK \l "_Toc491606297"</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5.1 </w:t>
            </w:r>
            <w:r w:rsidRPr="004E70C4">
              <w:rPr>
                <w:rStyle w:val="ab"/>
                <w:rFonts w:hint="eastAsia"/>
                <w:noProof/>
              </w:rPr>
              <w:t>开发环境</w:t>
            </w:r>
            <w:r>
              <w:rPr>
                <w:noProof/>
                <w:webHidden/>
              </w:rPr>
              <w:tab/>
            </w:r>
            <w:r>
              <w:rPr>
                <w:noProof/>
                <w:webHidden/>
              </w:rPr>
              <w:fldChar w:fldCharType="begin"/>
            </w:r>
            <w:r>
              <w:rPr>
                <w:noProof/>
                <w:webHidden/>
              </w:rPr>
              <w:instrText xml:space="preserve"> PAGEREF _Toc491606297 \h </w:instrText>
            </w:r>
            <w:r>
              <w:rPr>
                <w:noProof/>
                <w:webHidden/>
              </w:rPr>
            </w:r>
          </w:ins>
          <w:r>
            <w:rPr>
              <w:noProof/>
              <w:webHidden/>
            </w:rPr>
            <w:fldChar w:fldCharType="separate"/>
          </w:r>
          <w:ins w:id="122" w:author="微软用户" w:date="2017-08-27T14:08:00Z">
            <w:r>
              <w:rPr>
                <w:noProof/>
                <w:webHidden/>
              </w:rPr>
              <w:t>34</w:t>
            </w:r>
            <w:r>
              <w:rPr>
                <w:noProof/>
                <w:webHidden/>
              </w:rPr>
              <w:fldChar w:fldCharType="end"/>
            </w:r>
            <w:r w:rsidRPr="004E70C4">
              <w:rPr>
                <w:rStyle w:val="ab"/>
                <w:noProof/>
              </w:rPr>
              <w:fldChar w:fldCharType="end"/>
            </w:r>
          </w:ins>
        </w:p>
        <w:p w14:paraId="2375F54F" w14:textId="77777777" w:rsidR="00EF300D" w:rsidRDefault="00EF300D">
          <w:pPr>
            <w:pStyle w:val="23"/>
            <w:tabs>
              <w:tab w:val="right" w:leader="dot" w:pos="8302"/>
            </w:tabs>
            <w:rPr>
              <w:ins w:id="123" w:author="微软用户" w:date="2017-08-27T14:08:00Z"/>
              <w:noProof/>
            </w:rPr>
          </w:pPr>
          <w:ins w:id="124" w:author="微软用户" w:date="2017-08-27T14:08:00Z">
            <w:r w:rsidRPr="004E70C4">
              <w:rPr>
                <w:rStyle w:val="ab"/>
                <w:noProof/>
              </w:rPr>
              <w:fldChar w:fldCharType="begin"/>
            </w:r>
            <w:r w:rsidRPr="004E70C4">
              <w:rPr>
                <w:rStyle w:val="ab"/>
                <w:noProof/>
              </w:rPr>
              <w:instrText xml:space="preserve"> </w:instrText>
            </w:r>
            <w:r>
              <w:rPr>
                <w:noProof/>
              </w:rPr>
              <w:instrText>HYPERLINK \l "_Toc491606298"</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5.2 </w:t>
            </w:r>
            <w:r w:rsidRPr="004E70C4">
              <w:rPr>
                <w:rStyle w:val="ab"/>
                <w:rFonts w:hint="eastAsia"/>
                <w:noProof/>
              </w:rPr>
              <w:t>关键技术实现</w:t>
            </w:r>
            <w:r>
              <w:rPr>
                <w:noProof/>
                <w:webHidden/>
              </w:rPr>
              <w:tab/>
            </w:r>
            <w:r>
              <w:rPr>
                <w:noProof/>
                <w:webHidden/>
              </w:rPr>
              <w:fldChar w:fldCharType="begin"/>
            </w:r>
            <w:r>
              <w:rPr>
                <w:noProof/>
                <w:webHidden/>
              </w:rPr>
              <w:instrText xml:space="preserve"> PAGEREF _Toc491606298 \h </w:instrText>
            </w:r>
            <w:r>
              <w:rPr>
                <w:noProof/>
                <w:webHidden/>
              </w:rPr>
            </w:r>
          </w:ins>
          <w:r>
            <w:rPr>
              <w:noProof/>
              <w:webHidden/>
            </w:rPr>
            <w:fldChar w:fldCharType="separate"/>
          </w:r>
          <w:ins w:id="125" w:author="微软用户" w:date="2017-08-27T14:08:00Z">
            <w:r>
              <w:rPr>
                <w:noProof/>
                <w:webHidden/>
              </w:rPr>
              <w:t>34</w:t>
            </w:r>
            <w:r>
              <w:rPr>
                <w:noProof/>
                <w:webHidden/>
              </w:rPr>
              <w:fldChar w:fldCharType="end"/>
            </w:r>
            <w:r w:rsidRPr="004E70C4">
              <w:rPr>
                <w:rStyle w:val="ab"/>
                <w:noProof/>
              </w:rPr>
              <w:fldChar w:fldCharType="end"/>
            </w:r>
          </w:ins>
        </w:p>
        <w:p w14:paraId="7F50A41F" w14:textId="77777777" w:rsidR="00EF300D" w:rsidRDefault="00EF300D">
          <w:pPr>
            <w:pStyle w:val="32"/>
            <w:tabs>
              <w:tab w:val="right" w:leader="dot" w:pos="8302"/>
            </w:tabs>
            <w:rPr>
              <w:ins w:id="126" w:author="微软用户" w:date="2017-08-27T14:08:00Z"/>
              <w:noProof/>
            </w:rPr>
          </w:pPr>
          <w:ins w:id="127" w:author="微软用户" w:date="2017-08-27T14:08:00Z">
            <w:r w:rsidRPr="004E70C4">
              <w:rPr>
                <w:rStyle w:val="ab"/>
                <w:noProof/>
              </w:rPr>
              <w:fldChar w:fldCharType="begin"/>
            </w:r>
            <w:r w:rsidRPr="004E70C4">
              <w:rPr>
                <w:rStyle w:val="ab"/>
                <w:noProof/>
              </w:rPr>
              <w:instrText xml:space="preserve"> </w:instrText>
            </w:r>
            <w:r>
              <w:rPr>
                <w:noProof/>
              </w:rPr>
              <w:instrText>HYPERLINK \l "_Toc491606299"</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5.2.1</w:t>
            </w:r>
            <w:r w:rsidRPr="004E70C4">
              <w:rPr>
                <w:rStyle w:val="ab"/>
                <w:rFonts w:hint="eastAsia"/>
                <w:noProof/>
              </w:rPr>
              <w:t>加密方式</w:t>
            </w:r>
            <w:r>
              <w:rPr>
                <w:noProof/>
                <w:webHidden/>
              </w:rPr>
              <w:tab/>
            </w:r>
            <w:r>
              <w:rPr>
                <w:noProof/>
                <w:webHidden/>
              </w:rPr>
              <w:fldChar w:fldCharType="begin"/>
            </w:r>
            <w:r>
              <w:rPr>
                <w:noProof/>
                <w:webHidden/>
              </w:rPr>
              <w:instrText xml:space="preserve"> PAGEREF _Toc491606299 \h </w:instrText>
            </w:r>
            <w:r>
              <w:rPr>
                <w:noProof/>
                <w:webHidden/>
              </w:rPr>
            </w:r>
          </w:ins>
          <w:r>
            <w:rPr>
              <w:noProof/>
              <w:webHidden/>
            </w:rPr>
            <w:fldChar w:fldCharType="separate"/>
          </w:r>
          <w:ins w:id="128" w:author="微软用户" w:date="2017-08-27T14:08:00Z">
            <w:r>
              <w:rPr>
                <w:noProof/>
                <w:webHidden/>
              </w:rPr>
              <w:t>34</w:t>
            </w:r>
            <w:r>
              <w:rPr>
                <w:noProof/>
                <w:webHidden/>
              </w:rPr>
              <w:fldChar w:fldCharType="end"/>
            </w:r>
            <w:r w:rsidRPr="004E70C4">
              <w:rPr>
                <w:rStyle w:val="ab"/>
                <w:noProof/>
              </w:rPr>
              <w:fldChar w:fldCharType="end"/>
            </w:r>
          </w:ins>
        </w:p>
        <w:p w14:paraId="53B543F4" w14:textId="77777777" w:rsidR="00EF300D" w:rsidRDefault="00EF300D">
          <w:pPr>
            <w:pStyle w:val="32"/>
            <w:tabs>
              <w:tab w:val="right" w:leader="dot" w:pos="8302"/>
            </w:tabs>
            <w:rPr>
              <w:ins w:id="129" w:author="微软用户" w:date="2017-08-27T14:08:00Z"/>
              <w:noProof/>
            </w:rPr>
          </w:pPr>
          <w:ins w:id="130" w:author="微软用户" w:date="2017-08-27T14:08:00Z">
            <w:r w:rsidRPr="004E70C4">
              <w:rPr>
                <w:rStyle w:val="ab"/>
                <w:noProof/>
              </w:rPr>
              <w:fldChar w:fldCharType="begin"/>
            </w:r>
            <w:r w:rsidRPr="004E70C4">
              <w:rPr>
                <w:rStyle w:val="ab"/>
                <w:noProof/>
              </w:rPr>
              <w:instrText xml:space="preserve"> </w:instrText>
            </w:r>
            <w:r>
              <w:rPr>
                <w:noProof/>
              </w:rPr>
              <w:instrText>HYPERLINK \l "_Toc491606300"</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5.2.2</w:t>
            </w:r>
            <w:r w:rsidRPr="004E70C4">
              <w:rPr>
                <w:rStyle w:val="ab"/>
                <w:rFonts w:hint="eastAsia"/>
                <w:noProof/>
              </w:rPr>
              <w:t>中间件授权代理</w:t>
            </w:r>
            <w:r>
              <w:rPr>
                <w:noProof/>
                <w:webHidden/>
              </w:rPr>
              <w:tab/>
            </w:r>
            <w:r>
              <w:rPr>
                <w:noProof/>
                <w:webHidden/>
              </w:rPr>
              <w:fldChar w:fldCharType="begin"/>
            </w:r>
            <w:r>
              <w:rPr>
                <w:noProof/>
                <w:webHidden/>
              </w:rPr>
              <w:instrText xml:space="preserve"> PAGEREF _Toc491606300 \h </w:instrText>
            </w:r>
            <w:r>
              <w:rPr>
                <w:noProof/>
                <w:webHidden/>
              </w:rPr>
            </w:r>
          </w:ins>
          <w:r>
            <w:rPr>
              <w:noProof/>
              <w:webHidden/>
            </w:rPr>
            <w:fldChar w:fldCharType="separate"/>
          </w:r>
          <w:ins w:id="131" w:author="微软用户" w:date="2017-08-27T14:08:00Z">
            <w:r>
              <w:rPr>
                <w:noProof/>
                <w:webHidden/>
              </w:rPr>
              <w:t>35</w:t>
            </w:r>
            <w:r>
              <w:rPr>
                <w:noProof/>
                <w:webHidden/>
              </w:rPr>
              <w:fldChar w:fldCharType="end"/>
            </w:r>
            <w:r w:rsidRPr="004E70C4">
              <w:rPr>
                <w:rStyle w:val="ab"/>
                <w:noProof/>
              </w:rPr>
              <w:fldChar w:fldCharType="end"/>
            </w:r>
          </w:ins>
        </w:p>
        <w:p w14:paraId="6BFCC9DF" w14:textId="77777777" w:rsidR="00EF300D" w:rsidRDefault="00EF300D">
          <w:pPr>
            <w:pStyle w:val="32"/>
            <w:tabs>
              <w:tab w:val="right" w:leader="dot" w:pos="8302"/>
            </w:tabs>
            <w:rPr>
              <w:ins w:id="132" w:author="微软用户" w:date="2017-08-27T14:08:00Z"/>
              <w:noProof/>
            </w:rPr>
          </w:pPr>
          <w:ins w:id="133" w:author="微软用户" w:date="2017-08-27T14:08:00Z">
            <w:r w:rsidRPr="004E70C4">
              <w:rPr>
                <w:rStyle w:val="ab"/>
                <w:noProof/>
              </w:rPr>
              <w:fldChar w:fldCharType="begin"/>
            </w:r>
            <w:r w:rsidRPr="004E70C4">
              <w:rPr>
                <w:rStyle w:val="ab"/>
                <w:noProof/>
              </w:rPr>
              <w:instrText xml:space="preserve"> </w:instrText>
            </w:r>
            <w:r>
              <w:rPr>
                <w:noProof/>
              </w:rPr>
              <w:instrText>HYPERLINK \l "_Toc491606301"</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5.2.3</w:t>
            </w:r>
            <w:r w:rsidRPr="004E70C4">
              <w:rPr>
                <w:rStyle w:val="ab"/>
                <w:rFonts w:hint="eastAsia"/>
                <w:noProof/>
              </w:rPr>
              <w:t>大文件上传</w:t>
            </w:r>
            <w:r>
              <w:rPr>
                <w:noProof/>
                <w:webHidden/>
              </w:rPr>
              <w:tab/>
            </w:r>
            <w:r>
              <w:rPr>
                <w:noProof/>
                <w:webHidden/>
              </w:rPr>
              <w:fldChar w:fldCharType="begin"/>
            </w:r>
            <w:r>
              <w:rPr>
                <w:noProof/>
                <w:webHidden/>
              </w:rPr>
              <w:instrText xml:space="preserve"> PAGEREF _Toc491606301 \h </w:instrText>
            </w:r>
            <w:r>
              <w:rPr>
                <w:noProof/>
                <w:webHidden/>
              </w:rPr>
            </w:r>
          </w:ins>
          <w:r>
            <w:rPr>
              <w:noProof/>
              <w:webHidden/>
            </w:rPr>
            <w:fldChar w:fldCharType="separate"/>
          </w:r>
          <w:ins w:id="134" w:author="微软用户" w:date="2017-08-27T14:08:00Z">
            <w:r>
              <w:rPr>
                <w:noProof/>
                <w:webHidden/>
              </w:rPr>
              <w:t>36</w:t>
            </w:r>
            <w:r>
              <w:rPr>
                <w:noProof/>
                <w:webHidden/>
              </w:rPr>
              <w:fldChar w:fldCharType="end"/>
            </w:r>
            <w:r w:rsidRPr="004E70C4">
              <w:rPr>
                <w:rStyle w:val="ab"/>
                <w:noProof/>
              </w:rPr>
              <w:fldChar w:fldCharType="end"/>
            </w:r>
          </w:ins>
        </w:p>
        <w:p w14:paraId="5BD94EDF" w14:textId="77777777" w:rsidR="00EF300D" w:rsidRDefault="00EF300D">
          <w:pPr>
            <w:pStyle w:val="32"/>
            <w:tabs>
              <w:tab w:val="right" w:leader="dot" w:pos="8302"/>
            </w:tabs>
            <w:rPr>
              <w:ins w:id="135" w:author="微软用户" w:date="2017-08-27T14:08:00Z"/>
              <w:noProof/>
            </w:rPr>
          </w:pPr>
          <w:ins w:id="136" w:author="微软用户" w:date="2017-08-27T14:08:00Z">
            <w:r w:rsidRPr="004E70C4">
              <w:rPr>
                <w:rStyle w:val="ab"/>
                <w:noProof/>
              </w:rPr>
              <w:fldChar w:fldCharType="begin"/>
            </w:r>
            <w:r w:rsidRPr="004E70C4">
              <w:rPr>
                <w:rStyle w:val="ab"/>
                <w:noProof/>
              </w:rPr>
              <w:instrText xml:space="preserve"> </w:instrText>
            </w:r>
            <w:r>
              <w:rPr>
                <w:noProof/>
              </w:rPr>
              <w:instrText>HYPERLINK \l "_Toc491606302"</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5.2.4</w:t>
            </w:r>
            <w:r w:rsidRPr="004E70C4">
              <w:rPr>
                <w:rStyle w:val="ab"/>
                <w:rFonts w:hint="eastAsia"/>
                <w:noProof/>
              </w:rPr>
              <w:t>本地缓存</w:t>
            </w:r>
            <w:r>
              <w:rPr>
                <w:noProof/>
                <w:webHidden/>
              </w:rPr>
              <w:tab/>
            </w:r>
            <w:r>
              <w:rPr>
                <w:noProof/>
                <w:webHidden/>
              </w:rPr>
              <w:fldChar w:fldCharType="begin"/>
            </w:r>
            <w:r>
              <w:rPr>
                <w:noProof/>
                <w:webHidden/>
              </w:rPr>
              <w:instrText xml:space="preserve"> PAGEREF _Toc491606302 \h </w:instrText>
            </w:r>
            <w:r>
              <w:rPr>
                <w:noProof/>
                <w:webHidden/>
              </w:rPr>
            </w:r>
          </w:ins>
          <w:r>
            <w:rPr>
              <w:noProof/>
              <w:webHidden/>
            </w:rPr>
            <w:fldChar w:fldCharType="separate"/>
          </w:r>
          <w:ins w:id="137" w:author="微软用户" w:date="2017-08-27T14:08:00Z">
            <w:r>
              <w:rPr>
                <w:noProof/>
                <w:webHidden/>
              </w:rPr>
              <w:t>37</w:t>
            </w:r>
            <w:r>
              <w:rPr>
                <w:noProof/>
                <w:webHidden/>
              </w:rPr>
              <w:fldChar w:fldCharType="end"/>
            </w:r>
            <w:r w:rsidRPr="004E70C4">
              <w:rPr>
                <w:rStyle w:val="ab"/>
                <w:noProof/>
              </w:rPr>
              <w:fldChar w:fldCharType="end"/>
            </w:r>
          </w:ins>
        </w:p>
        <w:p w14:paraId="3AB3995A" w14:textId="77777777" w:rsidR="00EF300D" w:rsidRDefault="00EF300D">
          <w:pPr>
            <w:pStyle w:val="32"/>
            <w:tabs>
              <w:tab w:val="right" w:leader="dot" w:pos="8302"/>
            </w:tabs>
            <w:rPr>
              <w:ins w:id="138" w:author="微软用户" w:date="2017-08-27T14:08:00Z"/>
              <w:noProof/>
            </w:rPr>
          </w:pPr>
          <w:ins w:id="139" w:author="微软用户" w:date="2017-08-27T14:08:00Z">
            <w:r w:rsidRPr="004E70C4">
              <w:rPr>
                <w:rStyle w:val="ab"/>
                <w:noProof/>
              </w:rPr>
              <w:fldChar w:fldCharType="begin"/>
            </w:r>
            <w:r w:rsidRPr="004E70C4">
              <w:rPr>
                <w:rStyle w:val="ab"/>
                <w:noProof/>
              </w:rPr>
              <w:instrText xml:space="preserve"> </w:instrText>
            </w:r>
            <w:r>
              <w:rPr>
                <w:noProof/>
              </w:rPr>
              <w:instrText>HYPERLINK \l "_Toc491606303"</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5.2.5 LRU</w:t>
            </w:r>
            <w:r w:rsidRPr="004E70C4">
              <w:rPr>
                <w:rStyle w:val="ab"/>
                <w:rFonts w:hint="eastAsia"/>
                <w:noProof/>
              </w:rPr>
              <w:t>替换策略</w:t>
            </w:r>
            <w:r>
              <w:rPr>
                <w:noProof/>
                <w:webHidden/>
              </w:rPr>
              <w:tab/>
            </w:r>
            <w:r>
              <w:rPr>
                <w:noProof/>
                <w:webHidden/>
              </w:rPr>
              <w:fldChar w:fldCharType="begin"/>
            </w:r>
            <w:r>
              <w:rPr>
                <w:noProof/>
                <w:webHidden/>
              </w:rPr>
              <w:instrText xml:space="preserve"> PAGEREF _Toc491606303 \h </w:instrText>
            </w:r>
            <w:r>
              <w:rPr>
                <w:noProof/>
                <w:webHidden/>
              </w:rPr>
            </w:r>
          </w:ins>
          <w:r>
            <w:rPr>
              <w:noProof/>
              <w:webHidden/>
            </w:rPr>
            <w:fldChar w:fldCharType="separate"/>
          </w:r>
          <w:ins w:id="140" w:author="微软用户" w:date="2017-08-27T14:08:00Z">
            <w:r>
              <w:rPr>
                <w:noProof/>
                <w:webHidden/>
              </w:rPr>
              <w:t>38</w:t>
            </w:r>
            <w:r>
              <w:rPr>
                <w:noProof/>
                <w:webHidden/>
              </w:rPr>
              <w:fldChar w:fldCharType="end"/>
            </w:r>
            <w:r w:rsidRPr="004E70C4">
              <w:rPr>
                <w:rStyle w:val="ab"/>
                <w:noProof/>
              </w:rPr>
              <w:fldChar w:fldCharType="end"/>
            </w:r>
          </w:ins>
        </w:p>
        <w:p w14:paraId="170EF175" w14:textId="77777777" w:rsidR="00EF300D" w:rsidRDefault="00EF300D">
          <w:pPr>
            <w:pStyle w:val="32"/>
            <w:tabs>
              <w:tab w:val="right" w:leader="dot" w:pos="8302"/>
            </w:tabs>
            <w:rPr>
              <w:ins w:id="141" w:author="微软用户" w:date="2017-08-27T14:08:00Z"/>
              <w:noProof/>
            </w:rPr>
          </w:pPr>
          <w:ins w:id="142" w:author="微软用户" w:date="2017-08-27T14:08:00Z">
            <w:r w:rsidRPr="004E70C4">
              <w:rPr>
                <w:rStyle w:val="ab"/>
                <w:noProof/>
              </w:rPr>
              <w:fldChar w:fldCharType="begin"/>
            </w:r>
            <w:r w:rsidRPr="004E70C4">
              <w:rPr>
                <w:rStyle w:val="ab"/>
                <w:noProof/>
              </w:rPr>
              <w:instrText xml:space="preserve"> </w:instrText>
            </w:r>
            <w:r>
              <w:rPr>
                <w:noProof/>
              </w:rPr>
              <w:instrText>HYPERLINK \l "_Toc491606304"</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5.2.6 Firefox</w:t>
            </w:r>
            <w:r w:rsidRPr="004E70C4">
              <w:rPr>
                <w:rStyle w:val="ab"/>
                <w:rFonts w:hint="eastAsia"/>
                <w:noProof/>
              </w:rPr>
              <w:t>扩展</w:t>
            </w:r>
            <w:r>
              <w:rPr>
                <w:noProof/>
                <w:webHidden/>
              </w:rPr>
              <w:tab/>
            </w:r>
            <w:r>
              <w:rPr>
                <w:noProof/>
                <w:webHidden/>
              </w:rPr>
              <w:fldChar w:fldCharType="begin"/>
            </w:r>
            <w:r>
              <w:rPr>
                <w:noProof/>
                <w:webHidden/>
              </w:rPr>
              <w:instrText xml:space="preserve"> PAGEREF _Toc491606304 \h </w:instrText>
            </w:r>
            <w:r>
              <w:rPr>
                <w:noProof/>
                <w:webHidden/>
              </w:rPr>
            </w:r>
          </w:ins>
          <w:r>
            <w:rPr>
              <w:noProof/>
              <w:webHidden/>
            </w:rPr>
            <w:fldChar w:fldCharType="separate"/>
          </w:r>
          <w:ins w:id="143" w:author="微软用户" w:date="2017-08-27T14:08:00Z">
            <w:r>
              <w:rPr>
                <w:noProof/>
                <w:webHidden/>
              </w:rPr>
              <w:t>39</w:t>
            </w:r>
            <w:r>
              <w:rPr>
                <w:noProof/>
                <w:webHidden/>
              </w:rPr>
              <w:fldChar w:fldCharType="end"/>
            </w:r>
            <w:r w:rsidRPr="004E70C4">
              <w:rPr>
                <w:rStyle w:val="ab"/>
                <w:noProof/>
              </w:rPr>
              <w:fldChar w:fldCharType="end"/>
            </w:r>
          </w:ins>
        </w:p>
        <w:p w14:paraId="3351CE3A" w14:textId="77777777" w:rsidR="00EF300D" w:rsidRDefault="00EF300D">
          <w:pPr>
            <w:pStyle w:val="32"/>
            <w:tabs>
              <w:tab w:val="right" w:leader="dot" w:pos="8302"/>
            </w:tabs>
            <w:rPr>
              <w:ins w:id="144" w:author="微软用户" w:date="2017-08-27T14:08:00Z"/>
              <w:noProof/>
            </w:rPr>
          </w:pPr>
          <w:ins w:id="145" w:author="微软用户" w:date="2017-08-27T14:08:00Z">
            <w:r w:rsidRPr="004E70C4">
              <w:rPr>
                <w:rStyle w:val="ab"/>
                <w:noProof/>
              </w:rPr>
              <w:fldChar w:fldCharType="begin"/>
            </w:r>
            <w:r w:rsidRPr="004E70C4">
              <w:rPr>
                <w:rStyle w:val="ab"/>
                <w:noProof/>
              </w:rPr>
              <w:instrText xml:space="preserve"> </w:instrText>
            </w:r>
            <w:r>
              <w:rPr>
                <w:noProof/>
              </w:rPr>
              <w:instrText>HYPERLINK \l "_Toc491606305"</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5.2.7 Java SDK</w:t>
            </w:r>
            <w:r>
              <w:rPr>
                <w:noProof/>
                <w:webHidden/>
              </w:rPr>
              <w:tab/>
            </w:r>
            <w:r>
              <w:rPr>
                <w:noProof/>
                <w:webHidden/>
              </w:rPr>
              <w:fldChar w:fldCharType="begin"/>
            </w:r>
            <w:r>
              <w:rPr>
                <w:noProof/>
                <w:webHidden/>
              </w:rPr>
              <w:instrText xml:space="preserve"> PAGEREF _Toc491606305 \h </w:instrText>
            </w:r>
            <w:r>
              <w:rPr>
                <w:noProof/>
                <w:webHidden/>
              </w:rPr>
            </w:r>
          </w:ins>
          <w:r>
            <w:rPr>
              <w:noProof/>
              <w:webHidden/>
            </w:rPr>
            <w:fldChar w:fldCharType="separate"/>
          </w:r>
          <w:ins w:id="146" w:author="微软用户" w:date="2017-08-27T14:08:00Z">
            <w:r>
              <w:rPr>
                <w:noProof/>
                <w:webHidden/>
              </w:rPr>
              <w:t>42</w:t>
            </w:r>
            <w:r>
              <w:rPr>
                <w:noProof/>
                <w:webHidden/>
              </w:rPr>
              <w:fldChar w:fldCharType="end"/>
            </w:r>
            <w:r w:rsidRPr="004E70C4">
              <w:rPr>
                <w:rStyle w:val="ab"/>
                <w:noProof/>
              </w:rPr>
              <w:fldChar w:fldCharType="end"/>
            </w:r>
          </w:ins>
        </w:p>
        <w:p w14:paraId="64614DCD" w14:textId="77777777" w:rsidR="00EF300D" w:rsidRDefault="00EF300D">
          <w:pPr>
            <w:pStyle w:val="10"/>
            <w:rPr>
              <w:ins w:id="147" w:author="微软用户" w:date="2017-08-27T14:08:00Z"/>
              <w:noProof/>
            </w:rPr>
          </w:pPr>
          <w:ins w:id="148" w:author="微软用户" w:date="2017-08-27T14:08:00Z">
            <w:r w:rsidRPr="004E70C4">
              <w:rPr>
                <w:rStyle w:val="ab"/>
                <w:noProof/>
              </w:rPr>
              <w:fldChar w:fldCharType="begin"/>
            </w:r>
            <w:r w:rsidRPr="004E70C4">
              <w:rPr>
                <w:rStyle w:val="ab"/>
                <w:noProof/>
              </w:rPr>
              <w:instrText xml:space="preserve"> </w:instrText>
            </w:r>
            <w:r>
              <w:rPr>
                <w:noProof/>
              </w:rPr>
              <w:instrText>HYPERLINK \l "_Toc491606306"</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rFonts w:ascii="Times New Roman" w:hAnsi="Times New Roman" w:cs="Times New Roman" w:hint="eastAsia"/>
                <w:noProof/>
              </w:rPr>
              <w:t>第六章</w:t>
            </w:r>
            <w:r w:rsidRPr="004E70C4">
              <w:rPr>
                <w:rStyle w:val="ab"/>
                <w:rFonts w:ascii="Times New Roman" w:hAnsi="Times New Roman" w:cs="Times New Roman"/>
                <w:noProof/>
              </w:rPr>
              <w:t xml:space="preserve"> </w:t>
            </w:r>
            <w:r w:rsidRPr="004E70C4">
              <w:rPr>
                <w:rStyle w:val="ab"/>
                <w:rFonts w:ascii="Times New Roman" w:hAnsi="Times New Roman" w:cs="Times New Roman" w:hint="eastAsia"/>
                <w:noProof/>
              </w:rPr>
              <w:t>云备份中间件优化系统测试</w:t>
            </w:r>
            <w:r>
              <w:rPr>
                <w:noProof/>
                <w:webHidden/>
              </w:rPr>
              <w:tab/>
            </w:r>
            <w:r>
              <w:rPr>
                <w:noProof/>
                <w:webHidden/>
              </w:rPr>
              <w:fldChar w:fldCharType="begin"/>
            </w:r>
            <w:r>
              <w:rPr>
                <w:noProof/>
                <w:webHidden/>
              </w:rPr>
              <w:instrText xml:space="preserve"> PAGEREF _Toc491606306 \h </w:instrText>
            </w:r>
            <w:r>
              <w:rPr>
                <w:noProof/>
                <w:webHidden/>
              </w:rPr>
            </w:r>
          </w:ins>
          <w:r>
            <w:rPr>
              <w:noProof/>
              <w:webHidden/>
            </w:rPr>
            <w:fldChar w:fldCharType="separate"/>
          </w:r>
          <w:ins w:id="149" w:author="微软用户" w:date="2017-08-27T14:08:00Z">
            <w:r>
              <w:rPr>
                <w:noProof/>
                <w:webHidden/>
              </w:rPr>
              <w:t>45</w:t>
            </w:r>
            <w:r>
              <w:rPr>
                <w:noProof/>
                <w:webHidden/>
              </w:rPr>
              <w:fldChar w:fldCharType="end"/>
            </w:r>
            <w:r w:rsidRPr="004E70C4">
              <w:rPr>
                <w:rStyle w:val="ab"/>
                <w:noProof/>
              </w:rPr>
              <w:fldChar w:fldCharType="end"/>
            </w:r>
          </w:ins>
        </w:p>
        <w:p w14:paraId="03F29D4C" w14:textId="77777777" w:rsidR="00EF300D" w:rsidRDefault="00EF300D">
          <w:pPr>
            <w:pStyle w:val="23"/>
            <w:tabs>
              <w:tab w:val="right" w:leader="dot" w:pos="8302"/>
            </w:tabs>
            <w:rPr>
              <w:ins w:id="150" w:author="微软用户" w:date="2017-08-27T14:08:00Z"/>
              <w:noProof/>
            </w:rPr>
          </w:pPr>
          <w:ins w:id="151" w:author="微软用户" w:date="2017-08-27T14:08:00Z">
            <w:r w:rsidRPr="004E70C4">
              <w:rPr>
                <w:rStyle w:val="ab"/>
                <w:noProof/>
              </w:rPr>
              <w:fldChar w:fldCharType="begin"/>
            </w:r>
            <w:r w:rsidRPr="004E70C4">
              <w:rPr>
                <w:rStyle w:val="ab"/>
                <w:noProof/>
              </w:rPr>
              <w:instrText xml:space="preserve"> </w:instrText>
            </w:r>
            <w:r>
              <w:rPr>
                <w:noProof/>
              </w:rPr>
              <w:instrText>HYPERLINK \l "_Toc491606307"</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6.1 </w:t>
            </w:r>
            <w:r w:rsidRPr="004E70C4">
              <w:rPr>
                <w:rStyle w:val="ab"/>
                <w:rFonts w:hint="eastAsia"/>
                <w:noProof/>
              </w:rPr>
              <w:t>测试环境部署</w:t>
            </w:r>
            <w:r>
              <w:rPr>
                <w:noProof/>
                <w:webHidden/>
              </w:rPr>
              <w:tab/>
            </w:r>
            <w:r>
              <w:rPr>
                <w:noProof/>
                <w:webHidden/>
              </w:rPr>
              <w:fldChar w:fldCharType="begin"/>
            </w:r>
            <w:r>
              <w:rPr>
                <w:noProof/>
                <w:webHidden/>
              </w:rPr>
              <w:instrText xml:space="preserve"> PAGEREF _Toc491606307 \h </w:instrText>
            </w:r>
            <w:r>
              <w:rPr>
                <w:noProof/>
                <w:webHidden/>
              </w:rPr>
            </w:r>
          </w:ins>
          <w:r>
            <w:rPr>
              <w:noProof/>
              <w:webHidden/>
            </w:rPr>
            <w:fldChar w:fldCharType="separate"/>
          </w:r>
          <w:ins w:id="152" w:author="微软用户" w:date="2017-08-27T14:08:00Z">
            <w:r>
              <w:rPr>
                <w:noProof/>
                <w:webHidden/>
              </w:rPr>
              <w:t>45</w:t>
            </w:r>
            <w:r>
              <w:rPr>
                <w:noProof/>
                <w:webHidden/>
              </w:rPr>
              <w:fldChar w:fldCharType="end"/>
            </w:r>
            <w:r w:rsidRPr="004E70C4">
              <w:rPr>
                <w:rStyle w:val="ab"/>
                <w:noProof/>
              </w:rPr>
              <w:fldChar w:fldCharType="end"/>
            </w:r>
          </w:ins>
        </w:p>
        <w:p w14:paraId="0D892EB3" w14:textId="77777777" w:rsidR="00EF300D" w:rsidRDefault="00EF300D">
          <w:pPr>
            <w:pStyle w:val="23"/>
            <w:tabs>
              <w:tab w:val="right" w:leader="dot" w:pos="8302"/>
            </w:tabs>
            <w:rPr>
              <w:ins w:id="153" w:author="微软用户" w:date="2017-08-27T14:08:00Z"/>
              <w:noProof/>
            </w:rPr>
          </w:pPr>
          <w:ins w:id="154" w:author="微软用户" w:date="2017-08-27T14:08:00Z">
            <w:r w:rsidRPr="004E70C4">
              <w:rPr>
                <w:rStyle w:val="ab"/>
                <w:noProof/>
              </w:rPr>
              <w:fldChar w:fldCharType="begin"/>
            </w:r>
            <w:r w:rsidRPr="004E70C4">
              <w:rPr>
                <w:rStyle w:val="ab"/>
                <w:noProof/>
              </w:rPr>
              <w:instrText xml:space="preserve"> </w:instrText>
            </w:r>
            <w:r>
              <w:rPr>
                <w:noProof/>
              </w:rPr>
              <w:instrText>HYPERLINK \l "_Toc491606308"</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6.2 </w:t>
            </w:r>
            <w:r w:rsidRPr="004E70C4">
              <w:rPr>
                <w:rStyle w:val="ab"/>
                <w:rFonts w:hint="eastAsia"/>
                <w:noProof/>
              </w:rPr>
              <w:t>测试目标</w:t>
            </w:r>
            <w:r>
              <w:rPr>
                <w:noProof/>
                <w:webHidden/>
              </w:rPr>
              <w:tab/>
            </w:r>
            <w:r>
              <w:rPr>
                <w:noProof/>
                <w:webHidden/>
              </w:rPr>
              <w:fldChar w:fldCharType="begin"/>
            </w:r>
            <w:r>
              <w:rPr>
                <w:noProof/>
                <w:webHidden/>
              </w:rPr>
              <w:instrText xml:space="preserve"> PAGEREF _Toc491606308 \h </w:instrText>
            </w:r>
            <w:r>
              <w:rPr>
                <w:noProof/>
                <w:webHidden/>
              </w:rPr>
            </w:r>
          </w:ins>
          <w:r>
            <w:rPr>
              <w:noProof/>
              <w:webHidden/>
            </w:rPr>
            <w:fldChar w:fldCharType="separate"/>
          </w:r>
          <w:ins w:id="155" w:author="微软用户" w:date="2017-08-27T14:08:00Z">
            <w:r>
              <w:rPr>
                <w:noProof/>
                <w:webHidden/>
              </w:rPr>
              <w:t>45</w:t>
            </w:r>
            <w:r>
              <w:rPr>
                <w:noProof/>
                <w:webHidden/>
              </w:rPr>
              <w:fldChar w:fldCharType="end"/>
            </w:r>
            <w:r w:rsidRPr="004E70C4">
              <w:rPr>
                <w:rStyle w:val="ab"/>
                <w:noProof/>
              </w:rPr>
              <w:fldChar w:fldCharType="end"/>
            </w:r>
          </w:ins>
        </w:p>
        <w:p w14:paraId="62D14472" w14:textId="77777777" w:rsidR="00EF300D" w:rsidRDefault="00EF300D">
          <w:pPr>
            <w:pStyle w:val="23"/>
            <w:tabs>
              <w:tab w:val="right" w:leader="dot" w:pos="8302"/>
            </w:tabs>
            <w:rPr>
              <w:ins w:id="156" w:author="微软用户" w:date="2017-08-27T14:08:00Z"/>
              <w:noProof/>
            </w:rPr>
          </w:pPr>
          <w:ins w:id="157" w:author="微软用户" w:date="2017-08-27T14:08:00Z">
            <w:r w:rsidRPr="004E70C4">
              <w:rPr>
                <w:rStyle w:val="ab"/>
                <w:noProof/>
              </w:rPr>
              <w:fldChar w:fldCharType="begin"/>
            </w:r>
            <w:r w:rsidRPr="004E70C4">
              <w:rPr>
                <w:rStyle w:val="ab"/>
                <w:noProof/>
              </w:rPr>
              <w:instrText xml:space="preserve"> </w:instrText>
            </w:r>
            <w:r>
              <w:rPr>
                <w:noProof/>
              </w:rPr>
              <w:instrText>HYPERLINK \l "_Toc491606309"</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6.3 </w:t>
            </w:r>
            <w:r w:rsidRPr="004E70C4">
              <w:rPr>
                <w:rStyle w:val="ab"/>
                <w:rFonts w:hint="eastAsia"/>
                <w:noProof/>
              </w:rPr>
              <w:t>功能测试</w:t>
            </w:r>
            <w:r>
              <w:rPr>
                <w:noProof/>
                <w:webHidden/>
              </w:rPr>
              <w:tab/>
            </w:r>
            <w:r>
              <w:rPr>
                <w:noProof/>
                <w:webHidden/>
              </w:rPr>
              <w:fldChar w:fldCharType="begin"/>
            </w:r>
            <w:r>
              <w:rPr>
                <w:noProof/>
                <w:webHidden/>
              </w:rPr>
              <w:instrText xml:space="preserve"> PAGEREF _Toc491606309 \h </w:instrText>
            </w:r>
            <w:r>
              <w:rPr>
                <w:noProof/>
                <w:webHidden/>
              </w:rPr>
            </w:r>
          </w:ins>
          <w:r>
            <w:rPr>
              <w:noProof/>
              <w:webHidden/>
            </w:rPr>
            <w:fldChar w:fldCharType="separate"/>
          </w:r>
          <w:ins w:id="158" w:author="微软用户" w:date="2017-08-27T14:08:00Z">
            <w:r>
              <w:rPr>
                <w:noProof/>
                <w:webHidden/>
              </w:rPr>
              <w:t>45</w:t>
            </w:r>
            <w:r>
              <w:rPr>
                <w:noProof/>
                <w:webHidden/>
              </w:rPr>
              <w:fldChar w:fldCharType="end"/>
            </w:r>
            <w:r w:rsidRPr="004E70C4">
              <w:rPr>
                <w:rStyle w:val="ab"/>
                <w:noProof/>
              </w:rPr>
              <w:fldChar w:fldCharType="end"/>
            </w:r>
          </w:ins>
        </w:p>
        <w:p w14:paraId="113BA4D4" w14:textId="77777777" w:rsidR="00EF300D" w:rsidRDefault="00EF300D">
          <w:pPr>
            <w:pStyle w:val="32"/>
            <w:tabs>
              <w:tab w:val="right" w:leader="dot" w:pos="8302"/>
            </w:tabs>
            <w:rPr>
              <w:ins w:id="159" w:author="微软用户" w:date="2017-08-27T14:08:00Z"/>
              <w:noProof/>
            </w:rPr>
          </w:pPr>
          <w:ins w:id="160" w:author="微软用户" w:date="2017-08-27T14:08:00Z">
            <w:r w:rsidRPr="004E70C4">
              <w:rPr>
                <w:rStyle w:val="ab"/>
                <w:noProof/>
              </w:rPr>
              <w:fldChar w:fldCharType="begin"/>
            </w:r>
            <w:r w:rsidRPr="004E70C4">
              <w:rPr>
                <w:rStyle w:val="ab"/>
                <w:noProof/>
              </w:rPr>
              <w:instrText xml:space="preserve"> </w:instrText>
            </w:r>
            <w:r>
              <w:rPr>
                <w:noProof/>
              </w:rPr>
              <w:instrText>HYPERLINK \l "_Toc491606310"</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6.3.1 </w:t>
            </w:r>
            <w:r w:rsidRPr="004E70C4">
              <w:rPr>
                <w:rStyle w:val="ab"/>
                <w:rFonts w:hint="eastAsia"/>
                <w:noProof/>
              </w:rPr>
              <w:t>持久会话管理功能测试</w:t>
            </w:r>
            <w:r>
              <w:rPr>
                <w:noProof/>
                <w:webHidden/>
              </w:rPr>
              <w:tab/>
            </w:r>
            <w:r>
              <w:rPr>
                <w:noProof/>
                <w:webHidden/>
              </w:rPr>
              <w:fldChar w:fldCharType="begin"/>
            </w:r>
            <w:r>
              <w:rPr>
                <w:noProof/>
                <w:webHidden/>
              </w:rPr>
              <w:instrText xml:space="preserve"> PAGEREF _Toc491606310 \h </w:instrText>
            </w:r>
            <w:r>
              <w:rPr>
                <w:noProof/>
                <w:webHidden/>
              </w:rPr>
            </w:r>
          </w:ins>
          <w:r>
            <w:rPr>
              <w:noProof/>
              <w:webHidden/>
            </w:rPr>
            <w:fldChar w:fldCharType="separate"/>
          </w:r>
          <w:ins w:id="161" w:author="微软用户" w:date="2017-08-27T14:08:00Z">
            <w:r>
              <w:rPr>
                <w:noProof/>
                <w:webHidden/>
              </w:rPr>
              <w:t>46</w:t>
            </w:r>
            <w:r>
              <w:rPr>
                <w:noProof/>
                <w:webHidden/>
              </w:rPr>
              <w:fldChar w:fldCharType="end"/>
            </w:r>
            <w:r w:rsidRPr="004E70C4">
              <w:rPr>
                <w:rStyle w:val="ab"/>
                <w:noProof/>
              </w:rPr>
              <w:fldChar w:fldCharType="end"/>
            </w:r>
          </w:ins>
        </w:p>
        <w:p w14:paraId="382F2392" w14:textId="77777777" w:rsidR="00EF300D" w:rsidRDefault="00EF300D">
          <w:pPr>
            <w:pStyle w:val="32"/>
            <w:tabs>
              <w:tab w:val="right" w:leader="dot" w:pos="8302"/>
            </w:tabs>
            <w:rPr>
              <w:ins w:id="162" w:author="微软用户" w:date="2017-08-27T14:08:00Z"/>
              <w:noProof/>
            </w:rPr>
          </w:pPr>
          <w:ins w:id="163" w:author="微软用户" w:date="2017-08-27T14:08:00Z">
            <w:r w:rsidRPr="004E70C4">
              <w:rPr>
                <w:rStyle w:val="ab"/>
                <w:noProof/>
              </w:rPr>
              <w:fldChar w:fldCharType="begin"/>
            </w:r>
            <w:r w:rsidRPr="004E70C4">
              <w:rPr>
                <w:rStyle w:val="ab"/>
                <w:noProof/>
              </w:rPr>
              <w:instrText xml:space="preserve"> </w:instrText>
            </w:r>
            <w:r>
              <w:rPr>
                <w:noProof/>
              </w:rPr>
              <w:instrText>HYPERLINK \l "_Toc491606311"</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6.3.2 </w:t>
            </w:r>
            <w:r w:rsidRPr="004E70C4">
              <w:rPr>
                <w:rStyle w:val="ab"/>
                <w:rFonts w:hint="eastAsia"/>
                <w:noProof/>
              </w:rPr>
              <w:t>大文件上传功能测试</w:t>
            </w:r>
            <w:r>
              <w:rPr>
                <w:noProof/>
                <w:webHidden/>
              </w:rPr>
              <w:tab/>
            </w:r>
            <w:r>
              <w:rPr>
                <w:noProof/>
                <w:webHidden/>
              </w:rPr>
              <w:fldChar w:fldCharType="begin"/>
            </w:r>
            <w:r>
              <w:rPr>
                <w:noProof/>
                <w:webHidden/>
              </w:rPr>
              <w:instrText xml:space="preserve"> PAGEREF _Toc491606311 \h </w:instrText>
            </w:r>
            <w:r>
              <w:rPr>
                <w:noProof/>
                <w:webHidden/>
              </w:rPr>
            </w:r>
          </w:ins>
          <w:r>
            <w:rPr>
              <w:noProof/>
              <w:webHidden/>
            </w:rPr>
            <w:fldChar w:fldCharType="separate"/>
          </w:r>
          <w:ins w:id="164" w:author="微软用户" w:date="2017-08-27T14:08:00Z">
            <w:r>
              <w:rPr>
                <w:noProof/>
                <w:webHidden/>
              </w:rPr>
              <w:t>46</w:t>
            </w:r>
            <w:r>
              <w:rPr>
                <w:noProof/>
                <w:webHidden/>
              </w:rPr>
              <w:fldChar w:fldCharType="end"/>
            </w:r>
            <w:r w:rsidRPr="004E70C4">
              <w:rPr>
                <w:rStyle w:val="ab"/>
                <w:noProof/>
              </w:rPr>
              <w:fldChar w:fldCharType="end"/>
            </w:r>
          </w:ins>
        </w:p>
        <w:p w14:paraId="0374679E" w14:textId="77777777" w:rsidR="00EF300D" w:rsidRDefault="00EF300D">
          <w:pPr>
            <w:pStyle w:val="32"/>
            <w:tabs>
              <w:tab w:val="right" w:leader="dot" w:pos="8302"/>
            </w:tabs>
            <w:rPr>
              <w:ins w:id="165" w:author="微软用户" w:date="2017-08-27T14:08:00Z"/>
              <w:noProof/>
            </w:rPr>
          </w:pPr>
          <w:ins w:id="166" w:author="微软用户" w:date="2017-08-27T14:08:00Z">
            <w:r w:rsidRPr="004E70C4">
              <w:rPr>
                <w:rStyle w:val="ab"/>
                <w:noProof/>
              </w:rPr>
              <w:fldChar w:fldCharType="begin"/>
            </w:r>
            <w:r w:rsidRPr="004E70C4">
              <w:rPr>
                <w:rStyle w:val="ab"/>
                <w:noProof/>
              </w:rPr>
              <w:instrText xml:space="preserve"> </w:instrText>
            </w:r>
            <w:r>
              <w:rPr>
                <w:noProof/>
              </w:rPr>
              <w:instrText>HYPERLINK \l "_Toc491606312"</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6.3.3 </w:t>
            </w:r>
            <w:r w:rsidRPr="004E70C4">
              <w:rPr>
                <w:rStyle w:val="ab"/>
                <w:rFonts w:hint="eastAsia"/>
                <w:noProof/>
              </w:rPr>
              <w:t>本地缓存功能测试</w:t>
            </w:r>
            <w:r>
              <w:rPr>
                <w:noProof/>
                <w:webHidden/>
              </w:rPr>
              <w:tab/>
            </w:r>
            <w:r>
              <w:rPr>
                <w:noProof/>
                <w:webHidden/>
              </w:rPr>
              <w:fldChar w:fldCharType="begin"/>
            </w:r>
            <w:r>
              <w:rPr>
                <w:noProof/>
                <w:webHidden/>
              </w:rPr>
              <w:instrText xml:space="preserve"> PAGEREF _Toc491606312 \h </w:instrText>
            </w:r>
            <w:r>
              <w:rPr>
                <w:noProof/>
                <w:webHidden/>
              </w:rPr>
            </w:r>
          </w:ins>
          <w:r>
            <w:rPr>
              <w:noProof/>
              <w:webHidden/>
            </w:rPr>
            <w:fldChar w:fldCharType="separate"/>
          </w:r>
          <w:ins w:id="167" w:author="微软用户" w:date="2017-08-27T14:08:00Z">
            <w:r>
              <w:rPr>
                <w:noProof/>
                <w:webHidden/>
              </w:rPr>
              <w:t>47</w:t>
            </w:r>
            <w:r>
              <w:rPr>
                <w:noProof/>
                <w:webHidden/>
              </w:rPr>
              <w:fldChar w:fldCharType="end"/>
            </w:r>
            <w:r w:rsidRPr="004E70C4">
              <w:rPr>
                <w:rStyle w:val="ab"/>
                <w:noProof/>
              </w:rPr>
              <w:fldChar w:fldCharType="end"/>
            </w:r>
          </w:ins>
        </w:p>
        <w:p w14:paraId="23B7C821" w14:textId="77777777" w:rsidR="00EF300D" w:rsidRDefault="00EF300D">
          <w:pPr>
            <w:pStyle w:val="32"/>
            <w:tabs>
              <w:tab w:val="right" w:leader="dot" w:pos="8302"/>
            </w:tabs>
            <w:rPr>
              <w:ins w:id="168" w:author="微软用户" w:date="2017-08-27T14:08:00Z"/>
              <w:noProof/>
            </w:rPr>
          </w:pPr>
          <w:ins w:id="169" w:author="微软用户" w:date="2017-08-27T14:08:00Z">
            <w:r w:rsidRPr="004E70C4">
              <w:rPr>
                <w:rStyle w:val="ab"/>
                <w:noProof/>
              </w:rPr>
              <w:fldChar w:fldCharType="begin"/>
            </w:r>
            <w:r w:rsidRPr="004E70C4">
              <w:rPr>
                <w:rStyle w:val="ab"/>
                <w:noProof/>
              </w:rPr>
              <w:instrText xml:space="preserve"> </w:instrText>
            </w:r>
            <w:r>
              <w:rPr>
                <w:noProof/>
              </w:rPr>
              <w:instrText>HYPERLINK \l "_Toc491606313"</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6.3.4 </w:t>
            </w:r>
            <w:r w:rsidRPr="004E70C4">
              <w:rPr>
                <w:rStyle w:val="ab"/>
                <w:rFonts w:hint="eastAsia"/>
                <w:noProof/>
              </w:rPr>
              <w:t>多应用适配功能测试</w:t>
            </w:r>
            <w:r>
              <w:rPr>
                <w:noProof/>
                <w:webHidden/>
              </w:rPr>
              <w:tab/>
            </w:r>
            <w:r>
              <w:rPr>
                <w:noProof/>
                <w:webHidden/>
              </w:rPr>
              <w:fldChar w:fldCharType="begin"/>
            </w:r>
            <w:r>
              <w:rPr>
                <w:noProof/>
                <w:webHidden/>
              </w:rPr>
              <w:instrText xml:space="preserve"> PAGEREF _Toc491606313 \h </w:instrText>
            </w:r>
            <w:r>
              <w:rPr>
                <w:noProof/>
                <w:webHidden/>
              </w:rPr>
            </w:r>
          </w:ins>
          <w:r>
            <w:rPr>
              <w:noProof/>
              <w:webHidden/>
            </w:rPr>
            <w:fldChar w:fldCharType="separate"/>
          </w:r>
          <w:ins w:id="170" w:author="微软用户" w:date="2017-08-27T14:08:00Z">
            <w:r>
              <w:rPr>
                <w:noProof/>
                <w:webHidden/>
              </w:rPr>
              <w:t>49</w:t>
            </w:r>
            <w:r>
              <w:rPr>
                <w:noProof/>
                <w:webHidden/>
              </w:rPr>
              <w:fldChar w:fldCharType="end"/>
            </w:r>
            <w:r w:rsidRPr="004E70C4">
              <w:rPr>
                <w:rStyle w:val="ab"/>
                <w:noProof/>
              </w:rPr>
              <w:fldChar w:fldCharType="end"/>
            </w:r>
          </w:ins>
        </w:p>
        <w:p w14:paraId="5C856883" w14:textId="77777777" w:rsidR="00EF300D" w:rsidRDefault="00EF300D">
          <w:pPr>
            <w:pStyle w:val="23"/>
            <w:tabs>
              <w:tab w:val="right" w:leader="dot" w:pos="8302"/>
            </w:tabs>
            <w:rPr>
              <w:ins w:id="171" w:author="微软用户" w:date="2017-08-27T14:08:00Z"/>
              <w:noProof/>
            </w:rPr>
          </w:pPr>
          <w:ins w:id="172" w:author="微软用户" w:date="2017-08-27T14:08:00Z">
            <w:r w:rsidRPr="004E70C4">
              <w:rPr>
                <w:rStyle w:val="ab"/>
                <w:noProof/>
              </w:rPr>
              <w:fldChar w:fldCharType="begin"/>
            </w:r>
            <w:r w:rsidRPr="004E70C4">
              <w:rPr>
                <w:rStyle w:val="ab"/>
                <w:noProof/>
              </w:rPr>
              <w:instrText xml:space="preserve"> </w:instrText>
            </w:r>
            <w:r>
              <w:rPr>
                <w:noProof/>
              </w:rPr>
              <w:instrText>HYPERLINK \l "_Toc491606314"</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6.4 </w:t>
            </w:r>
            <w:r w:rsidRPr="004E70C4">
              <w:rPr>
                <w:rStyle w:val="ab"/>
                <w:rFonts w:hint="eastAsia"/>
                <w:noProof/>
              </w:rPr>
              <w:t>性能分析</w:t>
            </w:r>
            <w:r>
              <w:rPr>
                <w:noProof/>
                <w:webHidden/>
              </w:rPr>
              <w:tab/>
            </w:r>
            <w:r>
              <w:rPr>
                <w:noProof/>
                <w:webHidden/>
              </w:rPr>
              <w:fldChar w:fldCharType="begin"/>
            </w:r>
            <w:r>
              <w:rPr>
                <w:noProof/>
                <w:webHidden/>
              </w:rPr>
              <w:instrText xml:space="preserve"> PAGEREF _Toc491606314 \h </w:instrText>
            </w:r>
            <w:r>
              <w:rPr>
                <w:noProof/>
                <w:webHidden/>
              </w:rPr>
            </w:r>
          </w:ins>
          <w:r>
            <w:rPr>
              <w:noProof/>
              <w:webHidden/>
            </w:rPr>
            <w:fldChar w:fldCharType="separate"/>
          </w:r>
          <w:ins w:id="173" w:author="微软用户" w:date="2017-08-27T14:08:00Z">
            <w:r>
              <w:rPr>
                <w:noProof/>
                <w:webHidden/>
              </w:rPr>
              <w:t>51</w:t>
            </w:r>
            <w:r>
              <w:rPr>
                <w:noProof/>
                <w:webHidden/>
              </w:rPr>
              <w:fldChar w:fldCharType="end"/>
            </w:r>
            <w:r w:rsidRPr="004E70C4">
              <w:rPr>
                <w:rStyle w:val="ab"/>
                <w:noProof/>
              </w:rPr>
              <w:fldChar w:fldCharType="end"/>
            </w:r>
          </w:ins>
        </w:p>
        <w:p w14:paraId="05075138" w14:textId="77777777" w:rsidR="00EF300D" w:rsidRDefault="00EF300D">
          <w:pPr>
            <w:pStyle w:val="32"/>
            <w:tabs>
              <w:tab w:val="right" w:leader="dot" w:pos="8302"/>
            </w:tabs>
            <w:rPr>
              <w:ins w:id="174" w:author="微软用户" w:date="2017-08-27T14:08:00Z"/>
              <w:noProof/>
            </w:rPr>
          </w:pPr>
          <w:ins w:id="175" w:author="微软用户" w:date="2017-08-27T14:08:00Z">
            <w:r w:rsidRPr="004E70C4">
              <w:rPr>
                <w:rStyle w:val="ab"/>
                <w:noProof/>
              </w:rPr>
              <w:fldChar w:fldCharType="begin"/>
            </w:r>
            <w:r w:rsidRPr="004E70C4">
              <w:rPr>
                <w:rStyle w:val="ab"/>
                <w:noProof/>
              </w:rPr>
              <w:instrText xml:space="preserve"> </w:instrText>
            </w:r>
            <w:r>
              <w:rPr>
                <w:noProof/>
              </w:rPr>
              <w:instrText>HYPERLINK \l "_Toc491606315"</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6.4.1</w:t>
            </w:r>
            <w:r w:rsidRPr="004E70C4">
              <w:rPr>
                <w:rStyle w:val="ab"/>
                <w:rFonts w:hint="eastAsia"/>
                <w:noProof/>
              </w:rPr>
              <w:t>安全性分析</w:t>
            </w:r>
            <w:r>
              <w:rPr>
                <w:noProof/>
                <w:webHidden/>
              </w:rPr>
              <w:tab/>
            </w:r>
            <w:r>
              <w:rPr>
                <w:noProof/>
                <w:webHidden/>
              </w:rPr>
              <w:fldChar w:fldCharType="begin"/>
            </w:r>
            <w:r>
              <w:rPr>
                <w:noProof/>
                <w:webHidden/>
              </w:rPr>
              <w:instrText xml:space="preserve"> PAGEREF _Toc491606315 \h </w:instrText>
            </w:r>
            <w:r>
              <w:rPr>
                <w:noProof/>
                <w:webHidden/>
              </w:rPr>
            </w:r>
          </w:ins>
          <w:r>
            <w:rPr>
              <w:noProof/>
              <w:webHidden/>
            </w:rPr>
            <w:fldChar w:fldCharType="separate"/>
          </w:r>
          <w:ins w:id="176" w:author="微软用户" w:date="2017-08-27T14:08:00Z">
            <w:r>
              <w:rPr>
                <w:noProof/>
                <w:webHidden/>
              </w:rPr>
              <w:t>51</w:t>
            </w:r>
            <w:r>
              <w:rPr>
                <w:noProof/>
                <w:webHidden/>
              </w:rPr>
              <w:fldChar w:fldCharType="end"/>
            </w:r>
            <w:r w:rsidRPr="004E70C4">
              <w:rPr>
                <w:rStyle w:val="ab"/>
                <w:noProof/>
              </w:rPr>
              <w:fldChar w:fldCharType="end"/>
            </w:r>
          </w:ins>
        </w:p>
        <w:p w14:paraId="04C38CD7" w14:textId="77777777" w:rsidR="00EF300D" w:rsidRDefault="00EF300D">
          <w:pPr>
            <w:pStyle w:val="32"/>
            <w:tabs>
              <w:tab w:val="right" w:leader="dot" w:pos="8302"/>
            </w:tabs>
            <w:rPr>
              <w:ins w:id="177" w:author="微软用户" w:date="2017-08-27T14:08:00Z"/>
              <w:noProof/>
            </w:rPr>
          </w:pPr>
          <w:ins w:id="178" w:author="微软用户" w:date="2017-08-27T14:08:00Z">
            <w:r w:rsidRPr="004E70C4">
              <w:rPr>
                <w:rStyle w:val="ab"/>
                <w:noProof/>
              </w:rPr>
              <w:fldChar w:fldCharType="begin"/>
            </w:r>
            <w:r w:rsidRPr="004E70C4">
              <w:rPr>
                <w:rStyle w:val="ab"/>
                <w:noProof/>
              </w:rPr>
              <w:instrText xml:space="preserve"> </w:instrText>
            </w:r>
            <w:r>
              <w:rPr>
                <w:noProof/>
              </w:rPr>
              <w:instrText>HYPERLINK \l "_Toc491606316"</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6.4.2</w:t>
            </w:r>
            <w:r w:rsidRPr="004E70C4">
              <w:rPr>
                <w:rStyle w:val="ab"/>
                <w:rFonts w:hint="eastAsia"/>
                <w:noProof/>
              </w:rPr>
              <w:t>稳定性分析</w:t>
            </w:r>
            <w:r>
              <w:rPr>
                <w:noProof/>
                <w:webHidden/>
              </w:rPr>
              <w:tab/>
            </w:r>
            <w:r>
              <w:rPr>
                <w:noProof/>
                <w:webHidden/>
              </w:rPr>
              <w:fldChar w:fldCharType="begin"/>
            </w:r>
            <w:r>
              <w:rPr>
                <w:noProof/>
                <w:webHidden/>
              </w:rPr>
              <w:instrText xml:space="preserve"> PAGEREF _Toc491606316 \h </w:instrText>
            </w:r>
            <w:r>
              <w:rPr>
                <w:noProof/>
                <w:webHidden/>
              </w:rPr>
            </w:r>
          </w:ins>
          <w:r>
            <w:rPr>
              <w:noProof/>
              <w:webHidden/>
            </w:rPr>
            <w:fldChar w:fldCharType="separate"/>
          </w:r>
          <w:ins w:id="179" w:author="微软用户" w:date="2017-08-27T14:08:00Z">
            <w:r>
              <w:rPr>
                <w:noProof/>
                <w:webHidden/>
              </w:rPr>
              <w:t>52</w:t>
            </w:r>
            <w:r>
              <w:rPr>
                <w:noProof/>
                <w:webHidden/>
              </w:rPr>
              <w:fldChar w:fldCharType="end"/>
            </w:r>
            <w:r w:rsidRPr="004E70C4">
              <w:rPr>
                <w:rStyle w:val="ab"/>
                <w:noProof/>
              </w:rPr>
              <w:fldChar w:fldCharType="end"/>
            </w:r>
          </w:ins>
        </w:p>
        <w:p w14:paraId="5CFED01F" w14:textId="77777777" w:rsidR="00EF300D" w:rsidRDefault="00EF300D">
          <w:pPr>
            <w:pStyle w:val="23"/>
            <w:tabs>
              <w:tab w:val="right" w:leader="dot" w:pos="8302"/>
            </w:tabs>
            <w:rPr>
              <w:ins w:id="180" w:author="微软用户" w:date="2017-08-27T14:08:00Z"/>
              <w:noProof/>
            </w:rPr>
          </w:pPr>
          <w:ins w:id="181" w:author="微软用户" w:date="2017-08-27T14:08:00Z">
            <w:r w:rsidRPr="004E70C4">
              <w:rPr>
                <w:rStyle w:val="ab"/>
                <w:noProof/>
              </w:rPr>
              <w:fldChar w:fldCharType="begin"/>
            </w:r>
            <w:r w:rsidRPr="004E70C4">
              <w:rPr>
                <w:rStyle w:val="ab"/>
                <w:noProof/>
              </w:rPr>
              <w:instrText xml:space="preserve"> </w:instrText>
            </w:r>
            <w:r>
              <w:rPr>
                <w:noProof/>
              </w:rPr>
              <w:instrText>HYPERLINK \l "_Toc491606317"</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6.5 </w:t>
            </w:r>
            <w:r w:rsidRPr="004E70C4">
              <w:rPr>
                <w:rStyle w:val="ab"/>
                <w:rFonts w:hint="eastAsia"/>
                <w:noProof/>
              </w:rPr>
              <w:t>功能和性能对比测试</w:t>
            </w:r>
            <w:r>
              <w:rPr>
                <w:noProof/>
                <w:webHidden/>
              </w:rPr>
              <w:tab/>
            </w:r>
            <w:r>
              <w:rPr>
                <w:noProof/>
                <w:webHidden/>
              </w:rPr>
              <w:fldChar w:fldCharType="begin"/>
            </w:r>
            <w:r>
              <w:rPr>
                <w:noProof/>
                <w:webHidden/>
              </w:rPr>
              <w:instrText xml:space="preserve"> PAGEREF _Toc491606317 \h </w:instrText>
            </w:r>
            <w:r>
              <w:rPr>
                <w:noProof/>
                <w:webHidden/>
              </w:rPr>
            </w:r>
          </w:ins>
          <w:r>
            <w:rPr>
              <w:noProof/>
              <w:webHidden/>
            </w:rPr>
            <w:fldChar w:fldCharType="separate"/>
          </w:r>
          <w:ins w:id="182" w:author="微软用户" w:date="2017-08-27T14:08:00Z">
            <w:r>
              <w:rPr>
                <w:noProof/>
                <w:webHidden/>
              </w:rPr>
              <w:t>53</w:t>
            </w:r>
            <w:r>
              <w:rPr>
                <w:noProof/>
                <w:webHidden/>
              </w:rPr>
              <w:fldChar w:fldCharType="end"/>
            </w:r>
            <w:r w:rsidRPr="004E70C4">
              <w:rPr>
                <w:rStyle w:val="ab"/>
                <w:noProof/>
              </w:rPr>
              <w:fldChar w:fldCharType="end"/>
            </w:r>
          </w:ins>
        </w:p>
        <w:p w14:paraId="3683220F" w14:textId="77777777" w:rsidR="00EF300D" w:rsidRDefault="00EF300D">
          <w:pPr>
            <w:pStyle w:val="32"/>
            <w:tabs>
              <w:tab w:val="right" w:leader="dot" w:pos="8302"/>
            </w:tabs>
            <w:rPr>
              <w:ins w:id="183" w:author="微软用户" w:date="2017-08-27T14:08:00Z"/>
              <w:noProof/>
            </w:rPr>
          </w:pPr>
          <w:ins w:id="184" w:author="微软用户" w:date="2017-08-27T14:08:00Z">
            <w:r w:rsidRPr="004E70C4">
              <w:rPr>
                <w:rStyle w:val="ab"/>
                <w:noProof/>
              </w:rPr>
              <w:fldChar w:fldCharType="begin"/>
            </w:r>
            <w:r w:rsidRPr="004E70C4">
              <w:rPr>
                <w:rStyle w:val="ab"/>
                <w:noProof/>
              </w:rPr>
              <w:instrText xml:space="preserve"> </w:instrText>
            </w:r>
            <w:r>
              <w:rPr>
                <w:noProof/>
              </w:rPr>
              <w:instrText>HYPERLINK \l "_Toc491606318"</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6.5.1</w:t>
            </w:r>
            <w:r w:rsidRPr="004E70C4">
              <w:rPr>
                <w:rStyle w:val="ab"/>
                <w:rFonts w:hint="eastAsia"/>
                <w:noProof/>
              </w:rPr>
              <w:t>原中间系统对比分析</w:t>
            </w:r>
            <w:r>
              <w:rPr>
                <w:noProof/>
                <w:webHidden/>
              </w:rPr>
              <w:tab/>
            </w:r>
            <w:r>
              <w:rPr>
                <w:noProof/>
                <w:webHidden/>
              </w:rPr>
              <w:fldChar w:fldCharType="begin"/>
            </w:r>
            <w:r>
              <w:rPr>
                <w:noProof/>
                <w:webHidden/>
              </w:rPr>
              <w:instrText xml:space="preserve"> PAGEREF _Toc491606318 \h </w:instrText>
            </w:r>
            <w:r>
              <w:rPr>
                <w:noProof/>
                <w:webHidden/>
              </w:rPr>
            </w:r>
          </w:ins>
          <w:r>
            <w:rPr>
              <w:noProof/>
              <w:webHidden/>
            </w:rPr>
            <w:fldChar w:fldCharType="separate"/>
          </w:r>
          <w:ins w:id="185" w:author="微软用户" w:date="2017-08-27T14:08:00Z">
            <w:r>
              <w:rPr>
                <w:noProof/>
                <w:webHidden/>
              </w:rPr>
              <w:t>53</w:t>
            </w:r>
            <w:r>
              <w:rPr>
                <w:noProof/>
                <w:webHidden/>
              </w:rPr>
              <w:fldChar w:fldCharType="end"/>
            </w:r>
            <w:r w:rsidRPr="004E70C4">
              <w:rPr>
                <w:rStyle w:val="ab"/>
                <w:noProof/>
              </w:rPr>
              <w:fldChar w:fldCharType="end"/>
            </w:r>
          </w:ins>
        </w:p>
        <w:p w14:paraId="5FBE6965" w14:textId="77777777" w:rsidR="00EF300D" w:rsidRDefault="00EF300D">
          <w:pPr>
            <w:pStyle w:val="32"/>
            <w:tabs>
              <w:tab w:val="right" w:leader="dot" w:pos="8302"/>
            </w:tabs>
            <w:rPr>
              <w:ins w:id="186" w:author="微软用户" w:date="2017-08-27T14:08:00Z"/>
              <w:noProof/>
            </w:rPr>
          </w:pPr>
          <w:ins w:id="187" w:author="微软用户" w:date="2017-08-27T14:08:00Z">
            <w:r w:rsidRPr="004E70C4">
              <w:rPr>
                <w:rStyle w:val="ab"/>
                <w:noProof/>
              </w:rPr>
              <w:fldChar w:fldCharType="begin"/>
            </w:r>
            <w:r w:rsidRPr="004E70C4">
              <w:rPr>
                <w:rStyle w:val="ab"/>
                <w:noProof/>
              </w:rPr>
              <w:instrText xml:space="preserve"> </w:instrText>
            </w:r>
            <w:r>
              <w:rPr>
                <w:noProof/>
              </w:rPr>
              <w:instrText>HYPERLINK \l "_Toc491606319"</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6.5.2</w:t>
            </w:r>
            <w:r w:rsidRPr="004E70C4">
              <w:rPr>
                <w:rStyle w:val="ab"/>
                <w:rFonts w:hint="eastAsia"/>
                <w:noProof/>
              </w:rPr>
              <w:t>同类产品对比分析</w:t>
            </w:r>
            <w:r>
              <w:rPr>
                <w:noProof/>
                <w:webHidden/>
              </w:rPr>
              <w:tab/>
            </w:r>
            <w:r>
              <w:rPr>
                <w:noProof/>
                <w:webHidden/>
              </w:rPr>
              <w:fldChar w:fldCharType="begin"/>
            </w:r>
            <w:r>
              <w:rPr>
                <w:noProof/>
                <w:webHidden/>
              </w:rPr>
              <w:instrText xml:space="preserve"> PAGEREF _Toc491606319 \h </w:instrText>
            </w:r>
            <w:r>
              <w:rPr>
                <w:noProof/>
                <w:webHidden/>
              </w:rPr>
            </w:r>
          </w:ins>
          <w:r>
            <w:rPr>
              <w:noProof/>
              <w:webHidden/>
            </w:rPr>
            <w:fldChar w:fldCharType="separate"/>
          </w:r>
          <w:ins w:id="188" w:author="微软用户" w:date="2017-08-27T14:08:00Z">
            <w:r>
              <w:rPr>
                <w:noProof/>
                <w:webHidden/>
              </w:rPr>
              <w:t>54</w:t>
            </w:r>
            <w:r>
              <w:rPr>
                <w:noProof/>
                <w:webHidden/>
              </w:rPr>
              <w:fldChar w:fldCharType="end"/>
            </w:r>
            <w:r w:rsidRPr="004E70C4">
              <w:rPr>
                <w:rStyle w:val="ab"/>
                <w:noProof/>
              </w:rPr>
              <w:fldChar w:fldCharType="end"/>
            </w:r>
          </w:ins>
        </w:p>
        <w:p w14:paraId="26DE40A1" w14:textId="77777777" w:rsidR="00EF300D" w:rsidRDefault="00EF300D">
          <w:pPr>
            <w:pStyle w:val="10"/>
            <w:rPr>
              <w:ins w:id="189" w:author="微软用户" w:date="2017-08-27T14:08:00Z"/>
              <w:noProof/>
            </w:rPr>
          </w:pPr>
          <w:ins w:id="190" w:author="微软用户" w:date="2017-08-27T14:08:00Z">
            <w:r w:rsidRPr="004E70C4">
              <w:rPr>
                <w:rStyle w:val="ab"/>
                <w:noProof/>
              </w:rPr>
              <w:fldChar w:fldCharType="begin"/>
            </w:r>
            <w:r w:rsidRPr="004E70C4">
              <w:rPr>
                <w:rStyle w:val="ab"/>
                <w:noProof/>
              </w:rPr>
              <w:instrText xml:space="preserve"> </w:instrText>
            </w:r>
            <w:r>
              <w:rPr>
                <w:noProof/>
              </w:rPr>
              <w:instrText>HYPERLINK \l "_Toc491606320"</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rFonts w:ascii="Times New Roman" w:hAnsi="Times New Roman" w:cs="Times New Roman" w:hint="eastAsia"/>
                <w:noProof/>
              </w:rPr>
              <w:t>第七章</w:t>
            </w:r>
            <w:r w:rsidRPr="004E70C4">
              <w:rPr>
                <w:rStyle w:val="ab"/>
                <w:rFonts w:ascii="Times New Roman" w:hAnsi="Times New Roman" w:cs="Times New Roman"/>
                <w:noProof/>
              </w:rPr>
              <w:t xml:space="preserve"> </w:t>
            </w:r>
            <w:r w:rsidRPr="004E70C4">
              <w:rPr>
                <w:rStyle w:val="ab"/>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_Toc491606320 \h </w:instrText>
            </w:r>
            <w:r>
              <w:rPr>
                <w:noProof/>
                <w:webHidden/>
              </w:rPr>
            </w:r>
          </w:ins>
          <w:r>
            <w:rPr>
              <w:noProof/>
              <w:webHidden/>
            </w:rPr>
            <w:fldChar w:fldCharType="separate"/>
          </w:r>
          <w:ins w:id="191" w:author="微软用户" w:date="2017-08-27T14:08:00Z">
            <w:r>
              <w:rPr>
                <w:noProof/>
                <w:webHidden/>
              </w:rPr>
              <w:t>56</w:t>
            </w:r>
            <w:r>
              <w:rPr>
                <w:noProof/>
                <w:webHidden/>
              </w:rPr>
              <w:fldChar w:fldCharType="end"/>
            </w:r>
            <w:r w:rsidRPr="004E70C4">
              <w:rPr>
                <w:rStyle w:val="ab"/>
                <w:noProof/>
              </w:rPr>
              <w:fldChar w:fldCharType="end"/>
            </w:r>
          </w:ins>
        </w:p>
        <w:p w14:paraId="37621A69" w14:textId="77777777" w:rsidR="00EF300D" w:rsidRDefault="00EF300D">
          <w:pPr>
            <w:pStyle w:val="23"/>
            <w:tabs>
              <w:tab w:val="right" w:leader="dot" w:pos="8302"/>
            </w:tabs>
            <w:rPr>
              <w:ins w:id="192" w:author="微软用户" w:date="2017-08-27T14:08:00Z"/>
              <w:noProof/>
            </w:rPr>
          </w:pPr>
          <w:ins w:id="193" w:author="微软用户" w:date="2017-08-27T14:08:00Z">
            <w:r w:rsidRPr="004E70C4">
              <w:rPr>
                <w:rStyle w:val="ab"/>
                <w:noProof/>
              </w:rPr>
              <w:fldChar w:fldCharType="begin"/>
            </w:r>
            <w:r w:rsidRPr="004E70C4">
              <w:rPr>
                <w:rStyle w:val="ab"/>
                <w:noProof/>
              </w:rPr>
              <w:instrText xml:space="preserve"> </w:instrText>
            </w:r>
            <w:r>
              <w:rPr>
                <w:noProof/>
              </w:rPr>
              <w:instrText>HYPERLINK \l "_Toc491606321"</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7.1 </w:t>
            </w:r>
            <w:r w:rsidRPr="004E70C4">
              <w:rPr>
                <w:rStyle w:val="ab"/>
                <w:rFonts w:hint="eastAsia"/>
                <w:noProof/>
              </w:rPr>
              <w:t>总结</w:t>
            </w:r>
            <w:r>
              <w:rPr>
                <w:noProof/>
                <w:webHidden/>
              </w:rPr>
              <w:tab/>
            </w:r>
            <w:r>
              <w:rPr>
                <w:noProof/>
                <w:webHidden/>
              </w:rPr>
              <w:fldChar w:fldCharType="begin"/>
            </w:r>
            <w:r>
              <w:rPr>
                <w:noProof/>
                <w:webHidden/>
              </w:rPr>
              <w:instrText xml:space="preserve"> PAGEREF _Toc491606321 \h </w:instrText>
            </w:r>
            <w:r>
              <w:rPr>
                <w:noProof/>
                <w:webHidden/>
              </w:rPr>
            </w:r>
          </w:ins>
          <w:r>
            <w:rPr>
              <w:noProof/>
              <w:webHidden/>
            </w:rPr>
            <w:fldChar w:fldCharType="separate"/>
          </w:r>
          <w:ins w:id="194" w:author="微软用户" w:date="2017-08-27T14:08:00Z">
            <w:r>
              <w:rPr>
                <w:noProof/>
                <w:webHidden/>
              </w:rPr>
              <w:t>56</w:t>
            </w:r>
            <w:r>
              <w:rPr>
                <w:noProof/>
                <w:webHidden/>
              </w:rPr>
              <w:fldChar w:fldCharType="end"/>
            </w:r>
            <w:r w:rsidRPr="004E70C4">
              <w:rPr>
                <w:rStyle w:val="ab"/>
                <w:noProof/>
              </w:rPr>
              <w:fldChar w:fldCharType="end"/>
            </w:r>
          </w:ins>
        </w:p>
        <w:p w14:paraId="499BF148" w14:textId="77777777" w:rsidR="00EF300D" w:rsidRDefault="00EF300D">
          <w:pPr>
            <w:pStyle w:val="23"/>
            <w:tabs>
              <w:tab w:val="right" w:leader="dot" w:pos="8302"/>
            </w:tabs>
            <w:rPr>
              <w:ins w:id="195" w:author="微软用户" w:date="2017-08-27T14:08:00Z"/>
              <w:noProof/>
            </w:rPr>
          </w:pPr>
          <w:ins w:id="196" w:author="微软用户" w:date="2017-08-27T14:08:00Z">
            <w:r w:rsidRPr="004E70C4">
              <w:rPr>
                <w:rStyle w:val="ab"/>
                <w:noProof/>
              </w:rPr>
              <w:fldChar w:fldCharType="begin"/>
            </w:r>
            <w:r w:rsidRPr="004E70C4">
              <w:rPr>
                <w:rStyle w:val="ab"/>
                <w:noProof/>
              </w:rPr>
              <w:instrText xml:space="preserve"> </w:instrText>
            </w:r>
            <w:r>
              <w:rPr>
                <w:noProof/>
              </w:rPr>
              <w:instrText>HYPERLINK \l "_Toc491606322"</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noProof/>
              </w:rPr>
              <w:t xml:space="preserve">7.2 </w:t>
            </w:r>
            <w:r w:rsidRPr="004E70C4">
              <w:rPr>
                <w:rStyle w:val="ab"/>
                <w:rFonts w:hint="eastAsia"/>
                <w:noProof/>
              </w:rPr>
              <w:t>展望</w:t>
            </w:r>
            <w:r>
              <w:rPr>
                <w:noProof/>
                <w:webHidden/>
              </w:rPr>
              <w:tab/>
            </w:r>
            <w:r>
              <w:rPr>
                <w:noProof/>
                <w:webHidden/>
              </w:rPr>
              <w:fldChar w:fldCharType="begin"/>
            </w:r>
            <w:r>
              <w:rPr>
                <w:noProof/>
                <w:webHidden/>
              </w:rPr>
              <w:instrText xml:space="preserve"> PAGEREF _Toc491606322 \h </w:instrText>
            </w:r>
            <w:r>
              <w:rPr>
                <w:noProof/>
                <w:webHidden/>
              </w:rPr>
            </w:r>
          </w:ins>
          <w:r>
            <w:rPr>
              <w:noProof/>
              <w:webHidden/>
            </w:rPr>
            <w:fldChar w:fldCharType="separate"/>
          </w:r>
          <w:ins w:id="197" w:author="微软用户" w:date="2017-08-27T14:08:00Z">
            <w:r>
              <w:rPr>
                <w:noProof/>
                <w:webHidden/>
              </w:rPr>
              <w:t>56</w:t>
            </w:r>
            <w:r>
              <w:rPr>
                <w:noProof/>
                <w:webHidden/>
              </w:rPr>
              <w:fldChar w:fldCharType="end"/>
            </w:r>
            <w:r w:rsidRPr="004E70C4">
              <w:rPr>
                <w:rStyle w:val="ab"/>
                <w:noProof/>
              </w:rPr>
              <w:fldChar w:fldCharType="end"/>
            </w:r>
          </w:ins>
        </w:p>
        <w:p w14:paraId="7E842767" w14:textId="77777777" w:rsidR="00EF300D" w:rsidRDefault="00EF300D">
          <w:pPr>
            <w:pStyle w:val="10"/>
            <w:rPr>
              <w:ins w:id="198" w:author="微软用户" w:date="2017-08-27T14:08:00Z"/>
              <w:noProof/>
            </w:rPr>
          </w:pPr>
          <w:ins w:id="199" w:author="微软用户" w:date="2017-08-27T14:08:00Z">
            <w:r w:rsidRPr="004E70C4">
              <w:rPr>
                <w:rStyle w:val="ab"/>
                <w:noProof/>
              </w:rPr>
              <w:fldChar w:fldCharType="begin"/>
            </w:r>
            <w:r w:rsidRPr="004E70C4">
              <w:rPr>
                <w:rStyle w:val="ab"/>
                <w:noProof/>
              </w:rPr>
              <w:instrText xml:space="preserve"> </w:instrText>
            </w:r>
            <w:r>
              <w:rPr>
                <w:noProof/>
              </w:rPr>
              <w:instrText>HYPERLINK \l "_Toc491606323"</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_Toc491606323 \h </w:instrText>
            </w:r>
            <w:r>
              <w:rPr>
                <w:noProof/>
                <w:webHidden/>
              </w:rPr>
            </w:r>
          </w:ins>
          <w:r>
            <w:rPr>
              <w:noProof/>
              <w:webHidden/>
            </w:rPr>
            <w:fldChar w:fldCharType="separate"/>
          </w:r>
          <w:ins w:id="200" w:author="微软用户" w:date="2017-08-27T14:08:00Z">
            <w:r>
              <w:rPr>
                <w:noProof/>
                <w:webHidden/>
              </w:rPr>
              <w:t>58</w:t>
            </w:r>
            <w:r>
              <w:rPr>
                <w:noProof/>
                <w:webHidden/>
              </w:rPr>
              <w:fldChar w:fldCharType="end"/>
            </w:r>
            <w:r w:rsidRPr="004E70C4">
              <w:rPr>
                <w:rStyle w:val="ab"/>
                <w:noProof/>
              </w:rPr>
              <w:fldChar w:fldCharType="end"/>
            </w:r>
          </w:ins>
        </w:p>
        <w:p w14:paraId="2EE888DD" w14:textId="77777777" w:rsidR="00EF300D" w:rsidRDefault="00EF300D">
          <w:pPr>
            <w:pStyle w:val="10"/>
            <w:rPr>
              <w:ins w:id="201" w:author="微软用户" w:date="2017-08-27T14:08:00Z"/>
              <w:noProof/>
            </w:rPr>
          </w:pPr>
          <w:ins w:id="202" w:author="微软用户" w:date="2017-08-27T14:08:00Z">
            <w:r w:rsidRPr="004E70C4">
              <w:rPr>
                <w:rStyle w:val="ab"/>
                <w:noProof/>
              </w:rPr>
              <w:fldChar w:fldCharType="begin"/>
            </w:r>
            <w:r w:rsidRPr="004E70C4">
              <w:rPr>
                <w:rStyle w:val="ab"/>
                <w:noProof/>
              </w:rPr>
              <w:instrText xml:space="preserve"> </w:instrText>
            </w:r>
            <w:r>
              <w:rPr>
                <w:noProof/>
              </w:rPr>
              <w:instrText>HYPERLINK \l "_Toc491606324"</w:instrText>
            </w:r>
            <w:r w:rsidRPr="004E70C4">
              <w:rPr>
                <w:rStyle w:val="ab"/>
                <w:noProof/>
              </w:rPr>
              <w:instrText xml:space="preserve"> </w:instrText>
            </w:r>
            <w:r w:rsidRPr="004E70C4">
              <w:rPr>
                <w:rStyle w:val="ab"/>
                <w:noProof/>
              </w:rPr>
            </w:r>
            <w:r w:rsidRPr="004E70C4">
              <w:rPr>
                <w:rStyle w:val="ab"/>
                <w:noProof/>
              </w:rPr>
              <w:fldChar w:fldCharType="separate"/>
            </w:r>
            <w:r w:rsidRPr="004E70C4">
              <w:rPr>
                <w:rStyle w:val="ab"/>
                <w:rFonts w:ascii="Times New Roman" w:hAnsi="Times New Roman" w:cs="Times New Roman" w:hint="eastAsia"/>
                <w:noProof/>
              </w:rPr>
              <w:t>致</w:t>
            </w:r>
            <w:r w:rsidRPr="004E70C4">
              <w:rPr>
                <w:rStyle w:val="ab"/>
                <w:rFonts w:ascii="Times New Roman" w:hAnsi="Times New Roman" w:cs="Times New Roman"/>
                <w:noProof/>
              </w:rPr>
              <w:t xml:space="preserve">   </w:t>
            </w:r>
            <w:r w:rsidRPr="004E70C4">
              <w:rPr>
                <w:rStyle w:val="ab"/>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_Toc491606324 \h </w:instrText>
            </w:r>
            <w:r>
              <w:rPr>
                <w:noProof/>
                <w:webHidden/>
              </w:rPr>
            </w:r>
          </w:ins>
          <w:r>
            <w:rPr>
              <w:noProof/>
              <w:webHidden/>
            </w:rPr>
            <w:fldChar w:fldCharType="separate"/>
          </w:r>
          <w:ins w:id="203" w:author="微软用户" w:date="2017-08-27T14:08:00Z">
            <w:r>
              <w:rPr>
                <w:noProof/>
                <w:webHidden/>
              </w:rPr>
              <w:t>61</w:t>
            </w:r>
            <w:r>
              <w:rPr>
                <w:noProof/>
                <w:webHidden/>
              </w:rPr>
              <w:fldChar w:fldCharType="end"/>
            </w:r>
            <w:r w:rsidRPr="004E70C4">
              <w:rPr>
                <w:rStyle w:val="ab"/>
                <w:noProof/>
              </w:rPr>
              <w:fldChar w:fldCharType="end"/>
            </w:r>
          </w:ins>
        </w:p>
        <w:p w14:paraId="27D09CCA" w14:textId="1768C3CE" w:rsidR="00F65EB3" w:rsidDel="005C6C13" w:rsidRDefault="00F65EB3">
          <w:pPr>
            <w:pStyle w:val="10"/>
            <w:rPr>
              <w:ins w:id="204" w:author="JY0225" w:date="2017-08-24T10:51:00Z"/>
              <w:del w:id="205" w:author="微软用户" w:date="2017-08-24T15:30:00Z"/>
              <w:noProof/>
            </w:rPr>
          </w:pPr>
          <w:ins w:id="206" w:author="JY0225" w:date="2017-08-24T10:51:00Z">
            <w:del w:id="207" w:author="微软用户" w:date="2017-08-24T15:30:00Z">
              <w:r w:rsidRPr="005C6C13" w:rsidDel="005C6C13">
                <w:rPr>
                  <w:rStyle w:val="ab"/>
                  <w:rFonts w:ascii="Times New Roman" w:hAnsi="Times New Roman" w:cs="Times New Roman" w:hint="eastAsia"/>
                  <w:noProof/>
                  <w:spacing w:val="10"/>
                </w:rPr>
                <w:delText>摘要</w:delText>
              </w:r>
              <w:r w:rsidDel="005C6C13">
                <w:rPr>
                  <w:noProof/>
                  <w:webHidden/>
                </w:rPr>
                <w:tab/>
                <w:delText>1</w:delText>
              </w:r>
            </w:del>
          </w:ins>
        </w:p>
        <w:p w14:paraId="091BA769" w14:textId="2C579814" w:rsidR="00F65EB3" w:rsidDel="005C6C13" w:rsidRDefault="00F65EB3">
          <w:pPr>
            <w:pStyle w:val="10"/>
            <w:rPr>
              <w:ins w:id="208" w:author="JY0225" w:date="2017-08-24T10:51:00Z"/>
              <w:del w:id="209" w:author="微软用户" w:date="2017-08-24T15:30:00Z"/>
              <w:noProof/>
            </w:rPr>
          </w:pPr>
          <w:ins w:id="210" w:author="JY0225" w:date="2017-08-24T10:51:00Z">
            <w:del w:id="211" w:author="微软用户" w:date="2017-08-24T15:30:00Z">
              <w:r w:rsidRPr="005C6C13" w:rsidDel="005C6C13">
                <w:rPr>
                  <w:rStyle w:val="ab"/>
                  <w:rFonts w:ascii="Times New Roman" w:hAnsi="Times New Roman" w:cs="Times New Roman"/>
                  <w:noProof/>
                </w:rPr>
                <w:delText>Abstract</w:delText>
              </w:r>
              <w:r w:rsidDel="005C6C13">
                <w:rPr>
                  <w:noProof/>
                  <w:webHidden/>
                </w:rPr>
                <w:tab/>
                <w:delText>1</w:delText>
              </w:r>
            </w:del>
          </w:ins>
        </w:p>
        <w:p w14:paraId="04F21933" w14:textId="1EA58F30" w:rsidR="00F65EB3" w:rsidDel="005C6C13" w:rsidRDefault="00F65EB3">
          <w:pPr>
            <w:pStyle w:val="10"/>
            <w:rPr>
              <w:ins w:id="212" w:author="JY0225" w:date="2017-08-24T10:51:00Z"/>
              <w:del w:id="213" w:author="微软用户" w:date="2017-08-24T15:30:00Z"/>
              <w:noProof/>
            </w:rPr>
          </w:pPr>
          <w:ins w:id="214" w:author="JY0225" w:date="2017-08-24T10:51:00Z">
            <w:del w:id="215" w:author="微软用户" w:date="2017-08-24T15:30:00Z">
              <w:r w:rsidRPr="005C6C13" w:rsidDel="005C6C13">
                <w:rPr>
                  <w:rStyle w:val="ab"/>
                  <w:rFonts w:ascii="Times New Roman" w:hAnsi="Times New Roman" w:cs="Times New Roman" w:hint="eastAsia"/>
                  <w:noProof/>
                </w:rPr>
                <w:delText>第一章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引言</w:delText>
              </w:r>
              <w:r w:rsidDel="005C6C13">
                <w:rPr>
                  <w:noProof/>
                  <w:webHidden/>
                </w:rPr>
                <w:tab/>
                <w:delText>2</w:delText>
              </w:r>
            </w:del>
          </w:ins>
        </w:p>
        <w:p w14:paraId="56BD79E4" w14:textId="2C32ECE7" w:rsidR="00F65EB3" w:rsidDel="005C6C13" w:rsidRDefault="00F65EB3">
          <w:pPr>
            <w:pStyle w:val="23"/>
            <w:tabs>
              <w:tab w:val="right" w:leader="dot" w:pos="8302"/>
            </w:tabs>
            <w:rPr>
              <w:ins w:id="216" w:author="JY0225" w:date="2017-08-24T10:51:00Z"/>
              <w:del w:id="217" w:author="微软用户" w:date="2017-08-24T15:30:00Z"/>
              <w:noProof/>
            </w:rPr>
          </w:pPr>
          <w:ins w:id="218" w:author="JY0225" w:date="2017-08-24T10:51:00Z">
            <w:del w:id="219" w:author="微软用户" w:date="2017-08-24T15:30:00Z">
              <w:r w:rsidRPr="005C6C13" w:rsidDel="005C6C13">
                <w:rPr>
                  <w:rStyle w:val="ab"/>
                  <w:noProof/>
                </w:rPr>
                <w:delText xml:space="preserve">1.1 </w:delText>
              </w:r>
              <w:r w:rsidRPr="005C6C13" w:rsidDel="005C6C13">
                <w:rPr>
                  <w:rStyle w:val="ab"/>
                  <w:rFonts w:hint="eastAsia"/>
                  <w:noProof/>
                </w:rPr>
                <w:delText>研究背景</w:delText>
              </w:r>
              <w:r w:rsidDel="005C6C13">
                <w:rPr>
                  <w:noProof/>
                  <w:webHidden/>
                </w:rPr>
                <w:tab/>
                <w:delText>2</w:delText>
              </w:r>
            </w:del>
          </w:ins>
        </w:p>
        <w:p w14:paraId="3DF9FACB" w14:textId="42099160" w:rsidR="00F65EB3" w:rsidDel="005C6C13" w:rsidRDefault="00F65EB3">
          <w:pPr>
            <w:pStyle w:val="23"/>
            <w:tabs>
              <w:tab w:val="right" w:leader="dot" w:pos="8302"/>
            </w:tabs>
            <w:rPr>
              <w:ins w:id="220" w:author="JY0225" w:date="2017-08-24T10:51:00Z"/>
              <w:del w:id="221" w:author="微软用户" w:date="2017-08-24T15:30:00Z"/>
              <w:noProof/>
            </w:rPr>
          </w:pPr>
          <w:ins w:id="222" w:author="JY0225" w:date="2017-08-24T10:51:00Z">
            <w:del w:id="223" w:author="微软用户" w:date="2017-08-24T15:30:00Z">
              <w:r w:rsidRPr="005C6C13" w:rsidDel="005C6C13">
                <w:rPr>
                  <w:rStyle w:val="ab"/>
                  <w:noProof/>
                </w:rPr>
                <w:delText xml:space="preserve">1.2 </w:delText>
              </w:r>
              <w:r w:rsidRPr="005C6C13" w:rsidDel="005C6C13">
                <w:rPr>
                  <w:rStyle w:val="ab"/>
                  <w:rFonts w:hint="eastAsia"/>
                  <w:noProof/>
                </w:rPr>
                <w:delText>研究内容及意义</w:delText>
              </w:r>
              <w:r w:rsidDel="005C6C13">
                <w:rPr>
                  <w:noProof/>
                  <w:webHidden/>
                </w:rPr>
                <w:tab/>
                <w:delText>4</w:delText>
              </w:r>
            </w:del>
          </w:ins>
        </w:p>
        <w:p w14:paraId="3A1704DB" w14:textId="65CE5BA5" w:rsidR="00F65EB3" w:rsidDel="005C6C13" w:rsidRDefault="00F65EB3">
          <w:pPr>
            <w:pStyle w:val="23"/>
            <w:tabs>
              <w:tab w:val="right" w:leader="dot" w:pos="8302"/>
            </w:tabs>
            <w:rPr>
              <w:ins w:id="224" w:author="JY0225" w:date="2017-08-24T10:51:00Z"/>
              <w:del w:id="225" w:author="微软用户" w:date="2017-08-24T15:30:00Z"/>
              <w:noProof/>
            </w:rPr>
          </w:pPr>
          <w:ins w:id="226" w:author="JY0225" w:date="2017-08-24T10:51:00Z">
            <w:del w:id="227" w:author="微软用户" w:date="2017-08-24T15:30:00Z">
              <w:r w:rsidRPr="005C6C13" w:rsidDel="005C6C13">
                <w:rPr>
                  <w:rStyle w:val="ab"/>
                  <w:noProof/>
                </w:rPr>
                <w:delText xml:space="preserve">1.3 </w:delText>
              </w:r>
              <w:r w:rsidRPr="005C6C13" w:rsidDel="005C6C13">
                <w:rPr>
                  <w:rStyle w:val="ab"/>
                  <w:rFonts w:hint="eastAsia"/>
                  <w:noProof/>
                </w:rPr>
                <w:delText>论文的组织</w:delText>
              </w:r>
              <w:r w:rsidDel="005C6C13">
                <w:rPr>
                  <w:noProof/>
                  <w:webHidden/>
                </w:rPr>
                <w:tab/>
                <w:delText>5</w:delText>
              </w:r>
            </w:del>
          </w:ins>
        </w:p>
        <w:p w14:paraId="2022077F" w14:textId="0AA7CE5D" w:rsidR="00F65EB3" w:rsidDel="005C6C13" w:rsidRDefault="00F65EB3">
          <w:pPr>
            <w:pStyle w:val="10"/>
            <w:rPr>
              <w:ins w:id="228" w:author="JY0225" w:date="2017-08-24T10:51:00Z"/>
              <w:del w:id="229" w:author="微软用户" w:date="2017-08-24T15:30:00Z"/>
              <w:noProof/>
            </w:rPr>
          </w:pPr>
          <w:ins w:id="230" w:author="JY0225" w:date="2017-08-24T10:51:00Z">
            <w:del w:id="231" w:author="微软用户" w:date="2017-08-24T15:30:00Z">
              <w:r w:rsidRPr="005C6C13" w:rsidDel="005C6C13">
                <w:rPr>
                  <w:rStyle w:val="ab"/>
                  <w:rFonts w:ascii="Times New Roman" w:hAnsi="Times New Roman" w:cs="Times New Roman" w:hint="eastAsia"/>
                  <w:noProof/>
                </w:rPr>
                <w:delText>第二章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核心技术</w:delText>
              </w:r>
              <w:r w:rsidDel="005C6C13">
                <w:rPr>
                  <w:noProof/>
                  <w:webHidden/>
                </w:rPr>
                <w:tab/>
                <w:delText>6</w:delText>
              </w:r>
            </w:del>
          </w:ins>
        </w:p>
        <w:p w14:paraId="548666FB" w14:textId="153A5B95" w:rsidR="00F65EB3" w:rsidDel="005C6C13" w:rsidRDefault="00F65EB3">
          <w:pPr>
            <w:pStyle w:val="23"/>
            <w:tabs>
              <w:tab w:val="right" w:leader="dot" w:pos="8302"/>
            </w:tabs>
            <w:rPr>
              <w:ins w:id="232" w:author="JY0225" w:date="2017-08-24T10:51:00Z"/>
              <w:del w:id="233" w:author="微软用户" w:date="2017-08-24T15:30:00Z"/>
              <w:noProof/>
            </w:rPr>
          </w:pPr>
          <w:ins w:id="234" w:author="JY0225" w:date="2017-08-24T10:51:00Z">
            <w:del w:id="235" w:author="微软用户" w:date="2017-08-24T15:30:00Z">
              <w:r w:rsidRPr="005C6C13" w:rsidDel="005C6C13">
                <w:rPr>
                  <w:rStyle w:val="ab"/>
                  <w:noProof/>
                </w:rPr>
                <w:delText xml:space="preserve">2.1 </w:delText>
              </w:r>
              <w:r w:rsidRPr="005C6C13" w:rsidDel="005C6C13">
                <w:rPr>
                  <w:rStyle w:val="ab"/>
                  <w:rFonts w:hint="eastAsia"/>
                  <w:noProof/>
                </w:rPr>
                <w:delText>云备份与中间件</w:delText>
              </w:r>
              <w:r w:rsidDel="005C6C13">
                <w:rPr>
                  <w:noProof/>
                  <w:webHidden/>
                </w:rPr>
                <w:tab/>
                <w:delText>6</w:delText>
              </w:r>
            </w:del>
          </w:ins>
        </w:p>
        <w:p w14:paraId="43298ED7" w14:textId="4B5169ED" w:rsidR="00F65EB3" w:rsidDel="005C6C13" w:rsidRDefault="00F65EB3">
          <w:pPr>
            <w:pStyle w:val="32"/>
            <w:tabs>
              <w:tab w:val="right" w:leader="dot" w:pos="8302"/>
            </w:tabs>
            <w:rPr>
              <w:ins w:id="236" w:author="JY0225" w:date="2017-08-24T10:51:00Z"/>
              <w:del w:id="237" w:author="微软用户" w:date="2017-08-24T15:30:00Z"/>
              <w:noProof/>
            </w:rPr>
          </w:pPr>
          <w:ins w:id="238" w:author="JY0225" w:date="2017-08-24T10:51:00Z">
            <w:del w:id="239" w:author="微软用户" w:date="2017-08-24T15:30:00Z">
              <w:r w:rsidRPr="005C6C13" w:rsidDel="005C6C13">
                <w:rPr>
                  <w:rStyle w:val="ab"/>
                  <w:noProof/>
                </w:rPr>
                <w:delText xml:space="preserve">2.1.1 </w:delText>
              </w:r>
              <w:r w:rsidRPr="005C6C13" w:rsidDel="005C6C13">
                <w:rPr>
                  <w:rStyle w:val="ab"/>
                  <w:rFonts w:hint="eastAsia"/>
                  <w:noProof/>
                </w:rPr>
                <w:delText>云备份特点</w:delText>
              </w:r>
              <w:r w:rsidDel="005C6C13">
                <w:rPr>
                  <w:noProof/>
                  <w:webHidden/>
                </w:rPr>
                <w:tab/>
                <w:delText>6</w:delText>
              </w:r>
            </w:del>
          </w:ins>
        </w:p>
        <w:p w14:paraId="2C5997E9" w14:textId="3AD287E3" w:rsidR="00F65EB3" w:rsidDel="005C6C13" w:rsidRDefault="00F65EB3">
          <w:pPr>
            <w:pStyle w:val="32"/>
            <w:tabs>
              <w:tab w:val="right" w:leader="dot" w:pos="8302"/>
            </w:tabs>
            <w:rPr>
              <w:ins w:id="240" w:author="JY0225" w:date="2017-08-24T10:51:00Z"/>
              <w:del w:id="241" w:author="微软用户" w:date="2017-08-24T15:30:00Z"/>
              <w:noProof/>
            </w:rPr>
          </w:pPr>
          <w:ins w:id="242" w:author="JY0225" w:date="2017-08-24T10:51:00Z">
            <w:del w:id="243" w:author="微软用户" w:date="2017-08-24T15:30:00Z">
              <w:r w:rsidRPr="005C6C13" w:rsidDel="005C6C13">
                <w:rPr>
                  <w:rStyle w:val="ab"/>
                  <w:noProof/>
                </w:rPr>
                <w:delText xml:space="preserve">2.1.2 </w:delText>
              </w:r>
              <w:r w:rsidRPr="005C6C13" w:rsidDel="005C6C13">
                <w:rPr>
                  <w:rStyle w:val="ab"/>
                  <w:rFonts w:hint="eastAsia"/>
                  <w:noProof/>
                </w:rPr>
                <w:delText>云备份中间件</w:delText>
              </w:r>
              <w:r w:rsidDel="005C6C13">
                <w:rPr>
                  <w:noProof/>
                  <w:webHidden/>
                </w:rPr>
                <w:tab/>
                <w:delText>6</w:delText>
              </w:r>
            </w:del>
          </w:ins>
        </w:p>
        <w:p w14:paraId="04259C44" w14:textId="049D6276" w:rsidR="00F65EB3" w:rsidDel="005C6C13" w:rsidRDefault="00F65EB3">
          <w:pPr>
            <w:pStyle w:val="23"/>
            <w:tabs>
              <w:tab w:val="right" w:leader="dot" w:pos="8302"/>
            </w:tabs>
            <w:rPr>
              <w:ins w:id="244" w:author="JY0225" w:date="2017-08-24T10:51:00Z"/>
              <w:del w:id="245" w:author="微软用户" w:date="2017-08-24T15:30:00Z"/>
              <w:noProof/>
            </w:rPr>
          </w:pPr>
          <w:ins w:id="246" w:author="JY0225" w:date="2017-08-24T10:51:00Z">
            <w:del w:id="247" w:author="微软用户" w:date="2017-08-24T15:30:00Z">
              <w:r w:rsidRPr="005C6C13" w:rsidDel="005C6C13">
                <w:rPr>
                  <w:rStyle w:val="ab"/>
                  <w:noProof/>
                </w:rPr>
                <w:delText>2.3 SQLite</w:delText>
              </w:r>
              <w:r w:rsidDel="005C6C13">
                <w:rPr>
                  <w:noProof/>
                  <w:webHidden/>
                </w:rPr>
                <w:tab/>
                <w:delText>7</w:delText>
              </w:r>
            </w:del>
          </w:ins>
        </w:p>
        <w:p w14:paraId="31E88F48" w14:textId="6969B30E" w:rsidR="00F65EB3" w:rsidDel="005C6C13" w:rsidRDefault="00F65EB3">
          <w:pPr>
            <w:pStyle w:val="23"/>
            <w:tabs>
              <w:tab w:val="right" w:leader="dot" w:pos="8302"/>
            </w:tabs>
            <w:rPr>
              <w:ins w:id="248" w:author="JY0225" w:date="2017-08-24T10:51:00Z"/>
              <w:del w:id="249" w:author="微软用户" w:date="2017-08-24T15:30:00Z"/>
              <w:noProof/>
            </w:rPr>
          </w:pPr>
          <w:ins w:id="250" w:author="JY0225" w:date="2017-08-24T10:51:00Z">
            <w:del w:id="251" w:author="微软用户" w:date="2017-08-24T15:30:00Z">
              <w:r w:rsidRPr="005C6C13" w:rsidDel="005C6C13">
                <w:rPr>
                  <w:rStyle w:val="ab"/>
                  <w:noProof/>
                </w:rPr>
                <w:delText xml:space="preserve">2.4 </w:delText>
              </w:r>
              <w:r w:rsidRPr="005C6C13" w:rsidDel="005C6C13">
                <w:rPr>
                  <w:rStyle w:val="ab"/>
                  <w:rFonts w:hint="eastAsia"/>
                  <w:noProof/>
                </w:rPr>
                <w:delText>断点续传</w:delText>
              </w:r>
              <w:r w:rsidDel="005C6C13">
                <w:rPr>
                  <w:noProof/>
                  <w:webHidden/>
                </w:rPr>
                <w:tab/>
                <w:delText>8</w:delText>
              </w:r>
            </w:del>
          </w:ins>
        </w:p>
        <w:p w14:paraId="41CD87EF" w14:textId="7B82C99C" w:rsidR="00F65EB3" w:rsidDel="005C6C13" w:rsidRDefault="00F65EB3">
          <w:pPr>
            <w:pStyle w:val="23"/>
            <w:tabs>
              <w:tab w:val="right" w:leader="dot" w:pos="8302"/>
            </w:tabs>
            <w:rPr>
              <w:ins w:id="252" w:author="JY0225" w:date="2017-08-24T10:51:00Z"/>
              <w:del w:id="253" w:author="微软用户" w:date="2017-08-24T15:30:00Z"/>
              <w:noProof/>
            </w:rPr>
          </w:pPr>
          <w:ins w:id="254" w:author="JY0225" w:date="2017-08-24T10:51:00Z">
            <w:del w:id="255" w:author="微软用户" w:date="2017-08-24T15:30:00Z">
              <w:r w:rsidRPr="005C6C13" w:rsidDel="005C6C13">
                <w:rPr>
                  <w:rStyle w:val="ab"/>
                  <w:noProof/>
                </w:rPr>
                <w:delText>2.5 WebSocket</w:delText>
              </w:r>
              <w:r w:rsidDel="005C6C13">
                <w:rPr>
                  <w:noProof/>
                  <w:webHidden/>
                </w:rPr>
                <w:tab/>
                <w:delText>9</w:delText>
              </w:r>
            </w:del>
          </w:ins>
        </w:p>
        <w:p w14:paraId="04E4C04F" w14:textId="39631EE2" w:rsidR="00F65EB3" w:rsidDel="005C6C13" w:rsidRDefault="00F65EB3">
          <w:pPr>
            <w:pStyle w:val="23"/>
            <w:tabs>
              <w:tab w:val="right" w:leader="dot" w:pos="8302"/>
            </w:tabs>
            <w:rPr>
              <w:ins w:id="256" w:author="JY0225" w:date="2017-08-24T10:51:00Z"/>
              <w:del w:id="257" w:author="微软用户" w:date="2017-08-24T15:30:00Z"/>
              <w:noProof/>
            </w:rPr>
          </w:pPr>
          <w:ins w:id="258" w:author="JY0225" w:date="2017-08-24T10:51:00Z">
            <w:del w:id="259" w:author="微软用户" w:date="2017-08-24T15:30:00Z">
              <w:r w:rsidRPr="005C6C13" w:rsidDel="005C6C13">
                <w:rPr>
                  <w:rStyle w:val="ab"/>
                  <w:noProof/>
                </w:rPr>
                <w:delText>2.6 WebExtension</w:delText>
              </w:r>
              <w:r w:rsidDel="005C6C13">
                <w:rPr>
                  <w:noProof/>
                  <w:webHidden/>
                </w:rPr>
                <w:tab/>
                <w:delText>10</w:delText>
              </w:r>
            </w:del>
          </w:ins>
        </w:p>
        <w:p w14:paraId="56B23A10" w14:textId="31D80160" w:rsidR="00F65EB3" w:rsidDel="005C6C13" w:rsidRDefault="00F65EB3">
          <w:pPr>
            <w:pStyle w:val="10"/>
            <w:rPr>
              <w:ins w:id="260" w:author="JY0225" w:date="2017-08-24T10:51:00Z"/>
              <w:del w:id="261" w:author="微软用户" w:date="2017-08-24T15:30:00Z"/>
              <w:noProof/>
            </w:rPr>
          </w:pPr>
          <w:ins w:id="262" w:author="JY0225" w:date="2017-08-24T10:51:00Z">
            <w:del w:id="263" w:author="微软用户" w:date="2017-08-24T15:30:00Z">
              <w:r w:rsidRPr="005C6C13" w:rsidDel="005C6C13">
                <w:rPr>
                  <w:rStyle w:val="ab"/>
                  <w:rFonts w:ascii="Times New Roman" w:hAnsi="Times New Roman" w:cs="Times New Roman" w:hint="eastAsia"/>
                  <w:noProof/>
                </w:rPr>
                <w:delText>第三章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云备份中间件优化分析</w:delText>
              </w:r>
              <w:r w:rsidDel="005C6C13">
                <w:rPr>
                  <w:noProof/>
                  <w:webHidden/>
                </w:rPr>
                <w:tab/>
                <w:delText>12</w:delText>
              </w:r>
            </w:del>
          </w:ins>
        </w:p>
        <w:p w14:paraId="0E6A6DD4" w14:textId="52A1F338" w:rsidR="00F65EB3" w:rsidDel="005C6C13" w:rsidRDefault="00F65EB3">
          <w:pPr>
            <w:pStyle w:val="23"/>
            <w:tabs>
              <w:tab w:val="right" w:leader="dot" w:pos="8302"/>
            </w:tabs>
            <w:rPr>
              <w:ins w:id="264" w:author="JY0225" w:date="2017-08-24T10:51:00Z"/>
              <w:del w:id="265" w:author="微软用户" w:date="2017-08-24T15:30:00Z"/>
              <w:noProof/>
            </w:rPr>
          </w:pPr>
          <w:ins w:id="266" w:author="JY0225" w:date="2017-08-24T10:51:00Z">
            <w:del w:id="267" w:author="微软用户" w:date="2017-08-24T15:30:00Z">
              <w:r w:rsidRPr="005C6C13" w:rsidDel="005C6C13">
                <w:rPr>
                  <w:rStyle w:val="ab"/>
                  <w:noProof/>
                </w:rPr>
                <w:delText xml:space="preserve">3.1 </w:delText>
              </w:r>
              <w:r w:rsidRPr="005C6C13" w:rsidDel="005C6C13">
                <w:rPr>
                  <w:rStyle w:val="ab"/>
                  <w:rFonts w:hint="eastAsia"/>
                  <w:noProof/>
                </w:rPr>
                <w:delText>现有中间件系统分析</w:delText>
              </w:r>
              <w:r w:rsidDel="005C6C13">
                <w:rPr>
                  <w:noProof/>
                  <w:webHidden/>
                </w:rPr>
                <w:tab/>
                <w:delText>12</w:delText>
              </w:r>
            </w:del>
          </w:ins>
        </w:p>
        <w:p w14:paraId="240414B7" w14:textId="2C5628A8" w:rsidR="00F65EB3" w:rsidDel="005C6C13" w:rsidRDefault="00F65EB3">
          <w:pPr>
            <w:pStyle w:val="32"/>
            <w:tabs>
              <w:tab w:val="right" w:leader="dot" w:pos="8302"/>
            </w:tabs>
            <w:rPr>
              <w:ins w:id="268" w:author="JY0225" w:date="2017-08-24T10:51:00Z"/>
              <w:del w:id="269" w:author="微软用户" w:date="2017-08-24T15:30:00Z"/>
              <w:noProof/>
            </w:rPr>
          </w:pPr>
          <w:ins w:id="270" w:author="JY0225" w:date="2017-08-24T10:51:00Z">
            <w:del w:id="271" w:author="微软用户" w:date="2017-08-24T15:30:00Z">
              <w:r w:rsidRPr="005C6C13" w:rsidDel="005C6C13">
                <w:rPr>
                  <w:rStyle w:val="ab"/>
                  <w:noProof/>
                </w:rPr>
                <w:delText xml:space="preserve">3.1.1 </w:delText>
              </w:r>
              <w:r w:rsidRPr="005C6C13" w:rsidDel="005C6C13">
                <w:rPr>
                  <w:rStyle w:val="ab"/>
                  <w:rFonts w:hint="eastAsia"/>
                  <w:noProof/>
                </w:rPr>
                <w:delText>系统框架与功能分析</w:delText>
              </w:r>
              <w:r w:rsidDel="005C6C13">
                <w:rPr>
                  <w:noProof/>
                  <w:webHidden/>
                </w:rPr>
                <w:tab/>
                <w:delText>12</w:delText>
              </w:r>
            </w:del>
          </w:ins>
        </w:p>
        <w:p w14:paraId="4B9B7AE2" w14:textId="5F7D2006" w:rsidR="00F65EB3" w:rsidDel="005C6C13" w:rsidRDefault="00F65EB3">
          <w:pPr>
            <w:pStyle w:val="32"/>
            <w:tabs>
              <w:tab w:val="right" w:leader="dot" w:pos="8302"/>
            </w:tabs>
            <w:rPr>
              <w:ins w:id="272" w:author="JY0225" w:date="2017-08-24T10:51:00Z"/>
              <w:del w:id="273" w:author="微软用户" w:date="2017-08-24T15:30:00Z"/>
              <w:noProof/>
            </w:rPr>
          </w:pPr>
          <w:ins w:id="274" w:author="JY0225" w:date="2017-08-24T10:51:00Z">
            <w:del w:id="275" w:author="微软用户" w:date="2017-08-24T15:30:00Z">
              <w:r w:rsidRPr="005C6C13" w:rsidDel="005C6C13">
                <w:rPr>
                  <w:rStyle w:val="ab"/>
                  <w:noProof/>
                </w:rPr>
                <w:delText xml:space="preserve">3.1.2 </w:delText>
              </w:r>
              <w:r w:rsidRPr="005C6C13" w:rsidDel="005C6C13">
                <w:rPr>
                  <w:rStyle w:val="ab"/>
                  <w:rFonts w:hint="eastAsia"/>
                  <w:noProof/>
                </w:rPr>
                <w:delText>现有云备份中间件的不足</w:delText>
              </w:r>
              <w:r w:rsidDel="005C6C13">
                <w:rPr>
                  <w:noProof/>
                  <w:webHidden/>
                </w:rPr>
                <w:tab/>
                <w:delText>13</w:delText>
              </w:r>
            </w:del>
          </w:ins>
        </w:p>
        <w:p w14:paraId="26C6181B" w14:textId="710D60C6" w:rsidR="00F65EB3" w:rsidDel="005C6C13" w:rsidRDefault="00F65EB3">
          <w:pPr>
            <w:pStyle w:val="23"/>
            <w:tabs>
              <w:tab w:val="right" w:leader="dot" w:pos="8302"/>
            </w:tabs>
            <w:rPr>
              <w:ins w:id="276" w:author="JY0225" w:date="2017-08-24T10:51:00Z"/>
              <w:del w:id="277" w:author="微软用户" w:date="2017-08-24T15:30:00Z"/>
              <w:noProof/>
            </w:rPr>
          </w:pPr>
          <w:ins w:id="278" w:author="JY0225" w:date="2017-08-24T10:51:00Z">
            <w:del w:id="279" w:author="微软用户" w:date="2017-08-24T15:30:00Z">
              <w:r w:rsidRPr="005C6C13" w:rsidDel="005C6C13">
                <w:rPr>
                  <w:rStyle w:val="ab"/>
                  <w:noProof/>
                </w:rPr>
                <w:delText xml:space="preserve">3.2 </w:delText>
              </w:r>
              <w:r w:rsidRPr="005C6C13" w:rsidDel="005C6C13">
                <w:rPr>
                  <w:rStyle w:val="ab"/>
                  <w:rFonts w:hint="eastAsia"/>
                  <w:noProof/>
                </w:rPr>
                <w:delText>中间件系统优化需求分析</w:delText>
              </w:r>
              <w:r w:rsidDel="005C6C13">
                <w:rPr>
                  <w:noProof/>
                  <w:webHidden/>
                </w:rPr>
                <w:tab/>
                <w:delText>14</w:delText>
              </w:r>
            </w:del>
          </w:ins>
        </w:p>
        <w:p w14:paraId="18977BC8" w14:textId="2C8D6EB3" w:rsidR="00F65EB3" w:rsidDel="005C6C13" w:rsidRDefault="00F65EB3">
          <w:pPr>
            <w:pStyle w:val="32"/>
            <w:tabs>
              <w:tab w:val="right" w:leader="dot" w:pos="8302"/>
            </w:tabs>
            <w:rPr>
              <w:ins w:id="280" w:author="JY0225" w:date="2017-08-24T10:51:00Z"/>
              <w:del w:id="281" w:author="微软用户" w:date="2017-08-24T15:30:00Z"/>
              <w:noProof/>
            </w:rPr>
          </w:pPr>
          <w:ins w:id="282" w:author="JY0225" w:date="2017-08-24T10:51:00Z">
            <w:del w:id="283" w:author="微软用户" w:date="2017-08-24T15:30:00Z">
              <w:r w:rsidRPr="005C6C13" w:rsidDel="005C6C13">
                <w:rPr>
                  <w:rStyle w:val="ab"/>
                  <w:noProof/>
                </w:rPr>
                <w:delText xml:space="preserve">3.2.1 </w:delText>
              </w:r>
              <w:r w:rsidRPr="005C6C13" w:rsidDel="005C6C13">
                <w:rPr>
                  <w:rStyle w:val="ab"/>
                  <w:rFonts w:hint="eastAsia"/>
                  <w:noProof/>
                </w:rPr>
                <w:delText>持久会话管理</w:delText>
              </w:r>
              <w:r w:rsidDel="005C6C13">
                <w:rPr>
                  <w:noProof/>
                  <w:webHidden/>
                </w:rPr>
                <w:tab/>
                <w:delText>14</w:delText>
              </w:r>
            </w:del>
          </w:ins>
        </w:p>
        <w:p w14:paraId="06747570" w14:textId="1CFF360F" w:rsidR="00F65EB3" w:rsidDel="005C6C13" w:rsidRDefault="00F65EB3">
          <w:pPr>
            <w:pStyle w:val="32"/>
            <w:tabs>
              <w:tab w:val="right" w:leader="dot" w:pos="8302"/>
            </w:tabs>
            <w:rPr>
              <w:ins w:id="284" w:author="JY0225" w:date="2017-08-24T10:51:00Z"/>
              <w:del w:id="285" w:author="微软用户" w:date="2017-08-24T15:30:00Z"/>
              <w:noProof/>
            </w:rPr>
          </w:pPr>
          <w:ins w:id="286" w:author="JY0225" w:date="2017-08-24T10:51:00Z">
            <w:del w:id="287" w:author="微软用户" w:date="2017-08-24T15:30:00Z">
              <w:r w:rsidRPr="005C6C13" w:rsidDel="005C6C13">
                <w:rPr>
                  <w:rStyle w:val="ab"/>
                  <w:noProof/>
                </w:rPr>
                <w:delText xml:space="preserve">3.2.2 </w:delText>
              </w:r>
              <w:r w:rsidRPr="005C6C13" w:rsidDel="005C6C13">
                <w:rPr>
                  <w:rStyle w:val="ab"/>
                  <w:rFonts w:hint="eastAsia"/>
                  <w:noProof/>
                </w:rPr>
                <w:delText>大文件上传</w:delText>
              </w:r>
              <w:r w:rsidDel="005C6C13">
                <w:rPr>
                  <w:noProof/>
                  <w:webHidden/>
                </w:rPr>
                <w:tab/>
                <w:delText>15</w:delText>
              </w:r>
            </w:del>
          </w:ins>
        </w:p>
        <w:p w14:paraId="3CC9EBA1" w14:textId="12B04537" w:rsidR="00F65EB3" w:rsidDel="005C6C13" w:rsidRDefault="00F65EB3">
          <w:pPr>
            <w:pStyle w:val="32"/>
            <w:tabs>
              <w:tab w:val="right" w:leader="dot" w:pos="8302"/>
            </w:tabs>
            <w:rPr>
              <w:ins w:id="288" w:author="JY0225" w:date="2017-08-24T10:51:00Z"/>
              <w:del w:id="289" w:author="微软用户" w:date="2017-08-24T15:30:00Z"/>
              <w:noProof/>
            </w:rPr>
          </w:pPr>
          <w:ins w:id="290" w:author="JY0225" w:date="2017-08-24T10:51:00Z">
            <w:del w:id="291" w:author="微软用户" w:date="2017-08-24T15:30:00Z">
              <w:r w:rsidRPr="005C6C13" w:rsidDel="005C6C13">
                <w:rPr>
                  <w:rStyle w:val="ab"/>
                  <w:noProof/>
                </w:rPr>
                <w:delText xml:space="preserve">3.2.3 </w:delText>
              </w:r>
              <w:r w:rsidRPr="005C6C13" w:rsidDel="005C6C13">
                <w:rPr>
                  <w:rStyle w:val="ab"/>
                  <w:rFonts w:hint="eastAsia"/>
                  <w:noProof/>
                </w:rPr>
                <w:delText>本地缓存</w:delText>
              </w:r>
              <w:r w:rsidDel="005C6C13">
                <w:rPr>
                  <w:noProof/>
                  <w:webHidden/>
                </w:rPr>
                <w:tab/>
                <w:delText>16</w:delText>
              </w:r>
            </w:del>
          </w:ins>
        </w:p>
        <w:p w14:paraId="29616432" w14:textId="64B4875D" w:rsidR="00F65EB3" w:rsidDel="005C6C13" w:rsidRDefault="00F65EB3">
          <w:pPr>
            <w:pStyle w:val="32"/>
            <w:tabs>
              <w:tab w:val="right" w:leader="dot" w:pos="8302"/>
            </w:tabs>
            <w:rPr>
              <w:ins w:id="292" w:author="JY0225" w:date="2017-08-24T10:51:00Z"/>
              <w:del w:id="293" w:author="微软用户" w:date="2017-08-24T15:30:00Z"/>
              <w:noProof/>
            </w:rPr>
          </w:pPr>
          <w:ins w:id="294" w:author="JY0225" w:date="2017-08-24T10:51:00Z">
            <w:del w:id="295" w:author="微软用户" w:date="2017-08-24T15:30:00Z">
              <w:r w:rsidRPr="005C6C13" w:rsidDel="005C6C13">
                <w:rPr>
                  <w:rStyle w:val="ab"/>
                  <w:noProof/>
                </w:rPr>
                <w:delText xml:space="preserve">3.2.4 </w:delText>
              </w:r>
              <w:r w:rsidRPr="005C6C13" w:rsidDel="005C6C13">
                <w:rPr>
                  <w:rStyle w:val="ab"/>
                  <w:rFonts w:hint="eastAsia"/>
                  <w:noProof/>
                </w:rPr>
                <w:delText>多应用适配</w:delText>
              </w:r>
              <w:r w:rsidDel="005C6C13">
                <w:rPr>
                  <w:noProof/>
                  <w:webHidden/>
                </w:rPr>
                <w:tab/>
                <w:delText>17</w:delText>
              </w:r>
            </w:del>
          </w:ins>
        </w:p>
        <w:p w14:paraId="184D8A70" w14:textId="1CD4265B" w:rsidR="00F65EB3" w:rsidDel="005C6C13" w:rsidRDefault="00F65EB3">
          <w:pPr>
            <w:pStyle w:val="10"/>
            <w:rPr>
              <w:ins w:id="296" w:author="JY0225" w:date="2017-08-24T10:51:00Z"/>
              <w:del w:id="297" w:author="微软用户" w:date="2017-08-24T15:30:00Z"/>
              <w:noProof/>
            </w:rPr>
          </w:pPr>
          <w:ins w:id="298" w:author="JY0225" w:date="2017-08-24T10:51:00Z">
            <w:del w:id="299" w:author="微软用户" w:date="2017-08-24T15:30:00Z">
              <w:r w:rsidRPr="005C6C13" w:rsidDel="005C6C13">
                <w:rPr>
                  <w:rStyle w:val="ab"/>
                  <w:rFonts w:ascii="Times New Roman" w:hAnsi="Times New Roman" w:cs="Times New Roman" w:hint="eastAsia"/>
                  <w:noProof/>
                </w:rPr>
                <w:delText>第四章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云备份中间件系统优化设计</w:delText>
              </w:r>
              <w:r w:rsidDel="005C6C13">
                <w:rPr>
                  <w:noProof/>
                  <w:webHidden/>
                </w:rPr>
                <w:tab/>
                <w:delText>19</w:delText>
              </w:r>
            </w:del>
          </w:ins>
        </w:p>
        <w:p w14:paraId="71C4ADF8" w14:textId="54DEEC53" w:rsidR="00F65EB3" w:rsidDel="005C6C13" w:rsidRDefault="00F65EB3">
          <w:pPr>
            <w:pStyle w:val="23"/>
            <w:tabs>
              <w:tab w:val="right" w:leader="dot" w:pos="8302"/>
            </w:tabs>
            <w:rPr>
              <w:ins w:id="300" w:author="JY0225" w:date="2017-08-24T10:51:00Z"/>
              <w:del w:id="301" w:author="微软用户" w:date="2017-08-24T15:30:00Z"/>
              <w:noProof/>
            </w:rPr>
          </w:pPr>
          <w:ins w:id="302" w:author="JY0225" w:date="2017-08-24T10:51:00Z">
            <w:del w:id="303" w:author="微软用户" w:date="2017-08-24T15:30:00Z">
              <w:r w:rsidRPr="005C6C13" w:rsidDel="005C6C13">
                <w:rPr>
                  <w:rStyle w:val="ab"/>
                  <w:noProof/>
                </w:rPr>
                <w:delText xml:space="preserve">4.1 </w:delText>
              </w:r>
              <w:r w:rsidRPr="005C6C13" w:rsidDel="005C6C13">
                <w:rPr>
                  <w:rStyle w:val="ab"/>
                  <w:rFonts w:hint="eastAsia"/>
                  <w:noProof/>
                </w:rPr>
                <w:delText>中间件优化系统框架设计</w:delText>
              </w:r>
              <w:r w:rsidDel="005C6C13">
                <w:rPr>
                  <w:noProof/>
                  <w:webHidden/>
                </w:rPr>
                <w:tab/>
                <w:delText>19</w:delText>
              </w:r>
            </w:del>
          </w:ins>
        </w:p>
        <w:p w14:paraId="215307A5" w14:textId="64C9D344" w:rsidR="00F65EB3" w:rsidDel="005C6C13" w:rsidRDefault="00F65EB3">
          <w:pPr>
            <w:pStyle w:val="23"/>
            <w:tabs>
              <w:tab w:val="right" w:leader="dot" w:pos="8302"/>
            </w:tabs>
            <w:rPr>
              <w:ins w:id="304" w:author="JY0225" w:date="2017-08-24T10:51:00Z"/>
              <w:del w:id="305" w:author="微软用户" w:date="2017-08-24T15:30:00Z"/>
              <w:noProof/>
            </w:rPr>
          </w:pPr>
          <w:ins w:id="306" w:author="JY0225" w:date="2017-08-24T10:51:00Z">
            <w:del w:id="307" w:author="微软用户" w:date="2017-08-24T15:30:00Z">
              <w:r w:rsidRPr="005C6C13" w:rsidDel="005C6C13">
                <w:rPr>
                  <w:rStyle w:val="ab"/>
                  <w:noProof/>
                </w:rPr>
                <w:delText xml:space="preserve">4.2 </w:delText>
              </w:r>
              <w:r w:rsidRPr="005C6C13" w:rsidDel="005C6C13">
                <w:rPr>
                  <w:rStyle w:val="ab"/>
                  <w:rFonts w:hint="eastAsia"/>
                  <w:noProof/>
                </w:rPr>
                <w:delText>类图设计</w:delText>
              </w:r>
              <w:r w:rsidDel="005C6C13">
                <w:rPr>
                  <w:noProof/>
                  <w:webHidden/>
                </w:rPr>
                <w:tab/>
                <w:delText>19</w:delText>
              </w:r>
            </w:del>
          </w:ins>
        </w:p>
        <w:p w14:paraId="095904DC" w14:textId="18650F0A" w:rsidR="00F65EB3" w:rsidDel="005C6C13" w:rsidRDefault="00F65EB3">
          <w:pPr>
            <w:pStyle w:val="23"/>
            <w:tabs>
              <w:tab w:val="right" w:leader="dot" w:pos="8302"/>
            </w:tabs>
            <w:rPr>
              <w:ins w:id="308" w:author="JY0225" w:date="2017-08-24T10:51:00Z"/>
              <w:del w:id="309" w:author="微软用户" w:date="2017-08-24T15:30:00Z"/>
              <w:noProof/>
            </w:rPr>
          </w:pPr>
          <w:ins w:id="310" w:author="JY0225" w:date="2017-08-24T10:51:00Z">
            <w:del w:id="311" w:author="微软用户" w:date="2017-08-24T15:30:00Z">
              <w:r w:rsidRPr="005C6C13" w:rsidDel="005C6C13">
                <w:rPr>
                  <w:rStyle w:val="ab"/>
                  <w:noProof/>
                </w:rPr>
                <w:delText xml:space="preserve">4.3 </w:delText>
              </w:r>
              <w:r w:rsidRPr="005C6C13" w:rsidDel="005C6C13">
                <w:rPr>
                  <w:rStyle w:val="ab"/>
                  <w:rFonts w:hint="eastAsia"/>
                  <w:noProof/>
                </w:rPr>
                <w:delText>关键流程设计</w:delText>
              </w:r>
              <w:r w:rsidDel="005C6C13">
                <w:rPr>
                  <w:noProof/>
                  <w:webHidden/>
                </w:rPr>
                <w:tab/>
                <w:delText>21</w:delText>
              </w:r>
            </w:del>
          </w:ins>
        </w:p>
        <w:p w14:paraId="371C1D13" w14:textId="3BE977AC" w:rsidR="00F65EB3" w:rsidDel="005C6C13" w:rsidRDefault="00F65EB3">
          <w:pPr>
            <w:pStyle w:val="32"/>
            <w:tabs>
              <w:tab w:val="right" w:leader="dot" w:pos="8302"/>
            </w:tabs>
            <w:rPr>
              <w:ins w:id="312" w:author="JY0225" w:date="2017-08-24T10:51:00Z"/>
              <w:del w:id="313" w:author="微软用户" w:date="2017-08-24T15:30:00Z"/>
              <w:noProof/>
            </w:rPr>
          </w:pPr>
          <w:ins w:id="314" w:author="JY0225" w:date="2017-08-24T10:51:00Z">
            <w:del w:id="315" w:author="微软用户" w:date="2017-08-24T15:30:00Z">
              <w:r w:rsidRPr="005C6C13" w:rsidDel="005C6C13">
                <w:rPr>
                  <w:rStyle w:val="ab"/>
                  <w:noProof/>
                </w:rPr>
                <w:delText xml:space="preserve">4.3.1 </w:delText>
              </w:r>
              <w:r w:rsidRPr="005C6C13" w:rsidDel="005C6C13">
                <w:rPr>
                  <w:rStyle w:val="ab"/>
                  <w:rFonts w:hint="eastAsia"/>
                  <w:noProof/>
                </w:rPr>
                <w:delText>系统总流程设计</w:delText>
              </w:r>
              <w:r w:rsidDel="005C6C13">
                <w:rPr>
                  <w:noProof/>
                  <w:webHidden/>
                </w:rPr>
                <w:tab/>
                <w:delText>22</w:delText>
              </w:r>
            </w:del>
          </w:ins>
        </w:p>
        <w:p w14:paraId="4C9441BC" w14:textId="321913F8" w:rsidR="00F65EB3" w:rsidDel="005C6C13" w:rsidRDefault="00F65EB3">
          <w:pPr>
            <w:pStyle w:val="32"/>
            <w:tabs>
              <w:tab w:val="right" w:leader="dot" w:pos="8302"/>
            </w:tabs>
            <w:rPr>
              <w:ins w:id="316" w:author="JY0225" w:date="2017-08-24T10:51:00Z"/>
              <w:del w:id="317" w:author="微软用户" w:date="2017-08-24T15:30:00Z"/>
              <w:noProof/>
            </w:rPr>
          </w:pPr>
          <w:ins w:id="318" w:author="JY0225" w:date="2017-08-24T10:51:00Z">
            <w:del w:id="319" w:author="微软用户" w:date="2017-08-24T15:30:00Z">
              <w:r w:rsidRPr="005C6C13" w:rsidDel="005C6C13">
                <w:rPr>
                  <w:rStyle w:val="ab"/>
                  <w:noProof/>
                </w:rPr>
                <w:delText xml:space="preserve">4.3.2 </w:delText>
              </w:r>
              <w:r w:rsidRPr="005C6C13" w:rsidDel="005C6C13">
                <w:rPr>
                  <w:rStyle w:val="ab"/>
                  <w:rFonts w:hint="eastAsia"/>
                  <w:noProof/>
                </w:rPr>
                <w:delText>持久会话管理流程设计</w:delText>
              </w:r>
              <w:r w:rsidDel="005C6C13">
                <w:rPr>
                  <w:noProof/>
                  <w:webHidden/>
                </w:rPr>
                <w:tab/>
                <w:delText>22</w:delText>
              </w:r>
            </w:del>
          </w:ins>
        </w:p>
        <w:p w14:paraId="6EAAAF59" w14:textId="5E164D13" w:rsidR="00F65EB3" w:rsidDel="005C6C13" w:rsidRDefault="00F65EB3">
          <w:pPr>
            <w:pStyle w:val="32"/>
            <w:tabs>
              <w:tab w:val="right" w:leader="dot" w:pos="8302"/>
            </w:tabs>
            <w:rPr>
              <w:ins w:id="320" w:author="JY0225" w:date="2017-08-24T10:51:00Z"/>
              <w:del w:id="321" w:author="微软用户" w:date="2017-08-24T15:30:00Z"/>
              <w:noProof/>
            </w:rPr>
          </w:pPr>
          <w:ins w:id="322" w:author="JY0225" w:date="2017-08-24T10:51:00Z">
            <w:del w:id="323" w:author="微软用户" w:date="2017-08-24T15:30:00Z">
              <w:r w:rsidRPr="005C6C13" w:rsidDel="005C6C13">
                <w:rPr>
                  <w:rStyle w:val="ab"/>
                  <w:noProof/>
                </w:rPr>
                <w:delText xml:space="preserve">4.3.3 </w:delText>
              </w:r>
              <w:r w:rsidRPr="005C6C13" w:rsidDel="005C6C13">
                <w:rPr>
                  <w:rStyle w:val="ab"/>
                  <w:rFonts w:hint="eastAsia"/>
                  <w:noProof/>
                </w:rPr>
                <w:delText>大文件传输流程设计</w:delText>
              </w:r>
              <w:r w:rsidDel="005C6C13">
                <w:rPr>
                  <w:noProof/>
                  <w:webHidden/>
                </w:rPr>
                <w:tab/>
                <w:delText>24</w:delText>
              </w:r>
            </w:del>
          </w:ins>
        </w:p>
        <w:p w14:paraId="2515D24F" w14:textId="22D8951B" w:rsidR="00F65EB3" w:rsidDel="005C6C13" w:rsidRDefault="00F65EB3">
          <w:pPr>
            <w:pStyle w:val="32"/>
            <w:tabs>
              <w:tab w:val="right" w:leader="dot" w:pos="8302"/>
            </w:tabs>
            <w:rPr>
              <w:ins w:id="324" w:author="JY0225" w:date="2017-08-24T10:51:00Z"/>
              <w:del w:id="325" w:author="微软用户" w:date="2017-08-24T15:30:00Z"/>
              <w:noProof/>
            </w:rPr>
          </w:pPr>
          <w:ins w:id="326" w:author="JY0225" w:date="2017-08-24T10:51:00Z">
            <w:del w:id="327" w:author="微软用户" w:date="2017-08-24T15:30:00Z">
              <w:r w:rsidRPr="005C6C13" w:rsidDel="005C6C13">
                <w:rPr>
                  <w:rStyle w:val="ab"/>
                  <w:noProof/>
                </w:rPr>
                <w:delText xml:space="preserve">4.3.4 </w:delText>
              </w:r>
              <w:r w:rsidRPr="005C6C13" w:rsidDel="005C6C13">
                <w:rPr>
                  <w:rStyle w:val="ab"/>
                  <w:rFonts w:hint="eastAsia"/>
                  <w:noProof/>
                </w:rPr>
                <w:delText>本地缓存流程设计</w:delText>
              </w:r>
              <w:r w:rsidDel="005C6C13">
                <w:rPr>
                  <w:noProof/>
                  <w:webHidden/>
                </w:rPr>
                <w:tab/>
                <w:delText>25</w:delText>
              </w:r>
            </w:del>
          </w:ins>
        </w:p>
        <w:p w14:paraId="5131E69B" w14:textId="0299A9A2" w:rsidR="00F65EB3" w:rsidDel="005C6C13" w:rsidRDefault="00F65EB3">
          <w:pPr>
            <w:pStyle w:val="32"/>
            <w:tabs>
              <w:tab w:val="right" w:leader="dot" w:pos="8302"/>
            </w:tabs>
            <w:rPr>
              <w:ins w:id="328" w:author="JY0225" w:date="2017-08-24T10:51:00Z"/>
              <w:del w:id="329" w:author="微软用户" w:date="2017-08-24T15:30:00Z"/>
              <w:noProof/>
            </w:rPr>
          </w:pPr>
          <w:ins w:id="330" w:author="JY0225" w:date="2017-08-24T10:51:00Z">
            <w:del w:id="331" w:author="微软用户" w:date="2017-08-24T15:30:00Z">
              <w:r w:rsidRPr="005C6C13" w:rsidDel="005C6C13">
                <w:rPr>
                  <w:rStyle w:val="ab"/>
                  <w:noProof/>
                </w:rPr>
                <w:delText xml:space="preserve">4.3.5 </w:delText>
              </w:r>
              <w:r w:rsidRPr="005C6C13" w:rsidDel="005C6C13">
                <w:rPr>
                  <w:rStyle w:val="ab"/>
                  <w:rFonts w:hint="eastAsia"/>
                  <w:noProof/>
                </w:rPr>
                <w:delText>多应用适配流程设计</w:delText>
              </w:r>
              <w:r w:rsidDel="005C6C13">
                <w:rPr>
                  <w:noProof/>
                  <w:webHidden/>
                </w:rPr>
                <w:tab/>
                <w:delText>26</w:delText>
              </w:r>
            </w:del>
          </w:ins>
        </w:p>
        <w:p w14:paraId="0268B436" w14:textId="7B0FE6F7" w:rsidR="00F65EB3" w:rsidDel="005C6C13" w:rsidRDefault="00F65EB3">
          <w:pPr>
            <w:pStyle w:val="23"/>
            <w:tabs>
              <w:tab w:val="right" w:leader="dot" w:pos="8302"/>
            </w:tabs>
            <w:rPr>
              <w:ins w:id="332" w:author="JY0225" w:date="2017-08-24T10:51:00Z"/>
              <w:del w:id="333" w:author="微软用户" w:date="2017-08-24T15:30:00Z"/>
              <w:noProof/>
            </w:rPr>
          </w:pPr>
          <w:ins w:id="334" w:author="JY0225" w:date="2017-08-24T10:51:00Z">
            <w:del w:id="335" w:author="微软用户" w:date="2017-08-24T15:30:00Z">
              <w:r w:rsidRPr="005C6C13" w:rsidDel="005C6C13">
                <w:rPr>
                  <w:rStyle w:val="ab"/>
                  <w:noProof/>
                </w:rPr>
                <w:delText>4.4</w:delText>
              </w:r>
              <w:r w:rsidRPr="005C6C13" w:rsidDel="005C6C13">
                <w:rPr>
                  <w:rStyle w:val="ab"/>
                  <w:rFonts w:hint="eastAsia"/>
                  <w:noProof/>
                </w:rPr>
                <w:delText>数据库设计</w:delText>
              </w:r>
              <w:r w:rsidDel="005C6C13">
                <w:rPr>
                  <w:noProof/>
                  <w:webHidden/>
                </w:rPr>
                <w:tab/>
                <w:delText>27</w:delText>
              </w:r>
            </w:del>
          </w:ins>
        </w:p>
        <w:p w14:paraId="05D61E50" w14:textId="605BEF45" w:rsidR="00F65EB3" w:rsidDel="005C6C13" w:rsidRDefault="00F65EB3">
          <w:pPr>
            <w:pStyle w:val="23"/>
            <w:tabs>
              <w:tab w:val="right" w:leader="dot" w:pos="8302"/>
            </w:tabs>
            <w:rPr>
              <w:ins w:id="336" w:author="JY0225" w:date="2017-08-24T10:51:00Z"/>
              <w:del w:id="337" w:author="微软用户" w:date="2017-08-24T15:30:00Z"/>
              <w:noProof/>
            </w:rPr>
          </w:pPr>
          <w:ins w:id="338" w:author="JY0225" w:date="2017-08-24T10:51:00Z">
            <w:del w:id="339" w:author="微软用户" w:date="2017-08-24T15:30:00Z">
              <w:r w:rsidRPr="005C6C13" w:rsidDel="005C6C13">
                <w:rPr>
                  <w:rStyle w:val="ab"/>
                  <w:noProof/>
                </w:rPr>
                <w:delText>4.5</w:delText>
              </w:r>
              <w:r w:rsidRPr="005C6C13" w:rsidDel="005C6C13">
                <w:rPr>
                  <w:rStyle w:val="ab"/>
                  <w:rFonts w:hint="eastAsia"/>
                  <w:noProof/>
                </w:rPr>
                <w:delText>系统优化核心接口设计</w:delText>
              </w:r>
              <w:r w:rsidDel="005C6C13">
                <w:rPr>
                  <w:noProof/>
                  <w:webHidden/>
                </w:rPr>
                <w:tab/>
                <w:delText>28</w:delText>
              </w:r>
            </w:del>
          </w:ins>
        </w:p>
        <w:p w14:paraId="02559A5E" w14:textId="06E58793" w:rsidR="00F65EB3" w:rsidDel="005C6C13" w:rsidRDefault="00F65EB3">
          <w:pPr>
            <w:pStyle w:val="32"/>
            <w:tabs>
              <w:tab w:val="right" w:leader="dot" w:pos="8302"/>
            </w:tabs>
            <w:rPr>
              <w:ins w:id="340" w:author="JY0225" w:date="2017-08-24T10:51:00Z"/>
              <w:del w:id="341" w:author="微软用户" w:date="2017-08-24T15:30:00Z"/>
              <w:noProof/>
            </w:rPr>
          </w:pPr>
          <w:ins w:id="342" w:author="JY0225" w:date="2017-08-24T10:51:00Z">
            <w:del w:id="343" w:author="微软用户" w:date="2017-08-24T15:30:00Z">
              <w:r w:rsidRPr="005C6C13" w:rsidDel="005C6C13">
                <w:rPr>
                  <w:rStyle w:val="ab"/>
                  <w:noProof/>
                </w:rPr>
                <w:delText xml:space="preserve">4.5.1 </w:delText>
              </w:r>
              <w:r w:rsidRPr="005C6C13" w:rsidDel="005C6C13">
                <w:rPr>
                  <w:rStyle w:val="ab"/>
                  <w:rFonts w:hint="eastAsia"/>
                  <w:noProof/>
                </w:rPr>
                <w:delText>持久会话管理接口设计</w:delText>
              </w:r>
              <w:r w:rsidDel="005C6C13">
                <w:rPr>
                  <w:noProof/>
                  <w:webHidden/>
                </w:rPr>
                <w:tab/>
                <w:delText>29</w:delText>
              </w:r>
            </w:del>
          </w:ins>
        </w:p>
        <w:p w14:paraId="290FAE34" w14:textId="5C5FD3B6" w:rsidR="00F65EB3" w:rsidDel="005C6C13" w:rsidRDefault="00F65EB3">
          <w:pPr>
            <w:pStyle w:val="32"/>
            <w:tabs>
              <w:tab w:val="right" w:leader="dot" w:pos="8302"/>
            </w:tabs>
            <w:rPr>
              <w:ins w:id="344" w:author="JY0225" w:date="2017-08-24T10:51:00Z"/>
              <w:del w:id="345" w:author="微软用户" w:date="2017-08-24T15:30:00Z"/>
              <w:noProof/>
            </w:rPr>
          </w:pPr>
          <w:ins w:id="346" w:author="JY0225" w:date="2017-08-24T10:51:00Z">
            <w:del w:id="347" w:author="微软用户" w:date="2017-08-24T15:30:00Z">
              <w:r w:rsidRPr="005C6C13" w:rsidDel="005C6C13">
                <w:rPr>
                  <w:rStyle w:val="ab"/>
                  <w:noProof/>
                </w:rPr>
                <w:delText xml:space="preserve">4.5.2 </w:delText>
              </w:r>
              <w:r w:rsidRPr="005C6C13" w:rsidDel="005C6C13">
                <w:rPr>
                  <w:rStyle w:val="ab"/>
                  <w:rFonts w:hint="eastAsia"/>
                  <w:noProof/>
                </w:rPr>
                <w:delText>大文件上传接口设计</w:delText>
              </w:r>
              <w:r w:rsidDel="005C6C13">
                <w:rPr>
                  <w:noProof/>
                  <w:webHidden/>
                </w:rPr>
                <w:tab/>
                <w:delText>31</w:delText>
              </w:r>
            </w:del>
          </w:ins>
        </w:p>
        <w:p w14:paraId="599AD5F7" w14:textId="36F1E783" w:rsidR="00F65EB3" w:rsidDel="005C6C13" w:rsidRDefault="00F65EB3">
          <w:pPr>
            <w:pStyle w:val="32"/>
            <w:tabs>
              <w:tab w:val="right" w:leader="dot" w:pos="8302"/>
            </w:tabs>
            <w:rPr>
              <w:ins w:id="348" w:author="JY0225" w:date="2017-08-24T10:51:00Z"/>
              <w:del w:id="349" w:author="微软用户" w:date="2017-08-24T15:30:00Z"/>
              <w:noProof/>
            </w:rPr>
          </w:pPr>
          <w:ins w:id="350" w:author="JY0225" w:date="2017-08-24T10:51:00Z">
            <w:del w:id="351" w:author="微软用户" w:date="2017-08-24T15:30:00Z">
              <w:r w:rsidRPr="005C6C13" w:rsidDel="005C6C13">
                <w:rPr>
                  <w:rStyle w:val="ab"/>
                  <w:noProof/>
                </w:rPr>
                <w:delText xml:space="preserve">4.5.3 </w:delText>
              </w:r>
              <w:r w:rsidRPr="005C6C13" w:rsidDel="005C6C13">
                <w:rPr>
                  <w:rStyle w:val="ab"/>
                  <w:rFonts w:hint="eastAsia"/>
                  <w:noProof/>
                </w:rPr>
                <w:delText>本地缓存接口设计</w:delText>
              </w:r>
              <w:r w:rsidDel="005C6C13">
                <w:rPr>
                  <w:noProof/>
                  <w:webHidden/>
                </w:rPr>
                <w:tab/>
                <w:delText>32</w:delText>
              </w:r>
            </w:del>
          </w:ins>
        </w:p>
        <w:p w14:paraId="240F3CD9" w14:textId="0C4DDC4D" w:rsidR="00F65EB3" w:rsidDel="005C6C13" w:rsidRDefault="00F65EB3">
          <w:pPr>
            <w:pStyle w:val="32"/>
            <w:tabs>
              <w:tab w:val="right" w:leader="dot" w:pos="8302"/>
            </w:tabs>
            <w:rPr>
              <w:ins w:id="352" w:author="JY0225" w:date="2017-08-24T10:51:00Z"/>
              <w:del w:id="353" w:author="微软用户" w:date="2017-08-24T15:30:00Z"/>
              <w:noProof/>
            </w:rPr>
          </w:pPr>
          <w:ins w:id="354" w:author="JY0225" w:date="2017-08-24T10:51:00Z">
            <w:del w:id="355" w:author="微软用户" w:date="2017-08-24T15:30:00Z">
              <w:r w:rsidRPr="005C6C13" w:rsidDel="005C6C13">
                <w:rPr>
                  <w:rStyle w:val="ab"/>
                  <w:noProof/>
                </w:rPr>
                <w:delText xml:space="preserve">4.5.4 </w:delText>
              </w:r>
              <w:r w:rsidRPr="005C6C13" w:rsidDel="005C6C13">
                <w:rPr>
                  <w:rStyle w:val="ab"/>
                  <w:rFonts w:hint="eastAsia"/>
                  <w:noProof/>
                </w:rPr>
                <w:delText>多应用适配接口设计</w:delText>
              </w:r>
              <w:r w:rsidDel="005C6C13">
                <w:rPr>
                  <w:noProof/>
                  <w:webHidden/>
                </w:rPr>
                <w:tab/>
                <w:delText>33</w:delText>
              </w:r>
            </w:del>
          </w:ins>
        </w:p>
        <w:p w14:paraId="779E1BAF" w14:textId="212692F9" w:rsidR="00F65EB3" w:rsidDel="005C6C13" w:rsidRDefault="00F65EB3">
          <w:pPr>
            <w:pStyle w:val="10"/>
            <w:rPr>
              <w:ins w:id="356" w:author="JY0225" w:date="2017-08-24T10:51:00Z"/>
              <w:del w:id="357" w:author="微软用户" w:date="2017-08-24T15:30:00Z"/>
              <w:noProof/>
            </w:rPr>
          </w:pPr>
          <w:ins w:id="358" w:author="JY0225" w:date="2017-08-24T10:51:00Z">
            <w:del w:id="359" w:author="微软用户" w:date="2017-08-24T15:30:00Z">
              <w:r w:rsidRPr="005C6C13" w:rsidDel="005C6C13">
                <w:rPr>
                  <w:rStyle w:val="ab"/>
                  <w:rFonts w:ascii="Times New Roman" w:hAnsi="Times New Roman" w:cs="Times New Roman" w:hint="eastAsia"/>
                  <w:noProof/>
                </w:rPr>
                <w:delText>第五章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云备份中间件系统优化实现</w:delText>
              </w:r>
              <w:r w:rsidDel="005C6C13">
                <w:rPr>
                  <w:noProof/>
                  <w:webHidden/>
                </w:rPr>
                <w:tab/>
                <w:delText>34</w:delText>
              </w:r>
            </w:del>
          </w:ins>
        </w:p>
        <w:p w14:paraId="0798F406" w14:textId="3F71BB67" w:rsidR="00F65EB3" w:rsidDel="005C6C13" w:rsidRDefault="00F65EB3">
          <w:pPr>
            <w:pStyle w:val="23"/>
            <w:tabs>
              <w:tab w:val="right" w:leader="dot" w:pos="8302"/>
            </w:tabs>
            <w:rPr>
              <w:ins w:id="360" w:author="JY0225" w:date="2017-08-24T10:51:00Z"/>
              <w:del w:id="361" w:author="微软用户" w:date="2017-08-24T15:30:00Z"/>
              <w:noProof/>
            </w:rPr>
          </w:pPr>
          <w:ins w:id="362" w:author="JY0225" w:date="2017-08-24T10:51:00Z">
            <w:del w:id="363" w:author="微软用户" w:date="2017-08-24T15:30:00Z">
              <w:r w:rsidRPr="005C6C13" w:rsidDel="005C6C13">
                <w:rPr>
                  <w:rStyle w:val="ab"/>
                  <w:noProof/>
                </w:rPr>
                <w:delText xml:space="preserve">5.1 </w:delText>
              </w:r>
              <w:r w:rsidRPr="005C6C13" w:rsidDel="005C6C13">
                <w:rPr>
                  <w:rStyle w:val="ab"/>
                  <w:rFonts w:hint="eastAsia"/>
                  <w:noProof/>
                </w:rPr>
                <w:delText>开发环境</w:delText>
              </w:r>
              <w:r w:rsidDel="005C6C13">
                <w:rPr>
                  <w:noProof/>
                  <w:webHidden/>
                </w:rPr>
                <w:tab/>
                <w:delText>34</w:delText>
              </w:r>
            </w:del>
          </w:ins>
        </w:p>
        <w:p w14:paraId="11D64FF1" w14:textId="5DD281A6" w:rsidR="00F65EB3" w:rsidDel="005C6C13" w:rsidRDefault="00F65EB3">
          <w:pPr>
            <w:pStyle w:val="23"/>
            <w:tabs>
              <w:tab w:val="right" w:leader="dot" w:pos="8302"/>
            </w:tabs>
            <w:rPr>
              <w:ins w:id="364" w:author="JY0225" w:date="2017-08-24T10:51:00Z"/>
              <w:del w:id="365" w:author="微软用户" w:date="2017-08-24T15:30:00Z"/>
              <w:noProof/>
            </w:rPr>
          </w:pPr>
          <w:ins w:id="366" w:author="JY0225" w:date="2017-08-24T10:51:00Z">
            <w:del w:id="367" w:author="微软用户" w:date="2017-08-24T15:30:00Z">
              <w:r w:rsidRPr="005C6C13" w:rsidDel="005C6C13">
                <w:rPr>
                  <w:rStyle w:val="ab"/>
                  <w:noProof/>
                </w:rPr>
                <w:delText xml:space="preserve">5.2 </w:delText>
              </w:r>
              <w:r w:rsidRPr="005C6C13" w:rsidDel="005C6C13">
                <w:rPr>
                  <w:rStyle w:val="ab"/>
                  <w:rFonts w:hint="eastAsia"/>
                  <w:noProof/>
                </w:rPr>
                <w:delText>关键技术实现</w:delText>
              </w:r>
              <w:r w:rsidDel="005C6C13">
                <w:rPr>
                  <w:noProof/>
                  <w:webHidden/>
                </w:rPr>
                <w:tab/>
                <w:delText>34</w:delText>
              </w:r>
            </w:del>
          </w:ins>
        </w:p>
        <w:p w14:paraId="65C58825" w14:textId="046FE462" w:rsidR="00F65EB3" w:rsidDel="005C6C13" w:rsidRDefault="00F65EB3">
          <w:pPr>
            <w:pStyle w:val="32"/>
            <w:tabs>
              <w:tab w:val="right" w:leader="dot" w:pos="8302"/>
            </w:tabs>
            <w:rPr>
              <w:ins w:id="368" w:author="JY0225" w:date="2017-08-24T10:51:00Z"/>
              <w:del w:id="369" w:author="微软用户" w:date="2017-08-24T15:30:00Z"/>
              <w:noProof/>
            </w:rPr>
          </w:pPr>
          <w:ins w:id="370" w:author="JY0225" w:date="2017-08-24T10:51:00Z">
            <w:del w:id="371" w:author="微软用户" w:date="2017-08-24T15:30:00Z">
              <w:r w:rsidRPr="005C6C13" w:rsidDel="005C6C13">
                <w:rPr>
                  <w:rStyle w:val="ab"/>
                  <w:noProof/>
                </w:rPr>
                <w:delText>5.2.1</w:delText>
              </w:r>
              <w:r w:rsidRPr="005C6C13" w:rsidDel="005C6C13">
                <w:rPr>
                  <w:rStyle w:val="ab"/>
                  <w:rFonts w:hint="eastAsia"/>
                  <w:noProof/>
                </w:rPr>
                <w:delText>加密方式</w:delText>
              </w:r>
              <w:r w:rsidDel="005C6C13">
                <w:rPr>
                  <w:noProof/>
                  <w:webHidden/>
                </w:rPr>
                <w:tab/>
                <w:delText>34</w:delText>
              </w:r>
            </w:del>
          </w:ins>
        </w:p>
        <w:p w14:paraId="6604EB1A" w14:textId="53039A82" w:rsidR="00F65EB3" w:rsidDel="005C6C13" w:rsidRDefault="00F65EB3">
          <w:pPr>
            <w:pStyle w:val="32"/>
            <w:tabs>
              <w:tab w:val="right" w:leader="dot" w:pos="8302"/>
            </w:tabs>
            <w:rPr>
              <w:ins w:id="372" w:author="JY0225" w:date="2017-08-24T10:51:00Z"/>
              <w:del w:id="373" w:author="微软用户" w:date="2017-08-24T15:30:00Z"/>
              <w:noProof/>
            </w:rPr>
          </w:pPr>
          <w:ins w:id="374" w:author="JY0225" w:date="2017-08-24T10:51:00Z">
            <w:del w:id="375" w:author="微软用户" w:date="2017-08-24T15:30:00Z">
              <w:r w:rsidRPr="005C6C13" w:rsidDel="005C6C13">
                <w:rPr>
                  <w:rStyle w:val="ab"/>
                  <w:noProof/>
                </w:rPr>
                <w:delText>5.2.2</w:delText>
              </w:r>
              <w:r w:rsidRPr="005C6C13" w:rsidDel="005C6C13">
                <w:rPr>
                  <w:rStyle w:val="ab"/>
                  <w:rFonts w:hint="eastAsia"/>
                  <w:noProof/>
                </w:rPr>
                <w:delText>中间件授权代理</w:delText>
              </w:r>
              <w:r w:rsidDel="005C6C13">
                <w:rPr>
                  <w:noProof/>
                  <w:webHidden/>
                </w:rPr>
                <w:tab/>
                <w:delText>35</w:delText>
              </w:r>
            </w:del>
          </w:ins>
        </w:p>
        <w:p w14:paraId="65BC215B" w14:textId="4C675FF2" w:rsidR="00F65EB3" w:rsidDel="005C6C13" w:rsidRDefault="00F65EB3">
          <w:pPr>
            <w:pStyle w:val="32"/>
            <w:tabs>
              <w:tab w:val="right" w:leader="dot" w:pos="8302"/>
            </w:tabs>
            <w:rPr>
              <w:ins w:id="376" w:author="JY0225" w:date="2017-08-24T10:51:00Z"/>
              <w:del w:id="377" w:author="微软用户" w:date="2017-08-24T15:30:00Z"/>
              <w:noProof/>
            </w:rPr>
          </w:pPr>
          <w:ins w:id="378" w:author="JY0225" w:date="2017-08-24T10:51:00Z">
            <w:del w:id="379" w:author="微软用户" w:date="2017-08-24T15:30:00Z">
              <w:r w:rsidRPr="005C6C13" w:rsidDel="005C6C13">
                <w:rPr>
                  <w:rStyle w:val="ab"/>
                  <w:noProof/>
                </w:rPr>
                <w:delText>5.2.3</w:delText>
              </w:r>
              <w:r w:rsidRPr="005C6C13" w:rsidDel="005C6C13">
                <w:rPr>
                  <w:rStyle w:val="ab"/>
                  <w:rFonts w:hint="eastAsia"/>
                  <w:noProof/>
                </w:rPr>
                <w:delText>大文件上传</w:delText>
              </w:r>
              <w:r w:rsidDel="005C6C13">
                <w:rPr>
                  <w:noProof/>
                  <w:webHidden/>
                </w:rPr>
                <w:tab/>
                <w:delText>36</w:delText>
              </w:r>
            </w:del>
          </w:ins>
        </w:p>
        <w:p w14:paraId="7D5882E3" w14:textId="21B44C0C" w:rsidR="00F65EB3" w:rsidDel="005C6C13" w:rsidRDefault="00F65EB3">
          <w:pPr>
            <w:pStyle w:val="32"/>
            <w:tabs>
              <w:tab w:val="right" w:leader="dot" w:pos="8302"/>
            </w:tabs>
            <w:rPr>
              <w:ins w:id="380" w:author="JY0225" w:date="2017-08-24T10:51:00Z"/>
              <w:del w:id="381" w:author="微软用户" w:date="2017-08-24T15:30:00Z"/>
              <w:noProof/>
            </w:rPr>
          </w:pPr>
          <w:ins w:id="382" w:author="JY0225" w:date="2017-08-24T10:51:00Z">
            <w:del w:id="383" w:author="微软用户" w:date="2017-08-24T15:30:00Z">
              <w:r w:rsidRPr="005C6C13" w:rsidDel="005C6C13">
                <w:rPr>
                  <w:rStyle w:val="ab"/>
                  <w:noProof/>
                </w:rPr>
                <w:delText>5.2.4</w:delText>
              </w:r>
              <w:r w:rsidRPr="005C6C13" w:rsidDel="005C6C13">
                <w:rPr>
                  <w:rStyle w:val="ab"/>
                  <w:rFonts w:hint="eastAsia"/>
                  <w:noProof/>
                </w:rPr>
                <w:delText>本地缓存</w:delText>
              </w:r>
              <w:r w:rsidDel="005C6C13">
                <w:rPr>
                  <w:noProof/>
                  <w:webHidden/>
                </w:rPr>
                <w:tab/>
                <w:delText>37</w:delText>
              </w:r>
            </w:del>
          </w:ins>
        </w:p>
        <w:p w14:paraId="47A22EB5" w14:textId="617916B0" w:rsidR="00F65EB3" w:rsidDel="005C6C13" w:rsidRDefault="00F65EB3">
          <w:pPr>
            <w:pStyle w:val="32"/>
            <w:tabs>
              <w:tab w:val="right" w:leader="dot" w:pos="8302"/>
            </w:tabs>
            <w:rPr>
              <w:ins w:id="384" w:author="JY0225" w:date="2017-08-24T10:51:00Z"/>
              <w:del w:id="385" w:author="微软用户" w:date="2017-08-24T15:30:00Z"/>
              <w:noProof/>
            </w:rPr>
          </w:pPr>
          <w:ins w:id="386" w:author="JY0225" w:date="2017-08-24T10:51:00Z">
            <w:del w:id="387" w:author="微软用户" w:date="2017-08-24T15:30:00Z">
              <w:r w:rsidRPr="005C6C13" w:rsidDel="005C6C13">
                <w:rPr>
                  <w:rStyle w:val="ab"/>
                  <w:noProof/>
                </w:rPr>
                <w:delText>5.2.5 LRU</w:delText>
              </w:r>
              <w:r w:rsidRPr="005C6C13" w:rsidDel="005C6C13">
                <w:rPr>
                  <w:rStyle w:val="ab"/>
                  <w:rFonts w:hint="eastAsia"/>
                  <w:noProof/>
                </w:rPr>
                <w:delText>替换策略</w:delText>
              </w:r>
              <w:r w:rsidDel="005C6C13">
                <w:rPr>
                  <w:noProof/>
                  <w:webHidden/>
                </w:rPr>
                <w:tab/>
                <w:delText>38</w:delText>
              </w:r>
            </w:del>
          </w:ins>
        </w:p>
        <w:p w14:paraId="33E6B37E" w14:textId="59313F1B" w:rsidR="00F65EB3" w:rsidDel="005C6C13" w:rsidRDefault="00F65EB3">
          <w:pPr>
            <w:pStyle w:val="32"/>
            <w:tabs>
              <w:tab w:val="right" w:leader="dot" w:pos="8302"/>
            </w:tabs>
            <w:rPr>
              <w:ins w:id="388" w:author="JY0225" w:date="2017-08-24T10:51:00Z"/>
              <w:del w:id="389" w:author="微软用户" w:date="2017-08-24T15:30:00Z"/>
              <w:noProof/>
            </w:rPr>
          </w:pPr>
          <w:ins w:id="390" w:author="JY0225" w:date="2017-08-24T10:51:00Z">
            <w:del w:id="391" w:author="微软用户" w:date="2017-08-24T15:30:00Z">
              <w:r w:rsidRPr="005C6C13" w:rsidDel="005C6C13">
                <w:rPr>
                  <w:rStyle w:val="ab"/>
                  <w:noProof/>
                </w:rPr>
                <w:delText>5.2.6 Firefox</w:delText>
              </w:r>
              <w:r w:rsidRPr="005C6C13" w:rsidDel="005C6C13">
                <w:rPr>
                  <w:rStyle w:val="ab"/>
                  <w:rFonts w:hint="eastAsia"/>
                  <w:noProof/>
                </w:rPr>
                <w:delText>扩展</w:delText>
              </w:r>
              <w:r w:rsidDel="005C6C13">
                <w:rPr>
                  <w:noProof/>
                  <w:webHidden/>
                </w:rPr>
                <w:tab/>
                <w:delText>39</w:delText>
              </w:r>
            </w:del>
          </w:ins>
        </w:p>
        <w:p w14:paraId="3480A52B" w14:textId="6E8D46EE" w:rsidR="00F65EB3" w:rsidDel="005C6C13" w:rsidRDefault="00F65EB3">
          <w:pPr>
            <w:pStyle w:val="32"/>
            <w:tabs>
              <w:tab w:val="right" w:leader="dot" w:pos="8302"/>
            </w:tabs>
            <w:rPr>
              <w:ins w:id="392" w:author="JY0225" w:date="2017-08-24T10:51:00Z"/>
              <w:del w:id="393" w:author="微软用户" w:date="2017-08-24T15:30:00Z"/>
              <w:noProof/>
            </w:rPr>
          </w:pPr>
          <w:ins w:id="394" w:author="JY0225" w:date="2017-08-24T10:51:00Z">
            <w:del w:id="395" w:author="微软用户" w:date="2017-08-24T15:30:00Z">
              <w:r w:rsidRPr="005C6C13" w:rsidDel="005C6C13">
                <w:rPr>
                  <w:rStyle w:val="ab"/>
                  <w:noProof/>
                </w:rPr>
                <w:delText>5.2.7 Java SDK</w:delText>
              </w:r>
              <w:r w:rsidDel="005C6C13">
                <w:rPr>
                  <w:noProof/>
                  <w:webHidden/>
                </w:rPr>
                <w:tab/>
                <w:delText>42</w:delText>
              </w:r>
            </w:del>
          </w:ins>
        </w:p>
        <w:p w14:paraId="464D2588" w14:textId="6C8AF996" w:rsidR="00F65EB3" w:rsidDel="005C6C13" w:rsidRDefault="00F65EB3">
          <w:pPr>
            <w:pStyle w:val="10"/>
            <w:rPr>
              <w:ins w:id="396" w:author="JY0225" w:date="2017-08-24T10:51:00Z"/>
              <w:del w:id="397" w:author="微软用户" w:date="2017-08-24T15:30:00Z"/>
              <w:noProof/>
            </w:rPr>
          </w:pPr>
          <w:ins w:id="398" w:author="JY0225" w:date="2017-08-24T10:51:00Z">
            <w:del w:id="399" w:author="微软用户" w:date="2017-08-24T15:30:00Z">
              <w:r w:rsidRPr="005C6C13" w:rsidDel="005C6C13">
                <w:rPr>
                  <w:rStyle w:val="ab"/>
                  <w:rFonts w:ascii="Times New Roman" w:hAnsi="Times New Roman" w:cs="Times New Roman" w:hint="eastAsia"/>
                  <w:noProof/>
                </w:rPr>
                <w:delText>第六章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云备份中间件优化系统测试</w:delText>
              </w:r>
              <w:r w:rsidDel="005C6C13">
                <w:rPr>
                  <w:noProof/>
                  <w:webHidden/>
                </w:rPr>
                <w:tab/>
                <w:delText>45</w:delText>
              </w:r>
            </w:del>
          </w:ins>
        </w:p>
        <w:p w14:paraId="18A5B41E" w14:textId="00B1937E" w:rsidR="00F65EB3" w:rsidDel="005C6C13" w:rsidRDefault="00F65EB3">
          <w:pPr>
            <w:pStyle w:val="23"/>
            <w:tabs>
              <w:tab w:val="right" w:leader="dot" w:pos="8302"/>
            </w:tabs>
            <w:rPr>
              <w:ins w:id="400" w:author="JY0225" w:date="2017-08-24T10:51:00Z"/>
              <w:del w:id="401" w:author="微软用户" w:date="2017-08-24T15:30:00Z"/>
              <w:noProof/>
            </w:rPr>
          </w:pPr>
          <w:ins w:id="402" w:author="JY0225" w:date="2017-08-24T10:51:00Z">
            <w:del w:id="403" w:author="微软用户" w:date="2017-08-24T15:30:00Z">
              <w:r w:rsidRPr="005C6C13" w:rsidDel="005C6C13">
                <w:rPr>
                  <w:rStyle w:val="ab"/>
                  <w:noProof/>
                </w:rPr>
                <w:delText xml:space="preserve">6.1 </w:delText>
              </w:r>
              <w:r w:rsidRPr="005C6C13" w:rsidDel="005C6C13">
                <w:rPr>
                  <w:rStyle w:val="ab"/>
                  <w:rFonts w:hint="eastAsia"/>
                  <w:noProof/>
                </w:rPr>
                <w:delText>测试环境部署</w:delText>
              </w:r>
              <w:r w:rsidDel="005C6C13">
                <w:rPr>
                  <w:noProof/>
                  <w:webHidden/>
                </w:rPr>
                <w:tab/>
                <w:delText>45</w:delText>
              </w:r>
            </w:del>
          </w:ins>
        </w:p>
        <w:p w14:paraId="27FB90FB" w14:textId="28678CC7" w:rsidR="00F65EB3" w:rsidDel="005C6C13" w:rsidRDefault="00F65EB3">
          <w:pPr>
            <w:pStyle w:val="23"/>
            <w:tabs>
              <w:tab w:val="right" w:leader="dot" w:pos="8302"/>
            </w:tabs>
            <w:rPr>
              <w:ins w:id="404" w:author="JY0225" w:date="2017-08-24T10:51:00Z"/>
              <w:del w:id="405" w:author="微软用户" w:date="2017-08-24T15:30:00Z"/>
              <w:noProof/>
            </w:rPr>
          </w:pPr>
          <w:ins w:id="406" w:author="JY0225" w:date="2017-08-24T10:51:00Z">
            <w:del w:id="407" w:author="微软用户" w:date="2017-08-24T15:30:00Z">
              <w:r w:rsidRPr="005C6C13" w:rsidDel="005C6C13">
                <w:rPr>
                  <w:rStyle w:val="ab"/>
                  <w:noProof/>
                </w:rPr>
                <w:delText xml:space="preserve">6.2 </w:delText>
              </w:r>
              <w:r w:rsidRPr="005C6C13" w:rsidDel="005C6C13">
                <w:rPr>
                  <w:rStyle w:val="ab"/>
                  <w:rFonts w:hint="eastAsia"/>
                  <w:noProof/>
                </w:rPr>
                <w:delText>测试目标</w:delText>
              </w:r>
              <w:r w:rsidDel="005C6C13">
                <w:rPr>
                  <w:noProof/>
                  <w:webHidden/>
                </w:rPr>
                <w:tab/>
                <w:delText>45</w:delText>
              </w:r>
            </w:del>
          </w:ins>
        </w:p>
        <w:p w14:paraId="78F5BBDB" w14:textId="7D97D174" w:rsidR="00F65EB3" w:rsidDel="005C6C13" w:rsidRDefault="00F65EB3">
          <w:pPr>
            <w:pStyle w:val="23"/>
            <w:tabs>
              <w:tab w:val="right" w:leader="dot" w:pos="8302"/>
            </w:tabs>
            <w:rPr>
              <w:ins w:id="408" w:author="JY0225" w:date="2017-08-24T10:51:00Z"/>
              <w:del w:id="409" w:author="微软用户" w:date="2017-08-24T15:30:00Z"/>
              <w:noProof/>
            </w:rPr>
          </w:pPr>
          <w:ins w:id="410" w:author="JY0225" w:date="2017-08-24T10:51:00Z">
            <w:del w:id="411" w:author="微软用户" w:date="2017-08-24T15:30:00Z">
              <w:r w:rsidRPr="005C6C13" w:rsidDel="005C6C13">
                <w:rPr>
                  <w:rStyle w:val="ab"/>
                  <w:noProof/>
                </w:rPr>
                <w:delText xml:space="preserve">6.3 </w:delText>
              </w:r>
              <w:r w:rsidRPr="005C6C13" w:rsidDel="005C6C13">
                <w:rPr>
                  <w:rStyle w:val="ab"/>
                  <w:rFonts w:hint="eastAsia"/>
                  <w:noProof/>
                </w:rPr>
                <w:delText>功能测试</w:delText>
              </w:r>
              <w:r w:rsidDel="005C6C13">
                <w:rPr>
                  <w:noProof/>
                  <w:webHidden/>
                </w:rPr>
                <w:tab/>
                <w:delText>46</w:delText>
              </w:r>
            </w:del>
          </w:ins>
        </w:p>
        <w:p w14:paraId="0634B620" w14:textId="382C531D" w:rsidR="00F65EB3" w:rsidDel="005C6C13" w:rsidRDefault="00F65EB3">
          <w:pPr>
            <w:pStyle w:val="32"/>
            <w:tabs>
              <w:tab w:val="right" w:leader="dot" w:pos="8302"/>
            </w:tabs>
            <w:rPr>
              <w:ins w:id="412" w:author="JY0225" w:date="2017-08-24T10:51:00Z"/>
              <w:del w:id="413" w:author="微软用户" w:date="2017-08-24T15:30:00Z"/>
              <w:noProof/>
            </w:rPr>
          </w:pPr>
          <w:ins w:id="414" w:author="JY0225" w:date="2017-08-24T10:51:00Z">
            <w:del w:id="415" w:author="微软用户" w:date="2017-08-24T15:30:00Z">
              <w:r w:rsidRPr="005C6C13" w:rsidDel="005C6C13">
                <w:rPr>
                  <w:rStyle w:val="ab"/>
                  <w:noProof/>
                </w:rPr>
                <w:delText xml:space="preserve">6.3.1 </w:delText>
              </w:r>
              <w:r w:rsidRPr="005C6C13" w:rsidDel="005C6C13">
                <w:rPr>
                  <w:rStyle w:val="ab"/>
                  <w:rFonts w:hint="eastAsia"/>
                  <w:noProof/>
                </w:rPr>
                <w:delText>持久会话管理功能测试</w:delText>
              </w:r>
              <w:r w:rsidDel="005C6C13">
                <w:rPr>
                  <w:noProof/>
                  <w:webHidden/>
                </w:rPr>
                <w:tab/>
                <w:delText>46</w:delText>
              </w:r>
            </w:del>
          </w:ins>
        </w:p>
        <w:p w14:paraId="2F3B9CF4" w14:textId="4B72A804" w:rsidR="00F65EB3" w:rsidDel="005C6C13" w:rsidRDefault="00F65EB3">
          <w:pPr>
            <w:pStyle w:val="32"/>
            <w:tabs>
              <w:tab w:val="right" w:leader="dot" w:pos="8302"/>
            </w:tabs>
            <w:rPr>
              <w:ins w:id="416" w:author="JY0225" w:date="2017-08-24T10:51:00Z"/>
              <w:del w:id="417" w:author="微软用户" w:date="2017-08-24T15:30:00Z"/>
              <w:noProof/>
            </w:rPr>
          </w:pPr>
          <w:ins w:id="418" w:author="JY0225" w:date="2017-08-24T10:51:00Z">
            <w:del w:id="419" w:author="微软用户" w:date="2017-08-24T15:30:00Z">
              <w:r w:rsidRPr="005C6C13" w:rsidDel="005C6C13">
                <w:rPr>
                  <w:rStyle w:val="ab"/>
                  <w:noProof/>
                </w:rPr>
                <w:delText xml:space="preserve">6.3.2 </w:delText>
              </w:r>
              <w:r w:rsidRPr="005C6C13" w:rsidDel="005C6C13">
                <w:rPr>
                  <w:rStyle w:val="ab"/>
                  <w:rFonts w:hint="eastAsia"/>
                  <w:noProof/>
                </w:rPr>
                <w:delText>大文件上传功能测试</w:delText>
              </w:r>
              <w:r w:rsidDel="005C6C13">
                <w:rPr>
                  <w:noProof/>
                  <w:webHidden/>
                </w:rPr>
                <w:tab/>
                <w:delText>46</w:delText>
              </w:r>
            </w:del>
          </w:ins>
        </w:p>
        <w:p w14:paraId="1D010061" w14:textId="5264BA7C" w:rsidR="00F65EB3" w:rsidDel="005C6C13" w:rsidRDefault="00F65EB3">
          <w:pPr>
            <w:pStyle w:val="32"/>
            <w:tabs>
              <w:tab w:val="right" w:leader="dot" w:pos="8302"/>
            </w:tabs>
            <w:rPr>
              <w:ins w:id="420" w:author="JY0225" w:date="2017-08-24T10:51:00Z"/>
              <w:del w:id="421" w:author="微软用户" w:date="2017-08-24T15:30:00Z"/>
              <w:noProof/>
            </w:rPr>
          </w:pPr>
          <w:ins w:id="422" w:author="JY0225" w:date="2017-08-24T10:51:00Z">
            <w:del w:id="423" w:author="微软用户" w:date="2017-08-24T15:30:00Z">
              <w:r w:rsidRPr="005C6C13" w:rsidDel="005C6C13">
                <w:rPr>
                  <w:rStyle w:val="ab"/>
                  <w:noProof/>
                </w:rPr>
                <w:delText xml:space="preserve">6.3.3 </w:delText>
              </w:r>
              <w:r w:rsidRPr="005C6C13" w:rsidDel="005C6C13">
                <w:rPr>
                  <w:rStyle w:val="ab"/>
                  <w:rFonts w:hint="eastAsia"/>
                  <w:noProof/>
                </w:rPr>
                <w:delText>本地缓存功能测试</w:delText>
              </w:r>
              <w:r w:rsidDel="005C6C13">
                <w:rPr>
                  <w:noProof/>
                  <w:webHidden/>
                </w:rPr>
                <w:tab/>
                <w:delText>47</w:delText>
              </w:r>
            </w:del>
          </w:ins>
        </w:p>
        <w:p w14:paraId="4A784482" w14:textId="502D1925" w:rsidR="00F65EB3" w:rsidDel="005C6C13" w:rsidRDefault="00F65EB3">
          <w:pPr>
            <w:pStyle w:val="32"/>
            <w:tabs>
              <w:tab w:val="right" w:leader="dot" w:pos="8302"/>
            </w:tabs>
            <w:rPr>
              <w:ins w:id="424" w:author="JY0225" w:date="2017-08-24T10:51:00Z"/>
              <w:del w:id="425" w:author="微软用户" w:date="2017-08-24T15:30:00Z"/>
              <w:noProof/>
            </w:rPr>
          </w:pPr>
          <w:ins w:id="426" w:author="JY0225" w:date="2017-08-24T10:51:00Z">
            <w:del w:id="427" w:author="微软用户" w:date="2017-08-24T15:30:00Z">
              <w:r w:rsidRPr="005C6C13" w:rsidDel="005C6C13">
                <w:rPr>
                  <w:rStyle w:val="ab"/>
                  <w:noProof/>
                </w:rPr>
                <w:delText xml:space="preserve">6.3.4 </w:delText>
              </w:r>
              <w:r w:rsidRPr="005C6C13" w:rsidDel="005C6C13">
                <w:rPr>
                  <w:rStyle w:val="ab"/>
                  <w:rFonts w:hint="eastAsia"/>
                  <w:noProof/>
                </w:rPr>
                <w:delText>多应用适配功能测试</w:delText>
              </w:r>
              <w:r w:rsidDel="005C6C13">
                <w:rPr>
                  <w:noProof/>
                  <w:webHidden/>
                </w:rPr>
                <w:tab/>
                <w:delText>49</w:delText>
              </w:r>
            </w:del>
          </w:ins>
        </w:p>
        <w:p w14:paraId="02E8FCB5" w14:textId="4BEFEF80" w:rsidR="00F65EB3" w:rsidDel="005C6C13" w:rsidRDefault="00F65EB3">
          <w:pPr>
            <w:pStyle w:val="23"/>
            <w:tabs>
              <w:tab w:val="right" w:leader="dot" w:pos="8302"/>
            </w:tabs>
            <w:rPr>
              <w:ins w:id="428" w:author="JY0225" w:date="2017-08-24T10:51:00Z"/>
              <w:del w:id="429" w:author="微软用户" w:date="2017-08-24T15:30:00Z"/>
              <w:noProof/>
            </w:rPr>
          </w:pPr>
          <w:ins w:id="430" w:author="JY0225" w:date="2017-08-24T10:51:00Z">
            <w:del w:id="431" w:author="微软用户" w:date="2017-08-24T15:30:00Z">
              <w:r w:rsidRPr="005C6C13" w:rsidDel="005C6C13">
                <w:rPr>
                  <w:rStyle w:val="ab"/>
                  <w:noProof/>
                </w:rPr>
                <w:delText xml:space="preserve">6.4 </w:delText>
              </w:r>
              <w:r w:rsidRPr="005C6C13" w:rsidDel="005C6C13">
                <w:rPr>
                  <w:rStyle w:val="ab"/>
                  <w:rFonts w:hint="eastAsia"/>
                  <w:noProof/>
                </w:rPr>
                <w:delText>性能分析</w:delText>
              </w:r>
              <w:r w:rsidDel="005C6C13">
                <w:rPr>
                  <w:noProof/>
                  <w:webHidden/>
                </w:rPr>
                <w:tab/>
                <w:delText>51</w:delText>
              </w:r>
            </w:del>
          </w:ins>
        </w:p>
        <w:p w14:paraId="3F335830" w14:textId="37B5ED21" w:rsidR="00F65EB3" w:rsidDel="005C6C13" w:rsidRDefault="00F65EB3">
          <w:pPr>
            <w:pStyle w:val="32"/>
            <w:tabs>
              <w:tab w:val="right" w:leader="dot" w:pos="8302"/>
            </w:tabs>
            <w:rPr>
              <w:ins w:id="432" w:author="JY0225" w:date="2017-08-24T10:51:00Z"/>
              <w:del w:id="433" w:author="微软用户" w:date="2017-08-24T15:30:00Z"/>
              <w:noProof/>
            </w:rPr>
          </w:pPr>
          <w:ins w:id="434" w:author="JY0225" w:date="2017-08-24T10:51:00Z">
            <w:del w:id="435" w:author="微软用户" w:date="2017-08-24T15:30:00Z">
              <w:r w:rsidRPr="005C6C13" w:rsidDel="005C6C13">
                <w:rPr>
                  <w:rStyle w:val="ab"/>
                  <w:noProof/>
                </w:rPr>
                <w:delText>6.4.1</w:delText>
              </w:r>
              <w:r w:rsidRPr="005C6C13" w:rsidDel="005C6C13">
                <w:rPr>
                  <w:rStyle w:val="ab"/>
                  <w:rFonts w:hint="eastAsia"/>
                  <w:noProof/>
                </w:rPr>
                <w:delText>安全性分析</w:delText>
              </w:r>
              <w:r w:rsidDel="005C6C13">
                <w:rPr>
                  <w:noProof/>
                  <w:webHidden/>
                </w:rPr>
                <w:tab/>
                <w:delText>51</w:delText>
              </w:r>
            </w:del>
          </w:ins>
        </w:p>
        <w:p w14:paraId="2FCAF844" w14:textId="65172B35" w:rsidR="00F65EB3" w:rsidDel="005C6C13" w:rsidRDefault="00F65EB3">
          <w:pPr>
            <w:pStyle w:val="32"/>
            <w:tabs>
              <w:tab w:val="right" w:leader="dot" w:pos="8302"/>
            </w:tabs>
            <w:rPr>
              <w:ins w:id="436" w:author="JY0225" w:date="2017-08-24T10:51:00Z"/>
              <w:del w:id="437" w:author="微软用户" w:date="2017-08-24T15:30:00Z"/>
              <w:noProof/>
            </w:rPr>
          </w:pPr>
          <w:ins w:id="438" w:author="JY0225" w:date="2017-08-24T10:51:00Z">
            <w:del w:id="439" w:author="微软用户" w:date="2017-08-24T15:30:00Z">
              <w:r w:rsidRPr="005C6C13" w:rsidDel="005C6C13">
                <w:rPr>
                  <w:rStyle w:val="ab"/>
                  <w:noProof/>
                </w:rPr>
                <w:delText>6.4.2</w:delText>
              </w:r>
              <w:r w:rsidRPr="005C6C13" w:rsidDel="005C6C13">
                <w:rPr>
                  <w:rStyle w:val="ab"/>
                  <w:rFonts w:hint="eastAsia"/>
                  <w:noProof/>
                </w:rPr>
                <w:delText>稳定性分析</w:delText>
              </w:r>
              <w:r w:rsidDel="005C6C13">
                <w:rPr>
                  <w:noProof/>
                  <w:webHidden/>
                </w:rPr>
                <w:tab/>
                <w:delText>52</w:delText>
              </w:r>
            </w:del>
          </w:ins>
        </w:p>
        <w:p w14:paraId="18A3167B" w14:textId="3684799A" w:rsidR="00F65EB3" w:rsidDel="005C6C13" w:rsidRDefault="00F65EB3">
          <w:pPr>
            <w:pStyle w:val="23"/>
            <w:tabs>
              <w:tab w:val="right" w:leader="dot" w:pos="8302"/>
            </w:tabs>
            <w:rPr>
              <w:ins w:id="440" w:author="JY0225" w:date="2017-08-24T10:51:00Z"/>
              <w:del w:id="441" w:author="微软用户" w:date="2017-08-24T15:30:00Z"/>
              <w:noProof/>
            </w:rPr>
          </w:pPr>
          <w:ins w:id="442" w:author="JY0225" w:date="2017-08-24T10:51:00Z">
            <w:del w:id="443" w:author="微软用户" w:date="2017-08-24T15:30:00Z">
              <w:r w:rsidRPr="005C6C13" w:rsidDel="005C6C13">
                <w:rPr>
                  <w:rStyle w:val="ab"/>
                  <w:noProof/>
                </w:rPr>
                <w:delText xml:space="preserve">6.5 </w:delText>
              </w:r>
              <w:r w:rsidRPr="005C6C13" w:rsidDel="005C6C13">
                <w:rPr>
                  <w:rStyle w:val="ab"/>
                  <w:rFonts w:hint="eastAsia"/>
                  <w:noProof/>
                </w:rPr>
                <w:delText>功能和性能对比测试</w:delText>
              </w:r>
              <w:r w:rsidDel="005C6C13">
                <w:rPr>
                  <w:noProof/>
                  <w:webHidden/>
                </w:rPr>
                <w:tab/>
                <w:delText>53</w:delText>
              </w:r>
            </w:del>
          </w:ins>
        </w:p>
        <w:p w14:paraId="43A234FD" w14:textId="60DB3760" w:rsidR="00F65EB3" w:rsidDel="005C6C13" w:rsidRDefault="00F65EB3">
          <w:pPr>
            <w:pStyle w:val="32"/>
            <w:tabs>
              <w:tab w:val="right" w:leader="dot" w:pos="8302"/>
            </w:tabs>
            <w:rPr>
              <w:ins w:id="444" w:author="JY0225" w:date="2017-08-24T10:51:00Z"/>
              <w:del w:id="445" w:author="微软用户" w:date="2017-08-24T15:30:00Z"/>
              <w:noProof/>
            </w:rPr>
          </w:pPr>
          <w:ins w:id="446" w:author="JY0225" w:date="2017-08-24T10:51:00Z">
            <w:del w:id="447" w:author="微软用户" w:date="2017-08-24T15:30:00Z">
              <w:r w:rsidRPr="005C6C13" w:rsidDel="005C6C13">
                <w:rPr>
                  <w:rStyle w:val="ab"/>
                  <w:noProof/>
                </w:rPr>
                <w:delText>6.5.1</w:delText>
              </w:r>
              <w:r w:rsidRPr="005C6C13" w:rsidDel="005C6C13">
                <w:rPr>
                  <w:rStyle w:val="ab"/>
                  <w:rFonts w:hint="eastAsia"/>
                  <w:noProof/>
                </w:rPr>
                <w:delText>原中间系统对比分析</w:delText>
              </w:r>
              <w:r w:rsidDel="005C6C13">
                <w:rPr>
                  <w:noProof/>
                  <w:webHidden/>
                </w:rPr>
                <w:tab/>
                <w:delText>53</w:delText>
              </w:r>
            </w:del>
          </w:ins>
        </w:p>
        <w:p w14:paraId="40D7B29D" w14:textId="0171E019" w:rsidR="00F65EB3" w:rsidDel="005C6C13" w:rsidRDefault="00F65EB3">
          <w:pPr>
            <w:pStyle w:val="32"/>
            <w:tabs>
              <w:tab w:val="right" w:leader="dot" w:pos="8302"/>
            </w:tabs>
            <w:rPr>
              <w:ins w:id="448" w:author="JY0225" w:date="2017-08-24T10:51:00Z"/>
              <w:del w:id="449" w:author="微软用户" w:date="2017-08-24T15:30:00Z"/>
              <w:noProof/>
            </w:rPr>
          </w:pPr>
          <w:ins w:id="450" w:author="JY0225" w:date="2017-08-24T10:51:00Z">
            <w:del w:id="451" w:author="微软用户" w:date="2017-08-24T15:30:00Z">
              <w:r w:rsidRPr="005C6C13" w:rsidDel="005C6C13">
                <w:rPr>
                  <w:rStyle w:val="ab"/>
                  <w:noProof/>
                </w:rPr>
                <w:delText>6.5.2</w:delText>
              </w:r>
              <w:r w:rsidRPr="005C6C13" w:rsidDel="005C6C13">
                <w:rPr>
                  <w:rStyle w:val="ab"/>
                  <w:rFonts w:hint="eastAsia"/>
                  <w:noProof/>
                </w:rPr>
                <w:delText>同类产品对比分析</w:delText>
              </w:r>
              <w:r w:rsidDel="005C6C13">
                <w:rPr>
                  <w:noProof/>
                  <w:webHidden/>
                </w:rPr>
                <w:tab/>
                <w:delText>54</w:delText>
              </w:r>
            </w:del>
          </w:ins>
        </w:p>
        <w:p w14:paraId="2DEC0FAC" w14:textId="5CC2B04F" w:rsidR="00F65EB3" w:rsidDel="005C6C13" w:rsidRDefault="00F65EB3">
          <w:pPr>
            <w:pStyle w:val="10"/>
            <w:rPr>
              <w:ins w:id="452" w:author="JY0225" w:date="2017-08-24T10:51:00Z"/>
              <w:del w:id="453" w:author="微软用户" w:date="2017-08-24T15:30:00Z"/>
              <w:noProof/>
            </w:rPr>
          </w:pPr>
          <w:ins w:id="454" w:author="JY0225" w:date="2017-08-24T10:51:00Z">
            <w:del w:id="455" w:author="微软用户" w:date="2017-08-24T15:30:00Z">
              <w:r w:rsidRPr="005C6C13" w:rsidDel="005C6C13">
                <w:rPr>
                  <w:rStyle w:val="ab"/>
                  <w:rFonts w:ascii="Times New Roman" w:hAnsi="Times New Roman" w:cs="Times New Roman" w:hint="eastAsia"/>
                  <w:noProof/>
                </w:rPr>
                <w:delText>第七章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总结和展望</w:delText>
              </w:r>
              <w:r w:rsidDel="005C6C13">
                <w:rPr>
                  <w:noProof/>
                  <w:webHidden/>
                </w:rPr>
                <w:tab/>
                <w:delText>57</w:delText>
              </w:r>
            </w:del>
          </w:ins>
        </w:p>
        <w:p w14:paraId="5421FCC5" w14:textId="0CE72AB1" w:rsidR="00F65EB3" w:rsidDel="005C6C13" w:rsidRDefault="00F65EB3">
          <w:pPr>
            <w:pStyle w:val="23"/>
            <w:tabs>
              <w:tab w:val="right" w:leader="dot" w:pos="8302"/>
            </w:tabs>
            <w:rPr>
              <w:ins w:id="456" w:author="JY0225" w:date="2017-08-24T10:51:00Z"/>
              <w:del w:id="457" w:author="微软用户" w:date="2017-08-24T15:30:00Z"/>
              <w:noProof/>
            </w:rPr>
          </w:pPr>
          <w:ins w:id="458" w:author="JY0225" w:date="2017-08-24T10:51:00Z">
            <w:del w:id="459" w:author="微软用户" w:date="2017-08-24T15:30:00Z">
              <w:r w:rsidRPr="005C6C13" w:rsidDel="005C6C13">
                <w:rPr>
                  <w:rStyle w:val="ab"/>
                  <w:noProof/>
                </w:rPr>
                <w:delText xml:space="preserve">7.1 </w:delText>
              </w:r>
              <w:r w:rsidRPr="005C6C13" w:rsidDel="005C6C13">
                <w:rPr>
                  <w:rStyle w:val="ab"/>
                  <w:rFonts w:hint="eastAsia"/>
                  <w:noProof/>
                </w:rPr>
                <w:delText>总结</w:delText>
              </w:r>
              <w:r w:rsidDel="005C6C13">
                <w:rPr>
                  <w:noProof/>
                  <w:webHidden/>
                </w:rPr>
                <w:tab/>
                <w:delText>57</w:delText>
              </w:r>
            </w:del>
          </w:ins>
        </w:p>
        <w:p w14:paraId="36EAEFC1" w14:textId="5A3D1FEB" w:rsidR="00F65EB3" w:rsidDel="005C6C13" w:rsidRDefault="00F65EB3">
          <w:pPr>
            <w:pStyle w:val="23"/>
            <w:tabs>
              <w:tab w:val="right" w:leader="dot" w:pos="8302"/>
            </w:tabs>
            <w:rPr>
              <w:ins w:id="460" w:author="JY0225" w:date="2017-08-24T10:51:00Z"/>
              <w:del w:id="461" w:author="微软用户" w:date="2017-08-24T15:30:00Z"/>
              <w:noProof/>
            </w:rPr>
          </w:pPr>
          <w:ins w:id="462" w:author="JY0225" w:date="2017-08-24T10:51:00Z">
            <w:del w:id="463" w:author="微软用户" w:date="2017-08-24T15:30:00Z">
              <w:r w:rsidRPr="005C6C13" w:rsidDel="005C6C13">
                <w:rPr>
                  <w:rStyle w:val="ab"/>
                  <w:noProof/>
                </w:rPr>
                <w:delText xml:space="preserve">7.2 </w:delText>
              </w:r>
              <w:r w:rsidRPr="005C6C13" w:rsidDel="005C6C13">
                <w:rPr>
                  <w:rStyle w:val="ab"/>
                  <w:rFonts w:hint="eastAsia"/>
                  <w:noProof/>
                </w:rPr>
                <w:delText>展望</w:delText>
              </w:r>
              <w:r w:rsidDel="005C6C13">
                <w:rPr>
                  <w:noProof/>
                  <w:webHidden/>
                </w:rPr>
                <w:tab/>
                <w:delText>57</w:delText>
              </w:r>
            </w:del>
          </w:ins>
        </w:p>
        <w:p w14:paraId="6DFC7EF3" w14:textId="2421029B" w:rsidR="00F65EB3" w:rsidDel="005C6C13" w:rsidRDefault="00F65EB3">
          <w:pPr>
            <w:pStyle w:val="10"/>
            <w:rPr>
              <w:ins w:id="464" w:author="JY0225" w:date="2017-08-24T10:51:00Z"/>
              <w:del w:id="465" w:author="微软用户" w:date="2017-08-24T15:30:00Z"/>
              <w:noProof/>
            </w:rPr>
          </w:pPr>
          <w:ins w:id="466" w:author="JY0225" w:date="2017-08-24T10:51:00Z">
            <w:del w:id="467" w:author="微软用户" w:date="2017-08-24T15:30:00Z">
              <w:r w:rsidRPr="005C6C13" w:rsidDel="005C6C13">
                <w:rPr>
                  <w:rStyle w:val="ab"/>
                  <w:rFonts w:ascii="Times New Roman" w:hAnsi="Times New Roman" w:cs="Times New Roman" w:hint="eastAsia"/>
                  <w:noProof/>
                </w:rPr>
                <w:delText>参考文献</w:delText>
              </w:r>
              <w:r w:rsidDel="005C6C13">
                <w:rPr>
                  <w:noProof/>
                  <w:webHidden/>
                </w:rPr>
                <w:tab/>
                <w:delText>59</w:delText>
              </w:r>
            </w:del>
          </w:ins>
        </w:p>
        <w:p w14:paraId="0A9F2731" w14:textId="70779C30" w:rsidR="00F65EB3" w:rsidDel="005C6C13" w:rsidRDefault="00F65EB3">
          <w:pPr>
            <w:pStyle w:val="10"/>
            <w:rPr>
              <w:ins w:id="468" w:author="JY0225" w:date="2017-08-24T10:51:00Z"/>
              <w:del w:id="469" w:author="微软用户" w:date="2017-08-24T15:30:00Z"/>
              <w:noProof/>
            </w:rPr>
          </w:pPr>
          <w:ins w:id="470" w:author="JY0225" w:date="2017-08-24T10:51:00Z">
            <w:del w:id="471" w:author="微软用户" w:date="2017-08-24T15:30:00Z">
              <w:r w:rsidRPr="005C6C13" w:rsidDel="005C6C13">
                <w:rPr>
                  <w:rStyle w:val="ab"/>
                  <w:rFonts w:ascii="Times New Roman" w:hAnsi="Times New Roman" w:cs="Times New Roman" w:hint="eastAsia"/>
                  <w:noProof/>
                </w:rPr>
                <w:delText>致</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谢</w:delText>
              </w:r>
              <w:r w:rsidDel="005C6C13">
                <w:rPr>
                  <w:noProof/>
                  <w:webHidden/>
                </w:rPr>
                <w:tab/>
                <w:delText>62</w:delText>
              </w:r>
            </w:del>
          </w:ins>
        </w:p>
        <w:p w14:paraId="1C0EBA62" w14:textId="2047D7DE" w:rsidR="00BE5E25" w:rsidDel="005C6C13" w:rsidRDefault="00BE5E25">
          <w:pPr>
            <w:pStyle w:val="10"/>
            <w:rPr>
              <w:del w:id="472" w:author="微软用户" w:date="2017-08-24T15:30:00Z"/>
              <w:noProof/>
            </w:rPr>
          </w:pPr>
          <w:del w:id="473" w:author="微软用户" w:date="2017-08-24T15:30:00Z">
            <w:r w:rsidRPr="008A765C" w:rsidDel="005C6C13">
              <w:rPr>
                <w:rFonts w:hint="eastAsia"/>
                <w:noProof/>
                <w:rPrChange w:id="474" w:author="微软用户" w:date="2017-08-18T22:56:00Z">
                  <w:rPr>
                    <w:rStyle w:val="ab"/>
                    <w:rFonts w:ascii="Times New Roman" w:hAnsi="Times New Roman" w:cs="Times New Roman" w:hint="eastAsia"/>
                    <w:noProof/>
                    <w:spacing w:val="10"/>
                  </w:rPr>
                </w:rPrChange>
              </w:rPr>
              <w:delText>摘要</w:delText>
            </w:r>
            <w:r w:rsidDel="005C6C13">
              <w:rPr>
                <w:noProof/>
                <w:webHidden/>
              </w:rPr>
              <w:tab/>
              <w:delText>1</w:delText>
            </w:r>
          </w:del>
        </w:p>
        <w:p w14:paraId="7C110E8D" w14:textId="6729AC5B" w:rsidR="00BE5E25" w:rsidDel="005C6C13" w:rsidRDefault="00BE5E25">
          <w:pPr>
            <w:pStyle w:val="10"/>
            <w:rPr>
              <w:del w:id="475" w:author="微软用户" w:date="2017-08-24T15:30:00Z"/>
              <w:noProof/>
            </w:rPr>
          </w:pPr>
          <w:del w:id="476" w:author="微软用户" w:date="2017-08-24T15:30:00Z">
            <w:r w:rsidRPr="008A765C" w:rsidDel="005C6C13">
              <w:rPr>
                <w:noProof/>
                <w:rPrChange w:id="477" w:author="微软用户" w:date="2017-08-18T22:56:00Z">
                  <w:rPr>
                    <w:rStyle w:val="ab"/>
                    <w:rFonts w:ascii="Times New Roman" w:hAnsi="Times New Roman" w:cs="Times New Roman"/>
                    <w:noProof/>
                  </w:rPr>
                </w:rPrChange>
              </w:rPr>
              <w:delText>Abstract</w:delText>
            </w:r>
            <w:r w:rsidDel="005C6C13">
              <w:rPr>
                <w:noProof/>
                <w:webHidden/>
              </w:rPr>
              <w:tab/>
              <w:delText>1</w:delText>
            </w:r>
          </w:del>
        </w:p>
        <w:p w14:paraId="356825F8" w14:textId="38E7D56D" w:rsidR="00BE5E25" w:rsidDel="005C6C13" w:rsidRDefault="00BE5E25">
          <w:pPr>
            <w:pStyle w:val="10"/>
            <w:rPr>
              <w:del w:id="478" w:author="微软用户" w:date="2017-08-24T15:30:00Z"/>
              <w:noProof/>
            </w:rPr>
          </w:pPr>
          <w:del w:id="479" w:author="微软用户" w:date="2017-08-24T15:30:00Z">
            <w:r w:rsidRPr="008A765C" w:rsidDel="005C6C13">
              <w:rPr>
                <w:rFonts w:hint="eastAsia"/>
                <w:noProof/>
                <w:rPrChange w:id="480" w:author="微软用户" w:date="2017-08-18T22:56:00Z">
                  <w:rPr>
                    <w:rStyle w:val="ab"/>
                    <w:rFonts w:ascii="Times New Roman" w:hAnsi="Times New Roman" w:cs="Times New Roman" w:hint="eastAsia"/>
                    <w:noProof/>
                  </w:rPr>
                </w:rPrChange>
              </w:rPr>
              <w:delText>第一章</w:delText>
            </w:r>
            <w:r w:rsidRPr="008A765C" w:rsidDel="005C6C13">
              <w:rPr>
                <w:noProof/>
                <w:rPrChange w:id="481"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482" w:author="微软用户" w:date="2017-08-18T22:56:00Z">
                  <w:rPr>
                    <w:rStyle w:val="ab"/>
                    <w:rFonts w:ascii="Times New Roman" w:hAnsi="Times New Roman" w:cs="Times New Roman" w:hint="eastAsia"/>
                    <w:noProof/>
                  </w:rPr>
                </w:rPrChange>
              </w:rPr>
              <w:delText>引言</w:delText>
            </w:r>
            <w:r w:rsidDel="005C6C13">
              <w:rPr>
                <w:noProof/>
                <w:webHidden/>
              </w:rPr>
              <w:tab/>
              <w:delText>2</w:delText>
            </w:r>
          </w:del>
        </w:p>
        <w:p w14:paraId="7785608D" w14:textId="18D37343" w:rsidR="00BE5E25" w:rsidDel="005C6C13" w:rsidRDefault="00BE5E25">
          <w:pPr>
            <w:pStyle w:val="23"/>
            <w:tabs>
              <w:tab w:val="right" w:leader="dot" w:pos="8302"/>
            </w:tabs>
            <w:rPr>
              <w:del w:id="483" w:author="微软用户" w:date="2017-08-24T15:30:00Z"/>
              <w:noProof/>
            </w:rPr>
          </w:pPr>
          <w:del w:id="484" w:author="微软用户" w:date="2017-08-24T15:30:00Z">
            <w:r w:rsidRPr="008A765C" w:rsidDel="005C6C13">
              <w:rPr>
                <w:noProof/>
                <w:rPrChange w:id="485" w:author="微软用户" w:date="2017-08-18T22:56:00Z">
                  <w:rPr>
                    <w:rStyle w:val="ab"/>
                    <w:noProof/>
                  </w:rPr>
                </w:rPrChange>
              </w:rPr>
              <w:delText xml:space="preserve">1.1 </w:delText>
            </w:r>
            <w:r w:rsidRPr="008A765C" w:rsidDel="005C6C13">
              <w:rPr>
                <w:rFonts w:hint="eastAsia"/>
                <w:noProof/>
                <w:rPrChange w:id="486" w:author="微软用户" w:date="2017-08-18T22:56:00Z">
                  <w:rPr>
                    <w:rStyle w:val="ab"/>
                    <w:rFonts w:hint="eastAsia"/>
                    <w:noProof/>
                  </w:rPr>
                </w:rPrChange>
              </w:rPr>
              <w:delText>研究背景</w:delText>
            </w:r>
            <w:r w:rsidDel="005C6C13">
              <w:rPr>
                <w:noProof/>
                <w:webHidden/>
              </w:rPr>
              <w:tab/>
              <w:delText>2</w:delText>
            </w:r>
          </w:del>
        </w:p>
        <w:p w14:paraId="52D5E9AC" w14:textId="3163AB16" w:rsidR="00BE5E25" w:rsidDel="005C6C13" w:rsidRDefault="00BE5E25">
          <w:pPr>
            <w:pStyle w:val="23"/>
            <w:tabs>
              <w:tab w:val="right" w:leader="dot" w:pos="8302"/>
            </w:tabs>
            <w:rPr>
              <w:del w:id="487" w:author="微软用户" w:date="2017-08-24T15:30:00Z"/>
              <w:noProof/>
            </w:rPr>
          </w:pPr>
          <w:del w:id="488" w:author="微软用户" w:date="2017-08-24T15:30:00Z">
            <w:r w:rsidRPr="008A765C" w:rsidDel="005C6C13">
              <w:rPr>
                <w:noProof/>
                <w:rPrChange w:id="489" w:author="微软用户" w:date="2017-08-18T22:56:00Z">
                  <w:rPr>
                    <w:rStyle w:val="ab"/>
                    <w:noProof/>
                  </w:rPr>
                </w:rPrChange>
              </w:rPr>
              <w:delText xml:space="preserve">1.2 </w:delText>
            </w:r>
            <w:r w:rsidRPr="008A765C" w:rsidDel="005C6C13">
              <w:rPr>
                <w:rFonts w:hint="eastAsia"/>
                <w:noProof/>
                <w:rPrChange w:id="490" w:author="微软用户" w:date="2017-08-18T22:56:00Z">
                  <w:rPr>
                    <w:rStyle w:val="ab"/>
                    <w:rFonts w:hint="eastAsia"/>
                    <w:noProof/>
                  </w:rPr>
                </w:rPrChange>
              </w:rPr>
              <w:delText>研究内容及意义</w:delText>
            </w:r>
            <w:r w:rsidDel="005C6C13">
              <w:rPr>
                <w:noProof/>
                <w:webHidden/>
              </w:rPr>
              <w:tab/>
              <w:delText>4</w:delText>
            </w:r>
          </w:del>
        </w:p>
        <w:p w14:paraId="73724D6A" w14:textId="193A3001" w:rsidR="00BE5E25" w:rsidDel="005C6C13" w:rsidRDefault="00BE5E25">
          <w:pPr>
            <w:pStyle w:val="23"/>
            <w:tabs>
              <w:tab w:val="right" w:leader="dot" w:pos="8302"/>
            </w:tabs>
            <w:rPr>
              <w:del w:id="491" w:author="微软用户" w:date="2017-08-24T15:30:00Z"/>
              <w:noProof/>
            </w:rPr>
          </w:pPr>
          <w:del w:id="492" w:author="微软用户" w:date="2017-08-24T15:30:00Z">
            <w:r w:rsidRPr="008A765C" w:rsidDel="005C6C13">
              <w:rPr>
                <w:noProof/>
                <w:rPrChange w:id="493" w:author="微软用户" w:date="2017-08-18T22:56:00Z">
                  <w:rPr>
                    <w:rStyle w:val="ab"/>
                    <w:noProof/>
                  </w:rPr>
                </w:rPrChange>
              </w:rPr>
              <w:delText xml:space="preserve">1.3 </w:delText>
            </w:r>
            <w:r w:rsidRPr="008A765C" w:rsidDel="005C6C13">
              <w:rPr>
                <w:rFonts w:hint="eastAsia"/>
                <w:noProof/>
                <w:rPrChange w:id="494" w:author="微软用户" w:date="2017-08-18T22:56:00Z">
                  <w:rPr>
                    <w:rStyle w:val="ab"/>
                    <w:rFonts w:hint="eastAsia"/>
                    <w:noProof/>
                  </w:rPr>
                </w:rPrChange>
              </w:rPr>
              <w:delText>论文组织结构</w:delText>
            </w:r>
            <w:r w:rsidDel="005C6C13">
              <w:rPr>
                <w:noProof/>
                <w:webHidden/>
              </w:rPr>
              <w:tab/>
              <w:delText>5</w:delText>
            </w:r>
          </w:del>
        </w:p>
        <w:p w14:paraId="0310C4DC" w14:textId="4EC1FAB3" w:rsidR="00BE5E25" w:rsidDel="005C6C13" w:rsidRDefault="00BE5E25">
          <w:pPr>
            <w:pStyle w:val="10"/>
            <w:rPr>
              <w:del w:id="495" w:author="微软用户" w:date="2017-08-24T15:30:00Z"/>
              <w:noProof/>
            </w:rPr>
          </w:pPr>
          <w:del w:id="496" w:author="微软用户" w:date="2017-08-24T15:30:00Z">
            <w:r w:rsidRPr="008A765C" w:rsidDel="005C6C13">
              <w:rPr>
                <w:rFonts w:hint="eastAsia"/>
                <w:noProof/>
                <w:rPrChange w:id="497" w:author="微软用户" w:date="2017-08-18T22:56:00Z">
                  <w:rPr>
                    <w:rStyle w:val="ab"/>
                    <w:rFonts w:ascii="Times New Roman" w:hAnsi="Times New Roman" w:cs="Times New Roman" w:hint="eastAsia"/>
                    <w:noProof/>
                  </w:rPr>
                </w:rPrChange>
              </w:rPr>
              <w:delText>第二章</w:delText>
            </w:r>
            <w:r w:rsidRPr="008A765C" w:rsidDel="005C6C13">
              <w:rPr>
                <w:noProof/>
                <w:rPrChange w:id="498"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499" w:author="微软用户" w:date="2017-08-18T22:56:00Z">
                  <w:rPr>
                    <w:rStyle w:val="ab"/>
                    <w:rFonts w:ascii="Times New Roman" w:hAnsi="Times New Roman" w:cs="Times New Roman" w:hint="eastAsia"/>
                    <w:noProof/>
                  </w:rPr>
                </w:rPrChange>
              </w:rPr>
              <w:delText>核心技术</w:delText>
            </w:r>
            <w:r w:rsidDel="005C6C13">
              <w:rPr>
                <w:noProof/>
                <w:webHidden/>
              </w:rPr>
              <w:tab/>
              <w:delText>6</w:delText>
            </w:r>
          </w:del>
        </w:p>
        <w:p w14:paraId="355CEE62" w14:textId="357F882A" w:rsidR="00BE5E25" w:rsidDel="005C6C13" w:rsidRDefault="00BE5E25">
          <w:pPr>
            <w:pStyle w:val="23"/>
            <w:tabs>
              <w:tab w:val="right" w:leader="dot" w:pos="8302"/>
            </w:tabs>
            <w:rPr>
              <w:del w:id="500" w:author="微软用户" w:date="2017-08-24T15:30:00Z"/>
              <w:noProof/>
            </w:rPr>
          </w:pPr>
          <w:del w:id="501" w:author="微软用户" w:date="2017-08-24T15:30:00Z">
            <w:r w:rsidRPr="008A765C" w:rsidDel="005C6C13">
              <w:rPr>
                <w:noProof/>
                <w:rPrChange w:id="502" w:author="微软用户" w:date="2017-08-18T22:56:00Z">
                  <w:rPr>
                    <w:rStyle w:val="ab"/>
                    <w:noProof/>
                  </w:rPr>
                </w:rPrChange>
              </w:rPr>
              <w:delText>2.1 SQLite</w:delText>
            </w:r>
            <w:r w:rsidDel="005C6C13">
              <w:rPr>
                <w:noProof/>
                <w:webHidden/>
              </w:rPr>
              <w:tab/>
              <w:delText>6</w:delText>
            </w:r>
          </w:del>
        </w:p>
        <w:p w14:paraId="493203DD" w14:textId="505276A2" w:rsidR="00BE5E25" w:rsidDel="005C6C13" w:rsidRDefault="00BE5E25">
          <w:pPr>
            <w:pStyle w:val="23"/>
            <w:tabs>
              <w:tab w:val="right" w:leader="dot" w:pos="8302"/>
            </w:tabs>
            <w:rPr>
              <w:del w:id="503" w:author="微软用户" w:date="2017-08-24T15:30:00Z"/>
              <w:noProof/>
            </w:rPr>
          </w:pPr>
          <w:del w:id="504" w:author="微软用户" w:date="2017-08-24T15:30:00Z">
            <w:r w:rsidRPr="008A765C" w:rsidDel="005C6C13">
              <w:rPr>
                <w:noProof/>
                <w:rPrChange w:id="505" w:author="微软用户" w:date="2017-08-18T22:56:00Z">
                  <w:rPr>
                    <w:rStyle w:val="ab"/>
                    <w:noProof/>
                  </w:rPr>
                </w:rPrChange>
              </w:rPr>
              <w:delText xml:space="preserve">2.2 </w:delText>
            </w:r>
            <w:r w:rsidRPr="008A765C" w:rsidDel="005C6C13">
              <w:rPr>
                <w:rFonts w:hint="eastAsia"/>
                <w:noProof/>
                <w:rPrChange w:id="506" w:author="微软用户" w:date="2017-08-18T22:56:00Z">
                  <w:rPr>
                    <w:rStyle w:val="ab"/>
                    <w:rFonts w:hint="eastAsia"/>
                    <w:noProof/>
                  </w:rPr>
                </w:rPrChange>
              </w:rPr>
              <w:delText>断点续传</w:delText>
            </w:r>
            <w:r w:rsidDel="005C6C13">
              <w:rPr>
                <w:noProof/>
                <w:webHidden/>
              </w:rPr>
              <w:tab/>
              <w:delText>6</w:delText>
            </w:r>
          </w:del>
        </w:p>
        <w:p w14:paraId="1ECB1319" w14:textId="697091A2" w:rsidR="00BE5E25" w:rsidDel="005C6C13" w:rsidRDefault="00BE5E25">
          <w:pPr>
            <w:pStyle w:val="23"/>
            <w:tabs>
              <w:tab w:val="right" w:leader="dot" w:pos="8302"/>
            </w:tabs>
            <w:rPr>
              <w:del w:id="507" w:author="微软用户" w:date="2017-08-24T15:30:00Z"/>
              <w:noProof/>
            </w:rPr>
          </w:pPr>
          <w:del w:id="508" w:author="微软用户" w:date="2017-08-24T15:30:00Z">
            <w:r w:rsidRPr="008A765C" w:rsidDel="005C6C13">
              <w:rPr>
                <w:noProof/>
                <w:rPrChange w:id="509" w:author="微软用户" w:date="2017-08-18T22:56:00Z">
                  <w:rPr>
                    <w:rStyle w:val="ab"/>
                    <w:noProof/>
                  </w:rPr>
                </w:rPrChange>
              </w:rPr>
              <w:delText>2.3 WebSocket</w:delText>
            </w:r>
            <w:r w:rsidDel="005C6C13">
              <w:rPr>
                <w:noProof/>
                <w:webHidden/>
              </w:rPr>
              <w:tab/>
              <w:delText>7</w:delText>
            </w:r>
          </w:del>
        </w:p>
        <w:p w14:paraId="6FA86971" w14:textId="6CDD236B" w:rsidR="00BE5E25" w:rsidDel="005C6C13" w:rsidRDefault="00BE5E25">
          <w:pPr>
            <w:pStyle w:val="23"/>
            <w:tabs>
              <w:tab w:val="right" w:leader="dot" w:pos="8302"/>
            </w:tabs>
            <w:rPr>
              <w:del w:id="510" w:author="微软用户" w:date="2017-08-24T15:30:00Z"/>
              <w:noProof/>
            </w:rPr>
          </w:pPr>
          <w:del w:id="511" w:author="微软用户" w:date="2017-08-24T15:30:00Z">
            <w:r w:rsidRPr="008A765C" w:rsidDel="005C6C13">
              <w:rPr>
                <w:noProof/>
                <w:rPrChange w:id="512" w:author="微软用户" w:date="2017-08-18T22:56:00Z">
                  <w:rPr>
                    <w:rStyle w:val="ab"/>
                    <w:noProof/>
                  </w:rPr>
                </w:rPrChange>
              </w:rPr>
              <w:delText>2.4 LRU</w:delText>
            </w:r>
            <w:r w:rsidRPr="008A765C" w:rsidDel="005C6C13">
              <w:rPr>
                <w:rFonts w:hint="eastAsia"/>
                <w:noProof/>
                <w:rPrChange w:id="513" w:author="微软用户" w:date="2017-08-18T22:56:00Z">
                  <w:rPr>
                    <w:rStyle w:val="ab"/>
                    <w:rFonts w:hint="eastAsia"/>
                    <w:noProof/>
                  </w:rPr>
                </w:rPrChange>
              </w:rPr>
              <w:delText>替换策略</w:delText>
            </w:r>
            <w:r w:rsidDel="005C6C13">
              <w:rPr>
                <w:noProof/>
                <w:webHidden/>
              </w:rPr>
              <w:tab/>
              <w:delText>8</w:delText>
            </w:r>
          </w:del>
        </w:p>
        <w:p w14:paraId="2AE1F935" w14:textId="212C491A" w:rsidR="00BE5E25" w:rsidDel="005C6C13" w:rsidRDefault="00BE5E25">
          <w:pPr>
            <w:pStyle w:val="23"/>
            <w:tabs>
              <w:tab w:val="right" w:leader="dot" w:pos="8302"/>
            </w:tabs>
            <w:rPr>
              <w:del w:id="514" w:author="微软用户" w:date="2017-08-24T15:30:00Z"/>
              <w:noProof/>
            </w:rPr>
          </w:pPr>
          <w:del w:id="515" w:author="微软用户" w:date="2017-08-24T15:30:00Z">
            <w:r w:rsidRPr="008A765C" w:rsidDel="005C6C13">
              <w:rPr>
                <w:noProof/>
                <w:rPrChange w:id="516" w:author="微软用户" w:date="2017-08-18T22:56:00Z">
                  <w:rPr>
                    <w:rStyle w:val="ab"/>
                    <w:noProof/>
                  </w:rPr>
                </w:rPrChange>
              </w:rPr>
              <w:delText>2.5 WebExtension</w:delText>
            </w:r>
            <w:r w:rsidDel="005C6C13">
              <w:rPr>
                <w:noProof/>
                <w:webHidden/>
              </w:rPr>
              <w:tab/>
              <w:delText>9</w:delText>
            </w:r>
          </w:del>
        </w:p>
        <w:p w14:paraId="3A22221F" w14:textId="55043FEF" w:rsidR="00BE5E25" w:rsidDel="005C6C13" w:rsidRDefault="00BE5E25">
          <w:pPr>
            <w:pStyle w:val="10"/>
            <w:rPr>
              <w:del w:id="517" w:author="微软用户" w:date="2017-08-24T15:30:00Z"/>
              <w:noProof/>
            </w:rPr>
          </w:pPr>
          <w:del w:id="518" w:author="微软用户" w:date="2017-08-24T15:30:00Z">
            <w:r w:rsidRPr="008A765C" w:rsidDel="005C6C13">
              <w:rPr>
                <w:rFonts w:hint="eastAsia"/>
                <w:noProof/>
                <w:rPrChange w:id="519" w:author="微软用户" w:date="2017-08-18T22:56:00Z">
                  <w:rPr>
                    <w:rStyle w:val="ab"/>
                    <w:rFonts w:ascii="Times New Roman" w:hAnsi="Times New Roman" w:cs="Times New Roman" w:hint="eastAsia"/>
                    <w:noProof/>
                  </w:rPr>
                </w:rPrChange>
              </w:rPr>
              <w:delText>第三章</w:delText>
            </w:r>
            <w:r w:rsidRPr="008A765C" w:rsidDel="005C6C13">
              <w:rPr>
                <w:noProof/>
                <w:rPrChange w:id="520"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521" w:author="微软用户" w:date="2017-08-18T22:56:00Z">
                  <w:rPr>
                    <w:rStyle w:val="ab"/>
                    <w:rFonts w:ascii="Times New Roman" w:hAnsi="Times New Roman" w:cs="Times New Roman" w:hint="eastAsia"/>
                    <w:noProof/>
                  </w:rPr>
                </w:rPrChange>
              </w:rPr>
              <w:delText>云备份中间件优化分析</w:delText>
            </w:r>
            <w:r w:rsidDel="005C6C13">
              <w:rPr>
                <w:noProof/>
                <w:webHidden/>
              </w:rPr>
              <w:tab/>
              <w:delText>11</w:delText>
            </w:r>
          </w:del>
        </w:p>
        <w:p w14:paraId="4A83DE1F" w14:textId="171D07FB" w:rsidR="00BE5E25" w:rsidDel="005C6C13" w:rsidRDefault="00BE5E25">
          <w:pPr>
            <w:pStyle w:val="23"/>
            <w:tabs>
              <w:tab w:val="right" w:leader="dot" w:pos="8302"/>
            </w:tabs>
            <w:rPr>
              <w:del w:id="522" w:author="微软用户" w:date="2017-08-24T15:30:00Z"/>
              <w:noProof/>
            </w:rPr>
          </w:pPr>
          <w:del w:id="523" w:author="微软用户" w:date="2017-08-24T15:30:00Z">
            <w:r w:rsidRPr="008A765C" w:rsidDel="005C6C13">
              <w:rPr>
                <w:noProof/>
                <w:rPrChange w:id="524" w:author="微软用户" w:date="2017-08-18T22:56:00Z">
                  <w:rPr>
                    <w:rStyle w:val="ab"/>
                    <w:noProof/>
                  </w:rPr>
                </w:rPrChange>
              </w:rPr>
              <w:delText xml:space="preserve">3.1 </w:delText>
            </w:r>
            <w:r w:rsidRPr="008A765C" w:rsidDel="005C6C13">
              <w:rPr>
                <w:rFonts w:hint="eastAsia"/>
                <w:noProof/>
                <w:rPrChange w:id="525" w:author="微软用户" w:date="2017-08-18T22:56:00Z">
                  <w:rPr>
                    <w:rStyle w:val="ab"/>
                    <w:rFonts w:hint="eastAsia"/>
                    <w:noProof/>
                  </w:rPr>
                </w:rPrChange>
              </w:rPr>
              <w:delText>现有中间件系统分析</w:delText>
            </w:r>
            <w:r w:rsidDel="005C6C13">
              <w:rPr>
                <w:noProof/>
                <w:webHidden/>
              </w:rPr>
              <w:tab/>
              <w:delText>11</w:delText>
            </w:r>
          </w:del>
        </w:p>
        <w:p w14:paraId="3FED2374" w14:textId="41DD2C85" w:rsidR="00BE5E25" w:rsidDel="005C6C13" w:rsidRDefault="00BE5E25">
          <w:pPr>
            <w:pStyle w:val="32"/>
            <w:tabs>
              <w:tab w:val="right" w:leader="dot" w:pos="8302"/>
            </w:tabs>
            <w:rPr>
              <w:del w:id="526" w:author="微软用户" w:date="2017-08-24T15:30:00Z"/>
              <w:noProof/>
            </w:rPr>
          </w:pPr>
          <w:del w:id="527" w:author="微软用户" w:date="2017-08-24T15:30:00Z">
            <w:r w:rsidRPr="008A765C" w:rsidDel="005C6C13">
              <w:rPr>
                <w:noProof/>
                <w:rPrChange w:id="528" w:author="微软用户" w:date="2017-08-18T22:56:00Z">
                  <w:rPr>
                    <w:rStyle w:val="ab"/>
                    <w:noProof/>
                  </w:rPr>
                </w:rPrChange>
              </w:rPr>
              <w:delText xml:space="preserve">3.1.1 </w:delText>
            </w:r>
            <w:r w:rsidRPr="008A765C" w:rsidDel="005C6C13">
              <w:rPr>
                <w:rFonts w:hint="eastAsia"/>
                <w:noProof/>
                <w:rPrChange w:id="529" w:author="微软用户" w:date="2017-08-18T22:56:00Z">
                  <w:rPr>
                    <w:rStyle w:val="ab"/>
                    <w:rFonts w:hint="eastAsia"/>
                    <w:noProof/>
                  </w:rPr>
                </w:rPrChange>
              </w:rPr>
              <w:delText>系统框架分析</w:delText>
            </w:r>
            <w:r w:rsidDel="005C6C13">
              <w:rPr>
                <w:noProof/>
                <w:webHidden/>
              </w:rPr>
              <w:tab/>
              <w:delText>11</w:delText>
            </w:r>
          </w:del>
        </w:p>
        <w:p w14:paraId="0775EAF7" w14:textId="0C4FD4A4" w:rsidR="00BE5E25" w:rsidDel="005C6C13" w:rsidRDefault="00BE5E25">
          <w:pPr>
            <w:pStyle w:val="32"/>
            <w:tabs>
              <w:tab w:val="right" w:leader="dot" w:pos="8302"/>
            </w:tabs>
            <w:rPr>
              <w:del w:id="530" w:author="微软用户" w:date="2017-08-24T15:30:00Z"/>
              <w:noProof/>
            </w:rPr>
          </w:pPr>
          <w:del w:id="531" w:author="微软用户" w:date="2017-08-24T15:30:00Z">
            <w:r w:rsidRPr="008A765C" w:rsidDel="005C6C13">
              <w:rPr>
                <w:noProof/>
                <w:rPrChange w:id="532" w:author="微软用户" w:date="2017-08-18T22:56:00Z">
                  <w:rPr>
                    <w:rStyle w:val="ab"/>
                    <w:noProof/>
                  </w:rPr>
                </w:rPrChange>
              </w:rPr>
              <w:delText xml:space="preserve">3.1.2 </w:delText>
            </w:r>
            <w:r w:rsidRPr="008A765C" w:rsidDel="005C6C13">
              <w:rPr>
                <w:rFonts w:hint="eastAsia"/>
                <w:noProof/>
                <w:rPrChange w:id="533" w:author="微软用户" w:date="2017-08-18T22:56:00Z">
                  <w:rPr>
                    <w:rStyle w:val="ab"/>
                    <w:rFonts w:hint="eastAsia"/>
                    <w:noProof/>
                  </w:rPr>
                </w:rPrChange>
              </w:rPr>
              <w:delText>功能分析</w:delText>
            </w:r>
            <w:r w:rsidDel="005C6C13">
              <w:rPr>
                <w:noProof/>
                <w:webHidden/>
              </w:rPr>
              <w:tab/>
              <w:delText>12</w:delText>
            </w:r>
          </w:del>
        </w:p>
        <w:p w14:paraId="51C3C6B1" w14:textId="115A0737" w:rsidR="00BE5E25" w:rsidDel="005C6C13" w:rsidRDefault="00BE5E25">
          <w:pPr>
            <w:pStyle w:val="32"/>
            <w:tabs>
              <w:tab w:val="right" w:leader="dot" w:pos="8302"/>
            </w:tabs>
            <w:rPr>
              <w:del w:id="534" w:author="微软用户" w:date="2017-08-24T15:30:00Z"/>
              <w:noProof/>
            </w:rPr>
          </w:pPr>
          <w:del w:id="535" w:author="微软用户" w:date="2017-08-24T15:30:00Z">
            <w:r w:rsidRPr="008A765C" w:rsidDel="005C6C13">
              <w:rPr>
                <w:noProof/>
                <w:rPrChange w:id="536" w:author="微软用户" w:date="2017-08-18T22:56:00Z">
                  <w:rPr>
                    <w:rStyle w:val="ab"/>
                    <w:noProof/>
                  </w:rPr>
                </w:rPrChange>
              </w:rPr>
              <w:delText xml:space="preserve">3.2.3 </w:delText>
            </w:r>
            <w:r w:rsidRPr="008A765C" w:rsidDel="005C6C13">
              <w:rPr>
                <w:rFonts w:hint="eastAsia"/>
                <w:noProof/>
                <w:rPrChange w:id="537" w:author="微软用户" w:date="2017-08-18T22:56:00Z">
                  <w:rPr>
                    <w:rStyle w:val="ab"/>
                    <w:rFonts w:hint="eastAsia"/>
                    <w:noProof/>
                  </w:rPr>
                </w:rPrChange>
              </w:rPr>
              <w:delText>现有云备份中间件的不足</w:delText>
            </w:r>
            <w:r w:rsidDel="005C6C13">
              <w:rPr>
                <w:noProof/>
                <w:webHidden/>
              </w:rPr>
              <w:tab/>
              <w:delText>12</w:delText>
            </w:r>
          </w:del>
        </w:p>
        <w:p w14:paraId="5EAA60A5" w14:textId="3BBAC520" w:rsidR="00BE5E25" w:rsidDel="005C6C13" w:rsidRDefault="00BE5E25">
          <w:pPr>
            <w:pStyle w:val="23"/>
            <w:tabs>
              <w:tab w:val="right" w:leader="dot" w:pos="8302"/>
            </w:tabs>
            <w:rPr>
              <w:del w:id="538" w:author="微软用户" w:date="2017-08-24T15:30:00Z"/>
              <w:noProof/>
            </w:rPr>
          </w:pPr>
          <w:del w:id="539" w:author="微软用户" w:date="2017-08-24T15:30:00Z">
            <w:r w:rsidRPr="008A765C" w:rsidDel="005C6C13">
              <w:rPr>
                <w:noProof/>
                <w:rPrChange w:id="540" w:author="微软用户" w:date="2017-08-18T22:56:00Z">
                  <w:rPr>
                    <w:rStyle w:val="ab"/>
                    <w:noProof/>
                  </w:rPr>
                </w:rPrChange>
              </w:rPr>
              <w:delText xml:space="preserve">3.3 </w:delText>
            </w:r>
            <w:r w:rsidRPr="008A765C" w:rsidDel="005C6C13">
              <w:rPr>
                <w:rFonts w:hint="eastAsia"/>
                <w:noProof/>
                <w:rPrChange w:id="541" w:author="微软用户" w:date="2017-08-18T22:56:00Z">
                  <w:rPr>
                    <w:rStyle w:val="ab"/>
                    <w:rFonts w:hint="eastAsia"/>
                    <w:noProof/>
                  </w:rPr>
                </w:rPrChange>
              </w:rPr>
              <w:delText>中间件系统优化需求分析</w:delText>
            </w:r>
            <w:r w:rsidDel="005C6C13">
              <w:rPr>
                <w:noProof/>
                <w:webHidden/>
              </w:rPr>
              <w:tab/>
              <w:delText>13</w:delText>
            </w:r>
          </w:del>
        </w:p>
        <w:p w14:paraId="494A8CCE" w14:textId="0559B651" w:rsidR="00BE5E25" w:rsidDel="005C6C13" w:rsidRDefault="00BE5E25">
          <w:pPr>
            <w:pStyle w:val="32"/>
            <w:tabs>
              <w:tab w:val="right" w:leader="dot" w:pos="8302"/>
            </w:tabs>
            <w:rPr>
              <w:del w:id="542" w:author="微软用户" w:date="2017-08-24T15:30:00Z"/>
              <w:noProof/>
            </w:rPr>
          </w:pPr>
          <w:del w:id="543" w:author="微软用户" w:date="2017-08-24T15:30:00Z">
            <w:r w:rsidRPr="008A765C" w:rsidDel="005C6C13">
              <w:rPr>
                <w:noProof/>
                <w:rPrChange w:id="544" w:author="微软用户" w:date="2017-08-18T22:56:00Z">
                  <w:rPr>
                    <w:rStyle w:val="ab"/>
                    <w:noProof/>
                  </w:rPr>
                </w:rPrChange>
              </w:rPr>
              <w:delText xml:space="preserve">3.3.1 </w:delText>
            </w:r>
            <w:r w:rsidRPr="008A765C" w:rsidDel="005C6C13">
              <w:rPr>
                <w:rFonts w:hint="eastAsia"/>
                <w:noProof/>
                <w:rPrChange w:id="545" w:author="微软用户" w:date="2017-08-18T22:56:00Z">
                  <w:rPr>
                    <w:rStyle w:val="ab"/>
                    <w:rFonts w:hint="eastAsia"/>
                    <w:noProof/>
                  </w:rPr>
                </w:rPrChange>
              </w:rPr>
              <w:delText>持久会话管理</w:delText>
            </w:r>
            <w:r w:rsidDel="005C6C13">
              <w:rPr>
                <w:noProof/>
                <w:webHidden/>
              </w:rPr>
              <w:tab/>
              <w:delText>13</w:delText>
            </w:r>
          </w:del>
        </w:p>
        <w:p w14:paraId="4C08A622" w14:textId="09823CC1" w:rsidR="00BE5E25" w:rsidDel="005C6C13" w:rsidRDefault="00BE5E25">
          <w:pPr>
            <w:pStyle w:val="32"/>
            <w:tabs>
              <w:tab w:val="right" w:leader="dot" w:pos="8302"/>
            </w:tabs>
            <w:rPr>
              <w:del w:id="546" w:author="微软用户" w:date="2017-08-24T15:30:00Z"/>
              <w:noProof/>
            </w:rPr>
          </w:pPr>
          <w:del w:id="547" w:author="微软用户" w:date="2017-08-24T15:30:00Z">
            <w:r w:rsidRPr="008A765C" w:rsidDel="005C6C13">
              <w:rPr>
                <w:noProof/>
                <w:rPrChange w:id="548" w:author="微软用户" w:date="2017-08-18T22:56:00Z">
                  <w:rPr>
                    <w:rStyle w:val="ab"/>
                    <w:noProof/>
                  </w:rPr>
                </w:rPrChange>
              </w:rPr>
              <w:delText xml:space="preserve">3.3.2 </w:delText>
            </w:r>
            <w:r w:rsidRPr="008A765C" w:rsidDel="005C6C13">
              <w:rPr>
                <w:rFonts w:hint="eastAsia"/>
                <w:noProof/>
                <w:rPrChange w:id="549" w:author="微软用户" w:date="2017-08-18T22:56:00Z">
                  <w:rPr>
                    <w:rStyle w:val="ab"/>
                    <w:rFonts w:hint="eastAsia"/>
                    <w:noProof/>
                  </w:rPr>
                </w:rPrChange>
              </w:rPr>
              <w:delText>大文件上传</w:delText>
            </w:r>
            <w:r w:rsidDel="005C6C13">
              <w:rPr>
                <w:noProof/>
                <w:webHidden/>
              </w:rPr>
              <w:tab/>
              <w:delText>14</w:delText>
            </w:r>
          </w:del>
        </w:p>
        <w:p w14:paraId="02DA4464" w14:textId="14D12E46" w:rsidR="00BE5E25" w:rsidDel="005C6C13" w:rsidRDefault="00BE5E25">
          <w:pPr>
            <w:pStyle w:val="32"/>
            <w:tabs>
              <w:tab w:val="right" w:leader="dot" w:pos="8302"/>
            </w:tabs>
            <w:rPr>
              <w:del w:id="550" w:author="微软用户" w:date="2017-08-24T15:30:00Z"/>
              <w:noProof/>
            </w:rPr>
          </w:pPr>
          <w:del w:id="551" w:author="微软用户" w:date="2017-08-24T15:30:00Z">
            <w:r w:rsidRPr="008A765C" w:rsidDel="005C6C13">
              <w:rPr>
                <w:noProof/>
                <w:rPrChange w:id="552" w:author="微软用户" w:date="2017-08-18T22:56:00Z">
                  <w:rPr>
                    <w:rStyle w:val="ab"/>
                    <w:noProof/>
                  </w:rPr>
                </w:rPrChange>
              </w:rPr>
              <w:delText xml:space="preserve">3.3.3 </w:delText>
            </w:r>
            <w:r w:rsidRPr="008A765C" w:rsidDel="005C6C13">
              <w:rPr>
                <w:rFonts w:hint="eastAsia"/>
                <w:noProof/>
                <w:rPrChange w:id="553" w:author="微软用户" w:date="2017-08-18T22:56:00Z">
                  <w:rPr>
                    <w:rStyle w:val="ab"/>
                    <w:rFonts w:hint="eastAsia"/>
                    <w:noProof/>
                  </w:rPr>
                </w:rPrChange>
              </w:rPr>
              <w:delText>本地缓存</w:delText>
            </w:r>
            <w:r w:rsidDel="005C6C13">
              <w:rPr>
                <w:noProof/>
                <w:webHidden/>
              </w:rPr>
              <w:tab/>
              <w:delText>15</w:delText>
            </w:r>
          </w:del>
        </w:p>
        <w:p w14:paraId="0A7E623C" w14:textId="37DA0A2F" w:rsidR="00BE5E25" w:rsidDel="005C6C13" w:rsidRDefault="00BE5E25">
          <w:pPr>
            <w:pStyle w:val="32"/>
            <w:tabs>
              <w:tab w:val="right" w:leader="dot" w:pos="8302"/>
            </w:tabs>
            <w:rPr>
              <w:del w:id="554" w:author="微软用户" w:date="2017-08-24T15:30:00Z"/>
              <w:noProof/>
            </w:rPr>
          </w:pPr>
          <w:del w:id="555" w:author="微软用户" w:date="2017-08-24T15:30:00Z">
            <w:r w:rsidRPr="008A765C" w:rsidDel="005C6C13">
              <w:rPr>
                <w:noProof/>
                <w:rPrChange w:id="556" w:author="微软用户" w:date="2017-08-18T22:56:00Z">
                  <w:rPr>
                    <w:rStyle w:val="ab"/>
                    <w:noProof/>
                  </w:rPr>
                </w:rPrChange>
              </w:rPr>
              <w:delText xml:space="preserve">3.3.4 </w:delText>
            </w:r>
            <w:r w:rsidRPr="008A765C" w:rsidDel="005C6C13">
              <w:rPr>
                <w:rFonts w:hint="eastAsia"/>
                <w:noProof/>
                <w:rPrChange w:id="557" w:author="微软用户" w:date="2017-08-18T22:56:00Z">
                  <w:rPr>
                    <w:rStyle w:val="ab"/>
                    <w:rFonts w:hint="eastAsia"/>
                    <w:noProof/>
                  </w:rPr>
                </w:rPrChange>
              </w:rPr>
              <w:delText>多应用适配</w:delText>
            </w:r>
            <w:r w:rsidDel="005C6C13">
              <w:rPr>
                <w:noProof/>
                <w:webHidden/>
              </w:rPr>
              <w:tab/>
              <w:delText>16</w:delText>
            </w:r>
          </w:del>
        </w:p>
        <w:p w14:paraId="2D8B4A3A" w14:textId="37A763E8" w:rsidR="00BE5E25" w:rsidDel="005C6C13" w:rsidRDefault="00BE5E25">
          <w:pPr>
            <w:pStyle w:val="10"/>
            <w:rPr>
              <w:del w:id="558" w:author="微软用户" w:date="2017-08-24T15:30:00Z"/>
              <w:noProof/>
            </w:rPr>
          </w:pPr>
          <w:del w:id="559" w:author="微软用户" w:date="2017-08-24T15:30:00Z">
            <w:r w:rsidRPr="008A765C" w:rsidDel="005C6C13">
              <w:rPr>
                <w:rFonts w:hint="eastAsia"/>
                <w:noProof/>
                <w:rPrChange w:id="560" w:author="微软用户" w:date="2017-08-18T22:56:00Z">
                  <w:rPr>
                    <w:rStyle w:val="ab"/>
                    <w:rFonts w:ascii="Times New Roman" w:hAnsi="Times New Roman" w:cs="Times New Roman" w:hint="eastAsia"/>
                    <w:noProof/>
                  </w:rPr>
                </w:rPrChange>
              </w:rPr>
              <w:delText>第四章</w:delText>
            </w:r>
            <w:r w:rsidRPr="008A765C" w:rsidDel="005C6C13">
              <w:rPr>
                <w:noProof/>
                <w:rPrChange w:id="561"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562" w:author="微软用户" w:date="2017-08-18T22:56:00Z">
                  <w:rPr>
                    <w:rStyle w:val="ab"/>
                    <w:rFonts w:ascii="Times New Roman" w:hAnsi="Times New Roman" w:cs="Times New Roman" w:hint="eastAsia"/>
                    <w:noProof/>
                  </w:rPr>
                </w:rPrChange>
              </w:rPr>
              <w:delText>云备份中间件系统优化设计</w:delText>
            </w:r>
            <w:r w:rsidDel="005C6C13">
              <w:rPr>
                <w:noProof/>
                <w:webHidden/>
              </w:rPr>
              <w:tab/>
              <w:delText>18</w:delText>
            </w:r>
          </w:del>
        </w:p>
        <w:p w14:paraId="53AB66E8" w14:textId="2691DEC1" w:rsidR="00BE5E25" w:rsidDel="005C6C13" w:rsidRDefault="00BE5E25">
          <w:pPr>
            <w:pStyle w:val="23"/>
            <w:tabs>
              <w:tab w:val="right" w:leader="dot" w:pos="8302"/>
            </w:tabs>
            <w:rPr>
              <w:del w:id="563" w:author="微软用户" w:date="2017-08-24T15:30:00Z"/>
              <w:noProof/>
            </w:rPr>
          </w:pPr>
          <w:del w:id="564" w:author="微软用户" w:date="2017-08-24T15:30:00Z">
            <w:r w:rsidRPr="008A765C" w:rsidDel="005C6C13">
              <w:rPr>
                <w:noProof/>
                <w:rPrChange w:id="565" w:author="微软用户" w:date="2017-08-18T22:56:00Z">
                  <w:rPr>
                    <w:rStyle w:val="ab"/>
                    <w:noProof/>
                  </w:rPr>
                </w:rPrChange>
              </w:rPr>
              <w:delText xml:space="preserve">4.1 </w:delText>
            </w:r>
            <w:r w:rsidRPr="008A765C" w:rsidDel="005C6C13">
              <w:rPr>
                <w:rFonts w:hint="eastAsia"/>
                <w:noProof/>
                <w:rPrChange w:id="566" w:author="微软用户" w:date="2017-08-18T22:56:00Z">
                  <w:rPr>
                    <w:rStyle w:val="ab"/>
                    <w:rFonts w:hint="eastAsia"/>
                    <w:noProof/>
                  </w:rPr>
                </w:rPrChange>
              </w:rPr>
              <w:delText>中间件优化系统框架设计</w:delText>
            </w:r>
            <w:r w:rsidDel="005C6C13">
              <w:rPr>
                <w:noProof/>
                <w:webHidden/>
              </w:rPr>
              <w:tab/>
              <w:delText>18</w:delText>
            </w:r>
          </w:del>
        </w:p>
        <w:p w14:paraId="7197A6AF" w14:textId="41EFF5E5" w:rsidR="00BE5E25" w:rsidDel="005C6C13" w:rsidRDefault="00BE5E25">
          <w:pPr>
            <w:pStyle w:val="23"/>
            <w:tabs>
              <w:tab w:val="right" w:leader="dot" w:pos="8302"/>
            </w:tabs>
            <w:rPr>
              <w:del w:id="567" w:author="微软用户" w:date="2017-08-24T15:30:00Z"/>
              <w:noProof/>
            </w:rPr>
          </w:pPr>
          <w:del w:id="568" w:author="微软用户" w:date="2017-08-24T15:30:00Z">
            <w:r w:rsidRPr="008A765C" w:rsidDel="005C6C13">
              <w:rPr>
                <w:noProof/>
                <w:rPrChange w:id="569" w:author="微软用户" w:date="2017-08-18T22:56:00Z">
                  <w:rPr>
                    <w:rStyle w:val="ab"/>
                    <w:noProof/>
                  </w:rPr>
                </w:rPrChange>
              </w:rPr>
              <w:delText xml:space="preserve">4.2 </w:delText>
            </w:r>
            <w:r w:rsidRPr="008A765C" w:rsidDel="005C6C13">
              <w:rPr>
                <w:rFonts w:hint="eastAsia"/>
                <w:noProof/>
                <w:rPrChange w:id="570" w:author="微软用户" w:date="2017-08-18T22:56:00Z">
                  <w:rPr>
                    <w:rStyle w:val="ab"/>
                    <w:rFonts w:hint="eastAsia"/>
                    <w:noProof/>
                  </w:rPr>
                </w:rPrChange>
              </w:rPr>
              <w:delText>类图设计</w:delText>
            </w:r>
            <w:r w:rsidDel="005C6C13">
              <w:rPr>
                <w:noProof/>
                <w:webHidden/>
              </w:rPr>
              <w:tab/>
              <w:delText>18</w:delText>
            </w:r>
          </w:del>
        </w:p>
        <w:p w14:paraId="61E28C58" w14:textId="35A7A5DA" w:rsidR="00BE5E25" w:rsidDel="005C6C13" w:rsidRDefault="00BE5E25">
          <w:pPr>
            <w:pStyle w:val="23"/>
            <w:tabs>
              <w:tab w:val="right" w:leader="dot" w:pos="8302"/>
            </w:tabs>
            <w:rPr>
              <w:del w:id="571" w:author="微软用户" w:date="2017-08-24T15:30:00Z"/>
              <w:noProof/>
            </w:rPr>
          </w:pPr>
          <w:del w:id="572" w:author="微软用户" w:date="2017-08-24T15:30:00Z">
            <w:r w:rsidRPr="008A765C" w:rsidDel="005C6C13">
              <w:rPr>
                <w:noProof/>
                <w:rPrChange w:id="573" w:author="微软用户" w:date="2017-08-18T22:56:00Z">
                  <w:rPr>
                    <w:rStyle w:val="ab"/>
                    <w:noProof/>
                  </w:rPr>
                </w:rPrChange>
              </w:rPr>
              <w:delText xml:space="preserve">4.3 </w:delText>
            </w:r>
            <w:r w:rsidRPr="008A765C" w:rsidDel="005C6C13">
              <w:rPr>
                <w:rFonts w:hint="eastAsia"/>
                <w:noProof/>
                <w:rPrChange w:id="574" w:author="微软用户" w:date="2017-08-18T22:56:00Z">
                  <w:rPr>
                    <w:rStyle w:val="ab"/>
                    <w:rFonts w:hint="eastAsia"/>
                    <w:noProof/>
                  </w:rPr>
                </w:rPrChange>
              </w:rPr>
              <w:delText>关键流程设计</w:delText>
            </w:r>
            <w:r w:rsidDel="005C6C13">
              <w:rPr>
                <w:noProof/>
                <w:webHidden/>
              </w:rPr>
              <w:tab/>
              <w:delText>20</w:delText>
            </w:r>
          </w:del>
        </w:p>
        <w:p w14:paraId="4B2F0713" w14:textId="472004F7" w:rsidR="00BE5E25" w:rsidDel="005C6C13" w:rsidRDefault="00BE5E25">
          <w:pPr>
            <w:pStyle w:val="32"/>
            <w:tabs>
              <w:tab w:val="right" w:leader="dot" w:pos="8302"/>
            </w:tabs>
            <w:rPr>
              <w:del w:id="575" w:author="微软用户" w:date="2017-08-24T15:30:00Z"/>
              <w:noProof/>
            </w:rPr>
          </w:pPr>
          <w:del w:id="576" w:author="微软用户" w:date="2017-08-24T15:30:00Z">
            <w:r w:rsidRPr="008A765C" w:rsidDel="005C6C13">
              <w:rPr>
                <w:noProof/>
                <w:rPrChange w:id="577" w:author="微软用户" w:date="2017-08-18T22:56:00Z">
                  <w:rPr>
                    <w:rStyle w:val="ab"/>
                    <w:noProof/>
                  </w:rPr>
                </w:rPrChange>
              </w:rPr>
              <w:delText xml:space="preserve">4.3.1 </w:delText>
            </w:r>
            <w:r w:rsidRPr="008A765C" w:rsidDel="005C6C13">
              <w:rPr>
                <w:rFonts w:hint="eastAsia"/>
                <w:noProof/>
                <w:rPrChange w:id="578" w:author="微软用户" w:date="2017-08-18T22:56:00Z">
                  <w:rPr>
                    <w:rStyle w:val="ab"/>
                    <w:rFonts w:hint="eastAsia"/>
                    <w:noProof/>
                  </w:rPr>
                </w:rPrChange>
              </w:rPr>
              <w:delText>系统总流程设计</w:delText>
            </w:r>
            <w:r w:rsidDel="005C6C13">
              <w:rPr>
                <w:noProof/>
                <w:webHidden/>
              </w:rPr>
              <w:tab/>
              <w:delText>21</w:delText>
            </w:r>
          </w:del>
        </w:p>
        <w:p w14:paraId="662F4E73" w14:textId="78BDC95C" w:rsidR="00BE5E25" w:rsidDel="005C6C13" w:rsidRDefault="00BE5E25">
          <w:pPr>
            <w:pStyle w:val="32"/>
            <w:tabs>
              <w:tab w:val="right" w:leader="dot" w:pos="8302"/>
            </w:tabs>
            <w:rPr>
              <w:del w:id="579" w:author="微软用户" w:date="2017-08-24T15:30:00Z"/>
              <w:noProof/>
            </w:rPr>
          </w:pPr>
          <w:del w:id="580" w:author="微软用户" w:date="2017-08-24T15:30:00Z">
            <w:r w:rsidRPr="008A765C" w:rsidDel="005C6C13">
              <w:rPr>
                <w:noProof/>
                <w:rPrChange w:id="581" w:author="微软用户" w:date="2017-08-18T22:56:00Z">
                  <w:rPr>
                    <w:rStyle w:val="ab"/>
                    <w:noProof/>
                  </w:rPr>
                </w:rPrChange>
              </w:rPr>
              <w:delText xml:space="preserve">4.3.2 </w:delText>
            </w:r>
            <w:r w:rsidRPr="008A765C" w:rsidDel="005C6C13">
              <w:rPr>
                <w:rFonts w:hint="eastAsia"/>
                <w:noProof/>
                <w:rPrChange w:id="582" w:author="微软用户" w:date="2017-08-18T22:56:00Z">
                  <w:rPr>
                    <w:rStyle w:val="ab"/>
                    <w:rFonts w:hint="eastAsia"/>
                    <w:noProof/>
                  </w:rPr>
                </w:rPrChange>
              </w:rPr>
              <w:delText>持久会话管理流程设计</w:delText>
            </w:r>
            <w:r w:rsidDel="005C6C13">
              <w:rPr>
                <w:noProof/>
                <w:webHidden/>
              </w:rPr>
              <w:tab/>
              <w:delText>22</w:delText>
            </w:r>
          </w:del>
        </w:p>
        <w:p w14:paraId="3FE176DB" w14:textId="3715CAE2" w:rsidR="00BE5E25" w:rsidDel="005C6C13" w:rsidRDefault="00BE5E25">
          <w:pPr>
            <w:pStyle w:val="32"/>
            <w:tabs>
              <w:tab w:val="right" w:leader="dot" w:pos="8302"/>
            </w:tabs>
            <w:rPr>
              <w:del w:id="583" w:author="微软用户" w:date="2017-08-24T15:30:00Z"/>
              <w:noProof/>
            </w:rPr>
          </w:pPr>
          <w:del w:id="584" w:author="微软用户" w:date="2017-08-24T15:30:00Z">
            <w:r w:rsidRPr="008A765C" w:rsidDel="005C6C13">
              <w:rPr>
                <w:noProof/>
                <w:rPrChange w:id="585" w:author="微软用户" w:date="2017-08-18T22:56:00Z">
                  <w:rPr>
                    <w:rStyle w:val="ab"/>
                    <w:noProof/>
                  </w:rPr>
                </w:rPrChange>
              </w:rPr>
              <w:delText xml:space="preserve">4.3.3 </w:delText>
            </w:r>
            <w:r w:rsidRPr="008A765C" w:rsidDel="005C6C13">
              <w:rPr>
                <w:rFonts w:hint="eastAsia"/>
                <w:noProof/>
                <w:rPrChange w:id="586" w:author="微软用户" w:date="2017-08-18T22:56:00Z">
                  <w:rPr>
                    <w:rStyle w:val="ab"/>
                    <w:rFonts w:hint="eastAsia"/>
                    <w:noProof/>
                  </w:rPr>
                </w:rPrChange>
              </w:rPr>
              <w:delText>大文件传输流程设计</w:delText>
            </w:r>
            <w:r w:rsidDel="005C6C13">
              <w:rPr>
                <w:noProof/>
                <w:webHidden/>
              </w:rPr>
              <w:tab/>
              <w:delText>23</w:delText>
            </w:r>
          </w:del>
        </w:p>
        <w:p w14:paraId="47998AAC" w14:textId="54DDE5E4" w:rsidR="00BE5E25" w:rsidDel="005C6C13" w:rsidRDefault="00BE5E25">
          <w:pPr>
            <w:pStyle w:val="32"/>
            <w:tabs>
              <w:tab w:val="right" w:leader="dot" w:pos="8302"/>
            </w:tabs>
            <w:rPr>
              <w:del w:id="587" w:author="微软用户" w:date="2017-08-24T15:30:00Z"/>
              <w:noProof/>
            </w:rPr>
          </w:pPr>
          <w:del w:id="588" w:author="微软用户" w:date="2017-08-24T15:30:00Z">
            <w:r w:rsidRPr="008A765C" w:rsidDel="005C6C13">
              <w:rPr>
                <w:noProof/>
                <w:rPrChange w:id="589" w:author="微软用户" w:date="2017-08-18T22:56:00Z">
                  <w:rPr>
                    <w:rStyle w:val="ab"/>
                    <w:noProof/>
                  </w:rPr>
                </w:rPrChange>
              </w:rPr>
              <w:delText xml:space="preserve">4.3.4 </w:delText>
            </w:r>
            <w:r w:rsidRPr="008A765C" w:rsidDel="005C6C13">
              <w:rPr>
                <w:rFonts w:hint="eastAsia"/>
                <w:noProof/>
                <w:rPrChange w:id="590" w:author="微软用户" w:date="2017-08-18T22:56:00Z">
                  <w:rPr>
                    <w:rStyle w:val="ab"/>
                    <w:rFonts w:hint="eastAsia"/>
                    <w:noProof/>
                  </w:rPr>
                </w:rPrChange>
              </w:rPr>
              <w:delText>本地缓存流程设计</w:delText>
            </w:r>
            <w:r w:rsidDel="005C6C13">
              <w:rPr>
                <w:noProof/>
                <w:webHidden/>
              </w:rPr>
              <w:tab/>
              <w:delText>24</w:delText>
            </w:r>
          </w:del>
        </w:p>
        <w:p w14:paraId="6869BD87" w14:textId="7DD459BB" w:rsidR="00BE5E25" w:rsidDel="005C6C13" w:rsidRDefault="00BE5E25">
          <w:pPr>
            <w:pStyle w:val="32"/>
            <w:tabs>
              <w:tab w:val="right" w:leader="dot" w:pos="8302"/>
            </w:tabs>
            <w:rPr>
              <w:del w:id="591" w:author="微软用户" w:date="2017-08-24T15:30:00Z"/>
              <w:noProof/>
            </w:rPr>
          </w:pPr>
          <w:del w:id="592" w:author="微软用户" w:date="2017-08-24T15:30:00Z">
            <w:r w:rsidRPr="008A765C" w:rsidDel="005C6C13">
              <w:rPr>
                <w:noProof/>
                <w:rPrChange w:id="593" w:author="微软用户" w:date="2017-08-18T22:56:00Z">
                  <w:rPr>
                    <w:rStyle w:val="ab"/>
                    <w:noProof/>
                  </w:rPr>
                </w:rPrChange>
              </w:rPr>
              <w:delText xml:space="preserve">4.3.5 </w:delText>
            </w:r>
            <w:r w:rsidRPr="008A765C" w:rsidDel="005C6C13">
              <w:rPr>
                <w:rFonts w:hint="eastAsia"/>
                <w:noProof/>
                <w:rPrChange w:id="594" w:author="微软用户" w:date="2017-08-18T22:56:00Z">
                  <w:rPr>
                    <w:rStyle w:val="ab"/>
                    <w:rFonts w:hint="eastAsia"/>
                    <w:noProof/>
                  </w:rPr>
                </w:rPrChange>
              </w:rPr>
              <w:delText>多应用适配流程设计</w:delText>
            </w:r>
            <w:r w:rsidDel="005C6C13">
              <w:rPr>
                <w:noProof/>
                <w:webHidden/>
              </w:rPr>
              <w:tab/>
              <w:delText>26</w:delText>
            </w:r>
          </w:del>
        </w:p>
        <w:p w14:paraId="3B98C41A" w14:textId="7D9B2F58" w:rsidR="00BE5E25" w:rsidDel="005C6C13" w:rsidRDefault="00BE5E25">
          <w:pPr>
            <w:pStyle w:val="23"/>
            <w:tabs>
              <w:tab w:val="left" w:pos="1050"/>
              <w:tab w:val="right" w:leader="dot" w:pos="8302"/>
            </w:tabs>
            <w:rPr>
              <w:del w:id="595" w:author="微软用户" w:date="2017-08-24T15:30:00Z"/>
              <w:noProof/>
            </w:rPr>
          </w:pPr>
          <w:del w:id="596" w:author="微软用户" w:date="2017-08-24T15:30:00Z">
            <w:r w:rsidRPr="008A765C" w:rsidDel="005C6C13">
              <w:rPr>
                <w:noProof/>
                <w:rPrChange w:id="597" w:author="微软用户" w:date="2017-08-18T22:56:00Z">
                  <w:rPr>
                    <w:rStyle w:val="ab"/>
                    <w:noProof/>
                  </w:rPr>
                </w:rPrChange>
              </w:rPr>
              <w:delText>4.4</w:delText>
            </w:r>
            <w:r w:rsidDel="005C6C13">
              <w:rPr>
                <w:noProof/>
              </w:rPr>
              <w:tab/>
            </w:r>
            <w:r w:rsidRPr="008A765C" w:rsidDel="005C6C13">
              <w:rPr>
                <w:rFonts w:hint="eastAsia"/>
                <w:noProof/>
                <w:rPrChange w:id="598" w:author="微软用户" w:date="2017-08-18T22:56:00Z">
                  <w:rPr>
                    <w:rStyle w:val="ab"/>
                    <w:rFonts w:hint="eastAsia"/>
                    <w:noProof/>
                  </w:rPr>
                </w:rPrChange>
              </w:rPr>
              <w:delText>数据库设计</w:delText>
            </w:r>
            <w:r w:rsidDel="005C6C13">
              <w:rPr>
                <w:noProof/>
                <w:webHidden/>
              </w:rPr>
              <w:tab/>
              <w:delText>26</w:delText>
            </w:r>
          </w:del>
        </w:p>
        <w:p w14:paraId="6EA7EE09" w14:textId="73A9B827" w:rsidR="00BE5E25" w:rsidDel="005C6C13" w:rsidRDefault="00BE5E25">
          <w:pPr>
            <w:pStyle w:val="23"/>
            <w:tabs>
              <w:tab w:val="left" w:pos="1050"/>
              <w:tab w:val="right" w:leader="dot" w:pos="8302"/>
            </w:tabs>
            <w:rPr>
              <w:del w:id="599" w:author="微软用户" w:date="2017-08-24T15:30:00Z"/>
              <w:noProof/>
            </w:rPr>
          </w:pPr>
          <w:del w:id="600" w:author="微软用户" w:date="2017-08-24T15:30:00Z">
            <w:r w:rsidRPr="008A765C" w:rsidDel="005C6C13">
              <w:rPr>
                <w:noProof/>
                <w:rPrChange w:id="601" w:author="微软用户" w:date="2017-08-18T22:56:00Z">
                  <w:rPr>
                    <w:rStyle w:val="ab"/>
                    <w:noProof/>
                  </w:rPr>
                </w:rPrChange>
              </w:rPr>
              <w:delText>4.5</w:delText>
            </w:r>
            <w:r w:rsidDel="005C6C13">
              <w:rPr>
                <w:noProof/>
              </w:rPr>
              <w:tab/>
            </w:r>
            <w:r w:rsidRPr="008A765C" w:rsidDel="005C6C13">
              <w:rPr>
                <w:rFonts w:hint="eastAsia"/>
                <w:noProof/>
                <w:rPrChange w:id="602" w:author="微软用户" w:date="2017-08-18T22:56:00Z">
                  <w:rPr>
                    <w:rStyle w:val="ab"/>
                    <w:rFonts w:hint="eastAsia"/>
                    <w:noProof/>
                  </w:rPr>
                </w:rPrChange>
              </w:rPr>
              <w:delText>系统优化接口设计</w:delText>
            </w:r>
            <w:r w:rsidDel="005C6C13">
              <w:rPr>
                <w:noProof/>
                <w:webHidden/>
              </w:rPr>
              <w:tab/>
              <w:delText>27</w:delText>
            </w:r>
          </w:del>
        </w:p>
        <w:p w14:paraId="3B63D23F" w14:textId="375CD479" w:rsidR="00BE5E25" w:rsidDel="005C6C13" w:rsidRDefault="00BE5E25">
          <w:pPr>
            <w:pStyle w:val="32"/>
            <w:tabs>
              <w:tab w:val="right" w:leader="dot" w:pos="8302"/>
            </w:tabs>
            <w:rPr>
              <w:del w:id="603" w:author="微软用户" w:date="2017-08-24T15:30:00Z"/>
              <w:noProof/>
            </w:rPr>
          </w:pPr>
          <w:del w:id="604" w:author="微软用户" w:date="2017-08-24T15:30:00Z">
            <w:r w:rsidRPr="008A765C" w:rsidDel="005C6C13">
              <w:rPr>
                <w:noProof/>
                <w:rPrChange w:id="605" w:author="微软用户" w:date="2017-08-18T22:56:00Z">
                  <w:rPr>
                    <w:rStyle w:val="ab"/>
                    <w:noProof/>
                  </w:rPr>
                </w:rPrChange>
              </w:rPr>
              <w:delText xml:space="preserve">4.5.1 </w:delText>
            </w:r>
            <w:r w:rsidRPr="008A765C" w:rsidDel="005C6C13">
              <w:rPr>
                <w:rFonts w:hint="eastAsia"/>
                <w:noProof/>
                <w:rPrChange w:id="606" w:author="微软用户" w:date="2017-08-18T22:56:00Z">
                  <w:rPr>
                    <w:rStyle w:val="ab"/>
                    <w:rFonts w:hint="eastAsia"/>
                    <w:noProof/>
                  </w:rPr>
                </w:rPrChange>
              </w:rPr>
              <w:delText>持久会话管理接口设计</w:delText>
            </w:r>
            <w:r w:rsidDel="005C6C13">
              <w:rPr>
                <w:noProof/>
                <w:webHidden/>
              </w:rPr>
              <w:tab/>
              <w:delText>28</w:delText>
            </w:r>
          </w:del>
        </w:p>
        <w:p w14:paraId="7F8581D7" w14:textId="43F04CD7" w:rsidR="00BE5E25" w:rsidDel="005C6C13" w:rsidRDefault="00BE5E25">
          <w:pPr>
            <w:pStyle w:val="32"/>
            <w:tabs>
              <w:tab w:val="right" w:leader="dot" w:pos="8302"/>
            </w:tabs>
            <w:rPr>
              <w:del w:id="607" w:author="微软用户" w:date="2017-08-24T15:30:00Z"/>
              <w:noProof/>
            </w:rPr>
          </w:pPr>
          <w:del w:id="608" w:author="微软用户" w:date="2017-08-24T15:30:00Z">
            <w:r w:rsidRPr="008A765C" w:rsidDel="005C6C13">
              <w:rPr>
                <w:noProof/>
                <w:rPrChange w:id="609" w:author="微软用户" w:date="2017-08-18T22:56:00Z">
                  <w:rPr>
                    <w:rStyle w:val="ab"/>
                    <w:noProof/>
                  </w:rPr>
                </w:rPrChange>
              </w:rPr>
              <w:delText xml:space="preserve">4.5.1 </w:delText>
            </w:r>
            <w:r w:rsidRPr="008A765C" w:rsidDel="005C6C13">
              <w:rPr>
                <w:rFonts w:hint="eastAsia"/>
                <w:noProof/>
                <w:rPrChange w:id="610" w:author="微软用户" w:date="2017-08-18T22:56:00Z">
                  <w:rPr>
                    <w:rStyle w:val="ab"/>
                    <w:rFonts w:hint="eastAsia"/>
                    <w:noProof/>
                  </w:rPr>
                </w:rPrChange>
              </w:rPr>
              <w:delText>大文件上传接口设计</w:delText>
            </w:r>
            <w:r w:rsidDel="005C6C13">
              <w:rPr>
                <w:noProof/>
                <w:webHidden/>
              </w:rPr>
              <w:tab/>
              <w:delText>29</w:delText>
            </w:r>
          </w:del>
        </w:p>
        <w:p w14:paraId="3FD315D5" w14:textId="5693964D" w:rsidR="00BE5E25" w:rsidDel="005C6C13" w:rsidRDefault="00BE5E25">
          <w:pPr>
            <w:pStyle w:val="32"/>
            <w:tabs>
              <w:tab w:val="right" w:leader="dot" w:pos="8302"/>
            </w:tabs>
            <w:rPr>
              <w:del w:id="611" w:author="微软用户" w:date="2017-08-24T15:30:00Z"/>
              <w:noProof/>
            </w:rPr>
          </w:pPr>
          <w:del w:id="612" w:author="微软用户" w:date="2017-08-24T15:30:00Z">
            <w:r w:rsidRPr="008A765C" w:rsidDel="005C6C13">
              <w:rPr>
                <w:noProof/>
                <w:rPrChange w:id="613" w:author="微软用户" w:date="2017-08-18T22:56:00Z">
                  <w:rPr>
                    <w:rStyle w:val="ab"/>
                    <w:noProof/>
                  </w:rPr>
                </w:rPrChange>
              </w:rPr>
              <w:delText xml:space="preserve">4.5.1 </w:delText>
            </w:r>
            <w:r w:rsidRPr="008A765C" w:rsidDel="005C6C13">
              <w:rPr>
                <w:rFonts w:hint="eastAsia"/>
                <w:noProof/>
                <w:rPrChange w:id="614" w:author="微软用户" w:date="2017-08-18T22:56:00Z">
                  <w:rPr>
                    <w:rStyle w:val="ab"/>
                    <w:rFonts w:hint="eastAsia"/>
                    <w:noProof/>
                  </w:rPr>
                </w:rPrChange>
              </w:rPr>
              <w:delText>本地缓存接口设计</w:delText>
            </w:r>
            <w:r w:rsidDel="005C6C13">
              <w:rPr>
                <w:noProof/>
                <w:webHidden/>
              </w:rPr>
              <w:tab/>
              <w:delText>31</w:delText>
            </w:r>
          </w:del>
        </w:p>
        <w:p w14:paraId="1FF9689E" w14:textId="13906237" w:rsidR="00BE5E25" w:rsidDel="005C6C13" w:rsidRDefault="00BE5E25">
          <w:pPr>
            <w:pStyle w:val="32"/>
            <w:tabs>
              <w:tab w:val="right" w:leader="dot" w:pos="8302"/>
            </w:tabs>
            <w:rPr>
              <w:del w:id="615" w:author="微软用户" w:date="2017-08-24T15:30:00Z"/>
              <w:noProof/>
            </w:rPr>
          </w:pPr>
          <w:del w:id="616" w:author="微软用户" w:date="2017-08-24T15:30:00Z">
            <w:r w:rsidRPr="008A765C" w:rsidDel="005C6C13">
              <w:rPr>
                <w:noProof/>
                <w:rPrChange w:id="617" w:author="微软用户" w:date="2017-08-18T22:56:00Z">
                  <w:rPr>
                    <w:rStyle w:val="ab"/>
                    <w:noProof/>
                  </w:rPr>
                </w:rPrChange>
              </w:rPr>
              <w:delText xml:space="preserve">4.5.1 </w:delText>
            </w:r>
            <w:r w:rsidRPr="008A765C" w:rsidDel="005C6C13">
              <w:rPr>
                <w:rFonts w:hint="eastAsia"/>
                <w:noProof/>
                <w:rPrChange w:id="618" w:author="微软用户" w:date="2017-08-18T22:56:00Z">
                  <w:rPr>
                    <w:rStyle w:val="ab"/>
                    <w:rFonts w:hint="eastAsia"/>
                    <w:noProof/>
                  </w:rPr>
                </w:rPrChange>
              </w:rPr>
              <w:delText>多应用适配接口设计</w:delText>
            </w:r>
            <w:r w:rsidDel="005C6C13">
              <w:rPr>
                <w:noProof/>
                <w:webHidden/>
              </w:rPr>
              <w:tab/>
              <w:delText>32</w:delText>
            </w:r>
          </w:del>
        </w:p>
        <w:p w14:paraId="3E2F3FE1" w14:textId="3FD7BB16" w:rsidR="00BE5E25" w:rsidDel="005C6C13" w:rsidRDefault="00BE5E25">
          <w:pPr>
            <w:pStyle w:val="10"/>
            <w:rPr>
              <w:del w:id="619" w:author="微软用户" w:date="2017-08-24T15:30:00Z"/>
              <w:noProof/>
            </w:rPr>
          </w:pPr>
          <w:del w:id="620" w:author="微软用户" w:date="2017-08-24T15:30:00Z">
            <w:r w:rsidRPr="008A765C" w:rsidDel="005C6C13">
              <w:rPr>
                <w:rFonts w:hint="eastAsia"/>
                <w:noProof/>
                <w:rPrChange w:id="621" w:author="微软用户" w:date="2017-08-18T22:56:00Z">
                  <w:rPr>
                    <w:rStyle w:val="ab"/>
                    <w:rFonts w:ascii="Times New Roman" w:hAnsi="Times New Roman" w:cs="Times New Roman" w:hint="eastAsia"/>
                    <w:noProof/>
                  </w:rPr>
                </w:rPrChange>
              </w:rPr>
              <w:delText>第五章</w:delText>
            </w:r>
            <w:r w:rsidRPr="008A765C" w:rsidDel="005C6C13">
              <w:rPr>
                <w:noProof/>
                <w:rPrChange w:id="622"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623" w:author="微软用户" w:date="2017-08-18T22:56:00Z">
                  <w:rPr>
                    <w:rStyle w:val="ab"/>
                    <w:rFonts w:ascii="Times New Roman" w:hAnsi="Times New Roman" w:cs="Times New Roman" w:hint="eastAsia"/>
                    <w:noProof/>
                  </w:rPr>
                </w:rPrChange>
              </w:rPr>
              <w:delText>云备份中间件系统优化实现</w:delText>
            </w:r>
            <w:r w:rsidDel="005C6C13">
              <w:rPr>
                <w:noProof/>
                <w:webHidden/>
              </w:rPr>
              <w:tab/>
              <w:delText>33</w:delText>
            </w:r>
          </w:del>
        </w:p>
        <w:p w14:paraId="35B26358" w14:textId="4ED0892C" w:rsidR="00BE5E25" w:rsidDel="005C6C13" w:rsidRDefault="00BE5E25">
          <w:pPr>
            <w:pStyle w:val="23"/>
            <w:tabs>
              <w:tab w:val="right" w:leader="dot" w:pos="8302"/>
            </w:tabs>
            <w:rPr>
              <w:del w:id="624" w:author="微软用户" w:date="2017-08-24T15:30:00Z"/>
              <w:noProof/>
            </w:rPr>
          </w:pPr>
          <w:del w:id="625" w:author="微软用户" w:date="2017-08-24T15:30:00Z">
            <w:r w:rsidRPr="008A765C" w:rsidDel="005C6C13">
              <w:rPr>
                <w:noProof/>
                <w:rPrChange w:id="626" w:author="微软用户" w:date="2017-08-18T22:56:00Z">
                  <w:rPr>
                    <w:rStyle w:val="ab"/>
                    <w:noProof/>
                  </w:rPr>
                </w:rPrChange>
              </w:rPr>
              <w:delText xml:space="preserve">5.1 </w:delText>
            </w:r>
            <w:r w:rsidRPr="008A765C" w:rsidDel="005C6C13">
              <w:rPr>
                <w:rFonts w:hint="eastAsia"/>
                <w:noProof/>
                <w:rPrChange w:id="627" w:author="微软用户" w:date="2017-08-18T22:56:00Z">
                  <w:rPr>
                    <w:rStyle w:val="ab"/>
                    <w:rFonts w:hint="eastAsia"/>
                    <w:noProof/>
                  </w:rPr>
                </w:rPrChange>
              </w:rPr>
              <w:delText>开发环境</w:delText>
            </w:r>
            <w:r w:rsidDel="005C6C13">
              <w:rPr>
                <w:noProof/>
                <w:webHidden/>
              </w:rPr>
              <w:tab/>
              <w:delText>33</w:delText>
            </w:r>
          </w:del>
        </w:p>
        <w:p w14:paraId="179A012F" w14:textId="6261A4F1" w:rsidR="00BE5E25" w:rsidDel="005C6C13" w:rsidRDefault="00BE5E25">
          <w:pPr>
            <w:pStyle w:val="23"/>
            <w:tabs>
              <w:tab w:val="right" w:leader="dot" w:pos="8302"/>
            </w:tabs>
            <w:rPr>
              <w:del w:id="628" w:author="微软用户" w:date="2017-08-24T15:30:00Z"/>
              <w:noProof/>
            </w:rPr>
          </w:pPr>
          <w:del w:id="629" w:author="微软用户" w:date="2017-08-24T15:30:00Z">
            <w:r w:rsidRPr="008A765C" w:rsidDel="005C6C13">
              <w:rPr>
                <w:noProof/>
                <w:rPrChange w:id="630" w:author="微软用户" w:date="2017-08-18T22:56:00Z">
                  <w:rPr>
                    <w:rStyle w:val="ab"/>
                    <w:noProof/>
                  </w:rPr>
                </w:rPrChange>
              </w:rPr>
              <w:delText xml:space="preserve">5.2 </w:delText>
            </w:r>
            <w:r w:rsidRPr="008A765C" w:rsidDel="005C6C13">
              <w:rPr>
                <w:rFonts w:hint="eastAsia"/>
                <w:noProof/>
                <w:rPrChange w:id="631" w:author="微软用户" w:date="2017-08-18T22:56:00Z">
                  <w:rPr>
                    <w:rStyle w:val="ab"/>
                    <w:rFonts w:hint="eastAsia"/>
                    <w:noProof/>
                  </w:rPr>
                </w:rPrChange>
              </w:rPr>
              <w:delText>关键技术</w:delText>
            </w:r>
            <w:r w:rsidDel="005C6C13">
              <w:rPr>
                <w:noProof/>
                <w:webHidden/>
              </w:rPr>
              <w:tab/>
              <w:delText>33</w:delText>
            </w:r>
          </w:del>
        </w:p>
        <w:p w14:paraId="0A2C363A" w14:textId="67E82C8C" w:rsidR="00BE5E25" w:rsidDel="005C6C13" w:rsidRDefault="00BE5E25">
          <w:pPr>
            <w:pStyle w:val="32"/>
            <w:tabs>
              <w:tab w:val="right" w:leader="dot" w:pos="8302"/>
            </w:tabs>
            <w:rPr>
              <w:del w:id="632" w:author="微软用户" w:date="2017-08-24T15:30:00Z"/>
              <w:noProof/>
            </w:rPr>
          </w:pPr>
          <w:del w:id="633" w:author="微软用户" w:date="2017-08-24T15:30:00Z">
            <w:r w:rsidRPr="008A765C" w:rsidDel="005C6C13">
              <w:rPr>
                <w:noProof/>
                <w:rPrChange w:id="634" w:author="微软用户" w:date="2017-08-18T22:56:00Z">
                  <w:rPr>
                    <w:rStyle w:val="ab"/>
                    <w:noProof/>
                  </w:rPr>
                </w:rPrChange>
              </w:rPr>
              <w:delText>5.2.1</w:delText>
            </w:r>
            <w:r w:rsidRPr="008A765C" w:rsidDel="005C6C13">
              <w:rPr>
                <w:rFonts w:hint="eastAsia"/>
                <w:noProof/>
                <w:rPrChange w:id="635" w:author="微软用户" w:date="2017-08-18T22:56:00Z">
                  <w:rPr>
                    <w:rStyle w:val="ab"/>
                    <w:rFonts w:hint="eastAsia"/>
                    <w:noProof/>
                  </w:rPr>
                </w:rPrChange>
              </w:rPr>
              <w:delText>加密方式</w:delText>
            </w:r>
            <w:r w:rsidDel="005C6C13">
              <w:rPr>
                <w:noProof/>
                <w:webHidden/>
              </w:rPr>
              <w:tab/>
              <w:delText>33</w:delText>
            </w:r>
          </w:del>
        </w:p>
        <w:p w14:paraId="5D2913DA" w14:textId="3FCEE86B" w:rsidR="00BE5E25" w:rsidDel="005C6C13" w:rsidRDefault="00BE5E25">
          <w:pPr>
            <w:pStyle w:val="32"/>
            <w:tabs>
              <w:tab w:val="right" w:leader="dot" w:pos="8302"/>
            </w:tabs>
            <w:rPr>
              <w:del w:id="636" w:author="微软用户" w:date="2017-08-24T15:30:00Z"/>
              <w:noProof/>
            </w:rPr>
          </w:pPr>
          <w:del w:id="637" w:author="微软用户" w:date="2017-08-24T15:30:00Z">
            <w:r w:rsidRPr="008A765C" w:rsidDel="005C6C13">
              <w:rPr>
                <w:noProof/>
                <w:rPrChange w:id="638" w:author="微软用户" w:date="2017-08-18T22:56:00Z">
                  <w:rPr>
                    <w:rStyle w:val="ab"/>
                    <w:noProof/>
                  </w:rPr>
                </w:rPrChange>
              </w:rPr>
              <w:delText>5.2.2</w:delText>
            </w:r>
            <w:r w:rsidRPr="008A765C" w:rsidDel="005C6C13">
              <w:rPr>
                <w:rFonts w:hint="eastAsia"/>
                <w:noProof/>
                <w:rPrChange w:id="639" w:author="微软用户" w:date="2017-08-18T22:56:00Z">
                  <w:rPr>
                    <w:rStyle w:val="ab"/>
                    <w:rFonts w:hint="eastAsia"/>
                    <w:noProof/>
                  </w:rPr>
                </w:rPrChange>
              </w:rPr>
              <w:delText>中间件授权代理</w:delText>
            </w:r>
            <w:r w:rsidDel="005C6C13">
              <w:rPr>
                <w:noProof/>
                <w:webHidden/>
              </w:rPr>
              <w:tab/>
              <w:delText>34</w:delText>
            </w:r>
          </w:del>
        </w:p>
        <w:p w14:paraId="0BEB88A9" w14:textId="27A7C0ED" w:rsidR="00BE5E25" w:rsidDel="005C6C13" w:rsidRDefault="00BE5E25">
          <w:pPr>
            <w:pStyle w:val="32"/>
            <w:tabs>
              <w:tab w:val="right" w:leader="dot" w:pos="8302"/>
            </w:tabs>
            <w:rPr>
              <w:del w:id="640" w:author="微软用户" w:date="2017-08-24T15:30:00Z"/>
              <w:noProof/>
            </w:rPr>
          </w:pPr>
          <w:del w:id="641" w:author="微软用户" w:date="2017-08-24T15:30:00Z">
            <w:r w:rsidRPr="008A765C" w:rsidDel="005C6C13">
              <w:rPr>
                <w:noProof/>
                <w:rPrChange w:id="642" w:author="微软用户" w:date="2017-08-18T22:56:00Z">
                  <w:rPr>
                    <w:rStyle w:val="ab"/>
                    <w:noProof/>
                  </w:rPr>
                </w:rPrChange>
              </w:rPr>
              <w:delText>5.2.3</w:delText>
            </w:r>
            <w:r w:rsidRPr="008A765C" w:rsidDel="005C6C13">
              <w:rPr>
                <w:rFonts w:hint="eastAsia"/>
                <w:noProof/>
                <w:rPrChange w:id="643" w:author="微软用户" w:date="2017-08-18T22:56:00Z">
                  <w:rPr>
                    <w:rStyle w:val="ab"/>
                    <w:rFonts w:hint="eastAsia"/>
                    <w:noProof/>
                  </w:rPr>
                </w:rPrChange>
              </w:rPr>
              <w:delText>大文件上传</w:delText>
            </w:r>
            <w:r w:rsidDel="005C6C13">
              <w:rPr>
                <w:noProof/>
                <w:webHidden/>
              </w:rPr>
              <w:tab/>
              <w:delText>35</w:delText>
            </w:r>
          </w:del>
        </w:p>
        <w:p w14:paraId="65E67589" w14:textId="5ED7ACDD" w:rsidR="00BE5E25" w:rsidDel="005C6C13" w:rsidRDefault="00BE5E25">
          <w:pPr>
            <w:pStyle w:val="32"/>
            <w:tabs>
              <w:tab w:val="right" w:leader="dot" w:pos="8302"/>
            </w:tabs>
            <w:rPr>
              <w:del w:id="644" w:author="微软用户" w:date="2017-08-24T15:30:00Z"/>
              <w:noProof/>
            </w:rPr>
          </w:pPr>
          <w:del w:id="645" w:author="微软用户" w:date="2017-08-24T15:30:00Z">
            <w:r w:rsidRPr="008A765C" w:rsidDel="005C6C13">
              <w:rPr>
                <w:noProof/>
                <w:rPrChange w:id="646" w:author="微软用户" w:date="2017-08-18T22:56:00Z">
                  <w:rPr>
                    <w:rStyle w:val="ab"/>
                    <w:noProof/>
                  </w:rPr>
                </w:rPrChange>
              </w:rPr>
              <w:delText>5.2.4</w:delText>
            </w:r>
            <w:r w:rsidRPr="008A765C" w:rsidDel="005C6C13">
              <w:rPr>
                <w:rFonts w:hint="eastAsia"/>
                <w:noProof/>
                <w:rPrChange w:id="647" w:author="微软用户" w:date="2017-08-18T22:56:00Z">
                  <w:rPr>
                    <w:rStyle w:val="ab"/>
                    <w:rFonts w:hint="eastAsia"/>
                    <w:noProof/>
                  </w:rPr>
                </w:rPrChange>
              </w:rPr>
              <w:delText>本地缓存</w:delText>
            </w:r>
            <w:r w:rsidDel="005C6C13">
              <w:rPr>
                <w:noProof/>
                <w:webHidden/>
              </w:rPr>
              <w:tab/>
              <w:delText>36</w:delText>
            </w:r>
          </w:del>
        </w:p>
        <w:p w14:paraId="5538072C" w14:textId="553852D0" w:rsidR="00BE5E25" w:rsidDel="005C6C13" w:rsidRDefault="00BE5E25">
          <w:pPr>
            <w:pStyle w:val="32"/>
            <w:tabs>
              <w:tab w:val="right" w:leader="dot" w:pos="8302"/>
            </w:tabs>
            <w:rPr>
              <w:del w:id="648" w:author="微软用户" w:date="2017-08-24T15:30:00Z"/>
              <w:noProof/>
            </w:rPr>
          </w:pPr>
          <w:del w:id="649" w:author="微软用户" w:date="2017-08-24T15:30:00Z">
            <w:r w:rsidRPr="008A765C" w:rsidDel="005C6C13">
              <w:rPr>
                <w:noProof/>
                <w:rPrChange w:id="650" w:author="微软用户" w:date="2017-08-18T22:56:00Z">
                  <w:rPr>
                    <w:rStyle w:val="ab"/>
                    <w:noProof/>
                  </w:rPr>
                </w:rPrChange>
              </w:rPr>
              <w:delText>5.2.5 LRU</w:delText>
            </w:r>
            <w:r w:rsidRPr="008A765C" w:rsidDel="005C6C13">
              <w:rPr>
                <w:rFonts w:hint="eastAsia"/>
                <w:noProof/>
                <w:rPrChange w:id="651" w:author="微软用户" w:date="2017-08-18T22:56:00Z">
                  <w:rPr>
                    <w:rStyle w:val="ab"/>
                    <w:rFonts w:hint="eastAsia"/>
                    <w:noProof/>
                  </w:rPr>
                </w:rPrChange>
              </w:rPr>
              <w:delText>替换策略</w:delText>
            </w:r>
            <w:r w:rsidDel="005C6C13">
              <w:rPr>
                <w:noProof/>
                <w:webHidden/>
              </w:rPr>
              <w:tab/>
              <w:delText>37</w:delText>
            </w:r>
          </w:del>
        </w:p>
        <w:p w14:paraId="61780D3B" w14:textId="5581A20F" w:rsidR="00BE5E25" w:rsidDel="005C6C13" w:rsidRDefault="00BE5E25">
          <w:pPr>
            <w:pStyle w:val="32"/>
            <w:tabs>
              <w:tab w:val="right" w:leader="dot" w:pos="8302"/>
            </w:tabs>
            <w:rPr>
              <w:del w:id="652" w:author="微软用户" w:date="2017-08-24T15:30:00Z"/>
              <w:noProof/>
            </w:rPr>
          </w:pPr>
          <w:del w:id="653" w:author="微软用户" w:date="2017-08-24T15:30:00Z">
            <w:r w:rsidRPr="008A765C" w:rsidDel="005C6C13">
              <w:rPr>
                <w:noProof/>
                <w:rPrChange w:id="654" w:author="微软用户" w:date="2017-08-18T22:56:00Z">
                  <w:rPr>
                    <w:rStyle w:val="ab"/>
                    <w:noProof/>
                  </w:rPr>
                </w:rPrChange>
              </w:rPr>
              <w:delText>5.2.6 Firefox</w:delText>
            </w:r>
            <w:r w:rsidRPr="008A765C" w:rsidDel="005C6C13">
              <w:rPr>
                <w:rFonts w:hint="eastAsia"/>
                <w:noProof/>
                <w:rPrChange w:id="655" w:author="微软用户" w:date="2017-08-18T22:56:00Z">
                  <w:rPr>
                    <w:rStyle w:val="ab"/>
                    <w:rFonts w:hint="eastAsia"/>
                    <w:noProof/>
                  </w:rPr>
                </w:rPrChange>
              </w:rPr>
              <w:delText>扩展</w:delText>
            </w:r>
            <w:r w:rsidDel="005C6C13">
              <w:rPr>
                <w:noProof/>
                <w:webHidden/>
              </w:rPr>
              <w:tab/>
              <w:delText>38</w:delText>
            </w:r>
          </w:del>
        </w:p>
        <w:p w14:paraId="55A08000" w14:textId="3138C561" w:rsidR="00BE5E25" w:rsidDel="005C6C13" w:rsidRDefault="00BE5E25">
          <w:pPr>
            <w:pStyle w:val="32"/>
            <w:tabs>
              <w:tab w:val="right" w:leader="dot" w:pos="8302"/>
            </w:tabs>
            <w:rPr>
              <w:del w:id="656" w:author="微软用户" w:date="2017-08-24T15:30:00Z"/>
              <w:noProof/>
            </w:rPr>
          </w:pPr>
          <w:del w:id="657" w:author="微软用户" w:date="2017-08-24T15:30:00Z">
            <w:r w:rsidRPr="008A765C" w:rsidDel="005C6C13">
              <w:rPr>
                <w:noProof/>
                <w:rPrChange w:id="658" w:author="微软用户" w:date="2017-08-18T22:56:00Z">
                  <w:rPr>
                    <w:rStyle w:val="ab"/>
                    <w:noProof/>
                  </w:rPr>
                </w:rPrChange>
              </w:rPr>
              <w:delText>5.2.7 Java SDK</w:delText>
            </w:r>
            <w:r w:rsidDel="005C6C13">
              <w:rPr>
                <w:noProof/>
                <w:webHidden/>
              </w:rPr>
              <w:tab/>
              <w:delText>41</w:delText>
            </w:r>
          </w:del>
        </w:p>
        <w:p w14:paraId="095B6B9A" w14:textId="74BB3856" w:rsidR="00BE5E25" w:rsidDel="005C6C13" w:rsidRDefault="00BE5E25">
          <w:pPr>
            <w:pStyle w:val="10"/>
            <w:rPr>
              <w:del w:id="659" w:author="微软用户" w:date="2017-08-24T15:30:00Z"/>
              <w:noProof/>
            </w:rPr>
          </w:pPr>
          <w:del w:id="660" w:author="微软用户" w:date="2017-08-24T15:30:00Z">
            <w:r w:rsidRPr="008A765C" w:rsidDel="005C6C13">
              <w:rPr>
                <w:rFonts w:hint="eastAsia"/>
                <w:noProof/>
                <w:rPrChange w:id="661" w:author="微软用户" w:date="2017-08-18T22:56:00Z">
                  <w:rPr>
                    <w:rStyle w:val="ab"/>
                    <w:rFonts w:ascii="Times New Roman" w:hAnsi="Times New Roman" w:cs="Times New Roman" w:hint="eastAsia"/>
                    <w:noProof/>
                  </w:rPr>
                </w:rPrChange>
              </w:rPr>
              <w:delText>第六章</w:delText>
            </w:r>
            <w:r w:rsidRPr="008A765C" w:rsidDel="005C6C13">
              <w:rPr>
                <w:noProof/>
                <w:rPrChange w:id="662"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663" w:author="微软用户" w:date="2017-08-18T22:56:00Z">
                  <w:rPr>
                    <w:rStyle w:val="ab"/>
                    <w:rFonts w:ascii="Times New Roman" w:hAnsi="Times New Roman" w:cs="Times New Roman" w:hint="eastAsia"/>
                    <w:noProof/>
                  </w:rPr>
                </w:rPrChange>
              </w:rPr>
              <w:delText>云备份中间件系统优化测试分析</w:delText>
            </w:r>
            <w:r w:rsidDel="005C6C13">
              <w:rPr>
                <w:noProof/>
                <w:webHidden/>
              </w:rPr>
              <w:tab/>
              <w:delText>44</w:delText>
            </w:r>
          </w:del>
        </w:p>
        <w:p w14:paraId="133BA021" w14:textId="647E410D" w:rsidR="00BE5E25" w:rsidDel="005C6C13" w:rsidRDefault="00BE5E25">
          <w:pPr>
            <w:pStyle w:val="23"/>
            <w:tabs>
              <w:tab w:val="right" w:leader="dot" w:pos="8302"/>
            </w:tabs>
            <w:rPr>
              <w:del w:id="664" w:author="微软用户" w:date="2017-08-24T15:30:00Z"/>
              <w:noProof/>
            </w:rPr>
          </w:pPr>
          <w:del w:id="665" w:author="微软用户" w:date="2017-08-24T15:30:00Z">
            <w:r w:rsidRPr="008A765C" w:rsidDel="005C6C13">
              <w:rPr>
                <w:noProof/>
                <w:rPrChange w:id="666" w:author="微软用户" w:date="2017-08-18T22:56:00Z">
                  <w:rPr>
                    <w:rStyle w:val="ab"/>
                    <w:noProof/>
                  </w:rPr>
                </w:rPrChange>
              </w:rPr>
              <w:delText xml:space="preserve">6.1 </w:delText>
            </w:r>
            <w:r w:rsidRPr="008A765C" w:rsidDel="005C6C13">
              <w:rPr>
                <w:rFonts w:hint="eastAsia"/>
                <w:noProof/>
                <w:rPrChange w:id="667" w:author="微软用户" w:date="2017-08-18T22:56:00Z">
                  <w:rPr>
                    <w:rStyle w:val="ab"/>
                    <w:rFonts w:hint="eastAsia"/>
                    <w:noProof/>
                  </w:rPr>
                </w:rPrChange>
              </w:rPr>
              <w:delText>测试环境部署</w:delText>
            </w:r>
            <w:r w:rsidDel="005C6C13">
              <w:rPr>
                <w:noProof/>
                <w:webHidden/>
              </w:rPr>
              <w:tab/>
              <w:delText>44</w:delText>
            </w:r>
          </w:del>
        </w:p>
        <w:p w14:paraId="717AD9C4" w14:textId="5CE79F98" w:rsidR="00BE5E25" w:rsidDel="005C6C13" w:rsidRDefault="00BE5E25">
          <w:pPr>
            <w:pStyle w:val="23"/>
            <w:tabs>
              <w:tab w:val="right" w:leader="dot" w:pos="8302"/>
            </w:tabs>
            <w:rPr>
              <w:del w:id="668" w:author="微软用户" w:date="2017-08-24T15:30:00Z"/>
              <w:noProof/>
            </w:rPr>
          </w:pPr>
          <w:del w:id="669" w:author="微软用户" w:date="2017-08-24T15:30:00Z">
            <w:r w:rsidRPr="008A765C" w:rsidDel="005C6C13">
              <w:rPr>
                <w:noProof/>
                <w:rPrChange w:id="670" w:author="微软用户" w:date="2017-08-18T22:56:00Z">
                  <w:rPr>
                    <w:rStyle w:val="ab"/>
                    <w:noProof/>
                  </w:rPr>
                </w:rPrChange>
              </w:rPr>
              <w:delText xml:space="preserve">6.2 </w:delText>
            </w:r>
            <w:r w:rsidRPr="008A765C" w:rsidDel="005C6C13">
              <w:rPr>
                <w:rFonts w:hint="eastAsia"/>
                <w:noProof/>
                <w:rPrChange w:id="671" w:author="微软用户" w:date="2017-08-18T22:56:00Z">
                  <w:rPr>
                    <w:rStyle w:val="ab"/>
                    <w:rFonts w:hint="eastAsia"/>
                    <w:noProof/>
                  </w:rPr>
                </w:rPrChange>
              </w:rPr>
              <w:delText>测试目标</w:delText>
            </w:r>
            <w:r w:rsidDel="005C6C13">
              <w:rPr>
                <w:noProof/>
                <w:webHidden/>
              </w:rPr>
              <w:tab/>
              <w:delText>44</w:delText>
            </w:r>
          </w:del>
        </w:p>
        <w:p w14:paraId="110134DC" w14:textId="71414E78" w:rsidR="00BE5E25" w:rsidDel="005C6C13" w:rsidRDefault="00BE5E25">
          <w:pPr>
            <w:pStyle w:val="23"/>
            <w:tabs>
              <w:tab w:val="right" w:leader="dot" w:pos="8302"/>
            </w:tabs>
            <w:rPr>
              <w:del w:id="672" w:author="微软用户" w:date="2017-08-24T15:30:00Z"/>
              <w:noProof/>
            </w:rPr>
          </w:pPr>
          <w:del w:id="673" w:author="微软用户" w:date="2017-08-24T15:30:00Z">
            <w:r w:rsidRPr="008A765C" w:rsidDel="005C6C13">
              <w:rPr>
                <w:noProof/>
                <w:rPrChange w:id="674" w:author="微软用户" w:date="2017-08-18T22:56:00Z">
                  <w:rPr>
                    <w:rStyle w:val="ab"/>
                    <w:noProof/>
                  </w:rPr>
                </w:rPrChange>
              </w:rPr>
              <w:delText xml:space="preserve">6.3 </w:delText>
            </w:r>
            <w:r w:rsidRPr="008A765C" w:rsidDel="005C6C13">
              <w:rPr>
                <w:rFonts w:hint="eastAsia"/>
                <w:noProof/>
                <w:rPrChange w:id="675" w:author="微软用户" w:date="2017-08-18T22:56:00Z">
                  <w:rPr>
                    <w:rStyle w:val="ab"/>
                    <w:rFonts w:hint="eastAsia"/>
                    <w:noProof/>
                  </w:rPr>
                </w:rPrChange>
              </w:rPr>
              <w:delText>功能测试</w:delText>
            </w:r>
            <w:r w:rsidDel="005C6C13">
              <w:rPr>
                <w:noProof/>
                <w:webHidden/>
              </w:rPr>
              <w:tab/>
              <w:delText>45</w:delText>
            </w:r>
          </w:del>
        </w:p>
        <w:p w14:paraId="76558AC0" w14:textId="44EB09CB" w:rsidR="00BE5E25" w:rsidDel="005C6C13" w:rsidRDefault="00BE5E25">
          <w:pPr>
            <w:pStyle w:val="32"/>
            <w:tabs>
              <w:tab w:val="right" w:leader="dot" w:pos="8302"/>
            </w:tabs>
            <w:rPr>
              <w:del w:id="676" w:author="微软用户" w:date="2017-08-24T15:30:00Z"/>
              <w:noProof/>
            </w:rPr>
          </w:pPr>
          <w:del w:id="677" w:author="微软用户" w:date="2017-08-24T15:30:00Z">
            <w:r w:rsidRPr="008A765C" w:rsidDel="005C6C13">
              <w:rPr>
                <w:noProof/>
                <w:rPrChange w:id="678" w:author="微软用户" w:date="2017-08-18T22:56:00Z">
                  <w:rPr>
                    <w:rStyle w:val="ab"/>
                    <w:noProof/>
                  </w:rPr>
                </w:rPrChange>
              </w:rPr>
              <w:delText xml:space="preserve">6.3.1 </w:delText>
            </w:r>
            <w:r w:rsidRPr="008A765C" w:rsidDel="005C6C13">
              <w:rPr>
                <w:rFonts w:hint="eastAsia"/>
                <w:noProof/>
                <w:rPrChange w:id="679" w:author="微软用户" w:date="2017-08-18T22:56:00Z">
                  <w:rPr>
                    <w:rStyle w:val="ab"/>
                    <w:rFonts w:hint="eastAsia"/>
                    <w:noProof/>
                  </w:rPr>
                </w:rPrChange>
              </w:rPr>
              <w:delText>持久会话管理功能测试</w:delText>
            </w:r>
            <w:r w:rsidDel="005C6C13">
              <w:rPr>
                <w:noProof/>
                <w:webHidden/>
              </w:rPr>
              <w:tab/>
              <w:delText>45</w:delText>
            </w:r>
          </w:del>
        </w:p>
        <w:p w14:paraId="4AB8D5BF" w14:textId="5F0C87DD" w:rsidR="00BE5E25" w:rsidDel="005C6C13" w:rsidRDefault="00BE5E25">
          <w:pPr>
            <w:pStyle w:val="32"/>
            <w:tabs>
              <w:tab w:val="right" w:leader="dot" w:pos="8302"/>
            </w:tabs>
            <w:rPr>
              <w:del w:id="680" w:author="微软用户" w:date="2017-08-24T15:30:00Z"/>
              <w:noProof/>
            </w:rPr>
          </w:pPr>
          <w:del w:id="681" w:author="微软用户" w:date="2017-08-24T15:30:00Z">
            <w:r w:rsidRPr="008A765C" w:rsidDel="005C6C13">
              <w:rPr>
                <w:noProof/>
                <w:rPrChange w:id="682" w:author="微软用户" w:date="2017-08-18T22:56:00Z">
                  <w:rPr>
                    <w:rStyle w:val="ab"/>
                    <w:noProof/>
                  </w:rPr>
                </w:rPrChange>
              </w:rPr>
              <w:delText xml:space="preserve">6.3.2 </w:delText>
            </w:r>
            <w:r w:rsidRPr="008A765C" w:rsidDel="005C6C13">
              <w:rPr>
                <w:rFonts w:hint="eastAsia"/>
                <w:noProof/>
                <w:rPrChange w:id="683" w:author="微软用户" w:date="2017-08-18T22:56:00Z">
                  <w:rPr>
                    <w:rStyle w:val="ab"/>
                    <w:rFonts w:hint="eastAsia"/>
                    <w:noProof/>
                  </w:rPr>
                </w:rPrChange>
              </w:rPr>
              <w:delText>大文件上传功能测试</w:delText>
            </w:r>
            <w:r w:rsidDel="005C6C13">
              <w:rPr>
                <w:noProof/>
                <w:webHidden/>
              </w:rPr>
              <w:tab/>
              <w:delText>45</w:delText>
            </w:r>
          </w:del>
        </w:p>
        <w:p w14:paraId="2FECCCBD" w14:textId="15C7F58E" w:rsidR="00BE5E25" w:rsidDel="005C6C13" w:rsidRDefault="00BE5E25">
          <w:pPr>
            <w:pStyle w:val="32"/>
            <w:tabs>
              <w:tab w:val="right" w:leader="dot" w:pos="8302"/>
            </w:tabs>
            <w:rPr>
              <w:del w:id="684" w:author="微软用户" w:date="2017-08-24T15:30:00Z"/>
              <w:noProof/>
            </w:rPr>
          </w:pPr>
          <w:del w:id="685" w:author="微软用户" w:date="2017-08-24T15:30:00Z">
            <w:r w:rsidRPr="008A765C" w:rsidDel="005C6C13">
              <w:rPr>
                <w:noProof/>
                <w:rPrChange w:id="686" w:author="微软用户" w:date="2017-08-18T22:56:00Z">
                  <w:rPr>
                    <w:rStyle w:val="ab"/>
                    <w:noProof/>
                  </w:rPr>
                </w:rPrChange>
              </w:rPr>
              <w:delText xml:space="preserve">6.3.3 </w:delText>
            </w:r>
            <w:r w:rsidRPr="008A765C" w:rsidDel="005C6C13">
              <w:rPr>
                <w:rFonts w:hint="eastAsia"/>
                <w:noProof/>
                <w:rPrChange w:id="687" w:author="微软用户" w:date="2017-08-18T22:56:00Z">
                  <w:rPr>
                    <w:rStyle w:val="ab"/>
                    <w:rFonts w:hint="eastAsia"/>
                    <w:noProof/>
                  </w:rPr>
                </w:rPrChange>
              </w:rPr>
              <w:delText>本地缓存功能测试</w:delText>
            </w:r>
            <w:r w:rsidDel="005C6C13">
              <w:rPr>
                <w:noProof/>
                <w:webHidden/>
              </w:rPr>
              <w:tab/>
              <w:delText>46</w:delText>
            </w:r>
          </w:del>
        </w:p>
        <w:p w14:paraId="2A774C06" w14:textId="28498841" w:rsidR="00BE5E25" w:rsidDel="005C6C13" w:rsidRDefault="00BE5E25">
          <w:pPr>
            <w:pStyle w:val="32"/>
            <w:tabs>
              <w:tab w:val="right" w:leader="dot" w:pos="8302"/>
            </w:tabs>
            <w:rPr>
              <w:del w:id="688" w:author="微软用户" w:date="2017-08-24T15:30:00Z"/>
              <w:noProof/>
            </w:rPr>
          </w:pPr>
          <w:del w:id="689" w:author="微软用户" w:date="2017-08-24T15:30:00Z">
            <w:r w:rsidRPr="008A765C" w:rsidDel="005C6C13">
              <w:rPr>
                <w:noProof/>
                <w:rPrChange w:id="690" w:author="微软用户" w:date="2017-08-18T22:56:00Z">
                  <w:rPr>
                    <w:rStyle w:val="ab"/>
                    <w:noProof/>
                  </w:rPr>
                </w:rPrChange>
              </w:rPr>
              <w:delText xml:space="preserve">6.3.2 </w:delText>
            </w:r>
            <w:r w:rsidRPr="008A765C" w:rsidDel="005C6C13">
              <w:rPr>
                <w:rFonts w:hint="eastAsia"/>
                <w:noProof/>
                <w:rPrChange w:id="691" w:author="微软用户" w:date="2017-08-18T22:56:00Z">
                  <w:rPr>
                    <w:rStyle w:val="ab"/>
                    <w:rFonts w:hint="eastAsia"/>
                    <w:noProof/>
                  </w:rPr>
                </w:rPrChange>
              </w:rPr>
              <w:delText>多应用适配功能测试</w:delText>
            </w:r>
            <w:r w:rsidDel="005C6C13">
              <w:rPr>
                <w:noProof/>
                <w:webHidden/>
              </w:rPr>
              <w:tab/>
              <w:delText>48</w:delText>
            </w:r>
          </w:del>
        </w:p>
        <w:p w14:paraId="3DAC4218" w14:textId="1B388C65" w:rsidR="00BE5E25" w:rsidDel="005C6C13" w:rsidRDefault="00BE5E25">
          <w:pPr>
            <w:pStyle w:val="23"/>
            <w:tabs>
              <w:tab w:val="right" w:leader="dot" w:pos="8302"/>
            </w:tabs>
            <w:rPr>
              <w:del w:id="692" w:author="微软用户" w:date="2017-08-24T15:30:00Z"/>
              <w:noProof/>
            </w:rPr>
          </w:pPr>
          <w:del w:id="693" w:author="微软用户" w:date="2017-08-24T15:30:00Z">
            <w:r w:rsidRPr="008A765C" w:rsidDel="005C6C13">
              <w:rPr>
                <w:noProof/>
                <w:rPrChange w:id="694" w:author="微软用户" w:date="2017-08-18T22:56:00Z">
                  <w:rPr>
                    <w:rStyle w:val="ab"/>
                    <w:noProof/>
                  </w:rPr>
                </w:rPrChange>
              </w:rPr>
              <w:delText xml:space="preserve">6.4 </w:delText>
            </w:r>
            <w:r w:rsidRPr="008A765C" w:rsidDel="005C6C13">
              <w:rPr>
                <w:rFonts w:hint="eastAsia"/>
                <w:noProof/>
                <w:rPrChange w:id="695" w:author="微软用户" w:date="2017-08-18T22:56:00Z">
                  <w:rPr>
                    <w:rStyle w:val="ab"/>
                    <w:rFonts w:hint="eastAsia"/>
                    <w:noProof/>
                  </w:rPr>
                </w:rPrChange>
              </w:rPr>
              <w:delText>性能分析</w:delText>
            </w:r>
            <w:r w:rsidDel="005C6C13">
              <w:rPr>
                <w:noProof/>
                <w:webHidden/>
              </w:rPr>
              <w:tab/>
              <w:delText>50</w:delText>
            </w:r>
          </w:del>
        </w:p>
        <w:p w14:paraId="14706A3D" w14:textId="27FFC349" w:rsidR="00BE5E25" w:rsidDel="005C6C13" w:rsidRDefault="00BE5E25">
          <w:pPr>
            <w:pStyle w:val="32"/>
            <w:tabs>
              <w:tab w:val="right" w:leader="dot" w:pos="8302"/>
            </w:tabs>
            <w:rPr>
              <w:del w:id="696" w:author="微软用户" w:date="2017-08-24T15:30:00Z"/>
              <w:noProof/>
            </w:rPr>
          </w:pPr>
          <w:del w:id="697" w:author="微软用户" w:date="2017-08-24T15:30:00Z">
            <w:r w:rsidRPr="008A765C" w:rsidDel="005C6C13">
              <w:rPr>
                <w:noProof/>
                <w:rPrChange w:id="698" w:author="微软用户" w:date="2017-08-18T22:56:00Z">
                  <w:rPr>
                    <w:rStyle w:val="ab"/>
                    <w:noProof/>
                  </w:rPr>
                </w:rPrChange>
              </w:rPr>
              <w:delText>6.4.1</w:delText>
            </w:r>
            <w:r w:rsidRPr="008A765C" w:rsidDel="005C6C13">
              <w:rPr>
                <w:rFonts w:hint="eastAsia"/>
                <w:noProof/>
                <w:rPrChange w:id="699" w:author="微软用户" w:date="2017-08-18T22:56:00Z">
                  <w:rPr>
                    <w:rStyle w:val="ab"/>
                    <w:rFonts w:hint="eastAsia"/>
                    <w:noProof/>
                  </w:rPr>
                </w:rPrChange>
              </w:rPr>
              <w:delText>安全性分析</w:delText>
            </w:r>
            <w:r w:rsidDel="005C6C13">
              <w:rPr>
                <w:noProof/>
                <w:webHidden/>
              </w:rPr>
              <w:tab/>
              <w:delText>50</w:delText>
            </w:r>
          </w:del>
        </w:p>
        <w:p w14:paraId="37A85FA2" w14:textId="1B5DF5A4" w:rsidR="00BE5E25" w:rsidDel="005C6C13" w:rsidRDefault="00BE5E25">
          <w:pPr>
            <w:pStyle w:val="32"/>
            <w:tabs>
              <w:tab w:val="right" w:leader="dot" w:pos="8302"/>
            </w:tabs>
            <w:rPr>
              <w:del w:id="700" w:author="微软用户" w:date="2017-08-24T15:30:00Z"/>
              <w:noProof/>
            </w:rPr>
          </w:pPr>
          <w:del w:id="701" w:author="微软用户" w:date="2017-08-24T15:30:00Z">
            <w:r w:rsidRPr="008A765C" w:rsidDel="005C6C13">
              <w:rPr>
                <w:noProof/>
                <w:rPrChange w:id="702" w:author="微软用户" w:date="2017-08-18T22:56:00Z">
                  <w:rPr>
                    <w:rStyle w:val="ab"/>
                    <w:noProof/>
                  </w:rPr>
                </w:rPrChange>
              </w:rPr>
              <w:delText>6.4.2</w:delText>
            </w:r>
            <w:r w:rsidRPr="008A765C" w:rsidDel="005C6C13">
              <w:rPr>
                <w:rFonts w:hint="eastAsia"/>
                <w:noProof/>
                <w:rPrChange w:id="703" w:author="微软用户" w:date="2017-08-18T22:56:00Z">
                  <w:rPr>
                    <w:rStyle w:val="ab"/>
                    <w:rFonts w:hint="eastAsia"/>
                    <w:noProof/>
                  </w:rPr>
                </w:rPrChange>
              </w:rPr>
              <w:delText>稳定性分析</w:delText>
            </w:r>
            <w:r w:rsidDel="005C6C13">
              <w:rPr>
                <w:noProof/>
                <w:webHidden/>
              </w:rPr>
              <w:tab/>
              <w:delText>51</w:delText>
            </w:r>
          </w:del>
        </w:p>
        <w:p w14:paraId="5169898A" w14:textId="4A43330A" w:rsidR="00BE5E25" w:rsidDel="005C6C13" w:rsidRDefault="00BE5E25">
          <w:pPr>
            <w:pStyle w:val="23"/>
            <w:tabs>
              <w:tab w:val="right" w:leader="dot" w:pos="8302"/>
            </w:tabs>
            <w:rPr>
              <w:del w:id="704" w:author="微软用户" w:date="2017-08-24T15:30:00Z"/>
              <w:noProof/>
            </w:rPr>
          </w:pPr>
          <w:del w:id="705" w:author="微软用户" w:date="2017-08-24T15:30:00Z">
            <w:r w:rsidRPr="008A765C" w:rsidDel="005C6C13">
              <w:rPr>
                <w:noProof/>
                <w:rPrChange w:id="706" w:author="微软用户" w:date="2017-08-18T22:56:00Z">
                  <w:rPr>
                    <w:rStyle w:val="ab"/>
                    <w:noProof/>
                  </w:rPr>
                </w:rPrChange>
              </w:rPr>
              <w:delText xml:space="preserve">6.5 </w:delText>
            </w:r>
            <w:r w:rsidRPr="008A765C" w:rsidDel="005C6C13">
              <w:rPr>
                <w:rFonts w:hint="eastAsia"/>
                <w:noProof/>
                <w:rPrChange w:id="707" w:author="微软用户" w:date="2017-08-18T22:56:00Z">
                  <w:rPr>
                    <w:rStyle w:val="ab"/>
                    <w:rFonts w:hint="eastAsia"/>
                    <w:noProof/>
                  </w:rPr>
                </w:rPrChange>
              </w:rPr>
              <w:delText>对比分析</w:delText>
            </w:r>
            <w:r w:rsidDel="005C6C13">
              <w:rPr>
                <w:noProof/>
                <w:webHidden/>
              </w:rPr>
              <w:tab/>
              <w:delText>52</w:delText>
            </w:r>
          </w:del>
        </w:p>
        <w:p w14:paraId="58CE5C1B" w14:textId="4C10145B" w:rsidR="00BE5E25" w:rsidDel="005C6C13" w:rsidRDefault="00BE5E25">
          <w:pPr>
            <w:pStyle w:val="32"/>
            <w:tabs>
              <w:tab w:val="right" w:leader="dot" w:pos="8302"/>
            </w:tabs>
            <w:rPr>
              <w:del w:id="708" w:author="微软用户" w:date="2017-08-24T15:30:00Z"/>
              <w:noProof/>
            </w:rPr>
          </w:pPr>
          <w:del w:id="709" w:author="微软用户" w:date="2017-08-24T15:30:00Z">
            <w:r w:rsidRPr="008A765C" w:rsidDel="005C6C13">
              <w:rPr>
                <w:noProof/>
                <w:rPrChange w:id="710" w:author="微软用户" w:date="2017-08-18T22:56:00Z">
                  <w:rPr>
                    <w:rStyle w:val="ab"/>
                    <w:noProof/>
                  </w:rPr>
                </w:rPrChange>
              </w:rPr>
              <w:delText>6.5.1</w:delText>
            </w:r>
            <w:r w:rsidRPr="008A765C" w:rsidDel="005C6C13">
              <w:rPr>
                <w:rFonts w:hint="eastAsia"/>
                <w:noProof/>
                <w:rPrChange w:id="711" w:author="微软用户" w:date="2017-08-18T22:56:00Z">
                  <w:rPr>
                    <w:rStyle w:val="ab"/>
                    <w:rFonts w:hint="eastAsia"/>
                    <w:noProof/>
                  </w:rPr>
                </w:rPrChange>
              </w:rPr>
              <w:delText>原中间系统对比分析</w:delText>
            </w:r>
            <w:r w:rsidDel="005C6C13">
              <w:rPr>
                <w:noProof/>
                <w:webHidden/>
              </w:rPr>
              <w:tab/>
              <w:delText>52</w:delText>
            </w:r>
          </w:del>
        </w:p>
        <w:p w14:paraId="7FB06400" w14:textId="4786652B" w:rsidR="00BE5E25" w:rsidDel="005C6C13" w:rsidRDefault="00BE5E25">
          <w:pPr>
            <w:pStyle w:val="32"/>
            <w:tabs>
              <w:tab w:val="right" w:leader="dot" w:pos="8302"/>
            </w:tabs>
            <w:rPr>
              <w:del w:id="712" w:author="微软用户" w:date="2017-08-24T15:30:00Z"/>
              <w:noProof/>
            </w:rPr>
          </w:pPr>
          <w:del w:id="713" w:author="微软用户" w:date="2017-08-24T15:30:00Z">
            <w:r w:rsidRPr="008A765C" w:rsidDel="005C6C13">
              <w:rPr>
                <w:noProof/>
                <w:rPrChange w:id="714" w:author="微软用户" w:date="2017-08-18T22:56:00Z">
                  <w:rPr>
                    <w:rStyle w:val="ab"/>
                    <w:noProof/>
                  </w:rPr>
                </w:rPrChange>
              </w:rPr>
              <w:delText>6.5.1</w:delText>
            </w:r>
            <w:r w:rsidRPr="008A765C" w:rsidDel="005C6C13">
              <w:rPr>
                <w:rFonts w:hint="eastAsia"/>
                <w:noProof/>
                <w:rPrChange w:id="715" w:author="微软用户" w:date="2017-08-18T22:56:00Z">
                  <w:rPr>
                    <w:rStyle w:val="ab"/>
                    <w:rFonts w:hint="eastAsia"/>
                    <w:noProof/>
                  </w:rPr>
                </w:rPrChange>
              </w:rPr>
              <w:delText>同类产品对比分析</w:delText>
            </w:r>
            <w:r w:rsidDel="005C6C13">
              <w:rPr>
                <w:noProof/>
                <w:webHidden/>
              </w:rPr>
              <w:tab/>
              <w:delText>53</w:delText>
            </w:r>
          </w:del>
        </w:p>
        <w:p w14:paraId="2CF95F4B" w14:textId="0E3156B5" w:rsidR="00BE5E25" w:rsidDel="005C6C13" w:rsidRDefault="00BE5E25">
          <w:pPr>
            <w:pStyle w:val="10"/>
            <w:rPr>
              <w:del w:id="716" w:author="微软用户" w:date="2017-08-24T15:30:00Z"/>
              <w:noProof/>
            </w:rPr>
          </w:pPr>
          <w:del w:id="717" w:author="微软用户" w:date="2017-08-24T15:30:00Z">
            <w:r w:rsidRPr="008A765C" w:rsidDel="005C6C13">
              <w:rPr>
                <w:rFonts w:hint="eastAsia"/>
                <w:noProof/>
                <w:rPrChange w:id="718" w:author="微软用户" w:date="2017-08-18T22:56:00Z">
                  <w:rPr>
                    <w:rStyle w:val="ab"/>
                    <w:rFonts w:ascii="Times New Roman" w:hAnsi="Times New Roman" w:cs="Times New Roman" w:hint="eastAsia"/>
                    <w:noProof/>
                  </w:rPr>
                </w:rPrChange>
              </w:rPr>
              <w:delText>第七章</w:delText>
            </w:r>
            <w:r w:rsidRPr="008A765C" w:rsidDel="005C6C13">
              <w:rPr>
                <w:noProof/>
                <w:rPrChange w:id="719"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720" w:author="微软用户" w:date="2017-08-18T22:56:00Z">
                  <w:rPr>
                    <w:rStyle w:val="ab"/>
                    <w:rFonts w:ascii="Times New Roman" w:hAnsi="Times New Roman" w:cs="Times New Roman" w:hint="eastAsia"/>
                    <w:noProof/>
                  </w:rPr>
                </w:rPrChange>
              </w:rPr>
              <w:delText>总结和展望</w:delText>
            </w:r>
            <w:r w:rsidDel="005C6C13">
              <w:rPr>
                <w:noProof/>
                <w:webHidden/>
              </w:rPr>
              <w:tab/>
              <w:delText>56</w:delText>
            </w:r>
          </w:del>
        </w:p>
        <w:p w14:paraId="75C98D7F" w14:textId="6BDE4D0E" w:rsidR="00BE5E25" w:rsidDel="005C6C13" w:rsidRDefault="00BE5E25">
          <w:pPr>
            <w:pStyle w:val="23"/>
            <w:tabs>
              <w:tab w:val="right" w:leader="dot" w:pos="8302"/>
            </w:tabs>
            <w:rPr>
              <w:del w:id="721" w:author="微软用户" w:date="2017-08-24T15:30:00Z"/>
              <w:noProof/>
            </w:rPr>
          </w:pPr>
          <w:del w:id="722" w:author="微软用户" w:date="2017-08-24T15:30:00Z">
            <w:r w:rsidRPr="008A765C" w:rsidDel="005C6C13">
              <w:rPr>
                <w:noProof/>
                <w:rPrChange w:id="723" w:author="微软用户" w:date="2017-08-18T22:56:00Z">
                  <w:rPr>
                    <w:rStyle w:val="ab"/>
                    <w:noProof/>
                  </w:rPr>
                </w:rPrChange>
              </w:rPr>
              <w:delText xml:space="preserve">7.1 </w:delText>
            </w:r>
            <w:r w:rsidRPr="008A765C" w:rsidDel="005C6C13">
              <w:rPr>
                <w:rFonts w:hint="eastAsia"/>
                <w:noProof/>
                <w:rPrChange w:id="724" w:author="微软用户" w:date="2017-08-18T22:56:00Z">
                  <w:rPr>
                    <w:rStyle w:val="ab"/>
                    <w:rFonts w:hint="eastAsia"/>
                    <w:noProof/>
                  </w:rPr>
                </w:rPrChange>
              </w:rPr>
              <w:delText>总结</w:delText>
            </w:r>
            <w:r w:rsidDel="005C6C13">
              <w:rPr>
                <w:noProof/>
                <w:webHidden/>
              </w:rPr>
              <w:tab/>
              <w:delText>56</w:delText>
            </w:r>
          </w:del>
        </w:p>
        <w:p w14:paraId="50462564" w14:textId="21FC9F19" w:rsidR="00BE5E25" w:rsidDel="005C6C13" w:rsidRDefault="00BE5E25">
          <w:pPr>
            <w:pStyle w:val="23"/>
            <w:tabs>
              <w:tab w:val="right" w:leader="dot" w:pos="8302"/>
            </w:tabs>
            <w:rPr>
              <w:del w:id="725" w:author="微软用户" w:date="2017-08-24T15:30:00Z"/>
              <w:noProof/>
            </w:rPr>
          </w:pPr>
          <w:del w:id="726" w:author="微软用户" w:date="2017-08-24T15:30:00Z">
            <w:r w:rsidRPr="008A765C" w:rsidDel="005C6C13">
              <w:rPr>
                <w:noProof/>
                <w:rPrChange w:id="727" w:author="微软用户" w:date="2017-08-18T22:56:00Z">
                  <w:rPr>
                    <w:rStyle w:val="ab"/>
                    <w:noProof/>
                  </w:rPr>
                </w:rPrChange>
              </w:rPr>
              <w:delText xml:space="preserve">7.2 </w:delText>
            </w:r>
            <w:r w:rsidRPr="008A765C" w:rsidDel="005C6C13">
              <w:rPr>
                <w:rFonts w:hint="eastAsia"/>
                <w:noProof/>
                <w:rPrChange w:id="728" w:author="微软用户" w:date="2017-08-18T22:56:00Z">
                  <w:rPr>
                    <w:rStyle w:val="ab"/>
                    <w:rFonts w:hint="eastAsia"/>
                    <w:noProof/>
                  </w:rPr>
                </w:rPrChange>
              </w:rPr>
              <w:delText>展望</w:delText>
            </w:r>
            <w:r w:rsidDel="005C6C13">
              <w:rPr>
                <w:noProof/>
                <w:webHidden/>
              </w:rPr>
              <w:tab/>
              <w:delText>56</w:delText>
            </w:r>
          </w:del>
        </w:p>
        <w:p w14:paraId="2E1548AB" w14:textId="17A4DB39" w:rsidR="00BE5E25" w:rsidDel="005C6C13" w:rsidRDefault="00BE5E25">
          <w:pPr>
            <w:pStyle w:val="10"/>
            <w:rPr>
              <w:del w:id="729" w:author="微软用户" w:date="2017-08-24T15:30:00Z"/>
              <w:noProof/>
            </w:rPr>
          </w:pPr>
          <w:del w:id="730" w:author="微软用户" w:date="2017-08-24T15:30:00Z">
            <w:r w:rsidRPr="008A765C" w:rsidDel="005C6C13">
              <w:rPr>
                <w:rFonts w:hint="eastAsia"/>
                <w:noProof/>
                <w:rPrChange w:id="731" w:author="微软用户" w:date="2017-08-18T22:56:00Z">
                  <w:rPr>
                    <w:rStyle w:val="ab"/>
                    <w:rFonts w:ascii="Times New Roman" w:hAnsi="Times New Roman" w:cs="Times New Roman" w:hint="eastAsia"/>
                    <w:noProof/>
                  </w:rPr>
                </w:rPrChange>
              </w:rPr>
              <w:delText>参考文献</w:delText>
            </w:r>
            <w:r w:rsidDel="005C6C13">
              <w:rPr>
                <w:noProof/>
                <w:webHidden/>
              </w:rPr>
              <w:tab/>
              <w:delText>58</w:delText>
            </w:r>
          </w:del>
        </w:p>
        <w:p w14:paraId="01918BB6" w14:textId="2C31C885" w:rsidR="00BE5E25" w:rsidDel="005C6C13" w:rsidRDefault="00BE5E25">
          <w:pPr>
            <w:pStyle w:val="10"/>
            <w:rPr>
              <w:del w:id="732" w:author="微软用户" w:date="2017-08-24T15:30:00Z"/>
              <w:noProof/>
            </w:rPr>
          </w:pPr>
          <w:del w:id="733" w:author="微软用户" w:date="2017-08-24T15:30:00Z">
            <w:r w:rsidRPr="008A765C" w:rsidDel="005C6C13">
              <w:rPr>
                <w:rFonts w:hint="eastAsia"/>
                <w:noProof/>
                <w:rPrChange w:id="734" w:author="微软用户" w:date="2017-08-18T22:56:00Z">
                  <w:rPr>
                    <w:rStyle w:val="ab"/>
                    <w:rFonts w:ascii="Times New Roman" w:hAnsi="Times New Roman" w:cs="Times New Roman" w:hint="eastAsia"/>
                    <w:noProof/>
                  </w:rPr>
                </w:rPrChange>
              </w:rPr>
              <w:delText>致</w:delText>
            </w:r>
            <w:r w:rsidRPr="008A765C" w:rsidDel="005C6C13">
              <w:rPr>
                <w:noProof/>
                <w:rPrChange w:id="735"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736" w:author="微软用户" w:date="2017-08-18T22:56:00Z">
                  <w:rPr>
                    <w:rStyle w:val="ab"/>
                    <w:rFonts w:ascii="Times New Roman" w:hAnsi="Times New Roman" w:cs="Times New Roman" w:hint="eastAsia"/>
                    <w:noProof/>
                  </w:rPr>
                </w:rPrChange>
              </w:rPr>
              <w:delText>谢</w:delText>
            </w:r>
            <w:r w:rsidDel="005C6C13">
              <w:rPr>
                <w:noProof/>
                <w:webHidden/>
              </w:rPr>
              <w:tab/>
              <w:delText>61</w:delText>
            </w:r>
          </w:del>
        </w:p>
        <w:p w14:paraId="04E997CC" w14:textId="597C9937"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737" w:name="_Toc491606251"/>
      <w:r w:rsidRPr="00B87EE1">
        <w:rPr>
          <w:rStyle w:val="1CharChar"/>
          <w:rFonts w:ascii="Times New Roman" w:eastAsiaTheme="minorEastAsia" w:hAnsi="Times New Roman" w:cs="Times New Roman"/>
          <w:b/>
          <w:bCs/>
          <w:sz w:val="36"/>
          <w:szCs w:val="36"/>
        </w:rPr>
        <w:lastRenderedPageBreak/>
        <w:t>摘要</w:t>
      </w:r>
      <w:bookmarkEnd w:id="737"/>
    </w:p>
    <w:p w14:paraId="31563100" w14:textId="2B24982D" w:rsidR="00B71ED7" w:rsidRPr="0034779C" w:rsidRDefault="000B0061" w:rsidP="00B71ED7">
      <w:pPr>
        <w:tabs>
          <w:tab w:val="left" w:pos="495"/>
        </w:tabs>
        <w:spacing w:line="400" w:lineRule="exact"/>
        <w:ind w:firstLineChars="200" w:firstLine="520"/>
        <w:rPr>
          <w:rFonts w:asciiTheme="minorEastAsia" w:hAnsiTheme="minorEastAsia" w:cs="Times New Roman"/>
          <w:color w:val="000000" w:themeColor="text1"/>
          <w:spacing w:val="10"/>
          <w:sz w:val="24"/>
          <w:szCs w:val="24"/>
          <w:rPrChange w:id="738" w:author="JY0225" w:date="2017-08-24T11:09: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spacing w:val="10"/>
          <w:sz w:val="24"/>
          <w:szCs w:val="24"/>
          <w:rPrChange w:id="739" w:author="JY0225" w:date="2017-08-24T11:09:00Z">
            <w:rPr>
              <w:rFonts w:ascii="Times New Roman" w:hAnsi="Times New Roman" w:cs="Times New Roman" w:hint="eastAsia"/>
              <w:spacing w:val="10"/>
              <w:sz w:val="24"/>
            </w:rPr>
          </w:rPrChange>
        </w:rPr>
        <w:t>近年来，</w:t>
      </w:r>
      <w:r w:rsidR="008A0F3C" w:rsidRPr="0034779C">
        <w:rPr>
          <w:rFonts w:asciiTheme="minorEastAsia" w:hAnsiTheme="minorEastAsia" w:cs="Times New Roman" w:hint="eastAsia"/>
          <w:spacing w:val="10"/>
          <w:sz w:val="24"/>
          <w:szCs w:val="24"/>
          <w:rPrChange w:id="740" w:author="JY0225" w:date="2017-08-24T11:09:00Z">
            <w:rPr>
              <w:rFonts w:ascii="Times New Roman" w:hAnsi="Times New Roman" w:cs="Times New Roman" w:hint="eastAsia"/>
              <w:spacing w:val="10"/>
              <w:sz w:val="24"/>
            </w:rPr>
          </w:rPrChange>
        </w:rPr>
        <w:t>云</w:t>
      </w:r>
      <w:r w:rsidR="000344F9" w:rsidRPr="0034779C">
        <w:rPr>
          <w:rFonts w:asciiTheme="minorEastAsia" w:hAnsiTheme="minorEastAsia" w:cs="Times New Roman" w:hint="eastAsia"/>
          <w:spacing w:val="10"/>
          <w:sz w:val="24"/>
          <w:szCs w:val="24"/>
          <w:rPrChange w:id="741" w:author="JY0225" w:date="2017-08-24T11:09:00Z">
            <w:rPr>
              <w:rFonts w:ascii="Times New Roman" w:hAnsi="Times New Roman" w:cs="Times New Roman" w:hint="eastAsia"/>
              <w:spacing w:val="10"/>
              <w:sz w:val="24"/>
            </w:rPr>
          </w:rPrChange>
        </w:rPr>
        <w:t>备份</w:t>
      </w:r>
      <w:r w:rsidR="008A0F3C" w:rsidRPr="0034779C">
        <w:rPr>
          <w:rFonts w:asciiTheme="minorEastAsia" w:hAnsiTheme="minorEastAsia" w:cs="Times New Roman" w:hint="eastAsia"/>
          <w:spacing w:val="10"/>
          <w:sz w:val="24"/>
          <w:szCs w:val="24"/>
          <w:rPrChange w:id="742" w:author="JY0225" w:date="2017-08-24T11:09:00Z">
            <w:rPr>
              <w:rFonts w:ascii="Times New Roman" w:hAnsi="Times New Roman" w:cs="Times New Roman" w:hint="eastAsia"/>
              <w:spacing w:val="10"/>
              <w:sz w:val="24"/>
            </w:rPr>
          </w:rPrChange>
        </w:rPr>
        <w:t>服务因其</w:t>
      </w:r>
      <w:r w:rsidR="00097C3F" w:rsidRPr="0034779C">
        <w:rPr>
          <w:rFonts w:asciiTheme="minorEastAsia" w:hAnsiTheme="minorEastAsia" w:cs="Times New Roman" w:hint="eastAsia"/>
          <w:spacing w:val="10"/>
          <w:sz w:val="24"/>
          <w:szCs w:val="24"/>
          <w:rPrChange w:id="743" w:author="JY0225" w:date="2017-08-24T11:09:00Z">
            <w:rPr>
              <w:rFonts w:ascii="Times New Roman" w:hAnsi="Times New Roman" w:cs="Times New Roman" w:hint="eastAsia"/>
              <w:spacing w:val="10"/>
              <w:sz w:val="24"/>
            </w:rPr>
          </w:rPrChange>
        </w:rPr>
        <w:t>海量的</w:t>
      </w:r>
      <w:ins w:id="744" w:author="微软用户" w:date="2017-08-27T14:15:00Z">
        <w:r w:rsidR="00C32AFD">
          <w:rPr>
            <w:rFonts w:asciiTheme="minorEastAsia" w:hAnsiTheme="minorEastAsia" w:cs="Times New Roman"/>
            <w:spacing w:val="10"/>
            <w:sz w:val="24"/>
            <w:szCs w:val="24"/>
          </w:rPr>
          <w:t>存储</w:t>
        </w:r>
      </w:ins>
      <w:del w:id="745" w:author="微软用户" w:date="2017-08-27T14:15:00Z">
        <w:r w:rsidR="00476838" w:rsidRPr="0034779C" w:rsidDel="00C32AFD">
          <w:rPr>
            <w:rFonts w:asciiTheme="minorEastAsia" w:hAnsiTheme="minorEastAsia" w:cs="Times New Roman" w:hint="eastAsia"/>
            <w:spacing w:val="10"/>
            <w:sz w:val="24"/>
            <w:szCs w:val="24"/>
            <w:rPrChange w:id="746" w:author="JY0225" w:date="2017-08-24T11:09:00Z">
              <w:rPr>
                <w:rFonts w:ascii="Times New Roman" w:hAnsi="Times New Roman" w:cs="Times New Roman" w:hint="eastAsia"/>
                <w:spacing w:val="10"/>
                <w:sz w:val="24"/>
              </w:rPr>
            </w:rPrChange>
          </w:rPr>
          <w:delText>备份</w:delText>
        </w:r>
      </w:del>
      <w:r w:rsidR="00097C3F" w:rsidRPr="0034779C">
        <w:rPr>
          <w:rFonts w:asciiTheme="minorEastAsia" w:hAnsiTheme="minorEastAsia" w:cs="Times New Roman" w:hint="eastAsia"/>
          <w:spacing w:val="10"/>
          <w:sz w:val="24"/>
          <w:szCs w:val="24"/>
          <w:rPrChange w:id="747" w:author="JY0225" w:date="2017-08-24T11:09:00Z">
            <w:rPr>
              <w:rFonts w:ascii="Times New Roman" w:hAnsi="Times New Roman" w:cs="Times New Roman" w:hint="eastAsia"/>
              <w:spacing w:val="10"/>
              <w:sz w:val="24"/>
            </w:rPr>
          </w:rPrChange>
        </w:rPr>
        <w:t>空间、</w:t>
      </w:r>
      <w:r w:rsidR="001E3C36" w:rsidRPr="0034779C">
        <w:rPr>
          <w:rFonts w:asciiTheme="minorEastAsia" w:hAnsiTheme="minorEastAsia" w:cs="Times New Roman" w:hint="eastAsia"/>
          <w:spacing w:val="10"/>
          <w:sz w:val="24"/>
          <w:szCs w:val="24"/>
          <w:rPrChange w:id="748" w:author="JY0225" w:date="2017-08-24T11:09:00Z">
            <w:rPr>
              <w:rFonts w:ascii="Times New Roman" w:hAnsi="Times New Roman" w:cs="Times New Roman" w:hint="eastAsia"/>
              <w:spacing w:val="10"/>
              <w:sz w:val="24"/>
            </w:rPr>
          </w:rPrChange>
        </w:rPr>
        <w:t>便捷</w:t>
      </w:r>
      <w:r w:rsidR="00097C3F" w:rsidRPr="0034779C">
        <w:rPr>
          <w:rFonts w:asciiTheme="minorEastAsia" w:hAnsiTheme="minorEastAsia" w:cs="Times New Roman" w:hint="eastAsia"/>
          <w:spacing w:val="10"/>
          <w:sz w:val="24"/>
          <w:szCs w:val="24"/>
          <w:rPrChange w:id="749" w:author="JY0225" w:date="2017-08-24T11:09:00Z">
            <w:rPr>
              <w:rFonts w:ascii="Times New Roman" w:hAnsi="Times New Roman" w:cs="Times New Roman" w:hint="eastAsia"/>
              <w:spacing w:val="10"/>
              <w:sz w:val="24"/>
            </w:rPr>
          </w:rPrChange>
        </w:rPr>
        <w:t>的存取方式、</w:t>
      </w:r>
      <w:r w:rsidR="008D6B32" w:rsidRPr="0034779C">
        <w:rPr>
          <w:rFonts w:asciiTheme="minorEastAsia" w:hAnsiTheme="minorEastAsia" w:cs="Times New Roman" w:hint="eastAsia"/>
          <w:spacing w:val="10"/>
          <w:sz w:val="24"/>
          <w:szCs w:val="24"/>
          <w:rPrChange w:id="750" w:author="JY0225" w:date="2017-08-24T11:09:00Z">
            <w:rPr>
              <w:rFonts w:ascii="Times New Roman" w:hAnsi="Times New Roman" w:cs="Times New Roman" w:hint="eastAsia"/>
              <w:spacing w:val="10"/>
              <w:sz w:val="24"/>
            </w:rPr>
          </w:rPrChange>
        </w:rPr>
        <w:t>可靠</w:t>
      </w:r>
      <w:r w:rsidR="00097C3F" w:rsidRPr="0034779C">
        <w:rPr>
          <w:rFonts w:asciiTheme="minorEastAsia" w:hAnsiTheme="minorEastAsia" w:cs="Times New Roman" w:hint="eastAsia"/>
          <w:spacing w:val="10"/>
          <w:sz w:val="24"/>
          <w:szCs w:val="24"/>
          <w:rPrChange w:id="751" w:author="JY0225" w:date="2017-08-24T11:09:00Z">
            <w:rPr>
              <w:rFonts w:ascii="Times New Roman" w:hAnsi="Times New Roman" w:cs="Times New Roman" w:hint="eastAsia"/>
              <w:spacing w:val="10"/>
              <w:sz w:val="24"/>
            </w:rPr>
          </w:rPrChange>
        </w:rPr>
        <w:t>的安全</w:t>
      </w:r>
      <w:r w:rsidR="00097C3F" w:rsidRPr="0034779C">
        <w:rPr>
          <w:rFonts w:asciiTheme="minorEastAsia" w:hAnsiTheme="minorEastAsia" w:cs="Times New Roman" w:hint="eastAsia"/>
          <w:color w:val="000000" w:themeColor="text1"/>
          <w:spacing w:val="10"/>
          <w:sz w:val="24"/>
          <w:szCs w:val="24"/>
          <w:rPrChange w:id="752" w:author="JY0225" w:date="2017-08-24T11:09:00Z">
            <w:rPr>
              <w:rFonts w:ascii="Times New Roman" w:hAnsi="Times New Roman" w:cs="Times New Roman" w:hint="eastAsia"/>
              <w:color w:val="000000" w:themeColor="text1"/>
              <w:spacing w:val="10"/>
              <w:sz w:val="24"/>
            </w:rPr>
          </w:rPrChange>
        </w:rPr>
        <w:t>特性，</w:t>
      </w:r>
      <w:r w:rsidR="00E6103A" w:rsidRPr="0034779C">
        <w:rPr>
          <w:rFonts w:asciiTheme="minorEastAsia" w:hAnsiTheme="minorEastAsia" w:cs="Times New Roman" w:hint="eastAsia"/>
          <w:color w:val="000000" w:themeColor="text1"/>
          <w:spacing w:val="10"/>
          <w:sz w:val="24"/>
          <w:szCs w:val="24"/>
          <w:rPrChange w:id="753" w:author="JY0225" w:date="2017-08-24T11:09:00Z">
            <w:rPr>
              <w:rFonts w:ascii="Times New Roman" w:hAnsi="Times New Roman" w:cs="Times New Roman" w:hint="eastAsia"/>
              <w:color w:val="000000" w:themeColor="text1"/>
              <w:spacing w:val="10"/>
              <w:sz w:val="24"/>
            </w:rPr>
          </w:rPrChange>
        </w:rPr>
        <w:t>越来越受人们的青睐，云</w:t>
      </w:r>
      <w:r w:rsidR="000344F9" w:rsidRPr="0034779C">
        <w:rPr>
          <w:rFonts w:asciiTheme="minorEastAsia" w:hAnsiTheme="minorEastAsia" w:cs="Times New Roman" w:hint="eastAsia"/>
          <w:color w:val="000000" w:themeColor="text1"/>
          <w:spacing w:val="10"/>
          <w:sz w:val="24"/>
          <w:szCs w:val="24"/>
          <w:rPrChange w:id="754" w:author="JY0225" w:date="2017-08-24T11:09:00Z">
            <w:rPr>
              <w:rFonts w:ascii="Times New Roman" w:hAnsi="Times New Roman" w:cs="Times New Roman" w:hint="eastAsia"/>
              <w:color w:val="000000" w:themeColor="text1"/>
              <w:spacing w:val="10"/>
              <w:sz w:val="24"/>
            </w:rPr>
          </w:rPrChange>
        </w:rPr>
        <w:t>备份</w:t>
      </w:r>
      <w:r w:rsidR="00C12C5F" w:rsidRPr="0034779C">
        <w:rPr>
          <w:rFonts w:asciiTheme="minorEastAsia" w:hAnsiTheme="minorEastAsia" w:cs="Times New Roman" w:hint="eastAsia"/>
          <w:color w:val="000000" w:themeColor="text1"/>
          <w:spacing w:val="10"/>
          <w:sz w:val="24"/>
          <w:szCs w:val="24"/>
          <w:rPrChange w:id="755" w:author="JY0225" w:date="2017-08-24T11:09:00Z">
            <w:rPr>
              <w:rFonts w:ascii="Times New Roman" w:hAnsi="Times New Roman" w:cs="Times New Roman" w:hint="eastAsia"/>
              <w:color w:val="000000" w:themeColor="text1"/>
              <w:spacing w:val="10"/>
              <w:sz w:val="24"/>
            </w:rPr>
          </w:rPrChange>
        </w:rPr>
        <w:t>服务产业的市场份额不断</w:t>
      </w:r>
      <w:r w:rsidR="00E6103A" w:rsidRPr="0034779C">
        <w:rPr>
          <w:rFonts w:asciiTheme="minorEastAsia" w:hAnsiTheme="minorEastAsia" w:cs="Times New Roman" w:hint="eastAsia"/>
          <w:color w:val="000000" w:themeColor="text1"/>
          <w:spacing w:val="10"/>
          <w:sz w:val="24"/>
          <w:szCs w:val="24"/>
          <w:rPrChange w:id="756" w:author="JY0225" w:date="2017-08-24T11:09:00Z">
            <w:rPr>
              <w:rFonts w:ascii="Times New Roman" w:hAnsi="Times New Roman" w:cs="Times New Roman" w:hint="eastAsia"/>
              <w:color w:val="000000" w:themeColor="text1"/>
              <w:spacing w:val="10"/>
              <w:sz w:val="24"/>
            </w:rPr>
          </w:rPrChange>
        </w:rPr>
        <w:t>增长</w:t>
      </w:r>
      <w:r w:rsidR="0094011B" w:rsidRPr="0034779C">
        <w:rPr>
          <w:rFonts w:asciiTheme="minorEastAsia" w:hAnsiTheme="minorEastAsia"/>
          <w:color w:val="000000" w:themeColor="text1"/>
          <w:sz w:val="24"/>
          <w:szCs w:val="24"/>
          <w:vertAlign w:val="superscript"/>
          <w:rPrChange w:id="757" w:author="JY0225" w:date="2017-08-24T11:09:00Z">
            <w:rPr>
              <w:color w:val="000000" w:themeColor="text1"/>
              <w:vertAlign w:val="superscript"/>
            </w:rPr>
          </w:rPrChange>
        </w:rPr>
        <w:fldChar w:fldCharType="begin"/>
      </w:r>
      <w:r w:rsidR="0094011B" w:rsidRPr="0034779C">
        <w:rPr>
          <w:rFonts w:asciiTheme="minorEastAsia" w:hAnsiTheme="minorEastAsia"/>
          <w:color w:val="000000" w:themeColor="text1"/>
          <w:sz w:val="24"/>
          <w:szCs w:val="24"/>
          <w:vertAlign w:val="superscript"/>
          <w:rPrChange w:id="758" w:author="JY0225" w:date="2017-08-24T11:09:00Z">
            <w:rPr>
              <w:color w:val="000000" w:themeColor="text1"/>
              <w:vertAlign w:val="superscript"/>
            </w:rPr>
          </w:rPrChange>
        </w:rPr>
        <w:instrText xml:space="preserve"> REF _Ref489705969 \r \h </w:instrText>
      </w:r>
      <w:r w:rsidR="0034779C" w:rsidRPr="0034779C">
        <w:rPr>
          <w:rFonts w:asciiTheme="minorEastAsia" w:hAnsiTheme="minorEastAsia"/>
          <w:color w:val="000000" w:themeColor="text1"/>
          <w:sz w:val="24"/>
          <w:szCs w:val="24"/>
          <w:vertAlign w:val="superscript"/>
          <w:rPrChange w:id="759" w:author="JY0225" w:date="2017-08-24T11:09:00Z">
            <w:rPr>
              <w:color w:val="000000" w:themeColor="text1"/>
              <w:sz w:val="24"/>
              <w:szCs w:val="24"/>
              <w:vertAlign w:val="superscript"/>
            </w:rPr>
          </w:rPrChange>
        </w:rPr>
        <w:instrText xml:space="preserve"> \* MERGEFORMAT </w:instrText>
      </w:r>
      <w:r w:rsidR="0094011B" w:rsidRPr="0034779C">
        <w:rPr>
          <w:rFonts w:asciiTheme="minorEastAsia" w:hAnsiTheme="minorEastAsia"/>
          <w:color w:val="000000" w:themeColor="text1"/>
          <w:sz w:val="24"/>
          <w:szCs w:val="24"/>
          <w:vertAlign w:val="superscript"/>
          <w:rPrChange w:id="760" w:author="JY0225" w:date="2017-08-24T11:09:00Z">
            <w:rPr>
              <w:rFonts w:asciiTheme="minorEastAsia" w:hAnsiTheme="minorEastAsia"/>
              <w:color w:val="000000" w:themeColor="text1"/>
              <w:sz w:val="24"/>
              <w:szCs w:val="24"/>
              <w:vertAlign w:val="superscript"/>
            </w:rPr>
          </w:rPrChange>
        </w:rPr>
      </w:r>
      <w:r w:rsidR="0094011B" w:rsidRPr="0034779C">
        <w:rPr>
          <w:rFonts w:asciiTheme="minorEastAsia" w:hAnsiTheme="minorEastAsia"/>
          <w:color w:val="000000" w:themeColor="text1"/>
          <w:sz w:val="24"/>
          <w:szCs w:val="24"/>
          <w:vertAlign w:val="superscript"/>
          <w:rPrChange w:id="761" w:author="JY0225" w:date="2017-08-24T11:09:00Z">
            <w:rPr>
              <w:color w:val="000000" w:themeColor="text1"/>
              <w:vertAlign w:val="superscript"/>
            </w:rPr>
          </w:rPrChange>
        </w:rPr>
        <w:fldChar w:fldCharType="separate"/>
      </w:r>
      <w:ins w:id="762" w:author="微软用户" w:date="2017-08-24T22:18:00Z">
        <w:r w:rsidR="00C56CDB">
          <w:rPr>
            <w:rFonts w:asciiTheme="minorEastAsia" w:hAnsiTheme="minorEastAsia"/>
            <w:color w:val="000000" w:themeColor="text1"/>
            <w:sz w:val="24"/>
            <w:szCs w:val="24"/>
            <w:vertAlign w:val="superscript"/>
          </w:rPr>
          <w:t>[1]</w:t>
        </w:r>
      </w:ins>
      <w:del w:id="763" w:author="微软用户" w:date="2017-08-24T22:18:00Z">
        <w:r w:rsidR="008E2759" w:rsidRPr="0034779C" w:rsidDel="00C56CDB">
          <w:rPr>
            <w:rFonts w:asciiTheme="minorEastAsia" w:hAnsiTheme="minorEastAsia"/>
            <w:color w:val="000000" w:themeColor="text1"/>
            <w:sz w:val="24"/>
            <w:szCs w:val="24"/>
            <w:vertAlign w:val="superscript"/>
            <w:rPrChange w:id="764" w:author="JY0225" w:date="2017-08-24T11:09:00Z">
              <w:rPr>
                <w:color w:val="000000" w:themeColor="text1"/>
                <w:vertAlign w:val="superscript"/>
              </w:rPr>
            </w:rPrChange>
          </w:rPr>
          <w:delText>[1]</w:delText>
        </w:r>
      </w:del>
      <w:r w:rsidR="0094011B" w:rsidRPr="0034779C">
        <w:rPr>
          <w:rFonts w:asciiTheme="minorEastAsia" w:hAnsiTheme="minorEastAsia"/>
          <w:color w:val="000000" w:themeColor="text1"/>
          <w:sz w:val="24"/>
          <w:szCs w:val="24"/>
          <w:vertAlign w:val="superscript"/>
          <w:rPrChange w:id="765" w:author="JY0225" w:date="2017-08-24T11:09:00Z">
            <w:rPr>
              <w:color w:val="000000" w:themeColor="text1"/>
              <w:vertAlign w:val="superscript"/>
            </w:rPr>
          </w:rPrChange>
        </w:rPr>
        <w:fldChar w:fldCharType="end"/>
      </w:r>
      <w:r w:rsidR="00063DA3" w:rsidRPr="0034779C">
        <w:rPr>
          <w:rFonts w:asciiTheme="minorEastAsia" w:hAnsiTheme="minorEastAsia" w:cs="Times New Roman" w:hint="eastAsia"/>
          <w:color w:val="000000" w:themeColor="text1"/>
          <w:spacing w:val="10"/>
          <w:sz w:val="24"/>
          <w:szCs w:val="24"/>
          <w:rPrChange w:id="766" w:author="JY0225" w:date="2017-08-24T11:09:00Z">
            <w:rPr>
              <w:rFonts w:ascii="Times New Roman" w:hAnsi="Times New Roman" w:cs="Times New Roman" w:hint="eastAsia"/>
              <w:color w:val="000000" w:themeColor="text1"/>
              <w:spacing w:val="10"/>
              <w:sz w:val="24"/>
            </w:rPr>
          </w:rPrChange>
        </w:rPr>
        <w:t>。</w:t>
      </w:r>
      <w:r w:rsidR="00976260" w:rsidRPr="0034779C">
        <w:rPr>
          <w:rFonts w:asciiTheme="minorEastAsia" w:hAnsiTheme="minorEastAsia" w:cs="Times New Roman" w:hint="eastAsia"/>
          <w:color w:val="000000" w:themeColor="text1"/>
          <w:spacing w:val="10"/>
          <w:sz w:val="24"/>
          <w:szCs w:val="24"/>
          <w:rPrChange w:id="767" w:author="JY0225" w:date="2017-08-24T11:09:00Z">
            <w:rPr>
              <w:rFonts w:ascii="Times New Roman" w:hAnsi="Times New Roman" w:cs="Times New Roman" w:hint="eastAsia"/>
              <w:color w:val="000000" w:themeColor="text1"/>
              <w:spacing w:val="10"/>
              <w:sz w:val="24"/>
            </w:rPr>
          </w:rPrChange>
        </w:rPr>
        <w:t>然而，</w:t>
      </w:r>
      <w:r w:rsidR="00B71ED7" w:rsidRPr="0034779C">
        <w:rPr>
          <w:rFonts w:asciiTheme="minorEastAsia" w:hAnsiTheme="minorEastAsia" w:cs="Times New Roman" w:hint="eastAsia"/>
          <w:color w:val="000000" w:themeColor="text1"/>
          <w:spacing w:val="10"/>
          <w:sz w:val="24"/>
          <w:szCs w:val="24"/>
          <w:rPrChange w:id="768" w:author="JY0225" w:date="2017-08-24T11:09:00Z">
            <w:rPr>
              <w:rFonts w:ascii="Times New Roman" w:hAnsi="Times New Roman" w:cs="Times New Roman" w:hint="eastAsia"/>
              <w:color w:val="000000" w:themeColor="text1"/>
              <w:spacing w:val="10"/>
              <w:sz w:val="24"/>
            </w:rPr>
          </w:rPrChange>
        </w:rPr>
        <w:t>持续升温的云</w:t>
      </w:r>
      <w:r w:rsidR="00476838" w:rsidRPr="0034779C">
        <w:rPr>
          <w:rFonts w:asciiTheme="minorEastAsia" w:hAnsiTheme="minorEastAsia" w:cs="Times New Roman" w:hint="eastAsia"/>
          <w:color w:val="000000" w:themeColor="text1"/>
          <w:spacing w:val="10"/>
          <w:sz w:val="24"/>
          <w:szCs w:val="24"/>
          <w:rPrChange w:id="769" w:author="JY0225" w:date="2017-08-24T11:09:00Z">
            <w:rPr>
              <w:rFonts w:ascii="Times New Roman" w:hAnsi="Times New Roman" w:cs="Times New Roman" w:hint="eastAsia"/>
              <w:color w:val="000000" w:themeColor="text1"/>
              <w:spacing w:val="10"/>
              <w:sz w:val="24"/>
            </w:rPr>
          </w:rPrChange>
        </w:rPr>
        <w:t>备份</w:t>
      </w:r>
      <w:r w:rsidR="00B71ED7" w:rsidRPr="0034779C">
        <w:rPr>
          <w:rFonts w:asciiTheme="minorEastAsia" w:hAnsiTheme="minorEastAsia" w:cs="Times New Roman" w:hint="eastAsia"/>
          <w:color w:val="000000" w:themeColor="text1"/>
          <w:spacing w:val="10"/>
          <w:sz w:val="24"/>
          <w:szCs w:val="24"/>
          <w:rPrChange w:id="770" w:author="JY0225" w:date="2017-08-24T11:09:00Z">
            <w:rPr>
              <w:rFonts w:ascii="Times New Roman" w:hAnsi="Times New Roman" w:cs="Times New Roman" w:hint="eastAsia"/>
              <w:color w:val="000000" w:themeColor="text1"/>
              <w:spacing w:val="10"/>
              <w:sz w:val="24"/>
            </w:rPr>
          </w:rPrChange>
        </w:rPr>
        <w:t>行业在近几年面临着</w:t>
      </w:r>
      <w:r w:rsidR="00463F61" w:rsidRPr="0034779C">
        <w:rPr>
          <w:rFonts w:asciiTheme="minorEastAsia" w:hAnsiTheme="minorEastAsia" w:cs="Times New Roman" w:hint="eastAsia"/>
          <w:color w:val="000000" w:themeColor="text1"/>
          <w:spacing w:val="10"/>
          <w:sz w:val="24"/>
          <w:szCs w:val="24"/>
          <w:rPrChange w:id="771" w:author="JY0225" w:date="2017-08-24T11:09:00Z">
            <w:rPr>
              <w:rFonts w:ascii="Times New Roman" w:hAnsi="Times New Roman" w:cs="Times New Roman" w:hint="eastAsia"/>
              <w:color w:val="000000" w:themeColor="text1"/>
              <w:spacing w:val="10"/>
              <w:sz w:val="24"/>
            </w:rPr>
          </w:rPrChange>
        </w:rPr>
        <w:t>诸多的挑战</w:t>
      </w:r>
      <w:r w:rsidR="00B71ED7" w:rsidRPr="0034779C">
        <w:rPr>
          <w:rFonts w:asciiTheme="minorEastAsia" w:hAnsiTheme="minorEastAsia" w:cs="Times New Roman" w:hint="eastAsia"/>
          <w:color w:val="000000" w:themeColor="text1"/>
          <w:spacing w:val="10"/>
          <w:sz w:val="24"/>
          <w:szCs w:val="24"/>
          <w:rPrChange w:id="772" w:author="JY0225" w:date="2017-08-24T11:09:00Z">
            <w:rPr>
              <w:rFonts w:ascii="Times New Roman" w:hAnsi="Times New Roman" w:cs="Times New Roman" w:hint="eastAsia"/>
              <w:color w:val="000000" w:themeColor="text1"/>
              <w:spacing w:val="10"/>
              <w:sz w:val="24"/>
            </w:rPr>
          </w:rPrChange>
        </w:rPr>
        <w:t>，</w:t>
      </w:r>
      <w:r w:rsidR="00463F61" w:rsidRPr="0034779C">
        <w:rPr>
          <w:rFonts w:asciiTheme="minorEastAsia" w:hAnsiTheme="minorEastAsia" w:cs="Times New Roman" w:hint="eastAsia"/>
          <w:color w:val="000000" w:themeColor="text1"/>
          <w:spacing w:val="10"/>
          <w:sz w:val="24"/>
          <w:szCs w:val="24"/>
          <w:rPrChange w:id="773" w:author="JY0225" w:date="2017-08-24T11:09:00Z">
            <w:rPr>
              <w:rFonts w:ascii="Times New Roman" w:hAnsi="Times New Roman" w:cs="Times New Roman" w:hint="eastAsia"/>
              <w:color w:val="000000" w:themeColor="text1"/>
              <w:spacing w:val="10"/>
              <w:sz w:val="24"/>
            </w:rPr>
          </w:rPrChange>
        </w:rPr>
        <w:t>衍生</w:t>
      </w:r>
      <w:r w:rsidR="000965CA" w:rsidRPr="0034779C">
        <w:rPr>
          <w:rFonts w:asciiTheme="minorEastAsia" w:hAnsiTheme="minorEastAsia" w:cs="Times New Roman" w:hint="eastAsia"/>
          <w:color w:val="000000" w:themeColor="text1"/>
          <w:spacing w:val="10"/>
          <w:sz w:val="24"/>
          <w:szCs w:val="24"/>
          <w:rPrChange w:id="774" w:author="JY0225" w:date="2017-08-24T11:09:00Z">
            <w:rPr>
              <w:rFonts w:ascii="Times New Roman" w:hAnsi="Times New Roman" w:cs="Times New Roman" w:hint="eastAsia"/>
              <w:color w:val="000000" w:themeColor="text1"/>
              <w:spacing w:val="10"/>
              <w:sz w:val="24"/>
            </w:rPr>
          </w:rPrChange>
        </w:rPr>
        <w:t>出</w:t>
      </w:r>
      <w:r w:rsidR="00554ACD" w:rsidRPr="0034779C">
        <w:rPr>
          <w:rFonts w:asciiTheme="minorEastAsia" w:hAnsiTheme="minorEastAsia" w:cs="Times New Roman" w:hint="eastAsia"/>
          <w:color w:val="000000" w:themeColor="text1"/>
          <w:spacing w:val="10"/>
          <w:sz w:val="24"/>
          <w:szCs w:val="24"/>
          <w:rPrChange w:id="775" w:author="JY0225" w:date="2017-08-24T11:09:00Z">
            <w:rPr>
              <w:rFonts w:ascii="Times New Roman" w:hAnsi="Times New Roman" w:cs="Times New Roman" w:hint="eastAsia"/>
              <w:color w:val="000000" w:themeColor="text1"/>
              <w:spacing w:val="10"/>
              <w:sz w:val="24"/>
            </w:rPr>
          </w:rPrChange>
        </w:rPr>
        <w:t>了</w:t>
      </w:r>
      <w:r w:rsidR="009907A1" w:rsidRPr="0034779C">
        <w:rPr>
          <w:rFonts w:asciiTheme="minorEastAsia" w:hAnsiTheme="minorEastAsia" w:cs="Times New Roman" w:hint="eastAsia"/>
          <w:color w:val="000000" w:themeColor="text1"/>
          <w:spacing w:val="10"/>
          <w:sz w:val="24"/>
          <w:szCs w:val="24"/>
          <w:rPrChange w:id="776" w:author="JY0225" w:date="2017-08-24T11:09:00Z">
            <w:rPr>
              <w:rFonts w:ascii="Times New Roman" w:hAnsi="Times New Roman" w:cs="Times New Roman" w:hint="eastAsia"/>
              <w:color w:val="000000" w:themeColor="text1"/>
              <w:spacing w:val="10"/>
              <w:sz w:val="24"/>
            </w:rPr>
          </w:rPrChange>
        </w:rPr>
        <w:t>如</w:t>
      </w:r>
      <w:r w:rsidR="00A46694" w:rsidRPr="0034779C">
        <w:rPr>
          <w:rFonts w:asciiTheme="minorEastAsia" w:hAnsiTheme="minorEastAsia" w:cs="Times New Roman" w:hint="eastAsia"/>
          <w:color w:val="000000" w:themeColor="text1"/>
          <w:spacing w:val="10"/>
          <w:sz w:val="24"/>
          <w:szCs w:val="24"/>
          <w:rPrChange w:id="777" w:author="JY0225" w:date="2017-08-24T11:09:00Z">
            <w:rPr>
              <w:rFonts w:ascii="Times New Roman" w:hAnsi="Times New Roman" w:cs="Times New Roman" w:hint="eastAsia"/>
              <w:color w:val="000000" w:themeColor="text1"/>
              <w:spacing w:val="10"/>
              <w:sz w:val="24"/>
            </w:rPr>
          </w:rPrChange>
        </w:rPr>
        <w:t>安全性、</w:t>
      </w:r>
      <w:r w:rsidR="0068491F" w:rsidRPr="0034779C">
        <w:rPr>
          <w:rFonts w:asciiTheme="minorEastAsia" w:hAnsiTheme="minorEastAsia" w:cs="Times New Roman" w:hint="eastAsia"/>
          <w:color w:val="000000" w:themeColor="text1"/>
          <w:spacing w:val="10"/>
          <w:sz w:val="24"/>
          <w:szCs w:val="24"/>
          <w:rPrChange w:id="778" w:author="JY0225" w:date="2017-08-24T11:09:00Z">
            <w:rPr>
              <w:rFonts w:ascii="Times New Roman" w:hAnsi="Times New Roman" w:cs="Times New Roman" w:hint="eastAsia"/>
              <w:color w:val="000000" w:themeColor="text1"/>
              <w:spacing w:val="10"/>
              <w:sz w:val="24"/>
            </w:rPr>
          </w:rPrChange>
        </w:rPr>
        <w:t>稳定性</w:t>
      </w:r>
      <w:r w:rsidR="006150FC" w:rsidRPr="0034779C">
        <w:rPr>
          <w:rFonts w:asciiTheme="minorEastAsia" w:hAnsiTheme="minorEastAsia" w:cs="Times New Roman" w:hint="eastAsia"/>
          <w:color w:val="000000" w:themeColor="text1"/>
          <w:spacing w:val="10"/>
          <w:sz w:val="24"/>
          <w:szCs w:val="24"/>
          <w:rPrChange w:id="779" w:author="JY0225" w:date="2017-08-24T11:09:00Z">
            <w:rPr>
              <w:rFonts w:ascii="Times New Roman" w:hAnsi="Times New Roman" w:cs="Times New Roman" w:hint="eastAsia"/>
              <w:color w:val="000000" w:themeColor="text1"/>
              <w:spacing w:val="10"/>
              <w:sz w:val="24"/>
            </w:rPr>
          </w:rPrChange>
        </w:rPr>
        <w:t>、可扩展性</w:t>
      </w:r>
      <w:r w:rsidR="000965CA" w:rsidRPr="0034779C">
        <w:rPr>
          <w:rFonts w:asciiTheme="minorEastAsia" w:hAnsiTheme="minorEastAsia" w:cs="Times New Roman" w:hint="eastAsia"/>
          <w:color w:val="000000" w:themeColor="text1"/>
          <w:spacing w:val="10"/>
          <w:sz w:val="24"/>
          <w:szCs w:val="24"/>
          <w:rPrChange w:id="780" w:author="JY0225" w:date="2017-08-24T11:09:00Z">
            <w:rPr>
              <w:rFonts w:ascii="Times New Roman" w:hAnsi="Times New Roman" w:cs="Times New Roman" w:hint="eastAsia"/>
              <w:color w:val="000000" w:themeColor="text1"/>
              <w:spacing w:val="10"/>
              <w:sz w:val="24"/>
            </w:rPr>
          </w:rPrChange>
        </w:rPr>
        <w:t>等问题</w:t>
      </w:r>
      <w:r w:rsidR="00E366D7" w:rsidRPr="0034779C">
        <w:rPr>
          <w:rFonts w:asciiTheme="minorEastAsia" w:hAnsiTheme="minorEastAsia" w:cs="Times New Roman" w:hint="eastAsia"/>
          <w:color w:val="000000" w:themeColor="text1"/>
          <w:spacing w:val="10"/>
          <w:sz w:val="24"/>
          <w:szCs w:val="24"/>
          <w:rPrChange w:id="781" w:author="JY0225" w:date="2017-08-24T11:09:00Z">
            <w:rPr>
              <w:rFonts w:ascii="Times New Roman" w:hAnsi="Times New Roman" w:cs="Times New Roman" w:hint="eastAsia"/>
              <w:color w:val="000000" w:themeColor="text1"/>
              <w:spacing w:val="10"/>
              <w:sz w:val="24"/>
            </w:rPr>
          </w:rPrChange>
        </w:rPr>
        <w:t>，用户对</w:t>
      </w:r>
      <w:r w:rsidR="00C35D4B" w:rsidRPr="0034779C">
        <w:rPr>
          <w:rFonts w:asciiTheme="minorEastAsia" w:hAnsiTheme="minorEastAsia" w:cs="Times New Roman" w:hint="eastAsia"/>
          <w:color w:val="000000" w:themeColor="text1"/>
          <w:spacing w:val="10"/>
          <w:sz w:val="24"/>
          <w:szCs w:val="24"/>
          <w:rPrChange w:id="782" w:author="JY0225" w:date="2017-08-24T11:09: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783" w:author="JY0225" w:date="2017-08-24T11:09:00Z">
            <w:rPr>
              <w:rFonts w:ascii="Times New Roman" w:hAnsi="Times New Roman" w:cs="Times New Roman" w:hint="eastAsia"/>
              <w:color w:val="000000" w:themeColor="text1"/>
              <w:spacing w:val="10"/>
              <w:sz w:val="24"/>
            </w:rPr>
          </w:rPrChange>
        </w:rPr>
        <w:t>备份</w:t>
      </w:r>
      <w:r w:rsidR="00E366D7" w:rsidRPr="0034779C">
        <w:rPr>
          <w:rFonts w:asciiTheme="minorEastAsia" w:hAnsiTheme="minorEastAsia" w:cs="Times New Roman" w:hint="eastAsia"/>
          <w:color w:val="000000" w:themeColor="text1"/>
          <w:spacing w:val="10"/>
          <w:sz w:val="24"/>
          <w:szCs w:val="24"/>
          <w:rPrChange w:id="784" w:author="JY0225" w:date="2017-08-24T11:09:00Z">
            <w:rPr>
              <w:rFonts w:ascii="Times New Roman" w:hAnsi="Times New Roman" w:cs="Times New Roman" w:hint="eastAsia"/>
              <w:color w:val="000000" w:themeColor="text1"/>
              <w:spacing w:val="10"/>
              <w:sz w:val="24"/>
            </w:rPr>
          </w:rPrChange>
        </w:rPr>
        <w:t>平台提出了更高的要求</w:t>
      </w:r>
      <w:r w:rsidR="000965CA" w:rsidRPr="0034779C">
        <w:rPr>
          <w:rFonts w:asciiTheme="minorEastAsia" w:hAnsiTheme="minorEastAsia" w:cs="Times New Roman" w:hint="eastAsia"/>
          <w:color w:val="000000" w:themeColor="text1"/>
          <w:spacing w:val="10"/>
          <w:sz w:val="24"/>
          <w:szCs w:val="24"/>
          <w:rPrChange w:id="785" w:author="JY0225" w:date="2017-08-24T11:09:00Z">
            <w:rPr>
              <w:rFonts w:ascii="Times New Roman" w:hAnsi="Times New Roman" w:cs="Times New Roman" w:hint="eastAsia"/>
              <w:color w:val="000000" w:themeColor="text1"/>
              <w:spacing w:val="10"/>
              <w:sz w:val="24"/>
            </w:rPr>
          </w:rPrChange>
        </w:rPr>
        <w:t>。</w:t>
      </w:r>
      <w:r w:rsidR="00340A1D" w:rsidRPr="0034779C">
        <w:rPr>
          <w:rFonts w:asciiTheme="minorEastAsia" w:hAnsiTheme="minorEastAsia" w:cs="Times New Roman" w:hint="eastAsia"/>
          <w:color w:val="000000" w:themeColor="text1"/>
          <w:spacing w:val="10"/>
          <w:sz w:val="24"/>
          <w:szCs w:val="24"/>
          <w:rPrChange w:id="786" w:author="JY0225" w:date="2017-08-24T11:09:00Z">
            <w:rPr>
              <w:rFonts w:ascii="Times New Roman" w:hAnsi="Times New Roman" w:cs="Times New Roman" w:hint="eastAsia"/>
              <w:color w:val="000000" w:themeColor="text1"/>
              <w:spacing w:val="10"/>
              <w:sz w:val="24"/>
            </w:rPr>
          </w:rPrChange>
        </w:rPr>
        <w:t>在这样的环境下，各大云</w:t>
      </w:r>
      <w:r w:rsidR="00476838" w:rsidRPr="0034779C">
        <w:rPr>
          <w:rFonts w:asciiTheme="minorEastAsia" w:hAnsiTheme="minorEastAsia" w:cs="Times New Roman" w:hint="eastAsia"/>
          <w:color w:val="000000" w:themeColor="text1"/>
          <w:spacing w:val="10"/>
          <w:sz w:val="24"/>
          <w:szCs w:val="24"/>
          <w:rPrChange w:id="787" w:author="JY0225" w:date="2017-08-24T11:09:00Z">
            <w:rPr>
              <w:rFonts w:ascii="Times New Roman" w:hAnsi="Times New Roman" w:cs="Times New Roman" w:hint="eastAsia"/>
              <w:color w:val="000000" w:themeColor="text1"/>
              <w:spacing w:val="10"/>
              <w:sz w:val="24"/>
            </w:rPr>
          </w:rPrChange>
        </w:rPr>
        <w:t>备</w:t>
      </w:r>
      <w:ins w:id="788" w:author="微软用户" w:date="2017-08-27T14:16:00Z">
        <w:r w:rsidR="00102DEE">
          <w:rPr>
            <w:rFonts w:asciiTheme="minorEastAsia" w:hAnsiTheme="minorEastAsia" w:cs="Times New Roman" w:hint="eastAsia"/>
            <w:color w:val="000000" w:themeColor="text1"/>
            <w:spacing w:val="10"/>
            <w:sz w:val="24"/>
            <w:szCs w:val="24"/>
          </w:rPr>
          <w:t>份</w:t>
        </w:r>
        <w:r w:rsidR="00FC00A9">
          <w:rPr>
            <w:rFonts w:asciiTheme="minorEastAsia" w:hAnsiTheme="minorEastAsia" w:cs="Times New Roman" w:hint="eastAsia"/>
            <w:color w:val="000000" w:themeColor="text1"/>
            <w:spacing w:val="10"/>
            <w:sz w:val="24"/>
            <w:szCs w:val="24"/>
          </w:rPr>
          <w:t>服务</w:t>
        </w:r>
      </w:ins>
      <w:del w:id="789" w:author="微软用户" w:date="2017-08-27T14:16:00Z">
        <w:r w:rsidR="00476838" w:rsidRPr="0034779C" w:rsidDel="006036C0">
          <w:rPr>
            <w:rFonts w:asciiTheme="minorEastAsia" w:hAnsiTheme="minorEastAsia" w:cs="Times New Roman" w:hint="eastAsia"/>
            <w:color w:val="000000" w:themeColor="text1"/>
            <w:spacing w:val="10"/>
            <w:sz w:val="24"/>
            <w:szCs w:val="24"/>
            <w:rPrChange w:id="790" w:author="JY0225" w:date="2017-08-24T11:09:00Z">
              <w:rPr>
                <w:rFonts w:ascii="Times New Roman" w:hAnsi="Times New Roman" w:cs="Times New Roman" w:hint="eastAsia"/>
                <w:color w:val="000000" w:themeColor="text1"/>
                <w:spacing w:val="10"/>
                <w:sz w:val="24"/>
              </w:rPr>
            </w:rPrChange>
          </w:rPr>
          <w:delText>份</w:delText>
        </w:r>
      </w:del>
      <w:r w:rsidR="00340A1D" w:rsidRPr="0034779C">
        <w:rPr>
          <w:rFonts w:asciiTheme="minorEastAsia" w:hAnsiTheme="minorEastAsia" w:cs="Times New Roman" w:hint="eastAsia"/>
          <w:color w:val="000000" w:themeColor="text1"/>
          <w:spacing w:val="10"/>
          <w:sz w:val="24"/>
          <w:szCs w:val="24"/>
          <w:rPrChange w:id="791" w:author="JY0225" w:date="2017-08-24T11:09:00Z">
            <w:rPr>
              <w:rFonts w:ascii="Times New Roman" w:hAnsi="Times New Roman" w:cs="Times New Roman" w:hint="eastAsia"/>
              <w:color w:val="000000" w:themeColor="text1"/>
              <w:spacing w:val="10"/>
              <w:sz w:val="24"/>
            </w:rPr>
          </w:rPrChange>
        </w:rPr>
        <w:t>供应商</w:t>
      </w:r>
      <w:r w:rsidR="00F53372" w:rsidRPr="0034779C">
        <w:rPr>
          <w:rFonts w:asciiTheme="minorEastAsia" w:hAnsiTheme="minorEastAsia" w:cs="Times New Roman" w:hint="eastAsia"/>
          <w:color w:val="000000" w:themeColor="text1"/>
          <w:spacing w:val="10"/>
          <w:sz w:val="24"/>
          <w:szCs w:val="24"/>
          <w:rPrChange w:id="792" w:author="JY0225" w:date="2017-08-24T11:09:00Z">
            <w:rPr>
              <w:rFonts w:ascii="Times New Roman" w:hAnsi="Times New Roman" w:cs="Times New Roman" w:hint="eastAsia"/>
              <w:color w:val="000000" w:themeColor="text1"/>
              <w:spacing w:val="10"/>
              <w:sz w:val="24"/>
            </w:rPr>
          </w:rPrChange>
        </w:rPr>
        <w:t>纷纷</w:t>
      </w:r>
      <w:r w:rsidR="00340A1D" w:rsidRPr="0034779C">
        <w:rPr>
          <w:rFonts w:asciiTheme="minorEastAsia" w:hAnsiTheme="minorEastAsia" w:cs="Times New Roman" w:hint="eastAsia"/>
          <w:color w:val="000000" w:themeColor="text1"/>
          <w:spacing w:val="10"/>
          <w:sz w:val="24"/>
          <w:szCs w:val="24"/>
          <w:rPrChange w:id="793" w:author="JY0225" w:date="2017-08-24T11:09:00Z">
            <w:rPr>
              <w:rFonts w:ascii="Times New Roman" w:hAnsi="Times New Roman" w:cs="Times New Roman" w:hint="eastAsia"/>
              <w:color w:val="000000" w:themeColor="text1"/>
              <w:spacing w:val="10"/>
              <w:sz w:val="24"/>
            </w:rPr>
          </w:rPrChange>
        </w:rPr>
        <w:t>对</w:t>
      </w:r>
      <w:ins w:id="794" w:author="微软用户" w:date="2017-08-27T14:16:00Z">
        <w:r w:rsidR="00D930B7">
          <w:rPr>
            <w:rFonts w:asciiTheme="minorEastAsia" w:hAnsiTheme="minorEastAsia" w:cs="Times New Roman"/>
            <w:color w:val="000000" w:themeColor="text1"/>
            <w:spacing w:val="10"/>
            <w:sz w:val="24"/>
            <w:szCs w:val="24"/>
          </w:rPr>
          <w:t>其</w:t>
        </w:r>
      </w:ins>
      <w:del w:id="795" w:author="微软用户" w:date="2017-08-27T14:16:00Z">
        <w:r w:rsidR="00340A1D" w:rsidRPr="0034779C" w:rsidDel="00D930B7">
          <w:rPr>
            <w:rFonts w:asciiTheme="minorEastAsia" w:hAnsiTheme="minorEastAsia" w:cs="Times New Roman" w:hint="eastAsia"/>
            <w:color w:val="000000" w:themeColor="text1"/>
            <w:spacing w:val="10"/>
            <w:sz w:val="24"/>
            <w:szCs w:val="24"/>
            <w:rPrChange w:id="796" w:author="JY0225" w:date="2017-08-24T11:09:00Z">
              <w:rPr>
                <w:rFonts w:ascii="Times New Roman" w:hAnsi="Times New Roman" w:cs="Times New Roman" w:hint="eastAsia"/>
                <w:color w:val="000000" w:themeColor="text1"/>
                <w:spacing w:val="10"/>
                <w:sz w:val="24"/>
              </w:rPr>
            </w:rPrChange>
          </w:rPr>
          <w:delText>云</w:delText>
        </w:r>
        <w:r w:rsidR="00476838" w:rsidRPr="0034779C" w:rsidDel="00D930B7">
          <w:rPr>
            <w:rFonts w:asciiTheme="minorEastAsia" w:hAnsiTheme="minorEastAsia" w:cs="Times New Roman" w:hint="eastAsia"/>
            <w:color w:val="000000" w:themeColor="text1"/>
            <w:spacing w:val="10"/>
            <w:sz w:val="24"/>
            <w:szCs w:val="24"/>
            <w:rPrChange w:id="797" w:author="JY0225" w:date="2017-08-24T11:09:00Z">
              <w:rPr>
                <w:rFonts w:ascii="Times New Roman" w:hAnsi="Times New Roman" w:cs="Times New Roman" w:hint="eastAsia"/>
                <w:color w:val="000000" w:themeColor="text1"/>
                <w:spacing w:val="10"/>
                <w:sz w:val="24"/>
              </w:rPr>
            </w:rPrChange>
          </w:rPr>
          <w:delText>备份</w:delText>
        </w:r>
        <w:r w:rsidR="00340A1D" w:rsidRPr="0034779C" w:rsidDel="00D930B7">
          <w:rPr>
            <w:rFonts w:asciiTheme="minorEastAsia" w:hAnsiTheme="minorEastAsia" w:cs="Times New Roman" w:hint="eastAsia"/>
            <w:color w:val="000000" w:themeColor="text1"/>
            <w:spacing w:val="10"/>
            <w:sz w:val="24"/>
            <w:szCs w:val="24"/>
            <w:rPrChange w:id="798" w:author="JY0225" w:date="2017-08-24T11:09:00Z">
              <w:rPr>
                <w:rFonts w:ascii="Times New Roman" w:hAnsi="Times New Roman" w:cs="Times New Roman" w:hint="eastAsia"/>
                <w:color w:val="000000" w:themeColor="text1"/>
                <w:spacing w:val="10"/>
                <w:sz w:val="24"/>
              </w:rPr>
            </w:rPrChange>
          </w:rPr>
          <w:delText>的</w:delText>
        </w:r>
      </w:del>
      <w:r w:rsidR="00340A1D" w:rsidRPr="0034779C">
        <w:rPr>
          <w:rFonts w:asciiTheme="minorEastAsia" w:hAnsiTheme="minorEastAsia" w:cs="Times New Roman" w:hint="eastAsia"/>
          <w:color w:val="000000" w:themeColor="text1"/>
          <w:spacing w:val="10"/>
          <w:sz w:val="24"/>
          <w:szCs w:val="24"/>
          <w:rPrChange w:id="799" w:author="JY0225" w:date="2017-08-24T11:09:00Z">
            <w:rPr>
              <w:rFonts w:ascii="Times New Roman" w:hAnsi="Times New Roman" w:cs="Times New Roman" w:hint="eastAsia"/>
              <w:color w:val="000000" w:themeColor="text1"/>
              <w:spacing w:val="10"/>
              <w:sz w:val="24"/>
            </w:rPr>
          </w:rPrChange>
        </w:rPr>
        <w:t>关键技术进行</w:t>
      </w:r>
      <w:r w:rsidR="00A61204" w:rsidRPr="0034779C">
        <w:rPr>
          <w:rFonts w:asciiTheme="minorEastAsia" w:hAnsiTheme="minorEastAsia" w:cs="Times New Roman" w:hint="eastAsia"/>
          <w:color w:val="000000" w:themeColor="text1"/>
          <w:spacing w:val="10"/>
          <w:sz w:val="24"/>
          <w:szCs w:val="24"/>
          <w:rPrChange w:id="800" w:author="JY0225" w:date="2017-08-24T11:09:00Z">
            <w:rPr>
              <w:rFonts w:ascii="Times New Roman" w:hAnsi="Times New Roman" w:cs="Times New Roman" w:hint="eastAsia"/>
              <w:color w:val="000000" w:themeColor="text1"/>
              <w:spacing w:val="10"/>
              <w:sz w:val="24"/>
            </w:rPr>
          </w:rPrChange>
        </w:rPr>
        <w:t>了</w:t>
      </w:r>
      <w:r w:rsidR="00340A1D" w:rsidRPr="0034779C">
        <w:rPr>
          <w:rFonts w:asciiTheme="minorEastAsia" w:hAnsiTheme="minorEastAsia" w:cs="Times New Roman" w:hint="eastAsia"/>
          <w:color w:val="000000" w:themeColor="text1"/>
          <w:spacing w:val="10"/>
          <w:sz w:val="24"/>
          <w:szCs w:val="24"/>
          <w:rPrChange w:id="801" w:author="JY0225" w:date="2017-08-24T11:09:00Z">
            <w:rPr>
              <w:rFonts w:ascii="Times New Roman" w:hAnsi="Times New Roman" w:cs="Times New Roman" w:hint="eastAsia"/>
              <w:color w:val="000000" w:themeColor="text1"/>
              <w:spacing w:val="10"/>
              <w:sz w:val="24"/>
            </w:rPr>
          </w:rPrChange>
        </w:rPr>
        <w:t>革新</w:t>
      </w:r>
      <w:r w:rsidR="000046F7" w:rsidRPr="0034779C">
        <w:rPr>
          <w:rFonts w:asciiTheme="minorEastAsia" w:hAnsiTheme="minorEastAsia"/>
          <w:color w:val="000000" w:themeColor="text1"/>
          <w:sz w:val="24"/>
          <w:szCs w:val="24"/>
          <w:vertAlign w:val="superscript"/>
          <w:rPrChange w:id="802"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803" w:author="JY0225" w:date="2017-08-24T11:09:00Z">
            <w:rPr>
              <w:color w:val="000000" w:themeColor="text1"/>
              <w:vertAlign w:val="superscript"/>
            </w:rPr>
          </w:rPrChange>
        </w:rPr>
        <w:instrText xml:space="preserve"> REF _Ref489705884 \r \h </w:instrText>
      </w:r>
      <w:r w:rsidR="0034779C" w:rsidRPr="0034779C">
        <w:rPr>
          <w:rFonts w:asciiTheme="minorEastAsia" w:hAnsiTheme="minorEastAsia"/>
          <w:color w:val="000000" w:themeColor="text1"/>
          <w:sz w:val="24"/>
          <w:szCs w:val="24"/>
          <w:vertAlign w:val="superscript"/>
          <w:rPrChange w:id="804"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805" w:author="JY0225" w:date="2017-08-24T11:09:00Z">
            <w:rPr>
              <w:rFonts w:asciiTheme="minorEastAsia" w:hAnsiTheme="minorEastAsia"/>
              <w:color w:val="000000" w:themeColor="text1"/>
              <w:sz w:val="24"/>
              <w:szCs w:val="24"/>
              <w:vertAlign w:val="superscript"/>
            </w:rPr>
          </w:rPrChange>
        </w:rPr>
      </w:r>
      <w:r w:rsidR="000046F7" w:rsidRPr="0034779C">
        <w:rPr>
          <w:rFonts w:asciiTheme="minorEastAsia" w:hAnsiTheme="minorEastAsia"/>
          <w:color w:val="000000" w:themeColor="text1"/>
          <w:sz w:val="24"/>
          <w:szCs w:val="24"/>
          <w:vertAlign w:val="superscript"/>
          <w:rPrChange w:id="806" w:author="JY0225" w:date="2017-08-24T11:09:00Z">
            <w:rPr>
              <w:color w:val="000000" w:themeColor="text1"/>
              <w:vertAlign w:val="superscript"/>
            </w:rPr>
          </w:rPrChange>
        </w:rPr>
        <w:fldChar w:fldCharType="separate"/>
      </w:r>
      <w:ins w:id="807" w:author="微软用户" w:date="2017-08-24T22:18:00Z">
        <w:r w:rsidR="00C56CDB">
          <w:rPr>
            <w:rFonts w:asciiTheme="minorEastAsia" w:hAnsiTheme="minorEastAsia"/>
            <w:color w:val="000000" w:themeColor="text1"/>
            <w:sz w:val="24"/>
            <w:szCs w:val="24"/>
            <w:vertAlign w:val="superscript"/>
          </w:rPr>
          <w:t>[2]</w:t>
        </w:r>
      </w:ins>
      <w:del w:id="808" w:author="微软用户" w:date="2017-08-24T22:18:00Z">
        <w:r w:rsidR="008E2759" w:rsidRPr="0034779C" w:rsidDel="00C56CDB">
          <w:rPr>
            <w:rFonts w:asciiTheme="minorEastAsia" w:hAnsiTheme="minorEastAsia"/>
            <w:color w:val="000000" w:themeColor="text1"/>
            <w:sz w:val="24"/>
            <w:szCs w:val="24"/>
            <w:vertAlign w:val="superscript"/>
            <w:rPrChange w:id="809" w:author="JY0225" w:date="2017-08-24T11:09:00Z">
              <w:rPr>
                <w:color w:val="000000" w:themeColor="text1"/>
                <w:vertAlign w:val="superscript"/>
              </w:rPr>
            </w:rPrChange>
          </w:rPr>
          <w:delText>[2]</w:delText>
        </w:r>
      </w:del>
      <w:r w:rsidR="000046F7" w:rsidRPr="0034779C">
        <w:rPr>
          <w:rFonts w:asciiTheme="minorEastAsia" w:hAnsiTheme="minorEastAsia"/>
          <w:color w:val="000000" w:themeColor="text1"/>
          <w:sz w:val="24"/>
          <w:szCs w:val="24"/>
          <w:vertAlign w:val="superscript"/>
          <w:rPrChange w:id="810" w:author="JY0225" w:date="2017-08-24T11:09:00Z">
            <w:rPr>
              <w:color w:val="000000" w:themeColor="text1"/>
              <w:vertAlign w:val="superscript"/>
            </w:rPr>
          </w:rPrChange>
        </w:rPr>
        <w:fldChar w:fldCharType="end"/>
      </w:r>
      <w:r w:rsidR="000046F7" w:rsidRPr="0034779C">
        <w:rPr>
          <w:rFonts w:asciiTheme="minorEastAsia" w:hAnsiTheme="minorEastAsia"/>
          <w:color w:val="000000" w:themeColor="text1"/>
          <w:sz w:val="24"/>
          <w:szCs w:val="24"/>
          <w:vertAlign w:val="superscript"/>
          <w:rPrChange w:id="811"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812" w:author="JY0225" w:date="2017-08-24T11:09:00Z">
            <w:rPr>
              <w:color w:val="000000" w:themeColor="text1"/>
              <w:vertAlign w:val="superscript"/>
            </w:rPr>
          </w:rPrChange>
        </w:rPr>
        <w:instrText xml:space="preserve"> REF _Ref489820088 \r \h </w:instrText>
      </w:r>
      <w:r w:rsidR="0034779C" w:rsidRPr="0034779C">
        <w:rPr>
          <w:rFonts w:asciiTheme="minorEastAsia" w:hAnsiTheme="minorEastAsia"/>
          <w:color w:val="000000" w:themeColor="text1"/>
          <w:sz w:val="24"/>
          <w:szCs w:val="24"/>
          <w:vertAlign w:val="superscript"/>
          <w:rPrChange w:id="813"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814" w:author="JY0225" w:date="2017-08-24T11:09:00Z">
            <w:rPr>
              <w:rFonts w:asciiTheme="minorEastAsia" w:hAnsiTheme="minorEastAsia"/>
              <w:color w:val="000000" w:themeColor="text1"/>
              <w:sz w:val="24"/>
              <w:szCs w:val="24"/>
              <w:vertAlign w:val="superscript"/>
            </w:rPr>
          </w:rPrChange>
        </w:rPr>
      </w:r>
      <w:r w:rsidR="000046F7" w:rsidRPr="0034779C">
        <w:rPr>
          <w:rFonts w:asciiTheme="minorEastAsia" w:hAnsiTheme="minorEastAsia"/>
          <w:color w:val="000000" w:themeColor="text1"/>
          <w:sz w:val="24"/>
          <w:szCs w:val="24"/>
          <w:vertAlign w:val="superscript"/>
          <w:rPrChange w:id="815" w:author="JY0225" w:date="2017-08-24T11:09:00Z">
            <w:rPr>
              <w:color w:val="000000" w:themeColor="text1"/>
              <w:vertAlign w:val="superscript"/>
            </w:rPr>
          </w:rPrChange>
        </w:rPr>
        <w:fldChar w:fldCharType="separate"/>
      </w:r>
      <w:ins w:id="816" w:author="微软用户" w:date="2017-08-24T22:18:00Z">
        <w:r w:rsidR="00C56CDB">
          <w:rPr>
            <w:rFonts w:asciiTheme="minorEastAsia" w:hAnsiTheme="minorEastAsia"/>
            <w:color w:val="000000" w:themeColor="text1"/>
            <w:sz w:val="24"/>
            <w:szCs w:val="24"/>
            <w:vertAlign w:val="superscript"/>
          </w:rPr>
          <w:t>[3]</w:t>
        </w:r>
      </w:ins>
      <w:del w:id="817" w:author="微软用户" w:date="2017-08-24T22:18:00Z">
        <w:r w:rsidR="008E2759" w:rsidRPr="0034779C" w:rsidDel="00C56CDB">
          <w:rPr>
            <w:rFonts w:asciiTheme="minorEastAsia" w:hAnsiTheme="minorEastAsia"/>
            <w:color w:val="000000" w:themeColor="text1"/>
            <w:sz w:val="24"/>
            <w:szCs w:val="24"/>
            <w:vertAlign w:val="superscript"/>
            <w:rPrChange w:id="818" w:author="JY0225" w:date="2017-08-24T11:09:00Z">
              <w:rPr>
                <w:color w:val="000000" w:themeColor="text1"/>
                <w:vertAlign w:val="superscript"/>
              </w:rPr>
            </w:rPrChange>
          </w:rPr>
          <w:delText>[3]</w:delText>
        </w:r>
      </w:del>
      <w:r w:rsidR="000046F7" w:rsidRPr="0034779C">
        <w:rPr>
          <w:rFonts w:asciiTheme="minorEastAsia" w:hAnsiTheme="minorEastAsia"/>
          <w:color w:val="000000" w:themeColor="text1"/>
          <w:sz w:val="24"/>
          <w:szCs w:val="24"/>
          <w:vertAlign w:val="superscript"/>
          <w:rPrChange w:id="819" w:author="JY0225" w:date="2017-08-24T11:09:00Z">
            <w:rPr>
              <w:color w:val="000000" w:themeColor="text1"/>
              <w:vertAlign w:val="superscript"/>
            </w:rPr>
          </w:rPrChange>
        </w:rPr>
        <w:fldChar w:fldCharType="end"/>
      </w:r>
      <w:r w:rsidR="00C12C5F" w:rsidRPr="0034779C">
        <w:rPr>
          <w:rFonts w:asciiTheme="minorEastAsia" w:hAnsiTheme="minorEastAsia" w:cs="Times New Roman" w:hint="eastAsia"/>
          <w:color w:val="000000" w:themeColor="text1"/>
          <w:spacing w:val="10"/>
          <w:sz w:val="24"/>
          <w:szCs w:val="24"/>
          <w:rPrChange w:id="820" w:author="JY0225" w:date="2017-08-24T11:09:00Z">
            <w:rPr>
              <w:rFonts w:ascii="Times New Roman" w:hAnsi="Times New Roman" w:cs="Times New Roman" w:hint="eastAsia"/>
              <w:color w:val="000000" w:themeColor="text1"/>
              <w:spacing w:val="10"/>
              <w:sz w:val="24"/>
            </w:rPr>
          </w:rPrChange>
        </w:rPr>
        <w:t>。</w:t>
      </w:r>
      <w:r w:rsidR="00B62A59" w:rsidRPr="0034779C">
        <w:rPr>
          <w:rFonts w:asciiTheme="minorEastAsia" w:hAnsiTheme="minorEastAsia" w:cs="Times New Roman" w:hint="eastAsia"/>
          <w:color w:val="000000" w:themeColor="text1"/>
          <w:spacing w:val="10"/>
          <w:sz w:val="24"/>
          <w:szCs w:val="24"/>
          <w:rPrChange w:id="821" w:author="JY0225" w:date="2017-08-24T11:09:00Z">
            <w:rPr>
              <w:rFonts w:ascii="Times New Roman" w:hAnsi="Times New Roman" w:cs="Times New Roman" w:hint="eastAsia"/>
              <w:color w:val="000000" w:themeColor="text1"/>
              <w:spacing w:val="10"/>
              <w:sz w:val="24"/>
            </w:rPr>
          </w:rPrChange>
        </w:rPr>
        <w:t>目前，一款自主研发的</w:t>
      </w:r>
      <w:r w:rsidR="001121D4" w:rsidRPr="0034779C">
        <w:rPr>
          <w:rFonts w:asciiTheme="minorEastAsia" w:hAnsiTheme="minorEastAsia" w:cs="Times New Roman" w:hint="eastAsia"/>
          <w:color w:val="000000" w:themeColor="text1"/>
          <w:spacing w:val="10"/>
          <w:sz w:val="24"/>
          <w:szCs w:val="24"/>
          <w:rPrChange w:id="822" w:author="JY0225" w:date="2017-08-24T11:09:00Z">
            <w:rPr>
              <w:rFonts w:ascii="Times New Roman" w:hAnsi="Times New Roman" w:cs="Times New Roman" w:hint="eastAsia"/>
              <w:color w:val="000000" w:themeColor="text1"/>
              <w:spacing w:val="10"/>
              <w:sz w:val="24"/>
            </w:rPr>
          </w:rPrChange>
        </w:rPr>
        <w:t>云备份</w:t>
      </w:r>
      <w:r w:rsidR="00B62A59" w:rsidRPr="0034779C">
        <w:rPr>
          <w:rFonts w:asciiTheme="minorEastAsia" w:hAnsiTheme="minorEastAsia" w:cs="Times New Roman" w:hint="eastAsia"/>
          <w:color w:val="000000" w:themeColor="text1"/>
          <w:spacing w:val="10"/>
          <w:sz w:val="24"/>
          <w:szCs w:val="24"/>
          <w:rPrChange w:id="823" w:author="JY0225" w:date="2017-08-24T11:09:00Z">
            <w:rPr>
              <w:rFonts w:ascii="Times New Roman" w:hAnsi="Times New Roman" w:cs="Times New Roman" w:hint="eastAsia"/>
              <w:color w:val="000000" w:themeColor="text1"/>
              <w:spacing w:val="10"/>
              <w:sz w:val="24"/>
            </w:rPr>
          </w:rPrChange>
        </w:rPr>
        <w:t>系统以中间件</w:t>
      </w:r>
      <w:r w:rsidR="000046F7" w:rsidRPr="0034779C">
        <w:rPr>
          <w:rFonts w:asciiTheme="minorEastAsia" w:hAnsiTheme="minorEastAsia"/>
          <w:color w:val="000000" w:themeColor="text1"/>
          <w:sz w:val="24"/>
          <w:szCs w:val="24"/>
          <w:vertAlign w:val="superscript"/>
          <w:rPrChange w:id="824"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825" w:author="JY0225" w:date="2017-08-24T11:09:00Z">
            <w:rPr>
              <w:color w:val="000000" w:themeColor="text1"/>
              <w:vertAlign w:val="superscript"/>
            </w:rPr>
          </w:rPrChange>
        </w:rPr>
        <w:instrText xml:space="preserve"> REF _Ref489791737 \r \h </w:instrText>
      </w:r>
      <w:r w:rsidR="0034779C" w:rsidRPr="0034779C">
        <w:rPr>
          <w:rFonts w:asciiTheme="minorEastAsia" w:hAnsiTheme="minorEastAsia"/>
          <w:color w:val="000000" w:themeColor="text1"/>
          <w:sz w:val="24"/>
          <w:szCs w:val="24"/>
          <w:vertAlign w:val="superscript"/>
          <w:rPrChange w:id="826"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827" w:author="JY0225" w:date="2017-08-24T11:09:00Z">
            <w:rPr>
              <w:rFonts w:asciiTheme="minorEastAsia" w:hAnsiTheme="minorEastAsia"/>
              <w:color w:val="000000" w:themeColor="text1"/>
              <w:sz w:val="24"/>
              <w:szCs w:val="24"/>
              <w:vertAlign w:val="superscript"/>
            </w:rPr>
          </w:rPrChange>
        </w:rPr>
      </w:r>
      <w:r w:rsidR="000046F7" w:rsidRPr="0034779C">
        <w:rPr>
          <w:rFonts w:asciiTheme="minorEastAsia" w:hAnsiTheme="minorEastAsia"/>
          <w:color w:val="000000" w:themeColor="text1"/>
          <w:sz w:val="24"/>
          <w:szCs w:val="24"/>
          <w:vertAlign w:val="superscript"/>
          <w:rPrChange w:id="828" w:author="JY0225" w:date="2017-08-24T11:09:00Z">
            <w:rPr>
              <w:color w:val="000000" w:themeColor="text1"/>
              <w:vertAlign w:val="superscript"/>
            </w:rPr>
          </w:rPrChange>
        </w:rPr>
        <w:fldChar w:fldCharType="separate"/>
      </w:r>
      <w:ins w:id="829" w:author="微软用户" w:date="2017-08-24T22:18:00Z">
        <w:r w:rsidR="00C56CDB">
          <w:rPr>
            <w:rFonts w:asciiTheme="minorEastAsia" w:hAnsiTheme="minorEastAsia"/>
            <w:color w:val="000000" w:themeColor="text1"/>
            <w:sz w:val="24"/>
            <w:szCs w:val="24"/>
            <w:vertAlign w:val="superscript"/>
          </w:rPr>
          <w:t>[4]</w:t>
        </w:r>
      </w:ins>
      <w:del w:id="830" w:author="微软用户" w:date="2017-08-24T22:18:00Z">
        <w:r w:rsidR="008E2759" w:rsidRPr="0034779C" w:rsidDel="00C56CDB">
          <w:rPr>
            <w:rFonts w:asciiTheme="minorEastAsia" w:hAnsiTheme="minorEastAsia"/>
            <w:color w:val="000000" w:themeColor="text1"/>
            <w:sz w:val="24"/>
            <w:szCs w:val="24"/>
            <w:vertAlign w:val="superscript"/>
            <w:rPrChange w:id="831" w:author="JY0225" w:date="2017-08-24T11:09:00Z">
              <w:rPr>
                <w:color w:val="000000" w:themeColor="text1"/>
                <w:vertAlign w:val="superscript"/>
              </w:rPr>
            </w:rPrChange>
          </w:rPr>
          <w:delText>[4]</w:delText>
        </w:r>
      </w:del>
      <w:r w:rsidR="000046F7" w:rsidRPr="0034779C">
        <w:rPr>
          <w:rFonts w:asciiTheme="minorEastAsia" w:hAnsiTheme="minorEastAsia"/>
          <w:color w:val="000000" w:themeColor="text1"/>
          <w:sz w:val="24"/>
          <w:szCs w:val="24"/>
          <w:vertAlign w:val="superscript"/>
          <w:rPrChange w:id="832" w:author="JY0225" w:date="2017-08-24T11:09:00Z">
            <w:rPr>
              <w:color w:val="000000" w:themeColor="text1"/>
              <w:vertAlign w:val="superscript"/>
            </w:rPr>
          </w:rPrChange>
        </w:rPr>
        <w:fldChar w:fldCharType="end"/>
      </w:r>
      <w:r w:rsidR="00B62A59" w:rsidRPr="0034779C">
        <w:rPr>
          <w:rFonts w:asciiTheme="minorEastAsia" w:hAnsiTheme="minorEastAsia" w:cs="Times New Roman" w:hint="eastAsia"/>
          <w:color w:val="000000" w:themeColor="text1"/>
          <w:spacing w:val="10"/>
          <w:sz w:val="24"/>
          <w:szCs w:val="24"/>
          <w:rPrChange w:id="833" w:author="JY0225" w:date="2017-08-24T11:09:00Z">
            <w:rPr>
              <w:rFonts w:ascii="Times New Roman" w:hAnsi="Times New Roman" w:cs="Times New Roman" w:hint="eastAsia"/>
              <w:color w:val="000000" w:themeColor="text1"/>
              <w:spacing w:val="10"/>
              <w:sz w:val="24"/>
            </w:rPr>
          </w:rPrChange>
        </w:rPr>
        <w:t>作为服务器与客户端之间的交互枢纽，实现了数据传输、数据压缩、数据加密以及安全会话等基本功能</w:t>
      </w:r>
      <w:r w:rsidR="00CC2050" w:rsidRPr="0034779C">
        <w:rPr>
          <w:rFonts w:asciiTheme="minorEastAsia" w:hAnsiTheme="minorEastAsia" w:cs="Times New Roman" w:hint="eastAsia"/>
          <w:color w:val="000000" w:themeColor="text1"/>
          <w:spacing w:val="10"/>
          <w:sz w:val="24"/>
          <w:szCs w:val="24"/>
          <w:rPrChange w:id="834" w:author="JY0225" w:date="2017-08-24T11:09:00Z">
            <w:rPr>
              <w:rFonts w:ascii="Times New Roman" w:hAnsi="Times New Roman" w:cs="Times New Roman" w:hint="eastAsia"/>
              <w:color w:val="000000" w:themeColor="text1"/>
              <w:spacing w:val="10"/>
              <w:sz w:val="24"/>
            </w:rPr>
          </w:rPrChange>
        </w:rPr>
        <w:t>，然而</w:t>
      </w:r>
      <w:r w:rsidR="00B23B86" w:rsidRPr="0034779C">
        <w:rPr>
          <w:rFonts w:asciiTheme="minorEastAsia" w:hAnsiTheme="minorEastAsia" w:cs="Times New Roman" w:hint="eastAsia"/>
          <w:color w:val="000000" w:themeColor="text1"/>
          <w:spacing w:val="10"/>
          <w:sz w:val="24"/>
          <w:szCs w:val="24"/>
          <w:rPrChange w:id="835" w:author="JY0225" w:date="2017-08-24T11:09:00Z">
            <w:rPr>
              <w:rFonts w:ascii="Times New Roman" w:hAnsi="Times New Roman" w:cs="Times New Roman" w:hint="eastAsia"/>
              <w:color w:val="000000" w:themeColor="text1"/>
              <w:spacing w:val="10"/>
              <w:sz w:val="24"/>
            </w:rPr>
          </w:rPrChange>
        </w:rPr>
        <w:t>这</w:t>
      </w:r>
      <w:r w:rsidR="001049D8" w:rsidRPr="0034779C">
        <w:rPr>
          <w:rFonts w:asciiTheme="minorEastAsia" w:hAnsiTheme="minorEastAsia" w:cs="Times New Roman" w:hint="eastAsia"/>
          <w:color w:val="000000" w:themeColor="text1"/>
          <w:spacing w:val="10"/>
          <w:sz w:val="24"/>
          <w:szCs w:val="24"/>
          <w:rPrChange w:id="836" w:author="JY0225" w:date="2017-08-24T11:09:00Z">
            <w:rPr>
              <w:rFonts w:ascii="Times New Roman" w:hAnsi="Times New Roman" w:cs="Times New Roman" w:hint="eastAsia"/>
              <w:color w:val="000000" w:themeColor="text1"/>
              <w:spacing w:val="10"/>
              <w:sz w:val="24"/>
            </w:rPr>
          </w:rPrChange>
        </w:rPr>
        <w:t>已</w:t>
      </w:r>
      <w:r w:rsidR="00336643" w:rsidRPr="0034779C">
        <w:rPr>
          <w:rFonts w:asciiTheme="minorEastAsia" w:hAnsiTheme="minorEastAsia" w:cs="Times New Roman" w:hint="eastAsia"/>
          <w:color w:val="000000" w:themeColor="text1"/>
          <w:spacing w:val="10"/>
          <w:sz w:val="24"/>
          <w:szCs w:val="24"/>
          <w:rPrChange w:id="837" w:author="JY0225" w:date="2017-08-24T11:09:00Z">
            <w:rPr>
              <w:rFonts w:ascii="Times New Roman" w:hAnsi="Times New Roman" w:cs="Times New Roman" w:hint="eastAsia"/>
              <w:color w:val="000000" w:themeColor="text1"/>
              <w:spacing w:val="10"/>
              <w:sz w:val="24"/>
            </w:rPr>
          </w:rPrChange>
        </w:rPr>
        <w:t>无法</w:t>
      </w:r>
      <w:r w:rsidR="000362B2" w:rsidRPr="0034779C">
        <w:rPr>
          <w:rFonts w:asciiTheme="minorEastAsia" w:hAnsiTheme="minorEastAsia" w:cs="Times New Roman" w:hint="eastAsia"/>
          <w:color w:val="000000" w:themeColor="text1"/>
          <w:spacing w:val="10"/>
          <w:sz w:val="24"/>
          <w:szCs w:val="24"/>
          <w:rPrChange w:id="838" w:author="JY0225" w:date="2017-08-24T11:09:00Z">
            <w:rPr>
              <w:rFonts w:ascii="Times New Roman" w:hAnsi="Times New Roman" w:cs="Times New Roman" w:hint="eastAsia"/>
              <w:color w:val="000000" w:themeColor="text1"/>
              <w:spacing w:val="10"/>
              <w:sz w:val="24"/>
            </w:rPr>
          </w:rPrChange>
        </w:rPr>
        <w:t>适应</w:t>
      </w:r>
      <w:r w:rsidR="00AF6F5F" w:rsidRPr="0034779C">
        <w:rPr>
          <w:rFonts w:asciiTheme="minorEastAsia" w:hAnsiTheme="minorEastAsia" w:cs="Times New Roman" w:hint="eastAsia"/>
          <w:color w:val="000000" w:themeColor="text1"/>
          <w:spacing w:val="10"/>
          <w:sz w:val="24"/>
          <w:szCs w:val="24"/>
          <w:rPrChange w:id="839" w:author="JY0225" w:date="2017-08-24T11:09:00Z">
            <w:rPr>
              <w:rFonts w:ascii="Times New Roman" w:hAnsi="Times New Roman" w:cs="Times New Roman" w:hint="eastAsia"/>
              <w:color w:val="000000" w:themeColor="text1"/>
              <w:spacing w:val="10"/>
              <w:sz w:val="24"/>
            </w:rPr>
          </w:rPrChange>
        </w:rPr>
        <w:t>当前</w:t>
      </w:r>
      <w:r w:rsidR="000362B2" w:rsidRPr="0034779C">
        <w:rPr>
          <w:rFonts w:asciiTheme="minorEastAsia" w:hAnsiTheme="minorEastAsia" w:cs="Times New Roman" w:hint="eastAsia"/>
          <w:color w:val="000000" w:themeColor="text1"/>
          <w:spacing w:val="10"/>
          <w:sz w:val="24"/>
          <w:szCs w:val="24"/>
          <w:rPrChange w:id="840" w:author="JY0225" w:date="2017-08-24T11:09:00Z">
            <w:rPr>
              <w:rFonts w:ascii="Times New Roman" w:hAnsi="Times New Roman" w:cs="Times New Roman" w:hint="eastAsia"/>
              <w:color w:val="000000" w:themeColor="text1"/>
              <w:spacing w:val="10"/>
              <w:sz w:val="24"/>
            </w:rPr>
          </w:rPrChange>
        </w:rPr>
        <w:t>错综复杂的云</w:t>
      </w:r>
      <w:r w:rsidR="00F564B9" w:rsidRPr="0034779C">
        <w:rPr>
          <w:rFonts w:asciiTheme="minorEastAsia" w:hAnsiTheme="minorEastAsia" w:cs="Times New Roman" w:hint="eastAsia"/>
          <w:color w:val="000000" w:themeColor="text1"/>
          <w:spacing w:val="10"/>
          <w:sz w:val="24"/>
          <w:szCs w:val="24"/>
          <w:rPrChange w:id="841" w:author="JY0225" w:date="2017-08-24T11:09:00Z">
            <w:rPr>
              <w:rFonts w:ascii="Times New Roman" w:hAnsi="Times New Roman" w:cs="Times New Roman" w:hint="eastAsia"/>
              <w:color w:val="000000" w:themeColor="text1"/>
              <w:spacing w:val="10"/>
              <w:sz w:val="24"/>
            </w:rPr>
          </w:rPrChange>
        </w:rPr>
        <w:t>备份</w:t>
      </w:r>
      <w:r w:rsidR="008F7FB1" w:rsidRPr="0034779C">
        <w:rPr>
          <w:rFonts w:asciiTheme="minorEastAsia" w:hAnsiTheme="minorEastAsia" w:cs="Times New Roman" w:hint="eastAsia"/>
          <w:color w:val="000000" w:themeColor="text1"/>
          <w:spacing w:val="10"/>
          <w:sz w:val="24"/>
          <w:szCs w:val="24"/>
          <w:rPrChange w:id="842" w:author="JY0225" w:date="2017-08-24T11:09:00Z">
            <w:rPr>
              <w:rFonts w:ascii="Times New Roman" w:hAnsi="Times New Roman" w:cs="Times New Roman" w:hint="eastAsia"/>
              <w:color w:val="000000" w:themeColor="text1"/>
              <w:spacing w:val="10"/>
              <w:sz w:val="24"/>
            </w:rPr>
          </w:rPrChange>
        </w:rPr>
        <w:t>服务发展趋势</w:t>
      </w:r>
      <w:r w:rsidR="000362B2" w:rsidRPr="0034779C">
        <w:rPr>
          <w:rFonts w:asciiTheme="minorEastAsia" w:hAnsiTheme="minorEastAsia" w:cs="Times New Roman" w:hint="eastAsia"/>
          <w:color w:val="000000" w:themeColor="text1"/>
          <w:spacing w:val="10"/>
          <w:sz w:val="24"/>
          <w:szCs w:val="24"/>
          <w:rPrChange w:id="843" w:author="JY0225" w:date="2017-08-24T11:09:00Z">
            <w:rPr>
              <w:rFonts w:ascii="Times New Roman" w:hAnsi="Times New Roman" w:cs="Times New Roman" w:hint="eastAsia"/>
              <w:color w:val="000000" w:themeColor="text1"/>
              <w:spacing w:val="10"/>
              <w:sz w:val="24"/>
            </w:rPr>
          </w:rPrChange>
        </w:rPr>
        <w:t>，</w:t>
      </w:r>
      <w:r w:rsidR="00293742" w:rsidRPr="0034779C">
        <w:rPr>
          <w:rFonts w:asciiTheme="minorEastAsia" w:hAnsiTheme="minorEastAsia" w:cs="Times New Roman" w:hint="eastAsia"/>
          <w:color w:val="000000" w:themeColor="text1"/>
          <w:spacing w:val="10"/>
          <w:sz w:val="24"/>
          <w:szCs w:val="24"/>
          <w:rPrChange w:id="844" w:author="JY0225" w:date="2017-08-24T11:09:00Z">
            <w:rPr>
              <w:rFonts w:ascii="Times New Roman" w:hAnsi="Times New Roman" w:cs="Times New Roman" w:hint="eastAsia"/>
              <w:color w:val="000000" w:themeColor="text1"/>
              <w:spacing w:val="10"/>
              <w:sz w:val="24"/>
            </w:rPr>
          </w:rPrChange>
        </w:rPr>
        <w:t>因此</w:t>
      </w:r>
      <w:r w:rsidR="00B7033A" w:rsidRPr="0034779C">
        <w:rPr>
          <w:rFonts w:asciiTheme="minorEastAsia" w:hAnsiTheme="minorEastAsia" w:cs="Times New Roman" w:hint="eastAsia"/>
          <w:color w:val="000000" w:themeColor="text1"/>
          <w:spacing w:val="10"/>
          <w:sz w:val="24"/>
          <w:szCs w:val="24"/>
          <w:rPrChange w:id="845" w:author="JY0225" w:date="2017-08-24T11:09:00Z">
            <w:rPr>
              <w:rFonts w:ascii="Times New Roman" w:hAnsi="Times New Roman" w:cs="Times New Roman" w:hint="eastAsia"/>
              <w:color w:val="000000" w:themeColor="text1"/>
              <w:spacing w:val="10"/>
              <w:sz w:val="24"/>
            </w:rPr>
          </w:rPrChange>
        </w:rPr>
        <w:t>亟需</w:t>
      </w:r>
      <w:r w:rsidR="004B7FCE" w:rsidRPr="0034779C">
        <w:rPr>
          <w:rFonts w:asciiTheme="minorEastAsia" w:hAnsiTheme="minorEastAsia" w:cs="Times New Roman" w:hint="eastAsia"/>
          <w:color w:val="000000" w:themeColor="text1"/>
          <w:spacing w:val="10"/>
          <w:sz w:val="24"/>
          <w:szCs w:val="24"/>
          <w:rPrChange w:id="846" w:author="JY0225" w:date="2017-08-24T11:09:00Z">
            <w:rPr>
              <w:rFonts w:ascii="Times New Roman" w:hAnsi="Times New Roman" w:cs="Times New Roman" w:hint="eastAsia"/>
              <w:color w:val="000000" w:themeColor="text1"/>
              <w:spacing w:val="10"/>
              <w:sz w:val="24"/>
            </w:rPr>
          </w:rPrChange>
        </w:rPr>
        <w:t>对</w:t>
      </w:r>
      <w:r w:rsidR="000313BE" w:rsidRPr="0034779C">
        <w:rPr>
          <w:rFonts w:asciiTheme="minorEastAsia" w:hAnsiTheme="minorEastAsia" w:cs="Times New Roman" w:hint="eastAsia"/>
          <w:color w:val="000000" w:themeColor="text1"/>
          <w:spacing w:val="10"/>
          <w:sz w:val="24"/>
          <w:szCs w:val="24"/>
          <w:rPrChange w:id="847" w:author="JY0225" w:date="2017-08-24T11:09:00Z">
            <w:rPr>
              <w:rFonts w:ascii="Times New Roman" w:hAnsi="Times New Roman" w:cs="Times New Roman" w:hint="eastAsia"/>
              <w:color w:val="000000" w:themeColor="text1"/>
              <w:spacing w:val="10"/>
              <w:sz w:val="24"/>
            </w:rPr>
          </w:rPrChange>
        </w:rPr>
        <w:t>其</w:t>
      </w:r>
      <w:r w:rsidR="004B7FCE" w:rsidRPr="0034779C">
        <w:rPr>
          <w:rFonts w:asciiTheme="minorEastAsia" w:hAnsiTheme="minorEastAsia" w:cs="Times New Roman" w:hint="eastAsia"/>
          <w:color w:val="000000" w:themeColor="text1"/>
          <w:spacing w:val="10"/>
          <w:sz w:val="24"/>
          <w:szCs w:val="24"/>
          <w:rPrChange w:id="848" w:author="JY0225" w:date="2017-08-24T11:09:00Z">
            <w:rPr>
              <w:rFonts w:ascii="Times New Roman" w:hAnsi="Times New Roman" w:cs="Times New Roman" w:hint="eastAsia"/>
              <w:color w:val="000000" w:themeColor="text1"/>
              <w:spacing w:val="10"/>
              <w:sz w:val="24"/>
            </w:rPr>
          </w:rPrChange>
        </w:rPr>
        <w:t>关键技术</w:t>
      </w:r>
      <w:r w:rsidR="00B7033A" w:rsidRPr="0034779C">
        <w:rPr>
          <w:rFonts w:asciiTheme="minorEastAsia" w:hAnsiTheme="minorEastAsia" w:cs="Times New Roman" w:hint="eastAsia"/>
          <w:color w:val="000000" w:themeColor="text1"/>
          <w:spacing w:val="10"/>
          <w:sz w:val="24"/>
          <w:szCs w:val="24"/>
          <w:rPrChange w:id="849" w:author="JY0225" w:date="2017-08-24T11:09:00Z">
            <w:rPr>
              <w:rFonts w:ascii="Times New Roman" w:hAnsi="Times New Roman" w:cs="Times New Roman" w:hint="eastAsia"/>
              <w:color w:val="000000" w:themeColor="text1"/>
              <w:spacing w:val="10"/>
              <w:sz w:val="24"/>
            </w:rPr>
          </w:rPrChange>
        </w:rPr>
        <w:t>进行优化</w:t>
      </w:r>
      <w:r w:rsidR="006307CC" w:rsidRPr="0034779C">
        <w:rPr>
          <w:rFonts w:asciiTheme="minorEastAsia" w:hAnsiTheme="minorEastAsia" w:cs="Times New Roman" w:hint="eastAsia"/>
          <w:color w:val="000000" w:themeColor="text1"/>
          <w:spacing w:val="10"/>
          <w:sz w:val="24"/>
          <w:szCs w:val="24"/>
          <w:rPrChange w:id="850" w:author="JY0225" w:date="2017-08-24T11:09:00Z">
            <w:rPr>
              <w:rFonts w:ascii="Times New Roman" w:hAnsi="Times New Roman" w:cs="Times New Roman" w:hint="eastAsia"/>
              <w:color w:val="000000" w:themeColor="text1"/>
              <w:spacing w:val="10"/>
              <w:sz w:val="24"/>
            </w:rPr>
          </w:rPrChange>
        </w:rPr>
        <w:t>，</w:t>
      </w:r>
      <w:r w:rsidR="00B7033A" w:rsidRPr="0034779C">
        <w:rPr>
          <w:rFonts w:asciiTheme="minorEastAsia" w:hAnsiTheme="minorEastAsia" w:cs="Times New Roman" w:hint="eastAsia"/>
          <w:color w:val="000000" w:themeColor="text1"/>
          <w:spacing w:val="10"/>
          <w:sz w:val="24"/>
          <w:szCs w:val="24"/>
          <w:rPrChange w:id="851" w:author="JY0225" w:date="2017-08-24T11:09:00Z">
            <w:rPr>
              <w:rFonts w:ascii="Times New Roman" w:hAnsi="Times New Roman" w:cs="Times New Roman" w:hint="eastAsia"/>
              <w:color w:val="000000" w:themeColor="text1"/>
              <w:spacing w:val="10"/>
              <w:sz w:val="24"/>
            </w:rPr>
          </w:rPrChange>
        </w:rPr>
        <w:t>以提升自身的竞争力。</w:t>
      </w:r>
    </w:p>
    <w:p w14:paraId="4121833B" w14:textId="3BA2AB8E" w:rsidR="009B57C6" w:rsidRPr="0034779C" w:rsidRDefault="00DF704F" w:rsidP="00D0546B">
      <w:pPr>
        <w:tabs>
          <w:tab w:val="left" w:pos="495"/>
        </w:tabs>
        <w:spacing w:line="400" w:lineRule="exact"/>
        <w:ind w:firstLineChars="200" w:firstLine="520"/>
        <w:rPr>
          <w:rFonts w:asciiTheme="minorEastAsia" w:hAnsiTheme="minorEastAsia" w:cs="Times New Roman"/>
          <w:color w:val="000000" w:themeColor="text1"/>
          <w:spacing w:val="10"/>
          <w:sz w:val="24"/>
          <w:szCs w:val="24"/>
          <w:rPrChange w:id="852" w:author="JY0225" w:date="2017-08-24T11:09: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spacing w:val="10"/>
          <w:sz w:val="24"/>
          <w:szCs w:val="24"/>
          <w:rPrChange w:id="853" w:author="JY0225" w:date="2017-08-24T11:09:00Z">
            <w:rPr>
              <w:rFonts w:ascii="Times New Roman" w:hAnsi="Times New Roman" w:cs="Times New Roman" w:hint="eastAsia"/>
              <w:spacing w:val="10"/>
              <w:sz w:val="24"/>
            </w:rPr>
          </w:rPrChange>
        </w:rPr>
        <w:t>本论文主要</w:t>
      </w:r>
      <w:r w:rsidR="00920CA8" w:rsidRPr="0034779C">
        <w:rPr>
          <w:rFonts w:asciiTheme="minorEastAsia" w:hAnsiTheme="minorEastAsia" w:cs="Times New Roman" w:hint="eastAsia"/>
          <w:spacing w:val="10"/>
          <w:sz w:val="24"/>
          <w:szCs w:val="24"/>
          <w:rPrChange w:id="854" w:author="JY0225" w:date="2017-08-24T11:09:00Z">
            <w:rPr>
              <w:rFonts w:ascii="Times New Roman" w:hAnsi="Times New Roman" w:cs="Times New Roman" w:hint="eastAsia"/>
              <w:spacing w:val="10"/>
              <w:sz w:val="24"/>
            </w:rPr>
          </w:rPrChange>
        </w:rPr>
        <w:t>通过</w:t>
      </w:r>
      <w:r w:rsidR="00447D7B" w:rsidRPr="0034779C">
        <w:rPr>
          <w:rFonts w:asciiTheme="minorEastAsia" w:hAnsiTheme="minorEastAsia" w:cs="Times New Roman" w:hint="eastAsia"/>
          <w:spacing w:val="10"/>
          <w:sz w:val="24"/>
          <w:szCs w:val="24"/>
          <w:rPrChange w:id="855" w:author="JY0225" w:date="2017-08-24T11:09:00Z">
            <w:rPr>
              <w:rFonts w:ascii="Times New Roman" w:hAnsi="Times New Roman" w:cs="Times New Roman" w:hint="eastAsia"/>
              <w:spacing w:val="10"/>
              <w:sz w:val="24"/>
            </w:rPr>
          </w:rPrChange>
        </w:rPr>
        <w:t>对</w:t>
      </w:r>
      <w:r w:rsidR="00B376D6" w:rsidRPr="0034779C">
        <w:rPr>
          <w:rFonts w:asciiTheme="minorEastAsia" w:hAnsiTheme="minorEastAsia" w:cs="Times New Roman" w:hint="eastAsia"/>
          <w:spacing w:val="10"/>
          <w:sz w:val="24"/>
          <w:szCs w:val="24"/>
          <w:rPrChange w:id="856" w:author="JY0225" w:date="2017-08-24T11:09:00Z">
            <w:rPr>
              <w:rFonts w:ascii="Times New Roman" w:hAnsi="Times New Roman" w:cs="Times New Roman" w:hint="eastAsia"/>
              <w:spacing w:val="10"/>
              <w:sz w:val="24"/>
            </w:rPr>
          </w:rPrChange>
        </w:rPr>
        <w:t>当前</w:t>
      </w:r>
      <w:r w:rsidR="00447D7B" w:rsidRPr="0034779C">
        <w:rPr>
          <w:rFonts w:asciiTheme="minorEastAsia" w:hAnsiTheme="minorEastAsia" w:cs="Times New Roman" w:hint="eastAsia"/>
          <w:spacing w:val="10"/>
          <w:sz w:val="24"/>
          <w:szCs w:val="24"/>
          <w:rPrChange w:id="857"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858" w:author="JY0225" w:date="2017-08-24T11:09:00Z">
            <w:rPr>
              <w:rFonts w:ascii="Times New Roman" w:hAnsi="Times New Roman" w:cs="Times New Roman" w:hint="eastAsia"/>
              <w:spacing w:val="10"/>
              <w:sz w:val="24"/>
            </w:rPr>
          </w:rPrChange>
        </w:rPr>
        <w:t>备份</w:t>
      </w:r>
      <w:r w:rsidR="00447D7B" w:rsidRPr="0034779C">
        <w:rPr>
          <w:rFonts w:asciiTheme="minorEastAsia" w:hAnsiTheme="minorEastAsia" w:cs="Times New Roman" w:hint="eastAsia"/>
          <w:spacing w:val="10"/>
          <w:sz w:val="24"/>
          <w:szCs w:val="24"/>
          <w:rPrChange w:id="859" w:author="JY0225" w:date="2017-08-24T11:09:00Z">
            <w:rPr>
              <w:rFonts w:ascii="Times New Roman" w:hAnsi="Times New Roman" w:cs="Times New Roman" w:hint="eastAsia"/>
              <w:spacing w:val="10"/>
              <w:sz w:val="24"/>
            </w:rPr>
          </w:rPrChange>
        </w:rPr>
        <w:t>行业</w:t>
      </w:r>
      <w:ins w:id="860" w:author="微软用户" w:date="2017-08-27T14:17:00Z">
        <w:r w:rsidR="008D076E">
          <w:rPr>
            <w:rFonts w:asciiTheme="minorEastAsia" w:hAnsiTheme="minorEastAsia" w:cs="Times New Roman"/>
            <w:spacing w:val="10"/>
            <w:sz w:val="24"/>
            <w:szCs w:val="24"/>
          </w:rPr>
          <w:t>调研</w:t>
        </w:r>
      </w:ins>
      <w:del w:id="861" w:author="微软用户" w:date="2017-08-27T14:17:00Z">
        <w:r w:rsidR="00447D7B" w:rsidRPr="0034779C" w:rsidDel="008D076E">
          <w:rPr>
            <w:rFonts w:asciiTheme="minorEastAsia" w:hAnsiTheme="minorEastAsia" w:cs="Times New Roman" w:hint="eastAsia"/>
            <w:spacing w:val="10"/>
            <w:sz w:val="24"/>
            <w:szCs w:val="24"/>
            <w:rPrChange w:id="862" w:author="JY0225" w:date="2017-08-24T11:09:00Z">
              <w:rPr>
                <w:rFonts w:ascii="Times New Roman" w:hAnsi="Times New Roman" w:cs="Times New Roman" w:hint="eastAsia"/>
                <w:spacing w:val="10"/>
                <w:sz w:val="24"/>
              </w:rPr>
            </w:rPrChange>
          </w:rPr>
          <w:delText>分析</w:delText>
        </w:r>
      </w:del>
      <w:r w:rsidR="00447D7B" w:rsidRPr="0034779C">
        <w:rPr>
          <w:rFonts w:asciiTheme="minorEastAsia" w:hAnsiTheme="minorEastAsia" w:cs="Times New Roman" w:hint="eastAsia"/>
          <w:spacing w:val="10"/>
          <w:sz w:val="24"/>
          <w:szCs w:val="24"/>
          <w:rPrChange w:id="863" w:author="JY0225" w:date="2017-08-24T11:09:00Z">
            <w:rPr>
              <w:rFonts w:ascii="Times New Roman" w:hAnsi="Times New Roman" w:cs="Times New Roman" w:hint="eastAsia"/>
              <w:spacing w:val="10"/>
              <w:sz w:val="24"/>
            </w:rPr>
          </w:rPrChange>
        </w:rPr>
        <w:t>，</w:t>
      </w:r>
      <w:ins w:id="864" w:author="微软用户" w:date="2017-08-27T14:17:00Z">
        <w:r w:rsidR="00B62D81">
          <w:rPr>
            <w:rFonts w:asciiTheme="minorEastAsia" w:hAnsiTheme="minorEastAsia" w:cs="Times New Roman"/>
            <w:spacing w:val="10"/>
            <w:sz w:val="24"/>
            <w:szCs w:val="24"/>
          </w:rPr>
          <w:t>分析</w:t>
        </w:r>
      </w:ins>
      <w:del w:id="865" w:author="微软用户" w:date="2017-08-27T14:17:00Z">
        <w:r w:rsidR="00BB16D9" w:rsidRPr="0034779C" w:rsidDel="00B62D81">
          <w:rPr>
            <w:rFonts w:asciiTheme="minorEastAsia" w:hAnsiTheme="minorEastAsia" w:cs="Times New Roman" w:hint="eastAsia"/>
            <w:spacing w:val="10"/>
            <w:sz w:val="24"/>
            <w:szCs w:val="24"/>
            <w:rPrChange w:id="866" w:author="JY0225" w:date="2017-08-24T11:09:00Z">
              <w:rPr>
                <w:rFonts w:ascii="Times New Roman" w:hAnsi="Times New Roman" w:cs="Times New Roman" w:hint="eastAsia"/>
                <w:spacing w:val="10"/>
                <w:sz w:val="24"/>
              </w:rPr>
            </w:rPrChange>
          </w:rPr>
          <w:delText>研究</w:delText>
        </w:r>
      </w:del>
      <w:r w:rsidR="00604D9F" w:rsidRPr="0034779C">
        <w:rPr>
          <w:rFonts w:asciiTheme="minorEastAsia" w:hAnsiTheme="minorEastAsia" w:cs="Times New Roman" w:hint="eastAsia"/>
          <w:spacing w:val="10"/>
          <w:sz w:val="24"/>
          <w:szCs w:val="24"/>
          <w:rPrChange w:id="867" w:author="JY0225" w:date="2017-08-24T11:09:00Z">
            <w:rPr>
              <w:rFonts w:ascii="Times New Roman" w:hAnsi="Times New Roman" w:cs="Times New Roman" w:hint="eastAsia"/>
              <w:spacing w:val="10"/>
              <w:sz w:val="24"/>
            </w:rPr>
          </w:rPrChange>
        </w:rPr>
        <w:t>云备份</w:t>
      </w:r>
      <w:r w:rsidR="00724F1A" w:rsidRPr="0034779C">
        <w:rPr>
          <w:rFonts w:asciiTheme="minorEastAsia" w:hAnsiTheme="minorEastAsia" w:cs="Times New Roman" w:hint="eastAsia"/>
          <w:spacing w:val="10"/>
          <w:sz w:val="24"/>
          <w:szCs w:val="24"/>
          <w:rPrChange w:id="868" w:author="JY0225" w:date="2017-08-24T11:09:00Z">
            <w:rPr>
              <w:rFonts w:ascii="Times New Roman" w:hAnsi="Times New Roman" w:cs="Times New Roman" w:hint="eastAsia"/>
              <w:spacing w:val="10"/>
              <w:sz w:val="24"/>
            </w:rPr>
          </w:rPrChange>
        </w:rPr>
        <w:t>服务中的</w:t>
      </w:r>
      <w:r w:rsidRPr="0034779C">
        <w:rPr>
          <w:rFonts w:asciiTheme="minorEastAsia" w:hAnsiTheme="minorEastAsia" w:cs="Times New Roman" w:hint="eastAsia"/>
          <w:spacing w:val="10"/>
          <w:sz w:val="24"/>
          <w:szCs w:val="24"/>
          <w:rPrChange w:id="869" w:author="JY0225" w:date="2017-08-24T11:09:00Z">
            <w:rPr>
              <w:rFonts w:ascii="Times New Roman" w:hAnsi="Times New Roman" w:cs="Times New Roman" w:hint="eastAsia"/>
              <w:spacing w:val="10"/>
              <w:sz w:val="24"/>
            </w:rPr>
          </w:rPrChange>
        </w:rPr>
        <w:t>关键技术，</w:t>
      </w:r>
      <w:r w:rsidR="00ED0DB2" w:rsidRPr="0034779C">
        <w:rPr>
          <w:rFonts w:asciiTheme="minorEastAsia" w:hAnsiTheme="minorEastAsia" w:cs="Times New Roman" w:hint="eastAsia"/>
          <w:spacing w:val="10"/>
          <w:sz w:val="24"/>
          <w:szCs w:val="24"/>
          <w:rPrChange w:id="870" w:author="JY0225" w:date="2017-08-24T11:09:00Z">
            <w:rPr>
              <w:rFonts w:ascii="Times New Roman" w:hAnsi="Times New Roman" w:cs="Times New Roman" w:hint="eastAsia"/>
              <w:spacing w:val="10"/>
              <w:sz w:val="24"/>
            </w:rPr>
          </w:rPrChange>
        </w:rPr>
        <w:t>同时</w:t>
      </w:r>
      <w:r w:rsidRPr="0034779C">
        <w:rPr>
          <w:rFonts w:asciiTheme="minorEastAsia" w:hAnsiTheme="minorEastAsia" w:cs="Times New Roman" w:hint="eastAsia"/>
          <w:spacing w:val="10"/>
          <w:sz w:val="24"/>
          <w:szCs w:val="24"/>
          <w:rPrChange w:id="871" w:author="JY0225" w:date="2017-08-24T11:09:00Z">
            <w:rPr>
              <w:rFonts w:ascii="Times New Roman" w:hAnsi="Times New Roman" w:cs="Times New Roman" w:hint="eastAsia"/>
              <w:spacing w:val="10"/>
              <w:sz w:val="24"/>
            </w:rPr>
          </w:rPrChange>
        </w:rPr>
        <w:t>基于前期的成果，</w:t>
      </w:r>
      <w:r w:rsidR="00D107D5" w:rsidRPr="0034779C">
        <w:rPr>
          <w:rFonts w:asciiTheme="minorEastAsia" w:hAnsiTheme="minorEastAsia" w:cs="Times New Roman" w:hint="eastAsia"/>
          <w:spacing w:val="10"/>
          <w:sz w:val="24"/>
          <w:szCs w:val="24"/>
          <w:rPrChange w:id="872" w:author="JY0225" w:date="2017-08-24T11:09:00Z">
            <w:rPr>
              <w:rFonts w:ascii="Times New Roman" w:hAnsi="Times New Roman" w:cs="Times New Roman" w:hint="eastAsia"/>
              <w:spacing w:val="10"/>
              <w:sz w:val="24"/>
            </w:rPr>
          </w:rPrChange>
        </w:rPr>
        <w:t>对</w:t>
      </w:r>
      <w:r w:rsidR="00B704C3" w:rsidRPr="0034779C">
        <w:rPr>
          <w:rFonts w:asciiTheme="minorEastAsia" w:hAnsiTheme="minorEastAsia" w:cs="Times New Roman" w:hint="eastAsia"/>
          <w:spacing w:val="10"/>
          <w:sz w:val="24"/>
          <w:szCs w:val="24"/>
          <w:rPrChange w:id="873" w:author="JY0225" w:date="2017-08-24T11:09:00Z">
            <w:rPr>
              <w:rFonts w:ascii="Times New Roman" w:hAnsi="Times New Roman" w:cs="Times New Roman" w:hint="eastAsia"/>
              <w:spacing w:val="10"/>
              <w:sz w:val="24"/>
            </w:rPr>
          </w:rPrChange>
        </w:rPr>
        <w:t>现有</w:t>
      </w:r>
      <w:r w:rsidR="00D107D5" w:rsidRPr="0034779C">
        <w:rPr>
          <w:rFonts w:asciiTheme="minorEastAsia" w:hAnsiTheme="minorEastAsia" w:cs="Times New Roman" w:hint="eastAsia"/>
          <w:spacing w:val="10"/>
          <w:sz w:val="24"/>
          <w:szCs w:val="24"/>
          <w:rPrChange w:id="874"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875" w:author="JY0225" w:date="2017-08-24T11:09:00Z">
            <w:rPr>
              <w:rFonts w:ascii="Times New Roman" w:hAnsi="Times New Roman" w:cs="Times New Roman" w:hint="eastAsia"/>
              <w:spacing w:val="10"/>
              <w:sz w:val="24"/>
            </w:rPr>
          </w:rPrChange>
        </w:rPr>
        <w:t>备份</w:t>
      </w:r>
      <w:r w:rsidR="00D107D5" w:rsidRPr="0034779C">
        <w:rPr>
          <w:rFonts w:asciiTheme="minorEastAsia" w:hAnsiTheme="minorEastAsia" w:cs="Times New Roman" w:hint="eastAsia"/>
          <w:spacing w:val="10"/>
          <w:sz w:val="24"/>
          <w:szCs w:val="24"/>
          <w:rPrChange w:id="876" w:author="JY0225" w:date="2017-08-24T11:09:00Z">
            <w:rPr>
              <w:rFonts w:ascii="Times New Roman" w:hAnsi="Times New Roman" w:cs="Times New Roman" w:hint="eastAsia"/>
              <w:spacing w:val="10"/>
              <w:sz w:val="24"/>
            </w:rPr>
          </w:rPrChange>
        </w:rPr>
        <w:t>中间件</w:t>
      </w:r>
      <w:r w:rsidR="00604D9F" w:rsidRPr="0034779C">
        <w:rPr>
          <w:rFonts w:asciiTheme="minorEastAsia" w:hAnsiTheme="minorEastAsia" w:cs="Times New Roman" w:hint="eastAsia"/>
          <w:spacing w:val="10"/>
          <w:sz w:val="24"/>
          <w:szCs w:val="24"/>
          <w:rPrChange w:id="877" w:author="JY0225" w:date="2017-08-24T11:09:00Z">
            <w:rPr>
              <w:rFonts w:ascii="Times New Roman" w:hAnsi="Times New Roman" w:cs="Times New Roman" w:hint="eastAsia"/>
              <w:spacing w:val="10"/>
              <w:sz w:val="24"/>
            </w:rPr>
          </w:rPrChange>
        </w:rPr>
        <w:t>系统</w:t>
      </w:r>
      <w:r w:rsidR="00D107D5" w:rsidRPr="0034779C">
        <w:rPr>
          <w:rFonts w:asciiTheme="minorEastAsia" w:hAnsiTheme="minorEastAsia" w:cs="Times New Roman" w:hint="eastAsia"/>
          <w:spacing w:val="10"/>
          <w:sz w:val="24"/>
          <w:szCs w:val="24"/>
          <w:rPrChange w:id="878" w:author="JY0225" w:date="2017-08-24T11:09:00Z">
            <w:rPr>
              <w:rFonts w:ascii="Times New Roman" w:hAnsi="Times New Roman" w:cs="Times New Roman" w:hint="eastAsia"/>
              <w:spacing w:val="10"/>
              <w:sz w:val="24"/>
            </w:rPr>
          </w:rPrChange>
        </w:rPr>
        <w:t>进行优化</w:t>
      </w:r>
      <w:r w:rsidR="005B1CFF" w:rsidRPr="0034779C">
        <w:rPr>
          <w:rFonts w:asciiTheme="minorEastAsia" w:hAnsiTheme="minorEastAsia" w:cs="Times New Roman" w:hint="eastAsia"/>
          <w:spacing w:val="10"/>
          <w:sz w:val="24"/>
          <w:szCs w:val="24"/>
          <w:rPrChange w:id="879" w:author="JY0225" w:date="2017-08-24T11:09:00Z">
            <w:rPr>
              <w:rFonts w:ascii="Times New Roman" w:hAnsi="Times New Roman" w:cs="Times New Roman" w:hint="eastAsia"/>
              <w:spacing w:val="10"/>
              <w:sz w:val="24"/>
            </w:rPr>
          </w:rPrChange>
        </w:rPr>
        <w:t>，使其</w:t>
      </w:r>
      <w:r w:rsidR="003943C7" w:rsidRPr="0034779C">
        <w:rPr>
          <w:rFonts w:asciiTheme="minorEastAsia" w:hAnsiTheme="minorEastAsia" w:cs="Times New Roman" w:hint="eastAsia"/>
          <w:spacing w:val="10"/>
          <w:sz w:val="24"/>
          <w:szCs w:val="24"/>
          <w:rPrChange w:id="880" w:author="JY0225" w:date="2017-08-24T11:09:00Z">
            <w:rPr>
              <w:rFonts w:ascii="Times New Roman" w:hAnsi="Times New Roman" w:cs="Times New Roman" w:hint="eastAsia"/>
              <w:spacing w:val="10"/>
              <w:sz w:val="24"/>
            </w:rPr>
          </w:rPrChange>
        </w:rPr>
        <w:t>适应云</w:t>
      </w:r>
      <w:r w:rsidR="00476838" w:rsidRPr="0034779C">
        <w:rPr>
          <w:rFonts w:asciiTheme="minorEastAsia" w:hAnsiTheme="minorEastAsia" w:cs="Times New Roman" w:hint="eastAsia"/>
          <w:spacing w:val="10"/>
          <w:sz w:val="24"/>
          <w:szCs w:val="24"/>
          <w:rPrChange w:id="881" w:author="JY0225" w:date="2017-08-24T11:09:00Z">
            <w:rPr>
              <w:rFonts w:ascii="Times New Roman" w:hAnsi="Times New Roman" w:cs="Times New Roman" w:hint="eastAsia"/>
              <w:spacing w:val="10"/>
              <w:sz w:val="24"/>
            </w:rPr>
          </w:rPrChange>
        </w:rPr>
        <w:t>备份</w:t>
      </w:r>
      <w:r w:rsidR="003943C7" w:rsidRPr="0034779C">
        <w:rPr>
          <w:rFonts w:asciiTheme="minorEastAsia" w:hAnsiTheme="minorEastAsia" w:cs="Times New Roman" w:hint="eastAsia"/>
          <w:spacing w:val="10"/>
          <w:sz w:val="24"/>
          <w:szCs w:val="24"/>
          <w:rPrChange w:id="882" w:author="JY0225" w:date="2017-08-24T11:09:00Z">
            <w:rPr>
              <w:rFonts w:ascii="Times New Roman" w:hAnsi="Times New Roman" w:cs="Times New Roman" w:hint="eastAsia"/>
              <w:spacing w:val="10"/>
              <w:sz w:val="24"/>
            </w:rPr>
          </w:rPrChange>
        </w:rPr>
        <w:t>行业的发展趋势</w:t>
      </w:r>
      <w:r w:rsidR="00D107D5" w:rsidRPr="0034779C">
        <w:rPr>
          <w:rFonts w:asciiTheme="minorEastAsia" w:hAnsiTheme="minorEastAsia" w:cs="Times New Roman" w:hint="eastAsia"/>
          <w:spacing w:val="10"/>
          <w:sz w:val="24"/>
          <w:szCs w:val="24"/>
          <w:rPrChange w:id="883" w:author="JY0225" w:date="2017-08-24T11:09:00Z">
            <w:rPr>
              <w:rFonts w:ascii="Times New Roman" w:hAnsi="Times New Roman" w:cs="Times New Roman" w:hint="eastAsia"/>
              <w:spacing w:val="10"/>
              <w:sz w:val="24"/>
            </w:rPr>
          </w:rPrChange>
        </w:rPr>
        <w:t>。</w:t>
      </w:r>
      <w:r w:rsidR="00F92917" w:rsidRPr="0034779C">
        <w:rPr>
          <w:rFonts w:asciiTheme="minorEastAsia" w:hAnsiTheme="minorEastAsia" w:cs="Times New Roman" w:hint="eastAsia"/>
          <w:spacing w:val="10"/>
          <w:sz w:val="24"/>
          <w:szCs w:val="24"/>
          <w:rPrChange w:id="884" w:author="JY0225" w:date="2017-08-24T11:09:00Z">
            <w:rPr>
              <w:rFonts w:ascii="Times New Roman" w:hAnsi="Times New Roman" w:cs="Times New Roman" w:hint="eastAsia"/>
              <w:spacing w:val="10"/>
              <w:sz w:val="24"/>
            </w:rPr>
          </w:rPrChange>
        </w:rPr>
        <w:t>本文</w:t>
      </w:r>
      <w:r w:rsidR="001C7E67" w:rsidRPr="0034779C">
        <w:rPr>
          <w:rFonts w:asciiTheme="minorEastAsia" w:hAnsiTheme="minorEastAsia" w:cs="Times New Roman" w:hint="eastAsia"/>
          <w:spacing w:val="10"/>
          <w:sz w:val="24"/>
          <w:szCs w:val="24"/>
          <w:rPrChange w:id="885" w:author="JY0225" w:date="2017-08-24T11:09:00Z">
            <w:rPr>
              <w:rFonts w:ascii="Times New Roman" w:hAnsi="Times New Roman" w:cs="Times New Roman" w:hint="eastAsia"/>
              <w:spacing w:val="10"/>
              <w:sz w:val="24"/>
            </w:rPr>
          </w:rPrChange>
        </w:rPr>
        <w:t>在</w:t>
      </w:r>
      <w:r w:rsidR="001C7E67" w:rsidRPr="0034779C">
        <w:rPr>
          <w:rFonts w:asciiTheme="minorEastAsia" w:hAnsiTheme="minorEastAsia" w:cs="Times New Roman"/>
          <w:spacing w:val="10"/>
          <w:sz w:val="24"/>
          <w:szCs w:val="24"/>
          <w:rPrChange w:id="886" w:author="JY0225" w:date="2017-08-24T11:09:00Z">
            <w:rPr>
              <w:rFonts w:ascii="Times New Roman" w:hAnsi="Times New Roman" w:cs="Times New Roman"/>
              <w:spacing w:val="10"/>
              <w:sz w:val="24"/>
            </w:rPr>
          </w:rPrChange>
        </w:rPr>
        <w:t>Linux</w:t>
      </w:r>
      <w:r w:rsidR="001C7E67" w:rsidRPr="0034779C">
        <w:rPr>
          <w:rFonts w:asciiTheme="minorEastAsia" w:hAnsiTheme="minorEastAsia" w:cs="Times New Roman" w:hint="eastAsia"/>
          <w:spacing w:val="10"/>
          <w:sz w:val="24"/>
          <w:szCs w:val="24"/>
          <w:rPrChange w:id="887" w:author="JY0225" w:date="2017-08-24T11:09:00Z">
            <w:rPr>
              <w:rFonts w:ascii="Times New Roman" w:hAnsi="Times New Roman" w:cs="Times New Roman" w:hint="eastAsia"/>
              <w:spacing w:val="10"/>
              <w:sz w:val="24"/>
            </w:rPr>
          </w:rPrChange>
        </w:rPr>
        <w:t>平台上，</w:t>
      </w:r>
      <w:r w:rsidR="00B16863" w:rsidRPr="0034779C">
        <w:rPr>
          <w:rFonts w:asciiTheme="minorEastAsia" w:hAnsiTheme="minorEastAsia" w:cs="Times New Roman" w:hint="eastAsia"/>
          <w:spacing w:val="10"/>
          <w:sz w:val="24"/>
          <w:szCs w:val="24"/>
          <w:rPrChange w:id="888" w:author="JY0225" w:date="2017-08-24T11:09:00Z">
            <w:rPr>
              <w:rFonts w:ascii="Times New Roman" w:hAnsi="Times New Roman" w:cs="Times New Roman" w:hint="eastAsia"/>
              <w:spacing w:val="10"/>
              <w:sz w:val="24"/>
            </w:rPr>
          </w:rPrChange>
        </w:rPr>
        <w:t>通过</w:t>
      </w:r>
      <w:r w:rsidR="00C110AB" w:rsidRPr="0034779C">
        <w:rPr>
          <w:rFonts w:asciiTheme="minorEastAsia" w:hAnsiTheme="minorEastAsia" w:cs="Times New Roman" w:hint="eastAsia"/>
          <w:spacing w:val="10"/>
          <w:sz w:val="24"/>
          <w:szCs w:val="24"/>
          <w:rPrChange w:id="889" w:author="JY0225" w:date="2017-08-24T11:09:00Z">
            <w:rPr>
              <w:rFonts w:ascii="Times New Roman" w:hAnsi="Times New Roman" w:cs="Times New Roman" w:hint="eastAsia"/>
              <w:spacing w:val="10"/>
              <w:sz w:val="24"/>
            </w:rPr>
          </w:rPrChange>
        </w:rPr>
        <w:t>物理隔离和</w:t>
      </w:r>
      <w:r w:rsidR="001F17BA" w:rsidRPr="0034779C">
        <w:rPr>
          <w:rFonts w:asciiTheme="minorEastAsia" w:hAnsiTheme="minorEastAsia" w:cs="Times New Roman" w:hint="eastAsia"/>
          <w:spacing w:val="10"/>
          <w:sz w:val="24"/>
          <w:szCs w:val="24"/>
          <w:rPrChange w:id="890" w:author="JY0225" w:date="2017-08-24T11:09:00Z">
            <w:rPr>
              <w:rFonts w:ascii="Times New Roman" w:hAnsi="Times New Roman" w:cs="Times New Roman" w:hint="eastAsia"/>
              <w:spacing w:val="10"/>
              <w:sz w:val="24"/>
            </w:rPr>
          </w:rPrChange>
        </w:rPr>
        <w:t>数据</w:t>
      </w:r>
      <w:r w:rsidR="0027271C" w:rsidRPr="0034779C">
        <w:rPr>
          <w:rFonts w:asciiTheme="minorEastAsia" w:hAnsiTheme="minorEastAsia" w:cs="Times New Roman" w:hint="eastAsia"/>
          <w:spacing w:val="10"/>
          <w:sz w:val="24"/>
          <w:szCs w:val="24"/>
          <w:rPrChange w:id="891" w:author="JY0225" w:date="2017-08-24T11:09:00Z">
            <w:rPr>
              <w:rFonts w:ascii="Times New Roman" w:hAnsi="Times New Roman" w:cs="Times New Roman" w:hint="eastAsia"/>
              <w:spacing w:val="10"/>
              <w:sz w:val="24"/>
            </w:rPr>
          </w:rPrChange>
        </w:rPr>
        <w:t>加密的方式</w:t>
      </w:r>
      <w:r w:rsidR="004D4BA0" w:rsidRPr="0034779C">
        <w:rPr>
          <w:rFonts w:asciiTheme="minorEastAsia" w:hAnsiTheme="minorEastAsia" w:cs="Times New Roman" w:hint="eastAsia"/>
          <w:spacing w:val="10"/>
          <w:sz w:val="24"/>
          <w:szCs w:val="24"/>
          <w:rPrChange w:id="892" w:author="JY0225" w:date="2017-08-24T11:09:00Z">
            <w:rPr>
              <w:rFonts w:ascii="Times New Roman" w:hAnsi="Times New Roman" w:cs="Times New Roman" w:hint="eastAsia"/>
              <w:spacing w:val="10"/>
              <w:sz w:val="24"/>
            </w:rPr>
          </w:rPrChange>
        </w:rPr>
        <w:t>，保证</w:t>
      </w:r>
      <w:r w:rsidR="009C27D9" w:rsidRPr="0034779C">
        <w:rPr>
          <w:rFonts w:asciiTheme="minorEastAsia" w:hAnsiTheme="minorEastAsia" w:cs="Times New Roman" w:hint="eastAsia"/>
          <w:spacing w:val="10"/>
          <w:sz w:val="24"/>
          <w:szCs w:val="24"/>
          <w:rPrChange w:id="893" w:author="JY0225" w:date="2017-08-24T11:09:00Z">
            <w:rPr>
              <w:rFonts w:ascii="Times New Roman" w:hAnsi="Times New Roman" w:cs="Times New Roman" w:hint="eastAsia"/>
              <w:spacing w:val="10"/>
              <w:sz w:val="24"/>
            </w:rPr>
          </w:rPrChange>
        </w:rPr>
        <w:t>缓存在中间件中的用户信息和会话记录</w:t>
      </w:r>
      <w:r w:rsidR="004D4BA0" w:rsidRPr="0034779C">
        <w:rPr>
          <w:rFonts w:asciiTheme="minorEastAsia" w:hAnsiTheme="minorEastAsia" w:cs="Times New Roman" w:hint="eastAsia"/>
          <w:spacing w:val="10"/>
          <w:sz w:val="24"/>
          <w:szCs w:val="24"/>
          <w:rPrChange w:id="894" w:author="JY0225" w:date="2017-08-24T11:09:00Z">
            <w:rPr>
              <w:rFonts w:ascii="Times New Roman" w:hAnsi="Times New Roman" w:cs="Times New Roman" w:hint="eastAsia"/>
              <w:spacing w:val="10"/>
              <w:sz w:val="24"/>
            </w:rPr>
          </w:rPrChange>
        </w:rPr>
        <w:t>的安全性；</w:t>
      </w:r>
      <w:r w:rsidR="00CF4348" w:rsidRPr="0034779C">
        <w:rPr>
          <w:rFonts w:asciiTheme="minorEastAsia" w:hAnsiTheme="minorEastAsia" w:cs="Times New Roman" w:hint="eastAsia"/>
          <w:spacing w:val="10"/>
          <w:sz w:val="24"/>
          <w:szCs w:val="24"/>
          <w:rPrChange w:id="895" w:author="JY0225" w:date="2017-08-24T11:09:00Z">
            <w:rPr>
              <w:rFonts w:ascii="Times New Roman" w:hAnsi="Times New Roman" w:cs="Times New Roman" w:hint="eastAsia"/>
              <w:spacing w:val="10"/>
              <w:sz w:val="24"/>
            </w:rPr>
          </w:rPrChange>
        </w:rPr>
        <w:t>同时</w:t>
      </w:r>
      <w:r w:rsidR="00895675" w:rsidRPr="0034779C">
        <w:rPr>
          <w:rFonts w:asciiTheme="minorEastAsia" w:hAnsiTheme="minorEastAsia" w:cs="Times New Roman" w:hint="eastAsia"/>
          <w:spacing w:val="10"/>
          <w:sz w:val="24"/>
          <w:szCs w:val="24"/>
          <w:rPrChange w:id="896" w:author="JY0225" w:date="2017-08-24T11:09:00Z">
            <w:rPr>
              <w:rFonts w:ascii="Times New Roman" w:hAnsi="Times New Roman" w:cs="Times New Roman" w:hint="eastAsia"/>
              <w:spacing w:val="10"/>
              <w:sz w:val="24"/>
            </w:rPr>
          </w:rPrChange>
        </w:rPr>
        <w:t>，</w:t>
      </w:r>
      <w:r w:rsidR="00CF4348" w:rsidRPr="0034779C">
        <w:rPr>
          <w:rFonts w:asciiTheme="minorEastAsia" w:hAnsiTheme="minorEastAsia" w:cs="Times New Roman" w:hint="eastAsia"/>
          <w:spacing w:val="10"/>
          <w:sz w:val="24"/>
          <w:szCs w:val="24"/>
          <w:rPrChange w:id="897" w:author="JY0225" w:date="2017-08-24T11:09:00Z">
            <w:rPr>
              <w:rFonts w:ascii="Times New Roman" w:hAnsi="Times New Roman" w:cs="Times New Roman" w:hint="eastAsia"/>
              <w:spacing w:val="10"/>
              <w:sz w:val="24"/>
            </w:rPr>
          </w:rPrChange>
        </w:rPr>
        <w:t>借助大文件分块传输和断点续传技术</w:t>
      </w:r>
      <w:r w:rsidR="00A56915" w:rsidRPr="0034779C">
        <w:rPr>
          <w:rFonts w:asciiTheme="minorEastAsia" w:hAnsiTheme="minorEastAsia" w:cs="Times New Roman" w:hint="eastAsia"/>
          <w:spacing w:val="10"/>
          <w:sz w:val="24"/>
          <w:szCs w:val="24"/>
          <w:rPrChange w:id="898" w:author="JY0225" w:date="2017-08-24T11:09:00Z">
            <w:rPr>
              <w:rFonts w:ascii="Times New Roman" w:hAnsi="Times New Roman" w:cs="Times New Roman" w:hint="eastAsia"/>
              <w:spacing w:val="10"/>
              <w:sz w:val="24"/>
            </w:rPr>
          </w:rPrChange>
        </w:rPr>
        <w:t>，</w:t>
      </w:r>
      <w:r w:rsidR="00DC6A77" w:rsidRPr="0034779C">
        <w:rPr>
          <w:rFonts w:asciiTheme="minorEastAsia" w:hAnsiTheme="minorEastAsia" w:cs="Times New Roman" w:hint="eastAsia"/>
          <w:spacing w:val="10"/>
          <w:sz w:val="24"/>
          <w:szCs w:val="24"/>
          <w:rPrChange w:id="899" w:author="JY0225" w:date="2017-08-24T11:09:00Z">
            <w:rPr>
              <w:rFonts w:ascii="Times New Roman" w:hAnsi="Times New Roman" w:cs="Times New Roman" w:hint="eastAsia"/>
              <w:spacing w:val="10"/>
              <w:sz w:val="24"/>
            </w:rPr>
          </w:rPrChange>
        </w:rPr>
        <w:t>解决大文件上传过程中遇到网络中断或服务器死</w:t>
      </w:r>
      <w:r w:rsidR="00D95009" w:rsidRPr="0034779C">
        <w:rPr>
          <w:rFonts w:asciiTheme="minorEastAsia" w:hAnsiTheme="minorEastAsia" w:cs="Times New Roman" w:hint="eastAsia"/>
          <w:spacing w:val="10"/>
          <w:sz w:val="24"/>
          <w:szCs w:val="24"/>
          <w:rPrChange w:id="900" w:author="JY0225" w:date="2017-08-24T11:09:00Z">
            <w:rPr>
              <w:rFonts w:ascii="Times New Roman" w:hAnsi="Times New Roman" w:cs="Times New Roman" w:hint="eastAsia"/>
              <w:spacing w:val="10"/>
              <w:sz w:val="24"/>
            </w:rPr>
          </w:rPrChange>
        </w:rPr>
        <w:t>机等故障</w:t>
      </w:r>
      <w:r w:rsidR="00E91674" w:rsidRPr="0034779C">
        <w:rPr>
          <w:rFonts w:asciiTheme="minorEastAsia" w:hAnsiTheme="minorEastAsia" w:cs="Times New Roman" w:hint="eastAsia"/>
          <w:spacing w:val="10"/>
          <w:sz w:val="24"/>
          <w:szCs w:val="24"/>
          <w:rPrChange w:id="901" w:author="JY0225" w:date="2017-08-24T11:09:00Z">
            <w:rPr>
              <w:rFonts w:ascii="Times New Roman" w:hAnsi="Times New Roman" w:cs="Times New Roman" w:hint="eastAsia"/>
              <w:spacing w:val="10"/>
              <w:sz w:val="24"/>
            </w:rPr>
          </w:rPrChange>
        </w:rPr>
        <w:t>而</w:t>
      </w:r>
      <w:r w:rsidR="00D95009" w:rsidRPr="0034779C">
        <w:rPr>
          <w:rFonts w:asciiTheme="minorEastAsia" w:hAnsiTheme="minorEastAsia" w:cs="Times New Roman" w:hint="eastAsia"/>
          <w:spacing w:val="10"/>
          <w:sz w:val="24"/>
          <w:szCs w:val="24"/>
          <w:rPrChange w:id="902" w:author="JY0225" w:date="2017-08-24T11:09:00Z">
            <w:rPr>
              <w:rFonts w:ascii="Times New Roman" w:hAnsi="Times New Roman" w:cs="Times New Roman" w:hint="eastAsia"/>
              <w:spacing w:val="10"/>
              <w:sz w:val="24"/>
            </w:rPr>
          </w:rPrChange>
        </w:rPr>
        <w:t>引发的数据重传问题</w:t>
      </w:r>
      <w:r w:rsidR="00CF4348" w:rsidRPr="0034779C">
        <w:rPr>
          <w:rFonts w:asciiTheme="minorEastAsia" w:hAnsiTheme="minorEastAsia" w:cs="Times New Roman" w:hint="eastAsia"/>
          <w:spacing w:val="10"/>
          <w:sz w:val="24"/>
          <w:szCs w:val="24"/>
          <w:rPrChange w:id="903" w:author="JY0225" w:date="2017-08-24T11:09:00Z">
            <w:rPr>
              <w:rFonts w:ascii="Times New Roman" w:hAnsi="Times New Roman" w:cs="Times New Roman" w:hint="eastAsia"/>
              <w:spacing w:val="10"/>
              <w:sz w:val="24"/>
            </w:rPr>
          </w:rPrChange>
        </w:rPr>
        <w:t>；</w:t>
      </w:r>
      <w:r w:rsidR="00E9415A" w:rsidRPr="0034779C">
        <w:rPr>
          <w:rFonts w:asciiTheme="minorEastAsia" w:hAnsiTheme="minorEastAsia" w:cs="Times New Roman" w:hint="eastAsia"/>
          <w:spacing w:val="10"/>
          <w:sz w:val="24"/>
          <w:szCs w:val="24"/>
          <w:rPrChange w:id="904" w:author="JY0225" w:date="2017-08-24T11:09:00Z">
            <w:rPr>
              <w:rFonts w:ascii="Times New Roman" w:hAnsi="Times New Roman" w:cs="Times New Roman" w:hint="eastAsia"/>
              <w:spacing w:val="10"/>
              <w:sz w:val="24"/>
            </w:rPr>
          </w:rPrChange>
        </w:rPr>
        <w:t>利用本地</w:t>
      </w:r>
      <w:ins w:id="905" w:author="微软用户" w:date="2017-08-24T22:13:00Z">
        <w:r w:rsidR="00DB55AF">
          <w:rPr>
            <w:rFonts w:asciiTheme="minorEastAsia" w:hAnsiTheme="minorEastAsia" w:cs="Times New Roman"/>
            <w:spacing w:val="10"/>
            <w:sz w:val="24"/>
            <w:szCs w:val="24"/>
          </w:rPr>
          <w:t>缓存</w:t>
        </w:r>
      </w:ins>
      <w:del w:id="906" w:author="微软用户" w:date="2017-08-24T22:13:00Z">
        <w:r w:rsidR="006D0514" w:rsidRPr="0034779C" w:rsidDel="00DB55AF">
          <w:rPr>
            <w:rFonts w:asciiTheme="minorEastAsia" w:hAnsiTheme="minorEastAsia" w:cs="Times New Roman" w:hint="eastAsia"/>
            <w:spacing w:val="10"/>
            <w:sz w:val="24"/>
            <w:szCs w:val="24"/>
            <w:rPrChange w:id="907" w:author="JY0225" w:date="2017-08-24T11:09:00Z">
              <w:rPr>
                <w:rFonts w:ascii="Times New Roman" w:hAnsi="Times New Roman" w:cs="Times New Roman" w:hint="eastAsia"/>
                <w:spacing w:val="10"/>
                <w:sz w:val="24"/>
              </w:rPr>
            </w:rPrChange>
          </w:rPr>
          <w:delText>存储</w:delText>
        </w:r>
      </w:del>
      <w:r w:rsidR="00E9415A" w:rsidRPr="0034779C">
        <w:rPr>
          <w:rFonts w:asciiTheme="minorEastAsia" w:hAnsiTheme="minorEastAsia" w:cs="Times New Roman" w:hint="eastAsia"/>
          <w:spacing w:val="10"/>
          <w:sz w:val="24"/>
          <w:szCs w:val="24"/>
          <w:rPrChange w:id="908" w:author="JY0225" w:date="2017-08-24T11:09:00Z">
            <w:rPr>
              <w:rFonts w:ascii="Times New Roman" w:hAnsi="Times New Roman" w:cs="Times New Roman" w:hint="eastAsia"/>
              <w:spacing w:val="10"/>
              <w:sz w:val="24"/>
            </w:rPr>
          </w:rPrChange>
        </w:rPr>
        <w:t>和</w:t>
      </w:r>
      <w:r w:rsidR="00616B48" w:rsidRPr="0034779C">
        <w:rPr>
          <w:rFonts w:asciiTheme="minorEastAsia" w:hAnsiTheme="minorEastAsia" w:cs="Times New Roman" w:hint="eastAsia"/>
          <w:spacing w:val="10"/>
          <w:sz w:val="24"/>
          <w:szCs w:val="24"/>
          <w:rPrChange w:id="909" w:author="JY0225" w:date="2017-08-24T11:09:00Z">
            <w:rPr>
              <w:rFonts w:ascii="Times New Roman" w:hAnsi="Times New Roman" w:cs="Times New Roman" w:hint="eastAsia"/>
              <w:spacing w:val="10"/>
              <w:sz w:val="24"/>
            </w:rPr>
          </w:rPrChange>
        </w:rPr>
        <w:t>服务器提供的高级</w:t>
      </w:r>
      <w:r w:rsidR="004D376E" w:rsidRPr="0034779C">
        <w:rPr>
          <w:rFonts w:asciiTheme="minorEastAsia" w:hAnsiTheme="minorEastAsia" w:cs="Times New Roman" w:hint="eastAsia"/>
          <w:spacing w:val="10"/>
          <w:sz w:val="24"/>
          <w:szCs w:val="24"/>
          <w:rPrChange w:id="910" w:author="JY0225" w:date="2017-08-24T11:09:00Z">
            <w:rPr>
              <w:rFonts w:ascii="Times New Roman" w:hAnsi="Times New Roman" w:cs="Times New Roman" w:hint="eastAsia"/>
              <w:spacing w:val="10"/>
              <w:sz w:val="24"/>
            </w:rPr>
          </w:rPrChange>
        </w:rPr>
        <w:t>接口</w:t>
      </w:r>
      <w:r w:rsidR="00E9415A" w:rsidRPr="0034779C">
        <w:rPr>
          <w:rFonts w:asciiTheme="minorEastAsia" w:hAnsiTheme="minorEastAsia" w:cs="Times New Roman" w:hint="eastAsia"/>
          <w:spacing w:val="10"/>
          <w:sz w:val="24"/>
          <w:szCs w:val="24"/>
          <w:rPrChange w:id="911" w:author="JY0225" w:date="2017-08-24T11:09:00Z">
            <w:rPr>
              <w:rFonts w:ascii="Times New Roman" w:hAnsi="Times New Roman" w:cs="Times New Roman" w:hint="eastAsia"/>
              <w:spacing w:val="10"/>
              <w:sz w:val="24"/>
            </w:rPr>
          </w:rPrChange>
        </w:rPr>
        <w:t>，减少数据</w:t>
      </w:r>
      <w:r w:rsidR="00867696" w:rsidRPr="0034779C">
        <w:rPr>
          <w:rFonts w:asciiTheme="minorEastAsia" w:hAnsiTheme="minorEastAsia" w:cs="Times New Roman" w:hint="eastAsia"/>
          <w:spacing w:val="10"/>
          <w:sz w:val="24"/>
          <w:szCs w:val="24"/>
          <w:rPrChange w:id="912" w:author="JY0225" w:date="2017-08-24T11:09:00Z">
            <w:rPr>
              <w:rFonts w:ascii="Times New Roman" w:hAnsi="Times New Roman" w:cs="Times New Roman" w:hint="eastAsia"/>
              <w:spacing w:val="10"/>
              <w:sz w:val="24"/>
            </w:rPr>
          </w:rPrChange>
        </w:rPr>
        <w:t>在</w:t>
      </w:r>
      <w:r w:rsidR="00E9415A" w:rsidRPr="0034779C">
        <w:rPr>
          <w:rFonts w:asciiTheme="minorEastAsia" w:hAnsiTheme="minorEastAsia" w:cs="Times New Roman" w:hint="eastAsia"/>
          <w:spacing w:val="10"/>
          <w:sz w:val="24"/>
          <w:szCs w:val="24"/>
          <w:rPrChange w:id="913" w:author="JY0225" w:date="2017-08-24T11:09:00Z">
            <w:rPr>
              <w:rFonts w:ascii="Times New Roman" w:hAnsi="Times New Roman" w:cs="Times New Roman" w:hint="eastAsia"/>
              <w:spacing w:val="10"/>
              <w:sz w:val="24"/>
            </w:rPr>
          </w:rPrChange>
        </w:rPr>
        <w:t>上传下载</w:t>
      </w:r>
      <w:r w:rsidR="00616B48" w:rsidRPr="0034779C">
        <w:rPr>
          <w:rFonts w:asciiTheme="minorEastAsia" w:hAnsiTheme="minorEastAsia" w:cs="Times New Roman" w:hint="eastAsia"/>
          <w:spacing w:val="10"/>
          <w:sz w:val="24"/>
          <w:szCs w:val="24"/>
          <w:rPrChange w:id="914" w:author="JY0225" w:date="2017-08-24T11:09:00Z">
            <w:rPr>
              <w:rFonts w:ascii="Times New Roman" w:hAnsi="Times New Roman" w:cs="Times New Roman" w:hint="eastAsia"/>
              <w:spacing w:val="10"/>
              <w:sz w:val="24"/>
            </w:rPr>
          </w:rPrChange>
        </w:rPr>
        <w:t>过程</w:t>
      </w:r>
      <w:r w:rsidR="00616B48" w:rsidRPr="0034779C">
        <w:rPr>
          <w:rFonts w:asciiTheme="minorEastAsia" w:hAnsiTheme="minorEastAsia" w:cs="Times New Roman" w:hint="eastAsia"/>
          <w:color w:val="000000" w:themeColor="text1"/>
          <w:spacing w:val="10"/>
          <w:sz w:val="24"/>
          <w:szCs w:val="24"/>
          <w:rPrChange w:id="915" w:author="JY0225" w:date="2017-08-24T11:09:00Z">
            <w:rPr>
              <w:rFonts w:ascii="Times New Roman" w:hAnsi="Times New Roman" w:cs="Times New Roman" w:hint="eastAsia"/>
              <w:color w:val="000000" w:themeColor="text1"/>
              <w:spacing w:val="10"/>
              <w:sz w:val="24"/>
            </w:rPr>
          </w:rPrChange>
        </w:rPr>
        <w:t>中产生的冗余数据</w:t>
      </w:r>
      <w:r w:rsidR="00E9415A" w:rsidRPr="0034779C">
        <w:rPr>
          <w:rFonts w:asciiTheme="minorEastAsia" w:hAnsiTheme="minorEastAsia" w:cs="Times New Roman" w:hint="eastAsia"/>
          <w:color w:val="000000" w:themeColor="text1"/>
          <w:spacing w:val="10"/>
          <w:sz w:val="24"/>
          <w:szCs w:val="24"/>
          <w:rPrChange w:id="916" w:author="JY0225" w:date="2017-08-24T11:09:00Z">
            <w:rPr>
              <w:rFonts w:ascii="Times New Roman" w:hAnsi="Times New Roman" w:cs="Times New Roman" w:hint="eastAsia"/>
              <w:color w:val="000000" w:themeColor="text1"/>
              <w:spacing w:val="10"/>
              <w:sz w:val="24"/>
            </w:rPr>
          </w:rPrChange>
        </w:rPr>
        <w:t>，</w:t>
      </w:r>
      <w:r w:rsidR="00842F8E" w:rsidRPr="0034779C">
        <w:rPr>
          <w:rFonts w:asciiTheme="minorEastAsia" w:hAnsiTheme="minorEastAsia" w:cs="Times New Roman" w:hint="eastAsia"/>
          <w:color w:val="000000" w:themeColor="text1"/>
          <w:spacing w:val="10"/>
          <w:sz w:val="24"/>
          <w:szCs w:val="24"/>
          <w:rPrChange w:id="917" w:author="JY0225" w:date="2017-08-24T11:09:00Z">
            <w:rPr>
              <w:rFonts w:ascii="Times New Roman" w:hAnsi="Times New Roman" w:cs="Times New Roman" w:hint="eastAsia"/>
              <w:color w:val="000000" w:themeColor="text1"/>
              <w:spacing w:val="10"/>
              <w:sz w:val="24"/>
            </w:rPr>
          </w:rPrChange>
        </w:rPr>
        <w:t>并提供快速上传</w:t>
      </w:r>
      <w:r w:rsidR="00280BB5" w:rsidRPr="0034779C">
        <w:rPr>
          <w:rFonts w:asciiTheme="minorEastAsia" w:hAnsiTheme="minorEastAsia" w:cs="Times New Roman" w:hint="eastAsia"/>
          <w:color w:val="000000" w:themeColor="text1"/>
          <w:spacing w:val="10"/>
          <w:sz w:val="24"/>
          <w:szCs w:val="24"/>
          <w:rPrChange w:id="918" w:author="JY0225" w:date="2017-08-24T11:09:00Z">
            <w:rPr>
              <w:rFonts w:ascii="Times New Roman" w:hAnsi="Times New Roman" w:cs="Times New Roman" w:hint="eastAsia"/>
              <w:color w:val="000000" w:themeColor="text1"/>
              <w:spacing w:val="10"/>
              <w:sz w:val="24"/>
            </w:rPr>
          </w:rPrChange>
        </w:rPr>
        <w:t>功能，</w:t>
      </w:r>
      <w:r w:rsidR="00A7197A" w:rsidRPr="0034779C">
        <w:rPr>
          <w:rFonts w:asciiTheme="minorEastAsia" w:hAnsiTheme="minorEastAsia" w:cs="Times New Roman" w:hint="eastAsia"/>
          <w:color w:val="000000" w:themeColor="text1"/>
          <w:spacing w:val="10"/>
          <w:sz w:val="24"/>
          <w:szCs w:val="24"/>
          <w:rPrChange w:id="919" w:author="JY0225" w:date="2017-08-24T11:09:00Z">
            <w:rPr>
              <w:rFonts w:ascii="Times New Roman" w:hAnsi="Times New Roman" w:cs="Times New Roman" w:hint="eastAsia"/>
              <w:color w:val="000000" w:themeColor="text1"/>
              <w:spacing w:val="10"/>
              <w:sz w:val="24"/>
            </w:rPr>
          </w:rPrChange>
        </w:rPr>
        <w:t>以</w:t>
      </w:r>
      <w:ins w:id="920" w:author="微软用户" w:date="2017-08-27T14:18:00Z">
        <w:r w:rsidR="005F615D">
          <w:rPr>
            <w:rFonts w:asciiTheme="minorEastAsia" w:hAnsiTheme="minorEastAsia" w:cs="Times New Roman"/>
            <w:color w:val="000000" w:themeColor="text1"/>
            <w:spacing w:val="10"/>
            <w:sz w:val="24"/>
            <w:szCs w:val="24"/>
          </w:rPr>
          <w:t>提升</w:t>
        </w:r>
      </w:ins>
      <w:del w:id="921" w:author="微软用户" w:date="2017-08-27T14:18:00Z">
        <w:r w:rsidR="00391CD8" w:rsidRPr="0034779C" w:rsidDel="005F615D">
          <w:rPr>
            <w:rFonts w:asciiTheme="minorEastAsia" w:hAnsiTheme="minorEastAsia" w:cs="Times New Roman" w:hint="eastAsia"/>
            <w:color w:val="000000" w:themeColor="text1"/>
            <w:spacing w:val="10"/>
            <w:sz w:val="24"/>
            <w:szCs w:val="24"/>
            <w:rPrChange w:id="922" w:author="JY0225" w:date="2017-08-24T11:09:00Z">
              <w:rPr>
                <w:rFonts w:ascii="Times New Roman" w:hAnsi="Times New Roman" w:cs="Times New Roman" w:hint="eastAsia"/>
                <w:color w:val="000000" w:themeColor="text1"/>
                <w:spacing w:val="10"/>
                <w:sz w:val="24"/>
              </w:rPr>
            </w:rPrChange>
          </w:rPr>
          <w:delText>提高</w:delText>
        </w:r>
      </w:del>
      <w:r w:rsidR="00BC48AB" w:rsidRPr="0034779C">
        <w:rPr>
          <w:rFonts w:asciiTheme="minorEastAsia" w:hAnsiTheme="minorEastAsia" w:cs="Times New Roman" w:hint="eastAsia"/>
          <w:color w:val="000000" w:themeColor="text1"/>
          <w:spacing w:val="10"/>
          <w:sz w:val="24"/>
          <w:szCs w:val="24"/>
          <w:rPrChange w:id="923" w:author="JY0225" w:date="2017-08-24T11:09:00Z">
            <w:rPr>
              <w:rFonts w:ascii="Times New Roman" w:hAnsi="Times New Roman" w:cs="Times New Roman" w:hint="eastAsia"/>
              <w:color w:val="000000" w:themeColor="text1"/>
              <w:spacing w:val="10"/>
              <w:sz w:val="24"/>
            </w:rPr>
          </w:rPrChange>
        </w:rPr>
        <w:t>数据传输</w:t>
      </w:r>
      <w:r w:rsidR="00D326A1" w:rsidRPr="0034779C">
        <w:rPr>
          <w:rFonts w:asciiTheme="minorEastAsia" w:hAnsiTheme="minorEastAsia" w:cs="Times New Roman" w:hint="eastAsia"/>
          <w:color w:val="000000" w:themeColor="text1"/>
          <w:spacing w:val="10"/>
          <w:sz w:val="24"/>
          <w:szCs w:val="24"/>
          <w:rPrChange w:id="924" w:author="JY0225" w:date="2017-08-24T11:09:00Z">
            <w:rPr>
              <w:rFonts w:ascii="Times New Roman" w:hAnsi="Times New Roman" w:cs="Times New Roman" w:hint="eastAsia"/>
              <w:color w:val="000000" w:themeColor="text1"/>
              <w:spacing w:val="10"/>
              <w:sz w:val="24"/>
            </w:rPr>
          </w:rPrChange>
        </w:rPr>
        <w:t>的稳定性</w:t>
      </w:r>
      <w:r w:rsidR="00E9415A" w:rsidRPr="0034779C">
        <w:rPr>
          <w:rFonts w:asciiTheme="minorEastAsia" w:hAnsiTheme="minorEastAsia" w:cs="Times New Roman" w:hint="eastAsia"/>
          <w:color w:val="000000" w:themeColor="text1"/>
          <w:spacing w:val="10"/>
          <w:sz w:val="24"/>
          <w:szCs w:val="24"/>
          <w:rPrChange w:id="925" w:author="JY0225" w:date="2017-08-24T11:09:00Z">
            <w:rPr>
              <w:rFonts w:ascii="Times New Roman" w:hAnsi="Times New Roman" w:cs="Times New Roman" w:hint="eastAsia"/>
              <w:color w:val="000000" w:themeColor="text1"/>
              <w:spacing w:val="10"/>
              <w:sz w:val="24"/>
            </w:rPr>
          </w:rPrChange>
        </w:rPr>
        <w:t>；</w:t>
      </w:r>
      <w:r w:rsidR="00CF4348" w:rsidRPr="0034779C">
        <w:rPr>
          <w:rFonts w:asciiTheme="minorEastAsia" w:hAnsiTheme="minorEastAsia" w:cs="Times New Roman" w:hint="eastAsia"/>
          <w:color w:val="000000" w:themeColor="text1"/>
          <w:spacing w:val="10"/>
          <w:sz w:val="24"/>
          <w:szCs w:val="24"/>
          <w:rPrChange w:id="926" w:author="JY0225" w:date="2017-08-24T11:09:00Z">
            <w:rPr>
              <w:rFonts w:ascii="Times New Roman" w:hAnsi="Times New Roman" w:cs="Times New Roman" w:hint="eastAsia"/>
              <w:color w:val="000000" w:themeColor="text1"/>
              <w:spacing w:val="10"/>
              <w:sz w:val="24"/>
            </w:rPr>
          </w:rPrChange>
        </w:rPr>
        <w:t>此外，</w:t>
      </w:r>
      <w:r w:rsidRPr="0034779C">
        <w:rPr>
          <w:rFonts w:asciiTheme="minorEastAsia" w:hAnsiTheme="minorEastAsia" w:cs="Times New Roman" w:hint="eastAsia"/>
          <w:color w:val="000000" w:themeColor="text1"/>
          <w:spacing w:val="10"/>
          <w:sz w:val="24"/>
          <w:szCs w:val="24"/>
          <w:rPrChange w:id="927" w:author="JY0225" w:date="2017-08-24T11:09:00Z">
            <w:rPr>
              <w:rFonts w:ascii="Times New Roman" w:hAnsi="Times New Roman" w:cs="Times New Roman" w:hint="eastAsia"/>
              <w:color w:val="000000" w:themeColor="text1"/>
              <w:spacing w:val="10"/>
              <w:sz w:val="24"/>
            </w:rPr>
          </w:rPrChange>
        </w:rPr>
        <w:t>优化并完善平台框架和</w:t>
      </w:r>
      <w:r w:rsidRPr="0034779C">
        <w:rPr>
          <w:rFonts w:asciiTheme="minorEastAsia" w:hAnsiTheme="minorEastAsia" w:cs="Times New Roman"/>
          <w:color w:val="000000" w:themeColor="text1"/>
          <w:spacing w:val="10"/>
          <w:sz w:val="24"/>
          <w:szCs w:val="24"/>
          <w:rPrChange w:id="928" w:author="JY0225" w:date="2017-08-24T11:09:00Z">
            <w:rPr>
              <w:rFonts w:ascii="Times New Roman" w:hAnsi="Times New Roman" w:cs="Times New Roman"/>
              <w:color w:val="000000" w:themeColor="text1"/>
              <w:spacing w:val="10"/>
              <w:sz w:val="24"/>
            </w:rPr>
          </w:rPrChange>
        </w:rPr>
        <w:t>API</w:t>
      </w:r>
      <w:r w:rsidRPr="0034779C">
        <w:rPr>
          <w:rFonts w:asciiTheme="minorEastAsia" w:hAnsiTheme="minorEastAsia" w:cs="Times New Roman" w:hint="eastAsia"/>
          <w:color w:val="000000" w:themeColor="text1"/>
          <w:spacing w:val="10"/>
          <w:sz w:val="24"/>
          <w:szCs w:val="24"/>
          <w:rPrChange w:id="929" w:author="JY0225" w:date="2017-08-24T11:09:00Z">
            <w:rPr>
              <w:rFonts w:ascii="Times New Roman" w:hAnsi="Times New Roman" w:cs="Times New Roman" w:hint="eastAsia"/>
              <w:color w:val="000000" w:themeColor="text1"/>
              <w:spacing w:val="10"/>
              <w:sz w:val="24"/>
            </w:rPr>
          </w:rPrChange>
        </w:rPr>
        <w:t>支持机制，</w:t>
      </w:r>
      <w:r w:rsidR="00EA7976" w:rsidRPr="0034779C">
        <w:rPr>
          <w:rFonts w:asciiTheme="minorEastAsia" w:hAnsiTheme="minorEastAsia" w:cs="Times New Roman" w:hint="eastAsia"/>
          <w:color w:val="000000" w:themeColor="text1"/>
          <w:spacing w:val="10"/>
          <w:sz w:val="24"/>
          <w:szCs w:val="24"/>
          <w:rPrChange w:id="930" w:author="JY0225" w:date="2017-08-24T11:09:00Z">
            <w:rPr>
              <w:rFonts w:ascii="Times New Roman" w:hAnsi="Times New Roman" w:cs="Times New Roman" w:hint="eastAsia"/>
              <w:color w:val="000000" w:themeColor="text1"/>
              <w:spacing w:val="10"/>
              <w:sz w:val="24"/>
            </w:rPr>
          </w:rPrChange>
        </w:rPr>
        <w:t>解决不同应用和</w:t>
      </w:r>
      <w:r w:rsidR="00B82B2C" w:rsidRPr="0034779C">
        <w:rPr>
          <w:rFonts w:asciiTheme="minorEastAsia" w:hAnsiTheme="minorEastAsia" w:cs="Times New Roman" w:hint="eastAsia"/>
          <w:color w:val="000000" w:themeColor="text1"/>
          <w:spacing w:val="10"/>
          <w:sz w:val="24"/>
          <w:szCs w:val="24"/>
          <w:rPrChange w:id="931" w:author="JY0225" w:date="2017-08-24T11:09: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932" w:author="JY0225" w:date="2017-08-24T11:09:00Z">
            <w:rPr>
              <w:rFonts w:ascii="Times New Roman" w:hAnsi="Times New Roman" w:cs="Times New Roman" w:hint="eastAsia"/>
              <w:color w:val="000000" w:themeColor="text1"/>
              <w:spacing w:val="10"/>
              <w:sz w:val="24"/>
            </w:rPr>
          </w:rPrChange>
        </w:rPr>
        <w:t>备份</w:t>
      </w:r>
      <w:r w:rsidR="00B82B2C" w:rsidRPr="0034779C">
        <w:rPr>
          <w:rFonts w:asciiTheme="minorEastAsia" w:hAnsiTheme="minorEastAsia" w:cs="Times New Roman" w:hint="eastAsia"/>
          <w:color w:val="000000" w:themeColor="text1"/>
          <w:spacing w:val="10"/>
          <w:sz w:val="24"/>
          <w:szCs w:val="24"/>
          <w:rPrChange w:id="933" w:author="JY0225" w:date="2017-08-24T11:09:00Z">
            <w:rPr>
              <w:rFonts w:ascii="Times New Roman" w:hAnsi="Times New Roman" w:cs="Times New Roman" w:hint="eastAsia"/>
              <w:color w:val="000000" w:themeColor="text1"/>
              <w:spacing w:val="10"/>
              <w:sz w:val="24"/>
            </w:rPr>
          </w:rPrChange>
        </w:rPr>
        <w:t>服务之间</w:t>
      </w:r>
      <w:ins w:id="934" w:author="微软用户" w:date="2017-08-27T14:18:00Z">
        <w:r w:rsidR="007035F7">
          <w:rPr>
            <w:rFonts w:asciiTheme="minorEastAsia" w:hAnsiTheme="minorEastAsia" w:cs="Times New Roman" w:hint="eastAsia"/>
            <w:color w:val="000000" w:themeColor="text1"/>
            <w:spacing w:val="10"/>
            <w:sz w:val="24"/>
            <w:szCs w:val="24"/>
          </w:rPr>
          <w:t>请求</w:t>
        </w:r>
      </w:ins>
      <w:r w:rsidR="00B82B2C" w:rsidRPr="0034779C">
        <w:rPr>
          <w:rFonts w:asciiTheme="minorEastAsia" w:hAnsiTheme="minorEastAsia" w:cs="Times New Roman" w:hint="eastAsia"/>
          <w:color w:val="000000" w:themeColor="text1"/>
          <w:spacing w:val="10"/>
          <w:sz w:val="24"/>
          <w:szCs w:val="24"/>
          <w:rPrChange w:id="935" w:author="JY0225" w:date="2017-08-24T11:09:00Z">
            <w:rPr>
              <w:rFonts w:ascii="Times New Roman" w:hAnsi="Times New Roman" w:cs="Times New Roman" w:hint="eastAsia"/>
              <w:color w:val="000000" w:themeColor="text1"/>
              <w:spacing w:val="10"/>
              <w:sz w:val="24"/>
            </w:rPr>
          </w:rPrChange>
        </w:rPr>
        <w:t>适配的问题</w:t>
      </w:r>
      <w:r w:rsidRPr="0034779C">
        <w:rPr>
          <w:rFonts w:asciiTheme="minorEastAsia" w:hAnsiTheme="minorEastAsia" w:cs="Times New Roman" w:hint="eastAsia"/>
          <w:color w:val="000000" w:themeColor="text1"/>
          <w:spacing w:val="10"/>
          <w:sz w:val="24"/>
          <w:szCs w:val="24"/>
          <w:rPrChange w:id="936" w:author="JY0225" w:date="2017-08-24T11:09:00Z">
            <w:rPr>
              <w:rFonts w:ascii="Times New Roman" w:hAnsi="Times New Roman" w:cs="Times New Roman" w:hint="eastAsia"/>
              <w:color w:val="000000" w:themeColor="text1"/>
              <w:spacing w:val="10"/>
              <w:sz w:val="24"/>
            </w:rPr>
          </w:rPrChange>
        </w:rPr>
        <w:t>。</w:t>
      </w:r>
      <w:r w:rsidR="003C5385" w:rsidRPr="0034779C">
        <w:rPr>
          <w:rFonts w:asciiTheme="minorEastAsia" w:hAnsiTheme="minorEastAsia" w:cs="Times New Roman" w:hint="eastAsia"/>
          <w:color w:val="000000" w:themeColor="text1"/>
          <w:spacing w:val="10"/>
          <w:sz w:val="24"/>
          <w:szCs w:val="24"/>
          <w:rPrChange w:id="937" w:author="JY0225" w:date="2017-08-24T11:09:00Z">
            <w:rPr>
              <w:rFonts w:ascii="Times New Roman" w:hAnsi="Times New Roman" w:cs="Times New Roman" w:hint="eastAsia"/>
              <w:color w:val="000000" w:themeColor="text1"/>
              <w:spacing w:val="10"/>
              <w:sz w:val="24"/>
            </w:rPr>
          </w:rPrChange>
        </w:rPr>
        <w:t>优化后的中间件系统具有更好的安全性、稳定性，能够确保</w:t>
      </w:r>
      <w:del w:id="938" w:author="微软用户" w:date="2017-08-27T14:19:00Z">
        <w:r w:rsidR="003C5385" w:rsidRPr="0034779C" w:rsidDel="00C23E44">
          <w:rPr>
            <w:rFonts w:asciiTheme="minorEastAsia" w:hAnsiTheme="minorEastAsia" w:cs="Times New Roman" w:hint="eastAsia"/>
            <w:color w:val="000000" w:themeColor="text1"/>
            <w:spacing w:val="10"/>
            <w:sz w:val="24"/>
            <w:szCs w:val="24"/>
            <w:rPrChange w:id="939" w:author="JY0225" w:date="2017-08-24T11:09:00Z">
              <w:rPr>
                <w:rFonts w:ascii="Times New Roman" w:hAnsi="Times New Roman" w:cs="Times New Roman" w:hint="eastAsia"/>
                <w:color w:val="000000" w:themeColor="text1"/>
                <w:spacing w:val="10"/>
                <w:sz w:val="24"/>
              </w:rPr>
            </w:rPrChange>
          </w:rPr>
          <w:delText>用户</w:delText>
        </w:r>
      </w:del>
      <w:r w:rsidR="003C5385" w:rsidRPr="0034779C">
        <w:rPr>
          <w:rFonts w:asciiTheme="minorEastAsia" w:hAnsiTheme="minorEastAsia" w:cs="Times New Roman" w:hint="eastAsia"/>
          <w:color w:val="000000" w:themeColor="text1"/>
          <w:spacing w:val="10"/>
          <w:sz w:val="24"/>
          <w:szCs w:val="24"/>
          <w:rPrChange w:id="940" w:author="JY0225" w:date="2017-08-24T11:09:00Z">
            <w:rPr>
              <w:rFonts w:ascii="Times New Roman" w:hAnsi="Times New Roman" w:cs="Times New Roman" w:hint="eastAsia"/>
              <w:color w:val="000000" w:themeColor="text1"/>
              <w:spacing w:val="10"/>
              <w:sz w:val="24"/>
            </w:rPr>
          </w:rPrChange>
        </w:rPr>
        <w:t>缓存在中间件的</w:t>
      </w:r>
      <w:ins w:id="941" w:author="微软用户" w:date="2017-08-27T14:19:00Z">
        <w:r w:rsidR="00C23E44">
          <w:rPr>
            <w:rFonts w:asciiTheme="minorEastAsia" w:hAnsiTheme="minorEastAsia" w:cs="Times New Roman" w:hint="eastAsia"/>
            <w:color w:val="000000" w:themeColor="text1"/>
            <w:spacing w:val="10"/>
            <w:sz w:val="24"/>
            <w:szCs w:val="24"/>
          </w:rPr>
          <w:t>用户</w:t>
        </w:r>
      </w:ins>
      <w:r w:rsidR="003C5385" w:rsidRPr="0034779C">
        <w:rPr>
          <w:rFonts w:asciiTheme="minorEastAsia" w:hAnsiTheme="minorEastAsia" w:cs="Times New Roman" w:hint="eastAsia"/>
          <w:color w:val="000000" w:themeColor="text1"/>
          <w:spacing w:val="10"/>
          <w:sz w:val="24"/>
          <w:szCs w:val="24"/>
          <w:rPrChange w:id="942" w:author="JY0225" w:date="2017-08-24T11:09:00Z">
            <w:rPr>
              <w:rFonts w:ascii="Times New Roman" w:hAnsi="Times New Roman" w:cs="Times New Roman" w:hint="eastAsia"/>
              <w:color w:val="000000" w:themeColor="text1"/>
              <w:spacing w:val="10"/>
              <w:sz w:val="24"/>
            </w:rPr>
          </w:rPrChange>
        </w:rPr>
        <w:t>隐私信息不被泄露，</w:t>
      </w:r>
      <w:r w:rsidR="00B93612" w:rsidRPr="0034779C">
        <w:rPr>
          <w:rFonts w:asciiTheme="minorEastAsia" w:hAnsiTheme="minorEastAsia" w:cs="Times New Roman" w:hint="eastAsia"/>
          <w:color w:val="000000" w:themeColor="text1"/>
          <w:spacing w:val="10"/>
          <w:sz w:val="24"/>
          <w:szCs w:val="24"/>
          <w:rPrChange w:id="943" w:author="JY0225" w:date="2017-08-24T11:09:00Z">
            <w:rPr>
              <w:rFonts w:ascii="Times New Roman" w:hAnsi="Times New Roman" w:cs="Times New Roman" w:hint="eastAsia"/>
              <w:color w:val="000000" w:themeColor="text1"/>
              <w:spacing w:val="10"/>
              <w:sz w:val="24"/>
            </w:rPr>
          </w:rPrChange>
        </w:rPr>
        <w:t>同时</w:t>
      </w:r>
      <w:r w:rsidR="002C37EE" w:rsidRPr="0034779C">
        <w:rPr>
          <w:rFonts w:asciiTheme="minorEastAsia" w:hAnsiTheme="minorEastAsia" w:cs="Times New Roman" w:hint="eastAsia"/>
          <w:color w:val="000000" w:themeColor="text1"/>
          <w:spacing w:val="10"/>
          <w:sz w:val="24"/>
          <w:szCs w:val="24"/>
          <w:rPrChange w:id="944" w:author="JY0225" w:date="2017-08-24T11:09:00Z">
            <w:rPr>
              <w:rFonts w:ascii="Times New Roman" w:hAnsi="Times New Roman" w:cs="Times New Roman" w:hint="eastAsia"/>
              <w:color w:val="000000" w:themeColor="text1"/>
              <w:spacing w:val="10"/>
              <w:sz w:val="24"/>
            </w:rPr>
          </w:rPrChange>
        </w:rPr>
        <w:t>通过</w:t>
      </w:r>
      <w:r w:rsidR="00B93612" w:rsidRPr="0034779C">
        <w:rPr>
          <w:rFonts w:asciiTheme="minorEastAsia" w:hAnsiTheme="minorEastAsia" w:cs="Times New Roman" w:hint="eastAsia"/>
          <w:color w:val="000000" w:themeColor="text1"/>
          <w:spacing w:val="10"/>
          <w:sz w:val="24"/>
          <w:szCs w:val="24"/>
          <w:rPrChange w:id="945" w:author="JY0225" w:date="2017-08-24T11:09:00Z">
            <w:rPr>
              <w:rFonts w:ascii="Times New Roman" w:hAnsi="Times New Roman" w:cs="Times New Roman" w:hint="eastAsia"/>
              <w:color w:val="000000" w:themeColor="text1"/>
              <w:spacing w:val="10"/>
              <w:sz w:val="24"/>
            </w:rPr>
          </w:rPrChange>
        </w:rPr>
        <w:t>对源码</w:t>
      </w:r>
      <w:r w:rsidR="002C37EE" w:rsidRPr="0034779C">
        <w:rPr>
          <w:rFonts w:asciiTheme="minorEastAsia" w:hAnsiTheme="minorEastAsia" w:cs="Times New Roman" w:hint="eastAsia"/>
          <w:color w:val="000000" w:themeColor="text1"/>
          <w:spacing w:val="10"/>
          <w:sz w:val="24"/>
          <w:szCs w:val="24"/>
          <w:rPrChange w:id="946" w:author="JY0225" w:date="2017-08-24T11:09:00Z">
            <w:rPr>
              <w:rFonts w:ascii="Times New Roman" w:hAnsi="Times New Roman" w:cs="Times New Roman" w:hint="eastAsia"/>
              <w:color w:val="000000" w:themeColor="text1"/>
              <w:spacing w:val="10"/>
              <w:sz w:val="24"/>
            </w:rPr>
          </w:rPrChange>
        </w:rPr>
        <w:t>的</w:t>
      </w:r>
      <w:r w:rsidR="00B93612" w:rsidRPr="0034779C">
        <w:rPr>
          <w:rFonts w:asciiTheme="minorEastAsia" w:hAnsiTheme="minorEastAsia" w:cs="Times New Roman" w:hint="eastAsia"/>
          <w:color w:val="000000" w:themeColor="text1"/>
          <w:spacing w:val="10"/>
          <w:sz w:val="24"/>
          <w:szCs w:val="24"/>
          <w:rPrChange w:id="947" w:author="JY0225" w:date="2017-08-24T11:09:00Z">
            <w:rPr>
              <w:rFonts w:ascii="Times New Roman" w:hAnsi="Times New Roman" w:cs="Times New Roman" w:hint="eastAsia"/>
              <w:color w:val="000000" w:themeColor="text1"/>
              <w:spacing w:val="10"/>
              <w:sz w:val="24"/>
            </w:rPr>
          </w:rPrChange>
        </w:rPr>
        <w:t>重构，减少了代码自身的漏洞</w:t>
      </w:r>
      <w:r w:rsidR="00FA66AC" w:rsidRPr="0034779C">
        <w:rPr>
          <w:rFonts w:asciiTheme="minorEastAsia" w:hAnsiTheme="minorEastAsia" w:cs="Times New Roman" w:hint="eastAsia"/>
          <w:color w:val="000000" w:themeColor="text1"/>
          <w:spacing w:val="10"/>
          <w:sz w:val="24"/>
          <w:szCs w:val="24"/>
          <w:rPrChange w:id="948" w:author="JY0225" w:date="2017-08-24T11:09:00Z">
            <w:rPr>
              <w:rFonts w:ascii="Times New Roman" w:hAnsi="Times New Roman" w:cs="Times New Roman" w:hint="eastAsia"/>
              <w:color w:val="000000" w:themeColor="text1"/>
              <w:spacing w:val="10"/>
              <w:sz w:val="24"/>
            </w:rPr>
          </w:rPrChange>
        </w:rPr>
        <w:t>，</w:t>
      </w:r>
      <w:r w:rsidR="003C5385" w:rsidRPr="0034779C">
        <w:rPr>
          <w:rFonts w:asciiTheme="minorEastAsia" w:hAnsiTheme="minorEastAsia" w:cs="Times New Roman" w:hint="eastAsia"/>
          <w:color w:val="000000" w:themeColor="text1"/>
          <w:spacing w:val="10"/>
          <w:sz w:val="24"/>
          <w:szCs w:val="24"/>
          <w:rPrChange w:id="949" w:author="JY0225" w:date="2017-08-24T11:09:00Z">
            <w:rPr>
              <w:rFonts w:ascii="Times New Roman" w:hAnsi="Times New Roman" w:cs="Times New Roman" w:hint="eastAsia"/>
              <w:color w:val="000000" w:themeColor="text1"/>
              <w:spacing w:val="10"/>
              <w:sz w:val="24"/>
            </w:rPr>
          </w:rPrChange>
        </w:rPr>
        <w:t>且能够在不稳定的网络环境下保证数据的传输效率。此外，</w:t>
      </w:r>
      <w:r w:rsidR="007747A4" w:rsidRPr="0034779C">
        <w:rPr>
          <w:rFonts w:asciiTheme="minorEastAsia" w:hAnsiTheme="minorEastAsia" w:cs="Times New Roman" w:hint="eastAsia"/>
          <w:color w:val="000000" w:themeColor="text1"/>
          <w:spacing w:val="10"/>
          <w:sz w:val="24"/>
          <w:szCs w:val="24"/>
          <w:rPrChange w:id="950" w:author="JY0225" w:date="2017-08-24T11:09:00Z">
            <w:rPr>
              <w:rFonts w:ascii="Times New Roman" w:hAnsi="Times New Roman" w:cs="Times New Roman" w:hint="eastAsia"/>
              <w:color w:val="000000" w:themeColor="text1"/>
              <w:spacing w:val="10"/>
              <w:sz w:val="24"/>
            </w:rPr>
          </w:rPrChange>
        </w:rPr>
        <w:t>在系统的可</w:t>
      </w:r>
      <w:r w:rsidR="001A16BB" w:rsidRPr="0034779C">
        <w:rPr>
          <w:rFonts w:asciiTheme="minorEastAsia" w:hAnsiTheme="minorEastAsia" w:cs="Times New Roman" w:hint="eastAsia"/>
          <w:color w:val="000000" w:themeColor="text1"/>
          <w:spacing w:val="10"/>
          <w:sz w:val="24"/>
          <w:szCs w:val="24"/>
          <w:rPrChange w:id="951" w:author="JY0225" w:date="2017-08-24T11:09:00Z">
            <w:rPr>
              <w:rFonts w:ascii="Times New Roman" w:hAnsi="Times New Roman" w:cs="Times New Roman" w:hint="eastAsia"/>
              <w:color w:val="000000" w:themeColor="text1"/>
              <w:spacing w:val="10"/>
              <w:sz w:val="24"/>
            </w:rPr>
          </w:rPrChange>
        </w:rPr>
        <w:t>扩展性</w:t>
      </w:r>
      <w:r w:rsidR="004F5631" w:rsidRPr="0034779C">
        <w:rPr>
          <w:rFonts w:asciiTheme="minorEastAsia" w:hAnsiTheme="minorEastAsia" w:cs="Times New Roman" w:hint="eastAsia"/>
          <w:color w:val="000000" w:themeColor="text1"/>
          <w:spacing w:val="10"/>
          <w:sz w:val="24"/>
          <w:szCs w:val="24"/>
          <w:rPrChange w:id="952" w:author="JY0225" w:date="2017-08-24T11:09:00Z">
            <w:rPr>
              <w:rFonts w:ascii="Times New Roman" w:hAnsi="Times New Roman" w:cs="Times New Roman" w:hint="eastAsia"/>
              <w:color w:val="000000" w:themeColor="text1"/>
              <w:spacing w:val="10"/>
              <w:sz w:val="24"/>
            </w:rPr>
          </w:rPrChange>
        </w:rPr>
        <w:t>上</w:t>
      </w:r>
      <w:r w:rsidR="001A16BB" w:rsidRPr="0034779C">
        <w:rPr>
          <w:rFonts w:asciiTheme="minorEastAsia" w:hAnsiTheme="minorEastAsia" w:cs="Times New Roman" w:hint="eastAsia"/>
          <w:color w:val="000000" w:themeColor="text1"/>
          <w:spacing w:val="10"/>
          <w:sz w:val="24"/>
          <w:szCs w:val="24"/>
          <w:rPrChange w:id="953" w:author="JY0225" w:date="2017-08-24T11:09:00Z">
            <w:rPr>
              <w:rFonts w:ascii="Times New Roman" w:hAnsi="Times New Roman" w:cs="Times New Roman" w:hint="eastAsia"/>
              <w:color w:val="000000" w:themeColor="text1"/>
              <w:spacing w:val="10"/>
              <w:sz w:val="24"/>
            </w:rPr>
          </w:rPrChange>
        </w:rPr>
        <w:t>，本文</w:t>
      </w:r>
      <w:r w:rsidR="00267404" w:rsidRPr="0034779C">
        <w:rPr>
          <w:rFonts w:asciiTheme="minorEastAsia" w:hAnsiTheme="minorEastAsia" w:cs="Times New Roman" w:hint="eastAsia"/>
          <w:color w:val="000000" w:themeColor="text1"/>
          <w:spacing w:val="10"/>
          <w:sz w:val="24"/>
          <w:szCs w:val="24"/>
          <w:rPrChange w:id="954" w:author="JY0225" w:date="2017-08-24T11:09:00Z">
            <w:rPr>
              <w:rFonts w:ascii="Times New Roman" w:hAnsi="Times New Roman" w:cs="Times New Roman" w:hint="eastAsia"/>
              <w:color w:val="000000" w:themeColor="text1"/>
              <w:spacing w:val="10"/>
              <w:sz w:val="24"/>
            </w:rPr>
          </w:rPrChange>
        </w:rPr>
        <w:t>开发了两款客户端，</w:t>
      </w:r>
      <w:r w:rsidR="007A6234" w:rsidRPr="0034779C">
        <w:rPr>
          <w:rFonts w:asciiTheme="minorEastAsia" w:hAnsiTheme="minorEastAsia" w:cs="Times New Roman" w:hint="eastAsia"/>
          <w:color w:val="000000" w:themeColor="text1"/>
          <w:spacing w:val="10"/>
          <w:sz w:val="24"/>
          <w:szCs w:val="24"/>
          <w:rPrChange w:id="955" w:author="JY0225" w:date="2017-08-24T11:09:00Z">
            <w:rPr>
              <w:rFonts w:ascii="Times New Roman" w:hAnsi="Times New Roman" w:cs="Times New Roman" w:hint="eastAsia"/>
              <w:color w:val="000000" w:themeColor="text1"/>
              <w:spacing w:val="10"/>
              <w:sz w:val="24"/>
            </w:rPr>
          </w:rPrChange>
        </w:rPr>
        <w:t>能</w:t>
      </w:r>
      <w:r w:rsidR="001A16BB" w:rsidRPr="0034779C">
        <w:rPr>
          <w:rFonts w:asciiTheme="minorEastAsia" w:hAnsiTheme="minorEastAsia" w:cs="Times New Roman" w:hint="eastAsia"/>
          <w:color w:val="000000" w:themeColor="text1"/>
          <w:spacing w:val="10"/>
          <w:sz w:val="24"/>
          <w:szCs w:val="24"/>
          <w:rPrChange w:id="956" w:author="JY0225" w:date="2017-08-24T11:09:00Z">
            <w:rPr>
              <w:rFonts w:ascii="Times New Roman" w:hAnsi="Times New Roman" w:cs="Times New Roman" w:hint="eastAsia"/>
              <w:color w:val="000000" w:themeColor="text1"/>
              <w:spacing w:val="10"/>
              <w:sz w:val="24"/>
            </w:rPr>
          </w:rPrChange>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061D4C38"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ins w:id="957" w:author="微软用户" w:date="2017-08-24T22:12:00Z">
        <w:r w:rsidR="00DB55AF">
          <w:rPr>
            <w:rFonts w:ascii="Times New Roman" w:hAnsi="Times New Roman" w:cs="Times New Roman"/>
            <w:spacing w:val="10"/>
            <w:sz w:val="24"/>
          </w:rPr>
          <w:t>云备份</w:t>
        </w:r>
        <w:r w:rsidR="00DB55AF">
          <w:rPr>
            <w:rFonts w:ascii="Times New Roman" w:hAnsi="Times New Roman" w:cs="Times New Roman" w:hint="eastAsia"/>
            <w:spacing w:val="10"/>
            <w:sz w:val="24"/>
          </w:rPr>
          <w:t>，中间件，</w:t>
        </w:r>
      </w:ins>
      <w:ins w:id="958" w:author="微软用户" w:date="2017-08-24T22:13:00Z">
        <w:r w:rsidR="000E26CC">
          <w:rPr>
            <w:rFonts w:ascii="Times New Roman" w:hAnsi="Times New Roman" w:cs="Times New Roman" w:hint="eastAsia"/>
            <w:spacing w:val="10"/>
            <w:sz w:val="24"/>
          </w:rPr>
          <w:t>数据加密，</w:t>
        </w:r>
      </w:ins>
      <w:ins w:id="959" w:author="微软用户" w:date="2017-08-24T22:14:00Z">
        <w:r w:rsidR="000E26CC">
          <w:rPr>
            <w:rFonts w:ascii="Times New Roman" w:hAnsi="Times New Roman" w:cs="Times New Roman" w:hint="eastAsia"/>
            <w:spacing w:val="10"/>
            <w:sz w:val="24"/>
          </w:rPr>
          <w:t>断点续传，本地缓存，扩展性</w:t>
        </w:r>
      </w:ins>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960" w:name="_Toc491606252"/>
      <w:r w:rsidRPr="00B87EE1">
        <w:rPr>
          <w:rFonts w:ascii="Times New Roman" w:hAnsi="Times New Roman" w:cs="Times New Roman"/>
        </w:rPr>
        <w:lastRenderedPageBreak/>
        <w:t>Abstract</w:t>
      </w:r>
      <w:bookmarkEnd w:id="960"/>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961" w:name="_Toc73467573"/>
      <w:bookmarkStart w:id="962" w:name="_Toc73467699"/>
      <w:bookmarkStart w:id="963" w:name="_Toc73467984"/>
      <w:bookmarkStart w:id="964" w:name="_Toc73468287"/>
      <w:bookmarkStart w:id="965" w:name="_Toc73468447"/>
      <w:bookmarkStart w:id="966" w:name="_Toc73468515"/>
      <w:bookmarkStart w:id="967" w:name="_Toc73468561"/>
      <w:bookmarkStart w:id="968" w:name="_Toc73951027"/>
      <w:bookmarkStart w:id="969" w:name="_Toc74024494"/>
      <w:bookmarkStart w:id="970" w:name="_Toc74025348"/>
      <w:bookmarkStart w:id="971" w:name="_Toc74025644"/>
      <w:bookmarkStart w:id="972" w:name="_Toc74025755"/>
      <w:bookmarkStart w:id="973" w:name="_Toc74025800"/>
      <w:bookmarkStart w:id="974" w:name="_Toc74025845"/>
      <w:bookmarkStart w:id="975" w:name="_Toc74025991"/>
      <w:bookmarkStart w:id="976" w:name="_Toc74030258"/>
      <w:bookmarkStart w:id="977" w:name="_Toc420959833"/>
      <w:bookmarkStart w:id="978" w:name="_Toc421026897"/>
      <w:bookmarkStart w:id="979" w:name="_Toc421230569"/>
      <w:bookmarkStart w:id="980" w:name="_Toc491606253"/>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980"/>
    </w:p>
    <w:p w14:paraId="15F08F61" w14:textId="33F2FE36" w:rsidR="00E60563" w:rsidRPr="00E60563" w:rsidRDefault="00F74305" w:rsidP="00BE5E25">
      <w:pPr>
        <w:pStyle w:val="21"/>
        <w:spacing w:line="240" w:lineRule="auto"/>
      </w:pPr>
      <w:bookmarkStart w:id="981" w:name="_Toc420959834"/>
      <w:bookmarkStart w:id="982" w:name="_Toc421026898"/>
      <w:bookmarkStart w:id="983" w:name="_Toc421230570"/>
      <w:bookmarkStart w:id="984" w:name="_Toc73467578"/>
      <w:bookmarkStart w:id="985" w:name="_Toc73467704"/>
      <w:bookmarkStart w:id="986" w:name="_Toc73467989"/>
      <w:bookmarkStart w:id="987" w:name="_Toc73468292"/>
      <w:bookmarkStart w:id="988" w:name="_Toc73468452"/>
      <w:bookmarkStart w:id="989" w:name="_Toc73468520"/>
      <w:bookmarkStart w:id="990" w:name="_Toc73468566"/>
      <w:bookmarkStart w:id="991" w:name="_Toc73951032"/>
      <w:bookmarkStart w:id="992" w:name="_Toc74024499"/>
      <w:bookmarkStart w:id="993" w:name="_Toc74025353"/>
      <w:bookmarkStart w:id="994" w:name="_Toc74025649"/>
      <w:bookmarkStart w:id="995" w:name="_Toc74025760"/>
      <w:bookmarkStart w:id="996" w:name="_Toc74025805"/>
      <w:bookmarkStart w:id="997" w:name="_Toc74025850"/>
      <w:bookmarkStart w:id="998" w:name="_Toc74025996"/>
      <w:bookmarkStart w:id="999" w:name="_Toc74030263"/>
      <w:bookmarkStart w:id="1000" w:name="_Toc491606254"/>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r w:rsidRPr="00B87EE1">
        <w:t xml:space="preserve">1.1 </w:t>
      </w:r>
      <w:r w:rsidR="00DC073C">
        <w:rPr>
          <w:rFonts w:hint="eastAsia"/>
        </w:rPr>
        <w:t>研究</w:t>
      </w:r>
      <w:r w:rsidR="004E0177">
        <w:rPr>
          <w:rFonts w:hint="eastAsia"/>
        </w:rPr>
        <w:t>背景</w:t>
      </w:r>
      <w:bookmarkEnd w:id="1000"/>
    </w:p>
    <w:p w14:paraId="065F2F04" w14:textId="6893284C" w:rsidR="00D76A00" w:rsidRPr="0034779C" w:rsidRDefault="007058F7" w:rsidP="00235EEE">
      <w:pPr>
        <w:spacing w:line="400" w:lineRule="exact"/>
        <w:rPr>
          <w:rFonts w:asciiTheme="minorEastAsia" w:hAnsiTheme="minorEastAsia" w:cs="Times New Roman"/>
          <w:spacing w:val="10"/>
          <w:kern w:val="0"/>
          <w:sz w:val="24"/>
          <w:szCs w:val="24"/>
          <w:rPrChange w:id="1001" w:author="JY0225" w:date="2017-08-24T11:09:00Z">
            <w:rPr>
              <w:rFonts w:ascii="Times New Roman" w:hAnsi="Times New Roman" w:cs="Times New Roman"/>
              <w:spacing w:val="10"/>
              <w:kern w:val="0"/>
              <w:sz w:val="24"/>
              <w:szCs w:val="20"/>
            </w:rPr>
          </w:rPrChange>
        </w:rPr>
      </w:pPr>
      <w:r>
        <w:rPr>
          <w:rFonts w:ascii="Times New Roman" w:hAnsi="Times New Roman" w:cs="Times New Roman"/>
          <w:spacing w:val="10"/>
          <w:kern w:val="0"/>
          <w:sz w:val="24"/>
          <w:szCs w:val="20"/>
        </w:rPr>
        <w:tab/>
      </w:r>
      <w:r w:rsidR="0088020A" w:rsidRPr="0034779C">
        <w:rPr>
          <w:rFonts w:asciiTheme="minorEastAsia" w:hAnsiTheme="minorEastAsia" w:cs="Times New Roman" w:hint="eastAsia"/>
          <w:spacing w:val="10"/>
          <w:kern w:val="0"/>
          <w:sz w:val="24"/>
          <w:szCs w:val="24"/>
          <w:rPrChange w:id="1002" w:author="JY0225" w:date="2017-08-24T11:09:00Z">
            <w:rPr>
              <w:rFonts w:ascii="Times New Roman" w:hAnsi="Times New Roman" w:cs="Times New Roman" w:hint="eastAsia"/>
              <w:spacing w:val="10"/>
              <w:kern w:val="0"/>
              <w:sz w:val="24"/>
              <w:szCs w:val="20"/>
            </w:rPr>
          </w:rPrChange>
        </w:rPr>
        <w:t>随着</w:t>
      </w:r>
      <w:r w:rsidRPr="0034779C">
        <w:rPr>
          <w:rFonts w:asciiTheme="minorEastAsia" w:hAnsiTheme="minorEastAsia" w:cs="Times New Roman" w:hint="eastAsia"/>
          <w:spacing w:val="10"/>
          <w:kern w:val="0"/>
          <w:sz w:val="24"/>
          <w:szCs w:val="24"/>
          <w:rPrChange w:id="1003" w:author="JY0225" w:date="2017-08-24T11:09:00Z">
            <w:rPr>
              <w:rFonts w:ascii="Times New Roman" w:hAnsi="Times New Roman" w:cs="Times New Roman" w:hint="eastAsia"/>
              <w:spacing w:val="10"/>
              <w:kern w:val="0"/>
              <w:sz w:val="24"/>
              <w:szCs w:val="20"/>
            </w:rPr>
          </w:rPrChange>
        </w:rPr>
        <w:t>互联网</w:t>
      </w:r>
      <w:r w:rsidR="00BF1187" w:rsidRPr="0034779C">
        <w:rPr>
          <w:rFonts w:asciiTheme="minorEastAsia" w:hAnsiTheme="minorEastAsia" w:cs="Times New Roman" w:hint="eastAsia"/>
          <w:spacing w:val="10"/>
          <w:kern w:val="0"/>
          <w:sz w:val="24"/>
          <w:szCs w:val="24"/>
          <w:rPrChange w:id="1004" w:author="JY0225" w:date="2017-08-24T11:09:00Z">
            <w:rPr>
              <w:rFonts w:ascii="Times New Roman" w:hAnsi="Times New Roman" w:cs="Times New Roman" w:hint="eastAsia"/>
              <w:spacing w:val="10"/>
              <w:kern w:val="0"/>
              <w:sz w:val="24"/>
              <w:szCs w:val="20"/>
            </w:rPr>
          </w:rPrChange>
        </w:rPr>
        <w:t>技术</w:t>
      </w:r>
      <w:r w:rsidR="00313FF9" w:rsidRPr="0034779C">
        <w:rPr>
          <w:rFonts w:asciiTheme="minorEastAsia" w:hAnsiTheme="minorEastAsia" w:cs="Times New Roman" w:hint="eastAsia"/>
          <w:spacing w:val="10"/>
          <w:kern w:val="0"/>
          <w:sz w:val="24"/>
          <w:szCs w:val="24"/>
          <w:rPrChange w:id="1005" w:author="JY0225" w:date="2017-08-24T11:09:00Z">
            <w:rPr>
              <w:rFonts w:ascii="Times New Roman" w:hAnsi="Times New Roman" w:cs="Times New Roman" w:hint="eastAsia"/>
              <w:spacing w:val="10"/>
              <w:kern w:val="0"/>
              <w:sz w:val="24"/>
              <w:szCs w:val="20"/>
            </w:rPr>
          </w:rPrChange>
        </w:rPr>
        <w:t>的</w:t>
      </w:r>
      <w:r w:rsidR="00BF1187" w:rsidRPr="0034779C">
        <w:rPr>
          <w:rFonts w:asciiTheme="minorEastAsia" w:hAnsiTheme="minorEastAsia" w:cs="Times New Roman" w:hint="eastAsia"/>
          <w:spacing w:val="10"/>
          <w:kern w:val="0"/>
          <w:sz w:val="24"/>
          <w:szCs w:val="24"/>
          <w:rPrChange w:id="1006" w:author="JY0225" w:date="2017-08-24T11:09:00Z">
            <w:rPr>
              <w:rFonts w:ascii="Times New Roman" w:hAnsi="Times New Roman" w:cs="Times New Roman" w:hint="eastAsia"/>
              <w:spacing w:val="10"/>
              <w:kern w:val="0"/>
              <w:sz w:val="24"/>
              <w:szCs w:val="20"/>
            </w:rPr>
          </w:rPrChange>
        </w:rPr>
        <w:t>飞速发展</w:t>
      </w:r>
      <w:r w:rsidR="00114855" w:rsidRPr="0034779C">
        <w:rPr>
          <w:rFonts w:asciiTheme="minorEastAsia" w:hAnsiTheme="minorEastAsia" w:cs="Times New Roman" w:hint="eastAsia"/>
          <w:spacing w:val="10"/>
          <w:kern w:val="0"/>
          <w:sz w:val="24"/>
          <w:szCs w:val="24"/>
          <w:rPrChange w:id="1007" w:author="JY0225" w:date="2017-08-24T11:09:00Z">
            <w:rPr>
              <w:rFonts w:ascii="Times New Roman" w:hAnsi="Times New Roman" w:cs="Times New Roman" w:hint="eastAsia"/>
              <w:spacing w:val="10"/>
              <w:kern w:val="0"/>
              <w:sz w:val="24"/>
              <w:szCs w:val="20"/>
            </w:rPr>
          </w:rPrChange>
        </w:rPr>
        <w:t>，</w:t>
      </w:r>
      <w:r w:rsidR="001A513D" w:rsidRPr="0034779C">
        <w:rPr>
          <w:rFonts w:asciiTheme="minorEastAsia" w:hAnsiTheme="minorEastAsia" w:cs="Times New Roman" w:hint="eastAsia"/>
          <w:spacing w:val="10"/>
          <w:kern w:val="0"/>
          <w:sz w:val="24"/>
          <w:szCs w:val="24"/>
          <w:rPrChange w:id="1008" w:author="JY0225" w:date="2017-08-24T11:09:00Z">
            <w:rPr>
              <w:rFonts w:ascii="Times New Roman" w:hAnsi="Times New Roman" w:cs="Times New Roman" w:hint="eastAsia"/>
              <w:spacing w:val="10"/>
              <w:kern w:val="0"/>
              <w:sz w:val="24"/>
              <w:szCs w:val="20"/>
            </w:rPr>
          </w:rPrChange>
        </w:rPr>
        <w:t>网络</w:t>
      </w:r>
      <w:r w:rsidR="00A52205" w:rsidRPr="0034779C">
        <w:rPr>
          <w:rFonts w:asciiTheme="minorEastAsia" w:hAnsiTheme="minorEastAsia" w:cs="Times New Roman" w:hint="eastAsia"/>
          <w:spacing w:val="10"/>
          <w:kern w:val="0"/>
          <w:sz w:val="24"/>
          <w:szCs w:val="24"/>
          <w:rPrChange w:id="1009" w:author="JY0225" w:date="2017-08-24T11:09:00Z">
            <w:rPr>
              <w:rFonts w:ascii="Times New Roman" w:hAnsi="Times New Roman" w:cs="Times New Roman" w:hint="eastAsia"/>
              <w:spacing w:val="10"/>
              <w:kern w:val="0"/>
              <w:sz w:val="24"/>
              <w:szCs w:val="20"/>
            </w:rPr>
          </w:rPrChange>
        </w:rPr>
        <w:t>数据</w:t>
      </w:r>
      <w:r w:rsidR="00CE0AD4" w:rsidRPr="0034779C">
        <w:rPr>
          <w:rFonts w:asciiTheme="minorEastAsia" w:hAnsiTheme="minorEastAsia" w:cs="Times New Roman" w:hint="eastAsia"/>
          <w:spacing w:val="10"/>
          <w:kern w:val="0"/>
          <w:sz w:val="24"/>
          <w:szCs w:val="24"/>
          <w:rPrChange w:id="1010" w:author="JY0225" w:date="2017-08-24T11:09:00Z">
            <w:rPr>
              <w:rFonts w:ascii="Times New Roman" w:hAnsi="Times New Roman" w:cs="Times New Roman" w:hint="eastAsia"/>
              <w:spacing w:val="10"/>
              <w:kern w:val="0"/>
              <w:sz w:val="24"/>
              <w:szCs w:val="20"/>
            </w:rPr>
          </w:rPrChange>
        </w:rPr>
        <w:t>呈现出井喷式的增长，</w:t>
      </w:r>
      <w:r w:rsidR="004F63D2" w:rsidRPr="0034779C">
        <w:rPr>
          <w:rFonts w:asciiTheme="minorEastAsia" w:hAnsiTheme="minorEastAsia" w:cs="Times New Roman" w:hint="eastAsia"/>
          <w:spacing w:val="10"/>
          <w:kern w:val="0"/>
          <w:sz w:val="24"/>
          <w:szCs w:val="24"/>
          <w:rPrChange w:id="1011" w:author="JY0225" w:date="2017-08-24T11:09:00Z">
            <w:rPr>
              <w:rFonts w:ascii="Times New Roman" w:hAnsi="Times New Roman" w:cs="Times New Roman" w:hint="eastAsia"/>
              <w:spacing w:val="10"/>
              <w:kern w:val="0"/>
              <w:sz w:val="24"/>
              <w:szCs w:val="20"/>
            </w:rPr>
          </w:rPrChange>
        </w:rPr>
        <w:t>传统的</w:t>
      </w:r>
      <w:r w:rsidR="001B2472" w:rsidRPr="0034779C">
        <w:rPr>
          <w:rFonts w:asciiTheme="minorEastAsia" w:hAnsiTheme="minorEastAsia" w:cs="Times New Roman" w:hint="eastAsia"/>
          <w:spacing w:val="10"/>
          <w:kern w:val="0"/>
          <w:sz w:val="24"/>
          <w:szCs w:val="24"/>
          <w:rPrChange w:id="1012" w:author="JY0225" w:date="2017-08-24T11:09:00Z">
            <w:rPr>
              <w:rFonts w:ascii="Times New Roman" w:hAnsi="Times New Roman" w:cs="Times New Roman" w:hint="eastAsia"/>
              <w:spacing w:val="10"/>
              <w:kern w:val="0"/>
              <w:sz w:val="24"/>
              <w:szCs w:val="20"/>
            </w:rPr>
          </w:rPrChange>
        </w:rPr>
        <w:t>数据</w:t>
      </w:r>
      <w:r w:rsidR="00476838" w:rsidRPr="0034779C">
        <w:rPr>
          <w:rFonts w:asciiTheme="minorEastAsia" w:hAnsiTheme="minorEastAsia" w:cs="Times New Roman" w:hint="eastAsia"/>
          <w:spacing w:val="10"/>
          <w:kern w:val="0"/>
          <w:sz w:val="24"/>
          <w:szCs w:val="24"/>
          <w:rPrChange w:id="1013" w:author="JY0225" w:date="2017-08-24T11:09:00Z">
            <w:rPr>
              <w:rFonts w:ascii="Times New Roman" w:hAnsi="Times New Roman" w:cs="Times New Roman" w:hint="eastAsia"/>
              <w:spacing w:val="10"/>
              <w:kern w:val="0"/>
              <w:sz w:val="24"/>
              <w:szCs w:val="20"/>
            </w:rPr>
          </w:rPrChange>
        </w:rPr>
        <w:t>备份</w:t>
      </w:r>
      <w:r w:rsidR="004F63D2" w:rsidRPr="0034779C">
        <w:rPr>
          <w:rFonts w:asciiTheme="minorEastAsia" w:hAnsiTheme="minorEastAsia" w:cs="Times New Roman" w:hint="eastAsia"/>
          <w:spacing w:val="10"/>
          <w:kern w:val="0"/>
          <w:sz w:val="24"/>
          <w:szCs w:val="24"/>
          <w:rPrChange w:id="1014" w:author="JY0225" w:date="2017-08-24T11:09:00Z">
            <w:rPr>
              <w:rFonts w:ascii="Times New Roman" w:hAnsi="Times New Roman" w:cs="Times New Roman" w:hint="eastAsia"/>
              <w:spacing w:val="10"/>
              <w:kern w:val="0"/>
              <w:sz w:val="24"/>
              <w:szCs w:val="20"/>
            </w:rPr>
          </w:rPrChange>
        </w:rPr>
        <w:t>方式存在太多的局限性，已经无法满足人们的</w:t>
      </w:r>
      <w:ins w:id="1015" w:author="微软用户" w:date="2017-08-27T14:20:00Z">
        <w:r w:rsidR="00F122A9">
          <w:rPr>
            <w:rFonts w:asciiTheme="minorEastAsia" w:hAnsiTheme="minorEastAsia" w:cs="Times New Roman"/>
            <w:spacing w:val="10"/>
            <w:kern w:val="0"/>
            <w:sz w:val="24"/>
            <w:szCs w:val="24"/>
          </w:rPr>
          <w:t>需求</w:t>
        </w:r>
      </w:ins>
      <w:del w:id="1016" w:author="微软用户" w:date="2017-08-27T14:20:00Z">
        <w:r w:rsidR="00602398" w:rsidRPr="0034779C" w:rsidDel="00F122A9">
          <w:rPr>
            <w:rFonts w:asciiTheme="minorEastAsia" w:hAnsiTheme="minorEastAsia" w:cs="Times New Roman" w:hint="eastAsia"/>
            <w:spacing w:val="10"/>
            <w:kern w:val="0"/>
            <w:sz w:val="24"/>
            <w:szCs w:val="24"/>
            <w:rPrChange w:id="1017" w:author="JY0225" w:date="2017-08-24T11:09:00Z">
              <w:rPr>
                <w:rFonts w:ascii="Times New Roman" w:hAnsi="Times New Roman" w:cs="Times New Roman" w:hint="eastAsia"/>
                <w:spacing w:val="10"/>
                <w:kern w:val="0"/>
                <w:sz w:val="24"/>
                <w:szCs w:val="20"/>
              </w:rPr>
            </w:rPrChange>
          </w:rPr>
          <w:delText>要求</w:delText>
        </w:r>
      </w:del>
      <w:r w:rsidR="0056038D" w:rsidRPr="0034779C">
        <w:rPr>
          <w:rFonts w:asciiTheme="minorEastAsia" w:hAnsiTheme="minorEastAsia" w:cs="Times New Roman" w:hint="eastAsia"/>
          <w:spacing w:val="10"/>
          <w:kern w:val="0"/>
          <w:sz w:val="24"/>
          <w:szCs w:val="24"/>
          <w:rPrChange w:id="1018" w:author="JY0225" w:date="2017-08-24T11:09:00Z">
            <w:rPr>
              <w:rFonts w:ascii="Times New Roman" w:hAnsi="Times New Roman" w:cs="Times New Roman" w:hint="eastAsia"/>
              <w:spacing w:val="10"/>
              <w:kern w:val="0"/>
              <w:sz w:val="24"/>
              <w:szCs w:val="20"/>
            </w:rPr>
          </w:rPrChange>
        </w:rPr>
        <w:t>。在这样</w:t>
      </w:r>
      <w:r w:rsidR="005C42E4" w:rsidRPr="0034779C">
        <w:rPr>
          <w:rFonts w:asciiTheme="minorEastAsia" w:hAnsiTheme="minorEastAsia" w:cs="Times New Roman" w:hint="eastAsia"/>
          <w:spacing w:val="10"/>
          <w:kern w:val="0"/>
          <w:sz w:val="24"/>
          <w:szCs w:val="24"/>
          <w:rPrChange w:id="1019" w:author="JY0225" w:date="2017-08-24T11:09:00Z">
            <w:rPr>
              <w:rFonts w:ascii="Times New Roman" w:hAnsi="Times New Roman" w:cs="Times New Roman" w:hint="eastAsia"/>
              <w:spacing w:val="10"/>
              <w:kern w:val="0"/>
              <w:sz w:val="24"/>
              <w:szCs w:val="20"/>
            </w:rPr>
          </w:rPrChange>
        </w:rPr>
        <w:t>的</w:t>
      </w:r>
      <w:r w:rsidR="00444634" w:rsidRPr="0034779C">
        <w:rPr>
          <w:rFonts w:asciiTheme="minorEastAsia" w:hAnsiTheme="minorEastAsia" w:cs="Times New Roman" w:hint="eastAsia"/>
          <w:spacing w:val="10"/>
          <w:kern w:val="0"/>
          <w:sz w:val="24"/>
          <w:szCs w:val="24"/>
          <w:rPrChange w:id="1020" w:author="JY0225" w:date="2017-08-24T11:09:00Z">
            <w:rPr>
              <w:rFonts w:ascii="Times New Roman" w:hAnsi="Times New Roman" w:cs="Times New Roman" w:hint="eastAsia"/>
              <w:spacing w:val="10"/>
              <w:kern w:val="0"/>
              <w:sz w:val="24"/>
              <w:szCs w:val="20"/>
            </w:rPr>
          </w:rPrChange>
        </w:rPr>
        <w:t>背景下</w:t>
      </w:r>
      <w:r w:rsidR="0056038D" w:rsidRPr="0034779C">
        <w:rPr>
          <w:rFonts w:asciiTheme="minorEastAsia" w:hAnsiTheme="minorEastAsia" w:cs="Times New Roman" w:hint="eastAsia"/>
          <w:spacing w:val="10"/>
          <w:kern w:val="0"/>
          <w:sz w:val="24"/>
          <w:szCs w:val="24"/>
          <w:rPrChange w:id="1021" w:author="JY0225" w:date="2017-08-24T11:09:00Z">
            <w:rPr>
              <w:rFonts w:ascii="Times New Roman" w:hAnsi="Times New Roman" w:cs="Times New Roman" w:hint="eastAsia"/>
              <w:spacing w:val="10"/>
              <w:kern w:val="0"/>
              <w:sz w:val="24"/>
              <w:szCs w:val="20"/>
            </w:rPr>
          </w:rPrChange>
        </w:rPr>
        <w:t>，</w:t>
      </w:r>
      <w:r w:rsidR="0056038D" w:rsidRPr="0034779C">
        <w:rPr>
          <w:rFonts w:asciiTheme="minorEastAsia" w:hAnsiTheme="minorEastAsia" w:cs="Times New Roman" w:hint="eastAsia"/>
          <w:spacing w:val="10"/>
          <w:sz w:val="24"/>
          <w:szCs w:val="24"/>
          <w:rPrChange w:id="1022"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023" w:author="JY0225" w:date="2017-08-24T11:09:00Z">
            <w:rPr>
              <w:rFonts w:ascii="Times New Roman" w:hAnsi="Times New Roman" w:cs="Times New Roman" w:hint="eastAsia"/>
              <w:spacing w:val="10"/>
              <w:sz w:val="24"/>
            </w:rPr>
          </w:rPrChange>
        </w:rPr>
        <w:t>备份</w:t>
      </w:r>
      <w:r w:rsidR="0056038D" w:rsidRPr="0034779C">
        <w:rPr>
          <w:rFonts w:asciiTheme="minorEastAsia" w:hAnsiTheme="minorEastAsia" w:cs="Times New Roman" w:hint="eastAsia"/>
          <w:spacing w:val="10"/>
          <w:sz w:val="24"/>
          <w:szCs w:val="24"/>
          <w:rPrChange w:id="1024" w:author="JY0225" w:date="2017-08-24T11:09:00Z">
            <w:rPr>
              <w:rFonts w:ascii="Times New Roman" w:hAnsi="Times New Roman" w:cs="Times New Roman" w:hint="eastAsia"/>
              <w:spacing w:val="10"/>
              <w:sz w:val="24"/>
            </w:rPr>
          </w:rPrChange>
        </w:rPr>
        <w:t>服务</w:t>
      </w:r>
      <w:del w:id="1025" w:author="微软用户" w:date="2017-08-27T14:20:00Z">
        <w:r w:rsidR="0056038D" w:rsidRPr="0034779C" w:rsidDel="00597F21">
          <w:rPr>
            <w:rFonts w:asciiTheme="minorEastAsia" w:hAnsiTheme="minorEastAsia"/>
            <w:sz w:val="24"/>
            <w:szCs w:val="24"/>
            <w:vertAlign w:val="superscript"/>
            <w:rPrChange w:id="1026" w:author="JY0225" w:date="2017-08-24T11:09:00Z">
              <w:rPr>
                <w:vertAlign w:val="superscript"/>
              </w:rPr>
            </w:rPrChange>
          </w:rPr>
          <w:delText>[3]</w:delText>
        </w:r>
      </w:del>
      <w:r w:rsidR="002301D9" w:rsidRPr="0034779C">
        <w:rPr>
          <w:rFonts w:asciiTheme="minorEastAsia" w:hAnsiTheme="minorEastAsia" w:cs="Times New Roman" w:hint="eastAsia"/>
          <w:spacing w:val="10"/>
          <w:sz w:val="24"/>
          <w:szCs w:val="24"/>
          <w:rPrChange w:id="1027" w:author="JY0225" w:date="2017-08-24T11:09:00Z">
            <w:rPr>
              <w:rFonts w:ascii="Times New Roman" w:hAnsi="Times New Roman" w:cs="Times New Roman" w:hint="eastAsia"/>
              <w:spacing w:val="10"/>
              <w:sz w:val="24"/>
            </w:rPr>
          </w:rPrChange>
        </w:rPr>
        <w:t>逐渐成为主流的数据</w:t>
      </w:r>
      <w:r w:rsidR="00476838" w:rsidRPr="0034779C">
        <w:rPr>
          <w:rFonts w:asciiTheme="minorEastAsia" w:hAnsiTheme="minorEastAsia" w:cs="Times New Roman" w:hint="eastAsia"/>
          <w:spacing w:val="10"/>
          <w:sz w:val="24"/>
          <w:szCs w:val="24"/>
          <w:rPrChange w:id="1028" w:author="JY0225" w:date="2017-08-24T11:09:00Z">
            <w:rPr>
              <w:rFonts w:ascii="Times New Roman" w:hAnsi="Times New Roman" w:cs="Times New Roman" w:hint="eastAsia"/>
              <w:spacing w:val="10"/>
              <w:sz w:val="24"/>
            </w:rPr>
          </w:rPrChange>
        </w:rPr>
        <w:t>备份</w:t>
      </w:r>
      <w:r w:rsidR="002301D9" w:rsidRPr="0034779C">
        <w:rPr>
          <w:rFonts w:asciiTheme="minorEastAsia" w:hAnsiTheme="minorEastAsia" w:cs="Times New Roman" w:hint="eastAsia"/>
          <w:spacing w:val="10"/>
          <w:sz w:val="24"/>
          <w:szCs w:val="24"/>
          <w:rPrChange w:id="1029" w:author="JY0225" w:date="2017-08-24T11:09:00Z">
            <w:rPr>
              <w:rFonts w:ascii="Times New Roman" w:hAnsi="Times New Roman" w:cs="Times New Roman" w:hint="eastAsia"/>
              <w:spacing w:val="10"/>
              <w:sz w:val="24"/>
            </w:rPr>
          </w:rPrChange>
        </w:rPr>
        <w:t>方式。</w:t>
      </w:r>
      <w:r w:rsidR="0032449F" w:rsidRPr="0034779C">
        <w:rPr>
          <w:rFonts w:asciiTheme="minorEastAsia" w:hAnsiTheme="minorEastAsia" w:cs="Times New Roman" w:hint="eastAsia"/>
          <w:spacing w:val="10"/>
          <w:sz w:val="24"/>
          <w:szCs w:val="24"/>
          <w:rPrChange w:id="1030" w:author="JY0225" w:date="2017-08-24T11:09:00Z">
            <w:rPr>
              <w:rFonts w:ascii="Times New Roman" w:hAnsi="Times New Roman" w:cs="Times New Roman" w:hint="eastAsia"/>
              <w:spacing w:val="10"/>
              <w:sz w:val="24"/>
            </w:rPr>
          </w:rPrChange>
        </w:rPr>
        <w:t>因其</w:t>
      </w:r>
      <w:r w:rsidR="0056038D" w:rsidRPr="0034779C">
        <w:rPr>
          <w:rFonts w:asciiTheme="minorEastAsia" w:hAnsiTheme="minorEastAsia" w:cs="Times New Roman" w:hint="eastAsia"/>
          <w:spacing w:val="10"/>
          <w:sz w:val="24"/>
          <w:szCs w:val="24"/>
          <w:rPrChange w:id="1031" w:author="JY0225" w:date="2017-08-24T11:09:00Z">
            <w:rPr>
              <w:rFonts w:ascii="Times New Roman" w:hAnsi="Times New Roman" w:cs="Times New Roman" w:hint="eastAsia"/>
              <w:spacing w:val="10"/>
              <w:sz w:val="24"/>
            </w:rPr>
          </w:rPrChange>
        </w:rPr>
        <w:t>海量的</w:t>
      </w:r>
      <w:r w:rsidR="00D71D84" w:rsidRPr="0034779C">
        <w:rPr>
          <w:rFonts w:asciiTheme="minorEastAsia" w:hAnsiTheme="minorEastAsia" w:cs="Times New Roman" w:hint="eastAsia"/>
          <w:spacing w:val="10"/>
          <w:sz w:val="24"/>
          <w:szCs w:val="24"/>
          <w:rPrChange w:id="1032" w:author="JY0225" w:date="2017-08-24T11:09:00Z">
            <w:rPr>
              <w:rFonts w:ascii="Times New Roman" w:hAnsi="Times New Roman" w:cs="Times New Roman" w:hint="eastAsia"/>
              <w:spacing w:val="10"/>
              <w:sz w:val="24"/>
            </w:rPr>
          </w:rPrChange>
        </w:rPr>
        <w:t>存储</w:t>
      </w:r>
      <w:r w:rsidR="0056038D" w:rsidRPr="0034779C">
        <w:rPr>
          <w:rFonts w:asciiTheme="minorEastAsia" w:hAnsiTheme="minorEastAsia" w:cs="Times New Roman" w:hint="eastAsia"/>
          <w:spacing w:val="10"/>
          <w:sz w:val="24"/>
          <w:szCs w:val="24"/>
          <w:rPrChange w:id="1033" w:author="JY0225" w:date="2017-08-24T11:09:00Z">
            <w:rPr>
              <w:rFonts w:ascii="Times New Roman" w:hAnsi="Times New Roman" w:cs="Times New Roman" w:hint="eastAsia"/>
              <w:spacing w:val="10"/>
              <w:sz w:val="24"/>
            </w:rPr>
          </w:rPrChange>
        </w:rPr>
        <w:t>空间、便携的存取方式、可靠的安全特性，</w:t>
      </w:r>
      <w:r w:rsidR="0056038D" w:rsidRPr="0034779C">
        <w:rPr>
          <w:rFonts w:asciiTheme="minorEastAsia" w:hAnsiTheme="minorEastAsia" w:cs="Times New Roman" w:hint="eastAsia"/>
          <w:spacing w:val="10"/>
          <w:kern w:val="0"/>
          <w:sz w:val="24"/>
          <w:szCs w:val="24"/>
          <w:rPrChange w:id="1034" w:author="JY0225" w:date="2017-08-24T11:09:00Z">
            <w:rPr>
              <w:rFonts w:ascii="Times New Roman" w:hAnsi="Times New Roman" w:cs="Times New Roman" w:hint="eastAsia"/>
              <w:spacing w:val="10"/>
              <w:kern w:val="0"/>
              <w:sz w:val="24"/>
              <w:szCs w:val="20"/>
            </w:rPr>
          </w:rPrChange>
        </w:rPr>
        <w:t>越来越受大众的青睐，大型的机构如政府、医院、企业等也逐步将数据转移到云端。</w:t>
      </w:r>
      <w:r w:rsidR="00FE510D" w:rsidRPr="0034779C">
        <w:rPr>
          <w:rFonts w:asciiTheme="minorEastAsia" w:hAnsiTheme="minorEastAsia" w:cs="Times New Roman" w:hint="eastAsia"/>
          <w:spacing w:val="10"/>
          <w:kern w:val="0"/>
          <w:sz w:val="24"/>
          <w:szCs w:val="24"/>
          <w:rPrChange w:id="1035" w:author="JY0225" w:date="2017-08-24T11:09:00Z">
            <w:rPr>
              <w:rFonts w:ascii="Times New Roman" w:hAnsi="Times New Roman" w:cs="Times New Roman" w:hint="eastAsia"/>
              <w:spacing w:val="10"/>
              <w:kern w:val="0"/>
              <w:sz w:val="24"/>
              <w:szCs w:val="20"/>
            </w:rPr>
          </w:rPrChange>
        </w:rPr>
        <w:t>数据显示，</w:t>
      </w:r>
      <w:r w:rsidR="00FE510D" w:rsidRPr="0034779C">
        <w:rPr>
          <w:rFonts w:asciiTheme="minorEastAsia" w:hAnsiTheme="minorEastAsia" w:cs="Times New Roman"/>
          <w:spacing w:val="10"/>
          <w:kern w:val="0"/>
          <w:sz w:val="24"/>
          <w:szCs w:val="24"/>
          <w:rPrChange w:id="1036" w:author="JY0225" w:date="2017-08-24T11:09:00Z">
            <w:rPr>
              <w:rFonts w:ascii="Times New Roman" w:hAnsi="Times New Roman" w:cs="Times New Roman"/>
              <w:spacing w:val="10"/>
              <w:kern w:val="0"/>
              <w:sz w:val="24"/>
              <w:szCs w:val="20"/>
            </w:rPr>
          </w:rPrChange>
        </w:rPr>
        <w:t>2016</w:t>
      </w:r>
      <w:r w:rsidR="00FE510D" w:rsidRPr="0034779C">
        <w:rPr>
          <w:rFonts w:asciiTheme="minorEastAsia" w:hAnsiTheme="minorEastAsia" w:cs="Times New Roman" w:hint="eastAsia"/>
          <w:spacing w:val="10"/>
          <w:kern w:val="0"/>
          <w:sz w:val="24"/>
          <w:szCs w:val="24"/>
          <w:rPrChange w:id="1037" w:author="JY0225" w:date="2017-08-24T11:09:00Z">
            <w:rPr>
              <w:rFonts w:ascii="Times New Roman" w:hAnsi="Times New Roman" w:cs="Times New Roman" w:hint="eastAsia"/>
              <w:spacing w:val="10"/>
              <w:kern w:val="0"/>
              <w:sz w:val="24"/>
              <w:szCs w:val="20"/>
            </w:rPr>
          </w:rPrChange>
        </w:rPr>
        <w:t>年，中国云服务市场规模超过</w:t>
      </w:r>
      <w:r w:rsidR="00FE510D" w:rsidRPr="0034779C">
        <w:rPr>
          <w:rFonts w:asciiTheme="minorEastAsia" w:hAnsiTheme="minorEastAsia" w:cs="Times New Roman"/>
          <w:spacing w:val="10"/>
          <w:kern w:val="0"/>
          <w:sz w:val="24"/>
          <w:szCs w:val="24"/>
          <w:rPrChange w:id="1038" w:author="JY0225" w:date="2017-08-24T11:09:00Z">
            <w:rPr>
              <w:rFonts w:ascii="Times New Roman" w:hAnsi="Times New Roman" w:cs="Times New Roman"/>
              <w:spacing w:val="10"/>
              <w:kern w:val="0"/>
              <w:sz w:val="24"/>
              <w:szCs w:val="20"/>
            </w:rPr>
          </w:rPrChange>
        </w:rPr>
        <w:t>500</w:t>
      </w:r>
      <w:r w:rsidR="00FE510D" w:rsidRPr="0034779C">
        <w:rPr>
          <w:rFonts w:asciiTheme="minorEastAsia" w:hAnsiTheme="minorEastAsia" w:cs="Times New Roman" w:hint="eastAsia"/>
          <w:spacing w:val="10"/>
          <w:kern w:val="0"/>
          <w:sz w:val="24"/>
          <w:szCs w:val="24"/>
          <w:rPrChange w:id="1039" w:author="JY0225" w:date="2017-08-24T11:09:00Z">
            <w:rPr>
              <w:rFonts w:ascii="Times New Roman" w:hAnsi="Times New Roman" w:cs="Times New Roman" w:hint="eastAsia"/>
              <w:spacing w:val="10"/>
              <w:kern w:val="0"/>
              <w:sz w:val="24"/>
              <w:szCs w:val="20"/>
            </w:rPr>
          </w:rPrChange>
        </w:rPr>
        <w:t>亿元，达到</w:t>
      </w:r>
      <w:r w:rsidR="00FE510D" w:rsidRPr="0034779C">
        <w:rPr>
          <w:rFonts w:asciiTheme="minorEastAsia" w:hAnsiTheme="minorEastAsia" w:cs="Times New Roman"/>
          <w:spacing w:val="10"/>
          <w:kern w:val="0"/>
          <w:sz w:val="24"/>
          <w:szCs w:val="24"/>
          <w:rPrChange w:id="1040" w:author="JY0225" w:date="2017-08-24T11:09:00Z">
            <w:rPr>
              <w:rFonts w:ascii="Times New Roman" w:hAnsi="Times New Roman" w:cs="Times New Roman"/>
              <w:spacing w:val="10"/>
              <w:kern w:val="0"/>
              <w:sz w:val="24"/>
              <w:szCs w:val="20"/>
            </w:rPr>
          </w:rPrChange>
        </w:rPr>
        <w:t>516.6</w:t>
      </w:r>
      <w:r w:rsidR="00FE510D" w:rsidRPr="0034779C">
        <w:rPr>
          <w:rFonts w:asciiTheme="minorEastAsia" w:hAnsiTheme="minorEastAsia" w:cs="Times New Roman" w:hint="eastAsia"/>
          <w:spacing w:val="10"/>
          <w:kern w:val="0"/>
          <w:sz w:val="24"/>
          <w:szCs w:val="24"/>
          <w:rPrChange w:id="1041" w:author="JY0225" w:date="2017-08-24T11:09:00Z">
            <w:rPr>
              <w:rFonts w:ascii="Times New Roman" w:hAnsi="Times New Roman" w:cs="Times New Roman" w:hint="eastAsia"/>
              <w:spacing w:val="10"/>
              <w:kern w:val="0"/>
              <w:sz w:val="24"/>
              <w:szCs w:val="20"/>
            </w:rPr>
          </w:rPrChange>
        </w:rPr>
        <w:t>亿。预计</w:t>
      </w:r>
      <w:r w:rsidR="00FE510D" w:rsidRPr="0034779C">
        <w:rPr>
          <w:rFonts w:asciiTheme="minorEastAsia" w:hAnsiTheme="minorEastAsia" w:cs="Times New Roman"/>
          <w:spacing w:val="10"/>
          <w:kern w:val="0"/>
          <w:sz w:val="24"/>
          <w:szCs w:val="24"/>
          <w:rPrChange w:id="1042" w:author="JY0225" w:date="2017-08-24T11:09:00Z">
            <w:rPr>
              <w:rFonts w:ascii="Times New Roman" w:hAnsi="Times New Roman" w:cs="Times New Roman"/>
              <w:spacing w:val="10"/>
              <w:kern w:val="0"/>
              <w:sz w:val="24"/>
              <w:szCs w:val="20"/>
            </w:rPr>
          </w:rPrChange>
        </w:rPr>
        <w:t>2017</w:t>
      </w:r>
      <w:r w:rsidR="00F050F2" w:rsidRPr="0034779C">
        <w:rPr>
          <w:rFonts w:asciiTheme="minorEastAsia" w:hAnsiTheme="minorEastAsia" w:cs="Times New Roman" w:hint="eastAsia"/>
          <w:spacing w:val="10"/>
          <w:kern w:val="0"/>
          <w:sz w:val="24"/>
          <w:szCs w:val="24"/>
          <w:rPrChange w:id="1043" w:author="JY0225" w:date="2017-08-24T11:09:00Z">
            <w:rPr>
              <w:rFonts w:ascii="Times New Roman" w:hAnsi="Times New Roman" w:cs="Times New Roman" w:hint="eastAsia"/>
              <w:spacing w:val="10"/>
              <w:kern w:val="0"/>
              <w:sz w:val="24"/>
              <w:szCs w:val="20"/>
            </w:rPr>
          </w:rPrChange>
        </w:rPr>
        <w:t>年中国云服务</w:t>
      </w:r>
      <w:r w:rsidR="00FE510D" w:rsidRPr="0034779C">
        <w:rPr>
          <w:rFonts w:asciiTheme="minorEastAsia" w:hAnsiTheme="minorEastAsia" w:cs="Times New Roman" w:hint="eastAsia"/>
          <w:spacing w:val="10"/>
          <w:kern w:val="0"/>
          <w:sz w:val="24"/>
          <w:szCs w:val="24"/>
          <w:rPrChange w:id="1044" w:author="JY0225" w:date="2017-08-24T11:09:00Z">
            <w:rPr>
              <w:rFonts w:ascii="Times New Roman" w:hAnsi="Times New Roman" w:cs="Times New Roman" w:hint="eastAsia"/>
              <w:spacing w:val="10"/>
              <w:kern w:val="0"/>
              <w:sz w:val="24"/>
              <w:szCs w:val="20"/>
            </w:rPr>
          </w:rPrChange>
        </w:rPr>
        <w:t>市场份额将达到</w:t>
      </w:r>
      <w:r w:rsidR="00FE510D" w:rsidRPr="0034779C">
        <w:rPr>
          <w:rFonts w:asciiTheme="minorEastAsia" w:hAnsiTheme="minorEastAsia" w:cs="Times New Roman"/>
          <w:spacing w:val="10"/>
          <w:kern w:val="0"/>
          <w:sz w:val="24"/>
          <w:szCs w:val="24"/>
          <w:rPrChange w:id="1045" w:author="JY0225" w:date="2017-08-24T11:09:00Z">
            <w:rPr>
              <w:rFonts w:ascii="Times New Roman" w:hAnsi="Times New Roman" w:cs="Times New Roman"/>
              <w:spacing w:val="10"/>
              <w:kern w:val="0"/>
              <w:sz w:val="24"/>
              <w:szCs w:val="20"/>
            </w:rPr>
          </w:rPrChange>
        </w:rPr>
        <w:t>690</w:t>
      </w:r>
      <w:r w:rsidR="00FE510D" w:rsidRPr="0034779C">
        <w:rPr>
          <w:rFonts w:asciiTheme="minorEastAsia" w:hAnsiTheme="minorEastAsia" w:cs="Times New Roman" w:hint="eastAsia"/>
          <w:spacing w:val="10"/>
          <w:kern w:val="0"/>
          <w:sz w:val="24"/>
          <w:szCs w:val="24"/>
          <w:rPrChange w:id="1046" w:author="JY0225" w:date="2017-08-24T11:09:00Z">
            <w:rPr>
              <w:rFonts w:ascii="Times New Roman" w:hAnsi="Times New Roman" w:cs="Times New Roman" w:hint="eastAsia"/>
              <w:spacing w:val="10"/>
              <w:kern w:val="0"/>
              <w:sz w:val="24"/>
              <w:szCs w:val="20"/>
            </w:rPr>
          </w:rPrChange>
        </w:rPr>
        <w:t>亿以上。此外近三年来，年复合增长率超过</w:t>
      </w:r>
      <w:r w:rsidR="00FE510D" w:rsidRPr="0034779C">
        <w:rPr>
          <w:rFonts w:asciiTheme="minorEastAsia" w:hAnsiTheme="minorEastAsia" w:cs="Times New Roman"/>
          <w:spacing w:val="10"/>
          <w:kern w:val="0"/>
          <w:sz w:val="24"/>
          <w:szCs w:val="24"/>
          <w:rPrChange w:id="1047" w:author="JY0225" w:date="2017-08-24T11:09:00Z">
            <w:rPr>
              <w:rFonts w:ascii="Times New Roman" w:hAnsi="Times New Roman" w:cs="Times New Roman"/>
              <w:spacing w:val="10"/>
              <w:kern w:val="0"/>
              <w:sz w:val="24"/>
              <w:szCs w:val="20"/>
            </w:rPr>
          </w:rPrChange>
        </w:rPr>
        <w:t>32%</w:t>
      </w:r>
      <w:r w:rsidR="00FE510D" w:rsidRPr="0034779C">
        <w:rPr>
          <w:rFonts w:asciiTheme="minorEastAsia" w:hAnsiTheme="minorEastAsia" w:cs="Times New Roman" w:hint="eastAsia"/>
          <w:spacing w:val="10"/>
          <w:kern w:val="0"/>
          <w:sz w:val="24"/>
          <w:szCs w:val="24"/>
          <w:rPrChange w:id="1048" w:author="JY0225" w:date="2017-08-24T11:09:00Z">
            <w:rPr>
              <w:rFonts w:ascii="Times New Roman" w:hAnsi="Times New Roman" w:cs="Times New Roman" w:hint="eastAsia"/>
              <w:spacing w:val="10"/>
              <w:kern w:val="0"/>
              <w:sz w:val="24"/>
              <w:szCs w:val="20"/>
            </w:rPr>
          </w:rPrChange>
        </w:rPr>
        <w:t>，而且</w:t>
      </w:r>
      <w:r w:rsidR="00FE510D" w:rsidRPr="0034779C">
        <w:rPr>
          <w:rFonts w:asciiTheme="minorEastAsia" w:hAnsiTheme="minorEastAsia" w:cs="Times New Roman"/>
          <w:spacing w:val="10"/>
          <w:kern w:val="0"/>
          <w:sz w:val="24"/>
          <w:szCs w:val="24"/>
          <w:rPrChange w:id="1049" w:author="JY0225" w:date="2017-08-24T11:09:00Z">
            <w:rPr>
              <w:rFonts w:ascii="Times New Roman" w:hAnsi="Times New Roman" w:cs="Times New Roman"/>
              <w:spacing w:val="10"/>
              <w:kern w:val="0"/>
              <w:sz w:val="24"/>
              <w:szCs w:val="20"/>
            </w:rPr>
          </w:rPrChange>
        </w:rPr>
        <w:t>2016</w:t>
      </w:r>
      <w:r w:rsidR="00FE510D" w:rsidRPr="0034779C">
        <w:rPr>
          <w:rFonts w:asciiTheme="minorEastAsia" w:hAnsiTheme="minorEastAsia" w:cs="Times New Roman" w:hint="eastAsia"/>
          <w:spacing w:val="10"/>
          <w:kern w:val="0"/>
          <w:sz w:val="24"/>
          <w:szCs w:val="24"/>
          <w:rPrChange w:id="1050" w:author="JY0225" w:date="2017-08-24T11:09:00Z">
            <w:rPr>
              <w:rFonts w:ascii="Times New Roman" w:hAnsi="Times New Roman" w:cs="Times New Roman" w:hint="eastAsia"/>
              <w:spacing w:val="10"/>
              <w:kern w:val="0"/>
              <w:sz w:val="24"/>
              <w:szCs w:val="20"/>
            </w:rPr>
          </w:rPrChange>
        </w:rPr>
        <w:t>年增长率更高</w:t>
      </w:r>
      <w:r w:rsidR="00204DD9" w:rsidRPr="0034779C">
        <w:rPr>
          <w:rFonts w:asciiTheme="minorEastAsia" w:hAnsiTheme="minorEastAsia"/>
          <w:sz w:val="24"/>
          <w:szCs w:val="24"/>
          <w:vertAlign w:val="superscript"/>
          <w:rPrChange w:id="1051" w:author="JY0225" w:date="2017-08-24T11:09:00Z">
            <w:rPr>
              <w:vertAlign w:val="superscript"/>
            </w:rPr>
          </w:rPrChange>
        </w:rPr>
        <w:fldChar w:fldCharType="begin"/>
      </w:r>
      <w:r w:rsidR="00204DD9" w:rsidRPr="0034779C">
        <w:rPr>
          <w:rFonts w:asciiTheme="minorEastAsia" w:hAnsiTheme="minorEastAsia"/>
          <w:sz w:val="24"/>
          <w:szCs w:val="24"/>
          <w:vertAlign w:val="superscript"/>
          <w:rPrChange w:id="1052" w:author="JY0225" w:date="2017-08-24T11:09:00Z">
            <w:rPr>
              <w:vertAlign w:val="superscript"/>
            </w:rPr>
          </w:rPrChange>
        </w:rPr>
        <w:instrText xml:space="preserve"> REF _Ref489705969 \r \h </w:instrText>
      </w:r>
      <w:r w:rsidR="0034779C" w:rsidRPr="0034779C">
        <w:rPr>
          <w:rFonts w:asciiTheme="minorEastAsia" w:hAnsiTheme="minorEastAsia"/>
          <w:sz w:val="24"/>
          <w:szCs w:val="24"/>
          <w:vertAlign w:val="superscript"/>
          <w:rPrChange w:id="1053" w:author="JY0225" w:date="2017-08-24T11:09:00Z">
            <w:rPr>
              <w:sz w:val="24"/>
              <w:szCs w:val="24"/>
              <w:vertAlign w:val="superscript"/>
            </w:rPr>
          </w:rPrChange>
        </w:rPr>
        <w:instrText xml:space="preserve"> \* MERGEFORMAT </w:instrText>
      </w:r>
      <w:r w:rsidR="00204DD9" w:rsidRPr="0034779C">
        <w:rPr>
          <w:rFonts w:asciiTheme="minorEastAsia" w:hAnsiTheme="minorEastAsia"/>
          <w:sz w:val="24"/>
          <w:szCs w:val="24"/>
          <w:vertAlign w:val="superscript"/>
          <w:rPrChange w:id="1054" w:author="JY0225" w:date="2017-08-24T11:09:00Z">
            <w:rPr>
              <w:rFonts w:asciiTheme="minorEastAsia" w:hAnsiTheme="minorEastAsia"/>
              <w:sz w:val="24"/>
              <w:szCs w:val="24"/>
              <w:vertAlign w:val="superscript"/>
            </w:rPr>
          </w:rPrChange>
        </w:rPr>
      </w:r>
      <w:r w:rsidR="00204DD9" w:rsidRPr="0034779C">
        <w:rPr>
          <w:rFonts w:asciiTheme="minorEastAsia" w:hAnsiTheme="minorEastAsia"/>
          <w:sz w:val="24"/>
          <w:szCs w:val="24"/>
          <w:vertAlign w:val="superscript"/>
          <w:rPrChange w:id="1055" w:author="JY0225" w:date="2017-08-24T11:09:00Z">
            <w:rPr>
              <w:vertAlign w:val="superscript"/>
            </w:rPr>
          </w:rPrChange>
        </w:rPr>
        <w:fldChar w:fldCharType="separate"/>
      </w:r>
      <w:ins w:id="1056" w:author="微软用户" w:date="2017-08-24T22:18:00Z">
        <w:r w:rsidR="00C56CDB">
          <w:rPr>
            <w:rFonts w:asciiTheme="minorEastAsia" w:hAnsiTheme="minorEastAsia"/>
            <w:sz w:val="24"/>
            <w:szCs w:val="24"/>
            <w:vertAlign w:val="superscript"/>
          </w:rPr>
          <w:t>[1]</w:t>
        </w:r>
      </w:ins>
      <w:del w:id="1057" w:author="微软用户" w:date="2017-08-24T22:18:00Z">
        <w:r w:rsidR="008E2759" w:rsidRPr="0034779C" w:rsidDel="00C56CDB">
          <w:rPr>
            <w:rFonts w:asciiTheme="minorEastAsia" w:hAnsiTheme="minorEastAsia"/>
            <w:sz w:val="24"/>
            <w:szCs w:val="24"/>
            <w:vertAlign w:val="superscript"/>
            <w:rPrChange w:id="1058" w:author="JY0225" w:date="2017-08-24T11:09:00Z">
              <w:rPr>
                <w:vertAlign w:val="superscript"/>
              </w:rPr>
            </w:rPrChange>
          </w:rPr>
          <w:delText>[1]</w:delText>
        </w:r>
      </w:del>
      <w:r w:rsidR="00204DD9" w:rsidRPr="0034779C">
        <w:rPr>
          <w:rFonts w:asciiTheme="minorEastAsia" w:hAnsiTheme="minorEastAsia"/>
          <w:sz w:val="24"/>
          <w:szCs w:val="24"/>
          <w:vertAlign w:val="superscript"/>
          <w:rPrChange w:id="1059" w:author="JY0225" w:date="2017-08-24T11:09:00Z">
            <w:rPr>
              <w:vertAlign w:val="superscript"/>
            </w:rPr>
          </w:rPrChange>
        </w:rPr>
        <w:fldChar w:fldCharType="end"/>
      </w:r>
      <w:r w:rsidR="00FE510D" w:rsidRPr="0034779C">
        <w:rPr>
          <w:rFonts w:asciiTheme="minorEastAsia" w:hAnsiTheme="minorEastAsia" w:cs="Times New Roman" w:hint="eastAsia"/>
          <w:spacing w:val="10"/>
          <w:kern w:val="0"/>
          <w:sz w:val="24"/>
          <w:szCs w:val="24"/>
          <w:rPrChange w:id="1060" w:author="JY0225" w:date="2017-08-24T11:09:00Z">
            <w:rPr>
              <w:rFonts w:ascii="Times New Roman" w:hAnsi="Times New Roman" w:cs="Times New Roman" w:hint="eastAsia"/>
              <w:spacing w:val="10"/>
              <w:kern w:val="0"/>
              <w:sz w:val="24"/>
              <w:szCs w:val="20"/>
            </w:rPr>
          </w:rPrChange>
        </w:rPr>
        <w:t>。</w:t>
      </w:r>
    </w:p>
    <w:p w14:paraId="0C9B51B2" w14:textId="423FDFCA" w:rsidR="00761C37" w:rsidRPr="0034779C" w:rsidRDefault="001724BF" w:rsidP="003D7736">
      <w:pPr>
        <w:spacing w:line="400" w:lineRule="exact"/>
        <w:ind w:firstLine="420"/>
        <w:rPr>
          <w:rFonts w:asciiTheme="minorEastAsia" w:hAnsiTheme="minorEastAsia" w:cs="Times New Roman"/>
          <w:spacing w:val="10"/>
          <w:sz w:val="24"/>
          <w:szCs w:val="24"/>
          <w:rPrChange w:id="1061" w:author="JY0225" w:date="2017-08-24T11:09:00Z">
            <w:rPr>
              <w:rFonts w:ascii="Times New Roman" w:hAnsi="Times New Roman" w:cs="Times New Roman"/>
              <w:spacing w:val="10"/>
              <w:sz w:val="24"/>
            </w:rPr>
          </w:rPrChange>
        </w:rPr>
      </w:pPr>
      <w:r w:rsidRPr="0034779C">
        <w:rPr>
          <w:rFonts w:asciiTheme="minorEastAsia" w:hAnsiTheme="minorEastAsia" w:cs="Times New Roman" w:hint="eastAsia"/>
          <w:color w:val="000000" w:themeColor="text1"/>
          <w:spacing w:val="10"/>
          <w:sz w:val="24"/>
          <w:szCs w:val="24"/>
          <w:rPrChange w:id="1062" w:author="JY0225" w:date="2017-08-24T11:09:00Z">
            <w:rPr>
              <w:rFonts w:ascii="Times New Roman" w:hAnsi="Times New Roman" w:cs="Times New Roman" w:hint="eastAsia"/>
              <w:color w:val="000000" w:themeColor="text1"/>
              <w:spacing w:val="10"/>
              <w:sz w:val="24"/>
            </w:rPr>
          </w:rPrChange>
        </w:rPr>
        <w:t>然而，</w:t>
      </w:r>
      <w:r w:rsidR="00EA36EC" w:rsidRPr="0034779C">
        <w:rPr>
          <w:rFonts w:asciiTheme="minorEastAsia" w:hAnsiTheme="minorEastAsia" w:cs="Times New Roman" w:hint="eastAsia"/>
          <w:color w:val="000000" w:themeColor="text1"/>
          <w:spacing w:val="10"/>
          <w:sz w:val="24"/>
          <w:szCs w:val="24"/>
          <w:rPrChange w:id="1063" w:author="JY0225" w:date="2017-08-24T11:09:00Z">
            <w:rPr>
              <w:rFonts w:ascii="Times New Roman" w:hAnsi="Times New Roman" w:cs="Times New Roman" w:hint="eastAsia"/>
              <w:color w:val="000000" w:themeColor="text1"/>
              <w:spacing w:val="10"/>
              <w:sz w:val="24"/>
            </w:rPr>
          </w:rPrChange>
        </w:rPr>
        <w:t>大范围</w:t>
      </w:r>
      <w:r w:rsidR="005715D9" w:rsidRPr="0034779C">
        <w:rPr>
          <w:rFonts w:asciiTheme="minorEastAsia" w:hAnsiTheme="minorEastAsia" w:cs="Times New Roman" w:hint="eastAsia"/>
          <w:color w:val="000000" w:themeColor="text1"/>
          <w:spacing w:val="10"/>
          <w:sz w:val="24"/>
          <w:szCs w:val="24"/>
          <w:rPrChange w:id="1064" w:author="JY0225" w:date="2017-08-24T11:09:00Z">
            <w:rPr>
              <w:rFonts w:ascii="Times New Roman" w:hAnsi="Times New Roman" w:cs="Times New Roman" w:hint="eastAsia"/>
              <w:color w:val="000000" w:themeColor="text1"/>
              <w:spacing w:val="10"/>
              <w:sz w:val="24"/>
            </w:rPr>
          </w:rPrChange>
        </w:rPr>
        <w:t>普及</w:t>
      </w:r>
      <w:r w:rsidR="00C13ABF" w:rsidRPr="0034779C">
        <w:rPr>
          <w:rFonts w:asciiTheme="minorEastAsia" w:hAnsiTheme="minorEastAsia" w:cs="Times New Roman" w:hint="eastAsia"/>
          <w:color w:val="000000" w:themeColor="text1"/>
          <w:spacing w:val="10"/>
          <w:sz w:val="24"/>
          <w:szCs w:val="24"/>
          <w:rPrChange w:id="1065" w:author="JY0225" w:date="2017-08-24T11:09:00Z">
            <w:rPr>
              <w:rFonts w:ascii="Times New Roman" w:hAnsi="Times New Roman" w:cs="Times New Roman" w:hint="eastAsia"/>
              <w:color w:val="000000" w:themeColor="text1"/>
              <w:spacing w:val="10"/>
              <w:sz w:val="24"/>
            </w:rPr>
          </w:rPrChange>
        </w:rPr>
        <w:t>的云</w:t>
      </w:r>
      <w:r w:rsidR="00476838" w:rsidRPr="0034779C">
        <w:rPr>
          <w:rFonts w:asciiTheme="minorEastAsia" w:hAnsiTheme="minorEastAsia" w:cs="Times New Roman" w:hint="eastAsia"/>
          <w:color w:val="000000" w:themeColor="text1"/>
          <w:spacing w:val="10"/>
          <w:sz w:val="24"/>
          <w:szCs w:val="24"/>
          <w:rPrChange w:id="1066" w:author="JY0225" w:date="2017-08-24T11:09:00Z">
            <w:rPr>
              <w:rFonts w:ascii="Times New Roman" w:hAnsi="Times New Roman" w:cs="Times New Roman" w:hint="eastAsia"/>
              <w:color w:val="000000" w:themeColor="text1"/>
              <w:spacing w:val="10"/>
              <w:sz w:val="24"/>
            </w:rPr>
          </w:rPrChange>
        </w:rPr>
        <w:t>备份</w:t>
      </w:r>
      <w:r w:rsidR="0080720C" w:rsidRPr="0034779C">
        <w:rPr>
          <w:rFonts w:asciiTheme="minorEastAsia" w:hAnsiTheme="minorEastAsia" w:cs="Times New Roman" w:hint="eastAsia"/>
          <w:color w:val="000000" w:themeColor="text1"/>
          <w:spacing w:val="10"/>
          <w:sz w:val="24"/>
          <w:szCs w:val="24"/>
          <w:rPrChange w:id="1067" w:author="JY0225" w:date="2017-08-24T11:09:00Z">
            <w:rPr>
              <w:rFonts w:ascii="Times New Roman" w:hAnsi="Times New Roman" w:cs="Times New Roman" w:hint="eastAsia"/>
              <w:color w:val="000000" w:themeColor="text1"/>
              <w:spacing w:val="10"/>
              <w:sz w:val="24"/>
            </w:rPr>
          </w:rPrChange>
        </w:rPr>
        <w:t>服务</w:t>
      </w:r>
      <w:r w:rsidR="008C5EDC" w:rsidRPr="0034779C">
        <w:rPr>
          <w:rFonts w:asciiTheme="minorEastAsia" w:hAnsiTheme="minorEastAsia" w:cs="Times New Roman" w:hint="eastAsia"/>
          <w:color w:val="000000" w:themeColor="text1"/>
          <w:spacing w:val="10"/>
          <w:sz w:val="24"/>
          <w:szCs w:val="24"/>
          <w:rPrChange w:id="1068" w:author="JY0225" w:date="2017-08-24T11:09:00Z">
            <w:rPr>
              <w:rFonts w:ascii="Times New Roman" w:hAnsi="Times New Roman" w:cs="Times New Roman" w:hint="eastAsia"/>
              <w:color w:val="000000" w:themeColor="text1"/>
              <w:spacing w:val="10"/>
              <w:sz w:val="24"/>
            </w:rPr>
          </w:rPrChange>
        </w:rPr>
        <w:t>在近几年</w:t>
      </w:r>
      <w:r w:rsidR="00D11E85" w:rsidRPr="0034779C">
        <w:rPr>
          <w:rFonts w:asciiTheme="minorEastAsia" w:hAnsiTheme="minorEastAsia" w:cs="Times New Roman" w:hint="eastAsia"/>
          <w:color w:val="000000" w:themeColor="text1"/>
          <w:spacing w:val="10"/>
          <w:sz w:val="24"/>
          <w:szCs w:val="24"/>
          <w:rPrChange w:id="1069" w:author="JY0225" w:date="2017-08-24T11:09:00Z">
            <w:rPr>
              <w:rFonts w:ascii="Times New Roman" w:hAnsi="Times New Roman" w:cs="Times New Roman" w:hint="eastAsia"/>
              <w:color w:val="000000" w:themeColor="text1"/>
              <w:spacing w:val="10"/>
              <w:sz w:val="24"/>
            </w:rPr>
          </w:rPrChange>
        </w:rPr>
        <w:t>迎</w:t>
      </w:r>
      <w:r w:rsidR="007901B0" w:rsidRPr="0034779C">
        <w:rPr>
          <w:rFonts w:asciiTheme="minorEastAsia" w:hAnsiTheme="minorEastAsia" w:cs="Times New Roman" w:hint="eastAsia"/>
          <w:color w:val="000000" w:themeColor="text1"/>
          <w:spacing w:val="10"/>
          <w:sz w:val="24"/>
          <w:szCs w:val="24"/>
          <w:rPrChange w:id="1070" w:author="JY0225" w:date="2017-08-24T11:09:00Z">
            <w:rPr>
              <w:rFonts w:ascii="Times New Roman" w:hAnsi="Times New Roman" w:cs="Times New Roman" w:hint="eastAsia"/>
              <w:color w:val="000000" w:themeColor="text1"/>
              <w:spacing w:val="10"/>
              <w:sz w:val="24"/>
            </w:rPr>
          </w:rPrChange>
        </w:rPr>
        <w:t>来了</w:t>
      </w:r>
      <w:r w:rsidR="00113515" w:rsidRPr="0034779C">
        <w:rPr>
          <w:rFonts w:asciiTheme="minorEastAsia" w:hAnsiTheme="minorEastAsia" w:cs="Times New Roman" w:hint="eastAsia"/>
          <w:color w:val="000000" w:themeColor="text1"/>
          <w:spacing w:val="10"/>
          <w:sz w:val="24"/>
          <w:szCs w:val="24"/>
          <w:rPrChange w:id="1071" w:author="JY0225" w:date="2017-08-24T11:09:00Z">
            <w:rPr>
              <w:rFonts w:ascii="Times New Roman" w:hAnsi="Times New Roman" w:cs="Times New Roman" w:hint="eastAsia"/>
              <w:color w:val="000000" w:themeColor="text1"/>
              <w:spacing w:val="10"/>
              <w:sz w:val="24"/>
            </w:rPr>
          </w:rPrChange>
        </w:rPr>
        <w:t>巨大的挑战</w:t>
      </w:r>
      <w:r w:rsidR="00861F20" w:rsidRPr="0034779C">
        <w:rPr>
          <w:rFonts w:asciiTheme="minorEastAsia" w:hAnsiTheme="minorEastAsia" w:cs="Times New Roman" w:hint="eastAsia"/>
          <w:color w:val="000000" w:themeColor="text1"/>
          <w:spacing w:val="10"/>
          <w:sz w:val="24"/>
          <w:szCs w:val="24"/>
          <w:rPrChange w:id="1072" w:author="JY0225" w:date="2017-08-24T11:09:00Z">
            <w:rPr>
              <w:rFonts w:ascii="Times New Roman" w:hAnsi="Times New Roman" w:cs="Times New Roman" w:hint="eastAsia"/>
              <w:color w:val="000000" w:themeColor="text1"/>
              <w:spacing w:val="10"/>
              <w:sz w:val="24"/>
            </w:rPr>
          </w:rPrChange>
        </w:rPr>
        <w:t>，除了</w:t>
      </w:r>
      <w:r w:rsidR="005960BE" w:rsidRPr="0034779C">
        <w:rPr>
          <w:rFonts w:asciiTheme="minorEastAsia" w:hAnsiTheme="minorEastAsia" w:cs="Times New Roman" w:hint="eastAsia"/>
          <w:color w:val="000000" w:themeColor="text1"/>
          <w:spacing w:val="10"/>
          <w:sz w:val="24"/>
          <w:szCs w:val="24"/>
          <w:rPrChange w:id="1073" w:author="JY0225" w:date="2017-08-24T11:09:00Z">
            <w:rPr>
              <w:rFonts w:ascii="Times New Roman" w:hAnsi="Times New Roman" w:cs="Times New Roman" w:hint="eastAsia"/>
              <w:color w:val="000000" w:themeColor="text1"/>
              <w:spacing w:val="10"/>
              <w:sz w:val="24"/>
            </w:rPr>
          </w:rPrChange>
        </w:rPr>
        <w:t>提供</w:t>
      </w:r>
      <w:r w:rsidR="009120F2" w:rsidRPr="0034779C">
        <w:rPr>
          <w:rFonts w:asciiTheme="minorEastAsia" w:hAnsiTheme="minorEastAsia" w:cs="Times New Roman" w:hint="eastAsia"/>
          <w:color w:val="000000" w:themeColor="text1"/>
          <w:spacing w:val="10"/>
          <w:sz w:val="24"/>
          <w:szCs w:val="24"/>
          <w:rPrChange w:id="1074" w:author="JY0225" w:date="2017-08-24T11:09:00Z">
            <w:rPr>
              <w:rFonts w:ascii="Times New Roman" w:hAnsi="Times New Roman" w:cs="Times New Roman" w:hint="eastAsia"/>
              <w:color w:val="000000" w:themeColor="text1"/>
              <w:spacing w:val="10"/>
              <w:sz w:val="24"/>
            </w:rPr>
          </w:rPrChange>
        </w:rPr>
        <w:t>云端</w:t>
      </w:r>
      <w:r w:rsidR="00861F20" w:rsidRPr="0034779C">
        <w:rPr>
          <w:rFonts w:asciiTheme="minorEastAsia" w:hAnsiTheme="minorEastAsia" w:cs="Times New Roman" w:hint="eastAsia"/>
          <w:color w:val="000000" w:themeColor="text1"/>
          <w:spacing w:val="10"/>
          <w:sz w:val="24"/>
          <w:szCs w:val="24"/>
          <w:rPrChange w:id="1075" w:author="JY0225" w:date="2017-08-24T11:09:00Z">
            <w:rPr>
              <w:rFonts w:ascii="Times New Roman" w:hAnsi="Times New Roman" w:cs="Times New Roman" w:hint="eastAsia"/>
              <w:color w:val="000000" w:themeColor="text1"/>
              <w:spacing w:val="10"/>
              <w:sz w:val="24"/>
            </w:rPr>
          </w:rPrChange>
        </w:rPr>
        <w:t>数据</w:t>
      </w:r>
      <w:r w:rsidR="00476838" w:rsidRPr="0034779C">
        <w:rPr>
          <w:rFonts w:asciiTheme="minorEastAsia" w:hAnsiTheme="minorEastAsia" w:cs="Times New Roman" w:hint="eastAsia"/>
          <w:color w:val="000000" w:themeColor="text1"/>
          <w:spacing w:val="10"/>
          <w:sz w:val="24"/>
          <w:szCs w:val="24"/>
          <w:rPrChange w:id="1076" w:author="JY0225" w:date="2017-08-24T11:09:00Z">
            <w:rPr>
              <w:rFonts w:ascii="Times New Roman" w:hAnsi="Times New Roman" w:cs="Times New Roman" w:hint="eastAsia"/>
              <w:color w:val="000000" w:themeColor="text1"/>
              <w:spacing w:val="10"/>
              <w:sz w:val="24"/>
            </w:rPr>
          </w:rPrChange>
        </w:rPr>
        <w:t>备份</w:t>
      </w:r>
      <w:r w:rsidR="00861F20" w:rsidRPr="0034779C">
        <w:rPr>
          <w:rFonts w:asciiTheme="minorEastAsia" w:hAnsiTheme="minorEastAsia" w:cs="Times New Roman" w:hint="eastAsia"/>
          <w:color w:val="000000" w:themeColor="text1"/>
          <w:spacing w:val="10"/>
          <w:sz w:val="24"/>
          <w:szCs w:val="24"/>
          <w:rPrChange w:id="1077" w:author="JY0225" w:date="2017-08-24T11:09:00Z">
            <w:rPr>
              <w:rFonts w:ascii="Times New Roman" w:hAnsi="Times New Roman" w:cs="Times New Roman" w:hint="eastAsia"/>
              <w:color w:val="000000" w:themeColor="text1"/>
              <w:spacing w:val="10"/>
              <w:sz w:val="24"/>
            </w:rPr>
          </w:rPrChange>
        </w:rPr>
        <w:t>这项</w:t>
      </w:r>
      <w:r w:rsidR="00337A88" w:rsidRPr="0034779C">
        <w:rPr>
          <w:rFonts w:asciiTheme="minorEastAsia" w:hAnsiTheme="minorEastAsia" w:cs="Times New Roman" w:hint="eastAsia"/>
          <w:color w:val="000000" w:themeColor="text1"/>
          <w:spacing w:val="10"/>
          <w:sz w:val="24"/>
          <w:szCs w:val="24"/>
          <w:rPrChange w:id="1078" w:author="JY0225" w:date="2017-08-24T11:09:00Z">
            <w:rPr>
              <w:rFonts w:ascii="Times New Roman" w:hAnsi="Times New Roman" w:cs="Times New Roman" w:hint="eastAsia"/>
              <w:color w:val="000000" w:themeColor="text1"/>
              <w:spacing w:val="10"/>
              <w:sz w:val="24"/>
            </w:rPr>
          </w:rPrChange>
        </w:rPr>
        <w:t>基本的功能之外，人们对云</w:t>
      </w:r>
      <w:r w:rsidR="00476838" w:rsidRPr="0034779C">
        <w:rPr>
          <w:rFonts w:asciiTheme="minorEastAsia" w:hAnsiTheme="minorEastAsia" w:cs="Times New Roman" w:hint="eastAsia"/>
          <w:color w:val="000000" w:themeColor="text1"/>
          <w:spacing w:val="10"/>
          <w:sz w:val="24"/>
          <w:szCs w:val="24"/>
          <w:rPrChange w:id="1079" w:author="JY0225" w:date="2017-08-24T11:09:00Z">
            <w:rPr>
              <w:rFonts w:ascii="Times New Roman" w:hAnsi="Times New Roman" w:cs="Times New Roman" w:hint="eastAsia"/>
              <w:color w:val="000000" w:themeColor="text1"/>
              <w:spacing w:val="10"/>
              <w:sz w:val="24"/>
            </w:rPr>
          </w:rPrChange>
        </w:rPr>
        <w:t>备份</w:t>
      </w:r>
      <w:r w:rsidR="00337A88" w:rsidRPr="0034779C">
        <w:rPr>
          <w:rFonts w:asciiTheme="minorEastAsia" w:hAnsiTheme="minorEastAsia" w:cs="Times New Roman" w:hint="eastAsia"/>
          <w:color w:val="000000" w:themeColor="text1"/>
          <w:spacing w:val="10"/>
          <w:sz w:val="24"/>
          <w:szCs w:val="24"/>
          <w:rPrChange w:id="1080" w:author="JY0225" w:date="2017-08-24T11:09:00Z">
            <w:rPr>
              <w:rFonts w:ascii="Times New Roman" w:hAnsi="Times New Roman" w:cs="Times New Roman" w:hint="eastAsia"/>
              <w:color w:val="000000" w:themeColor="text1"/>
              <w:spacing w:val="10"/>
              <w:sz w:val="24"/>
            </w:rPr>
          </w:rPrChange>
        </w:rPr>
        <w:t>服务平台的安全性</w:t>
      </w:r>
      <w:ins w:id="1081" w:author="微软用户" w:date="2017-08-27T14:24:00Z">
        <w:r w:rsidR="00BF0FE4">
          <w:rPr>
            <w:rFonts w:asciiTheme="minorEastAsia" w:hAnsiTheme="minorEastAsia" w:cs="Times New Roman" w:hint="eastAsia"/>
            <w:color w:val="000000" w:themeColor="text1"/>
            <w:spacing w:val="10"/>
            <w:sz w:val="24"/>
            <w:szCs w:val="24"/>
          </w:rPr>
          <w:t>、</w:t>
        </w:r>
      </w:ins>
      <w:del w:id="1082" w:author="微软用户" w:date="2017-08-27T14:24:00Z">
        <w:r w:rsidR="00337A88" w:rsidRPr="0034779C" w:rsidDel="00BF0FE4">
          <w:rPr>
            <w:rFonts w:asciiTheme="minorEastAsia" w:hAnsiTheme="minorEastAsia" w:cs="Times New Roman" w:hint="eastAsia"/>
            <w:color w:val="000000" w:themeColor="text1"/>
            <w:spacing w:val="10"/>
            <w:sz w:val="24"/>
            <w:szCs w:val="24"/>
            <w:rPrChange w:id="1083" w:author="JY0225" w:date="2017-08-24T11:09:00Z">
              <w:rPr>
                <w:rFonts w:ascii="Times New Roman" w:hAnsi="Times New Roman" w:cs="Times New Roman" w:hint="eastAsia"/>
                <w:color w:val="000000" w:themeColor="text1"/>
                <w:spacing w:val="10"/>
                <w:sz w:val="24"/>
              </w:rPr>
            </w:rPrChange>
          </w:rPr>
          <w:delText>、</w:delText>
        </w:r>
        <w:r w:rsidR="007B385C" w:rsidRPr="0034779C" w:rsidDel="00BF0FE4">
          <w:rPr>
            <w:rFonts w:asciiTheme="minorEastAsia" w:hAnsiTheme="minorEastAsia" w:cs="Times New Roman" w:hint="eastAsia"/>
            <w:color w:val="000000" w:themeColor="text1"/>
            <w:spacing w:val="10"/>
            <w:sz w:val="24"/>
            <w:szCs w:val="24"/>
            <w:rPrChange w:id="1084" w:author="JY0225" w:date="2017-08-24T11:09:00Z">
              <w:rPr>
                <w:rFonts w:ascii="Times New Roman" w:hAnsi="Times New Roman" w:cs="Times New Roman" w:hint="eastAsia"/>
                <w:color w:val="000000" w:themeColor="text1"/>
                <w:spacing w:val="10"/>
                <w:sz w:val="24"/>
              </w:rPr>
            </w:rPrChange>
          </w:rPr>
          <w:delText>容</w:delText>
        </w:r>
      </w:del>
      <w:del w:id="1085" w:author="微软用户" w:date="2017-08-27T14:22:00Z">
        <w:r w:rsidR="007B385C" w:rsidRPr="0034779C" w:rsidDel="004B7BD1">
          <w:rPr>
            <w:rFonts w:asciiTheme="minorEastAsia" w:hAnsiTheme="minorEastAsia" w:cs="Times New Roman" w:hint="eastAsia"/>
            <w:color w:val="000000" w:themeColor="text1"/>
            <w:spacing w:val="10"/>
            <w:sz w:val="24"/>
            <w:szCs w:val="24"/>
            <w:rPrChange w:id="1086" w:author="JY0225" w:date="2017-08-24T11:09:00Z">
              <w:rPr>
                <w:rFonts w:ascii="Times New Roman" w:hAnsi="Times New Roman" w:cs="Times New Roman" w:hint="eastAsia"/>
                <w:color w:val="000000" w:themeColor="text1"/>
                <w:spacing w:val="10"/>
                <w:sz w:val="24"/>
              </w:rPr>
            </w:rPrChange>
          </w:rPr>
          <w:delText>灾性、</w:delText>
        </w:r>
      </w:del>
      <w:r w:rsidR="00337A88" w:rsidRPr="0034779C">
        <w:rPr>
          <w:rFonts w:asciiTheme="minorEastAsia" w:hAnsiTheme="minorEastAsia" w:cs="Times New Roman" w:hint="eastAsia"/>
          <w:color w:val="000000" w:themeColor="text1"/>
          <w:spacing w:val="10"/>
          <w:sz w:val="24"/>
          <w:szCs w:val="24"/>
          <w:rPrChange w:id="1087" w:author="JY0225" w:date="2017-08-24T11:09:00Z">
            <w:rPr>
              <w:rFonts w:ascii="Times New Roman" w:hAnsi="Times New Roman" w:cs="Times New Roman" w:hint="eastAsia"/>
              <w:color w:val="000000" w:themeColor="text1"/>
              <w:spacing w:val="10"/>
              <w:sz w:val="24"/>
            </w:rPr>
          </w:rPrChange>
        </w:rPr>
        <w:t>稳定性</w:t>
      </w:r>
      <w:r w:rsidR="00D917F3" w:rsidRPr="0034779C">
        <w:rPr>
          <w:rFonts w:asciiTheme="minorEastAsia" w:hAnsiTheme="minorEastAsia" w:cs="Times New Roman" w:hint="eastAsia"/>
          <w:color w:val="000000" w:themeColor="text1"/>
          <w:spacing w:val="10"/>
          <w:sz w:val="24"/>
          <w:szCs w:val="24"/>
          <w:rPrChange w:id="1088" w:author="JY0225" w:date="2017-08-24T11:09:00Z">
            <w:rPr>
              <w:rFonts w:ascii="Times New Roman" w:hAnsi="Times New Roman" w:cs="Times New Roman" w:hint="eastAsia"/>
              <w:color w:val="000000" w:themeColor="text1"/>
              <w:spacing w:val="10"/>
              <w:sz w:val="24"/>
            </w:rPr>
          </w:rPrChange>
        </w:rPr>
        <w:t>以及可扩展性</w:t>
      </w:r>
      <w:r w:rsidR="000555EB" w:rsidRPr="0034779C">
        <w:rPr>
          <w:rFonts w:asciiTheme="minorEastAsia" w:hAnsiTheme="minorEastAsia" w:cs="Times New Roman" w:hint="eastAsia"/>
          <w:color w:val="000000" w:themeColor="text1"/>
          <w:spacing w:val="10"/>
          <w:sz w:val="24"/>
          <w:szCs w:val="24"/>
          <w:rPrChange w:id="1089" w:author="JY0225" w:date="2017-08-24T11:09:00Z">
            <w:rPr>
              <w:rFonts w:ascii="Times New Roman" w:hAnsi="Times New Roman" w:cs="Times New Roman" w:hint="eastAsia"/>
              <w:color w:val="000000" w:themeColor="text1"/>
              <w:spacing w:val="10"/>
              <w:sz w:val="24"/>
            </w:rPr>
          </w:rPrChange>
        </w:rPr>
        <w:t>投入了更多的关注</w:t>
      </w:r>
      <w:r w:rsidR="0076686B" w:rsidRPr="0034779C">
        <w:rPr>
          <w:rFonts w:asciiTheme="minorEastAsia" w:hAnsiTheme="minorEastAsia"/>
          <w:color w:val="000000" w:themeColor="text1"/>
          <w:sz w:val="24"/>
          <w:szCs w:val="24"/>
          <w:vertAlign w:val="superscript"/>
          <w:rPrChange w:id="1090" w:author="JY0225" w:date="2017-08-24T11:09:00Z">
            <w:rPr>
              <w:color w:val="000000" w:themeColor="text1"/>
              <w:vertAlign w:val="superscript"/>
            </w:rPr>
          </w:rPrChange>
        </w:rPr>
        <w:fldChar w:fldCharType="begin"/>
      </w:r>
      <w:r w:rsidR="0076686B" w:rsidRPr="0034779C">
        <w:rPr>
          <w:rFonts w:asciiTheme="minorEastAsia" w:hAnsiTheme="minorEastAsia"/>
          <w:color w:val="000000" w:themeColor="text1"/>
          <w:sz w:val="24"/>
          <w:szCs w:val="24"/>
          <w:vertAlign w:val="superscript"/>
          <w:rPrChange w:id="1091" w:author="JY0225" w:date="2017-08-24T11:09:00Z">
            <w:rPr>
              <w:color w:val="000000" w:themeColor="text1"/>
              <w:vertAlign w:val="superscript"/>
            </w:rPr>
          </w:rPrChange>
        </w:rPr>
        <w:instrText xml:space="preserve"> REF _Ref489690644 \r \h </w:instrText>
      </w:r>
      <w:r w:rsidR="0034779C" w:rsidRPr="0034779C">
        <w:rPr>
          <w:rFonts w:asciiTheme="minorEastAsia" w:hAnsiTheme="minorEastAsia"/>
          <w:color w:val="000000" w:themeColor="text1"/>
          <w:sz w:val="24"/>
          <w:szCs w:val="24"/>
          <w:vertAlign w:val="superscript"/>
          <w:rPrChange w:id="1092" w:author="JY0225" w:date="2017-08-24T11:09:00Z">
            <w:rPr>
              <w:color w:val="000000" w:themeColor="text1"/>
              <w:sz w:val="24"/>
              <w:szCs w:val="24"/>
              <w:vertAlign w:val="superscript"/>
            </w:rPr>
          </w:rPrChange>
        </w:rPr>
        <w:instrText xml:space="preserve"> \* MERGEFORMAT </w:instrText>
      </w:r>
      <w:r w:rsidR="0076686B" w:rsidRPr="0034779C">
        <w:rPr>
          <w:rFonts w:asciiTheme="minorEastAsia" w:hAnsiTheme="minorEastAsia"/>
          <w:color w:val="000000" w:themeColor="text1"/>
          <w:sz w:val="24"/>
          <w:szCs w:val="24"/>
          <w:vertAlign w:val="superscript"/>
          <w:rPrChange w:id="1093" w:author="JY0225" w:date="2017-08-24T11:09:00Z">
            <w:rPr>
              <w:rFonts w:asciiTheme="minorEastAsia" w:hAnsiTheme="minorEastAsia"/>
              <w:color w:val="000000" w:themeColor="text1"/>
              <w:sz w:val="24"/>
              <w:szCs w:val="24"/>
              <w:vertAlign w:val="superscript"/>
            </w:rPr>
          </w:rPrChange>
        </w:rPr>
      </w:r>
      <w:r w:rsidR="0076686B" w:rsidRPr="0034779C">
        <w:rPr>
          <w:rFonts w:asciiTheme="minorEastAsia" w:hAnsiTheme="minorEastAsia"/>
          <w:color w:val="000000" w:themeColor="text1"/>
          <w:sz w:val="24"/>
          <w:szCs w:val="24"/>
          <w:vertAlign w:val="superscript"/>
          <w:rPrChange w:id="1094" w:author="JY0225" w:date="2017-08-24T11:09:00Z">
            <w:rPr>
              <w:color w:val="000000" w:themeColor="text1"/>
              <w:vertAlign w:val="superscript"/>
            </w:rPr>
          </w:rPrChange>
        </w:rPr>
        <w:fldChar w:fldCharType="separate"/>
      </w:r>
      <w:ins w:id="1095" w:author="微软用户" w:date="2017-08-24T22:18:00Z">
        <w:r w:rsidR="00C56CDB">
          <w:rPr>
            <w:rFonts w:asciiTheme="minorEastAsia" w:hAnsiTheme="minorEastAsia"/>
            <w:color w:val="000000" w:themeColor="text1"/>
            <w:sz w:val="24"/>
            <w:szCs w:val="24"/>
            <w:vertAlign w:val="superscript"/>
          </w:rPr>
          <w:t>[6]</w:t>
        </w:r>
      </w:ins>
      <w:del w:id="1096" w:author="微软用户" w:date="2017-08-24T22:18:00Z">
        <w:r w:rsidR="008E2759" w:rsidRPr="0034779C" w:rsidDel="00C56CDB">
          <w:rPr>
            <w:rFonts w:asciiTheme="minorEastAsia" w:hAnsiTheme="minorEastAsia"/>
            <w:color w:val="000000" w:themeColor="text1"/>
            <w:sz w:val="24"/>
            <w:szCs w:val="24"/>
            <w:vertAlign w:val="superscript"/>
            <w:rPrChange w:id="1097" w:author="JY0225" w:date="2017-08-24T11:09:00Z">
              <w:rPr>
                <w:color w:val="000000" w:themeColor="text1"/>
                <w:vertAlign w:val="superscript"/>
              </w:rPr>
            </w:rPrChange>
          </w:rPr>
          <w:delText>[6]</w:delText>
        </w:r>
      </w:del>
      <w:r w:rsidR="0076686B" w:rsidRPr="0034779C">
        <w:rPr>
          <w:rFonts w:asciiTheme="minorEastAsia" w:hAnsiTheme="minorEastAsia"/>
          <w:color w:val="000000" w:themeColor="text1"/>
          <w:sz w:val="24"/>
          <w:szCs w:val="24"/>
          <w:vertAlign w:val="superscript"/>
          <w:rPrChange w:id="1098" w:author="JY0225" w:date="2017-08-24T11:09:00Z">
            <w:rPr>
              <w:color w:val="000000" w:themeColor="text1"/>
              <w:vertAlign w:val="superscript"/>
            </w:rPr>
          </w:rPrChange>
        </w:rPr>
        <w:fldChar w:fldCharType="end"/>
      </w:r>
      <w:r w:rsidR="0076686B" w:rsidRPr="0034779C">
        <w:rPr>
          <w:rFonts w:asciiTheme="minorEastAsia" w:hAnsiTheme="minorEastAsia"/>
          <w:color w:val="000000" w:themeColor="text1"/>
          <w:sz w:val="24"/>
          <w:szCs w:val="24"/>
          <w:vertAlign w:val="superscript"/>
          <w:rPrChange w:id="1099" w:author="JY0225" w:date="2017-08-24T11:09:00Z">
            <w:rPr>
              <w:color w:val="000000" w:themeColor="text1"/>
              <w:vertAlign w:val="superscript"/>
            </w:rPr>
          </w:rPrChange>
        </w:rPr>
        <w:fldChar w:fldCharType="begin"/>
      </w:r>
      <w:r w:rsidR="0076686B" w:rsidRPr="0034779C">
        <w:rPr>
          <w:rFonts w:asciiTheme="minorEastAsia" w:hAnsiTheme="minorEastAsia"/>
          <w:color w:val="000000" w:themeColor="text1"/>
          <w:sz w:val="24"/>
          <w:szCs w:val="24"/>
          <w:vertAlign w:val="superscript"/>
          <w:rPrChange w:id="1100" w:author="JY0225" w:date="2017-08-24T11:09:00Z">
            <w:rPr>
              <w:color w:val="000000" w:themeColor="text1"/>
              <w:vertAlign w:val="superscript"/>
            </w:rPr>
          </w:rPrChange>
        </w:rPr>
        <w:instrText xml:space="preserve"> REF _Ref489690647 \r \h </w:instrText>
      </w:r>
      <w:r w:rsidR="0034779C" w:rsidRPr="0034779C">
        <w:rPr>
          <w:rFonts w:asciiTheme="minorEastAsia" w:hAnsiTheme="minorEastAsia"/>
          <w:color w:val="000000" w:themeColor="text1"/>
          <w:sz w:val="24"/>
          <w:szCs w:val="24"/>
          <w:vertAlign w:val="superscript"/>
          <w:rPrChange w:id="1101" w:author="JY0225" w:date="2017-08-24T11:09:00Z">
            <w:rPr>
              <w:color w:val="000000" w:themeColor="text1"/>
              <w:sz w:val="24"/>
              <w:szCs w:val="24"/>
              <w:vertAlign w:val="superscript"/>
            </w:rPr>
          </w:rPrChange>
        </w:rPr>
        <w:instrText xml:space="preserve"> \* MERGEFORMAT </w:instrText>
      </w:r>
      <w:r w:rsidR="0076686B" w:rsidRPr="0034779C">
        <w:rPr>
          <w:rFonts w:asciiTheme="minorEastAsia" w:hAnsiTheme="minorEastAsia"/>
          <w:color w:val="000000" w:themeColor="text1"/>
          <w:sz w:val="24"/>
          <w:szCs w:val="24"/>
          <w:vertAlign w:val="superscript"/>
          <w:rPrChange w:id="1102" w:author="JY0225" w:date="2017-08-24T11:09:00Z">
            <w:rPr>
              <w:rFonts w:asciiTheme="minorEastAsia" w:hAnsiTheme="minorEastAsia"/>
              <w:color w:val="000000" w:themeColor="text1"/>
              <w:sz w:val="24"/>
              <w:szCs w:val="24"/>
              <w:vertAlign w:val="superscript"/>
            </w:rPr>
          </w:rPrChange>
        </w:rPr>
      </w:r>
      <w:r w:rsidR="0076686B" w:rsidRPr="0034779C">
        <w:rPr>
          <w:rFonts w:asciiTheme="minorEastAsia" w:hAnsiTheme="minorEastAsia"/>
          <w:color w:val="000000" w:themeColor="text1"/>
          <w:sz w:val="24"/>
          <w:szCs w:val="24"/>
          <w:vertAlign w:val="superscript"/>
          <w:rPrChange w:id="1103" w:author="JY0225" w:date="2017-08-24T11:09:00Z">
            <w:rPr>
              <w:color w:val="000000" w:themeColor="text1"/>
              <w:vertAlign w:val="superscript"/>
            </w:rPr>
          </w:rPrChange>
        </w:rPr>
        <w:fldChar w:fldCharType="separate"/>
      </w:r>
      <w:ins w:id="1104" w:author="微软用户" w:date="2017-08-24T22:18:00Z">
        <w:r w:rsidR="00C56CDB">
          <w:rPr>
            <w:rFonts w:asciiTheme="minorEastAsia" w:hAnsiTheme="minorEastAsia"/>
            <w:color w:val="000000" w:themeColor="text1"/>
            <w:sz w:val="24"/>
            <w:szCs w:val="24"/>
            <w:vertAlign w:val="superscript"/>
          </w:rPr>
          <w:t>[7]</w:t>
        </w:r>
      </w:ins>
      <w:del w:id="1105" w:author="微软用户" w:date="2017-08-24T22:18:00Z">
        <w:r w:rsidR="008E2759" w:rsidRPr="0034779C" w:rsidDel="00C56CDB">
          <w:rPr>
            <w:rFonts w:asciiTheme="minorEastAsia" w:hAnsiTheme="minorEastAsia"/>
            <w:color w:val="000000" w:themeColor="text1"/>
            <w:sz w:val="24"/>
            <w:szCs w:val="24"/>
            <w:vertAlign w:val="superscript"/>
            <w:rPrChange w:id="1106" w:author="JY0225" w:date="2017-08-24T11:09:00Z">
              <w:rPr>
                <w:color w:val="000000" w:themeColor="text1"/>
                <w:vertAlign w:val="superscript"/>
              </w:rPr>
            </w:rPrChange>
          </w:rPr>
          <w:delText>[7]</w:delText>
        </w:r>
      </w:del>
      <w:r w:rsidR="0076686B" w:rsidRPr="0034779C">
        <w:rPr>
          <w:rFonts w:asciiTheme="minorEastAsia" w:hAnsiTheme="minorEastAsia"/>
          <w:color w:val="000000" w:themeColor="text1"/>
          <w:sz w:val="24"/>
          <w:szCs w:val="24"/>
          <w:vertAlign w:val="superscript"/>
          <w:rPrChange w:id="1107" w:author="JY0225" w:date="2017-08-24T11:09:00Z">
            <w:rPr>
              <w:color w:val="000000" w:themeColor="text1"/>
              <w:vertAlign w:val="superscript"/>
            </w:rPr>
          </w:rPrChange>
        </w:rPr>
        <w:fldChar w:fldCharType="end"/>
      </w:r>
      <w:r w:rsidR="00172F8F" w:rsidRPr="0034779C">
        <w:rPr>
          <w:rFonts w:asciiTheme="minorEastAsia" w:hAnsiTheme="minorEastAsia"/>
          <w:color w:val="000000" w:themeColor="text1"/>
          <w:sz w:val="24"/>
          <w:szCs w:val="24"/>
          <w:vertAlign w:val="superscript"/>
          <w:rPrChange w:id="1108" w:author="JY0225" w:date="2017-08-24T11:09:00Z">
            <w:rPr>
              <w:color w:val="000000" w:themeColor="text1"/>
              <w:vertAlign w:val="superscript"/>
            </w:rPr>
          </w:rPrChange>
        </w:rPr>
        <w:fldChar w:fldCharType="begin"/>
      </w:r>
      <w:r w:rsidR="00172F8F" w:rsidRPr="0034779C">
        <w:rPr>
          <w:rFonts w:asciiTheme="minorEastAsia" w:hAnsiTheme="minorEastAsia"/>
          <w:color w:val="000000" w:themeColor="text1"/>
          <w:sz w:val="24"/>
          <w:szCs w:val="24"/>
          <w:vertAlign w:val="superscript"/>
          <w:rPrChange w:id="1109" w:author="JY0225" w:date="2017-08-24T11:09:00Z">
            <w:rPr>
              <w:color w:val="000000" w:themeColor="text1"/>
              <w:vertAlign w:val="superscript"/>
            </w:rPr>
          </w:rPrChange>
        </w:rPr>
        <w:instrText xml:space="preserve"> REF _Ref489691703 \r \h </w:instrText>
      </w:r>
      <w:r w:rsidR="0034779C" w:rsidRPr="0034779C">
        <w:rPr>
          <w:rFonts w:asciiTheme="minorEastAsia" w:hAnsiTheme="minorEastAsia"/>
          <w:color w:val="000000" w:themeColor="text1"/>
          <w:sz w:val="24"/>
          <w:szCs w:val="24"/>
          <w:vertAlign w:val="superscript"/>
          <w:rPrChange w:id="1110" w:author="JY0225" w:date="2017-08-24T11:09:00Z">
            <w:rPr>
              <w:color w:val="000000" w:themeColor="text1"/>
              <w:sz w:val="24"/>
              <w:szCs w:val="24"/>
              <w:vertAlign w:val="superscript"/>
            </w:rPr>
          </w:rPrChange>
        </w:rPr>
        <w:instrText xml:space="preserve"> \* MERGEFORMAT </w:instrText>
      </w:r>
      <w:r w:rsidR="00172F8F" w:rsidRPr="0034779C">
        <w:rPr>
          <w:rFonts w:asciiTheme="minorEastAsia" w:hAnsiTheme="minorEastAsia"/>
          <w:color w:val="000000" w:themeColor="text1"/>
          <w:sz w:val="24"/>
          <w:szCs w:val="24"/>
          <w:vertAlign w:val="superscript"/>
          <w:rPrChange w:id="1111" w:author="JY0225" w:date="2017-08-24T11:09:00Z">
            <w:rPr>
              <w:rFonts w:asciiTheme="minorEastAsia" w:hAnsiTheme="minorEastAsia"/>
              <w:color w:val="000000" w:themeColor="text1"/>
              <w:sz w:val="24"/>
              <w:szCs w:val="24"/>
              <w:vertAlign w:val="superscript"/>
            </w:rPr>
          </w:rPrChange>
        </w:rPr>
      </w:r>
      <w:r w:rsidR="00172F8F" w:rsidRPr="0034779C">
        <w:rPr>
          <w:rFonts w:asciiTheme="minorEastAsia" w:hAnsiTheme="minorEastAsia"/>
          <w:color w:val="000000" w:themeColor="text1"/>
          <w:sz w:val="24"/>
          <w:szCs w:val="24"/>
          <w:vertAlign w:val="superscript"/>
          <w:rPrChange w:id="1112" w:author="JY0225" w:date="2017-08-24T11:09:00Z">
            <w:rPr>
              <w:color w:val="000000" w:themeColor="text1"/>
              <w:vertAlign w:val="superscript"/>
            </w:rPr>
          </w:rPrChange>
        </w:rPr>
        <w:fldChar w:fldCharType="separate"/>
      </w:r>
      <w:ins w:id="1113" w:author="微软用户" w:date="2017-08-24T22:18:00Z">
        <w:r w:rsidR="00C56CDB">
          <w:rPr>
            <w:rFonts w:asciiTheme="minorEastAsia" w:hAnsiTheme="minorEastAsia"/>
            <w:color w:val="000000" w:themeColor="text1"/>
            <w:sz w:val="24"/>
            <w:szCs w:val="24"/>
            <w:vertAlign w:val="superscript"/>
          </w:rPr>
          <w:t>[8]</w:t>
        </w:r>
      </w:ins>
      <w:del w:id="1114" w:author="微软用户" w:date="2017-08-24T22:18:00Z">
        <w:r w:rsidR="008E2759" w:rsidRPr="0034779C" w:rsidDel="00C56CDB">
          <w:rPr>
            <w:rFonts w:asciiTheme="minorEastAsia" w:hAnsiTheme="minorEastAsia"/>
            <w:color w:val="000000" w:themeColor="text1"/>
            <w:sz w:val="24"/>
            <w:szCs w:val="24"/>
            <w:vertAlign w:val="superscript"/>
            <w:rPrChange w:id="1115" w:author="JY0225" w:date="2017-08-24T11:09:00Z">
              <w:rPr>
                <w:color w:val="000000" w:themeColor="text1"/>
                <w:vertAlign w:val="superscript"/>
              </w:rPr>
            </w:rPrChange>
          </w:rPr>
          <w:delText>[8]</w:delText>
        </w:r>
      </w:del>
      <w:r w:rsidR="00172F8F" w:rsidRPr="0034779C">
        <w:rPr>
          <w:rFonts w:asciiTheme="minorEastAsia" w:hAnsiTheme="minorEastAsia"/>
          <w:color w:val="000000" w:themeColor="text1"/>
          <w:sz w:val="24"/>
          <w:szCs w:val="24"/>
          <w:vertAlign w:val="superscript"/>
          <w:rPrChange w:id="1116" w:author="JY0225" w:date="2017-08-24T11:09:00Z">
            <w:rPr>
              <w:color w:val="000000" w:themeColor="text1"/>
              <w:vertAlign w:val="superscript"/>
            </w:rPr>
          </w:rPrChange>
        </w:rPr>
        <w:fldChar w:fldCharType="end"/>
      </w:r>
      <w:r w:rsidR="00337A88" w:rsidRPr="0034779C">
        <w:rPr>
          <w:rFonts w:asciiTheme="minorEastAsia" w:hAnsiTheme="minorEastAsia" w:cs="Times New Roman" w:hint="eastAsia"/>
          <w:color w:val="000000" w:themeColor="text1"/>
          <w:spacing w:val="10"/>
          <w:sz w:val="24"/>
          <w:szCs w:val="24"/>
          <w:rPrChange w:id="1117" w:author="JY0225" w:date="2017-08-24T11:09:00Z">
            <w:rPr>
              <w:rFonts w:ascii="Times New Roman" w:hAnsi="Times New Roman" w:cs="Times New Roman" w:hint="eastAsia"/>
              <w:color w:val="000000" w:themeColor="text1"/>
              <w:spacing w:val="10"/>
              <w:sz w:val="24"/>
            </w:rPr>
          </w:rPrChange>
        </w:rPr>
        <w:t>。</w:t>
      </w:r>
      <w:commentRangeStart w:id="1118"/>
      <w:r w:rsidR="00AB6716" w:rsidRPr="0034779C">
        <w:rPr>
          <w:rFonts w:asciiTheme="minorEastAsia" w:hAnsiTheme="minorEastAsia" w:cs="Times New Roman" w:hint="eastAsia"/>
          <w:color w:val="000000" w:themeColor="text1"/>
          <w:spacing w:val="10"/>
          <w:sz w:val="24"/>
          <w:szCs w:val="24"/>
          <w:rPrChange w:id="1119" w:author="JY0225" w:date="2017-08-24T11:09:00Z">
            <w:rPr>
              <w:rFonts w:ascii="Times New Roman" w:hAnsi="Times New Roman" w:cs="Times New Roman" w:hint="eastAsia"/>
              <w:color w:val="000000" w:themeColor="text1"/>
              <w:spacing w:val="10"/>
              <w:sz w:val="24"/>
            </w:rPr>
          </w:rPrChange>
        </w:rPr>
        <w:t>在</w:t>
      </w:r>
      <w:r w:rsidR="00F25485" w:rsidRPr="0034779C">
        <w:rPr>
          <w:rFonts w:asciiTheme="minorEastAsia" w:hAnsiTheme="minorEastAsia" w:cs="Times New Roman" w:hint="eastAsia"/>
          <w:color w:val="000000" w:themeColor="text1"/>
          <w:spacing w:val="10"/>
          <w:sz w:val="24"/>
          <w:szCs w:val="24"/>
          <w:rPrChange w:id="1120" w:author="JY0225" w:date="2017-08-24T11:09:00Z">
            <w:rPr>
              <w:rFonts w:ascii="Times New Roman" w:hAnsi="Times New Roman" w:cs="Times New Roman" w:hint="eastAsia"/>
              <w:color w:val="000000" w:themeColor="text1"/>
              <w:spacing w:val="10"/>
              <w:sz w:val="24"/>
            </w:rPr>
          </w:rPrChange>
        </w:rPr>
        <w:t>传统的数据</w:t>
      </w:r>
      <w:r w:rsidR="00476838" w:rsidRPr="0034779C">
        <w:rPr>
          <w:rFonts w:asciiTheme="minorEastAsia" w:hAnsiTheme="minorEastAsia" w:cs="Times New Roman" w:hint="eastAsia"/>
          <w:color w:val="000000" w:themeColor="text1"/>
          <w:spacing w:val="10"/>
          <w:sz w:val="24"/>
          <w:szCs w:val="24"/>
          <w:rPrChange w:id="1121" w:author="JY0225" w:date="2017-08-24T11:09:00Z">
            <w:rPr>
              <w:rFonts w:ascii="Times New Roman" w:hAnsi="Times New Roman" w:cs="Times New Roman" w:hint="eastAsia"/>
              <w:color w:val="000000" w:themeColor="text1"/>
              <w:spacing w:val="10"/>
              <w:sz w:val="24"/>
            </w:rPr>
          </w:rPrChange>
        </w:rPr>
        <w:t>备份</w:t>
      </w:r>
      <w:r w:rsidR="00CE294F" w:rsidRPr="0034779C">
        <w:rPr>
          <w:rFonts w:asciiTheme="minorEastAsia" w:hAnsiTheme="minorEastAsia" w:cs="Times New Roman" w:hint="eastAsia"/>
          <w:color w:val="000000" w:themeColor="text1"/>
          <w:spacing w:val="10"/>
          <w:sz w:val="24"/>
          <w:szCs w:val="24"/>
          <w:rPrChange w:id="1122" w:author="JY0225" w:date="2017-08-24T11:09:00Z">
            <w:rPr>
              <w:rFonts w:ascii="Times New Roman" w:hAnsi="Times New Roman" w:cs="Times New Roman" w:hint="eastAsia"/>
              <w:color w:val="000000" w:themeColor="text1"/>
              <w:spacing w:val="10"/>
              <w:sz w:val="24"/>
            </w:rPr>
          </w:rPrChange>
        </w:rPr>
        <w:t>方式</w:t>
      </w:r>
      <w:r w:rsidR="00AB6716" w:rsidRPr="0034779C">
        <w:rPr>
          <w:rFonts w:asciiTheme="minorEastAsia" w:hAnsiTheme="minorEastAsia" w:cs="Times New Roman" w:hint="eastAsia"/>
          <w:color w:val="000000" w:themeColor="text1"/>
          <w:spacing w:val="10"/>
          <w:sz w:val="24"/>
          <w:szCs w:val="24"/>
          <w:rPrChange w:id="1123" w:author="JY0225" w:date="2017-08-24T11:09:00Z">
            <w:rPr>
              <w:rFonts w:ascii="Times New Roman" w:hAnsi="Times New Roman" w:cs="Times New Roman" w:hint="eastAsia"/>
              <w:color w:val="000000" w:themeColor="text1"/>
              <w:spacing w:val="10"/>
              <w:sz w:val="24"/>
            </w:rPr>
          </w:rPrChange>
        </w:rPr>
        <w:t>中</w:t>
      </w:r>
      <w:commentRangeEnd w:id="1118"/>
      <w:r w:rsidR="005F1D0B" w:rsidRPr="0034779C">
        <w:rPr>
          <w:rStyle w:val="ad"/>
          <w:rFonts w:asciiTheme="minorEastAsia" w:hAnsiTheme="minorEastAsia" w:cs="Times New Roman"/>
          <w:color w:val="000000" w:themeColor="text1"/>
          <w:sz w:val="24"/>
          <w:szCs w:val="24"/>
          <w:rPrChange w:id="1124" w:author="JY0225" w:date="2017-08-24T11:09:00Z">
            <w:rPr>
              <w:rStyle w:val="ad"/>
              <w:rFonts w:ascii="Calibri" w:eastAsia="宋体" w:hAnsi="Calibri" w:cs="Times New Roman"/>
              <w:color w:val="000000" w:themeColor="text1"/>
            </w:rPr>
          </w:rPrChange>
        </w:rPr>
        <w:commentReference w:id="1118"/>
      </w:r>
      <w:r w:rsidR="00AB6716" w:rsidRPr="0034779C">
        <w:rPr>
          <w:rFonts w:asciiTheme="minorEastAsia" w:hAnsiTheme="minorEastAsia" w:cs="Times New Roman" w:hint="eastAsia"/>
          <w:color w:val="000000" w:themeColor="text1"/>
          <w:spacing w:val="10"/>
          <w:sz w:val="24"/>
          <w:szCs w:val="24"/>
          <w:rPrChange w:id="1125" w:author="JY0225" w:date="2017-08-24T11:09:00Z">
            <w:rPr>
              <w:rFonts w:ascii="Times New Roman" w:hAnsi="Times New Roman" w:cs="Times New Roman" w:hint="eastAsia"/>
              <w:color w:val="000000" w:themeColor="text1"/>
              <w:spacing w:val="10"/>
              <w:sz w:val="24"/>
            </w:rPr>
          </w:rPrChange>
        </w:rPr>
        <w:t>，</w:t>
      </w:r>
      <w:r w:rsidR="00CE294F" w:rsidRPr="0034779C">
        <w:rPr>
          <w:rFonts w:asciiTheme="minorEastAsia" w:hAnsiTheme="minorEastAsia" w:cs="Times New Roman" w:hint="eastAsia"/>
          <w:color w:val="000000" w:themeColor="text1"/>
          <w:spacing w:val="10"/>
          <w:sz w:val="24"/>
          <w:szCs w:val="24"/>
          <w:rPrChange w:id="1126" w:author="JY0225" w:date="2017-08-24T11:09:00Z">
            <w:rPr>
              <w:rFonts w:ascii="Times New Roman" w:hAnsi="Times New Roman" w:cs="Times New Roman" w:hint="eastAsia"/>
              <w:color w:val="000000" w:themeColor="text1"/>
              <w:spacing w:val="10"/>
              <w:sz w:val="24"/>
            </w:rPr>
          </w:rPrChange>
        </w:rPr>
        <w:t>数据</w:t>
      </w:r>
      <w:r w:rsidR="008C0087" w:rsidRPr="0034779C">
        <w:rPr>
          <w:rFonts w:asciiTheme="minorEastAsia" w:hAnsiTheme="minorEastAsia" w:cs="Times New Roman" w:hint="eastAsia"/>
          <w:color w:val="000000" w:themeColor="text1"/>
          <w:spacing w:val="10"/>
          <w:sz w:val="24"/>
          <w:szCs w:val="24"/>
          <w:rPrChange w:id="1127" w:author="JY0225" w:date="2017-08-24T11:09:00Z">
            <w:rPr>
              <w:rFonts w:ascii="Times New Roman" w:hAnsi="Times New Roman" w:cs="Times New Roman" w:hint="eastAsia"/>
              <w:color w:val="000000" w:themeColor="text1"/>
              <w:spacing w:val="10"/>
              <w:sz w:val="24"/>
            </w:rPr>
          </w:rPrChange>
        </w:rPr>
        <w:t>保存</w:t>
      </w:r>
      <w:r w:rsidR="00CE294F" w:rsidRPr="0034779C">
        <w:rPr>
          <w:rFonts w:asciiTheme="minorEastAsia" w:hAnsiTheme="minorEastAsia" w:cs="Times New Roman" w:hint="eastAsia"/>
          <w:color w:val="000000" w:themeColor="text1"/>
          <w:spacing w:val="10"/>
          <w:sz w:val="24"/>
          <w:szCs w:val="24"/>
          <w:rPrChange w:id="1128" w:author="JY0225" w:date="2017-08-24T11:09:00Z">
            <w:rPr>
              <w:rFonts w:ascii="Times New Roman" w:hAnsi="Times New Roman" w:cs="Times New Roman" w:hint="eastAsia"/>
              <w:color w:val="000000" w:themeColor="text1"/>
              <w:spacing w:val="10"/>
              <w:sz w:val="24"/>
            </w:rPr>
          </w:rPrChange>
        </w:rPr>
        <w:t>在本地，</w:t>
      </w:r>
      <w:r w:rsidR="00D76A00" w:rsidRPr="0034779C">
        <w:rPr>
          <w:rFonts w:asciiTheme="minorEastAsia" w:hAnsiTheme="minorEastAsia" w:cs="Times New Roman" w:hint="eastAsia"/>
          <w:color w:val="000000" w:themeColor="text1"/>
          <w:spacing w:val="10"/>
          <w:sz w:val="24"/>
          <w:szCs w:val="24"/>
          <w:rPrChange w:id="1129" w:author="JY0225" w:date="2017-08-24T11:09:00Z">
            <w:rPr>
              <w:rFonts w:ascii="Times New Roman" w:hAnsi="Times New Roman" w:cs="Times New Roman" w:hint="eastAsia"/>
              <w:color w:val="000000" w:themeColor="text1"/>
              <w:spacing w:val="10"/>
              <w:sz w:val="24"/>
            </w:rPr>
          </w:rPrChange>
        </w:rPr>
        <w:t>对用户来说是可管控的</w:t>
      </w:r>
      <w:r w:rsidR="00EA25E0" w:rsidRPr="0034779C">
        <w:rPr>
          <w:rFonts w:asciiTheme="minorEastAsia" w:hAnsiTheme="minorEastAsia" w:cs="Times New Roman" w:hint="eastAsia"/>
          <w:color w:val="000000" w:themeColor="text1"/>
          <w:spacing w:val="10"/>
          <w:sz w:val="24"/>
          <w:szCs w:val="24"/>
          <w:rPrChange w:id="1130" w:author="JY0225" w:date="2017-08-24T11:09:00Z">
            <w:rPr>
              <w:rFonts w:ascii="Times New Roman" w:hAnsi="Times New Roman" w:cs="Times New Roman" w:hint="eastAsia"/>
              <w:color w:val="000000" w:themeColor="text1"/>
              <w:spacing w:val="10"/>
              <w:sz w:val="24"/>
            </w:rPr>
          </w:rPrChange>
        </w:rPr>
        <w:t>，</w:t>
      </w:r>
      <w:r w:rsidR="00D76A00" w:rsidRPr="0034779C">
        <w:rPr>
          <w:rFonts w:asciiTheme="minorEastAsia" w:hAnsiTheme="minorEastAsia" w:cs="Times New Roman" w:hint="eastAsia"/>
          <w:color w:val="000000" w:themeColor="text1"/>
          <w:spacing w:val="10"/>
          <w:sz w:val="24"/>
          <w:szCs w:val="24"/>
          <w:rPrChange w:id="1131" w:author="JY0225" w:date="2017-08-24T11:09:00Z">
            <w:rPr>
              <w:rFonts w:ascii="Times New Roman" w:hAnsi="Times New Roman" w:cs="Times New Roman" w:hint="eastAsia"/>
              <w:color w:val="000000" w:themeColor="text1"/>
              <w:spacing w:val="10"/>
              <w:sz w:val="24"/>
            </w:rPr>
          </w:rPrChange>
        </w:rPr>
        <w:t>而将数据</w:t>
      </w:r>
      <w:r w:rsidR="00476838" w:rsidRPr="0034779C">
        <w:rPr>
          <w:rFonts w:asciiTheme="minorEastAsia" w:hAnsiTheme="minorEastAsia" w:cs="Times New Roman" w:hint="eastAsia"/>
          <w:spacing w:val="10"/>
          <w:sz w:val="24"/>
          <w:szCs w:val="24"/>
          <w:rPrChange w:id="1132" w:author="JY0225" w:date="2017-08-24T11:09:00Z">
            <w:rPr>
              <w:rFonts w:ascii="Times New Roman" w:hAnsi="Times New Roman" w:cs="Times New Roman" w:hint="eastAsia"/>
              <w:spacing w:val="10"/>
              <w:sz w:val="24"/>
            </w:rPr>
          </w:rPrChange>
        </w:rPr>
        <w:t>备份</w:t>
      </w:r>
      <w:r w:rsidR="00D76A00" w:rsidRPr="0034779C">
        <w:rPr>
          <w:rFonts w:asciiTheme="minorEastAsia" w:hAnsiTheme="minorEastAsia" w:cs="Times New Roman" w:hint="eastAsia"/>
          <w:spacing w:val="10"/>
          <w:sz w:val="24"/>
          <w:szCs w:val="24"/>
          <w:rPrChange w:id="1133" w:author="JY0225" w:date="2017-08-24T11:09:00Z">
            <w:rPr>
              <w:rFonts w:ascii="Times New Roman" w:hAnsi="Times New Roman" w:cs="Times New Roman" w:hint="eastAsia"/>
              <w:spacing w:val="10"/>
              <w:sz w:val="24"/>
            </w:rPr>
          </w:rPrChange>
        </w:rPr>
        <w:t>在云端则可能产生如个人</w:t>
      </w:r>
      <w:r w:rsidR="00B94537" w:rsidRPr="0034779C">
        <w:rPr>
          <w:rFonts w:asciiTheme="minorEastAsia" w:hAnsiTheme="minorEastAsia" w:cs="Times New Roman" w:hint="eastAsia"/>
          <w:spacing w:val="10"/>
          <w:sz w:val="24"/>
          <w:szCs w:val="24"/>
          <w:rPrChange w:id="1134" w:author="JY0225" w:date="2017-08-24T11:09:00Z">
            <w:rPr>
              <w:rFonts w:ascii="Times New Roman" w:hAnsi="Times New Roman" w:cs="Times New Roman" w:hint="eastAsia"/>
              <w:spacing w:val="10"/>
              <w:sz w:val="24"/>
            </w:rPr>
          </w:rPrChange>
        </w:rPr>
        <w:t>数据</w:t>
      </w:r>
      <w:r w:rsidR="00D76A00" w:rsidRPr="0034779C">
        <w:rPr>
          <w:rFonts w:asciiTheme="minorEastAsia" w:hAnsiTheme="minorEastAsia" w:cs="Times New Roman" w:hint="eastAsia"/>
          <w:spacing w:val="10"/>
          <w:sz w:val="24"/>
          <w:szCs w:val="24"/>
          <w:rPrChange w:id="1135" w:author="JY0225" w:date="2017-08-24T11:09:00Z">
            <w:rPr>
              <w:rFonts w:ascii="Times New Roman" w:hAnsi="Times New Roman" w:cs="Times New Roman" w:hint="eastAsia"/>
              <w:spacing w:val="10"/>
              <w:sz w:val="24"/>
            </w:rPr>
          </w:rPrChange>
        </w:rPr>
        <w:t>泄露、</w:t>
      </w:r>
      <w:r w:rsidR="009C465B" w:rsidRPr="0034779C">
        <w:rPr>
          <w:rFonts w:asciiTheme="minorEastAsia" w:hAnsiTheme="minorEastAsia" w:cs="Times New Roman" w:hint="eastAsia"/>
          <w:spacing w:val="10"/>
          <w:sz w:val="24"/>
          <w:szCs w:val="24"/>
          <w:rPrChange w:id="1136" w:author="JY0225" w:date="2017-08-24T11:09:00Z">
            <w:rPr>
              <w:rFonts w:ascii="Times New Roman" w:hAnsi="Times New Roman" w:cs="Times New Roman" w:hint="eastAsia"/>
              <w:spacing w:val="10"/>
              <w:sz w:val="24"/>
            </w:rPr>
          </w:rPrChange>
        </w:rPr>
        <w:t>商业信息遭到窃取、科研成果外泄等问题</w:t>
      </w:r>
      <w:r w:rsidR="00443AD4" w:rsidRPr="0034779C">
        <w:rPr>
          <w:rStyle w:val="afff"/>
          <w:rFonts w:asciiTheme="minorEastAsia" w:hAnsiTheme="minorEastAsia" w:cs="Times New Roman"/>
          <w:spacing w:val="10"/>
          <w:sz w:val="24"/>
          <w:szCs w:val="24"/>
          <w:rPrChange w:id="1137" w:author="JY0225" w:date="2017-08-24T11:09:00Z">
            <w:rPr>
              <w:rStyle w:val="afff"/>
              <w:rFonts w:ascii="Times New Roman" w:hAnsi="Times New Roman" w:cs="Times New Roman"/>
              <w:spacing w:val="10"/>
              <w:sz w:val="24"/>
            </w:rPr>
          </w:rPrChange>
        </w:rPr>
        <w:footnoteReference w:id="1"/>
      </w:r>
      <w:r w:rsidR="009C465B" w:rsidRPr="0034779C">
        <w:rPr>
          <w:rFonts w:asciiTheme="minorEastAsia" w:hAnsiTheme="minorEastAsia" w:cs="Times New Roman" w:hint="eastAsia"/>
          <w:spacing w:val="10"/>
          <w:sz w:val="24"/>
          <w:szCs w:val="24"/>
          <w:rPrChange w:id="1138" w:author="JY0225" w:date="2017-08-24T11:09:00Z">
            <w:rPr>
              <w:rFonts w:ascii="Times New Roman" w:hAnsi="Times New Roman" w:cs="Times New Roman" w:hint="eastAsia"/>
              <w:spacing w:val="10"/>
              <w:sz w:val="24"/>
            </w:rPr>
          </w:rPrChange>
        </w:rPr>
        <w:t>，</w:t>
      </w:r>
      <w:r w:rsidR="001D0165" w:rsidRPr="0034779C">
        <w:rPr>
          <w:rFonts w:asciiTheme="minorEastAsia" w:hAnsiTheme="minorEastAsia" w:cs="Times New Roman" w:hint="eastAsia"/>
          <w:spacing w:val="10"/>
          <w:sz w:val="24"/>
          <w:szCs w:val="24"/>
          <w:rPrChange w:id="1139" w:author="JY0225" w:date="2017-08-24T11:09:00Z">
            <w:rPr>
              <w:rFonts w:ascii="Times New Roman" w:hAnsi="Times New Roman" w:cs="Times New Roman" w:hint="eastAsia"/>
              <w:spacing w:val="10"/>
              <w:sz w:val="24"/>
            </w:rPr>
          </w:rPrChange>
        </w:rPr>
        <w:t>这可能</w:t>
      </w:r>
      <w:r w:rsidR="0078247A" w:rsidRPr="0034779C">
        <w:rPr>
          <w:rFonts w:asciiTheme="minorEastAsia" w:hAnsiTheme="minorEastAsia" w:cs="Times New Roman" w:hint="eastAsia"/>
          <w:spacing w:val="10"/>
          <w:sz w:val="24"/>
          <w:szCs w:val="24"/>
          <w:rPrChange w:id="1140" w:author="JY0225" w:date="2017-08-24T11:09:00Z">
            <w:rPr>
              <w:rFonts w:ascii="Times New Roman" w:hAnsi="Times New Roman" w:cs="Times New Roman" w:hint="eastAsia"/>
              <w:spacing w:val="10"/>
              <w:sz w:val="24"/>
            </w:rPr>
          </w:rPrChange>
        </w:rPr>
        <w:t>对用户</w:t>
      </w:r>
      <w:del w:id="1141" w:author="微软用户" w:date="2017-08-27T14:24:00Z">
        <w:r w:rsidR="0078247A" w:rsidRPr="0034779C" w:rsidDel="00342891">
          <w:rPr>
            <w:rFonts w:asciiTheme="minorEastAsia" w:hAnsiTheme="minorEastAsia" w:cs="Times New Roman" w:hint="eastAsia"/>
            <w:spacing w:val="10"/>
            <w:sz w:val="24"/>
            <w:szCs w:val="24"/>
            <w:rPrChange w:id="1142" w:author="JY0225" w:date="2017-08-24T11:09:00Z">
              <w:rPr>
                <w:rFonts w:ascii="Times New Roman" w:hAnsi="Times New Roman" w:cs="Times New Roman" w:hint="eastAsia"/>
                <w:spacing w:val="10"/>
                <w:sz w:val="24"/>
              </w:rPr>
            </w:rPrChange>
          </w:rPr>
          <w:delText>产生</w:delText>
        </w:r>
      </w:del>
      <w:ins w:id="1143" w:author="微软用户" w:date="2017-08-27T14:24:00Z">
        <w:r w:rsidR="00342891">
          <w:rPr>
            <w:rFonts w:asciiTheme="minorEastAsia" w:hAnsiTheme="minorEastAsia" w:cs="Times New Roman" w:hint="eastAsia"/>
            <w:spacing w:val="10"/>
            <w:sz w:val="24"/>
            <w:szCs w:val="24"/>
          </w:rPr>
          <w:t>造成</w:t>
        </w:r>
      </w:ins>
      <w:r w:rsidR="0078247A" w:rsidRPr="0034779C">
        <w:rPr>
          <w:rFonts w:asciiTheme="minorEastAsia" w:hAnsiTheme="minorEastAsia" w:cs="Times New Roman" w:hint="eastAsia"/>
          <w:spacing w:val="10"/>
          <w:sz w:val="24"/>
          <w:szCs w:val="24"/>
          <w:rPrChange w:id="1144" w:author="JY0225" w:date="2017-08-24T11:09:00Z">
            <w:rPr>
              <w:rFonts w:ascii="Times New Roman" w:hAnsi="Times New Roman" w:cs="Times New Roman" w:hint="eastAsia"/>
              <w:spacing w:val="10"/>
              <w:sz w:val="24"/>
            </w:rPr>
          </w:rPrChange>
        </w:rPr>
        <w:t>不可逆的</w:t>
      </w:r>
      <w:ins w:id="1145" w:author="微软用户" w:date="2017-08-27T14:24:00Z">
        <w:r w:rsidR="00342891">
          <w:rPr>
            <w:rFonts w:asciiTheme="minorEastAsia" w:hAnsiTheme="minorEastAsia" w:cs="Times New Roman"/>
            <w:spacing w:val="10"/>
            <w:sz w:val="24"/>
            <w:szCs w:val="24"/>
          </w:rPr>
          <w:t>损失</w:t>
        </w:r>
      </w:ins>
      <w:del w:id="1146" w:author="微软用户" w:date="2017-08-27T14:24:00Z">
        <w:r w:rsidR="0078247A" w:rsidRPr="0034779C" w:rsidDel="00342891">
          <w:rPr>
            <w:rFonts w:asciiTheme="minorEastAsia" w:hAnsiTheme="minorEastAsia" w:cs="Times New Roman" w:hint="eastAsia"/>
            <w:spacing w:val="10"/>
            <w:sz w:val="24"/>
            <w:szCs w:val="24"/>
            <w:rPrChange w:id="1147" w:author="JY0225" w:date="2017-08-24T11:09:00Z">
              <w:rPr>
                <w:rFonts w:ascii="Times New Roman" w:hAnsi="Times New Roman" w:cs="Times New Roman" w:hint="eastAsia"/>
                <w:spacing w:val="10"/>
                <w:sz w:val="24"/>
              </w:rPr>
            </w:rPrChange>
          </w:rPr>
          <w:delText>后果</w:delText>
        </w:r>
      </w:del>
      <w:r w:rsidR="0078247A" w:rsidRPr="0034779C">
        <w:rPr>
          <w:rFonts w:asciiTheme="minorEastAsia" w:hAnsiTheme="minorEastAsia" w:cs="Times New Roman" w:hint="eastAsia"/>
          <w:spacing w:val="10"/>
          <w:sz w:val="24"/>
          <w:szCs w:val="24"/>
          <w:rPrChange w:id="1148" w:author="JY0225" w:date="2017-08-24T11:09:00Z">
            <w:rPr>
              <w:rFonts w:ascii="Times New Roman" w:hAnsi="Times New Roman" w:cs="Times New Roman" w:hint="eastAsia"/>
              <w:spacing w:val="10"/>
              <w:sz w:val="24"/>
            </w:rPr>
          </w:rPrChange>
        </w:rPr>
        <w:t>。</w:t>
      </w:r>
      <w:r w:rsidR="004B257E" w:rsidRPr="0034779C">
        <w:rPr>
          <w:rFonts w:asciiTheme="minorEastAsia" w:hAnsiTheme="minorEastAsia" w:cs="Times New Roman" w:hint="eastAsia"/>
          <w:spacing w:val="10"/>
          <w:sz w:val="24"/>
          <w:szCs w:val="24"/>
          <w:rPrChange w:id="1149" w:author="JY0225" w:date="2017-08-24T11:09:00Z">
            <w:rPr>
              <w:rFonts w:ascii="Times New Roman" w:hAnsi="Times New Roman" w:cs="Times New Roman" w:hint="eastAsia"/>
              <w:spacing w:val="10"/>
              <w:sz w:val="24"/>
            </w:rPr>
          </w:rPrChange>
        </w:rPr>
        <w:t>此外，</w:t>
      </w:r>
      <w:commentRangeStart w:id="1150"/>
      <w:r w:rsidR="00000F68" w:rsidRPr="0034779C">
        <w:rPr>
          <w:rFonts w:asciiTheme="minorEastAsia" w:hAnsiTheme="minorEastAsia" w:cs="Times New Roman" w:hint="eastAsia"/>
          <w:spacing w:val="10"/>
          <w:sz w:val="24"/>
          <w:szCs w:val="24"/>
          <w:rPrChange w:id="1151"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152" w:author="JY0225" w:date="2017-08-24T11:09:00Z">
            <w:rPr>
              <w:rFonts w:ascii="Times New Roman" w:hAnsi="Times New Roman" w:cs="Times New Roman" w:hint="eastAsia"/>
              <w:spacing w:val="10"/>
              <w:sz w:val="24"/>
            </w:rPr>
          </w:rPrChange>
        </w:rPr>
        <w:t>备份</w:t>
      </w:r>
      <w:r w:rsidR="00000F68" w:rsidRPr="0034779C">
        <w:rPr>
          <w:rFonts w:asciiTheme="minorEastAsia" w:hAnsiTheme="minorEastAsia" w:cs="Times New Roman" w:hint="eastAsia"/>
          <w:spacing w:val="10"/>
          <w:sz w:val="24"/>
          <w:szCs w:val="24"/>
          <w:rPrChange w:id="1153" w:author="JY0225" w:date="2017-08-24T11:09:00Z">
            <w:rPr>
              <w:rFonts w:ascii="Times New Roman" w:hAnsi="Times New Roman" w:cs="Times New Roman" w:hint="eastAsia"/>
              <w:spacing w:val="10"/>
              <w:sz w:val="24"/>
            </w:rPr>
          </w:rPrChange>
        </w:rPr>
        <w:t>服务以网络作为基础设施</w:t>
      </w:r>
      <w:commentRangeEnd w:id="1150"/>
      <w:r w:rsidR="00054FF4" w:rsidRPr="0034779C">
        <w:rPr>
          <w:rStyle w:val="ad"/>
          <w:rFonts w:asciiTheme="minorEastAsia" w:hAnsiTheme="minorEastAsia" w:cs="Times New Roman"/>
          <w:sz w:val="24"/>
          <w:szCs w:val="24"/>
          <w:rPrChange w:id="1154" w:author="JY0225" w:date="2017-08-24T11:09:00Z">
            <w:rPr>
              <w:rStyle w:val="ad"/>
              <w:rFonts w:ascii="Calibri" w:eastAsia="宋体" w:hAnsi="Calibri" w:cs="Times New Roman"/>
            </w:rPr>
          </w:rPrChange>
        </w:rPr>
        <w:commentReference w:id="1150"/>
      </w:r>
      <w:r w:rsidR="00000F68" w:rsidRPr="0034779C">
        <w:rPr>
          <w:rFonts w:asciiTheme="minorEastAsia" w:hAnsiTheme="minorEastAsia" w:cs="Times New Roman" w:hint="eastAsia"/>
          <w:spacing w:val="10"/>
          <w:sz w:val="24"/>
          <w:szCs w:val="24"/>
          <w:rPrChange w:id="1155" w:author="JY0225" w:date="2017-08-24T11:09:00Z">
            <w:rPr>
              <w:rFonts w:ascii="Times New Roman" w:hAnsi="Times New Roman" w:cs="Times New Roman" w:hint="eastAsia"/>
              <w:spacing w:val="10"/>
              <w:sz w:val="24"/>
            </w:rPr>
          </w:rPrChange>
        </w:rPr>
        <w:t>，</w:t>
      </w:r>
      <w:r w:rsidR="000B4434" w:rsidRPr="0034779C">
        <w:rPr>
          <w:rFonts w:asciiTheme="minorEastAsia" w:hAnsiTheme="minorEastAsia" w:cs="Times New Roman" w:hint="eastAsia"/>
          <w:spacing w:val="10"/>
          <w:sz w:val="24"/>
          <w:szCs w:val="24"/>
          <w:rPrChange w:id="1156" w:author="JY0225" w:date="2017-08-24T11:09:00Z">
            <w:rPr>
              <w:rFonts w:ascii="Times New Roman" w:hAnsi="Times New Roman" w:cs="Times New Roman" w:hint="eastAsia"/>
              <w:spacing w:val="10"/>
              <w:sz w:val="24"/>
            </w:rPr>
          </w:rPrChange>
        </w:rPr>
        <w:t>而</w:t>
      </w:r>
      <w:r w:rsidR="00000F68" w:rsidRPr="0034779C">
        <w:rPr>
          <w:rFonts w:asciiTheme="minorEastAsia" w:hAnsiTheme="minorEastAsia" w:cs="Times New Roman" w:hint="eastAsia"/>
          <w:spacing w:val="10"/>
          <w:sz w:val="24"/>
          <w:szCs w:val="24"/>
          <w:rPrChange w:id="1157" w:author="JY0225" w:date="2017-08-24T11:09:00Z">
            <w:rPr>
              <w:rFonts w:ascii="Times New Roman" w:hAnsi="Times New Roman" w:cs="Times New Roman" w:hint="eastAsia"/>
              <w:spacing w:val="10"/>
              <w:sz w:val="24"/>
            </w:rPr>
          </w:rPrChange>
        </w:rPr>
        <w:t>网络</w:t>
      </w:r>
      <w:r w:rsidR="00B7250C" w:rsidRPr="0034779C">
        <w:rPr>
          <w:rFonts w:asciiTheme="minorEastAsia" w:hAnsiTheme="minorEastAsia" w:cs="Times New Roman" w:hint="eastAsia"/>
          <w:spacing w:val="10"/>
          <w:sz w:val="24"/>
          <w:szCs w:val="24"/>
          <w:rPrChange w:id="1158" w:author="JY0225" w:date="2017-08-24T11:09:00Z">
            <w:rPr>
              <w:rFonts w:ascii="Times New Roman" w:hAnsi="Times New Roman" w:cs="Times New Roman" w:hint="eastAsia"/>
              <w:spacing w:val="10"/>
              <w:sz w:val="24"/>
            </w:rPr>
          </w:rPrChange>
        </w:rPr>
        <w:t>又</w:t>
      </w:r>
      <w:r w:rsidR="00000F68" w:rsidRPr="0034779C">
        <w:rPr>
          <w:rFonts w:asciiTheme="minorEastAsia" w:hAnsiTheme="minorEastAsia" w:cs="Times New Roman" w:hint="eastAsia"/>
          <w:spacing w:val="10"/>
          <w:sz w:val="24"/>
          <w:szCs w:val="24"/>
          <w:rPrChange w:id="1159" w:author="JY0225" w:date="2017-08-24T11:09:00Z">
            <w:rPr>
              <w:rFonts w:ascii="Times New Roman" w:hAnsi="Times New Roman" w:cs="Times New Roman" w:hint="eastAsia"/>
              <w:spacing w:val="10"/>
              <w:sz w:val="24"/>
            </w:rPr>
          </w:rPrChange>
        </w:rPr>
        <w:t>时常受限于硬件、软件和地域等多方面的因素，一旦出现网络波动或中断，将会</w:t>
      </w:r>
      <w:r w:rsidR="00427CE9" w:rsidRPr="0034779C">
        <w:rPr>
          <w:rFonts w:asciiTheme="minorEastAsia" w:hAnsiTheme="minorEastAsia" w:cs="Times New Roman" w:hint="eastAsia"/>
          <w:spacing w:val="10"/>
          <w:sz w:val="24"/>
          <w:szCs w:val="24"/>
          <w:rPrChange w:id="1160" w:author="JY0225" w:date="2017-08-24T11:09:00Z">
            <w:rPr>
              <w:rFonts w:ascii="Times New Roman" w:hAnsi="Times New Roman" w:cs="Times New Roman" w:hint="eastAsia"/>
              <w:spacing w:val="10"/>
              <w:sz w:val="24"/>
            </w:rPr>
          </w:rPrChange>
        </w:rPr>
        <w:t>影响</w:t>
      </w:r>
      <w:r w:rsidR="00000F68" w:rsidRPr="0034779C">
        <w:rPr>
          <w:rFonts w:asciiTheme="minorEastAsia" w:hAnsiTheme="minorEastAsia" w:cs="Times New Roman" w:hint="eastAsia"/>
          <w:spacing w:val="10"/>
          <w:sz w:val="24"/>
          <w:szCs w:val="24"/>
          <w:rPrChange w:id="1161" w:author="JY0225" w:date="2017-08-24T11:09:00Z">
            <w:rPr>
              <w:rFonts w:ascii="Times New Roman" w:hAnsi="Times New Roman" w:cs="Times New Roman" w:hint="eastAsia"/>
              <w:spacing w:val="10"/>
              <w:sz w:val="24"/>
            </w:rPr>
          </w:rPrChange>
        </w:rPr>
        <w:t>数据在网络层的传输</w:t>
      </w:r>
      <w:r w:rsidR="00500750" w:rsidRPr="0034779C">
        <w:rPr>
          <w:rFonts w:asciiTheme="minorEastAsia" w:hAnsiTheme="minorEastAsia" w:cs="Times New Roman" w:hint="eastAsia"/>
          <w:spacing w:val="10"/>
          <w:sz w:val="24"/>
          <w:szCs w:val="24"/>
          <w:rPrChange w:id="1162" w:author="JY0225" w:date="2017-08-24T11:09:00Z">
            <w:rPr>
              <w:rFonts w:ascii="Times New Roman" w:hAnsi="Times New Roman" w:cs="Times New Roman" w:hint="eastAsia"/>
              <w:spacing w:val="10"/>
              <w:sz w:val="24"/>
            </w:rPr>
          </w:rPrChange>
        </w:rPr>
        <w:t>，尤其对较大</w:t>
      </w:r>
      <w:r w:rsidR="002D1DEC" w:rsidRPr="0034779C">
        <w:rPr>
          <w:rFonts w:asciiTheme="minorEastAsia" w:hAnsiTheme="minorEastAsia" w:cs="Times New Roman" w:hint="eastAsia"/>
          <w:spacing w:val="10"/>
          <w:sz w:val="24"/>
          <w:szCs w:val="24"/>
          <w:rPrChange w:id="1163" w:author="JY0225" w:date="2017-08-24T11:09:00Z">
            <w:rPr>
              <w:rFonts w:ascii="Times New Roman" w:hAnsi="Times New Roman" w:cs="Times New Roman" w:hint="eastAsia"/>
              <w:spacing w:val="10"/>
              <w:sz w:val="24"/>
            </w:rPr>
          </w:rPrChange>
        </w:rPr>
        <w:t>的文件</w:t>
      </w:r>
      <w:del w:id="1164" w:author="微软用户" w:date="2017-08-27T14:25:00Z">
        <w:r w:rsidR="00D57361" w:rsidRPr="0034779C" w:rsidDel="008B6966">
          <w:rPr>
            <w:rFonts w:asciiTheme="minorEastAsia" w:hAnsiTheme="minorEastAsia" w:cs="Times New Roman" w:hint="eastAsia"/>
            <w:spacing w:val="10"/>
            <w:sz w:val="24"/>
            <w:szCs w:val="24"/>
            <w:rPrChange w:id="1165" w:author="JY0225" w:date="2017-08-24T11:09:00Z">
              <w:rPr>
                <w:rFonts w:ascii="Times New Roman" w:hAnsi="Times New Roman" w:cs="Times New Roman" w:hint="eastAsia"/>
                <w:spacing w:val="10"/>
                <w:sz w:val="24"/>
              </w:rPr>
            </w:rPrChange>
          </w:rPr>
          <w:delText>传输</w:delText>
        </w:r>
      </w:del>
      <w:r w:rsidR="00D57361" w:rsidRPr="0034779C">
        <w:rPr>
          <w:rFonts w:asciiTheme="minorEastAsia" w:hAnsiTheme="minorEastAsia" w:cs="Times New Roman" w:hint="eastAsia"/>
          <w:spacing w:val="10"/>
          <w:sz w:val="24"/>
          <w:szCs w:val="24"/>
          <w:rPrChange w:id="1166" w:author="JY0225" w:date="2017-08-24T11:09:00Z">
            <w:rPr>
              <w:rFonts w:ascii="Times New Roman" w:hAnsi="Times New Roman" w:cs="Times New Roman" w:hint="eastAsia"/>
              <w:spacing w:val="10"/>
              <w:sz w:val="24"/>
            </w:rPr>
          </w:rPrChange>
        </w:rPr>
        <w:t>来说，遇到网络问题只能进行重传，这将极大地降低用户的体验度</w:t>
      </w:r>
      <w:r w:rsidR="00000F68" w:rsidRPr="0034779C">
        <w:rPr>
          <w:rFonts w:asciiTheme="minorEastAsia" w:hAnsiTheme="minorEastAsia" w:cs="Times New Roman" w:hint="eastAsia"/>
          <w:spacing w:val="10"/>
          <w:sz w:val="24"/>
          <w:szCs w:val="24"/>
          <w:rPrChange w:id="1167" w:author="JY0225" w:date="2017-08-24T11:09:00Z">
            <w:rPr>
              <w:rFonts w:ascii="Times New Roman" w:hAnsi="Times New Roman" w:cs="Times New Roman" w:hint="eastAsia"/>
              <w:spacing w:val="10"/>
              <w:sz w:val="24"/>
            </w:rPr>
          </w:rPrChange>
        </w:rPr>
        <w:t>。</w:t>
      </w:r>
      <w:r w:rsidR="007E52A6" w:rsidRPr="0034779C">
        <w:rPr>
          <w:rFonts w:asciiTheme="minorEastAsia" w:hAnsiTheme="minorEastAsia" w:cs="Times New Roman" w:hint="eastAsia"/>
          <w:spacing w:val="10"/>
          <w:sz w:val="24"/>
          <w:szCs w:val="24"/>
          <w:rPrChange w:id="1168" w:author="JY0225" w:date="2017-08-24T11:09:00Z">
            <w:rPr>
              <w:rFonts w:ascii="Times New Roman" w:hAnsi="Times New Roman" w:cs="Times New Roman" w:hint="eastAsia"/>
              <w:spacing w:val="10"/>
              <w:sz w:val="24"/>
            </w:rPr>
          </w:rPrChange>
        </w:rPr>
        <w:t>同时</w:t>
      </w:r>
      <w:r w:rsidR="003D7736" w:rsidRPr="0034779C">
        <w:rPr>
          <w:rFonts w:asciiTheme="minorEastAsia" w:hAnsiTheme="minorEastAsia" w:cs="Times New Roman" w:hint="eastAsia"/>
          <w:spacing w:val="10"/>
          <w:sz w:val="24"/>
          <w:szCs w:val="24"/>
          <w:rPrChange w:id="1169" w:author="JY0225" w:date="2017-08-24T11:09:00Z">
            <w:rPr>
              <w:rFonts w:ascii="Times New Roman" w:hAnsi="Times New Roman" w:cs="Times New Roman" w:hint="eastAsia"/>
              <w:spacing w:val="10"/>
              <w:sz w:val="24"/>
            </w:rPr>
          </w:rPrChange>
        </w:rPr>
        <w:t>，</w:t>
      </w:r>
      <w:commentRangeStart w:id="1170"/>
      <w:r w:rsidR="003D7736" w:rsidRPr="0034779C">
        <w:rPr>
          <w:rFonts w:asciiTheme="minorEastAsia" w:hAnsiTheme="minorEastAsia" w:cs="Times New Roman" w:hint="eastAsia"/>
          <w:spacing w:val="10"/>
          <w:sz w:val="24"/>
          <w:szCs w:val="24"/>
          <w:rPrChange w:id="1171" w:author="JY0225" w:date="2017-08-24T11:09:00Z">
            <w:rPr>
              <w:rFonts w:ascii="Times New Roman" w:hAnsi="Times New Roman" w:cs="Times New Roman" w:hint="eastAsia"/>
              <w:spacing w:val="10"/>
              <w:sz w:val="24"/>
            </w:rPr>
          </w:rPrChange>
        </w:rPr>
        <w:t>随着云端数据不断地积累</w:t>
      </w:r>
      <w:commentRangeEnd w:id="1170"/>
      <w:r w:rsidR="00054FF4" w:rsidRPr="0034779C">
        <w:rPr>
          <w:rStyle w:val="ad"/>
          <w:rFonts w:asciiTheme="minorEastAsia" w:hAnsiTheme="minorEastAsia" w:cs="Times New Roman"/>
          <w:sz w:val="24"/>
          <w:szCs w:val="24"/>
          <w:rPrChange w:id="1172" w:author="JY0225" w:date="2017-08-24T11:09:00Z">
            <w:rPr>
              <w:rStyle w:val="ad"/>
              <w:rFonts w:ascii="Calibri" w:eastAsia="宋体" w:hAnsi="Calibri" w:cs="Times New Roman"/>
            </w:rPr>
          </w:rPrChange>
        </w:rPr>
        <w:commentReference w:id="1170"/>
      </w:r>
      <w:r w:rsidR="003D7736" w:rsidRPr="0034779C">
        <w:rPr>
          <w:rFonts w:asciiTheme="minorEastAsia" w:hAnsiTheme="minorEastAsia" w:cs="Times New Roman" w:hint="eastAsia"/>
          <w:spacing w:val="10"/>
          <w:sz w:val="24"/>
          <w:szCs w:val="24"/>
          <w:rPrChange w:id="1173" w:author="JY0225" w:date="2017-08-24T11:09:00Z">
            <w:rPr>
              <w:rFonts w:ascii="Times New Roman" w:hAnsi="Times New Roman" w:cs="Times New Roman" w:hint="eastAsia"/>
              <w:spacing w:val="10"/>
              <w:sz w:val="24"/>
            </w:rPr>
          </w:rPrChange>
        </w:rPr>
        <w:t>，</w:t>
      </w:r>
      <w:r w:rsidR="00B17559" w:rsidRPr="0034779C">
        <w:rPr>
          <w:rFonts w:asciiTheme="minorEastAsia" w:hAnsiTheme="minorEastAsia" w:cs="Times New Roman" w:hint="eastAsia"/>
          <w:spacing w:val="10"/>
          <w:sz w:val="24"/>
          <w:szCs w:val="24"/>
          <w:rPrChange w:id="1174" w:author="JY0225" w:date="2017-08-24T11:09:00Z">
            <w:rPr>
              <w:rFonts w:ascii="Times New Roman" w:hAnsi="Times New Roman" w:cs="Times New Roman" w:hint="eastAsia"/>
              <w:spacing w:val="10"/>
              <w:sz w:val="24"/>
            </w:rPr>
          </w:rPrChange>
        </w:rPr>
        <w:t>产生</w:t>
      </w:r>
      <w:r w:rsidR="003D7736" w:rsidRPr="0034779C">
        <w:rPr>
          <w:rFonts w:asciiTheme="minorEastAsia" w:hAnsiTheme="minorEastAsia" w:cs="Times New Roman" w:hint="eastAsia"/>
          <w:spacing w:val="10"/>
          <w:sz w:val="24"/>
          <w:szCs w:val="24"/>
          <w:rPrChange w:id="1175" w:author="JY0225" w:date="2017-08-24T11:09:00Z">
            <w:rPr>
              <w:rFonts w:ascii="Times New Roman" w:hAnsi="Times New Roman" w:cs="Times New Roman" w:hint="eastAsia"/>
              <w:spacing w:val="10"/>
              <w:sz w:val="24"/>
            </w:rPr>
          </w:rPrChange>
        </w:rPr>
        <w:t>了大量</w:t>
      </w:r>
      <w:del w:id="1176" w:author="微软用户" w:date="2017-08-27T14:27:00Z">
        <w:r w:rsidR="003D7736" w:rsidRPr="0034779C" w:rsidDel="00413952">
          <w:rPr>
            <w:rFonts w:asciiTheme="minorEastAsia" w:hAnsiTheme="minorEastAsia" w:cs="Times New Roman" w:hint="eastAsia"/>
            <w:spacing w:val="10"/>
            <w:sz w:val="24"/>
            <w:szCs w:val="24"/>
            <w:rPrChange w:id="1177" w:author="JY0225" w:date="2017-08-24T11:09:00Z">
              <w:rPr>
                <w:rFonts w:ascii="Times New Roman" w:hAnsi="Times New Roman" w:cs="Times New Roman" w:hint="eastAsia"/>
                <w:spacing w:val="10"/>
                <w:sz w:val="24"/>
              </w:rPr>
            </w:rPrChange>
          </w:rPr>
          <w:delText>重复</w:delText>
        </w:r>
      </w:del>
      <w:r w:rsidR="003D7736" w:rsidRPr="0034779C">
        <w:rPr>
          <w:rFonts w:asciiTheme="minorEastAsia" w:hAnsiTheme="minorEastAsia" w:cs="Times New Roman" w:hint="eastAsia"/>
          <w:spacing w:val="10"/>
          <w:sz w:val="24"/>
          <w:szCs w:val="24"/>
          <w:rPrChange w:id="1178" w:author="JY0225" w:date="2017-08-24T11:09:00Z">
            <w:rPr>
              <w:rFonts w:ascii="Times New Roman" w:hAnsi="Times New Roman" w:cs="Times New Roman" w:hint="eastAsia"/>
              <w:spacing w:val="10"/>
              <w:sz w:val="24"/>
            </w:rPr>
          </w:rPrChange>
        </w:rPr>
        <w:t>冗余的数据。一方面这些</w:t>
      </w:r>
      <w:r w:rsidR="00791DF2" w:rsidRPr="0034779C">
        <w:rPr>
          <w:rFonts w:asciiTheme="minorEastAsia" w:hAnsiTheme="minorEastAsia" w:cs="Times New Roman" w:hint="eastAsia"/>
          <w:spacing w:val="10"/>
          <w:sz w:val="24"/>
          <w:szCs w:val="24"/>
          <w:rPrChange w:id="1179" w:author="JY0225" w:date="2017-08-24T11:09:00Z">
            <w:rPr>
              <w:rFonts w:ascii="Times New Roman" w:hAnsi="Times New Roman" w:cs="Times New Roman" w:hint="eastAsia"/>
              <w:spacing w:val="10"/>
              <w:sz w:val="24"/>
            </w:rPr>
          </w:rPrChange>
        </w:rPr>
        <w:t>冗余</w:t>
      </w:r>
      <w:r w:rsidR="00375F71" w:rsidRPr="0034779C">
        <w:rPr>
          <w:rFonts w:asciiTheme="minorEastAsia" w:hAnsiTheme="minorEastAsia" w:cs="Times New Roman" w:hint="eastAsia"/>
          <w:spacing w:val="10"/>
          <w:sz w:val="24"/>
          <w:szCs w:val="24"/>
          <w:rPrChange w:id="1180" w:author="JY0225" w:date="2017-08-24T11:09:00Z">
            <w:rPr>
              <w:rFonts w:ascii="Times New Roman" w:hAnsi="Times New Roman" w:cs="Times New Roman" w:hint="eastAsia"/>
              <w:spacing w:val="10"/>
              <w:sz w:val="24"/>
            </w:rPr>
          </w:rPrChange>
        </w:rPr>
        <w:t>的</w:t>
      </w:r>
      <w:r w:rsidR="003D7736" w:rsidRPr="0034779C">
        <w:rPr>
          <w:rFonts w:asciiTheme="minorEastAsia" w:hAnsiTheme="minorEastAsia" w:cs="Times New Roman" w:hint="eastAsia"/>
          <w:spacing w:val="10"/>
          <w:sz w:val="24"/>
          <w:szCs w:val="24"/>
          <w:rPrChange w:id="1181" w:author="JY0225" w:date="2017-08-24T11:09:00Z">
            <w:rPr>
              <w:rFonts w:ascii="Times New Roman" w:hAnsi="Times New Roman" w:cs="Times New Roman" w:hint="eastAsia"/>
              <w:spacing w:val="10"/>
              <w:sz w:val="24"/>
            </w:rPr>
          </w:rPrChange>
        </w:rPr>
        <w:t>数据会占用服务器大量的</w:t>
      </w:r>
      <w:r w:rsidR="00476838" w:rsidRPr="0034779C">
        <w:rPr>
          <w:rFonts w:asciiTheme="minorEastAsia" w:hAnsiTheme="minorEastAsia" w:cs="Times New Roman" w:hint="eastAsia"/>
          <w:spacing w:val="10"/>
          <w:sz w:val="24"/>
          <w:szCs w:val="24"/>
          <w:rPrChange w:id="1182" w:author="JY0225" w:date="2017-08-24T11:09:00Z">
            <w:rPr>
              <w:rFonts w:ascii="Times New Roman" w:hAnsi="Times New Roman" w:cs="Times New Roman" w:hint="eastAsia"/>
              <w:spacing w:val="10"/>
              <w:sz w:val="24"/>
            </w:rPr>
          </w:rPrChange>
        </w:rPr>
        <w:t>备份</w:t>
      </w:r>
      <w:r w:rsidR="003D7736" w:rsidRPr="0034779C">
        <w:rPr>
          <w:rFonts w:asciiTheme="minorEastAsia" w:hAnsiTheme="minorEastAsia" w:cs="Times New Roman" w:hint="eastAsia"/>
          <w:spacing w:val="10"/>
          <w:sz w:val="24"/>
          <w:szCs w:val="24"/>
          <w:rPrChange w:id="1183" w:author="JY0225" w:date="2017-08-24T11:09:00Z">
            <w:rPr>
              <w:rFonts w:ascii="Times New Roman" w:hAnsi="Times New Roman" w:cs="Times New Roman" w:hint="eastAsia"/>
              <w:spacing w:val="10"/>
              <w:sz w:val="24"/>
            </w:rPr>
          </w:rPrChange>
        </w:rPr>
        <w:t>空间，另一方面用户</w:t>
      </w:r>
      <w:r w:rsidR="00476838" w:rsidRPr="0034779C">
        <w:rPr>
          <w:rFonts w:asciiTheme="minorEastAsia" w:hAnsiTheme="minorEastAsia" w:cs="Times New Roman" w:hint="eastAsia"/>
          <w:spacing w:val="10"/>
          <w:sz w:val="24"/>
          <w:szCs w:val="24"/>
          <w:rPrChange w:id="1184" w:author="JY0225" w:date="2017-08-24T11:09:00Z">
            <w:rPr>
              <w:rFonts w:ascii="Times New Roman" w:hAnsi="Times New Roman" w:cs="Times New Roman" w:hint="eastAsia"/>
              <w:spacing w:val="10"/>
              <w:sz w:val="24"/>
            </w:rPr>
          </w:rPrChange>
        </w:rPr>
        <w:t>备份</w:t>
      </w:r>
      <w:r w:rsidR="005D3DCB" w:rsidRPr="0034779C">
        <w:rPr>
          <w:rFonts w:asciiTheme="minorEastAsia" w:hAnsiTheme="minorEastAsia" w:cs="Times New Roman" w:hint="eastAsia"/>
          <w:spacing w:val="10"/>
          <w:sz w:val="24"/>
          <w:szCs w:val="24"/>
          <w:rPrChange w:id="1185" w:author="JY0225" w:date="2017-08-24T11:09:00Z">
            <w:rPr>
              <w:rFonts w:ascii="Times New Roman" w:hAnsi="Times New Roman" w:cs="Times New Roman" w:hint="eastAsia"/>
              <w:spacing w:val="10"/>
              <w:sz w:val="24"/>
            </w:rPr>
          </w:rPrChange>
        </w:rPr>
        <w:t>在服务器的文件只是一个映射的链接，</w:t>
      </w:r>
      <w:r w:rsidR="00557132" w:rsidRPr="0034779C">
        <w:rPr>
          <w:rFonts w:asciiTheme="minorEastAsia" w:hAnsiTheme="minorEastAsia" w:cs="Times New Roman" w:hint="eastAsia"/>
          <w:spacing w:val="10"/>
          <w:sz w:val="24"/>
          <w:szCs w:val="24"/>
          <w:rPrChange w:id="1186" w:author="JY0225" w:date="2017-08-24T11:09:00Z">
            <w:rPr>
              <w:rFonts w:ascii="Times New Roman" w:hAnsi="Times New Roman" w:cs="Times New Roman" w:hint="eastAsia"/>
              <w:spacing w:val="10"/>
              <w:sz w:val="24"/>
            </w:rPr>
          </w:rPrChange>
        </w:rPr>
        <w:t>如果</w:t>
      </w:r>
      <w:r w:rsidR="001C0987" w:rsidRPr="0034779C">
        <w:rPr>
          <w:rFonts w:asciiTheme="minorEastAsia" w:hAnsiTheme="minorEastAsia" w:cs="Times New Roman" w:hint="eastAsia"/>
          <w:spacing w:val="10"/>
          <w:sz w:val="24"/>
          <w:szCs w:val="24"/>
          <w:rPrChange w:id="1187" w:author="JY0225" w:date="2017-08-24T11:09:00Z">
            <w:rPr>
              <w:rFonts w:ascii="Times New Roman" w:hAnsi="Times New Roman" w:cs="Times New Roman" w:hint="eastAsia"/>
              <w:spacing w:val="10"/>
              <w:sz w:val="24"/>
            </w:rPr>
          </w:rPrChange>
        </w:rPr>
        <w:t>重复上传服务器中已存在的文件，将会占用大量的网络带宽</w:t>
      </w:r>
      <w:r w:rsidR="007E185A" w:rsidRPr="0034779C">
        <w:rPr>
          <w:rFonts w:asciiTheme="minorEastAsia" w:hAnsiTheme="minorEastAsia" w:cs="Times New Roman" w:hint="eastAsia"/>
          <w:spacing w:val="10"/>
          <w:sz w:val="24"/>
          <w:szCs w:val="24"/>
          <w:rPrChange w:id="1188" w:author="JY0225" w:date="2017-08-24T11:09:00Z">
            <w:rPr>
              <w:rFonts w:ascii="Times New Roman" w:hAnsi="Times New Roman" w:cs="Times New Roman" w:hint="eastAsia"/>
              <w:spacing w:val="10"/>
              <w:sz w:val="24"/>
            </w:rPr>
          </w:rPrChange>
        </w:rPr>
        <w:t>。</w:t>
      </w:r>
      <w:r w:rsidR="002C2207" w:rsidRPr="0034779C">
        <w:rPr>
          <w:rFonts w:asciiTheme="minorEastAsia" w:hAnsiTheme="minorEastAsia" w:cs="Times New Roman" w:hint="eastAsia"/>
          <w:spacing w:val="10"/>
          <w:sz w:val="24"/>
          <w:szCs w:val="24"/>
          <w:rPrChange w:id="1189" w:author="JY0225" w:date="2017-08-24T11:09:00Z">
            <w:rPr>
              <w:rFonts w:ascii="Times New Roman" w:hAnsi="Times New Roman" w:cs="Times New Roman" w:hint="eastAsia"/>
              <w:spacing w:val="10"/>
              <w:sz w:val="24"/>
            </w:rPr>
          </w:rPrChange>
        </w:rPr>
        <w:t>更进一步，</w:t>
      </w:r>
      <w:r w:rsidR="00F758DA" w:rsidRPr="0034779C">
        <w:rPr>
          <w:rFonts w:asciiTheme="minorEastAsia" w:hAnsiTheme="minorEastAsia" w:cs="Times New Roman" w:hint="eastAsia"/>
          <w:spacing w:val="10"/>
          <w:sz w:val="24"/>
          <w:szCs w:val="24"/>
          <w:rPrChange w:id="1190" w:author="JY0225" w:date="2017-08-24T11:09:00Z">
            <w:rPr>
              <w:rFonts w:ascii="Times New Roman" w:hAnsi="Times New Roman" w:cs="Times New Roman" w:hint="eastAsia"/>
              <w:spacing w:val="10"/>
              <w:sz w:val="24"/>
            </w:rPr>
          </w:rPrChange>
        </w:rPr>
        <w:t>介于</w:t>
      </w:r>
      <w:commentRangeStart w:id="1191"/>
      <w:r w:rsidR="00CC7526" w:rsidRPr="0034779C">
        <w:rPr>
          <w:rFonts w:asciiTheme="minorEastAsia" w:hAnsiTheme="minorEastAsia" w:cs="Times New Roman" w:hint="eastAsia"/>
          <w:spacing w:val="10"/>
          <w:sz w:val="24"/>
          <w:szCs w:val="24"/>
          <w:rPrChange w:id="1192" w:author="JY0225" w:date="2017-08-24T11:09:00Z">
            <w:rPr>
              <w:rFonts w:ascii="Times New Roman" w:hAnsi="Times New Roman" w:cs="Times New Roman" w:hint="eastAsia"/>
              <w:spacing w:val="10"/>
              <w:sz w:val="24"/>
            </w:rPr>
          </w:rPrChange>
        </w:rPr>
        <w:t>移动互联网和智能手机</w:t>
      </w:r>
      <w:commentRangeEnd w:id="1191"/>
      <w:r w:rsidR="00F758DA" w:rsidRPr="0034779C">
        <w:rPr>
          <w:rStyle w:val="ad"/>
          <w:rFonts w:asciiTheme="minorEastAsia" w:hAnsiTheme="minorEastAsia" w:cs="Times New Roman"/>
          <w:sz w:val="24"/>
          <w:szCs w:val="24"/>
          <w:rPrChange w:id="1193" w:author="JY0225" w:date="2017-08-24T11:09:00Z">
            <w:rPr>
              <w:rStyle w:val="ad"/>
              <w:rFonts w:ascii="Calibri" w:eastAsia="宋体" w:hAnsi="Calibri" w:cs="Times New Roman"/>
            </w:rPr>
          </w:rPrChange>
        </w:rPr>
        <w:commentReference w:id="1191"/>
      </w:r>
      <w:r w:rsidR="00CC7526" w:rsidRPr="0034779C">
        <w:rPr>
          <w:rFonts w:asciiTheme="minorEastAsia" w:hAnsiTheme="minorEastAsia" w:cs="Times New Roman" w:hint="eastAsia"/>
          <w:spacing w:val="10"/>
          <w:sz w:val="24"/>
          <w:szCs w:val="24"/>
          <w:rPrChange w:id="1194" w:author="JY0225" w:date="2017-08-24T11:09:00Z">
            <w:rPr>
              <w:rFonts w:ascii="Times New Roman" w:hAnsi="Times New Roman" w:cs="Times New Roman" w:hint="eastAsia"/>
              <w:spacing w:val="10"/>
              <w:sz w:val="24"/>
            </w:rPr>
          </w:rPrChange>
        </w:rPr>
        <w:t>的热度持续走高</w:t>
      </w:r>
      <w:r w:rsidR="003F1AFE" w:rsidRPr="0034779C">
        <w:rPr>
          <w:rStyle w:val="afff"/>
          <w:rFonts w:asciiTheme="minorEastAsia" w:hAnsiTheme="minorEastAsia" w:cs="Times New Roman"/>
          <w:spacing w:val="10"/>
          <w:sz w:val="24"/>
          <w:szCs w:val="24"/>
          <w:rPrChange w:id="1195" w:author="JY0225" w:date="2017-08-24T11:09:00Z">
            <w:rPr>
              <w:rStyle w:val="afff"/>
              <w:rFonts w:ascii="Times New Roman" w:hAnsi="Times New Roman" w:cs="Times New Roman"/>
              <w:spacing w:val="10"/>
              <w:sz w:val="24"/>
            </w:rPr>
          </w:rPrChange>
        </w:rPr>
        <w:footnoteReference w:id="2"/>
      </w:r>
      <w:r w:rsidR="00CC7526" w:rsidRPr="0034779C">
        <w:rPr>
          <w:rFonts w:asciiTheme="minorEastAsia" w:hAnsiTheme="minorEastAsia" w:cs="Times New Roman" w:hint="eastAsia"/>
          <w:spacing w:val="10"/>
          <w:sz w:val="24"/>
          <w:szCs w:val="24"/>
          <w:rPrChange w:id="1196" w:author="JY0225" w:date="2017-08-24T11:09:00Z">
            <w:rPr>
              <w:rFonts w:ascii="Times New Roman" w:hAnsi="Times New Roman" w:cs="Times New Roman" w:hint="eastAsia"/>
              <w:spacing w:val="10"/>
              <w:sz w:val="24"/>
            </w:rPr>
          </w:rPrChange>
        </w:rPr>
        <w:t>，</w:t>
      </w:r>
      <w:r w:rsidR="00824067" w:rsidRPr="0034779C">
        <w:rPr>
          <w:rFonts w:asciiTheme="minorEastAsia" w:hAnsiTheme="minorEastAsia" w:cs="Times New Roman" w:hint="eastAsia"/>
          <w:spacing w:val="10"/>
          <w:sz w:val="24"/>
          <w:szCs w:val="24"/>
          <w:rPrChange w:id="1197" w:author="JY0225" w:date="2017-08-24T11:09:00Z">
            <w:rPr>
              <w:rFonts w:ascii="Times New Roman" w:hAnsi="Times New Roman" w:cs="Times New Roman" w:hint="eastAsia"/>
              <w:spacing w:val="10"/>
              <w:sz w:val="24"/>
            </w:rPr>
          </w:rPrChange>
        </w:rPr>
        <w:t>人们的娱乐、办公环境</w:t>
      </w:r>
      <w:r w:rsidR="006C44FB" w:rsidRPr="0034779C">
        <w:rPr>
          <w:rFonts w:asciiTheme="minorEastAsia" w:hAnsiTheme="minorEastAsia" w:cs="Times New Roman" w:hint="eastAsia"/>
          <w:spacing w:val="10"/>
          <w:sz w:val="24"/>
          <w:szCs w:val="24"/>
          <w:rPrChange w:id="1198" w:author="JY0225" w:date="2017-08-24T11:09:00Z">
            <w:rPr>
              <w:rFonts w:ascii="Times New Roman" w:hAnsi="Times New Roman" w:cs="Times New Roman" w:hint="eastAsia"/>
              <w:spacing w:val="10"/>
              <w:sz w:val="24"/>
            </w:rPr>
          </w:rPrChange>
        </w:rPr>
        <w:t>逐渐趋向于</w:t>
      </w:r>
      <w:r w:rsidR="002E10AB" w:rsidRPr="0034779C">
        <w:rPr>
          <w:rFonts w:asciiTheme="minorEastAsia" w:hAnsiTheme="minorEastAsia" w:cs="Times New Roman" w:hint="eastAsia"/>
          <w:spacing w:val="10"/>
          <w:sz w:val="24"/>
          <w:szCs w:val="24"/>
          <w:rPrChange w:id="1199" w:author="JY0225" w:date="2017-08-24T11:09:00Z">
            <w:rPr>
              <w:rFonts w:ascii="Times New Roman" w:hAnsi="Times New Roman" w:cs="Times New Roman" w:hint="eastAsia"/>
              <w:spacing w:val="10"/>
              <w:sz w:val="24"/>
            </w:rPr>
          </w:rPrChange>
        </w:rPr>
        <w:t>平台</w:t>
      </w:r>
      <w:r w:rsidR="006C44FB" w:rsidRPr="0034779C">
        <w:rPr>
          <w:rFonts w:asciiTheme="minorEastAsia" w:hAnsiTheme="minorEastAsia" w:cs="Times New Roman" w:hint="eastAsia"/>
          <w:spacing w:val="10"/>
          <w:sz w:val="24"/>
          <w:szCs w:val="24"/>
          <w:rPrChange w:id="1200" w:author="JY0225" w:date="2017-08-24T11:09:00Z">
            <w:rPr>
              <w:rFonts w:ascii="Times New Roman" w:hAnsi="Times New Roman" w:cs="Times New Roman" w:hint="eastAsia"/>
              <w:spacing w:val="10"/>
              <w:sz w:val="24"/>
            </w:rPr>
          </w:rPrChange>
        </w:rPr>
        <w:t>化，</w:t>
      </w:r>
      <w:r w:rsidR="00197B19" w:rsidRPr="0034779C">
        <w:rPr>
          <w:rFonts w:asciiTheme="minorEastAsia" w:hAnsiTheme="minorEastAsia" w:cs="Times New Roman" w:hint="eastAsia"/>
          <w:spacing w:val="10"/>
          <w:sz w:val="24"/>
          <w:szCs w:val="24"/>
          <w:rPrChange w:id="1201" w:author="JY0225" w:date="2017-08-24T11:09:00Z">
            <w:rPr>
              <w:rFonts w:ascii="Times New Roman" w:hAnsi="Times New Roman" w:cs="Times New Roman" w:hint="eastAsia"/>
              <w:spacing w:val="10"/>
              <w:sz w:val="24"/>
            </w:rPr>
          </w:rPrChange>
        </w:rPr>
        <w:t>针对单一应用</w:t>
      </w:r>
      <w:r w:rsidR="00390640" w:rsidRPr="0034779C">
        <w:rPr>
          <w:rFonts w:asciiTheme="minorEastAsia" w:hAnsiTheme="minorEastAsia" w:cs="Times New Roman" w:hint="eastAsia"/>
          <w:spacing w:val="10"/>
          <w:sz w:val="24"/>
          <w:szCs w:val="24"/>
          <w:rPrChange w:id="1202" w:author="JY0225" w:date="2017-08-24T11:09:00Z">
            <w:rPr>
              <w:rFonts w:ascii="Times New Roman" w:hAnsi="Times New Roman" w:cs="Times New Roman" w:hint="eastAsia"/>
              <w:spacing w:val="10"/>
              <w:sz w:val="24"/>
            </w:rPr>
          </w:rPrChange>
        </w:rPr>
        <w:t>的云</w:t>
      </w:r>
      <w:r w:rsidR="00476838" w:rsidRPr="0034779C">
        <w:rPr>
          <w:rFonts w:asciiTheme="minorEastAsia" w:hAnsiTheme="minorEastAsia" w:cs="Times New Roman" w:hint="eastAsia"/>
          <w:spacing w:val="10"/>
          <w:sz w:val="24"/>
          <w:szCs w:val="24"/>
          <w:rPrChange w:id="1203" w:author="JY0225" w:date="2017-08-24T11:09:00Z">
            <w:rPr>
              <w:rFonts w:ascii="Times New Roman" w:hAnsi="Times New Roman" w:cs="Times New Roman" w:hint="eastAsia"/>
              <w:spacing w:val="10"/>
              <w:sz w:val="24"/>
            </w:rPr>
          </w:rPrChange>
        </w:rPr>
        <w:t>备份</w:t>
      </w:r>
      <w:r w:rsidR="00390640" w:rsidRPr="0034779C">
        <w:rPr>
          <w:rFonts w:asciiTheme="minorEastAsia" w:hAnsiTheme="minorEastAsia" w:cs="Times New Roman" w:hint="eastAsia"/>
          <w:spacing w:val="10"/>
          <w:sz w:val="24"/>
          <w:szCs w:val="24"/>
          <w:rPrChange w:id="1204" w:author="JY0225" w:date="2017-08-24T11:09:00Z">
            <w:rPr>
              <w:rFonts w:ascii="Times New Roman" w:hAnsi="Times New Roman" w:cs="Times New Roman" w:hint="eastAsia"/>
              <w:spacing w:val="10"/>
              <w:sz w:val="24"/>
            </w:rPr>
          </w:rPrChange>
        </w:rPr>
        <w:t>服务</w:t>
      </w:r>
      <w:r w:rsidR="002E10AB" w:rsidRPr="0034779C">
        <w:rPr>
          <w:rFonts w:asciiTheme="minorEastAsia" w:hAnsiTheme="minorEastAsia" w:cs="Times New Roman" w:hint="eastAsia"/>
          <w:spacing w:val="10"/>
          <w:sz w:val="24"/>
          <w:szCs w:val="24"/>
          <w:rPrChange w:id="1205" w:author="JY0225" w:date="2017-08-24T11:09:00Z">
            <w:rPr>
              <w:rFonts w:ascii="Times New Roman" w:hAnsi="Times New Roman" w:cs="Times New Roman" w:hint="eastAsia"/>
              <w:spacing w:val="10"/>
              <w:sz w:val="24"/>
            </w:rPr>
          </w:rPrChange>
        </w:rPr>
        <w:t>已不适应当前</w:t>
      </w:r>
      <w:r w:rsidR="00D07C25" w:rsidRPr="0034779C">
        <w:rPr>
          <w:rFonts w:asciiTheme="minorEastAsia" w:hAnsiTheme="minorEastAsia" w:cs="Times New Roman" w:hint="eastAsia"/>
          <w:spacing w:val="10"/>
          <w:sz w:val="24"/>
          <w:szCs w:val="24"/>
          <w:rPrChange w:id="1206" w:author="JY0225" w:date="2017-08-24T11:09:00Z">
            <w:rPr>
              <w:rFonts w:ascii="Times New Roman" w:hAnsi="Times New Roman" w:cs="Times New Roman" w:hint="eastAsia"/>
              <w:spacing w:val="10"/>
              <w:sz w:val="24"/>
            </w:rPr>
          </w:rPrChange>
        </w:rPr>
        <w:t>平台</w:t>
      </w:r>
      <w:r w:rsidR="002E10AB" w:rsidRPr="0034779C">
        <w:rPr>
          <w:rFonts w:asciiTheme="minorEastAsia" w:hAnsiTheme="minorEastAsia" w:cs="Times New Roman" w:hint="eastAsia"/>
          <w:spacing w:val="10"/>
          <w:sz w:val="24"/>
          <w:szCs w:val="24"/>
          <w:rPrChange w:id="1207" w:author="JY0225" w:date="2017-08-24T11:09:00Z">
            <w:rPr>
              <w:rFonts w:ascii="Times New Roman" w:hAnsi="Times New Roman" w:cs="Times New Roman" w:hint="eastAsia"/>
              <w:spacing w:val="10"/>
              <w:sz w:val="24"/>
            </w:rPr>
          </w:rPrChange>
        </w:rPr>
        <w:t>多元化的格局</w:t>
      </w:r>
      <w:r w:rsidR="00390640" w:rsidRPr="0034779C">
        <w:rPr>
          <w:rFonts w:asciiTheme="minorEastAsia" w:hAnsiTheme="minorEastAsia" w:cs="Times New Roman" w:hint="eastAsia"/>
          <w:spacing w:val="10"/>
          <w:sz w:val="24"/>
          <w:szCs w:val="24"/>
          <w:rPrChange w:id="1208" w:author="JY0225" w:date="2017-08-24T11:09:00Z">
            <w:rPr>
              <w:rFonts w:ascii="Times New Roman" w:hAnsi="Times New Roman" w:cs="Times New Roman" w:hint="eastAsia"/>
              <w:spacing w:val="10"/>
              <w:sz w:val="24"/>
            </w:rPr>
          </w:rPrChange>
        </w:rPr>
        <w:t>，</w:t>
      </w:r>
      <w:r w:rsidR="006608A5" w:rsidRPr="0034779C">
        <w:rPr>
          <w:rFonts w:asciiTheme="minorEastAsia" w:hAnsiTheme="minorEastAsia" w:cs="Times New Roman" w:hint="eastAsia"/>
          <w:spacing w:val="10"/>
          <w:sz w:val="24"/>
          <w:szCs w:val="24"/>
          <w:rPrChange w:id="1209" w:author="JY0225" w:date="2017-08-24T11:09:00Z">
            <w:rPr>
              <w:rFonts w:ascii="Times New Roman" w:hAnsi="Times New Roman" w:cs="Times New Roman" w:hint="eastAsia"/>
              <w:spacing w:val="10"/>
              <w:sz w:val="24"/>
            </w:rPr>
          </w:rPrChange>
        </w:rPr>
        <w:t>实现云端数据在多平台的共享，</w:t>
      </w:r>
      <w:r w:rsidR="0072476B" w:rsidRPr="0034779C">
        <w:rPr>
          <w:rFonts w:asciiTheme="minorEastAsia" w:hAnsiTheme="minorEastAsia" w:cs="Times New Roman" w:hint="eastAsia"/>
          <w:spacing w:val="10"/>
          <w:sz w:val="24"/>
          <w:szCs w:val="24"/>
          <w:rPrChange w:id="1210" w:author="JY0225" w:date="2017-08-24T11:09:00Z">
            <w:rPr>
              <w:rFonts w:ascii="Times New Roman" w:hAnsi="Times New Roman" w:cs="Times New Roman" w:hint="eastAsia"/>
              <w:spacing w:val="10"/>
              <w:sz w:val="24"/>
            </w:rPr>
          </w:rPrChange>
        </w:rPr>
        <w:t>成为</w:t>
      </w:r>
      <w:r w:rsidR="00142332" w:rsidRPr="0034779C">
        <w:rPr>
          <w:rFonts w:asciiTheme="minorEastAsia" w:hAnsiTheme="minorEastAsia" w:cs="Times New Roman" w:hint="eastAsia"/>
          <w:spacing w:val="10"/>
          <w:sz w:val="24"/>
          <w:szCs w:val="24"/>
          <w:rPrChange w:id="1211" w:author="JY0225" w:date="2017-08-24T11:09:00Z">
            <w:rPr>
              <w:rFonts w:ascii="Times New Roman" w:hAnsi="Times New Roman" w:cs="Times New Roman" w:hint="eastAsia"/>
              <w:spacing w:val="10"/>
              <w:sz w:val="24"/>
            </w:rPr>
          </w:rPrChange>
        </w:rPr>
        <w:t>了</w:t>
      </w:r>
      <w:r w:rsidR="00CC7526" w:rsidRPr="0034779C">
        <w:rPr>
          <w:rFonts w:asciiTheme="minorEastAsia" w:hAnsiTheme="minorEastAsia" w:cs="Times New Roman" w:hint="eastAsia"/>
          <w:spacing w:val="10"/>
          <w:sz w:val="24"/>
          <w:szCs w:val="24"/>
          <w:rPrChange w:id="1212"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213" w:author="JY0225" w:date="2017-08-24T11:09:00Z">
            <w:rPr>
              <w:rFonts w:ascii="Times New Roman" w:hAnsi="Times New Roman" w:cs="Times New Roman" w:hint="eastAsia"/>
              <w:spacing w:val="10"/>
              <w:sz w:val="24"/>
            </w:rPr>
          </w:rPrChange>
        </w:rPr>
        <w:t>备份</w:t>
      </w:r>
      <w:ins w:id="1214" w:author="微软用户" w:date="2017-08-27T14:25:00Z">
        <w:r w:rsidR="00723E1A">
          <w:rPr>
            <w:rFonts w:asciiTheme="minorEastAsia" w:hAnsiTheme="minorEastAsia" w:cs="Times New Roman" w:hint="eastAsia"/>
            <w:spacing w:val="10"/>
            <w:sz w:val="24"/>
            <w:szCs w:val="24"/>
          </w:rPr>
          <w:t>服务</w:t>
        </w:r>
      </w:ins>
      <w:r w:rsidR="00CC7526" w:rsidRPr="0034779C">
        <w:rPr>
          <w:rFonts w:asciiTheme="minorEastAsia" w:hAnsiTheme="minorEastAsia" w:cs="Times New Roman" w:hint="eastAsia"/>
          <w:spacing w:val="10"/>
          <w:sz w:val="24"/>
          <w:szCs w:val="24"/>
          <w:rPrChange w:id="1215" w:author="JY0225" w:date="2017-08-24T11:09:00Z">
            <w:rPr>
              <w:rFonts w:ascii="Times New Roman" w:hAnsi="Times New Roman" w:cs="Times New Roman" w:hint="eastAsia"/>
              <w:spacing w:val="10"/>
              <w:sz w:val="24"/>
            </w:rPr>
          </w:rPrChange>
        </w:rPr>
        <w:t>行业的共识</w:t>
      </w:r>
      <w:r w:rsidR="0077381A" w:rsidRPr="0034779C">
        <w:rPr>
          <w:rFonts w:asciiTheme="minorEastAsia" w:hAnsiTheme="minorEastAsia" w:cs="Times New Roman" w:hint="eastAsia"/>
          <w:spacing w:val="10"/>
          <w:sz w:val="24"/>
          <w:szCs w:val="24"/>
          <w:rPrChange w:id="1216" w:author="JY0225" w:date="2017-08-24T11:09:00Z">
            <w:rPr>
              <w:rFonts w:ascii="Times New Roman" w:hAnsi="Times New Roman" w:cs="Times New Roman" w:hint="eastAsia"/>
              <w:spacing w:val="10"/>
              <w:sz w:val="24"/>
            </w:rPr>
          </w:rPrChange>
        </w:rPr>
        <w:t>。</w:t>
      </w:r>
      <w:r w:rsidR="00390640" w:rsidRPr="0034779C">
        <w:rPr>
          <w:rFonts w:asciiTheme="minorEastAsia" w:hAnsiTheme="minorEastAsia" w:cs="Times New Roman"/>
          <w:spacing w:val="10"/>
          <w:sz w:val="24"/>
          <w:szCs w:val="24"/>
          <w:rPrChange w:id="1217" w:author="JY0225" w:date="2017-08-24T11:09:00Z">
            <w:rPr>
              <w:rFonts w:ascii="Times New Roman" w:hAnsi="Times New Roman" w:cs="Times New Roman"/>
              <w:spacing w:val="10"/>
              <w:sz w:val="24"/>
            </w:rPr>
          </w:rPrChange>
        </w:rPr>
        <w:t xml:space="preserve"> </w:t>
      </w:r>
    </w:p>
    <w:p w14:paraId="3D99D7B5" w14:textId="6CD6B01A" w:rsidR="00142332" w:rsidRPr="0034779C" w:rsidRDefault="00E138AB" w:rsidP="003D7736">
      <w:pPr>
        <w:spacing w:line="400" w:lineRule="exact"/>
        <w:ind w:firstLine="420"/>
        <w:rPr>
          <w:rFonts w:asciiTheme="minorEastAsia" w:hAnsiTheme="minorEastAsia" w:cs="Times New Roman"/>
          <w:spacing w:val="10"/>
          <w:sz w:val="24"/>
          <w:szCs w:val="24"/>
          <w:rPrChange w:id="1218" w:author="JY0225" w:date="2017-08-24T11:09:00Z">
            <w:rPr>
              <w:rFonts w:ascii="Times New Roman" w:hAnsi="Times New Roman" w:cs="Times New Roman"/>
              <w:spacing w:val="10"/>
              <w:sz w:val="24"/>
            </w:rPr>
          </w:rPrChange>
        </w:rPr>
      </w:pPr>
      <w:r w:rsidRPr="0034779C">
        <w:rPr>
          <w:rFonts w:asciiTheme="minorEastAsia" w:hAnsiTheme="minorEastAsia" w:cs="Times New Roman" w:hint="eastAsia"/>
          <w:spacing w:val="10"/>
          <w:sz w:val="24"/>
          <w:szCs w:val="24"/>
          <w:rPrChange w:id="1219" w:author="JY0225" w:date="2017-08-24T11:09:00Z">
            <w:rPr>
              <w:rFonts w:ascii="Times New Roman" w:hAnsi="Times New Roman" w:cs="Times New Roman" w:hint="eastAsia"/>
              <w:spacing w:val="10"/>
              <w:sz w:val="24"/>
            </w:rPr>
          </w:rPrChange>
        </w:rPr>
        <w:t>目前，国内外成熟的云</w:t>
      </w:r>
      <w:r w:rsidR="00476838" w:rsidRPr="0034779C">
        <w:rPr>
          <w:rFonts w:asciiTheme="minorEastAsia" w:hAnsiTheme="minorEastAsia" w:cs="Times New Roman" w:hint="eastAsia"/>
          <w:spacing w:val="10"/>
          <w:sz w:val="24"/>
          <w:szCs w:val="24"/>
          <w:rPrChange w:id="1220" w:author="JY0225" w:date="2017-08-24T11:09:00Z">
            <w:rPr>
              <w:rFonts w:ascii="Times New Roman" w:hAnsi="Times New Roman" w:cs="Times New Roman" w:hint="eastAsia"/>
              <w:spacing w:val="10"/>
              <w:sz w:val="24"/>
            </w:rPr>
          </w:rPrChange>
        </w:rPr>
        <w:t>备份</w:t>
      </w:r>
      <w:r w:rsidRPr="0034779C">
        <w:rPr>
          <w:rFonts w:asciiTheme="minorEastAsia" w:hAnsiTheme="minorEastAsia" w:cs="Times New Roman" w:hint="eastAsia"/>
          <w:spacing w:val="10"/>
          <w:sz w:val="24"/>
          <w:szCs w:val="24"/>
          <w:rPrChange w:id="1221" w:author="JY0225" w:date="2017-08-24T11:09:00Z">
            <w:rPr>
              <w:rFonts w:ascii="Times New Roman" w:hAnsi="Times New Roman" w:cs="Times New Roman" w:hint="eastAsia"/>
              <w:spacing w:val="10"/>
              <w:sz w:val="24"/>
            </w:rPr>
          </w:rPrChange>
        </w:rPr>
        <w:t>服务供应商</w:t>
      </w:r>
      <w:r w:rsidR="002E3DCB" w:rsidRPr="0034779C">
        <w:rPr>
          <w:rFonts w:asciiTheme="minorEastAsia" w:hAnsiTheme="minorEastAsia" w:cs="Times New Roman" w:hint="eastAsia"/>
          <w:spacing w:val="10"/>
          <w:sz w:val="24"/>
          <w:szCs w:val="24"/>
          <w:rPrChange w:id="1222" w:author="JY0225" w:date="2017-08-24T11:09:00Z">
            <w:rPr>
              <w:rFonts w:ascii="Times New Roman" w:hAnsi="Times New Roman" w:cs="Times New Roman" w:hint="eastAsia"/>
              <w:spacing w:val="10"/>
              <w:sz w:val="24"/>
            </w:rPr>
          </w:rPrChange>
        </w:rPr>
        <w:t>为应对这一系列新的挑战，纷纷推出</w:t>
      </w:r>
      <w:r w:rsidR="002E4018" w:rsidRPr="0034779C">
        <w:rPr>
          <w:rFonts w:asciiTheme="minorEastAsia" w:hAnsiTheme="minorEastAsia" w:cs="Times New Roman" w:hint="eastAsia"/>
          <w:spacing w:val="10"/>
          <w:sz w:val="24"/>
          <w:szCs w:val="24"/>
          <w:rPrChange w:id="1223" w:author="JY0225" w:date="2017-08-24T11:09:00Z">
            <w:rPr>
              <w:rFonts w:ascii="Times New Roman" w:hAnsi="Times New Roman" w:cs="Times New Roman" w:hint="eastAsia"/>
              <w:spacing w:val="10"/>
              <w:sz w:val="24"/>
            </w:rPr>
          </w:rPrChange>
        </w:rPr>
        <w:t>了</w:t>
      </w:r>
      <w:r w:rsidR="002E3DCB" w:rsidRPr="0034779C">
        <w:rPr>
          <w:rFonts w:asciiTheme="minorEastAsia" w:hAnsiTheme="minorEastAsia" w:cs="Times New Roman" w:hint="eastAsia"/>
          <w:spacing w:val="10"/>
          <w:sz w:val="24"/>
          <w:szCs w:val="24"/>
          <w:rPrChange w:id="1224" w:author="JY0225" w:date="2017-08-24T11:09:00Z">
            <w:rPr>
              <w:rFonts w:ascii="Times New Roman" w:hAnsi="Times New Roman" w:cs="Times New Roman" w:hint="eastAsia"/>
              <w:spacing w:val="10"/>
              <w:sz w:val="24"/>
            </w:rPr>
          </w:rPrChange>
        </w:rPr>
        <w:t>新的技术或</w:t>
      </w:r>
      <w:del w:id="1225" w:author="微软用户" w:date="2017-08-27T14:34:00Z">
        <w:r w:rsidR="002E3DCB" w:rsidRPr="0034779C" w:rsidDel="00775BF5">
          <w:rPr>
            <w:rFonts w:asciiTheme="minorEastAsia" w:hAnsiTheme="minorEastAsia" w:cs="Times New Roman" w:hint="eastAsia"/>
            <w:spacing w:val="10"/>
            <w:sz w:val="24"/>
            <w:szCs w:val="24"/>
            <w:rPrChange w:id="1226" w:author="JY0225" w:date="2017-08-24T11:09:00Z">
              <w:rPr>
                <w:rFonts w:ascii="Times New Roman" w:hAnsi="Times New Roman" w:cs="Times New Roman" w:hint="eastAsia"/>
                <w:spacing w:val="10"/>
                <w:sz w:val="24"/>
              </w:rPr>
            </w:rPrChange>
          </w:rPr>
          <w:delText>是</w:delText>
        </w:r>
      </w:del>
      <w:r w:rsidR="002E3DCB" w:rsidRPr="0034779C">
        <w:rPr>
          <w:rFonts w:asciiTheme="minorEastAsia" w:hAnsiTheme="minorEastAsia" w:cs="Times New Roman" w:hint="eastAsia"/>
          <w:spacing w:val="10"/>
          <w:sz w:val="24"/>
          <w:szCs w:val="24"/>
          <w:rPrChange w:id="1227" w:author="JY0225" w:date="2017-08-24T11:09:00Z">
            <w:rPr>
              <w:rFonts w:ascii="Times New Roman" w:hAnsi="Times New Roman" w:cs="Times New Roman" w:hint="eastAsia"/>
              <w:spacing w:val="10"/>
              <w:sz w:val="24"/>
            </w:rPr>
          </w:rPrChange>
        </w:rPr>
        <w:t>对</w:t>
      </w:r>
      <w:r w:rsidR="00E4327E" w:rsidRPr="0034779C">
        <w:rPr>
          <w:rFonts w:asciiTheme="minorEastAsia" w:hAnsiTheme="minorEastAsia" w:cs="Times New Roman" w:hint="eastAsia"/>
          <w:spacing w:val="10"/>
          <w:sz w:val="24"/>
          <w:szCs w:val="24"/>
          <w:rPrChange w:id="1228" w:author="JY0225" w:date="2017-08-24T11:09:00Z">
            <w:rPr>
              <w:rFonts w:ascii="Times New Roman" w:hAnsi="Times New Roman" w:cs="Times New Roman" w:hint="eastAsia"/>
              <w:spacing w:val="10"/>
              <w:sz w:val="24"/>
            </w:rPr>
          </w:rPrChange>
        </w:rPr>
        <w:t>现有</w:t>
      </w:r>
      <w:r w:rsidR="002E3DCB" w:rsidRPr="0034779C">
        <w:rPr>
          <w:rFonts w:asciiTheme="minorEastAsia" w:hAnsiTheme="minorEastAsia" w:cs="Times New Roman" w:hint="eastAsia"/>
          <w:spacing w:val="10"/>
          <w:sz w:val="24"/>
          <w:szCs w:val="24"/>
          <w:rPrChange w:id="1229" w:author="JY0225" w:date="2017-08-24T11:09:00Z">
            <w:rPr>
              <w:rFonts w:ascii="Times New Roman" w:hAnsi="Times New Roman" w:cs="Times New Roman" w:hint="eastAsia"/>
              <w:spacing w:val="10"/>
              <w:sz w:val="24"/>
            </w:rPr>
          </w:rPrChange>
        </w:rPr>
        <w:t>技术进行</w:t>
      </w:r>
      <w:r w:rsidR="002E4018" w:rsidRPr="0034779C">
        <w:rPr>
          <w:rFonts w:asciiTheme="minorEastAsia" w:hAnsiTheme="minorEastAsia" w:cs="Times New Roman" w:hint="eastAsia"/>
          <w:spacing w:val="10"/>
          <w:sz w:val="24"/>
          <w:szCs w:val="24"/>
          <w:rPrChange w:id="1230" w:author="JY0225" w:date="2017-08-24T11:09:00Z">
            <w:rPr>
              <w:rFonts w:ascii="Times New Roman" w:hAnsi="Times New Roman" w:cs="Times New Roman" w:hint="eastAsia"/>
              <w:spacing w:val="10"/>
              <w:sz w:val="24"/>
            </w:rPr>
          </w:rPrChange>
        </w:rPr>
        <w:t>了</w:t>
      </w:r>
      <w:r w:rsidR="002E3DCB" w:rsidRPr="0034779C">
        <w:rPr>
          <w:rFonts w:asciiTheme="minorEastAsia" w:hAnsiTheme="minorEastAsia" w:cs="Times New Roman" w:hint="eastAsia"/>
          <w:spacing w:val="10"/>
          <w:sz w:val="24"/>
          <w:szCs w:val="24"/>
          <w:rPrChange w:id="1231" w:author="JY0225" w:date="2017-08-24T11:09:00Z">
            <w:rPr>
              <w:rFonts w:ascii="Times New Roman" w:hAnsi="Times New Roman" w:cs="Times New Roman" w:hint="eastAsia"/>
              <w:spacing w:val="10"/>
              <w:sz w:val="24"/>
            </w:rPr>
          </w:rPrChange>
        </w:rPr>
        <w:t>革新，以最大化</w:t>
      </w:r>
      <w:r w:rsidR="00855AD1" w:rsidRPr="0034779C">
        <w:rPr>
          <w:rFonts w:asciiTheme="minorEastAsia" w:hAnsiTheme="minorEastAsia" w:cs="Times New Roman" w:hint="eastAsia"/>
          <w:spacing w:val="10"/>
          <w:sz w:val="24"/>
          <w:szCs w:val="24"/>
          <w:rPrChange w:id="1232" w:author="JY0225" w:date="2017-08-24T11:09:00Z">
            <w:rPr>
              <w:rFonts w:ascii="Times New Roman" w:hAnsi="Times New Roman" w:cs="Times New Roman" w:hint="eastAsia"/>
              <w:spacing w:val="10"/>
              <w:sz w:val="24"/>
            </w:rPr>
          </w:rPrChange>
        </w:rPr>
        <w:t>程度</w:t>
      </w:r>
      <w:r w:rsidR="00825A66" w:rsidRPr="0034779C">
        <w:rPr>
          <w:rFonts w:asciiTheme="minorEastAsia" w:hAnsiTheme="minorEastAsia" w:cs="Times New Roman" w:hint="eastAsia"/>
          <w:spacing w:val="10"/>
          <w:sz w:val="24"/>
          <w:szCs w:val="24"/>
          <w:rPrChange w:id="1233" w:author="JY0225" w:date="2017-08-24T11:09:00Z">
            <w:rPr>
              <w:rFonts w:ascii="Times New Roman" w:hAnsi="Times New Roman" w:cs="Times New Roman" w:hint="eastAsia"/>
              <w:spacing w:val="10"/>
              <w:sz w:val="24"/>
            </w:rPr>
          </w:rPrChange>
        </w:rPr>
        <w:t>的满足用户</w:t>
      </w:r>
      <w:r w:rsidR="002E3DCB" w:rsidRPr="0034779C">
        <w:rPr>
          <w:rFonts w:asciiTheme="minorEastAsia" w:hAnsiTheme="minorEastAsia" w:cs="Times New Roman" w:hint="eastAsia"/>
          <w:spacing w:val="10"/>
          <w:sz w:val="24"/>
          <w:szCs w:val="24"/>
          <w:rPrChange w:id="1234" w:author="JY0225" w:date="2017-08-24T11:09:00Z">
            <w:rPr>
              <w:rFonts w:ascii="Times New Roman" w:hAnsi="Times New Roman" w:cs="Times New Roman" w:hint="eastAsia"/>
              <w:spacing w:val="10"/>
              <w:sz w:val="24"/>
            </w:rPr>
          </w:rPrChange>
        </w:rPr>
        <w:t>需求。</w:t>
      </w:r>
      <w:r w:rsidR="0074140E" w:rsidRPr="0034779C">
        <w:rPr>
          <w:rFonts w:asciiTheme="minorEastAsia" w:hAnsiTheme="minorEastAsia" w:cs="Times New Roman" w:hint="eastAsia"/>
          <w:spacing w:val="10"/>
          <w:sz w:val="24"/>
          <w:szCs w:val="24"/>
          <w:rPrChange w:id="1235" w:author="JY0225" w:date="2017-08-24T11:09:00Z">
            <w:rPr>
              <w:rFonts w:ascii="Times New Roman" w:hAnsi="Times New Roman" w:cs="Times New Roman" w:hint="eastAsia"/>
              <w:spacing w:val="10"/>
              <w:sz w:val="24"/>
            </w:rPr>
          </w:rPrChange>
        </w:rPr>
        <w:t>本文</w:t>
      </w:r>
      <w:r w:rsidR="004B0417" w:rsidRPr="0034779C">
        <w:rPr>
          <w:rFonts w:asciiTheme="minorEastAsia" w:hAnsiTheme="minorEastAsia" w:cs="Times New Roman" w:hint="eastAsia"/>
          <w:spacing w:val="10"/>
          <w:sz w:val="24"/>
          <w:szCs w:val="24"/>
          <w:rPrChange w:id="1236" w:author="JY0225" w:date="2017-08-24T11:09:00Z">
            <w:rPr>
              <w:rFonts w:ascii="Times New Roman" w:hAnsi="Times New Roman" w:cs="Times New Roman" w:hint="eastAsia"/>
              <w:spacing w:val="10"/>
              <w:sz w:val="24"/>
            </w:rPr>
          </w:rPrChange>
        </w:rPr>
        <w:t>选取</w:t>
      </w:r>
      <w:r w:rsidR="0004292C" w:rsidRPr="0034779C">
        <w:rPr>
          <w:rFonts w:asciiTheme="minorEastAsia" w:hAnsiTheme="minorEastAsia" w:cs="Times New Roman" w:hint="eastAsia"/>
          <w:spacing w:val="10"/>
          <w:sz w:val="24"/>
          <w:szCs w:val="24"/>
          <w:rPrChange w:id="1237" w:author="JY0225" w:date="2017-08-24T11:09:00Z">
            <w:rPr>
              <w:rFonts w:ascii="Times New Roman" w:hAnsi="Times New Roman" w:cs="Times New Roman" w:hint="eastAsia"/>
              <w:spacing w:val="10"/>
              <w:sz w:val="24"/>
            </w:rPr>
          </w:rPrChange>
        </w:rPr>
        <w:t>了</w:t>
      </w:r>
      <w:r w:rsidR="004B0417" w:rsidRPr="0034779C">
        <w:rPr>
          <w:rFonts w:asciiTheme="minorEastAsia" w:hAnsiTheme="minorEastAsia" w:cs="Times New Roman" w:hint="eastAsia"/>
          <w:spacing w:val="10"/>
          <w:sz w:val="24"/>
          <w:szCs w:val="24"/>
          <w:rPrChange w:id="1238" w:author="JY0225" w:date="2017-08-24T11:09:00Z">
            <w:rPr>
              <w:rFonts w:ascii="Times New Roman" w:hAnsi="Times New Roman" w:cs="Times New Roman" w:hint="eastAsia"/>
              <w:spacing w:val="10"/>
              <w:sz w:val="24"/>
            </w:rPr>
          </w:rPrChange>
        </w:rPr>
        <w:t>四个国内外较为知名的云</w:t>
      </w:r>
      <w:r w:rsidR="00476838" w:rsidRPr="0034779C">
        <w:rPr>
          <w:rFonts w:asciiTheme="minorEastAsia" w:hAnsiTheme="minorEastAsia" w:cs="Times New Roman" w:hint="eastAsia"/>
          <w:spacing w:val="10"/>
          <w:sz w:val="24"/>
          <w:szCs w:val="24"/>
          <w:rPrChange w:id="1239" w:author="JY0225" w:date="2017-08-24T11:09:00Z">
            <w:rPr>
              <w:rFonts w:ascii="Times New Roman" w:hAnsi="Times New Roman" w:cs="Times New Roman" w:hint="eastAsia"/>
              <w:spacing w:val="10"/>
              <w:sz w:val="24"/>
            </w:rPr>
          </w:rPrChange>
        </w:rPr>
        <w:t>备份</w:t>
      </w:r>
      <w:r w:rsidR="004B0417" w:rsidRPr="0034779C">
        <w:rPr>
          <w:rFonts w:asciiTheme="minorEastAsia" w:hAnsiTheme="minorEastAsia" w:cs="Times New Roman" w:hint="eastAsia"/>
          <w:spacing w:val="10"/>
          <w:sz w:val="24"/>
          <w:szCs w:val="24"/>
          <w:rPrChange w:id="1240" w:author="JY0225" w:date="2017-08-24T11:09:00Z">
            <w:rPr>
              <w:rFonts w:ascii="Times New Roman" w:hAnsi="Times New Roman" w:cs="Times New Roman" w:hint="eastAsia"/>
              <w:spacing w:val="10"/>
              <w:sz w:val="24"/>
            </w:rPr>
          </w:rPrChange>
        </w:rPr>
        <w:t>服务供应商</w:t>
      </w:r>
      <w:r w:rsidR="005D5ECA" w:rsidRPr="0034779C">
        <w:rPr>
          <w:rFonts w:asciiTheme="minorEastAsia" w:hAnsiTheme="minorEastAsia" w:cs="Times New Roman" w:hint="eastAsia"/>
          <w:spacing w:val="10"/>
          <w:sz w:val="24"/>
          <w:szCs w:val="24"/>
          <w:rPrChange w:id="1241" w:author="JY0225" w:date="2017-08-24T11:09:00Z">
            <w:rPr>
              <w:rFonts w:ascii="Times New Roman" w:hAnsi="Times New Roman" w:cs="Times New Roman" w:hint="eastAsia"/>
              <w:spacing w:val="10"/>
              <w:sz w:val="24"/>
            </w:rPr>
          </w:rPrChange>
        </w:rPr>
        <w:t>进行了调研</w:t>
      </w:r>
      <w:r w:rsidR="00FA09C0" w:rsidRPr="0034779C">
        <w:rPr>
          <w:rFonts w:asciiTheme="minorEastAsia" w:hAnsiTheme="minorEastAsia" w:cs="Times New Roman" w:hint="eastAsia"/>
          <w:spacing w:val="10"/>
          <w:sz w:val="24"/>
          <w:szCs w:val="24"/>
          <w:rPrChange w:id="1242" w:author="JY0225" w:date="2017-08-24T11:09:00Z">
            <w:rPr>
              <w:rFonts w:ascii="Times New Roman" w:hAnsi="Times New Roman" w:cs="Times New Roman" w:hint="eastAsia"/>
              <w:spacing w:val="10"/>
              <w:sz w:val="24"/>
            </w:rPr>
          </w:rPrChange>
        </w:rPr>
        <w:t>，</w:t>
      </w:r>
      <w:r w:rsidR="00FE5A3A" w:rsidRPr="0034779C">
        <w:rPr>
          <w:rFonts w:asciiTheme="minorEastAsia" w:hAnsiTheme="minorEastAsia" w:cs="Times New Roman" w:hint="eastAsia"/>
          <w:spacing w:val="10"/>
          <w:sz w:val="24"/>
          <w:szCs w:val="24"/>
          <w:rPrChange w:id="1243" w:author="JY0225" w:date="2017-08-24T11:09:00Z">
            <w:rPr>
              <w:rFonts w:ascii="Times New Roman" w:hAnsi="Times New Roman" w:cs="Times New Roman" w:hint="eastAsia"/>
              <w:spacing w:val="10"/>
              <w:sz w:val="24"/>
            </w:rPr>
          </w:rPrChange>
        </w:rPr>
        <w:t>国内的百度</w:t>
      </w:r>
      <w:r w:rsidR="00437153" w:rsidRPr="0034779C">
        <w:rPr>
          <w:rFonts w:asciiTheme="minorEastAsia" w:hAnsiTheme="minorEastAsia" w:cs="Times New Roman" w:hint="eastAsia"/>
          <w:spacing w:val="10"/>
          <w:sz w:val="24"/>
          <w:szCs w:val="24"/>
          <w:rPrChange w:id="1244" w:author="JY0225" w:date="2017-08-24T11:09:00Z">
            <w:rPr>
              <w:rFonts w:ascii="Times New Roman" w:hAnsi="Times New Roman" w:cs="Times New Roman" w:hint="eastAsia"/>
              <w:spacing w:val="10"/>
              <w:sz w:val="24"/>
            </w:rPr>
          </w:rPrChange>
        </w:rPr>
        <w:t>网</w:t>
      </w:r>
      <w:r w:rsidR="00FE5A3A" w:rsidRPr="0034779C">
        <w:rPr>
          <w:rFonts w:asciiTheme="minorEastAsia" w:hAnsiTheme="minorEastAsia" w:cs="Times New Roman" w:hint="eastAsia"/>
          <w:spacing w:val="10"/>
          <w:sz w:val="24"/>
          <w:szCs w:val="24"/>
          <w:rPrChange w:id="1245" w:author="JY0225" w:date="2017-08-24T11:09:00Z">
            <w:rPr>
              <w:rFonts w:ascii="Times New Roman" w:hAnsi="Times New Roman" w:cs="Times New Roman" w:hint="eastAsia"/>
              <w:spacing w:val="10"/>
              <w:sz w:val="24"/>
            </w:rPr>
          </w:rPrChange>
        </w:rPr>
        <w:t>盘、</w:t>
      </w:r>
      <w:r w:rsidR="00FE5A3A" w:rsidRPr="0034779C">
        <w:rPr>
          <w:rFonts w:asciiTheme="minorEastAsia" w:hAnsiTheme="minorEastAsia" w:cs="Times New Roman"/>
          <w:spacing w:val="10"/>
          <w:sz w:val="24"/>
          <w:szCs w:val="24"/>
          <w:rPrChange w:id="1246" w:author="JY0225" w:date="2017-08-24T11:09:00Z">
            <w:rPr>
              <w:rFonts w:ascii="Times New Roman" w:hAnsi="Times New Roman" w:cs="Times New Roman"/>
              <w:spacing w:val="10"/>
              <w:sz w:val="24"/>
            </w:rPr>
          </w:rPrChange>
        </w:rPr>
        <w:t>360</w:t>
      </w:r>
      <w:r w:rsidR="00551458" w:rsidRPr="0034779C">
        <w:rPr>
          <w:rFonts w:asciiTheme="minorEastAsia" w:hAnsiTheme="minorEastAsia" w:cs="Times New Roman" w:hint="eastAsia"/>
          <w:spacing w:val="10"/>
          <w:sz w:val="24"/>
          <w:szCs w:val="24"/>
          <w:rPrChange w:id="1247" w:author="JY0225" w:date="2017-08-24T11:09:00Z">
            <w:rPr>
              <w:rFonts w:ascii="Times New Roman" w:hAnsi="Times New Roman" w:cs="Times New Roman" w:hint="eastAsia"/>
              <w:spacing w:val="10"/>
              <w:sz w:val="24"/>
            </w:rPr>
          </w:rPrChange>
        </w:rPr>
        <w:t>云</w:t>
      </w:r>
      <w:r w:rsidR="00FE5A3A" w:rsidRPr="0034779C">
        <w:rPr>
          <w:rFonts w:asciiTheme="minorEastAsia" w:hAnsiTheme="minorEastAsia" w:cs="Times New Roman" w:hint="eastAsia"/>
          <w:spacing w:val="10"/>
          <w:sz w:val="24"/>
          <w:szCs w:val="24"/>
          <w:rPrChange w:id="1248" w:author="JY0225" w:date="2017-08-24T11:09:00Z">
            <w:rPr>
              <w:rFonts w:ascii="Times New Roman" w:hAnsi="Times New Roman" w:cs="Times New Roman" w:hint="eastAsia"/>
              <w:spacing w:val="10"/>
              <w:sz w:val="24"/>
            </w:rPr>
          </w:rPrChange>
        </w:rPr>
        <w:t>盘</w:t>
      </w:r>
      <w:del w:id="1249" w:author="微软用户" w:date="2017-08-27T14:35:00Z">
        <w:r w:rsidR="00750909" w:rsidRPr="0034779C" w:rsidDel="000C519F">
          <w:rPr>
            <w:rFonts w:asciiTheme="minorEastAsia" w:hAnsiTheme="minorEastAsia"/>
            <w:color w:val="000000" w:themeColor="text1"/>
            <w:sz w:val="24"/>
            <w:szCs w:val="24"/>
            <w:vertAlign w:val="superscript"/>
            <w:rPrChange w:id="1250" w:author="JY0225" w:date="2017-08-24T11:09:00Z">
              <w:rPr>
                <w:color w:val="000000" w:themeColor="text1"/>
                <w:vertAlign w:val="superscript"/>
              </w:rPr>
            </w:rPrChange>
          </w:rPr>
          <w:fldChar w:fldCharType="begin"/>
        </w:r>
        <w:r w:rsidR="00750909" w:rsidRPr="0034779C" w:rsidDel="000C519F">
          <w:rPr>
            <w:rFonts w:asciiTheme="minorEastAsia" w:hAnsiTheme="minorEastAsia"/>
            <w:color w:val="000000" w:themeColor="text1"/>
            <w:sz w:val="24"/>
            <w:szCs w:val="24"/>
            <w:vertAlign w:val="superscript"/>
            <w:rPrChange w:id="1251" w:author="JY0225" w:date="2017-08-24T11:09:00Z">
              <w:rPr>
                <w:color w:val="000000" w:themeColor="text1"/>
                <w:vertAlign w:val="superscript"/>
              </w:rPr>
            </w:rPrChange>
          </w:rPr>
          <w:delInstrText xml:space="preserve"> REF _Ref490467202 \r \h </w:delInstrText>
        </w:r>
        <w:r w:rsidR="0034779C" w:rsidRPr="0034779C" w:rsidDel="000C519F">
          <w:rPr>
            <w:rFonts w:asciiTheme="minorEastAsia" w:hAnsiTheme="minorEastAsia"/>
            <w:color w:val="000000" w:themeColor="text1"/>
            <w:sz w:val="24"/>
            <w:szCs w:val="24"/>
            <w:vertAlign w:val="superscript"/>
            <w:rPrChange w:id="1252" w:author="JY0225" w:date="2017-08-24T11:09:00Z">
              <w:rPr>
                <w:color w:val="000000" w:themeColor="text1"/>
                <w:sz w:val="24"/>
                <w:szCs w:val="24"/>
                <w:vertAlign w:val="superscript"/>
              </w:rPr>
            </w:rPrChange>
          </w:rPr>
          <w:delInstrText xml:space="preserve"> \* MERGEFORMAT </w:delInstrText>
        </w:r>
        <w:r w:rsidR="00750909" w:rsidRPr="0034779C" w:rsidDel="000C519F">
          <w:rPr>
            <w:rFonts w:asciiTheme="minorEastAsia" w:hAnsiTheme="minorEastAsia"/>
            <w:color w:val="000000" w:themeColor="text1"/>
            <w:sz w:val="24"/>
            <w:szCs w:val="24"/>
            <w:vertAlign w:val="superscript"/>
            <w:rPrChange w:id="1253" w:author="JY0225" w:date="2017-08-24T11:09:00Z">
              <w:rPr>
                <w:rFonts w:asciiTheme="minorEastAsia" w:hAnsiTheme="minorEastAsia"/>
                <w:color w:val="000000" w:themeColor="text1"/>
                <w:sz w:val="24"/>
                <w:szCs w:val="24"/>
                <w:vertAlign w:val="superscript"/>
              </w:rPr>
            </w:rPrChange>
          </w:rPr>
        </w:r>
        <w:r w:rsidR="00750909" w:rsidRPr="0034779C" w:rsidDel="000C519F">
          <w:rPr>
            <w:rFonts w:asciiTheme="minorEastAsia" w:hAnsiTheme="minorEastAsia"/>
            <w:color w:val="000000" w:themeColor="text1"/>
            <w:sz w:val="24"/>
            <w:szCs w:val="24"/>
            <w:vertAlign w:val="superscript"/>
            <w:rPrChange w:id="1254" w:author="JY0225" w:date="2017-08-24T11:09:00Z">
              <w:rPr>
                <w:color w:val="000000" w:themeColor="text1"/>
                <w:vertAlign w:val="superscript"/>
              </w:rPr>
            </w:rPrChange>
          </w:rPr>
          <w:fldChar w:fldCharType="separate"/>
        </w:r>
      </w:del>
      <w:del w:id="1255" w:author="微软用户" w:date="2017-08-24T22:18:00Z">
        <w:r w:rsidR="008E2759" w:rsidRPr="0034779C" w:rsidDel="00C56CDB">
          <w:rPr>
            <w:rFonts w:asciiTheme="minorEastAsia" w:hAnsiTheme="minorEastAsia"/>
            <w:color w:val="000000" w:themeColor="text1"/>
            <w:sz w:val="24"/>
            <w:szCs w:val="24"/>
            <w:vertAlign w:val="superscript"/>
            <w:rPrChange w:id="1256" w:author="JY0225" w:date="2017-08-24T11:09:00Z">
              <w:rPr>
                <w:color w:val="000000" w:themeColor="text1"/>
                <w:vertAlign w:val="superscript"/>
              </w:rPr>
            </w:rPrChange>
          </w:rPr>
          <w:delText>[9]</w:delText>
        </w:r>
      </w:del>
      <w:del w:id="1257" w:author="微软用户" w:date="2017-08-27T14:35:00Z">
        <w:r w:rsidR="00750909" w:rsidRPr="0034779C" w:rsidDel="000C519F">
          <w:rPr>
            <w:rFonts w:asciiTheme="minorEastAsia" w:hAnsiTheme="minorEastAsia"/>
            <w:color w:val="000000" w:themeColor="text1"/>
            <w:sz w:val="24"/>
            <w:szCs w:val="24"/>
            <w:vertAlign w:val="superscript"/>
            <w:rPrChange w:id="1258" w:author="JY0225" w:date="2017-08-24T11:09:00Z">
              <w:rPr>
                <w:color w:val="000000" w:themeColor="text1"/>
                <w:vertAlign w:val="superscript"/>
              </w:rPr>
            </w:rPrChange>
          </w:rPr>
          <w:fldChar w:fldCharType="end"/>
        </w:r>
      </w:del>
      <w:r w:rsidR="00FE5A3A" w:rsidRPr="0034779C">
        <w:rPr>
          <w:rFonts w:asciiTheme="minorEastAsia" w:hAnsiTheme="minorEastAsia" w:cs="Times New Roman" w:hint="eastAsia"/>
          <w:spacing w:val="10"/>
          <w:sz w:val="24"/>
          <w:szCs w:val="24"/>
          <w:rPrChange w:id="1259" w:author="JY0225" w:date="2017-08-24T11:09:00Z">
            <w:rPr>
              <w:rFonts w:ascii="Times New Roman" w:hAnsi="Times New Roman" w:cs="Times New Roman" w:hint="eastAsia"/>
              <w:spacing w:val="10"/>
              <w:sz w:val="24"/>
            </w:rPr>
          </w:rPrChange>
        </w:rPr>
        <w:t>，国外的</w:t>
      </w:r>
      <w:r w:rsidR="00FE5A3A" w:rsidRPr="0034779C">
        <w:rPr>
          <w:rFonts w:asciiTheme="minorEastAsia" w:hAnsiTheme="minorEastAsia" w:cs="Times New Roman"/>
          <w:spacing w:val="10"/>
          <w:sz w:val="24"/>
          <w:szCs w:val="24"/>
          <w:rPrChange w:id="1260" w:author="JY0225" w:date="2017-08-24T11:09:00Z">
            <w:rPr>
              <w:rFonts w:ascii="Times New Roman" w:hAnsi="Times New Roman" w:cs="Times New Roman"/>
              <w:spacing w:val="10"/>
              <w:sz w:val="24"/>
            </w:rPr>
          </w:rPrChange>
        </w:rPr>
        <w:t>Google Drive</w:t>
      </w:r>
      <w:r w:rsidR="00FE5A3A" w:rsidRPr="0034779C">
        <w:rPr>
          <w:rFonts w:asciiTheme="minorEastAsia" w:hAnsiTheme="minorEastAsia" w:cs="Times New Roman" w:hint="eastAsia"/>
          <w:spacing w:val="10"/>
          <w:sz w:val="24"/>
          <w:szCs w:val="24"/>
          <w:rPrChange w:id="1261" w:author="JY0225" w:date="2017-08-24T11:09:00Z">
            <w:rPr>
              <w:rFonts w:ascii="Times New Roman" w:hAnsi="Times New Roman" w:cs="Times New Roman" w:hint="eastAsia"/>
              <w:spacing w:val="10"/>
              <w:sz w:val="24"/>
            </w:rPr>
          </w:rPrChange>
        </w:rPr>
        <w:t>、</w:t>
      </w:r>
      <w:r w:rsidR="00FE5A3A" w:rsidRPr="0034779C">
        <w:rPr>
          <w:rFonts w:asciiTheme="minorEastAsia" w:hAnsiTheme="minorEastAsia" w:cs="Times New Roman"/>
          <w:spacing w:val="10"/>
          <w:sz w:val="24"/>
          <w:szCs w:val="24"/>
          <w:rPrChange w:id="1262" w:author="JY0225" w:date="2017-08-24T11:09:00Z">
            <w:rPr>
              <w:rFonts w:ascii="Times New Roman" w:hAnsi="Times New Roman" w:cs="Times New Roman"/>
              <w:spacing w:val="10"/>
              <w:sz w:val="24"/>
            </w:rPr>
          </w:rPrChange>
        </w:rPr>
        <w:t>Dropbox</w:t>
      </w:r>
      <w:ins w:id="1263" w:author="微软用户" w:date="2017-08-27T14:35:00Z">
        <w:r w:rsidR="000C519F" w:rsidRPr="00094956">
          <w:rPr>
            <w:rFonts w:asciiTheme="minorEastAsia" w:hAnsiTheme="minorEastAsia"/>
            <w:color w:val="000000" w:themeColor="text1"/>
            <w:sz w:val="24"/>
            <w:szCs w:val="24"/>
            <w:vertAlign w:val="superscript"/>
          </w:rPr>
          <w:fldChar w:fldCharType="begin"/>
        </w:r>
        <w:r w:rsidR="000C519F" w:rsidRPr="00094956">
          <w:rPr>
            <w:rFonts w:asciiTheme="minorEastAsia" w:hAnsiTheme="minorEastAsia"/>
            <w:color w:val="000000" w:themeColor="text1"/>
            <w:sz w:val="24"/>
            <w:szCs w:val="24"/>
            <w:vertAlign w:val="superscript"/>
          </w:rPr>
          <w:instrText xml:space="preserve"> REF _Ref490467202 \r \h  \* MERGEFORMAT </w:instrText>
        </w:r>
        <w:r w:rsidR="000C519F" w:rsidRPr="00094956">
          <w:rPr>
            <w:rFonts w:asciiTheme="minorEastAsia" w:hAnsiTheme="minorEastAsia"/>
            <w:color w:val="000000" w:themeColor="text1"/>
            <w:sz w:val="24"/>
            <w:szCs w:val="24"/>
            <w:vertAlign w:val="superscript"/>
          </w:rPr>
        </w:r>
        <w:r w:rsidR="000C519F" w:rsidRPr="00094956">
          <w:rPr>
            <w:rFonts w:asciiTheme="minorEastAsia" w:hAnsiTheme="minorEastAsia"/>
            <w:color w:val="000000" w:themeColor="text1"/>
            <w:sz w:val="24"/>
            <w:szCs w:val="24"/>
            <w:vertAlign w:val="superscript"/>
          </w:rPr>
          <w:fldChar w:fldCharType="separate"/>
        </w:r>
        <w:r w:rsidR="000C519F">
          <w:rPr>
            <w:rFonts w:asciiTheme="minorEastAsia" w:hAnsiTheme="minorEastAsia"/>
            <w:color w:val="000000" w:themeColor="text1"/>
            <w:sz w:val="24"/>
            <w:szCs w:val="24"/>
            <w:vertAlign w:val="superscript"/>
          </w:rPr>
          <w:t>[9]</w:t>
        </w:r>
        <w:r w:rsidR="000C519F" w:rsidRPr="00094956">
          <w:rPr>
            <w:rFonts w:asciiTheme="minorEastAsia" w:hAnsiTheme="minorEastAsia"/>
            <w:color w:val="000000" w:themeColor="text1"/>
            <w:sz w:val="24"/>
            <w:szCs w:val="24"/>
            <w:vertAlign w:val="superscript"/>
          </w:rPr>
          <w:fldChar w:fldCharType="end"/>
        </w:r>
      </w:ins>
      <w:r w:rsidR="00FC277B" w:rsidRPr="0034779C">
        <w:rPr>
          <w:rFonts w:asciiTheme="minorEastAsia" w:hAnsiTheme="minorEastAsia" w:cs="Times New Roman" w:hint="eastAsia"/>
          <w:spacing w:val="10"/>
          <w:sz w:val="24"/>
          <w:szCs w:val="24"/>
          <w:rPrChange w:id="1264" w:author="JY0225" w:date="2017-08-24T11:09:00Z">
            <w:rPr>
              <w:rFonts w:ascii="Times New Roman" w:hAnsi="Times New Roman" w:cs="Times New Roman" w:hint="eastAsia"/>
              <w:spacing w:val="10"/>
              <w:sz w:val="24"/>
            </w:rPr>
          </w:rPrChange>
        </w:rPr>
        <w:t>，</w:t>
      </w:r>
      <w:r w:rsidR="00FA09C0" w:rsidRPr="0034779C">
        <w:rPr>
          <w:rFonts w:asciiTheme="minorEastAsia" w:hAnsiTheme="minorEastAsia" w:cs="Times New Roman" w:hint="eastAsia"/>
          <w:spacing w:val="10"/>
          <w:sz w:val="24"/>
          <w:szCs w:val="24"/>
          <w:rPrChange w:id="1265" w:author="JY0225" w:date="2017-08-24T11:09:00Z">
            <w:rPr>
              <w:rFonts w:ascii="Times New Roman" w:hAnsi="Times New Roman" w:cs="Times New Roman" w:hint="eastAsia"/>
              <w:spacing w:val="10"/>
              <w:sz w:val="24"/>
            </w:rPr>
          </w:rPrChange>
        </w:rPr>
        <w:t>分别对他们的技术</w:t>
      </w:r>
      <w:r w:rsidR="00BB4957" w:rsidRPr="0034779C">
        <w:rPr>
          <w:rFonts w:asciiTheme="minorEastAsia" w:hAnsiTheme="minorEastAsia" w:cs="Times New Roman" w:hint="eastAsia"/>
          <w:spacing w:val="10"/>
          <w:sz w:val="24"/>
          <w:szCs w:val="24"/>
          <w:rPrChange w:id="1266" w:author="JY0225" w:date="2017-08-24T11:09:00Z">
            <w:rPr>
              <w:rFonts w:ascii="Times New Roman" w:hAnsi="Times New Roman" w:cs="Times New Roman" w:hint="eastAsia"/>
              <w:spacing w:val="10"/>
              <w:sz w:val="24"/>
            </w:rPr>
          </w:rPrChange>
        </w:rPr>
        <w:t>特性进行了全面的</w:t>
      </w:r>
      <w:r w:rsidR="00FA09C0" w:rsidRPr="0034779C">
        <w:rPr>
          <w:rFonts w:asciiTheme="minorEastAsia" w:hAnsiTheme="minorEastAsia" w:cs="Times New Roman" w:hint="eastAsia"/>
          <w:spacing w:val="10"/>
          <w:sz w:val="24"/>
          <w:szCs w:val="24"/>
          <w:rPrChange w:id="1267" w:author="JY0225" w:date="2017-08-24T11:09:00Z">
            <w:rPr>
              <w:rFonts w:ascii="Times New Roman" w:hAnsi="Times New Roman" w:cs="Times New Roman" w:hint="eastAsia"/>
              <w:spacing w:val="10"/>
              <w:sz w:val="24"/>
            </w:rPr>
          </w:rPrChange>
        </w:rPr>
        <w:t>分析</w:t>
      </w:r>
      <w:r w:rsidR="00060FC4" w:rsidRPr="0034779C">
        <w:rPr>
          <w:rFonts w:asciiTheme="minorEastAsia" w:hAnsiTheme="minorEastAsia" w:cs="Times New Roman" w:hint="eastAsia"/>
          <w:spacing w:val="10"/>
          <w:sz w:val="24"/>
          <w:szCs w:val="24"/>
          <w:rPrChange w:id="1268" w:author="JY0225" w:date="2017-08-24T11:09:00Z">
            <w:rPr>
              <w:rFonts w:ascii="Times New Roman" w:hAnsi="Times New Roman" w:cs="Times New Roman" w:hint="eastAsia"/>
              <w:spacing w:val="10"/>
              <w:sz w:val="24"/>
            </w:rPr>
          </w:rPrChange>
        </w:rPr>
        <w:t>。</w:t>
      </w:r>
      <w:r w:rsidR="003B3416" w:rsidRPr="0034779C">
        <w:rPr>
          <w:rFonts w:asciiTheme="minorEastAsia" w:hAnsiTheme="minorEastAsia" w:cs="Times New Roman" w:hint="eastAsia"/>
          <w:spacing w:val="10"/>
          <w:sz w:val="24"/>
          <w:szCs w:val="24"/>
          <w:rPrChange w:id="1269" w:author="JY0225" w:date="2017-08-24T11:09:00Z">
            <w:rPr>
              <w:rFonts w:ascii="Times New Roman" w:hAnsi="Times New Roman" w:cs="Times New Roman" w:hint="eastAsia"/>
              <w:spacing w:val="10"/>
              <w:sz w:val="24"/>
            </w:rPr>
          </w:rPrChange>
        </w:rPr>
        <w:t>表</w:t>
      </w:r>
      <w:r w:rsidR="003B3416" w:rsidRPr="0034779C">
        <w:rPr>
          <w:rFonts w:asciiTheme="minorEastAsia" w:hAnsiTheme="minorEastAsia" w:cs="Times New Roman"/>
          <w:spacing w:val="10"/>
          <w:sz w:val="24"/>
          <w:szCs w:val="24"/>
          <w:rPrChange w:id="1270" w:author="JY0225" w:date="2017-08-24T11:09:00Z">
            <w:rPr>
              <w:rFonts w:ascii="Times New Roman" w:hAnsi="Times New Roman" w:cs="Times New Roman"/>
              <w:spacing w:val="10"/>
              <w:sz w:val="24"/>
            </w:rPr>
          </w:rPrChange>
        </w:rPr>
        <w:t>1.1</w:t>
      </w:r>
      <w:r w:rsidR="003B3416" w:rsidRPr="0034779C">
        <w:rPr>
          <w:rFonts w:asciiTheme="minorEastAsia" w:hAnsiTheme="minorEastAsia" w:cs="Times New Roman" w:hint="eastAsia"/>
          <w:spacing w:val="10"/>
          <w:sz w:val="24"/>
          <w:szCs w:val="24"/>
          <w:rPrChange w:id="1271" w:author="JY0225" w:date="2017-08-24T11:09:00Z">
            <w:rPr>
              <w:rFonts w:ascii="Times New Roman" w:hAnsi="Times New Roman" w:cs="Times New Roman" w:hint="eastAsia"/>
              <w:spacing w:val="10"/>
              <w:sz w:val="24"/>
            </w:rPr>
          </w:rPrChange>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lastRenderedPageBreak/>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aa"/>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25F863B7" w:rsidR="004E0D96" w:rsidRPr="0034779C" w:rsidRDefault="008E04DD" w:rsidP="007527DE">
      <w:pPr>
        <w:spacing w:line="400" w:lineRule="exact"/>
        <w:ind w:firstLine="420"/>
        <w:rPr>
          <w:rFonts w:asciiTheme="minorEastAsia" w:hAnsiTheme="minorEastAsia" w:cs="Times New Roman"/>
          <w:color w:val="000000" w:themeColor="text1"/>
          <w:spacing w:val="10"/>
          <w:sz w:val="24"/>
          <w:szCs w:val="24"/>
          <w:rPrChange w:id="1272"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273" w:author="JY0225" w:date="2017-08-24T11:10:00Z">
            <w:rPr>
              <w:rFonts w:ascii="Times New Roman" w:hAnsi="Times New Roman" w:cs="Times New Roman" w:hint="eastAsia"/>
              <w:color w:val="000000" w:themeColor="text1"/>
              <w:spacing w:val="10"/>
              <w:sz w:val="24"/>
            </w:rPr>
          </w:rPrChange>
        </w:rPr>
        <w:t>保证云端数据的安全性是云备份服务的基本要求，对</w:t>
      </w:r>
      <w:commentRangeStart w:id="1274"/>
      <w:r w:rsidR="00BF1EC2" w:rsidRPr="0034779C">
        <w:rPr>
          <w:rFonts w:asciiTheme="minorEastAsia" w:hAnsiTheme="minorEastAsia" w:cs="Times New Roman" w:hint="eastAsia"/>
          <w:color w:val="000000" w:themeColor="text1"/>
          <w:spacing w:val="10"/>
          <w:sz w:val="24"/>
          <w:szCs w:val="24"/>
          <w:rPrChange w:id="1275" w:author="JY0225" w:date="2017-08-24T11:10:00Z">
            <w:rPr>
              <w:rFonts w:ascii="Times New Roman" w:hAnsi="Times New Roman" w:cs="Times New Roman" w:hint="eastAsia"/>
              <w:color w:val="000000" w:themeColor="text1"/>
              <w:spacing w:val="10"/>
              <w:sz w:val="24"/>
            </w:rPr>
          </w:rPrChange>
        </w:rPr>
        <w:t>数据</w:t>
      </w:r>
      <w:r w:rsidR="00676558" w:rsidRPr="0034779C">
        <w:rPr>
          <w:rFonts w:asciiTheme="minorEastAsia" w:hAnsiTheme="minorEastAsia" w:cs="Times New Roman" w:hint="eastAsia"/>
          <w:color w:val="000000" w:themeColor="text1"/>
          <w:spacing w:val="10"/>
          <w:sz w:val="24"/>
          <w:szCs w:val="24"/>
          <w:rPrChange w:id="1276" w:author="JY0225" w:date="2017-08-24T11:10:00Z">
            <w:rPr>
              <w:rFonts w:ascii="Times New Roman" w:hAnsi="Times New Roman" w:cs="Times New Roman" w:hint="eastAsia"/>
              <w:color w:val="000000" w:themeColor="text1"/>
              <w:spacing w:val="10"/>
              <w:sz w:val="24"/>
            </w:rPr>
          </w:rPrChange>
        </w:rPr>
        <w:t>进行</w:t>
      </w:r>
      <w:r w:rsidR="00BF1EC2" w:rsidRPr="0034779C">
        <w:rPr>
          <w:rFonts w:asciiTheme="minorEastAsia" w:hAnsiTheme="minorEastAsia" w:cs="Times New Roman" w:hint="eastAsia"/>
          <w:color w:val="000000" w:themeColor="text1"/>
          <w:spacing w:val="10"/>
          <w:sz w:val="24"/>
          <w:szCs w:val="24"/>
          <w:rPrChange w:id="1277" w:author="JY0225" w:date="2017-08-24T11:10:00Z">
            <w:rPr>
              <w:rFonts w:ascii="Times New Roman" w:hAnsi="Times New Roman" w:cs="Times New Roman" w:hint="eastAsia"/>
              <w:color w:val="000000" w:themeColor="text1"/>
              <w:spacing w:val="10"/>
              <w:sz w:val="24"/>
            </w:rPr>
          </w:rPrChange>
        </w:rPr>
        <w:t>加密</w:t>
      </w:r>
      <w:commentRangeEnd w:id="1274"/>
      <w:r w:rsidR="000879DD" w:rsidRPr="0034779C">
        <w:rPr>
          <w:rStyle w:val="ad"/>
          <w:rFonts w:asciiTheme="minorEastAsia" w:hAnsiTheme="minorEastAsia" w:cs="Times New Roman"/>
          <w:color w:val="000000" w:themeColor="text1"/>
          <w:sz w:val="24"/>
          <w:szCs w:val="24"/>
          <w:rPrChange w:id="1278" w:author="JY0225" w:date="2017-08-24T11:10:00Z">
            <w:rPr>
              <w:rStyle w:val="ad"/>
              <w:rFonts w:ascii="Calibri" w:eastAsia="宋体" w:hAnsi="Calibri" w:cs="Times New Roman"/>
              <w:color w:val="000000" w:themeColor="text1"/>
            </w:rPr>
          </w:rPrChange>
        </w:rPr>
        <w:commentReference w:id="1274"/>
      </w:r>
      <w:r w:rsidR="00BF1EC2" w:rsidRPr="0034779C">
        <w:rPr>
          <w:rFonts w:asciiTheme="minorEastAsia" w:hAnsiTheme="minorEastAsia" w:cs="Times New Roman" w:hint="eastAsia"/>
          <w:color w:val="000000" w:themeColor="text1"/>
          <w:spacing w:val="10"/>
          <w:sz w:val="24"/>
          <w:szCs w:val="24"/>
          <w:rPrChange w:id="1279" w:author="JY0225" w:date="2017-08-24T11:10:00Z">
            <w:rPr>
              <w:rFonts w:ascii="Times New Roman" w:hAnsi="Times New Roman" w:cs="Times New Roman" w:hint="eastAsia"/>
              <w:color w:val="000000" w:themeColor="text1"/>
              <w:spacing w:val="10"/>
              <w:sz w:val="24"/>
            </w:rPr>
          </w:rPrChange>
        </w:rPr>
        <w:t>是</w:t>
      </w:r>
      <w:r w:rsidR="00E77B11" w:rsidRPr="0034779C">
        <w:rPr>
          <w:rFonts w:asciiTheme="minorEastAsia" w:hAnsiTheme="minorEastAsia" w:cs="Times New Roman" w:hint="eastAsia"/>
          <w:color w:val="000000" w:themeColor="text1"/>
          <w:spacing w:val="10"/>
          <w:sz w:val="24"/>
          <w:szCs w:val="24"/>
          <w:rPrChange w:id="1280" w:author="JY0225" w:date="2017-08-24T11:10:00Z">
            <w:rPr>
              <w:rFonts w:ascii="Times New Roman" w:hAnsi="Times New Roman" w:cs="Times New Roman" w:hint="eastAsia"/>
              <w:color w:val="000000" w:themeColor="text1"/>
              <w:spacing w:val="10"/>
              <w:sz w:val="24"/>
            </w:rPr>
          </w:rPrChange>
        </w:rPr>
        <w:t>一种强有力的安全措施来保护个人信息</w:t>
      </w:r>
      <w:r w:rsidR="007021BF" w:rsidRPr="0034779C">
        <w:rPr>
          <w:rFonts w:asciiTheme="minorEastAsia" w:hAnsiTheme="minorEastAsia" w:cs="Times New Roman" w:hint="eastAsia"/>
          <w:color w:val="000000" w:themeColor="text1"/>
          <w:spacing w:val="10"/>
          <w:sz w:val="24"/>
          <w:szCs w:val="24"/>
          <w:rPrChange w:id="1281" w:author="JY0225" w:date="2017-08-24T11:10:00Z">
            <w:rPr>
              <w:rFonts w:ascii="Times New Roman" w:hAnsi="Times New Roman" w:cs="Times New Roman" w:hint="eastAsia"/>
              <w:color w:val="000000" w:themeColor="text1"/>
              <w:spacing w:val="10"/>
              <w:sz w:val="24"/>
            </w:rPr>
          </w:rPrChange>
        </w:rPr>
        <w:t>不被窃取或篡改。</w:t>
      </w:r>
      <w:r w:rsidR="00C86FD6" w:rsidRPr="0034779C">
        <w:rPr>
          <w:rFonts w:asciiTheme="minorEastAsia" w:hAnsiTheme="minorEastAsia" w:cs="Times New Roman" w:hint="eastAsia"/>
          <w:color w:val="000000" w:themeColor="text1"/>
          <w:spacing w:val="10"/>
          <w:sz w:val="24"/>
          <w:szCs w:val="24"/>
          <w:rPrChange w:id="1282" w:author="JY0225" w:date="2017-08-24T11:10:00Z">
            <w:rPr>
              <w:rFonts w:ascii="Times New Roman" w:hAnsi="Times New Roman" w:cs="Times New Roman" w:hint="eastAsia"/>
              <w:color w:val="000000" w:themeColor="text1"/>
              <w:spacing w:val="10"/>
              <w:sz w:val="24"/>
            </w:rPr>
          </w:rPrChange>
        </w:rPr>
        <w:t>调研</w:t>
      </w:r>
      <w:r w:rsidR="008B1E00" w:rsidRPr="0034779C">
        <w:rPr>
          <w:rFonts w:asciiTheme="minorEastAsia" w:hAnsiTheme="minorEastAsia" w:cs="Times New Roman" w:hint="eastAsia"/>
          <w:color w:val="000000" w:themeColor="text1"/>
          <w:spacing w:val="10"/>
          <w:sz w:val="24"/>
          <w:szCs w:val="24"/>
          <w:rPrChange w:id="1283" w:author="JY0225" w:date="2017-08-24T11:10:00Z">
            <w:rPr>
              <w:rFonts w:ascii="Times New Roman" w:hAnsi="Times New Roman" w:cs="Times New Roman" w:hint="eastAsia"/>
              <w:color w:val="000000" w:themeColor="text1"/>
              <w:spacing w:val="10"/>
              <w:sz w:val="24"/>
            </w:rPr>
          </w:rPrChange>
        </w:rPr>
        <w:t>结果</w:t>
      </w:r>
      <w:r w:rsidR="00992EAF" w:rsidRPr="0034779C">
        <w:rPr>
          <w:rFonts w:asciiTheme="minorEastAsia" w:hAnsiTheme="minorEastAsia" w:cs="Times New Roman" w:hint="eastAsia"/>
          <w:color w:val="000000" w:themeColor="text1"/>
          <w:spacing w:val="10"/>
          <w:sz w:val="24"/>
          <w:szCs w:val="24"/>
          <w:rPrChange w:id="1284" w:author="JY0225" w:date="2017-08-24T11:10:00Z">
            <w:rPr>
              <w:rFonts w:ascii="Times New Roman" w:hAnsi="Times New Roman" w:cs="Times New Roman" w:hint="eastAsia"/>
              <w:color w:val="000000" w:themeColor="text1"/>
              <w:spacing w:val="10"/>
              <w:sz w:val="24"/>
            </w:rPr>
          </w:rPrChange>
        </w:rPr>
        <w:t>显示</w:t>
      </w:r>
      <w:r w:rsidR="008B1E00" w:rsidRPr="0034779C">
        <w:rPr>
          <w:rFonts w:asciiTheme="minorEastAsia" w:hAnsiTheme="minorEastAsia" w:cs="Times New Roman" w:hint="eastAsia"/>
          <w:color w:val="000000" w:themeColor="text1"/>
          <w:spacing w:val="10"/>
          <w:sz w:val="24"/>
          <w:szCs w:val="24"/>
          <w:rPrChange w:id="1285" w:author="JY0225" w:date="2017-08-24T11:10:00Z">
            <w:rPr>
              <w:rFonts w:ascii="Times New Roman" w:hAnsi="Times New Roman" w:cs="Times New Roman" w:hint="eastAsia"/>
              <w:color w:val="000000" w:themeColor="text1"/>
              <w:spacing w:val="10"/>
              <w:sz w:val="24"/>
            </w:rPr>
          </w:rPrChange>
        </w:rPr>
        <w:t>，</w:t>
      </w:r>
      <w:r w:rsidR="00A53AA9" w:rsidRPr="0034779C">
        <w:rPr>
          <w:rFonts w:asciiTheme="minorEastAsia" w:hAnsiTheme="minorEastAsia" w:cs="Times New Roman" w:hint="eastAsia"/>
          <w:color w:val="000000" w:themeColor="text1"/>
          <w:spacing w:val="10"/>
          <w:sz w:val="24"/>
          <w:szCs w:val="24"/>
          <w:rPrChange w:id="1286" w:author="JY0225" w:date="2017-08-24T11:10:00Z">
            <w:rPr>
              <w:rFonts w:ascii="Times New Roman" w:hAnsi="Times New Roman" w:cs="Times New Roman" w:hint="eastAsia"/>
              <w:color w:val="000000" w:themeColor="text1"/>
              <w:spacing w:val="10"/>
              <w:sz w:val="24"/>
            </w:rPr>
          </w:rPrChange>
        </w:rPr>
        <w:t>所有的</w:t>
      </w:r>
      <w:r w:rsidR="00565B9D" w:rsidRPr="0034779C">
        <w:rPr>
          <w:rFonts w:asciiTheme="minorEastAsia" w:hAnsiTheme="minorEastAsia" w:cs="Times New Roman" w:hint="eastAsia"/>
          <w:color w:val="000000" w:themeColor="text1"/>
          <w:spacing w:val="10"/>
          <w:sz w:val="24"/>
          <w:szCs w:val="24"/>
          <w:rPrChange w:id="1287" w:author="JY0225" w:date="2017-08-24T11:10: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288" w:author="JY0225" w:date="2017-08-24T11:10:00Z">
            <w:rPr>
              <w:rFonts w:ascii="Times New Roman" w:hAnsi="Times New Roman" w:cs="Times New Roman" w:hint="eastAsia"/>
              <w:color w:val="000000" w:themeColor="text1"/>
              <w:spacing w:val="10"/>
              <w:sz w:val="24"/>
            </w:rPr>
          </w:rPrChange>
        </w:rPr>
        <w:t>备份</w:t>
      </w:r>
      <w:r w:rsidR="00565B9D" w:rsidRPr="0034779C">
        <w:rPr>
          <w:rFonts w:asciiTheme="minorEastAsia" w:hAnsiTheme="minorEastAsia" w:cs="Times New Roman" w:hint="eastAsia"/>
          <w:color w:val="000000" w:themeColor="text1"/>
          <w:spacing w:val="10"/>
          <w:sz w:val="24"/>
          <w:szCs w:val="24"/>
          <w:rPrChange w:id="1289" w:author="JY0225" w:date="2017-08-24T11:10:00Z">
            <w:rPr>
              <w:rFonts w:ascii="Times New Roman" w:hAnsi="Times New Roman" w:cs="Times New Roman" w:hint="eastAsia"/>
              <w:color w:val="000000" w:themeColor="text1"/>
              <w:spacing w:val="10"/>
              <w:sz w:val="24"/>
            </w:rPr>
          </w:rPrChange>
        </w:rPr>
        <w:t>服务</w:t>
      </w:r>
      <w:r w:rsidR="00702F2A" w:rsidRPr="0034779C">
        <w:rPr>
          <w:rFonts w:asciiTheme="minorEastAsia" w:hAnsiTheme="minorEastAsia" w:cs="Times New Roman" w:hint="eastAsia"/>
          <w:color w:val="000000" w:themeColor="text1"/>
          <w:spacing w:val="10"/>
          <w:sz w:val="24"/>
          <w:szCs w:val="24"/>
          <w:rPrChange w:id="1290" w:author="JY0225" w:date="2017-08-24T11:10:00Z">
            <w:rPr>
              <w:rFonts w:ascii="Times New Roman" w:hAnsi="Times New Roman" w:cs="Times New Roman" w:hint="eastAsia"/>
              <w:color w:val="000000" w:themeColor="text1"/>
              <w:spacing w:val="10"/>
              <w:sz w:val="24"/>
            </w:rPr>
          </w:rPrChange>
        </w:rPr>
        <w:t>供应</w:t>
      </w:r>
      <w:r w:rsidR="00565B9D" w:rsidRPr="0034779C">
        <w:rPr>
          <w:rFonts w:asciiTheme="minorEastAsia" w:hAnsiTheme="minorEastAsia" w:cs="Times New Roman" w:hint="eastAsia"/>
          <w:color w:val="000000" w:themeColor="text1"/>
          <w:spacing w:val="10"/>
          <w:sz w:val="24"/>
          <w:szCs w:val="24"/>
          <w:rPrChange w:id="1291" w:author="JY0225" w:date="2017-08-24T11:10:00Z">
            <w:rPr>
              <w:rFonts w:ascii="Times New Roman" w:hAnsi="Times New Roman" w:cs="Times New Roman" w:hint="eastAsia"/>
              <w:color w:val="000000" w:themeColor="text1"/>
              <w:spacing w:val="10"/>
              <w:sz w:val="24"/>
            </w:rPr>
          </w:rPrChange>
        </w:rPr>
        <w:t>商</w:t>
      </w:r>
      <w:r w:rsidR="002C789E" w:rsidRPr="0034779C">
        <w:rPr>
          <w:rFonts w:asciiTheme="minorEastAsia" w:hAnsiTheme="minorEastAsia" w:cs="Times New Roman" w:hint="eastAsia"/>
          <w:color w:val="000000" w:themeColor="text1"/>
          <w:spacing w:val="10"/>
          <w:sz w:val="24"/>
          <w:szCs w:val="24"/>
          <w:rPrChange w:id="1292" w:author="JY0225" w:date="2017-08-24T11:10:00Z">
            <w:rPr>
              <w:rFonts w:ascii="Times New Roman" w:hAnsi="Times New Roman" w:cs="Times New Roman" w:hint="eastAsia"/>
              <w:color w:val="000000" w:themeColor="text1"/>
              <w:spacing w:val="10"/>
              <w:sz w:val="24"/>
            </w:rPr>
          </w:rPrChange>
        </w:rPr>
        <w:t>都</w:t>
      </w:r>
      <w:del w:id="1293" w:author="微软用户" w:date="2017-08-27T14:36:00Z">
        <w:r w:rsidR="00565B9D" w:rsidRPr="0034779C" w:rsidDel="001F21B5">
          <w:rPr>
            <w:rFonts w:asciiTheme="minorEastAsia" w:hAnsiTheme="minorEastAsia" w:cs="Times New Roman" w:hint="eastAsia"/>
            <w:color w:val="000000" w:themeColor="text1"/>
            <w:spacing w:val="10"/>
            <w:sz w:val="24"/>
            <w:szCs w:val="24"/>
            <w:rPrChange w:id="1294" w:author="JY0225" w:date="2017-08-24T11:10:00Z">
              <w:rPr>
                <w:rFonts w:ascii="Times New Roman" w:hAnsi="Times New Roman" w:cs="Times New Roman" w:hint="eastAsia"/>
                <w:color w:val="000000" w:themeColor="text1"/>
                <w:spacing w:val="10"/>
                <w:sz w:val="24"/>
              </w:rPr>
            </w:rPrChange>
          </w:rPr>
          <w:delText>采用</w:delText>
        </w:r>
        <w:r w:rsidR="002B1309" w:rsidRPr="0034779C" w:rsidDel="001F21B5">
          <w:rPr>
            <w:rFonts w:asciiTheme="minorEastAsia" w:hAnsiTheme="minorEastAsia" w:cs="Times New Roman" w:hint="eastAsia"/>
            <w:color w:val="000000" w:themeColor="text1"/>
            <w:spacing w:val="10"/>
            <w:sz w:val="24"/>
            <w:szCs w:val="24"/>
            <w:rPrChange w:id="1295" w:author="JY0225" w:date="2017-08-24T11:10:00Z">
              <w:rPr>
                <w:rFonts w:ascii="Times New Roman" w:hAnsi="Times New Roman" w:cs="Times New Roman" w:hint="eastAsia"/>
                <w:color w:val="000000" w:themeColor="text1"/>
                <w:spacing w:val="10"/>
                <w:sz w:val="24"/>
              </w:rPr>
            </w:rPrChange>
          </w:rPr>
          <w:delText>了</w:delText>
        </w:r>
        <w:r w:rsidR="004472A3" w:rsidRPr="0034779C" w:rsidDel="001F21B5">
          <w:rPr>
            <w:rFonts w:asciiTheme="minorEastAsia" w:hAnsiTheme="minorEastAsia" w:cs="Times New Roman" w:hint="eastAsia"/>
            <w:color w:val="000000" w:themeColor="text1"/>
            <w:spacing w:val="10"/>
            <w:sz w:val="24"/>
            <w:szCs w:val="24"/>
            <w:rPrChange w:id="1296" w:author="JY0225" w:date="2017-08-24T11:10:00Z">
              <w:rPr>
                <w:rFonts w:ascii="Times New Roman" w:hAnsi="Times New Roman" w:cs="Times New Roman" w:hint="eastAsia"/>
                <w:color w:val="000000" w:themeColor="text1"/>
                <w:spacing w:val="10"/>
                <w:sz w:val="24"/>
              </w:rPr>
            </w:rPrChange>
          </w:rPr>
          <w:delText>类似的方式</w:delText>
        </w:r>
      </w:del>
      <w:r w:rsidR="004472A3" w:rsidRPr="0034779C">
        <w:rPr>
          <w:rFonts w:asciiTheme="minorEastAsia" w:hAnsiTheme="minorEastAsia" w:cs="Times New Roman" w:hint="eastAsia"/>
          <w:color w:val="000000" w:themeColor="text1"/>
          <w:spacing w:val="10"/>
          <w:sz w:val="24"/>
          <w:szCs w:val="24"/>
          <w:rPrChange w:id="1297" w:author="JY0225" w:date="2017-08-24T11:10:00Z">
            <w:rPr>
              <w:rFonts w:ascii="Times New Roman" w:hAnsi="Times New Roman" w:cs="Times New Roman" w:hint="eastAsia"/>
              <w:color w:val="000000" w:themeColor="text1"/>
              <w:spacing w:val="10"/>
              <w:sz w:val="24"/>
            </w:rPr>
          </w:rPrChange>
        </w:rPr>
        <w:t>对数据在传输过程中</w:t>
      </w:r>
      <w:r w:rsidR="00565B9D" w:rsidRPr="0034779C">
        <w:rPr>
          <w:rFonts w:asciiTheme="minorEastAsia" w:hAnsiTheme="minorEastAsia" w:cs="Times New Roman" w:hint="eastAsia"/>
          <w:color w:val="000000" w:themeColor="text1"/>
          <w:spacing w:val="10"/>
          <w:sz w:val="24"/>
          <w:szCs w:val="24"/>
          <w:rPrChange w:id="1298" w:author="JY0225" w:date="2017-08-24T11:10:00Z">
            <w:rPr>
              <w:rFonts w:ascii="Times New Roman" w:hAnsi="Times New Roman" w:cs="Times New Roman" w:hint="eastAsia"/>
              <w:color w:val="000000" w:themeColor="text1"/>
              <w:spacing w:val="10"/>
              <w:sz w:val="24"/>
            </w:rPr>
          </w:rPrChange>
        </w:rPr>
        <w:t>及</w:t>
      </w:r>
      <w:ins w:id="1299" w:author="微软用户" w:date="2017-08-27T14:36:00Z">
        <w:r w:rsidR="00476F73">
          <w:rPr>
            <w:rFonts w:asciiTheme="minorEastAsia" w:hAnsiTheme="minorEastAsia" w:cs="Times New Roman"/>
            <w:color w:val="000000" w:themeColor="text1"/>
            <w:spacing w:val="10"/>
            <w:sz w:val="24"/>
            <w:szCs w:val="24"/>
          </w:rPr>
          <w:t>存储</w:t>
        </w:r>
      </w:ins>
      <w:del w:id="1300" w:author="微软用户" w:date="2017-08-27T14:36:00Z">
        <w:r w:rsidR="00476838" w:rsidRPr="0034779C" w:rsidDel="00476F73">
          <w:rPr>
            <w:rFonts w:asciiTheme="minorEastAsia" w:hAnsiTheme="minorEastAsia" w:cs="Times New Roman" w:hint="eastAsia"/>
            <w:color w:val="000000" w:themeColor="text1"/>
            <w:spacing w:val="10"/>
            <w:sz w:val="24"/>
            <w:szCs w:val="24"/>
            <w:rPrChange w:id="1301" w:author="JY0225" w:date="2017-08-24T11:10:00Z">
              <w:rPr>
                <w:rFonts w:ascii="Times New Roman" w:hAnsi="Times New Roman" w:cs="Times New Roman" w:hint="eastAsia"/>
                <w:color w:val="000000" w:themeColor="text1"/>
                <w:spacing w:val="10"/>
                <w:sz w:val="24"/>
              </w:rPr>
            </w:rPrChange>
          </w:rPr>
          <w:delText>备份</w:delText>
        </w:r>
      </w:del>
      <w:r w:rsidR="00565B9D" w:rsidRPr="0034779C">
        <w:rPr>
          <w:rFonts w:asciiTheme="minorEastAsia" w:hAnsiTheme="minorEastAsia" w:cs="Times New Roman" w:hint="eastAsia"/>
          <w:color w:val="000000" w:themeColor="text1"/>
          <w:spacing w:val="10"/>
          <w:sz w:val="24"/>
          <w:szCs w:val="24"/>
          <w:rPrChange w:id="1302" w:author="JY0225" w:date="2017-08-24T11:10:00Z">
            <w:rPr>
              <w:rFonts w:ascii="Times New Roman" w:hAnsi="Times New Roman" w:cs="Times New Roman" w:hint="eastAsia"/>
              <w:color w:val="000000" w:themeColor="text1"/>
              <w:spacing w:val="10"/>
              <w:sz w:val="24"/>
            </w:rPr>
          </w:rPrChange>
        </w:rPr>
        <w:t>在云端时两种状态进行</w:t>
      </w:r>
      <w:r w:rsidR="00142D52" w:rsidRPr="0034779C">
        <w:rPr>
          <w:rFonts w:asciiTheme="minorEastAsia" w:hAnsiTheme="minorEastAsia" w:cs="Times New Roman" w:hint="eastAsia"/>
          <w:color w:val="000000" w:themeColor="text1"/>
          <w:spacing w:val="10"/>
          <w:sz w:val="24"/>
          <w:szCs w:val="24"/>
          <w:rPrChange w:id="1303" w:author="JY0225" w:date="2017-08-24T11:10:00Z">
            <w:rPr>
              <w:rFonts w:ascii="Times New Roman" w:hAnsi="Times New Roman" w:cs="Times New Roman" w:hint="eastAsia"/>
              <w:color w:val="000000" w:themeColor="text1"/>
              <w:spacing w:val="10"/>
              <w:sz w:val="24"/>
            </w:rPr>
          </w:rPrChange>
        </w:rPr>
        <w:t>了加密。</w:t>
      </w:r>
      <w:r w:rsidR="005510D5" w:rsidRPr="0034779C">
        <w:rPr>
          <w:rFonts w:asciiTheme="minorEastAsia" w:hAnsiTheme="minorEastAsia" w:cs="Times New Roman" w:hint="eastAsia"/>
          <w:color w:val="000000" w:themeColor="text1"/>
          <w:spacing w:val="10"/>
          <w:sz w:val="24"/>
          <w:szCs w:val="24"/>
          <w:rPrChange w:id="1304" w:author="JY0225" w:date="2017-08-24T11:10:00Z">
            <w:rPr>
              <w:rFonts w:ascii="Times New Roman" w:hAnsi="Times New Roman" w:cs="Times New Roman" w:hint="eastAsia"/>
              <w:color w:val="000000" w:themeColor="text1"/>
              <w:spacing w:val="10"/>
              <w:sz w:val="24"/>
            </w:rPr>
          </w:rPrChange>
        </w:rPr>
        <w:t>在传输过程中，</w:t>
      </w:r>
      <w:r w:rsidR="00452A39" w:rsidRPr="0034779C">
        <w:rPr>
          <w:rFonts w:asciiTheme="minorEastAsia" w:hAnsiTheme="minorEastAsia" w:cs="Times New Roman" w:hint="eastAsia"/>
          <w:color w:val="000000" w:themeColor="text1"/>
          <w:spacing w:val="10"/>
          <w:sz w:val="24"/>
          <w:szCs w:val="24"/>
          <w:rPrChange w:id="1305" w:author="JY0225" w:date="2017-08-24T11:10:00Z">
            <w:rPr>
              <w:rFonts w:ascii="Times New Roman" w:hAnsi="Times New Roman" w:cs="Times New Roman" w:hint="eastAsia"/>
              <w:color w:val="000000" w:themeColor="text1"/>
              <w:spacing w:val="10"/>
              <w:sz w:val="24"/>
            </w:rPr>
          </w:rPrChange>
        </w:rPr>
        <w:t>百度网盘和</w:t>
      </w:r>
      <w:r w:rsidR="00452A39" w:rsidRPr="0034779C">
        <w:rPr>
          <w:rFonts w:asciiTheme="minorEastAsia" w:hAnsiTheme="minorEastAsia" w:cs="Times New Roman"/>
          <w:color w:val="000000" w:themeColor="text1"/>
          <w:spacing w:val="10"/>
          <w:sz w:val="24"/>
          <w:szCs w:val="24"/>
          <w:rPrChange w:id="1306" w:author="JY0225" w:date="2017-08-24T11:10:00Z">
            <w:rPr>
              <w:rFonts w:ascii="Times New Roman" w:hAnsi="Times New Roman" w:cs="Times New Roman"/>
              <w:color w:val="000000" w:themeColor="text1"/>
              <w:spacing w:val="10"/>
              <w:sz w:val="24"/>
            </w:rPr>
          </w:rPrChange>
        </w:rPr>
        <w:t>360</w:t>
      </w:r>
      <w:r w:rsidR="00452A39" w:rsidRPr="0034779C">
        <w:rPr>
          <w:rFonts w:asciiTheme="minorEastAsia" w:hAnsiTheme="minorEastAsia" w:cs="Times New Roman" w:hint="eastAsia"/>
          <w:color w:val="000000" w:themeColor="text1"/>
          <w:spacing w:val="10"/>
          <w:sz w:val="24"/>
          <w:szCs w:val="24"/>
          <w:rPrChange w:id="1307" w:author="JY0225" w:date="2017-08-24T11:10:00Z">
            <w:rPr>
              <w:rFonts w:ascii="Times New Roman" w:hAnsi="Times New Roman" w:cs="Times New Roman" w:hint="eastAsia"/>
              <w:color w:val="000000" w:themeColor="text1"/>
              <w:spacing w:val="10"/>
              <w:sz w:val="24"/>
            </w:rPr>
          </w:rPrChange>
        </w:rPr>
        <w:t>云盘使用的是</w:t>
      </w:r>
      <w:r w:rsidR="00452A39" w:rsidRPr="0034779C">
        <w:rPr>
          <w:rFonts w:asciiTheme="minorEastAsia" w:hAnsiTheme="minorEastAsia" w:cs="Times New Roman"/>
          <w:color w:val="000000" w:themeColor="text1"/>
          <w:spacing w:val="10"/>
          <w:sz w:val="24"/>
          <w:szCs w:val="24"/>
          <w:rPrChange w:id="1308" w:author="JY0225" w:date="2017-08-24T11:10:00Z">
            <w:rPr>
              <w:rFonts w:ascii="Times New Roman" w:hAnsi="Times New Roman" w:cs="Times New Roman"/>
              <w:color w:val="000000" w:themeColor="text1"/>
              <w:spacing w:val="10"/>
              <w:sz w:val="24"/>
            </w:rPr>
          </w:rPrChange>
        </w:rPr>
        <w:t>128</w:t>
      </w:r>
      <w:r w:rsidR="00452A39" w:rsidRPr="0034779C">
        <w:rPr>
          <w:rFonts w:asciiTheme="minorEastAsia" w:hAnsiTheme="minorEastAsia" w:cs="Times New Roman" w:hint="eastAsia"/>
          <w:color w:val="000000" w:themeColor="text1"/>
          <w:spacing w:val="10"/>
          <w:sz w:val="24"/>
          <w:szCs w:val="24"/>
          <w:rPrChange w:id="1309" w:author="JY0225" w:date="2017-08-24T11:10:00Z">
            <w:rPr>
              <w:rFonts w:ascii="Times New Roman" w:hAnsi="Times New Roman" w:cs="Times New Roman" w:hint="eastAsia"/>
              <w:color w:val="000000" w:themeColor="text1"/>
              <w:spacing w:val="10"/>
              <w:sz w:val="24"/>
            </w:rPr>
          </w:rPrChange>
        </w:rPr>
        <w:t>位的</w:t>
      </w:r>
      <w:r w:rsidR="00452A39" w:rsidRPr="0034779C">
        <w:rPr>
          <w:rFonts w:asciiTheme="minorEastAsia" w:hAnsiTheme="minorEastAsia" w:cs="Times New Roman"/>
          <w:color w:val="000000" w:themeColor="text1"/>
          <w:spacing w:val="10"/>
          <w:sz w:val="24"/>
          <w:szCs w:val="24"/>
          <w:rPrChange w:id="1310" w:author="JY0225" w:date="2017-08-24T11:10:00Z">
            <w:rPr>
              <w:rFonts w:ascii="Times New Roman" w:hAnsi="Times New Roman" w:cs="Times New Roman"/>
              <w:color w:val="000000" w:themeColor="text1"/>
              <w:spacing w:val="10"/>
              <w:sz w:val="24"/>
            </w:rPr>
          </w:rPrChange>
        </w:rPr>
        <w:t>SSL</w:t>
      </w:r>
      <w:r w:rsidR="00452A39" w:rsidRPr="0034779C">
        <w:rPr>
          <w:rFonts w:asciiTheme="minorEastAsia" w:hAnsiTheme="minorEastAsia" w:cs="Times New Roman" w:hint="eastAsia"/>
          <w:color w:val="000000" w:themeColor="text1"/>
          <w:spacing w:val="10"/>
          <w:sz w:val="24"/>
          <w:szCs w:val="24"/>
          <w:rPrChange w:id="1311" w:author="JY0225" w:date="2017-08-24T11:10:00Z">
            <w:rPr>
              <w:rFonts w:ascii="Times New Roman" w:hAnsi="Times New Roman" w:cs="Times New Roman" w:hint="eastAsia"/>
              <w:color w:val="000000" w:themeColor="text1"/>
              <w:spacing w:val="10"/>
              <w:sz w:val="24"/>
            </w:rPr>
          </w:rPrChange>
        </w:rPr>
        <w:t>加密技术，</w:t>
      </w:r>
      <w:r w:rsidR="005510D5" w:rsidRPr="0034779C">
        <w:rPr>
          <w:rFonts w:asciiTheme="minorEastAsia" w:hAnsiTheme="minorEastAsia" w:cs="Times New Roman"/>
          <w:color w:val="000000" w:themeColor="text1"/>
          <w:spacing w:val="10"/>
          <w:sz w:val="24"/>
          <w:szCs w:val="24"/>
          <w:rPrChange w:id="1312" w:author="JY0225" w:date="2017-08-24T11:10:00Z">
            <w:rPr>
              <w:rFonts w:ascii="Times New Roman" w:hAnsi="Times New Roman" w:cs="Times New Roman"/>
              <w:color w:val="000000" w:themeColor="text1"/>
              <w:spacing w:val="10"/>
              <w:sz w:val="24"/>
            </w:rPr>
          </w:rPrChange>
        </w:rPr>
        <w:t>Google Drive</w:t>
      </w:r>
      <w:r w:rsidR="003F6B4D" w:rsidRPr="0034779C">
        <w:rPr>
          <w:rFonts w:asciiTheme="minorEastAsia" w:hAnsiTheme="minorEastAsia" w:cs="Times New Roman" w:hint="eastAsia"/>
          <w:color w:val="000000" w:themeColor="text1"/>
          <w:spacing w:val="10"/>
          <w:sz w:val="24"/>
          <w:szCs w:val="24"/>
          <w:rPrChange w:id="1313" w:author="JY0225" w:date="2017-08-24T11:10:00Z">
            <w:rPr>
              <w:rFonts w:ascii="Times New Roman" w:hAnsi="Times New Roman" w:cs="Times New Roman" w:hint="eastAsia"/>
              <w:color w:val="000000" w:themeColor="text1"/>
              <w:spacing w:val="10"/>
              <w:sz w:val="24"/>
            </w:rPr>
          </w:rPrChange>
        </w:rPr>
        <w:t>和</w:t>
      </w:r>
      <w:r w:rsidR="003F6B4D" w:rsidRPr="0034779C">
        <w:rPr>
          <w:rFonts w:asciiTheme="minorEastAsia" w:hAnsiTheme="minorEastAsia" w:cs="Times New Roman"/>
          <w:color w:val="000000" w:themeColor="text1"/>
          <w:spacing w:val="10"/>
          <w:sz w:val="24"/>
          <w:szCs w:val="24"/>
          <w:rPrChange w:id="1314" w:author="JY0225" w:date="2017-08-24T11:10:00Z">
            <w:rPr>
              <w:rFonts w:ascii="Times New Roman" w:hAnsi="Times New Roman" w:cs="Times New Roman"/>
              <w:color w:val="000000" w:themeColor="text1"/>
              <w:spacing w:val="10"/>
              <w:sz w:val="24"/>
            </w:rPr>
          </w:rPrChange>
        </w:rPr>
        <w:t>Dropbox</w:t>
      </w:r>
      <w:r w:rsidR="003F6B4D" w:rsidRPr="0034779C">
        <w:rPr>
          <w:rFonts w:asciiTheme="minorEastAsia" w:hAnsiTheme="minorEastAsia" w:cs="Times New Roman" w:hint="eastAsia"/>
          <w:color w:val="000000" w:themeColor="text1"/>
          <w:spacing w:val="10"/>
          <w:sz w:val="24"/>
          <w:szCs w:val="24"/>
          <w:rPrChange w:id="1315" w:author="JY0225" w:date="2017-08-24T11:10:00Z">
            <w:rPr>
              <w:rFonts w:ascii="Times New Roman" w:hAnsi="Times New Roman" w:cs="Times New Roman" w:hint="eastAsia"/>
              <w:color w:val="000000" w:themeColor="text1"/>
              <w:spacing w:val="10"/>
              <w:sz w:val="24"/>
            </w:rPr>
          </w:rPrChange>
        </w:rPr>
        <w:t>分别</w:t>
      </w:r>
      <w:r w:rsidR="005510D5" w:rsidRPr="0034779C">
        <w:rPr>
          <w:rFonts w:asciiTheme="minorEastAsia" w:hAnsiTheme="minorEastAsia" w:cs="Times New Roman" w:hint="eastAsia"/>
          <w:color w:val="000000" w:themeColor="text1"/>
          <w:spacing w:val="10"/>
          <w:sz w:val="24"/>
          <w:szCs w:val="24"/>
          <w:rPrChange w:id="1316" w:author="JY0225" w:date="2017-08-24T11:10:00Z">
            <w:rPr>
              <w:rFonts w:ascii="Times New Roman" w:hAnsi="Times New Roman" w:cs="Times New Roman" w:hint="eastAsia"/>
              <w:color w:val="000000" w:themeColor="text1"/>
              <w:spacing w:val="10"/>
              <w:sz w:val="24"/>
            </w:rPr>
          </w:rPrChange>
        </w:rPr>
        <w:t>采用</w:t>
      </w:r>
      <w:r w:rsidR="003F6B4D" w:rsidRPr="0034779C">
        <w:rPr>
          <w:rFonts w:asciiTheme="minorEastAsia" w:hAnsiTheme="minorEastAsia" w:cs="Times New Roman" w:hint="eastAsia"/>
          <w:color w:val="000000" w:themeColor="text1"/>
          <w:spacing w:val="10"/>
          <w:sz w:val="24"/>
          <w:szCs w:val="24"/>
          <w:rPrChange w:id="1317" w:author="JY0225" w:date="2017-08-24T11:10:00Z">
            <w:rPr>
              <w:rFonts w:ascii="Times New Roman" w:hAnsi="Times New Roman" w:cs="Times New Roman" w:hint="eastAsia"/>
              <w:color w:val="000000" w:themeColor="text1"/>
              <w:spacing w:val="10"/>
              <w:sz w:val="24"/>
            </w:rPr>
          </w:rPrChange>
        </w:rPr>
        <w:t>了</w:t>
      </w:r>
      <w:r w:rsidR="005510D5" w:rsidRPr="0034779C">
        <w:rPr>
          <w:rFonts w:asciiTheme="minorEastAsia" w:hAnsiTheme="minorEastAsia" w:cs="Times New Roman" w:hint="eastAsia"/>
          <w:color w:val="000000" w:themeColor="text1"/>
          <w:spacing w:val="10"/>
          <w:sz w:val="24"/>
          <w:szCs w:val="24"/>
          <w:rPrChange w:id="1318" w:author="JY0225" w:date="2017-08-24T11:10:00Z">
            <w:rPr>
              <w:rFonts w:ascii="Times New Roman" w:hAnsi="Times New Roman" w:cs="Times New Roman" w:hint="eastAsia"/>
              <w:color w:val="000000" w:themeColor="text1"/>
              <w:spacing w:val="10"/>
              <w:sz w:val="24"/>
            </w:rPr>
          </w:rPrChange>
        </w:rPr>
        <w:t>的</w:t>
      </w:r>
      <w:r w:rsidR="00607D7E" w:rsidRPr="0034779C">
        <w:rPr>
          <w:rFonts w:asciiTheme="minorEastAsia" w:hAnsiTheme="minorEastAsia" w:cs="Times New Roman"/>
          <w:color w:val="000000" w:themeColor="text1"/>
          <w:spacing w:val="10"/>
          <w:sz w:val="24"/>
          <w:szCs w:val="24"/>
          <w:rPrChange w:id="1319" w:author="JY0225" w:date="2017-08-24T11:10:00Z">
            <w:rPr>
              <w:rFonts w:ascii="Times New Roman" w:hAnsi="Times New Roman" w:cs="Times New Roman"/>
              <w:color w:val="000000" w:themeColor="text1"/>
              <w:spacing w:val="10"/>
              <w:sz w:val="24"/>
            </w:rPr>
          </w:rPrChange>
        </w:rPr>
        <w:t>128</w:t>
      </w:r>
      <w:r w:rsidR="00607D7E" w:rsidRPr="0034779C">
        <w:rPr>
          <w:rFonts w:asciiTheme="minorEastAsia" w:hAnsiTheme="minorEastAsia" w:cs="Times New Roman" w:hint="eastAsia"/>
          <w:color w:val="000000" w:themeColor="text1"/>
          <w:spacing w:val="10"/>
          <w:sz w:val="24"/>
          <w:szCs w:val="24"/>
          <w:rPrChange w:id="1320" w:author="JY0225" w:date="2017-08-24T11:10:00Z">
            <w:rPr>
              <w:rFonts w:ascii="Times New Roman" w:hAnsi="Times New Roman" w:cs="Times New Roman" w:hint="eastAsia"/>
              <w:color w:val="000000" w:themeColor="text1"/>
              <w:spacing w:val="10"/>
              <w:sz w:val="24"/>
            </w:rPr>
          </w:rPrChange>
        </w:rPr>
        <w:t>位</w:t>
      </w:r>
      <w:r w:rsidR="009164BB" w:rsidRPr="0034779C">
        <w:rPr>
          <w:rFonts w:asciiTheme="minorEastAsia" w:hAnsiTheme="minorEastAsia" w:cs="Times New Roman"/>
          <w:color w:val="000000" w:themeColor="text1"/>
          <w:spacing w:val="10"/>
          <w:sz w:val="24"/>
          <w:szCs w:val="24"/>
          <w:rPrChange w:id="1321" w:author="JY0225" w:date="2017-08-24T11:10:00Z">
            <w:rPr>
              <w:rFonts w:ascii="Times New Roman" w:hAnsi="Times New Roman" w:cs="Times New Roman"/>
              <w:color w:val="000000" w:themeColor="text1"/>
              <w:spacing w:val="10"/>
              <w:sz w:val="24"/>
            </w:rPr>
          </w:rPrChange>
        </w:rPr>
        <w:t>/256</w:t>
      </w:r>
      <w:r w:rsidR="009164BB" w:rsidRPr="0034779C">
        <w:rPr>
          <w:rFonts w:asciiTheme="minorEastAsia" w:hAnsiTheme="minorEastAsia" w:cs="Times New Roman" w:hint="eastAsia"/>
          <w:color w:val="000000" w:themeColor="text1"/>
          <w:spacing w:val="10"/>
          <w:sz w:val="24"/>
          <w:szCs w:val="24"/>
          <w:rPrChange w:id="1322" w:author="JY0225" w:date="2017-08-24T11:10:00Z">
            <w:rPr>
              <w:rFonts w:ascii="Times New Roman" w:hAnsi="Times New Roman" w:cs="Times New Roman" w:hint="eastAsia"/>
              <w:color w:val="000000" w:themeColor="text1"/>
              <w:spacing w:val="10"/>
              <w:sz w:val="24"/>
            </w:rPr>
          </w:rPrChange>
        </w:rPr>
        <w:t>位</w:t>
      </w:r>
      <w:r w:rsidR="00607D7E" w:rsidRPr="0034779C">
        <w:rPr>
          <w:rFonts w:asciiTheme="minorEastAsia" w:hAnsiTheme="minorEastAsia" w:cs="Times New Roman" w:hint="eastAsia"/>
          <w:color w:val="000000" w:themeColor="text1"/>
          <w:spacing w:val="10"/>
          <w:sz w:val="24"/>
          <w:szCs w:val="24"/>
          <w:rPrChange w:id="1323" w:author="JY0225" w:date="2017-08-24T11:10:00Z">
            <w:rPr>
              <w:rFonts w:ascii="Times New Roman" w:hAnsi="Times New Roman" w:cs="Times New Roman" w:hint="eastAsia"/>
              <w:color w:val="000000" w:themeColor="text1"/>
              <w:spacing w:val="10"/>
              <w:sz w:val="24"/>
            </w:rPr>
          </w:rPrChange>
        </w:rPr>
        <w:t>的</w:t>
      </w:r>
      <w:r w:rsidR="00607D7E" w:rsidRPr="0034779C">
        <w:rPr>
          <w:rFonts w:asciiTheme="minorEastAsia" w:hAnsiTheme="minorEastAsia" w:cs="Times New Roman"/>
          <w:color w:val="000000" w:themeColor="text1"/>
          <w:spacing w:val="10"/>
          <w:sz w:val="24"/>
          <w:szCs w:val="24"/>
          <w:rPrChange w:id="1324" w:author="JY0225" w:date="2017-08-24T11:10:00Z">
            <w:rPr>
              <w:rFonts w:ascii="Times New Roman" w:hAnsi="Times New Roman" w:cs="Times New Roman"/>
              <w:color w:val="000000" w:themeColor="text1"/>
              <w:spacing w:val="10"/>
              <w:sz w:val="24"/>
            </w:rPr>
          </w:rPrChange>
        </w:rPr>
        <w:t>SSL/TLS</w:t>
      </w:r>
      <w:r w:rsidR="00D97E3C" w:rsidRPr="0034779C">
        <w:rPr>
          <w:rFonts w:asciiTheme="minorEastAsia" w:hAnsiTheme="minorEastAsia"/>
          <w:color w:val="000000" w:themeColor="text1"/>
          <w:sz w:val="24"/>
          <w:szCs w:val="24"/>
          <w:vertAlign w:val="superscript"/>
          <w:rPrChange w:id="1325" w:author="JY0225" w:date="2017-08-24T11:10:00Z">
            <w:rPr>
              <w:color w:val="000000" w:themeColor="text1"/>
              <w:vertAlign w:val="superscript"/>
            </w:rPr>
          </w:rPrChange>
        </w:rPr>
        <w:fldChar w:fldCharType="begin"/>
      </w:r>
      <w:r w:rsidR="00D97E3C" w:rsidRPr="0034779C">
        <w:rPr>
          <w:rFonts w:asciiTheme="minorEastAsia" w:hAnsiTheme="minorEastAsia"/>
          <w:color w:val="000000" w:themeColor="text1"/>
          <w:sz w:val="24"/>
          <w:szCs w:val="24"/>
          <w:vertAlign w:val="superscript"/>
          <w:rPrChange w:id="1326" w:author="JY0225" w:date="2017-08-24T11:10:00Z">
            <w:rPr>
              <w:color w:val="000000" w:themeColor="text1"/>
              <w:vertAlign w:val="superscript"/>
            </w:rPr>
          </w:rPrChange>
        </w:rPr>
        <w:instrText xml:space="preserve"> REF _Ref489792117 \r \h </w:instrText>
      </w:r>
      <w:r w:rsidR="0034779C" w:rsidRPr="0034779C">
        <w:rPr>
          <w:rFonts w:asciiTheme="minorEastAsia" w:hAnsiTheme="minorEastAsia"/>
          <w:color w:val="000000" w:themeColor="text1"/>
          <w:sz w:val="24"/>
          <w:szCs w:val="24"/>
          <w:vertAlign w:val="superscript"/>
          <w:rPrChange w:id="1327" w:author="JY0225" w:date="2017-08-24T11:10:00Z">
            <w:rPr>
              <w:color w:val="000000" w:themeColor="text1"/>
              <w:sz w:val="24"/>
              <w:szCs w:val="24"/>
              <w:vertAlign w:val="superscript"/>
            </w:rPr>
          </w:rPrChange>
        </w:rPr>
        <w:instrText xml:space="preserve"> \* MERGEFORMAT </w:instrText>
      </w:r>
      <w:r w:rsidR="00D97E3C" w:rsidRPr="0034779C">
        <w:rPr>
          <w:rFonts w:asciiTheme="minorEastAsia" w:hAnsiTheme="minorEastAsia"/>
          <w:color w:val="000000" w:themeColor="text1"/>
          <w:sz w:val="24"/>
          <w:szCs w:val="24"/>
          <w:vertAlign w:val="superscript"/>
          <w:rPrChange w:id="1328" w:author="JY0225" w:date="2017-08-24T11:10:00Z">
            <w:rPr>
              <w:rFonts w:asciiTheme="minorEastAsia" w:hAnsiTheme="minorEastAsia"/>
              <w:color w:val="000000" w:themeColor="text1"/>
              <w:sz w:val="24"/>
              <w:szCs w:val="24"/>
              <w:vertAlign w:val="superscript"/>
            </w:rPr>
          </w:rPrChange>
        </w:rPr>
      </w:r>
      <w:r w:rsidR="00D97E3C" w:rsidRPr="0034779C">
        <w:rPr>
          <w:rFonts w:asciiTheme="minorEastAsia" w:hAnsiTheme="minorEastAsia"/>
          <w:color w:val="000000" w:themeColor="text1"/>
          <w:sz w:val="24"/>
          <w:szCs w:val="24"/>
          <w:vertAlign w:val="superscript"/>
          <w:rPrChange w:id="1329" w:author="JY0225" w:date="2017-08-24T11:10:00Z">
            <w:rPr>
              <w:color w:val="000000" w:themeColor="text1"/>
              <w:vertAlign w:val="superscript"/>
            </w:rPr>
          </w:rPrChange>
        </w:rPr>
        <w:fldChar w:fldCharType="separate"/>
      </w:r>
      <w:ins w:id="1330" w:author="微软用户" w:date="2017-08-24T22:18:00Z">
        <w:r w:rsidR="00C56CDB">
          <w:rPr>
            <w:rFonts w:asciiTheme="minorEastAsia" w:hAnsiTheme="minorEastAsia"/>
            <w:color w:val="000000" w:themeColor="text1"/>
            <w:sz w:val="24"/>
            <w:szCs w:val="24"/>
            <w:vertAlign w:val="superscript"/>
          </w:rPr>
          <w:t>[10]</w:t>
        </w:r>
      </w:ins>
      <w:del w:id="1331" w:author="微软用户" w:date="2017-08-24T22:18:00Z">
        <w:r w:rsidR="008E2759" w:rsidRPr="0034779C" w:rsidDel="00C56CDB">
          <w:rPr>
            <w:rFonts w:asciiTheme="minorEastAsia" w:hAnsiTheme="minorEastAsia"/>
            <w:color w:val="000000" w:themeColor="text1"/>
            <w:sz w:val="24"/>
            <w:szCs w:val="24"/>
            <w:vertAlign w:val="superscript"/>
            <w:rPrChange w:id="1332" w:author="JY0225" w:date="2017-08-24T11:10:00Z">
              <w:rPr>
                <w:color w:val="000000" w:themeColor="text1"/>
                <w:vertAlign w:val="superscript"/>
              </w:rPr>
            </w:rPrChange>
          </w:rPr>
          <w:delText>[10]</w:delText>
        </w:r>
      </w:del>
      <w:r w:rsidR="00D97E3C" w:rsidRPr="0034779C">
        <w:rPr>
          <w:rFonts w:asciiTheme="minorEastAsia" w:hAnsiTheme="minorEastAsia"/>
          <w:color w:val="000000" w:themeColor="text1"/>
          <w:sz w:val="24"/>
          <w:szCs w:val="24"/>
          <w:vertAlign w:val="superscript"/>
          <w:rPrChange w:id="1333" w:author="JY0225" w:date="2017-08-24T11:10:00Z">
            <w:rPr>
              <w:color w:val="000000" w:themeColor="text1"/>
              <w:vertAlign w:val="superscript"/>
            </w:rPr>
          </w:rPrChange>
        </w:rPr>
        <w:fldChar w:fldCharType="end"/>
      </w:r>
      <w:r w:rsidR="00A21FA0" w:rsidRPr="0034779C">
        <w:rPr>
          <w:rFonts w:asciiTheme="minorEastAsia" w:hAnsiTheme="minorEastAsia" w:cs="Times New Roman" w:hint="eastAsia"/>
          <w:color w:val="000000" w:themeColor="text1"/>
          <w:spacing w:val="10"/>
          <w:sz w:val="24"/>
          <w:szCs w:val="24"/>
          <w:rPrChange w:id="1334" w:author="JY0225" w:date="2017-08-24T11:10:00Z">
            <w:rPr>
              <w:rFonts w:ascii="Times New Roman" w:hAnsi="Times New Roman" w:cs="Times New Roman" w:hint="eastAsia"/>
              <w:color w:val="000000" w:themeColor="text1"/>
              <w:spacing w:val="10"/>
              <w:sz w:val="24"/>
            </w:rPr>
          </w:rPrChange>
        </w:rPr>
        <w:t>加密技术。</w:t>
      </w:r>
      <w:r w:rsidR="00364334" w:rsidRPr="0034779C">
        <w:rPr>
          <w:rFonts w:asciiTheme="minorEastAsia" w:hAnsiTheme="minorEastAsia" w:cs="Times New Roman" w:hint="eastAsia"/>
          <w:color w:val="000000" w:themeColor="text1"/>
          <w:spacing w:val="10"/>
          <w:sz w:val="24"/>
          <w:szCs w:val="24"/>
          <w:rPrChange w:id="1335" w:author="JY0225" w:date="2017-08-24T11:10:00Z">
            <w:rPr>
              <w:rFonts w:ascii="Times New Roman" w:hAnsi="Times New Roman" w:cs="Times New Roman" w:hint="eastAsia"/>
              <w:color w:val="000000" w:themeColor="text1"/>
              <w:spacing w:val="10"/>
              <w:sz w:val="24"/>
            </w:rPr>
          </w:rPrChange>
        </w:rPr>
        <w:t>数据</w:t>
      </w:r>
      <w:r w:rsidR="002D278B" w:rsidRPr="0034779C">
        <w:rPr>
          <w:rFonts w:asciiTheme="minorEastAsia" w:hAnsiTheme="minorEastAsia" w:cs="Times New Roman" w:hint="eastAsia"/>
          <w:color w:val="000000" w:themeColor="text1"/>
          <w:spacing w:val="10"/>
          <w:sz w:val="24"/>
          <w:szCs w:val="24"/>
          <w:rPrChange w:id="1336" w:author="JY0225" w:date="2017-08-24T11:10:00Z">
            <w:rPr>
              <w:rFonts w:ascii="Times New Roman" w:hAnsi="Times New Roman" w:cs="Times New Roman" w:hint="eastAsia"/>
              <w:color w:val="000000" w:themeColor="text1"/>
              <w:spacing w:val="10"/>
              <w:sz w:val="24"/>
            </w:rPr>
          </w:rPrChange>
        </w:rPr>
        <w:t>在云端时，百度</w:t>
      </w:r>
      <w:r w:rsidR="00024CD4" w:rsidRPr="0034779C">
        <w:rPr>
          <w:rFonts w:asciiTheme="minorEastAsia" w:hAnsiTheme="minorEastAsia" w:cs="Times New Roman" w:hint="eastAsia"/>
          <w:color w:val="000000" w:themeColor="text1"/>
          <w:spacing w:val="10"/>
          <w:sz w:val="24"/>
          <w:szCs w:val="24"/>
          <w:rPrChange w:id="1337" w:author="JY0225" w:date="2017-08-24T11:10:00Z">
            <w:rPr>
              <w:rFonts w:ascii="Times New Roman" w:hAnsi="Times New Roman" w:cs="Times New Roman" w:hint="eastAsia"/>
              <w:color w:val="000000" w:themeColor="text1"/>
              <w:spacing w:val="10"/>
              <w:sz w:val="24"/>
            </w:rPr>
          </w:rPrChange>
        </w:rPr>
        <w:t>网盘</w:t>
      </w:r>
      <w:r w:rsidR="002D278B" w:rsidRPr="0034779C">
        <w:rPr>
          <w:rFonts w:asciiTheme="minorEastAsia" w:hAnsiTheme="minorEastAsia" w:cs="Times New Roman" w:hint="eastAsia"/>
          <w:color w:val="000000" w:themeColor="text1"/>
          <w:spacing w:val="10"/>
          <w:sz w:val="24"/>
          <w:szCs w:val="24"/>
          <w:rPrChange w:id="1338" w:author="JY0225" w:date="2017-08-24T11:10:00Z">
            <w:rPr>
              <w:rFonts w:ascii="Times New Roman" w:hAnsi="Times New Roman" w:cs="Times New Roman" w:hint="eastAsia"/>
              <w:color w:val="000000" w:themeColor="text1"/>
              <w:spacing w:val="10"/>
              <w:sz w:val="24"/>
            </w:rPr>
          </w:rPrChange>
        </w:rPr>
        <w:t>和</w:t>
      </w:r>
      <w:r w:rsidR="002D278B" w:rsidRPr="0034779C">
        <w:rPr>
          <w:rFonts w:asciiTheme="minorEastAsia" w:hAnsiTheme="minorEastAsia" w:cs="Times New Roman"/>
          <w:color w:val="000000" w:themeColor="text1"/>
          <w:spacing w:val="10"/>
          <w:sz w:val="24"/>
          <w:szCs w:val="24"/>
          <w:rPrChange w:id="1339" w:author="JY0225" w:date="2017-08-24T11:10:00Z">
            <w:rPr>
              <w:rFonts w:ascii="Times New Roman" w:hAnsi="Times New Roman" w:cs="Times New Roman"/>
              <w:color w:val="000000" w:themeColor="text1"/>
              <w:spacing w:val="10"/>
              <w:sz w:val="24"/>
            </w:rPr>
          </w:rPrChange>
        </w:rPr>
        <w:t>360</w:t>
      </w:r>
      <w:r w:rsidR="002D278B" w:rsidRPr="0034779C">
        <w:rPr>
          <w:rFonts w:asciiTheme="minorEastAsia" w:hAnsiTheme="minorEastAsia" w:cs="Times New Roman" w:hint="eastAsia"/>
          <w:color w:val="000000" w:themeColor="text1"/>
          <w:spacing w:val="10"/>
          <w:sz w:val="24"/>
          <w:szCs w:val="24"/>
          <w:rPrChange w:id="1340" w:author="JY0225" w:date="2017-08-24T11:10:00Z">
            <w:rPr>
              <w:rFonts w:ascii="Times New Roman" w:hAnsi="Times New Roman" w:cs="Times New Roman" w:hint="eastAsia"/>
              <w:color w:val="000000" w:themeColor="text1"/>
              <w:spacing w:val="10"/>
              <w:sz w:val="24"/>
            </w:rPr>
          </w:rPrChange>
        </w:rPr>
        <w:t>云盘</w:t>
      </w:r>
      <w:r w:rsidR="00C921DB" w:rsidRPr="0034779C">
        <w:rPr>
          <w:rFonts w:asciiTheme="minorEastAsia" w:hAnsiTheme="minorEastAsia" w:cs="Times New Roman" w:hint="eastAsia"/>
          <w:color w:val="000000" w:themeColor="text1"/>
          <w:spacing w:val="10"/>
          <w:sz w:val="24"/>
          <w:szCs w:val="24"/>
          <w:rPrChange w:id="1341" w:author="JY0225" w:date="2017-08-24T11:10:00Z">
            <w:rPr>
              <w:rFonts w:ascii="Times New Roman" w:hAnsi="Times New Roman" w:cs="Times New Roman" w:hint="eastAsia"/>
              <w:color w:val="000000" w:themeColor="text1"/>
              <w:spacing w:val="10"/>
              <w:sz w:val="24"/>
            </w:rPr>
          </w:rPrChange>
        </w:rPr>
        <w:t>未强制对数据进行加密，而是由</w:t>
      </w:r>
      <w:r w:rsidR="00B86736" w:rsidRPr="0034779C">
        <w:rPr>
          <w:rFonts w:asciiTheme="minorEastAsia" w:hAnsiTheme="minorEastAsia" w:cs="Times New Roman" w:hint="eastAsia"/>
          <w:color w:val="000000" w:themeColor="text1"/>
          <w:spacing w:val="10"/>
          <w:sz w:val="24"/>
          <w:szCs w:val="24"/>
          <w:rPrChange w:id="1342" w:author="JY0225" w:date="2017-08-24T11:10:00Z">
            <w:rPr>
              <w:rFonts w:ascii="Times New Roman" w:hAnsi="Times New Roman" w:cs="Times New Roman" w:hint="eastAsia"/>
              <w:color w:val="000000" w:themeColor="text1"/>
              <w:spacing w:val="10"/>
              <w:sz w:val="24"/>
            </w:rPr>
          </w:rPrChange>
        </w:rPr>
        <w:t>用户在上传</w:t>
      </w:r>
      <w:r w:rsidR="007452B4" w:rsidRPr="0034779C">
        <w:rPr>
          <w:rFonts w:asciiTheme="minorEastAsia" w:hAnsiTheme="minorEastAsia" w:cs="Times New Roman" w:hint="eastAsia"/>
          <w:color w:val="000000" w:themeColor="text1"/>
          <w:spacing w:val="10"/>
          <w:sz w:val="24"/>
          <w:szCs w:val="24"/>
          <w:rPrChange w:id="1343" w:author="JY0225" w:date="2017-08-24T11:10:00Z">
            <w:rPr>
              <w:rFonts w:ascii="Times New Roman" w:hAnsi="Times New Roman" w:cs="Times New Roman" w:hint="eastAsia"/>
              <w:color w:val="000000" w:themeColor="text1"/>
              <w:spacing w:val="10"/>
              <w:sz w:val="24"/>
            </w:rPr>
          </w:rPrChange>
        </w:rPr>
        <w:t>之</w:t>
      </w:r>
      <w:r w:rsidR="007906B7" w:rsidRPr="0034779C">
        <w:rPr>
          <w:rFonts w:asciiTheme="minorEastAsia" w:hAnsiTheme="minorEastAsia" w:cs="Times New Roman" w:hint="eastAsia"/>
          <w:color w:val="000000" w:themeColor="text1"/>
          <w:spacing w:val="10"/>
          <w:sz w:val="24"/>
          <w:szCs w:val="24"/>
          <w:rPrChange w:id="1344" w:author="JY0225" w:date="2017-08-24T11:10:00Z">
            <w:rPr>
              <w:rFonts w:ascii="Times New Roman" w:hAnsi="Times New Roman" w:cs="Times New Roman" w:hint="eastAsia"/>
              <w:color w:val="000000" w:themeColor="text1"/>
              <w:spacing w:val="10"/>
              <w:sz w:val="24"/>
            </w:rPr>
          </w:rPrChange>
        </w:rPr>
        <w:t>前</w:t>
      </w:r>
      <w:r w:rsidR="006053C5" w:rsidRPr="0034779C">
        <w:rPr>
          <w:rFonts w:asciiTheme="minorEastAsia" w:hAnsiTheme="minorEastAsia" w:cs="Times New Roman" w:hint="eastAsia"/>
          <w:color w:val="000000" w:themeColor="text1"/>
          <w:spacing w:val="10"/>
          <w:sz w:val="24"/>
          <w:szCs w:val="24"/>
          <w:rPrChange w:id="1345" w:author="JY0225" w:date="2017-08-24T11:10:00Z">
            <w:rPr>
              <w:rFonts w:ascii="Times New Roman" w:hAnsi="Times New Roman" w:cs="Times New Roman" w:hint="eastAsia"/>
              <w:color w:val="000000" w:themeColor="text1"/>
              <w:spacing w:val="10"/>
              <w:sz w:val="24"/>
            </w:rPr>
          </w:rPrChange>
        </w:rPr>
        <w:t>决定</w:t>
      </w:r>
      <w:r w:rsidR="00B86736" w:rsidRPr="0034779C">
        <w:rPr>
          <w:rFonts w:asciiTheme="minorEastAsia" w:hAnsiTheme="minorEastAsia" w:cs="Times New Roman" w:hint="eastAsia"/>
          <w:color w:val="000000" w:themeColor="text1"/>
          <w:spacing w:val="10"/>
          <w:sz w:val="24"/>
          <w:szCs w:val="24"/>
          <w:rPrChange w:id="1346" w:author="JY0225" w:date="2017-08-24T11:10:00Z">
            <w:rPr>
              <w:rFonts w:ascii="Times New Roman" w:hAnsi="Times New Roman" w:cs="Times New Roman" w:hint="eastAsia"/>
              <w:color w:val="000000" w:themeColor="text1"/>
              <w:spacing w:val="10"/>
              <w:sz w:val="24"/>
            </w:rPr>
          </w:rPrChange>
        </w:rPr>
        <w:t>是否要将数据以加密的形式</w:t>
      </w:r>
      <w:r w:rsidR="00476838" w:rsidRPr="0034779C">
        <w:rPr>
          <w:rFonts w:asciiTheme="minorEastAsia" w:hAnsiTheme="minorEastAsia" w:cs="Times New Roman" w:hint="eastAsia"/>
          <w:color w:val="000000" w:themeColor="text1"/>
          <w:spacing w:val="10"/>
          <w:sz w:val="24"/>
          <w:szCs w:val="24"/>
          <w:rPrChange w:id="1347" w:author="JY0225" w:date="2017-08-24T11:10:00Z">
            <w:rPr>
              <w:rFonts w:ascii="Times New Roman" w:hAnsi="Times New Roman" w:cs="Times New Roman" w:hint="eastAsia"/>
              <w:color w:val="000000" w:themeColor="text1"/>
              <w:spacing w:val="10"/>
              <w:sz w:val="24"/>
            </w:rPr>
          </w:rPrChange>
        </w:rPr>
        <w:t>备份</w:t>
      </w:r>
      <w:r w:rsidR="00A95290" w:rsidRPr="0034779C">
        <w:rPr>
          <w:rFonts w:asciiTheme="minorEastAsia" w:hAnsiTheme="minorEastAsia" w:cs="Times New Roman" w:hint="eastAsia"/>
          <w:color w:val="000000" w:themeColor="text1"/>
          <w:spacing w:val="10"/>
          <w:sz w:val="24"/>
          <w:szCs w:val="24"/>
          <w:rPrChange w:id="1348" w:author="JY0225" w:date="2017-08-24T11:10:00Z">
            <w:rPr>
              <w:rFonts w:ascii="Times New Roman" w:hAnsi="Times New Roman" w:cs="Times New Roman" w:hint="eastAsia"/>
              <w:color w:val="000000" w:themeColor="text1"/>
              <w:spacing w:val="10"/>
              <w:sz w:val="24"/>
            </w:rPr>
          </w:rPrChange>
        </w:rPr>
        <w:t>。反观</w:t>
      </w:r>
      <w:r w:rsidR="003209FB" w:rsidRPr="0034779C">
        <w:rPr>
          <w:rFonts w:asciiTheme="minorEastAsia" w:hAnsiTheme="minorEastAsia" w:cs="Times New Roman"/>
          <w:color w:val="000000" w:themeColor="text1"/>
          <w:spacing w:val="10"/>
          <w:sz w:val="24"/>
          <w:szCs w:val="24"/>
          <w:rPrChange w:id="1349" w:author="JY0225" w:date="2017-08-24T11:10:00Z">
            <w:rPr>
              <w:rFonts w:ascii="Times New Roman" w:hAnsi="Times New Roman" w:cs="Times New Roman"/>
              <w:color w:val="000000" w:themeColor="text1"/>
              <w:spacing w:val="10"/>
              <w:sz w:val="24"/>
            </w:rPr>
          </w:rPrChange>
        </w:rPr>
        <w:t>Google Drive</w:t>
      </w:r>
      <w:r w:rsidR="003209FB" w:rsidRPr="0034779C">
        <w:rPr>
          <w:rFonts w:asciiTheme="minorEastAsia" w:hAnsiTheme="minorEastAsia" w:cs="Times New Roman" w:hint="eastAsia"/>
          <w:color w:val="000000" w:themeColor="text1"/>
          <w:spacing w:val="10"/>
          <w:sz w:val="24"/>
          <w:szCs w:val="24"/>
          <w:rPrChange w:id="1350" w:author="JY0225" w:date="2017-08-24T11:10:00Z">
            <w:rPr>
              <w:rFonts w:ascii="Times New Roman" w:hAnsi="Times New Roman" w:cs="Times New Roman" w:hint="eastAsia"/>
              <w:color w:val="000000" w:themeColor="text1"/>
              <w:spacing w:val="10"/>
              <w:sz w:val="24"/>
            </w:rPr>
          </w:rPrChange>
        </w:rPr>
        <w:t>和</w:t>
      </w:r>
      <w:r w:rsidR="003209FB" w:rsidRPr="0034779C">
        <w:rPr>
          <w:rFonts w:asciiTheme="minorEastAsia" w:hAnsiTheme="minorEastAsia" w:cs="Times New Roman"/>
          <w:color w:val="000000" w:themeColor="text1"/>
          <w:spacing w:val="10"/>
          <w:sz w:val="24"/>
          <w:szCs w:val="24"/>
          <w:rPrChange w:id="1351" w:author="JY0225" w:date="2017-08-24T11:10:00Z">
            <w:rPr>
              <w:rFonts w:ascii="Times New Roman" w:hAnsi="Times New Roman" w:cs="Times New Roman"/>
              <w:color w:val="000000" w:themeColor="text1"/>
              <w:spacing w:val="10"/>
              <w:sz w:val="24"/>
            </w:rPr>
          </w:rPrChange>
        </w:rPr>
        <w:t>Dropbox</w:t>
      </w:r>
      <w:r w:rsidR="003209FB" w:rsidRPr="0034779C">
        <w:rPr>
          <w:rFonts w:asciiTheme="minorEastAsia" w:hAnsiTheme="minorEastAsia" w:cs="Times New Roman" w:hint="eastAsia"/>
          <w:color w:val="000000" w:themeColor="text1"/>
          <w:spacing w:val="10"/>
          <w:sz w:val="24"/>
          <w:szCs w:val="24"/>
          <w:rPrChange w:id="1352" w:author="JY0225" w:date="2017-08-24T11:10:00Z">
            <w:rPr>
              <w:rFonts w:ascii="Times New Roman" w:hAnsi="Times New Roman" w:cs="Times New Roman" w:hint="eastAsia"/>
              <w:color w:val="000000" w:themeColor="text1"/>
              <w:spacing w:val="10"/>
              <w:sz w:val="24"/>
            </w:rPr>
          </w:rPrChange>
        </w:rPr>
        <w:t>，它们选择了对上传至云端</w:t>
      </w:r>
      <w:ins w:id="1353" w:author="微软用户" w:date="2017-08-27T14:37:00Z">
        <w:r w:rsidR="00C75142">
          <w:rPr>
            <w:rFonts w:asciiTheme="minorEastAsia" w:hAnsiTheme="minorEastAsia" w:cs="Times New Roman" w:hint="eastAsia"/>
            <w:color w:val="000000" w:themeColor="text1"/>
            <w:spacing w:val="10"/>
            <w:sz w:val="24"/>
            <w:szCs w:val="24"/>
          </w:rPr>
          <w:t>的</w:t>
        </w:r>
      </w:ins>
      <w:r w:rsidR="003209FB" w:rsidRPr="0034779C">
        <w:rPr>
          <w:rFonts w:asciiTheme="minorEastAsia" w:hAnsiTheme="minorEastAsia" w:cs="Times New Roman" w:hint="eastAsia"/>
          <w:color w:val="000000" w:themeColor="text1"/>
          <w:spacing w:val="10"/>
          <w:sz w:val="24"/>
          <w:szCs w:val="24"/>
          <w:rPrChange w:id="1354" w:author="JY0225" w:date="2017-08-24T11:10:00Z">
            <w:rPr>
              <w:rFonts w:ascii="Times New Roman" w:hAnsi="Times New Roman" w:cs="Times New Roman" w:hint="eastAsia"/>
              <w:color w:val="000000" w:themeColor="text1"/>
              <w:spacing w:val="10"/>
              <w:sz w:val="24"/>
            </w:rPr>
          </w:rPrChange>
        </w:rPr>
        <w:t>数据进行强制加密，</w:t>
      </w:r>
      <w:r w:rsidR="003209FB" w:rsidRPr="0034779C">
        <w:rPr>
          <w:rFonts w:asciiTheme="minorEastAsia" w:hAnsiTheme="minorEastAsia" w:cs="Times New Roman"/>
          <w:color w:val="000000" w:themeColor="text1"/>
          <w:spacing w:val="10"/>
          <w:sz w:val="24"/>
          <w:szCs w:val="24"/>
          <w:rPrChange w:id="1355" w:author="JY0225" w:date="2017-08-24T11:10:00Z">
            <w:rPr>
              <w:rFonts w:ascii="Times New Roman" w:hAnsi="Times New Roman" w:cs="Times New Roman"/>
              <w:color w:val="000000" w:themeColor="text1"/>
              <w:spacing w:val="10"/>
              <w:sz w:val="24"/>
            </w:rPr>
          </w:rPrChange>
        </w:rPr>
        <w:t>Dropbox</w:t>
      </w:r>
      <w:r w:rsidR="00025847" w:rsidRPr="0034779C">
        <w:rPr>
          <w:rFonts w:asciiTheme="minorEastAsia" w:hAnsiTheme="minorEastAsia" w:cs="Times New Roman" w:hint="eastAsia"/>
          <w:color w:val="000000" w:themeColor="text1"/>
          <w:spacing w:val="10"/>
          <w:sz w:val="24"/>
          <w:szCs w:val="24"/>
          <w:rPrChange w:id="1356" w:author="JY0225" w:date="2017-08-24T11:10:00Z">
            <w:rPr>
              <w:rFonts w:ascii="Times New Roman" w:hAnsi="Times New Roman" w:cs="Times New Roman" w:hint="eastAsia"/>
              <w:color w:val="000000" w:themeColor="text1"/>
              <w:spacing w:val="10"/>
              <w:sz w:val="24"/>
            </w:rPr>
          </w:rPrChange>
        </w:rPr>
        <w:t>使用的是</w:t>
      </w:r>
      <w:r w:rsidR="00C74BA5" w:rsidRPr="0034779C">
        <w:rPr>
          <w:rFonts w:asciiTheme="minorEastAsia" w:hAnsiTheme="minorEastAsia" w:cs="Times New Roman"/>
          <w:color w:val="000000" w:themeColor="text1"/>
          <w:spacing w:val="10"/>
          <w:sz w:val="24"/>
          <w:szCs w:val="24"/>
          <w:rPrChange w:id="1357" w:author="JY0225" w:date="2017-08-24T11:10:00Z">
            <w:rPr>
              <w:rFonts w:ascii="Times New Roman" w:hAnsi="Times New Roman" w:cs="Times New Roman"/>
              <w:color w:val="000000" w:themeColor="text1"/>
              <w:spacing w:val="10"/>
              <w:sz w:val="24"/>
            </w:rPr>
          </w:rPrChange>
        </w:rPr>
        <w:t>256</w:t>
      </w:r>
      <w:r w:rsidR="00C74BA5" w:rsidRPr="0034779C">
        <w:rPr>
          <w:rFonts w:asciiTheme="minorEastAsia" w:hAnsiTheme="minorEastAsia" w:cs="Times New Roman" w:hint="eastAsia"/>
          <w:color w:val="000000" w:themeColor="text1"/>
          <w:spacing w:val="10"/>
          <w:sz w:val="24"/>
          <w:szCs w:val="24"/>
          <w:rPrChange w:id="1358" w:author="JY0225" w:date="2017-08-24T11:10:00Z">
            <w:rPr>
              <w:rFonts w:ascii="Times New Roman" w:hAnsi="Times New Roman" w:cs="Times New Roman" w:hint="eastAsia"/>
              <w:color w:val="000000" w:themeColor="text1"/>
              <w:spacing w:val="10"/>
              <w:sz w:val="24"/>
            </w:rPr>
          </w:rPrChange>
        </w:rPr>
        <w:t>位的</w:t>
      </w:r>
      <w:r w:rsidR="00C74BA5" w:rsidRPr="0034779C">
        <w:rPr>
          <w:rFonts w:asciiTheme="minorEastAsia" w:hAnsiTheme="minorEastAsia" w:cs="Times New Roman"/>
          <w:color w:val="000000" w:themeColor="text1"/>
          <w:spacing w:val="10"/>
          <w:sz w:val="24"/>
          <w:szCs w:val="24"/>
          <w:rPrChange w:id="1359" w:author="JY0225" w:date="2017-08-24T11:10:00Z">
            <w:rPr>
              <w:rFonts w:ascii="Times New Roman" w:hAnsi="Times New Roman" w:cs="Times New Roman"/>
              <w:color w:val="000000" w:themeColor="text1"/>
              <w:spacing w:val="10"/>
              <w:sz w:val="24"/>
            </w:rPr>
          </w:rPrChange>
        </w:rPr>
        <w:t>AES</w:t>
      </w:r>
      <w:r w:rsidR="00C74BA5" w:rsidRPr="0034779C">
        <w:rPr>
          <w:rFonts w:asciiTheme="minorEastAsia" w:hAnsiTheme="minorEastAsia" w:cs="Times New Roman" w:hint="eastAsia"/>
          <w:color w:val="000000" w:themeColor="text1"/>
          <w:spacing w:val="10"/>
          <w:sz w:val="24"/>
          <w:szCs w:val="24"/>
          <w:rPrChange w:id="1360" w:author="JY0225" w:date="2017-08-24T11:10:00Z">
            <w:rPr>
              <w:rFonts w:ascii="Times New Roman" w:hAnsi="Times New Roman" w:cs="Times New Roman" w:hint="eastAsia"/>
              <w:color w:val="000000" w:themeColor="text1"/>
              <w:spacing w:val="10"/>
              <w:sz w:val="24"/>
            </w:rPr>
          </w:rPrChange>
        </w:rPr>
        <w:t>加密</w:t>
      </w:r>
      <w:r w:rsidR="000631B8" w:rsidRPr="0034779C">
        <w:rPr>
          <w:rFonts w:asciiTheme="minorEastAsia" w:hAnsiTheme="minorEastAsia"/>
          <w:color w:val="000000" w:themeColor="text1"/>
          <w:sz w:val="24"/>
          <w:szCs w:val="24"/>
          <w:vertAlign w:val="superscript"/>
          <w:rPrChange w:id="1361" w:author="JY0225" w:date="2017-08-24T11:10:00Z">
            <w:rPr>
              <w:color w:val="000000" w:themeColor="text1"/>
              <w:vertAlign w:val="superscript"/>
            </w:rPr>
          </w:rPrChange>
        </w:rPr>
        <w:fldChar w:fldCharType="begin"/>
      </w:r>
      <w:r w:rsidR="000631B8" w:rsidRPr="0034779C">
        <w:rPr>
          <w:rFonts w:asciiTheme="minorEastAsia" w:hAnsiTheme="minorEastAsia"/>
          <w:color w:val="000000" w:themeColor="text1"/>
          <w:sz w:val="24"/>
          <w:szCs w:val="24"/>
          <w:vertAlign w:val="superscript"/>
          <w:rPrChange w:id="1362" w:author="JY0225" w:date="2017-08-24T11:10:00Z">
            <w:rPr>
              <w:color w:val="000000" w:themeColor="text1"/>
              <w:vertAlign w:val="superscript"/>
            </w:rPr>
          </w:rPrChange>
        </w:rPr>
        <w:instrText xml:space="preserve"> REF _Ref489792943 \r \h </w:instrText>
      </w:r>
      <w:r w:rsidR="0034779C" w:rsidRPr="0034779C">
        <w:rPr>
          <w:rFonts w:asciiTheme="minorEastAsia" w:hAnsiTheme="minorEastAsia"/>
          <w:color w:val="000000" w:themeColor="text1"/>
          <w:sz w:val="24"/>
          <w:szCs w:val="24"/>
          <w:vertAlign w:val="superscript"/>
          <w:rPrChange w:id="1363" w:author="JY0225" w:date="2017-08-24T11:10:00Z">
            <w:rPr>
              <w:color w:val="000000" w:themeColor="text1"/>
              <w:sz w:val="24"/>
              <w:szCs w:val="24"/>
              <w:vertAlign w:val="superscript"/>
            </w:rPr>
          </w:rPrChange>
        </w:rPr>
        <w:instrText xml:space="preserve"> \* MERGEFORMAT </w:instrText>
      </w:r>
      <w:r w:rsidR="000631B8" w:rsidRPr="0034779C">
        <w:rPr>
          <w:rFonts w:asciiTheme="minorEastAsia" w:hAnsiTheme="minorEastAsia"/>
          <w:color w:val="000000" w:themeColor="text1"/>
          <w:sz w:val="24"/>
          <w:szCs w:val="24"/>
          <w:vertAlign w:val="superscript"/>
          <w:rPrChange w:id="1364" w:author="JY0225" w:date="2017-08-24T11:10:00Z">
            <w:rPr>
              <w:rFonts w:asciiTheme="minorEastAsia" w:hAnsiTheme="minorEastAsia"/>
              <w:color w:val="000000" w:themeColor="text1"/>
              <w:sz w:val="24"/>
              <w:szCs w:val="24"/>
              <w:vertAlign w:val="superscript"/>
            </w:rPr>
          </w:rPrChange>
        </w:rPr>
      </w:r>
      <w:r w:rsidR="000631B8" w:rsidRPr="0034779C">
        <w:rPr>
          <w:rFonts w:asciiTheme="minorEastAsia" w:hAnsiTheme="minorEastAsia"/>
          <w:color w:val="000000" w:themeColor="text1"/>
          <w:sz w:val="24"/>
          <w:szCs w:val="24"/>
          <w:vertAlign w:val="superscript"/>
          <w:rPrChange w:id="1365" w:author="JY0225" w:date="2017-08-24T11:10:00Z">
            <w:rPr>
              <w:color w:val="000000" w:themeColor="text1"/>
              <w:vertAlign w:val="superscript"/>
            </w:rPr>
          </w:rPrChange>
        </w:rPr>
        <w:fldChar w:fldCharType="separate"/>
      </w:r>
      <w:ins w:id="1366" w:author="微软用户" w:date="2017-08-24T22:18:00Z">
        <w:r w:rsidR="00C56CDB">
          <w:rPr>
            <w:rFonts w:asciiTheme="minorEastAsia" w:hAnsiTheme="minorEastAsia"/>
            <w:color w:val="000000" w:themeColor="text1"/>
            <w:sz w:val="24"/>
            <w:szCs w:val="24"/>
            <w:vertAlign w:val="superscript"/>
          </w:rPr>
          <w:t>[11]</w:t>
        </w:r>
      </w:ins>
      <w:del w:id="1367" w:author="微软用户" w:date="2017-08-24T22:18:00Z">
        <w:r w:rsidR="008E2759" w:rsidRPr="0034779C" w:rsidDel="00C56CDB">
          <w:rPr>
            <w:rFonts w:asciiTheme="minorEastAsia" w:hAnsiTheme="minorEastAsia"/>
            <w:color w:val="000000" w:themeColor="text1"/>
            <w:sz w:val="24"/>
            <w:szCs w:val="24"/>
            <w:vertAlign w:val="superscript"/>
            <w:rPrChange w:id="1368" w:author="JY0225" w:date="2017-08-24T11:10:00Z">
              <w:rPr>
                <w:color w:val="000000" w:themeColor="text1"/>
                <w:vertAlign w:val="superscript"/>
              </w:rPr>
            </w:rPrChange>
          </w:rPr>
          <w:delText>[11]</w:delText>
        </w:r>
      </w:del>
      <w:r w:rsidR="000631B8" w:rsidRPr="0034779C">
        <w:rPr>
          <w:rFonts w:asciiTheme="minorEastAsia" w:hAnsiTheme="minorEastAsia"/>
          <w:color w:val="000000" w:themeColor="text1"/>
          <w:sz w:val="24"/>
          <w:szCs w:val="24"/>
          <w:vertAlign w:val="superscript"/>
          <w:rPrChange w:id="1369" w:author="JY0225" w:date="2017-08-24T11:10:00Z">
            <w:rPr>
              <w:color w:val="000000" w:themeColor="text1"/>
              <w:vertAlign w:val="superscript"/>
            </w:rPr>
          </w:rPrChange>
        </w:rPr>
        <w:fldChar w:fldCharType="end"/>
      </w:r>
      <w:r w:rsidR="00C74BA5" w:rsidRPr="0034779C">
        <w:rPr>
          <w:rFonts w:asciiTheme="minorEastAsia" w:hAnsiTheme="minorEastAsia" w:cs="Times New Roman" w:hint="eastAsia"/>
          <w:color w:val="000000" w:themeColor="text1"/>
          <w:spacing w:val="10"/>
          <w:sz w:val="24"/>
          <w:szCs w:val="24"/>
          <w:rPrChange w:id="1370" w:author="JY0225" w:date="2017-08-24T11:10:00Z">
            <w:rPr>
              <w:rFonts w:ascii="Times New Roman" w:hAnsi="Times New Roman" w:cs="Times New Roman" w:hint="eastAsia"/>
              <w:color w:val="000000" w:themeColor="text1"/>
              <w:spacing w:val="10"/>
              <w:sz w:val="24"/>
            </w:rPr>
          </w:rPrChange>
        </w:rPr>
        <w:t>方式</w:t>
      </w:r>
      <w:r w:rsidR="008A498D" w:rsidRPr="0034779C">
        <w:rPr>
          <w:rFonts w:asciiTheme="minorEastAsia" w:hAnsiTheme="minorEastAsia" w:cs="Times New Roman" w:hint="eastAsia"/>
          <w:color w:val="000000" w:themeColor="text1"/>
          <w:spacing w:val="10"/>
          <w:sz w:val="24"/>
          <w:szCs w:val="24"/>
          <w:rPrChange w:id="1371" w:author="JY0225" w:date="2017-08-24T11:10:00Z">
            <w:rPr>
              <w:rFonts w:ascii="Times New Roman" w:hAnsi="Times New Roman" w:cs="Times New Roman" w:hint="eastAsia"/>
              <w:color w:val="000000" w:themeColor="text1"/>
              <w:spacing w:val="10"/>
              <w:sz w:val="24"/>
            </w:rPr>
          </w:rPrChange>
        </w:rPr>
        <w:t>，而</w:t>
      </w:r>
      <w:r w:rsidR="008A498D" w:rsidRPr="0034779C">
        <w:rPr>
          <w:rFonts w:asciiTheme="minorEastAsia" w:hAnsiTheme="minorEastAsia" w:cs="Times New Roman"/>
          <w:color w:val="000000" w:themeColor="text1"/>
          <w:spacing w:val="10"/>
          <w:sz w:val="24"/>
          <w:szCs w:val="24"/>
          <w:rPrChange w:id="1372" w:author="JY0225" w:date="2017-08-24T11:10:00Z">
            <w:rPr>
              <w:rFonts w:ascii="Times New Roman" w:hAnsi="Times New Roman" w:cs="Times New Roman"/>
              <w:color w:val="000000" w:themeColor="text1"/>
              <w:spacing w:val="10"/>
              <w:sz w:val="24"/>
            </w:rPr>
          </w:rPrChange>
        </w:rPr>
        <w:t>Google Drive</w:t>
      </w:r>
      <w:r w:rsidR="00B21153" w:rsidRPr="0034779C">
        <w:rPr>
          <w:rFonts w:asciiTheme="minorEastAsia" w:hAnsiTheme="minorEastAsia" w:cs="Times New Roman" w:hint="eastAsia"/>
          <w:color w:val="000000" w:themeColor="text1"/>
          <w:spacing w:val="10"/>
          <w:sz w:val="24"/>
          <w:szCs w:val="24"/>
          <w:rPrChange w:id="1373" w:author="JY0225" w:date="2017-08-24T11:10:00Z">
            <w:rPr>
              <w:rFonts w:ascii="Times New Roman" w:hAnsi="Times New Roman" w:cs="Times New Roman" w:hint="eastAsia"/>
              <w:color w:val="000000" w:themeColor="text1"/>
              <w:spacing w:val="10"/>
              <w:sz w:val="24"/>
            </w:rPr>
          </w:rPrChange>
        </w:rPr>
        <w:t>采取</w:t>
      </w:r>
      <w:r w:rsidR="008A498D" w:rsidRPr="0034779C">
        <w:rPr>
          <w:rFonts w:asciiTheme="minorEastAsia" w:hAnsiTheme="minorEastAsia" w:cs="Times New Roman" w:hint="eastAsia"/>
          <w:color w:val="000000" w:themeColor="text1"/>
          <w:spacing w:val="10"/>
          <w:sz w:val="24"/>
          <w:szCs w:val="24"/>
          <w:rPrChange w:id="1374" w:author="JY0225" w:date="2017-08-24T11:10:00Z">
            <w:rPr>
              <w:rFonts w:ascii="Times New Roman" w:hAnsi="Times New Roman" w:cs="Times New Roman" w:hint="eastAsia"/>
              <w:color w:val="000000" w:themeColor="text1"/>
              <w:spacing w:val="10"/>
              <w:sz w:val="24"/>
            </w:rPr>
          </w:rPrChange>
        </w:rPr>
        <w:t>了规模相对较小的</w:t>
      </w:r>
      <w:r w:rsidR="008A498D" w:rsidRPr="0034779C">
        <w:rPr>
          <w:rFonts w:asciiTheme="minorEastAsia" w:hAnsiTheme="minorEastAsia" w:cs="Times New Roman"/>
          <w:color w:val="000000" w:themeColor="text1"/>
          <w:spacing w:val="10"/>
          <w:sz w:val="24"/>
          <w:szCs w:val="24"/>
          <w:rPrChange w:id="1375" w:author="JY0225" w:date="2017-08-24T11:10:00Z">
            <w:rPr>
              <w:rFonts w:ascii="Times New Roman" w:hAnsi="Times New Roman" w:cs="Times New Roman"/>
              <w:color w:val="000000" w:themeColor="text1"/>
              <w:spacing w:val="10"/>
              <w:sz w:val="24"/>
            </w:rPr>
          </w:rPrChange>
        </w:rPr>
        <w:t>128</w:t>
      </w:r>
      <w:r w:rsidR="008A498D" w:rsidRPr="0034779C">
        <w:rPr>
          <w:rFonts w:asciiTheme="minorEastAsia" w:hAnsiTheme="minorEastAsia" w:cs="Times New Roman" w:hint="eastAsia"/>
          <w:color w:val="000000" w:themeColor="text1"/>
          <w:spacing w:val="10"/>
          <w:sz w:val="24"/>
          <w:szCs w:val="24"/>
          <w:rPrChange w:id="1376" w:author="JY0225" w:date="2017-08-24T11:10:00Z">
            <w:rPr>
              <w:rFonts w:ascii="Times New Roman" w:hAnsi="Times New Roman" w:cs="Times New Roman" w:hint="eastAsia"/>
              <w:color w:val="000000" w:themeColor="text1"/>
              <w:spacing w:val="10"/>
              <w:sz w:val="24"/>
            </w:rPr>
          </w:rPrChange>
        </w:rPr>
        <w:t>位</w:t>
      </w:r>
      <w:r w:rsidR="008A498D" w:rsidRPr="0034779C">
        <w:rPr>
          <w:rFonts w:asciiTheme="minorEastAsia" w:hAnsiTheme="minorEastAsia" w:cs="Times New Roman"/>
          <w:color w:val="000000" w:themeColor="text1"/>
          <w:spacing w:val="10"/>
          <w:sz w:val="24"/>
          <w:szCs w:val="24"/>
          <w:rPrChange w:id="1377" w:author="JY0225" w:date="2017-08-24T11:10:00Z">
            <w:rPr>
              <w:rFonts w:ascii="Times New Roman" w:hAnsi="Times New Roman" w:cs="Times New Roman"/>
              <w:color w:val="000000" w:themeColor="text1"/>
              <w:spacing w:val="10"/>
              <w:sz w:val="24"/>
            </w:rPr>
          </w:rPrChange>
        </w:rPr>
        <w:t>AES</w:t>
      </w:r>
      <w:r w:rsidR="008A498D" w:rsidRPr="0034779C">
        <w:rPr>
          <w:rFonts w:asciiTheme="minorEastAsia" w:hAnsiTheme="minorEastAsia" w:cs="Times New Roman" w:hint="eastAsia"/>
          <w:color w:val="000000" w:themeColor="text1"/>
          <w:spacing w:val="10"/>
          <w:sz w:val="24"/>
          <w:szCs w:val="24"/>
          <w:rPrChange w:id="1378" w:author="JY0225" w:date="2017-08-24T11:10:00Z">
            <w:rPr>
              <w:rFonts w:ascii="Times New Roman" w:hAnsi="Times New Roman" w:cs="Times New Roman" w:hint="eastAsia"/>
              <w:color w:val="000000" w:themeColor="text1"/>
              <w:spacing w:val="10"/>
              <w:sz w:val="24"/>
            </w:rPr>
          </w:rPrChange>
        </w:rPr>
        <w:t>加密技术。</w:t>
      </w:r>
    </w:p>
    <w:p w14:paraId="43CF1966" w14:textId="2F8CC234" w:rsidR="00D423E9" w:rsidRPr="0034779C" w:rsidRDefault="00A22E44" w:rsidP="007527DE">
      <w:pPr>
        <w:spacing w:line="400" w:lineRule="exact"/>
        <w:ind w:firstLine="420"/>
        <w:rPr>
          <w:rFonts w:asciiTheme="minorEastAsia" w:hAnsiTheme="minorEastAsia" w:cs="Times New Roman"/>
          <w:color w:val="000000" w:themeColor="text1"/>
          <w:spacing w:val="10"/>
          <w:sz w:val="24"/>
          <w:szCs w:val="24"/>
          <w:rPrChange w:id="1379"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380" w:author="JY0225" w:date="2017-08-24T11:10:00Z">
            <w:rPr>
              <w:rFonts w:ascii="Times New Roman" w:hAnsi="Times New Roman" w:cs="Times New Roman" w:hint="eastAsia"/>
              <w:color w:val="000000" w:themeColor="text1"/>
              <w:spacing w:val="10"/>
              <w:sz w:val="24"/>
            </w:rPr>
          </w:rPrChange>
        </w:rPr>
        <w:t>此外，</w:t>
      </w:r>
      <w:commentRangeStart w:id="1381"/>
      <w:r w:rsidRPr="0034779C">
        <w:rPr>
          <w:rFonts w:asciiTheme="minorEastAsia" w:hAnsiTheme="minorEastAsia" w:cs="Times New Roman" w:hint="eastAsia"/>
          <w:color w:val="000000" w:themeColor="text1"/>
          <w:spacing w:val="10"/>
          <w:sz w:val="24"/>
          <w:szCs w:val="24"/>
          <w:rPrChange w:id="1382" w:author="JY0225" w:date="2017-08-24T11:10:00Z">
            <w:rPr>
              <w:rFonts w:ascii="Times New Roman" w:hAnsi="Times New Roman" w:cs="Times New Roman" w:hint="eastAsia"/>
              <w:color w:val="000000" w:themeColor="text1"/>
              <w:spacing w:val="10"/>
              <w:sz w:val="24"/>
            </w:rPr>
          </w:rPrChange>
        </w:rPr>
        <w:t>考虑到网络的不稳定因素</w:t>
      </w:r>
      <w:commentRangeEnd w:id="1381"/>
      <w:r w:rsidR="00C06733" w:rsidRPr="0034779C">
        <w:rPr>
          <w:rStyle w:val="ad"/>
          <w:rFonts w:asciiTheme="minorEastAsia" w:hAnsiTheme="minorEastAsia" w:cs="Times New Roman"/>
          <w:color w:val="000000" w:themeColor="text1"/>
          <w:sz w:val="24"/>
          <w:szCs w:val="24"/>
          <w:rPrChange w:id="1383" w:author="JY0225" w:date="2017-08-24T11:10:00Z">
            <w:rPr>
              <w:rStyle w:val="ad"/>
              <w:rFonts w:ascii="Calibri" w:eastAsia="宋体" w:hAnsi="Calibri" w:cs="Times New Roman"/>
              <w:color w:val="000000" w:themeColor="text1"/>
            </w:rPr>
          </w:rPrChange>
        </w:rPr>
        <w:commentReference w:id="1381"/>
      </w:r>
      <w:r w:rsidRPr="0034779C">
        <w:rPr>
          <w:rFonts w:asciiTheme="minorEastAsia" w:hAnsiTheme="minorEastAsia" w:cs="Times New Roman" w:hint="eastAsia"/>
          <w:color w:val="000000" w:themeColor="text1"/>
          <w:spacing w:val="10"/>
          <w:sz w:val="24"/>
          <w:szCs w:val="24"/>
          <w:rPrChange w:id="1384" w:author="JY0225" w:date="2017-08-24T11:10:00Z">
            <w:rPr>
              <w:rFonts w:ascii="Times New Roman" w:hAnsi="Times New Roman" w:cs="Times New Roman" w:hint="eastAsia"/>
              <w:color w:val="000000" w:themeColor="text1"/>
              <w:spacing w:val="10"/>
              <w:sz w:val="24"/>
            </w:rPr>
          </w:rPrChange>
        </w:rPr>
        <w:t>，</w:t>
      </w:r>
      <w:r w:rsidR="00B436C5" w:rsidRPr="0034779C">
        <w:rPr>
          <w:rFonts w:asciiTheme="minorEastAsia" w:hAnsiTheme="minorEastAsia" w:cs="Times New Roman" w:hint="eastAsia"/>
          <w:color w:val="000000" w:themeColor="text1"/>
          <w:spacing w:val="10"/>
          <w:sz w:val="24"/>
          <w:szCs w:val="24"/>
          <w:rPrChange w:id="1385" w:author="JY0225" w:date="2017-08-24T11:10:00Z">
            <w:rPr>
              <w:rFonts w:ascii="Times New Roman" w:hAnsi="Times New Roman" w:cs="Times New Roman" w:hint="eastAsia"/>
              <w:color w:val="000000" w:themeColor="text1"/>
              <w:spacing w:val="10"/>
              <w:sz w:val="24"/>
            </w:rPr>
          </w:rPrChange>
        </w:rPr>
        <w:t>亟需一种有效的方式确保数据传输</w:t>
      </w:r>
      <w:r w:rsidR="00CD42E0" w:rsidRPr="0034779C">
        <w:rPr>
          <w:rFonts w:asciiTheme="minorEastAsia" w:hAnsiTheme="minorEastAsia" w:cs="Times New Roman" w:hint="eastAsia"/>
          <w:color w:val="000000" w:themeColor="text1"/>
          <w:spacing w:val="10"/>
          <w:sz w:val="24"/>
          <w:szCs w:val="24"/>
          <w:rPrChange w:id="1386" w:author="JY0225" w:date="2017-08-24T11:10:00Z">
            <w:rPr>
              <w:rFonts w:ascii="Times New Roman" w:hAnsi="Times New Roman" w:cs="Times New Roman" w:hint="eastAsia"/>
              <w:color w:val="000000" w:themeColor="text1"/>
              <w:spacing w:val="10"/>
              <w:sz w:val="24"/>
            </w:rPr>
          </w:rPrChange>
        </w:rPr>
        <w:t>的</w:t>
      </w:r>
      <w:r w:rsidR="00B436C5" w:rsidRPr="0034779C">
        <w:rPr>
          <w:rFonts w:asciiTheme="minorEastAsia" w:hAnsiTheme="minorEastAsia" w:cs="Times New Roman" w:hint="eastAsia"/>
          <w:color w:val="000000" w:themeColor="text1"/>
          <w:spacing w:val="10"/>
          <w:sz w:val="24"/>
          <w:szCs w:val="24"/>
          <w:rPrChange w:id="1387" w:author="JY0225" w:date="2017-08-24T11:10:00Z">
            <w:rPr>
              <w:rFonts w:ascii="Times New Roman" w:hAnsi="Times New Roman" w:cs="Times New Roman" w:hint="eastAsia"/>
              <w:color w:val="000000" w:themeColor="text1"/>
              <w:spacing w:val="10"/>
              <w:sz w:val="24"/>
            </w:rPr>
          </w:rPrChange>
        </w:rPr>
        <w:t>稳定性</w:t>
      </w:r>
      <w:r w:rsidR="00613094" w:rsidRPr="0034779C">
        <w:rPr>
          <w:rFonts w:asciiTheme="minorEastAsia" w:hAnsiTheme="minorEastAsia" w:cs="Times New Roman" w:hint="eastAsia"/>
          <w:color w:val="000000" w:themeColor="text1"/>
          <w:spacing w:val="10"/>
          <w:sz w:val="24"/>
          <w:szCs w:val="24"/>
          <w:rPrChange w:id="1388" w:author="JY0225" w:date="2017-08-24T11:10:00Z">
            <w:rPr>
              <w:rFonts w:ascii="Times New Roman" w:hAnsi="Times New Roman" w:cs="Times New Roman" w:hint="eastAsia"/>
              <w:color w:val="000000" w:themeColor="text1"/>
              <w:spacing w:val="10"/>
              <w:sz w:val="24"/>
            </w:rPr>
          </w:rPrChange>
        </w:rPr>
        <w:t>，尤其是针对大文件的传输。</w:t>
      </w:r>
      <w:r w:rsidR="00B57D66" w:rsidRPr="0034779C">
        <w:rPr>
          <w:rFonts w:asciiTheme="minorEastAsia" w:hAnsiTheme="minorEastAsia" w:cs="Times New Roman" w:hint="eastAsia"/>
          <w:color w:val="000000" w:themeColor="text1"/>
          <w:spacing w:val="10"/>
          <w:sz w:val="24"/>
          <w:szCs w:val="24"/>
          <w:rPrChange w:id="1389" w:author="JY0225" w:date="2017-08-24T11:10:00Z">
            <w:rPr>
              <w:rFonts w:ascii="Times New Roman" w:hAnsi="Times New Roman" w:cs="Times New Roman" w:hint="eastAsia"/>
              <w:color w:val="000000" w:themeColor="text1"/>
              <w:spacing w:val="10"/>
              <w:sz w:val="24"/>
            </w:rPr>
          </w:rPrChange>
        </w:rPr>
        <w:t>各大供应商都对大文件传输的关键</w:t>
      </w:r>
      <w:r w:rsidR="000B02F4" w:rsidRPr="0034779C">
        <w:rPr>
          <w:rFonts w:asciiTheme="minorEastAsia" w:hAnsiTheme="minorEastAsia" w:cs="Times New Roman" w:hint="eastAsia"/>
          <w:color w:val="000000" w:themeColor="text1"/>
          <w:spacing w:val="10"/>
          <w:sz w:val="24"/>
          <w:szCs w:val="24"/>
          <w:rPrChange w:id="1390" w:author="JY0225" w:date="2017-08-24T11:10:00Z">
            <w:rPr>
              <w:rFonts w:ascii="Times New Roman" w:hAnsi="Times New Roman" w:cs="Times New Roman" w:hint="eastAsia"/>
              <w:color w:val="000000" w:themeColor="text1"/>
              <w:spacing w:val="10"/>
              <w:sz w:val="24"/>
            </w:rPr>
          </w:rPrChange>
        </w:rPr>
        <w:t>技术</w:t>
      </w:r>
      <w:r w:rsidR="00F058B2" w:rsidRPr="0034779C">
        <w:rPr>
          <w:rFonts w:asciiTheme="minorEastAsia" w:hAnsiTheme="minorEastAsia" w:cs="Times New Roman" w:hint="eastAsia"/>
          <w:color w:val="000000" w:themeColor="text1"/>
          <w:spacing w:val="10"/>
          <w:sz w:val="24"/>
          <w:szCs w:val="24"/>
          <w:rPrChange w:id="1391" w:author="JY0225" w:date="2017-08-24T11:10:00Z">
            <w:rPr>
              <w:rFonts w:ascii="Times New Roman" w:hAnsi="Times New Roman" w:cs="Times New Roman" w:hint="eastAsia"/>
              <w:color w:val="000000" w:themeColor="text1"/>
              <w:spacing w:val="10"/>
              <w:sz w:val="24"/>
            </w:rPr>
          </w:rPrChange>
        </w:rPr>
        <w:t>进行了优化，以避免因网络故障</w:t>
      </w:r>
      <w:r w:rsidRPr="0034779C">
        <w:rPr>
          <w:rFonts w:asciiTheme="minorEastAsia" w:hAnsiTheme="minorEastAsia" w:cs="Times New Roman" w:hint="eastAsia"/>
          <w:color w:val="000000" w:themeColor="text1"/>
          <w:spacing w:val="10"/>
          <w:sz w:val="24"/>
          <w:szCs w:val="24"/>
          <w:rPrChange w:id="1392" w:author="JY0225" w:date="2017-08-24T11:10:00Z">
            <w:rPr>
              <w:rFonts w:ascii="Times New Roman" w:hAnsi="Times New Roman" w:cs="Times New Roman" w:hint="eastAsia"/>
              <w:color w:val="000000" w:themeColor="text1"/>
              <w:spacing w:val="10"/>
              <w:sz w:val="24"/>
            </w:rPr>
          </w:rPrChange>
        </w:rPr>
        <w:t>而导致</w:t>
      </w:r>
      <w:r w:rsidR="00BB49A6" w:rsidRPr="0034779C">
        <w:rPr>
          <w:rFonts w:asciiTheme="minorEastAsia" w:hAnsiTheme="minorEastAsia" w:cs="Times New Roman" w:hint="eastAsia"/>
          <w:color w:val="000000" w:themeColor="text1"/>
          <w:spacing w:val="10"/>
          <w:sz w:val="24"/>
          <w:szCs w:val="24"/>
          <w:rPrChange w:id="1393" w:author="JY0225" w:date="2017-08-24T11:10:00Z">
            <w:rPr>
              <w:rFonts w:ascii="Times New Roman" w:hAnsi="Times New Roman" w:cs="Times New Roman" w:hint="eastAsia"/>
              <w:color w:val="000000" w:themeColor="text1"/>
              <w:spacing w:val="10"/>
              <w:sz w:val="24"/>
            </w:rPr>
          </w:rPrChange>
        </w:rPr>
        <w:t>的</w:t>
      </w:r>
      <w:r w:rsidR="00EE50EB" w:rsidRPr="0034779C">
        <w:rPr>
          <w:rFonts w:asciiTheme="minorEastAsia" w:hAnsiTheme="minorEastAsia" w:cs="Times New Roman" w:hint="eastAsia"/>
          <w:color w:val="000000" w:themeColor="text1"/>
          <w:spacing w:val="10"/>
          <w:sz w:val="24"/>
          <w:szCs w:val="24"/>
          <w:rPrChange w:id="1394" w:author="JY0225" w:date="2017-08-24T11:10:00Z">
            <w:rPr>
              <w:rFonts w:ascii="Times New Roman" w:hAnsi="Times New Roman" w:cs="Times New Roman" w:hint="eastAsia"/>
              <w:color w:val="000000" w:themeColor="text1"/>
              <w:spacing w:val="10"/>
              <w:sz w:val="24"/>
            </w:rPr>
          </w:rPrChange>
        </w:rPr>
        <w:t>大</w:t>
      </w:r>
      <w:r w:rsidRPr="0034779C">
        <w:rPr>
          <w:rFonts w:asciiTheme="minorEastAsia" w:hAnsiTheme="minorEastAsia" w:cs="Times New Roman" w:hint="eastAsia"/>
          <w:color w:val="000000" w:themeColor="text1"/>
          <w:spacing w:val="10"/>
          <w:sz w:val="24"/>
          <w:szCs w:val="24"/>
          <w:rPrChange w:id="1395" w:author="JY0225" w:date="2017-08-24T11:10:00Z">
            <w:rPr>
              <w:rFonts w:ascii="Times New Roman" w:hAnsi="Times New Roman" w:cs="Times New Roman" w:hint="eastAsia"/>
              <w:color w:val="000000" w:themeColor="text1"/>
              <w:spacing w:val="10"/>
              <w:sz w:val="24"/>
            </w:rPr>
          </w:rPrChange>
        </w:rPr>
        <w:t>文件重传</w:t>
      </w:r>
      <w:r w:rsidR="005F0685" w:rsidRPr="0034779C">
        <w:rPr>
          <w:rFonts w:asciiTheme="minorEastAsia" w:hAnsiTheme="minorEastAsia" w:cs="Times New Roman" w:hint="eastAsia"/>
          <w:color w:val="000000" w:themeColor="text1"/>
          <w:spacing w:val="10"/>
          <w:sz w:val="24"/>
          <w:szCs w:val="24"/>
          <w:rPrChange w:id="1396" w:author="JY0225" w:date="2017-08-24T11:10:00Z">
            <w:rPr>
              <w:rFonts w:ascii="Times New Roman" w:hAnsi="Times New Roman" w:cs="Times New Roman" w:hint="eastAsia"/>
              <w:color w:val="000000" w:themeColor="text1"/>
              <w:spacing w:val="10"/>
              <w:sz w:val="24"/>
            </w:rPr>
          </w:rPrChange>
        </w:rPr>
        <w:t>问题</w:t>
      </w:r>
      <w:r w:rsidR="00FC3AD5" w:rsidRPr="0034779C">
        <w:rPr>
          <w:rFonts w:asciiTheme="minorEastAsia" w:hAnsiTheme="minorEastAsia"/>
          <w:color w:val="000000" w:themeColor="text1"/>
          <w:sz w:val="24"/>
          <w:szCs w:val="24"/>
          <w:vertAlign w:val="superscript"/>
          <w:rPrChange w:id="1397"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398" w:author="JY0225" w:date="2017-08-24T11:10:00Z">
            <w:rPr>
              <w:color w:val="000000" w:themeColor="text1"/>
              <w:vertAlign w:val="superscript"/>
            </w:rPr>
          </w:rPrChange>
        </w:rPr>
        <w:instrText xml:space="preserve"> REF _Ref489792207 \r \h </w:instrText>
      </w:r>
      <w:r w:rsidR="0034779C" w:rsidRPr="0034779C">
        <w:rPr>
          <w:rFonts w:asciiTheme="minorEastAsia" w:hAnsiTheme="minorEastAsia"/>
          <w:color w:val="000000" w:themeColor="text1"/>
          <w:sz w:val="24"/>
          <w:szCs w:val="24"/>
          <w:vertAlign w:val="superscript"/>
          <w:rPrChange w:id="1399"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400" w:author="JY0225" w:date="2017-08-24T11:10:00Z">
            <w:rPr>
              <w:rFonts w:asciiTheme="minorEastAsia" w:hAnsiTheme="minorEastAsia"/>
              <w:color w:val="000000" w:themeColor="text1"/>
              <w:sz w:val="24"/>
              <w:szCs w:val="24"/>
              <w:vertAlign w:val="superscript"/>
            </w:rPr>
          </w:rPrChange>
        </w:rPr>
      </w:r>
      <w:r w:rsidR="00FC3AD5" w:rsidRPr="0034779C">
        <w:rPr>
          <w:rFonts w:asciiTheme="minorEastAsia" w:hAnsiTheme="minorEastAsia"/>
          <w:color w:val="000000" w:themeColor="text1"/>
          <w:sz w:val="24"/>
          <w:szCs w:val="24"/>
          <w:vertAlign w:val="superscript"/>
          <w:rPrChange w:id="1401" w:author="JY0225" w:date="2017-08-24T11:10:00Z">
            <w:rPr>
              <w:color w:val="000000" w:themeColor="text1"/>
              <w:vertAlign w:val="superscript"/>
            </w:rPr>
          </w:rPrChange>
        </w:rPr>
        <w:fldChar w:fldCharType="separate"/>
      </w:r>
      <w:ins w:id="1402" w:author="微软用户" w:date="2017-08-24T22:18:00Z">
        <w:r w:rsidR="00C56CDB">
          <w:rPr>
            <w:rFonts w:asciiTheme="minorEastAsia" w:hAnsiTheme="minorEastAsia"/>
            <w:color w:val="000000" w:themeColor="text1"/>
            <w:sz w:val="24"/>
            <w:szCs w:val="24"/>
            <w:vertAlign w:val="superscript"/>
          </w:rPr>
          <w:t>[12]</w:t>
        </w:r>
      </w:ins>
      <w:del w:id="1403" w:author="微软用户" w:date="2017-08-24T22:18:00Z">
        <w:r w:rsidR="008E2759" w:rsidRPr="0034779C" w:rsidDel="00C56CDB">
          <w:rPr>
            <w:rFonts w:asciiTheme="minorEastAsia" w:hAnsiTheme="minorEastAsia"/>
            <w:color w:val="000000" w:themeColor="text1"/>
            <w:sz w:val="24"/>
            <w:szCs w:val="24"/>
            <w:vertAlign w:val="superscript"/>
            <w:rPrChange w:id="1404" w:author="JY0225" w:date="2017-08-24T11:10:00Z">
              <w:rPr>
                <w:color w:val="000000" w:themeColor="text1"/>
                <w:vertAlign w:val="superscript"/>
              </w:rPr>
            </w:rPrChange>
          </w:rPr>
          <w:delText>[12]</w:delText>
        </w:r>
      </w:del>
      <w:r w:rsidR="00FC3AD5" w:rsidRPr="0034779C">
        <w:rPr>
          <w:rFonts w:asciiTheme="minorEastAsia" w:hAnsiTheme="minorEastAsia"/>
          <w:color w:val="000000" w:themeColor="text1"/>
          <w:sz w:val="24"/>
          <w:szCs w:val="24"/>
          <w:vertAlign w:val="superscript"/>
          <w:rPrChange w:id="1405" w:author="JY0225" w:date="2017-08-24T11:10:00Z">
            <w:rPr>
              <w:color w:val="000000" w:themeColor="text1"/>
              <w:vertAlign w:val="superscript"/>
            </w:rPr>
          </w:rPrChange>
        </w:rPr>
        <w:fldChar w:fldCharType="end"/>
      </w:r>
      <w:r w:rsidRPr="0034779C">
        <w:rPr>
          <w:rFonts w:asciiTheme="minorEastAsia" w:hAnsiTheme="minorEastAsia" w:cs="Times New Roman" w:hint="eastAsia"/>
          <w:color w:val="000000" w:themeColor="text1"/>
          <w:spacing w:val="10"/>
          <w:sz w:val="24"/>
          <w:szCs w:val="24"/>
          <w:rPrChange w:id="1406" w:author="JY0225" w:date="2017-08-24T11:10:00Z">
            <w:rPr>
              <w:rFonts w:ascii="Times New Roman" w:hAnsi="Times New Roman" w:cs="Times New Roman" w:hint="eastAsia"/>
              <w:color w:val="000000" w:themeColor="text1"/>
              <w:spacing w:val="10"/>
              <w:sz w:val="24"/>
            </w:rPr>
          </w:rPrChange>
        </w:rPr>
        <w:t>。百度云盘支持单个文件上传的大小</w:t>
      </w:r>
      <w:r w:rsidR="00155106" w:rsidRPr="0034779C">
        <w:rPr>
          <w:rFonts w:asciiTheme="minorEastAsia" w:hAnsiTheme="minorEastAsia" w:cs="Times New Roman" w:hint="eastAsia"/>
          <w:color w:val="000000" w:themeColor="text1"/>
          <w:spacing w:val="10"/>
          <w:sz w:val="24"/>
          <w:szCs w:val="24"/>
          <w:rPrChange w:id="1407" w:author="JY0225" w:date="2017-08-24T11:10:00Z">
            <w:rPr>
              <w:rFonts w:ascii="Times New Roman" w:hAnsi="Times New Roman" w:cs="Times New Roman" w:hint="eastAsia"/>
              <w:color w:val="000000" w:themeColor="text1"/>
              <w:spacing w:val="10"/>
              <w:sz w:val="24"/>
            </w:rPr>
          </w:rPrChange>
        </w:rPr>
        <w:t>上限</w:t>
      </w:r>
      <w:r w:rsidRPr="0034779C">
        <w:rPr>
          <w:rFonts w:asciiTheme="minorEastAsia" w:hAnsiTheme="minorEastAsia" w:cs="Times New Roman" w:hint="eastAsia"/>
          <w:color w:val="000000" w:themeColor="text1"/>
          <w:spacing w:val="10"/>
          <w:sz w:val="24"/>
          <w:szCs w:val="24"/>
          <w:rPrChange w:id="1408" w:author="JY0225" w:date="2017-08-24T11:10:00Z">
            <w:rPr>
              <w:rFonts w:ascii="Times New Roman" w:hAnsi="Times New Roman" w:cs="Times New Roman" w:hint="eastAsia"/>
              <w:color w:val="000000" w:themeColor="text1"/>
              <w:spacing w:val="10"/>
              <w:sz w:val="24"/>
            </w:rPr>
          </w:rPrChange>
        </w:rPr>
        <w:t>为</w:t>
      </w:r>
      <w:r w:rsidRPr="0034779C">
        <w:rPr>
          <w:rFonts w:asciiTheme="minorEastAsia" w:hAnsiTheme="minorEastAsia" w:cs="Times New Roman"/>
          <w:color w:val="000000" w:themeColor="text1"/>
          <w:spacing w:val="10"/>
          <w:sz w:val="24"/>
          <w:szCs w:val="24"/>
          <w:rPrChange w:id="1409" w:author="JY0225" w:date="2017-08-24T11:10:00Z">
            <w:rPr>
              <w:rFonts w:ascii="Times New Roman" w:hAnsi="Times New Roman" w:cs="Times New Roman"/>
              <w:color w:val="000000" w:themeColor="text1"/>
              <w:spacing w:val="10"/>
              <w:sz w:val="24"/>
            </w:rPr>
          </w:rPrChange>
        </w:rPr>
        <w:t>20G</w:t>
      </w:r>
      <w:r w:rsidRPr="0034779C">
        <w:rPr>
          <w:rFonts w:asciiTheme="minorEastAsia" w:hAnsiTheme="minorEastAsia" w:cs="Times New Roman" w:hint="eastAsia"/>
          <w:color w:val="000000" w:themeColor="text1"/>
          <w:spacing w:val="10"/>
          <w:sz w:val="24"/>
          <w:szCs w:val="24"/>
          <w:rPrChange w:id="1410" w:author="JY0225" w:date="2017-08-24T11:10:00Z">
            <w:rPr>
              <w:rFonts w:ascii="Times New Roman" w:hAnsi="Times New Roman" w:cs="Times New Roman" w:hint="eastAsia"/>
              <w:color w:val="000000" w:themeColor="text1"/>
              <w:spacing w:val="10"/>
              <w:sz w:val="24"/>
            </w:rPr>
          </w:rPrChange>
        </w:rPr>
        <w:t>，</w:t>
      </w:r>
      <w:r w:rsidRPr="0034779C">
        <w:rPr>
          <w:rFonts w:asciiTheme="minorEastAsia" w:hAnsiTheme="minorEastAsia" w:cs="Times New Roman"/>
          <w:color w:val="000000" w:themeColor="text1"/>
          <w:spacing w:val="10"/>
          <w:sz w:val="24"/>
          <w:szCs w:val="24"/>
          <w:rPrChange w:id="1411" w:author="JY0225" w:date="2017-08-24T11:10:00Z">
            <w:rPr>
              <w:rFonts w:ascii="Times New Roman" w:hAnsi="Times New Roman" w:cs="Times New Roman"/>
              <w:color w:val="000000" w:themeColor="text1"/>
              <w:spacing w:val="10"/>
              <w:sz w:val="24"/>
            </w:rPr>
          </w:rPrChange>
        </w:rPr>
        <w:t>360</w:t>
      </w:r>
      <w:r w:rsidR="00BA7AE1" w:rsidRPr="0034779C">
        <w:rPr>
          <w:rFonts w:asciiTheme="minorEastAsia" w:hAnsiTheme="minorEastAsia" w:cs="Times New Roman" w:hint="eastAsia"/>
          <w:color w:val="000000" w:themeColor="text1"/>
          <w:spacing w:val="10"/>
          <w:sz w:val="24"/>
          <w:szCs w:val="24"/>
          <w:rPrChange w:id="1412" w:author="JY0225" w:date="2017-08-24T11:10:00Z">
            <w:rPr>
              <w:rFonts w:ascii="Times New Roman" w:hAnsi="Times New Roman" w:cs="Times New Roman" w:hint="eastAsia"/>
              <w:color w:val="000000" w:themeColor="text1"/>
              <w:spacing w:val="10"/>
              <w:sz w:val="24"/>
            </w:rPr>
          </w:rPrChange>
        </w:rPr>
        <w:t>云</w:t>
      </w:r>
      <w:r w:rsidRPr="0034779C">
        <w:rPr>
          <w:rFonts w:asciiTheme="minorEastAsia" w:hAnsiTheme="minorEastAsia" w:cs="Times New Roman" w:hint="eastAsia"/>
          <w:color w:val="000000" w:themeColor="text1"/>
          <w:spacing w:val="10"/>
          <w:sz w:val="24"/>
          <w:szCs w:val="24"/>
          <w:rPrChange w:id="1413" w:author="JY0225" w:date="2017-08-24T11:10:00Z">
            <w:rPr>
              <w:rFonts w:ascii="Times New Roman" w:hAnsi="Times New Roman" w:cs="Times New Roman" w:hint="eastAsia"/>
              <w:color w:val="000000" w:themeColor="text1"/>
              <w:spacing w:val="10"/>
              <w:sz w:val="24"/>
            </w:rPr>
          </w:rPrChange>
        </w:rPr>
        <w:t>盘为</w:t>
      </w:r>
      <w:r w:rsidRPr="0034779C">
        <w:rPr>
          <w:rFonts w:asciiTheme="minorEastAsia" w:hAnsiTheme="minorEastAsia" w:cs="Times New Roman"/>
          <w:color w:val="000000" w:themeColor="text1"/>
          <w:spacing w:val="10"/>
          <w:sz w:val="24"/>
          <w:szCs w:val="24"/>
          <w:rPrChange w:id="1414" w:author="JY0225" w:date="2017-08-24T11:10:00Z">
            <w:rPr>
              <w:rFonts w:ascii="Times New Roman" w:hAnsi="Times New Roman" w:cs="Times New Roman"/>
              <w:color w:val="000000" w:themeColor="text1"/>
              <w:spacing w:val="10"/>
              <w:sz w:val="24"/>
            </w:rPr>
          </w:rPrChange>
        </w:rPr>
        <w:t>5G</w:t>
      </w:r>
      <w:r w:rsidRPr="0034779C">
        <w:rPr>
          <w:rFonts w:asciiTheme="minorEastAsia" w:hAnsiTheme="minorEastAsia" w:cs="Times New Roman" w:hint="eastAsia"/>
          <w:color w:val="000000" w:themeColor="text1"/>
          <w:spacing w:val="10"/>
          <w:sz w:val="24"/>
          <w:szCs w:val="24"/>
          <w:rPrChange w:id="1415" w:author="JY0225" w:date="2017-08-24T11:10:00Z">
            <w:rPr>
              <w:rFonts w:ascii="Times New Roman" w:hAnsi="Times New Roman" w:cs="Times New Roman" w:hint="eastAsia"/>
              <w:color w:val="000000" w:themeColor="text1"/>
              <w:spacing w:val="10"/>
              <w:sz w:val="24"/>
            </w:rPr>
          </w:rPrChange>
        </w:rPr>
        <w:t>，</w:t>
      </w:r>
      <w:r w:rsidRPr="0034779C">
        <w:rPr>
          <w:rFonts w:asciiTheme="minorEastAsia" w:hAnsiTheme="minorEastAsia" w:cs="Times New Roman"/>
          <w:color w:val="000000" w:themeColor="text1"/>
          <w:spacing w:val="10"/>
          <w:sz w:val="24"/>
          <w:szCs w:val="24"/>
          <w:rPrChange w:id="1416" w:author="JY0225" w:date="2017-08-24T11:10:00Z">
            <w:rPr>
              <w:rFonts w:ascii="Times New Roman" w:hAnsi="Times New Roman" w:cs="Times New Roman"/>
              <w:color w:val="000000" w:themeColor="text1"/>
              <w:spacing w:val="10"/>
              <w:sz w:val="24"/>
            </w:rPr>
          </w:rPrChange>
        </w:rPr>
        <w:t>Google Drive</w:t>
      </w:r>
      <w:r w:rsidRPr="0034779C">
        <w:rPr>
          <w:rFonts w:asciiTheme="minorEastAsia" w:hAnsiTheme="minorEastAsia" w:cs="Times New Roman" w:hint="eastAsia"/>
          <w:color w:val="000000" w:themeColor="text1"/>
          <w:spacing w:val="10"/>
          <w:sz w:val="24"/>
          <w:szCs w:val="24"/>
          <w:rPrChange w:id="1417" w:author="JY0225" w:date="2017-08-24T11:10:00Z">
            <w:rPr>
              <w:rFonts w:ascii="Times New Roman" w:hAnsi="Times New Roman" w:cs="Times New Roman" w:hint="eastAsia"/>
              <w:color w:val="000000" w:themeColor="text1"/>
              <w:spacing w:val="10"/>
              <w:sz w:val="24"/>
            </w:rPr>
          </w:rPrChange>
        </w:rPr>
        <w:t>为</w:t>
      </w:r>
      <w:r w:rsidRPr="0034779C">
        <w:rPr>
          <w:rFonts w:asciiTheme="minorEastAsia" w:hAnsiTheme="minorEastAsia" w:cs="Times New Roman"/>
          <w:color w:val="000000" w:themeColor="text1"/>
          <w:spacing w:val="10"/>
          <w:sz w:val="24"/>
          <w:szCs w:val="24"/>
          <w:rPrChange w:id="1418" w:author="JY0225" w:date="2017-08-24T11:10:00Z">
            <w:rPr>
              <w:rFonts w:ascii="Times New Roman" w:hAnsi="Times New Roman" w:cs="Times New Roman"/>
              <w:color w:val="000000" w:themeColor="text1"/>
              <w:spacing w:val="10"/>
              <w:sz w:val="24"/>
            </w:rPr>
          </w:rPrChange>
        </w:rPr>
        <w:t>5TB</w:t>
      </w:r>
      <w:r w:rsidRPr="0034779C">
        <w:rPr>
          <w:rFonts w:asciiTheme="minorEastAsia" w:hAnsiTheme="minorEastAsia" w:cs="Times New Roman" w:hint="eastAsia"/>
          <w:color w:val="000000" w:themeColor="text1"/>
          <w:spacing w:val="10"/>
          <w:sz w:val="24"/>
          <w:szCs w:val="24"/>
          <w:rPrChange w:id="1419" w:author="JY0225" w:date="2017-08-24T11:10:00Z">
            <w:rPr>
              <w:rFonts w:ascii="Times New Roman" w:hAnsi="Times New Roman" w:cs="Times New Roman" w:hint="eastAsia"/>
              <w:color w:val="000000" w:themeColor="text1"/>
              <w:spacing w:val="10"/>
              <w:sz w:val="24"/>
            </w:rPr>
          </w:rPrChange>
        </w:rPr>
        <w:t>，而</w:t>
      </w:r>
      <w:r w:rsidRPr="0034779C">
        <w:rPr>
          <w:rFonts w:asciiTheme="minorEastAsia" w:hAnsiTheme="minorEastAsia" w:cs="Times New Roman"/>
          <w:color w:val="000000" w:themeColor="text1"/>
          <w:spacing w:val="10"/>
          <w:sz w:val="24"/>
          <w:szCs w:val="24"/>
          <w:rPrChange w:id="1420" w:author="JY0225" w:date="2017-08-24T11:10:00Z">
            <w:rPr>
              <w:rFonts w:ascii="Times New Roman" w:hAnsi="Times New Roman" w:cs="Times New Roman"/>
              <w:color w:val="000000" w:themeColor="text1"/>
              <w:spacing w:val="10"/>
              <w:sz w:val="24"/>
            </w:rPr>
          </w:rPrChange>
        </w:rPr>
        <w:t>Dropbox</w:t>
      </w:r>
      <w:r w:rsidRPr="0034779C">
        <w:rPr>
          <w:rFonts w:asciiTheme="minorEastAsia" w:hAnsiTheme="minorEastAsia" w:cs="Times New Roman" w:hint="eastAsia"/>
          <w:color w:val="000000" w:themeColor="text1"/>
          <w:spacing w:val="10"/>
          <w:sz w:val="24"/>
          <w:szCs w:val="24"/>
          <w:rPrChange w:id="1421" w:author="JY0225" w:date="2017-08-24T11:10:00Z">
            <w:rPr>
              <w:rFonts w:ascii="Times New Roman" w:hAnsi="Times New Roman" w:cs="Times New Roman" w:hint="eastAsia"/>
              <w:color w:val="000000" w:themeColor="text1"/>
              <w:spacing w:val="10"/>
              <w:sz w:val="24"/>
            </w:rPr>
          </w:rPrChange>
        </w:rPr>
        <w:t>不限制单个文件的大小。在</w:t>
      </w:r>
      <w:del w:id="1422" w:author="微软用户" w:date="2017-08-27T14:39:00Z">
        <w:r w:rsidRPr="0034779C" w:rsidDel="00BB5645">
          <w:rPr>
            <w:rFonts w:asciiTheme="minorEastAsia" w:hAnsiTheme="minorEastAsia" w:cs="Times New Roman" w:hint="eastAsia"/>
            <w:color w:val="000000" w:themeColor="text1"/>
            <w:spacing w:val="10"/>
            <w:sz w:val="24"/>
            <w:szCs w:val="24"/>
            <w:rPrChange w:id="1423" w:author="JY0225" w:date="2017-08-24T11:10:00Z">
              <w:rPr>
                <w:rFonts w:ascii="Times New Roman" w:hAnsi="Times New Roman" w:cs="Times New Roman" w:hint="eastAsia"/>
                <w:color w:val="000000" w:themeColor="text1"/>
                <w:spacing w:val="10"/>
                <w:sz w:val="24"/>
              </w:rPr>
            </w:rPrChange>
          </w:rPr>
          <w:delText>处理</w:delText>
        </w:r>
      </w:del>
      <w:r w:rsidRPr="0034779C">
        <w:rPr>
          <w:rFonts w:asciiTheme="minorEastAsia" w:hAnsiTheme="minorEastAsia" w:cs="Times New Roman" w:hint="eastAsia"/>
          <w:color w:val="000000" w:themeColor="text1"/>
          <w:spacing w:val="10"/>
          <w:sz w:val="24"/>
          <w:szCs w:val="24"/>
          <w:rPrChange w:id="1424" w:author="JY0225" w:date="2017-08-24T11:10:00Z">
            <w:rPr>
              <w:rFonts w:ascii="Times New Roman" w:hAnsi="Times New Roman" w:cs="Times New Roman" w:hint="eastAsia"/>
              <w:color w:val="000000" w:themeColor="text1"/>
              <w:spacing w:val="10"/>
              <w:sz w:val="24"/>
            </w:rPr>
          </w:rPrChange>
        </w:rPr>
        <w:t>大文件上传的</w:t>
      </w:r>
      <w:ins w:id="1425" w:author="微软用户" w:date="2017-08-27T14:39:00Z">
        <w:r w:rsidR="00265E24">
          <w:rPr>
            <w:rFonts w:asciiTheme="minorEastAsia" w:hAnsiTheme="minorEastAsia" w:cs="Times New Roman"/>
            <w:color w:val="000000" w:themeColor="text1"/>
            <w:spacing w:val="10"/>
            <w:sz w:val="24"/>
            <w:szCs w:val="24"/>
          </w:rPr>
          <w:t>方式</w:t>
        </w:r>
      </w:ins>
      <w:del w:id="1426" w:author="微软用户" w:date="2017-08-27T14:39:00Z">
        <w:r w:rsidRPr="0034779C" w:rsidDel="00265E24">
          <w:rPr>
            <w:rFonts w:asciiTheme="minorEastAsia" w:hAnsiTheme="minorEastAsia" w:cs="Times New Roman" w:hint="eastAsia"/>
            <w:color w:val="000000" w:themeColor="text1"/>
            <w:spacing w:val="10"/>
            <w:sz w:val="24"/>
            <w:szCs w:val="24"/>
            <w:rPrChange w:id="1427" w:author="JY0225" w:date="2017-08-24T11:10:00Z">
              <w:rPr>
                <w:rFonts w:ascii="Times New Roman" w:hAnsi="Times New Roman" w:cs="Times New Roman" w:hint="eastAsia"/>
                <w:color w:val="000000" w:themeColor="text1"/>
                <w:spacing w:val="10"/>
                <w:sz w:val="24"/>
              </w:rPr>
            </w:rPrChange>
          </w:rPr>
          <w:delText>方案</w:delText>
        </w:r>
      </w:del>
      <w:r w:rsidRPr="0034779C">
        <w:rPr>
          <w:rFonts w:asciiTheme="minorEastAsia" w:hAnsiTheme="minorEastAsia" w:cs="Times New Roman" w:hint="eastAsia"/>
          <w:color w:val="000000" w:themeColor="text1"/>
          <w:spacing w:val="10"/>
          <w:sz w:val="24"/>
          <w:szCs w:val="24"/>
          <w:rPrChange w:id="1428" w:author="JY0225" w:date="2017-08-24T11:10:00Z">
            <w:rPr>
              <w:rFonts w:ascii="Times New Roman" w:hAnsi="Times New Roman" w:cs="Times New Roman" w:hint="eastAsia"/>
              <w:color w:val="000000" w:themeColor="text1"/>
              <w:spacing w:val="10"/>
              <w:sz w:val="24"/>
            </w:rPr>
          </w:rPrChange>
        </w:rPr>
        <w:t>上，</w:t>
      </w:r>
      <w:r w:rsidR="00920676" w:rsidRPr="0034779C">
        <w:rPr>
          <w:rFonts w:asciiTheme="minorEastAsia" w:hAnsiTheme="minorEastAsia" w:cs="Times New Roman" w:hint="eastAsia"/>
          <w:color w:val="000000" w:themeColor="text1"/>
          <w:spacing w:val="10"/>
          <w:sz w:val="24"/>
          <w:szCs w:val="24"/>
          <w:rPrChange w:id="1429" w:author="JY0225" w:date="2017-08-24T11:10:00Z">
            <w:rPr>
              <w:rFonts w:ascii="Times New Roman" w:hAnsi="Times New Roman" w:cs="Times New Roman" w:hint="eastAsia"/>
              <w:color w:val="000000" w:themeColor="text1"/>
              <w:spacing w:val="10"/>
              <w:sz w:val="24"/>
            </w:rPr>
          </w:rPrChange>
        </w:rPr>
        <w:t>它们</w:t>
      </w:r>
      <w:r w:rsidR="00F06DE7" w:rsidRPr="0034779C">
        <w:rPr>
          <w:rFonts w:asciiTheme="minorEastAsia" w:hAnsiTheme="minorEastAsia" w:cs="Times New Roman" w:hint="eastAsia"/>
          <w:color w:val="000000" w:themeColor="text1"/>
          <w:spacing w:val="10"/>
          <w:sz w:val="24"/>
          <w:szCs w:val="24"/>
          <w:rPrChange w:id="1430" w:author="JY0225" w:date="2017-08-24T11:10:00Z">
            <w:rPr>
              <w:rFonts w:ascii="Times New Roman" w:hAnsi="Times New Roman" w:cs="Times New Roman" w:hint="eastAsia"/>
              <w:color w:val="000000" w:themeColor="text1"/>
              <w:spacing w:val="10"/>
              <w:sz w:val="24"/>
            </w:rPr>
          </w:rPrChange>
        </w:rPr>
        <w:t>都</w:t>
      </w:r>
      <w:r w:rsidRPr="0034779C">
        <w:rPr>
          <w:rFonts w:asciiTheme="minorEastAsia" w:hAnsiTheme="minorEastAsia" w:cs="Times New Roman" w:hint="eastAsia"/>
          <w:color w:val="000000" w:themeColor="text1"/>
          <w:spacing w:val="10"/>
          <w:sz w:val="24"/>
          <w:szCs w:val="24"/>
          <w:rPrChange w:id="1431" w:author="JY0225" w:date="2017-08-24T11:10:00Z">
            <w:rPr>
              <w:rFonts w:ascii="Times New Roman" w:hAnsi="Times New Roman" w:cs="Times New Roman" w:hint="eastAsia"/>
              <w:color w:val="000000" w:themeColor="text1"/>
              <w:spacing w:val="10"/>
              <w:sz w:val="24"/>
            </w:rPr>
          </w:rPrChange>
        </w:rPr>
        <w:t>将文件</w:t>
      </w:r>
      <w:ins w:id="1432" w:author="微软用户" w:date="2017-08-27T14:40:00Z">
        <w:r w:rsidR="00C65324">
          <w:rPr>
            <w:rFonts w:asciiTheme="minorEastAsia" w:hAnsiTheme="minorEastAsia" w:cs="Times New Roman"/>
            <w:color w:val="000000" w:themeColor="text1"/>
            <w:spacing w:val="10"/>
            <w:sz w:val="24"/>
            <w:szCs w:val="24"/>
          </w:rPr>
          <w:t>分割成</w:t>
        </w:r>
      </w:ins>
      <w:del w:id="1433" w:author="微软用户" w:date="2017-08-27T14:40:00Z">
        <w:r w:rsidRPr="0034779C" w:rsidDel="00C65324">
          <w:rPr>
            <w:rFonts w:asciiTheme="minorEastAsia" w:hAnsiTheme="minorEastAsia" w:cs="Times New Roman" w:hint="eastAsia"/>
            <w:color w:val="000000" w:themeColor="text1"/>
            <w:spacing w:val="10"/>
            <w:sz w:val="24"/>
            <w:szCs w:val="24"/>
            <w:rPrChange w:id="1434" w:author="JY0225" w:date="2017-08-24T11:10:00Z">
              <w:rPr>
                <w:rFonts w:ascii="Times New Roman" w:hAnsi="Times New Roman" w:cs="Times New Roman" w:hint="eastAsia"/>
                <w:color w:val="000000" w:themeColor="text1"/>
                <w:spacing w:val="10"/>
                <w:sz w:val="24"/>
              </w:rPr>
            </w:rPrChange>
          </w:rPr>
          <w:delText>以</w:delText>
        </w:r>
      </w:del>
      <w:r w:rsidRPr="0034779C">
        <w:rPr>
          <w:rFonts w:asciiTheme="minorEastAsia" w:hAnsiTheme="minorEastAsia" w:cs="Times New Roman" w:hint="eastAsia"/>
          <w:color w:val="000000" w:themeColor="text1"/>
          <w:spacing w:val="10"/>
          <w:sz w:val="24"/>
          <w:szCs w:val="24"/>
          <w:rPrChange w:id="1435" w:author="JY0225" w:date="2017-08-24T11:10:00Z">
            <w:rPr>
              <w:rFonts w:ascii="Times New Roman" w:hAnsi="Times New Roman" w:cs="Times New Roman" w:hint="eastAsia"/>
              <w:color w:val="000000" w:themeColor="text1"/>
              <w:spacing w:val="10"/>
              <w:sz w:val="24"/>
            </w:rPr>
          </w:rPrChange>
        </w:rPr>
        <w:t>固定大小的文件流形式，通过设定偏移量</w:t>
      </w:r>
      <w:del w:id="1436" w:author="微软用户" w:date="2017-08-27T14:40:00Z">
        <w:r w:rsidRPr="0034779C" w:rsidDel="00EB2A17">
          <w:rPr>
            <w:rFonts w:asciiTheme="minorEastAsia" w:hAnsiTheme="minorEastAsia" w:cs="Times New Roman" w:hint="eastAsia"/>
            <w:color w:val="000000" w:themeColor="text1"/>
            <w:spacing w:val="10"/>
            <w:sz w:val="24"/>
            <w:szCs w:val="24"/>
            <w:rPrChange w:id="1437" w:author="JY0225" w:date="2017-08-24T11:10:00Z">
              <w:rPr>
                <w:rFonts w:ascii="Times New Roman" w:hAnsi="Times New Roman" w:cs="Times New Roman" w:hint="eastAsia"/>
                <w:color w:val="000000" w:themeColor="text1"/>
                <w:spacing w:val="10"/>
                <w:sz w:val="24"/>
              </w:rPr>
            </w:rPrChange>
          </w:rPr>
          <w:delText>来</w:delText>
        </w:r>
        <w:r w:rsidRPr="0034779C" w:rsidDel="004C1616">
          <w:rPr>
            <w:rFonts w:asciiTheme="minorEastAsia" w:hAnsiTheme="minorEastAsia" w:cs="Times New Roman" w:hint="eastAsia"/>
            <w:color w:val="000000" w:themeColor="text1"/>
            <w:spacing w:val="10"/>
            <w:sz w:val="24"/>
            <w:szCs w:val="24"/>
            <w:rPrChange w:id="1438" w:author="JY0225" w:date="2017-08-24T11:10:00Z">
              <w:rPr>
                <w:rFonts w:ascii="Times New Roman" w:hAnsi="Times New Roman" w:cs="Times New Roman" w:hint="eastAsia"/>
                <w:color w:val="000000" w:themeColor="text1"/>
                <w:spacing w:val="10"/>
                <w:sz w:val="24"/>
              </w:rPr>
            </w:rPrChange>
          </w:rPr>
          <w:delText>对大文件</w:delText>
        </w:r>
      </w:del>
      <w:r w:rsidRPr="0034779C">
        <w:rPr>
          <w:rFonts w:asciiTheme="minorEastAsia" w:hAnsiTheme="minorEastAsia" w:cs="Times New Roman" w:hint="eastAsia"/>
          <w:color w:val="000000" w:themeColor="text1"/>
          <w:spacing w:val="10"/>
          <w:sz w:val="24"/>
          <w:szCs w:val="24"/>
          <w:rPrChange w:id="1439" w:author="JY0225" w:date="2017-08-24T11:10:00Z">
            <w:rPr>
              <w:rFonts w:ascii="Times New Roman" w:hAnsi="Times New Roman" w:cs="Times New Roman" w:hint="eastAsia"/>
              <w:color w:val="000000" w:themeColor="text1"/>
              <w:spacing w:val="10"/>
              <w:sz w:val="24"/>
            </w:rPr>
          </w:rPrChange>
        </w:rPr>
        <w:t>进行分块传输，</w:t>
      </w:r>
      <w:r w:rsidR="00FD3E01" w:rsidRPr="0034779C">
        <w:rPr>
          <w:rFonts w:asciiTheme="minorEastAsia" w:hAnsiTheme="minorEastAsia" w:cs="Times New Roman" w:hint="eastAsia"/>
          <w:color w:val="000000" w:themeColor="text1"/>
          <w:spacing w:val="10"/>
          <w:sz w:val="24"/>
          <w:szCs w:val="24"/>
          <w:rPrChange w:id="1440" w:author="JY0225" w:date="2017-08-24T11:10:00Z">
            <w:rPr>
              <w:rFonts w:ascii="Times New Roman" w:hAnsi="Times New Roman" w:cs="Times New Roman" w:hint="eastAsia"/>
              <w:color w:val="000000" w:themeColor="text1"/>
              <w:spacing w:val="10"/>
              <w:sz w:val="24"/>
            </w:rPr>
          </w:rPrChange>
        </w:rPr>
        <w:t>这样做的好处是遇到网络故障时，只需记录已上传数据流的偏移量，重传时</w:t>
      </w:r>
      <w:r w:rsidR="00365D9F" w:rsidRPr="0034779C">
        <w:rPr>
          <w:rFonts w:asciiTheme="minorEastAsia" w:hAnsiTheme="minorEastAsia" w:cs="Times New Roman" w:hint="eastAsia"/>
          <w:color w:val="000000" w:themeColor="text1"/>
          <w:spacing w:val="10"/>
          <w:sz w:val="24"/>
          <w:szCs w:val="24"/>
          <w:rPrChange w:id="1441" w:author="JY0225" w:date="2017-08-24T11:10:00Z">
            <w:rPr>
              <w:rFonts w:ascii="Times New Roman" w:hAnsi="Times New Roman" w:cs="Times New Roman" w:hint="eastAsia"/>
              <w:color w:val="000000" w:themeColor="text1"/>
              <w:spacing w:val="10"/>
              <w:sz w:val="24"/>
            </w:rPr>
          </w:rPrChange>
        </w:rPr>
        <w:t>可以根据</w:t>
      </w:r>
      <w:r w:rsidRPr="0034779C">
        <w:rPr>
          <w:rFonts w:asciiTheme="minorEastAsia" w:hAnsiTheme="minorEastAsia" w:cs="Times New Roman" w:hint="eastAsia"/>
          <w:color w:val="000000" w:themeColor="text1"/>
          <w:spacing w:val="10"/>
          <w:sz w:val="24"/>
          <w:szCs w:val="24"/>
          <w:rPrChange w:id="1442" w:author="JY0225" w:date="2017-08-24T11:10:00Z">
            <w:rPr>
              <w:rFonts w:ascii="Times New Roman" w:hAnsi="Times New Roman" w:cs="Times New Roman" w:hint="eastAsia"/>
              <w:color w:val="000000" w:themeColor="text1"/>
              <w:spacing w:val="10"/>
              <w:sz w:val="24"/>
            </w:rPr>
          </w:rPrChange>
        </w:rPr>
        <w:t>偏移量</w:t>
      </w:r>
      <w:del w:id="1443" w:author="微软用户" w:date="2017-08-27T14:40:00Z">
        <w:r w:rsidRPr="0034779C" w:rsidDel="00962A6D">
          <w:rPr>
            <w:rFonts w:asciiTheme="minorEastAsia" w:hAnsiTheme="minorEastAsia" w:cs="Times New Roman" w:hint="eastAsia"/>
            <w:color w:val="000000" w:themeColor="text1"/>
            <w:spacing w:val="10"/>
            <w:sz w:val="24"/>
            <w:szCs w:val="24"/>
            <w:rPrChange w:id="1444" w:author="JY0225" w:date="2017-08-24T11:10:00Z">
              <w:rPr>
                <w:rFonts w:ascii="Times New Roman" w:hAnsi="Times New Roman" w:cs="Times New Roman" w:hint="eastAsia"/>
                <w:color w:val="000000" w:themeColor="text1"/>
                <w:spacing w:val="10"/>
                <w:sz w:val="24"/>
              </w:rPr>
            </w:rPrChange>
          </w:rPr>
          <w:delText>进行文件</w:delText>
        </w:r>
      </w:del>
      <w:r w:rsidRPr="0034779C">
        <w:rPr>
          <w:rFonts w:asciiTheme="minorEastAsia" w:hAnsiTheme="minorEastAsia" w:cs="Times New Roman" w:hint="eastAsia"/>
          <w:color w:val="000000" w:themeColor="text1"/>
          <w:spacing w:val="10"/>
          <w:sz w:val="24"/>
          <w:szCs w:val="24"/>
          <w:rPrChange w:id="1445" w:author="JY0225" w:date="2017-08-24T11:10:00Z">
            <w:rPr>
              <w:rFonts w:ascii="Times New Roman" w:hAnsi="Times New Roman" w:cs="Times New Roman" w:hint="eastAsia"/>
              <w:color w:val="000000" w:themeColor="text1"/>
              <w:spacing w:val="10"/>
              <w:sz w:val="24"/>
            </w:rPr>
          </w:rPrChange>
        </w:rPr>
        <w:t>续传</w:t>
      </w:r>
      <w:r w:rsidR="004A27AE" w:rsidRPr="0034779C">
        <w:rPr>
          <w:rFonts w:asciiTheme="minorEastAsia" w:hAnsiTheme="minorEastAsia" w:cs="Times New Roman" w:hint="eastAsia"/>
          <w:color w:val="000000" w:themeColor="text1"/>
          <w:spacing w:val="10"/>
          <w:sz w:val="24"/>
          <w:szCs w:val="24"/>
          <w:rPrChange w:id="1446" w:author="JY0225" w:date="2017-08-24T11:10:00Z">
            <w:rPr>
              <w:rFonts w:ascii="Times New Roman" w:hAnsi="Times New Roman" w:cs="Times New Roman" w:hint="eastAsia"/>
              <w:color w:val="000000" w:themeColor="text1"/>
              <w:spacing w:val="10"/>
              <w:sz w:val="24"/>
            </w:rPr>
          </w:rPrChange>
        </w:rPr>
        <w:t>而无需从头开始</w:t>
      </w:r>
      <w:r w:rsidR="00FC3AD5" w:rsidRPr="0034779C">
        <w:rPr>
          <w:rFonts w:asciiTheme="minorEastAsia" w:hAnsiTheme="minorEastAsia"/>
          <w:color w:val="000000" w:themeColor="text1"/>
          <w:sz w:val="24"/>
          <w:szCs w:val="24"/>
          <w:vertAlign w:val="superscript"/>
          <w:rPrChange w:id="1447"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448" w:author="JY0225" w:date="2017-08-24T11:10:00Z">
            <w:rPr>
              <w:color w:val="000000" w:themeColor="text1"/>
              <w:vertAlign w:val="superscript"/>
            </w:rPr>
          </w:rPrChange>
        </w:rPr>
        <w:instrText xml:space="preserve"> REF _Ref489793033 \r \h </w:instrText>
      </w:r>
      <w:r w:rsidR="0034779C" w:rsidRPr="0034779C">
        <w:rPr>
          <w:rFonts w:asciiTheme="minorEastAsia" w:hAnsiTheme="minorEastAsia"/>
          <w:color w:val="000000" w:themeColor="text1"/>
          <w:sz w:val="24"/>
          <w:szCs w:val="24"/>
          <w:vertAlign w:val="superscript"/>
          <w:rPrChange w:id="1449"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450" w:author="JY0225" w:date="2017-08-24T11:10:00Z">
            <w:rPr>
              <w:rFonts w:asciiTheme="minorEastAsia" w:hAnsiTheme="minorEastAsia"/>
              <w:color w:val="000000" w:themeColor="text1"/>
              <w:sz w:val="24"/>
              <w:szCs w:val="24"/>
              <w:vertAlign w:val="superscript"/>
            </w:rPr>
          </w:rPrChange>
        </w:rPr>
      </w:r>
      <w:r w:rsidR="00FC3AD5" w:rsidRPr="0034779C">
        <w:rPr>
          <w:rFonts w:asciiTheme="minorEastAsia" w:hAnsiTheme="minorEastAsia"/>
          <w:color w:val="000000" w:themeColor="text1"/>
          <w:sz w:val="24"/>
          <w:szCs w:val="24"/>
          <w:vertAlign w:val="superscript"/>
          <w:rPrChange w:id="1451" w:author="JY0225" w:date="2017-08-24T11:10:00Z">
            <w:rPr>
              <w:color w:val="000000" w:themeColor="text1"/>
              <w:vertAlign w:val="superscript"/>
            </w:rPr>
          </w:rPrChange>
        </w:rPr>
        <w:fldChar w:fldCharType="separate"/>
      </w:r>
      <w:ins w:id="1452" w:author="微软用户" w:date="2017-08-24T22:18:00Z">
        <w:r w:rsidR="00C56CDB">
          <w:rPr>
            <w:rFonts w:asciiTheme="minorEastAsia" w:hAnsiTheme="minorEastAsia"/>
            <w:color w:val="000000" w:themeColor="text1"/>
            <w:sz w:val="24"/>
            <w:szCs w:val="24"/>
            <w:vertAlign w:val="superscript"/>
          </w:rPr>
          <w:t>[13]</w:t>
        </w:r>
      </w:ins>
      <w:del w:id="1453" w:author="微软用户" w:date="2017-08-24T22:18:00Z">
        <w:r w:rsidR="008E2759" w:rsidRPr="0034779C" w:rsidDel="00C56CDB">
          <w:rPr>
            <w:rFonts w:asciiTheme="minorEastAsia" w:hAnsiTheme="minorEastAsia"/>
            <w:color w:val="000000" w:themeColor="text1"/>
            <w:sz w:val="24"/>
            <w:szCs w:val="24"/>
            <w:vertAlign w:val="superscript"/>
            <w:rPrChange w:id="1454" w:author="JY0225" w:date="2017-08-24T11:10:00Z">
              <w:rPr>
                <w:color w:val="000000" w:themeColor="text1"/>
                <w:vertAlign w:val="superscript"/>
              </w:rPr>
            </w:rPrChange>
          </w:rPr>
          <w:delText>[13]</w:delText>
        </w:r>
      </w:del>
      <w:r w:rsidR="00FC3AD5" w:rsidRPr="0034779C">
        <w:rPr>
          <w:rFonts w:asciiTheme="minorEastAsia" w:hAnsiTheme="minorEastAsia"/>
          <w:color w:val="000000" w:themeColor="text1"/>
          <w:sz w:val="24"/>
          <w:szCs w:val="24"/>
          <w:vertAlign w:val="superscript"/>
          <w:rPrChange w:id="1455" w:author="JY0225" w:date="2017-08-24T11:10:00Z">
            <w:rPr>
              <w:color w:val="000000" w:themeColor="text1"/>
              <w:vertAlign w:val="superscript"/>
            </w:rPr>
          </w:rPrChange>
        </w:rPr>
        <w:fldChar w:fldCharType="end"/>
      </w:r>
      <w:r w:rsidR="00FC3AD5" w:rsidRPr="0034779C">
        <w:rPr>
          <w:rFonts w:asciiTheme="minorEastAsia" w:hAnsiTheme="minorEastAsia"/>
          <w:color w:val="000000" w:themeColor="text1"/>
          <w:sz w:val="24"/>
          <w:szCs w:val="24"/>
          <w:vertAlign w:val="superscript"/>
          <w:rPrChange w:id="1456"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457" w:author="JY0225" w:date="2017-08-24T11:10:00Z">
            <w:rPr>
              <w:color w:val="000000" w:themeColor="text1"/>
              <w:vertAlign w:val="superscript"/>
            </w:rPr>
          </w:rPrChange>
        </w:rPr>
        <w:instrText xml:space="preserve"> REF _Ref489793034 \r \h </w:instrText>
      </w:r>
      <w:r w:rsidR="0034779C" w:rsidRPr="0034779C">
        <w:rPr>
          <w:rFonts w:asciiTheme="minorEastAsia" w:hAnsiTheme="minorEastAsia"/>
          <w:color w:val="000000" w:themeColor="text1"/>
          <w:sz w:val="24"/>
          <w:szCs w:val="24"/>
          <w:vertAlign w:val="superscript"/>
          <w:rPrChange w:id="1458"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459" w:author="JY0225" w:date="2017-08-24T11:10:00Z">
            <w:rPr>
              <w:rFonts w:asciiTheme="minorEastAsia" w:hAnsiTheme="minorEastAsia"/>
              <w:color w:val="000000" w:themeColor="text1"/>
              <w:sz w:val="24"/>
              <w:szCs w:val="24"/>
              <w:vertAlign w:val="superscript"/>
            </w:rPr>
          </w:rPrChange>
        </w:rPr>
      </w:r>
      <w:r w:rsidR="00FC3AD5" w:rsidRPr="0034779C">
        <w:rPr>
          <w:rFonts w:asciiTheme="minorEastAsia" w:hAnsiTheme="minorEastAsia"/>
          <w:color w:val="000000" w:themeColor="text1"/>
          <w:sz w:val="24"/>
          <w:szCs w:val="24"/>
          <w:vertAlign w:val="superscript"/>
          <w:rPrChange w:id="1460" w:author="JY0225" w:date="2017-08-24T11:10:00Z">
            <w:rPr>
              <w:color w:val="000000" w:themeColor="text1"/>
              <w:vertAlign w:val="superscript"/>
            </w:rPr>
          </w:rPrChange>
        </w:rPr>
        <w:fldChar w:fldCharType="separate"/>
      </w:r>
      <w:ins w:id="1461" w:author="微软用户" w:date="2017-08-24T22:18:00Z">
        <w:r w:rsidR="00C56CDB">
          <w:rPr>
            <w:rFonts w:asciiTheme="minorEastAsia" w:hAnsiTheme="minorEastAsia"/>
            <w:color w:val="000000" w:themeColor="text1"/>
            <w:sz w:val="24"/>
            <w:szCs w:val="24"/>
            <w:vertAlign w:val="superscript"/>
          </w:rPr>
          <w:t>[14]</w:t>
        </w:r>
      </w:ins>
      <w:del w:id="1462" w:author="微软用户" w:date="2017-08-24T22:18:00Z">
        <w:r w:rsidR="008E2759" w:rsidRPr="0034779C" w:rsidDel="00C56CDB">
          <w:rPr>
            <w:rFonts w:asciiTheme="minorEastAsia" w:hAnsiTheme="minorEastAsia"/>
            <w:color w:val="000000" w:themeColor="text1"/>
            <w:sz w:val="24"/>
            <w:szCs w:val="24"/>
            <w:vertAlign w:val="superscript"/>
            <w:rPrChange w:id="1463" w:author="JY0225" w:date="2017-08-24T11:10:00Z">
              <w:rPr>
                <w:color w:val="000000" w:themeColor="text1"/>
                <w:vertAlign w:val="superscript"/>
              </w:rPr>
            </w:rPrChange>
          </w:rPr>
          <w:delText>[14]</w:delText>
        </w:r>
      </w:del>
      <w:r w:rsidR="00FC3AD5" w:rsidRPr="0034779C">
        <w:rPr>
          <w:rFonts w:asciiTheme="minorEastAsia" w:hAnsiTheme="minorEastAsia"/>
          <w:color w:val="000000" w:themeColor="text1"/>
          <w:sz w:val="24"/>
          <w:szCs w:val="24"/>
          <w:vertAlign w:val="superscript"/>
          <w:rPrChange w:id="1464" w:author="JY0225" w:date="2017-08-24T11:10:00Z">
            <w:rPr>
              <w:color w:val="000000" w:themeColor="text1"/>
              <w:vertAlign w:val="superscript"/>
            </w:rPr>
          </w:rPrChange>
        </w:rPr>
        <w:fldChar w:fldCharType="end"/>
      </w:r>
      <w:r w:rsidRPr="0034779C">
        <w:rPr>
          <w:rFonts w:asciiTheme="minorEastAsia" w:hAnsiTheme="minorEastAsia" w:cs="Times New Roman" w:hint="eastAsia"/>
          <w:color w:val="000000" w:themeColor="text1"/>
          <w:spacing w:val="10"/>
          <w:sz w:val="24"/>
          <w:szCs w:val="24"/>
          <w:rPrChange w:id="1465" w:author="JY0225" w:date="2017-08-24T11:10:00Z">
            <w:rPr>
              <w:rFonts w:ascii="Times New Roman" w:hAnsi="Times New Roman" w:cs="Times New Roman" w:hint="eastAsia"/>
              <w:color w:val="000000" w:themeColor="text1"/>
              <w:spacing w:val="10"/>
              <w:sz w:val="24"/>
            </w:rPr>
          </w:rPrChange>
        </w:rPr>
        <w:t>。</w:t>
      </w:r>
    </w:p>
    <w:p w14:paraId="339F3D3B" w14:textId="3966DB14" w:rsidR="00B01C9B" w:rsidRPr="0034779C" w:rsidRDefault="00F058B2" w:rsidP="007527DE">
      <w:pPr>
        <w:spacing w:line="400" w:lineRule="exact"/>
        <w:ind w:firstLine="420"/>
        <w:rPr>
          <w:rFonts w:asciiTheme="minorEastAsia" w:hAnsiTheme="minorEastAsia" w:cs="Times New Roman"/>
          <w:color w:val="000000" w:themeColor="text1"/>
          <w:spacing w:val="10"/>
          <w:sz w:val="24"/>
          <w:szCs w:val="24"/>
          <w:rPrChange w:id="1466"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467" w:author="JY0225" w:date="2017-08-24T11:10:00Z">
            <w:rPr>
              <w:rFonts w:ascii="Times New Roman" w:hAnsi="Times New Roman" w:cs="Times New Roman" w:hint="eastAsia"/>
              <w:color w:val="000000" w:themeColor="text1"/>
              <w:spacing w:val="10"/>
              <w:sz w:val="24"/>
            </w:rPr>
          </w:rPrChange>
        </w:rPr>
        <w:t>随着云端数据的积累，</w:t>
      </w:r>
      <w:r w:rsidR="000F3051" w:rsidRPr="0034779C">
        <w:rPr>
          <w:rFonts w:asciiTheme="minorEastAsia" w:hAnsiTheme="minorEastAsia" w:cs="Times New Roman" w:hint="eastAsia"/>
          <w:color w:val="000000" w:themeColor="text1"/>
          <w:spacing w:val="10"/>
          <w:sz w:val="24"/>
          <w:szCs w:val="24"/>
          <w:rPrChange w:id="1468" w:author="JY0225" w:date="2017-08-24T11:10:00Z">
            <w:rPr>
              <w:rFonts w:ascii="Times New Roman" w:hAnsi="Times New Roman" w:cs="Times New Roman" w:hint="eastAsia"/>
              <w:color w:val="000000" w:themeColor="text1"/>
              <w:spacing w:val="10"/>
              <w:sz w:val="24"/>
            </w:rPr>
          </w:rPrChange>
        </w:rPr>
        <w:t>服务端存储</w:t>
      </w:r>
      <w:r w:rsidR="001C57EE" w:rsidRPr="0034779C">
        <w:rPr>
          <w:rFonts w:asciiTheme="minorEastAsia" w:hAnsiTheme="minorEastAsia" w:cs="Times New Roman" w:hint="eastAsia"/>
          <w:color w:val="000000" w:themeColor="text1"/>
          <w:spacing w:val="10"/>
          <w:sz w:val="24"/>
          <w:szCs w:val="24"/>
          <w:rPrChange w:id="1469" w:author="JY0225" w:date="2017-08-24T11:10:00Z">
            <w:rPr>
              <w:rFonts w:ascii="Times New Roman" w:hAnsi="Times New Roman" w:cs="Times New Roman" w:hint="eastAsia"/>
              <w:color w:val="000000" w:themeColor="text1"/>
              <w:spacing w:val="10"/>
              <w:sz w:val="24"/>
            </w:rPr>
          </w:rPrChange>
        </w:rPr>
        <w:t>了</w:t>
      </w:r>
      <w:r w:rsidR="00B72768" w:rsidRPr="0034779C">
        <w:rPr>
          <w:rFonts w:asciiTheme="minorEastAsia" w:hAnsiTheme="minorEastAsia" w:cs="Times New Roman" w:hint="eastAsia"/>
          <w:color w:val="000000" w:themeColor="text1"/>
          <w:spacing w:val="10"/>
          <w:sz w:val="24"/>
          <w:szCs w:val="24"/>
          <w:rPrChange w:id="1470" w:author="JY0225" w:date="2017-08-24T11:10:00Z">
            <w:rPr>
              <w:rFonts w:ascii="Times New Roman" w:hAnsi="Times New Roman" w:cs="Times New Roman" w:hint="eastAsia"/>
              <w:color w:val="000000" w:themeColor="text1"/>
              <w:spacing w:val="10"/>
              <w:sz w:val="24"/>
            </w:rPr>
          </w:rPrChange>
        </w:rPr>
        <w:t>大量</w:t>
      </w:r>
      <w:commentRangeStart w:id="1471"/>
      <w:r w:rsidR="00B72768" w:rsidRPr="0034779C">
        <w:rPr>
          <w:rFonts w:asciiTheme="minorEastAsia" w:hAnsiTheme="minorEastAsia" w:cs="Times New Roman" w:hint="eastAsia"/>
          <w:color w:val="000000" w:themeColor="text1"/>
          <w:spacing w:val="10"/>
          <w:sz w:val="24"/>
          <w:szCs w:val="24"/>
          <w:rPrChange w:id="1472" w:author="JY0225" w:date="2017-08-24T11:10:00Z">
            <w:rPr>
              <w:rFonts w:ascii="Times New Roman" w:hAnsi="Times New Roman" w:cs="Times New Roman" w:hint="eastAsia"/>
              <w:color w:val="000000" w:themeColor="text1"/>
              <w:spacing w:val="10"/>
              <w:sz w:val="24"/>
            </w:rPr>
          </w:rPrChange>
        </w:rPr>
        <w:t>冗余</w:t>
      </w:r>
      <w:commentRangeEnd w:id="1471"/>
      <w:r w:rsidR="000879DD" w:rsidRPr="0034779C">
        <w:rPr>
          <w:rStyle w:val="ad"/>
          <w:rFonts w:asciiTheme="minorEastAsia" w:hAnsiTheme="minorEastAsia" w:cs="Times New Roman"/>
          <w:color w:val="000000" w:themeColor="text1"/>
          <w:sz w:val="24"/>
          <w:szCs w:val="24"/>
          <w:rPrChange w:id="1473" w:author="JY0225" w:date="2017-08-24T11:10:00Z">
            <w:rPr>
              <w:rStyle w:val="ad"/>
              <w:rFonts w:ascii="Calibri" w:eastAsia="宋体" w:hAnsi="Calibri" w:cs="Times New Roman"/>
              <w:color w:val="000000" w:themeColor="text1"/>
            </w:rPr>
          </w:rPrChange>
        </w:rPr>
        <w:commentReference w:id="1471"/>
      </w:r>
      <w:r w:rsidR="001C57EE" w:rsidRPr="0034779C">
        <w:rPr>
          <w:rFonts w:asciiTheme="minorEastAsia" w:hAnsiTheme="minorEastAsia" w:cs="Times New Roman" w:hint="eastAsia"/>
          <w:color w:val="000000" w:themeColor="text1"/>
          <w:spacing w:val="10"/>
          <w:sz w:val="24"/>
          <w:szCs w:val="24"/>
          <w:rPrChange w:id="1474" w:author="JY0225" w:date="2017-08-24T11:10:00Z">
            <w:rPr>
              <w:rFonts w:ascii="Times New Roman" w:hAnsi="Times New Roman" w:cs="Times New Roman" w:hint="eastAsia"/>
              <w:color w:val="000000" w:themeColor="text1"/>
              <w:spacing w:val="10"/>
              <w:sz w:val="24"/>
            </w:rPr>
          </w:rPrChange>
        </w:rPr>
        <w:t>的数据</w:t>
      </w:r>
      <w:r w:rsidR="00936035" w:rsidRPr="0034779C">
        <w:rPr>
          <w:rFonts w:asciiTheme="minorEastAsia" w:hAnsiTheme="minorEastAsia"/>
          <w:color w:val="000000" w:themeColor="text1"/>
          <w:sz w:val="24"/>
          <w:szCs w:val="24"/>
          <w:vertAlign w:val="superscript"/>
          <w:rPrChange w:id="1475" w:author="JY0225" w:date="2017-08-24T11:10:00Z">
            <w:rPr>
              <w:color w:val="000000" w:themeColor="text1"/>
              <w:vertAlign w:val="superscript"/>
            </w:rPr>
          </w:rPrChange>
        </w:rPr>
        <w:fldChar w:fldCharType="begin"/>
      </w:r>
      <w:r w:rsidR="00936035" w:rsidRPr="0034779C">
        <w:rPr>
          <w:rFonts w:asciiTheme="minorEastAsia" w:hAnsiTheme="minorEastAsia"/>
          <w:color w:val="000000" w:themeColor="text1"/>
          <w:sz w:val="24"/>
          <w:szCs w:val="24"/>
          <w:vertAlign w:val="superscript"/>
          <w:rPrChange w:id="1476" w:author="JY0225" w:date="2017-08-24T11:10:00Z">
            <w:rPr>
              <w:color w:val="000000" w:themeColor="text1"/>
              <w:vertAlign w:val="superscript"/>
            </w:rPr>
          </w:rPrChange>
        </w:rPr>
        <w:instrText xml:space="preserve"> REF _Ref489793121 \r \h </w:instrText>
      </w:r>
      <w:r w:rsidR="0034779C" w:rsidRPr="0034779C">
        <w:rPr>
          <w:rFonts w:asciiTheme="minorEastAsia" w:hAnsiTheme="minorEastAsia"/>
          <w:color w:val="000000" w:themeColor="text1"/>
          <w:sz w:val="24"/>
          <w:szCs w:val="24"/>
          <w:vertAlign w:val="superscript"/>
          <w:rPrChange w:id="1477" w:author="JY0225" w:date="2017-08-24T11:10:00Z">
            <w:rPr>
              <w:color w:val="000000" w:themeColor="text1"/>
              <w:sz w:val="24"/>
              <w:szCs w:val="24"/>
              <w:vertAlign w:val="superscript"/>
            </w:rPr>
          </w:rPrChange>
        </w:rPr>
        <w:instrText xml:space="preserve"> \* MERGEFORMAT </w:instrText>
      </w:r>
      <w:r w:rsidR="00936035" w:rsidRPr="0034779C">
        <w:rPr>
          <w:rFonts w:asciiTheme="minorEastAsia" w:hAnsiTheme="minorEastAsia"/>
          <w:color w:val="000000" w:themeColor="text1"/>
          <w:sz w:val="24"/>
          <w:szCs w:val="24"/>
          <w:vertAlign w:val="superscript"/>
          <w:rPrChange w:id="1478" w:author="JY0225" w:date="2017-08-24T11:10:00Z">
            <w:rPr>
              <w:rFonts w:asciiTheme="minorEastAsia" w:hAnsiTheme="minorEastAsia"/>
              <w:color w:val="000000" w:themeColor="text1"/>
              <w:sz w:val="24"/>
              <w:szCs w:val="24"/>
              <w:vertAlign w:val="superscript"/>
            </w:rPr>
          </w:rPrChange>
        </w:rPr>
      </w:r>
      <w:r w:rsidR="00936035" w:rsidRPr="0034779C">
        <w:rPr>
          <w:rFonts w:asciiTheme="minorEastAsia" w:hAnsiTheme="minorEastAsia"/>
          <w:color w:val="000000" w:themeColor="text1"/>
          <w:sz w:val="24"/>
          <w:szCs w:val="24"/>
          <w:vertAlign w:val="superscript"/>
          <w:rPrChange w:id="1479" w:author="JY0225" w:date="2017-08-24T11:10:00Z">
            <w:rPr>
              <w:color w:val="000000" w:themeColor="text1"/>
              <w:vertAlign w:val="superscript"/>
            </w:rPr>
          </w:rPrChange>
        </w:rPr>
        <w:fldChar w:fldCharType="separate"/>
      </w:r>
      <w:ins w:id="1480" w:author="微软用户" w:date="2017-08-24T22:18:00Z">
        <w:r w:rsidR="00C56CDB">
          <w:rPr>
            <w:rFonts w:asciiTheme="minorEastAsia" w:hAnsiTheme="minorEastAsia"/>
            <w:color w:val="000000" w:themeColor="text1"/>
            <w:sz w:val="24"/>
            <w:szCs w:val="24"/>
            <w:vertAlign w:val="superscript"/>
          </w:rPr>
          <w:t>[15]</w:t>
        </w:r>
      </w:ins>
      <w:del w:id="1481" w:author="微软用户" w:date="2017-08-24T22:18:00Z">
        <w:r w:rsidR="008E2759" w:rsidRPr="0034779C" w:rsidDel="00C56CDB">
          <w:rPr>
            <w:rFonts w:asciiTheme="minorEastAsia" w:hAnsiTheme="minorEastAsia"/>
            <w:color w:val="000000" w:themeColor="text1"/>
            <w:sz w:val="24"/>
            <w:szCs w:val="24"/>
            <w:vertAlign w:val="superscript"/>
            <w:rPrChange w:id="1482" w:author="JY0225" w:date="2017-08-24T11:10:00Z">
              <w:rPr>
                <w:color w:val="000000" w:themeColor="text1"/>
                <w:vertAlign w:val="superscript"/>
              </w:rPr>
            </w:rPrChange>
          </w:rPr>
          <w:delText>[15]</w:delText>
        </w:r>
      </w:del>
      <w:r w:rsidR="00936035" w:rsidRPr="0034779C">
        <w:rPr>
          <w:rFonts w:asciiTheme="minorEastAsia" w:hAnsiTheme="minorEastAsia"/>
          <w:color w:val="000000" w:themeColor="text1"/>
          <w:sz w:val="24"/>
          <w:szCs w:val="24"/>
          <w:vertAlign w:val="superscript"/>
          <w:rPrChange w:id="1483" w:author="JY0225" w:date="2017-08-24T11:10:00Z">
            <w:rPr>
              <w:color w:val="000000" w:themeColor="text1"/>
              <w:vertAlign w:val="superscript"/>
            </w:rPr>
          </w:rPrChange>
        </w:rPr>
        <w:fldChar w:fldCharType="end"/>
      </w:r>
      <w:ins w:id="1484" w:author="微软用户" w:date="2017-08-24T21:51:00Z">
        <w:r w:rsidR="00D853F0">
          <w:rPr>
            <w:rFonts w:asciiTheme="minorEastAsia" w:hAnsiTheme="minorEastAsia"/>
            <w:color w:val="000000" w:themeColor="text1"/>
            <w:sz w:val="24"/>
            <w:szCs w:val="24"/>
            <w:vertAlign w:val="superscript"/>
          </w:rPr>
          <w:fldChar w:fldCharType="begin"/>
        </w:r>
        <w:r w:rsidR="00D853F0">
          <w:rPr>
            <w:rFonts w:asciiTheme="minorEastAsia" w:hAnsiTheme="minorEastAsia"/>
            <w:color w:val="000000" w:themeColor="text1"/>
            <w:sz w:val="24"/>
            <w:szCs w:val="24"/>
            <w:vertAlign w:val="superscript"/>
          </w:rPr>
          <w:instrText xml:space="preserve"> REF _Ref491374837 \r \h </w:instrText>
        </w:r>
      </w:ins>
      <w:r w:rsidR="00D853F0">
        <w:rPr>
          <w:rFonts w:asciiTheme="minorEastAsia" w:hAnsiTheme="minorEastAsia"/>
          <w:color w:val="000000" w:themeColor="text1"/>
          <w:sz w:val="24"/>
          <w:szCs w:val="24"/>
          <w:vertAlign w:val="superscript"/>
        </w:rPr>
      </w:r>
      <w:r w:rsidR="00D853F0">
        <w:rPr>
          <w:rFonts w:asciiTheme="minorEastAsia" w:hAnsiTheme="minorEastAsia"/>
          <w:color w:val="000000" w:themeColor="text1"/>
          <w:sz w:val="24"/>
          <w:szCs w:val="24"/>
          <w:vertAlign w:val="superscript"/>
        </w:rPr>
        <w:fldChar w:fldCharType="separate"/>
      </w:r>
      <w:ins w:id="1485" w:author="微软用户" w:date="2017-08-24T22:18:00Z">
        <w:r w:rsidR="00C56CDB">
          <w:rPr>
            <w:rFonts w:asciiTheme="minorEastAsia" w:hAnsiTheme="minorEastAsia"/>
            <w:color w:val="000000" w:themeColor="text1"/>
            <w:sz w:val="24"/>
            <w:szCs w:val="24"/>
            <w:vertAlign w:val="superscript"/>
          </w:rPr>
          <w:t>[16]</w:t>
        </w:r>
      </w:ins>
      <w:ins w:id="1486" w:author="微软用户" w:date="2017-08-24T21:51:00Z">
        <w:r w:rsidR="00D853F0">
          <w:rPr>
            <w:rFonts w:asciiTheme="minorEastAsia" w:hAnsiTheme="minorEastAsia"/>
            <w:color w:val="000000" w:themeColor="text1"/>
            <w:sz w:val="24"/>
            <w:szCs w:val="24"/>
            <w:vertAlign w:val="superscript"/>
          </w:rPr>
          <w:fldChar w:fldCharType="end"/>
        </w:r>
      </w:ins>
      <w:del w:id="1487" w:author="微软用户" w:date="2017-08-24T21:49:00Z">
        <w:r w:rsidR="00936035" w:rsidRPr="0034779C" w:rsidDel="00D853F0">
          <w:rPr>
            <w:rFonts w:asciiTheme="minorEastAsia" w:hAnsiTheme="minorEastAsia"/>
            <w:color w:val="000000" w:themeColor="text1"/>
            <w:sz w:val="24"/>
            <w:szCs w:val="24"/>
            <w:vertAlign w:val="superscript"/>
            <w:rPrChange w:id="1488" w:author="JY0225" w:date="2017-08-24T11:10:00Z">
              <w:rPr>
                <w:color w:val="000000" w:themeColor="text1"/>
                <w:vertAlign w:val="superscript"/>
              </w:rPr>
            </w:rPrChange>
          </w:rPr>
          <w:fldChar w:fldCharType="begin"/>
        </w:r>
        <w:r w:rsidR="00936035" w:rsidRPr="0034779C" w:rsidDel="00D853F0">
          <w:rPr>
            <w:rFonts w:asciiTheme="minorEastAsia" w:hAnsiTheme="minorEastAsia"/>
            <w:color w:val="000000" w:themeColor="text1"/>
            <w:sz w:val="24"/>
            <w:szCs w:val="24"/>
            <w:vertAlign w:val="superscript"/>
            <w:rPrChange w:id="1489" w:author="JY0225" w:date="2017-08-24T11:10:00Z">
              <w:rPr>
                <w:color w:val="000000" w:themeColor="text1"/>
                <w:vertAlign w:val="superscript"/>
              </w:rPr>
            </w:rPrChange>
          </w:rPr>
          <w:delInstrText xml:space="preserve"> REF _Ref489793122 \r \h </w:delInstrText>
        </w:r>
        <w:r w:rsidR="0034779C" w:rsidRPr="0034779C" w:rsidDel="00D853F0">
          <w:rPr>
            <w:rFonts w:asciiTheme="minorEastAsia" w:hAnsiTheme="minorEastAsia"/>
            <w:color w:val="000000" w:themeColor="text1"/>
            <w:sz w:val="24"/>
            <w:szCs w:val="24"/>
            <w:vertAlign w:val="superscript"/>
            <w:rPrChange w:id="1490" w:author="JY0225" w:date="2017-08-24T11:10:00Z">
              <w:rPr>
                <w:color w:val="000000" w:themeColor="text1"/>
                <w:sz w:val="24"/>
                <w:szCs w:val="24"/>
                <w:vertAlign w:val="superscript"/>
              </w:rPr>
            </w:rPrChange>
          </w:rPr>
          <w:delInstrText xml:space="preserve"> \* MERGEFORMAT </w:delInstrText>
        </w:r>
        <w:r w:rsidR="00936035" w:rsidRPr="0034779C" w:rsidDel="00D853F0">
          <w:rPr>
            <w:rFonts w:asciiTheme="minorEastAsia" w:hAnsiTheme="minorEastAsia"/>
            <w:color w:val="000000" w:themeColor="text1"/>
            <w:sz w:val="24"/>
            <w:szCs w:val="24"/>
            <w:vertAlign w:val="superscript"/>
            <w:rPrChange w:id="1491" w:author="JY0225" w:date="2017-08-24T11:10:00Z">
              <w:rPr>
                <w:rFonts w:asciiTheme="minorEastAsia" w:hAnsiTheme="minorEastAsia"/>
                <w:color w:val="000000" w:themeColor="text1"/>
                <w:sz w:val="24"/>
                <w:szCs w:val="24"/>
                <w:vertAlign w:val="superscript"/>
              </w:rPr>
            </w:rPrChange>
          </w:rPr>
        </w:r>
        <w:r w:rsidR="00936035" w:rsidRPr="0034779C" w:rsidDel="00D853F0">
          <w:rPr>
            <w:rFonts w:asciiTheme="minorEastAsia" w:hAnsiTheme="minorEastAsia"/>
            <w:color w:val="000000" w:themeColor="text1"/>
            <w:sz w:val="24"/>
            <w:szCs w:val="24"/>
            <w:vertAlign w:val="superscript"/>
            <w:rPrChange w:id="1492" w:author="JY0225" w:date="2017-08-24T11:10:00Z">
              <w:rPr>
                <w:color w:val="000000" w:themeColor="text1"/>
                <w:vertAlign w:val="superscript"/>
              </w:rPr>
            </w:rPrChange>
          </w:rPr>
          <w:fldChar w:fldCharType="separate"/>
        </w:r>
      </w:del>
      <w:ins w:id="1493" w:author="JY0225" w:date="2017-08-23T16:27:00Z">
        <w:del w:id="1494" w:author="微软用户" w:date="2017-08-24T21:49:00Z">
          <w:r w:rsidR="008E2759" w:rsidRPr="0034779C" w:rsidDel="00D853F0">
            <w:rPr>
              <w:rFonts w:asciiTheme="minorEastAsia" w:hAnsiTheme="minorEastAsia"/>
              <w:color w:val="000000" w:themeColor="text1"/>
              <w:sz w:val="24"/>
              <w:szCs w:val="24"/>
              <w:vertAlign w:val="superscript"/>
              <w:rPrChange w:id="1495" w:author="JY0225" w:date="2017-08-24T11:10:00Z">
                <w:rPr>
                  <w:color w:val="000000" w:themeColor="text1"/>
                  <w:vertAlign w:val="superscript"/>
                </w:rPr>
              </w:rPrChange>
            </w:rPr>
            <w:delText>[1]</w:delText>
          </w:r>
        </w:del>
      </w:ins>
      <w:del w:id="1496" w:author="微软用户" w:date="2017-08-24T21:49:00Z">
        <w:r w:rsidR="006D560D" w:rsidRPr="0034779C" w:rsidDel="00D853F0">
          <w:rPr>
            <w:rFonts w:asciiTheme="minorEastAsia" w:hAnsiTheme="minorEastAsia"/>
            <w:color w:val="000000" w:themeColor="text1"/>
            <w:sz w:val="24"/>
            <w:szCs w:val="24"/>
            <w:vertAlign w:val="superscript"/>
            <w:rPrChange w:id="1497" w:author="JY0225" w:date="2017-08-24T11:10:00Z">
              <w:rPr>
                <w:color w:val="000000" w:themeColor="text1"/>
                <w:vertAlign w:val="superscript"/>
              </w:rPr>
            </w:rPrChange>
          </w:rPr>
          <w:delText>[16]</w:delText>
        </w:r>
        <w:r w:rsidR="00936035" w:rsidRPr="0034779C" w:rsidDel="00D853F0">
          <w:rPr>
            <w:rFonts w:asciiTheme="minorEastAsia" w:hAnsiTheme="minorEastAsia"/>
            <w:color w:val="000000" w:themeColor="text1"/>
            <w:sz w:val="24"/>
            <w:szCs w:val="24"/>
            <w:vertAlign w:val="superscript"/>
            <w:rPrChange w:id="1498" w:author="JY0225" w:date="2017-08-24T11:10:00Z">
              <w:rPr>
                <w:color w:val="000000" w:themeColor="text1"/>
                <w:vertAlign w:val="superscript"/>
              </w:rPr>
            </w:rPrChange>
          </w:rPr>
          <w:fldChar w:fldCharType="end"/>
        </w:r>
      </w:del>
      <w:r w:rsidR="00835116" w:rsidRPr="0034779C">
        <w:rPr>
          <w:rFonts w:asciiTheme="minorEastAsia" w:hAnsiTheme="minorEastAsia" w:cs="Times New Roman" w:hint="eastAsia"/>
          <w:color w:val="000000" w:themeColor="text1"/>
          <w:spacing w:val="10"/>
          <w:sz w:val="24"/>
          <w:szCs w:val="24"/>
          <w:rPrChange w:id="1499" w:author="JY0225" w:date="2017-08-24T11:10:00Z">
            <w:rPr>
              <w:rFonts w:ascii="Times New Roman" w:hAnsi="Times New Roman" w:cs="Times New Roman" w:hint="eastAsia"/>
              <w:color w:val="000000" w:themeColor="text1"/>
              <w:spacing w:val="10"/>
              <w:sz w:val="24"/>
            </w:rPr>
          </w:rPrChange>
        </w:rPr>
        <w:t>。</w:t>
      </w:r>
      <w:r w:rsidR="003A6A46" w:rsidRPr="0034779C">
        <w:rPr>
          <w:rFonts w:asciiTheme="minorEastAsia" w:hAnsiTheme="minorEastAsia" w:cs="Times New Roman" w:hint="eastAsia"/>
          <w:color w:val="000000" w:themeColor="text1"/>
          <w:spacing w:val="10"/>
          <w:sz w:val="24"/>
          <w:szCs w:val="24"/>
          <w:rPrChange w:id="1500" w:author="JY0225" w:date="2017-08-24T11:10:00Z">
            <w:rPr>
              <w:rFonts w:ascii="Times New Roman" w:hAnsi="Times New Roman" w:cs="Times New Roman" w:hint="eastAsia"/>
              <w:color w:val="000000" w:themeColor="text1"/>
              <w:spacing w:val="10"/>
              <w:sz w:val="24"/>
            </w:rPr>
          </w:rPrChange>
        </w:rPr>
        <w:t>减少数据冗余以节省服务器的存储空间</w:t>
      </w:r>
      <w:r w:rsidR="00F20C43" w:rsidRPr="0034779C">
        <w:rPr>
          <w:rFonts w:asciiTheme="minorEastAsia" w:hAnsiTheme="minorEastAsia" w:cs="Times New Roman" w:hint="eastAsia"/>
          <w:color w:val="000000" w:themeColor="text1"/>
          <w:spacing w:val="10"/>
          <w:sz w:val="24"/>
          <w:szCs w:val="24"/>
          <w:rPrChange w:id="1501" w:author="JY0225" w:date="2017-08-24T11:10:00Z">
            <w:rPr>
              <w:rFonts w:ascii="Times New Roman" w:hAnsi="Times New Roman" w:cs="Times New Roman" w:hint="eastAsia"/>
              <w:color w:val="000000" w:themeColor="text1"/>
              <w:spacing w:val="10"/>
              <w:sz w:val="24"/>
            </w:rPr>
          </w:rPrChange>
        </w:rPr>
        <w:t>是十分有必要的，</w:t>
      </w:r>
      <w:ins w:id="1502" w:author="微软用户" w:date="2017-08-27T14:41:00Z">
        <w:r w:rsidR="00F70DF9">
          <w:rPr>
            <w:rFonts w:asciiTheme="minorEastAsia" w:hAnsiTheme="minorEastAsia" w:cs="Times New Roman"/>
            <w:color w:val="000000" w:themeColor="text1"/>
            <w:spacing w:val="10"/>
            <w:sz w:val="24"/>
            <w:szCs w:val="24"/>
          </w:rPr>
          <w:t>除此之外</w:t>
        </w:r>
      </w:ins>
      <w:del w:id="1503" w:author="微软用户" w:date="2017-08-27T14:41:00Z">
        <w:r w:rsidR="00F20C43" w:rsidRPr="0034779C" w:rsidDel="00F70DF9">
          <w:rPr>
            <w:rFonts w:asciiTheme="minorEastAsia" w:hAnsiTheme="minorEastAsia" w:cs="Times New Roman" w:hint="eastAsia"/>
            <w:color w:val="000000" w:themeColor="text1"/>
            <w:spacing w:val="10"/>
            <w:sz w:val="24"/>
            <w:szCs w:val="24"/>
            <w:rPrChange w:id="1504" w:author="JY0225" w:date="2017-08-24T11:10:00Z">
              <w:rPr>
                <w:rFonts w:ascii="Times New Roman" w:hAnsi="Times New Roman" w:cs="Times New Roman" w:hint="eastAsia"/>
                <w:color w:val="000000" w:themeColor="text1"/>
                <w:spacing w:val="10"/>
                <w:sz w:val="24"/>
              </w:rPr>
            </w:rPrChange>
          </w:rPr>
          <w:delText>同时</w:delText>
        </w:r>
      </w:del>
      <w:r w:rsidR="00A60355" w:rsidRPr="0034779C">
        <w:rPr>
          <w:rFonts w:asciiTheme="minorEastAsia" w:hAnsiTheme="minorEastAsia" w:cs="Times New Roman" w:hint="eastAsia"/>
          <w:color w:val="000000" w:themeColor="text1"/>
          <w:spacing w:val="10"/>
          <w:sz w:val="24"/>
          <w:szCs w:val="24"/>
          <w:rPrChange w:id="1505" w:author="JY0225" w:date="2017-08-24T11:10:00Z">
            <w:rPr>
              <w:rFonts w:ascii="Times New Roman" w:hAnsi="Times New Roman" w:cs="Times New Roman" w:hint="eastAsia"/>
              <w:color w:val="000000" w:themeColor="text1"/>
              <w:spacing w:val="10"/>
              <w:sz w:val="24"/>
            </w:rPr>
          </w:rPrChange>
        </w:rPr>
        <w:t>还</w:t>
      </w:r>
      <w:r w:rsidR="00221934" w:rsidRPr="0034779C">
        <w:rPr>
          <w:rFonts w:asciiTheme="minorEastAsia" w:hAnsiTheme="minorEastAsia" w:cs="Times New Roman" w:hint="eastAsia"/>
          <w:color w:val="000000" w:themeColor="text1"/>
          <w:spacing w:val="10"/>
          <w:sz w:val="24"/>
          <w:szCs w:val="24"/>
          <w:rPrChange w:id="1506" w:author="JY0225" w:date="2017-08-24T11:10:00Z">
            <w:rPr>
              <w:rFonts w:ascii="Times New Roman" w:hAnsi="Times New Roman" w:cs="Times New Roman" w:hint="eastAsia"/>
              <w:color w:val="000000" w:themeColor="text1"/>
              <w:spacing w:val="10"/>
              <w:sz w:val="24"/>
            </w:rPr>
          </w:rPrChange>
        </w:rPr>
        <w:t>能为用户提供一</w:t>
      </w:r>
      <w:ins w:id="1507" w:author="微软用户" w:date="2017-08-27T14:42:00Z">
        <w:r w:rsidR="00653881">
          <w:rPr>
            <w:rFonts w:asciiTheme="minorEastAsia" w:hAnsiTheme="minorEastAsia" w:cs="Times New Roman"/>
            <w:color w:val="000000" w:themeColor="text1"/>
            <w:spacing w:val="10"/>
            <w:sz w:val="24"/>
            <w:szCs w:val="24"/>
          </w:rPr>
          <w:t>项</w:t>
        </w:r>
      </w:ins>
      <w:del w:id="1508" w:author="微软用户" w:date="2017-08-27T14:42:00Z">
        <w:r w:rsidR="00221934" w:rsidRPr="0034779C" w:rsidDel="00653881">
          <w:rPr>
            <w:rFonts w:asciiTheme="minorEastAsia" w:hAnsiTheme="minorEastAsia" w:cs="Times New Roman" w:hint="eastAsia"/>
            <w:color w:val="000000" w:themeColor="text1"/>
            <w:spacing w:val="10"/>
            <w:sz w:val="24"/>
            <w:szCs w:val="24"/>
            <w:rPrChange w:id="1509" w:author="JY0225" w:date="2017-08-24T11:10:00Z">
              <w:rPr>
                <w:rFonts w:ascii="Times New Roman" w:hAnsi="Times New Roman" w:cs="Times New Roman" w:hint="eastAsia"/>
                <w:color w:val="000000" w:themeColor="text1"/>
                <w:spacing w:val="10"/>
                <w:sz w:val="24"/>
              </w:rPr>
            </w:rPrChange>
          </w:rPr>
          <w:delText>种</w:delText>
        </w:r>
      </w:del>
      <w:r w:rsidR="00221934" w:rsidRPr="0034779C">
        <w:rPr>
          <w:rFonts w:asciiTheme="minorEastAsia" w:hAnsiTheme="minorEastAsia" w:cs="Times New Roman" w:hint="eastAsia"/>
          <w:color w:val="000000" w:themeColor="text1"/>
          <w:spacing w:val="10"/>
          <w:sz w:val="24"/>
          <w:szCs w:val="24"/>
          <w:rPrChange w:id="1510" w:author="JY0225" w:date="2017-08-24T11:10:00Z">
            <w:rPr>
              <w:rFonts w:ascii="Times New Roman" w:hAnsi="Times New Roman" w:cs="Times New Roman" w:hint="eastAsia"/>
              <w:color w:val="000000" w:themeColor="text1"/>
              <w:spacing w:val="10"/>
              <w:sz w:val="24"/>
            </w:rPr>
          </w:rPrChange>
        </w:rPr>
        <w:t>新的功能，这种功能称之为</w:t>
      </w:r>
      <w:r w:rsidR="00F20C43" w:rsidRPr="0034779C">
        <w:rPr>
          <w:rFonts w:asciiTheme="minorEastAsia" w:hAnsiTheme="minorEastAsia" w:cs="Times New Roman" w:hint="eastAsia"/>
          <w:color w:val="000000" w:themeColor="text1"/>
          <w:spacing w:val="10"/>
          <w:sz w:val="24"/>
          <w:szCs w:val="24"/>
          <w:rPrChange w:id="1511" w:author="JY0225" w:date="2017-08-24T11:10:00Z">
            <w:rPr>
              <w:rFonts w:ascii="Times New Roman" w:hAnsi="Times New Roman" w:cs="Times New Roman" w:hint="eastAsia"/>
              <w:color w:val="000000" w:themeColor="text1"/>
              <w:spacing w:val="10"/>
              <w:sz w:val="24"/>
            </w:rPr>
          </w:rPrChange>
        </w:rPr>
        <w:t>“秒传</w:t>
      </w:r>
      <w:r w:rsidR="00221934" w:rsidRPr="0034779C">
        <w:rPr>
          <w:rFonts w:asciiTheme="minorEastAsia" w:hAnsiTheme="minorEastAsia" w:cs="Times New Roman" w:hint="eastAsia"/>
          <w:color w:val="000000" w:themeColor="text1"/>
          <w:spacing w:val="10"/>
          <w:sz w:val="24"/>
          <w:szCs w:val="24"/>
          <w:rPrChange w:id="1512" w:author="JY0225" w:date="2017-08-24T11:10:00Z">
            <w:rPr>
              <w:rFonts w:ascii="Times New Roman" w:hAnsi="Times New Roman" w:cs="Times New Roman" w:hint="eastAsia"/>
              <w:color w:val="000000" w:themeColor="text1"/>
              <w:spacing w:val="10"/>
              <w:sz w:val="24"/>
            </w:rPr>
          </w:rPrChange>
        </w:rPr>
        <w:t>”</w:t>
      </w:r>
      <w:r w:rsidR="00936035" w:rsidRPr="0034779C">
        <w:rPr>
          <w:rFonts w:asciiTheme="minorEastAsia" w:hAnsiTheme="minorEastAsia"/>
          <w:color w:val="000000" w:themeColor="text1"/>
          <w:sz w:val="24"/>
          <w:szCs w:val="24"/>
          <w:vertAlign w:val="superscript"/>
          <w:rPrChange w:id="1513" w:author="JY0225" w:date="2017-08-24T11:10:00Z">
            <w:rPr>
              <w:color w:val="000000" w:themeColor="text1"/>
              <w:vertAlign w:val="superscript"/>
            </w:rPr>
          </w:rPrChange>
        </w:rPr>
        <w:fldChar w:fldCharType="begin"/>
      </w:r>
      <w:r w:rsidR="00936035" w:rsidRPr="0034779C">
        <w:rPr>
          <w:rFonts w:asciiTheme="minorEastAsia" w:hAnsiTheme="minorEastAsia"/>
          <w:color w:val="000000" w:themeColor="text1"/>
          <w:sz w:val="24"/>
          <w:szCs w:val="24"/>
          <w:vertAlign w:val="superscript"/>
          <w:rPrChange w:id="1514" w:author="JY0225" w:date="2017-08-24T11:10:00Z">
            <w:rPr>
              <w:color w:val="000000" w:themeColor="text1"/>
              <w:vertAlign w:val="superscript"/>
            </w:rPr>
          </w:rPrChange>
        </w:rPr>
        <w:instrText xml:space="preserve"> REF _Ref489793153 \r \h </w:instrText>
      </w:r>
      <w:r w:rsidR="0034779C" w:rsidRPr="0034779C">
        <w:rPr>
          <w:rFonts w:asciiTheme="minorEastAsia" w:hAnsiTheme="minorEastAsia"/>
          <w:color w:val="000000" w:themeColor="text1"/>
          <w:sz w:val="24"/>
          <w:szCs w:val="24"/>
          <w:vertAlign w:val="superscript"/>
          <w:rPrChange w:id="1515" w:author="JY0225" w:date="2017-08-24T11:10:00Z">
            <w:rPr>
              <w:color w:val="000000" w:themeColor="text1"/>
              <w:sz w:val="24"/>
              <w:szCs w:val="24"/>
              <w:vertAlign w:val="superscript"/>
            </w:rPr>
          </w:rPrChange>
        </w:rPr>
        <w:instrText xml:space="preserve"> \* MERGEFORMAT </w:instrText>
      </w:r>
      <w:r w:rsidR="00936035" w:rsidRPr="0034779C">
        <w:rPr>
          <w:rFonts w:asciiTheme="minorEastAsia" w:hAnsiTheme="minorEastAsia"/>
          <w:color w:val="000000" w:themeColor="text1"/>
          <w:sz w:val="24"/>
          <w:szCs w:val="24"/>
          <w:vertAlign w:val="superscript"/>
          <w:rPrChange w:id="1516" w:author="JY0225" w:date="2017-08-24T11:10:00Z">
            <w:rPr>
              <w:rFonts w:asciiTheme="minorEastAsia" w:hAnsiTheme="minorEastAsia"/>
              <w:color w:val="000000" w:themeColor="text1"/>
              <w:sz w:val="24"/>
              <w:szCs w:val="24"/>
              <w:vertAlign w:val="superscript"/>
            </w:rPr>
          </w:rPrChange>
        </w:rPr>
      </w:r>
      <w:r w:rsidR="00936035" w:rsidRPr="0034779C">
        <w:rPr>
          <w:rFonts w:asciiTheme="minorEastAsia" w:hAnsiTheme="minorEastAsia"/>
          <w:color w:val="000000" w:themeColor="text1"/>
          <w:sz w:val="24"/>
          <w:szCs w:val="24"/>
          <w:vertAlign w:val="superscript"/>
          <w:rPrChange w:id="1517" w:author="JY0225" w:date="2017-08-24T11:10:00Z">
            <w:rPr>
              <w:color w:val="000000" w:themeColor="text1"/>
              <w:vertAlign w:val="superscript"/>
            </w:rPr>
          </w:rPrChange>
        </w:rPr>
        <w:fldChar w:fldCharType="separate"/>
      </w:r>
      <w:ins w:id="1518" w:author="微软用户" w:date="2017-08-24T22:18:00Z">
        <w:r w:rsidR="00C56CDB">
          <w:rPr>
            <w:rFonts w:asciiTheme="minorEastAsia" w:hAnsiTheme="minorEastAsia"/>
            <w:color w:val="000000" w:themeColor="text1"/>
            <w:sz w:val="24"/>
            <w:szCs w:val="24"/>
            <w:vertAlign w:val="superscript"/>
          </w:rPr>
          <w:t>[17]</w:t>
        </w:r>
      </w:ins>
      <w:del w:id="1519" w:author="微软用户" w:date="2017-08-24T22:18:00Z">
        <w:r w:rsidR="008E2759" w:rsidRPr="0034779C" w:rsidDel="00C56CDB">
          <w:rPr>
            <w:rFonts w:asciiTheme="minorEastAsia" w:hAnsiTheme="minorEastAsia"/>
            <w:color w:val="000000" w:themeColor="text1"/>
            <w:sz w:val="24"/>
            <w:szCs w:val="24"/>
            <w:vertAlign w:val="superscript"/>
            <w:rPrChange w:id="1520" w:author="JY0225" w:date="2017-08-24T11:10:00Z">
              <w:rPr>
                <w:color w:val="000000" w:themeColor="text1"/>
                <w:vertAlign w:val="superscript"/>
              </w:rPr>
            </w:rPrChange>
          </w:rPr>
          <w:delText>[17]</w:delText>
        </w:r>
      </w:del>
      <w:r w:rsidR="00936035" w:rsidRPr="0034779C">
        <w:rPr>
          <w:rFonts w:asciiTheme="minorEastAsia" w:hAnsiTheme="minorEastAsia"/>
          <w:color w:val="000000" w:themeColor="text1"/>
          <w:sz w:val="24"/>
          <w:szCs w:val="24"/>
          <w:vertAlign w:val="superscript"/>
          <w:rPrChange w:id="1521" w:author="JY0225" w:date="2017-08-24T11:10:00Z">
            <w:rPr>
              <w:color w:val="000000" w:themeColor="text1"/>
              <w:vertAlign w:val="superscript"/>
            </w:rPr>
          </w:rPrChange>
        </w:rPr>
        <w:fldChar w:fldCharType="end"/>
      </w:r>
      <w:ins w:id="1522" w:author="微软用户" w:date="2017-08-27T14:42:00Z">
        <w:r w:rsidR="001E2F75">
          <w:rPr>
            <w:rFonts w:asciiTheme="minorEastAsia" w:hAnsiTheme="minorEastAsia" w:cs="Times New Roman" w:hint="eastAsia"/>
            <w:color w:val="000000" w:themeColor="text1"/>
            <w:spacing w:val="10"/>
            <w:sz w:val="24"/>
            <w:szCs w:val="24"/>
          </w:rPr>
          <w:t>，</w:t>
        </w:r>
      </w:ins>
      <w:del w:id="1523" w:author="微软用户" w:date="2017-08-27T14:42:00Z">
        <w:r w:rsidR="00221934" w:rsidRPr="0034779C" w:rsidDel="001E2F75">
          <w:rPr>
            <w:rFonts w:asciiTheme="minorEastAsia" w:hAnsiTheme="minorEastAsia" w:cs="Times New Roman" w:hint="eastAsia"/>
            <w:color w:val="000000" w:themeColor="text1"/>
            <w:spacing w:val="10"/>
            <w:sz w:val="24"/>
            <w:szCs w:val="24"/>
            <w:rPrChange w:id="1524" w:author="JY0225" w:date="2017-08-24T11:10:00Z">
              <w:rPr>
                <w:rFonts w:ascii="Times New Roman" w:hAnsi="Times New Roman" w:cs="Times New Roman" w:hint="eastAsia"/>
                <w:color w:val="000000" w:themeColor="text1"/>
                <w:spacing w:val="10"/>
                <w:sz w:val="24"/>
              </w:rPr>
            </w:rPrChange>
          </w:rPr>
          <w:delText>。</w:delText>
        </w:r>
        <w:r w:rsidR="00855782" w:rsidRPr="0034779C" w:rsidDel="001E2F75">
          <w:rPr>
            <w:rFonts w:asciiTheme="minorEastAsia" w:hAnsiTheme="minorEastAsia" w:cs="Times New Roman" w:hint="eastAsia"/>
            <w:color w:val="000000" w:themeColor="text1"/>
            <w:spacing w:val="10"/>
            <w:sz w:val="24"/>
            <w:szCs w:val="24"/>
            <w:rPrChange w:id="1525" w:author="JY0225" w:date="2017-08-24T11:10:00Z">
              <w:rPr>
                <w:rFonts w:ascii="Times New Roman" w:hAnsi="Times New Roman" w:cs="Times New Roman" w:hint="eastAsia"/>
                <w:color w:val="000000" w:themeColor="text1"/>
                <w:spacing w:val="10"/>
                <w:sz w:val="24"/>
              </w:rPr>
            </w:rPrChange>
          </w:rPr>
          <w:delText>所谓的“秒传</w:delText>
        </w:r>
        <w:r w:rsidR="000879DD" w:rsidRPr="0034779C" w:rsidDel="001E2F75">
          <w:rPr>
            <w:rFonts w:asciiTheme="minorEastAsia" w:hAnsiTheme="minorEastAsia" w:cs="Times New Roman" w:hint="eastAsia"/>
            <w:color w:val="000000" w:themeColor="text1"/>
            <w:spacing w:val="10"/>
            <w:sz w:val="24"/>
            <w:szCs w:val="24"/>
            <w:rPrChange w:id="1526" w:author="JY0225" w:date="2017-08-24T11:10:00Z">
              <w:rPr>
                <w:rFonts w:ascii="Times New Roman" w:hAnsi="Times New Roman" w:cs="Times New Roman" w:hint="eastAsia"/>
                <w:color w:val="000000" w:themeColor="text1"/>
                <w:spacing w:val="10"/>
                <w:sz w:val="24"/>
              </w:rPr>
            </w:rPrChange>
          </w:rPr>
          <w:delText>”</w:delText>
        </w:r>
      </w:del>
      <w:r w:rsidR="000879DD" w:rsidRPr="0034779C">
        <w:rPr>
          <w:rFonts w:asciiTheme="minorEastAsia" w:hAnsiTheme="minorEastAsia" w:cs="Times New Roman" w:hint="eastAsia"/>
          <w:color w:val="000000" w:themeColor="text1"/>
          <w:spacing w:val="10"/>
          <w:sz w:val="24"/>
          <w:szCs w:val="24"/>
          <w:rPrChange w:id="1527" w:author="JY0225" w:date="2017-08-24T11:10:00Z">
            <w:rPr>
              <w:rFonts w:ascii="Times New Roman" w:hAnsi="Times New Roman" w:cs="Times New Roman" w:hint="eastAsia"/>
              <w:color w:val="000000" w:themeColor="text1"/>
              <w:spacing w:val="10"/>
              <w:sz w:val="24"/>
            </w:rPr>
          </w:rPrChange>
        </w:rPr>
        <w:t>指的是当服务器存在当前用户待上传的文件时</w:t>
      </w:r>
      <w:r w:rsidR="00553266" w:rsidRPr="0034779C">
        <w:rPr>
          <w:rFonts w:asciiTheme="minorEastAsia" w:hAnsiTheme="minorEastAsia" w:cs="Times New Roman" w:hint="eastAsia"/>
          <w:color w:val="000000" w:themeColor="text1"/>
          <w:spacing w:val="10"/>
          <w:sz w:val="24"/>
          <w:szCs w:val="24"/>
          <w:rPrChange w:id="1528" w:author="JY0225" w:date="2017-08-24T11:10:00Z">
            <w:rPr>
              <w:rFonts w:ascii="Times New Roman" w:hAnsi="Times New Roman" w:cs="Times New Roman" w:hint="eastAsia"/>
              <w:color w:val="000000" w:themeColor="text1"/>
              <w:spacing w:val="10"/>
              <w:sz w:val="24"/>
            </w:rPr>
          </w:rPrChange>
        </w:rPr>
        <w:t>（通过文件的</w:t>
      </w:r>
      <w:r w:rsidR="00553266" w:rsidRPr="0034779C">
        <w:rPr>
          <w:rFonts w:asciiTheme="minorEastAsia" w:hAnsiTheme="minorEastAsia" w:cs="Times New Roman"/>
          <w:color w:val="000000" w:themeColor="text1"/>
          <w:spacing w:val="10"/>
          <w:sz w:val="24"/>
          <w:szCs w:val="24"/>
          <w:rPrChange w:id="1529" w:author="JY0225" w:date="2017-08-24T11:10:00Z">
            <w:rPr>
              <w:rFonts w:ascii="Times New Roman" w:hAnsi="Times New Roman" w:cs="Times New Roman"/>
              <w:color w:val="000000" w:themeColor="text1"/>
              <w:spacing w:val="10"/>
              <w:sz w:val="24"/>
            </w:rPr>
          </w:rPrChange>
        </w:rPr>
        <w:t>MD5</w:t>
      </w:r>
      <w:r w:rsidR="007F3D14" w:rsidRPr="0034779C">
        <w:rPr>
          <w:rFonts w:asciiTheme="minorEastAsia" w:hAnsiTheme="minorEastAsia" w:cs="Times New Roman" w:hint="eastAsia"/>
          <w:color w:val="000000" w:themeColor="text1"/>
          <w:spacing w:val="10"/>
          <w:sz w:val="24"/>
          <w:szCs w:val="24"/>
          <w:rPrChange w:id="1530" w:author="JY0225" w:date="2017-08-24T11:10:00Z">
            <w:rPr>
              <w:rFonts w:ascii="Times New Roman" w:hAnsi="Times New Roman" w:cs="Times New Roman" w:hint="eastAsia"/>
              <w:color w:val="000000" w:themeColor="text1"/>
              <w:spacing w:val="10"/>
              <w:sz w:val="24"/>
            </w:rPr>
          </w:rPrChange>
        </w:rPr>
        <w:t>值</w:t>
      </w:r>
      <w:r w:rsidR="00553266" w:rsidRPr="0034779C">
        <w:rPr>
          <w:rFonts w:asciiTheme="minorEastAsia" w:hAnsiTheme="minorEastAsia" w:cs="Times New Roman" w:hint="eastAsia"/>
          <w:color w:val="000000" w:themeColor="text1"/>
          <w:spacing w:val="10"/>
          <w:sz w:val="24"/>
          <w:szCs w:val="24"/>
          <w:rPrChange w:id="1531" w:author="JY0225" w:date="2017-08-24T11:10:00Z">
            <w:rPr>
              <w:rFonts w:ascii="Times New Roman" w:hAnsi="Times New Roman" w:cs="Times New Roman" w:hint="eastAsia"/>
              <w:color w:val="000000" w:themeColor="text1"/>
              <w:spacing w:val="10"/>
              <w:sz w:val="24"/>
            </w:rPr>
          </w:rPrChange>
        </w:rPr>
        <w:t>进行校验</w:t>
      </w:r>
      <w:r w:rsidR="00352842" w:rsidRPr="0034779C">
        <w:rPr>
          <w:rFonts w:asciiTheme="minorEastAsia" w:hAnsiTheme="minorEastAsia"/>
          <w:color w:val="000000" w:themeColor="text1"/>
          <w:sz w:val="24"/>
          <w:szCs w:val="24"/>
          <w:vertAlign w:val="superscript"/>
          <w:rPrChange w:id="1532" w:author="JY0225" w:date="2017-08-24T11:10:00Z">
            <w:rPr>
              <w:color w:val="000000" w:themeColor="text1"/>
              <w:vertAlign w:val="superscript"/>
            </w:rPr>
          </w:rPrChange>
        </w:rPr>
        <w:t>[</w:t>
      </w:r>
      <w:r w:rsidR="00352842" w:rsidRPr="0034779C">
        <w:rPr>
          <w:rFonts w:asciiTheme="minorEastAsia" w:hAnsiTheme="minorEastAsia"/>
          <w:color w:val="000000" w:themeColor="text1"/>
          <w:sz w:val="24"/>
          <w:szCs w:val="24"/>
          <w:vertAlign w:val="superscript"/>
          <w:rPrChange w:id="1533" w:author="JY0225" w:date="2017-08-24T11:10:00Z">
            <w:rPr>
              <w:color w:val="000000" w:themeColor="text1"/>
              <w:vertAlign w:val="superscript"/>
            </w:rPr>
          </w:rPrChange>
        </w:rPr>
        <w:fldChar w:fldCharType="begin"/>
      </w:r>
      <w:r w:rsidR="00352842" w:rsidRPr="0034779C">
        <w:rPr>
          <w:rFonts w:asciiTheme="minorEastAsia" w:hAnsiTheme="minorEastAsia"/>
          <w:color w:val="000000" w:themeColor="text1"/>
          <w:sz w:val="24"/>
          <w:szCs w:val="24"/>
          <w:vertAlign w:val="superscript"/>
          <w:rPrChange w:id="1534" w:author="JY0225" w:date="2017-08-24T11:10:00Z">
            <w:rPr>
              <w:color w:val="000000" w:themeColor="text1"/>
              <w:vertAlign w:val="superscript"/>
            </w:rPr>
          </w:rPrChange>
        </w:rPr>
        <w:instrText xml:space="preserve"> REF _Ref489793205 \r \h </w:instrText>
      </w:r>
      <w:r w:rsidR="0034779C" w:rsidRPr="0034779C">
        <w:rPr>
          <w:rFonts w:asciiTheme="minorEastAsia" w:hAnsiTheme="minorEastAsia"/>
          <w:color w:val="000000" w:themeColor="text1"/>
          <w:sz w:val="24"/>
          <w:szCs w:val="24"/>
          <w:vertAlign w:val="superscript"/>
          <w:rPrChange w:id="1535" w:author="JY0225" w:date="2017-08-24T11:10:00Z">
            <w:rPr>
              <w:color w:val="000000" w:themeColor="text1"/>
              <w:sz w:val="24"/>
              <w:szCs w:val="24"/>
              <w:vertAlign w:val="superscript"/>
            </w:rPr>
          </w:rPrChange>
        </w:rPr>
        <w:instrText xml:space="preserve"> \* MERGEFORMAT </w:instrText>
      </w:r>
      <w:r w:rsidR="00352842" w:rsidRPr="0034779C">
        <w:rPr>
          <w:rFonts w:asciiTheme="minorEastAsia" w:hAnsiTheme="minorEastAsia"/>
          <w:color w:val="000000" w:themeColor="text1"/>
          <w:sz w:val="24"/>
          <w:szCs w:val="24"/>
          <w:vertAlign w:val="superscript"/>
          <w:rPrChange w:id="1536" w:author="JY0225" w:date="2017-08-24T11:10:00Z">
            <w:rPr>
              <w:rFonts w:asciiTheme="minorEastAsia" w:hAnsiTheme="minorEastAsia"/>
              <w:color w:val="000000" w:themeColor="text1"/>
              <w:sz w:val="24"/>
              <w:szCs w:val="24"/>
              <w:vertAlign w:val="superscript"/>
            </w:rPr>
          </w:rPrChange>
        </w:rPr>
      </w:r>
      <w:r w:rsidR="00352842" w:rsidRPr="0034779C">
        <w:rPr>
          <w:rFonts w:asciiTheme="minorEastAsia" w:hAnsiTheme="minorEastAsia"/>
          <w:color w:val="000000" w:themeColor="text1"/>
          <w:sz w:val="24"/>
          <w:szCs w:val="24"/>
          <w:vertAlign w:val="superscript"/>
          <w:rPrChange w:id="1537" w:author="JY0225" w:date="2017-08-24T11:10:00Z">
            <w:rPr>
              <w:color w:val="000000" w:themeColor="text1"/>
              <w:vertAlign w:val="superscript"/>
            </w:rPr>
          </w:rPrChange>
        </w:rPr>
        <w:fldChar w:fldCharType="separate"/>
      </w:r>
      <w:ins w:id="1538" w:author="微软用户" w:date="2017-08-24T22:18:00Z">
        <w:r w:rsidR="00C56CDB">
          <w:rPr>
            <w:rFonts w:asciiTheme="minorEastAsia" w:hAnsiTheme="minorEastAsia"/>
            <w:color w:val="000000" w:themeColor="text1"/>
            <w:sz w:val="24"/>
            <w:szCs w:val="24"/>
            <w:vertAlign w:val="superscript"/>
          </w:rPr>
          <w:t>[18]</w:t>
        </w:r>
      </w:ins>
      <w:del w:id="1539" w:author="微软用户" w:date="2017-08-24T22:18:00Z">
        <w:r w:rsidR="008E2759" w:rsidRPr="0034779C" w:rsidDel="00C56CDB">
          <w:rPr>
            <w:rFonts w:asciiTheme="minorEastAsia" w:hAnsiTheme="minorEastAsia"/>
            <w:color w:val="000000" w:themeColor="text1"/>
            <w:sz w:val="24"/>
            <w:szCs w:val="24"/>
            <w:vertAlign w:val="superscript"/>
            <w:rPrChange w:id="1540" w:author="JY0225" w:date="2017-08-24T11:10:00Z">
              <w:rPr>
                <w:color w:val="000000" w:themeColor="text1"/>
                <w:vertAlign w:val="superscript"/>
              </w:rPr>
            </w:rPrChange>
          </w:rPr>
          <w:delText>[18]</w:delText>
        </w:r>
      </w:del>
      <w:r w:rsidR="00352842" w:rsidRPr="0034779C">
        <w:rPr>
          <w:rFonts w:asciiTheme="minorEastAsia" w:hAnsiTheme="minorEastAsia"/>
          <w:color w:val="000000" w:themeColor="text1"/>
          <w:sz w:val="24"/>
          <w:szCs w:val="24"/>
          <w:vertAlign w:val="superscript"/>
          <w:rPrChange w:id="1541" w:author="JY0225" w:date="2017-08-24T11:10:00Z">
            <w:rPr>
              <w:color w:val="000000" w:themeColor="text1"/>
              <w:vertAlign w:val="superscript"/>
            </w:rPr>
          </w:rPrChange>
        </w:rPr>
        <w:fldChar w:fldCharType="end"/>
      </w:r>
      <w:r w:rsidR="00553266" w:rsidRPr="0034779C">
        <w:rPr>
          <w:rFonts w:asciiTheme="minorEastAsia" w:hAnsiTheme="minorEastAsia" w:cs="Times New Roman" w:hint="eastAsia"/>
          <w:color w:val="000000" w:themeColor="text1"/>
          <w:spacing w:val="10"/>
          <w:sz w:val="24"/>
          <w:szCs w:val="24"/>
          <w:rPrChange w:id="1542" w:author="JY0225" w:date="2017-08-24T11:10:00Z">
            <w:rPr>
              <w:rFonts w:ascii="Times New Roman" w:hAnsi="Times New Roman" w:cs="Times New Roman" w:hint="eastAsia"/>
              <w:color w:val="000000" w:themeColor="text1"/>
              <w:spacing w:val="10"/>
              <w:sz w:val="24"/>
            </w:rPr>
          </w:rPrChange>
        </w:rPr>
        <w:t>）</w:t>
      </w:r>
      <w:r w:rsidR="000879DD" w:rsidRPr="0034779C">
        <w:rPr>
          <w:rFonts w:asciiTheme="minorEastAsia" w:hAnsiTheme="minorEastAsia" w:cs="Times New Roman" w:hint="eastAsia"/>
          <w:color w:val="000000" w:themeColor="text1"/>
          <w:spacing w:val="10"/>
          <w:sz w:val="24"/>
          <w:szCs w:val="24"/>
          <w:rPrChange w:id="1543" w:author="JY0225" w:date="2017-08-24T11:10:00Z">
            <w:rPr>
              <w:rFonts w:ascii="Times New Roman" w:hAnsi="Times New Roman" w:cs="Times New Roman" w:hint="eastAsia"/>
              <w:color w:val="000000" w:themeColor="text1"/>
              <w:spacing w:val="10"/>
              <w:sz w:val="24"/>
            </w:rPr>
          </w:rPrChange>
        </w:rPr>
        <w:t>，不会真实</w:t>
      </w:r>
      <w:r w:rsidR="00341574" w:rsidRPr="0034779C">
        <w:rPr>
          <w:rFonts w:asciiTheme="minorEastAsia" w:hAnsiTheme="minorEastAsia" w:cs="Times New Roman" w:hint="eastAsia"/>
          <w:color w:val="000000" w:themeColor="text1"/>
          <w:spacing w:val="10"/>
          <w:sz w:val="24"/>
          <w:szCs w:val="24"/>
          <w:rPrChange w:id="1544" w:author="JY0225" w:date="2017-08-24T11:10:00Z">
            <w:rPr>
              <w:rFonts w:ascii="Times New Roman" w:hAnsi="Times New Roman" w:cs="Times New Roman" w:hint="eastAsia"/>
              <w:color w:val="000000" w:themeColor="text1"/>
              <w:spacing w:val="10"/>
              <w:sz w:val="24"/>
            </w:rPr>
          </w:rPrChange>
        </w:rPr>
        <w:t>地</w:t>
      </w:r>
      <w:r w:rsidR="000879DD" w:rsidRPr="0034779C">
        <w:rPr>
          <w:rFonts w:asciiTheme="minorEastAsia" w:hAnsiTheme="minorEastAsia" w:cs="Times New Roman" w:hint="eastAsia"/>
          <w:color w:val="000000" w:themeColor="text1"/>
          <w:spacing w:val="10"/>
          <w:sz w:val="24"/>
          <w:szCs w:val="24"/>
          <w:rPrChange w:id="1545" w:author="JY0225" w:date="2017-08-24T11:10:00Z">
            <w:rPr>
              <w:rFonts w:ascii="Times New Roman" w:hAnsi="Times New Roman" w:cs="Times New Roman" w:hint="eastAsia"/>
              <w:color w:val="000000" w:themeColor="text1"/>
              <w:spacing w:val="10"/>
              <w:sz w:val="24"/>
            </w:rPr>
          </w:rPrChange>
        </w:rPr>
        <w:t>上传该文件，而是会</w:t>
      </w:r>
      <w:r w:rsidR="00726C19" w:rsidRPr="0034779C">
        <w:rPr>
          <w:rFonts w:asciiTheme="minorEastAsia" w:hAnsiTheme="minorEastAsia" w:cs="Times New Roman" w:hint="eastAsia"/>
          <w:color w:val="000000" w:themeColor="text1"/>
          <w:spacing w:val="10"/>
          <w:sz w:val="24"/>
          <w:szCs w:val="24"/>
          <w:rPrChange w:id="1546" w:author="JY0225" w:date="2017-08-24T11:10:00Z">
            <w:rPr>
              <w:rFonts w:ascii="Times New Roman" w:hAnsi="Times New Roman" w:cs="Times New Roman" w:hint="eastAsia"/>
              <w:color w:val="000000" w:themeColor="text1"/>
              <w:spacing w:val="10"/>
              <w:sz w:val="24"/>
            </w:rPr>
          </w:rPrChange>
        </w:rPr>
        <w:t>将</w:t>
      </w:r>
      <w:ins w:id="1547" w:author="微软用户" w:date="2017-08-27T14:44:00Z">
        <w:r w:rsidR="00021F2D">
          <w:rPr>
            <w:rFonts w:asciiTheme="minorEastAsia" w:hAnsiTheme="minorEastAsia" w:cs="Times New Roman"/>
            <w:color w:val="000000" w:themeColor="text1"/>
            <w:spacing w:val="10"/>
            <w:sz w:val="24"/>
            <w:szCs w:val="24"/>
          </w:rPr>
          <w:t>该</w:t>
        </w:r>
      </w:ins>
      <w:del w:id="1548" w:author="微软用户" w:date="2017-08-27T14:44:00Z">
        <w:r w:rsidR="001935DF" w:rsidRPr="0034779C" w:rsidDel="00021F2D">
          <w:rPr>
            <w:rFonts w:asciiTheme="minorEastAsia" w:hAnsiTheme="minorEastAsia" w:cs="Times New Roman" w:hint="eastAsia"/>
            <w:color w:val="000000" w:themeColor="text1"/>
            <w:spacing w:val="10"/>
            <w:sz w:val="24"/>
            <w:szCs w:val="24"/>
            <w:rPrChange w:id="1549" w:author="JY0225" w:date="2017-08-24T11:10:00Z">
              <w:rPr>
                <w:rFonts w:ascii="Times New Roman" w:hAnsi="Times New Roman" w:cs="Times New Roman" w:hint="eastAsia"/>
                <w:color w:val="000000" w:themeColor="text1"/>
                <w:spacing w:val="10"/>
                <w:sz w:val="24"/>
              </w:rPr>
            </w:rPrChange>
          </w:rPr>
          <w:delText>这个</w:delText>
        </w:r>
      </w:del>
      <w:r w:rsidR="001935DF" w:rsidRPr="0034779C">
        <w:rPr>
          <w:rFonts w:asciiTheme="minorEastAsia" w:hAnsiTheme="minorEastAsia" w:cs="Times New Roman" w:hint="eastAsia"/>
          <w:color w:val="000000" w:themeColor="text1"/>
          <w:spacing w:val="10"/>
          <w:sz w:val="24"/>
          <w:szCs w:val="24"/>
          <w:rPrChange w:id="1550" w:author="JY0225" w:date="2017-08-24T11:10:00Z">
            <w:rPr>
              <w:rFonts w:ascii="Times New Roman" w:hAnsi="Times New Roman" w:cs="Times New Roman" w:hint="eastAsia"/>
              <w:color w:val="000000" w:themeColor="text1"/>
              <w:spacing w:val="10"/>
              <w:sz w:val="24"/>
            </w:rPr>
          </w:rPrChange>
        </w:rPr>
        <w:t>文件的链接</w:t>
      </w:r>
      <w:ins w:id="1551" w:author="微软用户" w:date="2017-08-27T14:44:00Z">
        <w:r w:rsidR="00647A93">
          <w:rPr>
            <w:rFonts w:asciiTheme="minorEastAsia" w:hAnsiTheme="minorEastAsia" w:cs="Times New Roman"/>
            <w:color w:val="000000" w:themeColor="text1"/>
            <w:spacing w:val="10"/>
            <w:sz w:val="24"/>
            <w:szCs w:val="24"/>
          </w:rPr>
          <w:t>发送</w:t>
        </w:r>
      </w:ins>
      <w:del w:id="1552" w:author="微软用户" w:date="2017-08-27T14:44:00Z">
        <w:r w:rsidR="001935DF" w:rsidRPr="0034779C" w:rsidDel="00647A93">
          <w:rPr>
            <w:rFonts w:asciiTheme="minorEastAsia" w:hAnsiTheme="minorEastAsia" w:cs="Times New Roman" w:hint="eastAsia"/>
            <w:color w:val="000000" w:themeColor="text1"/>
            <w:spacing w:val="10"/>
            <w:sz w:val="24"/>
            <w:szCs w:val="24"/>
            <w:rPrChange w:id="1553" w:author="JY0225" w:date="2017-08-24T11:10:00Z">
              <w:rPr>
                <w:rFonts w:ascii="Times New Roman" w:hAnsi="Times New Roman" w:cs="Times New Roman" w:hint="eastAsia"/>
                <w:color w:val="000000" w:themeColor="text1"/>
                <w:spacing w:val="10"/>
                <w:sz w:val="24"/>
              </w:rPr>
            </w:rPrChange>
          </w:rPr>
          <w:delText>拷贝</w:delText>
        </w:r>
      </w:del>
      <w:r w:rsidR="001935DF" w:rsidRPr="0034779C">
        <w:rPr>
          <w:rFonts w:asciiTheme="minorEastAsia" w:hAnsiTheme="minorEastAsia" w:cs="Times New Roman" w:hint="eastAsia"/>
          <w:color w:val="000000" w:themeColor="text1"/>
          <w:spacing w:val="10"/>
          <w:sz w:val="24"/>
          <w:szCs w:val="24"/>
          <w:rPrChange w:id="1554" w:author="JY0225" w:date="2017-08-24T11:10:00Z">
            <w:rPr>
              <w:rFonts w:ascii="Times New Roman" w:hAnsi="Times New Roman" w:cs="Times New Roman" w:hint="eastAsia"/>
              <w:color w:val="000000" w:themeColor="text1"/>
              <w:spacing w:val="10"/>
              <w:sz w:val="24"/>
            </w:rPr>
          </w:rPrChange>
        </w:rPr>
        <w:t>到用户的网盘中，这样能</w:t>
      </w:r>
      <w:r w:rsidR="001D0AB1" w:rsidRPr="0034779C">
        <w:rPr>
          <w:rFonts w:asciiTheme="minorEastAsia" w:hAnsiTheme="minorEastAsia" w:cs="Times New Roman" w:hint="eastAsia"/>
          <w:color w:val="000000" w:themeColor="text1"/>
          <w:spacing w:val="10"/>
          <w:sz w:val="24"/>
          <w:szCs w:val="24"/>
          <w:rPrChange w:id="1555" w:author="JY0225" w:date="2017-08-24T11:10:00Z">
            <w:rPr>
              <w:rFonts w:ascii="Times New Roman" w:hAnsi="Times New Roman" w:cs="Times New Roman" w:hint="eastAsia"/>
              <w:color w:val="000000" w:themeColor="text1"/>
              <w:spacing w:val="10"/>
              <w:sz w:val="24"/>
            </w:rPr>
          </w:rPrChange>
        </w:rPr>
        <w:t>有效地解决</w:t>
      </w:r>
      <w:r w:rsidR="001935DF" w:rsidRPr="0034779C">
        <w:rPr>
          <w:rFonts w:asciiTheme="minorEastAsia" w:hAnsiTheme="minorEastAsia" w:cs="Times New Roman" w:hint="eastAsia"/>
          <w:color w:val="000000" w:themeColor="text1"/>
          <w:spacing w:val="10"/>
          <w:sz w:val="24"/>
          <w:szCs w:val="24"/>
          <w:rPrChange w:id="1556" w:author="JY0225" w:date="2017-08-24T11:10:00Z">
            <w:rPr>
              <w:rFonts w:ascii="Times New Roman" w:hAnsi="Times New Roman" w:cs="Times New Roman" w:hint="eastAsia"/>
              <w:color w:val="000000" w:themeColor="text1"/>
              <w:spacing w:val="10"/>
              <w:sz w:val="24"/>
            </w:rPr>
          </w:rPrChange>
        </w:rPr>
        <w:t>冗余数据重复上传的问题。</w:t>
      </w:r>
      <w:r w:rsidR="00A412CC" w:rsidRPr="0034779C">
        <w:rPr>
          <w:rFonts w:asciiTheme="minorEastAsia" w:hAnsiTheme="minorEastAsia" w:cs="Times New Roman" w:hint="eastAsia"/>
          <w:color w:val="000000" w:themeColor="text1"/>
          <w:spacing w:val="10"/>
          <w:sz w:val="24"/>
          <w:szCs w:val="24"/>
          <w:rPrChange w:id="1557" w:author="JY0225" w:date="2017-08-24T11:10:00Z">
            <w:rPr>
              <w:rFonts w:ascii="Times New Roman" w:hAnsi="Times New Roman" w:cs="Times New Roman" w:hint="eastAsia"/>
              <w:color w:val="000000" w:themeColor="text1"/>
              <w:spacing w:val="10"/>
              <w:sz w:val="24"/>
            </w:rPr>
          </w:rPrChange>
        </w:rPr>
        <w:t>百度网盘和</w:t>
      </w:r>
      <w:r w:rsidR="00A412CC" w:rsidRPr="0034779C">
        <w:rPr>
          <w:rFonts w:asciiTheme="minorEastAsia" w:hAnsiTheme="minorEastAsia" w:cs="Times New Roman"/>
          <w:color w:val="000000" w:themeColor="text1"/>
          <w:spacing w:val="10"/>
          <w:sz w:val="24"/>
          <w:szCs w:val="24"/>
          <w:rPrChange w:id="1558" w:author="JY0225" w:date="2017-08-24T11:10:00Z">
            <w:rPr>
              <w:rFonts w:ascii="Times New Roman" w:hAnsi="Times New Roman" w:cs="Times New Roman"/>
              <w:color w:val="000000" w:themeColor="text1"/>
              <w:spacing w:val="10"/>
              <w:sz w:val="24"/>
            </w:rPr>
          </w:rPrChange>
        </w:rPr>
        <w:t>360</w:t>
      </w:r>
      <w:r w:rsidR="00A412CC" w:rsidRPr="0034779C">
        <w:rPr>
          <w:rFonts w:asciiTheme="minorEastAsia" w:hAnsiTheme="minorEastAsia" w:cs="Times New Roman" w:hint="eastAsia"/>
          <w:color w:val="000000" w:themeColor="text1"/>
          <w:spacing w:val="10"/>
          <w:sz w:val="24"/>
          <w:szCs w:val="24"/>
          <w:rPrChange w:id="1559" w:author="JY0225" w:date="2017-08-24T11:10:00Z">
            <w:rPr>
              <w:rFonts w:ascii="Times New Roman" w:hAnsi="Times New Roman" w:cs="Times New Roman" w:hint="eastAsia"/>
              <w:color w:val="000000" w:themeColor="text1"/>
              <w:spacing w:val="10"/>
              <w:sz w:val="24"/>
            </w:rPr>
          </w:rPrChange>
        </w:rPr>
        <w:t>云盘都支持全局的</w:t>
      </w:r>
      <w:del w:id="1560" w:author="微软用户" w:date="2017-08-27T14:45:00Z">
        <w:r w:rsidR="00A412CC" w:rsidRPr="0034779C" w:rsidDel="00792FD4">
          <w:rPr>
            <w:rFonts w:asciiTheme="minorEastAsia" w:hAnsiTheme="minorEastAsia" w:cs="Times New Roman" w:hint="eastAsia"/>
            <w:color w:val="000000" w:themeColor="text1"/>
            <w:spacing w:val="10"/>
            <w:sz w:val="24"/>
            <w:szCs w:val="24"/>
            <w:rPrChange w:id="1561" w:author="JY0225" w:date="2017-08-24T11:10:00Z">
              <w:rPr>
                <w:rFonts w:ascii="Times New Roman" w:hAnsi="Times New Roman" w:cs="Times New Roman" w:hint="eastAsia"/>
                <w:color w:val="000000" w:themeColor="text1"/>
                <w:spacing w:val="10"/>
                <w:sz w:val="24"/>
              </w:rPr>
            </w:rPrChange>
          </w:rPr>
          <w:delText>重复</w:delText>
        </w:r>
      </w:del>
      <w:r w:rsidR="00A412CC" w:rsidRPr="0034779C">
        <w:rPr>
          <w:rFonts w:asciiTheme="minorEastAsia" w:hAnsiTheme="minorEastAsia" w:cs="Times New Roman" w:hint="eastAsia"/>
          <w:color w:val="000000" w:themeColor="text1"/>
          <w:spacing w:val="10"/>
          <w:sz w:val="24"/>
          <w:szCs w:val="24"/>
          <w:rPrChange w:id="1562" w:author="JY0225" w:date="2017-08-24T11:10:00Z">
            <w:rPr>
              <w:rFonts w:ascii="Times New Roman" w:hAnsi="Times New Roman" w:cs="Times New Roman" w:hint="eastAsia"/>
              <w:color w:val="000000" w:themeColor="text1"/>
              <w:spacing w:val="10"/>
              <w:sz w:val="24"/>
            </w:rPr>
          </w:rPrChange>
        </w:rPr>
        <w:t>文件</w:t>
      </w:r>
      <w:ins w:id="1563" w:author="微软用户" w:date="2017-08-27T14:45:00Z">
        <w:r w:rsidR="00792FD4">
          <w:rPr>
            <w:rFonts w:asciiTheme="minorEastAsia" w:hAnsiTheme="minorEastAsia" w:cs="Times New Roman" w:hint="eastAsia"/>
            <w:color w:val="000000" w:themeColor="text1"/>
            <w:spacing w:val="10"/>
            <w:sz w:val="24"/>
            <w:szCs w:val="24"/>
          </w:rPr>
          <w:t>去重</w:t>
        </w:r>
      </w:ins>
      <w:r w:rsidR="00A412CC" w:rsidRPr="0034779C">
        <w:rPr>
          <w:rFonts w:asciiTheme="minorEastAsia" w:hAnsiTheme="minorEastAsia" w:cs="Times New Roman" w:hint="eastAsia"/>
          <w:color w:val="000000" w:themeColor="text1"/>
          <w:spacing w:val="10"/>
          <w:sz w:val="24"/>
          <w:szCs w:val="24"/>
          <w:rPrChange w:id="1564" w:author="JY0225" w:date="2017-08-24T11:10:00Z">
            <w:rPr>
              <w:rFonts w:ascii="Times New Roman" w:hAnsi="Times New Roman" w:cs="Times New Roman" w:hint="eastAsia"/>
              <w:color w:val="000000" w:themeColor="text1"/>
              <w:spacing w:val="10"/>
              <w:sz w:val="24"/>
            </w:rPr>
          </w:rPrChange>
        </w:rPr>
        <w:t>校验，为用户提供了“秒传”</w:t>
      </w:r>
      <w:del w:id="1565" w:author="微软用户" w:date="2017-08-27T14:45:00Z">
        <w:r w:rsidR="00514019" w:rsidRPr="0034779C" w:rsidDel="001A2450">
          <w:rPr>
            <w:rFonts w:asciiTheme="minorEastAsia" w:hAnsiTheme="minorEastAsia" w:cs="Times New Roman" w:hint="eastAsia"/>
            <w:color w:val="000000" w:themeColor="text1"/>
            <w:spacing w:val="10"/>
            <w:sz w:val="24"/>
            <w:szCs w:val="24"/>
            <w:rPrChange w:id="1566" w:author="JY0225" w:date="2017-08-24T11:10:00Z">
              <w:rPr>
                <w:rFonts w:ascii="Times New Roman" w:hAnsi="Times New Roman" w:cs="Times New Roman" w:hint="eastAsia"/>
                <w:color w:val="000000" w:themeColor="text1"/>
                <w:spacing w:val="10"/>
                <w:sz w:val="24"/>
              </w:rPr>
            </w:rPrChange>
          </w:rPr>
          <w:delText>这项</w:delText>
        </w:r>
      </w:del>
      <w:r w:rsidR="00A412CC" w:rsidRPr="0034779C">
        <w:rPr>
          <w:rFonts w:asciiTheme="minorEastAsia" w:hAnsiTheme="minorEastAsia" w:cs="Times New Roman" w:hint="eastAsia"/>
          <w:color w:val="000000" w:themeColor="text1"/>
          <w:spacing w:val="10"/>
          <w:sz w:val="24"/>
          <w:szCs w:val="24"/>
          <w:rPrChange w:id="1567" w:author="JY0225" w:date="2017-08-24T11:10:00Z">
            <w:rPr>
              <w:rFonts w:ascii="Times New Roman" w:hAnsi="Times New Roman" w:cs="Times New Roman" w:hint="eastAsia"/>
              <w:color w:val="000000" w:themeColor="text1"/>
              <w:spacing w:val="10"/>
              <w:sz w:val="24"/>
            </w:rPr>
          </w:rPrChange>
        </w:rPr>
        <w:t>功能</w:t>
      </w:r>
      <w:r w:rsidR="00636312" w:rsidRPr="0034779C">
        <w:rPr>
          <w:rFonts w:asciiTheme="minorEastAsia" w:hAnsiTheme="minorEastAsia" w:cs="Times New Roman" w:hint="eastAsia"/>
          <w:color w:val="000000" w:themeColor="text1"/>
          <w:spacing w:val="10"/>
          <w:sz w:val="24"/>
          <w:szCs w:val="24"/>
          <w:rPrChange w:id="1568" w:author="JY0225" w:date="2017-08-24T11:10:00Z">
            <w:rPr>
              <w:rFonts w:ascii="Times New Roman" w:hAnsi="Times New Roman" w:cs="Times New Roman" w:hint="eastAsia"/>
              <w:color w:val="000000" w:themeColor="text1"/>
              <w:spacing w:val="10"/>
              <w:sz w:val="24"/>
            </w:rPr>
          </w:rPrChange>
        </w:rPr>
        <w:t>。</w:t>
      </w:r>
      <w:r w:rsidR="00605F11" w:rsidRPr="0034779C">
        <w:rPr>
          <w:rFonts w:asciiTheme="minorEastAsia" w:hAnsiTheme="minorEastAsia" w:cs="Times New Roman"/>
          <w:color w:val="000000" w:themeColor="text1"/>
          <w:spacing w:val="10"/>
          <w:sz w:val="24"/>
          <w:szCs w:val="24"/>
          <w:rPrChange w:id="1569" w:author="JY0225" w:date="2017-08-24T11:10:00Z">
            <w:rPr>
              <w:rFonts w:ascii="Times New Roman" w:hAnsi="Times New Roman" w:cs="Times New Roman"/>
              <w:color w:val="000000" w:themeColor="text1"/>
              <w:spacing w:val="10"/>
              <w:sz w:val="24"/>
            </w:rPr>
          </w:rPrChange>
        </w:rPr>
        <w:t>Dropbox</w:t>
      </w:r>
      <w:r w:rsidR="00341574" w:rsidRPr="0034779C">
        <w:rPr>
          <w:rFonts w:asciiTheme="minorEastAsia" w:hAnsiTheme="minorEastAsia" w:cs="Times New Roman" w:hint="eastAsia"/>
          <w:color w:val="000000" w:themeColor="text1"/>
          <w:spacing w:val="10"/>
          <w:sz w:val="24"/>
          <w:szCs w:val="24"/>
          <w:rPrChange w:id="1570" w:author="JY0225" w:date="2017-08-24T11:10:00Z">
            <w:rPr>
              <w:rFonts w:ascii="Times New Roman" w:hAnsi="Times New Roman" w:cs="Times New Roman" w:hint="eastAsia"/>
              <w:color w:val="000000" w:themeColor="text1"/>
              <w:spacing w:val="10"/>
              <w:sz w:val="24"/>
            </w:rPr>
          </w:rPrChange>
        </w:rPr>
        <w:t>采取的</w:t>
      </w:r>
      <w:r w:rsidR="00B81D41" w:rsidRPr="0034779C">
        <w:rPr>
          <w:rFonts w:asciiTheme="minorEastAsia" w:hAnsiTheme="minorEastAsia" w:cs="Times New Roman" w:hint="eastAsia"/>
          <w:color w:val="000000" w:themeColor="text1"/>
          <w:spacing w:val="10"/>
          <w:sz w:val="24"/>
          <w:szCs w:val="24"/>
          <w:rPrChange w:id="1571" w:author="JY0225" w:date="2017-08-24T11:10:00Z">
            <w:rPr>
              <w:rFonts w:ascii="Times New Roman" w:hAnsi="Times New Roman" w:cs="Times New Roman" w:hint="eastAsia"/>
              <w:color w:val="000000" w:themeColor="text1"/>
              <w:spacing w:val="10"/>
              <w:sz w:val="24"/>
            </w:rPr>
          </w:rPrChange>
        </w:rPr>
        <w:t>是一种相对折中的</w:t>
      </w:r>
      <w:r w:rsidR="00341574" w:rsidRPr="0034779C">
        <w:rPr>
          <w:rFonts w:asciiTheme="minorEastAsia" w:hAnsiTheme="minorEastAsia" w:cs="Times New Roman" w:hint="eastAsia"/>
          <w:color w:val="000000" w:themeColor="text1"/>
          <w:spacing w:val="10"/>
          <w:sz w:val="24"/>
          <w:szCs w:val="24"/>
          <w:rPrChange w:id="1572" w:author="JY0225" w:date="2017-08-24T11:10:00Z">
            <w:rPr>
              <w:rFonts w:ascii="Times New Roman" w:hAnsi="Times New Roman" w:cs="Times New Roman" w:hint="eastAsia"/>
              <w:color w:val="000000" w:themeColor="text1"/>
              <w:spacing w:val="10"/>
              <w:sz w:val="24"/>
            </w:rPr>
          </w:rPrChange>
        </w:rPr>
        <w:t>方式</w:t>
      </w:r>
      <w:r w:rsidR="00696A52" w:rsidRPr="0034779C">
        <w:rPr>
          <w:rFonts w:asciiTheme="minorEastAsia" w:hAnsiTheme="minorEastAsia" w:cs="Times New Roman" w:hint="eastAsia"/>
          <w:color w:val="000000" w:themeColor="text1"/>
          <w:spacing w:val="10"/>
          <w:sz w:val="24"/>
          <w:szCs w:val="24"/>
          <w:rPrChange w:id="1573" w:author="JY0225" w:date="2017-08-24T11:10:00Z">
            <w:rPr>
              <w:rFonts w:ascii="Times New Roman" w:hAnsi="Times New Roman" w:cs="Times New Roman" w:hint="eastAsia"/>
              <w:color w:val="000000" w:themeColor="text1"/>
              <w:spacing w:val="10"/>
              <w:sz w:val="24"/>
            </w:rPr>
          </w:rPrChange>
        </w:rPr>
        <w:t>，</w:t>
      </w:r>
      <w:r w:rsidR="009D37F5" w:rsidRPr="0034779C">
        <w:rPr>
          <w:rFonts w:asciiTheme="minorEastAsia" w:hAnsiTheme="minorEastAsia" w:cs="Times New Roman" w:hint="eastAsia"/>
          <w:color w:val="000000" w:themeColor="text1"/>
          <w:spacing w:val="10"/>
          <w:sz w:val="24"/>
          <w:szCs w:val="24"/>
          <w:rPrChange w:id="1574" w:author="JY0225" w:date="2017-08-24T11:10:00Z">
            <w:rPr>
              <w:rFonts w:ascii="Times New Roman" w:hAnsi="Times New Roman" w:cs="Times New Roman" w:hint="eastAsia"/>
              <w:color w:val="000000" w:themeColor="text1"/>
              <w:spacing w:val="10"/>
              <w:sz w:val="24"/>
            </w:rPr>
          </w:rPrChange>
        </w:rPr>
        <w:t>它不会在全局</w:t>
      </w:r>
      <w:r w:rsidR="003658AF" w:rsidRPr="0034779C">
        <w:rPr>
          <w:rFonts w:asciiTheme="minorEastAsia" w:hAnsiTheme="minorEastAsia" w:cs="Times New Roman" w:hint="eastAsia"/>
          <w:color w:val="000000" w:themeColor="text1"/>
          <w:spacing w:val="10"/>
          <w:sz w:val="24"/>
          <w:szCs w:val="24"/>
          <w:rPrChange w:id="1575" w:author="JY0225" w:date="2017-08-24T11:10:00Z">
            <w:rPr>
              <w:rFonts w:ascii="Times New Roman" w:hAnsi="Times New Roman" w:cs="Times New Roman" w:hint="eastAsia"/>
              <w:color w:val="000000" w:themeColor="text1"/>
              <w:spacing w:val="10"/>
              <w:sz w:val="24"/>
            </w:rPr>
          </w:rPrChange>
        </w:rPr>
        <w:t>文件系统中</w:t>
      </w:r>
      <w:r w:rsidR="009D37F5" w:rsidRPr="0034779C">
        <w:rPr>
          <w:rFonts w:asciiTheme="minorEastAsia" w:hAnsiTheme="minorEastAsia" w:cs="Times New Roman" w:hint="eastAsia"/>
          <w:color w:val="000000" w:themeColor="text1"/>
          <w:spacing w:val="10"/>
          <w:sz w:val="24"/>
          <w:szCs w:val="24"/>
          <w:rPrChange w:id="1576" w:author="JY0225" w:date="2017-08-24T11:10:00Z">
            <w:rPr>
              <w:rFonts w:ascii="Times New Roman" w:hAnsi="Times New Roman" w:cs="Times New Roman" w:hint="eastAsia"/>
              <w:color w:val="000000" w:themeColor="text1"/>
              <w:spacing w:val="10"/>
              <w:sz w:val="24"/>
            </w:rPr>
          </w:rPrChange>
        </w:rPr>
        <w:t>校验该文件是否存在，只针对单一用户进行去重处理，</w:t>
      </w:r>
      <w:r w:rsidR="00881D1F" w:rsidRPr="0034779C">
        <w:rPr>
          <w:rFonts w:asciiTheme="minorEastAsia" w:hAnsiTheme="minorEastAsia" w:cs="Times New Roman" w:hint="eastAsia"/>
          <w:color w:val="000000" w:themeColor="text1"/>
          <w:spacing w:val="10"/>
          <w:sz w:val="24"/>
          <w:szCs w:val="24"/>
          <w:rPrChange w:id="1577" w:author="JY0225" w:date="2017-08-24T11:10:00Z">
            <w:rPr>
              <w:rFonts w:ascii="Times New Roman" w:hAnsi="Times New Roman" w:cs="Times New Roman" w:hint="eastAsia"/>
              <w:color w:val="000000" w:themeColor="text1"/>
              <w:spacing w:val="10"/>
              <w:sz w:val="24"/>
            </w:rPr>
          </w:rPrChange>
        </w:rPr>
        <w:t>这样能</w:t>
      </w:r>
      <w:r w:rsidR="0072781F" w:rsidRPr="0034779C">
        <w:rPr>
          <w:rFonts w:asciiTheme="minorEastAsia" w:hAnsiTheme="minorEastAsia" w:cs="Times New Roman" w:hint="eastAsia"/>
          <w:color w:val="000000" w:themeColor="text1"/>
          <w:spacing w:val="10"/>
          <w:sz w:val="24"/>
          <w:szCs w:val="24"/>
          <w:rPrChange w:id="1578" w:author="JY0225" w:date="2017-08-24T11:10:00Z">
            <w:rPr>
              <w:rFonts w:ascii="Times New Roman" w:hAnsi="Times New Roman" w:cs="Times New Roman" w:hint="eastAsia"/>
              <w:color w:val="000000" w:themeColor="text1"/>
              <w:spacing w:val="10"/>
              <w:sz w:val="24"/>
            </w:rPr>
          </w:rPrChange>
        </w:rPr>
        <w:t>在</w:t>
      </w:r>
      <w:r w:rsidR="00881D1F" w:rsidRPr="0034779C">
        <w:rPr>
          <w:rFonts w:asciiTheme="minorEastAsia" w:hAnsiTheme="minorEastAsia" w:cs="Times New Roman" w:hint="eastAsia"/>
          <w:color w:val="000000" w:themeColor="text1"/>
          <w:spacing w:val="10"/>
          <w:sz w:val="24"/>
          <w:szCs w:val="24"/>
          <w:rPrChange w:id="1579" w:author="JY0225" w:date="2017-08-24T11:10:00Z">
            <w:rPr>
              <w:rFonts w:ascii="Times New Roman" w:hAnsi="Times New Roman" w:cs="Times New Roman" w:hint="eastAsia"/>
              <w:color w:val="000000" w:themeColor="text1"/>
              <w:spacing w:val="10"/>
              <w:sz w:val="24"/>
            </w:rPr>
          </w:rPrChange>
        </w:rPr>
        <w:t>很大</w:t>
      </w:r>
      <w:r w:rsidR="009B03A1" w:rsidRPr="0034779C">
        <w:rPr>
          <w:rFonts w:asciiTheme="minorEastAsia" w:hAnsiTheme="minorEastAsia" w:cs="Times New Roman" w:hint="eastAsia"/>
          <w:color w:val="000000" w:themeColor="text1"/>
          <w:spacing w:val="10"/>
          <w:sz w:val="24"/>
          <w:szCs w:val="24"/>
          <w:rPrChange w:id="1580" w:author="JY0225" w:date="2017-08-24T11:10:00Z">
            <w:rPr>
              <w:rFonts w:ascii="Times New Roman" w:hAnsi="Times New Roman" w:cs="Times New Roman" w:hint="eastAsia"/>
              <w:color w:val="000000" w:themeColor="text1"/>
              <w:spacing w:val="10"/>
              <w:sz w:val="24"/>
            </w:rPr>
          </w:rPrChange>
        </w:rPr>
        <w:t>程度上</w:t>
      </w:r>
      <w:r w:rsidR="00BB05CE" w:rsidRPr="0034779C">
        <w:rPr>
          <w:rFonts w:asciiTheme="minorEastAsia" w:hAnsiTheme="minorEastAsia" w:cs="Times New Roman" w:hint="eastAsia"/>
          <w:color w:val="000000" w:themeColor="text1"/>
          <w:spacing w:val="10"/>
          <w:sz w:val="24"/>
          <w:szCs w:val="24"/>
          <w:rPrChange w:id="1581" w:author="JY0225" w:date="2017-08-24T11:10:00Z">
            <w:rPr>
              <w:rFonts w:ascii="Times New Roman" w:hAnsi="Times New Roman" w:cs="Times New Roman" w:hint="eastAsia"/>
              <w:color w:val="000000" w:themeColor="text1"/>
              <w:spacing w:val="10"/>
              <w:sz w:val="24"/>
            </w:rPr>
          </w:rPrChange>
        </w:rPr>
        <w:t>地</w:t>
      </w:r>
      <w:r w:rsidR="00290921" w:rsidRPr="0034779C">
        <w:rPr>
          <w:rFonts w:asciiTheme="minorEastAsia" w:hAnsiTheme="minorEastAsia" w:cs="Times New Roman" w:hint="eastAsia"/>
          <w:color w:val="000000" w:themeColor="text1"/>
          <w:spacing w:val="10"/>
          <w:sz w:val="24"/>
          <w:szCs w:val="24"/>
          <w:rPrChange w:id="1582" w:author="JY0225" w:date="2017-08-24T11:10:00Z">
            <w:rPr>
              <w:rFonts w:ascii="Times New Roman" w:hAnsi="Times New Roman" w:cs="Times New Roman" w:hint="eastAsia"/>
              <w:color w:val="000000" w:themeColor="text1"/>
              <w:spacing w:val="10"/>
              <w:sz w:val="24"/>
            </w:rPr>
          </w:rPrChange>
        </w:rPr>
        <w:t>减少由去重而导致的数据安全问题</w:t>
      </w:r>
      <w:r w:rsidR="006A1318" w:rsidRPr="0034779C">
        <w:rPr>
          <w:rFonts w:asciiTheme="minorEastAsia" w:hAnsiTheme="minorEastAsia" w:cs="Times New Roman" w:hint="eastAsia"/>
          <w:color w:val="000000" w:themeColor="text1"/>
          <w:spacing w:val="10"/>
          <w:sz w:val="24"/>
          <w:szCs w:val="24"/>
          <w:rPrChange w:id="1583" w:author="JY0225" w:date="2017-08-24T11:10:00Z">
            <w:rPr>
              <w:rFonts w:ascii="Times New Roman" w:hAnsi="Times New Roman" w:cs="Times New Roman" w:hint="eastAsia"/>
              <w:color w:val="000000" w:themeColor="text1"/>
              <w:spacing w:val="10"/>
              <w:sz w:val="24"/>
            </w:rPr>
          </w:rPrChange>
        </w:rPr>
        <w:t>，</w:t>
      </w:r>
      <w:r w:rsidR="00290921" w:rsidRPr="0034779C">
        <w:rPr>
          <w:rFonts w:asciiTheme="minorEastAsia" w:hAnsiTheme="minorEastAsia" w:cs="Times New Roman" w:hint="eastAsia"/>
          <w:color w:val="000000" w:themeColor="text1"/>
          <w:spacing w:val="10"/>
          <w:sz w:val="24"/>
          <w:szCs w:val="24"/>
          <w:rPrChange w:id="1584" w:author="JY0225" w:date="2017-08-24T11:10:00Z">
            <w:rPr>
              <w:rFonts w:ascii="Times New Roman" w:hAnsi="Times New Roman" w:cs="Times New Roman" w:hint="eastAsia"/>
              <w:color w:val="000000" w:themeColor="text1"/>
              <w:spacing w:val="10"/>
              <w:sz w:val="24"/>
            </w:rPr>
          </w:rPrChange>
        </w:rPr>
        <w:t>如侧信道攻击</w:t>
      </w:r>
      <w:r w:rsidR="004A545D" w:rsidRPr="0034779C">
        <w:rPr>
          <w:rFonts w:asciiTheme="minorEastAsia" w:hAnsiTheme="minorEastAsia"/>
          <w:color w:val="000000" w:themeColor="text1"/>
          <w:sz w:val="24"/>
          <w:szCs w:val="24"/>
          <w:vertAlign w:val="superscript"/>
          <w:rPrChange w:id="1585" w:author="JY0225" w:date="2017-08-24T11:10:00Z">
            <w:rPr>
              <w:color w:val="000000" w:themeColor="text1"/>
              <w:vertAlign w:val="superscript"/>
            </w:rPr>
          </w:rPrChange>
        </w:rPr>
        <w:fldChar w:fldCharType="begin"/>
      </w:r>
      <w:r w:rsidR="004A545D" w:rsidRPr="0034779C">
        <w:rPr>
          <w:rFonts w:asciiTheme="minorEastAsia" w:hAnsiTheme="minorEastAsia"/>
          <w:color w:val="000000" w:themeColor="text1"/>
          <w:sz w:val="24"/>
          <w:szCs w:val="24"/>
          <w:vertAlign w:val="superscript"/>
          <w:rPrChange w:id="1586" w:author="JY0225" w:date="2017-08-24T11:10:00Z">
            <w:rPr>
              <w:color w:val="000000" w:themeColor="text1"/>
              <w:vertAlign w:val="superscript"/>
            </w:rPr>
          </w:rPrChange>
        </w:rPr>
        <w:instrText xml:space="preserve"> REF _Ref489793232 \r \h </w:instrText>
      </w:r>
      <w:r w:rsidR="0034779C" w:rsidRPr="0034779C">
        <w:rPr>
          <w:rFonts w:asciiTheme="minorEastAsia" w:hAnsiTheme="minorEastAsia"/>
          <w:color w:val="000000" w:themeColor="text1"/>
          <w:sz w:val="24"/>
          <w:szCs w:val="24"/>
          <w:vertAlign w:val="superscript"/>
          <w:rPrChange w:id="1587" w:author="JY0225" w:date="2017-08-24T11:10:00Z">
            <w:rPr>
              <w:color w:val="000000" w:themeColor="text1"/>
              <w:sz w:val="24"/>
              <w:szCs w:val="24"/>
              <w:vertAlign w:val="superscript"/>
            </w:rPr>
          </w:rPrChange>
        </w:rPr>
        <w:instrText xml:space="preserve"> \* MERGEFORMAT </w:instrText>
      </w:r>
      <w:r w:rsidR="004A545D" w:rsidRPr="0034779C">
        <w:rPr>
          <w:rFonts w:asciiTheme="minorEastAsia" w:hAnsiTheme="minorEastAsia"/>
          <w:color w:val="000000" w:themeColor="text1"/>
          <w:sz w:val="24"/>
          <w:szCs w:val="24"/>
          <w:vertAlign w:val="superscript"/>
          <w:rPrChange w:id="1588" w:author="JY0225" w:date="2017-08-24T11:10:00Z">
            <w:rPr>
              <w:rFonts w:asciiTheme="minorEastAsia" w:hAnsiTheme="minorEastAsia"/>
              <w:color w:val="000000" w:themeColor="text1"/>
              <w:sz w:val="24"/>
              <w:szCs w:val="24"/>
              <w:vertAlign w:val="superscript"/>
            </w:rPr>
          </w:rPrChange>
        </w:rPr>
      </w:r>
      <w:r w:rsidR="004A545D" w:rsidRPr="0034779C">
        <w:rPr>
          <w:rFonts w:asciiTheme="minorEastAsia" w:hAnsiTheme="minorEastAsia"/>
          <w:color w:val="000000" w:themeColor="text1"/>
          <w:sz w:val="24"/>
          <w:szCs w:val="24"/>
          <w:vertAlign w:val="superscript"/>
          <w:rPrChange w:id="1589" w:author="JY0225" w:date="2017-08-24T11:10:00Z">
            <w:rPr>
              <w:color w:val="000000" w:themeColor="text1"/>
              <w:vertAlign w:val="superscript"/>
            </w:rPr>
          </w:rPrChange>
        </w:rPr>
        <w:fldChar w:fldCharType="separate"/>
      </w:r>
      <w:ins w:id="1590" w:author="微软用户" w:date="2017-08-24T22:18:00Z">
        <w:r w:rsidR="00C56CDB">
          <w:rPr>
            <w:rFonts w:asciiTheme="minorEastAsia" w:hAnsiTheme="minorEastAsia"/>
            <w:color w:val="000000" w:themeColor="text1"/>
            <w:sz w:val="24"/>
            <w:szCs w:val="24"/>
            <w:vertAlign w:val="superscript"/>
          </w:rPr>
          <w:t>[19]</w:t>
        </w:r>
      </w:ins>
      <w:del w:id="1591" w:author="微软用户" w:date="2017-08-24T22:18:00Z">
        <w:r w:rsidR="008E2759" w:rsidRPr="0034779C" w:rsidDel="00C56CDB">
          <w:rPr>
            <w:rFonts w:asciiTheme="minorEastAsia" w:hAnsiTheme="minorEastAsia"/>
            <w:color w:val="000000" w:themeColor="text1"/>
            <w:sz w:val="24"/>
            <w:szCs w:val="24"/>
            <w:vertAlign w:val="superscript"/>
            <w:rPrChange w:id="1592" w:author="JY0225" w:date="2017-08-24T11:10:00Z">
              <w:rPr>
                <w:color w:val="000000" w:themeColor="text1"/>
                <w:vertAlign w:val="superscript"/>
              </w:rPr>
            </w:rPrChange>
          </w:rPr>
          <w:delText>[19]</w:delText>
        </w:r>
      </w:del>
      <w:r w:rsidR="004A545D" w:rsidRPr="0034779C">
        <w:rPr>
          <w:rFonts w:asciiTheme="minorEastAsia" w:hAnsiTheme="minorEastAsia"/>
          <w:color w:val="000000" w:themeColor="text1"/>
          <w:sz w:val="24"/>
          <w:szCs w:val="24"/>
          <w:vertAlign w:val="superscript"/>
          <w:rPrChange w:id="1593" w:author="JY0225" w:date="2017-08-24T11:10:00Z">
            <w:rPr>
              <w:color w:val="000000" w:themeColor="text1"/>
              <w:vertAlign w:val="superscript"/>
            </w:rPr>
          </w:rPrChange>
        </w:rPr>
        <w:fldChar w:fldCharType="end"/>
      </w:r>
      <w:r w:rsidR="00D835BF" w:rsidRPr="0034779C">
        <w:rPr>
          <w:rFonts w:asciiTheme="minorEastAsia" w:hAnsiTheme="minorEastAsia" w:cs="Times New Roman" w:hint="eastAsia"/>
          <w:color w:val="000000" w:themeColor="text1"/>
          <w:spacing w:val="10"/>
          <w:sz w:val="24"/>
          <w:szCs w:val="24"/>
          <w:rPrChange w:id="1594" w:author="JY0225" w:date="2017-08-24T11:10:00Z">
            <w:rPr>
              <w:rFonts w:ascii="Times New Roman" w:hAnsi="Times New Roman" w:cs="Times New Roman" w:hint="eastAsia"/>
              <w:color w:val="000000" w:themeColor="text1"/>
              <w:spacing w:val="10"/>
              <w:sz w:val="24"/>
            </w:rPr>
          </w:rPrChange>
        </w:rPr>
        <w:t>。</w:t>
      </w:r>
      <w:r w:rsidR="00E91D9F" w:rsidRPr="0034779C">
        <w:rPr>
          <w:rFonts w:asciiTheme="minorEastAsia" w:hAnsiTheme="minorEastAsia" w:cs="Times New Roman"/>
          <w:color w:val="000000" w:themeColor="text1"/>
          <w:spacing w:val="10"/>
          <w:sz w:val="24"/>
          <w:szCs w:val="24"/>
          <w:rPrChange w:id="1595" w:author="JY0225" w:date="2017-08-24T11:10:00Z">
            <w:rPr>
              <w:rFonts w:ascii="Times New Roman" w:hAnsi="Times New Roman" w:cs="Times New Roman"/>
              <w:color w:val="000000" w:themeColor="text1"/>
              <w:spacing w:val="10"/>
              <w:sz w:val="24"/>
            </w:rPr>
          </w:rPrChange>
        </w:rPr>
        <w:t>Google Drive</w:t>
      </w:r>
      <w:r w:rsidR="00DC2A12" w:rsidRPr="0034779C">
        <w:rPr>
          <w:rFonts w:asciiTheme="minorEastAsia" w:hAnsiTheme="minorEastAsia" w:cs="Times New Roman" w:hint="eastAsia"/>
          <w:color w:val="000000" w:themeColor="text1"/>
          <w:spacing w:val="10"/>
          <w:sz w:val="24"/>
          <w:szCs w:val="24"/>
          <w:rPrChange w:id="1596" w:author="JY0225" w:date="2017-08-24T11:10:00Z">
            <w:rPr>
              <w:rFonts w:ascii="Times New Roman" w:hAnsi="Times New Roman" w:cs="Times New Roman" w:hint="eastAsia"/>
              <w:color w:val="000000" w:themeColor="text1"/>
              <w:spacing w:val="10"/>
              <w:sz w:val="24"/>
            </w:rPr>
          </w:rPrChange>
        </w:rPr>
        <w:t>对待“秒传技术”极</w:t>
      </w:r>
      <w:ins w:id="1597" w:author="微软用户" w:date="2017-08-27T14:46:00Z">
        <w:r w:rsidR="00082080">
          <w:rPr>
            <w:rFonts w:asciiTheme="minorEastAsia" w:hAnsiTheme="minorEastAsia" w:cs="Times New Roman"/>
            <w:color w:val="000000" w:themeColor="text1"/>
            <w:spacing w:val="10"/>
            <w:sz w:val="24"/>
            <w:szCs w:val="24"/>
          </w:rPr>
          <w:t>为</w:t>
        </w:r>
      </w:ins>
      <w:del w:id="1598" w:author="微软用户" w:date="2017-08-27T14:46:00Z">
        <w:r w:rsidR="00DC2A12" w:rsidRPr="0034779C" w:rsidDel="00082080">
          <w:rPr>
            <w:rFonts w:asciiTheme="minorEastAsia" w:hAnsiTheme="minorEastAsia" w:cs="Times New Roman" w:hint="eastAsia"/>
            <w:color w:val="000000" w:themeColor="text1"/>
            <w:spacing w:val="10"/>
            <w:sz w:val="24"/>
            <w:szCs w:val="24"/>
            <w:rPrChange w:id="1599" w:author="JY0225" w:date="2017-08-24T11:10:00Z">
              <w:rPr>
                <w:rFonts w:ascii="Times New Roman" w:hAnsi="Times New Roman" w:cs="Times New Roman" w:hint="eastAsia"/>
                <w:color w:val="000000" w:themeColor="text1"/>
                <w:spacing w:val="10"/>
                <w:sz w:val="24"/>
              </w:rPr>
            </w:rPrChange>
          </w:rPr>
          <w:delText>其</w:delText>
        </w:r>
      </w:del>
      <w:r w:rsidR="00DC2A12" w:rsidRPr="0034779C">
        <w:rPr>
          <w:rFonts w:asciiTheme="minorEastAsia" w:hAnsiTheme="minorEastAsia" w:cs="Times New Roman" w:hint="eastAsia"/>
          <w:color w:val="000000" w:themeColor="text1"/>
          <w:spacing w:val="10"/>
          <w:sz w:val="24"/>
          <w:szCs w:val="24"/>
          <w:rPrChange w:id="1600" w:author="JY0225" w:date="2017-08-24T11:10:00Z">
            <w:rPr>
              <w:rFonts w:ascii="Times New Roman" w:hAnsi="Times New Roman" w:cs="Times New Roman" w:hint="eastAsia"/>
              <w:color w:val="000000" w:themeColor="text1"/>
              <w:spacing w:val="10"/>
              <w:sz w:val="24"/>
            </w:rPr>
          </w:rPrChange>
        </w:rPr>
        <w:t>谨慎，尽管这样做能够大幅度地</w:t>
      </w:r>
      <w:r w:rsidR="00E91D9F" w:rsidRPr="0034779C">
        <w:rPr>
          <w:rFonts w:asciiTheme="minorEastAsia" w:hAnsiTheme="minorEastAsia" w:cs="Times New Roman" w:hint="eastAsia"/>
          <w:color w:val="000000" w:themeColor="text1"/>
          <w:spacing w:val="10"/>
          <w:sz w:val="24"/>
          <w:szCs w:val="24"/>
          <w:rPrChange w:id="1601" w:author="JY0225" w:date="2017-08-24T11:10:00Z">
            <w:rPr>
              <w:rFonts w:ascii="Times New Roman" w:hAnsi="Times New Roman" w:cs="Times New Roman" w:hint="eastAsia"/>
              <w:color w:val="000000" w:themeColor="text1"/>
              <w:spacing w:val="10"/>
              <w:sz w:val="24"/>
            </w:rPr>
          </w:rPrChange>
        </w:rPr>
        <w:t>提升</w:t>
      </w:r>
      <w:ins w:id="1602" w:author="微软用户" w:date="2017-08-27T14:46:00Z">
        <w:r w:rsidR="002F006E">
          <w:rPr>
            <w:rFonts w:asciiTheme="minorEastAsia" w:hAnsiTheme="minorEastAsia" w:cs="Times New Roman" w:hint="eastAsia"/>
            <w:color w:val="000000" w:themeColor="text1"/>
            <w:spacing w:val="10"/>
            <w:sz w:val="24"/>
            <w:szCs w:val="24"/>
          </w:rPr>
          <w:t>数据</w:t>
        </w:r>
      </w:ins>
      <w:r w:rsidR="00E91D9F" w:rsidRPr="0034779C">
        <w:rPr>
          <w:rFonts w:asciiTheme="minorEastAsia" w:hAnsiTheme="minorEastAsia" w:cs="Times New Roman" w:hint="eastAsia"/>
          <w:color w:val="000000" w:themeColor="text1"/>
          <w:spacing w:val="10"/>
          <w:sz w:val="24"/>
          <w:szCs w:val="24"/>
          <w:rPrChange w:id="1603" w:author="JY0225" w:date="2017-08-24T11:10:00Z">
            <w:rPr>
              <w:rFonts w:ascii="Times New Roman" w:hAnsi="Times New Roman" w:cs="Times New Roman" w:hint="eastAsia"/>
              <w:color w:val="000000" w:themeColor="text1"/>
              <w:spacing w:val="10"/>
              <w:sz w:val="24"/>
            </w:rPr>
          </w:rPrChange>
        </w:rPr>
        <w:t>上传的效率，但出于安全</w:t>
      </w:r>
      <w:del w:id="1604" w:author="微软用户" w:date="2017-08-27T14:46:00Z">
        <w:r w:rsidR="00E91D9F" w:rsidRPr="0034779C" w:rsidDel="001112DA">
          <w:rPr>
            <w:rFonts w:asciiTheme="minorEastAsia" w:hAnsiTheme="minorEastAsia" w:cs="Times New Roman" w:hint="eastAsia"/>
            <w:color w:val="000000" w:themeColor="text1"/>
            <w:spacing w:val="10"/>
            <w:sz w:val="24"/>
            <w:szCs w:val="24"/>
            <w:rPrChange w:id="1605" w:author="JY0225" w:date="2017-08-24T11:10:00Z">
              <w:rPr>
                <w:rFonts w:ascii="Times New Roman" w:hAnsi="Times New Roman" w:cs="Times New Roman" w:hint="eastAsia"/>
                <w:color w:val="000000" w:themeColor="text1"/>
                <w:spacing w:val="10"/>
                <w:sz w:val="24"/>
              </w:rPr>
            </w:rPrChange>
          </w:rPr>
          <w:delText>性</w:delText>
        </w:r>
      </w:del>
      <w:r w:rsidR="00E91D9F" w:rsidRPr="0034779C">
        <w:rPr>
          <w:rFonts w:asciiTheme="minorEastAsia" w:hAnsiTheme="minorEastAsia" w:cs="Times New Roman" w:hint="eastAsia"/>
          <w:color w:val="000000" w:themeColor="text1"/>
          <w:spacing w:val="10"/>
          <w:sz w:val="24"/>
          <w:szCs w:val="24"/>
          <w:rPrChange w:id="1606" w:author="JY0225" w:date="2017-08-24T11:10:00Z">
            <w:rPr>
              <w:rFonts w:ascii="Times New Roman" w:hAnsi="Times New Roman" w:cs="Times New Roman" w:hint="eastAsia"/>
              <w:color w:val="000000" w:themeColor="text1"/>
              <w:spacing w:val="10"/>
              <w:sz w:val="24"/>
            </w:rPr>
          </w:rPrChange>
        </w:rPr>
        <w:t>方面的考虑，</w:t>
      </w:r>
      <w:r w:rsidR="00E91D9F" w:rsidRPr="0034779C">
        <w:rPr>
          <w:rFonts w:asciiTheme="minorEastAsia" w:hAnsiTheme="minorEastAsia" w:cs="Times New Roman"/>
          <w:color w:val="000000" w:themeColor="text1"/>
          <w:spacing w:val="10"/>
          <w:sz w:val="24"/>
          <w:szCs w:val="24"/>
          <w:rPrChange w:id="1607" w:author="JY0225" w:date="2017-08-24T11:10:00Z">
            <w:rPr>
              <w:rFonts w:ascii="Times New Roman" w:hAnsi="Times New Roman" w:cs="Times New Roman"/>
              <w:color w:val="000000" w:themeColor="text1"/>
              <w:spacing w:val="10"/>
              <w:sz w:val="24"/>
            </w:rPr>
          </w:rPrChange>
        </w:rPr>
        <w:t>Google Drive</w:t>
      </w:r>
      <w:r w:rsidR="00E91D9F" w:rsidRPr="0034779C">
        <w:rPr>
          <w:rFonts w:asciiTheme="minorEastAsia" w:hAnsiTheme="minorEastAsia" w:cs="Times New Roman" w:hint="eastAsia"/>
          <w:color w:val="000000" w:themeColor="text1"/>
          <w:spacing w:val="10"/>
          <w:sz w:val="24"/>
          <w:szCs w:val="24"/>
          <w:rPrChange w:id="1608" w:author="JY0225" w:date="2017-08-24T11:10:00Z">
            <w:rPr>
              <w:rFonts w:ascii="Times New Roman" w:hAnsi="Times New Roman" w:cs="Times New Roman" w:hint="eastAsia"/>
              <w:color w:val="000000" w:themeColor="text1"/>
              <w:spacing w:val="10"/>
              <w:sz w:val="24"/>
            </w:rPr>
          </w:rPrChange>
        </w:rPr>
        <w:t>未在云</w:t>
      </w:r>
      <w:r w:rsidR="00E91D9F" w:rsidRPr="0034779C">
        <w:rPr>
          <w:rFonts w:asciiTheme="minorEastAsia" w:hAnsiTheme="minorEastAsia" w:cs="Times New Roman" w:hint="eastAsia"/>
          <w:color w:val="000000" w:themeColor="text1"/>
          <w:spacing w:val="10"/>
          <w:sz w:val="24"/>
          <w:szCs w:val="24"/>
          <w:rPrChange w:id="1609" w:author="JY0225" w:date="2017-08-24T11:10:00Z">
            <w:rPr>
              <w:rFonts w:ascii="Times New Roman" w:hAnsi="Times New Roman" w:cs="Times New Roman" w:hint="eastAsia"/>
              <w:color w:val="000000" w:themeColor="text1"/>
              <w:spacing w:val="10"/>
              <w:sz w:val="24"/>
            </w:rPr>
          </w:rPrChange>
        </w:rPr>
        <w:lastRenderedPageBreak/>
        <w:t>盘中使用该技术。</w:t>
      </w:r>
    </w:p>
    <w:p w14:paraId="30B34919" w14:textId="3E57552B" w:rsidR="00E959FB" w:rsidRPr="0034779C" w:rsidRDefault="003821C1" w:rsidP="007527DE">
      <w:pPr>
        <w:spacing w:line="400" w:lineRule="exact"/>
        <w:ind w:firstLine="420"/>
        <w:rPr>
          <w:rFonts w:asciiTheme="minorEastAsia" w:hAnsiTheme="minorEastAsia" w:cs="Times New Roman"/>
          <w:color w:val="000000" w:themeColor="text1"/>
          <w:spacing w:val="10"/>
          <w:sz w:val="24"/>
          <w:szCs w:val="24"/>
          <w:rPrChange w:id="1610"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611" w:author="JY0225" w:date="2017-08-24T11:10:00Z">
            <w:rPr>
              <w:rFonts w:ascii="Times New Roman" w:hAnsi="Times New Roman" w:cs="Times New Roman" w:hint="eastAsia"/>
              <w:color w:val="000000" w:themeColor="text1"/>
              <w:spacing w:val="10"/>
              <w:sz w:val="24"/>
            </w:rPr>
          </w:rPrChange>
        </w:rPr>
        <w:t>同时，</w:t>
      </w:r>
      <w:r w:rsidR="00840362" w:rsidRPr="0034779C">
        <w:rPr>
          <w:rFonts w:asciiTheme="minorEastAsia" w:hAnsiTheme="minorEastAsia" w:cs="Times New Roman" w:hint="eastAsia"/>
          <w:color w:val="000000" w:themeColor="text1"/>
          <w:spacing w:val="10"/>
          <w:sz w:val="24"/>
          <w:szCs w:val="24"/>
          <w:rPrChange w:id="1612" w:author="JY0225" w:date="2017-08-24T11:10:00Z">
            <w:rPr>
              <w:rFonts w:ascii="Times New Roman" w:hAnsi="Times New Roman" w:cs="Times New Roman" w:hint="eastAsia"/>
              <w:color w:val="000000" w:themeColor="text1"/>
              <w:spacing w:val="10"/>
              <w:sz w:val="24"/>
            </w:rPr>
          </w:rPrChange>
        </w:rPr>
        <w:t>这些成熟的云</w:t>
      </w:r>
      <w:r w:rsidR="00476838" w:rsidRPr="0034779C">
        <w:rPr>
          <w:rFonts w:asciiTheme="minorEastAsia" w:hAnsiTheme="minorEastAsia" w:cs="Times New Roman" w:hint="eastAsia"/>
          <w:color w:val="000000" w:themeColor="text1"/>
          <w:spacing w:val="10"/>
          <w:sz w:val="24"/>
          <w:szCs w:val="24"/>
          <w:rPrChange w:id="1613" w:author="JY0225" w:date="2017-08-24T11:10:00Z">
            <w:rPr>
              <w:rFonts w:ascii="Times New Roman" w:hAnsi="Times New Roman" w:cs="Times New Roman" w:hint="eastAsia"/>
              <w:color w:val="000000" w:themeColor="text1"/>
              <w:spacing w:val="10"/>
              <w:sz w:val="24"/>
            </w:rPr>
          </w:rPrChange>
        </w:rPr>
        <w:t>备份</w:t>
      </w:r>
      <w:ins w:id="1614" w:author="微软用户" w:date="2017-08-27T14:47:00Z">
        <w:r w:rsidR="005D6382">
          <w:rPr>
            <w:rFonts w:asciiTheme="minorEastAsia" w:hAnsiTheme="minorEastAsia" w:cs="Times New Roman" w:hint="eastAsia"/>
            <w:color w:val="000000" w:themeColor="text1"/>
            <w:spacing w:val="10"/>
            <w:sz w:val="24"/>
            <w:szCs w:val="24"/>
          </w:rPr>
          <w:t>服务</w:t>
        </w:r>
      </w:ins>
      <w:r w:rsidR="005C14A3" w:rsidRPr="0034779C">
        <w:rPr>
          <w:rFonts w:asciiTheme="minorEastAsia" w:hAnsiTheme="minorEastAsia" w:cs="Times New Roman" w:hint="eastAsia"/>
          <w:color w:val="000000" w:themeColor="text1"/>
          <w:spacing w:val="10"/>
          <w:sz w:val="24"/>
          <w:szCs w:val="24"/>
          <w:rPrChange w:id="1615" w:author="JY0225" w:date="2017-08-24T11:10:00Z">
            <w:rPr>
              <w:rFonts w:ascii="Times New Roman" w:hAnsi="Times New Roman" w:cs="Times New Roman" w:hint="eastAsia"/>
              <w:color w:val="000000" w:themeColor="text1"/>
              <w:spacing w:val="10"/>
              <w:sz w:val="24"/>
            </w:rPr>
          </w:rPrChange>
        </w:rPr>
        <w:t>供</w:t>
      </w:r>
      <w:r w:rsidR="00840362" w:rsidRPr="0034779C">
        <w:rPr>
          <w:rFonts w:asciiTheme="minorEastAsia" w:hAnsiTheme="minorEastAsia" w:cs="Times New Roman" w:hint="eastAsia"/>
          <w:color w:val="000000" w:themeColor="text1"/>
          <w:spacing w:val="10"/>
          <w:sz w:val="24"/>
          <w:szCs w:val="24"/>
          <w:rPrChange w:id="1616" w:author="JY0225" w:date="2017-08-24T11:10:00Z">
            <w:rPr>
              <w:rFonts w:ascii="Times New Roman" w:hAnsi="Times New Roman" w:cs="Times New Roman" w:hint="eastAsia"/>
              <w:color w:val="000000" w:themeColor="text1"/>
              <w:spacing w:val="10"/>
              <w:sz w:val="24"/>
            </w:rPr>
          </w:rPrChange>
        </w:rPr>
        <w:t>应商都会针对主流的操作系统和平台</w:t>
      </w:r>
      <w:r w:rsidR="00090B00" w:rsidRPr="0034779C">
        <w:rPr>
          <w:rFonts w:asciiTheme="minorEastAsia" w:hAnsiTheme="minorEastAsia" w:cs="Times New Roman" w:hint="eastAsia"/>
          <w:color w:val="000000" w:themeColor="text1"/>
          <w:spacing w:val="10"/>
          <w:sz w:val="24"/>
          <w:szCs w:val="24"/>
          <w:rPrChange w:id="1617" w:author="JY0225" w:date="2017-08-24T11:10:00Z">
            <w:rPr>
              <w:rFonts w:ascii="Times New Roman" w:hAnsi="Times New Roman" w:cs="Times New Roman" w:hint="eastAsia"/>
              <w:color w:val="000000" w:themeColor="text1"/>
              <w:spacing w:val="10"/>
              <w:sz w:val="24"/>
            </w:rPr>
          </w:rPrChange>
        </w:rPr>
        <w:t>，</w:t>
      </w:r>
      <w:commentRangeStart w:id="1618"/>
      <w:r w:rsidR="00090B00" w:rsidRPr="0034779C">
        <w:rPr>
          <w:rFonts w:asciiTheme="minorEastAsia" w:hAnsiTheme="minorEastAsia" w:cs="Times New Roman" w:hint="eastAsia"/>
          <w:color w:val="000000" w:themeColor="text1"/>
          <w:spacing w:val="10"/>
          <w:sz w:val="24"/>
          <w:szCs w:val="24"/>
          <w:rPrChange w:id="1619" w:author="JY0225" w:date="2017-08-24T11:10:00Z">
            <w:rPr>
              <w:rFonts w:ascii="Times New Roman" w:hAnsi="Times New Roman" w:cs="Times New Roman" w:hint="eastAsia"/>
              <w:color w:val="000000" w:themeColor="text1"/>
              <w:spacing w:val="10"/>
              <w:sz w:val="24"/>
            </w:rPr>
          </w:rPrChange>
        </w:rPr>
        <w:t>提供不同类型的客户端</w:t>
      </w:r>
      <w:commentRangeEnd w:id="1618"/>
      <w:r w:rsidR="00C41A56" w:rsidRPr="0034779C">
        <w:rPr>
          <w:rStyle w:val="ad"/>
          <w:rFonts w:asciiTheme="minorEastAsia" w:hAnsiTheme="minorEastAsia" w:cs="Times New Roman"/>
          <w:color w:val="000000" w:themeColor="text1"/>
          <w:sz w:val="24"/>
          <w:szCs w:val="24"/>
          <w:rPrChange w:id="1620" w:author="JY0225" w:date="2017-08-24T11:10:00Z">
            <w:rPr>
              <w:rStyle w:val="ad"/>
              <w:rFonts w:ascii="Calibri" w:eastAsia="宋体" w:hAnsi="Calibri" w:cs="Times New Roman"/>
              <w:color w:val="000000" w:themeColor="text1"/>
            </w:rPr>
          </w:rPrChange>
        </w:rPr>
        <w:commentReference w:id="1618"/>
      </w:r>
      <w:r w:rsidR="00090B00" w:rsidRPr="0034779C">
        <w:rPr>
          <w:rFonts w:asciiTheme="minorEastAsia" w:hAnsiTheme="minorEastAsia" w:cs="Times New Roman" w:hint="eastAsia"/>
          <w:color w:val="000000" w:themeColor="text1"/>
          <w:spacing w:val="10"/>
          <w:sz w:val="24"/>
          <w:szCs w:val="24"/>
          <w:rPrChange w:id="1621" w:author="JY0225" w:date="2017-08-24T11:10:00Z">
            <w:rPr>
              <w:rFonts w:ascii="Times New Roman" w:hAnsi="Times New Roman" w:cs="Times New Roman" w:hint="eastAsia"/>
              <w:color w:val="000000" w:themeColor="text1"/>
              <w:spacing w:val="10"/>
              <w:sz w:val="24"/>
            </w:rPr>
          </w:rPrChange>
        </w:rPr>
        <w:t>，这样使得用户可以跨平台地使用云</w:t>
      </w:r>
      <w:r w:rsidR="00476838" w:rsidRPr="0034779C">
        <w:rPr>
          <w:rFonts w:asciiTheme="minorEastAsia" w:hAnsiTheme="minorEastAsia" w:cs="Times New Roman" w:hint="eastAsia"/>
          <w:color w:val="000000" w:themeColor="text1"/>
          <w:spacing w:val="10"/>
          <w:sz w:val="24"/>
          <w:szCs w:val="24"/>
          <w:rPrChange w:id="1622" w:author="JY0225" w:date="2017-08-24T11:10:00Z">
            <w:rPr>
              <w:rFonts w:ascii="Times New Roman" w:hAnsi="Times New Roman" w:cs="Times New Roman" w:hint="eastAsia"/>
              <w:color w:val="000000" w:themeColor="text1"/>
              <w:spacing w:val="10"/>
              <w:sz w:val="24"/>
            </w:rPr>
          </w:rPrChange>
        </w:rPr>
        <w:t>备份</w:t>
      </w:r>
      <w:r w:rsidR="00090B00" w:rsidRPr="0034779C">
        <w:rPr>
          <w:rFonts w:asciiTheme="minorEastAsia" w:hAnsiTheme="minorEastAsia" w:cs="Times New Roman" w:hint="eastAsia"/>
          <w:color w:val="000000" w:themeColor="text1"/>
          <w:spacing w:val="10"/>
          <w:sz w:val="24"/>
          <w:szCs w:val="24"/>
          <w:rPrChange w:id="1623" w:author="JY0225" w:date="2017-08-24T11:10:00Z">
            <w:rPr>
              <w:rFonts w:ascii="Times New Roman" w:hAnsi="Times New Roman" w:cs="Times New Roman" w:hint="eastAsia"/>
              <w:color w:val="000000" w:themeColor="text1"/>
              <w:spacing w:val="10"/>
              <w:sz w:val="24"/>
            </w:rPr>
          </w:rPrChange>
        </w:rPr>
        <w:t>服务。</w:t>
      </w:r>
      <w:r w:rsidR="008F355E" w:rsidRPr="0034779C">
        <w:rPr>
          <w:rFonts w:asciiTheme="minorEastAsia" w:hAnsiTheme="minorEastAsia" w:cs="Times New Roman" w:hint="eastAsia"/>
          <w:color w:val="000000" w:themeColor="text1"/>
          <w:spacing w:val="10"/>
          <w:sz w:val="24"/>
          <w:szCs w:val="24"/>
          <w:rPrChange w:id="1624" w:author="JY0225" w:date="2017-08-24T11:10:00Z">
            <w:rPr>
              <w:rFonts w:ascii="Times New Roman" w:hAnsi="Times New Roman" w:cs="Times New Roman" w:hint="eastAsia"/>
              <w:color w:val="000000" w:themeColor="text1"/>
              <w:spacing w:val="10"/>
              <w:sz w:val="24"/>
            </w:rPr>
          </w:rPrChange>
        </w:rPr>
        <w:t>常见的平台有</w:t>
      </w:r>
      <w:r w:rsidR="008F355E" w:rsidRPr="0034779C">
        <w:rPr>
          <w:rFonts w:asciiTheme="minorEastAsia" w:hAnsiTheme="minorEastAsia" w:cs="Times New Roman"/>
          <w:color w:val="000000" w:themeColor="text1"/>
          <w:spacing w:val="10"/>
          <w:sz w:val="24"/>
          <w:szCs w:val="24"/>
          <w:rPrChange w:id="1625" w:author="JY0225" w:date="2017-08-24T11:10:00Z">
            <w:rPr>
              <w:rFonts w:ascii="Times New Roman" w:hAnsi="Times New Roman" w:cs="Times New Roman"/>
              <w:color w:val="000000" w:themeColor="text1"/>
              <w:spacing w:val="10"/>
              <w:sz w:val="24"/>
            </w:rPr>
          </w:rPrChange>
        </w:rPr>
        <w:t>Windows</w:t>
      </w:r>
      <w:r w:rsidR="008F355E" w:rsidRPr="0034779C">
        <w:rPr>
          <w:rFonts w:asciiTheme="minorEastAsia" w:hAnsiTheme="minorEastAsia" w:cs="Times New Roman" w:hint="eastAsia"/>
          <w:color w:val="000000" w:themeColor="text1"/>
          <w:spacing w:val="10"/>
          <w:sz w:val="24"/>
          <w:szCs w:val="24"/>
          <w:rPrChange w:id="1626"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627" w:author="JY0225" w:date="2017-08-24T11:10:00Z">
            <w:rPr>
              <w:rFonts w:ascii="Times New Roman" w:hAnsi="Times New Roman" w:cs="Times New Roman"/>
              <w:color w:val="000000" w:themeColor="text1"/>
              <w:spacing w:val="10"/>
              <w:sz w:val="24"/>
            </w:rPr>
          </w:rPrChange>
        </w:rPr>
        <w:t>Mac</w:t>
      </w:r>
      <w:r w:rsidR="008F355E" w:rsidRPr="0034779C">
        <w:rPr>
          <w:rFonts w:asciiTheme="minorEastAsia" w:hAnsiTheme="minorEastAsia" w:cs="Times New Roman" w:hint="eastAsia"/>
          <w:color w:val="000000" w:themeColor="text1"/>
          <w:spacing w:val="10"/>
          <w:sz w:val="24"/>
          <w:szCs w:val="24"/>
          <w:rPrChange w:id="1628"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629" w:author="JY0225" w:date="2017-08-24T11:10:00Z">
            <w:rPr>
              <w:rFonts w:ascii="Times New Roman" w:hAnsi="Times New Roman" w:cs="Times New Roman"/>
              <w:color w:val="000000" w:themeColor="text1"/>
              <w:spacing w:val="10"/>
              <w:sz w:val="24"/>
            </w:rPr>
          </w:rPrChange>
        </w:rPr>
        <w:t>Android</w:t>
      </w:r>
      <w:r w:rsidR="008F355E" w:rsidRPr="0034779C">
        <w:rPr>
          <w:rFonts w:asciiTheme="minorEastAsia" w:hAnsiTheme="minorEastAsia" w:cs="Times New Roman" w:hint="eastAsia"/>
          <w:color w:val="000000" w:themeColor="text1"/>
          <w:spacing w:val="10"/>
          <w:sz w:val="24"/>
          <w:szCs w:val="24"/>
          <w:rPrChange w:id="1630"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631" w:author="JY0225" w:date="2017-08-24T11:10:00Z">
            <w:rPr>
              <w:rFonts w:ascii="Times New Roman" w:hAnsi="Times New Roman" w:cs="Times New Roman"/>
              <w:color w:val="000000" w:themeColor="text1"/>
              <w:spacing w:val="10"/>
              <w:sz w:val="24"/>
            </w:rPr>
          </w:rPrChange>
        </w:rPr>
        <w:t>iPhone</w:t>
      </w:r>
      <w:r w:rsidR="008F355E" w:rsidRPr="0034779C">
        <w:rPr>
          <w:rFonts w:asciiTheme="minorEastAsia" w:hAnsiTheme="minorEastAsia" w:cs="Times New Roman" w:hint="eastAsia"/>
          <w:color w:val="000000" w:themeColor="text1"/>
          <w:spacing w:val="10"/>
          <w:sz w:val="24"/>
          <w:szCs w:val="24"/>
          <w:rPrChange w:id="1632"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633" w:author="JY0225" w:date="2017-08-24T11:10:00Z">
            <w:rPr>
              <w:rFonts w:ascii="Times New Roman" w:hAnsi="Times New Roman" w:cs="Times New Roman"/>
              <w:color w:val="000000" w:themeColor="text1"/>
              <w:spacing w:val="10"/>
              <w:sz w:val="24"/>
            </w:rPr>
          </w:rPrChange>
        </w:rPr>
        <w:t>Web</w:t>
      </w:r>
      <w:r w:rsidR="008F355E" w:rsidRPr="0034779C">
        <w:rPr>
          <w:rFonts w:asciiTheme="minorEastAsia" w:hAnsiTheme="minorEastAsia" w:cs="Times New Roman" w:hint="eastAsia"/>
          <w:color w:val="000000" w:themeColor="text1"/>
          <w:spacing w:val="10"/>
          <w:sz w:val="24"/>
          <w:szCs w:val="24"/>
          <w:rPrChange w:id="1634" w:author="JY0225" w:date="2017-08-24T11:10:00Z">
            <w:rPr>
              <w:rFonts w:ascii="Times New Roman" w:hAnsi="Times New Roman" w:cs="Times New Roman" w:hint="eastAsia"/>
              <w:color w:val="000000" w:themeColor="text1"/>
              <w:spacing w:val="10"/>
              <w:sz w:val="24"/>
            </w:rPr>
          </w:rPrChange>
        </w:rPr>
        <w:t>，</w:t>
      </w:r>
      <w:r w:rsidR="00E04455" w:rsidRPr="0034779C">
        <w:rPr>
          <w:rFonts w:asciiTheme="minorEastAsia" w:hAnsiTheme="minorEastAsia" w:cs="Times New Roman" w:hint="eastAsia"/>
          <w:color w:val="000000" w:themeColor="text1"/>
          <w:spacing w:val="10"/>
          <w:sz w:val="24"/>
          <w:szCs w:val="24"/>
          <w:rPrChange w:id="1635" w:author="JY0225" w:date="2017-08-24T11:10:00Z">
            <w:rPr>
              <w:rFonts w:ascii="Times New Roman" w:hAnsi="Times New Roman" w:cs="Times New Roman" w:hint="eastAsia"/>
              <w:color w:val="000000" w:themeColor="text1"/>
              <w:spacing w:val="10"/>
              <w:sz w:val="24"/>
            </w:rPr>
          </w:rPrChange>
        </w:rPr>
        <w:t>以上四个</w:t>
      </w:r>
      <w:r w:rsidR="008F355E" w:rsidRPr="0034779C">
        <w:rPr>
          <w:rFonts w:asciiTheme="minorEastAsia" w:hAnsiTheme="minorEastAsia" w:cs="Times New Roman" w:hint="eastAsia"/>
          <w:color w:val="000000" w:themeColor="text1"/>
          <w:spacing w:val="10"/>
          <w:sz w:val="24"/>
          <w:szCs w:val="24"/>
          <w:rPrChange w:id="1636" w:author="JY0225" w:date="2017-08-24T11:10: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637" w:author="JY0225" w:date="2017-08-24T11:10:00Z">
            <w:rPr>
              <w:rFonts w:ascii="Times New Roman" w:hAnsi="Times New Roman" w:cs="Times New Roman" w:hint="eastAsia"/>
              <w:color w:val="000000" w:themeColor="text1"/>
              <w:spacing w:val="10"/>
              <w:sz w:val="24"/>
            </w:rPr>
          </w:rPrChange>
        </w:rPr>
        <w:t>备份</w:t>
      </w:r>
      <w:ins w:id="1638" w:author="微软用户" w:date="2017-08-27T14:47:00Z">
        <w:r w:rsidR="00855C6E">
          <w:rPr>
            <w:rFonts w:asciiTheme="minorEastAsia" w:hAnsiTheme="minorEastAsia" w:cs="Times New Roman" w:hint="eastAsia"/>
            <w:color w:val="000000" w:themeColor="text1"/>
            <w:spacing w:val="10"/>
            <w:sz w:val="24"/>
            <w:szCs w:val="24"/>
          </w:rPr>
          <w:t>服务</w:t>
        </w:r>
      </w:ins>
      <w:r w:rsidR="008F355E" w:rsidRPr="0034779C">
        <w:rPr>
          <w:rFonts w:asciiTheme="minorEastAsia" w:hAnsiTheme="minorEastAsia" w:cs="Times New Roman" w:hint="eastAsia"/>
          <w:color w:val="000000" w:themeColor="text1"/>
          <w:spacing w:val="10"/>
          <w:sz w:val="24"/>
          <w:szCs w:val="24"/>
          <w:rPrChange w:id="1639" w:author="JY0225" w:date="2017-08-24T11:10:00Z">
            <w:rPr>
              <w:rFonts w:ascii="Times New Roman" w:hAnsi="Times New Roman" w:cs="Times New Roman" w:hint="eastAsia"/>
              <w:color w:val="000000" w:themeColor="text1"/>
              <w:spacing w:val="10"/>
              <w:sz w:val="24"/>
            </w:rPr>
          </w:rPrChange>
        </w:rPr>
        <w:t>供应商都</w:t>
      </w:r>
      <w:r w:rsidR="00D971A7" w:rsidRPr="0034779C">
        <w:rPr>
          <w:rFonts w:asciiTheme="minorEastAsia" w:hAnsiTheme="minorEastAsia" w:cs="Times New Roman" w:hint="eastAsia"/>
          <w:color w:val="000000" w:themeColor="text1"/>
          <w:spacing w:val="10"/>
          <w:sz w:val="24"/>
          <w:szCs w:val="24"/>
          <w:rPrChange w:id="1640" w:author="JY0225" w:date="2017-08-24T11:10:00Z">
            <w:rPr>
              <w:rFonts w:ascii="Times New Roman" w:hAnsi="Times New Roman" w:cs="Times New Roman" w:hint="eastAsia"/>
              <w:color w:val="000000" w:themeColor="text1"/>
              <w:spacing w:val="10"/>
              <w:sz w:val="24"/>
            </w:rPr>
          </w:rPrChange>
        </w:rPr>
        <w:t>提供了这些平台的客户端，</w:t>
      </w:r>
      <w:r w:rsidR="00F23B9D" w:rsidRPr="0034779C">
        <w:rPr>
          <w:rFonts w:asciiTheme="minorEastAsia" w:hAnsiTheme="minorEastAsia" w:cs="Times New Roman" w:hint="eastAsia"/>
          <w:color w:val="000000" w:themeColor="text1"/>
          <w:spacing w:val="10"/>
          <w:sz w:val="24"/>
          <w:szCs w:val="24"/>
          <w:rPrChange w:id="1641" w:author="JY0225" w:date="2017-08-24T11:10:00Z">
            <w:rPr>
              <w:rFonts w:ascii="Times New Roman" w:hAnsi="Times New Roman" w:cs="Times New Roman" w:hint="eastAsia"/>
              <w:color w:val="000000" w:themeColor="text1"/>
              <w:spacing w:val="10"/>
              <w:sz w:val="24"/>
            </w:rPr>
          </w:rPrChange>
        </w:rPr>
        <w:t>其中百度云盘还支持</w:t>
      </w:r>
      <w:r w:rsidR="00F23B9D" w:rsidRPr="0034779C">
        <w:rPr>
          <w:rFonts w:asciiTheme="minorEastAsia" w:hAnsiTheme="minorEastAsia" w:cs="Times New Roman"/>
          <w:color w:val="000000" w:themeColor="text1"/>
          <w:spacing w:val="10"/>
          <w:sz w:val="24"/>
          <w:szCs w:val="24"/>
          <w:rPrChange w:id="1642" w:author="JY0225" w:date="2017-08-24T11:10:00Z">
            <w:rPr>
              <w:rFonts w:ascii="Times New Roman" w:hAnsi="Times New Roman" w:cs="Times New Roman"/>
              <w:color w:val="000000" w:themeColor="text1"/>
              <w:spacing w:val="10"/>
              <w:sz w:val="24"/>
            </w:rPr>
          </w:rPrChange>
        </w:rPr>
        <w:t>Windows Phone</w:t>
      </w:r>
      <w:r w:rsidR="00F23B9D" w:rsidRPr="0034779C">
        <w:rPr>
          <w:rFonts w:asciiTheme="minorEastAsia" w:hAnsiTheme="minorEastAsia" w:cs="Times New Roman" w:hint="eastAsia"/>
          <w:color w:val="000000" w:themeColor="text1"/>
          <w:spacing w:val="10"/>
          <w:sz w:val="24"/>
          <w:szCs w:val="24"/>
          <w:rPrChange w:id="1643" w:author="JY0225" w:date="2017-08-24T11:10:00Z">
            <w:rPr>
              <w:rFonts w:ascii="Times New Roman" w:hAnsi="Times New Roman" w:cs="Times New Roman" w:hint="eastAsia"/>
              <w:color w:val="000000" w:themeColor="text1"/>
              <w:spacing w:val="10"/>
              <w:sz w:val="24"/>
            </w:rPr>
          </w:rPrChange>
        </w:rPr>
        <w:t>，</w:t>
      </w:r>
      <w:r w:rsidR="00F23B9D" w:rsidRPr="0034779C">
        <w:rPr>
          <w:rFonts w:asciiTheme="minorEastAsia" w:hAnsiTheme="minorEastAsia" w:cs="Times New Roman"/>
          <w:color w:val="000000" w:themeColor="text1"/>
          <w:spacing w:val="10"/>
          <w:sz w:val="24"/>
          <w:szCs w:val="24"/>
          <w:rPrChange w:id="1644" w:author="JY0225" w:date="2017-08-24T11:10:00Z">
            <w:rPr>
              <w:rFonts w:ascii="Times New Roman" w:hAnsi="Times New Roman" w:cs="Times New Roman"/>
              <w:color w:val="000000" w:themeColor="text1"/>
              <w:spacing w:val="10"/>
              <w:sz w:val="24"/>
            </w:rPr>
          </w:rPrChange>
        </w:rPr>
        <w:t>Dropbox</w:t>
      </w:r>
      <w:r w:rsidR="00F23B9D" w:rsidRPr="0034779C">
        <w:rPr>
          <w:rFonts w:asciiTheme="minorEastAsia" w:hAnsiTheme="minorEastAsia" w:cs="Times New Roman" w:hint="eastAsia"/>
          <w:color w:val="000000" w:themeColor="text1"/>
          <w:spacing w:val="10"/>
          <w:sz w:val="24"/>
          <w:szCs w:val="24"/>
          <w:rPrChange w:id="1645" w:author="JY0225" w:date="2017-08-24T11:10:00Z">
            <w:rPr>
              <w:rFonts w:ascii="Times New Roman" w:hAnsi="Times New Roman" w:cs="Times New Roman" w:hint="eastAsia"/>
              <w:color w:val="000000" w:themeColor="text1"/>
              <w:spacing w:val="10"/>
              <w:sz w:val="24"/>
            </w:rPr>
          </w:rPrChange>
        </w:rPr>
        <w:t>是唯一支持</w:t>
      </w:r>
      <w:del w:id="1646" w:author="微软用户" w:date="2017-08-27T14:48:00Z">
        <w:r w:rsidR="00F23B9D" w:rsidRPr="0034779C" w:rsidDel="0034733D">
          <w:rPr>
            <w:rFonts w:asciiTheme="minorEastAsia" w:hAnsiTheme="minorEastAsia" w:cs="Times New Roman"/>
            <w:color w:val="000000" w:themeColor="text1"/>
            <w:spacing w:val="10"/>
            <w:sz w:val="24"/>
            <w:szCs w:val="24"/>
            <w:rPrChange w:id="1647" w:author="JY0225" w:date="2017-08-24T11:10:00Z">
              <w:rPr>
                <w:rFonts w:ascii="Times New Roman" w:hAnsi="Times New Roman" w:cs="Times New Roman"/>
                <w:color w:val="000000" w:themeColor="text1"/>
                <w:spacing w:val="10"/>
                <w:sz w:val="24"/>
              </w:rPr>
            </w:rPrChange>
          </w:rPr>
          <w:delText>Linux</w:delText>
        </w:r>
        <w:r w:rsidR="00F23B9D" w:rsidRPr="0034779C" w:rsidDel="0034733D">
          <w:rPr>
            <w:rFonts w:asciiTheme="minorEastAsia" w:hAnsiTheme="minorEastAsia" w:cs="Times New Roman" w:hint="eastAsia"/>
            <w:color w:val="000000" w:themeColor="text1"/>
            <w:spacing w:val="10"/>
            <w:sz w:val="24"/>
            <w:szCs w:val="24"/>
            <w:rPrChange w:id="1648" w:author="JY0225" w:date="2017-08-24T11:10:00Z">
              <w:rPr>
                <w:rFonts w:ascii="Times New Roman" w:hAnsi="Times New Roman" w:cs="Times New Roman" w:hint="eastAsia"/>
                <w:color w:val="000000" w:themeColor="text1"/>
                <w:spacing w:val="10"/>
                <w:sz w:val="24"/>
              </w:rPr>
            </w:rPrChange>
          </w:rPr>
          <w:delText>和</w:delText>
        </w:r>
      </w:del>
      <w:r w:rsidR="00F23B9D" w:rsidRPr="0034779C">
        <w:rPr>
          <w:rFonts w:asciiTheme="minorEastAsia" w:hAnsiTheme="minorEastAsia" w:cs="Times New Roman"/>
          <w:color w:val="000000" w:themeColor="text1"/>
          <w:spacing w:val="10"/>
          <w:sz w:val="24"/>
          <w:szCs w:val="24"/>
          <w:rPrChange w:id="1649" w:author="JY0225" w:date="2017-08-24T11:10:00Z">
            <w:rPr>
              <w:rFonts w:ascii="Times New Roman" w:hAnsi="Times New Roman" w:cs="Times New Roman"/>
              <w:color w:val="000000" w:themeColor="text1"/>
              <w:spacing w:val="10"/>
              <w:sz w:val="24"/>
            </w:rPr>
          </w:rPrChange>
        </w:rPr>
        <w:t>BlackBerry</w:t>
      </w:r>
      <w:r w:rsidR="00F23B9D" w:rsidRPr="0034779C">
        <w:rPr>
          <w:rFonts w:asciiTheme="minorEastAsia" w:hAnsiTheme="minorEastAsia" w:cs="Times New Roman" w:hint="eastAsia"/>
          <w:color w:val="000000" w:themeColor="text1"/>
          <w:spacing w:val="10"/>
          <w:sz w:val="24"/>
          <w:szCs w:val="24"/>
          <w:rPrChange w:id="1650" w:author="JY0225" w:date="2017-08-24T11:10:00Z">
            <w:rPr>
              <w:rFonts w:ascii="Times New Roman" w:hAnsi="Times New Roman" w:cs="Times New Roman" w:hint="eastAsia"/>
              <w:color w:val="000000" w:themeColor="text1"/>
              <w:spacing w:val="10"/>
              <w:sz w:val="24"/>
            </w:rPr>
          </w:rPrChange>
        </w:rPr>
        <w:t>智能手机的平台</w:t>
      </w:r>
      <w:r w:rsidR="000D6924" w:rsidRPr="0034779C">
        <w:rPr>
          <w:rFonts w:asciiTheme="minorEastAsia" w:hAnsiTheme="minorEastAsia"/>
          <w:color w:val="000000" w:themeColor="text1"/>
          <w:sz w:val="24"/>
          <w:szCs w:val="24"/>
          <w:vertAlign w:val="superscript"/>
          <w:rPrChange w:id="1651" w:author="JY0225" w:date="2017-08-24T11:10:00Z">
            <w:rPr>
              <w:color w:val="000000" w:themeColor="text1"/>
              <w:vertAlign w:val="superscript"/>
            </w:rPr>
          </w:rPrChange>
        </w:rPr>
        <w:fldChar w:fldCharType="begin"/>
      </w:r>
      <w:r w:rsidR="000D6924" w:rsidRPr="0034779C">
        <w:rPr>
          <w:rFonts w:asciiTheme="minorEastAsia" w:hAnsiTheme="minorEastAsia"/>
          <w:color w:val="000000" w:themeColor="text1"/>
          <w:sz w:val="24"/>
          <w:szCs w:val="24"/>
          <w:vertAlign w:val="superscript"/>
          <w:rPrChange w:id="1652" w:author="JY0225" w:date="2017-08-24T11:10:00Z">
            <w:rPr>
              <w:color w:val="000000" w:themeColor="text1"/>
              <w:vertAlign w:val="superscript"/>
            </w:rPr>
          </w:rPrChange>
        </w:rPr>
        <w:instrText xml:space="preserve"> REF _Ref489793334 \r \h </w:instrText>
      </w:r>
      <w:r w:rsidR="0034779C" w:rsidRPr="0034779C">
        <w:rPr>
          <w:rFonts w:asciiTheme="minorEastAsia" w:hAnsiTheme="minorEastAsia"/>
          <w:color w:val="000000" w:themeColor="text1"/>
          <w:sz w:val="24"/>
          <w:szCs w:val="24"/>
          <w:vertAlign w:val="superscript"/>
          <w:rPrChange w:id="1653" w:author="JY0225" w:date="2017-08-24T11:10:00Z">
            <w:rPr>
              <w:color w:val="000000" w:themeColor="text1"/>
              <w:sz w:val="24"/>
              <w:szCs w:val="24"/>
              <w:vertAlign w:val="superscript"/>
            </w:rPr>
          </w:rPrChange>
        </w:rPr>
        <w:instrText xml:space="preserve"> \* MERGEFORMAT </w:instrText>
      </w:r>
      <w:r w:rsidR="000D6924" w:rsidRPr="0034779C">
        <w:rPr>
          <w:rFonts w:asciiTheme="minorEastAsia" w:hAnsiTheme="minorEastAsia"/>
          <w:color w:val="000000" w:themeColor="text1"/>
          <w:sz w:val="24"/>
          <w:szCs w:val="24"/>
          <w:vertAlign w:val="superscript"/>
          <w:rPrChange w:id="1654" w:author="JY0225" w:date="2017-08-24T11:10:00Z">
            <w:rPr>
              <w:rFonts w:asciiTheme="minorEastAsia" w:hAnsiTheme="minorEastAsia"/>
              <w:color w:val="000000" w:themeColor="text1"/>
              <w:sz w:val="24"/>
              <w:szCs w:val="24"/>
              <w:vertAlign w:val="superscript"/>
            </w:rPr>
          </w:rPrChange>
        </w:rPr>
      </w:r>
      <w:r w:rsidR="000D6924" w:rsidRPr="0034779C">
        <w:rPr>
          <w:rFonts w:asciiTheme="minorEastAsia" w:hAnsiTheme="minorEastAsia"/>
          <w:color w:val="000000" w:themeColor="text1"/>
          <w:sz w:val="24"/>
          <w:szCs w:val="24"/>
          <w:vertAlign w:val="superscript"/>
          <w:rPrChange w:id="1655" w:author="JY0225" w:date="2017-08-24T11:10:00Z">
            <w:rPr>
              <w:color w:val="000000" w:themeColor="text1"/>
              <w:vertAlign w:val="superscript"/>
            </w:rPr>
          </w:rPrChange>
        </w:rPr>
        <w:fldChar w:fldCharType="separate"/>
      </w:r>
      <w:ins w:id="1656" w:author="微软用户" w:date="2017-08-24T22:18:00Z">
        <w:r w:rsidR="00C56CDB">
          <w:rPr>
            <w:rFonts w:asciiTheme="minorEastAsia" w:hAnsiTheme="minorEastAsia"/>
            <w:color w:val="000000" w:themeColor="text1"/>
            <w:sz w:val="24"/>
            <w:szCs w:val="24"/>
            <w:vertAlign w:val="superscript"/>
          </w:rPr>
          <w:t>[20]</w:t>
        </w:r>
      </w:ins>
      <w:del w:id="1657" w:author="微软用户" w:date="2017-08-24T22:18:00Z">
        <w:r w:rsidR="008E2759" w:rsidRPr="0034779C" w:rsidDel="00C56CDB">
          <w:rPr>
            <w:rFonts w:asciiTheme="minorEastAsia" w:hAnsiTheme="minorEastAsia"/>
            <w:color w:val="000000" w:themeColor="text1"/>
            <w:sz w:val="24"/>
            <w:szCs w:val="24"/>
            <w:vertAlign w:val="superscript"/>
            <w:rPrChange w:id="1658" w:author="JY0225" w:date="2017-08-24T11:10:00Z">
              <w:rPr>
                <w:color w:val="000000" w:themeColor="text1"/>
                <w:vertAlign w:val="superscript"/>
              </w:rPr>
            </w:rPrChange>
          </w:rPr>
          <w:delText>[20]</w:delText>
        </w:r>
      </w:del>
      <w:r w:rsidR="000D6924" w:rsidRPr="0034779C">
        <w:rPr>
          <w:rFonts w:asciiTheme="minorEastAsia" w:hAnsiTheme="minorEastAsia"/>
          <w:color w:val="000000" w:themeColor="text1"/>
          <w:sz w:val="24"/>
          <w:szCs w:val="24"/>
          <w:vertAlign w:val="superscript"/>
          <w:rPrChange w:id="1659" w:author="JY0225" w:date="2017-08-24T11:10:00Z">
            <w:rPr>
              <w:color w:val="000000" w:themeColor="text1"/>
              <w:vertAlign w:val="superscript"/>
            </w:rPr>
          </w:rPrChange>
        </w:rPr>
        <w:fldChar w:fldCharType="end"/>
      </w:r>
      <w:r w:rsidR="00F23B9D" w:rsidRPr="0034779C">
        <w:rPr>
          <w:rFonts w:asciiTheme="minorEastAsia" w:hAnsiTheme="minorEastAsia" w:cs="Times New Roman" w:hint="eastAsia"/>
          <w:color w:val="000000" w:themeColor="text1"/>
          <w:spacing w:val="10"/>
          <w:sz w:val="24"/>
          <w:szCs w:val="24"/>
          <w:rPrChange w:id="1660" w:author="JY0225" w:date="2017-08-24T11:10:00Z">
            <w:rPr>
              <w:rFonts w:ascii="Times New Roman" w:hAnsi="Times New Roman" w:cs="Times New Roman" w:hint="eastAsia"/>
              <w:color w:val="000000" w:themeColor="text1"/>
              <w:spacing w:val="10"/>
              <w:sz w:val="24"/>
            </w:rPr>
          </w:rPrChange>
        </w:rPr>
        <w:t>。</w:t>
      </w:r>
    </w:p>
    <w:p w14:paraId="20115EA5" w14:textId="6D85AC83" w:rsidR="00DC3BB6" w:rsidRPr="0034779C" w:rsidRDefault="0060033A" w:rsidP="001C008D">
      <w:pPr>
        <w:spacing w:line="400" w:lineRule="exact"/>
        <w:ind w:firstLine="420"/>
        <w:rPr>
          <w:rFonts w:asciiTheme="minorEastAsia" w:hAnsiTheme="minorEastAsia" w:cs="Times New Roman"/>
          <w:spacing w:val="10"/>
          <w:sz w:val="24"/>
          <w:szCs w:val="24"/>
          <w:rPrChange w:id="1661"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szCs w:val="24"/>
          <w:rPrChange w:id="1662" w:author="JY0225" w:date="2017-08-24T11:10:00Z">
            <w:rPr>
              <w:rFonts w:ascii="Times New Roman" w:hAnsi="Times New Roman" w:cs="Times New Roman" w:hint="eastAsia"/>
              <w:spacing w:val="10"/>
              <w:sz w:val="24"/>
            </w:rPr>
          </w:rPrChange>
        </w:rPr>
        <w:t>尽管这些</w:t>
      </w:r>
      <w:r w:rsidR="00DC3BB6" w:rsidRPr="0034779C">
        <w:rPr>
          <w:rFonts w:asciiTheme="minorEastAsia" w:hAnsiTheme="minorEastAsia" w:cs="Times New Roman" w:hint="eastAsia"/>
          <w:spacing w:val="10"/>
          <w:sz w:val="24"/>
          <w:szCs w:val="24"/>
          <w:rPrChange w:id="1663" w:author="JY0225" w:date="2017-08-24T11:10:00Z">
            <w:rPr>
              <w:rFonts w:ascii="Times New Roman" w:hAnsi="Times New Roman" w:cs="Times New Roman" w:hint="eastAsia"/>
              <w:spacing w:val="10"/>
              <w:sz w:val="24"/>
            </w:rPr>
          </w:rPrChange>
        </w:rPr>
        <w:t>云备份</w:t>
      </w:r>
      <w:r w:rsidR="003D0018" w:rsidRPr="0034779C">
        <w:rPr>
          <w:rFonts w:asciiTheme="minorEastAsia" w:hAnsiTheme="minorEastAsia" w:cs="Times New Roman" w:hint="eastAsia"/>
          <w:spacing w:val="10"/>
          <w:sz w:val="24"/>
          <w:szCs w:val="24"/>
          <w:rPrChange w:id="1664" w:author="JY0225" w:date="2017-08-24T11:10:00Z">
            <w:rPr>
              <w:rFonts w:ascii="Times New Roman" w:hAnsi="Times New Roman" w:cs="Times New Roman" w:hint="eastAsia"/>
              <w:spacing w:val="10"/>
              <w:sz w:val="24"/>
            </w:rPr>
          </w:rPrChange>
        </w:rPr>
        <w:t>服务产品在市场上取得</w:t>
      </w:r>
      <w:ins w:id="1665" w:author="微软用户" w:date="2017-08-27T14:48:00Z">
        <w:r w:rsidR="004F4DBD">
          <w:rPr>
            <w:rFonts w:asciiTheme="minorEastAsia" w:hAnsiTheme="minorEastAsia" w:cs="Times New Roman"/>
            <w:spacing w:val="10"/>
            <w:sz w:val="24"/>
            <w:szCs w:val="24"/>
          </w:rPr>
          <w:t>了</w:t>
        </w:r>
      </w:ins>
      <w:del w:id="1666" w:author="微软用户" w:date="2017-08-27T14:48:00Z">
        <w:r w:rsidR="003D0018" w:rsidRPr="0034779C" w:rsidDel="004F4DBD">
          <w:rPr>
            <w:rFonts w:asciiTheme="minorEastAsia" w:hAnsiTheme="minorEastAsia" w:cs="Times New Roman" w:hint="eastAsia"/>
            <w:spacing w:val="10"/>
            <w:sz w:val="24"/>
            <w:szCs w:val="24"/>
            <w:rPrChange w:id="1667" w:author="JY0225" w:date="2017-08-24T11:10:00Z">
              <w:rPr>
                <w:rFonts w:ascii="Times New Roman" w:hAnsi="Times New Roman" w:cs="Times New Roman" w:hint="eastAsia"/>
                <w:spacing w:val="10"/>
                <w:sz w:val="24"/>
              </w:rPr>
            </w:rPrChange>
          </w:rPr>
          <w:delText>了很大的</w:delText>
        </w:r>
      </w:del>
      <w:r w:rsidR="003D0018" w:rsidRPr="0034779C">
        <w:rPr>
          <w:rFonts w:asciiTheme="minorEastAsia" w:hAnsiTheme="minorEastAsia" w:cs="Times New Roman" w:hint="eastAsia"/>
          <w:spacing w:val="10"/>
          <w:sz w:val="24"/>
          <w:szCs w:val="24"/>
          <w:rPrChange w:id="1668" w:author="JY0225" w:date="2017-08-24T11:10:00Z">
            <w:rPr>
              <w:rFonts w:ascii="Times New Roman" w:hAnsi="Times New Roman" w:cs="Times New Roman" w:hint="eastAsia"/>
              <w:spacing w:val="10"/>
              <w:sz w:val="24"/>
            </w:rPr>
          </w:rPrChange>
        </w:rPr>
        <w:t>成功，但</w:t>
      </w:r>
      <w:del w:id="1669" w:author="微软用户" w:date="2017-08-27T14:48:00Z">
        <w:r w:rsidR="003D0018" w:rsidRPr="0034779C" w:rsidDel="00EA23E9">
          <w:rPr>
            <w:rFonts w:asciiTheme="minorEastAsia" w:hAnsiTheme="minorEastAsia" w:cs="Times New Roman" w:hint="eastAsia"/>
            <w:spacing w:val="10"/>
            <w:sz w:val="24"/>
            <w:szCs w:val="24"/>
            <w:rPrChange w:id="1670" w:author="JY0225" w:date="2017-08-24T11:10:00Z">
              <w:rPr>
                <w:rFonts w:ascii="Times New Roman" w:hAnsi="Times New Roman" w:cs="Times New Roman" w:hint="eastAsia"/>
                <w:spacing w:val="10"/>
                <w:sz w:val="24"/>
              </w:rPr>
            </w:rPrChange>
          </w:rPr>
          <w:delText>是</w:delText>
        </w:r>
      </w:del>
      <w:r w:rsidR="00DC3BB6" w:rsidRPr="0034779C">
        <w:rPr>
          <w:rFonts w:asciiTheme="minorEastAsia" w:hAnsiTheme="minorEastAsia" w:cs="Times New Roman" w:hint="eastAsia"/>
          <w:spacing w:val="10"/>
          <w:sz w:val="24"/>
          <w:szCs w:val="24"/>
          <w:rPrChange w:id="1671" w:author="JY0225" w:date="2017-08-24T11:10:00Z">
            <w:rPr>
              <w:rFonts w:ascii="Times New Roman" w:hAnsi="Times New Roman" w:cs="Times New Roman" w:hint="eastAsia"/>
              <w:spacing w:val="10"/>
              <w:sz w:val="24"/>
            </w:rPr>
          </w:rPrChange>
        </w:rPr>
        <w:t>仍存在一些</w:t>
      </w:r>
      <w:ins w:id="1672" w:author="微软用户" w:date="2017-08-27T14:48:00Z">
        <w:r w:rsidR="004C28BD">
          <w:rPr>
            <w:rFonts w:asciiTheme="minorEastAsia" w:hAnsiTheme="minorEastAsia" w:cs="Times New Roman"/>
            <w:spacing w:val="10"/>
            <w:sz w:val="24"/>
            <w:szCs w:val="24"/>
          </w:rPr>
          <w:t>不足</w:t>
        </w:r>
      </w:ins>
      <w:del w:id="1673" w:author="微软用户" w:date="2017-08-27T14:48:00Z">
        <w:r w:rsidR="00DC3BB6" w:rsidRPr="0034779C" w:rsidDel="004C28BD">
          <w:rPr>
            <w:rFonts w:asciiTheme="minorEastAsia" w:hAnsiTheme="minorEastAsia" w:cs="Times New Roman" w:hint="eastAsia"/>
            <w:spacing w:val="10"/>
            <w:sz w:val="24"/>
            <w:szCs w:val="24"/>
            <w:rPrChange w:id="1674" w:author="JY0225" w:date="2017-08-24T11:10:00Z">
              <w:rPr>
                <w:rFonts w:ascii="Times New Roman" w:hAnsi="Times New Roman" w:cs="Times New Roman" w:hint="eastAsia"/>
                <w:spacing w:val="10"/>
                <w:sz w:val="24"/>
              </w:rPr>
            </w:rPrChange>
          </w:rPr>
          <w:delText>问题</w:delText>
        </w:r>
      </w:del>
      <w:r w:rsidR="00DC3BB6" w:rsidRPr="0034779C">
        <w:rPr>
          <w:rFonts w:asciiTheme="minorEastAsia" w:hAnsiTheme="minorEastAsia" w:cs="Times New Roman" w:hint="eastAsia"/>
          <w:spacing w:val="10"/>
          <w:sz w:val="24"/>
          <w:szCs w:val="24"/>
          <w:rPrChange w:id="1675" w:author="JY0225" w:date="2017-08-24T11:10:00Z">
            <w:rPr>
              <w:rFonts w:ascii="Times New Roman" w:hAnsi="Times New Roman" w:cs="Times New Roman" w:hint="eastAsia"/>
              <w:spacing w:val="10"/>
              <w:sz w:val="24"/>
            </w:rPr>
          </w:rPrChange>
        </w:rPr>
        <w:t>。在功能上</w:t>
      </w:r>
      <w:del w:id="1676" w:author="微软用户" w:date="2017-08-27T14:48:00Z">
        <w:r w:rsidR="00DC3BB6" w:rsidRPr="0034779C" w:rsidDel="0060595A">
          <w:rPr>
            <w:rFonts w:asciiTheme="minorEastAsia" w:hAnsiTheme="minorEastAsia" w:cs="Times New Roman" w:hint="eastAsia"/>
            <w:spacing w:val="10"/>
            <w:sz w:val="24"/>
            <w:szCs w:val="24"/>
            <w:rPrChange w:id="1677" w:author="JY0225" w:date="2017-08-24T11:10:00Z">
              <w:rPr>
                <w:rFonts w:ascii="Times New Roman" w:hAnsi="Times New Roman" w:cs="Times New Roman" w:hint="eastAsia"/>
                <w:spacing w:val="10"/>
                <w:sz w:val="24"/>
              </w:rPr>
            </w:rPrChange>
          </w:rPr>
          <w:delText>以上四大云备份服务平台存在一些不足</w:delText>
        </w:r>
      </w:del>
      <w:r w:rsidR="00DC3BB6" w:rsidRPr="0034779C">
        <w:rPr>
          <w:rFonts w:asciiTheme="minorEastAsia" w:hAnsiTheme="minorEastAsia" w:cs="Times New Roman" w:hint="eastAsia"/>
          <w:spacing w:val="10"/>
          <w:sz w:val="24"/>
          <w:szCs w:val="24"/>
          <w:rPrChange w:id="1678" w:author="JY0225" w:date="2017-08-24T11:10:00Z">
            <w:rPr>
              <w:rFonts w:ascii="Times New Roman" w:hAnsi="Times New Roman" w:cs="Times New Roman" w:hint="eastAsia"/>
              <w:spacing w:val="10"/>
              <w:sz w:val="24"/>
            </w:rPr>
          </w:rPrChange>
        </w:rPr>
        <w:t>，都没有提供本地缓存的功能，也就是说它们只做到了服务器端的</w:t>
      </w:r>
      <w:ins w:id="1679" w:author="微软用户" w:date="2017-08-27T14:49:00Z">
        <w:r w:rsidR="003C58C6">
          <w:rPr>
            <w:rFonts w:asciiTheme="minorEastAsia" w:hAnsiTheme="minorEastAsia" w:cs="Times New Roman" w:hint="eastAsia"/>
            <w:spacing w:val="10"/>
            <w:sz w:val="24"/>
            <w:szCs w:val="24"/>
          </w:rPr>
          <w:t>数据</w:t>
        </w:r>
      </w:ins>
      <w:r w:rsidR="00DC3BB6" w:rsidRPr="0034779C">
        <w:rPr>
          <w:rFonts w:asciiTheme="minorEastAsia" w:hAnsiTheme="minorEastAsia" w:cs="Times New Roman" w:hint="eastAsia"/>
          <w:spacing w:val="10"/>
          <w:sz w:val="24"/>
          <w:szCs w:val="24"/>
          <w:rPrChange w:id="1680" w:author="JY0225" w:date="2017-08-24T11:10:00Z">
            <w:rPr>
              <w:rFonts w:ascii="Times New Roman" w:hAnsi="Times New Roman" w:cs="Times New Roman" w:hint="eastAsia"/>
              <w:spacing w:val="10"/>
              <w:sz w:val="24"/>
            </w:rPr>
          </w:rPrChange>
        </w:rPr>
        <w:t>去重，</w:t>
      </w:r>
      <w:del w:id="1681" w:author="微软用户" w:date="2017-08-27T14:49:00Z">
        <w:r w:rsidR="00DC3BB6" w:rsidRPr="0034779C" w:rsidDel="00F23AC5">
          <w:rPr>
            <w:rFonts w:asciiTheme="minorEastAsia" w:hAnsiTheme="minorEastAsia" w:cs="Times New Roman" w:hint="eastAsia"/>
            <w:spacing w:val="10"/>
            <w:sz w:val="24"/>
            <w:szCs w:val="24"/>
            <w:rPrChange w:id="1682" w:author="JY0225" w:date="2017-08-24T11:10:00Z">
              <w:rPr>
                <w:rFonts w:ascii="Times New Roman" w:hAnsi="Times New Roman" w:cs="Times New Roman" w:hint="eastAsia"/>
                <w:spacing w:val="10"/>
                <w:sz w:val="24"/>
              </w:rPr>
            </w:rPrChange>
          </w:rPr>
          <w:delText>当服务器中存在用户待上传的文件时，可以通过在服务器端拷贝文件的方式实现“秒传”功能。</w:delText>
        </w:r>
      </w:del>
      <w:ins w:id="1683" w:author="微软用户" w:date="2017-08-27T14:49:00Z">
        <w:r w:rsidR="00A25752">
          <w:rPr>
            <w:rFonts w:asciiTheme="minorEastAsia" w:hAnsiTheme="minorEastAsia" w:cs="Times New Roman"/>
            <w:spacing w:val="10"/>
            <w:sz w:val="24"/>
            <w:szCs w:val="24"/>
          </w:rPr>
          <w:t>但</w:t>
        </w:r>
      </w:ins>
      <w:del w:id="1684" w:author="微软用户" w:date="2017-08-27T14:49:00Z">
        <w:r w:rsidR="00DC3BB6" w:rsidRPr="0034779C" w:rsidDel="00A25752">
          <w:rPr>
            <w:rFonts w:asciiTheme="minorEastAsia" w:hAnsiTheme="minorEastAsia" w:cs="Times New Roman" w:hint="eastAsia"/>
            <w:spacing w:val="10"/>
            <w:sz w:val="24"/>
            <w:szCs w:val="24"/>
            <w:rPrChange w:id="1685" w:author="JY0225" w:date="2017-08-24T11:10:00Z">
              <w:rPr>
                <w:rFonts w:ascii="Times New Roman" w:hAnsi="Times New Roman" w:cs="Times New Roman" w:hint="eastAsia"/>
                <w:spacing w:val="10"/>
                <w:sz w:val="24"/>
              </w:rPr>
            </w:rPrChange>
          </w:rPr>
          <w:delText>然而</w:delText>
        </w:r>
      </w:del>
      <w:r w:rsidR="00DC3BB6" w:rsidRPr="0034779C">
        <w:rPr>
          <w:rFonts w:asciiTheme="minorEastAsia" w:hAnsiTheme="minorEastAsia" w:cs="Times New Roman" w:hint="eastAsia"/>
          <w:spacing w:val="10"/>
          <w:sz w:val="24"/>
          <w:szCs w:val="24"/>
          <w:rPrChange w:id="1686" w:author="JY0225" w:date="2017-08-24T11:10:00Z">
            <w:rPr>
              <w:rFonts w:ascii="Times New Roman" w:hAnsi="Times New Roman" w:cs="Times New Roman" w:hint="eastAsia"/>
              <w:spacing w:val="10"/>
              <w:sz w:val="24"/>
            </w:rPr>
          </w:rPrChange>
        </w:rPr>
        <w:t>重复地从服务器端下载同</w:t>
      </w:r>
      <w:r w:rsidR="00827EC4" w:rsidRPr="0034779C">
        <w:rPr>
          <w:rFonts w:asciiTheme="minorEastAsia" w:hAnsiTheme="minorEastAsia" w:cs="Times New Roman" w:hint="eastAsia"/>
          <w:spacing w:val="10"/>
          <w:sz w:val="24"/>
          <w:szCs w:val="24"/>
          <w:rPrChange w:id="1687" w:author="JY0225" w:date="2017-08-24T11:10:00Z">
            <w:rPr>
              <w:rFonts w:ascii="Times New Roman" w:hAnsi="Times New Roman" w:cs="Times New Roman" w:hint="eastAsia"/>
              <w:spacing w:val="10"/>
              <w:sz w:val="24"/>
            </w:rPr>
          </w:rPrChange>
        </w:rPr>
        <w:t>一文件也是一种常见的用户行为，</w:t>
      </w:r>
      <w:del w:id="1688" w:author="微软用户" w:date="2017-08-27T14:50:00Z">
        <w:r w:rsidR="00827EC4" w:rsidRPr="0034779C" w:rsidDel="00D40A7C">
          <w:rPr>
            <w:rFonts w:asciiTheme="minorEastAsia" w:hAnsiTheme="minorEastAsia" w:cs="Times New Roman" w:hint="eastAsia"/>
            <w:spacing w:val="10"/>
            <w:sz w:val="24"/>
            <w:szCs w:val="24"/>
            <w:rPrChange w:id="1689" w:author="JY0225" w:date="2017-08-24T11:10:00Z">
              <w:rPr>
                <w:rFonts w:ascii="Times New Roman" w:hAnsi="Times New Roman" w:cs="Times New Roman" w:hint="eastAsia"/>
                <w:spacing w:val="10"/>
                <w:sz w:val="24"/>
              </w:rPr>
            </w:rPrChange>
          </w:rPr>
          <w:delText>如果在本地备份用户下载的文件，</w:delText>
        </w:r>
        <w:r w:rsidR="00DC3BB6" w:rsidRPr="0034779C" w:rsidDel="00D40A7C">
          <w:rPr>
            <w:rFonts w:asciiTheme="minorEastAsia" w:hAnsiTheme="minorEastAsia" w:cs="Times New Roman" w:hint="eastAsia"/>
            <w:spacing w:val="10"/>
            <w:sz w:val="24"/>
            <w:szCs w:val="24"/>
            <w:rPrChange w:id="1690" w:author="JY0225" w:date="2017-08-24T11:10:00Z">
              <w:rPr>
                <w:rFonts w:ascii="Times New Roman" w:hAnsi="Times New Roman" w:cs="Times New Roman" w:hint="eastAsia"/>
                <w:spacing w:val="10"/>
                <w:sz w:val="24"/>
              </w:rPr>
            </w:rPrChange>
          </w:rPr>
          <w:delText>也可以</w:delText>
        </w:r>
      </w:del>
      <w:ins w:id="1691" w:author="微软用户" w:date="2017-08-27T14:50:00Z">
        <w:r w:rsidR="00D40A7C">
          <w:rPr>
            <w:rFonts w:asciiTheme="minorEastAsia" w:hAnsiTheme="minorEastAsia" w:cs="Times New Roman" w:hint="eastAsia"/>
            <w:spacing w:val="10"/>
            <w:sz w:val="24"/>
            <w:szCs w:val="24"/>
          </w:rPr>
          <w:t>通过</w:t>
        </w:r>
      </w:ins>
      <w:r w:rsidR="00DC3BB6" w:rsidRPr="0034779C">
        <w:rPr>
          <w:rFonts w:asciiTheme="minorEastAsia" w:hAnsiTheme="minorEastAsia" w:cs="Times New Roman" w:hint="eastAsia"/>
          <w:spacing w:val="10"/>
          <w:sz w:val="24"/>
          <w:szCs w:val="24"/>
          <w:rPrChange w:id="1692" w:author="JY0225" w:date="2017-08-24T11:10:00Z">
            <w:rPr>
              <w:rFonts w:ascii="Times New Roman" w:hAnsi="Times New Roman" w:cs="Times New Roman" w:hint="eastAsia"/>
              <w:spacing w:val="10"/>
              <w:sz w:val="24"/>
            </w:rPr>
          </w:rPrChange>
        </w:rPr>
        <w:t>利用本地缓存技术，节省</w:t>
      </w:r>
      <w:ins w:id="1693" w:author="微软用户" w:date="2017-08-27T14:50:00Z">
        <w:r w:rsidR="001356AF">
          <w:rPr>
            <w:rFonts w:asciiTheme="minorEastAsia" w:hAnsiTheme="minorEastAsia" w:cs="Times New Roman" w:hint="eastAsia"/>
            <w:spacing w:val="10"/>
            <w:sz w:val="24"/>
            <w:szCs w:val="24"/>
          </w:rPr>
          <w:t>重复</w:t>
        </w:r>
      </w:ins>
      <w:r w:rsidR="00DC3BB6" w:rsidRPr="0034779C">
        <w:rPr>
          <w:rFonts w:asciiTheme="minorEastAsia" w:hAnsiTheme="minorEastAsia" w:cs="Times New Roman" w:hint="eastAsia"/>
          <w:spacing w:val="10"/>
          <w:sz w:val="24"/>
          <w:szCs w:val="24"/>
          <w:rPrChange w:id="1694" w:author="JY0225" w:date="2017-08-24T11:10:00Z">
            <w:rPr>
              <w:rFonts w:ascii="Times New Roman" w:hAnsi="Times New Roman" w:cs="Times New Roman" w:hint="eastAsia"/>
              <w:spacing w:val="10"/>
              <w:sz w:val="24"/>
            </w:rPr>
          </w:rPrChange>
        </w:rPr>
        <w:t>下载</w:t>
      </w:r>
      <w:ins w:id="1695" w:author="微软用户" w:date="2017-08-27T14:50:00Z">
        <w:r w:rsidR="003118E5">
          <w:rPr>
            <w:rFonts w:asciiTheme="minorEastAsia" w:hAnsiTheme="minorEastAsia" w:cs="Times New Roman"/>
            <w:spacing w:val="10"/>
            <w:sz w:val="24"/>
            <w:szCs w:val="24"/>
          </w:rPr>
          <w:t>文件</w:t>
        </w:r>
      </w:ins>
      <w:del w:id="1696" w:author="微软用户" w:date="2017-08-27T14:50:00Z">
        <w:r w:rsidR="00DC3BB6" w:rsidRPr="0034779C" w:rsidDel="001356AF">
          <w:rPr>
            <w:rFonts w:asciiTheme="minorEastAsia" w:hAnsiTheme="minorEastAsia" w:cs="Times New Roman" w:hint="eastAsia"/>
            <w:spacing w:val="10"/>
            <w:sz w:val="24"/>
            <w:szCs w:val="24"/>
            <w:rPrChange w:id="1697" w:author="JY0225" w:date="2017-08-24T11:10:00Z">
              <w:rPr>
                <w:rFonts w:ascii="Times New Roman" w:hAnsi="Times New Roman" w:cs="Times New Roman" w:hint="eastAsia"/>
                <w:spacing w:val="10"/>
                <w:sz w:val="24"/>
              </w:rPr>
            </w:rPrChange>
          </w:rPr>
          <w:delText>时</w:delText>
        </w:r>
      </w:del>
      <w:r w:rsidR="00DC3BB6" w:rsidRPr="0034779C">
        <w:rPr>
          <w:rFonts w:asciiTheme="minorEastAsia" w:hAnsiTheme="minorEastAsia" w:cs="Times New Roman" w:hint="eastAsia"/>
          <w:spacing w:val="10"/>
          <w:sz w:val="24"/>
          <w:szCs w:val="24"/>
          <w:rPrChange w:id="1698" w:author="JY0225" w:date="2017-08-24T11:10:00Z">
            <w:rPr>
              <w:rFonts w:ascii="Times New Roman" w:hAnsi="Times New Roman" w:cs="Times New Roman" w:hint="eastAsia"/>
              <w:spacing w:val="10"/>
              <w:sz w:val="24"/>
            </w:rPr>
          </w:rPrChange>
        </w:rPr>
        <w:t>所需的网络带宽，从而实现快速下载功能。</w:t>
      </w:r>
      <w:r w:rsidR="001C008D" w:rsidRPr="0034779C">
        <w:rPr>
          <w:rFonts w:asciiTheme="minorEastAsia" w:hAnsiTheme="minorEastAsia" w:cs="Times New Roman" w:hint="eastAsia"/>
          <w:spacing w:val="10"/>
          <w:sz w:val="24"/>
          <w:szCs w:val="24"/>
          <w:rPrChange w:id="1699" w:author="JY0225" w:date="2017-08-24T11:10:00Z">
            <w:rPr>
              <w:rFonts w:ascii="Times New Roman" w:hAnsi="Times New Roman" w:cs="Times New Roman" w:hint="eastAsia"/>
              <w:spacing w:val="10"/>
              <w:sz w:val="24"/>
            </w:rPr>
          </w:rPrChange>
        </w:rPr>
        <w:t>此外，</w:t>
      </w:r>
      <w:del w:id="1700" w:author="微软用户" w:date="2017-08-27T14:52:00Z">
        <w:r w:rsidR="001C008D" w:rsidRPr="0034779C" w:rsidDel="004624D1">
          <w:rPr>
            <w:rFonts w:asciiTheme="minorEastAsia" w:hAnsiTheme="minorEastAsia" w:cs="Times New Roman" w:hint="eastAsia"/>
            <w:spacing w:val="10"/>
            <w:sz w:val="24"/>
            <w:szCs w:val="24"/>
            <w:rPrChange w:id="1701" w:author="JY0225" w:date="2017-08-24T11:10:00Z">
              <w:rPr>
                <w:rFonts w:ascii="Times New Roman" w:hAnsi="Times New Roman" w:cs="Times New Roman" w:hint="eastAsia"/>
                <w:spacing w:val="10"/>
                <w:sz w:val="24"/>
              </w:rPr>
            </w:rPrChange>
          </w:rPr>
          <w:delText>以上的云备份服务商都没有提供</w:delText>
        </w:r>
      </w:del>
      <w:ins w:id="1702" w:author="微软用户" w:date="2017-08-27T14:52:00Z">
        <w:r w:rsidR="00F07F30">
          <w:rPr>
            <w:rFonts w:asciiTheme="minorEastAsia" w:hAnsiTheme="minorEastAsia" w:cs="Times New Roman"/>
            <w:spacing w:val="10"/>
            <w:sz w:val="24"/>
            <w:szCs w:val="24"/>
          </w:rPr>
          <w:t>Web</w:t>
        </w:r>
      </w:ins>
      <w:ins w:id="1703" w:author="微软用户" w:date="2017-08-27T14:51:00Z">
        <w:r w:rsidR="00F90CE2">
          <w:rPr>
            <w:rFonts w:asciiTheme="minorEastAsia" w:hAnsiTheme="minorEastAsia" w:cs="Times New Roman"/>
            <w:spacing w:val="10"/>
            <w:sz w:val="24"/>
            <w:szCs w:val="24"/>
          </w:rPr>
          <w:t>扩展</w:t>
        </w:r>
      </w:ins>
      <w:ins w:id="1704" w:author="微软用户" w:date="2017-08-27T14:52:00Z">
        <w:r w:rsidR="00F07F30">
          <w:rPr>
            <w:rFonts w:asciiTheme="minorEastAsia" w:hAnsiTheme="minorEastAsia" w:cs="Times New Roman"/>
            <w:spacing w:val="10"/>
            <w:sz w:val="24"/>
            <w:szCs w:val="24"/>
          </w:rPr>
          <w:t>应用</w:t>
        </w:r>
      </w:ins>
      <w:del w:id="1705" w:author="微软用户" w:date="2017-08-27T14:51:00Z">
        <w:r w:rsidR="001C008D" w:rsidRPr="0034779C" w:rsidDel="00F90CE2">
          <w:rPr>
            <w:rFonts w:asciiTheme="minorEastAsia" w:hAnsiTheme="minorEastAsia" w:cs="Times New Roman" w:hint="eastAsia"/>
            <w:spacing w:val="10"/>
            <w:sz w:val="24"/>
            <w:szCs w:val="24"/>
            <w:rPrChange w:id="1706" w:author="JY0225" w:date="2017-08-24T11:10:00Z">
              <w:rPr>
                <w:rFonts w:ascii="Times New Roman" w:hAnsi="Times New Roman" w:cs="Times New Roman" w:hint="eastAsia"/>
                <w:spacing w:val="10"/>
                <w:sz w:val="24"/>
              </w:rPr>
            </w:rPrChange>
          </w:rPr>
          <w:delText>插件</w:delText>
        </w:r>
      </w:del>
      <w:r w:rsidR="001C008D" w:rsidRPr="0034779C">
        <w:rPr>
          <w:rFonts w:asciiTheme="minorEastAsia" w:hAnsiTheme="minorEastAsia" w:cs="Times New Roman" w:hint="eastAsia"/>
          <w:spacing w:val="10"/>
          <w:sz w:val="24"/>
          <w:szCs w:val="24"/>
          <w:rPrChange w:id="1707" w:author="JY0225" w:date="2017-08-24T11:10:00Z">
            <w:rPr>
              <w:rFonts w:ascii="Times New Roman" w:hAnsi="Times New Roman" w:cs="Times New Roman" w:hint="eastAsia"/>
              <w:spacing w:val="10"/>
              <w:sz w:val="24"/>
            </w:rPr>
          </w:rPrChange>
        </w:rPr>
        <w:t>形式的客户端</w:t>
      </w:r>
      <w:del w:id="1708" w:author="微软用户" w:date="2017-08-27T14:52:00Z">
        <w:r w:rsidR="001C008D" w:rsidRPr="0034779C" w:rsidDel="00471911">
          <w:rPr>
            <w:rFonts w:asciiTheme="minorEastAsia" w:hAnsiTheme="minorEastAsia" w:cs="Times New Roman" w:hint="eastAsia"/>
            <w:spacing w:val="10"/>
            <w:sz w:val="24"/>
            <w:szCs w:val="24"/>
            <w:rPrChange w:id="1709" w:author="JY0225" w:date="2017-08-24T11:10:00Z">
              <w:rPr>
                <w:rFonts w:ascii="Times New Roman" w:hAnsi="Times New Roman" w:cs="Times New Roman" w:hint="eastAsia"/>
                <w:spacing w:val="10"/>
                <w:sz w:val="24"/>
              </w:rPr>
            </w:rPrChange>
          </w:rPr>
          <w:delText>，这种类型的客户端</w:delText>
        </w:r>
      </w:del>
      <w:ins w:id="1710" w:author="微软用户" w:date="2017-08-27T14:52:00Z">
        <w:r w:rsidR="00471911">
          <w:rPr>
            <w:rFonts w:asciiTheme="minorEastAsia" w:hAnsiTheme="minorEastAsia" w:cs="Times New Roman" w:hint="eastAsia"/>
            <w:spacing w:val="10"/>
            <w:sz w:val="24"/>
            <w:szCs w:val="24"/>
          </w:rPr>
          <w:t>相较于其他</w:t>
        </w:r>
      </w:ins>
      <w:ins w:id="1711" w:author="微软用户" w:date="2017-08-27T14:53:00Z">
        <w:r w:rsidR="003B4B3A">
          <w:rPr>
            <w:rFonts w:asciiTheme="minorEastAsia" w:hAnsiTheme="minorEastAsia" w:cs="Times New Roman" w:hint="eastAsia"/>
            <w:spacing w:val="10"/>
            <w:sz w:val="24"/>
            <w:szCs w:val="24"/>
          </w:rPr>
          <w:t>类型</w:t>
        </w:r>
      </w:ins>
      <w:ins w:id="1712" w:author="微软用户" w:date="2017-08-27T14:52:00Z">
        <w:r w:rsidR="00471911">
          <w:rPr>
            <w:rFonts w:asciiTheme="minorEastAsia" w:hAnsiTheme="minorEastAsia" w:cs="Times New Roman" w:hint="eastAsia"/>
            <w:spacing w:val="10"/>
            <w:sz w:val="24"/>
            <w:szCs w:val="24"/>
          </w:rPr>
          <w:t>的客户端</w:t>
        </w:r>
      </w:ins>
      <w:r w:rsidR="001C008D" w:rsidRPr="0034779C">
        <w:rPr>
          <w:rFonts w:asciiTheme="minorEastAsia" w:hAnsiTheme="minorEastAsia" w:cs="Times New Roman" w:hint="eastAsia"/>
          <w:spacing w:val="10"/>
          <w:sz w:val="24"/>
          <w:szCs w:val="24"/>
          <w:rPrChange w:id="1713" w:author="JY0225" w:date="2017-08-24T11:10:00Z">
            <w:rPr>
              <w:rFonts w:ascii="Times New Roman" w:hAnsi="Times New Roman" w:cs="Times New Roman" w:hint="eastAsia"/>
              <w:spacing w:val="10"/>
              <w:sz w:val="24"/>
            </w:rPr>
          </w:rPrChange>
        </w:rPr>
        <w:t>使用</w:t>
      </w:r>
      <w:ins w:id="1714" w:author="微软用户" w:date="2017-08-27T14:52:00Z">
        <w:r w:rsidR="00471911">
          <w:rPr>
            <w:rFonts w:asciiTheme="minorEastAsia" w:hAnsiTheme="minorEastAsia" w:cs="Times New Roman"/>
            <w:spacing w:val="10"/>
            <w:sz w:val="24"/>
            <w:szCs w:val="24"/>
          </w:rPr>
          <w:t>更加</w:t>
        </w:r>
      </w:ins>
      <w:del w:id="1715" w:author="微软用户" w:date="2017-08-27T14:52:00Z">
        <w:r w:rsidR="001C008D" w:rsidRPr="0034779C" w:rsidDel="00471911">
          <w:rPr>
            <w:rFonts w:asciiTheme="minorEastAsia" w:hAnsiTheme="minorEastAsia" w:cs="Times New Roman" w:hint="eastAsia"/>
            <w:spacing w:val="10"/>
            <w:sz w:val="24"/>
            <w:szCs w:val="24"/>
            <w:rPrChange w:id="1716" w:author="JY0225" w:date="2017-08-24T11:10:00Z">
              <w:rPr>
                <w:rFonts w:ascii="Times New Roman" w:hAnsi="Times New Roman" w:cs="Times New Roman" w:hint="eastAsia"/>
                <w:spacing w:val="10"/>
                <w:sz w:val="24"/>
              </w:rPr>
            </w:rPrChange>
          </w:rPr>
          <w:delText>十分</w:delText>
        </w:r>
      </w:del>
      <w:r w:rsidR="001C008D" w:rsidRPr="0034779C">
        <w:rPr>
          <w:rFonts w:asciiTheme="minorEastAsia" w:hAnsiTheme="minorEastAsia" w:cs="Times New Roman" w:hint="eastAsia"/>
          <w:spacing w:val="10"/>
          <w:sz w:val="24"/>
          <w:szCs w:val="24"/>
          <w:rPrChange w:id="1717" w:author="JY0225" w:date="2017-08-24T11:10:00Z">
            <w:rPr>
              <w:rFonts w:ascii="Times New Roman" w:hAnsi="Times New Roman" w:cs="Times New Roman" w:hint="eastAsia"/>
              <w:spacing w:val="10"/>
              <w:sz w:val="24"/>
            </w:rPr>
          </w:rPrChange>
        </w:rPr>
        <w:t>方便，更加轻量级，同时还支持用户将网页上浏览</w:t>
      </w:r>
      <w:ins w:id="1718" w:author="微软用户" w:date="2017-08-27T14:54:00Z">
        <w:r w:rsidR="00CC089B">
          <w:rPr>
            <w:rFonts w:asciiTheme="minorEastAsia" w:hAnsiTheme="minorEastAsia" w:cs="Times New Roman" w:hint="eastAsia"/>
            <w:spacing w:val="10"/>
            <w:sz w:val="24"/>
            <w:szCs w:val="24"/>
          </w:rPr>
          <w:t>到</w:t>
        </w:r>
      </w:ins>
      <w:r w:rsidR="001C008D" w:rsidRPr="0034779C">
        <w:rPr>
          <w:rFonts w:asciiTheme="minorEastAsia" w:hAnsiTheme="minorEastAsia" w:cs="Times New Roman" w:hint="eastAsia"/>
          <w:spacing w:val="10"/>
          <w:sz w:val="24"/>
          <w:szCs w:val="24"/>
          <w:rPrChange w:id="1719" w:author="JY0225" w:date="2017-08-24T11:10:00Z">
            <w:rPr>
              <w:rFonts w:ascii="Times New Roman" w:hAnsi="Times New Roman" w:cs="Times New Roman" w:hint="eastAsia"/>
              <w:spacing w:val="10"/>
              <w:sz w:val="24"/>
            </w:rPr>
          </w:rPrChange>
        </w:rPr>
        <w:t>的任何形式的资源</w:t>
      </w:r>
      <w:ins w:id="1720" w:author="微软用户" w:date="2017-08-27T14:54:00Z">
        <w:r w:rsidR="00CC089B">
          <w:rPr>
            <w:rFonts w:asciiTheme="minorEastAsia" w:hAnsiTheme="minorEastAsia" w:cs="Times New Roman" w:hint="eastAsia"/>
            <w:spacing w:val="10"/>
            <w:sz w:val="24"/>
            <w:szCs w:val="24"/>
          </w:rPr>
          <w:t>实时</w:t>
        </w:r>
      </w:ins>
      <w:ins w:id="1721" w:author="JY0225" w:date="2017-08-14T12:31:00Z">
        <w:del w:id="1722" w:author="微软用户" w:date="2017-08-27T14:54:00Z">
          <w:r w:rsidR="007830F2" w:rsidRPr="0034779C" w:rsidDel="00CC089B">
            <w:rPr>
              <w:rFonts w:asciiTheme="minorEastAsia" w:hAnsiTheme="minorEastAsia" w:cs="Times New Roman" w:hint="eastAsia"/>
              <w:spacing w:val="10"/>
              <w:sz w:val="24"/>
              <w:szCs w:val="24"/>
              <w:rPrChange w:id="1723" w:author="JY0225" w:date="2017-08-24T11:10:00Z">
                <w:rPr>
                  <w:rFonts w:ascii="Times New Roman" w:hAnsi="Times New Roman" w:cs="Times New Roman" w:hint="eastAsia"/>
                  <w:spacing w:val="10"/>
                  <w:sz w:val="24"/>
                </w:rPr>
              </w:rPrChange>
            </w:rPr>
            <w:delText>同步</w:delText>
          </w:r>
        </w:del>
      </w:ins>
      <w:del w:id="1724" w:author="JY0225" w:date="2017-08-14T12:31:00Z">
        <w:r w:rsidR="001C008D" w:rsidRPr="0034779C" w:rsidDel="007830F2">
          <w:rPr>
            <w:rFonts w:asciiTheme="minorEastAsia" w:hAnsiTheme="minorEastAsia" w:cs="Times New Roman" w:hint="eastAsia"/>
            <w:spacing w:val="10"/>
            <w:sz w:val="24"/>
            <w:szCs w:val="24"/>
            <w:rPrChange w:id="1725" w:author="JY0225" w:date="2017-08-24T11:10:00Z">
              <w:rPr>
                <w:rFonts w:ascii="Times New Roman" w:hAnsi="Times New Roman" w:cs="Times New Roman" w:hint="eastAsia"/>
                <w:spacing w:val="10"/>
                <w:sz w:val="24"/>
              </w:rPr>
            </w:rPrChange>
          </w:rPr>
          <w:delText>随时</w:delText>
        </w:r>
      </w:del>
      <w:r w:rsidR="001C008D" w:rsidRPr="0034779C">
        <w:rPr>
          <w:rFonts w:asciiTheme="minorEastAsia" w:hAnsiTheme="minorEastAsia" w:cs="Times New Roman" w:hint="eastAsia"/>
          <w:spacing w:val="10"/>
          <w:sz w:val="24"/>
          <w:szCs w:val="24"/>
          <w:rPrChange w:id="1726" w:author="JY0225" w:date="2017-08-24T11:10:00Z">
            <w:rPr>
              <w:rFonts w:ascii="Times New Roman" w:hAnsi="Times New Roman" w:cs="Times New Roman" w:hint="eastAsia"/>
              <w:spacing w:val="10"/>
              <w:sz w:val="24"/>
            </w:rPr>
          </w:rPrChange>
        </w:rPr>
        <w:t>上传到服务器</w:t>
      </w:r>
      <w:ins w:id="1727" w:author="微软用户" w:date="2017-08-27T14:53:00Z">
        <w:r w:rsidR="00A07BCA">
          <w:rPr>
            <w:rFonts w:asciiTheme="minorEastAsia" w:hAnsiTheme="minorEastAsia" w:cs="Times New Roman" w:hint="eastAsia"/>
            <w:spacing w:val="10"/>
            <w:sz w:val="24"/>
            <w:szCs w:val="24"/>
          </w:rPr>
          <w:t>，</w:t>
        </w:r>
        <w:r w:rsidR="0029277A">
          <w:rPr>
            <w:rFonts w:asciiTheme="minorEastAsia" w:hAnsiTheme="minorEastAsia" w:cs="Times New Roman" w:hint="eastAsia"/>
            <w:spacing w:val="10"/>
            <w:sz w:val="24"/>
            <w:szCs w:val="24"/>
          </w:rPr>
          <w:t>以上供应商都没有提供该类型的客户端。</w:t>
        </w:r>
      </w:ins>
      <w:del w:id="1728" w:author="微软用户" w:date="2017-08-27T14:53:00Z">
        <w:r w:rsidR="001C008D" w:rsidRPr="0034779C" w:rsidDel="00A07BCA">
          <w:rPr>
            <w:rFonts w:asciiTheme="minorEastAsia" w:hAnsiTheme="minorEastAsia" w:cs="Times New Roman" w:hint="eastAsia"/>
            <w:spacing w:val="10"/>
            <w:sz w:val="24"/>
            <w:szCs w:val="24"/>
            <w:rPrChange w:id="1729" w:author="JY0225" w:date="2017-08-24T11:10:00Z">
              <w:rPr>
                <w:rFonts w:ascii="Times New Roman" w:hAnsi="Times New Roman" w:cs="Times New Roman" w:hint="eastAsia"/>
                <w:spacing w:val="10"/>
                <w:sz w:val="24"/>
              </w:rPr>
            </w:rPrChange>
          </w:rPr>
          <w:delText>。</w:delText>
        </w:r>
      </w:del>
      <w:r w:rsidR="00DC3BB6" w:rsidRPr="0034779C">
        <w:rPr>
          <w:rFonts w:asciiTheme="minorEastAsia" w:hAnsiTheme="minorEastAsia" w:cs="Times New Roman" w:hint="eastAsia"/>
          <w:spacing w:val="10"/>
          <w:sz w:val="24"/>
          <w:szCs w:val="24"/>
          <w:rPrChange w:id="1730" w:author="JY0225" w:date="2017-08-24T11:10:00Z">
            <w:rPr>
              <w:rFonts w:ascii="Times New Roman" w:hAnsi="Times New Roman" w:cs="Times New Roman" w:hint="eastAsia"/>
              <w:spacing w:val="10"/>
              <w:sz w:val="24"/>
            </w:rPr>
          </w:rPrChange>
        </w:rPr>
        <w:t>在安全性上，成熟</w:t>
      </w:r>
      <w:ins w:id="1731" w:author="微软用户" w:date="2017-08-27T14:55:00Z">
        <w:r w:rsidR="00F97B2C">
          <w:rPr>
            <w:rFonts w:asciiTheme="minorEastAsia" w:hAnsiTheme="minorEastAsia" w:cs="Times New Roman" w:hint="eastAsia"/>
            <w:spacing w:val="10"/>
            <w:sz w:val="24"/>
            <w:szCs w:val="24"/>
          </w:rPr>
          <w:t>的</w:t>
        </w:r>
      </w:ins>
      <w:r w:rsidR="00DC3BB6" w:rsidRPr="0034779C">
        <w:rPr>
          <w:rFonts w:asciiTheme="minorEastAsia" w:hAnsiTheme="minorEastAsia" w:cs="Times New Roman" w:hint="eastAsia"/>
          <w:spacing w:val="10"/>
          <w:sz w:val="24"/>
          <w:szCs w:val="24"/>
          <w:rPrChange w:id="1732" w:author="JY0225" w:date="2017-08-24T11:10:00Z">
            <w:rPr>
              <w:rFonts w:ascii="Times New Roman" w:hAnsi="Times New Roman" w:cs="Times New Roman" w:hint="eastAsia"/>
              <w:spacing w:val="10"/>
              <w:sz w:val="24"/>
            </w:rPr>
          </w:rPrChange>
        </w:rPr>
        <w:t>云备份平台也存在一些漏洞，有些漏洞被黑客利用后对用户利益造成了严重的损伤，如百度云</w:t>
      </w:r>
      <w:r w:rsidR="00DC3BB6" w:rsidRPr="0034779C">
        <w:rPr>
          <w:rFonts w:asciiTheme="minorEastAsia" w:hAnsiTheme="minorEastAsia" w:cs="Times New Roman" w:hint="eastAsia"/>
          <w:spacing w:val="10"/>
          <w:sz w:val="24"/>
          <w:szCs w:val="24"/>
          <w:rPrChange w:id="1733" w:author="JY0225" w:date="2017-08-24T11:10:00Z">
            <w:rPr>
              <w:rFonts w:ascii="Times New Roman" w:hAnsi="Times New Roman" w:cs="Times New Roman" w:hint="eastAsia"/>
              <w:spacing w:val="10"/>
              <w:sz w:val="24"/>
            </w:rPr>
          </w:rPrChange>
        </w:rPr>
        <w:t>SDK虫洞漏洞</w:t>
      </w:r>
      <w:r w:rsidR="00DC3BB6" w:rsidRPr="0034779C">
        <w:rPr>
          <w:rStyle w:val="afff"/>
          <w:rFonts w:asciiTheme="minorEastAsia" w:hAnsiTheme="minorEastAsia" w:cs="Times New Roman"/>
          <w:spacing w:val="10"/>
          <w:sz w:val="24"/>
          <w:szCs w:val="24"/>
          <w:rPrChange w:id="1734" w:author="JY0225" w:date="2017-08-24T11:10:00Z">
            <w:rPr>
              <w:rStyle w:val="afff"/>
              <w:rFonts w:ascii="Times New Roman" w:hAnsi="Times New Roman" w:cs="Times New Roman"/>
              <w:spacing w:val="10"/>
              <w:sz w:val="24"/>
            </w:rPr>
          </w:rPrChange>
        </w:rPr>
        <w:footnoteReference w:id="3"/>
      </w:r>
      <w:r w:rsidR="00DC3BB6" w:rsidRPr="0034779C">
        <w:rPr>
          <w:rFonts w:asciiTheme="minorEastAsia" w:hAnsiTheme="minorEastAsia" w:cs="Times New Roman"/>
          <w:spacing w:val="10"/>
          <w:sz w:val="24"/>
          <w:szCs w:val="24"/>
          <w:rPrChange w:id="1735" w:author="JY0225" w:date="2017-08-24T11:10:00Z">
            <w:rPr>
              <w:rFonts w:ascii="Times New Roman" w:hAnsi="Times New Roman" w:cs="Times New Roman"/>
              <w:spacing w:val="10"/>
              <w:sz w:val="24"/>
            </w:rPr>
          </w:rPrChange>
        </w:rPr>
        <w:t xml:space="preserve"> </w:t>
      </w:r>
      <w:r w:rsidR="00DC3BB6" w:rsidRPr="0034779C">
        <w:rPr>
          <w:rFonts w:asciiTheme="minorEastAsia" w:hAnsiTheme="minorEastAsia" w:cs="Times New Roman" w:hint="eastAsia"/>
          <w:spacing w:val="10"/>
          <w:sz w:val="24"/>
          <w:szCs w:val="24"/>
          <w:rPrChange w:id="1736" w:author="JY0225" w:date="2017-08-24T11:10:00Z">
            <w:rPr>
              <w:rFonts w:ascii="Times New Roman" w:hAnsi="Times New Roman" w:cs="Times New Roman" w:hint="eastAsia"/>
              <w:spacing w:val="10"/>
              <w:sz w:val="24"/>
            </w:rPr>
          </w:rPrChange>
        </w:rPr>
        <w:t>，安装了百度云的</w:t>
      </w:r>
      <w:r w:rsidR="00DC3BB6" w:rsidRPr="0034779C">
        <w:rPr>
          <w:rFonts w:asciiTheme="minorEastAsia" w:hAnsiTheme="minorEastAsia" w:cs="Times New Roman"/>
          <w:spacing w:val="10"/>
          <w:sz w:val="24"/>
          <w:szCs w:val="24"/>
          <w:rPrChange w:id="1737" w:author="JY0225" w:date="2017-08-24T11:10:00Z">
            <w:rPr>
              <w:rFonts w:ascii="Times New Roman" w:hAnsi="Times New Roman" w:cs="Times New Roman"/>
              <w:spacing w:val="10"/>
              <w:sz w:val="24"/>
            </w:rPr>
          </w:rPrChange>
        </w:rPr>
        <w:t>Android</w:t>
      </w:r>
      <w:r w:rsidR="00DC3BB6" w:rsidRPr="0034779C">
        <w:rPr>
          <w:rFonts w:asciiTheme="minorEastAsia" w:hAnsiTheme="minorEastAsia" w:cs="Times New Roman" w:hint="eastAsia"/>
          <w:spacing w:val="10"/>
          <w:sz w:val="24"/>
          <w:szCs w:val="24"/>
          <w:rPrChange w:id="1738" w:author="JY0225" w:date="2017-08-24T11:10:00Z">
            <w:rPr>
              <w:rFonts w:ascii="Times New Roman" w:hAnsi="Times New Roman" w:cs="Times New Roman" w:hint="eastAsia"/>
              <w:spacing w:val="10"/>
              <w:sz w:val="24"/>
            </w:rPr>
          </w:rPrChange>
        </w:rPr>
        <w:t>手机遭到攻击后能被黑客任意操作。再如</w:t>
      </w:r>
      <w:r w:rsidR="00DC3BB6" w:rsidRPr="0034779C">
        <w:rPr>
          <w:rFonts w:asciiTheme="minorEastAsia" w:hAnsiTheme="minorEastAsia" w:cs="Times New Roman"/>
          <w:spacing w:val="10"/>
          <w:sz w:val="24"/>
          <w:szCs w:val="24"/>
          <w:rPrChange w:id="1739" w:author="JY0225" w:date="2017-08-24T11:10:00Z">
            <w:rPr>
              <w:rFonts w:ascii="Times New Roman" w:hAnsi="Times New Roman" w:cs="Times New Roman"/>
              <w:spacing w:val="10"/>
              <w:sz w:val="24"/>
            </w:rPr>
          </w:rPrChange>
        </w:rPr>
        <w:t>Dropbox</w:t>
      </w:r>
      <w:r w:rsidR="00DC3BB6" w:rsidRPr="0034779C">
        <w:rPr>
          <w:rFonts w:asciiTheme="minorEastAsia" w:hAnsiTheme="minorEastAsia" w:cs="Times New Roman" w:hint="eastAsia"/>
          <w:spacing w:val="10"/>
          <w:sz w:val="24"/>
          <w:szCs w:val="24"/>
          <w:rPrChange w:id="1740" w:author="JY0225" w:date="2017-08-24T11:10:00Z">
            <w:rPr>
              <w:rFonts w:ascii="Times New Roman" w:hAnsi="Times New Roman" w:cs="Times New Roman" w:hint="eastAsia"/>
              <w:spacing w:val="10"/>
              <w:sz w:val="24"/>
            </w:rPr>
          </w:rPrChange>
        </w:rPr>
        <w:t xml:space="preserve"> CVE-2014-8889</w:t>
      </w:r>
      <w:del w:id="1741" w:author="微软用户" w:date="2017-08-27T14:55:00Z">
        <w:r w:rsidR="00DC3BB6" w:rsidRPr="0034779C" w:rsidDel="009354C2">
          <w:rPr>
            <w:rFonts w:asciiTheme="minorEastAsia" w:hAnsiTheme="minorEastAsia" w:cs="Times New Roman" w:hint="eastAsia"/>
            <w:spacing w:val="10"/>
            <w:sz w:val="24"/>
            <w:szCs w:val="24"/>
            <w:rPrChange w:id="1742" w:author="JY0225" w:date="2017-08-24T11:10:00Z">
              <w:rPr>
                <w:rFonts w:ascii="Times New Roman" w:hAnsi="Times New Roman" w:cs="Times New Roman" w:hint="eastAsia"/>
                <w:spacing w:val="10"/>
                <w:sz w:val="24"/>
              </w:rPr>
            </w:rPrChange>
          </w:rPr>
          <w:delText>的</w:delText>
        </w:r>
      </w:del>
      <w:r w:rsidR="00DC3BB6" w:rsidRPr="0034779C">
        <w:rPr>
          <w:rFonts w:asciiTheme="minorEastAsia" w:hAnsiTheme="minorEastAsia" w:cs="Times New Roman" w:hint="eastAsia"/>
          <w:spacing w:val="10"/>
          <w:sz w:val="24"/>
          <w:szCs w:val="24"/>
          <w:rPrChange w:id="1743" w:author="JY0225" w:date="2017-08-24T11:10:00Z">
            <w:rPr>
              <w:rFonts w:ascii="Times New Roman" w:hAnsi="Times New Roman" w:cs="Times New Roman" w:hint="eastAsia"/>
              <w:spacing w:val="10"/>
              <w:sz w:val="24"/>
            </w:rPr>
          </w:rPrChange>
        </w:rPr>
        <w:t>漏洞</w:t>
      </w:r>
      <w:r w:rsidR="00DC3BB6" w:rsidRPr="0034779C">
        <w:rPr>
          <w:rStyle w:val="afff"/>
          <w:rFonts w:asciiTheme="minorEastAsia" w:hAnsiTheme="minorEastAsia" w:cs="Times New Roman"/>
          <w:spacing w:val="10"/>
          <w:sz w:val="24"/>
          <w:szCs w:val="24"/>
          <w:rPrChange w:id="1744" w:author="JY0225" w:date="2017-08-24T11:10:00Z">
            <w:rPr>
              <w:rStyle w:val="afff"/>
              <w:rFonts w:ascii="Times New Roman" w:hAnsi="Times New Roman" w:cs="Times New Roman"/>
              <w:spacing w:val="10"/>
              <w:sz w:val="24"/>
            </w:rPr>
          </w:rPrChange>
        </w:rPr>
        <w:footnoteReference w:id="4"/>
      </w:r>
      <w:r w:rsidR="00DC3BB6" w:rsidRPr="0034779C">
        <w:rPr>
          <w:rFonts w:asciiTheme="minorEastAsia" w:hAnsiTheme="minorEastAsia" w:cs="Times New Roman" w:hint="eastAsia"/>
          <w:spacing w:val="10"/>
          <w:sz w:val="24"/>
          <w:szCs w:val="24"/>
          <w:rPrChange w:id="1745" w:author="JY0225" w:date="2017-08-24T11:10:00Z">
            <w:rPr>
              <w:rFonts w:ascii="Times New Roman" w:hAnsi="Times New Roman" w:cs="Times New Roman" w:hint="eastAsia"/>
              <w:spacing w:val="10"/>
              <w:sz w:val="24"/>
            </w:rPr>
          </w:rPrChange>
        </w:rPr>
        <w:t>，</w:t>
      </w:r>
      <w:ins w:id="1746" w:author="微软用户" w:date="2017-08-27T14:57:00Z">
        <w:r w:rsidR="00947487">
          <w:rPr>
            <w:rFonts w:asciiTheme="minorEastAsia" w:hAnsiTheme="minorEastAsia" w:cs="Times New Roman" w:hint="eastAsia"/>
            <w:spacing w:val="10"/>
            <w:sz w:val="24"/>
            <w:szCs w:val="24"/>
          </w:rPr>
          <w:t>只要用户安装了含有</w:t>
        </w:r>
        <w:r w:rsidR="0005558D" w:rsidRPr="00094956">
          <w:rPr>
            <w:rFonts w:asciiTheme="minorEastAsia" w:hAnsiTheme="minorEastAsia" w:cs="Times New Roman"/>
            <w:spacing w:val="10"/>
            <w:sz w:val="24"/>
            <w:szCs w:val="24"/>
          </w:rPr>
          <w:t>Dropbox SDK</w:t>
        </w:r>
      </w:ins>
      <w:ins w:id="1747" w:author="微软用户" w:date="2017-08-27T14:58:00Z">
        <w:r w:rsidR="00947487">
          <w:rPr>
            <w:rFonts w:asciiTheme="minorEastAsia" w:hAnsiTheme="minorEastAsia" w:cs="Times New Roman" w:hint="eastAsia"/>
            <w:spacing w:val="10"/>
            <w:sz w:val="24"/>
            <w:szCs w:val="24"/>
          </w:rPr>
          <w:t>漏洞</w:t>
        </w:r>
        <w:r w:rsidR="00947487">
          <w:rPr>
            <w:rFonts w:asciiTheme="minorEastAsia" w:hAnsiTheme="minorEastAsia" w:cs="Times New Roman" w:hint="eastAsia"/>
            <w:spacing w:val="10"/>
            <w:sz w:val="24"/>
            <w:szCs w:val="24"/>
          </w:rPr>
          <w:t>的应用程序</w:t>
        </w:r>
      </w:ins>
      <w:ins w:id="1748" w:author="微软用户" w:date="2017-08-27T14:57:00Z">
        <w:r w:rsidR="0005558D">
          <w:rPr>
            <w:rFonts w:asciiTheme="minorEastAsia" w:hAnsiTheme="minorEastAsia" w:cs="Times New Roman" w:hint="eastAsia"/>
            <w:spacing w:val="10"/>
            <w:sz w:val="24"/>
            <w:szCs w:val="24"/>
          </w:rPr>
          <w:t>，</w:t>
        </w:r>
      </w:ins>
      <w:r w:rsidR="00DC3BB6" w:rsidRPr="0034779C">
        <w:rPr>
          <w:rFonts w:asciiTheme="minorEastAsia" w:hAnsiTheme="minorEastAsia" w:cs="Times New Roman" w:hint="eastAsia"/>
          <w:spacing w:val="10"/>
          <w:sz w:val="24"/>
          <w:szCs w:val="24"/>
          <w:rPrChange w:id="1749" w:author="JY0225" w:date="2017-08-24T11:10:00Z">
            <w:rPr>
              <w:rFonts w:ascii="Times New Roman" w:hAnsi="Times New Roman" w:cs="Times New Roman" w:hint="eastAsia"/>
              <w:spacing w:val="10"/>
              <w:sz w:val="24"/>
            </w:rPr>
          </w:rPrChange>
        </w:rPr>
        <w:t>攻击者</w:t>
      </w:r>
      <w:del w:id="1750" w:author="微软用户" w:date="2017-08-27T14:59:00Z">
        <w:r w:rsidR="00DC3BB6" w:rsidRPr="0034779C" w:rsidDel="009758CA">
          <w:rPr>
            <w:rFonts w:asciiTheme="minorEastAsia" w:hAnsiTheme="minorEastAsia" w:cs="Times New Roman" w:hint="eastAsia"/>
            <w:spacing w:val="10"/>
            <w:sz w:val="24"/>
            <w:szCs w:val="24"/>
            <w:rPrChange w:id="1751" w:author="JY0225" w:date="2017-08-24T11:10:00Z">
              <w:rPr>
                <w:rFonts w:ascii="Times New Roman" w:hAnsi="Times New Roman" w:cs="Times New Roman" w:hint="eastAsia"/>
                <w:spacing w:val="10"/>
                <w:sz w:val="24"/>
              </w:rPr>
            </w:rPrChange>
          </w:rPr>
          <w:delText>利用该漏洞</w:delText>
        </w:r>
      </w:del>
      <w:ins w:id="1752" w:author="微软用户" w:date="2017-08-27T14:59:00Z">
        <w:r w:rsidR="009758CA">
          <w:rPr>
            <w:rFonts w:asciiTheme="minorEastAsia" w:hAnsiTheme="minorEastAsia" w:cs="Times New Roman" w:hint="eastAsia"/>
            <w:spacing w:val="10"/>
            <w:sz w:val="24"/>
            <w:szCs w:val="24"/>
          </w:rPr>
          <w:t>便</w:t>
        </w:r>
      </w:ins>
      <w:ins w:id="1753" w:author="微软用户" w:date="2017-08-27T14:57:00Z">
        <w:r w:rsidR="00A23410">
          <w:rPr>
            <w:rFonts w:asciiTheme="minorEastAsia" w:hAnsiTheme="minorEastAsia" w:cs="Times New Roman" w:hint="eastAsia"/>
            <w:spacing w:val="10"/>
            <w:sz w:val="24"/>
            <w:szCs w:val="24"/>
          </w:rPr>
          <w:t>可</w:t>
        </w:r>
      </w:ins>
      <w:ins w:id="1754" w:author="微软用户" w:date="2017-08-27T14:56:00Z">
        <w:r w:rsidR="007E5FB6">
          <w:rPr>
            <w:rFonts w:asciiTheme="minorEastAsia" w:hAnsiTheme="minorEastAsia" w:cs="Times New Roman"/>
            <w:spacing w:val="10"/>
            <w:sz w:val="24"/>
            <w:szCs w:val="24"/>
          </w:rPr>
          <w:t>在</w:t>
        </w:r>
      </w:ins>
      <w:del w:id="1755" w:author="微软用户" w:date="2017-08-27T14:56:00Z">
        <w:r w:rsidR="00DC3BB6" w:rsidRPr="0034779C" w:rsidDel="007E5FB6">
          <w:rPr>
            <w:rFonts w:asciiTheme="minorEastAsia" w:hAnsiTheme="minorEastAsia" w:cs="Times New Roman" w:hint="eastAsia"/>
            <w:spacing w:val="10"/>
            <w:sz w:val="24"/>
            <w:szCs w:val="24"/>
            <w:rPrChange w:id="1756" w:author="JY0225" w:date="2017-08-24T11:10:00Z">
              <w:rPr>
                <w:rFonts w:ascii="Times New Roman" w:hAnsi="Times New Roman" w:cs="Times New Roman" w:hint="eastAsia"/>
                <w:spacing w:val="10"/>
                <w:sz w:val="24"/>
              </w:rPr>
            </w:rPrChange>
          </w:rPr>
          <w:delText>可</w:delText>
        </w:r>
      </w:del>
      <w:r w:rsidR="00DC3BB6" w:rsidRPr="0034779C">
        <w:rPr>
          <w:rFonts w:asciiTheme="minorEastAsia" w:hAnsiTheme="minorEastAsia" w:cs="Times New Roman" w:hint="eastAsia"/>
          <w:spacing w:val="10"/>
          <w:sz w:val="24"/>
          <w:szCs w:val="24"/>
          <w:rPrChange w:id="1757" w:author="JY0225" w:date="2017-08-24T11:10:00Z">
            <w:rPr>
              <w:rFonts w:ascii="Times New Roman" w:hAnsi="Times New Roman" w:cs="Times New Roman" w:hint="eastAsia"/>
              <w:spacing w:val="10"/>
              <w:sz w:val="24"/>
            </w:rPr>
          </w:rPrChange>
        </w:rPr>
        <w:t>未经用户同意</w:t>
      </w:r>
      <w:ins w:id="1758" w:author="微软用户" w:date="2017-08-27T14:56:00Z">
        <w:r w:rsidR="007E5FB6">
          <w:rPr>
            <w:rFonts w:asciiTheme="minorEastAsia" w:hAnsiTheme="minorEastAsia" w:cs="Times New Roman" w:hint="eastAsia"/>
            <w:spacing w:val="10"/>
            <w:sz w:val="24"/>
            <w:szCs w:val="24"/>
          </w:rPr>
          <w:t>的情况下</w:t>
        </w:r>
      </w:ins>
      <w:r w:rsidR="00DC3BB6" w:rsidRPr="0034779C">
        <w:rPr>
          <w:rFonts w:asciiTheme="minorEastAsia" w:hAnsiTheme="minorEastAsia" w:cs="Times New Roman" w:hint="eastAsia"/>
          <w:spacing w:val="10"/>
          <w:sz w:val="24"/>
          <w:szCs w:val="24"/>
          <w:rPrChange w:id="1759" w:author="JY0225" w:date="2017-08-24T11:10:00Z">
            <w:rPr>
              <w:rFonts w:ascii="Times New Roman" w:hAnsi="Times New Roman" w:cs="Times New Roman" w:hint="eastAsia"/>
              <w:spacing w:val="10"/>
              <w:sz w:val="24"/>
            </w:rPr>
          </w:rPrChange>
        </w:rPr>
        <w:t>直接</w:t>
      </w:r>
      <w:del w:id="1760" w:author="微软用户" w:date="2017-08-27T14:56:00Z">
        <w:r w:rsidR="00DC3BB6" w:rsidRPr="0034779C" w:rsidDel="007A55DC">
          <w:rPr>
            <w:rFonts w:asciiTheme="minorEastAsia" w:hAnsiTheme="minorEastAsia" w:cs="Times New Roman" w:hint="eastAsia"/>
            <w:spacing w:val="10"/>
            <w:sz w:val="24"/>
            <w:szCs w:val="24"/>
            <w:rPrChange w:id="1761" w:author="JY0225" w:date="2017-08-24T11:10:00Z">
              <w:rPr>
                <w:rFonts w:ascii="Times New Roman" w:hAnsi="Times New Roman" w:cs="Times New Roman" w:hint="eastAsia"/>
                <w:spacing w:val="10"/>
                <w:sz w:val="24"/>
              </w:rPr>
            </w:rPrChange>
          </w:rPr>
          <w:delText>把应用程序和</w:delText>
        </w:r>
      </w:del>
      <w:ins w:id="1762" w:author="微软用户" w:date="2017-08-27T14:56:00Z">
        <w:r w:rsidR="007A55DC">
          <w:rPr>
            <w:rFonts w:asciiTheme="minorEastAsia" w:hAnsiTheme="minorEastAsia" w:cs="Times New Roman" w:hint="eastAsia"/>
            <w:spacing w:val="10"/>
            <w:sz w:val="24"/>
            <w:szCs w:val="24"/>
          </w:rPr>
          <w:t>访问用户的</w:t>
        </w:r>
      </w:ins>
      <w:r w:rsidR="00DC3BB6" w:rsidRPr="0034779C">
        <w:rPr>
          <w:rFonts w:asciiTheme="minorEastAsia" w:hAnsiTheme="minorEastAsia" w:cs="Times New Roman"/>
          <w:spacing w:val="10"/>
          <w:sz w:val="24"/>
          <w:szCs w:val="24"/>
          <w:rPrChange w:id="1763" w:author="JY0225" w:date="2017-08-24T11:10:00Z">
            <w:rPr>
              <w:rFonts w:ascii="Times New Roman" w:hAnsi="Times New Roman" w:cs="Times New Roman"/>
              <w:spacing w:val="10"/>
              <w:sz w:val="24"/>
            </w:rPr>
          </w:rPrChange>
        </w:rPr>
        <w:t>Dropbox</w:t>
      </w:r>
      <w:ins w:id="1764" w:author="微软用户" w:date="2017-08-27T14:57:00Z">
        <w:r w:rsidR="00300C53">
          <w:rPr>
            <w:rFonts w:asciiTheme="minorEastAsia" w:hAnsiTheme="minorEastAsia" w:cs="Times New Roman"/>
            <w:spacing w:val="10"/>
            <w:sz w:val="24"/>
            <w:szCs w:val="24"/>
          </w:rPr>
          <w:t>资源</w:t>
        </w:r>
      </w:ins>
      <w:del w:id="1765" w:author="微软用户" w:date="2017-08-27T14:57:00Z">
        <w:r w:rsidR="00DC3BB6" w:rsidRPr="0034779C" w:rsidDel="00300C53">
          <w:rPr>
            <w:rFonts w:asciiTheme="minorEastAsia" w:hAnsiTheme="minorEastAsia" w:cs="Times New Roman" w:hint="eastAsia"/>
            <w:spacing w:val="10"/>
            <w:sz w:val="24"/>
            <w:szCs w:val="24"/>
            <w:rPrChange w:id="1766" w:author="JY0225" w:date="2017-08-24T11:10:00Z">
              <w:rPr>
                <w:rFonts w:ascii="Times New Roman" w:hAnsi="Times New Roman" w:cs="Times New Roman" w:hint="eastAsia"/>
                <w:spacing w:val="10"/>
                <w:sz w:val="24"/>
              </w:rPr>
            </w:rPrChange>
          </w:rPr>
          <w:delText>账户</w:delText>
        </w:r>
        <w:r w:rsidR="00DC3BB6" w:rsidRPr="0034779C" w:rsidDel="007A55DC">
          <w:rPr>
            <w:rFonts w:asciiTheme="minorEastAsia" w:hAnsiTheme="minorEastAsia" w:cs="Times New Roman" w:hint="eastAsia"/>
            <w:spacing w:val="10"/>
            <w:sz w:val="24"/>
            <w:szCs w:val="24"/>
            <w:rPrChange w:id="1767" w:author="JY0225" w:date="2017-08-24T11:10:00Z">
              <w:rPr>
                <w:rFonts w:ascii="Times New Roman" w:hAnsi="Times New Roman" w:cs="Times New Roman" w:hint="eastAsia"/>
                <w:spacing w:val="10"/>
                <w:sz w:val="24"/>
              </w:rPr>
            </w:rPrChange>
          </w:rPr>
          <w:delText>连接</w:delText>
        </w:r>
      </w:del>
      <w:r w:rsidR="00DC3BB6" w:rsidRPr="0034779C">
        <w:rPr>
          <w:rFonts w:asciiTheme="minorEastAsia" w:hAnsiTheme="minorEastAsia" w:cs="Times New Roman" w:hint="eastAsia"/>
          <w:spacing w:val="10"/>
          <w:sz w:val="24"/>
          <w:szCs w:val="24"/>
          <w:rPrChange w:id="1768" w:author="JY0225" w:date="2017-08-24T11:10:00Z">
            <w:rPr>
              <w:rFonts w:ascii="Times New Roman" w:hAnsi="Times New Roman" w:cs="Times New Roman" w:hint="eastAsia"/>
              <w:spacing w:val="10"/>
              <w:sz w:val="24"/>
            </w:rPr>
          </w:rPrChange>
        </w:rPr>
        <w:t>。</w:t>
      </w:r>
      <w:del w:id="1769" w:author="微软用户" w:date="2017-08-27T14:57:00Z">
        <w:r w:rsidR="00DC3BB6" w:rsidRPr="0034779C" w:rsidDel="0005558D">
          <w:rPr>
            <w:rFonts w:asciiTheme="minorEastAsia" w:hAnsiTheme="minorEastAsia" w:cs="Times New Roman" w:hint="eastAsia"/>
            <w:spacing w:val="10"/>
            <w:sz w:val="24"/>
            <w:szCs w:val="24"/>
            <w:rPrChange w:id="1770" w:author="JY0225" w:date="2017-08-24T11:10:00Z">
              <w:rPr>
                <w:rFonts w:ascii="Times New Roman" w:hAnsi="Times New Roman" w:cs="Times New Roman" w:hint="eastAsia"/>
                <w:spacing w:val="10"/>
                <w:sz w:val="24"/>
              </w:rPr>
            </w:rPrChange>
          </w:rPr>
          <w:delText>只要用户安装的应用程序使用了含有漏洞的</w:delText>
        </w:r>
        <w:r w:rsidR="00DC3BB6" w:rsidRPr="0034779C" w:rsidDel="0005558D">
          <w:rPr>
            <w:rFonts w:asciiTheme="minorEastAsia" w:hAnsiTheme="minorEastAsia" w:cs="Times New Roman"/>
            <w:spacing w:val="10"/>
            <w:sz w:val="24"/>
            <w:szCs w:val="24"/>
            <w:rPrChange w:id="1771" w:author="JY0225" w:date="2017-08-24T11:10:00Z">
              <w:rPr>
                <w:rFonts w:ascii="Times New Roman" w:hAnsi="Times New Roman" w:cs="Times New Roman"/>
                <w:spacing w:val="10"/>
                <w:sz w:val="24"/>
              </w:rPr>
            </w:rPrChange>
          </w:rPr>
          <w:delText>Dropbox SDK</w:delText>
        </w:r>
        <w:r w:rsidR="00DC3BB6" w:rsidRPr="0034779C" w:rsidDel="0005558D">
          <w:rPr>
            <w:rFonts w:asciiTheme="minorEastAsia" w:hAnsiTheme="minorEastAsia" w:cs="Times New Roman" w:hint="eastAsia"/>
            <w:spacing w:val="10"/>
            <w:sz w:val="24"/>
            <w:szCs w:val="24"/>
            <w:rPrChange w:id="1772" w:author="JY0225" w:date="2017-08-24T11:10:00Z">
              <w:rPr>
                <w:rFonts w:ascii="Times New Roman" w:hAnsi="Times New Roman" w:cs="Times New Roman" w:hint="eastAsia"/>
                <w:spacing w:val="10"/>
                <w:sz w:val="24"/>
              </w:rPr>
            </w:rPrChange>
          </w:rPr>
          <w:delText>，则其敏感信息就可能被攻击者窃取。</w:delText>
        </w:r>
      </w:del>
    </w:p>
    <w:p w14:paraId="2443670D" w14:textId="27E7164B" w:rsidR="008A6FE3" w:rsidRPr="008A6FE3" w:rsidRDefault="002E3864" w:rsidP="00CC3C4C">
      <w:pPr>
        <w:pStyle w:val="21"/>
        <w:spacing w:line="240" w:lineRule="auto"/>
      </w:pPr>
      <w:bookmarkStart w:id="1773" w:name="_Toc491606255"/>
      <w:r w:rsidRPr="00B87EE1">
        <w:t xml:space="preserve">1.2 </w:t>
      </w:r>
      <w:bookmarkEnd w:id="981"/>
      <w:bookmarkEnd w:id="982"/>
      <w:bookmarkEnd w:id="983"/>
      <w:r w:rsidR="00C06BEE">
        <w:rPr>
          <w:rFonts w:hint="eastAsia"/>
        </w:rPr>
        <w:t>研究内容及意义</w:t>
      </w:r>
      <w:bookmarkEnd w:id="1773"/>
    </w:p>
    <w:p w14:paraId="73DEA187" w14:textId="7BFDB421" w:rsidR="008E66D8" w:rsidRPr="0034779C" w:rsidRDefault="001D3873" w:rsidP="00A078AB">
      <w:pPr>
        <w:spacing w:line="400" w:lineRule="exact"/>
        <w:ind w:firstLine="420"/>
        <w:rPr>
          <w:rFonts w:asciiTheme="minorEastAsia" w:hAnsiTheme="minorEastAsia" w:cs="Times New Roman"/>
          <w:spacing w:val="10"/>
          <w:sz w:val="24"/>
          <w:rPrChange w:id="1774"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1775" w:author="JY0225" w:date="2017-08-24T11:10:00Z">
            <w:rPr>
              <w:rFonts w:ascii="Times New Roman" w:hAnsi="Times New Roman" w:cs="Times New Roman" w:hint="eastAsia"/>
              <w:spacing w:val="10"/>
              <w:sz w:val="24"/>
            </w:rPr>
          </w:rPrChange>
        </w:rPr>
        <w:t>由国家“核高基”科技重大专项自主研</w:t>
      </w:r>
      <w:ins w:id="1776" w:author="微软用户" w:date="2017-08-27T15:08:00Z">
        <w:r w:rsidR="00C9097E">
          <w:rPr>
            <w:rFonts w:asciiTheme="minorEastAsia" w:hAnsiTheme="minorEastAsia" w:cs="Times New Roman"/>
            <w:spacing w:val="10"/>
            <w:sz w:val="24"/>
          </w:rPr>
          <w:t>发</w:t>
        </w:r>
      </w:ins>
      <w:del w:id="1777" w:author="微软用户" w:date="2017-08-27T15:08:00Z">
        <w:r w:rsidRPr="0034779C" w:rsidDel="00C9097E">
          <w:rPr>
            <w:rFonts w:asciiTheme="minorEastAsia" w:hAnsiTheme="minorEastAsia" w:cs="Times New Roman" w:hint="eastAsia"/>
            <w:spacing w:val="10"/>
            <w:sz w:val="24"/>
            <w:rPrChange w:id="1778" w:author="JY0225" w:date="2017-08-24T11:10:00Z">
              <w:rPr>
                <w:rFonts w:ascii="Times New Roman" w:hAnsi="Times New Roman" w:cs="Times New Roman" w:hint="eastAsia"/>
                <w:spacing w:val="10"/>
                <w:sz w:val="24"/>
              </w:rPr>
            </w:rPrChange>
          </w:rPr>
          <w:delText>制</w:delText>
        </w:r>
      </w:del>
      <w:r w:rsidRPr="0034779C">
        <w:rPr>
          <w:rFonts w:asciiTheme="minorEastAsia" w:hAnsiTheme="minorEastAsia" w:cs="Times New Roman" w:hint="eastAsia"/>
          <w:spacing w:val="10"/>
          <w:sz w:val="24"/>
          <w:rPrChange w:id="1779" w:author="JY0225" w:date="2017-08-24T11:10:00Z">
            <w:rPr>
              <w:rFonts w:ascii="Times New Roman" w:hAnsi="Times New Roman" w:cs="Times New Roman" w:hint="eastAsia"/>
              <w:spacing w:val="10"/>
              <w:sz w:val="24"/>
            </w:rPr>
          </w:rPrChange>
        </w:rPr>
        <w:t>的云</w:t>
      </w:r>
      <w:r w:rsidR="00476838" w:rsidRPr="0034779C">
        <w:rPr>
          <w:rFonts w:asciiTheme="minorEastAsia" w:hAnsiTheme="minorEastAsia" w:cs="Times New Roman" w:hint="eastAsia"/>
          <w:spacing w:val="10"/>
          <w:sz w:val="24"/>
          <w:rPrChange w:id="1780" w:author="JY0225" w:date="2017-08-24T11:10:00Z">
            <w:rPr>
              <w:rFonts w:ascii="Times New Roman" w:hAnsi="Times New Roman" w:cs="Times New Roman" w:hint="eastAsia"/>
              <w:spacing w:val="10"/>
              <w:sz w:val="24"/>
            </w:rPr>
          </w:rPrChange>
        </w:rPr>
        <w:t>备份</w:t>
      </w:r>
      <w:r w:rsidRPr="0034779C">
        <w:rPr>
          <w:rFonts w:asciiTheme="minorEastAsia" w:hAnsiTheme="minorEastAsia" w:cs="Times New Roman" w:hint="eastAsia"/>
          <w:spacing w:val="10"/>
          <w:sz w:val="24"/>
          <w:rPrChange w:id="1781" w:author="JY0225" w:date="2017-08-24T11:10:00Z">
            <w:rPr>
              <w:rFonts w:ascii="Times New Roman" w:hAnsi="Times New Roman" w:cs="Times New Roman" w:hint="eastAsia"/>
              <w:spacing w:val="10"/>
              <w:sz w:val="24"/>
            </w:rPr>
          </w:rPrChange>
        </w:rPr>
        <w:t>服务平台</w:t>
      </w:r>
      <w:r w:rsidR="00144DC7" w:rsidRPr="0034779C">
        <w:rPr>
          <w:rFonts w:asciiTheme="minorEastAsia" w:hAnsiTheme="minorEastAsia" w:cs="Times New Roman" w:hint="eastAsia"/>
          <w:spacing w:val="10"/>
          <w:sz w:val="24"/>
          <w:rPrChange w:id="1782" w:author="JY0225" w:date="2017-08-24T11:10:00Z">
            <w:rPr>
              <w:rFonts w:ascii="Times New Roman" w:hAnsi="Times New Roman" w:cs="Times New Roman" w:hint="eastAsia"/>
              <w:spacing w:val="10"/>
              <w:sz w:val="24"/>
            </w:rPr>
          </w:rPrChange>
        </w:rPr>
        <w:t>以中间件作为服务器与客户端之间通信的桥梁，实现了数据传输、数据压缩、数据加密以及安全会话等基本功能，有效地分离了客户端云备份工具与基础设施之间的绑定</w:t>
      </w:r>
      <w:r w:rsidR="00D26CF8" w:rsidRPr="0034779C">
        <w:rPr>
          <w:rFonts w:asciiTheme="minorEastAsia" w:hAnsiTheme="minorEastAsia" w:cs="Times New Roman" w:hint="eastAsia"/>
          <w:spacing w:val="10"/>
          <w:sz w:val="24"/>
          <w:rPrChange w:id="1783" w:author="JY0225" w:date="2017-08-24T11:10:00Z">
            <w:rPr>
              <w:rFonts w:ascii="Times New Roman" w:hAnsi="Times New Roman" w:cs="Times New Roman" w:hint="eastAsia"/>
              <w:spacing w:val="10"/>
              <w:sz w:val="24"/>
            </w:rPr>
          </w:rPrChange>
        </w:rPr>
        <w:t>。</w:t>
      </w:r>
      <w:r w:rsidR="00D30616" w:rsidRPr="0034779C">
        <w:rPr>
          <w:rFonts w:asciiTheme="minorEastAsia" w:hAnsiTheme="minorEastAsia" w:cs="Times New Roman" w:hint="eastAsia"/>
          <w:spacing w:val="10"/>
          <w:sz w:val="24"/>
          <w:rPrChange w:id="1784" w:author="JY0225" w:date="2017-08-24T11:10:00Z">
            <w:rPr>
              <w:rFonts w:ascii="Times New Roman" w:hAnsi="Times New Roman" w:cs="Times New Roman" w:hint="eastAsia"/>
              <w:spacing w:val="10"/>
              <w:sz w:val="24"/>
            </w:rPr>
          </w:rPrChange>
        </w:rPr>
        <w:t>然而，这些基础的</w:t>
      </w:r>
      <w:ins w:id="1785" w:author="微软用户" w:date="2017-08-27T15:15:00Z">
        <w:r w:rsidR="009E6E6E">
          <w:rPr>
            <w:rFonts w:asciiTheme="minorEastAsia" w:hAnsiTheme="minorEastAsia" w:cs="Times New Roman"/>
            <w:spacing w:val="10"/>
            <w:sz w:val="24"/>
          </w:rPr>
          <w:t>功能已</w:t>
        </w:r>
      </w:ins>
      <w:del w:id="1786" w:author="微软用户" w:date="2017-08-27T15:15:00Z">
        <w:r w:rsidR="00D30616" w:rsidRPr="0034779C" w:rsidDel="009E6E6E">
          <w:rPr>
            <w:rFonts w:asciiTheme="minorEastAsia" w:hAnsiTheme="minorEastAsia" w:cs="Times New Roman" w:hint="eastAsia"/>
            <w:spacing w:val="10"/>
            <w:sz w:val="24"/>
            <w:rPrChange w:id="1787" w:author="JY0225" w:date="2017-08-24T11:10:00Z">
              <w:rPr>
                <w:rFonts w:ascii="Times New Roman" w:hAnsi="Times New Roman" w:cs="Times New Roman" w:hint="eastAsia"/>
                <w:spacing w:val="10"/>
                <w:sz w:val="24"/>
              </w:rPr>
            </w:rPrChange>
          </w:rPr>
          <w:delText>功能</w:delText>
        </w:r>
      </w:del>
      <w:ins w:id="1788" w:author="JY0225" w:date="2017-08-14T12:31:00Z">
        <w:del w:id="1789" w:author="微软用户" w:date="2017-08-27T15:15:00Z">
          <w:r w:rsidR="008621A3" w:rsidRPr="0034779C" w:rsidDel="009E6E6E">
            <w:rPr>
              <w:rFonts w:asciiTheme="minorEastAsia" w:hAnsiTheme="minorEastAsia" w:cs="Times New Roman" w:hint="eastAsia"/>
              <w:spacing w:val="10"/>
              <w:sz w:val="24"/>
              <w:rPrChange w:id="1790" w:author="JY0225" w:date="2017-08-24T11:10:00Z">
                <w:rPr>
                  <w:rFonts w:ascii="Times New Roman" w:hAnsi="Times New Roman" w:cs="Times New Roman" w:hint="eastAsia"/>
                  <w:spacing w:val="10"/>
                  <w:sz w:val="24"/>
                </w:rPr>
              </w:rPrChange>
            </w:rPr>
            <w:delText>还</w:delText>
          </w:r>
        </w:del>
      </w:ins>
      <w:del w:id="1791" w:author="JY0225" w:date="2017-08-14T12:31:00Z">
        <w:r w:rsidR="00D30616" w:rsidRPr="0034779C" w:rsidDel="008621A3">
          <w:rPr>
            <w:rFonts w:asciiTheme="minorEastAsia" w:hAnsiTheme="minorEastAsia" w:cs="Times New Roman" w:hint="eastAsia"/>
            <w:spacing w:val="10"/>
            <w:sz w:val="24"/>
            <w:rPrChange w:id="1792" w:author="JY0225" w:date="2017-08-24T11:10:00Z">
              <w:rPr>
                <w:rFonts w:ascii="Times New Roman" w:hAnsi="Times New Roman" w:cs="Times New Roman" w:hint="eastAsia"/>
                <w:spacing w:val="10"/>
                <w:sz w:val="24"/>
              </w:rPr>
            </w:rPrChange>
          </w:rPr>
          <w:delText>已经</w:delText>
        </w:r>
      </w:del>
      <w:r w:rsidR="00D30616" w:rsidRPr="0034779C">
        <w:rPr>
          <w:rFonts w:asciiTheme="minorEastAsia" w:hAnsiTheme="minorEastAsia" w:cs="Times New Roman" w:hint="eastAsia"/>
          <w:spacing w:val="10"/>
          <w:sz w:val="24"/>
          <w:rPrChange w:id="1793" w:author="JY0225" w:date="2017-08-24T11:10:00Z">
            <w:rPr>
              <w:rFonts w:ascii="Times New Roman" w:hAnsi="Times New Roman" w:cs="Times New Roman" w:hint="eastAsia"/>
              <w:spacing w:val="10"/>
              <w:sz w:val="24"/>
            </w:rPr>
          </w:rPrChange>
        </w:rPr>
        <w:t>无法满足当前云备份行业的需求</w:t>
      </w:r>
      <w:r w:rsidR="00DA53A9" w:rsidRPr="0034779C">
        <w:rPr>
          <w:rFonts w:asciiTheme="minorEastAsia" w:hAnsiTheme="minorEastAsia" w:cs="Times New Roman" w:hint="eastAsia"/>
          <w:spacing w:val="10"/>
          <w:sz w:val="24"/>
          <w:rPrChange w:id="1794" w:author="JY0225" w:date="2017-08-24T11:10:00Z">
            <w:rPr>
              <w:rFonts w:ascii="Times New Roman" w:hAnsi="Times New Roman" w:cs="Times New Roman" w:hint="eastAsia"/>
              <w:spacing w:val="10"/>
              <w:sz w:val="24"/>
            </w:rPr>
          </w:rPrChange>
        </w:rPr>
        <w:t>。</w:t>
      </w:r>
      <w:r w:rsidR="00D26CF8" w:rsidRPr="0034779C">
        <w:rPr>
          <w:rFonts w:asciiTheme="minorEastAsia" w:hAnsiTheme="minorEastAsia" w:cs="Times New Roman" w:hint="eastAsia"/>
          <w:spacing w:val="10"/>
          <w:sz w:val="24"/>
          <w:rPrChange w:id="1795" w:author="JY0225" w:date="2017-08-24T11:10:00Z">
            <w:rPr>
              <w:rFonts w:ascii="Times New Roman" w:hAnsi="Times New Roman" w:cs="Times New Roman" w:hint="eastAsia"/>
              <w:spacing w:val="10"/>
              <w:sz w:val="24"/>
            </w:rPr>
          </w:rPrChange>
        </w:rPr>
        <w:t>云备份关键技术作为产品的核心竞争力，已成为了各大供应商</w:t>
      </w:r>
      <w:del w:id="1796" w:author="微软用户" w:date="2017-08-27T15:16:00Z">
        <w:r w:rsidR="00D26CF8" w:rsidRPr="0034779C" w:rsidDel="003566AC">
          <w:rPr>
            <w:rFonts w:asciiTheme="minorEastAsia" w:hAnsiTheme="minorEastAsia" w:cs="Times New Roman" w:hint="eastAsia"/>
            <w:spacing w:val="10"/>
            <w:sz w:val="24"/>
            <w:rPrChange w:id="1797" w:author="JY0225" w:date="2017-08-24T11:10:00Z">
              <w:rPr>
                <w:rFonts w:ascii="Times New Roman" w:hAnsi="Times New Roman" w:cs="Times New Roman" w:hint="eastAsia"/>
                <w:spacing w:val="10"/>
                <w:sz w:val="24"/>
              </w:rPr>
            </w:rPrChange>
          </w:rPr>
          <w:delText>的</w:delText>
        </w:r>
      </w:del>
      <w:r w:rsidR="00D26CF8" w:rsidRPr="0034779C">
        <w:rPr>
          <w:rFonts w:asciiTheme="minorEastAsia" w:hAnsiTheme="minorEastAsia" w:cs="Times New Roman" w:hint="eastAsia"/>
          <w:spacing w:val="10"/>
          <w:sz w:val="24"/>
          <w:rPrChange w:id="1798" w:author="JY0225" w:date="2017-08-24T11:10:00Z">
            <w:rPr>
              <w:rFonts w:ascii="Times New Roman" w:hAnsi="Times New Roman" w:cs="Times New Roman" w:hint="eastAsia"/>
              <w:spacing w:val="10"/>
              <w:sz w:val="24"/>
            </w:rPr>
          </w:rPrChange>
        </w:rPr>
        <w:t>研究的重点</w:t>
      </w:r>
      <w:r w:rsidR="00D21E05" w:rsidRPr="0034779C">
        <w:rPr>
          <w:rFonts w:asciiTheme="minorEastAsia" w:hAnsiTheme="minorEastAsia" w:cs="Times New Roman" w:hint="eastAsia"/>
          <w:spacing w:val="10"/>
          <w:sz w:val="24"/>
          <w:rPrChange w:id="1799" w:author="JY0225" w:date="2017-08-24T11:10:00Z">
            <w:rPr>
              <w:rFonts w:ascii="Times New Roman" w:hAnsi="Times New Roman" w:cs="Times New Roman" w:hint="eastAsia"/>
              <w:spacing w:val="10"/>
              <w:sz w:val="24"/>
            </w:rPr>
          </w:rPrChange>
        </w:rPr>
        <w:t>，</w:t>
      </w:r>
      <w:r w:rsidR="00E1521A" w:rsidRPr="0034779C">
        <w:rPr>
          <w:rFonts w:asciiTheme="minorEastAsia" w:hAnsiTheme="minorEastAsia" w:cs="Times New Roman" w:hint="eastAsia"/>
          <w:spacing w:val="10"/>
          <w:sz w:val="24"/>
          <w:rPrChange w:id="1800" w:author="JY0225" w:date="2017-08-24T11:10:00Z">
            <w:rPr>
              <w:rFonts w:ascii="Times New Roman" w:hAnsi="Times New Roman" w:cs="Times New Roman" w:hint="eastAsia"/>
              <w:spacing w:val="10"/>
              <w:sz w:val="24"/>
            </w:rPr>
          </w:rPrChange>
        </w:rPr>
        <w:t>而</w:t>
      </w:r>
      <w:del w:id="1801" w:author="微软用户" w:date="2017-08-27T15:16:00Z">
        <w:r w:rsidR="00E1521A" w:rsidRPr="0034779C" w:rsidDel="00515F51">
          <w:rPr>
            <w:rFonts w:asciiTheme="minorEastAsia" w:hAnsiTheme="minorEastAsia" w:cs="Times New Roman" w:hint="eastAsia"/>
            <w:spacing w:val="10"/>
            <w:sz w:val="24"/>
            <w:rPrChange w:id="1802" w:author="JY0225" w:date="2017-08-24T11:10:00Z">
              <w:rPr>
                <w:rFonts w:ascii="Times New Roman" w:hAnsi="Times New Roman" w:cs="Times New Roman" w:hint="eastAsia"/>
                <w:spacing w:val="10"/>
                <w:sz w:val="24"/>
              </w:rPr>
            </w:rPrChange>
          </w:rPr>
          <w:delText>各</w:delText>
        </w:r>
        <w:r w:rsidR="001F0FE9" w:rsidRPr="0034779C" w:rsidDel="00515F51">
          <w:rPr>
            <w:rFonts w:asciiTheme="minorEastAsia" w:hAnsiTheme="minorEastAsia" w:cs="Times New Roman" w:hint="eastAsia"/>
            <w:spacing w:val="10"/>
            <w:sz w:val="24"/>
            <w:rPrChange w:id="1803" w:author="JY0225" w:date="2017-08-24T11:10:00Z">
              <w:rPr>
                <w:rFonts w:ascii="Times New Roman" w:hAnsi="Times New Roman" w:cs="Times New Roman" w:hint="eastAsia"/>
                <w:spacing w:val="10"/>
                <w:sz w:val="24"/>
              </w:rPr>
            </w:rPrChange>
          </w:rPr>
          <w:delText>大云</w:delText>
        </w:r>
        <w:r w:rsidR="00476838" w:rsidRPr="0034779C" w:rsidDel="00515F51">
          <w:rPr>
            <w:rFonts w:asciiTheme="minorEastAsia" w:hAnsiTheme="minorEastAsia" w:cs="Times New Roman" w:hint="eastAsia"/>
            <w:spacing w:val="10"/>
            <w:sz w:val="24"/>
            <w:rPrChange w:id="1804" w:author="JY0225" w:date="2017-08-24T11:10:00Z">
              <w:rPr>
                <w:rFonts w:ascii="Times New Roman" w:hAnsi="Times New Roman" w:cs="Times New Roman" w:hint="eastAsia"/>
                <w:spacing w:val="10"/>
                <w:sz w:val="24"/>
              </w:rPr>
            </w:rPrChange>
          </w:rPr>
          <w:delText>备份</w:delText>
        </w:r>
        <w:r w:rsidR="001F0FE9" w:rsidRPr="0034779C" w:rsidDel="00515F51">
          <w:rPr>
            <w:rFonts w:asciiTheme="minorEastAsia" w:hAnsiTheme="minorEastAsia" w:cs="Times New Roman" w:hint="eastAsia"/>
            <w:spacing w:val="10"/>
            <w:sz w:val="24"/>
            <w:rPrChange w:id="1805" w:author="JY0225" w:date="2017-08-24T11:10:00Z">
              <w:rPr>
                <w:rFonts w:ascii="Times New Roman" w:hAnsi="Times New Roman" w:cs="Times New Roman" w:hint="eastAsia"/>
                <w:spacing w:val="10"/>
                <w:sz w:val="24"/>
              </w:rPr>
            </w:rPrChange>
          </w:rPr>
          <w:delText>服务器平台的</w:delText>
        </w:r>
        <w:r w:rsidR="00943525" w:rsidRPr="0034779C" w:rsidDel="00515F51">
          <w:rPr>
            <w:rFonts w:asciiTheme="minorEastAsia" w:hAnsiTheme="minorEastAsia" w:cs="Times New Roman" w:hint="eastAsia"/>
            <w:spacing w:val="10"/>
            <w:sz w:val="24"/>
            <w:rPrChange w:id="1806" w:author="JY0225" w:date="2017-08-24T11:10:00Z">
              <w:rPr>
                <w:rFonts w:ascii="Times New Roman" w:hAnsi="Times New Roman" w:cs="Times New Roman" w:hint="eastAsia"/>
                <w:spacing w:val="10"/>
                <w:sz w:val="24"/>
              </w:rPr>
            </w:rPrChange>
          </w:rPr>
          <w:delText>关键</w:delText>
        </w:r>
      </w:del>
      <w:ins w:id="1807" w:author="微软用户" w:date="2017-08-27T15:16:00Z">
        <w:r w:rsidR="00515F51">
          <w:rPr>
            <w:rFonts w:asciiTheme="minorEastAsia" w:hAnsiTheme="minorEastAsia" w:cs="Times New Roman" w:hint="eastAsia"/>
            <w:spacing w:val="10"/>
            <w:sz w:val="24"/>
          </w:rPr>
          <w:t>这些</w:t>
        </w:r>
      </w:ins>
      <w:r w:rsidR="00943525" w:rsidRPr="0034779C">
        <w:rPr>
          <w:rFonts w:asciiTheme="minorEastAsia" w:hAnsiTheme="minorEastAsia" w:cs="Times New Roman" w:hint="eastAsia"/>
          <w:spacing w:val="10"/>
          <w:sz w:val="24"/>
          <w:rPrChange w:id="1808" w:author="JY0225" w:date="2017-08-24T11:10:00Z">
            <w:rPr>
              <w:rFonts w:ascii="Times New Roman" w:hAnsi="Times New Roman" w:cs="Times New Roman" w:hint="eastAsia"/>
              <w:spacing w:val="10"/>
              <w:sz w:val="24"/>
            </w:rPr>
          </w:rPrChange>
        </w:rPr>
        <w:t>技术</w:t>
      </w:r>
      <w:r w:rsidR="001F0FE9" w:rsidRPr="0034779C">
        <w:rPr>
          <w:rFonts w:asciiTheme="minorEastAsia" w:hAnsiTheme="minorEastAsia" w:cs="Times New Roman" w:hint="eastAsia"/>
          <w:spacing w:val="10"/>
          <w:sz w:val="24"/>
          <w:rPrChange w:id="1809" w:author="JY0225" w:date="2017-08-24T11:10:00Z">
            <w:rPr>
              <w:rFonts w:ascii="Times New Roman" w:hAnsi="Times New Roman" w:cs="Times New Roman" w:hint="eastAsia"/>
              <w:spacing w:val="10"/>
              <w:sz w:val="24"/>
            </w:rPr>
          </w:rPrChange>
        </w:rPr>
        <w:t>都是不对外公开的，因此只能</w:t>
      </w:r>
      <w:r w:rsidR="00AB31D8" w:rsidRPr="0034779C">
        <w:rPr>
          <w:rFonts w:asciiTheme="minorEastAsia" w:hAnsiTheme="minorEastAsia" w:cs="Times New Roman" w:hint="eastAsia"/>
          <w:spacing w:val="10"/>
          <w:sz w:val="24"/>
          <w:rPrChange w:id="1810" w:author="JY0225" w:date="2017-08-24T11:10:00Z">
            <w:rPr>
              <w:rFonts w:ascii="Times New Roman" w:hAnsi="Times New Roman" w:cs="Times New Roman" w:hint="eastAsia"/>
              <w:spacing w:val="10"/>
              <w:sz w:val="24"/>
            </w:rPr>
          </w:rPrChange>
        </w:rPr>
        <w:t>通过</w:t>
      </w:r>
      <w:r w:rsidR="0009664F" w:rsidRPr="0034779C">
        <w:rPr>
          <w:rFonts w:asciiTheme="minorEastAsia" w:hAnsiTheme="minorEastAsia" w:cs="Times New Roman" w:hint="eastAsia"/>
          <w:spacing w:val="10"/>
          <w:sz w:val="24"/>
          <w:rPrChange w:id="1811" w:author="JY0225" w:date="2017-08-24T11:10:00Z">
            <w:rPr>
              <w:rFonts w:ascii="Times New Roman" w:hAnsi="Times New Roman" w:cs="Times New Roman" w:hint="eastAsia"/>
              <w:spacing w:val="10"/>
              <w:sz w:val="24"/>
            </w:rPr>
          </w:rPrChange>
        </w:rPr>
        <w:t>对</w:t>
      </w:r>
      <w:r w:rsidR="00E05DB3" w:rsidRPr="0034779C">
        <w:rPr>
          <w:rFonts w:asciiTheme="minorEastAsia" w:hAnsiTheme="minorEastAsia" w:cs="Times New Roman" w:hint="eastAsia"/>
          <w:spacing w:val="10"/>
          <w:sz w:val="24"/>
          <w:rPrChange w:id="1812" w:author="JY0225" w:date="2017-08-24T11:10:00Z">
            <w:rPr>
              <w:rFonts w:ascii="Times New Roman" w:hAnsi="Times New Roman" w:cs="Times New Roman" w:hint="eastAsia"/>
              <w:spacing w:val="10"/>
              <w:sz w:val="24"/>
            </w:rPr>
          </w:rPrChange>
        </w:rPr>
        <w:t>现有</w:t>
      </w:r>
      <w:r w:rsidR="00612F8E" w:rsidRPr="0034779C">
        <w:rPr>
          <w:rFonts w:asciiTheme="minorEastAsia" w:hAnsiTheme="minorEastAsia" w:cs="Times New Roman" w:hint="eastAsia"/>
          <w:spacing w:val="10"/>
          <w:sz w:val="24"/>
          <w:rPrChange w:id="1813" w:author="JY0225" w:date="2017-08-24T11:10:00Z">
            <w:rPr>
              <w:rFonts w:ascii="Times New Roman" w:hAnsi="Times New Roman" w:cs="Times New Roman" w:hint="eastAsia"/>
              <w:spacing w:val="10"/>
              <w:sz w:val="24"/>
            </w:rPr>
          </w:rPrChange>
        </w:rPr>
        <w:t>的</w:t>
      </w:r>
      <w:r w:rsidR="0009664F" w:rsidRPr="0034779C">
        <w:rPr>
          <w:rFonts w:asciiTheme="minorEastAsia" w:hAnsiTheme="minorEastAsia" w:cs="Times New Roman" w:hint="eastAsia"/>
          <w:spacing w:val="10"/>
          <w:sz w:val="24"/>
          <w:rPrChange w:id="1814" w:author="JY0225" w:date="2017-08-24T11:10:00Z">
            <w:rPr>
              <w:rFonts w:ascii="Times New Roman" w:hAnsi="Times New Roman" w:cs="Times New Roman" w:hint="eastAsia"/>
              <w:spacing w:val="10"/>
              <w:sz w:val="24"/>
            </w:rPr>
          </w:rPrChange>
        </w:rPr>
        <w:t>中间件系统</w:t>
      </w:r>
      <w:r w:rsidR="00BF6461" w:rsidRPr="0034779C">
        <w:rPr>
          <w:rFonts w:asciiTheme="minorEastAsia" w:hAnsiTheme="minorEastAsia" w:cs="Times New Roman" w:hint="eastAsia"/>
          <w:spacing w:val="10"/>
          <w:sz w:val="24"/>
          <w:rPrChange w:id="1815" w:author="JY0225" w:date="2017-08-24T11:10:00Z">
            <w:rPr>
              <w:rFonts w:ascii="Times New Roman" w:hAnsi="Times New Roman" w:cs="Times New Roman" w:hint="eastAsia"/>
              <w:spacing w:val="10"/>
              <w:sz w:val="24"/>
            </w:rPr>
          </w:rPrChange>
        </w:rPr>
        <w:t>进行</w:t>
      </w:r>
      <w:r w:rsidR="0009664F" w:rsidRPr="0034779C">
        <w:rPr>
          <w:rFonts w:asciiTheme="minorEastAsia" w:hAnsiTheme="minorEastAsia" w:cs="Times New Roman" w:hint="eastAsia"/>
          <w:spacing w:val="10"/>
          <w:sz w:val="24"/>
          <w:rPrChange w:id="1816" w:author="JY0225" w:date="2017-08-24T11:10:00Z">
            <w:rPr>
              <w:rFonts w:ascii="Times New Roman" w:hAnsi="Times New Roman" w:cs="Times New Roman" w:hint="eastAsia"/>
              <w:spacing w:val="10"/>
              <w:sz w:val="24"/>
            </w:rPr>
          </w:rPrChange>
        </w:rPr>
        <w:t>全面分析，</w:t>
      </w:r>
      <w:r w:rsidR="001F0FE9" w:rsidRPr="0034779C">
        <w:rPr>
          <w:rFonts w:asciiTheme="minorEastAsia" w:hAnsiTheme="minorEastAsia" w:cs="Times New Roman" w:hint="eastAsia"/>
          <w:spacing w:val="10"/>
          <w:sz w:val="24"/>
          <w:rPrChange w:id="1817" w:author="JY0225" w:date="2017-08-24T11:10:00Z">
            <w:rPr>
              <w:rFonts w:ascii="Times New Roman" w:hAnsi="Times New Roman" w:cs="Times New Roman" w:hint="eastAsia"/>
              <w:spacing w:val="10"/>
              <w:sz w:val="24"/>
            </w:rPr>
          </w:rPrChange>
        </w:rPr>
        <w:t>同时借鉴业内成熟产品的技术特点</w:t>
      </w:r>
      <w:r w:rsidR="001A42F0" w:rsidRPr="0034779C">
        <w:rPr>
          <w:rFonts w:asciiTheme="minorEastAsia" w:hAnsiTheme="minorEastAsia" w:cs="Times New Roman" w:hint="eastAsia"/>
          <w:spacing w:val="10"/>
          <w:sz w:val="24"/>
          <w:rPrChange w:id="1818" w:author="JY0225" w:date="2017-08-24T11:10:00Z">
            <w:rPr>
              <w:rFonts w:ascii="Times New Roman" w:hAnsi="Times New Roman" w:cs="Times New Roman" w:hint="eastAsia"/>
              <w:spacing w:val="10"/>
              <w:sz w:val="24"/>
            </w:rPr>
          </w:rPrChange>
        </w:rPr>
        <w:t>，</w:t>
      </w:r>
      <w:r w:rsidR="00587634" w:rsidRPr="0034779C">
        <w:rPr>
          <w:rFonts w:asciiTheme="minorEastAsia" w:hAnsiTheme="minorEastAsia" w:cs="Times New Roman" w:hint="eastAsia"/>
          <w:spacing w:val="10"/>
          <w:sz w:val="24"/>
          <w:rPrChange w:id="1819" w:author="JY0225" w:date="2017-08-24T11:10:00Z">
            <w:rPr>
              <w:rFonts w:ascii="Times New Roman" w:hAnsi="Times New Roman" w:cs="Times New Roman" w:hint="eastAsia"/>
              <w:spacing w:val="10"/>
              <w:sz w:val="24"/>
            </w:rPr>
          </w:rPrChange>
        </w:rPr>
        <w:t>对</w:t>
      </w:r>
      <w:r w:rsidR="00DC0C8E" w:rsidRPr="0034779C">
        <w:rPr>
          <w:rFonts w:asciiTheme="minorEastAsia" w:hAnsiTheme="minorEastAsia" w:cs="Times New Roman" w:hint="eastAsia"/>
          <w:spacing w:val="10"/>
          <w:sz w:val="24"/>
          <w:rPrChange w:id="1820" w:author="JY0225" w:date="2017-08-24T11:10:00Z">
            <w:rPr>
              <w:rFonts w:ascii="Times New Roman" w:hAnsi="Times New Roman" w:cs="Times New Roman" w:hint="eastAsia"/>
              <w:spacing w:val="10"/>
              <w:sz w:val="24"/>
            </w:rPr>
          </w:rPrChange>
        </w:rPr>
        <w:t>中间件的关键技术</w:t>
      </w:r>
      <w:r w:rsidR="00D54DD6" w:rsidRPr="0034779C">
        <w:rPr>
          <w:rFonts w:asciiTheme="minorEastAsia" w:hAnsiTheme="minorEastAsia" w:cs="Times New Roman" w:hint="eastAsia"/>
          <w:spacing w:val="10"/>
          <w:sz w:val="24"/>
          <w:rPrChange w:id="1821" w:author="JY0225" w:date="2017-08-24T11:10:00Z">
            <w:rPr>
              <w:rFonts w:ascii="Times New Roman" w:hAnsi="Times New Roman" w:cs="Times New Roman" w:hint="eastAsia"/>
              <w:spacing w:val="10"/>
              <w:sz w:val="24"/>
            </w:rPr>
          </w:rPrChange>
        </w:rPr>
        <w:t>进行</w:t>
      </w:r>
      <w:del w:id="1822" w:author="微软用户" w:date="2017-08-27T17:11:00Z">
        <w:r w:rsidR="00D54DD6" w:rsidRPr="0034779C" w:rsidDel="00780111">
          <w:rPr>
            <w:rFonts w:asciiTheme="minorEastAsia" w:hAnsiTheme="minorEastAsia" w:cs="Times New Roman" w:hint="eastAsia"/>
            <w:spacing w:val="10"/>
            <w:sz w:val="24"/>
            <w:rPrChange w:id="1823" w:author="JY0225" w:date="2017-08-24T11:10:00Z">
              <w:rPr>
                <w:rFonts w:ascii="Times New Roman" w:hAnsi="Times New Roman" w:cs="Times New Roman" w:hint="eastAsia"/>
                <w:spacing w:val="10"/>
                <w:sz w:val="24"/>
              </w:rPr>
            </w:rPrChange>
          </w:rPr>
          <w:delText>自主研发</w:delText>
        </w:r>
      </w:del>
      <w:ins w:id="1824" w:author="微软用户" w:date="2017-08-27T17:11:00Z">
        <w:r w:rsidR="00780111">
          <w:rPr>
            <w:rFonts w:asciiTheme="minorEastAsia" w:hAnsiTheme="minorEastAsia" w:cs="Times New Roman" w:hint="eastAsia"/>
            <w:spacing w:val="10"/>
            <w:sz w:val="24"/>
          </w:rPr>
          <w:t>优化</w:t>
        </w:r>
      </w:ins>
      <w:bookmarkStart w:id="1825" w:name="_GoBack"/>
      <w:bookmarkEnd w:id="1825"/>
      <w:r w:rsidR="00D54DD6" w:rsidRPr="0034779C">
        <w:rPr>
          <w:rFonts w:asciiTheme="minorEastAsia" w:hAnsiTheme="minorEastAsia" w:cs="Times New Roman" w:hint="eastAsia"/>
          <w:spacing w:val="10"/>
          <w:sz w:val="24"/>
          <w:rPrChange w:id="1826" w:author="JY0225" w:date="2017-08-24T11:10:00Z">
            <w:rPr>
              <w:rFonts w:ascii="Times New Roman" w:hAnsi="Times New Roman" w:cs="Times New Roman" w:hint="eastAsia"/>
              <w:spacing w:val="10"/>
              <w:sz w:val="24"/>
            </w:rPr>
          </w:rPrChange>
        </w:rPr>
        <w:t>，以符合当前云</w:t>
      </w:r>
      <w:r w:rsidR="00476838" w:rsidRPr="0034779C">
        <w:rPr>
          <w:rFonts w:asciiTheme="minorEastAsia" w:hAnsiTheme="minorEastAsia" w:cs="Times New Roman" w:hint="eastAsia"/>
          <w:spacing w:val="10"/>
          <w:sz w:val="24"/>
          <w:rPrChange w:id="1827" w:author="JY0225" w:date="2017-08-24T11:10:00Z">
            <w:rPr>
              <w:rFonts w:ascii="Times New Roman" w:hAnsi="Times New Roman" w:cs="Times New Roman" w:hint="eastAsia"/>
              <w:spacing w:val="10"/>
              <w:sz w:val="24"/>
            </w:rPr>
          </w:rPrChange>
        </w:rPr>
        <w:t>备份</w:t>
      </w:r>
      <w:r w:rsidR="00D54DD6" w:rsidRPr="0034779C">
        <w:rPr>
          <w:rFonts w:asciiTheme="minorEastAsia" w:hAnsiTheme="minorEastAsia" w:cs="Times New Roman" w:hint="eastAsia"/>
          <w:spacing w:val="10"/>
          <w:sz w:val="24"/>
          <w:rPrChange w:id="1828" w:author="JY0225" w:date="2017-08-24T11:10:00Z">
            <w:rPr>
              <w:rFonts w:ascii="Times New Roman" w:hAnsi="Times New Roman" w:cs="Times New Roman" w:hint="eastAsia"/>
              <w:spacing w:val="10"/>
              <w:sz w:val="24"/>
            </w:rPr>
          </w:rPrChange>
        </w:rPr>
        <w:t>行业的发展趋势</w:t>
      </w:r>
      <w:r w:rsidR="00B447F7" w:rsidRPr="0034779C">
        <w:rPr>
          <w:rFonts w:asciiTheme="minorEastAsia" w:hAnsiTheme="minorEastAsia" w:cs="Times New Roman" w:hint="eastAsia"/>
          <w:spacing w:val="10"/>
          <w:sz w:val="24"/>
          <w:rPrChange w:id="1829" w:author="JY0225" w:date="2017-08-24T11:10:00Z">
            <w:rPr>
              <w:rFonts w:ascii="Times New Roman" w:hAnsi="Times New Roman" w:cs="Times New Roman" w:hint="eastAsia"/>
              <w:spacing w:val="10"/>
              <w:sz w:val="24"/>
            </w:rPr>
          </w:rPrChange>
        </w:rPr>
        <w:t>。</w:t>
      </w:r>
    </w:p>
    <w:p w14:paraId="6BE8AAA4" w14:textId="787A89E6" w:rsidR="00122638" w:rsidRPr="0034779C" w:rsidRDefault="008F1CE4" w:rsidP="00AB69B6">
      <w:pPr>
        <w:spacing w:line="400" w:lineRule="exact"/>
        <w:ind w:firstLine="420"/>
        <w:rPr>
          <w:rFonts w:asciiTheme="minorEastAsia" w:hAnsiTheme="minorEastAsia" w:cs="Times New Roman"/>
          <w:spacing w:val="10"/>
          <w:sz w:val="24"/>
          <w:rPrChange w:id="1830"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1831" w:author="JY0225" w:date="2017-08-24T11:10:00Z">
            <w:rPr>
              <w:rFonts w:ascii="Times New Roman" w:hAnsi="Times New Roman" w:cs="Times New Roman" w:hint="eastAsia"/>
              <w:spacing w:val="10"/>
              <w:sz w:val="24"/>
            </w:rPr>
          </w:rPrChange>
        </w:rPr>
        <w:t>同时，成熟的云备份产品在功能上和和安全性上都存在一定的不足，</w:t>
      </w:r>
      <w:r w:rsidR="007D6950" w:rsidRPr="0034779C">
        <w:rPr>
          <w:rFonts w:asciiTheme="minorEastAsia" w:hAnsiTheme="minorEastAsia" w:cs="Times New Roman" w:hint="eastAsia"/>
          <w:spacing w:val="10"/>
          <w:sz w:val="24"/>
          <w:rPrChange w:id="1832" w:author="JY0225" w:date="2017-08-24T11:10:00Z">
            <w:rPr>
              <w:rFonts w:ascii="Times New Roman" w:hAnsi="Times New Roman" w:cs="Times New Roman" w:hint="eastAsia"/>
              <w:spacing w:val="10"/>
              <w:sz w:val="24"/>
            </w:rPr>
          </w:rPrChange>
        </w:rPr>
        <w:t>原有的中间件系统也存在类似的问题，因此</w:t>
      </w:r>
      <w:r w:rsidRPr="0034779C">
        <w:rPr>
          <w:rFonts w:asciiTheme="minorEastAsia" w:hAnsiTheme="minorEastAsia" w:cs="Times New Roman" w:hint="eastAsia"/>
          <w:spacing w:val="10"/>
          <w:sz w:val="24"/>
          <w:rPrChange w:id="1833" w:author="JY0225" w:date="2017-08-24T11:10:00Z">
            <w:rPr>
              <w:rFonts w:ascii="Times New Roman" w:hAnsi="Times New Roman" w:cs="Times New Roman" w:hint="eastAsia"/>
              <w:spacing w:val="10"/>
              <w:sz w:val="24"/>
            </w:rPr>
          </w:rPrChange>
        </w:rPr>
        <w:t>需要对现有的中间件系统进行全面</w:t>
      </w:r>
      <w:r w:rsidR="00353FB6" w:rsidRPr="0034779C">
        <w:rPr>
          <w:rFonts w:asciiTheme="minorEastAsia" w:hAnsiTheme="minorEastAsia" w:cs="Times New Roman" w:hint="eastAsia"/>
          <w:spacing w:val="10"/>
          <w:sz w:val="24"/>
          <w:rPrChange w:id="1834" w:author="JY0225" w:date="2017-08-24T11:10:00Z">
            <w:rPr>
              <w:rFonts w:ascii="Times New Roman" w:hAnsi="Times New Roman" w:cs="Times New Roman" w:hint="eastAsia"/>
              <w:spacing w:val="10"/>
              <w:sz w:val="24"/>
            </w:rPr>
          </w:rPrChange>
        </w:rPr>
        <w:t>的</w:t>
      </w:r>
      <w:r w:rsidRPr="0034779C">
        <w:rPr>
          <w:rFonts w:asciiTheme="minorEastAsia" w:hAnsiTheme="minorEastAsia" w:cs="Times New Roman" w:hint="eastAsia"/>
          <w:spacing w:val="10"/>
          <w:sz w:val="24"/>
          <w:rPrChange w:id="1835" w:author="JY0225" w:date="2017-08-24T11:10:00Z">
            <w:rPr>
              <w:rFonts w:ascii="Times New Roman" w:hAnsi="Times New Roman" w:cs="Times New Roman" w:hint="eastAsia"/>
              <w:spacing w:val="10"/>
              <w:sz w:val="24"/>
            </w:rPr>
          </w:rPrChange>
        </w:rPr>
        <w:t>分析</w:t>
      </w:r>
      <w:r w:rsidR="00353FB6" w:rsidRPr="0034779C">
        <w:rPr>
          <w:rFonts w:asciiTheme="minorEastAsia" w:hAnsiTheme="minorEastAsia" w:cs="Times New Roman" w:hint="eastAsia"/>
          <w:spacing w:val="10"/>
          <w:sz w:val="24"/>
          <w:rPrChange w:id="1836" w:author="JY0225" w:date="2017-08-24T11:10:00Z">
            <w:rPr>
              <w:rFonts w:ascii="Times New Roman" w:hAnsi="Times New Roman" w:cs="Times New Roman" w:hint="eastAsia"/>
              <w:spacing w:val="10"/>
              <w:sz w:val="24"/>
            </w:rPr>
          </w:rPrChange>
        </w:rPr>
        <w:t>和优化</w:t>
      </w:r>
      <w:r w:rsidRPr="0034779C">
        <w:rPr>
          <w:rFonts w:asciiTheme="minorEastAsia" w:hAnsiTheme="minorEastAsia" w:cs="Times New Roman" w:hint="eastAsia"/>
          <w:spacing w:val="10"/>
          <w:sz w:val="24"/>
          <w:rPrChange w:id="1837" w:author="JY0225" w:date="2017-08-24T11:10:00Z">
            <w:rPr>
              <w:rFonts w:ascii="Times New Roman" w:hAnsi="Times New Roman" w:cs="Times New Roman" w:hint="eastAsia"/>
              <w:spacing w:val="10"/>
              <w:sz w:val="24"/>
            </w:rPr>
          </w:rPrChange>
        </w:rPr>
        <w:t>，</w:t>
      </w:r>
      <w:r w:rsidR="00581747" w:rsidRPr="0034779C">
        <w:rPr>
          <w:rFonts w:asciiTheme="minorEastAsia" w:hAnsiTheme="minorEastAsia" w:cs="Times New Roman" w:hint="eastAsia"/>
          <w:spacing w:val="10"/>
          <w:sz w:val="24"/>
          <w:rPrChange w:id="1838" w:author="JY0225" w:date="2017-08-24T11:10:00Z">
            <w:rPr>
              <w:rFonts w:ascii="Times New Roman" w:hAnsi="Times New Roman" w:cs="Times New Roman" w:hint="eastAsia"/>
              <w:spacing w:val="10"/>
              <w:sz w:val="24"/>
            </w:rPr>
          </w:rPrChange>
        </w:rPr>
        <w:t>在功能上进行扩展，丰富中间件</w:t>
      </w:r>
      <w:r w:rsidR="00B1533B" w:rsidRPr="0034779C">
        <w:rPr>
          <w:rFonts w:asciiTheme="minorEastAsia" w:hAnsiTheme="minorEastAsia" w:cs="Times New Roman" w:hint="eastAsia"/>
          <w:spacing w:val="10"/>
          <w:sz w:val="24"/>
          <w:rPrChange w:id="1839" w:author="JY0225" w:date="2017-08-24T11:10:00Z">
            <w:rPr>
              <w:rFonts w:ascii="Times New Roman" w:hAnsi="Times New Roman" w:cs="Times New Roman" w:hint="eastAsia"/>
              <w:spacing w:val="10"/>
              <w:sz w:val="24"/>
            </w:rPr>
          </w:rPrChange>
        </w:rPr>
        <w:t>系统</w:t>
      </w:r>
      <w:r w:rsidR="00581747" w:rsidRPr="0034779C">
        <w:rPr>
          <w:rFonts w:asciiTheme="minorEastAsia" w:hAnsiTheme="minorEastAsia" w:cs="Times New Roman" w:hint="eastAsia"/>
          <w:spacing w:val="10"/>
          <w:sz w:val="24"/>
          <w:rPrChange w:id="1840" w:author="JY0225" w:date="2017-08-24T11:10:00Z">
            <w:rPr>
              <w:rFonts w:ascii="Times New Roman" w:hAnsi="Times New Roman" w:cs="Times New Roman" w:hint="eastAsia"/>
              <w:spacing w:val="10"/>
              <w:sz w:val="24"/>
            </w:rPr>
          </w:rPrChange>
        </w:rPr>
        <w:t>的功能特性，以更好地满足用户的需求。</w:t>
      </w:r>
      <w:r w:rsidR="00817740" w:rsidRPr="0034779C">
        <w:rPr>
          <w:rFonts w:asciiTheme="minorEastAsia" w:hAnsiTheme="minorEastAsia" w:cs="Times New Roman" w:hint="eastAsia"/>
          <w:spacing w:val="10"/>
          <w:sz w:val="24"/>
          <w:rPrChange w:id="1841" w:author="JY0225" w:date="2017-08-24T11:10:00Z">
            <w:rPr>
              <w:rFonts w:ascii="Times New Roman" w:hAnsi="Times New Roman" w:cs="Times New Roman" w:hint="eastAsia"/>
              <w:spacing w:val="10"/>
              <w:sz w:val="24"/>
            </w:rPr>
          </w:rPrChange>
        </w:rPr>
        <w:t>另外，通过</w:t>
      </w:r>
      <w:r w:rsidR="00F9087C" w:rsidRPr="0034779C">
        <w:rPr>
          <w:rFonts w:asciiTheme="minorEastAsia" w:hAnsiTheme="minorEastAsia" w:cs="Times New Roman" w:hint="eastAsia"/>
          <w:spacing w:val="10"/>
          <w:sz w:val="24"/>
          <w:rPrChange w:id="1842" w:author="JY0225" w:date="2017-08-24T11:10:00Z">
            <w:rPr>
              <w:rFonts w:ascii="Times New Roman" w:hAnsi="Times New Roman" w:cs="Times New Roman" w:hint="eastAsia"/>
              <w:spacing w:val="10"/>
              <w:sz w:val="24"/>
            </w:rPr>
          </w:rPrChange>
        </w:rPr>
        <w:t>对现有中间件系统的源码进行重构，提</w:t>
      </w:r>
      <w:r w:rsidR="00F9087C" w:rsidRPr="0034779C">
        <w:rPr>
          <w:rFonts w:asciiTheme="minorEastAsia" w:hAnsiTheme="minorEastAsia" w:cs="Times New Roman" w:hint="eastAsia"/>
          <w:spacing w:val="10"/>
          <w:sz w:val="24"/>
          <w:rPrChange w:id="1843" w:author="JY0225" w:date="2017-08-24T11:10:00Z">
            <w:rPr>
              <w:rFonts w:ascii="Times New Roman" w:hAnsi="Times New Roman" w:cs="Times New Roman" w:hint="eastAsia"/>
              <w:spacing w:val="10"/>
              <w:sz w:val="24"/>
            </w:rPr>
          </w:rPrChange>
        </w:rPr>
        <w:lastRenderedPageBreak/>
        <w:t>高系统的安全性和鲁棒性。</w:t>
      </w:r>
    </w:p>
    <w:p w14:paraId="3EE7BDF1" w14:textId="57E73689" w:rsidR="00D96D61" w:rsidRPr="0034779C" w:rsidRDefault="00815DF3" w:rsidP="00AB69B6">
      <w:pPr>
        <w:spacing w:line="400" w:lineRule="exact"/>
        <w:ind w:firstLine="420"/>
        <w:rPr>
          <w:rFonts w:asciiTheme="minorEastAsia" w:hAnsiTheme="minorEastAsia" w:cs="Times New Roman"/>
          <w:spacing w:val="10"/>
          <w:sz w:val="24"/>
          <w:rPrChange w:id="1844"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1845" w:author="JY0225" w:date="2017-08-24T11:10:00Z">
            <w:rPr>
              <w:rFonts w:ascii="Times New Roman" w:hAnsi="Times New Roman" w:cs="Times New Roman" w:hint="eastAsia"/>
              <w:spacing w:val="10"/>
              <w:sz w:val="24"/>
            </w:rPr>
          </w:rPrChange>
        </w:rPr>
        <w:t>本文的</w:t>
      </w:r>
      <w:r w:rsidR="00F84322" w:rsidRPr="0034779C">
        <w:rPr>
          <w:rFonts w:asciiTheme="minorEastAsia" w:hAnsiTheme="minorEastAsia" w:cs="Times New Roman" w:hint="eastAsia"/>
          <w:spacing w:val="10"/>
          <w:sz w:val="24"/>
          <w:rPrChange w:id="1846" w:author="JY0225" w:date="2017-08-24T11:10:00Z">
            <w:rPr>
              <w:rFonts w:ascii="Times New Roman" w:hAnsi="Times New Roman" w:cs="Times New Roman" w:hint="eastAsia"/>
              <w:spacing w:val="10"/>
              <w:sz w:val="24"/>
            </w:rPr>
          </w:rPrChange>
        </w:rPr>
        <w:t>主要</w:t>
      </w:r>
      <w:r w:rsidRPr="0034779C">
        <w:rPr>
          <w:rFonts w:asciiTheme="minorEastAsia" w:hAnsiTheme="minorEastAsia" w:cs="Times New Roman" w:hint="eastAsia"/>
          <w:spacing w:val="10"/>
          <w:sz w:val="24"/>
          <w:rPrChange w:id="1847" w:author="JY0225" w:date="2017-08-24T11:10:00Z">
            <w:rPr>
              <w:rFonts w:ascii="Times New Roman" w:hAnsi="Times New Roman" w:cs="Times New Roman" w:hint="eastAsia"/>
              <w:spacing w:val="10"/>
              <w:sz w:val="24"/>
            </w:rPr>
          </w:rPrChange>
        </w:rPr>
        <w:t>研究内容如下：</w:t>
      </w:r>
    </w:p>
    <w:p w14:paraId="7C0970B1" w14:textId="101FC8E5" w:rsidR="000402A7" w:rsidRPr="0034779C" w:rsidDel="00B26535" w:rsidRDefault="003B296E">
      <w:pPr>
        <w:numPr>
          <w:ilvl w:val="0"/>
          <w:numId w:val="18"/>
        </w:numPr>
        <w:spacing w:line="400" w:lineRule="exact"/>
        <w:rPr>
          <w:ins w:id="1848" w:author="微软用户" w:date="2017-08-20T10:09:00Z"/>
          <w:del w:id="1849" w:author="JY0225" w:date="2017-08-24T10:46:00Z"/>
          <w:rFonts w:asciiTheme="minorEastAsia" w:hAnsiTheme="minorEastAsia"/>
          <w:color w:val="000000" w:themeColor="text1"/>
          <w:rPrChange w:id="1850" w:author="JY0225" w:date="2017-08-24T11:10:00Z">
            <w:rPr>
              <w:ins w:id="1851" w:author="微软用户" w:date="2017-08-20T10:09:00Z"/>
              <w:del w:id="1852" w:author="JY0225" w:date="2017-08-24T10:46:00Z"/>
              <w:rFonts w:ascii="Times New Roman" w:hAnsi="Times New Roman" w:cs="Times New Roman"/>
              <w:spacing w:val="10"/>
            </w:rPr>
          </w:rPrChange>
        </w:rPr>
        <w:pPrChange w:id="1853" w:author="JY0225" w:date="2017-08-24T10:46:00Z">
          <w:pPr>
            <w:pStyle w:val="Default"/>
            <w:numPr>
              <w:numId w:val="12"/>
            </w:numPr>
            <w:spacing w:line="400" w:lineRule="exact"/>
            <w:ind w:left="1140" w:hanging="720"/>
          </w:pPr>
        </w:pPrChange>
      </w:pPr>
      <w:ins w:id="1854" w:author="微软用户" w:date="2017-08-20T11:18:00Z">
        <w:del w:id="1855" w:author="JY0225" w:date="2017-08-24T10:46:00Z">
          <w:r w:rsidRPr="0034779C" w:rsidDel="00211BF5">
            <w:rPr>
              <w:rFonts w:asciiTheme="minorEastAsia" w:hAnsiTheme="minorEastAsia"/>
              <w:color w:val="000000" w:themeColor="text1"/>
              <w:sz w:val="24"/>
              <w:szCs w:val="24"/>
              <w:rPrChange w:id="1856" w:author="JY0225" w:date="2017-08-24T11:10:00Z">
                <w:rPr>
                  <w:rFonts w:ascii="Times New Roman" w:hAnsi="Times New Roman" w:cs="Times New Roman"/>
                  <w:spacing w:val="10"/>
                </w:rPr>
              </w:rPrChange>
            </w:rPr>
            <w:delText xml:space="preserve">1. </w:delText>
          </w:r>
        </w:del>
      </w:ins>
      <w:ins w:id="1857" w:author="微软用户" w:date="2017-08-20T10:05:00Z">
        <w:del w:id="1858" w:author="微软用户" w:date="2017-08-20T11:18:00Z">
          <w:r w:rsidR="00A41E84" w:rsidRPr="0034779C" w:rsidDel="003B296E">
            <w:rPr>
              <w:rFonts w:asciiTheme="minorEastAsia" w:hAnsiTheme="minorEastAsia"/>
              <w:color w:val="000000" w:themeColor="text1"/>
              <w:sz w:val="24"/>
              <w:szCs w:val="24"/>
              <w:rPrChange w:id="1859" w:author="JY0225" w:date="2017-08-24T11:10:00Z">
                <w:rPr/>
              </w:rPrChange>
            </w:rPr>
            <w:delText></w:delText>
          </w:r>
          <w:r w:rsidR="00A41E84" w:rsidRPr="0034779C" w:rsidDel="003B296E">
            <w:rPr>
              <w:rFonts w:asciiTheme="minorEastAsia" w:hAnsiTheme="minorEastAsia"/>
              <w:color w:val="000000" w:themeColor="text1"/>
              <w:sz w:val="24"/>
              <w:szCs w:val="24"/>
              <w:rPrChange w:id="1860" w:author="JY0225" w:date="2017-08-24T11:10:00Z">
                <w:rPr/>
              </w:rPrChange>
            </w:rPr>
            <w:delText></w:delText>
          </w:r>
          <w:r w:rsidR="00A41E84" w:rsidRPr="0034779C" w:rsidDel="003B296E">
            <w:rPr>
              <w:rFonts w:asciiTheme="minorEastAsia" w:hAnsiTheme="minorEastAsia"/>
              <w:color w:val="000000" w:themeColor="text1"/>
              <w:sz w:val="24"/>
              <w:szCs w:val="24"/>
              <w:rPrChange w:id="1861" w:author="JY0225" w:date="2017-08-24T11:10:00Z">
                <w:rPr/>
              </w:rPrChange>
            </w:rPr>
            <w:delText></w:delText>
          </w:r>
        </w:del>
      </w:ins>
      <w:r w:rsidR="001D47BE" w:rsidRPr="0034779C">
        <w:rPr>
          <w:rFonts w:asciiTheme="minorEastAsia" w:hAnsiTheme="minorEastAsia" w:hint="eastAsia"/>
          <w:color w:val="000000" w:themeColor="text1"/>
          <w:sz w:val="24"/>
          <w:szCs w:val="24"/>
          <w:rPrChange w:id="1862" w:author="JY0225" w:date="2017-08-24T11:10:00Z">
            <w:rPr>
              <w:rFonts w:hint="eastAsia"/>
            </w:rPr>
          </w:rPrChange>
        </w:rPr>
        <w:t>持久会话</w:t>
      </w:r>
      <w:r w:rsidR="00876293" w:rsidRPr="0034779C">
        <w:rPr>
          <w:rFonts w:asciiTheme="minorEastAsia" w:hAnsiTheme="minorEastAsia" w:hint="eastAsia"/>
          <w:color w:val="000000" w:themeColor="text1"/>
          <w:sz w:val="24"/>
          <w:szCs w:val="24"/>
          <w:rPrChange w:id="1863" w:author="JY0225" w:date="2017-08-24T11:10:00Z">
            <w:rPr>
              <w:rFonts w:hint="eastAsia"/>
            </w:rPr>
          </w:rPrChange>
        </w:rPr>
        <w:t>管理：</w:t>
      </w:r>
      <w:r w:rsidR="0040112B" w:rsidRPr="0034779C">
        <w:rPr>
          <w:rFonts w:asciiTheme="minorEastAsia" w:hAnsiTheme="minorEastAsia" w:hint="eastAsia"/>
          <w:color w:val="000000" w:themeColor="text1"/>
          <w:sz w:val="24"/>
          <w:szCs w:val="24"/>
          <w:rPrChange w:id="1864" w:author="JY0225" w:date="2017-08-24T11:10:00Z">
            <w:rPr>
              <w:rFonts w:hint="eastAsia"/>
            </w:rPr>
          </w:rPrChange>
        </w:rPr>
        <w:t>云</w:t>
      </w:r>
      <w:r w:rsidR="00476838" w:rsidRPr="0034779C">
        <w:rPr>
          <w:rFonts w:asciiTheme="minorEastAsia" w:hAnsiTheme="minorEastAsia" w:hint="eastAsia"/>
          <w:color w:val="000000" w:themeColor="text1"/>
          <w:sz w:val="24"/>
          <w:szCs w:val="24"/>
          <w:rPrChange w:id="1865" w:author="JY0225" w:date="2017-08-24T11:10:00Z">
            <w:rPr>
              <w:rFonts w:hint="eastAsia"/>
            </w:rPr>
          </w:rPrChange>
        </w:rPr>
        <w:t>备份</w:t>
      </w:r>
      <w:r w:rsidR="00582425" w:rsidRPr="0034779C">
        <w:rPr>
          <w:rFonts w:asciiTheme="minorEastAsia" w:hAnsiTheme="minorEastAsia" w:hint="eastAsia"/>
          <w:color w:val="000000" w:themeColor="text1"/>
          <w:sz w:val="24"/>
          <w:szCs w:val="24"/>
          <w:rPrChange w:id="1866" w:author="JY0225" w:date="2017-08-24T11:10:00Z">
            <w:rPr>
              <w:rFonts w:hint="eastAsia"/>
            </w:rPr>
          </w:rPrChange>
        </w:rPr>
        <w:t>中间件在客户端和服务器之间工作，多个客</w:t>
      </w:r>
    </w:p>
    <w:p w14:paraId="3BB608E6" w14:textId="5029856F" w:rsidR="00876293" w:rsidRPr="0034779C" w:rsidRDefault="00582425">
      <w:pPr>
        <w:numPr>
          <w:ilvl w:val="0"/>
          <w:numId w:val="18"/>
        </w:numPr>
        <w:spacing w:line="400" w:lineRule="exact"/>
        <w:rPr>
          <w:rFonts w:asciiTheme="minorEastAsia" w:hAnsiTheme="minorEastAsia"/>
          <w:color w:val="000000" w:themeColor="text1"/>
          <w:sz w:val="24"/>
          <w:szCs w:val="24"/>
          <w:rPrChange w:id="1867" w:author="JY0225" w:date="2017-08-24T11:10:00Z">
            <w:rPr>
              <w:sz w:val="23"/>
              <w:szCs w:val="23"/>
            </w:rPr>
          </w:rPrChange>
        </w:rPr>
        <w:pPrChange w:id="1868" w:author="JY0225" w:date="2017-08-24T10:46:00Z">
          <w:pPr>
            <w:spacing w:line="400" w:lineRule="exact"/>
          </w:pPr>
        </w:pPrChange>
      </w:pPr>
      <w:r w:rsidRPr="0034779C">
        <w:rPr>
          <w:rFonts w:asciiTheme="minorEastAsia" w:hAnsiTheme="minorEastAsia" w:hint="eastAsia"/>
          <w:color w:val="000000" w:themeColor="text1"/>
          <w:sz w:val="24"/>
          <w:szCs w:val="24"/>
          <w:rPrChange w:id="1869" w:author="JY0225" w:date="2017-08-24T11:10:00Z">
            <w:rPr>
              <w:rFonts w:hint="eastAsia"/>
            </w:rPr>
          </w:rPrChange>
        </w:rPr>
        <w:t>户端的命令通过中间件提交给服务器。</w:t>
      </w:r>
      <w:r w:rsidR="0098799E" w:rsidRPr="0034779C">
        <w:rPr>
          <w:rFonts w:asciiTheme="minorEastAsia" w:hAnsiTheme="minorEastAsia" w:hint="eastAsia"/>
          <w:color w:val="000000" w:themeColor="text1"/>
          <w:sz w:val="24"/>
          <w:szCs w:val="24"/>
          <w:rPrChange w:id="1870" w:author="JY0225" w:date="2017-08-24T11:10:00Z">
            <w:rPr>
              <w:rFonts w:hint="eastAsia"/>
            </w:rPr>
          </w:rPrChange>
        </w:rPr>
        <w:t>用户的命令会以会话的形式保存在中间件，当中间件</w:t>
      </w:r>
      <w:r w:rsidR="00411C76" w:rsidRPr="0034779C">
        <w:rPr>
          <w:rFonts w:asciiTheme="minorEastAsia" w:hAnsiTheme="minorEastAsia" w:hint="eastAsia"/>
          <w:color w:val="000000" w:themeColor="text1"/>
          <w:sz w:val="24"/>
          <w:szCs w:val="24"/>
          <w:rPrChange w:id="1871" w:author="JY0225" w:date="2017-08-24T11:10:00Z">
            <w:rPr>
              <w:rFonts w:hint="eastAsia"/>
            </w:rPr>
          </w:rPrChange>
        </w:rPr>
        <w:t>系统</w:t>
      </w:r>
      <w:r w:rsidR="0098799E" w:rsidRPr="0034779C">
        <w:rPr>
          <w:rFonts w:asciiTheme="minorEastAsia" w:hAnsiTheme="minorEastAsia" w:hint="eastAsia"/>
          <w:color w:val="000000" w:themeColor="text1"/>
          <w:sz w:val="24"/>
          <w:szCs w:val="24"/>
          <w:rPrChange w:id="1872" w:author="JY0225" w:date="2017-08-24T11:10:00Z">
            <w:rPr>
              <w:rFonts w:hint="eastAsia"/>
            </w:rPr>
          </w:rPrChange>
        </w:rPr>
        <w:t>出现异常时（如网络中断、中间件死机</w:t>
      </w:r>
      <w:r w:rsidR="009713D6" w:rsidRPr="0034779C">
        <w:rPr>
          <w:rFonts w:asciiTheme="minorEastAsia" w:hAnsiTheme="minorEastAsia" w:hint="eastAsia"/>
          <w:color w:val="000000" w:themeColor="text1"/>
          <w:sz w:val="24"/>
          <w:szCs w:val="24"/>
          <w:rPrChange w:id="1873" w:author="JY0225" w:date="2017-08-24T11:10:00Z">
            <w:rPr>
              <w:rFonts w:hint="eastAsia"/>
            </w:rPr>
          </w:rPrChange>
        </w:rPr>
        <w:t>），会在</w:t>
      </w:r>
      <w:r w:rsidR="0098799E" w:rsidRPr="0034779C">
        <w:rPr>
          <w:rFonts w:asciiTheme="minorEastAsia" w:hAnsiTheme="minorEastAsia" w:hint="eastAsia"/>
          <w:color w:val="000000" w:themeColor="text1"/>
          <w:sz w:val="24"/>
          <w:szCs w:val="24"/>
          <w:rPrChange w:id="1874" w:author="JY0225" w:date="2017-08-24T11:10:00Z">
            <w:rPr>
              <w:rFonts w:hint="eastAsia"/>
            </w:rPr>
          </w:rPrChange>
        </w:rPr>
        <w:t>下次重启中间件时自动恢复执行未完成的会话</w:t>
      </w:r>
      <w:ins w:id="1875" w:author="JY0225" w:date="2017-08-24T10:47:00Z">
        <w:r w:rsidR="007265D4" w:rsidRPr="0034779C">
          <w:rPr>
            <w:rFonts w:asciiTheme="minorEastAsia" w:hAnsiTheme="minorEastAsia" w:hint="eastAsia"/>
            <w:color w:val="000000" w:themeColor="text1"/>
            <w:sz w:val="24"/>
            <w:szCs w:val="24"/>
            <w:rPrChange w:id="1876" w:author="JY0225" w:date="2017-08-24T11:10:00Z">
              <w:rPr>
                <w:rFonts w:hint="eastAsia"/>
                <w:color w:val="000000" w:themeColor="text1"/>
                <w:sz w:val="24"/>
                <w:szCs w:val="24"/>
              </w:rPr>
            </w:rPrChange>
          </w:rPr>
          <w:t>。</w:t>
        </w:r>
      </w:ins>
      <w:del w:id="1877" w:author="JY0225" w:date="2017-08-24T10:47:00Z">
        <w:r w:rsidR="0098799E" w:rsidRPr="0034779C" w:rsidDel="007265D4">
          <w:rPr>
            <w:rFonts w:asciiTheme="minorEastAsia" w:hAnsiTheme="minorEastAsia" w:hint="eastAsia"/>
            <w:color w:val="000000" w:themeColor="text1"/>
            <w:sz w:val="24"/>
            <w:szCs w:val="24"/>
            <w:rPrChange w:id="1878" w:author="JY0225" w:date="2017-08-24T11:10:00Z">
              <w:rPr>
                <w:rFonts w:hint="eastAsia"/>
              </w:rPr>
            </w:rPrChange>
          </w:rPr>
          <w:delText>。</w:delText>
        </w:r>
      </w:del>
      <w:r w:rsidR="00B15A7A" w:rsidRPr="0034779C">
        <w:rPr>
          <w:rFonts w:asciiTheme="minorEastAsia" w:hAnsiTheme="minorEastAsia" w:hint="eastAsia"/>
          <w:color w:val="000000" w:themeColor="text1"/>
          <w:sz w:val="24"/>
          <w:szCs w:val="24"/>
          <w:rPrChange w:id="1879" w:author="JY0225" w:date="2017-08-24T11:10:00Z">
            <w:rPr>
              <w:rFonts w:hint="eastAsia"/>
            </w:rPr>
          </w:rPrChange>
        </w:rPr>
        <w:t>此外</w:t>
      </w:r>
      <w:r w:rsidR="00411C76" w:rsidRPr="0034779C">
        <w:rPr>
          <w:rFonts w:asciiTheme="minorEastAsia" w:hAnsiTheme="minorEastAsia" w:hint="eastAsia"/>
          <w:color w:val="000000" w:themeColor="text1"/>
          <w:sz w:val="24"/>
          <w:szCs w:val="24"/>
          <w:rPrChange w:id="1880" w:author="JY0225" w:date="2017-08-24T11:10:00Z">
            <w:rPr>
              <w:rFonts w:hint="eastAsia"/>
            </w:rPr>
          </w:rPrChange>
        </w:rPr>
        <w:t>，</w:t>
      </w:r>
      <w:r w:rsidR="00E35669" w:rsidRPr="0034779C">
        <w:rPr>
          <w:rFonts w:asciiTheme="minorEastAsia" w:hAnsiTheme="minorEastAsia" w:hint="eastAsia"/>
          <w:color w:val="000000" w:themeColor="text1"/>
          <w:sz w:val="24"/>
          <w:szCs w:val="24"/>
          <w:rPrChange w:id="1881" w:author="JY0225" w:date="2017-08-24T11:10:00Z">
            <w:rPr>
              <w:rFonts w:hint="eastAsia"/>
            </w:rPr>
          </w:rPrChange>
        </w:rPr>
        <w:t>对</w:t>
      </w:r>
      <w:r w:rsidR="00B140A3" w:rsidRPr="0034779C">
        <w:rPr>
          <w:rFonts w:asciiTheme="minorEastAsia" w:hAnsiTheme="minorEastAsia" w:hint="eastAsia"/>
          <w:color w:val="000000" w:themeColor="text1"/>
          <w:sz w:val="24"/>
          <w:szCs w:val="24"/>
          <w:rPrChange w:id="1882" w:author="JY0225" w:date="2017-08-24T11:10:00Z">
            <w:rPr>
              <w:rFonts w:hint="eastAsia"/>
            </w:rPr>
          </w:rPrChange>
        </w:rPr>
        <w:t>会话信息</w:t>
      </w:r>
      <w:r w:rsidR="003B2FBA" w:rsidRPr="0034779C">
        <w:rPr>
          <w:rFonts w:asciiTheme="minorEastAsia" w:hAnsiTheme="minorEastAsia" w:hint="eastAsia"/>
          <w:color w:val="000000" w:themeColor="text1"/>
          <w:sz w:val="24"/>
          <w:szCs w:val="24"/>
          <w:rPrChange w:id="1883" w:author="JY0225" w:date="2017-08-24T11:10:00Z">
            <w:rPr>
              <w:rFonts w:hint="eastAsia"/>
            </w:rPr>
          </w:rPrChange>
        </w:rPr>
        <w:t>进行</w:t>
      </w:r>
      <w:r w:rsidR="00E35669" w:rsidRPr="0034779C">
        <w:rPr>
          <w:rFonts w:asciiTheme="minorEastAsia" w:hAnsiTheme="minorEastAsia" w:hint="eastAsia"/>
          <w:color w:val="000000" w:themeColor="text1"/>
          <w:sz w:val="24"/>
          <w:szCs w:val="24"/>
          <w:rPrChange w:id="1884" w:author="JY0225" w:date="2017-08-24T11:10:00Z">
            <w:rPr>
              <w:rFonts w:hint="eastAsia"/>
            </w:rPr>
          </w:rPrChange>
        </w:rPr>
        <w:t>了</w:t>
      </w:r>
      <w:r w:rsidR="003B2FBA" w:rsidRPr="0034779C">
        <w:rPr>
          <w:rFonts w:asciiTheme="minorEastAsia" w:hAnsiTheme="minorEastAsia" w:hint="eastAsia"/>
          <w:color w:val="000000" w:themeColor="text1"/>
          <w:sz w:val="24"/>
          <w:szCs w:val="24"/>
          <w:rPrChange w:id="1885" w:author="JY0225" w:date="2017-08-24T11:10:00Z">
            <w:rPr>
              <w:rFonts w:hint="eastAsia"/>
            </w:rPr>
          </w:rPrChange>
        </w:rPr>
        <w:t>物理隔离</w:t>
      </w:r>
      <w:r w:rsidR="00682FF3" w:rsidRPr="0034779C">
        <w:rPr>
          <w:rFonts w:asciiTheme="minorEastAsia" w:hAnsiTheme="minorEastAsia"/>
          <w:color w:val="000000" w:themeColor="text1"/>
          <w:sz w:val="24"/>
          <w:szCs w:val="24"/>
          <w:vertAlign w:val="superscript"/>
          <w:rPrChange w:id="1886" w:author="JY0225" w:date="2017-08-24T11:10:00Z">
            <w:rPr>
              <w:vertAlign w:val="superscript"/>
            </w:rPr>
          </w:rPrChange>
        </w:rPr>
        <w:fldChar w:fldCharType="begin"/>
      </w:r>
      <w:r w:rsidR="00682FF3" w:rsidRPr="0034779C">
        <w:rPr>
          <w:rFonts w:asciiTheme="minorEastAsia" w:hAnsiTheme="minorEastAsia"/>
          <w:color w:val="000000" w:themeColor="text1"/>
          <w:sz w:val="24"/>
          <w:szCs w:val="24"/>
          <w:vertAlign w:val="superscript"/>
          <w:rPrChange w:id="1887" w:author="JY0225" w:date="2017-08-24T11:10:00Z">
            <w:rPr>
              <w:vertAlign w:val="superscript"/>
            </w:rPr>
          </w:rPrChange>
        </w:rPr>
        <w:instrText xml:space="preserve"> REF _Ref489793642 \r \h  \* MERGEFORMAT </w:instrText>
      </w:r>
      <w:r w:rsidR="00682FF3" w:rsidRPr="0034779C">
        <w:rPr>
          <w:rFonts w:asciiTheme="minorEastAsia" w:hAnsiTheme="minorEastAsia"/>
          <w:color w:val="000000" w:themeColor="text1"/>
          <w:sz w:val="24"/>
          <w:szCs w:val="24"/>
          <w:vertAlign w:val="superscript"/>
          <w:rPrChange w:id="1888" w:author="JY0225" w:date="2017-08-24T11:10:00Z">
            <w:rPr>
              <w:rFonts w:asciiTheme="minorEastAsia" w:hAnsiTheme="minorEastAsia"/>
              <w:color w:val="000000" w:themeColor="text1"/>
              <w:sz w:val="24"/>
              <w:szCs w:val="24"/>
              <w:vertAlign w:val="superscript"/>
            </w:rPr>
          </w:rPrChange>
        </w:rPr>
      </w:r>
      <w:r w:rsidR="00682FF3" w:rsidRPr="0034779C">
        <w:rPr>
          <w:rFonts w:asciiTheme="minorEastAsia" w:hAnsiTheme="minorEastAsia"/>
          <w:color w:val="000000" w:themeColor="text1"/>
          <w:sz w:val="24"/>
          <w:szCs w:val="24"/>
          <w:vertAlign w:val="superscript"/>
          <w:rPrChange w:id="1889" w:author="JY0225" w:date="2017-08-24T11:10:00Z">
            <w:rPr>
              <w:vertAlign w:val="superscript"/>
            </w:rPr>
          </w:rPrChange>
        </w:rPr>
        <w:fldChar w:fldCharType="separate"/>
      </w:r>
      <w:ins w:id="1890" w:author="微软用户" w:date="2017-08-24T22:18:00Z">
        <w:r w:rsidR="00C56CDB">
          <w:rPr>
            <w:rFonts w:asciiTheme="minorEastAsia" w:hAnsiTheme="minorEastAsia"/>
            <w:color w:val="000000" w:themeColor="text1"/>
            <w:sz w:val="24"/>
            <w:szCs w:val="24"/>
            <w:vertAlign w:val="superscript"/>
          </w:rPr>
          <w:t>[21]</w:t>
        </w:r>
      </w:ins>
      <w:del w:id="1891" w:author="微软用户" w:date="2017-08-24T22:18:00Z">
        <w:r w:rsidR="008E2759" w:rsidRPr="0034779C" w:rsidDel="00C56CDB">
          <w:rPr>
            <w:rFonts w:asciiTheme="minorEastAsia" w:hAnsiTheme="minorEastAsia"/>
            <w:color w:val="000000" w:themeColor="text1"/>
            <w:sz w:val="24"/>
            <w:szCs w:val="24"/>
            <w:vertAlign w:val="superscript"/>
            <w:rPrChange w:id="1892" w:author="JY0225" w:date="2017-08-24T11:10:00Z">
              <w:rPr>
                <w:vertAlign w:val="superscript"/>
              </w:rPr>
            </w:rPrChange>
          </w:rPr>
          <w:delText>[21]</w:delText>
        </w:r>
      </w:del>
      <w:r w:rsidR="00682FF3" w:rsidRPr="0034779C">
        <w:rPr>
          <w:rFonts w:asciiTheme="minorEastAsia" w:hAnsiTheme="minorEastAsia"/>
          <w:color w:val="000000" w:themeColor="text1"/>
          <w:sz w:val="24"/>
          <w:szCs w:val="24"/>
          <w:vertAlign w:val="superscript"/>
          <w:rPrChange w:id="1893" w:author="JY0225" w:date="2017-08-24T11:10:00Z">
            <w:rPr>
              <w:vertAlign w:val="superscript"/>
            </w:rPr>
          </w:rPrChange>
        </w:rPr>
        <w:fldChar w:fldCharType="end"/>
      </w:r>
      <w:r w:rsidR="003B2FBA" w:rsidRPr="0034779C">
        <w:rPr>
          <w:rFonts w:asciiTheme="minorEastAsia" w:hAnsiTheme="minorEastAsia" w:hint="eastAsia"/>
          <w:color w:val="000000" w:themeColor="text1"/>
          <w:sz w:val="24"/>
          <w:szCs w:val="24"/>
          <w:rPrChange w:id="1894" w:author="JY0225" w:date="2017-08-24T11:10:00Z">
            <w:rPr>
              <w:rFonts w:hint="eastAsia"/>
            </w:rPr>
          </w:rPrChange>
        </w:rPr>
        <w:t>，并且以加密的</w:t>
      </w:r>
      <w:r w:rsidR="00921F85" w:rsidRPr="0034779C">
        <w:rPr>
          <w:rFonts w:asciiTheme="minorEastAsia" w:hAnsiTheme="minorEastAsia" w:hint="eastAsia"/>
          <w:color w:val="000000" w:themeColor="text1"/>
          <w:sz w:val="24"/>
          <w:szCs w:val="24"/>
          <w:rPrChange w:id="1895" w:author="JY0225" w:date="2017-08-24T11:10:00Z">
            <w:rPr>
              <w:rFonts w:hint="eastAsia"/>
            </w:rPr>
          </w:rPrChange>
        </w:rPr>
        <w:t>形式</w:t>
      </w:r>
      <w:r w:rsidR="00476838" w:rsidRPr="0034779C">
        <w:rPr>
          <w:rFonts w:asciiTheme="minorEastAsia" w:hAnsiTheme="minorEastAsia" w:hint="eastAsia"/>
          <w:color w:val="000000" w:themeColor="text1"/>
          <w:sz w:val="24"/>
          <w:szCs w:val="24"/>
          <w:rPrChange w:id="1896" w:author="JY0225" w:date="2017-08-24T11:10:00Z">
            <w:rPr>
              <w:rFonts w:hint="eastAsia"/>
            </w:rPr>
          </w:rPrChange>
        </w:rPr>
        <w:t>备份</w:t>
      </w:r>
      <w:r w:rsidR="00921F85" w:rsidRPr="0034779C">
        <w:rPr>
          <w:rFonts w:asciiTheme="minorEastAsia" w:hAnsiTheme="minorEastAsia" w:hint="eastAsia"/>
          <w:color w:val="000000" w:themeColor="text1"/>
          <w:sz w:val="24"/>
          <w:szCs w:val="24"/>
          <w:rPrChange w:id="1897" w:author="JY0225" w:date="2017-08-24T11:10:00Z">
            <w:rPr>
              <w:rFonts w:hint="eastAsia"/>
            </w:rPr>
          </w:rPrChange>
        </w:rPr>
        <w:t>在数据库中</w:t>
      </w:r>
      <w:r w:rsidR="00B15A7A" w:rsidRPr="0034779C">
        <w:rPr>
          <w:rFonts w:asciiTheme="minorEastAsia" w:hAnsiTheme="minorEastAsia" w:hint="eastAsia"/>
          <w:color w:val="000000" w:themeColor="text1"/>
          <w:sz w:val="24"/>
          <w:szCs w:val="24"/>
          <w:rPrChange w:id="1898" w:author="JY0225" w:date="2017-08-24T11:10:00Z">
            <w:rPr>
              <w:rFonts w:hint="eastAsia"/>
            </w:rPr>
          </w:rPrChange>
        </w:rPr>
        <w:t>，以提高用户信息的安全性</w:t>
      </w:r>
      <w:r w:rsidR="00921F85" w:rsidRPr="0034779C">
        <w:rPr>
          <w:rFonts w:asciiTheme="minorEastAsia" w:hAnsiTheme="minorEastAsia" w:hint="eastAsia"/>
          <w:color w:val="000000" w:themeColor="text1"/>
          <w:sz w:val="24"/>
          <w:szCs w:val="24"/>
          <w:rPrChange w:id="1899" w:author="JY0225" w:date="2017-08-24T11:10:00Z">
            <w:rPr>
              <w:rFonts w:hint="eastAsia"/>
            </w:rPr>
          </w:rPrChange>
        </w:rPr>
        <w:t>。</w:t>
      </w:r>
    </w:p>
    <w:p w14:paraId="328AF723" w14:textId="77777777" w:rsidR="008A4776" w:rsidRPr="0034779C" w:rsidDel="00BE637B" w:rsidRDefault="00A41E84">
      <w:pPr>
        <w:numPr>
          <w:ilvl w:val="0"/>
          <w:numId w:val="18"/>
        </w:numPr>
        <w:spacing w:line="400" w:lineRule="exact"/>
        <w:rPr>
          <w:ins w:id="1900" w:author="微软用户" w:date="2017-08-20T10:09:00Z"/>
          <w:del w:id="1901" w:author="JY0225" w:date="2017-08-24T10:49:00Z"/>
          <w:rFonts w:asciiTheme="minorEastAsia" w:hAnsiTheme="minorEastAsia"/>
          <w:color w:val="000000" w:themeColor="text1"/>
          <w:sz w:val="24"/>
          <w:szCs w:val="24"/>
          <w:rPrChange w:id="1902" w:author="JY0225" w:date="2017-08-24T11:10:00Z">
            <w:rPr>
              <w:ins w:id="1903" w:author="微软用户" w:date="2017-08-20T10:09:00Z"/>
              <w:del w:id="1904" w:author="JY0225" w:date="2017-08-24T10:49:00Z"/>
              <w:rFonts w:ascii="Times New Roman" w:hAnsi="Times New Roman" w:cs="Times New Roman"/>
              <w:spacing w:val="10"/>
              <w:sz w:val="24"/>
            </w:rPr>
          </w:rPrChange>
        </w:rPr>
        <w:pPrChange w:id="1905" w:author="JY0225" w:date="2017-08-24T10:49:00Z">
          <w:pPr>
            <w:pStyle w:val="a5"/>
            <w:numPr>
              <w:numId w:val="12"/>
            </w:numPr>
            <w:spacing w:line="400" w:lineRule="exact"/>
            <w:ind w:left="1140" w:firstLineChars="0" w:hanging="720"/>
          </w:pPr>
        </w:pPrChange>
      </w:pPr>
      <w:ins w:id="1906" w:author="微软用户" w:date="2017-08-20T10:07:00Z">
        <w:del w:id="1907" w:author="JY0225" w:date="2017-08-24T10:50:00Z">
          <w:r w:rsidRPr="0034779C" w:rsidDel="004D1DB4">
            <w:rPr>
              <w:rFonts w:asciiTheme="minorEastAsia" w:hAnsiTheme="minorEastAsia"/>
              <w:color w:val="000000" w:themeColor="text1"/>
              <w:sz w:val="24"/>
              <w:szCs w:val="24"/>
              <w:rPrChange w:id="1908" w:author="JY0225" w:date="2017-08-24T11:10:00Z">
                <w:rPr>
                  <w:rFonts w:ascii="Times New Roman" w:hAnsi="Times New Roman" w:cs="Times New Roman"/>
                  <w:spacing w:val="10"/>
                  <w:sz w:val="24"/>
                </w:rPr>
              </w:rPrChange>
            </w:rPr>
            <w:delText xml:space="preserve">2. </w:delText>
          </w:r>
        </w:del>
      </w:ins>
      <w:r w:rsidR="00C06733" w:rsidRPr="0034779C">
        <w:rPr>
          <w:rFonts w:asciiTheme="minorEastAsia" w:hAnsiTheme="minorEastAsia" w:hint="eastAsia"/>
          <w:color w:val="000000" w:themeColor="text1"/>
          <w:sz w:val="24"/>
          <w:szCs w:val="24"/>
          <w:rPrChange w:id="1909" w:author="JY0225" w:date="2017-08-24T11:10:00Z">
            <w:rPr>
              <w:rFonts w:hint="eastAsia"/>
            </w:rPr>
          </w:rPrChange>
        </w:rPr>
        <w:t>大文件上传：</w:t>
      </w:r>
      <w:r w:rsidR="006835FF" w:rsidRPr="0034779C">
        <w:rPr>
          <w:rFonts w:asciiTheme="minorEastAsia" w:hAnsiTheme="minorEastAsia" w:hint="eastAsia"/>
          <w:color w:val="000000" w:themeColor="text1"/>
          <w:sz w:val="24"/>
          <w:szCs w:val="24"/>
          <w:rPrChange w:id="1910" w:author="JY0225" w:date="2017-08-24T11:10:00Z">
            <w:rPr>
              <w:rFonts w:hint="eastAsia"/>
            </w:rPr>
          </w:rPrChange>
        </w:rPr>
        <w:t>利用服务器提供的高级功能，实现</w:t>
      </w:r>
      <w:r w:rsidR="0032561D" w:rsidRPr="0034779C">
        <w:rPr>
          <w:rFonts w:asciiTheme="minorEastAsia" w:hAnsiTheme="minorEastAsia" w:hint="eastAsia"/>
          <w:color w:val="000000" w:themeColor="text1"/>
          <w:sz w:val="24"/>
          <w:szCs w:val="24"/>
          <w:rPrChange w:id="1911" w:author="JY0225" w:date="2017-08-24T11:10:00Z">
            <w:rPr>
              <w:rFonts w:hint="eastAsia"/>
            </w:rPr>
          </w:rPrChange>
        </w:rPr>
        <w:t>了</w:t>
      </w:r>
      <w:r w:rsidR="00C06733" w:rsidRPr="0034779C">
        <w:rPr>
          <w:rFonts w:asciiTheme="minorEastAsia" w:hAnsiTheme="minorEastAsia" w:hint="eastAsia"/>
          <w:color w:val="000000" w:themeColor="text1"/>
          <w:sz w:val="24"/>
          <w:szCs w:val="24"/>
          <w:rPrChange w:id="1912" w:author="JY0225" w:date="2017-08-24T11:10:00Z">
            <w:rPr>
              <w:rFonts w:hint="eastAsia"/>
            </w:rPr>
          </w:rPrChange>
        </w:rPr>
        <w:t>大文件分块上传</w:t>
      </w:r>
    </w:p>
    <w:p w14:paraId="51804621" w14:textId="7F12CB10" w:rsidR="00C06733" w:rsidRPr="0034779C" w:rsidRDefault="00C06733">
      <w:pPr>
        <w:numPr>
          <w:ilvl w:val="0"/>
          <w:numId w:val="18"/>
        </w:numPr>
        <w:spacing w:line="400" w:lineRule="exact"/>
        <w:rPr>
          <w:rFonts w:asciiTheme="minorEastAsia" w:hAnsiTheme="minorEastAsia"/>
          <w:color w:val="000000" w:themeColor="text1"/>
          <w:sz w:val="24"/>
          <w:szCs w:val="24"/>
          <w:rPrChange w:id="1913" w:author="JY0225" w:date="2017-08-24T11:10:00Z">
            <w:rPr/>
          </w:rPrChange>
        </w:rPr>
        <w:pPrChange w:id="1914" w:author="JY0225" w:date="2017-08-24T10:49:00Z">
          <w:pPr>
            <w:pStyle w:val="a5"/>
            <w:numPr>
              <w:numId w:val="12"/>
            </w:numPr>
            <w:spacing w:line="400" w:lineRule="exact"/>
            <w:ind w:left="1140" w:firstLineChars="0" w:hanging="720"/>
          </w:pPr>
        </w:pPrChange>
      </w:pPr>
      <w:r w:rsidRPr="0034779C">
        <w:rPr>
          <w:rFonts w:asciiTheme="minorEastAsia" w:hAnsiTheme="minorEastAsia" w:hint="eastAsia"/>
          <w:color w:val="000000" w:themeColor="text1"/>
          <w:sz w:val="24"/>
          <w:szCs w:val="24"/>
          <w:rPrChange w:id="1915" w:author="JY0225" w:date="2017-08-24T11:10:00Z">
            <w:rPr>
              <w:rFonts w:hint="eastAsia"/>
            </w:rPr>
          </w:rPrChange>
        </w:rPr>
        <w:t>功</w:t>
      </w:r>
      <w:ins w:id="1916" w:author="JY0225" w:date="2017-08-24T10:49:00Z">
        <w:r w:rsidR="00BE637B" w:rsidRPr="0034779C">
          <w:rPr>
            <w:rFonts w:asciiTheme="minorEastAsia" w:hAnsiTheme="minorEastAsia" w:hint="eastAsia"/>
            <w:color w:val="000000" w:themeColor="text1"/>
            <w:sz w:val="24"/>
            <w:szCs w:val="24"/>
            <w:rPrChange w:id="1917" w:author="JY0225" w:date="2017-08-24T11:10:00Z">
              <w:rPr>
                <w:rFonts w:hint="eastAsia"/>
                <w:color w:val="000000" w:themeColor="text1"/>
                <w:sz w:val="24"/>
                <w:szCs w:val="24"/>
              </w:rPr>
            </w:rPrChange>
          </w:rPr>
          <w:t>能</w:t>
        </w:r>
      </w:ins>
      <w:del w:id="1918" w:author="微软用户" w:date="2017-08-20T10:06:00Z">
        <w:r w:rsidRPr="0034779C" w:rsidDel="00A41E84">
          <w:rPr>
            <w:rFonts w:asciiTheme="minorEastAsia" w:hAnsiTheme="minorEastAsia" w:hint="eastAsia"/>
            <w:color w:val="000000" w:themeColor="text1"/>
            <w:sz w:val="24"/>
            <w:szCs w:val="24"/>
            <w:rPrChange w:id="1919" w:author="JY0225" w:date="2017-08-24T11:10:00Z">
              <w:rPr>
                <w:rFonts w:hint="eastAsia"/>
              </w:rPr>
            </w:rPrChange>
          </w:rPr>
          <w:delText>能</w:delText>
        </w:r>
      </w:del>
      <w:r w:rsidRPr="0034779C">
        <w:rPr>
          <w:rFonts w:asciiTheme="minorEastAsia" w:hAnsiTheme="minorEastAsia" w:hint="eastAsia"/>
          <w:color w:val="000000" w:themeColor="text1"/>
          <w:sz w:val="24"/>
          <w:szCs w:val="24"/>
          <w:rPrChange w:id="1920" w:author="JY0225" w:date="2017-08-24T11:10:00Z">
            <w:rPr>
              <w:rFonts w:hint="eastAsia"/>
            </w:rPr>
          </w:rPrChange>
        </w:rPr>
        <w:t>，在受到网络</w:t>
      </w:r>
      <w:r w:rsidR="001821F6" w:rsidRPr="0034779C">
        <w:rPr>
          <w:rFonts w:asciiTheme="minorEastAsia" w:hAnsiTheme="minorEastAsia" w:hint="eastAsia"/>
          <w:color w:val="000000" w:themeColor="text1"/>
          <w:sz w:val="24"/>
          <w:szCs w:val="24"/>
          <w:rPrChange w:id="1921" w:author="JY0225" w:date="2017-08-24T11:10:00Z">
            <w:rPr>
              <w:rFonts w:hint="eastAsia"/>
            </w:rPr>
          </w:rPrChange>
        </w:rPr>
        <w:t>状况受到</w:t>
      </w:r>
      <w:r w:rsidRPr="0034779C">
        <w:rPr>
          <w:rFonts w:asciiTheme="minorEastAsia" w:hAnsiTheme="minorEastAsia" w:hint="eastAsia"/>
          <w:color w:val="000000" w:themeColor="text1"/>
          <w:sz w:val="24"/>
          <w:szCs w:val="24"/>
          <w:rPrChange w:id="1922" w:author="JY0225" w:date="2017-08-24T11:10:00Z">
            <w:rPr>
              <w:rFonts w:hint="eastAsia"/>
            </w:rPr>
          </w:rPrChange>
        </w:rPr>
        <w:t>影响的情况下，</w:t>
      </w:r>
      <w:r w:rsidR="00175CB3" w:rsidRPr="0034779C">
        <w:rPr>
          <w:rFonts w:asciiTheme="minorEastAsia" w:hAnsiTheme="minorEastAsia" w:hint="eastAsia"/>
          <w:color w:val="000000" w:themeColor="text1"/>
          <w:sz w:val="24"/>
          <w:szCs w:val="24"/>
          <w:rPrChange w:id="1923" w:author="JY0225" w:date="2017-08-24T11:10:00Z">
            <w:rPr>
              <w:rFonts w:hint="eastAsia"/>
            </w:rPr>
          </w:rPrChange>
        </w:rPr>
        <w:t>若文件上传中断</w:t>
      </w:r>
      <w:r w:rsidR="000C5AC0" w:rsidRPr="0034779C">
        <w:rPr>
          <w:rFonts w:asciiTheme="minorEastAsia" w:hAnsiTheme="minorEastAsia" w:hint="eastAsia"/>
          <w:color w:val="000000" w:themeColor="text1"/>
          <w:sz w:val="24"/>
          <w:szCs w:val="24"/>
          <w:rPrChange w:id="1924" w:author="JY0225" w:date="2017-08-24T11:10:00Z">
            <w:rPr>
              <w:rFonts w:hint="eastAsia"/>
            </w:rPr>
          </w:rPrChange>
        </w:rPr>
        <w:t>，</w:t>
      </w:r>
      <w:r w:rsidR="00DB0556" w:rsidRPr="0034779C">
        <w:rPr>
          <w:rFonts w:asciiTheme="minorEastAsia" w:hAnsiTheme="minorEastAsia" w:hint="eastAsia"/>
          <w:color w:val="000000" w:themeColor="text1"/>
          <w:sz w:val="24"/>
          <w:szCs w:val="24"/>
          <w:rPrChange w:id="1925" w:author="JY0225" w:date="2017-08-24T11:10:00Z">
            <w:rPr>
              <w:rFonts w:hint="eastAsia"/>
            </w:rPr>
          </w:rPrChange>
        </w:rPr>
        <w:t>会自动启用</w:t>
      </w:r>
      <w:r w:rsidRPr="0034779C">
        <w:rPr>
          <w:rFonts w:asciiTheme="minorEastAsia" w:hAnsiTheme="minorEastAsia" w:hint="eastAsia"/>
          <w:color w:val="000000" w:themeColor="text1"/>
          <w:sz w:val="24"/>
          <w:szCs w:val="24"/>
          <w:rPrChange w:id="1926" w:author="JY0225" w:date="2017-08-24T11:10:00Z">
            <w:rPr>
              <w:rFonts w:hint="eastAsia"/>
            </w:rPr>
          </w:rPrChange>
        </w:rPr>
        <w:t>断点续传功能</w:t>
      </w:r>
      <w:r w:rsidR="00614159" w:rsidRPr="0034779C">
        <w:rPr>
          <w:rFonts w:asciiTheme="minorEastAsia" w:hAnsiTheme="minorEastAsia" w:hint="eastAsia"/>
          <w:color w:val="000000" w:themeColor="text1"/>
          <w:sz w:val="24"/>
          <w:szCs w:val="24"/>
          <w:rPrChange w:id="1927" w:author="JY0225" w:date="2017-08-24T11:10:00Z">
            <w:rPr>
              <w:rFonts w:hint="eastAsia"/>
            </w:rPr>
          </w:rPrChange>
        </w:rPr>
        <w:t>，</w:t>
      </w:r>
      <w:r w:rsidR="00B84A4F" w:rsidRPr="0034779C">
        <w:rPr>
          <w:rFonts w:asciiTheme="minorEastAsia" w:hAnsiTheme="minorEastAsia" w:hint="eastAsia"/>
          <w:color w:val="000000" w:themeColor="text1"/>
          <w:sz w:val="24"/>
          <w:szCs w:val="24"/>
          <w:rPrChange w:id="1928" w:author="JY0225" w:date="2017-08-24T11:10:00Z">
            <w:rPr>
              <w:rFonts w:hint="eastAsia"/>
            </w:rPr>
          </w:rPrChange>
        </w:rPr>
        <w:t>避免数据</w:t>
      </w:r>
      <w:r w:rsidRPr="0034779C">
        <w:rPr>
          <w:rFonts w:asciiTheme="minorEastAsia" w:hAnsiTheme="minorEastAsia" w:hint="eastAsia"/>
          <w:color w:val="000000" w:themeColor="text1"/>
          <w:sz w:val="24"/>
          <w:szCs w:val="24"/>
          <w:rPrChange w:id="1929" w:author="JY0225" w:date="2017-08-24T11:10:00Z">
            <w:rPr>
              <w:rFonts w:hint="eastAsia"/>
            </w:rPr>
          </w:rPrChange>
        </w:rPr>
        <w:t>重传。</w:t>
      </w:r>
    </w:p>
    <w:p w14:paraId="00584A51" w14:textId="77777777" w:rsidR="00F91428" w:rsidRPr="0034779C" w:rsidDel="004F2A4F" w:rsidRDefault="00A41E84">
      <w:pPr>
        <w:numPr>
          <w:ilvl w:val="0"/>
          <w:numId w:val="18"/>
        </w:numPr>
        <w:spacing w:line="400" w:lineRule="exact"/>
        <w:rPr>
          <w:ins w:id="1930" w:author="微软用户" w:date="2017-08-20T10:10:00Z"/>
          <w:del w:id="1931" w:author="JY0225" w:date="2017-08-24T10:50:00Z"/>
          <w:rFonts w:asciiTheme="minorEastAsia" w:hAnsiTheme="minorEastAsia"/>
          <w:color w:val="000000" w:themeColor="text1"/>
          <w:sz w:val="24"/>
          <w:szCs w:val="24"/>
          <w:rPrChange w:id="1932" w:author="JY0225" w:date="2017-08-24T11:10:00Z">
            <w:rPr>
              <w:ins w:id="1933" w:author="微软用户" w:date="2017-08-20T10:10:00Z"/>
              <w:del w:id="1934" w:author="JY0225" w:date="2017-08-24T10:50:00Z"/>
              <w:rFonts w:ascii="Times New Roman" w:hAnsi="Times New Roman" w:cs="Times New Roman"/>
              <w:spacing w:val="10"/>
              <w:sz w:val="24"/>
            </w:rPr>
          </w:rPrChange>
        </w:rPr>
        <w:pPrChange w:id="1935" w:author="JY0225" w:date="2017-08-24T10:50:00Z">
          <w:pPr>
            <w:pStyle w:val="a5"/>
            <w:numPr>
              <w:numId w:val="12"/>
            </w:numPr>
            <w:spacing w:line="400" w:lineRule="exact"/>
            <w:ind w:left="1140" w:firstLineChars="0" w:hanging="720"/>
          </w:pPr>
        </w:pPrChange>
      </w:pPr>
      <w:ins w:id="1936" w:author="微软用户" w:date="2017-08-20T10:07:00Z">
        <w:del w:id="1937" w:author="JY0225" w:date="2017-08-24T10:50:00Z">
          <w:r w:rsidRPr="0034779C" w:rsidDel="0020414D">
            <w:rPr>
              <w:rFonts w:asciiTheme="minorEastAsia" w:hAnsiTheme="minorEastAsia"/>
              <w:color w:val="000000" w:themeColor="text1"/>
              <w:sz w:val="24"/>
              <w:szCs w:val="24"/>
              <w:rPrChange w:id="1938" w:author="JY0225" w:date="2017-08-24T11:10:00Z">
                <w:rPr/>
              </w:rPrChange>
            </w:rPr>
            <w:delText xml:space="preserve">3. </w:delText>
          </w:r>
        </w:del>
      </w:ins>
      <w:r w:rsidR="001A782A" w:rsidRPr="0034779C">
        <w:rPr>
          <w:rFonts w:asciiTheme="minorEastAsia" w:hAnsiTheme="minorEastAsia" w:hint="eastAsia"/>
          <w:color w:val="000000" w:themeColor="text1"/>
          <w:sz w:val="24"/>
          <w:szCs w:val="24"/>
          <w:rPrChange w:id="1939" w:author="JY0225" w:date="2017-08-24T11:10:00Z">
            <w:rPr>
              <w:rFonts w:hint="eastAsia"/>
            </w:rPr>
          </w:rPrChange>
        </w:rPr>
        <w:t>本地缓存：利用现代计算机普遍较大的</w:t>
      </w:r>
      <w:r w:rsidR="00476838" w:rsidRPr="0034779C">
        <w:rPr>
          <w:rFonts w:asciiTheme="minorEastAsia" w:hAnsiTheme="minorEastAsia" w:hint="eastAsia"/>
          <w:color w:val="000000" w:themeColor="text1"/>
          <w:sz w:val="24"/>
          <w:szCs w:val="24"/>
          <w:rPrChange w:id="1940" w:author="JY0225" w:date="2017-08-24T11:10:00Z">
            <w:rPr>
              <w:rFonts w:hint="eastAsia"/>
            </w:rPr>
          </w:rPrChange>
        </w:rPr>
        <w:t>备份</w:t>
      </w:r>
      <w:r w:rsidR="001A782A" w:rsidRPr="0034779C">
        <w:rPr>
          <w:rFonts w:asciiTheme="minorEastAsia" w:hAnsiTheme="minorEastAsia" w:hint="eastAsia"/>
          <w:color w:val="000000" w:themeColor="text1"/>
          <w:sz w:val="24"/>
          <w:szCs w:val="24"/>
          <w:rPrChange w:id="1941" w:author="JY0225" w:date="2017-08-24T11:10:00Z">
            <w:rPr>
              <w:rFonts w:hint="eastAsia"/>
            </w:rPr>
          </w:rPrChange>
        </w:rPr>
        <w:t>空间以及高性能的计算</w:t>
      </w:r>
    </w:p>
    <w:p w14:paraId="410F5361" w14:textId="5627B4B4" w:rsidR="001A782A" w:rsidRPr="0034779C" w:rsidRDefault="001A782A">
      <w:pPr>
        <w:numPr>
          <w:ilvl w:val="0"/>
          <w:numId w:val="18"/>
        </w:numPr>
        <w:spacing w:line="400" w:lineRule="exact"/>
        <w:rPr>
          <w:rFonts w:asciiTheme="minorEastAsia" w:hAnsiTheme="minorEastAsia"/>
          <w:color w:val="000000" w:themeColor="text1"/>
          <w:sz w:val="24"/>
          <w:szCs w:val="24"/>
          <w:rPrChange w:id="1942" w:author="JY0225" w:date="2017-08-24T11:10:00Z">
            <w:rPr/>
          </w:rPrChange>
        </w:rPr>
        <w:pPrChange w:id="1943" w:author="JY0225" w:date="2017-08-24T10:50:00Z">
          <w:pPr>
            <w:pStyle w:val="a5"/>
            <w:numPr>
              <w:numId w:val="12"/>
            </w:numPr>
            <w:spacing w:line="400" w:lineRule="exact"/>
            <w:ind w:left="1140" w:firstLineChars="0" w:hanging="720"/>
          </w:pPr>
        </w:pPrChange>
      </w:pPr>
      <w:r w:rsidRPr="0034779C">
        <w:rPr>
          <w:rFonts w:asciiTheme="minorEastAsia" w:hAnsiTheme="minorEastAsia" w:hint="eastAsia"/>
          <w:color w:val="000000" w:themeColor="text1"/>
          <w:sz w:val="24"/>
          <w:szCs w:val="24"/>
          <w:rPrChange w:id="1944" w:author="JY0225" w:date="2017-08-24T11:10:00Z">
            <w:rPr>
              <w:rFonts w:hint="eastAsia"/>
            </w:rPr>
          </w:rPrChange>
        </w:rPr>
        <w:t>能力，实现</w:t>
      </w:r>
      <w:r w:rsidR="00E74C76" w:rsidRPr="0034779C">
        <w:rPr>
          <w:rFonts w:asciiTheme="minorEastAsia" w:hAnsiTheme="minorEastAsia" w:hint="eastAsia"/>
          <w:color w:val="000000" w:themeColor="text1"/>
          <w:sz w:val="24"/>
          <w:szCs w:val="24"/>
          <w:rPrChange w:id="1945" w:author="JY0225" w:date="2017-08-24T11:10:00Z">
            <w:rPr>
              <w:rFonts w:hint="eastAsia"/>
            </w:rPr>
          </w:rPrChange>
        </w:rPr>
        <w:t>了</w:t>
      </w:r>
      <w:r w:rsidRPr="0034779C">
        <w:rPr>
          <w:rFonts w:asciiTheme="minorEastAsia" w:hAnsiTheme="minorEastAsia" w:hint="eastAsia"/>
          <w:color w:val="000000" w:themeColor="text1"/>
          <w:sz w:val="24"/>
          <w:szCs w:val="24"/>
          <w:rPrChange w:id="1946" w:author="JY0225" w:date="2017-08-24T11:10:00Z">
            <w:rPr>
              <w:rFonts w:hint="eastAsia"/>
            </w:rPr>
          </w:rPrChange>
        </w:rPr>
        <w:t>本地缓存管理，进一步减少了系统</w:t>
      </w:r>
      <w:r w:rsidRPr="0034779C">
        <w:rPr>
          <w:rFonts w:asciiTheme="minorEastAsia" w:hAnsiTheme="minorEastAsia"/>
          <w:color w:val="000000" w:themeColor="text1"/>
          <w:sz w:val="24"/>
          <w:szCs w:val="24"/>
          <w:rPrChange w:id="1947" w:author="JY0225" w:date="2017-08-24T11:10:00Z">
            <w:rPr/>
          </w:rPrChange>
        </w:rPr>
        <w:t>I/O</w:t>
      </w:r>
      <w:r w:rsidRPr="0034779C">
        <w:rPr>
          <w:rFonts w:asciiTheme="minorEastAsia" w:hAnsiTheme="minorEastAsia" w:hint="eastAsia"/>
          <w:color w:val="000000" w:themeColor="text1"/>
          <w:sz w:val="24"/>
          <w:szCs w:val="24"/>
          <w:rPrChange w:id="1948" w:author="JY0225" w:date="2017-08-24T11:10:00Z">
            <w:rPr>
              <w:rFonts w:hint="eastAsia"/>
            </w:rPr>
          </w:rPrChange>
        </w:rPr>
        <w:t>操作，提高了中间件性能。</w:t>
      </w:r>
      <w:r w:rsidR="007020C5" w:rsidRPr="0034779C">
        <w:rPr>
          <w:rFonts w:asciiTheme="minorEastAsia" w:hAnsiTheme="minorEastAsia" w:hint="eastAsia"/>
          <w:color w:val="000000" w:themeColor="text1"/>
          <w:sz w:val="24"/>
          <w:szCs w:val="24"/>
          <w:rPrChange w:id="1949" w:author="JY0225" w:date="2017-08-24T11:10:00Z">
            <w:rPr>
              <w:rFonts w:hint="eastAsia"/>
            </w:rPr>
          </w:rPrChange>
        </w:rPr>
        <w:t>同时，</w:t>
      </w:r>
      <w:r w:rsidR="00AF1FAE" w:rsidRPr="0034779C">
        <w:rPr>
          <w:rFonts w:asciiTheme="minorEastAsia" w:hAnsiTheme="minorEastAsia" w:hint="eastAsia"/>
          <w:color w:val="000000" w:themeColor="text1"/>
          <w:sz w:val="24"/>
          <w:szCs w:val="24"/>
          <w:rPrChange w:id="1950" w:author="JY0225" w:date="2017-08-24T11:10:00Z">
            <w:rPr>
              <w:rFonts w:hint="eastAsia"/>
            </w:rPr>
          </w:rPrChange>
        </w:rPr>
        <w:t>利用服务器提供的</w:t>
      </w:r>
      <w:r w:rsidR="003A3FFF" w:rsidRPr="0034779C">
        <w:rPr>
          <w:rFonts w:asciiTheme="minorEastAsia" w:hAnsiTheme="minorEastAsia" w:hint="eastAsia"/>
          <w:color w:val="000000" w:themeColor="text1"/>
          <w:sz w:val="24"/>
          <w:szCs w:val="24"/>
          <w:rPrChange w:id="1951" w:author="JY0225" w:date="2017-08-24T11:10:00Z">
            <w:rPr>
              <w:rFonts w:hint="eastAsia"/>
            </w:rPr>
          </w:rPrChange>
        </w:rPr>
        <w:t>个人</w:t>
      </w:r>
      <w:r w:rsidR="00476838" w:rsidRPr="0034779C">
        <w:rPr>
          <w:rFonts w:asciiTheme="minorEastAsia" w:hAnsiTheme="minorEastAsia" w:hint="eastAsia"/>
          <w:color w:val="000000" w:themeColor="text1"/>
          <w:sz w:val="24"/>
          <w:szCs w:val="24"/>
          <w:rPrChange w:id="1952" w:author="JY0225" w:date="2017-08-24T11:10:00Z">
            <w:rPr>
              <w:rFonts w:hint="eastAsia"/>
            </w:rPr>
          </w:rPrChange>
        </w:rPr>
        <w:t>备份</w:t>
      </w:r>
      <w:r w:rsidR="00F253FF" w:rsidRPr="0034779C">
        <w:rPr>
          <w:rFonts w:asciiTheme="minorEastAsia" w:hAnsiTheme="minorEastAsia" w:hint="eastAsia"/>
          <w:color w:val="000000" w:themeColor="text1"/>
          <w:sz w:val="24"/>
          <w:szCs w:val="24"/>
          <w:rPrChange w:id="1953" w:author="JY0225" w:date="2017-08-24T11:10:00Z">
            <w:rPr>
              <w:rFonts w:hint="eastAsia"/>
            </w:rPr>
          </w:rPrChange>
        </w:rPr>
        <w:t>在</w:t>
      </w:r>
      <w:r w:rsidR="00DD69B5" w:rsidRPr="0034779C">
        <w:rPr>
          <w:rFonts w:asciiTheme="minorEastAsia" w:hAnsiTheme="minorEastAsia" w:hint="eastAsia"/>
          <w:color w:val="000000" w:themeColor="text1"/>
          <w:sz w:val="24"/>
          <w:szCs w:val="24"/>
          <w:rPrChange w:id="1954" w:author="JY0225" w:date="2017-08-24T11:10:00Z">
            <w:rPr>
              <w:rFonts w:hint="eastAsia"/>
            </w:rPr>
          </w:rPrChange>
        </w:rPr>
        <w:t>云端</w:t>
      </w:r>
      <w:r w:rsidR="002E5632" w:rsidRPr="0034779C">
        <w:rPr>
          <w:rFonts w:asciiTheme="minorEastAsia" w:hAnsiTheme="minorEastAsia" w:hint="eastAsia"/>
          <w:color w:val="000000" w:themeColor="text1"/>
          <w:sz w:val="24"/>
          <w:szCs w:val="24"/>
          <w:rPrChange w:id="1955" w:author="JY0225" w:date="2017-08-24T11:10:00Z">
            <w:rPr>
              <w:rFonts w:hint="eastAsia"/>
            </w:rPr>
          </w:rPrChange>
        </w:rPr>
        <w:t>的</w:t>
      </w:r>
      <w:r w:rsidR="003A3FFF" w:rsidRPr="0034779C">
        <w:rPr>
          <w:rFonts w:asciiTheme="minorEastAsia" w:hAnsiTheme="minorEastAsia" w:hint="eastAsia"/>
          <w:color w:val="000000" w:themeColor="text1"/>
          <w:sz w:val="24"/>
          <w:szCs w:val="24"/>
          <w:rPrChange w:id="1956" w:author="JY0225" w:date="2017-08-24T11:10:00Z">
            <w:rPr>
              <w:rFonts w:hint="eastAsia"/>
            </w:rPr>
          </w:rPrChange>
        </w:rPr>
        <w:t>数据信息</w:t>
      </w:r>
      <w:r w:rsidR="00AF1FAE" w:rsidRPr="0034779C">
        <w:rPr>
          <w:rFonts w:asciiTheme="minorEastAsia" w:hAnsiTheme="minorEastAsia" w:hint="eastAsia"/>
          <w:color w:val="000000" w:themeColor="text1"/>
          <w:sz w:val="24"/>
          <w:szCs w:val="24"/>
          <w:rPrChange w:id="1957" w:author="JY0225" w:date="2017-08-24T11:10:00Z">
            <w:rPr>
              <w:rFonts w:hint="eastAsia"/>
            </w:rPr>
          </w:rPrChange>
        </w:rPr>
        <w:t>，实现</w:t>
      </w:r>
      <w:r w:rsidR="00B77C9D" w:rsidRPr="0034779C">
        <w:rPr>
          <w:rFonts w:asciiTheme="minorEastAsia" w:hAnsiTheme="minorEastAsia" w:hint="eastAsia"/>
          <w:color w:val="000000" w:themeColor="text1"/>
          <w:sz w:val="24"/>
          <w:szCs w:val="24"/>
          <w:rPrChange w:id="1958" w:author="JY0225" w:date="2017-08-24T11:10:00Z">
            <w:rPr>
              <w:rFonts w:hint="eastAsia"/>
            </w:rPr>
          </w:rPrChange>
        </w:rPr>
        <w:t>了</w:t>
      </w:r>
      <w:r w:rsidR="000A335A" w:rsidRPr="0034779C">
        <w:rPr>
          <w:rFonts w:asciiTheme="minorEastAsia" w:hAnsiTheme="minorEastAsia" w:hint="eastAsia"/>
          <w:color w:val="000000" w:themeColor="text1"/>
          <w:sz w:val="24"/>
          <w:szCs w:val="24"/>
          <w:rPrChange w:id="1959" w:author="JY0225" w:date="2017-08-24T11:10:00Z">
            <w:rPr>
              <w:rFonts w:hint="eastAsia"/>
            </w:rPr>
          </w:rPrChange>
        </w:rPr>
        <w:t>针对单一用户的“秒传</w:t>
      </w:r>
      <w:r w:rsidR="00AF1FAE" w:rsidRPr="0034779C">
        <w:rPr>
          <w:rFonts w:asciiTheme="minorEastAsia" w:hAnsiTheme="minorEastAsia" w:hint="eastAsia"/>
          <w:color w:val="000000" w:themeColor="text1"/>
          <w:sz w:val="24"/>
          <w:szCs w:val="24"/>
          <w:rPrChange w:id="1960" w:author="JY0225" w:date="2017-08-24T11:10:00Z">
            <w:rPr>
              <w:rFonts w:hint="eastAsia"/>
            </w:rPr>
          </w:rPrChange>
        </w:rPr>
        <w:t>”</w:t>
      </w:r>
      <w:r w:rsidR="000A335A" w:rsidRPr="0034779C">
        <w:rPr>
          <w:rFonts w:asciiTheme="minorEastAsia" w:hAnsiTheme="minorEastAsia" w:hint="eastAsia"/>
          <w:color w:val="000000" w:themeColor="text1"/>
          <w:sz w:val="24"/>
          <w:szCs w:val="24"/>
          <w:rPrChange w:id="1961" w:author="JY0225" w:date="2017-08-24T11:10:00Z">
            <w:rPr>
              <w:rFonts w:hint="eastAsia"/>
            </w:rPr>
          </w:rPrChange>
        </w:rPr>
        <w:t>功能</w:t>
      </w:r>
      <w:r w:rsidR="00AF1FAE" w:rsidRPr="0034779C">
        <w:rPr>
          <w:rFonts w:asciiTheme="minorEastAsia" w:hAnsiTheme="minorEastAsia" w:hint="eastAsia"/>
          <w:color w:val="000000" w:themeColor="text1"/>
          <w:sz w:val="24"/>
          <w:szCs w:val="24"/>
          <w:rPrChange w:id="1962" w:author="JY0225" w:date="2017-08-24T11:10:00Z">
            <w:rPr>
              <w:rFonts w:hint="eastAsia"/>
            </w:rPr>
          </w:rPrChange>
        </w:rPr>
        <w:t>。</w:t>
      </w:r>
    </w:p>
    <w:p w14:paraId="18F60AAB" w14:textId="77777777" w:rsidR="00EA10DD" w:rsidRPr="0034779C" w:rsidDel="005B0A10" w:rsidRDefault="00A41E84">
      <w:pPr>
        <w:numPr>
          <w:ilvl w:val="0"/>
          <w:numId w:val="18"/>
        </w:numPr>
        <w:spacing w:line="400" w:lineRule="exact"/>
        <w:rPr>
          <w:ins w:id="1963" w:author="微软用户" w:date="2017-08-20T10:10:00Z"/>
          <w:del w:id="1964" w:author="JY0225" w:date="2017-08-24T10:51:00Z"/>
          <w:rFonts w:asciiTheme="minorEastAsia" w:hAnsiTheme="minorEastAsia"/>
          <w:color w:val="000000" w:themeColor="text1"/>
          <w:sz w:val="24"/>
          <w:szCs w:val="24"/>
          <w:rPrChange w:id="1965" w:author="JY0225" w:date="2017-08-24T11:10:00Z">
            <w:rPr>
              <w:ins w:id="1966" w:author="微软用户" w:date="2017-08-20T10:10:00Z"/>
              <w:del w:id="1967" w:author="JY0225" w:date="2017-08-24T10:51:00Z"/>
              <w:sz w:val="24"/>
              <w:szCs w:val="24"/>
            </w:rPr>
          </w:rPrChange>
        </w:rPr>
        <w:pPrChange w:id="1968" w:author="JY0225" w:date="2017-08-24T10:50:00Z">
          <w:pPr>
            <w:pStyle w:val="a5"/>
            <w:numPr>
              <w:numId w:val="12"/>
            </w:numPr>
            <w:spacing w:line="400" w:lineRule="exact"/>
            <w:ind w:left="1140" w:firstLineChars="0" w:hanging="720"/>
          </w:pPr>
        </w:pPrChange>
      </w:pPr>
      <w:ins w:id="1969" w:author="微软用户" w:date="2017-08-20T10:09:00Z">
        <w:del w:id="1970" w:author="JY0225" w:date="2017-08-24T10:51:00Z">
          <w:r w:rsidRPr="0034779C" w:rsidDel="000D6605">
            <w:rPr>
              <w:rFonts w:asciiTheme="minorEastAsia" w:hAnsiTheme="minorEastAsia"/>
              <w:color w:val="000000" w:themeColor="text1"/>
              <w:sz w:val="24"/>
              <w:szCs w:val="24"/>
              <w:rPrChange w:id="1971" w:author="JY0225" w:date="2017-08-24T11:10:00Z">
                <w:rPr>
                  <w:sz w:val="24"/>
                  <w:szCs w:val="24"/>
                </w:rPr>
              </w:rPrChange>
            </w:rPr>
            <w:delText xml:space="preserve">4. </w:delText>
          </w:r>
        </w:del>
      </w:ins>
      <w:r w:rsidR="00016F32" w:rsidRPr="0034779C">
        <w:rPr>
          <w:rFonts w:asciiTheme="minorEastAsia" w:hAnsiTheme="minorEastAsia" w:hint="eastAsia"/>
          <w:color w:val="000000" w:themeColor="text1"/>
          <w:sz w:val="24"/>
          <w:szCs w:val="24"/>
          <w:rPrChange w:id="1972" w:author="JY0225" w:date="2017-08-24T11:10:00Z">
            <w:rPr>
              <w:rFonts w:hint="eastAsia"/>
            </w:rPr>
          </w:rPrChange>
        </w:rPr>
        <w:t>多应用适配：</w:t>
      </w:r>
      <w:r w:rsidR="00E4327E" w:rsidRPr="0034779C">
        <w:rPr>
          <w:rFonts w:asciiTheme="minorEastAsia" w:hAnsiTheme="minorEastAsia" w:hint="eastAsia"/>
          <w:color w:val="000000" w:themeColor="text1"/>
          <w:sz w:val="24"/>
          <w:szCs w:val="24"/>
          <w:rPrChange w:id="1973" w:author="JY0225" w:date="2017-08-24T11:10:00Z">
            <w:rPr>
              <w:rFonts w:hint="eastAsia"/>
            </w:rPr>
          </w:rPrChange>
        </w:rPr>
        <w:t>现有</w:t>
      </w:r>
      <w:r w:rsidR="007669AA" w:rsidRPr="0034779C">
        <w:rPr>
          <w:rFonts w:asciiTheme="minorEastAsia" w:hAnsiTheme="minorEastAsia" w:hint="eastAsia"/>
          <w:color w:val="000000" w:themeColor="text1"/>
          <w:sz w:val="24"/>
          <w:szCs w:val="24"/>
          <w:rPrChange w:id="1974" w:author="JY0225" w:date="2017-08-24T11:10:00Z">
            <w:rPr>
              <w:rFonts w:hint="eastAsia"/>
            </w:rPr>
          </w:rPrChange>
        </w:rPr>
        <w:t>的中间件系统只支持单一的</w:t>
      </w:r>
      <w:r w:rsidR="007669AA" w:rsidRPr="0034779C">
        <w:rPr>
          <w:rFonts w:asciiTheme="minorEastAsia" w:hAnsiTheme="minorEastAsia"/>
          <w:color w:val="000000" w:themeColor="text1"/>
          <w:sz w:val="24"/>
          <w:szCs w:val="24"/>
          <w:rPrChange w:id="1975" w:author="JY0225" w:date="2017-08-24T11:10:00Z">
            <w:rPr/>
          </w:rPrChange>
        </w:rPr>
        <w:t>CLI</w:t>
      </w:r>
      <w:r w:rsidR="007669AA" w:rsidRPr="0034779C">
        <w:rPr>
          <w:rFonts w:asciiTheme="minorEastAsia" w:hAnsiTheme="minorEastAsia" w:hint="eastAsia"/>
          <w:color w:val="000000" w:themeColor="text1"/>
          <w:sz w:val="24"/>
          <w:szCs w:val="24"/>
          <w:rPrChange w:id="1976" w:author="JY0225" w:date="2017-08-24T11:10:00Z">
            <w:rPr>
              <w:rFonts w:hint="eastAsia"/>
            </w:rPr>
          </w:rPrChange>
        </w:rPr>
        <w:t>客户端，</w:t>
      </w:r>
      <w:r w:rsidR="003A758E" w:rsidRPr="0034779C">
        <w:rPr>
          <w:rFonts w:asciiTheme="minorEastAsia" w:hAnsiTheme="minorEastAsia" w:hint="eastAsia"/>
          <w:color w:val="000000" w:themeColor="text1"/>
          <w:sz w:val="24"/>
          <w:szCs w:val="24"/>
          <w:rPrChange w:id="1977" w:author="JY0225" w:date="2017-08-24T11:10:00Z">
            <w:rPr>
              <w:rFonts w:hint="eastAsia"/>
            </w:rPr>
          </w:rPrChange>
        </w:rPr>
        <w:t>为</w:t>
      </w:r>
      <w:r w:rsidR="003B00C8" w:rsidRPr="0034779C">
        <w:rPr>
          <w:rFonts w:asciiTheme="minorEastAsia" w:hAnsiTheme="minorEastAsia" w:hint="eastAsia"/>
          <w:color w:val="000000" w:themeColor="text1"/>
          <w:sz w:val="24"/>
          <w:szCs w:val="24"/>
          <w:rPrChange w:id="1978" w:author="JY0225" w:date="2017-08-24T11:10:00Z">
            <w:rPr>
              <w:rFonts w:hint="eastAsia"/>
            </w:rPr>
          </w:rPrChange>
        </w:rPr>
        <w:t>实现</w:t>
      </w:r>
      <w:r w:rsidR="00016F32" w:rsidRPr="0034779C">
        <w:rPr>
          <w:rFonts w:asciiTheme="minorEastAsia" w:hAnsiTheme="minorEastAsia" w:hint="eastAsia"/>
          <w:color w:val="000000" w:themeColor="text1"/>
          <w:sz w:val="24"/>
          <w:szCs w:val="24"/>
          <w:rPrChange w:id="1979" w:author="JY0225" w:date="2017-08-24T11:10:00Z">
            <w:rPr>
              <w:rFonts w:hint="eastAsia"/>
            </w:rPr>
          </w:rPrChange>
        </w:rPr>
        <w:t>对不同</w:t>
      </w:r>
    </w:p>
    <w:p w14:paraId="03FE7F97" w14:textId="3203EF4E" w:rsidR="00016F32" w:rsidRPr="0034779C" w:rsidRDefault="00016F32">
      <w:pPr>
        <w:numPr>
          <w:ilvl w:val="0"/>
          <w:numId w:val="18"/>
        </w:numPr>
        <w:spacing w:line="400" w:lineRule="exact"/>
        <w:rPr>
          <w:rFonts w:asciiTheme="minorEastAsia" w:hAnsiTheme="minorEastAsia"/>
          <w:sz w:val="24"/>
          <w:szCs w:val="24"/>
          <w:rPrChange w:id="1980" w:author="JY0225" w:date="2017-08-24T11:10:00Z">
            <w:rPr/>
          </w:rPrChange>
        </w:rPr>
        <w:pPrChange w:id="1981" w:author="微软用户" w:date="2017-08-20T10:10:00Z">
          <w:pPr>
            <w:pStyle w:val="a5"/>
            <w:numPr>
              <w:numId w:val="12"/>
            </w:numPr>
            <w:spacing w:line="400" w:lineRule="exact"/>
            <w:ind w:left="1140" w:firstLineChars="0" w:hanging="720"/>
          </w:pPr>
        </w:pPrChange>
      </w:pPr>
      <w:r w:rsidRPr="0034779C">
        <w:rPr>
          <w:rFonts w:asciiTheme="minorEastAsia" w:hAnsiTheme="minorEastAsia" w:hint="eastAsia"/>
          <w:sz w:val="24"/>
          <w:szCs w:val="24"/>
          <w:rPrChange w:id="1982" w:author="JY0225" w:date="2017-08-24T11:10:00Z">
            <w:rPr>
              <w:rFonts w:hint="eastAsia"/>
            </w:rPr>
          </w:rPrChange>
        </w:rPr>
        <w:t>客户端请求的适配</w:t>
      </w:r>
      <w:r w:rsidR="00ED4E9C" w:rsidRPr="0034779C">
        <w:rPr>
          <w:rFonts w:asciiTheme="minorEastAsia" w:hAnsiTheme="minorEastAsia" w:hint="eastAsia"/>
          <w:sz w:val="24"/>
          <w:szCs w:val="24"/>
          <w:rPrChange w:id="1983" w:author="JY0225" w:date="2017-08-24T11:10:00Z">
            <w:rPr>
              <w:rFonts w:hint="eastAsia"/>
            </w:rPr>
          </w:rPrChange>
        </w:rPr>
        <w:t>，支持更多的客户端类型</w:t>
      </w:r>
      <w:r w:rsidR="00A60C8D" w:rsidRPr="0034779C">
        <w:rPr>
          <w:rFonts w:asciiTheme="minorEastAsia" w:hAnsiTheme="minorEastAsia" w:hint="eastAsia"/>
          <w:sz w:val="24"/>
          <w:szCs w:val="24"/>
          <w:rPrChange w:id="1984" w:author="JY0225" w:date="2017-08-24T11:10:00Z">
            <w:rPr>
              <w:rFonts w:hint="eastAsia"/>
            </w:rPr>
          </w:rPrChange>
        </w:rPr>
        <w:t>，对系统的跨平台性做了优化</w:t>
      </w:r>
      <w:r w:rsidRPr="0034779C">
        <w:rPr>
          <w:rFonts w:asciiTheme="minorEastAsia" w:hAnsiTheme="minorEastAsia" w:hint="eastAsia"/>
          <w:sz w:val="24"/>
          <w:szCs w:val="24"/>
          <w:rPrChange w:id="1985" w:author="JY0225" w:date="2017-08-24T11:10:00Z">
            <w:rPr>
              <w:rFonts w:hint="eastAsia"/>
            </w:rPr>
          </w:rPrChange>
        </w:rPr>
        <w:t>。</w:t>
      </w:r>
      <w:r w:rsidR="00861A66" w:rsidRPr="0034779C">
        <w:rPr>
          <w:rFonts w:asciiTheme="minorEastAsia" w:hAnsiTheme="minorEastAsia" w:hint="eastAsia"/>
          <w:sz w:val="24"/>
          <w:szCs w:val="24"/>
          <w:rPrChange w:id="1986" w:author="JY0225" w:date="2017-08-24T11:10:00Z">
            <w:rPr>
              <w:rFonts w:hint="eastAsia"/>
            </w:rPr>
          </w:rPrChange>
        </w:rPr>
        <w:t>此外</w:t>
      </w:r>
      <w:r w:rsidR="00EC54D4" w:rsidRPr="0034779C">
        <w:rPr>
          <w:rFonts w:asciiTheme="minorEastAsia" w:hAnsiTheme="minorEastAsia" w:hint="eastAsia"/>
          <w:sz w:val="24"/>
          <w:szCs w:val="24"/>
          <w:rPrChange w:id="1987" w:author="JY0225" w:date="2017-08-24T11:10:00Z">
            <w:rPr>
              <w:rFonts w:hint="eastAsia"/>
            </w:rPr>
          </w:rPrChange>
        </w:rPr>
        <w:t>，</w:t>
      </w:r>
      <w:r w:rsidR="00C115C8" w:rsidRPr="0034779C">
        <w:rPr>
          <w:rFonts w:asciiTheme="minorEastAsia" w:hAnsiTheme="minorEastAsia" w:hint="eastAsia"/>
          <w:sz w:val="24"/>
          <w:szCs w:val="24"/>
          <w:rPrChange w:id="1988" w:author="JY0225" w:date="2017-08-24T11:10:00Z">
            <w:rPr>
              <w:rFonts w:hint="eastAsia"/>
            </w:rPr>
          </w:rPrChange>
        </w:rPr>
        <w:t>开发</w:t>
      </w:r>
      <w:r w:rsidR="00085B69" w:rsidRPr="0034779C">
        <w:rPr>
          <w:rFonts w:asciiTheme="minorEastAsia" w:hAnsiTheme="minorEastAsia" w:hint="eastAsia"/>
          <w:sz w:val="24"/>
          <w:szCs w:val="24"/>
          <w:rPrChange w:id="1989" w:author="JY0225" w:date="2017-08-24T11:10:00Z">
            <w:rPr>
              <w:rFonts w:hint="eastAsia"/>
            </w:rPr>
          </w:rPrChange>
        </w:rPr>
        <w:t>了</w:t>
      </w:r>
      <w:r w:rsidR="00EC54D4" w:rsidRPr="0034779C">
        <w:rPr>
          <w:rFonts w:asciiTheme="minorEastAsia" w:hAnsiTheme="minorEastAsia" w:hint="eastAsia"/>
          <w:sz w:val="24"/>
          <w:szCs w:val="24"/>
          <w:rPrChange w:id="1990" w:author="JY0225" w:date="2017-08-24T11:10:00Z">
            <w:rPr>
              <w:rFonts w:hint="eastAsia"/>
            </w:rPr>
          </w:rPrChange>
        </w:rPr>
        <w:t>一款基于</w:t>
      </w:r>
      <w:r w:rsidR="006707F9" w:rsidRPr="0034779C">
        <w:rPr>
          <w:rFonts w:asciiTheme="minorEastAsia" w:hAnsiTheme="minorEastAsia"/>
          <w:sz w:val="24"/>
          <w:szCs w:val="24"/>
          <w:rPrChange w:id="1991" w:author="JY0225" w:date="2017-08-24T11:10:00Z">
            <w:rPr/>
          </w:rPrChange>
        </w:rPr>
        <w:t>Firefox</w:t>
      </w:r>
      <w:r w:rsidR="00EC54D4" w:rsidRPr="0034779C">
        <w:rPr>
          <w:rFonts w:asciiTheme="minorEastAsia" w:hAnsiTheme="minorEastAsia" w:hint="eastAsia"/>
          <w:sz w:val="24"/>
          <w:szCs w:val="24"/>
          <w:rPrChange w:id="1992" w:author="JY0225" w:date="2017-08-24T11:10:00Z">
            <w:rPr>
              <w:rFonts w:hint="eastAsia"/>
            </w:rPr>
          </w:rPrChange>
        </w:rPr>
        <w:t>浏览器的</w:t>
      </w:r>
      <w:r w:rsidR="002E5718" w:rsidRPr="0034779C">
        <w:rPr>
          <w:rFonts w:asciiTheme="minorEastAsia" w:hAnsiTheme="minorEastAsia" w:hint="eastAsia"/>
          <w:sz w:val="24"/>
          <w:szCs w:val="24"/>
          <w:rPrChange w:id="1993" w:author="JY0225" w:date="2017-08-24T11:10:00Z">
            <w:rPr>
              <w:rFonts w:hint="eastAsia"/>
            </w:rPr>
          </w:rPrChange>
        </w:rPr>
        <w:t>扩展</w:t>
      </w:r>
      <w:r w:rsidR="00EC54D4" w:rsidRPr="0034779C">
        <w:rPr>
          <w:rFonts w:asciiTheme="minorEastAsia" w:hAnsiTheme="minorEastAsia" w:hint="eastAsia"/>
          <w:sz w:val="24"/>
          <w:szCs w:val="24"/>
          <w:rPrChange w:id="1994" w:author="JY0225" w:date="2017-08-24T11:10:00Z">
            <w:rPr>
              <w:rFonts w:hint="eastAsia"/>
            </w:rPr>
          </w:rPrChange>
        </w:rPr>
        <w:t>，用户可以利用</w:t>
      </w:r>
      <w:r w:rsidR="002E5718" w:rsidRPr="0034779C">
        <w:rPr>
          <w:rFonts w:asciiTheme="minorEastAsia" w:hAnsiTheme="minorEastAsia" w:hint="eastAsia"/>
          <w:sz w:val="24"/>
          <w:szCs w:val="24"/>
          <w:rPrChange w:id="1995" w:author="JY0225" w:date="2017-08-24T11:10:00Z">
            <w:rPr>
              <w:rFonts w:hint="eastAsia"/>
            </w:rPr>
          </w:rPrChange>
        </w:rPr>
        <w:t>扩展</w:t>
      </w:r>
      <w:r w:rsidR="00EC54D4" w:rsidRPr="0034779C">
        <w:rPr>
          <w:rFonts w:asciiTheme="minorEastAsia" w:hAnsiTheme="minorEastAsia" w:hint="eastAsia"/>
          <w:sz w:val="24"/>
          <w:szCs w:val="24"/>
          <w:rPrChange w:id="1996" w:author="JY0225" w:date="2017-08-24T11:10:00Z">
            <w:rPr>
              <w:rFonts w:hint="eastAsia"/>
            </w:rPr>
          </w:rPrChange>
        </w:rPr>
        <w:t>使用云</w:t>
      </w:r>
      <w:r w:rsidR="00476838" w:rsidRPr="0034779C">
        <w:rPr>
          <w:rFonts w:asciiTheme="minorEastAsia" w:hAnsiTheme="minorEastAsia" w:hint="eastAsia"/>
          <w:sz w:val="24"/>
          <w:szCs w:val="24"/>
          <w:rPrChange w:id="1997" w:author="JY0225" w:date="2017-08-24T11:10:00Z">
            <w:rPr>
              <w:rFonts w:hint="eastAsia"/>
            </w:rPr>
          </w:rPrChange>
        </w:rPr>
        <w:t>备份</w:t>
      </w:r>
      <w:r w:rsidR="00EC54D4" w:rsidRPr="0034779C">
        <w:rPr>
          <w:rFonts w:asciiTheme="minorEastAsia" w:hAnsiTheme="minorEastAsia" w:hint="eastAsia"/>
          <w:sz w:val="24"/>
          <w:szCs w:val="24"/>
          <w:rPrChange w:id="1998" w:author="JY0225" w:date="2017-08-24T11:10:00Z">
            <w:rPr>
              <w:rFonts w:hint="eastAsia"/>
            </w:rPr>
          </w:rPrChange>
        </w:rPr>
        <w:t>服务</w:t>
      </w:r>
      <w:r w:rsidR="005C14A3" w:rsidRPr="0034779C">
        <w:rPr>
          <w:rFonts w:asciiTheme="minorEastAsia" w:hAnsiTheme="minorEastAsia" w:hint="eastAsia"/>
          <w:sz w:val="24"/>
          <w:szCs w:val="24"/>
          <w:rPrChange w:id="1999" w:author="JY0225" w:date="2017-08-24T11:10:00Z">
            <w:rPr>
              <w:rFonts w:hint="eastAsia"/>
            </w:rPr>
          </w:rPrChange>
        </w:rPr>
        <w:t>，并提供了</w:t>
      </w:r>
      <w:r w:rsidR="007846F5" w:rsidRPr="0034779C">
        <w:rPr>
          <w:rFonts w:asciiTheme="minorEastAsia" w:hAnsiTheme="minorEastAsia"/>
          <w:sz w:val="24"/>
          <w:szCs w:val="24"/>
          <w:rPrChange w:id="2000" w:author="JY0225" w:date="2017-08-24T11:10:00Z">
            <w:rPr/>
          </w:rPrChange>
        </w:rPr>
        <w:t>Java</w:t>
      </w:r>
      <w:r w:rsidR="007846F5" w:rsidRPr="0034779C">
        <w:rPr>
          <w:rFonts w:asciiTheme="minorEastAsia" w:hAnsiTheme="minorEastAsia" w:hint="eastAsia"/>
          <w:sz w:val="24"/>
          <w:szCs w:val="24"/>
          <w:rPrChange w:id="2001" w:author="JY0225" w:date="2017-08-24T11:10:00Z">
            <w:rPr>
              <w:rFonts w:hint="eastAsia"/>
            </w:rPr>
          </w:rPrChange>
        </w:rPr>
        <w:t>平台</w:t>
      </w:r>
      <w:r w:rsidR="00836BF3" w:rsidRPr="0034779C">
        <w:rPr>
          <w:rFonts w:asciiTheme="minorEastAsia" w:hAnsiTheme="minorEastAsia" w:hint="eastAsia"/>
          <w:sz w:val="24"/>
          <w:szCs w:val="24"/>
          <w:rPrChange w:id="2002" w:author="JY0225" w:date="2017-08-24T11:10:00Z">
            <w:rPr>
              <w:rFonts w:hint="eastAsia"/>
            </w:rPr>
          </w:rPrChange>
        </w:rPr>
        <w:t>的</w:t>
      </w:r>
      <w:r w:rsidR="007846F5" w:rsidRPr="0034779C">
        <w:rPr>
          <w:rFonts w:asciiTheme="minorEastAsia" w:hAnsiTheme="minorEastAsia" w:hint="eastAsia"/>
          <w:sz w:val="24"/>
          <w:szCs w:val="24"/>
          <w:rPrChange w:id="2003" w:author="JY0225" w:date="2017-08-24T11:10:00Z">
            <w:rPr>
              <w:rFonts w:hint="eastAsia"/>
            </w:rPr>
          </w:rPrChange>
        </w:rPr>
        <w:t>软件开发包（</w:t>
      </w:r>
      <w:r w:rsidR="007846F5" w:rsidRPr="0034779C">
        <w:rPr>
          <w:rFonts w:asciiTheme="minorEastAsia" w:hAnsiTheme="minorEastAsia"/>
          <w:sz w:val="24"/>
          <w:szCs w:val="24"/>
          <w:rPrChange w:id="2004" w:author="JY0225" w:date="2017-08-24T11:10:00Z">
            <w:rPr/>
          </w:rPrChange>
        </w:rPr>
        <w:t>SDK</w:t>
      </w:r>
      <w:r w:rsidR="007846F5" w:rsidRPr="0034779C">
        <w:rPr>
          <w:rFonts w:asciiTheme="minorEastAsia" w:hAnsiTheme="minorEastAsia" w:hint="eastAsia"/>
          <w:sz w:val="24"/>
          <w:szCs w:val="24"/>
          <w:rPrChange w:id="2005" w:author="JY0225" w:date="2017-08-24T11:10:00Z">
            <w:rPr>
              <w:rFonts w:hint="eastAsia"/>
            </w:rPr>
          </w:rPrChange>
        </w:rPr>
        <w:t>）</w:t>
      </w:r>
      <w:r w:rsidR="009D4C79" w:rsidRPr="0034779C">
        <w:rPr>
          <w:rStyle w:val="afff"/>
          <w:rFonts w:asciiTheme="minorEastAsia" w:hAnsiTheme="minorEastAsia" w:cs="Times New Roman"/>
          <w:spacing w:val="10"/>
          <w:sz w:val="24"/>
          <w:szCs w:val="24"/>
          <w:rPrChange w:id="2006" w:author="JY0225" w:date="2017-08-24T11:10:00Z">
            <w:rPr>
              <w:rStyle w:val="afff"/>
              <w:rFonts w:ascii="Times New Roman" w:hAnsi="Times New Roman" w:cs="Times New Roman"/>
              <w:spacing w:val="10"/>
              <w:sz w:val="24"/>
              <w:szCs w:val="24"/>
            </w:rPr>
          </w:rPrChange>
        </w:rPr>
        <w:footnoteReference w:id="5"/>
      </w:r>
      <w:r w:rsidR="007846F5" w:rsidRPr="0034779C">
        <w:rPr>
          <w:rFonts w:asciiTheme="minorEastAsia" w:hAnsiTheme="minorEastAsia" w:hint="eastAsia"/>
          <w:sz w:val="24"/>
          <w:szCs w:val="24"/>
          <w:rPrChange w:id="2007" w:author="JY0225" w:date="2017-08-24T11:10:00Z">
            <w:rPr>
              <w:rFonts w:hint="eastAsia"/>
            </w:rPr>
          </w:rPrChange>
        </w:rPr>
        <w:t>，</w:t>
      </w:r>
      <w:r w:rsidR="007846F5" w:rsidRPr="0034779C">
        <w:rPr>
          <w:rFonts w:asciiTheme="minorEastAsia" w:hAnsiTheme="minorEastAsia"/>
          <w:sz w:val="24"/>
          <w:szCs w:val="24"/>
          <w:rPrChange w:id="2008" w:author="JY0225" w:date="2017-08-24T11:10:00Z">
            <w:rPr/>
          </w:rPrChange>
        </w:rPr>
        <w:t>Java</w:t>
      </w:r>
      <w:r w:rsidR="007846F5" w:rsidRPr="0034779C">
        <w:rPr>
          <w:rFonts w:asciiTheme="minorEastAsia" w:hAnsiTheme="minorEastAsia" w:hint="eastAsia"/>
          <w:sz w:val="24"/>
          <w:szCs w:val="24"/>
          <w:rPrChange w:id="2009" w:author="JY0225" w:date="2017-08-24T11:10:00Z">
            <w:rPr>
              <w:rFonts w:hint="eastAsia"/>
            </w:rPr>
          </w:rPrChange>
        </w:rPr>
        <w:t>开发者可以利用</w:t>
      </w:r>
      <w:r w:rsidR="0098390A" w:rsidRPr="0034779C">
        <w:rPr>
          <w:rFonts w:asciiTheme="minorEastAsia" w:hAnsiTheme="minorEastAsia" w:hint="eastAsia"/>
          <w:sz w:val="24"/>
          <w:szCs w:val="24"/>
          <w:rPrChange w:id="2010" w:author="JY0225" w:date="2017-08-24T11:10:00Z">
            <w:rPr>
              <w:rFonts w:hint="eastAsia"/>
            </w:rPr>
          </w:rPrChange>
        </w:rPr>
        <w:t>该开发包提供的应用接口</w:t>
      </w:r>
      <w:r w:rsidR="0098390A" w:rsidRPr="0034779C">
        <w:rPr>
          <w:rFonts w:asciiTheme="minorEastAsia" w:hAnsiTheme="minorEastAsia"/>
          <w:sz w:val="24"/>
          <w:szCs w:val="24"/>
          <w:rPrChange w:id="2011" w:author="JY0225" w:date="2017-08-24T11:10:00Z">
            <w:rPr/>
          </w:rPrChange>
        </w:rPr>
        <w:t>API</w:t>
      </w:r>
      <w:r w:rsidR="00166AF1" w:rsidRPr="0034779C">
        <w:rPr>
          <w:rFonts w:asciiTheme="minorEastAsia" w:hAnsiTheme="minorEastAsia" w:hint="eastAsia"/>
          <w:sz w:val="24"/>
          <w:szCs w:val="24"/>
          <w:rPrChange w:id="2012" w:author="JY0225" w:date="2017-08-24T11:10:00Z">
            <w:rPr>
              <w:rFonts w:hint="eastAsia"/>
            </w:rPr>
          </w:rPrChange>
        </w:rPr>
        <w:t>来</w:t>
      </w:r>
      <w:r w:rsidR="007A5DAE" w:rsidRPr="0034779C">
        <w:rPr>
          <w:rFonts w:asciiTheme="minorEastAsia" w:hAnsiTheme="minorEastAsia" w:hint="eastAsia"/>
          <w:sz w:val="24"/>
          <w:szCs w:val="24"/>
          <w:rPrChange w:id="2013" w:author="JY0225" w:date="2017-08-24T11:10:00Z">
            <w:rPr>
              <w:rFonts w:hint="eastAsia"/>
            </w:rPr>
          </w:rPrChange>
        </w:rPr>
        <w:t>集成</w:t>
      </w:r>
      <w:r w:rsidR="00586372" w:rsidRPr="0034779C">
        <w:rPr>
          <w:rFonts w:asciiTheme="minorEastAsia" w:hAnsiTheme="minorEastAsia" w:hint="eastAsia"/>
          <w:sz w:val="24"/>
          <w:szCs w:val="24"/>
          <w:rPrChange w:id="2014" w:author="JY0225" w:date="2017-08-24T11:10:00Z">
            <w:rPr>
              <w:rFonts w:hint="eastAsia"/>
            </w:rPr>
          </w:rPrChange>
        </w:rPr>
        <w:t>该</w:t>
      </w:r>
      <w:r w:rsidR="003E267A" w:rsidRPr="0034779C">
        <w:rPr>
          <w:rFonts w:asciiTheme="minorEastAsia" w:hAnsiTheme="minorEastAsia" w:hint="eastAsia"/>
          <w:sz w:val="24"/>
          <w:szCs w:val="24"/>
          <w:rPrChange w:id="2015" w:author="JY0225" w:date="2017-08-24T11:10:00Z">
            <w:rPr>
              <w:rFonts w:hint="eastAsia"/>
            </w:rPr>
          </w:rPrChange>
        </w:rPr>
        <w:t>款</w:t>
      </w:r>
      <w:r w:rsidR="00A93F1C" w:rsidRPr="0034779C">
        <w:rPr>
          <w:rFonts w:asciiTheme="minorEastAsia" w:hAnsiTheme="minorEastAsia" w:hint="eastAsia"/>
          <w:sz w:val="24"/>
          <w:szCs w:val="24"/>
          <w:rPrChange w:id="2016" w:author="JY0225" w:date="2017-08-24T11:10:00Z">
            <w:rPr>
              <w:rFonts w:hint="eastAsia"/>
            </w:rPr>
          </w:rPrChange>
        </w:rPr>
        <w:t>云</w:t>
      </w:r>
      <w:r w:rsidR="00476838" w:rsidRPr="0034779C">
        <w:rPr>
          <w:rFonts w:asciiTheme="minorEastAsia" w:hAnsiTheme="minorEastAsia" w:hint="eastAsia"/>
          <w:sz w:val="24"/>
          <w:szCs w:val="24"/>
          <w:rPrChange w:id="2017" w:author="JY0225" w:date="2017-08-24T11:10:00Z">
            <w:rPr>
              <w:rFonts w:hint="eastAsia"/>
            </w:rPr>
          </w:rPrChange>
        </w:rPr>
        <w:t>备份</w:t>
      </w:r>
      <w:r w:rsidR="00821773" w:rsidRPr="0034779C">
        <w:rPr>
          <w:rFonts w:asciiTheme="minorEastAsia" w:hAnsiTheme="minorEastAsia" w:hint="eastAsia"/>
          <w:sz w:val="24"/>
          <w:szCs w:val="24"/>
          <w:rPrChange w:id="2018" w:author="JY0225" w:date="2017-08-24T11:10:00Z">
            <w:rPr>
              <w:rFonts w:hint="eastAsia"/>
            </w:rPr>
          </w:rPrChange>
        </w:rPr>
        <w:t>服务</w:t>
      </w:r>
      <w:r w:rsidR="009F1FA9" w:rsidRPr="0034779C">
        <w:rPr>
          <w:rFonts w:asciiTheme="minorEastAsia" w:hAnsiTheme="minorEastAsia" w:hint="eastAsia"/>
          <w:sz w:val="24"/>
          <w:szCs w:val="24"/>
          <w:rPrChange w:id="2019" w:author="JY0225" w:date="2017-08-24T11:10:00Z">
            <w:rPr>
              <w:rFonts w:hint="eastAsia"/>
            </w:rPr>
          </w:rPrChange>
        </w:rPr>
        <w:t>。</w:t>
      </w:r>
    </w:p>
    <w:p w14:paraId="5571850B" w14:textId="1D0378BC" w:rsidR="002E3864" w:rsidRDefault="002E3864" w:rsidP="00BE5E25">
      <w:pPr>
        <w:pStyle w:val="21"/>
        <w:spacing w:line="240" w:lineRule="auto"/>
      </w:pPr>
      <w:bookmarkStart w:id="2020" w:name="_Toc420959835"/>
      <w:bookmarkStart w:id="2021" w:name="_Toc421026899"/>
      <w:bookmarkStart w:id="2022" w:name="_Toc421230571"/>
      <w:bookmarkStart w:id="2023" w:name="_Toc491606256"/>
      <w:r w:rsidRPr="00B87EE1">
        <w:t xml:space="preserve">1.3 </w:t>
      </w:r>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r w:rsidR="005779BA">
        <w:rPr>
          <w:rFonts w:hint="eastAsia"/>
        </w:rPr>
        <w:t>论文</w:t>
      </w:r>
      <w:r w:rsidR="00BE5E25">
        <w:rPr>
          <w:rFonts w:hint="eastAsia"/>
        </w:rPr>
        <w:t>的</w:t>
      </w:r>
      <w:r w:rsidRPr="00B87EE1">
        <w:t>组织</w:t>
      </w:r>
      <w:bookmarkEnd w:id="2020"/>
      <w:bookmarkEnd w:id="2021"/>
      <w:bookmarkEnd w:id="2022"/>
      <w:bookmarkEnd w:id="2023"/>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2024" w:name="_Toc73467579"/>
      <w:bookmarkStart w:id="2025" w:name="_Toc73467705"/>
      <w:bookmarkStart w:id="2026" w:name="_Toc73467990"/>
      <w:bookmarkStart w:id="2027" w:name="_Toc73468293"/>
      <w:bookmarkStart w:id="2028" w:name="_Toc73468453"/>
      <w:bookmarkStart w:id="2029" w:name="_Toc73468521"/>
      <w:bookmarkStart w:id="2030" w:name="_Toc73468567"/>
      <w:bookmarkStart w:id="2031" w:name="_Toc73951033"/>
      <w:bookmarkStart w:id="2032" w:name="_Toc74024500"/>
      <w:bookmarkStart w:id="2033" w:name="_Toc74025354"/>
      <w:bookmarkStart w:id="2034" w:name="_Toc74025650"/>
      <w:bookmarkStart w:id="2035" w:name="_Toc74025761"/>
      <w:bookmarkStart w:id="2036" w:name="_Toc74025806"/>
      <w:bookmarkStart w:id="2037" w:name="_Toc74025851"/>
      <w:bookmarkStart w:id="2038" w:name="_Toc74025997"/>
      <w:bookmarkStart w:id="2039" w:name="_Toc74030264"/>
      <w:bookmarkStart w:id="2040" w:name="_Toc420959836"/>
      <w:bookmarkStart w:id="2041" w:name="_Toc421026900"/>
      <w:bookmarkStart w:id="2042" w:name="_Toc421230572"/>
      <w:r w:rsidR="00C22046">
        <w:rPr>
          <w:rFonts w:ascii="Times New Roman" w:hAnsi="Times New Roman" w:cs="Times New Roman"/>
          <w:spacing w:val="10"/>
          <w:kern w:val="0"/>
          <w:sz w:val="24"/>
          <w:szCs w:val="20"/>
        </w:rPr>
        <w:br w:type="page"/>
      </w:r>
    </w:p>
    <w:p w14:paraId="36C5B19B" w14:textId="77777777" w:rsidR="002E3864" w:rsidRDefault="002E3864" w:rsidP="00B87EE1">
      <w:pPr>
        <w:pStyle w:val="1"/>
        <w:rPr>
          <w:ins w:id="2043" w:author="微软用户" w:date="2017-08-19T19:24:00Z"/>
          <w:rStyle w:val="1CharChar"/>
          <w:rFonts w:ascii="Times New Roman" w:eastAsiaTheme="minorEastAsia" w:hAnsi="Times New Roman" w:cs="Times New Roman"/>
          <w:b/>
          <w:bCs/>
          <w:spacing w:val="0"/>
          <w:sz w:val="44"/>
          <w:szCs w:val="44"/>
        </w:rPr>
      </w:pPr>
      <w:bookmarkStart w:id="2044" w:name="_Toc491606257"/>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2040"/>
      <w:bookmarkEnd w:id="2041"/>
      <w:bookmarkEnd w:id="2042"/>
      <w:bookmarkEnd w:id="2044"/>
    </w:p>
    <w:p w14:paraId="78A1D6F4" w14:textId="57815D4B" w:rsidR="00A82152" w:rsidRDefault="001F51CD">
      <w:pPr>
        <w:pStyle w:val="21"/>
        <w:spacing w:line="240" w:lineRule="auto"/>
        <w:rPr>
          <w:ins w:id="2045" w:author="微软用户" w:date="2017-08-20T10:32:00Z"/>
        </w:rPr>
        <w:pPrChange w:id="2046" w:author="微软用户" w:date="2017-08-20T10:32:00Z">
          <w:pPr/>
        </w:pPrChange>
      </w:pPr>
      <w:bookmarkStart w:id="2047" w:name="_Toc491606258"/>
      <w:ins w:id="2048" w:author="微软用户" w:date="2017-08-19T19:24:00Z">
        <w:r>
          <w:t>2.1</w:t>
        </w:r>
        <w:r w:rsidRPr="00B87EE1">
          <w:t xml:space="preserve"> </w:t>
        </w:r>
        <w:r>
          <w:t>云备份</w:t>
        </w:r>
      </w:ins>
      <w:ins w:id="2049" w:author="微软用户" w:date="2017-08-20T12:08:00Z">
        <w:r w:rsidR="00801EA7">
          <w:t>与中间件</w:t>
        </w:r>
      </w:ins>
      <w:bookmarkEnd w:id="2047"/>
    </w:p>
    <w:p w14:paraId="4C98E692" w14:textId="77777777" w:rsidR="00A82152" w:rsidRDefault="000307EC">
      <w:pPr>
        <w:spacing w:line="400" w:lineRule="exact"/>
        <w:rPr>
          <w:ins w:id="2050" w:author="微软用户" w:date="2017-08-20T10:32:00Z"/>
          <w:spacing w:val="10"/>
          <w:sz w:val="24"/>
        </w:rPr>
        <w:pPrChange w:id="2051" w:author="微软用户" w:date="2017-08-19T19:33:00Z">
          <w:pPr>
            <w:pStyle w:val="21"/>
            <w:spacing w:line="240" w:lineRule="auto"/>
          </w:pPr>
        </w:pPrChange>
      </w:pPr>
      <w:ins w:id="2052" w:author="微软用户" w:date="2017-08-19T19:28:00Z">
        <w:r w:rsidRPr="000307EC">
          <w:rPr>
            <w:rFonts w:ascii="Times New Roman" w:hAnsi="Times New Roman" w:cs="Times New Roman"/>
            <w:spacing w:val="10"/>
            <w:sz w:val="24"/>
            <w:rPrChange w:id="2053" w:author="微软用户" w:date="2017-08-19T19:30:00Z">
              <w:rPr>
                <w:b w:val="0"/>
                <w:bCs w:val="0"/>
              </w:rPr>
            </w:rPrChange>
          </w:rPr>
          <w:tab/>
        </w:r>
      </w:ins>
      <w:ins w:id="2054" w:author="微软用户" w:date="2017-08-19T19:30:00Z">
        <w:r w:rsidRPr="000307EC">
          <w:rPr>
            <w:rFonts w:ascii="Times New Roman" w:hAnsi="Times New Roman" w:cs="Times New Roman" w:hint="eastAsia"/>
            <w:spacing w:val="10"/>
            <w:sz w:val="24"/>
            <w:rPrChange w:id="2055" w:author="微软用户" w:date="2017-08-19T19:30:00Z">
              <w:rPr>
                <w:rFonts w:hint="eastAsia"/>
                <w:b w:val="0"/>
                <w:bCs w:val="0"/>
              </w:rPr>
            </w:rPrChange>
          </w:rPr>
          <w:t>云备份指的是</w:t>
        </w:r>
      </w:ins>
      <w:ins w:id="2056" w:author="微软用户" w:date="2017-08-19T19:31:00Z">
        <w:r>
          <w:rPr>
            <w:rFonts w:ascii="Times New Roman" w:hAnsi="Times New Roman" w:cs="Times New Roman"/>
            <w:spacing w:val="10"/>
            <w:sz w:val="24"/>
          </w:rPr>
          <w:t>将个人</w:t>
        </w:r>
      </w:ins>
      <w:ins w:id="2057" w:author="微软用户" w:date="2017-08-19T19:38:00Z">
        <w:r w:rsidR="00A31456">
          <w:rPr>
            <w:rFonts w:ascii="Times New Roman" w:hAnsi="Times New Roman" w:cs="Times New Roman"/>
            <w:spacing w:val="10"/>
            <w:sz w:val="24"/>
          </w:rPr>
          <w:t>或</w:t>
        </w:r>
      </w:ins>
      <w:ins w:id="2058" w:author="微软用户" w:date="2017-08-19T19:32:00Z">
        <w:r>
          <w:rPr>
            <w:rFonts w:ascii="Times New Roman" w:hAnsi="Times New Roman" w:cs="Times New Roman"/>
            <w:spacing w:val="10"/>
            <w:sz w:val="24"/>
          </w:rPr>
          <w:t>数据通过云存储的方式</w:t>
        </w:r>
      </w:ins>
      <w:ins w:id="2059" w:author="微软用户" w:date="2017-08-19T19:33:00Z">
        <w:r>
          <w:rPr>
            <w:rFonts w:ascii="Times New Roman" w:hAnsi="Times New Roman" w:cs="Times New Roman"/>
            <w:spacing w:val="10"/>
            <w:sz w:val="24"/>
          </w:rPr>
          <w:t>备份</w:t>
        </w:r>
      </w:ins>
      <w:ins w:id="2060" w:author="微软用户" w:date="2017-08-19T19:32:00Z">
        <w:r>
          <w:rPr>
            <w:rFonts w:ascii="Times New Roman" w:hAnsi="Times New Roman" w:cs="Times New Roman"/>
            <w:spacing w:val="10"/>
            <w:sz w:val="24"/>
          </w:rPr>
          <w:t>在云端服务器上</w:t>
        </w:r>
        <w:r>
          <w:rPr>
            <w:rFonts w:ascii="Times New Roman" w:hAnsi="Times New Roman" w:cs="Times New Roman" w:hint="eastAsia"/>
            <w:spacing w:val="10"/>
            <w:sz w:val="24"/>
          </w:rPr>
          <w:t>，</w:t>
        </w:r>
      </w:ins>
    </w:p>
    <w:p w14:paraId="752E194D" w14:textId="3537F965" w:rsidR="00D57535" w:rsidRPr="00FE725C" w:rsidRDefault="0030214D">
      <w:pPr>
        <w:spacing w:line="400" w:lineRule="exact"/>
        <w:rPr>
          <w:ins w:id="2061" w:author="微软用户" w:date="2017-08-20T12:08:00Z"/>
          <w:spacing w:val="10"/>
          <w:sz w:val="24"/>
          <w:rPrChange w:id="2062" w:author="微软用户" w:date="2017-08-24T21:42:00Z">
            <w:rPr>
              <w:ins w:id="2063" w:author="微软用户" w:date="2017-08-20T12:08:00Z"/>
              <w:spacing w:val="10"/>
              <w:sz w:val="24"/>
            </w:rPr>
          </w:rPrChange>
        </w:rPr>
        <w:pPrChange w:id="2064" w:author="微软用户" w:date="2017-08-19T19:33:00Z">
          <w:pPr>
            <w:pStyle w:val="21"/>
            <w:spacing w:line="240" w:lineRule="auto"/>
          </w:pPr>
        </w:pPrChange>
      </w:pPr>
      <w:ins w:id="2065" w:author="微软用户" w:date="2017-08-19T19:32:00Z">
        <w:r>
          <w:rPr>
            <w:rFonts w:ascii="Times New Roman" w:hAnsi="Times New Roman" w:cs="Times New Roman"/>
            <w:spacing w:val="10"/>
            <w:sz w:val="24"/>
          </w:rPr>
          <w:t>相较于传统的数据</w:t>
        </w:r>
      </w:ins>
      <w:ins w:id="2066" w:author="微软用户" w:date="2017-08-20T10:34:00Z">
        <w:r>
          <w:rPr>
            <w:rFonts w:ascii="Times New Roman" w:hAnsi="Times New Roman" w:cs="Times New Roman"/>
            <w:spacing w:val="10"/>
            <w:sz w:val="24"/>
          </w:rPr>
          <w:t>备份</w:t>
        </w:r>
      </w:ins>
      <w:ins w:id="2067" w:author="微软用户" w:date="2017-08-19T19:32:00Z">
        <w:r w:rsidR="000307EC">
          <w:rPr>
            <w:rFonts w:ascii="Times New Roman" w:hAnsi="Times New Roman" w:cs="Times New Roman"/>
            <w:spacing w:val="10"/>
            <w:sz w:val="24"/>
          </w:rPr>
          <w:t>方式</w:t>
        </w:r>
        <w:r w:rsidR="000307EC">
          <w:rPr>
            <w:rFonts w:ascii="Times New Roman" w:hAnsi="Times New Roman" w:cs="Times New Roman" w:hint="eastAsia"/>
            <w:spacing w:val="10"/>
            <w:sz w:val="24"/>
          </w:rPr>
          <w:t>，</w:t>
        </w:r>
      </w:ins>
      <w:ins w:id="2068" w:author="微软用户" w:date="2017-08-20T10:34:00Z">
        <w:r>
          <w:rPr>
            <w:rFonts w:ascii="Times New Roman" w:hAnsi="Times New Roman" w:cs="Times New Roman" w:hint="eastAsia"/>
            <w:spacing w:val="10"/>
            <w:sz w:val="24"/>
          </w:rPr>
          <w:t>计算机云备份技术具备优势为</w:t>
        </w:r>
      </w:ins>
      <w:ins w:id="2069" w:author="微软用户" w:date="2017-08-20T10:35:00Z">
        <w:r>
          <w:rPr>
            <w:rFonts w:ascii="Times New Roman" w:hAnsi="Times New Roman" w:cs="Times New Roman" w:hint="eastAsia"/>
            <w:spacing w:val="10"/>
            <w:sz w:val="24"/>
          </w:rPr>
          <w:t>数据信息备份更加安全、支持平台数据共享、提供大量的存储空间</w:t>
        </w:r>
      </w:ins>
      <w:ins w:id="2070" w:author="微软用户" w:date="2017-08-24T21:34:00Z">
        <w:r w:rsidR="00740F64" w:rsidRPr="00FE725C">
          <w:rPr>
            <w:rFonts w:asciiTheme="minorEastAsia" w:hAnsiTheme="minorEastAsia"/>
            <w:color w:val="000000" w:themeColor="text1"/>
            <w:sz w:val="24"/>
            <w:szCs w:val="24"/>
            <w:vertAlign w:val="superscript"/>
            <w:rPrChange w:id="2071" w:author="微软用户" w:date="2017-08-24T21:42:00Z">
              <w:rPr>
                <w:b w:val="0"/>
                <w:bCs w:val="0"/>
                <w:spacing w:val="10"/>
                <w:sz w:val="24"/>
              </w:rPr>
            </w:rPrChange>
          </w:rPr>
          <w:fldChar w:fldCharType="begin"/>
        </w:r>
        <w:r w:rsidR="00740F64" w:rsidRPr="00FE725C">
          <w:rPr>
            <w:rFonts w:asciiTheme="minorEastAsia" w:hAnsiTheme="minorEastAsia"/>
            <w:color w:val="000000" w:themeColor="text1"/>
            <w:sz w:val="24"/>
            <w:szCs w:val="24"/>
            <w:vertAlign w:val="superscript"/>
            <w:rPrChange w:id="2072" w:author="微软用户" w:date="2017-08-24T21:42:00Z">
              <w:rPr>
                <w:b w:val="0"/>
                <w:bCs w:val="0"/>
                <w:spacing w:val="10"/>
                <w:sz w:val="24"/>
              </w:rPr>
            </w:rPrChange>
          </w:rPr>
          <w:instrText xml:space="preserve"> REF _Ref491373771 \r \h </w:instrText>
        </w:r>
      </w:ins>
      <w:r w:rsidR="00740F64" w:rsidRPr="00FE725C">
        <w:rPr>
          <w:rFonts w:asciiTheme="minorEastAsia" w:hAnsiTheme="minorEastAsia"/>
          <w:color w:val="000000" w:themeColor="text1"/>
          <w:sz w:val="24"/>
          <w:szCs w:val="24"/>
          <w:vertAlign w:val="superscript"/>
          <w:rPrChange w:id="2073" w:author="微软用户" w:date="2017-08-24T21:42:00Z">
            <w:rPr>
              <w:b w:val="0"/>
              <w:bCs w:val="0"/>
              <w:spacing w:val="10"/>
              <w:sz w:val="24"/>
              <w:vertAlign w:val="superscript"/>
            </w:rPr>
          </w:rPrChange>
        </w:rPr>
        <w:instrText xml:space="preserve"> \* MERGEFORMAT </w:instrText>
      </w:r>
      <w:r w:rsidR="00740F64" w:rsidRPr="00FE725C">
        <w:rPr>
          <w:rFonts w:asciiTheme="minorEastAsia" w:hAnsiTheme="minorEastAsia"/>
          <w:color w:val="000000" w:themeColor="text1"/>
          <w:sz w:val="24"/>
          <w:szCs w:val="24"/>
          <w:vertAlign w:val="superscript"/>
          <w:rPrChange w:id="2074" w:author="微软用户" w:date="2017-08-24T21:42:00Z">
            <w:rPr>
              <w:rFonts w:asciiTheme="minorEastAsia" w:hAnsiTheme="minorEastAsia"/>
              <w:color w:val="000000" w:themeColor="text1"/>
              <w:sz w:val="24"/>
              <w:szCs w:val="24"/>
              <w:vertAlign w:val="superscript"/>
            </w:rPr>
          </w:rPrChange>
        </w:rPr>
      </w:r>
      <w:r w:rsidR="00740F64" w:rsidRPr="00FE725C">
        <w:rPr>
          <w:rFonts w:asciiTheme="minorEastAsia" w:hAnsiTheme="minorEastAsia"/>
          <w:color w:val="000000" w:themeColor="text1"/>
          <w:sz w:val="24"/>
          <w:szCs w:val="24"/>
          <w:vertAlign w:val="superscript"/>
          <w:rPrChange w:id="2075" w:author="微软用户" w:date="2017-08-24T21:42:00Z">
            <w:rPr>
              <w:b w:val="0"/>
              <w:bCs w:val="0"/>
              <w:spacing w:val="10"/>
              <w:sz w:val="24"/>
            </w:rPr>
          </w:rPrChange>
        </w:rPr>
        <w:fldChar w:fldCharType="separate"/>
      </w:r>
      <w:ins w:id="2076" w:author="微软用户" w:date="2017-08-24T22:18:00Z">
        <w:r w:rsidR="00C56CDB">
          <w:rPr>
            <w:rFonts w:asciiTheme="minorEastAsia" w:hAnsiTheme="minorEastAsia"/>
            <w:color w:val="000000" w:themeColor="text1"/>
            <w:sz w:val="24"/>
            <w:szCs w:val="24"/>
            <w:vertAlign w:val="superscript"/>
          </w:rPr>
          <w:t>[22]</w:t>
        </w:r>
      </w:ins>
      <w:ins w:id="2077" w:author="微软用户" w:date="2017-08-24T21:34:00Z">
        <w:r w:rsidR="00740F64" w:rsidRPr="00FE725C">
          <w:rPr>
            <w:rFonts w:asciiTheme="minorEastAsia" w:hAnsiTheme="minorEastAsia"/>
            <w:color w:val="000000" w:themeColor="text1"/>
            <w:sz w:val="24"/>
            <w:szCs w:val="24"/>
            <w:vertAlign w:val="superscript"/>
            <w:rPrChange w:id="2078" w:author="微软用户" w:date="2017-08-24T21:42:00Z">
              <w:rPr>
                <w:b w:val="0"/>
                <w:bCs w:val="0"/>
                <w:spacing w:val="10"/>
                <w:sz w:val="24"/>
              </w:rPr>
            </w:rPrChange>
          </w:rPr>
          <w:fldChar w:fldCharType="end"/>
        </w:r>
      </w:ins>
      <w:ins w:id="2079" w:author="微软用户" w:date="2017-08-24T21:42:00Z">
        <w:r w:rsidR="00FE725C" w:rsidRPr="00B27022">
          <w:rPr>
            <w:rFonts w:asciiTheme="minorEastAsia" w:hAnsiTheme="minorEastAsia" w:hint="eastAsia"/>
            <w:color w:val="000000" w:themeColor="text1"/>
            <w:sz w:val="24"/>
            <w:szCs w:val="24"/>
          </w:rPr>
          <w:t>。</w:t>
        </w:r>
      </w:ins>
    </w:p>
    <w:p w14:paraId="459C7010" w14:textId="6C35CA6F" w:rsidR="00D57535" w:rsidRPr="00D57535" w:rsidRDefault="00D57535">
      <w:pPr>
        <w:pStyle w:val="31"/>
        <w:rPr>
          <w:ins w:id="2080" w:author="微软用户" w:date="2017-08-20T12:08:00Z"/>
          <w:rPrChange w:id="2081" w:author="微软用户" w:date="2017-08-20T12:09:00Z">
            <w:rPr>
              <w:ins w:id="2082" w:author="微软用户" w:date="2017-08-20T12:08:00Z"/>
              <w:spacing w:val="10"/>
              <w:sz w:val="24"/>
            </w:rPr>
          </w:rPrChange>
        </w:rPr>
        <w:pPrChange w:id="2083" w:author="微软用户" w:date="2017-08-20T12:09:00Z">
          <w:pPr>
            <w:pStyle w:val="21"/>
            <w:spacing w:line="240" w:lineRule="auto"/>
          </w:pPr>
        </w:pPrChange>
      </w:pPr>
      <w:bookmarkStart w:id="2084" w:name="_Toc491606259"/>
      <w:ins w:id="2085" w:author="微软用户" w:date="2017-08-20T12:09:00Z">
        <w:r>
          <w:t>2.1</w:t>
        </w:r>
        <w:r w:rsidRPr="006637A1">
          <w:t xml:space="preserve">.1 </w:t>
        </w:r>
        <w:r w:rsidR="001C16D1">
          <w:rPr>
            <w:rFonts w:hint="eastAsia"/>
          </w:rPr>
          <w:t>云备份特</w:t>
        </w:r>
        <w:r w:rsidR="00A95700">
          <w:rPr>
            <w:rFonts w:hint="eastAsia"/>
          </w:rPr>
          <w:t>点</w:t>
        </w:r>
      </w:ins>
      <w:bookmarkEnd w:id="2084"/>
    </w:p>
    <w:p w14:paraId="7C8802D0" w14:textId="048D8E65" w:rsidR="00947F3C" w:rsidRPr="0034779C" w:rsidRDefault="0054484A">
      <w:pPr>
        <w:spacing w:line="400" w:lineRule="exact"/>
        <w:ind w:firstLine="420"/>
        <w:rPr>
          <w:ins w:id="2086" w:author="微软用户" w:date="2017-08-20T10:38:00Z"/>
          <w:rFonts w:asciiTheme="minorEastAsia" w:hAnsiTheme="minorEastAsia"/>
          <w:spacing w:val="10"/>
          <w:sz w:val="24"/>
          <w:szCs w:val="24"/>
          <w:rPrChange w:id="2087" w:author="JY0225" w:date="2017-08-24T11:10:00Z">
            <w:rPr>
              <w:ins w:id="2088" w:author="微软用户" w:date="2017-08-20T10:38:00Z"/>
              <w:spacing w:val="10"/>
              <w:sz w:val="24"/>
            </w:rPr>
          </w:rPrChange>
        </w:rPr>
        <w:pPrChange w:id="2089" w:author="微软用户" w:date="2017-08-20T12:08:00Z">
          <w:pPr>
            <w:pStyle w:val="21"/>
            <w:spacing w:line="240" w:lineRule="auto"/>
          </w:pPr>
        </w:pPrChange>
      </w:pPr>
      <w:ins w:id="2090" w:author="微软用户" w:date="2017-08-20T10:35:00Z">
        <w:r w:rsidRPr="0034779C">
          <w:rPr>
            <w:rFonts w:asciiTheme="minorEastAsia" w:hAnsiTheme="minorEastAsia" w:cs="Times New Roman" w:hint="eastAsia"/>
            <w:spacing w:val="10"/>
            <w:sz w:val="24"/>
            <w:szCs w:val="24"/>
            <w:rPrChange w:id="2091" w:author="JY0225" w:date="2017-08-24T11:10:00Z">
              <w:rPr>
                <w:rFonts w:hint="eastAsia"/>
                <w:b w:val="0"/>
                <w:bCs w:val="0"/>
                <w:spacing w:val="10"/>
                <w:sz w:val="24"/>
              </w:rPr>
            </w:rPrChange>
          </w:rPr>
          <w:t>利用云备份</w:t>
        </w:r>
      </w:ins>
      <w:ins w:id="2092" w:author="微软用户" w:date="2017-08-20T10:36:00Z">
        <w:r w:rsidRPr="0034779C">
          <w:rPr>
            <w:rFonts w:asciiTheme="minorEastAsia" w:hAnsiTheme="minorEastAsia" w:cs="Times New Roman" w:hint="eastAsia"/>
            <w:spacing w:val="10"/>
            <w:sz w:val="24"/>
            <w:szCs w:val="24"/>
            <w:rPrChange w:id="2093" w:author="JY0225" w:date="2017-08-24T11:10:00Z">
              <w:rPr>
                <w:rFonts w:hint="eastAsia"/>
                <w:b w:val="0"/>
                <w:bCs w:val="0"/>
                <w:spacing w:val="10"/>
                <w:sz w:val="24"/>
              </w:rPr>
            </w:rPrChange>
          </w:rPr>
          <w:t>技术可以突破传统数据备份方式在时间和空间上的局限性，让数据传输</w:t>
        </w:r>
        <w:r w:rsidR="004A2098" w:rsidRPr="0034779C">
          <w:rPr>
            <w:rFonts w:asciiTheme="minorEastAsia" w:hAnsiTheme="minorEastAsia" w:cs="Times New Roman" w:hint="eastAsia"/>
            <w:spacing w:val="10"/>
            <w:sz w:val="24"/>
            <w:szCs w:val="24"/>
            <w:rPrChange w:id="2094" w:author="JY0225" w:date="2017-08-24T11:10:00Z">
              <w:rPr>
                <w:rFonts w:hint="eastAsia"/>
                <w:b w:val="0"/>
                <w:bCs w:val="0"/>
                <w:spacing w:val="10"/>
                <w:sz w:val="24"/>
              </w:rPr>
            </w:rPrChange>
          </w:rPr>
          <w:t>更</w:t>
        </w:r>
      </w:ins>
      <w:ins w:id="2095" w:author="微软用户" w:date="2017-08-20T10:37:00Z">
        <w:r w:rsidR="004A2098" w:rsidRPr="0034779C">
          <w:rPr>
            <w:rFonts w:asciiTheme="minorEastAsia" w:hAnsiTheme="minorEastAsia" w:cs="Times New Roman" w:hint="eastAsia"/>
            <w:spacing w:val="10"/>
            <w:sz w:val="24"/>
            <w:szCs w:val="24"/>
            <w:rPrChange w:id="2096" w:author="JY0225" w:date="2017-08-24T11:10:00Z">
              <w:rPr>
                <w:rFonts w:hint="eastAsia"/>
                <w:b w:val="0"/>
                <w:bCs w:val="0"/>
                <w:spacing w:val="10"/>
                <w:sz w:val="24"/>
              </w:rPr>
            </w:rPrChange>
          </w:rPr>
          <w:t>加</w:t>
        </w:r>
      </w:ins>
      <w:ins w:id="2097" w:author="微软用户" w:date="2017-08-20T10:36:00Z">
        <w:r w:rsidRPr="0034779C">
          <w:rPr>
            <w:rFonts w:asciiTheme="minorEastAsia" w:hAnsiTheme="minorEastAsia" w:cs="Times New Roman" w:hint="eastAsia"/>
            <w:spacing w:val="10"/>
            <w:sz w:val="24"/>
            <w:szCs w:val="24"/>
            <w:rPrChange w:id="2098" w:author="JY0225" w:date="2017-08-24T11:10:00Z">
              <w:rPr>
                <w:rFonts w:hint="eastAsia"/>
                <w:b w:val="0"/>
                <w:bCs w:val="0"/>
                <w:spacing w:val="10"/>
                <w:sz w:val="24"/>
              </w:rPr>
            </w:rPrChange>
          </w:rPr>
          <w:t>便捷、安全、可靠。</w:t>
        </w:r>
      </w:ins>
      <w:ins w:id="2099" w:author="微软用户" w:date="2017-08-20T10:37:00Z">
        <w:r w:rsidR="00B005DF" w:rsidRPr="0034779C">
          <w:rPr>
            <w:rFonts w:asciiTheme="minorEastAsia" w:hAnsiTheme="minorEastAsia" w:cs="Times New Roman" w:hint="eastAsia"/>
            <w:spacing w:val="10"/>
            <w:sz w:val="24"/>
            <w:szCs w:val="24"/>
            <w:rPrChange w:id="2100" w:author="JY0225" w:date="2017-08-24T11:10:00Z">
              <w:rPr>
                <w:rFonts w:hint="eastAsia"/>
                <w:b w:val="0"/>
                <w:bCs w:val="0"/>
                <w:spacing w:val="10"/>
                <w:sz w:val="24"/>
              </w:rPr>
            </w:rPrChange>
          </w:rPr>
          <w:t>云备份</w:t>
        </w:r>
      </w:ins>
      <w:ins w:id="2101" w:author="微软用户" w:date="2017-08-20T11:02:00Z">
        <w:r w:rsidR="00987B6D" w:rsidRPr="0034779C">
          <w:rPr>
            <w:rFonts w:asciiTheme="minorEastAsia" w:hAnsiTheme="minorEastAsia" w:cs="Times New Roman" w:hint="eastAsia"/>
            <w:spacing w:val="10"/>
            <w:sz w:val="24"/>
            <w:szCs w:val="24"/>
            <w:rPrChange w:id="2102" w:author="JY0225" w:date="2017-08-24T11:10:00Z">
              <w:rPr>
                <w:rFonts w:hint="eastAsia"/>
                <w:b w:val="0"/>
                <w:bCs w:val="0"/>
                <w:spacing w:val="10"/>
                <w:sz w:val="24"/>
              </w:rPr>
            </w:rPrChange>
          </w:rPr>
          <w:t>的主要</w:t>
        </w:r>
      </w:ins>
      <w:ins w:id="2103" w:author="微软用户" w:date="2017-08-20T10:37:00Z">
        <w:r w:rsidR="00B005DF" w:rsidRPr="0034779C">
          <w:rPr>
            <w:rFonts w:asciiTheme="minorEastAsia" w:hAnsiTheme="minorEastAsia" w:cs="Times New Roman" w:hint="eastAsia"/>
            <w:spacing w:val="10"/>
            <w:sz w:val="24"/>
            <w:szCs w:val="24"/>
            <w:rPrChange w:id="2104" w:author="JY0225" w:date="2017-08-24T11:10:00Z">
              <w:rPr>
                <w:rFonts w:hint="eastAsia"/>
                <w:b w:val="0"/>
                <w:bCs w:val="0"/>
                <w:spacing w:val="10"/>
                <w:sz w:val="24"/>
              </w:rPr>
            </w:rPrChange>
          </w:rPr>
          <w:t>技术的技术特性</w:t>
        </w:r>
        <w:r w:rsidR="00D71DBB" w:rsidRPr="0034779C">
          <w:rPr>
            <w:rFonts w:asciiTheme="minorEastAsia" w:hAnsiTheme="minorEastAsia" w:cs="Times New Roman" w:hint="eastAsia"/>
            <w:spacing w:val="10"/>
            <w:sz w:val="24"/>
            <w:szCs w:val="24"/>
            <w:rPrChange w:id="2105" w:author="JY0225" w:date="2017-08-24T11:10:00Z">
              <w:rPr>
                <w:rFonts w:hint="eastAsia"/>
                <w:b w:val="0"/>
                <w:bCs w:val="0"/>
                <w:spacing w:val="10"/>
                <w:sz w:val="24"/>
              </w:rPr>
            </w:rPrChange>
          </w:rPr>
          <w:t>如下</w:t>
        </w:r>
      </w:ins>
      <w:ins w:id="2106" w:author="微软用户" w:date="2017-08-20T10:38:00Z">
        <w:r w:rsidR="007D5830" w:rsidRPr="0034779C">
          <w:rPr>
            <w:rFonts w:asciiTheme="minorEastAsia" w:hAnsiTheme="minorEastAsia" w:cs="Times New Roman" w:hint="eastAsia"/>
            <w:spacing w:val="10"/>
            <w:sz w:val="24"/>
            <w:szCs w:val="24"/>
            <w:rPrChange w:id="2107" w:author="JY0225" w:date="2017-08-24T11:10:00Z">
              <w:rPr>
                <w:rFonts w:hint="eastAsia"/>
                <w:b w:val="0"/>
                <w:bCs w:val="0"/>
                <w:spacing w:val="10"/>
                <w:sz w:val="24"/>
              </w:rPr>
            </w:rPrChange>
          </w:rPr>
          <w:t>：</w:t>
        </w:r>
      </w:ins>
    </w:p>
    <w:p w14:paraId="72DBB560" w14:textId="1F84D64C" w:rsidR="007D5830" w:rsidRPr="0034779C" w:rsidRDefault="007D5830">
      <w:pPr>
        <w:numPr>
          <w:ilvl w:val="0"/>
          <w:numId w:val="18"/>
        </w:numPr>
        <w:spacing w:line="400" w:lineRule="exact"/>
        <w:rPr>
          <w:ins w:id="2108" w:author="微软用户" w:date="2017-08-20T10:36:00Z"/>
          <w:rFonts w:asciiTheme="minorEastAsia" w:hAnsiTheme="minorEastAsia"/>
          <w:color w:val="000000" w:themeColor="text1"/>
          <w:sz w:val="24"/>
          <w:szCs w:val="24"/>
          <w:rPrChange w:id="2109" w:author="JY0225" w:date="2017-08-24T11:10:00Z">
            <w:rPr>
              <w:ins w:id="2110" w:author="微软用户" w:date="2017-08-20T10:36:00Z"/>
              <w:spacing w:val="10"/>
              <w:sz w:val="24"/>
            </w:rPr>
          </w:rPrChange>
        </w:rPr>
        <w:pPrChange w:id="2111" w:author="JY0225" w:date="2017-08-24T11:10:00Z">
          <w:pPr>
            <w:pStyle w:val="21"/>
            <w:spacing w:line="240" w:lineRule="auto"/>
          </w:pPr>
        </w:pPrChange>
      </w:pPr>
      <w:ins w:id="2112" w:author="微软用户" w:date="2017-08-20T10:38:00Z">
        <w:del w:id="2113" w:author="JY0225" w:date="2017-08-24T11:11:00Z">
          <w:r w:rsidRPr="0034779C" w:rsidDel="0034779C">
            <w:rPr>
              <w:rFonts w:asciiTheme="minorEastAsia" w:hAnsiTheme="minorEastAsia"/>
              <w:color w:val="000000" w:themeColor="text1"/>
              <w:sz w:val="24"/>
              <w:szCs w:val="24"/>
              <w:rPrChange w:id="2114" w:author="JY0225" w:date="2017-08-24T11:10:00Z">
                <w:rPr>
                  <w:b w:val="0"/>
                  <w:bCs w:val="0"/>
                  <w:spacing w:val="10"/>
                  <w:sz w:val="24"/>
                </w:rPr>
              </w:rPrChange>
            </w:rPr>
            <w:tab/>
          </w:r>
        </w:del>
      </w:ins>
      <w:ins w:id="2115" w:author="微软用户" w:date="2017-08-20T10:40:00Z">
        <w:del w:id="2116" w:author="JY0225" w:date="2017-08-24T11:11:00Z">
          <w:r w:rsidR="00A13376" w:rsidRPr="0034779C" w:rsidDel="0034779C">
            <w:rPr>
              <w:rFonts w:asciiTheme="minorEastAsia" w:hAnsiTheme="minorEastAsia"/>
              <w:color w:val="000000" w:themeColor="text1"/>
              <w:sz w:val="24"/>
              <w:szCs w:val="24"/>
              <w:rPrChange w:id="2117" w:author="JY0225" w:date="2017-08-24T11:10:00Z">
                <w:rPr>
                  <w:b w:val="0"/>
                  <w:bCs w:val="0"/>
                  <w:spacing w:val="10"/>
                  <w:sz w:val="24"/>
                </w:rPr>
              </w:rPrChange>
            </w:rPr>
            <w:delText xml:space="preserve">1. </w:delText>
          </w:r>
        </w:del>
        <w:r w:rsidR="00EC6744" w:rsidRPr="0034779C">
          <w:rPr>
            <w:rFonts w:asciiTheme="minorEastAsia" w:hAnsiTheme="minorEastAsia" w:hint="eastAsia"/>
            <w:color w:val="000000" w:themeColor="text1"/>
            <w:sz w:val="24"/>
            <w:szCs w:val="24"/>
            <w:rPrChange w:id="2118" w:author="JY0225" w:date="2017-08-24T11:10:00Z">
              <w:rPr>
                <w:rFonts w:hint="eastAsia"/>
                <w:b w:val="0"/>
                <w:bCs w:val="0"/>
                <w:spacing w:val="10"/>
                <w:sz w:val="24"/>
              </w:rPr>
            </w:rPrChange>
          </w:rPr>
          <w:t>可</w:t>
        </w:r>
      </w:ins>
      <w:ins w:id="2119" w:author="微软用户" w:date="2017-08-20T10:41:00Z">
        <w:r w:rsidR="00EC6744" w:rsidRPr="0034779C">
          <w:rPr>
            <w:rFonts w:asciiTheme="minorEastAsia" w:hAnsiTheme="minorEastAsia" w:hint="eastAsia"/>
            <w:color w:val="000000" w:themeColor="text1"/>
            <w:sz w:val="24"/>
            <w:szCs w:val="24"/>
            <w:rPrChange w:id="2120" w:author="JY0225" w:date="2017-08-24T11:10:00Z">
              <w:rPr>
                <w:rFonts w:hint="eastAsia"/>
                <w:b w:val="0"/>
                <w:bCs w:val="0"/>
                <w:spacing w:val="10"/>
                <w:sz w:val="24"/>
              </w:rPr>
            </w:rPrChange>
          </w:rPr>
          <w:t>节约成本</w:t>
        </w:r>
      </w:ins>
      <w:ins w:id="2121" w:author="微软用户" w:date="2017-08-20T10:40:00Z">
        <w:r w:rsidR="008D70A7" w:rsidRPr="0034779C">
          <w:rPr>
            <w:rFonts w:asciiTheme="minorEastAsia" w:hAnsiTheme="minorEastAsia" w:hint="eastAsia"/>
            <w:color w:val="000000" w:themeColor="text1"/>
            <w:sz w:val="24"/>
            <w:szCs w:val="24"/>
            <w:rPrChange w:id="2122" w:author="JY0225" w:date="2017-08-24T11:10:00Z">
              <w:rPr>
                <w:rFonts w:hint="eastAsia"/>
                <w:b w:val="0"/>
                <w:bCs w:val="0"/>
                <w:spacing w:val="10"/>
                <w:sz w:val="24"/>
              </w:rPr>
            </w:rPrChange>
          </w:rPr>
          <w:t>：</w:t>
        </w:r>
      </w:ins>
      <w:ins w:id="2123" w:author="微软用户" w:date="2017-08-20T10:41:00Z">
        <w:r w:rsidR="005E7061" w:rsidRPr="0034779C">
          <w:rPr>
            <w:rFonts w:asciiTheme="minorEastAsia" w:hAnsiTheme="minorEastAsia" w:hint="eastAsia"/>
            <w:color w:val="000000" w:themeColor="text1"/>
            <w:sz w:val="24"/>
            <w:szCs w:val="24"/>
            <w:rPrChange w:id="2124" w:author="JY0225" w:date="2017-08-24T11:10:00Z">
              <w:rPr>
                <w:rFonts w:hint="eastAsia"/>
                <w:b w:val="0"/>
                <w:bCs w:val="0"/>
                <w:spacing w:val="10"/>
                <w:sz w:val="24"/>
              </w:rPr>
            </w:rPrChange>
          </w:rPr>
          <w:t>个人或</w:t>
        </w:r>
        <w:r w:rsidR="004354D5" w:rsidRPr="0034779C">
          <w:rPr>
            <w:rFonts w:asciiTheme="minorEastAsia" w:hAnsiTheme="minorEastAsia" w:hint="eastAsia"/>
            <w:color w:val="000000" w:themeColor="text1"/>
            <w:sz w:val="24"/>
            <w:szCs w:val="24"/>
            <w:rPrChange w:id="2125" w:author="JY0225" w:date="2017-08-24T11:10:00Z">
              <w:rPr>
                <w:rFonts w:hint="eastAsia"/>
                <w:b w:val="0"/>
                <w:bCs w:val="0"/>
                <w:spacing w:val="10"/>
                <w:sz w:val="24"/>
              </w:rPr>
            </w:rPrChange>
          </w:rPr>
          <w:t>企业使用云备份后，可以依靠第三方云提供商</w:t>
        </w:r>
      </w:ins>
      <w:ins w:id="2126" w:author="微软用户" w:date="2017-08-20T10:43:00Z">
        <w:r w:rsidR="000F200C" w:rsidRPr="0034779C">
          <w:rPr>
            <w:rFonts w:asciiTheme="minorEastAsia" w:hAnsiTheme="minorEastAsia" w:hint="eastAsia"/>
            <w:color w:val="000000" w:themeColor="text1"/>
            <w:sz w:val="24"/>
            <w:szCs w:val="24"/>
            <w:rPrChange w:id="2127" w:author="JY0225" w:date="2017-08-24T11:10:00Z">
              <w:rPr>
                <w:rFonts w:hint="eastAsia"/>
                <w:b w:val="0"/>
                <w:bCs w:val="0"/>
                <w:spacing w:val="10"/>
                <w:sz w:val="24"/>
              </w:rPr>
            </w:rPrChange>
          </w:rPr>
          <w:t>海量</w:t>
        </w:r>
        <w:r w:rsidR="004354D5" w:rsidRPr="0034779C">
          <w:rPr>
            <w:rFonts w:asciiTheme="minorEastAsia" w:hAnsiTheme="minorEastAsia" w:hint="eastAsia"/>
            <w:color w:val="000000" w:themeColor="text1"/>
            <w:sz w:val="24"/>
            <w:szCs w:val="24"/>
            <w:rPrChange w:id="2128" w:author="JY0225" w:date="2017-08-24T11:10:00Z">
              <w:rPr>
                <w:rFonts w:hint="eastAsia"/>
                <w:b w:val="0"/>
                <w:bCs w:val="0"/>
                <w:spacing w:val="10"/>
                <w:sz w:val="24"/>
              </w:rPr>
            </w:rPrChange>
          </w:rPr>
          <w:t>的</w:t>
        </w:r>
      </w:ins>
      <w:ins w:id="2129" w:author="微软用户" w:date="2017-08-20T10:44:00Z">
        <w:r w:rsidR="000F200C" w:rsidRPr="0034779C">
          <w:rPr>
            <w:rFonts w:asciiTheme="minorEastAsia" w:hAnsiTheme="minorEastAsia" w:hint="eastAsia"/>
            <w:color w:val="000000" w:themeColor="text1"/>
            <w:sz w:val="24"/>
            <w:szCs w:val="24"/>
            <w:rPrChange w:id="2130" w:author="JY0225" w:date="2017-08-24T11:10:00Z">
              <w:rPr>
                <w:rFonts w:hint="eastAsia"/>
                <w:b w:val="0"/>
                <w:bCs w:val="0"/>
                <w:spacing w:val="10"/>
                <w:sz w:val="24"/>
              </w:rPr>
            </w:rPrChange>
          </w:rPr>
          <w:t>存储</w:t>
        </w:r>
      </w:ins>
      <w:ins w:id="2131" w:author="微软用户" w:date="2017-08-20T10:41:00Z">
        <w:r w:rsidR="005E7061" w:rsidRPr="0034779C">
          <w:rPr>
            <w:rFonts w:asciiTheme="minorEastAsia" w:hAnsiTheme="minorEastAsia" w:hint="eastAsia"/>
            <w:color w:val="000000" w:themeColor="text1"/>
            <w:sz w:val="24"/>
            <w:szCs w:val="24"/>
            <w:rPrChange w:id="2132" w:author="JY0225" w:date="2017-08-24T11:10:00Z">
              <w:rPr>
                <w:rFonts w:hint="eastAsia"/>
                <w:b w:val="0"/>
                <w:bCs w:val="0"/>
                <w:spacing w:val="10"/>
                <w:sz w:val="24"/>
              </w:rPr>
            </w:rPrChange>
          </w:rPr>
          <w:t>能力，而不需担心</w:t>
        </w:r>
      </w:ins>
      <w:ins w:id="2133" w:author="微软用户" w:date="2017-08-20T10:42:00Z">
        <w:r w:rsidR="00AF2797" w:rsidRPr="0034779C">
          <w:rPr>
            <w:rFonts w:asciiTheme="minorEastAsia" w:hAnsiTheme="minorEastAsia" w:hint="eastAsia"/>
            <w:color w:val="000000" w:themeColor="text1"/>
            <w:sz w:val="24"/>
            <w:szCs w:val="24"/>
            <w:rPrChange w:id="2134" w:author="JY0225" w:date="2017-08-24T11:10:00Z">
              <w:rPr>
                <w:rFonts w:hint="eastAsia"/>
                <w:b w:val="0"/>
                <w:bCs w:val="0"/>
                <w:spacing w:val="10"/>
                <w:sz w:val="24"/>
              </w:rPr>
            </w:rPrChange>
          </w:rPr>
          <w:t>数据</w:t>
        </w:r>
        <w:r w:rsidR="00FB6A6C" w:rsidRPr="0034779C">
          <w:rPr>
            <w:rFonts w:asciiTheme="minorEastAsia" w:hAnsiTheme="minorEastAsia" w:hint="eastAsia"/>
            <w:color w:val="000000" w:themeColor="text1"/>
            <w:sz w:val="24"/>
            <w:szCs w:val="24"/>
            <w:rPrChange w:id="2135" w:author="JY0225" w:date="2017-08-24T11:10:00Z">
              <w:rPr>
                <w:rFonts w:hint="eastAsia"/>
                <w:b w:val="0"/>
                <w:bCs w:val="0"/>
                <w:spacing w:val="10"/>
                <w:sz w:val="24"/>
              </w:rPr>
            </w:rPrChange>
          </w:rPr>
          <w:t>备份</w:t>
        </w:r>
      </w:ins>
      <w:ins w:id="2136" w:author="微软用户" w:date="2017-08-20T10:43:00Z">
        <w:r w:rsidR="00FB6A6C" w:rsidRPr="0034779C">
          <w:rPr>
            <w:rFonts w:asciiTheme="minorEastAsia" w:hAnsiTheme="minorEastAsia" w:hint="eastAsia"/>
            <w:color w:val="000000" w:themeColor="text1"/>
            <w:sz w:val="24"/>
            <w:szCs w:val="24"/>
            <w:rPrChange w:id="2137" w:author="JY0225" w:date="2017-08-24T11:10:00Z">
              <w:rPr>
                <w:rFonts w:hint="eastAsia"/>
                <w:b w:val="0"/>
                <w:bCs w:val="0"/>
                <w:spacing w:val="10"/>
                <w:sz w:val="24"/>
              </w:rPr>
            </w:rPrChange>
          </w:rPr>
          <w:t>过程中产生</w:t>
        </w:r>
      </w:ins>
      <w:ins w:id="2138" w:author="微软用户" w:date="2017-08-20T10:42:00Z">
        <w:r w:rsidR="00351C9D" w:rsidRPr="0034779C">
          <w:rPr>
            <w:rFonts w:asciiTheme="minorEastAsia" w:hAnsiTheme="minorEastAsia" w:hint="eastAsia"/>
            <w:color w:val="000000" w:themeColor="text1"/>
            <w:sz w:val="24"/>
            <w:szCs w:val="24"/>
            <w:rPrChange w:id="2139" w:author="JY0225" w:date="2017-08-24T11:10:00Z">
              <w:rPr>
                <w:rFonts w:hint="eastAsia"/>
                <w:b w:val="0"/>
                <w:bCs w:val="0"/>
                <w:spacing w:val="10"/>
                <w:sz w:val="24"/>
              </w:rPr>
            </w:rPrChange>
          </w:rPr>
          <w:t>的采购和实施</w:t>
        </w:r>
      </w:ins>
      <w:ins w:id="2140" w:author="微软用户" w:date="2017-08-20T10:41:00Z">
        <w:r w:rsidR="00D33F39" w:rsidRPr="0034779C">
          <w:rPr>
            <w:rFonts w:asciiTheme="minorEastAsia" w:hAnsiTheme="minorEastAsia" w:hint="eastAsia"/>
            <w:color w:val="000000" w:themeColor="text1"/>
            <w:sz w:val="24"/>
            <w:szCs w:val="24"/>
            <w:rPrChange w:id="2141" w:author="JY0225" w:date="2017-08-24T11:10:00Z">
              <w:rPr>
                <w:rFonts w:hint="eastAsia"/>
                <w:b w:val="0"/>
                <w:bCs w:val="0"/>
                <w:spacing w:val="10"/>
                <w:sz w:val="24"/>
              </w:rPr>
            </w:rPrChange>
          </w:rPr>
          <w:t>投资问题</w:t>
        </w:r>
      </w:ins>
      <w:ins w:id="2142" w:author="微软用户" w:date="2017-08-20T10:43:00Z">
        <w:r w:rsidR="00D33F39" w:rsidRPr="0034779C">
          <w:rPr>
            <w:rFonts w:asciiTheme="minorEastAsia" w:hAnsiTheme="minorEastAsia" w:hint="eastAsia"/>
            <w:color w:val="000000" w:themeColor="text1"/>
            <w:sz w:val="24"/>
            <w:szCs w:val="24"/>
            <w:rPrChange w:id="2143" w:author="JY0225" w:date="2017-08-24T11:10:00Z">
              <w:rPr>
                <w:rFonts w:hint="eastAsia"/>
                <w:b w:val="0"/>
                <w:bCs w:val="0"/>
                <w:spacing w:val="10"/>
                <w:sz w:val="24"/>
              </w:rPr>
            </w:rPrChange>
          </w:rPr>
          <w:t>，可以</w:t>
        </w:r>
      </w:ins>
      <w:ins w:id="2144" w:author="微软用户" w:date="2017-08-20T10:39:00Z">
        <w:r w:rsidR="009C402D" w:rsidRPr="0034779C">
          <w:rPr>
            <w:rFonts w:asciiTheme="minorEastAsia" w:hAnsiTheme="minorEastAsia" w:hint="eastAsia"/>
            <w:color w:val="000000" w:themeColor="text1"/>
            <w:sz w:val="24"/>
            <w:szCs w:val="24"/>
            <w:rPrChange w:id="2145" w:author="JY0225" w:date="2017-08-24T11:10:00Z">
              <w:rPr>
                <w:rFonts w:hint="eastAsia"/>
                <w:b w:val="0"/>
                <w:bCs w:val="0"/>
                <w:spacing w:val="10"/>
                <w:sz w:val="24"/>
              </w:rPr>
            </w:rPrChange>
          </w:rPr>
          <w:t>降低运作成本、提升生产</w:t>
        </w:r>
        <w:r w:rsidR="001E0B31" w:rsidRPr="0034779C">
          <w:rPr>
            <w:rFonts w:asciiTheme="minorEastAsia" w:hAnsiTheme="minorEastAsia" w:hint="eastAsia"/>
            <w:color w:val="000000" w:themeColor="text1"/>
            <w:sz w:val="24"/>
            <w:szCs w:val="24"/>
            <w:rPrChange w:id="2146" w:author="JY0225" w:date="2017-08-24T11:10:00Z">
              <w:rPr>
                <w:rFonts w:hint="eastAsia"/>
                <w:b w:val="0"/>
                <w:bCs w:val="0"/>
                <w:spacing w:val="10"/>
                <w:sz w:val="24"/>
              </w:rPr>
            </w:rPrChange>
          </w:rPr>
          <w:t>效率</w:t>
        </w:r>
        <w:r w:rsidR="009C402D" w:rsidRPr="0034779C">
          <w:rPr>
            <w:rFonts w:asciiTheme="minorEastAsia" w:hAnsiTheme="minorEastAsia" w:hint="eastAsia"/>
            <w:color w:val="000000" w:themeColor="text1"/>
            <w:sz w:val="24"/>
            <w:szCs w:val="24"/>
            <w:rPrChange w:id="2147" w:author="JY0225" w:date="2017-08-24T11:10:00Z">
              <w:rPr>
                <w:rFonts w:hint="eastAsia"/>
                <w:b w:val="0"/>
                <w:bCs w:val="0"/>
                <w:spacing w:val="10"/>
                <w:sz w:val="24"/>
              </w:rPr>
            </w:rPrChange>
          </w:rPr>
          <w:t>。</w:t>
        </w:r>
      </w:ins>
    </w:p>
    <w:p w14:paraId="197501D6" w14:textId="063845FC" w:rsidR="000307EC" w:rsidRPr="000D4FED" w:rsidDel="00E76ED3" w:rsidRDefault="00700C23">
      <w:pPr>
        <w:numPr>
          <w:ilvl w:val="0"/>
          <w:numId w:val="18"/>
        </w:numPr>
        <w:spacing w:line="400" w:lineRule="exact"/>
        <w:rPr>
          <w:ins w:id="2148" w:author="微软用户" w:date="2017-08-19T19:53:00Z"/>
          <w:del w:id="2149" w:author="微软用户" w:date="2017-08-20T10:48:00Z"/>
          <w:rFonts w:asciiTheme="minorEastAsia" w:hAnsiTheme="minorEastAsia"/>
          <w:color w:val="000000" w:themeColor="text1"/>
          <w:sz w:val="24"/>
          <w:szCs w:val="24"/>
          <w:rPrChange w:id="2150" w:author="JY0225" w:date="2017-08-24T11:11:00Z">
            <w:rPr>
              <w:ins w:id="2151" w:author="微软用户" w:date="2017-08-19T19:53:00Z"/>
              <w:del w:id="2152" w:author="微软用户" w:date="2017-08-20T10:48:00Z"/>
              <w:spacing w:val="10"/>
              <w:sz w:val="24"/>
            </w:rPr>
          </w:rPrChange>
        </w:rPr>
        <w:pPrChange w:id="2153" w:author="JY0225" w:date="2017-08-24T11:11:00Z">
          <w:pPr>
            <w:pStyle w:val="21"/>
            <w:spacing w:line="240" w:lineRule="auto"/>
          </w:pPr>
        </w:pPrChange>
      </w:pPr>
      <w:ins w:id="2154" w:author="微软用户" w:date="2017-08-20T10:45:00Z">
        <w:del w:id="2155" w:author="JY0225" w:date="2017-08-24T11:11:00Z">
          <w:r w:rsidRPr="000D4FED" w:rsidDel="000D4FED">
            <w:rPr>
              <w:rFonts w:asciiTheme="minorEastAsia" w:hAnsiTheme="minorEastAsia"/>
              <w:color w:val="000000" w:themeColor="text1"/>
              <w:sz w:val="24"/>
              <w:szCs w:val="24"/>
              <w:rPrChange w:id="2156" w:author="JY0225" w:date="2017-08-24T11:11:00Z">
                <w:rPr>
                  <w:b w:val="0"/>
                  <w:bCs w:val="0"/>
                  <w:spacing w:val="10"/>
                  <w:sz w:val="24"/>
                </w:rPr>
              </w:rPrChange>
            </w:rPr>
            <w:tab/>
          </w:r>
          <w:r w:rsidR="00F441B0" w:rsidRPr="000D4FED" w:rsidDel="000D4FED">
            <w:rPr>
              <w:rFonts w:asciiTheme="minorEastAsia" w:hAnsiTheme="minorEastAsia"/>
              <w:color w:val="000000" w:themeColor="text1"/>
              <w:sz w:val="24"/>
              <w:szCs w:val="24"/>
              <w:rPrChange w:id="2157" w:author="JY0225" w:date="2017-08-24T11:11:00Z">
                <w:rPr>
                  <w:b w:val="0"/>
                  <w:bCs w:val="0"/>
                  <w:spacing w:val="10"/>
                  <w:sz w:val="24"/>
                </w:rPr>
              </w:rPrChange>
            </w:rPr>
            <w:delText xml:space="preserve">2. </w:delText>
          </w:r>
        </w:del>
      </w:ins>
      <w:ins w:id="2158" w:author="微软用户" w:date="2017-08-20T10:47:00Z">
        <w:r w:rsidR="00566FC8" w:rsidRPr="000D4FED">
          <w:rPr>
            <w:rFonts w:asciiTheme="minorEastAsia" w:hAnsiTheme="minorEastAsia" w:hint="eastAsia"/>
            <w:color w:val="000000" w:themeColor="text1"/>
            <w:sz w:val="24"/>
            <w:szCs w:val="24"/>
            <w:rPrChange w:id="2159" w:author="JY0225" w:date="2017-08-24T11:11:00Z">
              <w:rPr>
                <w:rFonts w:hint="eastAsia"/>
                <w:b w:val="0"/>
                <w:bCs w:val="0"/>
                <w:spacing w:val="10"/>
                <w:sz w:val="24"/>
              </w:rPr>
            </w:rPrChange>
          </w:rPr>
          <w:t>高效可靠：</w:t>
        </w:r>
      </w:ins>
      <w:ins w:id="2160" w:author="微软用户" w:date="2017-08-20T10:48:00Z">
        <w:r w:rsidR="00E76ED3" w:rsidRPr="000D4FED">
          <w:rPr>
            <w:rFonts w:asciiTheme="minorEastAsia" w:hAnsiTheme="minorEastAsia" w:hint="eastAsia"/>
            <w:color w:val="000000" w:themeColor="text1"/>
            <w:sz w:val="24"/>
            <w:szCs w:val="24"/>
            <w:rPrChange w:id="2161" w:author="JY0225" w:date="2017-08-24T11:11:00Z">
              <w:rPr>
                <w:rFonts w:hint="eastAsia"/>
                <w:b w:val="0"/>
                <w:bCs w:val="0"/>
                <w:spacing w:val="10"/>
                <w:sz w:val="24"/>
              </w:rPr>
            </w:rPrChange>
          </w:rPr>
          <w:t>在现行的计算机云备份数据库中</w:t>
        </w:r>
      </w:ins>
      <w:ins w:id="2162" w:author="微软用户" w:date="2017-08-20T10:54:00Z">
        <w:r w:rsidR="000111EB" w:rsidRPr="000D4FED">
          <w:rPr>
            <w:rFonts w:asciiTheme="minorEastAsia" w:hAnsiTheme="minorEastAsia" w:hint="eastAsia"/>
            <w:color w:val="000000" w:themeColor="text1"/>
            <w:sz w:val="24"/>
            <w:szCs w:val="24"/>
            <w:rPrChange w:id="2163" w:author="JY0225" w:date="2017-08-24T11:11:00Z">
              <w:rPr>
                <w:rFonts w:hint="eastAsia"/>
                <w:b w:val="0"/>
                <w:bCs w:val="0"/>
                <w:spacing w:val="10"/>
                <w:sz w:val="24"/>
              </w:rPr>
            </w:rPrChange>
          </w:rPr>
          <w:t>，</w:t>
        </w:r>
      </w:ins>
      <w:ins w:id="2164" w:author="微软用户" w:date="2017-08-20T10:48:00Z">
        <w:r w:rsidR="00E76ED3" w:rsidRPr="000D4FED">
          <w:rPr>
            <w:rFonts w:asciiTheme="minorEastAsia" w:hAnsiTheme="minorEastAsia" w:hint="eastAsia"/>
            <w:color w:val="000000" w:themeColor="text1"/>
            <w:sz w:val="24"/>
            <w:szCs w:val="24"/>
            <w:rPrChange w:id="2165" w:author="JY0225" w:date="2017-08-24T11:11:00Z">
              <w:rPr>
                <w:rFonts w:hint="eastAsia"/>
                <w:b w:val="0"/>
                <w:bCs w:val="0"/>
                <w:spacing w:val="10"/>
                <w:sz w:val="24"/>
              </w:rPr>
            </w:rPrChange>
          </w:rPr>
          <w:t>主要是利用较为先进的存储技术</w:t>
        </w:r>
        <w:r w:rsidR="00E76ED3" w:rsidRPr="000D4FED">
          <w:rPr>
            <w:rFonts w:asciiTheme="minorEastAsia" w:hAnsiTheme="minorEastAsia"/>
            <w:color w:val="000000" w:themeColor="text1"/>
            <w:sz w:val="24"/>
            <w:szCs w:val="24"/>
            <w:rPrChange w:id="2166" w:author="JY0225" w:date="2017-08-24T11:11:00Z">
              <w:rPr>
                <w:b w:val="0"/>
                <w:bCs w:val="0"/>
                <w:spacing w:val="10"/>
                <w:sz w:val="24"/>
              </w:rPr>
            </w:rPrChange>
          </w:rPr>
          <w:t xml:space="preserve">, </w:t>
        </w:r>
        <w:r w:rsidR="00E76ED3" w:rsidRPr="000D4FED">
          <w:rPr>
            <w:rFonts w:asciiTheme="minorEastAsia" w:hAnsiTheme="minorEastAsia" w:hint="eastAsia"/>
            <w:color w:val="000000" w:themeColor="text1"/>
            <w:sz w:val="24"/>
            <w:szCs w:val="24"/>
            <w:rPrChange w:id="2167" w:author="JY0225" w:date="2017-08-24T11:11:00Z">
              <w:rPr>
                <w:rFonts w:hint="eastAsia"/>
                <w:b w:val="0"/>
                <w:bCs w:val="0"/>
                <w:spacing w:val="10"/>
                <w:sz w:val="24"/>
              </w:rPr>
            </w:rPrChange>
          </w:rPr>
          <w:t>其中主要包括磁盘的备份、压缩、加密、存储虚拟化等重要数据保护功能。利用计算机云备份技术可以有效提升数据信息的安全性</w:t>
        </w:r>
      </w:ins>
      <w:ins w:id="2168" w:author="微软用户" w:date="2017-08-20T10:54:00Z">
        <w:r w:rsidR="000111EB" w:rsidRPr="000D4FED">
          <w:rPr>
            <w:rFonts w:asciiTheme="minorEastAsia" w:hAnsiTheme="minorEastAsia" w:hint="eastAsia"/>
            <w:color w:val="000000" w:themeColor="text1"/>
            <w:sz w:val="24"/>
            <w:szCs w:val="24"/>
            <w:rPrChange w:id="2169" w:author="JY0225" w:date="2017-08-24T11:11:00Z">
              <w:rPr>
                <w:rFonts w:hint="eastAsia"/>
                <w:b w:val="0"/>
                <w:bCs w:val="0"/>
                <w:spacing w:val="10"/>
                <w:sz w:val="24"/>
              </w:rPr>
            </w:rPrChange>
          </w:rPr>
          <w:t>，</w:t>
        </w:r>
      </w:ins>
      <w:ins w:id="2170" w:author="微软用户" w:date="2017-08-20T10:48:00Z">
        <w:r w:rsidR="00E76ED3" w:rsidRPr="000D4FED">
          <w:rPr>
            <w:rFonts w:asciiTheme="minorEastAsia" w:hAnsiTheme="minorEastAsia" w:hint="eastAsia"/>
            <w:color w:val="000000" w:themeColor="text1"/>
            <w:sz w:val="24"/>
            <w:szCs w:val="24"/>
            <w:rPrChange w:id="2171" w:author="JY0225" w:date="2017-08-24T11:11:00Z">
              <w:rPr>
                <w:rFonts w:hint="eastAsia"/>
                <w:b w:val="0"/>
                <w:bCs w:val="0"/>
                <w:spacing w:val="10"/>
                <w:sz w:val="24"/>
              </w:rPr>
            </w:rPrChange>
          </w:rPr>
          <w:t>同时还能提升其效率</w:t>
        </w:r>
      </w:ins>
      <w:ins w:id="2172" w:author="微软用户" w:date="2017-08-20T10:49:00Z">
        <w:r w:rsidR="007A5868" w:rsidRPr="000D4FED">
          <w:rPr>
            <w:rFonts w:asciiTheme="minorEastAsia" w:hAnsiTheme="minorEastAsia" w:hint="eastAsia"/>
            <w:color w:val="000000" w:themeColor="text1"/>
            <w:sz w:val="24"/>
            <w:szCs w:val="24"/>
            <w:rPrChange w:id="2173" w:author="JY0225" w:date="2017-08-24T11:11:00Z">
              <w:rPr>
                <w:rFonts w:hint="eastAsia"/>
                <w:b w:val="0"/>
                <w:bCs w:val="0"/>
                <w:spacing w:val="10"/>
                <w:sz w:val="24"/>
              </w:rPr>
            </w:rPrChange>
          </w:rPr>
          <w:t>与可靠性。</w:t>
        </w:r>
      </w:ins>
      <w:ins w:id="2174" w:author="微软用户" w:date="2017-08-20T10:36:00Z">
        <w:del w:id="2175" w:author="微软用户" w:date="2017-08-20T10:45:00Z">
          <w:r w:rsidR="00947F3C" w:rsidRPr="000D4FED" w:rsidDel="00700C23">
            <w:rPr>
              <w:rFonts w:asciiTheme="minorEastAsia" w:hAnsiTheme="minorEastAsia"/>
              <w:color w:val="000000" w:themeColor="text1"/>
              <w:sz w:val="24"/>
              <w:szCs w:val="24"/>
              <w:rPrChange w:id="2176" w:author="JY0225" w:date="2017-08-24T11:11:00Z">
                <w:rPr>
                  <w:b w:val="0"/>
                  <w:bCs w:val="0"/>
                  <w:spacing w:val="10"/>
                  <w:sz w:val="24"/>
                </w:rPr>
              </w:rPrChange>
            </w:rPr>
            <w:tab/>
          </w:r>
        </w:del>
      </w:ins>
      <w:ins w:id="2177" w:author="微软用户" w:date="2017-08-20T10:34:00Z">
        <w:del w:id="2178" w:author="微软用户" w:date="2017-08-20T10:45:00Z">
          <w:r w:rsidR="0030214D" w:rsidRPr="000D4FED" w:rsidDel="00700C23">
            <w:rPr>
              <w:rFonts w:asciiTheme="minorEastAsia" w:hAnsiTheme="minorEastAsia"/>
              <w:color w:val="000000" w:themeColor="text1"/>
              <w:sz w:val="24"/>
              <w:szCs w:val="24"/>
              <w:rPrChange w:id="2179" w:author="JY0225" w:date="2017-08-24T11:11:00Z">
                <w:rPr>
                  <w:b w:val="0"/>
                  <w:bCs w:val="0"/>
                  <w:spacing w:val="10"/>
                  <w:sz w:val="24"/>
                </w:rPr>
              </w:rPrChange>
            </w:rPr>
            <w:delText xml:space="preserve"> </w:delText>
          </w:r>
        </w:del>
      </w:ins>
    </w:p>
    <w:p w14:paraId="67B1449D" w14:textId="0065D14C" w:rsidR="00793D22" w:rsidRPr="000D4FED" w:rsidDel="00E76ED3" w:rsidRDefault="0003391F">
      <w:pPr>
        <w:pStyle w:val="31"/>
        <w:numPr>
          <w:ilvl w:val="0"/>
          <w:numId w:val="18"/>
        </w:numPr>
        <w:rPr>
          <w:ins w:id="2180" w:author="微软用户" w:date="2017-08-20T10:20:00Z"/>
          <w:del w:id="2181" w:author="微软用户" w:date="2017-08-20T10:48:00Z"/>
          <w:rFonts w:asciiTheme="minorEastAsia" w:hAnsiTheme="minorEastAsia"/>
          <w:color w:val="000000" w:themeColor="text1"/>
          <w:sz w:val="24"/>
          <w:szCs w:val="24"/>
          <w:rPrChange w:id="2182" w:author="JY0225" w:date="2017-08-24T11:11:00Z">
            <w:rPr>
              <w:ins w:id="2183" w:author="微软用户" w:date="2017-08-20T10:20:00Z"/>
              <w:del w:id="2184" w:author="微软用户" w:date="2017-08-20T10:48:00Z"/>
            </w:rPr>
          </w:rPrChange>
        </w:rPr>
        <w:pPrChange w:id="2185" w:author="JY0225" w:date="2017-08-24T11:11:00Z">
          <w:pPr>
            <w:pStyle w:val="31"/>
          </w:pPr>
        </w:pPrChange>
      </w:pPr>
      <w:bookmarkStart w:id="2186" w:name="_Toc420959848"/>
      <w:bookmarkStart w:id="2187" w:name="_Toc421026912"/>
      <w:bookmarkStart w:id="2188" w:name="_Toc421230580"/>
      <w:bookmarkStart w:id="2189" w:name="_Toc433381261"/>
      <w:ins w:id="2190" w:author="微软用户" w:date="2017-08-20T10:20:00Z">
        <w:del w:id="2191" w:author="微软用户" w:date="2017-08-20T10:48:00Z">
          <w:r w:rsidRPr="000D4FED" w:rsidDel="00E76ED3">
            <w:rPr>
              <w:rFonts w:asciiTheme="minorEastAsia" w:hAnsiTheme="minorEastAsia"/>
              <w:b w:val="0"/>
              <w:bCs w:val="0"/>
              <w:color w:val="000000" w:themeColor="text1"/>
              <w:sz w:val="24"/>
              <w:szCs w:val="24"/>
              <w:rPrChange w:id="2192" w:author="JY0225" w:date="2017-08-24T11:11:00Z">
                <w:rPr>
                  <w:b w:val="0"/>
                  <w:bCs w:val="0"/>
                </w:rPr>
              </w:rPrChange>
            </w:rPr>
            <w:delText>2.1.1</w:delText>
          </w:r>
          <w:r w:rsidR="00793D22" w:rsidRPr="000D4FED" w:rsidDel="00E76ED3">
            <w:rPr>
              <w:rFonts w:asciiTheme="minorEastAsia" w:hAnsiTheme="minorEastAsia"/>
              <w:b w:val="0"/>
              <w:bCs w:val="0"/>
              <w:color w:val="000000" w:themeColor="text1"/>
              <w:sz w:val="24"/>
              <w:szCs w:val="24"/>
              <w:rPrChange w:id="2193" w:author="JY0225" w:date="2017-08-24T11:11:00Z">
                <w:rPr>
                  <w:b w:val="0"/>
                  <w:bCs w:val="0"/>
                </w:rPr>
              </w:rPrChange>
            </w:rPr>
            <w:delText xml:space="preserve"> </w:delText>
          </w:r>
          <w:bookmarkEnd w:id="2186"/>
          <w:bookmarkEnd w:id="2187"/>
          <w:bookmarkEnd w:id="2188"/>
          <w:bookmarkEnd w:id="2189"/>
          <w:r w:rsidR="00A6762E" w:rsidRPr="000D4FED" w:rsidDel="00E76ED3">
            <w:rPr>
              <w:rFonts w:asciiTheme="minorEastAsia" w:hAnsiTheme="minorEastAsia" w:hint="eastAsia"/>
              <w:b w:val="0"/>
              <w:bCs w:val="0"/>
              <w:color w:val="000000" w:themeColor="text1"/>
              <w:sz w:val="24"/>
              <w:szCs w:val="24"/>
              <w:rPrChange w:id="2194" w:author="JY0225" w:date="2017-08-24T11:11:00Z">
                <w:rPr>
                  <w:rFonts w:hint="eastAsia"/>
                  <w:b w:val="0"/>
                  <w:bCs w:val="0"/>
                </w:rPr>
              </w:rPrChange>
            </w:rPr>
            <w:delText>云备份技术</w:delText>
          </w:r>
          <w:r w:rsidR="003F5B8B" w:rsidRPr="000D4FED" w:rsidDel="00E76ED3">
            <w:rPr>
              <w:rFonts w:asciiTheme="minorEastAsia" w:hAnsiTheme="minorEastAsia" w:hint="eastAsia"/>
              <w:b w:val="0"/>
              <w:bCs w:val="0"/>
              <w:color w:val="000000" w:themeColor="text1"/>
              <w:sz w:val="24"/>
              <w:szCs w:val="24"/>
              <w:rPrChange w:id="2195" w:author="JY0225" w:date="2017-08-24T11:11:00Z">
                <w:rPr>
                  <w:rFonts w:hint="eastAsia"/>
                  <w:b w:val="0"/>
                  <w:bCs w:val="0"/>
                </w:rPr>
              </w:rPrChange>
            </w:rPr>
            <w:delText>特点</w:delText>
          </w:r>
          <w:r w:rsidR="00A6762E" w:rsidRPr="000D4FED" w:rsidDel="00E76ED3">
            <w:rPr>
              <w:rFonts w:asciiTheme="minorEastAsia" w:hAnsiTheme="minorEastAsia"/>
              <w:b w:val="0"/>
              <w:bCs w:val="0"/>
              <w:color w:val="000000" w:themeColor="text1"/>
              <w:sz w:val="24"/>
              <w:szCs w:val="24"/>
              <w:rPrChange w:id="2196" w:author="JY0225" w:date="2017-08-24T11:11:00Z">
                <w:rPr>
                  <w:b w:val="0"/>
                  <w:bCs w:val="0"/>
                </w:rPr>
              </w:rPrChange>
            </w:rPr>
            <w:delText xml:space="preserve"> </w:delText>
          </w:r>
        </w:del>
      </w:ins>
    </w:p>
    <w:p w14:paraId="6D622842" w14:textId="6C745C8D" w:rsidR="00663FB9" w:rsidRPr="000D4FED" w:rsidRDefault="009A1A91">
      <w:pPr>
        <w:numPr>
          <w:ilvl w:val="0"/>
          <w:numId w:val="18"/>
        </w:numPr>
        <w:spacing w:line="400" w:lineRule="exact"/>
        <w:rPr>
          <w:ins w:id="2197" w:author="微软用户" w:date="2017-08-19T19:24:00Z"/>
          <w:rFonts w:asciiTheme="minorEastAsia" w:hAnsiTheme="minorEastAsia"/>
          <w:color w:val="000000" w:themeColor="text1"/>
          <w:sz w:val="24"/>
          <w:szCs w:val="24"/>
          <w:rPrChange w:id="2198" w:author="JY0225" w:date="2017-08-24T11:11:00Z">
            <w:rPr>
              <w:ins w:id="2199" w:author="微软用户" w:date="2017-08-19T19:24:00Z"/>
            </w:rPr>
          </w:rPrChange>
        </w:rPr>
        <w:pPrChange w:id="2200" w:author="JY0225" w:date="2017-08-24T11:11:00Z">
          <w:pPr>
            <w:pStyle w:val="21"/>
            <w:spacing w:line="240" w:lineRule="auto"/>
          </w:pPr>
        </w:pPrChange>
      </w:pPr>
      <w:ins w:id="2201" w:author="微软用户" w:date="2017-08-20T10:21:00Z">
        <w:r w:rsidRPr="000D4FED">
          <w:rPr>
            <w:rFonts w:asciiTheme="minorEastAsia" w:hAnsiTheme="minorEastAsia"/>
            <w:color w:val="000000" w:themeColor="text1"/>
            <w:sz w:val="24"/>
            <w:szCs w:val="24"/>
            <w:rPrChange w:id="2202" w:author="JY0225" w:date="2017-08-24T11:11:00Z">
              <w:rPr>
                <w:b w:val="0"/>
                <w:bCs w:val="0"/>
                <w:spacing w:val="10"/>
                <w:sz w:val="24"/>
              </w:rPr>
            </w:rPrChange>
          </w:rPr>
          <w:tab/>
        </w:r>
      </w:ins>
    </w:p>
    <w:p w14:paraId="2030C299" w14:textId="05AA1390" w:rsidR="001F51CD" w:rsidRPr="005C4754" w:rsidRDefault="00BE0596">
      <w:pPr>
        <w:numPr>
          <w:ilvl w:val="0"/>
          <w:numId w:val="18"/>
        </w:numPr>
        <w:spacing w:line="400" w:lineRule="exact"/>
        <w:rPr>
          <w:ins w:id="2203" w:author="微软用户" w:date="2017-08-20T10:56:00Z"/>
          <w:rFonts w:asciiTheme="minorEastAsia" w:hAnsiTheme="minorEastAsia"/>
          <w:color w:val="000000" w:themeColor="text1"/>
          <w:sz w:val="24"/>
          <w:szCs w:val="24"/>
          <w:rPrChange w:id="2204" w:author="JY0225" w:date="2017-08-24T11:11:00Z">
            <w:rPr>
              <w:ins w:id="2205" w:author="微软用户" w:date="2017-08-20T10:56:00Z"/>
              <w:spacing w:val="10"/>
              <w:sz w:val="24"/>
            </w:rPr>
          </w:rPrChange>
        </w:rPr>
        <w:pPrChange w:id="2206" w:author="JY0225" w:date="2017-08-24T11:11:00Z">
          <w:pPr>
            <w:pStyle w:val="1"/>
          </w:pPr>
        </w:pPrChange>
      </w:pPr>
      <w:ins w:id="2207" w:author="微软用户" w:date="2017-08-20T10:49:00Z">
        <w:del w:id="2208" w:author="JY0225" w:date="2017-08-24T11:11:00Z">
          <w:r w:rsidRPr="005C4754" w:rsidDel="005C4754">
            <w:rPr>
              <w:rFonts w:asciiTheme="minorEastAsia" w:hAnsiTheme="minorEastAsia"/>
              <w:color w:val="000000" w:themeColor="text1"/>
              <w:sz w:val="24"/>
              <w:szCs w:val="24"/>
              <w:rPrChange w:id="2209" w:author="JY0225" w:date="2017-08-24T11:11:00Z">
                <w:rPr/>
              </w:rPrChange>
            </w:rPr>
            <w:tab/>
          </w:r>
          <w:r w:rsidR="00DE60A4" w:rsidRPr="005C4754" w:rsidDel="005C4754">
            <w:rPr>
              <w:rFonts w:asciiTheme="minorEastAsia" w:hAnsiTheme="minorEastAsia"/>
              <w:color w:val="000000" w:themeColor="text1"/>
              <w:sz w:val="24"/>
              <w:szCs w:val="24"/>
              <w:rPrChange w:id="2210" w:author="JY0225" w:date="2017-08-24T11:11:00Z">
                <w:rPr>
                  <w:b w:val="0"/>
                  <w:bCs w:val="0"/>
                  <w:spacing w:val="10"/>
                  <w:sz w:val="24"/>
                </w:rPr>
              </w:rPrChange>
            </w:rPr>
            <w:delText xml:space="preserve">3. </w:delText>
          </w:r>
        </w:del>
      </w:ins>
      <w:ins w:id="2211" w:author="微软用户" w:date="2017-08-20T10:50:00Z">
        <w:r w:rsidR="00CF5252" w:rsidRPr="005C4754">
          <w:rPr>
            <w:rFonts w:asciiTheme="minorEastAsia" w:hAnsiTheme="minorEastAsia" w:hint="eastAsia"/>
            <w:color w:val="000000" w:themeColor="text1"/>
            <w:sz w:val="24"/>
            <w:szCs w:val="24"/>
            <w:rPrChange w:id="2212" w:author="JY0225" w:date="2017-08-24T11:11:00Z">
              <w:rPr>
                <w:rFonts w:hint="eastAsia"/>
              </w:rPr>
            </w:rPrChange>
          </w:rPr>
          <w:t>高容灾性：</w:t>
        </w:r>
      </w:ins>
      <w:ins w:id="2213" w:author="微软用户" w:date="2017-08-20T10:53:00Z">
        <w:r w:rsidR="008F21E6" w:rsidRPr="005C4754">
          <w:rPr>
            <w:rFonts w:asciiTheme="minorEastAsia" w:hAnsiTheme="minorEastAsia" w:hint="eastAsia"/>
            <w:color w:val="000000" w:themeColor="text1"/>
            <w:sz w:val="24"/>
            <w:szCs w:val="24"/>
            <w:rPrChange w:id="2214" w:author="JY0225" w:date="2017-08-24T11:11:00Z">
              <w:rPr>
                <w:rFonts w:hint="eastAsia"/>
                <w:b w:val="0"/>
                <w:bCs w:val="0"/>
                <w:spacing w:val="10"/>
                <w:sz w:val="24"/>
              </w:rPr>
            </w:rPrChange>
          </w:rPr>
          <w:t>传统的</w:t>
        </w:r>
        <w:r w:rsidR="002F0ABC" w:rsidRPr="005C4754">
          <w:rPr>
            <w:rFonts w:asciiTheme="minorEastAsia" w:hAnsiTheme="minorEastAsia" w:hint="eastAsia"/>
            <w:color w:val="000000" w:themeColor="text1"/>
            <w:sz w:val="24"/>
            <w:szCs w:val="24"/>
            <w:rPrChange w:id="2215" w:author="JY0225" w:date="2017-08-24T11:11:00Z">
              <w:rPr>
                <w:rFonts w:hint="eastAsia"/>
                <w:b w:val="0"/>
                <w:bCs w:val="0"/>
                <w:spacing w:val="10"/>
                <w:sz w:val="24"/>
              </w:rPr>
            </w:rPrChange>
          </w:rPr>
          <w:t>数据</w:t>
        </w:r>
      </w:ins>
      <w:ins w:id="2216" w:author="微软用户" w:date="2017-08-20T10:51:00Z">
        <w:r w:rsidR="008F21E6" w:rsidRPr="005C4754">
          <w:rPr>
            <w:rFonts w:asciiTheme="minorEastAsia" w:hAnsiTheme="minorEastAsia" w:hint="eastAsia"/>
            <w:color w:val="000000" w:themeColor="text1"/>
            <w:sz w:val="24"/>
            <w:szCs w:val="24"/>
            <w:rPrChange w:id="2217" w:author="JY0225" w:date="2017-08-24T11:11:00Z">
              <w:rPr>
                <w:rFonts w:hint="eastAsia"/>
              </w:rPr>
            </w:rPrChange>
          </w:rPr>
          <w:t>恢复方式主要是从磁盘开始将数据恢复</w:t>
        </w:r>
        <w:r w:rsidR="008F21E6" w:rsidRPr="005C4754">
          <w:rPr>
            <w:rFonts w:asciiTheme="minorEastAsia" w:hAnsiTheme="minorEastAsia"/>
            <w:color w:val="000000" w:themeColor="text1"/>
            <w:sz w:val="24"/>
            <w:szCs w:val="24"/>
            <w:rPrChange w:id="2218" w:author="JY0225" w:date="2017-08-24T11:11:00Z">
              <w:rPr/>
            </w:rPrChange>
          </w:rPr>
          <w:t xml:space="preserve">, </w:t>
        </w:r>
        <w:r w:rsidR="008F21E6" w:rsidRPr="005C4754">
          <w:rPr>
            <w:rFonts w:asciiTheme="minorEastAsia" w:hAnsiTheme="minorEastAsia" w:hint="eastAsia"/>
            <w:color w:val="000000" w:themeColor="text1"/>
            <w:sz w:val="24"/>
            <w:szCs w:val="24"/>
            <w:rPrChange w:id="2219" w:author="JY0225" w:date="2017-08-24T11:11:00Z">
              <w:rPr>
                <w:rFonts w:hint="eastAsia"/>
              </w:rPr>
            </w:rPrChange>
          </w:rPr>
          <w:t>因此</w:t>
        </w:r>
        <w:r w:rsidR="008F21E6" w:rsidRPr="005C4754">
          <w:rPr>
            <w:rFonts w:asciiTheme="minorEastAsia" w:hAnsiTheme="minorEastAsia"/>
            <w:color w:val="000000" w:themeColor="text1"/>
            <w:sz w:val="24"/>
            <w:szCs w:val="24"/>
            <w:rPrChange w:id="2220" w:author="JY0225" w:date="2017-08-24T11:11:00Z">
              <w:rPr/>
            </w:rPrChange>
          </w:rPr>
          <w:t xml:space="preserve">, </w:t>
        </w:r>
        <w:r w:rsidR="008F21E6" w:rsidRPr="005C4754">
          <w:rPr>
            <w:rFonts w:asciiTheme="minorEastAsia" w:hAnsiTheme="minorEastAsia" w:hint="eastAsia"/>
            <w:color w:val="000000" w:themeColor="text1"/>
            <w:sz w:val="24"/>
            <w:szCs w:val="24"/>
            <w:rPrChange w:id="2221" w:author="JY0225" w:date="2017-08-24T11:11:00Z">
              <w:rPr>
                <w:rFonts w:hint="eastAsia"/>
              </w:rPr>
            </w:rPrChange>
          </w:rPr>
          <w:t>如果发生数据丢失的情况</w:t>
        </w:r>
      </w:ins>
      <w:ins w:id="2222" w:author="微软用户" w:date="2017-08-20T10:54:00Z">
        <w:r w:rsidR="00E40A2A" w:rsidRPr="005C4754">
          <w:rPr>
            <w:rFonts w:asciiTheme="minorEastAsia" w:hAnsiTheme="minorEastAsia" w:hint="eastAsia"/>
            <w:color w:val="000000" w:themeColor="text1"/>
            <w:sz w:val="24"/>
            <w:szCs w:val="24"/>
            <w:rPrChange w:id="2223" w:author="JY0225" w:date="2017-08-24T11:11:00Z">
              <w:rPr>
                <w:rFonts w:hint="eastAsia"/>
                <w:b w:val="0"/>
                <w:bCs w:val="0"/>
                <w:spacing w:val="10"/>
                <w:sz w:val="24"/>
              </w:rPr>
            </w:rPrChange>
          </w:rPr>
          <w:t>，</w:t>
        </w:r>
      </w:ins>
      <w:ins w:id="2224" w:author="微软用户" w:date="2017-08-20T10:51:00Z">
        <w:r w:rsidR="008F21E6" w:rsidRPr="005C4754">
          <w:rPr>
            <w:rFonts w:asciiTheme="minorEastAsia" w:hAnsiTheme="minorEastAsia" w:hint="eastAsia"/>
            <w:color w:val="000000" w:themeColor="text1"/>
            <w:sz w:val="24"/>
            <w:szCs w:val="24"/>
            <w:rPrChange w:id="2225" w:author="JY0225" w:date="2017-08-24T11:11:00Z">
              <w:rPr>
                <w:rFonts w:hint="eastAsia"/>
              </w:rPr>
            </w:rPrChange>
          </w:rPr>
          <w:t>技术管理人员便需要找到磁盘</w:t>
        </w:r>
      </w:ins>
      <w:ins w:id="2226" w:author="微软用户" w:date="2017-08-20T10:54:00Z">
        <w:r w:rsidR="00CB1412" w:rsidRPr="005C4754">
          <w:rPr>
            <w:rFonts w:asciiTheme="minorEastAsia" w:hAnsiTheme="minorEastAsia" w:hint="eastAsia"/>
            <w:color w:val="000000" w:themeColor="text1"/>
            <w:sz w:val="24"/>
            <w:szCs w:val="24"/>
            <w:rPrChange w:id="2227" w:author="JY0225" w:date="2017-08-24T11:11:00Z">
              <w:rPr>
                <w:rFonts w:hint="eastAsia"/>
                <w:b w:val="0"/>
                <w:bCs w:val="0"/>
                <w:spacing w:val="10"/>
                <w:sz w:val="24"/>
              </w:rPr>
            </w:rPrChange>
          </w:rPr>
          <w:t>，</w:t>
        </w:r>
      </w:ins>
      <w:ins w:id="2228" w:author="微软用户" w:date="2017-08-20T10:51:00Z">
        <w:r w:rsidR="008F21E6" w:rsidRPr="005C4754">
          <w:rPr>
            <w:rFonts w:asciiTheme="minorEastAsia" w:hAnsiTheme="minorEastAsia" w:hint="eastAsia"/>
            <w:color w:val="000000" w:themeColor="text1"/>
            <w:sz w:val="24"/>
            <w:szCs w:val="24"/>
            <w:rPrChange w:id="2229" w:author="JY0225" w:date="2017-08-24T11:11:00Z">
              <w:rPr>
                <w:rFonts w:hint="eastAsia"/>
              </w:rPr>
            </w:rPrChange>
          </w:rPr>
          <w:t>将其在计算机上加载</w:t>
        </w:r>
      </w:ins>
      <w:ins w:id="2230" w:author="微软用户" w:date="2017-08-20T10:54:00Z">
        <w:r w:rsidR="002B4A04" w:rsidRPr="005C4754">
          <w:rPr>
            <w:rFonts w:asciiTheme="minorEastAsia" w:hAnsiTheme="minorEastAsia" w:hint="eastAsia"/>
            <w:color w:val="000000" w:themeColor="text1"/>
            <w:sz w:val="24"/>
            <w:szCs w:val="24"/>
            <w:rPrChange w:id="2231" w:author="JY0225" w:date="2017-08-24T11:11:00Z">
              <w:rPr>
                <w:rFonts w:hint="eastAsia"/>
                <w:b w:val="0"/>
                <w:bCs w:val="0"/>
                <w:spacing w:val="10"/>
                <w:sz w:val="24"/>
              </w:rPr>
            </w:rPrChange>
          </w:rPr>
          <w:t>，</w:t>
        </w:r>
      </w:ins>
      <w:ins w:id="2232" w:author="微软用户" w:date="2017-08-20T10:51:00Z">
        <w:r w:rsidR="008F21E6" w:rsidRPr="005C4754">
          <w:rPr>
            <w:rFonts w:asciiTheme="minorEastAsia" w:hAnsiTheme="minorEastAsia" w:hint="eastAsia"/>
            <w:color w:val="000000" w:themeColor="text1"/>
            <w:sz w:val="24"/>
            <w:szCs w:val="24"/>
            <w:rPrChange w:id="2233" w:author="JY0225" w:date="2017-08-24T11:11:00Z">
              <w:rPr>
                <w:rFonts w:hint="eastAsia"/>
              </w:rPr>
            </w:rPrChange>
          </w:rPr>
          <w:t>根据加载所显示的数据位置便可对信息数据进行恢复。</w:t>
        </w:r>
      </w:ins>
      <w:ins w:id="2234" w:author="微软用户" w:date="2017-08-20T10:53:00Z">
        <w:r w:rsidR="00F94AE3" w:rsidRPr="005C4754">
          <w:rPr>
            <w:rFonts w:asciiTheme="minorEastAsia" w:hAnsiTheme="minorEastAsia" w:hint="eastAsia"/>
            <w:color w:val="000000" w:themeColor="text1"/>
            <w:sz w:val="24"/>
            <w:szCs w:val="24"/>
            <w:rPrChange w:id="2235" w:author="JY0225" w:date="2017-08-24T11:11:00Z">
              <w:rPr>
                <w:rFonts w:hint="eastAsia"/>
                <w:b w:val="0"/>
                <w:bCs w:val="0"/>
                <w:spacing w:val="10"/>
                <w:sz w:val="24"/>
              </w:rPr>
            </w:rPrChange>
          </w:rPr>
          <w:t>一旦磁盘出现不可逆的故障，则</w:t>
        </w:r>
      </w:ins>
      <w:ins w:id="2236" w:author="微软用户" w:date="2017-08-20T10:54:00Z">
        <w:r w:rsidR="00F94AE3" w:rsidRPr="005C4754">
          <w:rPr>
            <w:rFonts w:asciiTheme="minorEastAsia" w:hAnsiTheme="minorEastAsia" w:hint="eastAsia"/>
            <w:color w:val="000000" w:themeColor="text1"/>
            <w:sz w:val="24"/>
            <w:szCs w:val="24"/>
            <w:rPrChange w:id="2237" w:author="JY0225" w:date="2017-08-24T11:11:00Z">
              <w:rPr>
                <w:rFonts w:hint="eastAsia"/>
                <w:b w:val="0"/>
                <w:bCs w:val="0"/>
                <w:spacing w:val="10"/>
                <w:sz w:val="24"/>
              </w:rPr>
            </w:rPrChange>
          </w:rPr>
          <w:t>会造成数据永久丢失。</w:t>
        </w:r>
      </w:ins>
      <w:ins w:id="2238" w:author="微软用户" w:date="2017-08-20T10:55:00Z">
        <w:r w:rsidR="00231D87" w:rsidRPr="005C4754">
          <w:rPr>
            <w:rFonts w:asciiTheme="minorEastAsia" w:hAnsiTheme="minorEastAsia" w:hint="eastAsia"/>
            <w:color w:val="000000" w:themeColor="text1"/>
            <w:sz w:val="24"/>
            <w:szCs w:val="24"/>
            <w:rPrChange w:id="2239" w:author="JY0225" w:date="2017-08-24T11:11:00Z">
              <w:rPr>
                <w:rFonts w:hint="eastAsia"/>
                <w:b w:val="0"/>
                <w:bCs w:val="0"/>
                <w:spacing w:val="10"/>
                <w:sz w:val="24"/>
              </w:rPr>
            </w:rPrChange>
          </w:rPr>
          <w:t>而从云中恢复数据要快得多，</w:t>
        </w:r>
      </w:ins>
      <w:ins w:id="2240" w:author="微软用户" w:date="2017-08-20T10:56:00Z">
        <w:r w:rsidR="00491D4C" w:rsidRPr="005C4754">
          <w:rPr>
            <w:rFonts w:asciiTheme="minorEastAsia" w:hAnsiTheme="minorEastAsia" w:hint="eastAsia"/>
            <w:color w:val="000000" w:themeColor="text1"/>
            <w:sz w:val="24"/>
            <w:szCs w:val="24"/>
            <w:rPrChange w:id="2241" w:author="JY0225" w:date="2017-08-24T11:11:00Z">
              <w:rPr>
                <w:rFonts w:hint="eastAsia"/>
                <w:b w:val="0"/>
                <w:bCs w:val="0"/>
                <w:spacing w:val="10"/>
                <w:sz w:val="24"/>
              </w:rPr>
            </w:rPrChange>
          </w:rPr>
          <w:t>云端服务器存有数据的备份，</w:t>
        </w:r>
      </w:ins>
      <w:ins w:id="2242" w:author="微软用户" w:date="2017-08-20T10:55:00Z">
        <w:r w:rsidR="005D794B" w:rsidRPr="005C4754">
          <w:rPr>
            <w:rFonts w:asciiTheme="minorEastAsia" w:hAnsiTheme="minorEastAsia" w:hint="eastAsia"/>
            <w:color w:val="000000" w:themeColor="text1"/>
            <w:sz w:val="24"/>
            <w:szCs w:val="24"/>
            <w:rPrChange w:id="2243" w:author="JY0225" w:date="2017-08-24T11:11:00Z">
              <w:rPr>
                <w:rFonts w:hint="eastAsia"/>
                <w:b w:val="0"/>
                <w:bCs w:val="0"/>
                <w:spacing w:val="10"/>
                <w:sz w:val="24"/>
              </w:rPr>
            </w:rPrChange>
          </w:rPr>
          <w:t>它不需要从磁带存放点运送磁带，</w:t>
        </w:r>
      </w:ins>
      <w:ins w:id="2244" w:author="微软用户" w:date="2017-08-20T10:56:00Z">
        <w:r w:rsidR="008D3FA1" w:rsidRPr="005C4754">
          <w:rPr>
            <w:rFonts w:asciiTheme="minorEastAsia" w:hAnsiTheme="minorEastAsia" w:hint="eastAsia"/>
            <w:color w:val="000000" w:themeColor="text1"/>
            <w:sz w:val="24"/>
            <w:szCs w:val="24"/>
            <w:rPrChange w:id="2245" w:author="JY0225" w:date="2017-08-24T11:11:00Z">
              <w:rPr>
                <w:rFonts w:hint="eastAsia"/>
                <w:b w:val="0"/>
                <w:bCs w:val="0"/>
                <w:spacing w:val="10"/>
                <w:sz w:val="24"/>
              </w:rPr>
            </w:rPrChange>
          </w:rPr>
          <w:t>而是</w:t>
        </w:r>
      </w:ins>
      <w:ins w:id="2246" w:author="微软用户" w:date="2017-08-20T10:55:00Z">
        <w:r w:rsidR="005D794B" w:rsidRPr="005C4754">
          <w:rPr>
            <w:rFonts w:asciiTheme="minorEastAsia" w:hAnsiTheme="minorEastAsia" w:hint="eastAsia"/>
            <w:color w:val="000000" w:themeColor="text1"/>
            <w:sz w:val="24"/>
            <w:szCs w:val="24"/>
            <w:rPrChange w:id="2247" w:author="JY0225" w:date="2017-08-24T11:11:00Z">
              <w:rPr>
                <w:rFonts w:hint="eastAsia"/>
                <w:b w:val="0"/>
                <w:bCs w:val="0"/>
                <w:spacing w:val="10"/>
                <w:sz w:val="24"/>
              </w:rPr>
            </w:rPrChange>
          </w:rPr>
          <w:t>通过网络</w:t>
        </w:r>
        <w:r w:rsidR="008D3FA1" w:rsidRPr="005C4754">
          <w:rPr>
            <w:rFonts w:asciiTheme="minorEastAsia" w:hAnsiTheme="minorEastAsia" w:hint="eastAsia"/>
            <w:color w:val="000000" w:themeColor="text1"/>
            <w:sz w:val="24"/>
            <w:szCs w:val="24"/>
            <w:rPrChange w:id="2248" w:author="JY0225" w:date="2017-08-24T11:11:00Z">
              <w:rPr>
                <w:rFonts w:hint="eastAsia"/>
                <w:b w:val="0"/>
                <w:bCs w:val="0"/>
                <w:spacing w:val="10"/>
                <w:sz w:val="24"/>
              </w:rPr>
            </w:rPrChange>
          </w:rPr>
          <w:t>进行</w:t>
        </w:r>
      </w:ins>
      <w:ins w:id="2249" w:author="微软用户" w:date="2017-08-20T10:56:00Z">
        <w:r w:rsidR="008D3FA1" w:rsidRPr="005C4754">
          <w:rPr>
            <w:rFonts w:asciiTheme="minorEastAsia" w:hAnsiTheme="minorEastAsia" w:hint="eastAsia"/>
            <w:color w:val="000000" w:themeColor="text1"/>
            <w:sz w:val="24"/>
            <w:szCs w:val="24"/>
            <w:rPrChange w:id="2250" w:author="JY0225" w:date="2017-08-24T11:11:00Z">
              <w:rPr>
                <w:rFonts w:hint="eastAsia"/>
                <w:b w:val="0"/>
                <w:bCs w:val="0"/>
                <w:spacing w:val="10"/>
                <w:sz w:val="24"/>
              </w:rPr>
            </w:rPrChange>
          </w:rPr>
          <w:t>数据恢复</w:t>
        </w:r>
      </w:ins>
      <w:ins w:id="2251" w:author="微软用户" w:date="2017-08-20T10:55:00Z">
        <w:r w:rsidR="005D794B" w:rsidRPr="005C4754">
          <w:rPr>
            <w:rFonts w:asciiTheme="minorEastAsia" w:hAnsiTheme="minorEastAsia" w:hint="eastAsia"/>
            <w:color w:val="000000" w:themeColor="text1"/>
            <w:sz w:val="24"/>
            <w:szCs w:val="24"/>
            <w:rPrChange w:id="2252" w:author="JY0225" w:date="2017-08-24T11:11:00Z">
              <w:rPr>
                <w:rFonts w:hint="eastAsia"/>
                <w:b w:val="0"/>
                <w:bCs w:val="0"/>
                <w:spacing w:val="10"/>
                <w:sz w:val="24"/>
              </w:rPr>
            </w:rPrChange>
          </w:rPr>
          <w:t>，节省时间并无需建设本地磁带设备。</w:t>
        </w:r>
      </w:ins>
    </w:p>
    <w:p w14:paraId="60F35DB9" w14:textId="41CDA605" w:rsidR="006C0501" w:rsidRPr="00426EAC" w:rsidRDefault="006C0501" w:rsidP="006C0501">
      <w:pPr>
        <w:pStyle w:val="31"/>
        <w:rPr>
          <w:ins w:id="2253" w:author="微软用户" w:date="2017-08-20T12:09:00Z"/>
        </w:rPr>
      </w:pPr>
      <w:bookmarkStart w:id="2254" w:name="_Toc491606260"/>
      <w:ins w:id="2255" w:author="微软用户" w:date="2017-08-20T12:09:00Z">
        <w:r>
          <w:t>2.1</w:t>
        </w:r>
        <w:r w:rsidR="00CF2765">
          <w:t>.2</w:t>
        </w:r>
        <w:r w:rsidRPr="006637A1">
          <w:t xml:space="preserve"> </w:t>
        </w:r>
        <w:r w:rsidR="002B0295">
          <w:t>云备份</w:t>
        </w:r>
        <w:r w:rsidR="001A724B">
          <w:rPr>
            <w:rFonts w:hint="eastAsia"/>
          </w:rPr>
          <w:t>中间件</w:t>
        </w:r>
        <w:bookmarkEnd w:id="2254"/>
      </w:ins>
    </w:p>
    <w:p w14:paraId="467B4465" w14:textId="32782B73" w:rsidR="008D7A08" w:rsidRPr="006A6E37" w:rsidRDefault="00C8796E">
      <w:pPr>
        <w:spacing w:line="400" w:lineRule="exact"/>
        <w:rPr>
          <w:ins w:id="2256" w:author="微软用户" w:date="2017-08-20T12:22:00Z"/>
          <w:rFonts w:asciiTheme="minorEastAsia" w:hAnsiTheme="minorEastAsia"/>
          <w:spacing w:val="10"/>
          <w:sz w:val="24"/>
          <w:rPrChange w:id="2257" w:author="JY0225" w:date="2017-08-24T11:11:00Z">
            <w:rPr>
              <w:ins w:id="2258" w:author="微软用户" w:date="2017-08-20T12:22:00Z"/>
              <w:spacing w:val="10"/>
              <w:sz w:val="24"/>
            </w:rPr>
          </w:rPrChange>
        </w:rPr>
        <w:pPrChange w:id="2259" w:author="微软用户" w:date="2017-08-20T10:52:00Z">
          <w:pPr>
            <w:pStyle w:val="1"/>
          </w:pPr>
        </w:pPrChange>
      </w:pPr>
      <w:ins w:id="2260" w:author="微软用户" w:date="2017-08-20T11:12:00Z">
        <w:r>
          <w:rPr>
            <w:spacing w:val="10"/>
            <w:sz w:val="24"/>
          </w:rPr>
          <w:tab/>
        </w:r>
      </w:ins>
      <w:ins w:id="2261" w:author="微软用户" w:date="2017-08-20T12:15:00Z">
        <w:r w:rsidR="008D7A08" w:rsidRPr="006A6E37">
          <w:rPr>
            <w:rFonts w:asciiTheme="minorEastAsia" w:hAnsiTheme="minorEastAsia" w:hint="eastAsia"/>
            <w:spacing w:val="10"/>
            <w:sz w:val="24"/>
            <w:rPrChange w:id="2262" w:author="JY0225" w:date="2017-08-24T11:11:00Z">
              <w:rPr>
                <w:rFonts w:hint="eastAsia"/>
                <w:b w:val="0"/>
                <w:bCs w:val="0"/>
                <w:spacing w:val="10"/>
                <w:sz w:val="24"/>
              </w:rPr>
            </w:rPrChange>
          </w:rPr>
          <w:t>云备份中间件是一种独立</w:t>
        </w:r>
      </w:ins>
      <w:ins w:id="2263" w:author="微软用户" w:date="2017-08-20T12:21:00Z">
        <w:r w:rsidR="00F05147" w:rsidRPr="006A6E37">
          <w:rPr>
            <w:rFonts w:asciiTheme="minorEastAsia" w:hAnsiTheme="minorEastAsia" w:hint="eastAsia"/>
            <w:spacing w:val="10"/>
            <w:sz w:val="24"/>
            <w:rPrChange w:id="2264" w:author="JY0225" w:date="2017-08-24T11:11:00Z">
              <w:rPr>
                <w:rFonts w:hint="eastAsia"/>
                <w:b w:val="0"/>
                <w:bCs w:val="0"/>
                <w:spacing w:val="10"/>
                <w:sz w:val="24"/>
              </w:rPr>
            </w:rPrChange>
          </w:rPr>
          <w:t>于</w:t>
        </w:r>
      </w:ins>
      <w:ins w:id="2265" w:author="微软用户" w:date="2017-08-20T12:15:00Z">
        <w:r w:rsidR="008D7A08" w:rsidRPr="006A6E37">
          <w:rPr>
            <w:rFonts w:asciiTheme="minorEastAsia" w:hAnsiTheme="minorEastAsia" w:hint="eastAsia"/>
            <w:spacing w:val="10"/>
            <w:sz w:val="24"/>
            <w:rPrChange w:id="2266" w:author="JY0225" w:date="2017-08-24T11:11:00Z">
              <w:rPr>
                <w:rFonts w:hint="eastAsia"/>
                <w:b w:val="0"/>
                <w:bCs w:val="0"/>
                <w:spacing w:val="10"/>
                <w:sz w:val="24"/>
              </w:rPr>
            </w:rPrChange>
          </w:rPr>
          <w:t>云服务器与客户端的系统组件，位于客户机与服务器之间，</w:t>
        </w:r>
      </w:ins>
      <w:ins w:id="2267" w:author="微软用户" w:date="2017-08-20T12:16:00Z">
        <w:r w:rsidR="008D7A08" w:rsidRPr="006A6E37">
          <w:rPr>
            <w:rFonts w:asciiTheme="minorEastAsia" w:hAnsiTheme="minorEastAsia" w:hint="eastAsia"/>
            <w:spacing w:val="10"/>
            <w:sz w:val="24"/>
            <w:rPrChange w:id="2268" w:author="JY0225" w:date="2017-08-24T11:11:00Z">
              <w:rPr>
                <w:rFonts w:hint="eastAsia"/>
                <w:b w:val="0"/>
                <w:bCs w:val="0"/>
                <w:spacing w:val="10"/>
                <w:sz w:val="24"/>
              </w:rPr>
            </w:rPrChange>
          </w:rPr>
          <w:t>管理计算机资源与网络通信。</w:t>
        </w:r>
        <w:r w:rsidR="0091764E" w:rsidRPr="006A6E37">
          <w:rPr>
            <w:rFonts w:asciiTheme="minorEastAsia" w:hAnsiTheme="minorEastAsia" w:hint="eastAsia"/>
            <w:spacing w:val="10"/>
            <w:sz w:val="24"/>
            <w:rPrChange w:id="2269" w:author="JY0225" w:date="2017-08-24T11:11:00Z">
              <w:rPr>
                <w:rFonts w:hint="eastAsia"/>
                <w:b w:val="0"/>
                <w:bCs w:val="0"/>
                <w:spacing w:val="10"/>
                <w:sz w:val="24"/>
              </w:rPr>
            </w:rPrChange>
          </w:rPr>
          <w:t>通过中间件技术，</w:t>
        </w:r>
      </w:ins>
      <w:ins w:id="2270" w:author="微软用户" w:date="2017-08-20T12:18:00Z">
        <w:r w:rsidR="00C90B29" w:rsidRPr="006A6E37">
          <w:rPr>
            <w:rFonts w:asciiTheme="minorEastAsia" w:hAnsiTheme="minorEastAsia" w:hint="eastAsia"/>
            <w:spacing w:val="10"/>
            <w:sz w:val="24"/>
            <w:rPrChange w:id="2271" w:author="JY0225" w:date="2017-08-24T11:11:00Z">
              <w:rPr>
                <w:rFonts w:hint="eastAsia"/>
                <w:b w:val="0"/>
                <w:bCs w:val="0"/>
                <w:spacing w:val="10"/>
                <w:sz w:val="24"/>
              </w:rPr>
            </w:rPrChange>
          </w:rPr>
          <w:t>即便不同的应用之间存在差异，</w:t>
        </w:r>
        <w:r w:rsidR="007C2378" w:rsidRPr="006A6E37">
          <w:rPr>
            <w:rFonts w:asciiTheme="minorEastAsia" w:hAnsiTheme="minorEastAsia" w:hint="eastAsia"/>
            <w:spacing w:val="10"/>
            <w:sz w:val="24"/>
            <w:rPrChange w:id="2272" w:author="JY0225" w:date="2017-08-24T11:11:00Z">
              <w:rPr>
                <w:rFonts w:hint="eastAsia"/>
                <w:b w:val="0"/>
                <w:bCs w:val="0"/>
                <w:spacing w:val="10"/>
                <w:sz w:val="24"/>
              </w:rPr>
            </w:rPrChange>
          </w:rPr>
          <w:t>如接口差异、操作系统差异，</w:t>
        </w:r>
        <w:r w:rsidR="00C90B29" w:rsidRPr="006A6E37">
          <w:rPr>
            <w:rFonts w:asciiTheme="minorEastAsia" w:hAnsiTheme="minorEastAsia" w:hint="eastAsia"/>
            <w:spacing w:val="10"/>
            <w:sz w:val="24"/>
            <w:rPrChange w:id="2273" w:author="JY0225" w:date="2017-08-24T11:11:00Z">
              <w:rPr>
                <w:rFonts w:hint="eastAsia"/>
                <w:b w:val="0"/>
                <w:bCs w:val="0"/>
                <w:spacing w:val="10"/>
                <w:sz w:val="24"/>
              </w:rPr>
            </w:rPrChange>
          </w:rPr>
          <w:t>仍可</w:t>
        </w:r>
      </w:ins>
      <w:ins w:id="2274" w:author="微软用户" w:date="2017-08-20T12:16:00Z">
        <w:r w:rsidR="0091764E" w:rsidRPr="006A6E37">
          <w:rPr>
            <w:rFonts w:asciiTheme="minorEastAsia" w:hAnsiTheme="minorEastAsia" w:hint="eastAsia"/>
            <w:spacing w:val="10"/>
            <w:sz w:val="24"/>
            <w:rPrChange w:id="2275" w:author="JY0225" w:date="2017-08-24T11:11:00Z">
              <w:rPr>
                <w:rFonts w:hint="eastAsia"/>
                <w:b w:val="0"/>
                <w:bCs w:val="0"/>
                <w:spacing w:val="10"/>
                <w:sz w:val="24"/>
              </w:rPr>
            </w:rPrChange>
          </w:rPr>
          <w:t>实现与云备份</w:t>
        </w:r>
      </w:ins>
      <w:ins w:id="2276" w:author="微软用户" w:date="2017-08-20T12:17:00Z">
        <w:r w:rsidR="0091764E" w:rsidRPr="006A6E37">
          <w:rPr>
            <w:rFonts w:asciiTheme="minorEastAsia" w:hAnsiTheme="minorEastAsia" w:hint="eastAsia"/>
            <w:spacing w:val="10"/>
            <w:sz w:val="24"/>
            <w:rPrChange w:id="2277" w:author="JY0225" w:date="2017-08-24T11:11:00Z">
              <w:rPr>
                <w:rFonts w:hint="eastAsia"/>
                <w:b w:val="0"/>
                <w:bCs w:val="0"/>
                <w:spacing w:val="10"/>
                <w:sz w:val="24"/>
              </w:rPr>
            </w:rPrChange>
          </w:rPr>
          <w:t>服务器之间的通信与资源共享，</w:t>
        </w:r>
      </w:ins>
      <w:ins w:id="2278" w:author="微软用户" w:date="2017-08-20T12:19:00Z">
        <w:r w:rsidR="001B1756" w:rsidRPr="006A6E37">
          <w:rPr>
            <w:rFonts w:asciiTheme="minorEastAsia" w:hAnsiTheme="minorEastAsia" w:hint="eastAsia"/>
            <w:spacing w:val="10"/>
            <w:sz w:val="24"/>
            <w:rPrChange w:id="2279" w:author="JY0225" w:date="2017-08-24T11:11:00Z">
              <w:rPr>
                <w:rFonts w:hint="eastAsia"/>
                <w:b w:val="0"/>
                <w:bCs w:val="0"/>
                <w:spacing w:val="10"/>
                <w:sz w:val="24"/>
              </w:rPr>
            </w:rPrChange>
          </w:rPr>
          <w:t>实现系统的跨平台、跨</w:t>
        </w:r>
      </w:ins>
      <w:ins w:id="2280" w:author="微软用户" w:date="2017-08-20T12:20:00Z">
        <w:r w:rsidR="001B1756" w:rsidRPr="006A6E37">
          <w:rPr>
            <w:rFonts w:asciiTheme="minorEastAsia" w:hAnsiTheme="minorEastAsia" w:hint="eastAsia"/>
            <w:spacing w:val="10"/>
            <w:sz w:val="24"/>
            <w:rPrChange w:id="2281" w:author="JY0225" w:date="2017-08-24T11:11:00Z">
              <w:rPr>
                <w:rFonts w:hint="eastAsia"/>
                <w:b w:val="0"/>
                <w:bCs w:val="0"/>
                <w:spacing w:val="10"/>
                <w:sz w:val="24"/>
              </w:rPr>
            </w:rPrChange>
          </w:rPr>
          <w:t>网络、跨硬件特性。</w:t>
        </w:r>
        <w:r w:rsidR="006155DC" w:rsidRPr="006A6E37">
          <w:rPr>
            <w:rFonts w:asciiTheme="minorEastAsia" w:hAnsiTheme="minorEastAsia" w:hint="eastAsia"/>
            <w:spacing w:val="10"/>
            <w:sz w:val="24"/>
            <w:rPrChange w:id="2282" w:author="JY0225" w:date="2017-08-24T11:11:00Z">
              <w:rPr>
                <w:rFonts w:hint="eastAsia"/>
                <w:b w:val="0"/>
                <w:bCs w:val="0"/>
                <w:spacing w:val="10"/>
                <w:sz w:val="24"/>
              </w:rPr>
            </w:rPrChange>
          </w:rPr>
          <w:t>在云备份服务平台中，中间件扮演着重要的角色，</w:t>
        </w:r>
      </w:ins>
      <w:ins w:id="2283" w:author="微软用户" w:date="2017-08-20T12:21:00Z">
        <w:r w:rsidR="006155DC" w:rsidRPr="006A6E37">
          <w:rPr>
            <w:rFonts w:asciiTheme="minorEastAsia" w:hAnsiTheme="minorEastAsia" w:hint="eastAsia"/>
            <w:spacing w:val="10"/>
            <w:sz w:val="24"/>
            <w:rPrChange w:id="2284" w:author="JY0225" w:date="2017-08-24T11:11:00Z">
              <w:rPr>
                <w:rFonts w:hint="eastAsia"/>
                <w:b w:val="0"/>
                <w:bCs w:val="0"/>
                <w:spacing w:val="10"/>
                <w:sz w:val="24"/>
              </w:rPr>
            </w:rPrChange>
          </w:rPr>
          <w:t>能够显著地降低系统开发和维护成本，同时提升系统的稳定性。</w:t>
        </w:r>
      </w:ins>
    </w:p>
    <w:p w14:paraId="707CB50D" w14:textId="282EC46E" w:rsidR="003F0347" w:rsidRPr="006A6E37" w:rsidRDefault="003F0347">
      <w:pPr>
        <w:spacing w:line="400" w:lineRule="exact"/>
        <w:rPr>
          <w:ins w:id="2285" w:author="微软用户" w:date="2017-08-20T12:23:00Z"/>
          <w:rFonts w:asciiTheme="minorEastAsia" w:hAnsiTheme="minorEastAsia"/>
          <w:spacing w:val="10"/>
          <w:sz w:val="24"/>
          <w:rPrChange w:id="2286" w:author="JY0225" w:date="2017-08-24T11:11:00Z">
            <w:rPr>
              <w:ins w:id="2287" w:author="微软用户" w:date="2017-08-20T12:23:00Z"/>
              <w:spacing w:val="10"/>
              <w:sz w:val="24"/>
            </w:rPr>
          </w:rPrChange>
        </w:rPr>
        <w:pPrChange w:id="2288" w:author="微软用户" w:date="2017-08-20T10:52:00Z">
          <w:pPr>
            <w:pStyle w:val="1"/>
          </w:pPr>
        </w:pPrChange>
      </w:pPr>
      <w:ins w:id="2289" w:author="微软用户" w:date="2017-08-20T12:22:00Z">
        <w:r w:rsidRPr="006A6E37">
          <w:rPr>
            <w:rFonts w:asciiTheme="minorEastAsia" w:hAnsiTheme="minorEastAsia"/>
            <w:spacing w:val="10"/>
            <w:sz w:val="24"/>
            <w:rPrChange w:id="2290" w:author="JY0225" w:date="2017-08-24T11:11:00Z">
              <w:rPr>
                <w:b w:val="0"/>
                <w:bCs w:val="0"/>
                <w:spacing w:val="10"/>
                <w:sz w:val="24"/>
              </w:rPr>
            </w:rPrChange>
          </w:rPr>
          <w:tab/>
        </w:r>
        <w:r w:rsidR="00501FE5" w:rsidRPr="006A6E37">
          <w:rPr>
            <w:rFonts w:asciiTheme="minorEastAsia" w:hAnsiTheme="minorEastAsia" w:hint="eastAsia"/>
            <w:spacing w:val="10"/>
            <w:sz w:val="24"/>
            <w:rPrChange w:id="2291" w:author="JY0225" w:date="2017-08-24T11:11:00Z">
              <w:rPr>
                <w:rFonts w:hint="eastAsia"/>
                <w:b w:val="0"/>
                <w:bCs w:val="0"/>
                <w:spacing w:val="10"/>
                <w:sz w:val="24"/>
              </w:rPr>
            </w:rPrChange>
          </w:rPr>
          <w:t>云备份中间件的系统模型如</w:t>
        </w:r>
      </w:ins>
      <w:ins w:id="2292" w:author="微软用户" w:date="2017-08-20T12:29:00Z">
        <w:r w:rsidR="00E707AB" w:rsidRPr="006A6E37">
          <w:rPr>
            <w:rFonts w:asciiTheme="minorEastAsia" w:hAnsiTheme="minorEastAsia" w:hint="eastAsia"/>
            <w:spacing w:val="10"/>
            <w:sz w:val="24"/>
            <w:rPrChange w:id="2293" w:author="JY0225" w:date="2017-08-24T11:11:00Z">
              <w:rPr>
                <w:rFonts w:hint="eastAsia"/>
                <w:b w:val="0"/>
                <w:bCs w:val="0"/>
                <w:spacing w:val="10"/>
                <w:sz w:val="24"/>
              </w:rPr>
            </w:rPrChange>
          </w:rPr>
          <w:t>图</w:t>
        </w:r>
        <w:r w:rsidR="00E707AB" w:rsidRPr="006A6E37">
          <w:rPr>
            <w:rFonts w:asciiTheme="minorEastAsia" w:hAnsiTheme="minorEastAsia"/>
            <w:spacing w:val="10"/>
            <w:sz w:val="24"/>
            <w:rPrChange w:id="2294" w:author="JY0225" w:date="2017-08-24T11:11:00Z">
              <w:rPr>
                <w:b w:val="0"/>
                <w:bCs w:val="0"/>
                <w:spacing w:val="10"/>
                <w:sz w:val="24"/>
              </w:rPr>
            </w:rPrChange>
          </w:rPr>
          <w:t>2-1</w:t>
        </w:r>
      </w:ins>
      <w:ins w:id="2295" w:author="微软用户" w:date="2017-08-20T12:22:00Z">
        <w:r w:rsidR="00501FE5" w:rsidRPr="006A6E37">
          <w:rPr>
            <w:rFonts w:asciiTheme="minorEastAsia" w:hAnsiTheme="minorEastAsia" w:hint="eastAsia"/>
            <w:spacing w:val="10"/>
            <w:sz w:val="24"/>
            <w:rPrChange w:id="2296" w:author="JY0225" w:date="2017-08-24T11:11:00Z">
              <w:rPr>
                <w:rFonts w:hint="eastAsia"/>
                <w:b w:val="0"/>
                <w:bCs w:val="0"/>
                <w:spacing w:val="10"/>
                <w:sz w:val="24"/>
              </w:rPr>
            </w:rPrChange>
          </w:rPr>
          <w:t>所示：</w:t>
        </w:r>
      </w:ins>
    </w:p>
    <w:p w14:paraId="5B0D5825" w14:textId="6D8A7EDA" w:rsidR="00501FE5" w:rsidRPr="006E3AA8" w:rsidRDefault="00084C1D">
      <w:pPr>
        <w:jc w:val="center"/>
        <w:rPr>
          <w:ins w:id="2297" w:author="微软用户" w:date="2017-08-20T12:29:00Z"/>
          <w:rFonts w:ascii="Times New Roman" w:hAnsi="Times New Roman" w:cs="Times New Roman"/>
          <w:spacing w:val="10"/>
          <w:sz w:val="24"/>
          <w:rPrChange w:id="2298" w:author="微软用户" w:date="2017-08-20T12:30:00Z">
            <w:rPr>
              <w:ins w:id="2299" w:author="微软用户" w:date="2017-08-20T12:29:00Z"/>
            </w:rPr>
          </w:rPrChange>
        </w:rPr>
        <w:pPrChange w:id="2300" w:author="微软用户" w:date="2017-08-20T12:29:00Z">
          <w:pPr>
            <w:pStyle w:val="1"/>
          </w:pPr>
        </w:pPrChange>
      </w:pPr>
      <w:ins w:id="2301" w:author="微软用户" w:date="2017-08-20T12:29:00Z">
        <w:r w:rsidRPr="006E3AA8">
          <w:rPr>
            <w:rFonts w:ascii="Times New Roman" w:hAnsi="Times New Roman" w:cs="Times New Roman"/>
            <w:spacing w:val="10"/>
            <w:sz w:val="24"/>
            <w:rPrChange w:id="2302" w:author="微软用户" w:date="2017-08-20T12:30:00Z">
              <w:rPr>
                <w:rFonts w:ascii="Times New Roman" w:hAnsi="Times New Roman" w:cs="Times New Roman"/>
                <w:spacing w:val="10"/>
                <w:sz w:val="24"/>
              </w:rPr>
            </w:rPrChange>
          </w:rPr>
          <w:object w:dxaOrig="4590" w:dyaOrig="5535" w14:anchorId="54C2D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3pt;height:200.35pt" o:ole="">
              <v:imagedata r:id="rId20" o:title=""/>
            </v:shape>
            <o:OLEObject Type="Embed" ProgID="Visio.Drawing.15" ShapeID="_x0000_i1025" DrawAspect="Content" ObjectID="_1565360530" r:id="rId21"/>
          </w:object>
        </w:r>
      </w:ins>
    </w:p>
    <w:p w14:paraId="797CE804" w14:textId="3985B5ED" w:rsidR="007E74BF" w:rsidRDefault="007E74BF">
      <w:pPr>
        <w:spacing w:line="400" w:lineRule="exact"/>
        <w:jc w:val="center"/>
        <w:rPr>
          <w:ins w:id="2303" w:author="微软用户" w:date="2017-08-20T12:30:00Z"/>
          <w:rFonts w:ascii="Times New Roman" w:hAnsi="Times New Roman" w:cs="Times New Roman"/>
          <w:spacing w:val="10"/>
          <w:sz w:val="24"/>
        </w:rPr>
        <w:pPrChange w:id="2304" w:author="微软用户" w:date="2017-08-20T12:30:00Z">
          <w:pPr>
            <w:pStyle w:val="1"/>
          </w:pPr>
        </w:pPrChange>
      </w:pPr>
      <w:ins w:id="2305" w:author="微软用户" w:date="2017-08-20T12:29:00Z">
        <w:r w:rsidRPr="006E3AA8">
          <w:rPr>
            <w:rFonts w:ascii="Times New Roman" w:hAnsi="Times New Roman" w:cs="Times New Roman" w:hint="eastAsia"/>
            <w:spacing w:val="10"/>
            <w:sz w:val="24"/>
            <w:rPrChange w:id="2306" w:author="微软用户" w:date="2017-08-20T12:30:00Z">
              <w:rPr>
                <w:rFonts w:hint="eastAsia"/>
                <w:spacing w:val="10"/>
                <w:sz w:val="24"/>
              </w:rPr>
            </w:rPrChange>
          </w:rPr>
          <w:t>图</w:t>
        </w:r>
        <w:r w:rsidRPr="006E3AA8">
          <w:rPr>
            <w:rFonts w:ascii="Times New Roman" w:hAnsi="Times New Roman" w:cs="Times New Roman"/>
            <w:spacing w:val="10"/>
            <w:sz w:val="24"/>
            <w:rPrChange w:id="2307" w:author="微软用户" w:date="2017-08-20T12:30:00Z">
              <w:rPr>
                <w:spacing w:val="10"/>
                <w:sz w:val="24"/>
              </w:rPr>
            </w:rPrChange>
          </w:rPr>
          <w:t xml:space="preserve">2-1 </w:t>
        </w:r>
        <w:r w:rsidRPr="006E3AA8">
          <w:rPr>
            <w:rFonts w:ascii="Times New Roman" w:hAnsi="Times New Roman" w:cs="Times New Roman" w:hint="eastAsia"/>
            <w:spacing w:val="10"/>
            <w:sz w:val="24"/>
            <w:rPrChange w:id="2308" w:author="微软用户" w:date="2017-08-20T12:30:00Z">
              <w:rPr>
                <w:rFonts w:hint="eastAsia"/>
                <w:spacing w:val="10"/>
                <w:sz w:val="24"/>
              </w:rPr>
            </w:rPrChange>
          </w:rPr>
          <w:t>云备份中间件</w:t>
        </w:r>
      </w:ins>
      <w:ins w:id="2309" w:author="微软用户" w:date="2017-08-20T12:30:00Z">
        <w:r w:rsidRPr="006E3AA8">
          <w:rPr>
            <w:rFonts w:ascii="Times New Roman" w:hAnsi="Times New Roman" w:cs="Times New Roman" w:hint="eastAsia"/>
            <w:spacing w:val="10"/>
            <w:sz w:val="24"/>
            <w:rPrChange w:id="2310" w:author="微软用户" w:date="2017-08-20T12:30:00Z">
              <w:rPr>
                <w:rFonts w:hint="eastAsia"/>
                <w:spacing w:val="10"/>
                <w:sz w:val="24"/>
              </w:rPr>
            </w:rPrChange>
          </w:rPr>
          <w:t>系统模型</w:t>
        </w:r>
      </w:ins>
    </w:p>
    <w:p w14:paraId="28ECA61C" w14:textId="631D6167" w:rsidR="006E3AA8" w:rsidRPr="006A6E37" w:rsidRDefault="00873725">
      <w:pPr>
        <w:spacing w:line="400" w:lineRule="exact"/>
        <w:ind w:firstLine="420"/>
        <w:rPr>
          <w:ins w:id="2311" w:author="微软用户" w:date="2017-08-20T12:15:00Z"/>
          <w:rFonts w:asciiTheme="minorEastAsia" w:hAnsiTheme="minorEastAsia" w:cs="Times New Roman"/>
          <w:spacing w:val="10"/>
          <w:sz w:val="24"/>
          <w:rPrChange w:id="2312" w:author="JY0225" w:date="2017-08-24T11:12:00Z">
            <w:rPr>
              <w:ins w:id="2313" w:author="微软用户" w:date="2017-08-20T12:15:00Z"/>
            </w:rPr>
          </w:rPrChange>
        </w:rPr>
        <w:pPrChange w:id="2314" w:author="微软用户" w:date="2017-08-20T12:49:00Z">
          <w:pPr>
            <w:pStyle w:val="1"/>
          </w:pPr>
        </w:pPrChange>
      </w:pPr>
      <w:ins w:id="2315" w:author="微软用户" w:date="2017-08-20T12:49:00Z">
        <w:r w:rsidRPr="006A6E37">
          <w:rPr>
            <w:rFonts w:asciiTheme="minorEastAsia" w:hAnsiTheme="minorEastAsia" w:cs="Times New Roman" w:hint="eastAsia"/>
            <w:spacing w:val="10"/>
            <w:sz w:val="24"/>
            <w:rPrChange w:id="2316" w:author="JY0225" w:date="2017-08-24T11:12:00Z">
              <w:rPr>
                <w:rFonts w:ascii="Times New Roman" w:hAnsi="Times New Roman" w:cs="Times New Roman" w:hint="eastAsia"/>
                <w:b w:val="0"/>
                <w:bCs w:val="0"/>
                <w:spacing w:val="10"/>
                <w:sz w:val="24"/>
              </w:rPr>
            </w:rPrChange>
          </w:rPr>
          <w:t>由图</w:t>
        </w:r>
        <w:r w:rsidRPr="006A6E37">
          <w:rPr>
            <w:rFonts w:asciiTheme="minorEastAsia" w:hAnsiTheme="minorEastAsia" w:cs="Times New Roman"/>
            <w:spacing w:val="10"/>
            <w:sz w:val="24"/>
            <w:rPrChange w:id="2317" w:author="JY0225" w:date="2017-08-24T11:12:00Z">
              <w:rPr>
                <w:rFonts w:ascii="Times New Roman" w:hAnsi="Times New Roman" w:cs="Times New Roman"/>
                <w:b w:val="0"/>
                <w:bCs w:val="0"/>
                <w:spacing w:val="10"/>
                <w:sz w:val="24"/>
              </w:rPr>
            </w:rPrChange>
          </w:rPr>
          <w:t>2-1</w:t>
        </w:r>
        <w:r w:rsidRPr="006A6E37">
          <w:rPr>
            <w:rFonts w:asciiTheme="minorEastAsia" w:hAnsiTheme="minorEastAsia" w:cs="Times New Roman" w:hint="eastAsia"/>
            <w:spacing w:val="10"/>
            <w:sz w:val="24"/>
            <w:rPrChange w:id="2318" w:author="JY0225" w:date="2017-08-24T11:12:00Z">
              <w:rPr>
                <w:rFonts w:ascii="Times New Roman" w:hAnsi="Times New Roman" w:cs="Times New Roman" w:hint="eastAsia"/>
                <w:b w:val="0"/>
                <w:bCs w:val="0"/>
                <w:spacing w:val="10"/>
                <w:sz w:val="24"/>
              </w:rPr>
            </w:rPrChange>
          </w:rPr>
          <w:t>可知，</w:t>
        </w:r>
      </w:ins>
      <w:ins w:id="2319" w:author="微软用户" w:date="2017-08-20T12:50:00Z">
        <w:r w:rsidR="00456179" w:rsidRPr="006A6E37">
          <w:rPr>
            <w:rFonts w:asciiTheme="minorEastAsia" w:hAnsiTheme="minorEastAsia" w:cs="Times New Roman" w:hint="eastAsia"/>
            <w:spacing w:val="10"/>
            <w:sz w:val="24"/>
            <w:rPrChange w:id="2320" w:author="JY0225" w:date="2017-08-24T11:12:00Z">
              <w:rPr>
                <w:rFonts w:ascii="Times New Roman" w:hAnsi="Times New Roman" w:cs="Times New Roman" w:hint="eastAsia"/>
                <w:b w:val="0"/>
                <w:bCs w:val="0"/>
                <w:spacing w:val="10"/>
                <w:sz w:val="24"/>
              </w:rPr>
            </w:rPrChange>
          </w:rPr>
          <w:t>中间</w:t>
        </w:r>
        <w:r w:rsidR="00084C1D" w:rsidRPr="006A6E37">
          <w:rPr>
            <w:rFonts w:asciiTheme="minorEastAsia" w:hAnsiTheme="minorEastAsia" w:cs="Times New Roman" w:hint="eastAsia"/>
            <w:spacing w:val="10"/>
            <w:sz w:val="24"/>
            <w:rPrChange w:id="2321" w:author="JY0225" w:date="2017-08-24T11:12:00Z">
              <w:rPr>
                <w:rFonts w:ascii="Times New Roman" w:hAnsi="Times New Roman" w:cs="Times New Roman" w:hint="eastAsia"/>
                <w:b w:val="0"/>
                <w:bCs w:val="0"/>
                <w:spacing w:val="10"/>
                <w:sz w:val="24"/>
              </w:rPr>
            </w:rPrChange>
          </w:rPr>
          <w:t>件处于云备份与</w:t>
        </w:r>
      </w:ins>
      <w:ins w:id="2322" w:author="微软用户" w:date="2017-08-20T12:51:00Z">
        <w:r w:rsidR="00084C1D" w:rsidRPr="006A6E37">
          <w:rPr>
            <w:rFonts w:asciiTheme="minorEastAsia" w:hAnsiTheme="minorEastAsia" w:cs="Times New Roman" w:hint="eastAsia"/>
            <w:spacing w:val="10"/>
            <w:sz w:val="24"/>
            <w:rPrChange w:id="2323" w:author="JY0225" w:date="2017-08-24T11:12:00Z">
              <w:rPr>
                <w:rFonts w:ascii="Times New Roman" w:hAnsi="Times New Roman" w:cs="Times New Roman" w:hint="eastAsia"/>
                <w:b w:val="0"/>
                <w:bCs w:val="0"/>
                <w:spacing w:val="10"/>
                <w:sz w:val="24"/>
              </w:rPr>
            </w:rPrChange>
          </w:rPr>
          <w:t>客户端应用之间，充当两者之间的“桥梁”作用</w:t>
        </w:r>
        <w:r w:rsidR="00583732" w:rsidRPr="006A6E37">
          <w:rPr>
            <w:rFonts w:asciiTheme="minorEastAsia" w:hAnsiTheme="minorEastAsia" w:cs="Times New Roman" w:hint="eastAsia"/>
            <w:spacing w:val="10"/>
            <w:sz w:val="24"/>
            <w:rPrChange w:id="2324" w:author="JY0225" w:date="2017-08-24T11:12:00Z">
              <w:rPr>
                <w:rFonts w:ascii="Times New Roman" w:hAnsi="Times New Roman" w:cs="Times New Roman" w:hint="eastAsia"/>
                <w:b w:val="0"/>
                <w:bCs w:val="0"/>
                <w:spacing w:val="10"/>
                <w:sz w:val="24"/>
              </w:rPr>
            </w:rPrChange>
          </w:rPr>
          <w:t>，通过适配来自不同应用的请求</w:t>
        </w:r>
      </w:ins>
      <w:ins w:id="2325" w:author="微软用户" w:date="2017-08-20T12:52:00Z">
        <w:r w:rsidR="00583732" w:rsidRPr="006A6E37">
          <w:rPr>
            <w:rFonts w:asciiTheme="minorEastAsia" w:hAnsiTheme="minorEastAsia" w:cs="Times New Roman" w:hint="eastAsia"/>
            <w:spacing w:val="10"/>
            <w:sz w:val="24"/>
            <w:rPrChange w:id="2326" w:author="JY0225" w:date="2017-08-24T11:12:00Z">
              <w:rPr>
                <w:rFonts w:ascii="Times New Roman" w:hAnsi="Times New Roman" w:cs="Times New Roman" w:hint="eastAsia"/>
                <w:b w:val="0"/>
                <w:bCs w:val="0"/>
                <w:spacing w:val="10"/>
                <w:sz w:val="24"/>
              </w:rPr>
            </w:rPrChange>
          </w:rPr>
          <w:t>，转化为云备份服务器可识别的标准形式，同时调用服务器提供的应用层接口，</w:t>
        </w:r>
      </w:ins>
      <w:ins w:id="2327" w:author="微软用户" w:date="2017-08-20T12:53:00Z">
        <w:r w:rsidR="000E0D22" w:rsidRPr="006A6E37">
          <w:rPr>
            <w:rFonts w:asciiTheme="minorEastAsia" w:hAnsiTheme="minorEastAsia" w:cs="Times New Roman" w:hint="eastAsia"/>
            <w:spacing w:val="10"/>
            <w:sz w:val="24"/>
            <w:rPrChange w:id="2328" w:author="JY0225" w:date="2017-08-24T11:12:00Z">
              <w:rPr>
                <w:rFonts w:ascii="Times New Roman" w:hAnsi="Times New Roman" w:cs="Times New Roman" w:hint="eastAsia"/>
                <w:b w:val="0"/>
                <w:bCs w:val="0"/>
                <w:spacing w:val="10"/>
                <w:sz w:val="24"/>
              </w:rPr>
            </w:rPrChange>
          </w:rPr>
          <w:t>实现多种应用与服务器之间的通信。</w:t>
        </w:r>
      </w:ins>
    </w:p>
    <w:p w14:paraId="3F9EDC84" w14:textId="2EC821A0" w:rsidR="001E33EA" w:rsidRPr="008F21E6" w:rsidDel="00837E8A" w:rsidRDefault="001E33EA">
      <w:pPr>
        <w:spacing w:line="400" w:lineRule="exact"/>
        <w:ind w:firstLine="420"/>
        <w:rPr>
          <w:del w:id="2329" w:author="微软用户" w:date="2017-08-20T12:22:00Z"/>
          <w:spacing w:val="10"/>
          <w:sz w:val="24"/>
          <w:rPrChange w:id="2330" w:author="微软用户" w:date="2017-08-20T10:51:00Z">
            <w:rPr>
              <w:del w:id="2331" w:author="微软用户" w:date="2017-08-20T12:22:00Z"/>
              <w:rStyle w:val="1CharChar"/>
              <w:rFonts w:ascii="Times New Roman" w:eastAsiaTheme="minorEastAsia" w:hAnsi="Times New Roman" w:cs="Times New Roman"/>
              <w:b/>
              <w:bCs/>
              <w:spacing w:val="0"/>
              <w:sz w:val="44"/>
              <w:szCs w:val="44"/>
            </w:rPr>
          </w:rPrChange>
        </w:rPr>
        <w:pPrChange w:id="2332" w:author="微软用户" w:date="2017-08-20T12:14:00Z">
          <w:pPr>
            <w:pStyle w:val="1"/>
          </w:pPr>
        </w:pPrChange>
      </w:pPr>
    </w:p>
    <w:p w14:paraId="593B4D5E" w14:textId="7767A653" w:rsidR="006C1A48" w:rsidRPr="006C1A48" w:rsidRDefault="005C6FFF">
      <w:pPr>
        <w:pStyle w:val="21"/>
        <w:spacing w:line="240" w:lineRule="auto"/>
        <w:pPrChange w:id="2333" w:author="微软用户" w:date="2017-08-18T22:48:00Z">
          <w:pPr>
            <w:pStyle w:val="21"/>
          </w:pPr>
        </w:pPrChange>
      </w:pPr>
      <w:bookmarkStart w:id="2334" w:name="_Toc420959849"/>
      <w:bookmarkStart w:id="2335" w:name="_Toc421026913"/>
      <w:bookmarkStart w:id="2336" w:name="_Toc421230581"/>
      <w:bookmarkStart w:id="2337" w:name="_Toc491606261"/>
      <w:r>
        <w:t>2</w:t>
      </w:r>
      <w:r w:rsidR="00593FA9">
        <w:t>.</w:t>
      </w:r>
      <w:ins w:id="2338" w:author="微软用户" w:date="2017-08-20T11:03:00Z">
        <w:r w:rsidR="00BB296E">
          <w:t>3</w:t>
        </w:r>
      </w:ins>
      <w:ins w:id="2339" w:author="微软用户" w:date="2017-08-20T10:26:00Z">
        <w:del w:id="2340" w:author="微软用户" w:date="2017-08-20T11:03:00Z">
          <w:r w:rsidR="0068457B" w:rsidDel="00BB296E">
            <w:delText>2</w:delText>
          </w:r>
        </w:del>
      </w:ins>
      <w:del w:id="2341" w:author="微软用户" w:date="2017-08-20T10:26:00Z">
        <w:r w:rsidR="00593FA9" w:rsidDel="0068457B">
          <w:delText>1</w:delText>
        </w:r>
      </w:del>
      <w:r w:rsidR="002E3864" w:rsidRPr="00B87EE1">
        <w:t xml:space="preserve"> </w:t>
      </w:r>
      <w:bookmarkEnd w:id="2334"/>
      <w:bookmarkEnd w:id="2335"/>
      <w:bookmarkEnd w:id="2336"/>
      <w:r w:rsidR="003A2F2B">
        <w:t>SQLite</w:t>
      </w:r>
      <w:bookmarkEnd w:id="2337"/>
    </w:p>
    <w:p w14:paraId="5313E29E" w14:textId="75D428C9" w:rsidR="001A0E6F" w:rsidRPr="006A6E37" w:rsidRDefault="00810FFB" w:rsidP="00EF14FD">
      <w:pPr>
        <w:spacing w:line="400" w:lineRule="exact"/>
        <w:ind w:firstLine="420"/>
        <w:rPr>
          <w:rFonts w:asciiTheme="minorEastAsia" w:hAnsiTheme="minorEastAsia" w:cs="Times New Roman"/>
          <w:spacing w:val="10"/>
          <w:sz w:val="24"/>
          <w:szCs w:val="24"/>
          <w:rPrChange w:id="2342"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343" w:author="JY0225" w:date="2017-08-24T11:12:00Z">
            <w:rPr>
              <w:rFonts w:ascii="Times New Roman" w:hAnsi="Times New Roman" w:cs="Times New Roman"/>
              <w:spacing w:val="10"/>
              <w:sz w:val="24"/>
            </w:rPr>
          </w:rPrChange>
        </w:rPr>
        <w:t>SQLite</w:t>
      </w:r>
      <w:r w:rsidRPr="006A6E37">
        <w:rPr>
          <w:rFonts w:asciiTheme="minorEastAsia" w:hAnsiTheme="minorEastAsia" w:cs="Times New Roman" w:hint="eastAsia"/>
          <w:spacing w:val="10"/>
          <w:sz w:val="24"/>
          <w:szCs w:val="24"/>
          <w:rPrChange w:id="2344" w:author="JY0225" w:date="2017-08-24T11:12:00Z">
            <w:rPr>
              <w:rFonts w:ascii="Times New Roman" w:hAnsi="Times New Roman" w:cs="Times New Roman" w:hint="eastAsia"/>
              <w:spacing w:val="10"/>
              <w:sz w:val="24"/>
            </w:rPr>
          </w:rPrChange>
        </w:rPr>
        <w:t>是</w:t>
      </w:r>
      <w:r w:rsidRPr="006A6E37">
        <w:rPr>
          <w:rFonts w:asciiTheme="minorEastAsia" w:hAnsiTheme="minorEastAsia" w:cs="Times New Roman"/>
          <w:spacing w:val="10"/>
          <w:sz w:val="24"/>
          <w:szCs w:val="24"/>
          <w:rPrChange w:id="2345" w:author="JY0225" w:date="2017-08-24T11:12:00Z">
            <w:rPr>
              <w:rFonts w:ascii="Times New Roman" w:hAnsi="Times New Roman" w:cs="Times New Roman"/>
              <w:spacing w:val="10"/>
              <w:sz w:val="24"/>
            </w:rPr>
          </w:rPrChange>
        </w:rPr>
        <w:t>D.Richard Hipp</w:t>
      </w:r>
      <w:r w:rsidRPr="006A6E37">
        <w:rPr>
          <w:rFonts w:asciiTheme="minorEastAsia" w:hAnsiTheme="minorEastAsia" w:cs="Times New Roman" w:hint="eastAsia"/>
          <w:spacing w:val="10"/>
          <w:sz w:val="24"/>
          <w:szCs w:val="24"/>
          <w:rPrChange w:id="2346" w:author="JY0225" w:date="2017-08-24T11:12:00Z">
            <w:rPr>
              <w:rFonts w:ascii="Times New Roman" w:hAnsi="Times New Roman" w:cs="Times New Roman" w:hint="eastAsia"/>
              <w:spacing w:val="10"/>
              <w:sz w:val="24"/>
            </w:rPr>
          </w:rPrChange>
        </w:rPr>
        <w:t>用</w:t>
      </w:r>
      <w:r w:rsidRPr="006A6E37">
        <w:rPr>
          <w:rFonts w:asciiTheme="minorEastAsia" w:hAnsiTheme="minorEastAsia" w:cs="Times New Roman"/>
          <w:spacing w:val="10"/>
          <w:sz w:val="24"/>
          <w:szCs w:val="24"/>
          <w:rPrChange w:id="2347" w:author="JY0225" w:date="2017-08-24T11:12:00Z">
            <w:rPr>
              <w:rFonts w:ascii="Times New Roman" w:hAnsi="Times New Roman" w:cs="Times New Roman"/>
              <w:spacing w:val="10"/>
              <w:sz w:val="24"/>
            </w:rPr>
          </w:rPrChange>
        </w:rPr>
        <w:t>C</w:t>
      </w:r>
      <w:r w:rsidRPr="006A6E37">
        <w:rPr>
          <w:rFonts w:asciiTheme="minorEastAsia" w:hAnsiTheme="minorEastAsia" w:cs="Times New Roman" w:hint="eastAsia"/>
          <w:spacing w:val="10"/>
          <w:sz w:val="24"/>
          <w:szCs w:val="24"/>
          <w:rPrChange w:id="2348" w:author="JY0225" w:date="2017-08-24T11:12:00Z">
            <w:rPr>
              <w:rFonts w:ascii="Times New Roman" w:hAnsi="Times New Roman" w:cs="Times New Roman" w:hint="eastAsia"/>
              <w:spacing w:val="10"/>
              <w:sz w:val="24"/>
            </w:rPr>
          </w:rPrChange>
        </w:rPr>
        <w:t>语言编写的开源嵌入式数据库</w:t>
      </w:r>
      <w:r w:rsidRPr="006A6E37">
        <w:rPr>
          <w:rFonts w:asciiTheme="minorEastAsia" w:hAnsiTheme="minorEastAsia" w:cs="Times New Roman" w:hint="eastAsia"/>
          <w:color w:val="000000" w:themeColor="text1"/>
          <w:spacing w:val="10"/>
          <w:sz w:val="24"/>
          <w:szCs w:val="24"/>
          <w:rPrChange w:id="2349" w:author="JY0225" w:date="2017-08-24T11:12:00Z">
            <w:rPr>
              <w:rFonts w:ascii="Times New Roman" w:hAnsi="Times New Roman" w:cs="Times New Roman" w:hint="eastAsia"/>
              <w:color w:val="000000" w:themeColor="text1"/>
              <w:spacing w:val="10"/>
              <w:sz w:val="24"/>
            </w:rPr>
          </w:rPrChange>
        </w:rPr>
        <w:t>引擎</w:t>
      </w:r>
      <w:r w:rsidRPr="006A6E37">
        <w:rPr>
          <w:rFonts w:asciiTheme="minorEastAsia" w:hAnsiTheme="minorEastAsia" w:cs="Times New Roman" w:hint="eastAsia"/>
          <w:spacing w:val="10"/>
          <w:sz w:val="24"/>
          <w:szCs w:val="24"/>
          <w:rPrChange w:id="2350" w:author="JY0225" w:date="2017-08-24T11:12:00Z">
            <w:rPr>
              <w:rFonts w:ascii="Times New Roman" w:hAnsi="Times New Roman" w:cs="Times New Roman" w:hint="eastAsia"/>
              <w:spacing w:val="10"/>
              <w:sz w:val="24"/>
            </w:rPr>
          </w:rPrChange>
        </w:rPr>
        <w:t>。它</w:t>
      </w:r>
      <w:r w:rsidR="00907087" w:rsidRPr="006A6E37">
        <w:rPr>
          <w:rFonts w:asciiTheme="minorEastAsia" w:hAnsiTheme="minorEastAsia" w:cs="Times New Roman" w:hint="eastAsia"/>
          <w:spacing w:val="10"/>
          <w:sz w:val="24"/>
          <w:szCs w:val="24"/>
          <w:rPrChange w:id="2351" w:author="JY0225" w:date="2017-08-24T11:12:00Z">
            <w:rPr>
              <w:rFonts w:ascii="Times New Roman" w:hAnsi="Times New Roman" w:cs="Times New Roman" w:hint="eastAsia"/>
              <w:spacing w:val="10"/>
              <w:sz w:val="24"/>
            </w:rPr>
          </w:rPrChange>
        </w:rPr>
        <w:t>是一款</w:t>
      </w:r>
      <w:r w:rsidR="006A0A2F" w:rsidRPr="006A6E37">
        <w:rPr>
          <w:rFonts w:asciiTheme="minorEastAsia" w:hAnsiTheme="minorEastAsia" w:cs="Times New Roman" w:hint="eastAsia"/>
          <w:spacing w:val="10"/>
          <w:sz w:val="24"/>
          <w:szCs w:val="24"/>
          <w:rPrChange w:id="2352" w:author="JY0225" w:date="2017-08-24T11:12:00Z">
            <w:rPr>
              <w:rFonts w:ascii="Times New Roman" w:hAnsi="Times New Roman" w:cs="Times New Roman" w:hint="eastAsia"/>
              <w:spacing w:val="10"/>
              <w:sz w:val="24"/>
            </w:rPr>
          </w:rPrChange>
        </w:rPr>
        <w:t>轻量级的关系型</w:t>
      </w:r>
      <w:r w:rsidR="00907087" w:rsidRPr="006A6E37">
        <w:rPr>
          <w:rFonts w:asciiTheme="minorEastAsia" w:hAnsiTheme="minorEastAsia" w:cs="Times New Roman" w:hint="eastAsia"/>
          <w:spacing w:val="10"/>
          <w:sz w:val="24"/>
          <w:szCs w:val="24"/>
          <w:rPrChange w:id="2353" w:author="JY0225" w:date="2017-08-24T11:12:00Z">
            <w:rPr>
              <w:rFonts w:ascii="Times New Roman" w:hAnsi="Times New Roman" w:cs="Times New Roman" w:hint="eastAsia"/>
              <w:spacing w:val="10"/>
              <w:sz w:val="24"/>
            </w:rPr>
          </w:rPrChange>
        </w:rPr>
        <w:t>数据库，</w:t>
      </w:r>
      <w:r w:rsidR="00171F30" w:rsidRPr="006A6E37">
        <w:rPr>
          <w:rFonts w:asciiTheme="minorEastAsia" w:hAnsiTheme="minorEastAsia" w:cs="Times New Roman" w:hint="eastAsia"/>
          <w:spacing w:val="10"/>
          <w:sz w:val="24"/>
          <w:szCs w:val="24"/>
          <w:rPrChange w:id="2354" w:author="JY0225" w:date="2017-08-24T11:12:00Z">
            <w:rPr>
              <w:rFonts w:ascii="Times New Roman" w:hAnsi="Times New Roman" w:cs="Times New Roman" w:hint="eastAsia"/>
              <w:spacing w:val="10"/>
              <w:sz w:val="24"/>
            </w:rPr>
          </w:rPrChange>
        </w:rPr>
        <w:t>绝大多数</w:t>
      </w:r>
      <w:r w:rsidR="00273317" w:rsidRPr="006A6E37">
        <w:rPr>
          <w:rFonts w:asciiTheme="minorEastAsia" w:hAnsiTheme="minorEastAsia" w:cs="Times New Roman" w:hint="eastAsia"/>
          <w:spacing w:val="10"/>
          <w:sz w:val="24"/>
          <w:szCs w:val="24"/>
          <w:rPrChange w:id="2355" w:author="JY0225" w:date="2017-08-24T11:12:00Z">
            <w:rPr>
              <w:rFonts w:ascii="Times New Roman" w:hAnsi="Times New Roman" w:cs="Times New Roman" w:hint="eastAsia"/>
              <w:spacing w:val="10"/>
              <w:sz w:val="24"/>
            </w:rPr>
          </w:rPrChange>
        </w:rPr>
        <w:t>主流</w:t>
      </w:r>
      <w:r w:rsidR="00171F30" w:rsidRPr="006A6E37">
        <w:rPr>
          <w:rFonts w:asciiTheme="minorEastAsia" w:hAnsiTheme="minorEastAsia" w:cs="Times New Roman" w:hint="eastAsia"/>
          <w:spacing w:val="10"/>
          <w:sz w:val="24"/>
          <w:szCs w:val="24"/>
          <w:rPrChange w:id="2356" w:author="JY0225" w:date="2017-08-24T11:12:00Z">
            <w:rPr>
              <w:rFonts w:ascii="Times New Roman" w:hAnsi="Times New Roman" w:cs="Times New Roman" w:hint="eastAsia"/>
              <w:spacing w:val="10"/>
              <w:sz w:val="24"/>
            </w:rPr>
          </w:rPrChange>
        </w:rPr>
        <w:t>的</w:t>
      </w:r>
      <w:r w:rsidR="0075341D" w:rsidRPr="006A6E37">
        <w:rPr>
          <w:rFonts w:asciiTheme="minorEastAsia" w:hAnsiTheme="minorEastAsia" w:cs="Times New Roman" w:hint="eastAsia"/>
          <w:spacing w:val="10"/>
          <w:sz w:val="24"/>
          <w:szCs w:val="24"/>
          <w:rPrChange w:id="2357" w:author="JY0225" w:date="2017-08-24T11:12:00Z">
            <w:rPr>
              <w:rFonts w:ascii="Times New Roman" w:hAnsi="Times New Roman" w:cs="Times New Roman" w:hint="eastAsia"/>
              <w:spacing w:val="10"/>
              <w:sz w:val="24"/>
            </w:rPr>
          </w:rPrChange>
        </w:rPr>
        <w:t>操作系统上都能够运行</w:t>
      </w:r>
      <w:r w:rsidR="0075341D" w:rsidRPr="006A6E37">
        <w:rPr>
          <w:rFonts w:asciiTheme="minorEastAsia" w:hAnsiTheme="minorEastAsia" w:cs="Times New Roman"/>
          <w:spacing w:val="10"/>
          <w:sz w:val="24"/>
          <w:szCs w:val="24"/>
          <w:rPrChange w:id="2358" w:author="JY0225" w:date="2017-08-24T11:12:00Z">
            <w:rPr>
              <w:rFonts w:ascii="Times New Roman" w:hAnsi="Times New Roman" w:cs="Times New Roman"/>
              <w:spacing w:val="10"/>
              <w:sz w:val="24"/>
            </w:rPr>
          </w:rPrChange>
        </w:rPr>
        <w:t>SQLite</w:t>
      </w:r>
      <w:r w:rsidR="00AD47F0" w:rsidRPr="006A6E37">
        <w:rPr>
          <w:rFonts w:asciiTheme="minorEastAsia" w:hAnsiTheme="minorEastAsia" w:cs="Times New Roman" w:hint="eastAsia"/>
          <w:spacing w:val="10"/>
          <w:sz w:val="24"/>
          <w:szCs w:val="24"/>
          <w:rPrChange w:id="2359" w:author="JY0225" w:date="2017-08-24T11:12:00Z">
            <w:rPr>
              <w:rFonts w:ascii="Times New Roman" w:hAnsi="Times New Roman" w:cs="Times New Roman" w:hint="eastAsia"/>
              <w:spacing w:val="10"/>
              <w:sz w:val="24"/>
            </w:rPr>
          </w:rPrChange>
        </w:rPr>
        <w:t>，同时</w:t>
      </w:r>
      <w:r w:rsidR="006572A2" w:rsidRPr="006A6E37">
        <w:rPr>
          <w:rFonts w:asciiTheme="minorEastAsia" w:hAnsiTheme="minorEastAsia" w:cs="Times New Roman" w:hint="eastAsia"/>
          <w:spacing w:val="10"/>
          <w:sz w:val="24"/>
          <w:szCs w:val="24"/>
          <w:rPrChange w:id="2360" w:author="JY0225" w:date="2017-08-24T11:12:00Z">
            <w:rPr>
              <w:rFonts w:ascii="Times New Roman" w:hAnsi="Times New Roman" w:cs="Times New Roman" w:hint="eastAsia"/>
              <w:spacing w:val="10"/>
              <w:sz w:val="24"/>
            </w:rPr>
          </w:rPrChange>
        </w:rPr>
        <w:t>它</w:t>
      </w:r>
      <w:r w:rsidR="00AD47F0" w:rsidRPr="006A6E37">
        <w:rPr>
          <w:rFonts w:asciiTheme="minorEastAsia" w:hAnsiTheme="minorEastAsia" w:cs="Times New Roman" w:hint="eastAsia"/>
          <w:spacing w:val="10"/>
          <w:sz w:val="24"/>
          <w:szCs w:val="24"/>
          <w:rPrChange w:id="2361" w:author="JY0225" w:date="2017-08-24T11:12:00Z">
            <w:rPr>
              <w:rFonts w:ascii="Times New Roman" w:hAnsi="Times New Roman" w:cs="Times New Roman" w:hint="eastAsia"/>
              <w:spacing w:val="10"/>
              <w:sz w:val="24"/>
            </w:rPr>
          </w:rPrChange>
        </w:rPr>
        <w:t>为大多数编程语言，如</w:t>
      </w:r>
      <w:r w:rsidR="00AD47F0" w:rsidRPr="006A6E37">
        <w:rPr>
          <w:rFonts w:asciiTheme="minorEastAsia" w:hAnsiTheme="minorEastAsia" w:cs="Times New Roman"/>
          <w:spacing w:val="10"/>
          <w:sz w:val="24"/>
          <w:szCs w:val="24"/>
          <w:rPrChange w:id="2362" w:author="JY0225" w:date="2017-08-24T11:12:00Z">
            <w:rPr>
              <w:rFonts w:ascii="Times New Roman" w:hAnsi="Times New Roman" w:cs="Times New Roman"/>
              <w:spacing w:val="10"/>
              <w:sz w:val="24"/>
            </w:rPr>
          </w:rPrChange>
        </w:rPr>
        <w:t>C#</w:t>
      </w:r>
      <w:r w:rsidR="00AD47F0" w:rsidRPr="006A6E37">
        <w:rPr>
          <w:rFonts w:asciiTheme="minorEastAsia" w:hAnsiTheme="minorEastAsia" w:cs="Times New Roman" w:hint="eastAsia"/>
          <w:spacing w:val="10"/>
          <w:sz w:val="24"/>
          <w:szCs w:val="24"/>
          <w:rPrChange w:id="2363" w:author="JY0225" w:date="2017-08-24T11:12:00Z">
            <w:rPr>
              <w:rFonts w:ascii="Times New Roman" w:hAnsi="Times New Roman" w:cs="Times New Roman" w:hint="eastAsia"/>
              <w:spacing w:val="10"/>
              <w:sz w:val="24"/>
            </w:rPr>
          </w:rPrChange>
        </w:rPr>
        <w:t>、</w:t>
      </w:r>
      <w:r w:rsidR="00AD47F0" w:rsidRPr="006A6E37">
        <w:rPr>
          <w:rFonts w:asciiTheme="minorEastAsia" w:hAnsiTheme="minorEastAsia" w:cs="Times New Roman"/>
          <w:spacing w:val="10"/>
          <w:sz w:val="24"/>
          <w:szCs w:val="24"/>
          <w:rPrChange w:id="2364" w:author="JY0225" w:date="2017-08-24T11:12:00Z">
            <w:rPr>
              <w:rFonts w:ascii="Times New Roman" w:hAnsi="Times New Roman" w:cs="Times New Roman"/>
              <w:spacing w:val="10"/>
              <w:sz w:val="24"/>
            </w:rPr>
          </w:rPrChange>
        </w:rPr>
        <w:t>PHP</w:t>
      </w:r>
      <w:r w:rsidR="00AD47F0" w:rsidRPr="006A6E37">
        <w:rPr>
          <w:rFonts w:asciiTheme="minorEastAsia" w:hAnsiTheme="minorEastAsia" w:cs="Times New Roman" w:hint="eastAsia"/>
          <w:spacing w:val="10"/>
          <w:sz w:val="24"/>
          <w:szCs w:val="24"/>
          <w:rPrChange w:id="2365" w:author="JY0225" w:date="2017-08-24T11:12:00Z">
            <w:rPr>
              <w:rFonts w:ascii="Times New Roman" w:hAnsi="Times New Roman" w:cs="Times New Roman" w:hint="eastAsia"/>
              <w:spacing w:val="10"/>
              <w:sz w:val="24"/>
            </w:rPr>
          </w:rPrChange>
        </w:rPr>
        <w:t>、</w:t>
      </w:r>
      <w:r w:rsidR="00AD47F0" w:rsidRPr="006A6E37">
        <w:rPr>
          <w:rFonts w:asciiTheme="minorEastAsia" w:hAnsiTheme="minorEastAsia" w:cs="Times New Roman"/>
          <w:spacing w:val="10"/>
          <w:sz w:val="24"/>
          <w:szCs w:val="24"/>
          <w:rPrChange w:id="2366" w:author="JY0225" w:date="2017-08-24T11:12:00Z">
            <w:rPr>
              <w:rFonts w:ascii="Times New Roman" w:hAnsi="Times New Roman" w:cs="Times New Roman"/>
              <w:spacing w:val="10"/>
              <w:sz w:val="24"/>
            </w:rPr>
          </w:rPrChange>
        </w:rPr>
        <w:t>Java</w:t>
      </w:r>
      <w:r w:rsidR="00AD47F0" w:rsidRPr="006A6E37">
        <w:rPr>
          <w:rFonts w:asciiTheme="minorEastAsia" w:hAnsiTheme="minorEastAsia" w:cs="Times New Roman" w:hint="eastAsia"/>
          <w:spacing w:val="10"/>
          <w:sz w:val="24"/>
          <w:szCs w:val="24"/>
          <w:rPrChange w:id="2367" w:author="JY0225" w:date="2017-08-24T11:12:00Z">
            <w:rPr>
              <w:rFonts w:ascii="Times New Roman" w:hAnsi="Times New Roman" w:cs="Times New Roman" w:hint="eastAsia"/>
              <w:spacing w:val="10"/>
              <w:sz w:val="24"/>
            </w:rPr>
          </w:rPrChange>
        </w:rPr>
        <w:t>等提供了编程接口</w:t>
      </w:r>
      <w:r w:rsidR="000921ED" w:rsidRPr="006A6E37">
        <w:rPr>
          <w:rFonts w:asciiTheme="minorEastAsia" w:hAnsiTheme="minorEastAsia" w:cs="Times New Roman" w:hint="eastAsia"/>
          <w:spacing w:val="10"/>
          <w:sz w:val="24"/>
          <w:szCs w:val="24"/>
          <w:rPrChange w:id="2368" w:author="JY0225" w:date="2017-08-24T11:12:00Z">
            <w:rPr>
              <w:rFonts w:ascii="Times New Roman" w:hAnsi="Times New Roman" w:cs="Times New Roman" w:hint="eastAsia"/>
              <w:spacing w:val="10"/>
              <w:sz w:val="24"/>
            </w:rPr>
          </w:rPrChange>
        </w:rPr>
        <w:t>。</w:t>
      </w:r>
      <w:r w:rsidR="00E76DC4" w:rsidRPr="006A6E37">
        <w:rPr>
          <w:rFonts w:asciiTheme="minorEastAsia" w:hAnsiTheme="minorEastAsia" w:cs="Times New Roman" w:hint="eastAsia"/>
          <w:spacing w:val="10"/>
          <w:sz w:val="24"/>
          <w:szCs w:val="24"/>
          <w:rPrChange w:id="2369" w:author="JY0225" w:date="2017-08-24T11:12:00Z">
            <w:rPr>
              <w:rFonts w:ascii="Times New Roman" w:hAnsi="Times New Roman" w:cs="Times New Roman" w:hint="eastAsia"/>
              <w:spacing w:val="10"/>
              <w:sz w:val="24"/>
            </w:rPr>
          </w:rPrChange>
        </w:rPr>
        <w:t>此外，</w:t>
      </w:r>
      <w:r w:rsidR="00990293" w:rsidRPr="006A6E37">
        <w:rPr>
          <w:rFonts w:asciiTheme="minorEastAsia" w:hAnsiTheme="minorEastAsia" w:cs="Times New Roman" w:hint="eastAsia"/>
          <w:spacing w:val="10"/>
          <w:sz w:val="24"/>
          <w:szCs w:val="24"/>
          <w:rPrChange w:id="2370" w:author="JY0225" w:date="2017-08-24T11:12:00Z">
            <w:rPr>
              <w:rFonts w:ascii="Times New Roman" w:hAnsi="Times New Roman" w:cs="Times New Roman" w:hint="eastAsia"/>
              <w:spacing w:val="10"/>
              <w:sz w:val="24"/>
            </w:rPr>
          </w:rPrChange>
        </w:rPr>
        <w:t>它</w:t>
      </w:r>
      <w:r w:rsidR="001A349E" w:rsidRPr="006A6E37">
        <w:rPr>
          <w:rFonts w:asciiTheme="minorEastAsia" w:hAnsiTheme="minorEastAsia" w:cs="Times New Roman" w:hint="eastAsia"/>
          <w:spacing w:val="10"/>
          <w:sz w:val="24"/>
          <w:szCs w:val="24"/>
          <w:rPrChange w:id="2371" w:author="JY0225" w:date="2017-08-24T11:12:00Z">
            <w:rPr>
              <w:rFonts w:ascii="Times New Roman" w:hAnsi="Times New Roman" w:cs="Times New Roman" w:hint="eastAsia"/>
              <w:spacing w:val="10"/>
              <w:sz w:val="24"/>
            </w:rPr>
          </w:rPrChange>
        </w:rPr>
        <w:t>还</w:t>
      </w:r>
      <w:r w:rsidRPr="006A6E37">
        <w:rPr>
          <w:rFonts w:asciiTheme="minorEastAsia" w:hAnsiTheme="minorEastAsia" w:cs="Times New Roman" w:hint="eastAsia"/>
          <w:spacing w:val="10"/>
          <w:sz w:val="24"/>
          <w:szCs w:val="24"/>
          <w:rPrChange w:id="2372" w:author="JY0225" w:date="2017-08-24T11:12:00Z">
            <w:rPr>
              <w:rFonts w:ascii="Times New Roman" w:hAnsi="Times New Roman" w:cs="Times New Roman" w:hint="eastAsia"/>
              <w:spacing w:val="10"/>
              <w:sz w:val="24"/>
            </w:rPr>
          </w:rPrChange>
        </w:rPr>
        <w:t>支持大多数的</w:t>
      </w:r>
      <w:r w:rsidRPr="006A6E37">
        <w:rPr>
          <w:rFonts w:asciiTheme="minorEastAsia" w:hAnsiTheme="minorEastAsia" w:cs="Times New Roman"/>
          <w:spacing w:val="10"/>
          <w:sz w:val="24"/>
          <w:szCs w:val="24"/>
          <w:rPrChange w:id="2373" w:author="JY0225" w:date="2017-08-24T11:12:00Z">
            <w:rPr>
              <w:rFonts w:ascii="Times New Roman" w:hAnsi="Times New Roman" w:cs="Times New Roman"/>
              <w:spacing w:val="10"/>
              <w:sz w:val="24"/>
            </w:rPr>
          </w:rPrChange>
        </w:rPr>
        <w:t>SQL92</w:t>
      </w:r>
      <w:r w:rsidR="00D03475" w:rsidRPr="006A6E37">
        <w:rPr>
          <w:rFonts w:asciiTheme="minorEastAsia" w:hAnsiTheme="minorEastAsia" w:cs="Times New Roman" w:hint="eastAsia"/>
          <w:spacing w:val="10"/>
          <w:sz w:val="24"/>
          <w:szCs w:val="24"/>
          <w:rPrChange w:id="2374" w:author="JY0225" w:date="2017-08-24T11:12:00Z">
            <w:rPr>
              <w:rFonts w:ascii="Times New Roman" w:hAnsi="Times New Roman" w:cs="Times New Roman" w:hint="eastAsia"/>
              <w:spacing w:val="10"/>
              <w:sz w:val="24"/>
            </w:rPr>
          </w:rPrChange>
        </w:rPr>
        <w:t>标准</w:t>
      </w:r>
      <w:r w:rsidR="0005364A" w:rsidRPr="006A6E37">
        <w:rPr>
          <w:rFonts w:asciiTheme="minorEastAsia" w:hAnsiTheme="minorEastAsia" w:cs="Times New Roman" w:hint="eastAsia"/>
          <w:spacing w:val="10"/>
          <w:sz w:val="24"/>
          <w:szCs w:val="24"/>
          <w:rPrChange w:id="2375" w:author="JY0225" w:date="2017-08-24T11:12:00Z">
            <w:rPr>
              <w:rFonts w:ascii="Times New Roman" w:hAnsi="Times New Roman" w:cs="Times New Roman" w:hint="eastAsia"/>
              <w:spacing w:val="10"/>
              <w:sz w:val="24"/>
            </w:rPr>
          </w:rPrChange>
        </w:rPr>
        <w:t>，且源代码不受版权限制</w:t>
      </w:r>
      <w:ins w:id="2376" w:author="微软用户" w:date="2017-08-24T21:35:00Z">
        <w:r w:rsidR="00FE2A05" w:rsidRPr="00FE2A05">
          <w:rPr>
            <w:rFonts w:asciiTheme="minorEastAsia" w:hAnsiTheme="minorEastAsia" w:cs="Times New Roman"/>
            <w:spacing w:val="10"/>
            <w:sz w:val="24"/>
            <w:szCs w:val="24"/>
            <w:vertAlign w:val="superscript"/>
            <w:rPrChange w:id="2377" w:author="微软用户" w:date="2017-08-24T21:35:00Z">
              <w:rPr>
                <w:rFonts w:asciiTheme="minorEastAsia" w:hAnsiTheme="minorEastAsia" w:cs="Times New Roman"/>
                <w:spacing w:val="10"/>
                <w:sz w:val="24"/>
                <w:szCs w:val="24"/>
              </w:rPr>
            </w:rPrChange>
          </w:rPr>
          <w:fldChar w:fldCharType="begin"/>
        </w:r>
        <w:r w:rsidR="00FE2A05" w:rsidRPr="00FE2A05">
          <w:rPr>
            <w:rFonts w:asciiTheme="minorEastAsia" w:hAnsiTheme="minorEastAsia" w:cs="Times New Roman"/>
            <w:spacing w:val="10"/>
            <w:sz w:val="24"/>
            <w:szCs w:val="24"/>
            <w:vertAlign w:val="superscript"/>
            <w:rPrChange w:id="2378" w:author="微软用户" w:date="2017-08-24T21:35:00Z">
              <w:rPr>
                <w:rFonts w:asciiTheme="minorEastAsia" w:hAnsiTheme="minorEastAsia" w:cs="Times New Roman"/>
                <w:spacing w:val="10"/>
                <w:sz w:val="24"/>
                <w:szCs w:val="24"/>
              </w:rPr>
            </w:rPrChange>
          </w:rPr>
          <w:instrText xml:space="preserve"> REF _Ref489793797 \r \h </w:instrText>
        </w:r>
      </w:ins>
      <w:r w:rsidR="00FE2A05">
        <w:rPr>
          <w:rFonts w:asciiTheme="minorEastAsia" w:hAnsiTheme="minorEastAsia" w:cs="Times New Roman"/>
          <w:spacing w:val="10"/>
          <w:sz w:val="24"/>
          <w:szCs w:val="24"/>
          <w:vertAlign w:val="superscript"/>
        </w:rPr>
        <w:instrText xml:space="preserve"> \* MERGEFORMAT </w:instrText>
      </w:r>
      <w:r w:rsidR="00FE2A05" w:rsidRPr="00FE2A05">
        <w:rPr>
          <w:rFonts w:asciiTheme="minorEastAsia" w:hAnsiTheme="minorEastAsia" w:cs="Times New Roman"/>
          <w:spacing w:val="10"/>
          <w:sz w:val="24"/>
          <w:szCs w:val="24"/>
          <w:vertAlign w:val="superscript"/>
          <w:rPrChange w:id="2379" w:author="微软用户" w:date="2017-08-24T21:35:00Z">
            <w:rPr>
              <w:rFonts w:asciiTheme="minorEastAsia" w:hAnsiTheme="minorEastAsia" w:cs="Times New Roman"/>
              <w:spacing w:val="10"/>
              <w:sz w:val="24"/>
              <w:szCs w:val="24"/>
              <w:vertAlign w:val="superscript"/>
            </w:rPr>
          </w:rPrChange>
        </w:rPr>
      </w:r>
      <w:r w:rsidR="00FE2A05" w:rsidRPr="00FE2A05">
        <w:rPr>
          <w:rFonts w:asciiTheme="minorEastAsia" w:hAnsiTheme="minorEastAsia" w:cs="Times New Roman"/>
          <w:spacing w:val="10"/>
          <w:sz w:val="24"/>
          <w:szCs w:val="24"/>
          <w:vertAlign w:val="superscript"/>
          <w:rPrChange w:id="2380" w:author="微软用户" w:date="2017-08-24T21:35:00Z">
            <w:rPr>
              <w:rFonts w:asciiTheme="minorEastAsia" w:hAnsiTheme="minorEastAsia" w:cs="Times New Roman"/>
              <w:spacing w:val="10"/>
              <w:sz w:val="24"/>
              <w:szCs w:val="24"/>
            </w:rPr>
          </w:rPrChange>
        </w:rPr>
        <w:fldChar w:fldCharType="separate"/>
      </w:r>
      <w:ins w:id="2381" w:author="微软用户" w:date="2017-08-24T22:18:00Z">
        <w:r w:rsidR="00C56CDB">
          <w:rPr>
            <w:rFonts w:asciiTheme="minorEastAsia" w:hAnsiTheme="minorEastAsia" w:cs="Times New Roman"/>
            <w:spacing w:val="10"/>
            <w:sz w:val="24"/>
            <w:szCs w:val="24"/>
            <w:vertAlign w:val="superscript"/>
          </w:rPr>
          <w:t>[23]</w:t>
        </w:r>
      </w:ins>
      <w:ins w:id="2382" w:author="微软用户" w:date="2017-08-24T21:35:00Z">
        <w:r w:rsidR="00FE2A05" w:rsidRPr="00FE2A05">
          <w:rPr>
            <w:rFonts w:asciiTheme="minorEastAsia" w:hAnsiTheme="minorEastAsia" w:cs="Times New Roman"/>
            <w:spacing w:val="10"/>
            <w:sz w:val="24"/>
            <w:szCs w:val="24"/>
            <w:vertAlign w:val="superscript"/>
            <w:rPrChange w:id="2383" w:author="微软用户" w:date="2017-08-24T21:35:00Z">
              <w:rPr>
                <w:rFonts w:asciiTheme="minorEastAsia" w:hAnsiTheme="minorEastAsia" w:cs="Times New Roman"/>
                <w:spacing w:val="10"/>
                <w:sz w:val="24"/>
                <w:szCs w:val="24"/>
              </w:rPr>
            </w:rPrChange>
          </w:rPr>
          <w:fldChar w:fldCharType="end"/>
        </w:r>
      </w:ins>
      <w:del w:id="2384" w:author="微软用户" w:date="2017-08-24T21:35:00Z">
        <w:r w:rsidR="00B83A72" w:rsidRPr="006A6E37" w:rsidDel="00FE2A05">
          <w:rPr>
            <w:rFonts w:asciiTheme="minorEastAsia" w:hAnsiTheme="minorEastAsia"/>
            <w:color w:val="000000" w:themeColor="text1"/>
            <w:sz w:val="24"/>
            <w:szCs w:val="24"/>
            <w:vertAlign w:val="superscript"/>
            <w:rPrChange w:id="2385" w:author="JY0225" w:date="2017-08-24T11:12:00Z">
              <w:rPr>
                <w:color w:val="000000" w:themeColor="text1"/>
                <w:vertAlign w:val="superscript"/>
              </w:rPr>
            </w:rPrChange>
          </w:rPr>
          <w:fldChar w:fldCharType="begin"/>
        </w:r>
        <w:r w:rsidR="00B83A72" w:rsidRPr="006A6E37" w:rsidDel="00FE2A05">
          <w:rPr>
            <w:rFonts w:asciiTheme="minorEastAsia" w:hAnsiTheme="minorEastAsia"/>
            <w:color w:val="000000" w:themeColor="text1"/>
            <w:sz w:val="24"/>
            <w:szCs w:val="24"/>
            <w:vertAlign w:val="superscript"/>
            <w:rPrChange w:id="2386" w:author="JY0225" w:date="2017-08-24T11:12:00Z">
              <w:rPr>
                <w:color w:val="000000" w:themeColor="text1"/>
                <w:vertAlign w:val="superscript"/>
              </w:rPr>
            </w:rPrChange>
          </w:rPr>
          <w:delInstrText xml:space="preserve"> REF _Ref489793797 \r \h </w:delInstrText>
        </w:r>
        <w:r w:rsidR="006A6E37" w:rsidRPr="006A6E37" w:rsidDel="00FE2A05">
          <w:rPr>
            <w:rFonts w:asciiTheme="minorEastAsia" w:hAnsiTheme="minorEastAsia"/>
            <w:color w:val="000000" w:themeColor="text1"/>
            <w:sz w:val="24"/>
            <w:szCs w:val="24"/>
            <w:vertAlign w:val="superscript"/>
            <w:rPrChange w:id="2387" w:author="JY0225" w:date="2017-08-24T11:12:00Z">
              <w:rPr>
                <w:color w:val="000000" w:themeColor="text1"/>
                <w:sz w:val="24"/>
                <w:szCs w:val="24"/>
                <w:vertAlign w:val="superscript"/>
              </w:rPr>
            </w:rPrChange>
          </w:rPr>
          <w:delInstrText xml:space="preserve"> \* MERGEFORMAT </w:delInstrText>
        </w:r>
        <w:r w:rsidR="00B83A72" w:rsidRPr="006A6E37" w:rsidDel="00FE2A05">
          <w:rPr>
            <w:rFonts w:asciiTheme="minorEastAsia" w:hAnsiTheme="minorEastAsia"/>
            <w:color w:val="000000" w:themeColor="text1"/>
            <w:sz w:val="24"/>
            <w:szCs w:val="24"/>
            <w:vertAlign w:val="superscript"/>
            <w:rPrChange w:id="2388" w:author="JY0225" w:date="2017-08-24T11:12:00Z">
              <w:rPr>
                <w:rFonts w:asciiTheme="minorEastAsia" w:hAnsiTheme="minorEastAsia"/>
                <w:color w:val="000000" w:themeColor="text1"/>
                <w:sz w:val="24"/>
                <w:szCs w:val="24"/>
                <w:vertAlign w:val="superscript"/>
              </w:rPr>
            </w:rPrChange>
          </w:rPr>
        </w:r>
        <w:r w:rsidR="00B83A72" w:rsidRPr="006A6E37" w:rsidDel="00FE2A05">
          <w:rPr>
            <w:rFonts w:asciiTheme="minorEastAsia" w:hAnsiTheme="minorEastAsia"/>
            <w:color w:val="000000" w:themeColor="text1"/>
            <w:sz w:val="24"/>
            <w:szCs w:val="24"/>
            <w:vertAlign w:val="superscript"/>
            <w:rPrChange w:id="2389" w:author="JY0225" w:date="2017-08-24T11:12:00Z">
              <w:rPr>
                <w:color w:val="000000" w:themeColor="text1"/>
                <w:vertAlign w:val="superscript"/>
              </w:rPr>
            </w:rPrChange>
          </w:rPr>
          <w:fldChar w:fldCharType="separate"/>
        </w:r>
        <w:r w:rsidR="008E2759" w:rsidRPr="006A6E37" w:rsidDel="00FE2A05">
          <w:rPr>
            <w:rFonts w:asciiTheme="minorEastAsia" w:hAnsiTheme="minorEastAsia"/>
            <w:color w:val="000000" w:themeColor="text1"/>
            <w:sz w:val="24"/>
            <w:szCs w:val="24"/>
            <w:vertAlign w:val="superscript"/>
            <w:rPrChange w:id="2390" w:author="JY0225" w:date="2017-08-24T11:12:00Z">
              <w:rPr>
                <w:color w:val="000000" w:themeColor="text1"/>
                <w:vertAlign w:val="superscript"/>
              </w:rPr>
            </w:rPrChange>
          </w:rPr>
          <w:delText>[22]</w:delText>
        </w:r>
        <w:r w:rsidR="00B83A72" w:rsidRPr="006A6E37" w:rsidDel="00FE2A05">
          <w:rPr>
            <w:rFonts w:asciiTheme="minorEastAsia" w:hAnsiTheme="minorEastAsia"/>
            <w:color w:val="000000" w:themeColor="text1"/>
            <w:sz w:val="24"/>
            <w:szCs w:val="24"/>
            <w:vertAlign w:val="superscript"/>
            <w:rPrChange w:id="2391" w:author="JY0225" w:date="2017-08-24T11:12:00Z">
              <w:rPr>
                <w:color w:val="000000" w:themeColor="text1"/>
                <w:vertAlign w:val="superscript"/>
              </w:rPr>
            </w:rPrChange>
          </w:rPr>
          <w:fldChar w:fldCharType="end"/>
        </w:r>
      </w:del>
      <w:r w:rsidR="00D03475" w:rsidRPr="006A6E37">
        <w:rPr>
          <w:rFonts w:asciiTheme="minorEastAsia" w:hAnsiTheme="minorEastAsia" w:cs="Times New Roman" w:hint="eastAsia"/>
          <w:spacing w:val="10"/>
          <w:sz w:val="24"/>
          <w:szCs w:val="24"/>
          <w:rPrChange w:id="2392" w:author="JY0225" w:date="2017-08-24T11:12:00Z">
            <w:rPr>
              <w:rFonts w:ascii="Times New Roman" w:hAnsi="Times New Roman" w:cs="Times New Roman" w:hint="eastAsia"/>
              <w:spacing w:val="10"/>
              <w:sz w:val="24"/>
            </w:rPr>
          </w:rPrChange>
        </w:rPr>
        <w:t>。</w:t>
      </w:r>
      <w:r w:rsidR="00A80132" w:rsidRPr="006A6E37">
        <w:rPr>
          <w:rFonts w:asciiTheme="minorEastAsia" w:hAnsiTheme="minorEastAsia" w:cs="Times New Roman" w:hint="eastAsia"/>
          <w:spacing w:val="10"/>
          <w:sz w:val="24"/>
          <w:szCs w:val="24"/>
          <w:rPrChange w:id="2393" w:author="JY0225" w:date="2017-08-24T11:12:00Z">
            <w:rPr>
              <w:rFonts w:ascii="Times New Roman" w:hAnsi="Times New Roman" w:cs="Times New Roman" w:hint="eastAsia"/>
              <w:spacing w:val="10"/>
              <w:sz w:val="24"/>
            </w:rPr>
          </w:rPrChange>
        </w:rPr>
        <w:t>目前，</w:t>
      </w:r>
      <w:r w:rsidR="008E6A04" w:rsidRPr="006A6E37">
        <w:rPr>
          <w:rFonts w:asciiTheme="minorEastAsia" w:hAnsiTheme="minorEastAsia" w:cs="Times New Roman" w:hint="eastAsia"/>
          <w:spacing w:val="10"/>
          <w:sz w:val="24"/>
          <w:szCs w:val="24"/>
          <w:rPrChange w:id="2394" w:author="JY0225" w:date="2017-08-24T11:12:00Z">
            <w:rPr>
              <w:rFonts w:ascii="Times New Roman" w:hAnsi="Times New Roman" w:cs="Times New Roman" w:hint="eastAsia"/>
              <w:spacing w:val="10"/>
              <w:sz w:val="24"/>
            </w:rPr>
          </w:rPrChange>
        </w:rPr>
        <w:t>由于其占用的内存低、性能</w:t>
      </w:r>
      <w:r w:rsidR="001A0E6F" w:rsidRPr="006A6E37">
        <w:rPr>
          <w:rFonts w:asciiTheme="minorEastAsia" w:hAnsiTheme="minorEastAsia" w:cs="Times New Roman" w:hint="eastAsia"/>
          <w:spacing w:val="10"/>
          <w:sz w:val="24"/>
          <w:szCs w:val="24"/>
          <w:rPrChange w:id="2395" w:author="JY0225" w:date="2017-08-24T11:12:00Z">
            <w:rPr>
              <w:rFonts w:ascii="Times New Roman" w:hAnsi="Times New Roman" w:cs="Times New Roman" w:hint="eastAsia"/>
              <w:spacing w:val="10"/>
              <w:sz w:val="24"/>
            </w:rPr>
          </w:rPrChange>
        </w:rPr>
        <w:t>较</w:t>
      </w:r>
      <w:r w:rsidR="008E6A04" w:rsidRPr="006A6E37">
        <w:rPr>
          <w:rFonts w:asciiTheme="minorEastAsia" w:hAnsiTheme="minorEastAsia" w:cs="Times New Roman" w:hint="eastAsia"/>
          <w:spacing w:val="10"/>
          <w:sz w:val="24"/>
          <w:szCs w:val="24"/>
          <w:rPrChange w:id="2396" w:author="JY0225" w:date="2017-08-24T11:12:00Z">
            <w:rPr>
              <w:rFonts w:ascii="Times New Roman" w:hAnsi="Times New Roman" w:cs="Times New Roman" w:hint="eastAsia"/>
              <w:spacing w:val="10"/>
              <w:sz w:val="24"/>
            </w:rPr>
          </w:rPrChange>
        </w:rPr>
        <w:t>好以及零成本管理</w:t>
      </w:r>
      <w:r w:rsidR="00641B8C" w:rsidRPr="006A6E37">
        <w:rPr>
          <w:rFonts w:asciiTheme="minorEastAsia" w:hAnsiTheme="minorEastAsia" w:cs="Times New Roman" w:hint="eastAsia"/>
          <w:spacing w:val="10"/>
          <w:sz w:val="24"/>
          <w:szCs w:val="24"/>
          <w:rPrChange w:id="2397" w:author="JY0225" w:date="2017-08-24T11:12:00Z">
            <w:rPr>
              <w:rFonts w:ascii="Times New Roman" w:hAnsi="Times New Roman" w:cs="Times New Roman" w:hint="eastAsia"/>
              <w:spacing w:val="10"/>
              <w:sz w:val="24"/>
            </w:rPr>
          </w:rPrChange>
        </w:rPr>
        <w:t>的特点，</w:t>
      </w:r>
      <w:r w:rsidR="004951A9" w:rsidRPr="006A6E37">
        <w:rPr>
          <w:rFonts w:asciiTheme="minorEastAsia" w:hAnsiTheme="minorEastAsia" w:cs="Times New Roman" w:hint="eastAsia"/>
          <w:spacing w:val="10"/>
          <w:sz w:val="24"/>
          <w:szCs w:val="24"/>
          <w:rPrChange w:id="2398" w:author="JY0225" w:date="2017-08-24T11:12:00Z">
            <w:rPr>
              <w:rFonts w:ascii="Times New Roman" w:hAnsi="Times New Roman" w:cs="Times New Roman" w:hint="eastAsia"/>
              <w:spacing w:val="10"/>
              <w:sz w:val="24"/>
            </w:rPr>
          </w:rPrChange>
        </w:rPr>
        <w:t>被广泛地应用于嵌入式应用的开发中，</w:t>
      </w:r>
      <w:r w:rsidR="001A0E6F" w:rsidRPr="006A6E37">
        <w:rPr>
          <w:rFonts w:asciiTheme="minorEastAsia" w:hAnsiTheme="minorEastAsia" w:cs="Times New Roman" w:hint="eastAsia"/>
          <w:spacing w:val="10"/>
          <w:sz w:val="24"/>
          <w:szCs w:val="24"/>
          <w:rPrChange w:id="2399" w:author="JY0225" w:date="2017-08-24T11:12:00Z">
            <w:rPr>
              <w:rFonts w:ascii="Times New Roman" w:hAnsi="Times New Roman" w:cs="Times New Roman" w:hint="eastAsia"/>
              <w:spacing w:val="10"/>
              <w:sz w:val="24"/>
            </w:rPr>
          </w:rPrChange>
        </w:rPr>
        <w:t>像</w:t>
      </w:r>
      <w:r w:rsidR="001A0E6F" w:rsidRPr="006A6E37">
        <w:rPr>
          <w:rFonts w:asciiTheme="minorEastAsia" w:hAnsiTheme="minorEastAsia" w:cs="Times New Roman"/>
          <w:spacing w:val="10"/>
          <w:sz w:val="24"/>
          <w:szCs w:val="24"/>
          <w:rPrChange w:id="2400" w:author="JY0225" w:date="2017-08-24T11:12:00Z">
            <w:rPr>
              <w:rFonts w:ascii="Times New Roman" w:hAnsi="Times New Roman" w:cs="Times New Roman"/>
              <w:spacing w:val="10"/>
              <w:sz w:val="24"/>
            </w:rPr>
          </w:rPrChange>
        </w:rPr>
        <w:t>Android</w:t>
      </w:r>
      <w:r w:rsidR="001A0E6F" w:rsidRPr="006A6E37">
        <w:rPr>
          <w:rFonts w:asciiTheme="minorEastAsia" w:hAnsiTheme="minorEastAsia" w:cs="Times New Roman" w:hint="eastAsia"/>
          <w:spacing w:val="10"/>
          <w:sz w:val="24"/>
          <w:szCs w:val="24"/>
          <w:rPrChange w:id="2401" w:author="JY0225" w:date="2017-08-24T11:12:00Z">
            <w:rPr>
              <w:rFonts w:ascii="Times New Roman" w:hAnsi="Times New Roman" w:cs="Times New Roman" w:hint="eastAsia"/>
              <w:spacing w:val="10"/>
              <w:sz w:val="24"/>
            </w:rPr>
          </w:rPrChange>
        </w:rPr>
        <w:t>、</w:t>
      </w:r>
      <w:r w:rsidR="001262CE" w:rsidRPr="006A6E37">
        <w:rPr>
          <w:rFonts w:asciiTheme="minorEastAsia" w:hAnsiTheme="minorEastAsia" w:cs="Times New Roman"/>
          <w:spacing w:val="10"/>
          <w:sz w:val="24"/>
          <w:szCs w:val="24"/>
          <w:rPrChange w:id="2402" w:author="JY0225" w:date="2017-08-24T11:12:00Z">
            <w:rPr>
              <w:rFonts w:ascii="Times New Roman" w:hAnsi="Times New Roman" w:cs="Times New Roman"/>
              <w:spacing w:val="10"/>
              <w:sz w:val="24"/>
            </w:rPr>
          </w:rPrChange>
        </w:rPr>
        <w:t>i</w:t>
      </w:r>
      <w:r w:rsidR="001A0E6F" w:rsidRPr="006A6E37">
        <w:rPr>
          <w:rFonts w:asciiTheme="minorEastAsia" w:hAnsiTheme="minorEastAsia" w:cs="Times New Roman"/>
          <w:spacing w:val="10"/>
          <w:sz w:val="24"/>
          <w:szCs w:val="24"/>
          <w:rPrChange w:id="2403" w:author="JY0225" w:date="2017-08-24T11:12:00Z">
            <w:rPr>
              <w:rFonts w:ascii="Times New Roman" w:hAnsi="Times New Roman" w:cs="Times New Roman"/>
              <w:spacing w:val="10"/>
              <w:sz w:val="24"/>
            </w:rPr>
          </w:rPrChange>
        </w:rPr>
        <w:t>OS</w:t>
      </w:r>
      <w:r w:rsidR="001A0E6F" w:rsidRPr="006A6E37">
        <w:rPr>
          <w:rFonts w:asciiTheme="minorEastAsia" w:hAnsiTheme="minorEastAsia" w:cs="Times New Roman" w:hint="eastAsia"/>
          <w:spacing w:val="10"/>
          <w:sz w:val="24"/>
          <w:szCs w:val="24"/>
          <w:rPrChange w:id="2404" w:author="JY0225" w:date="2017-08-24T11:12:00Z">
            <w:rPr>
              <w:rFonts w:ascii="Times New Roman" w:hAnsi="Times New Roman" w:cs="Times New Roman" w:hint="eastAsia"/>
              <w:spacing w:val="10"/>
              <w:sz w:val="24"/>
            </w:rPr>
          </w:rPrChange>
        </w:rPr>
        <w:t>等平台都为开发人员提供了内置</w:t>
      </w:r>
      <w:r w:rsidR="001A0E6F" w:rsidRPr="006A6E37">
        <w:rPr>
          <w:rFonts w:asciiTheme="minorEastAsia" w:hAnsiTheme="minorEastAsia" w:cs="Times New Roman"/>
          <w:spacing w:val="10"/>
          <w:sz w:val="24"/>
          <w:szCs w:val="24"/>
          <w:rPrChange w:id="2405" w:author="JY0225" w:date="2017-08-24T11:12:00Z">
            <w:rPr>
              <w:rFonts w:ascii="Times New Roman" w:hAnsi="Times New Roman" w:cs="Times New Roman"/>
              <w:spacing w:val="10"/>
              <w:sz w:val="24"/>
            </w:rPr>
          </w:rPrChange>
        </w:rPr>
        <w:t>SQLite</w:t>
      </w:r>
      <w:r w:rsidR="001A0E6F" w:rsidRPr="006A6E37">
        <w:rPr>
          <w:rFonts w:asciiTheme="minorEastAsia" w:hAnsiTheme="minorEastAsia" w:cs="Times New Roman" w:hint="eastAsia"/>
          <w:spacing w:val="10"/>
          <w:sz w:val="24"/>
          <w:szCs w:val="24"/>
          <w:rPrChange w:id="2406" w:author="JY0225" w:date="2017-08-24T11:12:00Z">
            <w:rPr>
              <w:rFonts w:ascii="Times New Roman" w:hAnsi="Times New Roman" w:cs="Times New Roman" w:hint="eastAsia"/>
              <w:spacing w:val="10"/>
              <w:sz w:val="24"/>
            </w:rPr>
          </w:rPrChange>
        </w:rPr>
        <w:t>数据库</w:t>
      </w:r>
      <w:del w:id="2407" w:author="微软用户" w:date="2017-08-24T21:36:00Z">
        <w:r w:rsidR="000F7D9D" w:rsidRPr="006A6E37" w:rsidDel="00FE2A05">
          <w:rPr>
            <w:rFonts w:asciiTheme="minorEastAsia" w:hAnsiTheme="minorEastAsia"/>
            <w:color w:val="000000" w:themeColor="text1"/>
            <w:sz w:val="24"/>
            <w:szCs w:val="24"/>
            <w:vertAlign w:val="superscript"/>
            <w:rPrChange w:id="2408" w:author="JY0225" w:date="2017-08-24T11:12:00Z">
              <w:rPr>
                <w:color w:val="000000" w:themeColor="text1"/>
                <w:vertAlign w:val="superscript"/>
              </w:rPr>
            </w:rPrChange>
          </w:rPr>
          <w:fldChar w:fldCharType="begin"/>
        </w:r>
        <w:r w:rsidR="000F7D9D" w:rsidRPr="006A6E37" w:rsidDel="00FE2A05">
          <w:rPr>
            <w:rFonts w:asciiTheme="minorEastAsia" w:hAnsiTheme="minorEastAsia"/>
            <w:color w:val="000000" w:themeColor="text1"/>
            <w:sz w:val="24"/>
            <w:szCs w:val="24"/>
            <w:vertAlign w:val="superscript"/>
            <w:rPrChange w:id="2409" w:author="JY0225" w:date="2017-08-24T11:12:00Z">
              <w:rPr>
                <w:color w:val="000000" w:themeColor="text1"/>
                <w:vertAlign w:val="superscript"/>
              </w:rPr>
            </w:rPrChange>
          </w:rPr>
          <w:delInstrText xml:space="preserve"> REF _Ref489793853 \r \h </w:delInstrText>
        </w:r>
        <w:r w:rsidR="006A6E37" w:rsidRPr="006A6E37" w:rsidDel="00FE2A05">
          <w:rPr>
            <w:rFonts w:asciiTheme="minorEastAsia" w:hAnsiTheme="minorEastAsia"/>
            <w:color w:val="000000" w:themeColor="text1"/>
            <w:sz w:val="24"/>
            <w:szCs w:val="24"/>
            <w:vertAlign w:val="superscript"/>
            <w:rPrChange w:id="2410" w:author="JY0225" w:date="2017-08-24T11:12:00Z">
              <w:rPr>
                <w:color w:val="000000" w:themeColor="text1"/>
                <w:sz w:val="24"/>
                <w:szCs w:val="24"/>
                <w:vertAlign w:val="superscript"/>
              </w:rPr>
            </w:rPrChange>
          </w:rPr>
          <w:delInstrText xml:space="preserve"> \* MERGEFORMAT </w:delInstrText>
        </w:r>
        <w:r w:rsidR="000F7D9D" w:rsidRPr="006A6E37" w:rsidDel="00FE2A05">
          <w:rPr>
            <w:rFonts w:asciiTheme="minorEastAsia" w:hAnsiTheme="minorEastAsia"/>
            <w:color w:val="000000" w:themeColor="text1"/>
            <w:sz w:val="24"/>
            <w:szCs w:val="24"/>
            <w:vertAlign w:val="superscript"/>
            <w:rPrChange w:id="2411" w:author="JY0225" w:date="2017-08-24T11:12:00Z">
              <w:rPr>
                <w:rFonts w:asciiTheme="minorEastAsia" w:hAnsiTheme="minorEastAsia"/>
                <w:color w:val="000000" w:themeColor="text1"/>
                <w:sz w:val="24"/>
                <w:szCs w:val="24"/>
                <w:vertAlign w:val="superscript"/>
              </w:rPr>
            </w:rPrChange>
          </w:rPr>
        </w:r>
        <w:r w:rsidR="000F7D9D" w:rsidRPr="006A6E37" w:rsidDel="00FE2A05">
          <w:rPr>
            <w:rFonts w:asciiTheme="minorEastAsia" w:hAnsiTheme="minorEastAsia"/>
            <w:color w:val="000000" w:themeColor="text1"/>
            <w:sz w:val="24"/>
            <w:szCs w:val="24"/>
            <w:vertAlign w:val="superscript"/>
            <w:rPrChange w:id="2412" w:author="JY0225" w:date="2017-08-24T11:12:00Z">
              <w:rPr>
                <w:color w:val="000000" w:themeColor="text1"/>
                <w:vertAlign w:val="superscript"/>
              </w:rPr>
            </w:rPrChange>
          </w:rPr>
          <w:fldChar w:fldCharType="separate"/>
        </w:r>
        <w:r w:rsidR="008E2759" w:rsidRPr="006A6E37" w:rsidDel="00FE2A05">
          <w:rPr>
            <w:rFonts w:asciiTheme="minorEastAsia" w:hAnsiTheme="minorEastAsia"/>
            <w:color w:val="000000" w:themeColor="text1"/>
            <w:sz w:val="24"/>
            <w:szCs w:val="24"/>
            <w:vertAlign w:val="superscript"/>
            <w:rPrChange w:id="2413" w:author="JY0225" w:date="2017-08-24T11:12:00Z">
              <w:rPr>
                <w:color w:val="000000" w:themeColor="text1"/>
                <w:vertAlign w:val="superscript"/>
              </w:rPr>
            </w:rPrChange>
          </w:rPr>
          <w:delText>[23]</w:delText>
        </w:r>
        <w:r w:rsidR="000F7D9D" w:rsidRPr="006A6E37" w:rsidDel="00FE2A05">
          <w:rPr>
            <w:rFonts w:asciiTheme="minorEastAsia" w:hAnsiTheme="minorEastAsia"/>
            <w:color w:val="000000" w:themeColor="text1"/>
            <w:sz w:val="24"/>
            <w:szCs w:val="24"/>
            <w:vertAlign w:val="superscript"/>
            <w:rPrChange w:id="2414" w:author="JY0225" w:date="2017-08-24T11:12:00Z">
              <w:rPr>
                <w:color w:val="000000" w:themeColor="text1"/>
                <w:vertAlign w:val="superscript"/>
              </w:rPr>
            </w:rPrChange>
          </w:rPr>
          <w:fldChar w:fldCharType="end"/>
        </w:r>
      </w:del>
      <w:r w:rsidR="000F7D9D" w:rsidRPr="006A6E37">
        <w:rPr>
          <w:rFonts w:asciiTheme="minorEastAsia" w:hAnsiTheme="minorEastAsia"/>
          <w:color w:val="000000" w:themeColor="text1"/>
          <w:sz w:val="24"/>
          <w:szCs w:val="24"/>
          <w:vertAlign w:val="superscript"/>
          <w:rPrChange w:id="2415" w:author="JY0225" w:date="2017-08-24T11:12:00Z">
            <w:rPr>
              <w:color w:val="000000" w:themeColor="text1"/>
              <w:vertAlign w:val="superscript"/>
            </w:rPr>
          </w:rPrChange>
        </w:rPr>
        <w:fldChar w:fldCharType="begin"/>
      </w:r>
      <w:r w:rsidR="000F7D9D" w:rsidRPr="006A6E37">
        <w:rPr>
          <w:rFonts w:asciiTheme="minorEastAsia" w:hAnsiTheme="minorEastAsia"/>
          <w:color w:val="000000" w:themeColor="text1"/>
          <w:sz w:val="24"/>
          <w:szCs w:val="24"/>
          <w:vertAlign w:val="superscript"/>
          <w:rPrChange w:id="2416" w:author="JY0225" w:date="2017-08-24T11:12:00Z">
            <w:rPr>
              <w:color w:val="000000" w:themeColor="text1"/>
              <w:vertAlign w:val="superscript"/>
            </w:rPr>
          </w:rPrChange>
        </w:rPr>
        <w:instrText xml:space="preserve"> REF _Ref489793856 \r \h </w:instrText>
      </w:r>
      <w:r w:rsidR="006A6E37" w:rsidRPr="006A6E37">
        <w:rPr>
          <w:rFonts w:asciiTheme="minorEastAsia" w:hAnsiTheme="minorEastAsia"/>
          <w:color w:val="000000" w:themeColor="text1"/>
          <w:sz w:val="24"/>
          <w:szCs w:val="24"/>
          <w:vertAlign w:val="superscript"/>
          <w:rPrChange w:id="2417" w:author="JY0225" w:date="2017-08-24T11:12:00Z">
            <w:rPr>
              <w:color w:val="000000" w:themeColor="text1"/>
              <w:sz w:val="24"/>
              <w:szCs w:val="24"/>
              <w:vertAlign w:val="superscript"/>
            </w:rPr>
          </w:rPrChange>
        </w:rPr>
        <w:instrText xml:space="preserve"> \* MERGEFORMAT </w:instrText>
      </w:r>
      <w:r w:rsidR="000F7D9D" w:rsidRPr="006A6E37">
        <w:rPr>
          <w:rFonts w:asciiTheme="minorEastAsia" w:hAnsiTheme="minorEastAsia"/>
          <w:color w:val="000000" w:themeColor="text1"/>
          <w:sz w:val="24"/>
          <w:szCs w:val="24"/>
          <w:vertAlign w:val="superscript"/>
          <w:rPrChange w:id="2418" w:author="JY0225" w:date="2017-08-24T11:12:00Z">
            <w:rPr>
              <w:rFonts w:asciiTheme="minorEastAsia" w:hAnsiTheme="minorEastAsia"/>
              <w:color w:val="000000" w:themeColor="text1"/>
              <w:sz w:val="24"/>
              <w:szCs w:val="24"/>
              <w:vertAlign w:val="superscript"/>
            </w:rPr>
          </w:rPrChange>
        </w:rPr>
      </w:r>
      <w:r w:rsidR="000F7D9D" w:rsidRPr="006A6E37">
        <w:rPr>
          <w:rFonts w:asciiTheme="minorEastAsia" w:hAnsiTheme="minorEastAsia"/>
          <w:color w:val="000000" w:themeColor="text1"/>
          <w:sz w:val="24"/>
          <w:szCs w:val="24"/>
          <w:vertAlign w:val="superscript"/>
          <w:rPrChange w:id="2419" w:author="JY0225" w:date="2017-08-24T11:12:00Z">
            <w:rPr>
              <w:color w:val="000000" w:themeColor="text1"/>
              <w:vertAlign w:val="superscript"/>
            </w:rPr>
          </w:rPrChange>
        </w:rPr>
        <w:fldChar w:fldCharType="separate"/>
      </w:r>
      <w:ins w:id="2420" w:author="微软用户" w:date="2017-08-24T22:18:00Z">
        <w:r w:rsidR="00C56CDB">
          <w:rPr>
            <w:rFonts w:asciiTheme="minorEastAsia" w:hAnsiTheme="minorEastAsia"/>
            <w:color w:val="000000" w:themeColor="text1"/>
            <w:sz w:val="24"/>
            <w:szCs w:val="24"/>
            <w:vertAlign w:val="superscript"/>
          </w:rPr>
          <w:t>[1]</w:t>
        </w:r>
      </w:ins>
      <w:del w:id="2421" w:author="微软用户" w:date="2017-08-24T22:18:00Z">
        <w:r w:rsidR="008E2759" w:rsidRPr="006A6E37" w:rsidDel="00C56CDB">
          <w:rPr>
            <w:rFonts w:asciiTheme="minorEastAsia" w:hAnsiTheme="minorEastAsia"/>
            <w:color w:val="000000" w:themeColor="text1"/>
            <w:sz w:val="24"/>
            <w:szCs w:val="24"/>
            <w:vertAlign w:val="superscript"/>
            <w:rPrChange w:id="2422" w:author="JY0225" w:date="2017-08-24T11:12:00Z">
              <w:rPr>
                <w:color w:val="000000" w:themeColor="text1"/>
                <w:vertAlign w:val="superscript"/>
              </w:rPr>
            </w:rPrChange>
          </w:rPr>
          <w:delText>[24]</w:delText>
        </w:r>
      </w:del>
      <w:r w:rsidR="000F7D9D" w:rsidRPr="006A6E37">
        <w:rPr>
          <w:rFonts w:asciiTheme="minorEastAsia" w:hAnsiTheme="minorEastAsia"/>
          <w:color w:val="000000" w:themeColor="text1"/>
          <w:sz w:val="24"/>
          <w:szCs w:val="24"/>
          <w:vertAlign w:val="superscript"/>
          <w:rPrChange w:id="2423" w:author="JY0225" w:date="2017-08-24T11:12:00Z">
            <w:rPr>
              <w:color w:val="000000" w:themeColor="text1"/>
              <w:vertAlign w:val="superscript"/>
            </w:rPr>
          </w:rPrChange>
        </w:rPr>
        <w:fldChar w:fldCharType="end"/>
      </w:r>
      <w:r w:rsidR="001A0E6F" w:rsidRPr="006A6E37">
        <w:rPr>
          <w:rFonts w:asciiTheme="minorEastAsia" w:hAnsiTheme="minorEastAsia" w:cs="Times New Roman" w:hint="eastAsia"/>
          <w:spacing w:val="10"/>
          <w:sz w:val="24"/>
          <w:szCs w:val="24"/>
          <w:rPrChange w:id="2424" w:author="JY0225" w:date="2017-08-24T11:12:00Z">
            <w:rPr>
              <w:rFonts w:ascii="Times New Roman" w:hAnsi="Times New Roman" w:cs="Times New Roman" w:hint="eastAsia"/>
              <w:spacing w:val="10"/>
              <w:sz w:val="24"/>
            </w:rPr>
          </w:rPrChange>
        </w:rPr>
        <w:t>。</w:t>
      </w:r>
    </w:p>
    <w:p w14:paraId="3CE9AE93" w14:textId="134063D2" w:rsidR="00C3162C" w:rsidRPr="006A6E37" w:rsidRDefault="00C3162C" w:rsidP="00C3162C">
      <w:pPr>
        <w:spacing w:line="400" w:lineRule="exact"/>
        <w:rPr>
          <w:rFonts w:asciiTheme="minorEastAsia" w:hAnsiTheme="minorEastAsia" w:cs="Times New Roman"/>
          <w:spacing w:val="10"/>
          <w:sz w:val="24"/>
          <w:szCs w:val="24"/>
          <w:rPrChange w:id="2425" w:author="JY0225" w:date="2017-08-24T11:12:00Z">
            <w:rPr>
              <w:rFonts w:ascii="Times New Roman" w:hAnsi="Times New Roman" w:cs="Times New Roman"/>
              <w:spacing w:val="10"/>
              <w:sz w:val="24"/>
            </w:rPr>
          </w:rPrChange>
        </w:rPr>
      </w:pPr>
      <w:r w:rsidRPr="006A6E37">
        <w:rPr>
          <w:rFonts w:asciiTheme="minorEastAsia" w:hAnsiTheme="minorEastAsia"/>
          <w:noProof/>
          <w:sz w:val="24"/>
          <w:szCs w:val="24"/>
          <w:rPrChange w:id="2426" w:author="JY0225" w:date="2017-08-24T11:12:00Z">
            <w:rPr>
              <w:noProof/>
              <w:szCs w:val="24"/>
            </w:rPr>
          </w:rPrChange>
        </w:rPr>
        <w:tab/>
      </w:r>
      <w:r w:rsidR="00D4671E" w:rsidRPr="006A6E37">
        <w:rPr>
          <w:rFonts w:asciiTheme="minorEastAsia" w:hAnsiTheme="minorEastAsia" w:cs="Times New Roman" w:hint="eastAsia"/>
          <w:spacing w:val="10"/>
          <w:sz w:val="24"/>
          <w:szCs w:val="24"/>
          <w:rPrChange w:id="2427" w:author="JY0225" w:date="2017-08-24T11:12:00Z">
            <w:rPr>
              <w:rFonts w:ascii="Times New Roman" w:hAnsi="Times New Roman" w:cs="Times New Roman" w:hint="eastAsia"/>
              <w:spacing w:val="10"/>
              <w:sz w:val="24"/>
            </w:rPr>
          </w:rPrChange>
        </w:rPr>
        <w:t>在</w:t>
      </w:r>
      <w:r w:rsidR="00EA2B58" w:rsidRPr="006A6E37">
        <w:rPr>
          <w:rFonts w:asciiTheme="minorEastAsia" w:hAnsiTheme="minorEastAsia" w:cs="Times New Roman" w:hint="eastAsia"/>
          <w:spacing w:val="10"/>
          <w:sz w:val="24"/>
          <w:szCs w:val="24"/>
          <w:rPrChange w:id="2428" w:author="JY0225" w:date="2017-08-24T11:12:00Z">
            <w:rPr>
              <w:rFonts w:ascii="Times New Roman" w:hAnsi="Times New Roman" w:cs="Times New Roman" w:hint="eastAsia"/>
              <w:spacing w:val="10"/>
              <w:sz w:val="24"/>
            </w:rPr>
          </w:rPrChange>
        </w:rPr>
        <w:t>存储</w:t>
      </w:r>
      <w:r w:rsidR="00D4671E" w:rsidRPr="006A6E37">
        <w:rPr>
          <w:rFonts w:asciiTheme="minorEastAsia" w:hAnsiTheme="minorEastAsia" w:cs="Times New Roman" w:hint="eastAsia"/>
          <w:spacing w:val="10"/>
          <w:sz w:val="24"/>
          <w:szCs w:val="24"/>
          <w:rPrChange w:id="2429" w:author="JY0225" w:date="2017-08-24T11:12:00Z">
            <w:rPr>
              <w:rFonts w:ascii="Times New Roman" w:hAnsi="Times New Roman" w:cs="Times New Roman" w:hint="eastAsia"/>
              <w:spacing w:val="10"/>
              <w:sz w:val="24"/>
            </w:rPr>
          </w:rPrChange>
        </w:rPr>
        <w:t>容量方面，</w:t>
      </w:r>
      <w:r w:rsidRPr="006A6E37">
        <w:rPr>
          <w:rFonts w:asciiTheme="minorEastAsia" w:hAnsiTheme="minorEastAsia" w:cs="Times New Roman"/>
          <w:spacing w:val="10"/>
          <w:sz w:val="24"/>
          <w:szCs w:val="24"/>
          <w:rPrChange w:id="2430" w:author="JY0225" w:date="2017-08-24T11:12:00Z">
            <w:rPr>
              <w:rFonts w:ascii="Times New Roman" w:hAnsi="Times New Roman" w:cs="Times New Roman"/>
              <w:spacing w:val="10"/>
              <w:sz w:val="24"/>
            </w:rPr>
          </w:rPrChange>
        </w:rPr>
        <w:t>SQLite</w:t>
      </w:r>
      <w:r w:rsidR="00D4671E" w:rsidRPr="006A6E37">
        <w:rPr>
          <w:rFonts w:asciiTheme="minorEastAsia" w:hAnsiTheme="minorEastAsia" w:cs="Times New Roman" w:hint="eastAsia"/>
          <w:spacing w:val="10"/>
          <w:sz w:val="24"/>
          <w:szCs w:val="24"/>
          <w:rPrChange w:id="2431" w:author="JY0225" w:date="2017-08-24T11:12:00Z">
            <w:rPr>
              <w:rFonts w:ascii="Times New Roman" w:hAnsi="Times New Roman" w:cs="Times New Roman" w:hint="eastAsia"/>
              <w:spacing w:val="10"/>
              <w:sz w:val="24"/>
            </w:rPr>
          </w:rPrChange>
        </w:rPr>
        <w:t>虽然是一款轻量级的数据库，</w:t>
      </w:r>
      <w:r w:rsidR="006C7A76" w:rsidRPr="006A6E37">
        <w:rPr>
          <w:rFonts w:asciiTheme="minorEastAsia" w:hAnsiTheme="minorEastAsia" w:cs="Times New Roman" w:hint="eastAsia"/>
          <w:spacing w:val="10"/>
          <w:sz w:val="24"/>
          <w:szCs w:val="24"/>
          <w:rPrChange w:id="2432" w:author="JY0225" w:date="2017-08-24T11:12:00Z">
            <w:rPr>
              <w:rFonts w:ascii="Times New Roman" w:hAnsi="Times New Roman" w:cs="Times New Roman" w:hint="eastAsia"/>
              <w:spacing w:val="10"/>
              <w:sz w:val="24"/>
            </w:rPr>
          </w:rPrChange>
        </w:rPr>
        <w:t>但是最高可</w:t>
      </w:r>
      <w:r w:rsidR="00F12847" w:rsidRPr="006A6E37">
        <w:rPr>
          <w:rFonts w:asciiTheme="minorEastAsia" w:hAnsiTheme="minorEastAsia" w:cs="Times New Roman" w:hint="eastAsia"/>
          <w:spacing w:val="10"/>
          <w:sz w:val="24"/>
          <w:szCs w:val="24"/>
          <w:rPrChange w:id="2433" w:author="JY0225" w:date="2017-08-24T11:12:00Z">
            <w:rPr>
              <w:rFonts w:ascii="Times New Roman" w:hAnsi="Times New Roman" w:cs="Times New Roman" w:hint="eastAsia"/>
              <w:spacing w:val="10"/>
              <w:sz w:val="24"/>
            </w:rPr>
          </w:rPrChange>
        </w:rPr>
        <w:t>支持</w:t>
      </w:r>
      <w:r w:rsidR="004A2C44" w:rsidRPr="006A6E37">
        <w:rPr>
          <w:rFonts w:asciiTheme="minorEastAsia" w:hAnsiTheme="minorEastAsia" w:cs="Times New Roman" w:hint="eastAsia"/>
          <w:spacing w:val="10"/>
          <w:sz w:val="24"/>
          <w:szCs w:val="24"/>
          <w:rPrChange w:id="2434" w:author="JY0225" w:date="2017-08-24T11:12:00Z">
            <w:rPr>
              <w:rFonts w:ascii="Times New Roman" w:hAnsi="Times New Roman" w:cs="Times New Roman" w:hint="eastAsia"/>
              <w:spacing w:val="10"/>
              <w:sz w:val="24"/>
            </w:rPr>
          </w:rPrChange>
        </w:rPr>
        <w:t>高达</w:t>
      </w:r>
      <w:r w:rsidRPr="006A6E37">
        <w:rPr>
          <w:rFonts w:asciiTheme="minorEastAsia" w:hAnsiTheme="minorEastAsia" w:cs="Times New Roman"/>
          <w:spacing w:val="10"/>
          <w:sz w:val="24"/>
          <w:szCs w:val="24"/>
          <w:rPrChange w:id="2435" w:author="JY0225" w:date="2017-08-24T11:12:00Z">
            <w:rPr>
              <w:rFonts w:ascii="Times New Roman" w:hAnsi="Times New Roman" w:cs="Times New Roman"/>
              <w:spacing w:val="10"/>
              <w:sz w:val="24"/>
            </w:rPr>
          </w:rPrChange>
        </w:rPr>
        <w:t>2TB</w:t>
      </w:r>
      <w:r w:rsidR="008236A2" w:rsidRPr="006A6E37">
        <w:rPr>
          <w:rFonts w:asciiTheme="minorEastAsia" w:hAnsiTheme="minorEastAsia" w:cs="Times New Roman" w:hint="eastAsia"/>
          <w:spacing w:val="10"/>
          <w:sz w:val="24"/>
          <w:szCs w:val="24"/>
          <w:rPrChange w:id="2436" w:author="JY0225" w:date="2017-08-24T11:12:00Z">
            <w:rPr>
              <w:rFonts w:ascii="Times New Roman" w:hAnsi="Times New Roman" w:cs="Times New Roman" w:hint="eastAsia"/>
              <w:spacing w:val="10"/>
              <w:sz w:val="24"/>
            </w:rPr>
          </w:rPrChange>
        </w:rPr>
        <w:t>大小的数据</w:t>
      </w:r>
      <w:r w:rsidR="00476838" w:rsidRPr="006A6E37">
        <w:rPr>
          <w:rFonts w:asciiTheme="minorEastAsia" w:hAnsiTheme="minorEastAsia" w:cs="Times New Roman" w:hint="eastAsia"/>
          <w:spacing w:val="10"/>
          <w:sz w:val="24"/>
          <w:szCs w:val="24"/>
          <w:rPrChange w:id="2437" w:author="JY0225" w:date="2017-08-24T11:12:00Z">
            <w:rPr>
              <w:rFonts w:ascii="Times New Roman" w:hAnsi="Times New Roman" w:cs="Times New Roman" w:hint="eastAsia"/>
              <w:spacing w:val="10"/>
              <w:sz w:val="24"/>
            </w:rPr>
          </w:rPrChange>
        </w:rPr>
        <w:t>备份</w:t>
      </w:r>
      <w:r w:rsidRPr="006A6E37">
        <w:rPr>
          <w:rFonts w:asciiTheme="minorEastAsia" w:hAnsiTheme="minorEastAsia" w:cs="Times New Roman" w:hint="eastAsia"/>
          <w:spacing w:val="10"/>
          <w:sz w:val="24"/>
          <w:szCs w:val="24"/>
          <w:rPrChange w:id="2438" w:author="JY0225" w:date="2017-08-24T11:12:00Z">
            <w:rPr>
              <w:rFonts w:ascii="Times New Roman" w:hAnsi="Times New Roman" w:cs="Times New Roman" w:hint="eastAsia"/>
              <w:spacing w:val="10"/>
              <w:sz w:val="24"/>
            </w:rPr>
          </w:rPrChange>
        </w:rPr>
        <w:t>，</w:t>
      </w:r>
      <w:r w:rsidR="000655EE" w:rsidRPr="006A6E37">
        <w:rPr>
          <w:rFonts w:asciiTheme="minorEastAsia" w:hAnsiTheme="minorEastAsia" w:cs="Times New Roman" w:hint="eastAsia"/>
          <w:spacing w:val="10"/>
          <w:sz w:val="24"/>
          <w:szCs w:val="24"/>
          <w:rPrChange w:id="2439" w:author="JY0225" w:date="2017-08-24T11:12:00Z">
            <w:rPr>
              <w:rFonts w:ascii="Times New Roman" w:hAnsi="Times New Roman" w:cs="Times New Roman" w:hint="eastAsia"/>
              <w:spacing w:val="10"/>
              <w:sz w:val="24"/>
            </w:rPr>
          </w:rPrChange>
        </w:rPr>
        <w:t>并且</w:t>
      </w:r>
      <w:r w:rsidRPr="006A6E37">
        <w:rPr>
          <w:rFonts w:asciiTheme="minorEastAsia" w:hAnsiTheme="minorEastAsia" w:cs="Times New Roman" w:hint="eastAsia"/>
          <w:spacing w:val="10"/>
          <w:sz w:val="24"/>
          <w:szCs w:val="24"/>
          <w:rPrChange w:id="2440" w:author="JY0225" w:date="2017-08-24T11:12:00Z">
            <w:rPr>
              <w:rFonts w:ascii="Times New Roman" w:hAnsi="Times New Roman" w:cs="Times New Roman" w:hint="eastAsia"/>
              <w:spacing w:val="10"/>
              <w:sz w:val="24"/>
            </w:rPr>
          </w:rPrChange>
        </w:rPr>
        <w:t>每个数据库都是以单个文件的形式存在</w:t>
      </w:r>
      <w:r w:rsidR="002D5D50" w:rsidRPr="006A6E37">
        <w:rPr>
          <w:rFonts w:asciiTheme="minorEastAsia" w:hAnsiTheme="minorEastAsia" w:cs="Times New Roman" w:hint="eastAsia"/>
          <w:spacing w:val="10"/>
          <w:sz w:val="24"/>
          <w:szCs w:val="24"/>
          <w:rPrChange w:id="2441" w:author="JY0225" w:date="2017-08-24T11:12:00Z">
            <w:rPr>
              <w:rFonts w:ascii="Times New Roman" w:hAnsi="Times New Roman" w:cs="Times New Roman" w:hint="eastAsia"/>
              <w:spacing w:val="10"/>
              <w:sz w:val="24"/>
            </w:rPr>
          </w:rPrChange>
        </w:rPr>
        <w:t>的</w:t>
      </w:r>
      <w:r w:rsidR="00A14D5F" w:rsidRPr="006A6E37">
        <w:rPr>
          <w:rFonts w:asciiTheme="minorEastAsia" w:hAnsiTheme="minorEastAsia" w:cs="Times New Roman" w:hint="eastAsia"/>
          <w:spacing w:val="10"/>
          <w:sz w:val="24"/>
          <w:szCs w:val="24"/>
          <w:rPrChange w:id="2442" w:author="JY0225" w:date="2017-08-24T11:12:00Z">
            <w:rPr>
              <w:rFonts w:ascii="Times New Roman" w:hAnsi="Times New Roman" w:cs="Times New Roman" w:hint="eastAsia"/>
              <w:spacing w:val="10"/>
              <w:sz w:val="24"/>
            </w:rPr>
          </w:rPrChange>
        </w:rPr>
        <w:t>，</w:t>
      </w:r>
      <w:r w:rsidRPr="006A6E37">
        <w:rPr>
          <w:rFonts w:asciiTheme="minorEastAsia" w:hAnsiTheme="minorEastAsia" w:cs="Times New Roman" w:hint="eastAsia"/>
          <w:spacing w:val="10"/>
          <w:sz w:val="24"/>
          <w:szCs w:val="24"/>
          <w:rPrChange w:id="2443" w:author="JY0225" w:date="2017-08-24T11:12:00Z">
            <w:rPr>
              <w:rFonts w:ascii="Times New Roman" w:hAnsi="Times New Roman" w:cs="Times New Roman" w:hint="eastAsia"/>
              <w:spacing w:val="10"/>
              <w:sz w:val="24"/>
            </w:rPr>
          </w:rPrChange>
        </w:rPr>
        <w:t>数据都是以</w:t>
      </w:r>
      <w:r w:rsidRPr="006A6E37">
        <w:rPr>
          <w:rFonts w:asciiTheme="minorEastAsia" w:hAnsiTheme="minorEastAsia" w:cs="Times New Roman"/>
          <w:spacing w:val="10"/>
          <w:sz w:val="24"/>
          <w:szCs w:val="24"/>
          <w:rPrChange w:id="2444" w:author="JY0225" w:date="2017-08-24T11:12:00Z">
            <w:rPr>
              <w:rFonts w:ascii="Times New Roman" w:hAnsi="Times New Roman" w:cs="Times New Roman"/>
              <w:spacing w:val="10"/>
              <w:sz w:val="24"/>
            </w:rPr>
          </w:rPrChange>
        </w:rPr>
        <w:t>B-Tree</w:t>
      </w:r>
      <w:r w:rsidRPr="006A6E37">
        <w:rPr>
          <w:rFonts w:asciiTheme="minorEastAsia" w:hAnsiTheme="minorEastAsia" w:cs="Times New Roman" w:hint="eastAsia"/>
          <w:spacing w:val="10"/>
          <w:sz w:val="24"/>
          <w:szCs w:val="24"/>
          <w:rPrChange w:id="2445" w:author="JY0225" w:date="2017-08-24T11:12:00Z">
            <w:rPr>
              <w:rFonts w:ascii="Times New Roman" w:hAnsi="Times New Roman" w:cs="Times New Roman" w:hint="eastAsia"/>
              <w:spacing w:val="10"/>
              <w:sz w:val="24"/>
            </w:rPr>
          </w:rPrChange>
        </w:rPr>
        <w:t>的数据结构形式</w:t>
      </w:r>
      <w:r w:rsidR="00476838" w:rsidRPr="006A6E37">
        <w:rPr>
          <w:rFonts w:asciiTheme="minorEastAsia" w:hAnsiTheme="minorEastAsia" w:cs="Times New Roman" w:hint="eastAsia"/>
          <w:spacing w:val="10"/>
          <w:sz w:val="24"/>
          <w:szCs w:val="24"/>
          <w:rPrChange w:id="2446" w:author="JY0225" w:date="2017-08-24T11:12:00Z">
            <w:rPr>
              <w:rFonts w:ascii="Times New Roman" w:hAnsi="Times New Roman" w:cs="Times New Roman" w:hint="eastAsia"/>
              <w:spacing w:val="10"/>
              <w:sz w:val="24"/>
            </w:rPr>
          </w:rPrChange>
        </w:rPr>
        <w:t>备份</w:t>
      </w:r>
      <w:r w:rsidRPr="006A6E37">
        <w:rPr>
          <w:rFonts w:asciiTheme="minorEastAsia" w:hAnsiTheme="minorEastAsia" w:cs="Times New Roman" w:hint="eastAsia"/>
          <w:spacing w:val="10"/>
          <w:sz w:val="24"/>
          <w:szCs w:val="24"/>
          <w:rPrChange w:id="2447" w:author="JY0225" w:date="2017-08-24T11:12:00Z">
            <w:rPr>
              <w:rFonts w:ascii="Times New Roman" w:hAnsi="Times New Roman" w:cs="Times New Roman" w:hint="eastAsia"/>
              <w:spacing w:val="10"/>
              <w:sz w:val="24"/>
            </w:rPr>
          </w:rPrChange>
        </w:rPr>
        <w:t>在磁盘上。</w:t>
      </w:r>
    </w:p>
    <w:p w14:paraId="6BDB1BCF" w14:textId="77777777" w:rsidR="00C3162C" w:rsidRPr="006A6E37" w:rsidRDefault="00C3162C" w:rsidP="00C3162C">
      <w:pPr>
        <w:spacing w:line="400" w:lineRule="exact"/>
        <w:ind w:firstLine="420"/>
        <w:rPr>
          <w:rFonts w:asciiTheme="minorEastAsia" w:hAnsiTheme="minorEastAsia" w:cs="Times New Roman"/>
          <w:spacing w:val="10"/>
          <w:sz w:val="24"/>
          <w:szCs w:val="24"/>
          <w:rPrChange w:id="2448"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449" w:author="JY0225" w:date="2017-08-24T11:12:00Z">
            <w:rPr>
              <w:rFonts w:ascii="Times New Roman" w:hAnsi="Times New Roman" w:cs="Times New Roman" w:hint="eastAsia"/>
              <w:spacing w:val="10"/>
              <w:sz w:val="24"/>
            </w:rPr>
          </w:rPrChange>
        </w:rPr>
        <w:t>在事务处理方面，</w:t>
      </w:r>
      <w:r w:rsidRPr="006A6E37">
        <w:rPr>
          <w:rFonts w:asciiTheme="minorEastAsia" w:hAnsiTheme="minorEastAsia" w:cs="Times New Roman"/>
          <w:spacing w:val="10"/>
          <w:sz w:val="24"/>
          <w:szCs w:val="24"/>
          <w:rPrChange w:id="2450" w:author="JY0225" w:date="2017-08-24T11:12:00Z">
            <w:rPr>
              <w:rFonts w:ascii="Times New Roman" w:hAnsi="Times New Roman" w:cs="Times New Roman"/>
              <w:spacing w:val="10"/>
              <w:sz w:val="24"/>
            </w:rPr>
          </w:rPrChange>
        </w:rPr>
        <w:t>SQLite</w:t>
      </w:r>
      <w:r w:rsidR="009F5B5C" w:rsidRPr="006A6E37">
        <w:rPr>
          <w:rFonts w:asciiTheme="minorEastAsia" w:hAnsiTheme="minorEastAsia" w:cs="Times New Roman" w:hint="eastAsia"/>
          <w:spacing w:val="10"/>
          <w:sz w:val="24"/>
          <w:szCs w:val="24"/>
          <w:rPrChange w:id="2451" w:author="JY0225" w:date="2017-08-24T11:12:00Z">
            <w:rPr>
              <w:rFonts w:ascii="Times New Roman" w:hAnsi="Times New Roman" w:cs="Times New Roman" w:hint="eastAsia"/>
              <w:spacing w:val="10"/>
              <w:sz w:val="24"/>
            </w:rPr>
          </w:rPrChange>
        </w:rPr>
        <w:t>支持</w:t>
      </w:r>
      <w:r w:rsidR="005B769F" w:rsidRPr="006A6E37">
        <w:rPr>
          <w:rFonts w:asciiTheme="minorEastAsia" w:hAnsiTheme="minorEastAsia" w:cs="Times New Roman" w:hint="eastAsia"/>
          <w:spacing w:val="10"/>
          <w:sz w:val="24"/>
          <w:szCs w:val="24"/>
          <w:rPrChange w:id="2452" w:author="JY0225" w:date="2017-08-24T11:12:00Z">
            <w:rPr>
              <w:rFonts w:ascii="Times New Roman" w:hAnsi="Times New Roman" w:cs="Times New Roman" w:hint="eastAsia"/>
              <w:spacing w:val="10"/>
              <w:sz w:val="24"/>
            </w:rPr>
          </w:rPrChange>
        </w:rPr>
        <w:t>多个进程可以</w:t>
      </w:r>
      <w:r w:rsidR="001A0C1E" w:rsidRPr="006A6E37">
        <w:rPr>
          <w:rFonts w:asciiTheme="minorEastAsia" w:hAnsiTheme="minorEastAsia" w:cs="Times New Roman" w:hint="eastAsia"/>
          <w:spacing w:val="10"/>
          <w:sz w:val="24"/>
          <w:szCs w:val="24"/>
          <w:rPrChange w:id="2453" w:author="JY0225" w:date="2017-08-24T11:12:00Z">
            <w:rPr>
              <w:rFonts w:ascii="Times New Roman" w:hAnsi="Times New Roman" w:cs="Times New Roman" w:hint="eastAsia"/>
              <w:spacing w:val="10"/>
              <w:sz w:val="24"/>
            </w:rPr>
          </w:rPrChange>
        </w:rPr>
        <w:t>同时读取同一个数据</w:t>
      </w:r>
      <w:r w:rsidR="005B769F" w:rsidRPr="006A6E37">
        <w:rPr>
          <w:rFonts w:asciiTheme="minorEastAsia" w:hAnsiTheme="minorEastAsia" w:cs="Times New Roman" w:hint="eastAsia"/>
          <w:spacing w:val="10"/>
          <w:sz w:val="24"/>
          <w:szCs w:val="24"/>
          <w:rPrChange w:id="2454" w:author="JY0225" w:date="2017-08-24T11:12:00Z">
            <w:rPr>
              <w:rFonts w:ascii="Times New Roman" w:hAnsi="Times New Roman" w:cs="Times New Roman" w:hint="eastAsia"/>
              <w:spacing w:val="10"/>
              <w:sz w:val="24"/>
            </w:rPr>
          </w:rPrChange>
        </w:rPr>
        <w:t>，</w:t>
      </w:r>
      <w:r w:rsidR="00EF3594" w:rsidRPr="006A6E37">
        <w:rPr>
          <w:rFonts w:asciiTheme="minorEastAsia" w:hAnsiTheme="minorEastAsia" w:cs="Times New Roman" w:hint="eastAsia"/>
          <w:spacing w:val="10"/>
          <w:sz w:val="24"/>
          <w:szCs w:val="24"/>
          <w:rPrChange w:id="2455" w:author="JY0225" w:date="2017-08-24T11:12:00Z">
            <w:rPr>
              <w:rFonts w:ascii="Times New Roman" w:hAnsi="Times New Roman" w:cs="Times New Roman" w:hint="eastAsia"/>
              <w:spacing w:val="10"/>
              <w:sz w:val="24"/>
            </w:rPr>
          </w:rPrChange>
        </w:rPr>
        <w:t>但只有一个进程可以执行写操作</w:t>
      </w:r>
      <w:r w:rsidR="005B769F" w:rsidRPr="006A6E37">
        <w:rPr>
          <w:rFonts w:asciiTheme="minorEastAsia" w:hAnsiTheme="minorEastAsia" w:cs="Times New Roman" w:hint="eastAsia"/>
          <w:spacing w:val="10"/>
          <w:sz w:val="24"/>
          <w:szCs w:val="24"/>
          <w:rPrChange w:id="2456" w:author="JY0225" w:date="2017-08-24T11:12:00Z">
            <w:rPr>
              <w:rFonts w:ascii="Times New Roman" w:hAnsi="Times New Roman" w:cs="Times New Roman" w:hint="eastAsia"/>
              <w:spacing w:val="10"/>
              <w:sz w:val="24"/>
            </w:rPr>
          </w:rPrChange>
        </w:rPr>
        <w:t>。</w:t>
      </w:r>
      <w:r w:rsidRPr="006A6E37">
        <w:rPr>
          <w:rFonts w:asciiTheme="minorEastAsia" w:hAnsiTheme="minorEastAsia" w:cs="Times New Roman" w:hint="eastAsia"/>
          <w:spacing w:val="10"/>
          <w:sz w:val="24"/>
          <w:szCs w:val="24"/>
          <w:rPrChange w:id="2457" w:author="JY0225" w:date="2017-08-24T11:12:00Z">
            <w:rPr>
              <w:rFonts w:ascii="Times New Roman" w:hAnsi="Times New Roman" w:cs="Times New Roman" w:hint="eastAsia"/>
              <w:spacing w:val="10"/>
              <w:sz w:val="24"/>
            </w:rPr>
          </w:rPrChange>
        </w:rPr>
        <w:t>通过数据库级上的独占性和共享锁</w:t>
      </w:r>
      <w:r w:rsidR="00201835" w:rsidRPr="006A6E37">
        <w:rPr>
          <w:rFonts w:asciiTheme="minorEastAsia" w:hAnsiTheme="minorEastAsia" w:cs="Times New Roman" w:hint="eastAsia"/>
          <w:spacing w:val="10"/>
          <w:sz w:val="24"/>
          <w:szCs w:val="24"/>
          <w:rPrChange w:id="2458" w:author="JY0225" w:date="2017-08-24T11:12:00Z">
            <w:rPr>
              <w:rFonts w:ascii="Times New Roman" w:hAnsi="Times New Roman" w:cs="Times New Roman" w:hint="eastAsia"/>
              <w:spacing w:val="10"/>
              <w:sz w:val="24"/>
            </w:rPr>
          </w:rPrChange>
        </w:rPr>
        <w:t>机制</w:t>
      </w:r>
      <w:r w:rsidR="004918C8" w:rsidRPr="006A6E37">
        <w:rPr>
          <w:rFonts w:asciiTheme="minorEastAsia" w:hAnsiTheme="minorEastAsia" w:cs="Times New Roman" w:hint="eastAsia"/>
          <w:spacing w:val="10"/>
          <w:sz w:val="24"/>
          <w:szCs w:val="24"/>
          <w:rPrChange w:id="2459" w:author="JY0225" w:date="2017-08-24T11:12:00Z">
            <w:rPr>
              <w:rFonts w:ascii="Times New Roman" w:hAnsi="Times New Roman" w:cs="Times New Roman" w:hint="eastAsia"/>
              <w:spacing w:val="10"/>
              <w:sz w:val="24"/>
            </w:rPr>
          </w:rPrChange>
        </w:rPr>
        <w:t>，</w:t>
      </w:r>
      <w:r w:rsidR="00201835" w:rsidRPr="006A6E37">
        <w:rPr>
          <w:rFonts w:asciiTheme="minorEastAsia" w:hAnsiTheme="minorEastAsia" w:cs="Times New Roman" w:hint="eastAsia"/>
          <w:spacing w:val="10"/>
          <w:sz w:val="24"/>
          <w:szCs w:val="24"/>
          <w:rPrChange w:id="2460" w:author="JY0225" w:date="2017-08-24T11:12:00Z">
            <w:rPr>
              <w:rFonts w:ascii="Times New Roman" w:hAnsi="Times New Roman" w:cs="Times New Roman" w:hint="eastAsia"/>
              <w:spacing w:val="10"/>
              <w:sz w:val="24"/>
            </w:rPr>
          </w:rPrChange>
        </w:rPr>
        <w:t>使得</w:t>
      </w:r>
      <w:r w:rsidR="002C0716" w:rsidRPr="006A6E37">
        <w:rPr>
          <w:rFonts w:asciiTheme="minorEastAsia" w:hAnsiTheme="minorEastAsia" w:cs="Times New Roman" w:hint="eastAsia"/>
          <w:spacing w:val="10"/>
          <w:sz w:val="24"/>
          <w:szCs w:val="24"/>
          <w:rPrChange w:id="2461" w:author="JY0225" w:date="2017-08-24T11:12:00Z">
            <w:rPr>
              <w:rFonts w:ascii="Times New Roman" w:hAnsi="Times New Roman" w:cs="Times New Roman" w:hint="eastAsia"/>
              <w:spacing w:val="10"/>
              <w:sz w:val="24"/>
            </w:rPr>
          </w:rPrChange>
        </w:rPr>
        <w:t>某个进程或线程想要往数据库写入数据之前</w:t>
      </w:r>
      <w:r w:rsidRPr="006A6E37">
        <w:rPr>
          <w:rFonts w:asciiTheme="minorEastAsia" w:hAnsiTheme="minorEastAsia" w:cs="Times New Roman" w:hint="eastAsia"/>
          <w:spacing w:val="10"/>
          <w:sz w:val="24"/>
          <w:szCs w:val="24"/>
          <w:rPrChange w:id="2462" w:author="JY0225" w:date="2017-08-24T11:12:00Z">
            <w:rPr>
              <w:rFonts w:ascii="Times New Roman" w:hAnsi="Times New Roman" w:cs="Times New Roman" w:hint="eastAsia"/>
              <w:spacing w:val="10"/>
              <w:sz w:val="24"/>
            </w:rPr>
          </w:rPrChange>
        </w:rPr>
        <w:t>，必须获得独占锁</w:t>
      </w:r>
      <w:r w:rsidR="00D07DC4" w:rsidRPr="006A6E37">
        <w:rPr>
          <w:rFonts w:asciiTheme="minorEastAsia" w:hAnsiTheme="minorEastAsia" w:cs="Times New Roman" w:hint="eastAsia"/>
          <w:spacing w:val="10"/>
          <w:sz w:val="24"/>
          <w:szCs w:val="24"/>
          <w:rPrChange w:id="2463" w:author="JY0225" w:date="2017-08-24T11:12:00Z">
            <w:rPr>
              <w:rFonts w:ascii="Times New Roman" w:hAnsi="Times New Roman" w:cs="Times New Roman" w:hint="eastAsia"/>
              <w:spacing w:val="10"/>
              <w:sz w:val="24"/>
            </w:rPr>
          </w:rPrChange>
        </w:rPr>
        <w:t>，而其他进程则无法执行写操作</w:t>
      </w:r>
      <w:r w:rsidRPr="006A6E37">
        <w:rPr>
          <w:rFonts w:asciiTheme="minorEastAsia" w:hAnsiTheme="minorEastAsia" w:cs="Times New Roman" w:hint="eastAsia"/>
          <w:spacing w:val="10"/>
          <w:sz w:val="24"/>
          <w:szCs w:val="24"/>
          <w:rPrChange w:id="2464" w:author="JY0225" w:date="2017-08-24T11:12:00Z">
            <w:rPr>
              <w:rFonts w:ascii="Times New Roman" w:hAnsi="Times New Roman" w:cs="Times New Roman" w:hint="eastAsia"/>
              <w:spacing w:val="10"/>
              <w:sz w:val="24"/>
            </w:rPr>
          </w:rPrChange>
        </w:rPr>
        <w:t>。</w:t>
      </w:r>
    </w:p>
    <w:p w14:paraId="4FC6CF4E" w14:textId="77777777" w:rsidR="00273317" w:rsidRPr="006A6E37" w:rsidRDefault="00374DAD" w:rsidP="00CA3DC2">
      <w:pPr>
        <w:spacing w:line="400" w:lineRule="exact"/>
        <w:ind w:firstLine="420"/>
        <w:rPr>
          <w:rFonts w:asciiTheme="minorEastAsia" w:hAnsiTheme="minorEastAsia" w:cs="Times New Roman"/>
          <w:spacing w:val="10"/>
          <w:sz w:val="24"/>
          <w:szCs w:val="24"/>
          <w:rPrChange w:id="2465"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466" w:author="JY0225" w:date="2017-08-24T11:12:00Z">
            <w:rPr>
              <w:rFonts w:ascii="Times New Roman" w:hAnsi="Times New Roman" w:cs="Times New Roman" w:hint="eastAsia"/>
              <w:spacing w:val="10"/>
              <w:sz w:val="24"/>
            </w:rPr>
          </w:rPrChange>
        </w:rPr>
        <w:t>在数据类型方面，</w:t>
      </w:r>
      <w:r w:rsidR="00E21F11" w:rsidRPr="006A6E37">
        <w:rPr>
          <w:rFonts w:asciiTheme="minorEastAsia" w:hAnsiTheme="minorEastAsia" w:cs="Times New Roman"/>
          <w:spacing w:val="10"/>
          <w:sz w:val="24"/>
          <w:szCs w:val="24"/>
          <w:rPrChange w:id="2467" w:author="JY0225" w:date="2017-08-24T11:12:00Z">
            <w:rPr>
              <w:rFonts w:ascii="Times New Roman" w:hAnsi="Times New Roman" w:cs="Times New Roman"/>
              <w:spacing w:val="10"/>
              <w:sz w:val="24"/>
            </w:rPr>
          </w:rPrChange>
        </w:rPr>
        <w:t>SQLite</w:t>
      </w:r>
      <w:r w:rsidR="00E21F11" w:rsidRPr="006A6E37">
        <w:rPr>
          <w:rFonts w:asciiTheme="minorEastAsia" w:hAnsiTheme="minorEastAsia" w:cs="Times New Roman" w:hint="eastAsia"/>
          <w:spacing w:val="10"/>
          <w:sz w:val="24"/>
          <w:szCs w:val="24"/>
          <w:rPrChange w:id="2468" w:author="JY0225" w:date="2017-08-24T11:12:00Z">
            <w:rPr>
              <w:rFonts w:ascii="Times New Roman" w:hAnsi="Times New Roman" w:cs="Times New Roman" w:hint="eastAsia"/>
              <w:spacing w:val="10"/>
              <w:sz w:val="24"/>
            </w:rPr>
          </w:rPrChange>
        </w:rPr>
        <w:t>支持</w:t>
      </w:r>
      <w:r w:rsidR="00E21F11" w:rsidRPr="006A6E37">
        <w:rPr>
          <w:rFonts w:asciiTheme="minorEastAsia" w:hAnsiTheme="minorEastAsia" w:cs="Times New Roman"/>
          <w:spacing w:val="10"/>
          <w:sz w:val="24"/>
          <w:szCs w:val="24"/>
          <w:rPrChange w:id="2469" w:author="JY0225" w:date="2017-08-24T11:12:00Z">
            <w:rPr>
              <w:rFonts w:ascii="Times New Roman" w:hAnsi="Times New Roman" w:cs="Times New Roman"/>
              <w:spacing w:val="10"/>
              <w:sz w:val="24"/>
            </w:rPr>
          </w:rPrChange>
        </w:rPr>
        <w:t>NULL</w:t>
      </w:r>
      <w:r w:rsidR="00E21F11" w:rsidRPr="006A6E37">
        <w:rPr>
          <w:rFonts w:asciiTheme="minorEastAsia" w:hAnsiTheme="minorEastAsia" w:cs="Times New Roman" w:hint="eastAsia"/>
          <w:spacing w:val="10"/>
          <w:sz w:val="24"/>
          <w:szCs w:val="24"/>
          <w:rPrChange w:id="2470"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spacing w:val="10"/>
          <w:sz w:val="24"/>
          <w:szCs w:val="24"/>
          <w:rPrChange w:id="2471" w:author="JY0225" w:date="2017-08-24T11:12:00Z">
            <w:rPr>
              <w:rFonts w:ascii="Times New Roman" w:hAnsi="Times New Roman" w:cs="Times New Roman"/>
              <w:spacing w:val="10"/>
              <w:sz w:val="24"/>
            </w:rPr>
          </w:rPrChange>
        </w:rPr>
        <w:t>INTEGER</w:t>
      </w:r>
      <w:r w:rsidR="00E21F11" w:rsidRPr="006A6E37">
        <w:rPr>
          <w:rFonts w:asciiTheme="minorEastAsia" w:hAnsiTheme="minorEastAsia" w:cs="Times New Roman" w:hint="eastAsia"/>
          <w:spacing w:val="10"/>
          <w:sz w:val="24"/>
          <w:szCs w:val="24"/>
          <w:rPrChange w:id="2472"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spacing w:val="10"/>
          <w:sz w:val="24"/>
          <w:szCs w:val="24"/>
          <w:rPrChange w:id="2473" w:author="JY0225" w:date="2017-08-24T11:12:00Z">
            <w:rPr>
              <w:rFonts w:ascii="Times New Roman" w:hAnsi="Times New Roman" w:cs="Times New Roman"/>
              <w:spacing w:val="10"/>
              <w:sz w:val="24"/>
            </w:rPr>
          </w:rPrChange>
        </w:rPr>
        <w:t>REAL</w:t>
      </w:r>
      <w:r w:rsidR="00E21F11" w:rsidRPr="006A6E37">
        <w:rPr>
          <w:rFonts w:asciiTheme="minorEastAsia" w:hAnsiTheme="minorEastAsia" w:cs="Times New Roman" w:hint="eastAsia"/>
          <w:spacing w:val="10"/>
          <w:sz w:val="24"/>
          <w:szCs w:val="24"/>
          <w:rPrChange w:id="2474"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spacing w:val="10"/>
          <w:sz w:val="24"/>
          <w:szCs w:val="24"/>
          <w:rPrChange w:id="2475" w:author="JY0225" w:date="2017-08-24T11:12:00Z">
            <w:rPr>
              <w:rFonts w:ascii="Times New Roman" w:hAnsi="Times New Roman" w:cs="Times New Roman"/>
              <w:spacing w:val="10"/>
              <w:sz w:val="24"/>
            </w:rPr>
          </w:rPrChange>
        </w:rPr>
        <w:t>TEXT</w:t>
      </w:r>
      <w:r w:rsidR="00E21F11" w:rsidRPr="006A6E37">
        <w:rPr>
          <w:rFonts w:asciiTheme="minorEastAsia" w:hAnsiTheme="minorEastAsia" w:cs="Times New Roman" w:hint="eastAsia"/>
          <w:spacing w:val="10"/>
          <w:sz w:val="24"/>
          <w:szCs w:val="24"/>
          <w:rPrChange w:id="2476" w:author="JY0225" w:date="2017-08-24T11:12:00Z">
            <w:rPr>
              <w:rFonts w:ascii="Times New Roman" w:hAnsi="Times New Roman" w:cs="Times New Roman" w:hint="eastAsia"/>
              <w:spacing w:val="10"/>
              <w:sz w:val="24"/>
            </w:rPr>
          </w:rPrChange>
        </w:rPr>
        <w:t>和</w:t>
      </w:r>
      <w:r w:rsidR="00E21F11" w:rsidRPr="006A6E37">
        <w:rPr>
          <w:rFonts w:asciiTheme="minorEastAsia" w:hAnsiTheme="minorEastAsia" w:cs="Times New Roman"/>
          <w:spacing w:val="10"/>
          <w:sz w:val="24"/>
          <w:szCs w:val="24"/>
          <w:rPrChange w:id="2477" w:author="JY0225" w:date="2017-08-24T11:12:00Z">
            <w:rPr>
              <w:rFonts w:ascii="Times New Roman" w:hAnsi="Times New Roman" w:cs="Times New Roman"/>
              <w:spacing w:val="10"/>
              <w:sz w:val="24"/>
            </w:rPr>
          </w:rPrChange>
        </w:rPr>
        <w:t>BLOB</w:t>
      </w:r>
      <w:r w:rsidR="00E21F11" w:rsidRPr="006A6E37">
        <w:rPr>
          <w:rFonts w:asciiTheme="minorEastAsia" w:hAnsiTheme="minorEastAsia" w:cs="Times New Roman" w:hint="eastAsia"/>
          <w:spacing w:val="10"/>
          <w:sz w:val="24"/>
          <w:szCs w:val="24"/>
          <w:rPrChange w:id="2478" w:author="JY0225" w:date="2017-08-24T11:12:00Z">
            <w:rPr>
              <w:rFonts w:ascii="Times New Roman" w:hAnsi="Times New Roman" w:cs="Times New Roman" w:hint="eastAsia"/>
              <w:spacing w:val="10"/>
              <w:sz w:val="24"/>
            </w:rPr>
          </w:rPrChange>
        </w:rPr>
        <w:t>数据类型，分别代表空值、整型值、浮点值、字符串文本、二进制对象</w:t>
      </w:r>
      <w:r w:rsidR="00594D81" w:rsidRPr="006A6E37">
        <w:rPr>
          <w:rFonts w:asciiTheme="minorEastAsia" w:hAnsiTheme="minorEastAsia" w:cs="Times New Roman" w:hint="eastAsia"/>
          <w:spacing w:val="10"/>
          <w:sz w:val="24"/>
          <w:szCs w:val="24"/>
          <w:rPrChange w:id="2479" w:author="JY0225" w:date="2017-08-24T11:12:00Z">
            <w:rPr>
              <w:rFonts w:ascii="Times New Roman" w:hAnsi="Times New Roman" w:cs="Times New Roman" w:hint="eastAsia"/>
              <w:spacing w:val="10"/>
              <w:sz w:val="24"/>
            </w:rPr>
          </w:rPrChange>
        </w:rPr>
        <w:t>。同时，</w:t>
      </w:r>
      <w:r w:rsidR="0092731C" w:rsidRPr="006A6E37">
        <w:rPr>
          <w:rFonts w:asciiTheme="minorEastAsia" w:hAnsiTheme="minorEastAsia" w:cs="Times New Roman"/>
          <w:spacing w:val="10"/>
          <w:sz w:val="24"/>
          <w:szCs w:val="24"/>
          <w:rPrChange w:id="2480" w:author="JY0225" w:date="2017-08-24T11:12:00Z">
            <w:rPr>
              <w:rFonts w:ascii="Times New Roman" w:hAnsi="Times New Roman" w:cs="Times New Roman"/>
              <w:spacing w:val="10"/>
              <w:sz w:val="24"/>
            </w:rPr>
          </w:rPrChange>
        </w:rPr>
        <w:t>SQLite</w:t>
      </w:r>
      <w:r w:rsidR="00C3162C" w:rsidRPr="006A6E37">
        <w:rPr>
          <w:rFonts w:asciiTheme="minorEastAsia" w:hAnsiTheme="minorEastAsia" w:cs="Times New Roman" w:hint="eastAsia"/>
          <w:spacing w:val="10"/>
          <w:sz w:val="24"/>
          <w:szCs w:val="24"/>
          <w:rPrChange w:id="2481" w:author="JY0225" w:date="2017-08-24T11:12:00Z">
            <w:rPr>
              <w:rFonts w:ascii="Times New Roman" w:hAnsi="Times New Roman" w:cs="Times New Roman" w:hint="eastAsia"/>
              <w:spacing w:val="10"/>
              <w:sz w:val="24"/>
            </w:rPr>
          </w:rPrChange>
        </w:rPr>
        <w:t>采用动态数据类型</w:t>
      </w:r>
      <w:r w:rsidR="00567587" w:rsidRPr="006A6E37">
        <w:rPr>
          <w:rFonts w:asciiTheme="minorEastAsia" w:hAnsiTheme="minorEastAsia" w:cs="Times New Roman" w:hint="eastAsia"/>
          <w:spacing w:val="10"/>
          <w:sz w:val="24"/>
          <w:szCs w:val="24"/>
          <w:rPrChange w:id="2482" w:author="JY0225" w:date="2017-08-24T11:12:00Z">
            <w:rPr>
              <w:rFonts w:ascii="Times New Roman" w:hAnsi="Times New Roman" w:cs="Times New Roman" w:hint="eastAsia"/>
              <w:spacing w:val="10"/>
              <w:sz w:val="24"/>
            </w:rPr>
          </w:rPrChange>
        </w:rPr>
        <w:t>的机制</w:t>
      </w:r>
      <w:r w:rsidR="00C3162C" w:rsidRPr="006A6E37">
        <w:rPr>
          <w:rFonts w:asciiTheme="minorEastAsia" w:hAnsiTheme="minorEastAsia" w:cs="Times New Roman" w:hint="eastAsia"/>
          <w:spacing w:val="10"/>
          <w:sz w:val="24"/>
          <w:szCs w:val="24"/>
          <w:rPrChange w:id="2483" w:author="JY0225" w:date="2017-08-24T11:12:00Z">
            <w:rPr>
              <w:rFonts w:ascii="Times New Roman" w:hAnsi="Times New Roman" w:cs="Times New Roman" w:hint="eastAsia"/>
              <w:spacing w:val="10"/>
              <w:sz w:val="24"/>
            </w:rPr>
          </w:rPrChange>
        </w:rPr>
        <w:t>，当某个值插入到数据库时，</w:t>
      </w:r>
      <w:r w:rsidR="00B473ED" w:rsidRPr="006A6E37">
        <w:rPr>
          <w:rFonts w:asciiTheme="minorEastAsia" w:hAnsiTheme="minorEastAsia" w:cs="Times New Roman" w:hint="eastAsia"/>
          <w:spacing w:val="10"/>
          <w:sz w:val="24"/>
          <w:szCs w:val="24"/>
          <w:rPrChange w:id="2484" w:author="JY0225" w:date="2017-08-24T11:12:00Z">
            <w:rPr>
              <w:rFonts w:ascii="Times New Roman" w:hAnsi="Times New Roman" w:cs="Times New Roman" w:hint="eastAsia"/>
              <w:spacing w:val="10"/>
              <w:sz w:val="24"/>
            </w:rPr>
          </w:rPrChange>
        </w:rPr>
        <w:t>首先会</w:t>
      </w:r>
      <w:r w:rsidR="00B473ED" w:rsidRPr="006A6E37">
        <w:rPr>
          <w:rFonts w:asciiTheme="minorEastAsia" w:hAnsiTheme="minorEastAsia" w:cs="Times New Roman" w:hint="eastAsia"/>
          <w:spacing w:val="10"/>
          <w:sz w:val="24"/>
          <w:szCs w:val="24"/>
          <w:rPrChange w:id="2485" w:author="JY0225" w:date="2017-08-24T11:12:00Z">
            <w:rPr>
              <w:rFonts w:ascii="Times New Roman" w:hAnsi="Times New Roman" w:cs="Times New Roman" w:hint="eastAsia"/>
              <w:spacing w:val="10"/>
              <w:sz w:val="24"/>
            </w:rPr>
          </w:rPrChange>
        </w:rPr>
        <w:lastRenderedPageBreak/>
        <w:t>对它的类型进行检验</w:t>
      </w:r>
      <w:r w:rsidR="00C3162C" w:rsidRPr="006A6E37">
        <w:rPr>
          <w:rFonts w:asciiTheme="minorEastAsia" w:hAnsiTheme="minorEastAsia" w:cs="Times New Roman" w:hint="eastAsia"/>
          <w:spacing w:val="10"/>
          <w:sz w:val="24"/>
          <w:szCs w:val="24"/>
          <w:rPrChange w:id="2486" w:author="JY0225" w:date="2017-08-24T11:12:00Z">
            <w:rPr>
              <w:rFonts w:ascii="Times New Roman" w:hAnsi="Times New Roman" w:cs="Times New Roman" w:hint="eastAsia"/>
              <w:spacing w:val="10"/>
              <w:sz w:val="24"/>
            </w:rPr>
          </w:rPrChange>
        </w:rPr>
        <w:t>，如果该类型与关联的列不匹配，</w:t>
      </w:r>
      <w:r w:rsidR="00C3162C" w:rsidRPr="006A6E37">
        <w:rPr>
          <w:rFonts w:asciiTheme="minorEastAsia" w:hAnsiTheme="minorEastAsia" w:cs="Times New Roman"/>
          <w:spacing w:val="10"/>
          <w:sz w:val="24"/>
          <w:szCs w:val="24"/>
          <w:rPrChange w:id="2487" w:author="JY0225" w:date="2017-08-24T11:12:00Z">
            <w:rPr>
              <w:rFonts w:ascii="Times New Roman" w:hAnsi="Times New Roman" w:cs="Times New Roman"/>
              <w:spacing w:val="10"/>
              <w:sz w:val="24"/>
            </w:rPr>
          </w:rPrChange>
        </w:rPr>
        <w:t>SQLite</w:t>
      </w:r>
      <w:r w:rsidR="00C3162C" w:rsidRPr="006A6E37">
        <w:rPr>
          <w:rFonts w:asciiTheme="minorEastAsia" w:hAnsiTheme="minorEastAsia" w:cs="Times New Roman" w:hint="eastAsia"/>
          <w:spacing w:val="10"/>
          <w:sz w:val="24"/>
          <w:szCs w:val="24"/>
          <w:rPrChange w:id="2488" w:author="JY0225" w:date="2017-08-24T11:12:00Z">
            <w:rPr>
              <w:rFonts w:ascii="Times New Roman" w:hAnsi="Times New Roman" w:cs="Times New Roman" w:hint="eastAsia"/>
              <w:spacing w:val="10"/>
              <w:sz w:val="24"/>
            </w:rPr>
          </w:rPrChange>
        </w:rPr>
        <w:t>则会尝试将</w:t>
      </w:r>
      <w:r w:rsidR="004231D4" w:rsidRPr="006A6E37">
        <w:rPr>
          <w:rFonts w:asciiTheme="minorEastAsia" w:hAnsiTheme="minorEastAsia" w:cs="Times New Roman" w:hint="eastAsia"/>
          <w:spacing w:val="10"/>
          <w:sz w:val="24"/>
          <w:szCs w:val="24"/>
          <w:rPrChange w:id="2489" w:author="JY0225" w:date="2017-08-24T11:12:00Z">
            <w:rPr>
              <w:rFonts w:ascii="Times New Roman" w:hAnsi="Times New Roman" w:cs="Times New Roman" w:hint="eastAsia"/>
              <w:spacing w:val="10"/>
              <w:sz w:val="24"/>
            </w:rPr>
          </w:rPrChange>
        </w:rPr>
        <w:t>其自动转换为对应列的类型</w:t>
      </w:r>
      <w:r w:rsidR="00461FFE" w:rsidRPr="006A6E37">
        <w:rPr>
          <w:rFonts w:asciiTheme="minorEastAsia" w:hAnsiTheme="minorEastAsia" w:cs="Times New Roman" w:hint="eastAsia"/>
          <w:spacing w:val="10"/>
          <w:sz w:val="24"/>
          <w:szCs w:val="24"/>
          <w:rPrChange w:id="2490" w:author="JY0225" w:date="2017-08-24T11:12:00Z">
            <w:rPr>
              <w:rFonts w:ascii="Times New Roman" w:hAnsi="Times New Roman" w:cs="Times New Roman" w:hint="eastAsia"/>
              <w:spacing w:val="10"/>
              <w:sz w:val="24"/>
            </w:rPr>
          </w:rPrChange>
        </w:rPr>
        <w:t>，如果不能转换，则</w:t>
      </w:r>
      <w:r w:rsidR="00027EC0" w:rsidRPr="006A6E37">
        <w:rPr>
          <w:rFonts w:asciiTheme="minorEastAsia" w:hAnsiTheme="minorEastAsia" w:cs="Times New Roman" w:hint="eastAsia"/>
          <w:spacing w:val="10"/>
          <w:sz w:val="24"/>
          <w:szCs w:val="24"/>
          <w:rPrChange w:id="2491" w:author="JY0225" w:date="2017-08-24T11:12:00Z">
            <w:rPr>
              <w:rFonts w:ascii="Times New Roman" w:hAnsi="Times New Roman" w:cs="Times New Roman" w:hint="eastAsia"/>
              <w:spacing w:val="10"/>
              <w:sz w:val="24"/>
            </w:rPr>
          </w:rPrChange>
        </w:rPr>
        <w:t>将</w:t>
      </w:r>
      <w:r w:rsidR="00461FFE" w:rsidRPr="006A6E37">
        <w:rPr>
          <w:rFonts w:asciiTheme="minorEastAsia" w:hAnsiTheme="minorEastAsia" w:cs="Times New Roman" w:hint="eastAsia"/>
          <w:spacing w:val="10"/>
          <w:sz w:val="24"/>
          <w:szCs w:val="24"/>
          <w:rPrChange w:id="2492" w:author="JY0225" w:date="2017-08-24T11:12:00Z">
            <w:rPr>
              <w:rFonts w:ascii="Times New Roman" w:hAnsi="Times New Roman" w:cs="Times New Roman" w:hint="eastAsia"/>
              <w:spacing w:val="10"/>
              <w:sz w:val="24"/>
            </w:rPr>
          </w:rPrChange>
        </w:rPr>
        <w:t>该值将作为本身的类型</w:t>
      </w:r>
      <w:r w:rsidR="00DB5DD3" w:rsidRPr="006A6E37">
        <w:rPr>
          <w:rFonts w:asciiTheme="minorEastAsia" w:hAnsiTheme="minorEastAsia" w:cs="Times New Roman" w:hint="eastAsia"/>
          <w:spacing w:val="10"/>
          <w:sz w:val="24"/>
          <w:szCs w:val="24"/>
          <w:rPrChange w:id="2493" w:author="JY0225" w:date="2017-08-24T11:12:00Z">
            <w:rPr>
              <w:rFonts w:ascii="Times New Roman" w:hAnsi="Times New Roman" w:cs="Times New Roman" w:hint="eastAsia"/>
              <w:spacing w:val="10"/>
              <w:sz w:val="24"/>
            </w:rPr>
          </w:rPrChange>
        </w:rPr>
        <w:t>。</w:t>
      </w:r>
    </w:p>
    <w:p w14:paraId="190BCDF6" w14:textId="2597339F" w:rsidR="00840C1E" w:rsidRDefault="00B37925">
      <w:pPr>
        <w:pStyle w:val="21"/>
        <w:spacing w:line="240" w:lineRule="auto"/>
        <w:pPrChange w:id="2494" w:author="微软用户" w:date="2017-08-18T22:48:00Z">
          <w:pPr>
            <w:pStyle w:val="21"/>
          </w:pPr>
        </w:pPrChange>
      </w:pPr>
      <w:bookmarkStart w:id="2495" w:name="_Toc491606262"/>
      <w:r>
        <w:t>2.</w:t>
      </w:r>
      <w:ins w:id="2496" w:author="微软用户" w:date="2017-08-20T11:03:00Z">
        <w:r w:rsidR="00F36868">
          <w:t>4</w:t>
        </w:r>
      </w:ins>
      <w:ins w:id="2497" w:author="微软用户" w:date="2017-08-20T10:26:00Z">
        <w:del w:id="2498" w:author="微软用户" w:date="2017-08-20T11:03:00Z">
          <w:r w:rsidR="00A10178" w:rsidDel="00F36868">
            <w:delText>3</w:delText>
          </w:r>
        </w:del>
      </w:ins>
      <w:del w:id="2499" w:author="微软用户" w:date="2017-08-20T10:26:00Z">
        <w:r w:rsidDel="00A10178">
          <w:delText>2</w:delText>
        </w:r>
      </w:del>
      <w:r w:rsidR="00840C1E" w:rsidRPr="00B87EE1">
        <w:t xml:space="preserve"> </w:t>
      </w:r>
      <w:r w:rsidR="00530BF7">
        <w:t>断点续传</w:t>
      </w:r>
      <w:bookmarkEnd w:id="2495"/>
    </w:p>
    <w:p w14:paraId="74E91C0C" w14:textId="76EC3352" w:rsidR="00874743" w:rsidRPr="006A6E37" w:rsidRDefault="00246719" w:rsidP="00042FB1">
      <w:pPr>
        <w:spacing w:line="400" w:lineRule="exact"/>
        <w:ind w:firstLine="420"/>
        <w:rPr>
          <w:rFonts w:asciiTheme="minorEastAsia" w:hAnsiTheme="minorEastAsia" w:cs="Times New Roman"/>
          <w:spacing w:val="10"/>
          <w:sz w:val="24"/>
          <w:szCs w:val="24"/>
          <w:rPrChange w:id="2500"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501" w:author="JY0225" w:date="2017-08-24T11:12:00Z">
            <w:rPr>
              <w:rFonts w:ascii="Times New Roman" w:hAnsi="Times New Roman" w:cs="Times New Roman" w:hint="eastAsia"/>
              <w:spacing w:val="10"/>
              <w:sz w:val="24"/>
            </w:rPr>
          </w:rPrChange>
        </w:rPr>
        <w:t>断点续传技术</w:t>
      </w:r>
      <w:r w:rsidR="005A575E" w:rsidRPr="006A6E37">
        <w:rPr>
          <w:rFonts w:asciiTheme="minorEastAsia" w:hAnsiTheme="minorEastAsia" w:cs="Times New Roman" w:hint="eastAsia"/>
          <w:spacing w:val="10"/>
          <w:sz w:val="24"/>
          <w:szCs w:val="24"/>
          <w:rPrChange w:id="2502" w:author="JY0225" w:date="2017-08-24T11:12:00Z">
            <w:rPr>
              <w:rFonts w:ascii="Times New Roman" w:hAnsi="Times New Roman" w:cs="Times New Roman" w:hint="eastAsia"/>
              <w:spacing w:val="10"/>
              <w:sz w:val="24"/>
            </w:rPr>
          </w:rPrChange>
        </w:rPr>
        <w:t>是一种结合本地</w:t>
      </w:r>
      <w:r w:rsidR="00476838" w:rsidRPr="006A6E37">
        <w:rPr>
          <w:rFonts w:asciiTheme="minorEastAsia" w:hAnsiTheme="minorEastAsia" w:cs="Times New Roman" w:hint="eastAsia"/>
          <w:spacing w:val="10"/>
          <w:sz w:val="24"/>
          <w:szCs w:val="24"/>
          <w:rPrChange w:id="2503" w:author="JY0225" w:date="2017-08-24T11:12:00Z">
            <w:rPr>
              <w:rFonts w:ascii="Times New Roman" w:hAnsi="Times New Roman" w:cs="Times New Roman" w:hint="eastAsia"/>
              <w:spacing w:val="10"/>
              <w:sz w:val="24"/>
            </w:rPr>
          </w:rPrChange>
        </w:rPr>
        <w:t>备份</w:t>
      </w:r>
      <w:r w:rsidR="005A575E" w:rsidRPr="006A6E37">
        <w:rPr>
          <w:rFonts w:asciiTheme="minorEastAsia" w:hAnsiTheme="minorEastAsia" w:cs="Times New Roman" w:hint="eastAsia"/>
          <w:spacing w:val="10"/>
          <w:sz w:val="24"/>
          <w:szCs w:val="24"/>
          <w:rPrChange w:id="2504" w:author="JY0225" w:date="2017-08-24T11:12:00Z">
            <w:rPr>
              <w:rFonts w:ascii="Times New Roman" w:hAnsi="Times New Roman" w:cs="Times New Roman" w:hint="eastAsia"/>
              <w:spacing w:val="10"/>
              <w:sz w:val="24"/>
            </w:rPr>
          </w:rPrChange>
        </w:rPr>
        <w:t>和网络</w:t>
      </w:r>
      <w:r w:rsidR="00476838" w:rsidRPr="006A6E37">
        <w:rPr>
          <w:rFonts w:asciiTheme="minorEastAsia" w:hAnsiTheme="minorEastAsia" w:cs="Times New Roman" w:hint="eastAsia"/>
          <w:spacing w:val="10"/>
          <w:sz w:val="24"/>
          <w:szCs w:val="24"/>
          <w:rPrChange w:id="2505" w:author="JY0225" w:date="2017-08-24T11:12:00Z">
            <w:rPr>
              <w:rFonts w:ascii="Times New Roman" w:hAnsi="Times New Roman" w:cs="Times New Roman" w:hint="eastAsia"/>
              <w:spacing w:val="10"/>
              <w:sz w:val="24"/>
            </w:rPr>
          </w:rPrChange>
        </w:rPr>
        <w:t>备份</w:t>
      </w:r>
      <w:r w:rsidR="005A575E" w:rsidRPr="006A6E37">
        <w:rPr>
          <w:rFonts w:asciiTheme="minorEastAsia" w:hAnsiTheme="minorEastAsia" w:cs="Times New Roman" w:hint="eastAsia"/>
          <w:spacing w:val="10"/>
          <w:sz w:val="24"/>
          <w:szCs w:val="24"/>
          <w:rPrChange w:id="2506" w:author="JY0225" w:date="2017-08-24T11:12:00Z">
            <w:rPr>
              <w:rFonts w:ascii="Times New Roman" w:hAnsi="Times New Roman" w:cs="Times New Roman" w:hint="eastAsia"/>
              <w:spacing w:val="10"/>
              <w:sz w:val="24"/>
            </w:rPr>
          </w:rPrChange>
        </w:rPr>
        <w:t>的技术，主要用来解决网络失效时的数据</w:t>
      </w:r>
      <w:r w:rsidR="007219AE" w:rsidRPr="006A6E37">
        <w:rPr>
          <w:rFonts w:asciiTheme="minorEastAsia" w:hAnsiTheme="minorEastAsia" w:cs="Times New Roman" w:hint="eastAsia"/>
          <w:spacing w:val="10"/>
          <w:sz w:val="24"/>
          <w:szCs w:val="24"/>
          <w:rPrChange w:id="2507" w:author="JY0225" w:date="2017-08-24T11:12:00Z">
            <w:rPr>
              <w:rFonts w:ascii="Times New Roman" w:hAnsi="Times New Roman" w:cs="Times New Roman" w:hint="eastAsia"/>
              <w:spacing w:val="10"/>
              <w:sz w:val="24"/>
            </w:rPr>
          </w:rPrChange>
        </w:rPr>
        <w:t>丢失问题</w:t>
      </w:r>
      <w:r w:rsidR="005469E3" w:rsidRPr="006A6E37">
        <w:rPr>
          <w:rFonts w:asciiTheme="minorEastAsia" w:hAnsiTheme="minorEastAsia"/>
          <w:color w:val="000000" w:themeColor="text1"/>
          <w:sz w:val="24"/>
          <w:szCs w:val="24"/>
          <w:vertAlign w:val="superscript"/>
          <w:rPrChange w:id="2508" w:author="JY0225" w:date="2017-08-24T11:12:00Z">
            <w:rPr>
              <w:color w:val="000000" w:themeColor="text1"/>
              <w:vertAlign w:val="superscript"/>
            </w:rPr>
          </w:rPrChange>
        </w:rPr>
        <w:fldChar w:fldCharType="begin"/>
      </w:r>
      <w:r w:rsidR="005469E3" w:rsidRPr="006A6E37">
        <w:rPr>
          <w:rFonts w:asciiTheme="minorEastAsia" w:hAnsiTheme="minorEastAsia"/>
          <w:color w:val="000000" w:themeColor="text1"/>
          <w:sz w:val="24"/>
          <w:szCs w:val="24"/>
          <w:vertAlign w:val="superscript"/>
          <w:rPrChange w:id="2509" w:author="JY0225" w:date="2017-08-24T11:12:00Z">
            <w:rPr>
              <w:color w:val="000000" w:themeColor="text1"/>
              <w:vertAlign w:val="superscript"/>
            </w:rPr>
          </w:rPrChange>
        </w:rPr>
        <w:instrText xml:space="preserve"> REF _Ref489793033 \r \h </w:instrText>
      </w:r>
      <w:r w:rsidR="006A6E37" w:rsidRPr="006A6E37">
        <w:rPr>
          <w:rFonts w:asciiTheme="minorEastAsia" w:hAnsiTheme="minorEastAsia"/>
          <w:color w:val="000000" w:themeColor="text1"/>
          <w:sz w:val="24"/>
          <w:szCs w:val="24"/>
          <w:vertAlign w:val="superscript"/>
          <w:rPrChange w:id="2510" w:author="JY0225" w:date="2017-08-24T11:12:00Z">
            <w:rPr>
              <w:color w:val="000000" w:themeColor="text1"/>
              <w:sz w:val="24"/>
              <w:szCs w:val="24"/>
              <w:vertAlign w:val="superscript"/>
            </w:rPr>
          </w:rPrChange>
        </w:rPr>
        <w:instrText xml:space="preserve"> \* MERGEFORMAT </w:instrText>
      </w:r>
      <w:r w:rsidR="005469E3" w:rsidRPr="006A6E37">
        <w:rPr>
          <w:rFonts w:asciiTheme="minorEastAsia" w:hAnsiTheme="minorEastAsia"/>
          <w:color w:val="000000" w:themeColor="text1"/>
          <w:sz w:val="24"/>
          <w:szCs w:val="24"/>
          <w:vertAlign w:val="superscript"/>
          <w:rPrChange w:id="2511" w:author="JY0225" w:date="2017-08-24T11:12:00Z">
            <w:rPr>
              <w:rFonts w:asciiTheme="minorEastAsia" w:hAnsiTheme="minorEastAsia"/>
              <w:color w:val="000000" w:themeColor="text1"/>
              <w:sz w:val="24"/>
              <w:szCs w:val="24"/>
              <w:vertAlign w:val="superscript"/>
            </w:rPr>
          </w:rPrChange>
        </w:rPr>
      </w:r>
      <w:r w:rsidR="005469E3" w:rsidRPr="006A6E37">
        <w:rPr>
          <w:rFonts w:asciiTheme="minorEastAsia" w:hAnsiTheme="minorEastAsia"/>
          <w:color w:val="000000" w:themeColor="text1"/>
          <w:sz w:val="24"/>
          <w:szCs w:val="24"/>
          <w:vertAlign w:val="superscript"/>
          <w:rPrChange w:id="2512" w:author="JY0225" w:date="2017-08-24T11:12:00Z">
            <w:rPr>
              <w:color w:val="000000" w:themeColor="text1"/>
              <w:vertAlign w:val="superscript"/>
            </w:rPr>
          </w:rPrChange>
        </w:rPr>
        <w:fldChar w:fldCharType="separate"/>
      </w:r>
      <w:ins w:id="2513" w:author="微软用户" w:date="2017-08-24T22:18:00Z">
        <w:r w:rsidR="00C56CDB">
          <w:rPr>
            <w:rFonts w:asciiTheme="minorEastAsia" w:hAnsiTheme="minorEastAsia"/>
            <w:color w:val="000000" w:themeColor="text1"/>
            <w:sz w:val="24"/>
            <w:szCs w:val="24"/>
            <w:vertAlign w:val="superscript"/>
          </w:rPr>
          <w:t>[13]</w:t>
        </w:r>
      </w:ins>
      <w:del w:id="2514" w:author="微软用户" w:date="2017-08-24T22:18:00Z">
        <w:r w:rsidR="008E2759" w:rsidRPr="006A6E37" w:rsidDel="00C56CDB">
          <w:rPr>
            <w:rFonts w:asciiTheme="minorEastAsia" w:hAnsiTheme="minorEastAsia"/>
            <w:color w:val="000000" w:themeColor="text1"/>
            <w:sz w:val="24"/>
            <w:szCs w:val="24"/>
            <w:vertAlign w:val="superscript"/>
            <w:rPrChange w:id="2515" w:author="JY0225" w:date="2017-08-24T11:12:00Z">
              <w:rPr>
                <w:color w:val="000000" w:themeColor="text1"/>
                <w:vertAlign w:val="superscript"/>
              </w:rPr>
            </w:rPrChange>
          </w:rPr>
          <w:delText>[13]</w:delText>
        </w:r>
      </w:del>
      <w:r w:rsidR="005469E3" w:rsidRPr="006A6E37">
        <w:rPr>
          <w:rFonts w:asciiTheme="minorEastAsia" w:hAnsiTheme="minorEastAsia"/>
          <w:color w:val="000000" w:themeColor="text1"/>
          <w:sz w:val="24"/>
          <w:szCs w:val="24"/>
          <w:vertAlign w:val="superscript"/>
          <w:rPrChange w:id="2516" w:author="JY0225" w:date="2017-08-24T11:12:00Z">
            <w:rPr>
              <w:color w:val="000000" w:themeColor="text1"/>
              <w:vertAlign w:val="superscript"/>
            </w:rPr>
          </w:rPrChange>
        </w:rPr>
        <w:fldChar w:fldCharType="end"/>
      </w:r>
      <w:r w:rsidR="007219AE" w:rsidRPr="006A6E37">
        <w:rPr>
          <w:rFonts w:asciiTheme="minorEastAsia" w:hAnsiTheme="minorEastAsia" w:cs="Times New Roman" w:hint="eastAsia"/>
          <w:spacing w:val="10"/>
          <w:sz w:val="24"/>
          <w:szCs w:val="24"/>
          <w:rPrChange w:id="2517" w:author="JY0225" w:date="2017-08-24T11:12:00Z">
            <w:rPr>
              <w:rFonts w:ascii="Times New Roman" w:hAnsi="Times New Roman" w:cs="Times New Roman" w:hint="eastAsia"/>
              <w:spacing w:val="10"/>
              <w:sz w:val="24"/>
            </w:rPr>
          </w:rPrChange>
        </w:rPr>
        <w:t>。</w:t>
      </w:r>
      <w:r w:rsidR="00C768AD" w:rsidRPr="006A6E37">
        <w:rPr>
          <w:rFonts w:asciiTheme="minorEastAsia" w:hAnsiTheme="minorEastAsia" w:cs="Times New Roman" w:hint="eastAsia"/>
          <w:spacing w:val="10"/>
          <w:sz w:val="24"/>
          <w:szCs w:val="24"/>
          <w:rPrChange w:id="2518" w:author="JY0225" w:date="2017-08-24T11:12:00Z">
            <w:rPr>
              <w:rFonts w:ascii="Times New Roman" w:hAnsi="Times New Roman" w:cs="Times New Roman" w:hint="eastAsia"/>
              <w:spacing w:val="10"/>
              <w:sz w:val="24"/>
            </w:rPr>
          </w:rPrChange>
        </w:rPr>
        <w:t>具体来说</w:t>
      </w:r>
      <w:r w:rsidR="00EA3D65" w:rsidRPr="006A6E37">
        <w:rPr>
          <w:rFonts w:asciiTheme="minorEastAsia" w:hAnsiTheme="minorEastAsia" w:cs="Times New Roman" w:hint="eastAsia"/>
          <w:spacing w:val="10"/>
          <w:sz w:val="24"/>
          <w:szCs w:val="24"/>
          <w:rPrChange w:id="2519" w:author="JY0225" w:date="2017-08-24T11:12:00Z">
            <w:rPr>
              <w:rFonts w:ascii="Times New Roman" w:hAnsi="Times New Roman" w:cs="Times New Roman" w:hint="eastAsia"/>
              <w:spacing w:val="10"/>
              <w:sz w:val="24"/>
            </w:rPr>
          </w:rPrChange>
        </w:rPr>
        <w:t>是在上传</w:t>
      </w:r>
      <w:r w:rsidR="001D5506" w:rsidRPr="006A6E37">
        <w:rPr>
          <w:rFonts w:asciiTheme="minorEastAsia" w:hAnsiTheme="minorEastAsia" w:cs="Times New Roman" w:hint="eastAsia"/>
          <w:spacing w:val="10"/>
          <w:sz w:val="24"/>
          <w:szCs w:val="24"/>
          <w:rPrChange w:id="2520" w:author="JY0225" w:date="2017-08-24T11:12:00Z">
            <w:rPr>
              <w:rFonts w:ascii="Times New Roman" w:hAnsi="Times New Roman" w:cs="Times New Roman" w:hint="eastAsia"/>
              <w:spacing w:val="10"/>
              <w:sz w:val="24"/>
            </w:rPr>
          </w:rPrChange>
        </w:rPr>
        <w:t>文件</w:t>
      </w:r>
      <w:r w:rsidR="00EA3D65" w:rsidRPr="006A6E37">
        <w:rPr>
          <w:rFonts w:asciiTheme="minorEastAsia" w:hAnsiTheme="minorEastAsia" w:cs="Times New Roman" w:hint="eastAsia"/>
          <w:spacing w:val="10"/>
          <w:sz w:val="24"/>
          <w:szCs w:val="24"/>
          <w:rPrChange w:id="2521" w:author="JY0225" w:date="2017-08-24T11:12:00Z">
            <w:rPr>
              <w:rFonts w:ascii="Times New Roman" w:hAnsi="Times New Roman" w:cs="Times New Roman" w:hint="eastAsia"/>
              <w:spacing w:val="10"/>
              <w:sz w:val="24"/>
            </w:rPr>
          </w:rPrChange>
        </w:rPr>
        <w:t>时，将文件以</w:t>
      </w:r>
      <w:r w:rsidR="00B54215" w:rsidRPr="006A6E37">
        <w:rPr>
          <w:rFonts w:asciiTheme="minorEastAsia" w:hAnsiTheme="minorEastAsia" w:cs="Times New Roman" w:hint="eastAsia"/>
          <w:spacing w:val="10"/>
          <w:sz w:val="24"/>
          <w:szCs w:val="24"/>
          <w:rPrChange w:id="2522" w:author="JY0225" w:date="2017-08-24T11:12:00Z">
            <w:rPr>
              <w:rFonts w:ascii="Times New Roman" w:hAnsi="Times New Roman" w:cs="Times New Roman" w:hint="eastAsia"/>
              <w:spacing w:val="10"/>
              <w:sz w:val="24"/>
            </w:rPr>
          </w:rPrChange>
        </w:rPr>
        <w:t>固定的大小，</w:t>
      </w:r>
      <w:r w:rsidR="000A6ADB" w:rsidRPr="006A6E37">
        <w:rPr>
          <w:rFonts w:asciiTheme="minorEastAsia" w:hAnsiTheme="minorEastAsia" w:cs="Times New Roman" w:hint="eastAsia"/>
          <w:spacing w:val="10"/>
          <w:sz w:val="24"/>
          <w:szCs w:val="24"/>
          <w:rPrChange w:id="2523" w:author="JY0225" w:date="2017-08-24T11:12:00Z">
            <w:rPr>
              <w:rFonts w:ascii="Times New Roman" w:hAnsi="Times New Roman" w:cs="Times New Roman" w:hint="eastAsia"/>
              <w:spacing w:val="10"/>
              <w:sz w:val="24"/>
            </w:rPr>
          </w:rPrChange>
        </w:rPr>
        <w:t>划分为若干</w:t>
      </w:r>
      <w:r w:rsidR="002C0B87" w:rsidRPr="006A6E37">
        <w:rPr>
          <w:rFonts w:asciiTheme="minorEastAsia" w:hAnsiTheme="minorEastAsia" w:cs="Times New Roman" w:hint="eastAsia"/>
          <w:spacing w:val="10"/>
          <w:sz w:val="24"/>
          <w:szCs w:val="24"/>
          <w:rPrChange w:id="2524" w:author="JY0225" w:date="2017-08-24T11:12:00Z">
            <w:rPr>
              <w:rFonts w:ascii="Times New Roman" w:hAnsi="Times New Roman" w:cs="Times New Roman" w:hint="eastAsia"/>
              <w:spacing w:val="10"/>
              <w:sz w:val="24"/>
            </w:rPr>
          </w:rPrChange>
        </w:rPr>
        <w:t>部分，</w:t>
      </w:r>
      <w:r w:rsidR="004C6C13" w:rsidRPr="006A6E37">
        <w:rPr>
          <w:rFonts w:asciiTheme="minorEastAsia" w:hAnsiTheme="minorEastAsia" w:cs="Times New Roman" w:hint="eastAsia"/>
          <w:spacing w:val="10"/>
          <w:sz w:val="24"/>
          <w:szCs w:val="24"/>
          <w:rPrChange w:id="2525" w:author="JY0225" w:date="2017-08-24T11:12:00Z">
            <w:rPr>
              <w:rFonts w:ascii="Times New Roman" w:hAnsi="Times New Roman" w:cs="Times New Roman" w:hint="eastAsia"/>
              <w:spacing w:val="10"/>
              <w:sz w:val="24"/>
            </w:rPr>
          </w:rPrChange>
        </w:rPr>
        <w:t>或以固定长度的字节流的形式</w:t>
      </w:r>
      <w:r w:rsidR="002A1437" w:rsidRPr="006A6E37">
        <w:rPr>
          <w:rFonts w:asciiTheme="minorEastAsia" w:hAnsiTheme="minorEastAsia" w:cs="Times New Roman" w:hint="eastAsia"/>
          <w:spacing w:val="10"/>
          <w:sz w:val="24"/>
          <w:szCs w:val="24"/>
          <w:rPrChange w:id="2526" w:author="JY0225" w:date="2017-08-24T11:12:00Z">
            <w:rPr>
              <w:rFonts w:ascii="Times New Roman" w:hAnsi="Times New Roman" w:cs="Times New Roman" w:hint="eastAsia"/>
              <w:spacing w:val="10"/>
              <w:sz w:val="24"/>
            </w:rPr>
          </w:rPrChange>
        </w:rPr>
        <w:t>上</w:t>
      </w:r>
      <w:r w:rsidR="004C6C13" w:rsidRPr="006A6E37">
        <w:rPr>
          <w:rFonts w:asciiTheme="minorEastAsia" w:hAnsiTheme="minorEastAsia" w:cs="Times New Roman" w:hint="eastAsia"/>
          <w:spacing w:val="10"/>
          <w:sz w:val="24"/>
          <w:szCs w:val="24"/>
          <w:rPrChange w:id="2527" w:author="JY0225" w:date="2017-08-24T11:12:00Z">
            <w:rPr>
              <w:rFonts w:ascii="Times New Roman" w:hAnsi="Times New Roman" w:cs="Times New Roman" w:hint="eastAsia"/>
              <w:spacing w:val="10"/>
              <w:sz w:val="24"/>
            </w:rPr>
          </w:rPrChange>
        </w:rPr>
        <w:t>，</w:t>
      </w:r>
      <w:r w:rsidR="002A1437" w:rsidRPr="006A6E37">
        <w:rPr>
          <w:rFonts w:asciiTheme="minorEastAsia" w:hAnsiTheme="minorEastAsia" w:cs="Times New Roman" w:hint="eastAsia"/>
          <w:spacing w:val="10"/>
          <w:sz w:val="24"/>
          <w:szCs w:val="24"/>
          <w:rPrChange w:id="2528" w:author="JY0225" w:date="2017-08-24T11:12:00Z">
            <w:rPr>
              <w:rFonts w:ascii="Times New Roman" w:hAnsi="Times New Roman" w:cs="Times New Roman" w:hint="eastAsia"/>
              <w:spacing w:val="10"/>
              <w:sz w:val="24"/>
            </w:rPr>
          </w:rPrChange>
        </w:rPr>
        <w:t>对</w:t>
      </w:r>
      <w:r w:rsidR="002C0B87" w:rsidRPr="006A6E37">
        <w:rPr>
          <w:rFonts w:asciiTheme="minorEastAsia" w:hAnsiTheme="minorEastAsia" w:cs="Times New Roman" w:hint="eastAsia"/>
          <w:spacing w:val="10"/>
          <w:sz w:val="24"/>
          <w:szCs w:val="24"/>
          <w:rPrChange w:id="2529" w:author="JY0225" w:date="2017-08-24T11:12:00Z">
            <w:rPr>
              <w:rFonts w:ascii="Times New Roman" w:hAnsi="Times New Roman" w:cs="Times New Roman" w:hint="eastAsia"/>
              <w:spacing w:val="10"/>
              <w:sz w:val="24"/>
            </w:rPr>
          </w:rPrChange>
        </w:rPr>
        <w:t>每部分</w:t>
      </w:r>
      <w:r w:rsidR="00BC2C41" w:rsidRPr="006A6E37">
        <w:rPr>
          <w:rFonts w:asciiTheme="minorEastAsia" w:hAnsiTheme="minorEastAsia" w:cs="Times New Roman" w:hint="eastAsia"/>
          <w:spacing w:val="10"/>
          <w:sz w:val="24"/>
          <w:szCs w:val="24"/>
          <w:rPrChange w:id="2530" w:author="JY0225" w:date="2017-08-24T11:12:00Z">
            <w:rPr>
              <w:rFonts w:ascii="Times New Roman" w:hAnsi="Times New Roman" w:cs="Times New Roman" w:hint="eastAsia"/>
              <w:spacing w:val="10"/>
              <w:sz w:val="24"/>
            </w:rPr>
          </w:rPrChange>
        </w:rPr>
        <w:t>都</w:t>
      </w:r>
      <w:r w:rsidR="00EA77A7" w:rsidRPr="006A6E37">
        <w:rPr>
          <w:rFonts w:asciiTheme="minorEastAsia" w:hAnsiTheme="minorEastAsia" w:cs="Times New Roman" w:hint="eastAsia"/>
          <w:spacing w:val="10"/>
          <w:sz w:val="24"/>
          <w:szCs w:val="24"/>
          <w:rPrChange w:id="2531" w:author="JY0225" w:date="2017-08-24T11:12:00Z">
            <w:rPr>
              <w:rFonts w:ascii="Times New Roman" w:hAnsi="Times New Roman" w:cs="Times New Roman" w:hint="eastAsia"/>
              <w:spacing w:val="10"/>
              <w:sz w:val="24"/>
            </w:rPr>
          </w:rPrChange>
        </w:rPr>
        <w:t>单独</w:t>
      </w:r>
      <w:r w:rsidR="002C0B87" w:rsidRPr="006A6E37">
        <w:rPr>
          <w:rFonts w:asciiTheme="minorEastAsia" w:hAnsiTheme="minorEastAsia" w:cs="Times New Roman" w:hint="eastAsia"/>
          <w:spacing w:val="10"/>
          <w:sz w:val="24"/>
          <w:szCs w:val="24"/>
          <w:rPrChange w:id="2532" w:author="JY0225" w:date="2017-08-24T11:12:00Z">
            <w:rPr>
              <w:rFonts w:ascii="Times New Roman" w:hAnsi="Times New Roman" w:cs="Times New Roman" w:hint="eastAsia"/>
              <w:spacing w:val="10"/>
              <w:sz w:val="24"/>
            </w:rPr>
          </w:rPrChange>
        </w:rPr>
        <w:t>采用一个</w:t>
      </w:r>
      <w:r w:rsidR="00AE736A" w:rsidRPr="006A6E37">
        <w:rPr>
          <w:rFonts w:asciiTheme="minorEastAsia" w:hAnsiTheme="minorEastAsia"/>
          <w:sz w:val="24"/>
          <w:szCs w:val="24"/>
          <w:rPrChange w:id="2533" w:author="JY0225" w:date="2017-08-24T11:12:00Z">
            <w:rPr/>
          </w:rPrChange>
        </w:rPr>
        <w:fldChar w:fldCharType="begin"/>
      </w:r>
      <w:r w:rsidR="00AE736A" w:rsidRPr="006A6E37">
        <w:rPr>
          <w:rFonts w:asciiTheme="minorEastAsia" w:hAnsiTheme="minorEastAsia"/>
          <w:sz w:val="24"/>
          <w:szCs w:val="24"/>
          <w:rPrChange w:id="2534" w:author="JY0225" w:date="2017-08-24T11:12:00Z">
            <w:rPr/>
          </w:rPrChange>
        </w:rPr>
        <w:instrText xml:space="preserve"> HYPERLINK "https://baike.baidu.com/item/%E7%BA%BF%E7%A8%8B" \t "_blank" </w:instrText>
      </w:r>
      <w:r w:rsidR="00AE736A" w:rsidRPr="006A6E37">
        <w:rPr>
          <w:rFonts w:asciiTheme="minorEastAsia" w:hAnsiTheme="minorEastAsia"/>
          <w:sz w:val="24"/>
          <w:szCs w:val="24"/>
          <w:rPrChange w:id="2535" w:author="JY0225" w:date="2017-08-24T11:12:00Z">
            <w:rPr>
              <w:rFonts w:ascii="Times New Roman" w:hAnsi="Times New Roman" w:cs="Times New Roman"/>
              <w:spacing w:val="10"/>
              <w:sz w:val="24"/>
            </w:rPr>
          </w:rPrChange>
        </w:rPr>
        <w:fldChar w:fldCharType="separate"/>
      </w:r>
      <w:r w:rsidR="002C0B87" w:rsidRPr="006A6E37">
        <w:rPr>
          <w:rFonts w:asciiTheme="minorEastAsia" w:hAnsiTheme="minorEastAsia" w:cs="Times New Roman" w:hint="eastAsia"/>
          <w:spacing w:val="10"/>
          <w:sz w:val="24"/>
          <w:szCs w:val="24"/>
          <w:rPrChange w:id="2536" w:author="JY0225" w:date="2017-08-24T11:12:00Z">
            <w:rPr>
              <w:rFonts w:ascii="Times New Roman" w:hAnsi="Times New Roman" w:cs="Times New Roman" w:hint="eastAsia"/>
              <w:spacing w:val="10"/>
              <w:sz w:val="24"/>
            </w:rPr>
          </w:rPrChange>
        </w:rPr>
        <w:t>线程</w:t>
      </w:r>
      <w:r w:rsidR="00AE736A" w:rsidRPr="006A6E37">
        <w:rPr>
          <w:rFonts w:asciiTheme="minorEastAsia" w:hAnsiTheme="minorEastAsia" w:cs="Times New Roman"/>
          <w:spacing w:val="10"/>
          <w:sz w:val="24"/>
          <w:szCs w:val="24"/>
          <w:rPrChange w:id="2537" w:author="JY0225" w:date="2017-08-24T11:12:00Z">
            <w:rPr>
              <w:rFonts w:ascii="Times New Roman" w:hAnsi="Times New Roman" w:cs="Times New Roman"/>
              <w:spacing w:val="10"/>
              <w:sz w:val="24"/>
            </w:rPr>
          </w:rPrChange>
        </w:rPr>
        <w:fldChar w:fldCharType="end"/>
      </w:r>
      <w:r w:rsidR="008E5ED3" w:rsidRPr="006A6E37">
        <w:rPr>
          <w:rFonts w:asciiTheme="minorEastAsia" w:hAnsiTheme="minorEastAsia" w:cs="Times New Roman" w:hint="eastAsia"/>
          <w:spacing w:val="10"/>
          <w:sz w:val="24"/>
          <w:szCs w:val="24"/>
          <w:rPrChange w:id="2538" w:author="JY0225" w:date="2017-08-24T11:12:00Z">
            <w:rPr>
              <w:rFonts w:ascii="Times New Roman" w:hAnsi="Times New Roman" w:cs="Times New Roman" w:hint="eastAsia"/>
              <w:spacing w:val="10"/>
              <w:sz w:val="24"/>
            </w:rPr>
          </w:rPrChange>
        </w:rPr>
        <w:t>进行上传</w:t>
      </w:r>
      <w:r w:rsidR="00332BF4" w:rsidRPr="006A6E37">
        <w:rPr>
          <w:rFonts w:asciiTheme="minorEastAsia" w:hAnsiTheme="minorEastAsia" w:cs="Times New Roman" w:hint="eastAsia"/>
          <w:spacing w:val="10"/>
          <w:sz w:val="24"/>
          <w:szCs w:val="24"/>
          <w:rPrChange w:id="2539" w:author="JY0225" w:date="2017-08-24T11:12:00Z">
            <w:rPr>
              <w:rFonts w:ascii="Times New Roman" w:hAnsi="Times New Roman" w:cs="Times New Roman" w:hint="eastAsia"/>
              <w:spacing w:val="10"/>
              <w:sz w:val="24"/>
            </w:rPr>
          </w:rPrChange>
        </w:rPr>
        <w:t>。</w:t>
      </w:r>
      <w:r w:rsidR="00081182" w:rsidRPr="006A6E37">
        <w:rPr>
          <w:rFonts w:asciiTheme="minorEastAsia" w:hAnsiTheme="minorEastAsia" w:cs="Times New Roman" w:hint="eastAsia"/>
          <w:spacing w:val="10"/>
          <w:sz w:val="24"/>
          <w:szCs w:val="24"/>
          <w:rPrChange w:id="2540" w:author="JY0225" w:date="2017-08-24T11:12:00Z">
            <w:rPr>
              <w:rFonts w:ascii="Times New Roman" w:hAnsi="Times New Roman" w:cs="Times New Roman" w:hint="eastAsia"/>
              <w:spacing w:val="10"/>
              <w:sz w:val="24"/>
            </w:rPr>
          </w:rPrChange>
        </w:rPr>
        <w:t>服务器端监听数据传输请求</w:t>
      </w:r>
      <w:r w:rsidR="000E5D18" w:rsidRPr="006A6E37">
        <w:rPr>
          <w:rFonts w:asciiTheme="minorEastAsia" w:hAnsiTheme="minorEastAsia" w:cs="Times New Roman" w:hint="eastAsia"/>
          <w:spacing w:val="10"/>
          <w:sz w:val="24"/>
          <w:szCs w:val="24"/>
          <w:rPrChange w:id="2541" w:author="JY0225" w:date="2017-08-24T11:12:00Z">
            <w:rPr>
              <w:rFonts w:ascii="Times New Roman" w:hAnsi="Times New Roman" w:cs="Times New Roman" w:hint="eastAsia"/>
              <w:spacing w:val="10"/>
              <w:sz w:val="24"/>
            </w:rPr>
          </w:rPrChange>
        </w:rPr>
        <w:t>并</w:t>
      </w:r>
      <w:r w:rsidR="00081182" w:rsidRPr="006A6E37">
        <w:rPr>
          <w:rFonts w:asciiTheme="minorEastAsia" w:hAnsiTheme="minorEastAsia" w:cs="Times New Roman" w:hint="eastAsia"/>
          <w:spacing w:val="10"/>
          <w:sz w:val="24"/>
          <w:szCs w:val="24"/>
          <w:rPrChange w:id="2542" w:author="JY0225" w:date="2017-08-24T11:12:00Z">
            <w:rPr>
              <w:rFonts w:ascii="Times New Roman" w:hAnsi="Times New Roman" w:cs="Times New Roman" w:hint="eastAsia"/>
              <w:spacing w:val="10"/>
              <w:sz w:val="24"/>
            </w:rPr>
          </w:rPrChange>
        </w:rPr>
        <w:t>接收数据，记录数据传输进程。</w:t>
      </w:r>
      <w:r w:rsidR="0087720A" w:rsidRPr="006A6E37">
        <w:rPr>
          <w:rFonts w:asciiTheme="minorEastAsia" w:hAnsiTheme="minorEastAsia" w:cs="Times New Roman" w:hint="eastAsia"/>
          <w:spacing w:val="10"/>
          <w:sz w:val="24"/>
          <w:szCs w:val="24"/>
          <w:rPrChange w:id="2543" w:author="JY0225" w:date="2017-08-24T11:12:00Z">
            <w:rPr>
              <w:rFonts w:ascii="Times New Roman" w:hAnsi="Times New Roman" w:cs="Times New Roman" w:hint="eastAsia"/>
              <w:spacing w:val="10"/>
              <w:sz w:val="24"/>
            </w:rPr>
          </w:rPrChange>
        </w:rPr>
        <w:t>如</w:t>
      </w:r>
      <w:r w:rsidR="006D741F" w:rsidRPr="006A6E37">
        <w:rPr>
          <w:rFonts w:asciiTheme="minorEastAsia" w:hAnsiTheme="minorEastAsia" w:cs="Times New Roman" w:hint="eastAsia"/>
          <w:spacing w:val="10"/>
          <w:sz w:val="24"/>
          <w:szCs w:val="24"/>
          <w:rPrChange w:id="2544" w:author="JY0225" w:date="2017-08-24T11:12:00Z">
            <w:rPr>
              <w:rFonts w:ascii="Times New Roman" w:hAnsi="Times New Roman" w:cs="Times New Roman" w:hint="eastAsia"/>
              <w:spacing w:val="10"/>
              <w:sz w:val="24"/>
            </w:rPr>
          </w:rPrChange>
        </w:rPr>
        <w:t>果</w:t>
      </w:r>
      <w:r w:rsidR="0087720A" w:rsidRPr="006A6E37">
        <w:rPr>
          <w:rFonts w:asciiTheme="minorEastAsia" w:hAnsiTheme="minorEastAsia" w:cs="Times New Roman" w:hint="eastAsia"/>
          <w:spacing w:val="10"/>
          <w:sz w:val="24"/>
          <w:szCs w:val="24"/>
          <w:rPrChange w:id="2545" w:author="JY0225" w:date="2017-08-24T11:12:00Z">
            <w:rPr>
              <w:rFonts w:ascii="Times New Roman" w:hAnsi="Times New Roman" w:cs="Times New Roman" w:hint="eastAsia"/>
              <w:spacing w:val="10"/>
              <w:sz w:val="24"/>
            </w:rPr>
          </w:rPrChange>
        </w:rPr>
        <w:t>遇到</w:t>
      </w:r>
      <w:r w:rsidR="002C0B87" w:rsidRPr="006A6E37">
        <w:rPr>
          <w:rFonts w:asciiTheme="minorEastAsia" w:hAnsiTheme="minorEastAsia" w:cs="Times New Roman" w:hint="eastAsia"/>
          <w:spacing w:val="10"/>
          <w:sz w:val="24"/>
          <w:szCs w:val="24"/>
          <w:rPrChange w:id="2546" w:author="JY0225" w:date="2017-08-24T11:12:00Z">
            <w:rPr>
              <w:rFonts w:ascii="Times New Roman" w:hAnsi="Times New Roman" w:cs="Times New Roman" w:hint="eastAsia"/>
              <w:spacing w:val="10"/>
              <w:sz w:val="24"/>
            </w:rPr>
          </w:rPrChange>
        </w:rPr>
        <w:t>网络故障，</w:t>
      </w:r>
      <w:r w:rsidR="00D118E2" w:rsidRPr="006A6E37">
        <w:rPr>
          <w:rFonts w:asciiTheme="minorEastAsia" w:hAnsiTheme="minorEastAsia" w:cs="Times New Roman" w:hint="eastAsia"/>
          <w:spacing w:val="10"/>
          <w:sz w:val="24"/>
          <w:szCs w:val="24"/>
          <w:rPrChange w:id="2547" w:author="JY0225" w:date="2017-08-24T11:12:00Z">
            <w:rPr>
              <w:rFonts w:ascii="Times New Roman" w:hAnsi="Times New Roman" w:cs="Times New Roman" w:hint="eastAsia"/>
              <w:spacing w:val="10"/>
              <w:sz w:val="24"/>
            </w:rPr>
          </w:rPrChange>
        </w:rPr>
        <w:t>则可</w:t>
      </w:r>
      <w:r w:rsidR="00205C1D" w:rsidRPr="006A6E37">
        <w:rPr>
          <w:rFonts w:asciiTheme="minorEastAsia" w:hAnsiTheme="minorEastAsia" w:cs="Times New Roman" w:hint="eastAsia"/>
          <w:spacing w:val="10"/>
          <w:sz w:val="24"/>
          <w:szCs w:val="24"/>
          <w:rPrChange w:id="2548" w:author="JY0225" w:date="2017-08-24T11:12:00Z">
            <w:rPr>
              <w:rFonts w:ascii="Times New Roman" w:hAnsi="Times New Roman" w:cs="Times New Roman" w:hint="eastAsia"/>
              <w:spacing w:val="10"/>
              <w:sz w:val="24"/>
            </w:rPr>
          </w:rPrChange>
        </w:rPr>
        <w:t>通过捕获网络异常的形式，</w:t>
      </w:r>
      <w:r w:rsidR="00D118E2" w:rsidRPr="006A6E37">
        <w:rPr>
          <w:rFonts w:asciiTheme="minorEastAsia" w:hAnsiTheme="minorEastAsia" w:cs="Times New Roman" w:hint="eastAsia"/>
          <w:spacing w:val="10"/>
          <w:sz w:val="24"/>
          <w:szCs w:val="24"/>
          <w:rPrChange w:id="2549" w:author="JY0225" w:date="2017-08-24T11:12:00Z">
            <w:rPr>
              <w:rFonts w:ascii="Times New Roman" w:hAnsi="Times New Roman" w:cs="Times New Roman" w:hint="eastAsia"/>
              <w:spacing w:val="10"/>
              <w:sz w:val="24"/>
            </w:rPr>
          </w:rPrChange>
        </w:rPr>
        <w:t>将此时的断点</w:t>
      </w:r>
      <w:r w:rsidR="00734198" w:rsidRPr="006A6E37">
        <w:rPr>
          <w:rFonts w:asciiTheme="minorEastAsia" w:hAnsiTheme="minorEastAsia" w:cs="Times New Roman" w:hint="eastAsia"/>
          <w:spacing w:val="10"/>
          <w:sz w:val="24"/>
          <w:szCs w:val="24"/>
          <w:rPrChange w:id="2550" w:author="JY0225" w:date="2017-08-24T11:12:00Z">
            <w:rPr>
              <w:rFonts w:ascii="Times New Roman" w:hAnsi="Times New Roman" w:cs="Times New Roman" w:hint="eastAsia"/>
              <w:spacing w:val="10"/>
              <w:sz w:val="24"/>
            </w:rPr>
          </w:rPrChange>
        </w:rPr>
        <w:t>信息</w:t>
      </w:r>
      <w:r w:rsidR="00D118E2" w:rsidRPr="006A6E37">
        <w:rPr>
          <w:rFonts w:asciiTheme="minorEastAsia" w:hAnsiTheme="minorEastAsia" w:cs="Times New Roman" w:hint="eastAsia"/>
          <w:spacing w:val="10"/>
          <w:sz w:val="24"/>
          <w:szCs w:val="24"/>
          <w:rPrChange w:id="2551" w:author="JY0225" w:date="2017-08-24T11:12:00Z">
            <w:rPr>
              <w:rFonts w:ascii="Times New Roman" w:hAnsi="Times New Roman" w:cs="Times New Roman" w:hint="eastAsia"/>
              <w:spacing w:val="10"/>
              <w:sz w:val="24"/>
            </w:rPr>
          </w:rPrChange>
        </w:rPr>
        <w:t>记录到数据库中</w:t>
      </w:r>
      <w:r w:rsidR="00A57CA5" w:rsidRPr="006A6E37">
        <w:rPr>
          <w:rFonts w:asciiTheme="minorEastAsia" w:hAnsiTheme="minorEastAsia" w:cs="Times New Roman" w:hint="eastAsia"/>
          <w:spacing w:val="10"/>
          <w:sz w:val="24"/>
          <w:szCs w:val="24"/>
          <w:rPrChange w:id="2552" w:author="JY0225" w:date="2017-08-24T11:12:00Z">
            <w:rPr>
              <w:rFonts w:ascii="Times New Roman" w:hAnsi="Times New Roman" w:cs="Times New Roman" w:hint="eastAsia"/>
              <w:spacing w:val="10"/>
              <w:sz w:val="24"/>
            </w:rPr>
          </w:rPrChange>
        </w:rPr>
        <w:t>。</w:t>
      </w:r>
      <w:r w:rsidR="00AA3439" w:rsidRPr="006A6E37">
        <w:rPr>
          <w:rFonts w:asciiTheme="minorEastAsia" w:hAnsiTheme="minorEastAsia" w:cs="Times New Roman" w:hint="eastAsia"/>
          <w:spacing w:val="10"/>
          <w:sz w:val="24"/>
          <w:szCs w:val="24"/>
          <w:rPrChange w:id="2553" w:author="JY0225" w:date="2017-08-24T11:12:00Z">
            <w:rPr>
              <w:rFonts w:ascii="Times New Roman" w:hAnsi="Times New Roman" w:cs="Times New Roman" w:hint="eastAsia"/>
              <w:spacing w:val="10"/>
              <w:sz w:val="24"/>
            </w:rPr>
          </w:rPrChange>
        </w:rPr>
        <w:t>等待网络恢复正常后，</w:t>
      </w:r>
      <w:r w:rsidR="00F40130" w:rsidRPr="006A6E37">
        <w:rPr>
          <w:rFonts w:asciiTheme="minorEastAsia" w:hAnsiTheme="minorEastAsia" w:cs="Times New Roman" w:hint="eastAsia"/>
          <w:spacing w:val="10"/>
          <w:sz w:val="24"/>
          <w:szCs w:val="24"/>
          <w:rPrChange w:id="2554" w:author="JY0225" w:date="2017-08-24T11:12:00Z">
            <w:rPr>
              <w:rFonts w:ascii="Times New Roman" w:hAnsi="Times New Roman" w:cs="Times New Roman" w:hint="eastAsia"/>
              <w:spacing w:val="10"/>
              <w:sz w:val="24"/>
            </w:rPr>
          </w:rPrChange>
        </w:rPr>
        <w:t>根据断点所记录的</w:t>
      </w:r>
      <w:r w:rsidR="004C4C02" w:rsidRPr="006A6E37">
        <w:rPr>
          <w:rFonts w:asciiTheme="minorEastAsia" w:hAnsiTheme="minorEastAsia" w:cs="Times New Roman" w:hint="eastAsia"/>
          <w:spacing w:val="10"/>
          <w:sz w:val="24"/>
          <w:szCs w:val="24"/>
          <w:rPrChange w:id="2555" w:author="JY0225" w:date="2017-08-24T11:12:00Z">
            <w:rPr>
              <w:rFonts w:ascii="Times New Roman" w:hAnsi="Times New Roman" w:cs="Times New Roman" w:hint="eastAsia"/>
              <w:spacing w:val="10"/>
              <w:sz w:val="24"/>
            </w:rPr>
          </w:rPrChange>
        </w:rPr>
        <w:t>已</w:t>
      </w:r>
      <w:r w:rsidR="002C0B87" w:rsidRPr="006A6E37">
        <w:rPr>
          <w:rFonts w:asciiTheme="minorEastAsia" w:hAnsiTheme="minorEastAsia" w:cs="Times New Roman" w:hint="eastAsia"/>
          <w:spacing w:val="10"/>
          <w:sz w:val="24"/>
          <w:szCs w:val="24"/>
          <w:rPrChange w:id="2556" w:author="JY0225" w:date="2017-08-24T11:12:00Z">
            <w:rPr>
              <w:rFonts w:ascii="Times New Roman" w:hAnsi="Times New Roman" w:cs="Times New Roman" w:hint="eastAsia"/>
              <w:spacing w:val="10"/>
              <w:sz w:val="24"/>
            </w:rPr>
          </w:rPrChange>
        </w:rPr>
        <w:t>上传的</w:t>
      </w:r>
      <w:r w:rsidR="00773AE3" w:rsidRPr="006A6E37">
        <w:rPr>
          <w:rFonts w:asciiTheme="minorEastAsia" w:hAnsiTheme="minorEastAsia" w:cs="Times New Roman" w:hint="eastAsia"/>
          <w:spacing w:val="10"/>
          <w:sz w:val="24"/>
          <w:szCs w:val="24"/>
          <w:rPrChange w:id="2557" w:author="JY0225" w:date="2017-08-24T11:12:00Z">
            <w:rPr>
              <w:rFonts w:ascii="Times New Roman" w:hAnsi="Times New Roman" w:cs="Times New Roman" w:hint="eastAsia"/>
              <w:spacing w:val="10"/>
              <w:sz w:val="24"/>
            </w:rPr>
          </w:rPrChange>
        </w:rPr>
        <w:t>信息续传</w:t>
      </w:r>
      <w:r w:rsidR="002C0B87" w:rsidRPr="006A6E37">
        <w:rPr>
          <w:rFonts w:asciiTheme="minorEastAsia" w:hAnsiTheme="minorEastAsia" w:cs="Times New Roman" w:hint="eastAsia"/>
          <w:spacing w:val="10"/>
          <w:sz w:val="24"/>
          <w:szCs w:val="24"/>
          <w:rPrChange w:id="2558" w:author="JY0225" w:date="2017-08-24T11:12:00Z">
            <w:rPr>
              <w:rFonts w:ascii="Times New Roman" w:hAnsi="Times New Roman" w:cs="Times New Roman" w:hint="eastAsia"/>
              <w:spacing w:val="10"/>
              <w:sz w:val="24"/>
            </w:rPr>
          </w:rPrChange>
        </w:rPr>
        <w:t>。</w:t>
      </w:r>
      <w:r w:rsidR="00F40130" w:rsidRPr="006A6E37">
        <w:rPr>
          <w:rFonts w:asciiTheme="minorEastAsia" w:hAnsiTheme="minorEastAsia" w:cs="Times New Roman" w:hint="eastAsia"/>
          <w:spacing w:val="10"/>
          <w:sz w:val="24"/>
          <w:szCs w:val="24"/>
          <w:rPrChange w:id="2559" w:author="JY0225" w:date="2017-08-24T11:12:00Z">
            <w:rPr>
              <w:rFonts w:ascii="Times New Roman" w:hAnsi="Times New Roman" w:cs="Times New Roman" w:hint="eastAsia"/>
              <w:spacing w:val="10"/>
              <w:sz w:val="24"/>
            </w:rPr>
          </w:rPrChange>
        </w:rPr>
        <w:t>通过此项技术，</w:t>
      </w:r>
      <w:r w:rsidR="009B0164" w:rsidRPr="006A6E37">
        <w:rPr>
          <w:rFonts w:asciiTheme="minorEastAsia" w:hAnsiTheme="minorEastAsia" w:cs="Times New Roman" w:hint="eastAsia"/>
          <w:spacing w:val="10"/>
          <w:sz w:val="24"/>
          <w:szCs w:val="24"/>
          <w:rPrChange w:id="2560" w:author="JY0225" w:date="2017-08-24T11:12:00Z">
            <w:rPr>
              <w:rFonts w:ascii="Times New Roman" w:hAnsi="Times New Roman" w:cs="Times New Roman" w:hint="eastAsia"/>
              <w:spacing w:val="10"/>
              <w:sz w:val="24"/>
            </w:rPr>
          </w:rPrChange>
        </w:rPr>
        <w:t>可以帮助</w:t>
      </w:r>
      <w:r w:rsidR="002C0B87" w:rsidRPr="006A6E37">
        <w:rPr>
          <w:rFonts w:asciiTheme="minorEastAsia" w:hAnsiTheme="minorEastAsia" w:cs="Times New Roman" w:hint="eastAsia"/>
          <w:spacing w:val="10"/>
          <w:sz w:val="24"/>
          <w:szCs w:val="24"/>
          <w:rPrChange w:id="2561" w:author="JY0225" w:date="2017-08-24T11:12:00Z">
            <w:rPr>
              <w:rFonts w:ascii="Times New Roman" w:hAnsi="Times New Roman" w:cs="Times New Roman" w:hint="eastAsia"/>
              <w:spacing w:val="10"/>
              <w:sz w:val="24"/>
            </w:rPr>
          </w:rPrChange>
        </w:rPr>
        <w:t>用户</w:t>
      </w:r>
      <w:r w:rsidR="006D10C2" w:rsidRPr="006A6E37">
        <w:rPr>
          <w:rFonts w:asciiTheme="minorEastAsia" w:hAnsiTheme="minorEastAsia" w:cs="Times New Roman" w:hint="eastAsia"/>
          <w:spacing w:val="10"/>
          <w:sz w:val="24"/>
          <w:szCs w:val="24"/>
          <w:rPrChange w:id="2562" w:author="JY0225" w:date="2017-08-24T11:12:00Z">
            <w:rPr>
              <w:rFonts w:ascii="Times New Roman" w:hAnsi="Times New Roman" w:cs="Times New Roman" w:hint="eastAsia"/>
              <w:spacing w:val="10"/>
              <w:sz w:val="24"/>
            </w:rPr>
          </w:rPrChange>
        </w:rPr>
        <w:t>在遇到网络故障时，</w:t>
      </w:r>
      <w:r w:rsidR="002C0B87" w:rsidRPr="006A6E37">
        <w:rPr>
          <w:rFonts w:asciiTheme="minorEastAsia" w:hAnsiTheme="minorEastAsia" w:cs="Times New Roman" w:hint="eastAsia"/>
          <w:spacing w:val="10"/>
          <w:sz w:val="24"/>
          <w:szCs w:val="24"/>
          <w:rPrChange w:id="2563" w:author="JY0225" w:date="2017-08-24T11:12:00Z">
            <w:rPr>
              <w:rFonts w:ascii="Times New Roman" w:hAnsi="Times New Roman" w:cs="Times New Roman" w:hint="eastAsia"/>
              <w:spacing w:val="10"/>
              <w:sz w:val="24"/>
            </w:rPr>
          </w:rPrChange>
        </w:rPr>
        <w:t>节省</w:t>
      </w:r>
      <w:r w:rsidR="00240D7A" w:rsidRPr="006A6E37">
        <w:rPr>
          <w:rFonts w:asciiTheme="minorEastAsia" w:hAnsiTheme="minorEastAsia" w:cs="Times New Roman" w:hint="eastAsia"/>
          <w:spacing w:val="10"/>
          <w:sz w:val="24"/>
          <w:szCs w:val="24"/>
          <w:rPrChange w:id="2564" w:author="JY0225" w:date="2017-08-24T11:12:00Z">
            <w:rPr>
              <w:rFonts w:ascii="Times New Roman" w:hAnsi="Times New Roman" w:cs="Times New Roman" w:hint="eastAsia"/>
              <w:spacing w:val="10"/>
              <w:sz w:val="24"/>
            </w:rPr>
          </w:rPrChange>
        </w:rPr>
        <w:t>因重传而浪费的大量</w:t>
      </w:r>
      <w:r w:rsidR="00C64014" w:rsidRPr="006A6E37">
        <w:rPr>
          <w:rFonts w:asciiTheme="minorEastAsia" w:hAnsiTheme="minorEastAsia" w:cs="Times New Roman" w:hint="eastAsia"/>
          <w:spacing w:val="10"/>
          <w:sz w:val="24"/>
          <w:szCs w:val="24"/>
          <w:rPrChange w:id="2565" w:author="JY0225" w:date="2017-08-24T11:12:00Z">
            <w:rPr>
              <w:rFonts w:ascii="Times New Roman" w:hAnsi="Times New Roman" w:cs="Times New Roman" w:hint="eastAsia"/>
              <w:spacing w:val="10"/>
              <w:sz w:val="24"/>
            </w:rPr>
          </w:rPrChange>
        </w:rPr>
        <w:t>时间，提升</w:t>
      </w:r>
      <w:r w:rsidR="003817BC" w:rsidRPr="006A6E37">
        <w:rPr>
          <w:rFonts w:asciiTheme="minorEastAsia" w:hAnsiTheme="minorEastAsia" w:cs="Times New Roman" w:hint="eastAsia"/>
          <w:spacing w:val="10"/>
          <w:sz w:val="24"/>
          <w:szCs w:val="24"/>
          <w:rPrChange w:id="2566" w:author="JY0225" w:date="2017-08-24T11:12:00Z">
            <w:rPr>
              <w:rFonts w:ascii="Times New Roman" w:hAnsi="Times New Roman" w:cs="Times New Roman" w:hint="eastAsia"/>
              <w:spacing w:val="10"/>
              <w:sz w:val="24"/>
            </w:rPr>
          </w:rPrChange>
        </w:rPr>
        <w:t>数据传输的</w:t>
      </w:r>
      <w:r w:rsidR="00C64014" w:rsidRPr="006A6E37">
        <w:rPr>
          <w:rFonts w:asciiTheme="minorEastAsia" w:hAnsiTheme="minorEastAsia" w:cs="Times New Roman" w:hint="eastAsia"/>
          <w:spacing w:val="10"/>
          <w:sz w:val="24"/>
          <w:szCs w:val="24"/>
          <w:rPrChange w:id="2567" w:author="JY0225" w:date="2017-08-24T11:12:00Z">
            <w:rPr>
              <w:rFonts w:ascii="Times New Roman" w:hAnsi="Times New Roman" w:cs="Times New Roman" w:hint="eastAsia"/>
              <w:spacing w:val="10"/>
              <w:sz w:val="24"/>
            </w:rPr>
          </w:rPrChange>
        </w:rPr>
        <w:t>效率</w:t>
      </w:r>
      <w:r w:rsidR="002C0B87" w:rsidRPr="006A6E37">
        <w:rPr>
          <w:rFonts w:asciiTheme="minorEastAsia" w:hAnsiTheme="minorEastAsia" w:cs="Times New Roman" w:hint="eastAsia"/>
          <w:spacing w:val="10"/>
          <w:sz w:val="24"/>
          <w:szCs w:val="24"/>
          <w:rPrChange w:id="2568" w:author="JY0225" w:date="2017-08-24T11:12:00Z">
            <w:rPr>
              <w:rFonts w:ascii="Times New Roman" w:hAnsi="Times New Roman" w:cs="Times New Roman" w:hint="eastAsia"/>
              <w:spacing w:val="10"/>
              <w:sz w:val="24"/>
            </w:rPr>
          </w:rPrChange>
        </w:rPr>
        <w:t>。</w:t>
      </w:r>
      <w:r w:rsidR="009D16D5" w:rsidRPr="006A6E37">
        <w:rPr>
          <w:rFonts w:asciiTheme="minorEastAsia" w:hAnsiTheme="minorEastAsia" w:cs="Times New Roman" w:hint="eastAsia"/>
          <w:spacing w:val="10"/>
          <w:sz w:val="24"/>
          <w:szCs w:val="24"/>
          <w:rPrChange w:id="2569" w:author="JY0225" w:date="2017-08-24T11:12:00Z">
            <w:rPr>
              <w:rFonts w:ascii="Times New Roman" w:hAnsi="Times New Roman" w:cs="Times New Roman" w:hint="eastAsia"/>
              <w:spacing w:val="10"/>
              <w:sz w:val="24"/>
            </w:rPr>
          </w:rPrChange>
        </w:rPr>
        <w:t>在云</w:t>
      </w:r>
      <w:r w:rsidR="00476838" w:rsidRPr="006A6E37">
        <w:rPr>
          <w:rFonts w:asciiTheme="minorEastAsia" w:hAnsiTheme="minorEastAsia" w:cs="Times New Roman" w:hint="eastAsia"/>
          <w:spacing w:val="10"/>
          <w:sz w:val="24"/>
          <w:szCs w:val="24"/>
          <w:rPrChange w:id="2570" w:author="JY0225" w:date="2017-08-24T11:12:00Z">
            <w:rPr>
              <w:rFonts w:ascii="Times New Roman" w:hAnsi="Times New Roman" w:cs="Times New Roman" w:hint="eastAsia"/>
              <w:spacing w:val="10"/>
              <w:sz w:val="24"/>
            </w:rPr>
          </w:rPrChange>
        </w:rPr>
        <w:t>备份</w:t>
      </w:r>
      <w:r w:rsidR="009D16D5" w:rsidRPr="006A6E37">
        <w:rPr>
          <w:rFonts w:asciiTheme="minorEastAsia" w:hAnsiTheme="minorEastAsia" w:cs="Times New Roman" w:hint="eastAsia"/>
          <w:spacing w:val="10"/>
          <w:sz w:val="24"/>
          <w:szCs w:val="24"/>
          <w:rPrChange w:id="2571" w:author="JY0225" w:date="2017-08-24T11:12:00Z">
            <w:rPr>
              <w:rFonts w:ascii="Times New Roman" w:hAnsi="Times New Roman" w:cs="Times New Roman" w:hint="eastAsia"/>
              <w:spacing w:val="10"/>
              <w:sz w:val="24"/>
            </w:rPr>
          </w:rPrChange>
        </w:rPr>
        <w:t>行业，网络作为重要的基础设施，通常会受到各种因素的影响，因此</w:t>
      </w:r>
      <w:r w:rsidR="003E0325" w:rsidRPr="006A6E37">
        <w:rPr>
          <w:rFonts w:asciiTheme="minorEastAsia" w:hAnsiTheme="minorEastAsia" w:cs="Times New Roman" w:hint="eastAsia"/>
          <w:spacing w:val="10"/>
          <w:sz w:val="24"/>
          <w:szCs w:val="24"/>
          <w:rPrChange w:id="2572" w:author="JY0225" w:date="2017-08-24T11:12:00Z">
            <w:rPr>
              <w:rFonts w:ascii="Times New Roman" w:hAnsi="Times New Roman" w:cs="Times New Roman" w:hint="eastAsia"/>
              <w:spacing w:val="10"/>
              <w:sz w:val="24"/>
            </w:rPr>
          </w:rPrChange>
        </w:rPr>
        <w:t>断点续传技术成为了提升数据传输性能</w:t>
      </w:r>
      <w:r w:rsidR="004D7711" w:rsidRPr="006A6E37">
        <w:rPr>
          <w:rFonts w:asciiTheme="minorEastAsia" w:hAnsiTheme="minorEastAsia" w:cs="Times New Roman" w:hint="eastAsia"/>
          <w:spacing w:val="10"/>
          <w:sz w:val="24"/>
          <w:szCs w:val="24"/>
          <w:rPrChange w:id="2573" w:author="JY0225" w:date="2017-08-24T11:12:00Z">
            <w:rPr>
              <w:rFonts w:ascii="Times New Roman" w:hAnsi="Times New Roman" w:cs="Times New Roman" w:hint="eastAsia"/>
              <w:spacing w:val="10"/>
              <w:sz w:val="24"/>
            </w:rPr>
          </w:rPrChange>
        </w:rPr>
        <w:t>必不可少的一个环节</w:t>
      </w:r>
      <w:r w:rsidR="00042FB1" w:rsidRPr="006A6E37">
        <w:rPr>
          <w:rFonts w:asciiTheme="minorEastAsia" w:hAnsiTheme="minorEastAsia" w:cs="Times New Roman" w:hint="eastAsia"/>
          <w:spacing w:val="10"/>
          <w:sz w:val="24"/>
          <w:szCs w:val="24"/>
          <w:rPrChange w:id="2574" w:author="JY0225" w:date="2017-08-24T11:12:00Z">
            <w:rPr>
              <w:rFonts w:ascii="Times New Roman" w:hAnsi="Times New Roman" w:cs="Times New Roman" w:hint="eastAsia"/>
              <w:spacing w:val="10"/>
              <w:sz w:val="24"/>
            </w:rPr>
          </w:rPrChange>
        </w:rPr>
        <w:t>。</w:t>
      </w:r>
    </w:p>
    <w:p w14:paraId="2DE5F5B7" w14:textId="77777777" w:rsidR="00CB25A7" w:rsidRPr="006A6E37" w:rsidRDefault="00EB3BF1" w:rsidP="002C17DD">
      <w:pPr>
        <w:spacing w:line="400" w:lineRule="exact"/>
        <w:ind w:firstLine="420"/>
        <w:rPr>
          <w:rFonts w:asciiTheme="minorEastAsia" w:hAnsiTheme="minorEastAsia" w:cs="Times New Roman"/>
          <w:spacing w:val="10"/>
          <w:sz w:val="24"/>
          <w:szCs w:val="24"/>
          <w:rPrChange w:id="2575"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576" w:author="JY0225" w:date="2017-08-24T11:12:00Z">
            <w:rPr>
              <w:rFonts w:ascii="Times New Roman" w:hAnsi="Times New Roman" w:cs="Times New Roman" w:hint="eastAsia"/>
              <w:spacing w:val="10"/>
              <w:sz w:val="24"/>
            </w:rPr>
          </w:rPrChange>
        </w:rPr>
        <w:t>断点续传是</w:t>
      </w:r>
      <w:r w:rsidRPr="006A6E37">
        <w:rPr>
          <w:rFonts w:asciiTheme="minorEastAsia" w:hAnsiTheme="minorEastAsia" w:cs="Times New Roman"/>
          <w:spacing w:val="10"/>
          <w:sz w:val="24"/>
          <w:szCs w:val="24"/>
          <w:rPrChange w:id="2577" w:author="JY0225" w:date="2017-08-24T11:12:00Z">
            <w:rPr>
              <w:rFonts w:ascii="Times New Roman" w:hAnsi="Times New Roman" w:cs="Times New Roman"/>
              <w:spacing w:val="10"/>
              <w:sz w:val="24"/>
            </w:rPr>
          </w:rPrChange>
        </w:rPr>
        <w:t>HTTP 1.1</w:t>
      </w:r>
      <w:r w:rsidRPr="006A6E37">
        <w:rPr>
          <w:rFonts w:asciiTheme="minorEastAsia" w:hAnsiTheme="minorEastAsia" w:cs="Times New Roman" w:hint="eastAsia"/>
          <w:spacing w:val="10"/>
          <w:sz w:val="24"/>
          <w:szCs w:val="24"/>
          <w:rPrChange w:id="2578" w:author="JY0225" w:date="2017-08-24T11:12:00Z">
            <w:rPr>
              <w:rFonts w:ascii="Times New Roman" w:hAnsi="Times New Roman" w:cs="Times New Roman" w:hint="eastAsia"/>
              <w:spacing w:val="10"/>
              <w:sz w:val="24"/>
            </w:rPr>
          </w:rPrChange>
        </w:rPr>
        <w:t>协议的一部分，</w:t>
      </w:r>
      <w:r w:rsidR="00A16998" w:rsidRPr="006A6E37">
        <w:rPr>
          <w:rFonts w:asciiTheme="minorEastAsia" w:hAnsiTheme="minorEastAsia" w:cs="Times New Roman" w:hint="eastAsia"/>
          <w:spacing w:val="10"/>
          <w:sz w:val="24"/>
          <w:szCs w:val="24"/>
          <w:rPrChange w:id="2579" w:author="JY0225" w:date="2017-08-24T11:12:00Z">
            <w:rPr>
              <w:rFonts w:ascii="Times New Roman" w:hAnsi="Times New Roman" w:cs="Times New Roman" w:hint="eastAsia"/>
              <w:spacing w:val="10"/>
              <w:sz w:val="24"/>
            </w:rPr>
          </w:rPrChange>
        </w:rPr>
        <w:t>只要利用了</w:t>
      </w:r>
      <w:r w:rsidR="00A16998" w:rsidRPr="006A6E37">
        <w:rPr>
          <w:rFonts w:asciiTheme="minorEastAsia" w:hAnsiTheme="minorEastAsia" w:cs="Times New Roman" w:hint="eastAsia"/>
          <w:spacing w:val="10"/>
          <w:sz w:val="24"/>
          <w:szCs w:val="24"/>
          <w:rPrChange w:id="2580" w:author="JY0225" w:date="2017-08-24T11:12:00Z">
            <w:rPr>
              <w:rFonts w:ascii="Times New Roman" w:hAnsi="Times New Roman" w:cs="Times New Roman" w:hint="eastAsia"/>
              <w:spacing w:val="10"/>
              <w:sz w:val="24"/>
            </w:rPr>
          </w:rPrChange>
        </w:rPr>
        <w:t>HTTP协议</w:t>
      </w:r>
      <w:r w:rsidR="00A16998" w:rsidRPr="006A6E37">
        <w:rPr>
          <w:rStyle w:val="afff"/>
          <w:rFonts w:asciiTheme="minorEastAsia" w:hAnsiTheme="minorEastAsia" w:cs="Times New Roman"/>
          <w:spacing w:val="10"/>
          <w:sz w:val="24"/>
          <w:szCs w:val="24"/>
          <w:rPrChange w:id="2581" w:author="JY0225" w:date="2017-08-24T11:12:00Z">
            <w:rPr>
              <w:rStyle w:val="afff"/>
              <w:rFonts w:ascii="Times New Roman" w:hAnsi="Times New Roman" w:cs="Times New Roman"/>
              <w:spacing w:val="10"/>
              <w:sz w:val="24"/>
            </w:rPr>
          </w:rPrChange>
        </w:rPr>
        <w:footnoteReference w:id="6"/>
      </w:r>
      <w:r w:rsidR="00A16998" w:rsidRPr="006A6E37">
        <w:rPr>
          <w:rFonts w:asciiTheme="minorEastAsia" w:hAnsiTheme="minorEastAsia" w:cs="Times New Roman" w:hint="eastAsia"/>
          <w:spacing w:val="10"/>
          <w:sz w:val="24"/>
          <w:szCs w:val="24"/>
          <w:rPrChange w:id="2582" w:author="JY0225" w:date="2017-08-24T11:12:00Z">
            <w:rPr>
              <w:rFonts w:ascii="Times New Roman" w:hAnsi="Times New Roman" w:cs="Times New Roman" w:hint="eastAsia"/>
              <w:spacing w:val="10"/>
              <w:sz w:val="24"/>
            </w:rPr>
          </w:rPrChange>
        </w:rPr>
        <w:t>中的</w:t>
      </w:r>
      <w:r w:rsidR="000D0E1C" w:rsidRPr="006A6E37">
        <w:rPr>
          <w:rFonts w:asciiTheme="minorEastAsia" w:hAnsiTheme="minorEastAsia" w:cs="Times New Roman"/>
          <w:spacing w:val="10"/>
          <w:sz w:val="24"/>
          <w:szCs w:val="24"/>
          <w:rPrChange w:id="2583" w:author="JY0225" w:date="2017-08-24T11:12:00Z">
            <w:rPr>
              <w:rFonts w:ascii="Times New Roman" w:hAnsi="Times New Roman" w:cs="Times New Roman"/>
              <w:spacing w:val="10"/>
              <w:sz w:val="24"/>
            </w:rPr>
          </w:rPrChange>
        </w:rPr>
        <w:t>Range</w:t>
      </w:r>
      <w:r w:rsidR="000D0E1C" w:rsidRPr="006A6E37">
        <w:rPr>
          <w:rFonts w:asciiTheme="minorEastAsia" w:hAnsiTheme="minorEastAsia" w:cs="Times New Roman" w:hint="eastAsia"/>
          <w:spacing w:val="10"/>
          <w:sz w:val="24"/>
          <w:szCs w:val="24"/>
          <w:rPrChange w:id="2584" w:author="JY0225" w:date="2017-08-24T11:12:00Z">
            <w:rPr>
              <w:rFonts w:ascii="Times New Roman" w:hAnsi="Times New Roman" w:cs="Times New Roman" w:hint="eastAsia"/>
              <w:spacing w:val="10"/>
              <w:sz w:val="24"/>
            </w:rPr>
          </w:rPrChange>
        </w:rPr>
        <w:t>、</w:t>
      </w:r>
      <w:r w:rsidR="000D0E1C" w:rsidRPr="006A6E37">
        <w:rPr>
          <w:rFonts w:asciiTheme="minorEastAsia" w:hAnsiTheme="minorEastAsia" w:cs="Times New Roman"/>
          <w:spacing w:val="10"/>
          <w:sz w:val="24"/>
          <w:szCs w:val="24"/>
          <w:rPrChange w:id="2585" w:author="JY0225" w:date="2017-08-24T11:12:00Z">
            <w:rPr>
              <w:rFonts w:ascii="Times New Roman" w:hAnsi="Times New Roman" w:cs="Times New Roman"/>
              <w:spacing w:val="10"/>
              <w:sz w:val="24"/>
            </w:rPr>
          </w:rPrChange>
        </w:rPr>
        <w:t>Accept-Ranges</w:t>
      </w:r>
      <w:r w:rsidR="000D0E1C" w:rsidRPr="006A6E37">
        <w:rPr>
          <w:rFonts w:asciiTheme="minorEastAsia" w:hAnsiTheme="minorEastAsia" w:cs="Times New Roman" w:hint="eastAsia"/>
          <w:spacing w:val="10"/>
          <w:sz w:val="24"/>
          <w:szCs w:val="24"/>
          <w:rPrChange w:id="2586" w:author="JY0225" w:date="2017-08-24T11:12:00Z">
            <w:rPr>
              <w:rFonts w:ascii="Times New Roman" w:hAnsi="Times New Roman" w:cs="Times New Roman" w:hint="eastAsia"/>
              <w:spacing w:val="10"/>
              <w:sz w:val="24"/>
            </w:rPr>
          </w:rPrChange>
        </w:rPr>
        <w:t>以及</w:t>
      </w:r>
      <w:r w:rsidR="000D0E1C" w:rsidRPr="006A6E37">
        <w:rPr>
          <w:rFonts w:asciiTheme="minorEastAsia" w:hAnsiTheme="minorEastAsia" w:cs="Times New Roman"/>
          <w:spacing w:val="10"/>
          <w:sz w:val="24"/>
          <w:szCs w:val="24"/>
          <w:rPrChange w:id="2587" w:author="JY0225" w:date="2017-08-24T11:12:00Z">
            <w:rPr>
              <w:rFonts w:ascii="Times New Roman" w:hAnsi="Times New Roman" w:cs="Times New Roman"/>
              <w:spacing w:val="10"/>
              <w:sz w:val="24"/>
            </w:rPr>
          </w:rPrChange>
        </w:rPr>
        <w:t>Content-Ranges</w:t>
      </w:r>
      <w:r w:rsidR="00A16998" w:rsidRPr="006A6E37">
        <w:rPr>
          <w:rFonts w:asciiTheme="minorEastAsia" w:hAnsiTheme="minorEastAsia" w:cs="Times New Roman" w:hint="eastAsia"/>
          <w:spacing w:val="10"/>
          <w:sz w:val="24"/>
          <w:szCs w:val="24"/>
          <w:rPrChange w:id="2588" w:author="JY0225" w:date="2017-08-24T11:12:00Z">
            <w:rPr>
              <w:rFonts w:ascii="Times New Roman" w:hAnsi="Times New Roman" w:cs="Times New Roman" w:hint="eastAsia"/>
              <w:spacing w:val="10"/>
              <w:sz w:val="24"/>
            </w:rPr>
          </w:rPrChange>
        </w:rPr>
        <w:t>字段来和服务器端交互，就可以实现文件下载的断点续传</w:t>
      </w:r>
      <w:r w:rsidR="00165D12" w:rsidRPr="006A6E37">
        <w:rPr>
          <w:rFonts w:asciiTheme="minorEastAsia" w:hAnsiTheme="minorEastAsia" w:cs="Times New Roman" w:hint="eastAsia"/>
          <w:spacing w:val="10"/>
          <w:sz w:val="24"/>
          <w:szCs w:val="24"/>
          <w:rPrChange w:id="2589" w:author="JY0225" w:date="2017-08-24T11:12:00Z">
            <w:rPr>
              <w:rFonts w:ascii="Times New Roman" w:hAnsi="Times New Roman" w:cs="Times New Roman" w:hint="eastAsia"/>
              <w:spacing w:val="10"/>
              <w:sz w:val="24"/>
            </w:rPr>
          </w:rPrChange>
        </w:rPr>
        <w:t>。</w:t>
      </w:r>
    </w:p>
    <w:p w14:paraId="6A1042F9" w14:textId="77777777" w:rsidR="00BD7E86" w:rsidRPr="006A6E37" w:rsidRDefault="00BD7E86" w:rsidP="00B13B64">
      <w:pPr>
        <w:spacing w:line="400" w:lineRule="exact"/>
        <w:ind w:firstLine="420"/>
        <w:rPr>
          <w:rFonts w:asciiTheme="minorEastAsia" w:hAnsiTheme="minorEastAsia" w:cs="Times New Roman"/>
          <w:spacing w:val="10"/>
          <w:sz w:val="24"/>
          <w:szCs w:val="24"/>
          <w:rPrChange w:id="2590"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591" w:author="JY0225" w:date="2017-08-24T11:12:00Z">
            <w:rPr>
              <w:rFonts w:ascii="Times New Roman" w:hAnsi="Times New Roman" w:cs="Times New Roman"/>
              <w:spacing w:val="10"/>
              <w:sz w:val="24"/>
            </w:rPr>
          </w:rPrChange>
        </w:rPr>
        <w:t>Range</w:t>
      </w:r>
      <w:r w:rsidR="0006341B" w:rsidRPr="006A6E37">
        <w:rPr>
          <w:rFonts w:asciiTheme="minorEastAsia" w:hAnsiTheme="minorEastAsia" w:cs="Times New Roman" w:hint="eastAsia"/>
          <w:spacing w:val="10"/>
          <w:sz w:val="24"/>
          <w:szCs w:val="24"/>
          <w:rPrChange w:id="2592" w:author="JY0225" w:date="2017-08-24T11:12:00Z">
            <w:rPr>
              <w:rFonts w:ascii="Times New Roman" w:hAnsi="Times New Roman" w:cs="Times New Roman" w:hint="eastAsia"/>
              <w:spacing w:val="10"/>
              <w:sz w:val="24"/>
            </w:rPr>
          </w:rPrChange>
        </w:rPr>
        <w:t>字段用户客户端到服务器的请求报文中，通过该字段可以指定</w:t>
      </w:r>
      <w:r w:rsidR="00863814" w:rsidRPr="006A6E37">
        <w:rPr>
          <w:rFonts w:asciiTheme="minorEastAsia" w:hAnsiTheme="minorEastAsia" w:cs="Times New Roman" w:hint="eastAsia"/>
          <w:spacing w:val="10"/>
          <w:sz w:val="24"/>
          <w:szCs w:val="24"/>
          <w:rPrChange w:id="2593" w:author="JY0225" w:date="2017-08-24T11:12:00Z">
            <w:rPr>
              <w:rFonts w:ascii="Times New Roman" w:hAnsi="Times New Roman" w:cs="Times New Roman" w:hint="eastAsia"/>
              <w:spacing w:val="10"/>
              <w:sz w:val="24"/>
            </w:rPr>
          </w:rPrChange>
        </w:rPr>
        <w:t>传输</w:t>
      </w:r>
      <w:r w:rsidR="0006341B" w:rsidRPr="006A6E37">
        <w:rPr>
          <w:rFonts w:asciiTheme="minorEastAsia" w:hAnsiTheme="minorEastAsia" w:cs="Times New Roman" w:hint="eastAsia"/>
          <w:spacing w:val="10"/>
          <w:sz w:val="24"/>
          <w:szCs w:val="24"/>
          <w:rPrChange w:id="2594" w:author="JY0225" w:date="2017-08-24T11:12:00Z">
            <w:rPr>
              <w:rFonts w:ascii="Times New Roman" w:hAnsi="Times New Roman" w:cs="Times New Roman" w:hint="eastAsia"/>
              <w:spacing w:val="10"/>
              <w:sz w:val="24"/>
            </w:rPr>
          </w:rPrChange>
        </w:rPr>
        <w:t>文件的某一段，</w:t>
      </w:r>
      <w:r w:rsidR="003559FE" w:rsidRPr="006A6E37">
        <w:rPr>
          <w:rFonts w:asciiTheme="minorEastAsia" w:hAnsiTheme="minorEastAsia" w:cs="Times New Roman" w:hint="eastAsia"/>
          <w:spacing w:val="10"/>
          <w:sz w:val="24"/>
          <w:szCs w:val="24"/>
          <w:rPrChange w:id="2595" w:author="JY0225" w:date="2017-08-24T11:12:00Z">
            <w:rPr>
              <w:rFonts w:ascii="Times New Roman" w:hAnsi="Times New Roman" w:cs="Times New Roman" w:hint="eastAsia"/>
              <w:spacing w:val="10"/>
              <w:sz w:val="24"/>
            </w:rPr>
          </w:rPrChange>
        </w:rPr>
        <w:t>典型</w:t>
      </w:r>
      <w:r w:rsidR="0006341B" w:rsidRPr="006A6E37">
        <w:rPr>
          <w:rFonts w:asciiTheme="minorEastAsia" w:hAnsiTheme="minorEastAsia" w:cs="Times New Roman" w:hint="eastAsia"/>
          <w:spacing w:val="10"/>
          <w:sz w:val="24"/>
          <w:szCs w:val="24"/>
          <w:rPrChange w:id="2596" w:author="JY0225" w:date="2017-08-24T11:12:00Z">
            <w:rPr>
              <w:rFonts w:ascii="Times New Roman" w:hAnsi="Times New Roman" w:cs="Times New Roman" w:hint="eastAsia"/>
              <w:spacing w:val="10"/>
              <w:sz w:val="24"/>
            </w:rPr>
          </w:rPrChange>
        </w:rPr>
        <w:t>格式如下：</w:t>
      </w:r>
    </w:p>
    <w:p w14:paraId="0CE62DF7" w14:textId="77777777" w:rsidR="00E449B3" w:rsidRPr="006A6E37" w:rsidRDefault="004C0D6D" w:rsidP="00E449B3">
      <w:pPr>
        <w:spacing w:line="400" w:lineRule="exact"/>
        <w:ind w:firstLine="420"/>
        <w:rPr>
          <w:rFonts w:asciiTheme="minorEastAsia" w:hAnsiTheme="minorEastAsia" w:cs="Times New Roman"/>
          <w:spacing w:val="10"/>
          <w:sz w:val="24"/>
          <w:szCs w:val="24"/>
          <w:rPrChange w:id="2597"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598" w:author="JY0225" w:date="2017-08-24T11:12:00Z">
            <w:rPr>
              <w:rFonts w:ascii="Times New Roman" w:hAnsi="Times New Roman" w:cs="Times New Roman"/>
              <w:spacing w:val="10"/>
              <w:sz w:val="24"/>
            </w:rPr>
          </w:rPrChange>
        </w:rPr>
        <w:t xml:space="preserve">Range : </w:t>
      </w:r>
      <w:r w:rsidR="00E449B3" w:rsidRPr="006A6E37">
        <w:rPr>
          <w:rFonts w:asciiTheme="minorEastAsia" w:hAnsiTheme="minorEastAsia" w:cs="Times New Roman"/>
          <w:spacing w:val="10"/>
          <w:sz w:val="24"/>
          <w:szCs w:val="24"/>
          <w:rPrChange w:id="2599" w:author="JY0225" w:date="2017-08-24T11:12:00Z">
            <w:rPr>
              <w:rFonts w:ascii="Times New Roman" w:hAnsi="Times New Roman" w:cs="Times New Roman"/>
              <w:spacing w:val="10"/>
              <w:sz w:val="24"/>
            </w:rPr>
          </w:rPrChange>
        </w:rPr>
        <w:t>bytes=0-</w:t>
      </w:r>
      <w:r w:rsidR="0055578E" w:rsidRPr="006A6E37">
        <w:rPr>
          <w:rFonts w:asciiTheme="minorEastAsia" w:hAnsiTheme="minorEastAsia" w:cs="Times New Roman"/>
          <w:spacing w:val="10"/>
          <w:sz w:val="24"/>
          <w:szCs w:val="24"/>
          <w:rPrChange w:id="2600" w:author="JY0225" w:date="2017-08-24T11:12:00Z">
            <w:rPr>
              <w:rFonts w:ascii="Times New Roman" w:hAnsi="Times New Roman" w:cs="Times New Roman"/>
              <w:spacing w:val="10"/>
              <w:sz w:val="24"/>
            </w:rPr>
          </w:rPrChange>
        </w:rPr>
        <w:t>1024</w:t>
      </w:r>
      <w:r w:rsidR="00E449B3" w:rsidRPr="006A6E37">
        <w:rPr>
          <w:rFonts w:asciiTheme="minorEastAsia" w:hAnsiTheme="minorEastAsia" w:cs="Times New Roman"/>
          <w:spacing w:val="10"/>
          <w:sz w:val="24"/>
          <w:szCs w:val="24"/>
          <w:rPrChange w:id="2601" w:author="JY0225" w:date="2017-08-24T11:12:00Z">
            <w:rPr>
              <w:rFonts w:ascii="Times New Roman" w:hAnsi="Times New Roman" w:cs="Times New Roman"/>
              <w:spacing w:val="10"/>
              <w:sz w:val="24"/>
            </w:rPr>
          </w:rPrChange>
        </w:rPr>
        <w:t xml:space="preserve"> </w:t>
      </w:r>
      <w:r w:rsidR="008A2718" w:rsidRPr="006A6E37">
        <w:rPr>
          <w:rFonts w:asciiTheme="minorEastAsia" w:hAnsiTheme="minorEastAsia" w:cs="Times New Roman"/>
          <w:spacing w:val="10"/>
          <w:sz w:val="24"/>
          <w:szCs w:val="24"/>
          <w:rPrChange w:id="2602" w:author="JY0225" w:date="2017-08-24T11:12:00Z">
            <w:rPr>
              <w:rFonts w:ascii="Times New Roman" w:hAnsi="Times New Roman" w:cs="Times New Roman"/>
              <w:spacing w:val="10"/>
              <w:sz w:val="24"/>
            </w:rPr>
          </w:rPrChange>
        </w:rPr>
        <w:t>//</w:t>
      </w:r>
      <w:r w:rsidR="00E449B3" w:rsidRPr="006A6E37">
        <w:rPr>
          <w:rFonts w:asciiTheme="minorEastAsia" w:hAnsiTheme="minorEastAsia" w:cs="Times New Roman" w:hint="eastAsia"/>
          <w:spacing w:val="10"/>
          <w:sz w:val="24"/>
          <w:szCs w:val="24"/>
          <w:rPrChange w:id="2603" w:author="JY0225" w:date="2017-08-24T11:12:00Z">
            <w:rPr>
              <w:rFonts w:ascii="Times New Roman" w:hAnsi="Times New Roman" w:cs="Times New Roman" w:hint="eastAsia"/>
              <w:spacing w:val="10"/>
              <w:sz w:val="24"/>
            </w:rPr>
          </w:rPrChange>
        </w:rPr>
        <w:t>第</w:t>
      </w:r>
      <w:r w:rsidR="008A2718" w:rsidRPr="006A6E37">
        <w:rPr>
          <w:rFonts w:asciiTheme="minorEastAsia" w:hAnsiTheme="minorEastAsia" w:cs="Times New Roman"/>
          <w:spacing w:val="10"/>
          <w:sz w:val="24"/>
          <w:szCs w:val="24"/>
          <w:rPrChange w:id="2604" w:author="JY0225" w:date="2017-08-24T11:12:00Z">
            <w:rPr>
              <w:rFonts w:ascii="Times New Roman" w:hAnsi="Times New Roman" w:cs="Times New Roman"/>
              <w:spacing w:val="10"/>
              <w:sz w:val="24"/>
            </w:rPr>
          </w:rPrChange>
        </w:rPr>
        <w:t>0-1024</w:t>
      </w:r>
      <w:r w:rsidR="008A2718" w:rsidRPr="006A6E37">
        <w:rPr>
          <w:rFonts w:asciiTheme="minorEastAsia" w:hAnsiTheme="minorEastAsia" w:cs="Times New Roman" w:hint="eastAsia"/>
          <w:spacing w:val="10"/>
          <w:sz w:val="24"/>
          <w:szCs w:val="24"/>
          <w:rPrChange w:id="2605" w:author="JY0225" w:date="2017-08-24T11:12:00Z">
            <w:rPr>
              <w:rFonts w:ascii="Times New Roman" w:hAnsi="Times New Roman" w:cs="Times New Roman" w:hint="eastAsia"/>
              <w:spacing w:val="10"/>
              <w:sz w:val="24"/>
            </w:rPr>
          </w:rPrChange>
        </w:rPr>
        <w:t>个</w:t>
      </w:r>
      <w:r w:rsidR="00E449B3" w:rsidRPr="006A6E37">
        <w:rPr>
          <w:rFonts w:asciiTheme="minorEastAsia" w:hAnsiTheme="minorEastAsia" w:cs="Times New Roman" w:hint="eastAsia"/>
          <w:spacing w:val="10"/>
          <w:sz w:val="24"/>
          <w:szCs w:val="24"/>
          <w:rPrChange w:id="2606" w:author="JY0225" w:date="2017-08-24T11:12:00Z">
            <w:rPr>
              <w:rFonts w:ascii="Times New Roman" w:hAnsi="Times New Roman" w:cs="Times New Roman" w:hint="eastAsia"/>
              <w:spacing w:val="10"/>
              <w:sz w:val="24"/>
            </w:rPr>
          </w:rPrChange>
        </w:rPr>
        <w:t>字节范围的内容</w:t>
      </w:r>
    </w:p>
    <w:p w14:paraId="757E1898" w14:textId="77777777" w:rsidR="00E449B3" w:rsidRPr="006A6E37" w:rsidRDefault="003559FE" w:rsidP="00E449B3">
      <w:pPr>
        <w:spacing w:line="400" w:lineRule="exact"/>
        <w:ind w:firstLine="420"/>
        <w:rPr>
          <w:rFonts w:asciiTheme="minorEastAsia" w:hAnsiTheme="minorEastAsia" w:cs="Times New Roman"/>
          <w:spacing w:val="10"/>
          <w:sz w:val="24"/>
          <w:szCs w:val="24"/>
          <w:rPrChange w:id="2607"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608" w:author="JY0225" w:date="2017-08-24T11:12:00Z">
            <w:rPr>
              <w:rFonts w:ascii="Times New Roman" w:hAnsi="Times New Roman" w:cs="Times New Roman"/>
              <w:spacing w:val="10"/>
              <w:sz w:val="24"/>
            </w:rPr>
          </w:rPrChange>
        </w:rPr>
        <w:t>Accept-Ranges</w:t>
      </w:r>
      <w:r w:rsidRPr="006A6E37">
        <w:rPr>
          <w:rFonts w:asciiTheme="minorEastAsia" w:hAnsiTheme="minorEastAsia" w:cs="Times New Roman" w:hint="eastAsia"/>
          <w:spacing w:val="10"/>
          <w:sz w:val="24"/>
          <w:szCs w:val="24"/>
          <w:rPrChange w:id="2609" w:author="JY0225" w:date="2017-08-24T11:12:00Z">
            <w:rPr>
              <w:rFonts w:ascii="Times New Roman" w:hAnsi="Times New Roman" w:cs="Times New Roman" w:hint="eastAsia"/>
              <w:spacing w:val="10"/>
              <w:sz w:val="24"/>
            </w:rPr>
          </w:rPrChange>
        </w:rPr>
        <w:t>用于服务器端给客户端的应答，通过该字段可以获取服务器是否支持断点续传的信息，</w:t>
      </w:r>
      <w:r w:rsidR="00E449B3" w:rsidRPr="006A6E37">
        <w:rPr>
          <w:rFonts w:asciiTheme="minorEastAsia" w:hAnsiTheme="minorEastAsia" w:cs="Times New Roman" w:hint="eastAsia"/>
          <w:spacing w:val="10"/>
          <w:sz w:val="24"/>
          <w:szCs w:val="24"/>
          <w:rPrChange w:id="2610" w:author="JY0225" w:date="2017-08-24T11:12:00Z">
            <w:rPr>
              <w:rFonts w:ascii="Times New Roman" w:hAnsi="Times New Roman" w:cs="Times New Roman" w:hint="eastAsia"/>
              <w:spacing w:val="10"/>
              <w:sz w:val="24"/>
            </w:rPr>
          </w:rPrChange>
        </w:rPr>
        <w:t>典型格式如下：</w:t>
      </w:r>
    </w:p>
    <w:p w14:paraId="01828472" w14:textId="77777777" w:rsidR="00872E1E" w:rsidRPr="006A6E37" w:rsidRDefault="00872E1E" w:rsidP="00872E1E">
      <w:pPr>
        <w:spacing w:line="400" w:lineRule="exact"/>
        <w:ind w:firstLine="420"/>
        <w:rPr>
          <w:rFonts w:asciiTheme="minorEastAsia" w:hAnsiTheme="minorEastAsia" w:cs="Times New Roman"/>
          <w:spacing w:val="10"/>
          <w:sz w:val="24"/>
          <w:szCs w:val="24"/>
          <w:rPrChange w:id="2611"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612" w:author="JY0225" w:date="2017-08-24T11:12:00Z">
            <w:rPr>
              <w:rFonts w:ascii="Times New Roman" w:hAnsi="Times New Roman" w:cs="Times New Roman"/>
              <w:spacing w:val="10"/>
              <w:sz w:val="24"/>
            </w:rPr>
          </w:rPrChange>
        </w:rPr>
        <w:t xml:space="preserve">Accept-Ranges: bytes  </w:t>
      </w:r>
      <w:r w:rsidR="00BE698E" w:rsidRPr="006A6E37">
        <w:rPr>
          <w:rFonts w:asciiTheme="minorEastAsia" w:hAnsiTheme="minorEastAsia" w:cs="Times New Roman"/>
          <w:spacing w:val="10"/>
          <w:sz w:val="24"/>
          <w:szCs w:val="24"/>
          <w:rPrChange w:id="2613" w:author="JY0225" w:date="2017-08-24T11:12:00Z">
            <w:rPr>
              <w:rFonts w:ascii="Times New Roman" w:hAnsi="Times New Roman" w:cs="Times New Roman"/>
              <w:spacing w:val="10"/>
              <w:sz w:val="24"/>
            </w:rPr>
          </w:rPrChange>
        </w:rPr>
        <w:t>//</w:t>
      </w:r>
      <w:r w:rsidRPr="006A6E37">
        <w:rPr>
          <w:rFonts w:asciiTheme="minorEastAsia" w:hAnsiTheme="minorEastAsia" w:cs="Times New Roman" w:hint="eastAsia"/>
          <w:spacing w:val="10"/>
          <w:sz w:val="24"/>
          <w:szCs w:val="24"/>
          <w:rPrChange w:id="2614" w:author="JY0225" w:date="2017-08-24T11:12:00Z">
            <w:rPr>
              <w:rFonts w:ascii="Times New Roman" w:hAnsi="Times New Roman" w:cs="Times New Roman" w:hint="eastAsia"/>
              <w:spacing w:val="10"/>
              <w:sz w:val="24"/>
            </w:rPr>
          </w:rPrChange>
        </w:rPr>
        <w:t>支持以</w:t>
      </w:r>
      <w:r w:rsidRPr="006A6E37">
        <w:rPr>
          <w:rFonts w:asciiTheme="minorEastAsia" w:hAnsiTheme="minorEastAsia" w:cs="Times New Roman"/>
          <w:spacing w:val="10"/>
          <w:sz w:val="24"/>
          <w:szCs w:val="24"/>
          <w:rPrChange w:id="2615" w:author="JY0225" w:date="2017-08-24T11:12:00Z">
            <w:rPr>
              <w:rFonts w:ascii="Times New Roman" w:hAnsi="Times New Roman" w:cs="Times New Roman"/>
              <w:spacing w:val="10"/>
              <w:sz w:val="24"/>
            </w:rPr>
          </w:rPrChange>
        </w:rPr>
        <w:t>bytes</w:t>
      </w:r>
      <w:r w:rsidRPr="006A6E37">
        <w:rPr>
          <w:rFonts w:asciiTheme="minorEastAsia" w:hAnsiTheme="minorEastAsia" w:cs="Times New Roman" w:hint="eastAsia"/>
          <w:spacing w:val="10"/>
          <w:sz w:val="24"/>
          <w:szCs w:val="24"/>
          <w:rPrChange w:id="2616" w:author="JY0225" w:date="2017-08-24T11:12:00Z">
            <w:rPr>
              <w:rFonts w:ascii="Times New Roman" w:hAnsi="Times New Roman" w:cs="Times New Roman" w:hint="eastAsia"/>
              <w:spacing w:val="10"/>
              <w:sz w:val="24"/>
            </w:rPr>
          </w:rPrChange>
        </w:rPr>
        <w:t>为单位进行传输。</w:t>
      </w:r>
    </w:p>
    <w:p w14:paraId="071FBB65" w14:textId="77777777" w:rsidR="00A272C8" w:rsidRPr="006A6E37" w:rsidRDefault="00872E1E" w:rsidP="00A272C8">
      <w:pPr>
        <w:spacing w:line="400" w:lineRule="exact"/>
        <w:ind w:firstLine="420"/>
        <w:rPr>
          <w:rFonts w:asciiTheme="minorEastAsia" w:hAnsiTheme="minorEastAsia" w:cs="Times New Roman"/>
          <w:spacing w:val="10"/>
          <w:sz w:val="24"/>
          <w:szCs w:val="24"/>
          <w:rPrChange w:id="2617"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618" w:author="JY0225" w:date="2017-08-24T11:12:00Z">
            <w:rPr>
              <w:rFonts w:ascii="Times New Roman" w:hAnsi="Times New Roman" w:cs="Times New Roman"/>
              <w:spacing w:val="10"/>
              <w:sz w:val="24"/>
            </w:rPr>
          </w:rPrChange>
        </w:rPr>
        <w:t xml:space="preserve">Accept-Ranges: none  </w:t>
      </w:r>
      <w:r w:rsidR="00BE698E" w:rsidRPr="006A6E37">
        <w:rPr>
          <w:rFonts w:asciiTheme="minorEastAsia" w:hAnsiTheme="minorEastAsia" w:cs="Times New Roman"/>
          <w:spacing w:val="10"/>
          <w:sz w:val="24"/>
          <w:szCs w:val="24"/>
          <w:rPrChange w:id="2619" w:author="JY0225" w:date="2017-08-24T11:12:00Z">
            <w:rPr>
              <w:rFonts w:ascii="Times New Roman" w:hAnsi="Times New Roman" w:cs="Times New Roman"/>
              <w:spacing w:val="10"/>
              <w:sz w:val="24"/>
            </w:rPr>
          </w:rPrChange>
        </w:rPr>
        <w:t>//</w:t>
      </w:r>
      <w:r w:rsidRPr="006A6E37">
        <w:rPr>
          <w:rFonts w:asciiTheme="minorEastAsia" w:hAnsiTheme="minorEastAsia" w:cs="Times New Roman" w:hint="eastAsia"/>
          <w:spacing w:val="10"/>
          <w:sz w:val="24"/>
          <w:szCs w:val="24"/>
          <w:rPrChange w:id="2620" w:author="JY0225" w:date="2017-08-24T11:12:00Z">
            <w:rPr>
              <w:rFonts w:ascii="Times New Roman" w:hAnsi="Times New Roman" w:cs="Times New Roman" w:hint="eastAsia"/>
              <w:spacing w:val="10"/>
              <w:sz w:val="24"/>
            </w:rPr>
          </w:rPrChange>
        </w:rPr>
        <w:t>不支持</w:t>
      </w:r>
      <w:r w:rsidR="00A272C8" w:rsidRPr="006A6E37">
        <w:rPr>
          <w:rFonts w:asciiTheme="minorEastAsia" w:hAnsiTheme="minorEastAsia" w:cs="Times New Roman" w:hint="eastAsia"/>
          <w:spacing w:val="10"/>
          <w:sz w:val="24"/>
          <w:szCs w:val="24"/>
          <w:rPrChange w:id="2621" w:author="JY0225" w:date="2017-08-24T11:12:00Z">
            <w:rPr>
              <w:rFonts w:ascii="Times New Roman" w:hAnsi="Times New Roman" w:cs="Times New Roman" w:hint="eastAsia"/>
              <w:spacing w:val="10"/>
              <w:sz w:val="24"/>
            </w:rPr>
          </w:rPrChange>
        </w:rPr>
        <w:t>以</w:t>
      </w:r>
      <w:r w:rsidR="00A272C8" w:rsidRPr="006A6E37">
        <w:rPr>
          <w:rFonts w:asciiTheme="minorEastAsia" w:hAnsiTheme="minorEastAsia" w:cs="Times New Roman"/>
          <w:spacing w:val="10"/>
          <w:sz w:val="24"/>
          <w:szCs w:val="24"/>
          <w:rPrChange w:id="2622" w:author="JY0225" w:date="2017-08-24T11:12:00Z">
            <w:rPr>
              <w:rFonts w:ascii="Times New Roman" w:hAnsi="Times New Roman" w:cs="Times New Roman"/>
              <w:spacing w:val="10"/>
              <w:sz w:val="24"/>
            </w:rPr>
          </w:rPrChange>
        </w:rPr>
        <w:t>bytes</w:t>
      </w:r>
      <w:r w:rsidR="00A272C8" w:rsidRPr="006A6E37">
        <w:rPr>
          <w:rFonts w:asciiTheme="minorEastAsia" w:hAnsiTheme="minorEastAsia" w:cs="Times New Roman" w:hint="eastAsia"/>
          <w:spacing w:val="10"/>
          <w:sz w:val="24"/>
          <w:szCs w:val="24"/>
          <w:rPrChange w:id="2623" w:author="JY0225" w:date="2017-08-24T11:12:00Z">
            <w:rPr>
              <w:rFonts w:ascii="Times New Roman" w:hAnsi="Times New Roman" w:cs="Times New Roman" w:hint="eastAsia"/>
              <w:spacing w:val="10"/>
              <w:sz w:val="24"/>
            </w:rPr>
          </w:rPrChange>
        </w:rPr>
        <w:t>为单位进行传输。</w:t>
      </w:r>
    </w:p>
    <w:p w14:paraId="6764CB16" w14:textId="77777777" w:rsidR="00292827" w:rsidRPr="006A6E37" w:rsidRDefault="00AE7D29" w:rsidP="00872E1E">
      <w:pPr>
        <w:spacing w:line="400" w:lineRule="exact"/>
        <w:ind w:firstLine="420"/>
        <w:rPr>
          <w:rFonts w:asciiTheme="minorEastAsia" w:hAnsiTheme="minorEastAsia" w:cs="Times New Roman"/>
          <w:spacing w:val="10"/>
          <w:sz w:val="24"/>
          <w:szCs w:val="24"/>
          <w:rPrChange w:id="2624"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625" w:author="JY0225" w:date="2017-08-24T11:12:00Z">
            <w:rPr>
              <w:rFonts w:ascii="Times New Roman" w:hAnsi="Times New Roman" w:cs="Times New Roman"/>
              <w:spacing w:val="10"/>
              <w:sz w:val="24"/>
            </w:rPr>
          </w:rPrChange>
        </w:rPr>
        <w:t>Content-Ranges</w:t>
      </w:r>
      <w:r w:rsidRPr="006A6E37">
        <w:rPr>
          <w:rFonts w:asciiTheme="minorEastAsia" w:hAnsiTheme="minorEastAsia" w:cs="Times New Roman" w:hint="eastAsia"/>
          <w:spacing w:val="10"/>
          <w:sz w:val="24"/>
          <w:szCs w:val="24"/>
          <w:rPrChange w:id="2626" w:author="JY0225" w:date="2017-08-24T11:12:00Z">
            <w:rPr>
              <w:rFonts w:ascii="Times New Roman" w:hAnsi="Times New Roman" w:cs="Times New Roman" w:hint="eastAsia"/>
              <w:spacing w:val="10"/>
              <w:sz w:val="24"/>
            </w:rPr>
          </w:rPrChange>
        </w:rPr>
        <w:t>用于服务器到客户端的应答，通过该字段可以获取传输的资源文件的具体范围以及资源的总大小，典型格式如下：</w:t>
      </w:r>
    </w:p>
    <w:p w14:paraId="20CFF594" w14:textId="77777777" w:rsidR="00286D56" w:rsidRPr="006A6E37" w:rsidRDefault="00C80625" w:rsidP="00BF3E97">
      <w:pPr>
        <w:spacing w:line="400" w:lineRule="exact"/>
        <w:ind w:firstLine="420"/>
        <w:rPr>
          <w:rFonts w:asciiTheme="minorEastAsia" w:hAnsiTheme="minorEastAsia" w:cs="Times New Roman"/>
          <w:spacing w:val="10"/>
          <w:sz w:val="24"/>
          <w:szCs w:val="24"/>
          <w:rPrChange w:id="2627"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628" w:author="JY0225" w:date="2017-08-24T11:12:00Z">
            <w:rPr>
              <w:rFonts w:ascii="Times New Roman" w:hAnsi="Times New Roman" w:cs="Times New Roman"/>
              <w:spacing w:val="10"/>
              <w:sz w:val="24"/>
            </w:rPr>
          </w:rPrChange>
        </w:rPr>
        <w:t>Content-Ranges: bytes 0-1024/</w:t>
      </w:r>
      <w:r w:rsidR="00474A8E" w:rsidRPr="006A6E37">
        <w:rPr>
          <w:rFonts w:asciiTheme="minorEastAsia" w:hAnsiTheme="minorEastAsia" w:cs="Times New Roman"/>
          <w:spacing w:val="10"/>
          <w:sz w:val="24"/>
          <w:szCs w:val="24"/>
          <w:rPrChange w:id="2629" w:author="JY0225" w:date="2017-08-24T11:12:00Z">
            <w:rPr>
              <w:rFonts w:ascii="Times New Roman" w:hAnsi="Times New Roman" w:cs="Times New Roman"/>
              <w:spacing w:val="10"/>
              <w:sz w:val="24"/>
            </w:rPr>
          </w:rPrChange>
        </w:rPr>
        <w:t>56</w:t>
      </w:r>
      <w:r w:rsidR="00543322" w:rsidRPr="006A6E37">
        <w:rPr>
          <w:rFonts w:asciiTheme="minorEastAsia" w:hAnsiTheme="minorEastAsia" w:cs="Times New Roman"/>
          <w:spacing w:val="10"/>
          <w:sz w:val="24"/>
          <w:szCs w:val="24"/>
          <w:rPrChange w:id="2630" w:author="JY0225" w:date="2017-08-24T11:12:00Z">
            <w:rPr>
              <w:rFonts w:ascii="Times New Roman" w:hAnsi="Times New Roman" w:cs="Times New Roman"/>
              <w:spacing w:val="10"/>
              <w:sz w:val="24"/>
            </w:rPr>
          </w:rPrChange>
        </w:rPr>
        <w:t>45</w:t>
      </w:r>
      <w:r w:rsidR="00551521" w:rsidRPr="006A6E37">
        <w:rPr>
          <w:rFonts w:asciiTheme="minorEastAsia" w:hAnsiTheme="minorEastAsia" w:cs="Times New Roman"/>
          <w:spacing w:val="10"/>
          <w:sz w:val="24"/>
          <w:szCs w:val="24"/>
          <w:rPrChange w:id="2631" w:author="JY0225" w:date="2017-08-24T11:12:00Z">
            <w:rPr>
              <w:rFonts w:ascii="Times New Roman" w:hAnsi="Times New Roman" w:cs="Times New Roman"/>
              <w:spacing w:val="10"/>
              <w:sz w:val="24"/>
            </w:rPr>
          </w:rPrChange>
        </w:rPr>
        <w:t xml:space="preserve"> //</w:t>
      </w:r>
      <w:r w:rsidR="00551521" w:rsidRPr="006A6E37">
        <w:rPr>
          <w:rFonts w:asciiTheme="minorEastAsia" w:hAnsiTheme="minorEastAsia" w:cs="Times New Roman" w:hint="eastAsia"/>
          <w:spacing w:val="10"/>
          <w:sz w:val="24"/>
          <w:szCs w:val="24"/>
          <w:rPrChange w:id="2632" w:author="JY0225" w:date="2017-08-24T11:12:00Z">
            <w:rPr>
              <w:rFonts w:ascii="Times New Roman" w:hAnsi="Times New Roman" w:cs="Times New Roman" w:hint="eastAsia"/>
              <w:spacing w:val="10"/>
              <w:sz w:val="24"/>
            </w:rPr>
          </w:rPrChange>
        </w:rPr>
        <w:t>大小为</w:t>
      </w:r>
      <w:r w:rsidR="001A1C35" w:rsidRPr="006A6E37">
        <w:rPr>
          <w:rFonts w:asciiTheme="minorEastAsia" w:hAnsiTheme="minorEastAsia" w:cs="Times New Roman"/>
          <w:spacing w:val="10"/>
          <w:sz w:val="24"/>
          <w:szCs w:val="24"/>
          <w:rPrChange w:id="2633" w:author="JY0225" w:date="2017-08-24T11:12:00Z">
            <w:rPr>
              <w:rFonts w:ascii="Times New Roman" w:hAnsi="Times New Roman" w:cs="Times New Roman"/>
              <w:spacing w:val="10"/>
              <w:sz w:val="24"/>
            </w:rPr>
          </w:rPrChange>
        </w:rPr>
        <w:t>5645</w:t>
      </w:r>
      <w:r w:rsidR="00551521" w:rsidRPr="006A6E37">
        <w:rPr>
          <w:rFonts w:asciiTheme="minorEastAsia" w:hAnsiTheme="minorEastAsia" w:cs="Times New Roman" w:hint="eastAsia"/>
          <w:spacing w:val="10"/>
          <w:sz w:val="24"/>
          <w:szCs w:val="24"/>
          <w:rPrChange w:id="2634" w:author="JY0225" w:date="2017-08-24T11:12:00Z">
            <w:rPr>
              <w:rFonts w:ascii="Times New Roman" w:hAnsi="Times New Roman" w:cs="Times New Roman" w:hint="eastAsia"/>
              <w:spacing w:val="10"/>
              <w:sz w:val="24"/>
            </w:rPr>
          </w:rPrChange>
        </w:rPr>
        <w:t>字节的前</w:t>
      </w:r>
      <w:r w:rsidR="00551521" w:rsidRPr="006A6E37">
        <w:rPr>
          <w:rFonts w:asciiTheme="minorEastAsia" w:hAnsiTheme="minorEastAsia" w:cs="Times New Roman"/>
          <w:spacing w:val="10"/>
          <w:sz w:val="24"/>
          <w:szCs w:val="24"/>
          <w:rPrChange w:id="2635" w:author="JY0225" w:date="2017-08-24T11:12:00Z">
            <w:rPr>
              <w:rFonts w:ascii="Times New Roman" w:hAnsi="Times New Roman" w:cs="Times New Roman"/>
              <w:spacing w:val="10"/>
              <w:sz w:val="24"/>
            </w:rPr>
          </w:rPrChange>
        </w:rPr>
        <w:t>1024</w:t>
      </w:r>
      <w:r w:rsidR="00551521" w:rsidRPr="006A6E37">
        <w:rPr>
          <w:rFonts w:asciiTheme="minorEastAsia" w:hAnsiTheme="minorEastAsia" w:cs="Times New Roman" w:hint="eastAsia"/>
          <w:spacing w:val="10"/>
          <w:sz w:val="24"/>
          <w:szCs w:val="24"/>
          <w:rPrChange w:id="2636" w:author="JY0225" w:date="2017-08-24T11:12:00Z">
            <w:rPr>
              <w:rFonts w:ascii="Times New Roman" w:hAnsi="Times New Roman" w:cs="Times New Roman" w:hint="eastAsia"/>
              <w:spacing w:val="10"/>
              <w:sz w:val="24"/>
            </w:rPr>
          </w:rPrChange>
        </w:rPr>
        <w:t>字节</w:t>
      </w:r>
      <w:r w:rsidR="0036382C" w:rsidRPr="006A6E37">
        <w:rPr>
          <w:rFonts w:asciiTheme="minorEastAsia" w:hAnsiTheme="minorEastAsia" w:cs="Times New Roman" w:hint="eastAsia"/>
          <w:spacing w:val="10"/>
          <w:sz w:val="24"/>
          <w:szCs w:val="24"/>
          <w:rPrChange w:id="2637" w:author="JY0225" w:date="2017-08-24T11:12:00Z">
            <w:rPr>
              <w:rFonts w:ascii="Times New Roman" w:hAnsi="Times New Roman" w:cs="Times New Roman" w:hint="eastAsia"/>
              <w:spacing w:val="10"/>
              <w:sz w:val="24"/>
            </w:rPr>
          </w:rPrChange>
        </w:rPr>
        <w:t>。</w:t>
      </w:r>
    </w:p>
    <w:p w14:paraId="650D042F" w14:textId="77777777" w:rsidR="0066788E" w:rsidRPr="006A6E37" w:rsidRDefault="006C58B6" w:rsidP="00BF3E97">
      <w:pPr>
        <w:spacing w:line="400" w:lineRule="exact"/>
        <w:ind w:firstLine="420"/>
        <w:rPr>
          <w:rFonts w:asciiTheme="minorEastAsia" w:hAnsiTheme="minorEastAsia" w:cs="Times New Roman"/>
          <w:spacing w:val="10"/>
          <w:sz w:val="24"/>
          <w:szCs w:val="24"/>
          <w:rPrChange w:id="2638"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639" w:author="JY0225" w:date="2017-08-24T11:12:00Z">
            <w:rPr>
              <w:rFonts w:ascii="Times New Roman" w:hAnsi="Times New Roman" w:cs="Times New Roman" w:hint="eastAsia"/>
              <w:spacing w:val="10"/>
              <w:sz w:val="24"/>
            </w:rPr>
          </w:rPrChange>
        </w:rPr>
        <w:t>请求报文如</w:t>
      </w:r>
      <w:r w:rsidR="009C6CB3" w:rsidRPr="006A6E37">
        <w:rPr>
          <w:rFonts w:asciiTheme="minorEastAsia" w:hAnsiTheme="minorEastAsia" w:cs="Times New Roman" w:hint="eastAsia"/>
          <w:spacing w:val="10"/>
          <w:sz w:val="24"/>
          <w:szCs w:val="24"/>
          <w:rPrChange w:id="2640" w:author="JY0225" w:date="2017-08-24T11:12:00Z">
            <w:rPr>
              <w:rFonts w:ascii="Times New Roman" w:hAnsi="Times New Roman" w:cs="Times New Roman" w:hint="eastAsia"/>
              <w:spacing w:val="10"/>
              <w:sz w:val="24"/>
            </w:rPr>
          </w:rPrChange>
        </w:rPr>
        <w:t>下</w:t>
      </w:r>
      <w:r w:rsidR="0066788E" w:rsidRPr="006A6E37">
        <w:rPr>
          <w:rFonts w:asciiTheme="minorEastAsia" w:hAnsiTheme="minorEastAsia" w:cs="Times New Roman" w:hint="eastAsia"/>
          <w:spacing w:val="10"/>
          <w:sz w:val="24"/>
          <w:szCs w:val="24"/>
          <w:rPrChange w:id="2641" w:author="JY0225" w:date="2017-08-24T11:12:00Z">
            <w:rPr>
              <w:rFonts w:ascii="Times New Roman" w:hAnsi="Times New Roman" w:cs="Times New Roman" w:hint="eastAsia"/>
              <w:spacing w:val="10"/>
              <w:sz w:val="24"/>
            </w:rPr>
          </w:rPrChange>
        </w:rPr>
        <w:t>所示：</w:t>
      </w:r>
    </w:p>
    <w:tbl>
      <w:tblPr>
        <w:tblStyle w:val="aa"/>
        <w:tblW w:w="0" w:type="auto"/>
        <w:tblInd w:w="445" w:type="dxa"/>
        <w:tblLook w:val="04A0" w:firstRow="1" w:lastRow="0" w:firstColumn="1" w:lastColumn="0" w:noHBand="0" w:noVBand="1"/>
      </w:tblPr>
      <w:tblGrid>
        <w:gridCol w:w="7851"/>
      </w:tblGrid>
      <w:tr w:rsidR="0066788E" w:rsidRPr="006A6E37" w14:paraId="01875506" w14:textId="77777777" w:rsidTr="00B978E6">
        <w:tc>
          <w:tcPr>
            <w:tcW w:w="7851" w:type="dxa"/>
          </w:tcPr>
          <w:p w14:paraId="3F665B9C" w14:textId="77777777" w:rsidR="0066788E" w:rsidRPr="006A6E37" w:rsidRDefault="0066788E" w:rsidP="00EA238B">
            <w:pPr>
              <w:pStyle w:val="a6"/>
              <w:spacing w:line="400" w:lineRule="exact"/>
              <w:jc w:val="both"/>
              <w:rPr>
                <w:rFonts w:asciiTheme="minorEastAsia" w:eastAsiaTheme="minorEastAsia" w:hAnsiTheme="minorEastAsia"/>
                <w:szCs w:val="24"/>
                <w:rPrChange w:id="2642" w:author="JY0225" w:date="2017-08-24T11:12:00Z">
                  <w:rPr>
                    <w:rFonts w:eastAsiaTheme="minorEastAsia"/>
                  </w:rPr>
                </w:rPrChange>
              </w:rPr>
            </w:pPr>
            <w:r w:rsidRPr="006A6E37">
              <w:rPr>
                <w:rFonts w:asciiTheme="minorEastAsia" w:eastAsiaTheme="minorEastAsia" w:hAnsiTheme="minorEastAsia"/>
                <w:szCs w:val="24"/>
                <w:rPrChange w:id="2643" w:author="JY0225" w:date="2017-08-24T11:12:00Z">
                  <w:rPr>
                    <w:rFonts w:eastAsiaTheme="minorEastAsia"/>
                  </w:rPr>
                </w:rPrChange>
              </w:rPr>
              <w:t>GET /test.docx HTTP/1.1</w:t>
            </w:r>
          </w:p>
          <w:p w14:paraId="54D55606" w14:textId="77777777" w:rsidR="0066788E" w:rsidRPr="006A6E37" w:rsidRDefault="0066788E" w:rsidP="00EA238B">
            <w:pPr>
              <w:pStyle w:val="a6"/>
              <w:spacing w:line="400" w:lineRule="exact"/>
              <w:jc w:val="both"/>
              <w:rPr>
                <w:rFonts w:asciiTheme="minorEastAsia" w:eastAsiaTheme="minorEastAsia" w:hAnsiTheme="minorEastAsia"/>
                <w:szCs w:val="24"/>
                <w:rPrChange w:id="2644" w:author="JY0225" w:date="2017-08-24T11:12:00Z">
                  <w:rPr>
                    <w:rFonts w:eastAsiaTheme="minorEastAsia"/>
                  </w:rPr>
                </w:rPrChange>
              </w:rPr>
            </w:pPr>
            <w:r w:rsidRPr="006A6E37">
              <w:rPr>
                <w:rFonts w:asciiTheme="minorEastAsia" w:eastAsiaTheme="minorEastAsia" w:hAnsiTheme="minorEastAsia"/>
                <w:szCs w:val="24"/>
                <w:rPrChange w:id="2645" w:author="JY0225" w:date="2017-08-24T11:12:00Z">
                  <w:rPr>
                    <w:rFonts w:eastAsiaTheme="minorEastAsia"/>
                  </w:rPr>
                </w:rPrChange>
              </w:rPr>
              <w:t>Connection: close</w:t>
            </w:r>
          </w:p>
          <w:p w14:paraId="175202AB" w14:textId="77777777" w:rsidR="0066788E" w:rsidRPr="006A6E37" w:rsidRDefault="0066788E" w:rsidP="00EA238B">
            <w:pPr>
              <w:pStyle w:val="a6"/>
              <w:spacing w:line="400" w:lineRule="exact"/>
              <w:jc w:val="both"/>
              <w:rPr>
                <w:rFonts w:asciiTheme="minorEastAsia" w:eastAsiaTheme="minorEastAsia" w:hAnsiTheme="minorEastAsia"/>
                <w:szCs w:val="24"/>
                <w:rPrChange w:id="2646" w:author="JY0225" w:date="2017-08-24T11:12:00Z">
                  <w:rPr>
                    <w:rFonts w:eastAsiaTheme="minorEastAsia"/>
                  </w:rPr>
                </w:rPrChange>
              </w:rPr>
            </w:pPr>
            <w:r w:rsidRPr="006A6E37">
              <w:rPr>
                <w:rFonts w:asciiTheme="minorEastAsia" w:eastAsiaTheme="minorEastAsia" w:hAnsiTheme="minorEastAsia"/>
                <w:szCs w:val="24"/>
                <w:rPrChange w:id="2647" w:author="JY0225" w:date="2017-08-24T11:12:00Z">
                  <w:rPr>
                    <w:rFonts w:eastAsiaTheme="minorEastAsia"/>
                  </w:rPr>
                </w:rPrChange>
              </w:rPr>
              <w:t>Host: 10.131.1.63</w:t>
            </w:r>
          </w:p>
          <w:p w14:paraId="403D0F78" w14:textId="77777777" w:rsidR="0036469B" w:rsidRPr="006A6E37" w:rsidRDefault="0036469B" w:rsidP="00EA238B">
            <w:pPr>
              <w:pStyle w:val="a6"/>
              <w:spacing w:line="400" w:lineRule="exact"/>
              <w:jc w:val="both"/>
              <w:rPr>
                <w:rFonts w:asciiTheme="minorEastAsia" w:eastAsiaTheme="minorEastAsia" w:hAnsiTheme="minorEastAsia"/>
                <w:szCs w:val="24"/>
                <w:rPrChange w:id="2648" w:author="JY0225" w:date="2017-08-24T11:12:00Z">
                  <w:rPr>
                    <w:rFonts w:eastAsiaTheme="minorEastAsia"/>
                  </w:rPr>
                </w:rPrChange>
              </w:rPr>
            </w:pPr>
            <w:r w:rsidRPr="006A6E37">
              <w:rPr>
                <w:rFonts w:asciiTheme="minorEastAsia" w:eastAsiaTheme="minorEastAsia" w:hAnsiTheme="minorEastAsia"/>
                <w:szCs w:val="24"/>
                <w:rPrChange w:id="2649" w:author="JY0225" w:date="2017-08-24T11:12:00Z">
                  <w:rPr>
                    <w:rFonts w:eastAsiaTheme="minorEastAsia"/>
                  </w:rPr>
                </w:rPrChange>
              </w:rPr>
              <w:t>Range: bytes=0-1024</w:t>
            </w:r>
          </w:p>
        </w:tc>
      </w:tr>
    </w:tbl>
    <w:p w14:paraId="3FD58645" w14:textId="77777777" w:rsidR="00B978E6" w:rsidRPr="006A6E37" w:rsidRDefault="009357DE" w:rsidP="00B978E6">
      <w:pPr>
        <w:spacing w:line="400" w:lineRule="exact"/>
        <w:ind w:firstLine="420"/>
        <w:rPr>
          <w:rFonts w:asciiTheme="minorEastAsia" w:hAnsiTheme="minorEastAsia" w:cs="Times New Roman"/>
          <w:spacing w:val="10"/>
          <w:sz w:val="24"/>
          <w:szCs w:val="24"/>
          <w:rPrChange w:id="2650"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651" w:author="JY0225" w:date="2017-08-24T11:12:00Z">
            <w:rPr>
              <w:rFonts w:ascii="Times New Roman" w:hAnsi="Times New Roman" w:cs="Times New Roman" w:hint="eastAsia"/>
              <w:spacing w:val="10"/>
              <w:sz w:val="24"/>
            </w:rPr>
          </w:rPrChange>
        </w:rPr>
        <w:lastRenderedPageBreak/>
        <w:t>响应</w:t>
      </w:r>
      <w:r w:rsidR="00280FF4" w:rsidRPr="006A6E37">
        <w:rPr>
          <w:rFonts w:asciiTheme="minorEastAsia" w:hAnsiTheme="minorEastAsia" w:cs="Times New Roman" w:hint="eastAsia"/>
          <w:spacing w:val="10"/>
          <w:sz w:val="24"/>
          <w:szCs w:val="24"/>
          <w:rPrChange w:id="2652" w:author="JY0225" w:date="2017-08-24T11:12:00Z">
            <w:rPr>
              <w:rFonts w:ascii="Times New Roman" w:hAnsi="Times New Roman" w:cs="Times New Roman" w:hint="eastAsia"/>
              <w:spacing w:val="10"/>
              <w:sz w:val="24"/>
            </w:rPr>
          </w:rPrChange>
        </w:rPr>
        <w:t>报文如</w:t>
      </w:r>
      <w:r w:rsidR="009C6CB3" w:rsidRPr="006A6E37">
        <w:rPr>
          <w:rFonts w:asciiTheme="minorEastAsia" w:hAnsiTheme="minorEastAsia" w:cs="Times New Roman" w:hint="eastAsia"/>
          <w:spacing w:val="10"/>
          <w:sz w:val="24"/>
          <w:szCs w:val="24"/>
          <w:rPrChange w:id="2653" w:author="JY0225" w:date="2017-08-24T11:12:00Z">
            <w:rPr>
              <w:rFonts w:ascii="Times New Roman" w:hAnsi="Times New Roman" w:cs="Times New Roman" w:hint="eastAsia"/>
              <w:spacing w:val="10"/>
              <w:sz w:val="24"/>
            </w:rPr>
          </w:rPrChange>
        </w:rPr>
        <w:t>下</w:t>
      </w:r>
      <w:r w:rsidR="00B978E6" w:rsidRPr="006A6E37">
        <w:rPr>
          <w:rFonts w:asciiTheme="minorEastAsia" w:hAnsiTheme="minorEastAsia" w:cs="Times New Roman" w:hint="eastAsia"/>
          <w:spacing w:val="10"/>
          <w:sz w:val="24"/>
          <w:szCs w:val="24"/>
          <w:rPrChange w:id="2654" w:author="JY0225" w:date="2017-08-24T11:12:00Z">
            <w:rPr>
              <w:rFonts w:ascii="Times New Roman" w:hAnsi="Times New Roman" w:cs="Times New Roman" w:hint="eastAsia"/>
              <w:spacing w:val="10"/>
              <w:sz w:val="24"/>
            </w:rPr>
          </w:rPrChange>
        </w:rPr>
        <w:t>所示：</w:t>
      </w:r>
    </w:p>
    <w:tbl>
      <w:tblPr>
        <w:tblStyle w:val="aa"/>
        <w:tblW w:w="0" w:type="auto"/>
        <w:tblInd w:w="445" w:type="dxa"/>
        <w:tblLook w:val="04A0" w:firstRow="1" w:lastRow="0" w:firstColumn="1" w:lastColumn="0" w:noHBand="0" w:noVBand="1"/>
      </w:tblPr>
      <w:tblGrid>
        <w:gridCol w:w="7851"/>
      </w:tblGrid>
      <w:tr w:rsidR="00B978E6" w:rsidRPr="006A6E37" w14:paraId="7F0EBDF2" w14:textId="77777777" w:rsidTr="0087084C">
        <w:tc>
          <w:tcPr>
            <w:tcW w:w="7851" w:type="dxa"/>
          </w:tcPr>
          <w:p w14:paraId="7D8CDCA8" w14:textId="77777777" w:rsidR="00B978E6" w:rsidRPr="006A6E37" w:rsidRDefault="00B978E6" w:rsidP="00EA238B">
            <w:pPr>
              <w:pStyle w:val="a6"/>
              <w:spacing w:line="400" w:lineRule="exact"/>
              <w:jc w:val="both"/>
              <w:rPr>
                <w:rFonts w:asciiTheme="minorEastAsia" w:eastAsiaTheme="minorEastAsia" w:hAnsiTheme="minorEastAsia"/>
                <w:szCs w:val="24"/>
                <w:rPrChange w:id="2655" w:author="JY0225" w:date="2017-08-24T11:12:00Z">
                  <w:rPr>
                    <w:rFonts w:eastAsiaTheme="minorEastAsia"/>
                  </w:rPr>
                </w:rPrChange>
              </w:rPr>
            </w:pPr>
            <w:r w:rsidRPr="006A6E37">
              <w:rPr>
                <w:rFonts w:asciiTheme="minorEastAsia" w:eastAsiaTheme="minorEastAsia" w:hAnsiTheme="minorEastAsia"/>
                <w:szCs w:val="24"/>
                <w:rPrChange w:id="2656" w:author="JY0225" w:date="2017-08-24T11:12:00Z">
                  <w:rPr>
                    <w:rFonts w:eastAsiaTheme="minorEastAsia"/>
                  </w:rPr>
                </w:rPrChange>
              </w:rPr>
              <w:t>HTTP/1.1</w:t>
            </w:r>
            <w:r w:rsidR="00EA238B" w:rsidRPr="006A6E37">
              <w:rPr>
                <w:rFonts w:asciiTheme="minorEastAsia" w:eastAsiaTheme="minorEastAsia" w:hAnsiTheme="minorEastAsia"/>
                <w:szCs w:val="24"/>
                <w:rPrChange w:id="2657" w:author="JY0225" w:date="2017-08-24T11:12:00Z">
                  <w:rPr>
                    <w:rFonts w:eastAsiaTheme="minorEastAsia"/>
                  </w:rPr>
                </w:rPrChange>
              </w:rPr>
              <w:t xml:space="preserve"> 200 OK</w:t>
            </w:r>
          </w:p>
          <w:p w14:paraId="1FFA0B4D" w14:textId="77777777" w:rsidR="00B978E6" w:rsidRPr="006A6E37" w:rsidRDefault="00EA238B" w:rsidP="00EA238B">
            <w:pPr>
              <w:pStyle w:val="a6"/>
              <w:spacing w:line="400" w:lineRule="exact"/>
              <w:jc w:val="both"/>
              <w:rPr>
                <w:rFonts w:asciiTheme="minorEastAsia" w:eastAsiaTheme="minorEastAsia" w:hAnsiTheme="minorEastAsia"/>
                <w:szCs w:val="24"/>
                <w:rPrChange w:id="2658" w:author="JY0225" w:date="2017-08-24T11:12:00Z">
                  <w:rPr>
                    <w:rFonts w:eastAsiaTheme="minorEastAsia"/>
                  </w:rPr>
                </w:rPrChange>
              </w:rPr>
            </w:pPr>
            <w:r w:rsidRPr="006A6E37">
              <w:rPr>
                <w:rFonts w:asciiTheme="minorEastAsia" w:eastAsiaTheme="minorEastAsia" w:hAnsiTheme="minorEastAsia"/>
                <w:szCs w:val="24"/>
                <w:rPrChange w:id="2659" w:author="JY0225" w:date="2017-08-24T11:12:00Z">
                  <w:rPr>
                    <w:rFonts w:eastAsiaTheme="minorEastAsia"/>
                  </w:rPr>
                </w:rPrChange>
              </w:rPr>
              <w:t>Content-Length</w:t>
            </w:r>
            <w:r w:rsidR="00B978E6" w:rsidRPr="006A6E37">
              <w:rPr>
                <w:rFonts w:asciiTheme="minorEastAsia" w:eastAsiaTheme="minorEastAsia" w:hAnsiTheme="minorEastAsia"/>
                <w:szCs w:val="24"/>
                <w:rPrChange w:id="2660" w:author="JY0225" w:date="2017-08-24T11:12:00Z">
                  <w:rPr>
                    <w:rFonts w:eastAsiaTheme="minorEastAsia"/>
                  </w:rPr>
                </w:rPrChange>
              </w:rPr>
              <w:t>:</w:t>
            </w:r>
            <w:r w:rsidRPr="006A6E37">
              <w:rPr>
                <w:rFonts w:asciiTheme="minorEastAsia" w:eastAsiaTheme="minorEastAsia" w:hAnsiTheme="minorEastAsia"/>
                <w:szCs w:val="24"/>
                <w:rPrChange w:id="2661" w:author="JY0225" w:date="2017-08-24T11:12:00Z">
                  <w:rPr>
                    <w:rFonts w:eastAsiaTheme="minorEastAsia"/>
                  </w:rPr>
                </w:rPrChange>
              </w:rPr>
              <w:t xml:space="preserve"> 256823</w:t>
            </w:r>
          </w:p>
          <w:p w14:paraId="56903C99" w14:textId="77777777" w:rsidR="00B978E6" w:rsidRPr="006A6E37" w:rsidRDefault="00EA238B" w:rsidP="00EA238B">
            <w:pPr>
              <w:pStyle w:val="a6"/>
              <w:spacing w:line="400" w:lineRule="exact"/>
              <w:jc w:val="both"/>
              <w:rPr>
                <w:rFonts w:asciiTheme="minorEastAsia" w:eastAsiaTheme="minorEastAsia" w:hAnsiTheme="minorEastAsia"/>
                <w:szCs w:val="24"/>
                <w:rPrChange w:id="2662" w:author="JY0225" w:date="2017-08-24T11:12:00Z">
                  <w:rPr>
                    <w:rFonts w:eastAsiaTheme="minorEastAsia"/>
                  </w:rPr>
                </w:rPrChange>
              </w:rPr>
            </w:pPr>
            <w:r w:rsidRPr="006A6E37">
              <w:rPr>
                <w:rFonts w:asciiTheme="minorEastAsia" w:eastAsiaTheme="minorEastAsia" w:hAnsiTheme="minorEastAsia"/>
                <w:szCs w:val="24"/>
                <w:rPrChange w:id="2663" w:author="JY0225" w:date="2017-08-24T11:12:00Z">
                  <w:rPr>
                    <w:rFonts w:eastAsiaTheme="minorEastAsia"/>
                  </w:rPr>
                </w:rPrChange>
              </w:rPr>
              <w:t>Content-Type</w:t>
            </w:r>
            <w:r w:rsidR="00B978E6" w:rsidRPr="006A6E37">
              <w:rPr>
                <w:rFonts w:asciiTheme="minorEastAsia" w:eastAsiaTheme="minorEastAsia" w:hAnsiTheme="minorEastAsia"/>
                <w:szCs w:val="24"/>
                <w:rPrChange w:id="2664" w:author="JY0225" w:date="2017-08-24T11:12:00Z">
                  <w:rPr>
                    <w:rFonts w:eastAsiaTheme="minorEastAsia"/>
                  </w:rPr>
                </w:rPrChange>
              </w:rPr>
              <w:t xml:space="preserve">: </w:t>
            </w:r>
            <w:r w:rsidRPr="006A6E37">
              <w:rPr>
                <w:rFonts w:asciiTheme="minorEastAsia" w:eastAsiaTheme="minorEastAsia" w:hAnsiTheme="minorEastAsia"/>
                <w:szCs w:val="24"/>
                <w:rPrChange w:id="2665" w:author="JY0225" w:date="2017-08-24T11:12:00Z">
                  <w:rPr>
                    <w:rFonts w:eastAsiaTheme="minorEastAsia"/>
                  </w:rPr>
                </w:rPrChange>
              </w:rPr>
              <w:t>text/html</w:t>
            </w:r>
          </w:p>
          <w:p w14:paraId="76719930" w14:textId="77777777" w:rsidR="00B978E6" w:rsidRPr="006A6E37" w:rsidRDefault="00EA238B" w:rsidP="00EA238B">
            <w:pPr>
              <w:pStyle w:val="a6"/>
              <w:spacing w:line="400" w:lineRule="exact"/>
              <w:jc w:val="both"/>
              <w:rPr>
                <w:rFonts w:asciiTheme="minorEastAsia" w:eastAsiaTheme="minorEastAsia" w:hAnsiTheme="minorEastAsia"/>
                <w:szCs w:val="24"/>
                <w:rPrChange w:id="2666" w:author="JY0225" w:date="2017-08-24T11:12:00Z">
                  <w:rPr>
                    <w:rFonts w:eastAsiaTheme="minorEastAsia"/>
                  </w:rPr>
                </w:rPrChange>
              </w:rPr>
            </w:pPr>
            <w:r w:rsidRPr="006A6E37">
              <w:rPr>
                <w:rFonts w:asciiTheme="minorEastAsia" w:eastAsiaTheme="minorEastAsia" w:hAnsiTheme="minorEastAsia"/>
                <w:szCs w:val="24"/>
                <w:rPrChange w:id="2667" w:author="JY0225" w:date="2017-08-24T11:12:00Z">
                  <w:rPr>
                    <w:rFonts w:eastAsiaTheme="minorEastAsia"/>
                  </w:rPr>
                </w:rPrChange>
              </w:rPr>
              <w:t>Content-Range</w:t>
            </w:r>
            <w:r w:rsidR="00B978E6" w:rsidRPr="006A6E37">
              <w:rPr>
                <w:rFonts w:asciiTheme="minorEastAsia" w:eastAsiaTheme="minorEastAsia" w:hAnsiTheme="minorEastAsia"/>
                <w:szCs w:val="24"/>
                <w:rPrChange w:id="2668" w:author="JY0225" w:date="2017-08-24T11:12:00Z">
                  <w:rPr>
                    <w:rFonts w:eastAsiaTheme="minorEastAsia"/>
                  </w:rPr>
                </w:rPrChange>
              </w:rPr>
              <w:t>: bytes</w:t>
            </w:r>
            <w:r w:rsidRPr="006A6E37">
              <w:rPr>
                <w:rFonts w:asciiTheme="minorEastAsia" w:eastAsiaTheme="minorEastAsia" w:hAnsiTheme="minorEastAsia"/>
                <w:szCs w:val="24"/>
                <w:rPrChange w:id="2669" w:author="JY0225" w:date="2017-08-24T11:12:00Z">
                  <w:rPr>
                    <w:rFonts w:eastAsiaTheme="minorEastAsia"/>
                  </w:rPr>
                </w:rPrChange>
              </w:rPr>
              <w:t xml:space="preserve"> </w:t>
            </w:r>
            <w:r w:rsidR="00B978E6" w:rsidRPr="006A6E37">
              <w:rPr>
                <w:rFonts w:asciiTheme="minorEastAsia" w:eastAsiaTheme="minorEastAsia" w:hAnsiTheme="minorEastAsia"/>
                <w:szCs w:val="24"/>
                <w:rPrChange w:id="2670" w:author="JY0225" w:date="2017-08-24T11:12:00Z">
                  <w:rPr>
                    <w:rFonts w:eastAsiaTheme="minorEastAsia"/>
                  </w:rPr>
                </w:rPrChange>
              </w:rPr>
              <w:t>0-1024</w:t>
            </w:r>
            <w:r w:rsidRPr="006A6E37">
              <w:rPr>
                <w:rFonts w:asciiTheme="minorEastAsia" w:eastAsiaTheme="minorEastAsia" w:hAnsiTheme="minorEastAsia"/>
                <w:szCs w:val="24"/>
                <w:rPrChange w:id="2671" w:author="JY0225" w:date="2017-08-24T11:12:00Z">
                  <w:rPr>
                    <w:rFonts w:eastAsiaTheme="minorEastAsia"/>
                  </w:rPr>
                </w:rPrChange>
              </w:rPr>
              <w:t>/256823</w:t>
            </w:r>
          </w:p>
        </w:tc>
      </w:tr>
    </w:tbl>
    <w:p w14:paraId="7399E253" w14:textId="77777777" w:rsidR="00A32027" w:rsidRPr="006A6E37" w:rsidRDefault="00305E04" w:rsidP="007126E8">
      <w:pPr>
        <w:spacing w:line="400" w:lineRule="exact"/>
        <w:rPr>
          <w:rFonts w:asciiTheme="minorEastAsia" w:hAnsiTheme="minorEastAsia" w:cs="Times New Roman"/>
          <w:spacing w:val="10"/>
          <w:sz w:val="24"/>
          <w:szCs w:val="24"/>
          <w:rPrChange w:id="2672"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673" w:author="JY0225" w:date="2017-08-24T11:12:00Z">
            <w:rPr>
              <w:rFonts w:ascii="Times New Roman" w:hAnsi="Times New Roman" w:cs="Times New Roman"/>
              <w:spacing w:val="10"/>
              <w:sz w:val="24"/>
            </w:rPr>
          </w:rPrChange>
        </w:rPr>
        <w:tab/>
      </w:r>
      <w:r w:rsidR="00347BB7" w:rsidRPr="006A6E37">
        <w:rPr>
          <w:rFonts w:asciiTheme="minorEastAsia" w:hAnsiTheme="minorEastAsia" w:cs="Times New Roman" w:hint="eastAsia"/>
          <w:spacing w:val="10"/>
          <w:sz w:val="24"/>
          <w:szCs w:val="24"/>
          <w:rPrChange w:id="2674" w:author="JY0225" w:date="2017-08-24T11:12:00Z">
            <w:rPr>
              <w:rFonts w:ascii="Times New Roman" w:hAnsi="Times New Roman" w:cs="Times New Roman" w:hint="eastAsia"/>
              <w:spacing w:val="10"/>
              <w:sz w:val="24"/>
            </w:rPr>
          </w:rPrChange>
        </w:rPr>
        <w:t>在断点续传</w:t>
      </w:r>
      <w:r w:rsidR="00D011AE" w:rsidRPr="006A6E37">
        <w:rPr>
          <w:rFonts w:asciiTheme="minorEastAsia" w:hAnsiTheme="minorEastAsia" w:cs="Times New Roman" w:hint="eastAsia"/>
          <w:spacing w:val="10"/>
          <w:sz w:val="24"/>
          <w:szCs w:val="24"/>
          <w:rPrChange w:id="2675" w:author="JY0225" w:date="2017-08-24T11:12:00Z">
            <w:rPr>
              <w:rFonts w:ascii="Times New Roman" w:hAnsi="Times New Roman" w:cs="Times New Roman" w:hint="eastAsia"/>
              <w:spacing w:val="10"/>
              <w:sz w:val="24"/>
            </w:rPr>
          </w:rPrChange>
        </w:rPr>
        <w:t>过程</w:t>
      </w:r>
      <w:r w:rsidR="00347BB7" w:rsidRPr="006A6E37">
        <w:rPr>
          <w:rFonts w:asciiTheme="minorEastAsia" w:hAnsiTheme="minorEastAsia" w:cs="Times New Roman" w:hint="eastAsia"/>
          <w:spacing w:val="10"/>
          <w:sz w:val="24"/>
          <w:szCs w:val="24"/>
          <w:rPrChange w:id="2676" w:author="JY0225" w:date="2017-08-24T11:12:00Z">
            <w:rPr>
              <w:rFonts w:ascii="Times New Roman" w:hAnsi="Times New Roman" w:cs="Times New Roman" w:hint="eastAsia"/>
              <w:spacing w:val="10"/>
              <w:sz w:val="24"/>
            </w:rPr>
          </w:rPrChange>
        </w:rPr>
        <w:t>中，</w:t>
      </w:r>
      <w:r w:rsidRPr="006A6E37">
        <w:rPr>
          <w:rFonts w:asciiTheme="minorEastAsia" w:hAnsiTheme="minorEastAsia" w:cs="Times New Roman" w:hint="eastAsia"/>
          <w:spacing w:val="10"/>
          <w:sz w:val="24"/>
          <w:szCs w:val="24"/>
          <w:rPrChange w:id="2677" w:author="JY0225" w:date="2017-08-24T11:12:00Z">
            <w:rPr>
              <w:rFonts w:ascii="Times New Roman" w:hAnsi="Times New Roman" w:cs="Times New Roman" w:hint="eastAsia"/>
              <w:spacing w:val="10"/>
              <w:sz w:val="24"/>
            </w:rPr>
          </w:rPrChange>
        </w:rPr>
        <w:t>首先需要</w:t>
      </w:r>
      <w:r w:rsidR="002E0207" w:rsidRPr="006A6E37">
        <w:rPr>
          <w:rFonts w:asciiTheme="minorEastAsia" w:hAnsiTheme="minorEastAsia" w:cs="Times New Roman" w:hint="eastAsia"/>
          <w:spacing w:val="10"/>
          <w:sz w:val="24"/>
          <w:szCs w:val="24"/>
          <w:rPrChange w:id="2678" w:author="JY0225" w:date="2017-08-24T11:12:00Z">
            <w:rPr>
              <w:rFonts w:ascii="Times New Roman" w:hAnsi="Times New Roman" w:cs="Times New Roman" w:hint="eastAsia"/>
              <w:spacing w:val="10"/>
              <w:sz w:val="24"/>
            </w:rPr>
          </w:rPrChange>
        </w:rPr>
        <w:t>将</w:t>
      </w:r>
      <w:r w:rsidRPr="006A6E37">
        <w:rPr>
          <w:rFonts w:asciiTheme="minorEastAsia" w:hAnsiTheme="minorEastAsia" w:cs="Times New Roman" w:hint="eastAsia"/>
          <w:spacing w:val="10"/>
          <w:sz w:val="24"/>
          <w:szCs w:val="24"/>
          <w:rPrChange w:id="2679" w:author="JY0225" w:date="2017-08-24T11:12:00Z">
            <w:rPr>
              <w:rFonts w:ascii="Times New Roman" w:hAnsi="Times New Roman" w:cs="Times New Roman" w:hint="eastAsia"/>
              <w:spacing w:val="10"/>
              <w:sz w:val="24"/>
            </w:rPr>
          </w:rPrChange>
        </w:rPr>
        <w:t>上传的文件拆分为固定大小的</w:t>
      </w:r>
      <w:r w:rsidR="00853557" w:rsidRPr="006A6E37">
        <w:rPr>
          <w:rFonts w:asciiTheme="minorEastAsia" w:hAnsiTheme="minorEastAsia" w:cs="Times New Roman" w:hint="eastAsia"/>
          <w:spacing w:val="10"/>
          <w:sz w:val="24"/>
          <w:szCs w:val="24"/>
          <w:rPrChange w:id="2680" w:author="JY0225" w:date="2017-08-24T11:12:00Z">
            <w:rPr>
              <w:rFonts w:ascii="Times New Roman" w:hAnsi="Times New Roman" w:cs="Times New Roman" w:hint="eastAsia"/>
              <w:spacing w:val="10"/>
              <w:sz w:val="24"/>
            </w:rPr>
          </w:rPrChange>
        </w:rPr>
        <w:t>部分</w:t>
      </w:r>
      <w:r w:rsidRPr="006A6E37">
        <w:rPr>
          <w:rFonts w:asciiTheme="minorEastAsia" w:hAnsiTheme="minorEastAsia" w:cs="Times New Roman" w:hint="eastAsia"/>
          <w:spacing w:val="10"/>
          <w:sz w:val="24"/>
          <w:szCs w:val="24"/>
          <w:rPrChange w:id="2681" w:author="JY0225" w:date="2017-08-24T11:12:00Z">
            <w:rPr>
              <w:rFonts w:ascii="Times New Roman" w:hAnsi="Times New Roman" w:cs="Times New Roman" w:hint="eastAsia"/>
              <w:spacing w:val="10"/>
              <w:sz w:val="24"/>
            </w:rPr>
          </w:rPrChange>
        </w:rPr>
        <w:t>，</w:t>
      </w:r>
      <w:r w:rsidR="007C1229" w:rsidRPr="006A6E37">
        <w:rPr>
          <w:rFonts w:asciiTheme="minorEastAsia" w:hAnsiTheme="minorEastAsia" w:cs="Times New Roman" w:hint="eastAsia"/>
          <w:spacing w:val="10"/>
          <w:sz w:val="24"/>
          <w:szCs w:val="24"/>
          <w:rPrChange w:id="2682" w:author="JY0225" w:date="2017-08-24T11:12:00Z">
            <w:rPr>
              <w:rFonts w:ascii="Times New Roman" w:hAnsi="Times New Roman" w:cs="Times New Roman" w:hint="eastAsia"/>
              <w:spacing w:val="10"/>
              <w:sz w:val="24"/>
            </w:rPr>
          </w:rPrChange>
        </w:rPr>
        <w:t>随后</w:t>
      </w:r>
      <w:r w:rsidR="00DA67DB" w:rsidRPr="006A6E37">
        <w:rPr>
          <w:rFonts w:asciiTheme="minorEastAsia" w:hAnsiTheme="minorEastAsia" w:cs="Times New Roman" w:hint="eastAsia"/>
          <w:spacing w:val="10"/>
          <w:sz w:val="24"/>
          <w:szCs w:val="24"/>
          <w:rPrChange w:id="2683" w:author="JY0225" w:date="2017-08-24T11:12:00Z">
            <w:rPr>
              <w:rFonts w:ascii="Times New Roman" w:hAnsi="Times New Roman" w:cs="Times New Roman" w:hint="eastAsia"/>
              <w:spacing w:val="10"/>
              <w:sz w:val="24"/>
            </w:rPr>
          </w:rPrChange>
        </w:rPr>
        <w:t>逐一</w:t>
      </w:r>
      <w:r w:rsidR="00E84A38" w:rsidRPr="006A6E37">
        <w:rPr>
          <w:rFonts w:asciiTheme="minorEastAsia" w:hAnsiTheme="minorEastAsia" w:cs="Times New Roman" w:hint="eastAsia"/>
          <w:spacing w:val="10"/>
          <w:sz w:val="24"/>
          <w:szCs w:val="24"/>
          <w:rPrChange w:id="2684" w:author="JY0225" w:date="2017-08-24T11:12:00Z">
            <w:rPr>
              <w:rFonts w:ascii="Times New Roman" w:hAnsi="Times New Roman" w:cs="Times New Roman" w:hint="eastAsia"/>
              <w:spacing w:val="10"/>
              <w:sz w:val="24"/>
            </w:rPr>
          </w:rPrChange>
        </w:rPr>
        <w:t>发送</w:t>
      </w:r>
      <w:r w:rsidR="00E84A38" w:rsidRPr="006A6E37">
        <w:rPr>
          <w:rFonts w:asciiTheme="minorEastAsia" w:hAnsiTheme="minorEastAsia" w:cs="Times New Roman"/>
          <w:spacing w:val="10"/>
          <w:sz w:val="24"/>
          <w:szCs w:val="24"/>
          <w:rPrChange w:id="2685" w:author="JY0225" w:date="2017-08-24T11:12:00Z">
            <w:rPr>
              <w:rFonts w:ascii="Times New Roman" w:hAnsi="Times New Roman" w:cs="Times New Roman"/>
              <w:spacing w:val="10"/>
              <w:sz w:val="24"/>
            </w:rPr>
          </w:rPrChange>
        </w:rPr>
        <w:t>PUT</w:t>
      </w:r>
      <w:r w:rsidR="00E84A38" w:rsidRPr="006A6E37">
        <w:rPr>
          <w:rFonts w:asciiTheme="minorEastAsia" w:hAnsiTheme="minorEastAsia" w:cs="Times New Roman" w:hint="eastAsia"/>
          <w:spacing w:val="10"/>
          <w:sz w:val="24"/>
          <w:szCs w:val="24"/>
          <w:rPrChange w:id="2686" w:author="JY0225" w:date="2017-08-24T11:12:00Z">
            <w:rPr>
              <w:rFonts w:ascii="Times New Roman" w:hAnsi="Times New Roman" w:cs="Times New Roman" w:hint="eastAsia"/>
              <w:spacing w:val="10"/>
              <w:sz w:val="24"/>
            </w:rPr>
          </w:rPrChange>
        </w:rPr>
        <w:t>请求到服务器</w:t>
      </w:r>
      <w:r w:rsidRPr="006A6E37">
        <w:rPr>
          <w:rFonts w:asciiTheme="minorEastAsia" w:hAnsiTheme="minorEastAsia" w:cs="Times New Roman" w:hint="eastAsia"/>
          <w:spacing w:val="10"/>
          <w:sz w:val="24"/>
          <w:szCs w:val="24"/>
          <w:rPrChange w:id="2687" w:author="JY0225" w:date="2017-08-24T11:12:00Z">
            <w:rPr>
              <w:rFonts w:ascii="Times New Roman" w:hAnsi="Times New Roman" w:cs="Times New Roman" w:hint="eastAsia"/>
              <w:spacing w:val="10"/>
              <w:sz w:val="24"/>
            </w:rPr>
          </w:rPrChange>
        </w:rPr>
        <w:t>。</w:t>
      </w:r>
      <w:r w:rsidR="007368B6" w:rsidRPr="006A6E37">
        <w:rPr>
          <w:rFonts w:asciiTheme="minorEastAsia" w:hAnsiTheme="minorEastAsia" w:cs="Times New Roman" w:hint="eastAsia"/>
          <w:spacing w:val="10"/>
          <w:sz w:val="24"/>
          <w:szCs w:val="24"/>
          <w:rPrChange w:id="2688" w:author="JY0225" w:date="2017-08-24T11:12:00Z">
            <w:rPr>
              <w:rFonts w:ascii="Times New Roman" w:hAnsi="Times New Roman" w:cs="Times New Roman" w:hint="eastAsia"/>
              <w:spacing w:val="10"/>
              <w:sz w:val="24"/>
            </w:rPr>
          </w:rPrChange>
        </w:rPr>
        <w:t>请求</w:t>
      </w:r>
      <w:r w:rsidR="00934418" w:rsidRPr="006A6E37">
        <w:rPr>
          <w:rFonts w:asciiTheme="minorEastAsia" w:hAnsiTheme="minorEastAsia" w:cs="Times New Roman" w:hint="eastAsia"/>
          <w:spacing w:val="10"/>
          <w:sz w:val="24"/>
          <w:szCs w:val="24"/>
          <w:rPrChange w:id="2689" w:author="JY0225" w:date="2017-08-24T11:12:00Z">
            <w:rPr>
              <w:rFonts w:ascii="Times New Roman" w:hAnsi="Times New Roman" w:cs="Times New Roman" w:hint="eastAsia"/>
              <w:spacing w:val="10"/>
              <w:sz w:val="24"/>
            </w:rPr>
          </w:rPrChange>
        </w:rPr>
        <w:t>报文</w:t>
      </w:r>
      <w:r w:rsidR="007368B6" w:rsidRPr="006A6E37">
        <w:rPr>
          <w:rFonts w:asciiTheme="minorEastAsia" w:hAnsiTheme="minorEastAsia" w:cs="Times New Roman" w:hint="eastAsia"/>
          <w:spacing w:val="10"/>
          <w:sz w:val="24"/>
          <w:szCs w:val="24"/>
          <w:rPrChange w:id="2690" w:author="JY0225" w:date="2017-08-24T11:12:00Z">
            <w:rPr>
              <w:rFonts w:ascii="Times New Roman" w:hAnsi="Times New Roman" w:cs="Times New Roman" w:hint="eastAsia"/>
              <w:spacing w:val="10"/>
              <w:sz w:val="24"/>
            </w:rPr>
          </w:rPrChange>
        </w:rPr>
        <w:t>中需要包含</w:t>
      </w:r>
      <w:r w:rsidR="00E618D5" w:rsidRPr="006A6E37">
        <w:rPr>
          <w:rFonts w:asciiTheme="minorEastAsia" w:hAnsiTheme="minorEastAsia" w:cs="Times New Roman"/>
          <w:spacing w:val="10"/>
          <w:sz w:val="24"/>
          <w:szCs w:val="24"/>
          <w:rPrChange w:id="2691" w:author="JY0225" w:date="2017-08-24T11:12:00Z">
            <w:rPr>
              <w:rFonts w:ascii="Times New Roman" w:hAnsi="Times New Roman" w:cs="Times New Roman"/>
              <w:spacing w:val="10"/>
              <w:sz w:val="24"/>
            </w:rPr>
          </w:rPrChange>
        </w:rPr>
        <w:t>Range</w:t>
      </w:r>
      <w:r w:rsidR="00CB4B0E" w:rsidRPr="006A6E37">
        <w:rPr>
          <w:rFonts w:asciiTheme="minorEastAsia" w:hAnsiTheme="minorEastAsia" w:cs="Times New Roman" w:hint="eastAsia"/>
          <w:spacing w:val="10"/>
          <w:sz w:val="24"/>
          <w:szCs w:val="24"/>
          <w:rPrChange w:id="2692" w:author="JY0225" w:date="2017-08-24T11:12:00Z">
            <w:rPr>
              <w:rFonts w:ascii="Times New Roman" w:hAnsi="Times New Roman" w:cs="Times New Roman" w:hint="eastAsia"/>
              <w:spacing w:val="10"/>
              <w:sz w:val="24"/>
            </w:rPr>
          </w:rPrChange>
        </w:rPr>
        <w:t>字段</w:t>
      </w:r>
      <w:r w:rsidR="00E47D20" w:rsidRPr="006A6E37">
        <w:rPr>
          <w:rFonts w:asciiTheme="minorEastAsia" w:hAnsiTheme="minorEastAsia" w:cs="Times New Roman" w:hint="eastAsia"/>
          <w:spacing w:val="10"/>
          <w:sz w:val="24"/>
          <w:szCs w:val="24"/>
          <w:rPrChange w:id="2693" w:author="JY0225" w:date="2017-08-24T11:12:00Z">
            <w:rPr>
              <w:rFonts w:ascii="Times New Roman" w:hAnsi="Times New Roman" w:cs="Times New Roman" w:hint="eastAsia"/>
              <w:spacing w:val="10"/>
              <w:sz w:val="24"/>
            </w:rPr>
          </w:rPrChange>
        </w:rPr>
        <w:t>，表示当前请求上传数据的字节范围</w:t>
      </w:r>
      <w:r w:rsidR="00CB4B0E" w:rsidRPr="006A6E37">
        <w:rPr>
          <w:rFonts w:asciiTheme="minorEastAsia" w:hAnsiTheme="minorEastAsia" w:cs="Times New Roman" w:hint="eastAsia"/>
          <w:spacing w:val="10"/>
          <w:sz w:val="24"/>
          <w:szCs w:val="24"/>
          <w:rPrChange w:id="2694" w:author="JY0225" w:date="2017-08-24T11:12:00Z">
            <w:rPr>
              <w:rFonts w:ascii="Times New Roman" w:hAnsi="Times New Roman" w:cs="Times New Roman" w:hint="eastAsia"/>
              <w:spacing w:val="10"/>
              <w:sz w:val="24"/>
            </w:rPr>
          </w:rPrChange>
        </w:rPr>
        <w:t>。</w:t>
      </w:r>
      <w:r w:rsidR="00426AF2" w:rsidRPr="006A6E37">
        <w:rPr>
          <w:rFonts w:asciiTheme="minorEastAsia" w:hAnsiTheme="minorEastAsia" w:cs="Times New Roman" w:hint="eastAsia"/>
          <w:spacing w:val="10"/>
          <w:sz w:val="24"/>
          <w:szCs w:val="24"/>
          <w:rPrChange w:id="2695" w:author="JY0225" w:date="2017-08-24T11:12:00Z">
            <w:rPr>
              <w:rFonts w:ascii="Times New Roman" w:hAnsi="Times New Roman" w:cs="Times New Roman" w:hint="eastAsia"/>
              <w:spacing w:val="10"/>
              <w:sz w:val="24"/>
            </w:rPr>
          </w:rPrChange>
        </w:rPr>
        <w:t>一旦发生</w:t>
      </w:r>
      <w:r w:rsidR="0003283F" w:rsidRPr="006A6E37">
        <w:rPr>
          <w:rFonts w:asciiTheme="minorEastAsia" w:hAnsiTheme="minorEastAsia" w:cs="Times New Roman" w:hint="eastAsia"/>
          <w:spacing w:val="10"/>
          <w:sz w:val="24"/>
          <w:szCs w:val="24"/>
          <w:rPrChange w:id="2696" w:author="JY0225" w:date="2017-08-24T11:12:00Z">
            <w:rPr>
              <w:rFonts w:ascii="Times New Roman" w:hAnsi="Times New Roman" w:cs="Times New Roman" w:hint="eastAsia"/>
              <w:spacing w:val="10"/>
              <w:sz w:val="24"/>
            </w:rPr>
          </w:rPrChange>
        </w:rPr>
        <w:t>网络</w:t>
      </w:r>
      <w:r w:rsidR="00426AF2" w:rsidRPr="006A6E37">
        <w:rPr>
          <w:rFonts w:asciiTheme="minorEastAsia" w:hAnsiTheme="minorEastAsia" w:cs="Times New Roman" w:hint="eastAsia"/>
          <w:spacing w:val="10"/>
          <w:sz w:val="24"/>
          <w:szCs w:val="24"/>
          <w:rPrChange w:id="2697" w:author="JY0225" w:date="2017-08-24T11:12:00Z">
            <w:rPr>
              <w:rFonts w:ascii="Times New Roman" w:hAnsi="Times New Roman" w:cs="Times New Roman" w:hint="eastAsia"/>
              <w:spacing w:val="10"/>
              <w:sz w:val="24"/>
            </w:rPr>
          </w:rPrChange>
        </w:rPr>
        <w:t>中断，下次连接时</w:t>
      </w:r>
      <w:r w:rsidR="00EB077F" w:rsidRPr="006A6E37">
        <w:rPr>
          <w:rFonts w:asciiTheme="minorEastAsia" w:hAnsiTheme="minorEastAsia" w:cs="Times New Roman" w:hint="eastAsia"/>
          <w:spacing w:val="10"/>
          <w:sz w:val="24"/>
          <w:szCs w:val="24"/>
          <w:rPrChange w:id="2698" w:author="JY0225" w:date="2017-08-24T11:12:00Z">
            <w:rPr>
              <w:rFonts w:ascii="Times New Roman" w:hAnsi="Times New Roman" w:cs="Times New Roman" w:hint="eastAsia"/>
              <w:spacing w:val="10"/>
              <w:sz w:val="24"/>
            </w:rPr>
          </w:rPrChange>
        </w:rPr>
        <w:t>首先发送一个</w:t>
      </w:r>
      <w:r w:rsidR="00F020C2" w:rsidRPr="006A6E37">
        <w:rPr>
          <w:rFonts w:asciiTheme="minorEastAsia" w:hAnsiTheme="minorEastAsia" w:cs="Times New Roman"/>
          <w:spacing w:val="10"/>
          <w:sz w:val="24"/>
          <w:szCs w:val="24"/>
          <w:rPrChange w:id="2699" w:author="JY0225" w:date="2017-08-24T11:12:00Z">
            <w:rPr>
              <w:rFonts w:ascii="Times New Roman" w:hAnsi="Times New Roman" w:cs="Times New Roman"/>
              <w:spacing w:val="10"/>
              <w:sz w:val="24"/>
            </w:rPr>
          </w:rPrChange>
        </w:rPr>
        <w:t>GET</w:t>
      </w:r>
      <w:r w:rsidR="00EB077F" w:rsidRPr="006A6E37">
        <w:rPr>
          <w:rFonts w:asciiTheme="minorEastAsia" w:hAnsiTheme="minorEastAsia" w:cs="Times New Roman" w:hint="eastAsia"/>
          <w:spacing w:val="10"/>
          <w:sz w:val="24"/>
          <w:szCs w:val="24"/>
          <w:rPrChange w:id="2700" w:author="JY0225" w:date="2017-08-24T11:12:00Z">
            <w:rPr>
              <w:rFonts w:ascii="Times New Roman" w:hAnsi="Times New Roman" w:cs="Times New Roman" w:hint="eastAsia"/>
              <w:spacing w:val="10"/>
              <w:sz w:val="24"/>
            </w:rPr>
          </w:rPrChange>
        </w:rPr>
        <w:t>请求到服务器，在请求的</w:t>
      </w:r>
      <w:r w:rsidR="00EB077F" w:rsidRPr="006A6E37">
        <w:rPr>
          <w:rFonts w:asciiTheme="minorEastAsia" w:hAnsiTheme="minorEastAsia" w:cs="Times New Roman"/>
          <w:spacing w:val="10"/>
          <w:sz w:val="24"/>
          <w:szCs w:val="24"/>
          <w:rPrChange w:id="2701" w:author="JY0225" w:date="2017-08-24T11:12:00Z">
            <w:rPr>
              <w:rFonts w:ascii="Times New Roman" w:hAnsi="Times New Roman" w:cs="Times New Roman"/>
              <w:spacing w:val="10"/>
              <w:sz w:val="24"/>
            </w:rPr>
          </w:rPrChange>
        </w:rPr>
        <w:t>header</w:t>
      </w:r>
      <w:r w:rsidR="00EB077F" w:rsidRPr="006A6E37">
        <w:rPr>
          <w:rFonts w:asciiTheme="minorEastAsia" w:hAnsiTheme="minorEastAsia" w:cs="Times New Roman" w:hint="eastAsia"/>
          <w:spacing w:val="10"/>
          <w:sz w:val="24"/>
          <w:szCs w:val="24"/>
          <w:rPrChange w:id="2702" w:author="JY0225" w:date="2017-08-24T11:12:00Z">
            <w:rPr>
              <w:rFonts w:ascii="Times New Roman" w:hAnsi="Times New Roman" w:cs="Times New Roman" w:hint="eastAsia"/>
              <w:spacing w:val="10"/>
              <w:sz w:val="24"/>
            </w:rPr>
          </w:rPrChange>
        </w:rPr>
        <w:t>中放一个</w:t>
      </w:r>
      <w:r w:rsidR="00EB077F" w:rsidRPr="006A6E37">
        <w:rPr>
          <w:rFonts w:asciiTheme="minorEastAsia" w:hAnsiTheme="minorEastAsia" w:cs="Times New Roman"/>
          <w:spacing w:val="10"/>
          <w:sz w:val="24"/>
          <w:szCs w:val="24"/>
          <w:rPrChange w:id="2703" w:author="JY0225" w:date="2017-08-24T11:12:00Z">
            <w:rPr>
              <w:rFonts w:ascii="Times New Roman" w:hAnsi="Times New Roman" w:cs="Times New Roman"/>
              <w:spacing w:val="10"/>
              <w:sz w:val="24"/>
            </w:rPr>
          </w:rPrChange>
        </w:rPr>
        <w:t>Content-Range</w:t>
      </w:r>
      <w:r w:rsidR="00EB077F" w:rsidRPr="006A6E37">
        <w:rPr>
          <w:rFonts w:asciiTheme="minorEastAsia" w:hAnsiTheme="minorEastAsia" w:cs="Times New Roman" w:hint="eastAsia"/>
          <w:spacing w:val="10"/>
          <w:sz w:val="24"/>
          <w:szCs w:val="24"/>
          <w:rPrChange w:id="2704" w:author="JY0225" w:date="2017-08-24T11:12:00Z">
            <w:rPr>
              <w:rFonts w:ascii="Times New Roman" w:hAnsi="Times New Roman" w:cs="Times New Roman" w:hint="eastAsia"/>
              <w:spacing w:val="10"/>
              <w:sz w:val="24"/>
            </w:rPr>
          </w:rPrChange>
        </w:rPr>
        <w:t>字段，通过服务器返回的信息，</w:t>
      </w:r>
      <w:r w:rsidR="002504DA" w:rsidRPr="006A6E37">
        <w:rPr>
          <w:rFonts w:asciiTheme="minorEastAsia" w:hAnsiTheme="minorEastAsia" w:cs="Times New Roman" w:hint="eastAsia"/>
          <w:spacing w:val="10"/>
          <w:sz w:val="24"/>
          <w:szCs w:val="24"/>
          <w:rPrChange w:id="2705" w:author="JY0225" w:date="2017-08-24T11:12:00Z">
            <w:rPr>
              <w:rFonts w:ascii="Times New Roman" w:hAnsi="Times New Roman" w:cs="Times New Roman" w:hint="eastAsia"/>
              <w:spacing w:val="10"/>
              <w:sz w:val="24"/>
            </w:rPr>
          </w:rPrChange>
        </w:rPr>
        <w:t>从</w:t>
      </w:r>
      <w:r w:rsidR="004B7D98" w:rsidRPr="006A6E37">
        <w:rPr>
          <w:rFonts w:asciiTheme="minorEastAsia" w:hAnsiTheme="minorEastAsia" w:cs="Times New Roman"/>
          <w:spacing w:val="10"/>
          <w:sz w:val="24"/>
          <w:szCs w:val="24"/>
          <w:rPrChange w:id="2706" w:author="JY0225" w:date="2017-08-24T11:12:00Z">
            <w:rPr>
              <w:rFonts w:ascii="Times New Roman" w:hAnsi="Times New Roman" w:cs="Times New Roman"/>
              <w:spacing w:val="10"/>
              <w:sz w:val="24"/>
            </w:rPr>
          </w:rPrChange>
        </w:rPr>
        <w:t>Content-</w:t>
      </w:r>
      <w:r w:rsidR="00EB077F" w:rsidRPr="006A6E37">
        <w:rPr>
          <w:rFonts w:asciiTheme="minorEastAsia" w:hAnsiTheme="minorEastAsia" w:cs="Times New Roman"/>
          <w:spacing w:val="10"/>
          <w:sz w:val="24"/>
          <w:szCs w:val="24"/>
          <w:rPrChange w:id="2707" w:author="JY0225" w:date="2017-08-24T11:12:00Z">
            <w:rPr>
              <w:rFonts w:ascii="Times New Roman" w:hAnsi="Times New Roman" w:cs="Times New Roman"/>
              <w:spacing w:val="10"/>
              <w:sz w:val="24"/>
            </w:rPr>
          </w:rPrChange>
        </w:rPr>
        <w:t>Range</w:t>
      </w:r>
      <w:r w:rsidR="00EB077F" w:rsidRPr="006A6E37">
        <w:rPr>
          <w:rFonts w:asciiTheme="minorEastAsia" w:hAnsiTheme="minorEastAsia" w:cs="Times New Roman" w:hint="eastAsia"/>
          <w:spacing w:val="10"/>
          <w:sz w:val="24"/>
          <w:szCs w:val="24"/>
          <w:rPrChange w:id="2708" w:author="JY0225" w:date="2017-08-24T11:12:00Z">
            <w:rPr>
              <w:rFonts w:ascii="Times New Roman" w:hAnsi="Times New Roman" w:cs="Times New Roman" w:hint="eastAsia"/>
              <w:spacing w:val="10"/>
              <w:sz w:val="24"/>
            </w:rPr>
          </w:rPrChange>
        </w:rPr>
        <w:t>字段中获取已上传的字节数，之后</w:t>
      </w:r>
      <w:r w:rsidR="00851CC8" w:rsidRPr="006A6E37">
        <w:rPr>
          <w:rFonts w:asciiTheme="minorEastAsia" w:hAnsiTheme="minorEastAsia" w:cs="Times New Roman" w:hint="eastAsia"/>
          <w:spacing w:val="10"/>
          <w:sz w:val="24"/>
          <w:szCs w:val="24"/>
          <w:rPrChange w:id="2709" w:author="JY0225" w:date="2017-08-24T11:12:00Z">
            <w:rPr>
              <w:rFonts w:ascii="Times New Roman" w:hAnsi="Times New Roman" w:cs="Times New Roman" w:hint="eastAsia"/>
              <w:spacing w:val="10"/>
              <w:sz w:val="24"/>
            </w:rPr>
          </w:rPrChange>
        </w:rPr>
        <w:t>再</w:t>
      </w:r>
      <w:r w:rsidR="003C14C9" w:rsidRPr="006A6E37">
        <w:rPr>
          <w:rFonts w:asciiTheme="minorEastAsia" w:hAnsiTheme="minorEastAsia" w:cs="Times New Roman" w:hint="eastAsia"/>
          <w:spacing w:val="10"/>
          <w:sz w:val="24"/>
          <w:szCs w:val="24"/>
          <w:rPrChange w:id="2710" w:author="JY0225" w:date="2017-08-24T11:12:00Z">
            <w:rPr>
              <w:rFonts w:ascii="Times New Roman" w:hAnsi="Times New Roman" w:cs="Times New Roman" w:hint="eastAsia"/>
              <w:spacing w:val="10"/>
              <w:sz w:val="24"/>
            </w:rPr>
          </w:rPrChange>
        </w:rPr>
        <w:t>将</w:t>
      </w:r>
      <w:r w:rsidR="00950E11" w:rsidRPr="006A6E37">
        <w:rPr>
          <w:rFonts w:asciiTheme="minorEastAsia" w:hAnsiTheme="minorEastAsia" w:cs="Times New Roman" w:hint="eastAsia"/>
          <w:spacing w:val="10"/>
          <w:sz w:val="24"/>
          <w:szCs w:val="24"/>
          <w:rPrChange w:id="2711" w:author="JY0225" w:date="2017-08-24T11:12:00Z">
            <w:rPr>
              <w:rFonts w:ascii="Times New Roman" w:hAnsi="Times New Roman" w:cs="Times New Roman" w:hint="eastAsia"/>
              <w:spacing w:val="10"/>
              <w:sz w:val="24"/>
            </w:rPr>
          </w:rPrChange>
        </w:rPr>
        <w:t>剩余字节的上传至服务器</w:t>
      </w:r>
      <w:r w:rsidR="00EB077F" w:rsidRPr="006A6E37">
        <w:rPr>
          <w:rFonts w:asciiTheme="minorEastAsia" w:hAnsiTheme="minorEastAsia" w:cs="Times New Roman" w:hint="eastAsia"/>
          <w:spacing w:val="10"/>
          <w:sz w:val="24"/>
          <w:szCs w:val="24"/>
          <w:rPrChange w:id="2712" w:author="JY0225" w:date="2017-08-24T11:12:00Z">
            <w:rPr>
              <w:rFonts w:ascii="Times New Roman" w:hAnsi="Times New Roman" w:cs="Times New Roman" w:hint="eastAsia"/>
              <w:spacing w:val="10"/>
              <w:sz w:val="24"/>
            </w:rPr>
          </w:rPrChange>
        </w:rPr>
        <w:t>。</w:t>
      </w:r>
    </w:p>
    <w:p w14:paraId="718C7C44" w14:textId="6B174B27" w:rsidR="00E93C4C" w:rsidRDefault="00E93C4C">
      <w:pPr>
        <w:pStyle w:val="21"/>
        <w:spacing w:line="240" w:lineRule="auto"/>
        <w:pPrChange w:id="2713" w:author="微软用户" w:date="2017-08-18T22:48:00Z">
          <w:pPr>
            <w:pStyle w:val="21"/>
          </w:pPr>
        </w:pPrChange>
      </w:pPr>
      <w:bookmarkStart w:id="2714" w:name="_Toc491606263"/>
      <w:r>
        <w:t>2.</w:t>
      </w:r>
      <w:ins w:id="2715" w:author="微软用户" w:date="2017-08-20T11:03:00Z">
        <w:r w:rsidR="00FF6B2D">
          <w:t>5</w:t>
        </w:r>
      </w:ins>
      <w:ins w:id="2716" w:author="微软用户" w:date="2017-08-20T10:26:00Z">
        <w:del w:id="2717" w:author="微软用户" w:date="2017-08-20T11:03:00Z">
          <w:r w:rsidR="00A15958" w:rsidDel="00FF6B2D">
            <w:delText>4</w:delText>
          </w:r>
        </w:del>
      </w:ins>
      <w:del w:id="2718" w:author="微软用户" w:date="2017-08-20T10:26:00Z">
        <w:r w:rsidR="00F150B0" w:rsidDel="00A15958">
          <w:delText>3</w:delText>
        </w:r>
      </w:del>
      <w:r w:rsidRPr="00B87EE1">
        <w:t xml:space="preserve"> </w:t>
      </w:r>
      <w:r w:rsidR="00B15067">
        <w:t>WebSocket</w:t>
      </w:r>
      <w:bookmarkEnd w:id="2714"/>
      <w:r w:rsidR="002C17DD">
        <w:t xml:space="preserve"> </w:t>
      </w:r>
    </w:p>
    <w:p w14:paraId="35882F1F" w14:textId="65A26114" w:rsidR="0029494A" w:rsidRPr="001A0A27" w:rsidRDefault="0029494A" w:rsidP="00006190">
      <w:pPr>
        <w:spacing w:line="400" w:lineRule="exact"/>
        <w:ind w:firstLine="420"/>
        <w:rPr>
          <w:ins w:id="2719" w:author="JY0225" w:date="2017-08-22T21:19:00Z"/>
          <w:rFonts w:asciiTheme="minorEastAsia" w:hAnsiTheme="minorEastAsia" w:cs="Times New Roman"/>
          <w:spacing w:val="10"/>
          <w:sz w:val="24"/>
          <w:szCs w:val="24"/>
          <w:rPrChange w:id="2720" w:author="JY0225" w:date="2017-08-24T11:12:00Z">
            <w:rPr>
              <w:ins w:id="2721" w:author="JY0225" w:date="2017-08-22T21:19:00Z"/>
              <w:rFonts w:ascii="Times New Roman" w:hAnsi="Times New Roman" w:cs="Times New Roman"/>
              <w:spacing w:val="10"/>
              <w:sz w:val="24"/>
            </w:rPr>
          </w:rPrChange>
        </w:rPr>
      </w:pPr>
      <w:r w:rsidRPr="001A0A27">
        <w:rPr>
          <w:rFonts w:asciiTheme="minorEastAsia" w:hAnsiTheme="minorEastAsia" w:cs="Times New Roman"/>
          <w:spacing w:val="10"/>
          <w:sz w:val="24"/>
          <w:szCs w:val="24"/>
          <w:rPrChange w:id="2722" w:author="JY0225" w:date="2017-08-24T11:12:00Z">
            <w:rPr>
              <w:rFonts w:ascii="Times New Roman" w:hAnsi="Times New Roman" w:cs="Times New Roman"/>
              <w:spacing w:val="10"/>
              <w:sz w:val="24"/>
            </w:rPr>
          </w:rPrChange>
        </w:rPr>
        <w:t>WebSocket</w:t>
      </w:r>
      <w:r w:rsidR="00EF4164" w:rsidRPr="001A0A27">
        <w:rPr>
          <w:rFonts w:asciiTheme="minorEastAsia" w:hAnsiTheme="minorEastAsia" w:cs="Times New Roman" w:hint="eastAsia"/>
          <w:spacing w:val="10"/>
          <w:sz w:val="24"/>
          <w:szCs w:val="24"/>
          <w:rPrChange w:id="2723" w:author="JY0225" w:date="2017-08-24T11:12:00Z">
            <w:rPr>
              <w:rFonts w:ascii="Times New Roman" w:hAnsi="Times New Roman" w:cs="Times New Roman" w:hint="eastAsia"/>
              <w:spacing w:val="10"/>
              <w:sz w:val="24"/>
            </w:rPr>
          </w:rPrChange>
        </w:rPr>
        <w:t>主要</w:t>
      </w:r>
      <w:r w:rsidR="008B6754" w:rsidRPr="001A0A27">
        <w:rPr>
          <w:rFonts w:asciiTheme="minorEastAsia" w:hAnsiTheme="minorEastAsia" w:cs="Times New Roman" w:hint="eastAsia"/>
          <w:spacing w:val="10"/>
          <w:sz w:val="24"/>
          <w:szCs w:val="24"/>
          <w:rPrChange w:id="2724" w:author="JY0225" w:date="2017-08-24T11:12:00Z">
            <w:rPr>
              <w:rFonts w:ascii="Times New Roman" w:hAnsi="Times New Roman" w:cs="Times New Roman" w:hint="eastAsia"/>
              <w:spacing w:val="10"/>
              <w:sz w:val="24"/>
            </w:rPr>
          </w:rPrChange>
        </w:rPr>
        <w:t>用于</w:t>
      </w:r>
      <w:r w:rsidRPr="001A0A27">
        <w:rPr>
          <w:rFonts w:asciiTheme="minorEastAsia" w:hAnsiTheme="minorEastAsia" w:cs="Times New Roman"/>
          <w:spacing w:val="10"/>
          <w:sz w:val="24"/>
          <w:szCs w:val="24"/>
          <w:rPrChange w:id="2725" w:author="JY0225" w:date="2017-08-24T11:12:00Z">
            <w:rPr>
              <w:rFonts w:ascii="Times New Roman" w:hAnsi="Times New Roman" w:cs="Times New Roman"/>
              <w:spacing w:val="10"/>
              <w:sz w:val="24"/>
            </w:rPr>
          </w:rPrChange>
        </w:rPr>
        <w:t>Web</w:t>
      </w:r>
      <w:r w:rsidRPr="001A0A27">
        <w:rPr>
          <w:rFonts w:asciiTheme="minorEastAsia" w:hAnsiTheme="minorEastAsia" w:cs="Times New Roman" w:hint="eastAsia"/>
          <w:spacing w:val="10"/>
          <w:sz w:val="24"/>
          <w:szCs w:val="24"/>
          <w:rPrChange w:id="2726" w:author="JY0225" w:date="2017-08-24T11:12:00Z">
            <w:rPr>
              <w:rFonts w:ascii="Times New Roman" w:hAnsi="Times New Roman" w:cs="Times New Roman" w:hint="eastAsia"/>
              <w:spacing w:val="10"/>
              <w:sz w:val="24"/>
            </w:rPr>
          </w:rPrChange>
        </w:rPr>
        <w:t>浏览器和服务器之间进行</w:t>
      </w:r>
      <w:r w:rsidR="00126533" w:rsidRPr="001A0A27">
        <w:rPr>
          <w:rFonts w:asciiTheme="minorEastAsia" w:hAnsiTheme="minorEastAsia" w:cs="Times New Roman" w:hint="eastAsia"/>
          <w:spacing w:val="10"/>
          <w:sz w:val="24"/>
          <w:szCs w:val="24"/>
          <w:rPrChange w:id="2727" w:author="JY0225" w:date="2017-08-24T11:12:00Z">
            <w:rPr>
              <w:rFonts w:ascii="Times New Roman" w:hAnsi="Times New Roman" w:cs="Times New Roman" w:hint="eastAsia"/>
              <w:spacing w:val="10"/>
              <w:sz w:val="24"/>
            </w:rPr>
          </w:rPrChange>
        </w:rPr>
        <w:t>双向数据传输</w:t>
      </w:r>
      <w:r w:rsidR="00AD6453" w:rsidRPr="001A0A27">
        <w:rPr>
          <w:rFonts w:asciiTheme="minorEastAsia" w:hAnsiTheme="minorEastAsia" w:cs="Times New Roman" w:hint="eastAsia"/>
          <w:spacing w:val="10"/>
          <w:sz w:val="24"/>
          <w:szCs w:val="24"/>
          <w:rPrChange w:id="2728" w:author="JY0225" w:date="2017-08-24T11:12:00Z">
            <w:rPr>
              <w:rFonts w:ascii="Times New Roman" w:hAnsi="Times New Roman" w:cs="Times New Roman" w:hint="eastAsia"/>
              <w:spacing w:val="10"/>
              <w:sz w:val="24"/>
            </w:rPr>
          </w:rPrChange>
        </w:rPr>
        <w:t>，相较于</w:t>
      </w:r>
      <w:r w:rsidR="00AD6453" w:rsidRPr="001A0A27">
        <w:rPr>
          <w:rFonts w:asciiTheme="minorEastAsia" w:hAnsiTheme="minorEastAsia" w:cs="Times New Roman"/>
          <w:spacing w:val="10"/>
          <w:sz w:val="24"/>
          <w:szCs w:val="24"/>
          <w:rPrChange w:id="2729" w:author="JY0225" w:date="2017-08-24T11:12:00Z">
            <w:rPr>
              <w:rFonts w:ascii="Times New Roman" w:hAnsi="Times New Roman" w:cs="Times New Roman"/>
              <w:spacing w:val="10"/>
              <w:sz w:val="24"/>
            </w:rPr>
          </w:rPrChange>
        </w:rPr>
        <w:t>Ajax</w:t>
      </w:r>
      <w:r w:rsidR="00AD6453" w:rsidRPr="001A0A27">
        <w:rPr>
          <w:rFonts w:asciiTheme="minorEastAsia" w:hAnsiTheme="minorEastAsia" w:cs="Times New Roman" w:hint="eastAsia"/>
          <w:spacing w:val="10"/>
          <w:sz w:val="24"/>
          <w:szCs w:val="24"/>
          <w:rPrChange w:id="2730" w:author="JY0225" w:date="2017-08-24T11:12:00Z">
            <w:rPr>
              <w:rFonts w:ascii="Times New Roman" w:hAnsi="Times New Roman" w:cs="Times New Roman" w:hint="eastAsia"/>
              <w:spacing w:val="10"/>
              <w:sz w:val="24"/>
            </w:rPr>
          </w:rPrChange>
        </w:rPr>
        <w:t>技术需要客户端发起请求，</w:t>
      </w:r>
      <w:r w:rsidR="00AD6453" w:rsidRPr="001A0A27">
        <w:rPr>
          <w:rFonts w:asciiTheme="minorEastAsia" w:hAnsiTheme="minorEastAsia" w:cs="Times New Roman"/>
          <w:spacing w:val="10"/>
          <w:sz w:val="24"/>
          <w:szCs w:val="24"/>
          <w:rPrChange w:id="2731" w:author="JY0225" w:date="2017-08-24T11:12:00Z">
            <w:rPr>
              <w:rFonts w:ascii="Times New Roman" w:hAnsi="Times New Roman" w:cs="Times New Roman"/>
              <w:spacing w:val="10"/>
              <w:sz w:val="24"/>
            </w:rPr>
          </w:rPrChange>
        </w:rPr>
        <w:t>WebSocket</w:t>
      </w:r>
      <w:r w:rsidR="00AD6453" w:rsidRPr="001A0A27">
        <w:rPr>
          <w:rFonts w:asciiTheme="minorEastAsia" w:hAnsiTheme="minorEastAsia" w:cs="Times New Roman" w:hint="eastAsia"/>
          <w:spacing w:val="10"/>
          <w:sz w:val="24"/>
          <w:szCs w:val="24"/>
          <w:rPrChange w:id="2732" w:author="JY0225" w:date="2017-08-24T11:12:00Z">
            <w:rPr>
              <w:rFonts w:ascii="Times New Roman" w:hAnsi="Times New Roman" w:cs="Times New Roman" w:hint="eastAsia"/>
              <w:spacing w:val="10"/>
              <w:sz w:val="24"/>
            </w:rPr>
          </w:rPrChange>
        </w:rPr>
        <w:t>服务器和客户端可以彼此相互推送信息</w:t>
      </w:r>
      <w:r w:rsidR="009C725A" w:rsidRPr="001A0A27">
        <w:rPr>
          <w:rFonts w:asciiTheme="minorEastAsia" w:hAnsiTheme="minorEastAsia" w:cs="Times New Roman" w:hint="eastAsia"/>
          <w:spacing w:val="10"/>
          <w:sz w:val="24"/>
          <w:szCs w:val="24"/>
          <w:rPrChange w:id="2733" w:author="JY0225" w:date="2017-08-24T11:12:00Z">
            <w:rPr>
              <w:rFonts w:ascii="Times New Roman" w:hAnsi="Times New Roman" w:cs="Times New Roman" w:hint="eastAsia"/>
              <w:spacing w:val="10"/>
              <w:sz w:val="24"/>
            </w:rPr>
          </w:rPrChange>
        </w:rPr>
        <w:t>，建立持续的</w:t>
      </w:r>
      <w:r w:rsidR="0090334D" w:rsidRPr="001A0A27">
        <w:rPr>
          <w:rFonts w:asciiTheme="minorEastAsia" w:hAnsiTheme="minorEastAsia" w:cs="Times New Roman" w:hint="eastAsia"/>
          <w:spacing w:val="10"/>
          <w:sz w:val="24"/>
          <w:szCs w:val="24"/>
          <w:rPrChange w:id="2734" w:author="JY0225" w:date="2017-08-24T11:12:00Z">
            <w:rPr>
              <w:rFonts w:ascii="Times New Roman" w:hAnsi="Times New Roman" w:cs="Times New Roman" w:hint="eastAsia"/>
              <w:spacing w:val="10"/>
              <w:sz w:val="24"/>
            </w:rPr>
          </w:rPrChange>
        </w:rPr>
        <w:t>连接</w:t>
      </w:r>
      <w:r w:rsidRPr="001A0A27">
        <w:rPr>
          <w:rFonts w:asciiTheme="minorEastAsia" w:hAnsiTheme="minorEastAsia" w:cs="Times New Roman" w:hint="eastAsia"/>
          <w:spacing w:val="10"/>
          <w:sz w:val="24"/>
          <w:szCs w:val="24"/>
          <w:rPrChange w:id="2735" w:author="JY0225" w:date="2017-08-24T11:12:00Z">
            <w:rPr>
              <w:rFonts w:ascii="Times New Roman" w:hAnsi="Times New Roman" w:cs="Times New Roman" w:hint="eastAsia"/>
              <w:spacing w:val="10"/>
              <w:sz w:val="24"/>
            </w:rPr>
          </w:rPrChange>
        </w:rPr>
        <w:t>。</w:t>
      </w:r>
      <w:r w:rsidR="00D83CB4" w:rsidRPr="001A0A27">
        <w:rPr>
          <w:rFonts w:asciiTheme="minorEastAsia" w:hAnsiTheme="minorEastAsia" w:cs="Times New Roman" w:hint="eastAsia"/>
          <w:spacing w:val="10"/>
          <w:sz w:val="24"/>
          <w:szCs w:val="24"/>
          <w:rPrChange w:id="2736" w:author="JY0225" w:date="2017-08-24T11:12:00Z">
            <w:rPr>
              <w:rFonts w:ascii="Times New Roman" w:hAnsi="Times New Roman" w:cs="Times New Roman" w:hint="eastAsia"/>
              <w:spacing w:val="10"/>
              <w:sz w:val="24"/>
            </w:rPr>
          </w:rPrChange>
        </w:rPr>
        <w:t>其</w:t>
      </w:r>
      <w:r w:rsidRPr="001A0A27">
        <w:rPr>
          <w:rFonts w:asciiTheme="minorEastAsia" w:hAnsiTheme="minorEastAsia" w:cs="Times New Roman" w:hint="eastAsia"/>
          <w:spacing w:val="10"/>
          <w:sz w:val="24"/>
          <w:szCs w:val="24"/>
          <w:rPrChange w:id="2737" w:author="JY0225" w:date="2017-08-24T11:12:00Z">
            <w:rPr>
              <w:rFonts w:ascii="Times New Roman" w:hAnsi="Times New Roman" w:cs="Times New Roman" w:hint="eastAsia"/>
              <w:spacing w:val="10"/>
              <w:sz w:val="24"/>
            </w:rPr>
          </w:rPrChange>
        </w:rPr>
        <w:t>协议基于</w:t>
      </w:r>
      <w:r w:rsidRPr="001A0A27">
        <w:rPr>
          <w:rFonts w:asciiTheme="minorEastAsia" w:hAnsiTheme="minorEastAsia" w:cs="Times New Roman"/>
          <w:spacing w:val="10"/>
          <w:sz w:val="24"/>
          <w:szCs w:val="24"/>
          <w:rPrChange w:id="2738" w:author="JY0225" w:date="2017-08-24T11:12:00Z">
            <w:rPr>
              <w:rFonts w:ascii="Times New Roman" w:hAnsi="Times New Roman" w:cs="Times New Roman"/>
              <w:spacing w:val="10"/>
              <w:sz w:val="24"/>
            </w:rPr>
          </w:rPrChange>
        </w:rPr>
        <w:t>TCP</w:t>
      </w:r>
      <w:r w:rsidRPr="001A0A27">
        <w:rPr>
          <w:rFonts w:asciiTheme="minorEastAsia" w:hAnsiTheme="minorEastAsia" w:cs="Times New Roman" w:hint="eastAsia"/>
          <w:spacing w:val="10"/>
          <w:sz w:val="24"/>
          <w:szCs w:val="24"/>
          <w:rPrChange w:id="2739" w:author="JY0225" w:date="2017-08-24T11:12:00Z">
            <w:rPr>
              <w:rFonts w:ascii="Times New Roman" w:hAnsi="Times New Roman" w:cs="Times New Roman" w:hint="eastAsia"/>
              <w:spacing w:val="10"/>
              <w:sz w:val="24"/>
            </w:rPr>
          </w:rPrChange>
        </w:rPr>
        <w:t>协议实现，包含初始的握手过程，以及后续的多次数据帧双向传输过程。其目的是在</w:t>
      </w:r>
      <w:r w:rsidR="00010001" w:rsidRPr="001A0A27">
        <w:rPr>
          <w:rFonts w:asciiTheme="minorEastAsia" w:hAnsiTheme="minorEastAsia" w:cs="Times New Roman"/>
          <w:spacing w:val="10"/>
          <w:sz w:val="24"/>
          <w:szCs w:val="24"/>
          <w:rPrChange w:id="2740" w:author="JY0225" w:date="2017-08-24T11:12:00Z">
            <w:rPr>
              <w:rFonts w:ascii="Times New Roman" w:hAnsi="Times New Roman" w:cs="Times New Roman"/>
              <w:spacing w:val="10"/>
              <w:sz w:val="24"/>
            </w:rPr>
          </w:rPrChange>
        </w:rPr>
        <w:t>Web</w:t>
      </w:r>
      <w:r w:rsidRPr="001A0A27">
        <w:rPr>
          <w:rFonts w:asciiTheme="minorEastAsia" w:hAnsiTheme="minorEastAsia" w:cs="Times New Roman" w:hint="eastAsia"/>
          <w:spacing w:val="10"/>
          <w:sz w:val="24"/>
          <w:szCs w:val="24"/>
          <w:rPrChange w:id="2741" w:author="JY0225" w:date="2017-08-24T11:12:00Z">
            <w:rPr>
              <w:rFonts w:ascii="Times New Roman" w:hAnsi="Times New Roman" w:cs="Times New Roman" w:hint="eastAsia"/>
              <w:spacing w:val="10"/>
              <w:sz w:val="24"/>
            </w:rPr>
          </w:rPrChange>
        </w:rPr>
        <w:t>应用和</w:t>
      </w:r>
      <w:r w:rsidR="00355F2D" w:rsidRPr="001A0A27">
        <w:rPr>
          <w:rFonts w:asciiTheme="minorEastAsia" w:hAnsiTheme="minorEastAsia" w:cs="Times New Roman" w:hint="eastAsia"/>
          <w:spacing w:val="10"/>
          <w:sz w:val="24"/>
          <w:szCs w:val="24"/>
          <w:rPrChange w:id="2742" w:author="JY0225" w:date="2017-08-24T11:12:00Z">
            <w:rPr>
              <w:rFonts w:ascii="Times New Roman" w:hAnsi="Times New Roman" w:cs="Times New Roman" w:hint="eastAsia"/>
              <w:spacing w:val="10"/>
              <w:sz w:val="24"/>
            </w:rPr>
          </w:rPrChange>
        </w:rPr>
        <w:t>后台</w:t>
      </w:r>
      <w:r w:rsidR="00BD2492" w:rsidRPr="001A0A27">
        <w:rPr>
          <w:rFonts w:asciiTheme="minorEastAsia" w:hAnsiTheme="minorEastAsia" w:cs="Times New Roman" w:hint="eastAsia"/>
          <w:spacing w:val="10"/>
          <w:sz w:val="24"/>
          <w:szCs w:val="24"/>
          <w:rPrChange w:id="2743" w:author="JY0225" w:date="2017-08-24T11:12:00Z">
            <w:rPr>
              <w:rFonts w:ascii="Times New Roman" w:hAnsi="Times New Roman" w:cs="Times New Roman" w:hint="eastAsia"/>
              <w:spacing w:val="10"/>
              <w:sz w:val="24"/>
            </w:rPr>
          </w:rPrChange>
        </w:rPr>
        <w:t>服务器进行</w:t>
      </w:r>
      <w:r w:rsidRPr="001A0A27">
        <w:rPr>
          <w:rFonts w:asciiTheme="minorEastAsia" w:hAnsiTheme="minorEastAsia" w:cs="Times New Roman" w:hint="eastAsia"/>
          <w:spacing w:val="10"/>
          <w:sz w:val="24"/>
          <w:szCs w:val="24"/>
          <w:rPrChange w:id="2744" w:author="JY0225" w:date="2017-08-24T11:12:00Z">
            <w:rPr>
              <w:rFonts w:ascii="Times New Roman" w:hAnsi="Times New Roman" w:cs="Times New Roman" w:hint="eastAsia"/>
              <w:spacing w:val="10"/>
              <w:sz w:val="24"/>
            </w:rPr>
          </w:rPrChange>
        </w:rPr>
        <w:t>双向通信时，可以使服务器避免打开多个</w:t>
      </w:r>
      <w:r w:rsidRPr="001A0A27">
        <w:rPr>
          <w:rFonts w:asciiTheme="minorEastAsia" w:hAnsiTheme="minorEastAsia" w:cs="Times New Roman"/>
          <w:spacing w:val="10"/>
          <w:sz w:val="24"/>
          <w:szCs w:val="24"/>
          <w:rPrChange w:id="2745" w:author="JY0225" w:date="2017-08-24T11:12:00Z">
            <w:rPr>
              <w:rFonts w:ascii="Times New Roman" w:hAnsi="Times New Roman" w:cs="Times New Roman"/>
              <w:spacing w:val="10"/>
              <w:sz w:val="24"/>
            </w:rPr>
          </w:rPrChange>
        </w:rPr>
        <w:t>HTTP</w:t>
      </w:r>
      <w:r w:rsidR="0088342A" w:rsidRPr="001A0A27">
        <w:rPr>
          <w:rFonts w:asciiTheme="minorEastAsia" w:hAnsiTheme="minorEastAsia" w:cs="Times New Roman" w:hint="eastAsia"/>
          <w:spacing w:val="10"/>
          <w:sz w:val="24"/>
          <w:szCs w:val="24"/>
          <w:rPrChange w:id="2746" w:author="JY0225" w:date="2017-08-24T11:12:00Z">
            <w:rPr>
              <w:rFonts w:ascii="Times New Roman" w:hAnsi="Times New Roman" w:cs="Times New Roman" w:hint="eastAsia"/>
              <w:spacing w:val="10"/>
              <w:sz w:val="24"/>
            </w:rPr>
          </w:rPrChange>
        </w:rPr>
        <w:t>连接进行工作来节约资源，提高</w:t>
      </w:r>
      <w:r w:rsidRPr="001A0A27">
        <w:rPr>
          <w:rFonts w:asciiTheme="minorEastAsia" w:hAnsiTheme="minorEastAsia" w:cs="Times New Roman" w:hint="eastAsia"/>
          <w:spacing w:val="10"/>
          <w:sz w:val="24"/>
          <w:szCs w:val="24"/>
          <w:rPrChange w:id="2747" w:author="JY0225" w:date="2017-08-24T11:12:00Z">
            <w:rPr>
              <w:rFonts w:ascii="Times New Roman" w:hAnsi="Times New Roman" w:cs="Times New Roman" w:hint="eastAsia"/>
              <w:spacing w:val="10"/>
              <w:sz w:val="24"/>
            </w:rPr>
          </w:rPrChange>
        </w:rPr>
        <w:t>工作效率和资源利用率</w:t>
      </w:r>
      <w:r w:rsidR="005469E3" w:rsidRPr="001A0A27">
        <w:rPr>
          <w:rFonts w:asciiTheme="minorEastAsia" w:hAnsiTheme="minorEastAsia"/>
          <w:color w:val="000000" w:themeColor="text1"/>
          <w:sz w:val="24"/>
          <w:szCs w:val="24"/>
          <w:vertAlign w:val="superscript"/>
          <w:rPrChange w:id="2748" w:author="JY0225" w:date="2017-08-24T11:12:00Z">
            <w:rPr>
              <w:color w:val="000000" w:themeColor="text1"/>
              <w:vertAlign w:val="superscript"/>
            </w:rPr>
          </w:rPrChange>
        </w:rPr>
        <w:fldChar w:fldCharType="begin"/>
      </w:r>
      <w:r w:rsidR="005469E3" w:rsidRPr="001A0A27">
        <w:rPr>
          <w:rFonts w:asciiTheme="minorEastAsia" w:hAnsiTheme="minorEastAsia"/>
          <w:color w:val="000000" w:themeColor="text1"/>
          <w:sz w:val="24"/>
          <w:szCs w:val="24"/>
          <w:vertAlign w:val="superscript"/>
          <w:rPrChange w:id="2749" w:author="JY0225" w:date="2017-08-24T11:12:00Z">
            <w:rPr>
              <w:color w:val="000000" w:themeColor="text1"/>
              <w:vertAlign w:val="superscript"/>
            </w:rPr>
          </w:rPrChange>
        </w:rPr>
        <w:instrText xml:space="preserve"> REF _Ref489794026 \r \h </w:instrText>
      </w:r>
      <w:r w:rsidR="001A0A27" w:rsidRPr="001A0A27">
        <w:rPr>
          <w:rFonts w:asciiTheme="minorEastAsia" w:hAnsiTheme="minorEastAsia"/>
          <w:color w:val="000000" w:themeColor="text1"/>
          <w:sz w:val="24"/>
          <w:szCs w:val="24"/>
          <w:vertAlign w:val="superscript"/>
          <w:rPrChange w:id="2750" w:author="JY0225" w:date="2017-08-24T11:12:00Z">
            <w:rPr>
              <w:color w:val="000000" w:themeColor="text1"/>
              <w:sz w:val="24"/>
              <w:szCs w:val="24"/>
              <w:vertAlign w:val="superscript"/>
            </w:rPr>
          </w:rPrChange>
        </w:rPr>
        <w:instrText xml:space="preserve"> \* MERGEFORMAT </w:instrText>
      </w:r>
      <w:r w:rsidR="005469E3" w:rsidRPr="001A0A27">
        <w:rPr>
          <w:rFonts w:asciiTheme="minorEastAsia" w:hAnsiTheme="minorEastAsia"/>
          <w:color w:val="000000" w:themeColor="text1"/>
          <w:sz w:val="24"/>
          <w:szCs w:val="24"/>
          <w:vertAlign w:val="superscript"/>
          <w:rPrChange w:id="2751" w:author="JY0225" w:date="2017-08-24T11:12:00Z">
            <w:rPr>
              <w:rFonts w:asciiTheme="minorEastAsia" w:hAnsiTheme="minorEastAsia"/>
              <w:color w:val="000000" w:themeColor="text1"/>
              <w:sz w:val="24"/>
              <w:szCs w:val="24"/>
              <w:vertAlign w:val="superscript"/>
            </w:rPr>
          </w:rPrChange>
        </w:rPr>
      </w:r>
      <w:r w:rsidR="005469E3" w:rsidRPr="001A0A27">
        <w:rPr>
          <w:rFonts w:asciiTheme="minorEastAsia" w:hAnsiTheme="minorEastAsia"/>
          <w:color w:val="000000" w:themeColor="text1"/>
          <w:sz w:val="24"/>
          <w:szCs w:val="24"/>
          <w:vertAlign w:val="superscript"/>
          <w:rPrChange w:id="2752" w:author="JY0225" w:date="2017-08-24T11:12:00Z">
            <w:rPr>
              <w:color w:val="000000" w:themeColor="text1"/>
              <w:vertAlign w:val="superscript"/>
            </w:rPr>
          </w:rPrChange>
        </w:rPr>
        <w:fldChar w:fldCharType="separate"/>
      </w:r>
      <w:ins w:id="2753" w:author="微软用户" w:date="2017-08-24T22:18:00Z">
        <w:r w:rsidR="00C56CDB">
          <w:rPr>
            <w:rFonts w:asciiTheme="minorEastAsia" w:hAnsiTheme="minorEastAsia"/>
            <w:color w:val="000000" w:themeColor="text1"/>
            <w:sz w:val="24"/>
            <w:szCs w:val="24"/>
            <w:vertAlign w:val="superscript"/>
          </w:rPr>
          <w:t>[25]</w:t>
        </w:r>
      </w:ins>
      <w:del w:id="2754" w:author="微软用户" w:date="2017-08-24T22:18:00Z">
        <w:r w:rsidR="008E2759" w:rsidRPr="001A0A27" w:rsidDel="00C56CDB">
          <w:rPr>
            <w:rFonts w:asciiTheme="minorEastAsia" w:hAnsiTheme="minorEastAsia"/>
            <w:color w:val="000000" w:themeColor="text1"/>
            <w:sz w:val="24"/>
            <w:szCs w:val="24"/>
            <w:vertAlign w:val="superscript"/>
            <w:rPrChange w:id="2755" w:author="JY0225" w:date="2017-08-24T11:12:00Z">
              <w:rPr>
                <w:color w:val="000000" w:themeColor="text1"/>
                <w:vertAlign w:val="superscript"/>
              </w:rPr>
            </w:rPrChange>
          </w:rPr>
          <w:delText>[25]</w:delText>
        </w:r>
      </w:del>
      <w:r w:rsidR="005469E3" w:rsidRPr="001A0A27">
        <w:rPr>
          <w:rFonts w:asciiTheme="minorEastAsia" w:hAnsiTheme="minorEastAsia"/>
          <w:color w:val="000000" w:themeColor="text1"/>
          <w:sz w:val="24"/>
          <w:szCs w:val="24"/>
          <w:vertAlign w:val="superscript"/>
          <w:rPrChange w:id="2756" w:author="JY0225" w:date="2017-08-24T11:12:00Z">
            <w:rPr>
              <w:color w:val="000000" w:themeColor="text1"/>
              <w:vertAlign w:val="superscript"/>
            </w:rPr>
          </w:rPrChange>
        </w:rPr>
        <w:fldChar w:fldCharType="end"/>
      </w:r>
      <w:r w:rsidR="00C465D9" w:rsidRPr="001A0A27">
        <w:rPr>
          <w:rFonts w:asciiTheme="minorEastAsia" w:hAnsiTheme="minorEastAsia"/>
          <w:color w:val="000000" w:themeColor="text1"/>
          <w:sz w:val="24"/>
          <w:szCs w:val="24"/>
          <w:vertAlign w:val="superscript"/>
          <w:rPrChange w:id="2757" w:author="JY0225" w:date="2017-08-24T11:12:00Z">
            <w:rPr>
              <w:color w:val="000000" w:themeColor="text1"/>
              <w:vertAlign w:val="superscript"/>
            </w:rPr>
          </w:rPrChange>
        </w:rPr>
        <w:fldChar w:fldCharType="begin"/>
      </w:r>
      <w:r w:rsidR="00C465D9" w:rsidRPr="001A0A27">
        <w:rPr>
          <w:rFonts w:asciiTheme="minorEastAsia" w:hAnsiTheme="minorEastAsia"/>
          <w:color w:val="000000" w:themeColor="text1"/>
          <w:sz w:val="24"/>
          <w:szCs w:val="24"/>
          <w:vertAlign w:val="superscript"/>
          <w:rPrChange w:id="2758" w:author="JY0225" w:date="2017-08-24T11:12:00Z">
            <w:rPr>
              <w:color w:val="000000" w:themeColor="text1"/>
              <w:vertAlign w:val="superscript"/>
            </w:rPr>
          </w:rPrChange>
        </w:rPr>
        <w:instrText xml:space="preserve"> REF _Ref489794119 \r \h </w:instrText>
      </w:r>
      <w:r w:rsidR="001A0A27" w:rsidRPr="001A0A27">
        <w:rPr>
          <w:rFonts w:asciiTheme="minorEastAsia" w:hAnsiTheme="minorEastAsia"/>
          <w:color w:val="000000" w:themeColor="text1"/>
          <w:sz w:val="24"/>
          <w:szCs w:val="24"/>
          <w:vertAlign w:val="superscript"/>
          <w:rPrChange w:id="2759" w:author="JY0225" w:date="2017-08-24T11:12:00Z">
            <w:rPr>
              <w:color w:val="000000" w:themeColor="text1"/>
              <w:sz w:val="24"/>
              <w:szCs w:val="24"/>
              <w:vertAlign w:val="superscript"/>
            </w:rPr>
          </w:rPrChange>
        </w:rPr>
        <w:instrText xml:space="preserve"> \* MERGEFORMAT </w:instrText>
      </w:r>
      <w:r w:rsidR="00C465D9" w:rsidRPr="001A0A27">
        <w:rPr>
          <w:rFonts w:asciiTheme="minorEastAsia" w:hAnsiTheme="minorEastAsia"/>
          <w:color w:val="000000" w:themeColor="text1"/>
          <w:sz w:val="24"/>
          <w:szCs w:val="24"/>
          <w:vertAlign w:val="superscript"/>
          <w:rPrChange w:id="2760" w:author="JY0225" w:date="2017-08-24T11:12:00Z">
            <w:rPr>
              <w:rFonts w:asciiTheme="minorEastAsia" w:hAnsiTheme="minorEastAsia"/>
              <w:color w:val="000000" w:themeColor="text1"/>
              <w:sz w:val="24"/>
              <w:szCs w:val="24"/>
              <w:vertAlign w:val="superscript"/>
            </w:rPr>
          </w:rPrChange>
        </w:rPr>
      </w:r>
      <w:r w:rsidR="00C465D9" w:rsidRPr="001A0A27">
        <w:rPr>
          <w:rFonts w:asciiTheme="minorEastAsia" w:hAnsiTheme="minorEastAsia"/>
          <w:color w:val="000000" w:themeColor="text1"/>
          <w:sz w:val="24"/>
          <w:szCs w:val="24"/>
          <w:vertAlign w:val="superscript"/>
          <w:rPrChange w:id="2761" w:author="JY0225" w:date="2017-08-24T11:12:00Z">
            <w:rPr>
              <w:color w:val="000000" w:themeColor="text1"/>
              <w:vertAlign w:val="superscript"/>
            </w:rPr>
          </w:rPrChange>
        </w:rPr>
        <w:fldChar w:fldCharType="separate"/>
      </w:r>
      <w:ins w:id="2762" w:author="微软用户" w:date="2017-08-24T22:18:00Z">
        <w:r w:rsidR="00C56CDB">
          <w:rPr>
            <w:rFonts w:asciiTheme="minorEastAsia" w:hAnsiTheme="minorEastAsia"/>
            <w:color w:val="000000" w:themeColor="text1"/>
            <w:sz w:val="24"/>
            <w:szCs w:val="24"/>
            <w:vertAlign w:val="superscript"/>
          </w:rPr>
          <w:t>[26]</w:t>
        </w:r>
      </w:ins>
      <w:del w:id="2763" w:author="微软用户" w:date="2017-08-24T22:18:00Z">
        <w:r w:rsidR="008E2759" w:rsidRPr="001A0A27" w:rsidDel="00C56CDB">
          <w:rPr>
            <w:rFonts w:asciiTheme="minorEastAsia" w:hAnsiTheme="minorEastAsia"/>
            <w:color w:val="000000" w:themeColor="text1"/>
            <w:sz w:val="24"/>
            <w:szCs w:val="24"/>
            <w:vertAlign w:val="superscript"/>
            <w:rPrChange w:id="2764" w:author="JY0225" w:date="2017-08-24T11:12:00Z">
              <w:rPr>
                <w:color w:val="000000" w:themeColor="text1"/>
                <w:vertAlign w:val="superscript"/>
              </w:rPr>
            </w:rPrChange>
          </w:rPr>
          <w:delText>[26]</w:delText>
        </w:r>
      </w:del>
      <w:r w:rsidR="00C465D9" w:rsidRPr="001A0A27">
        <w:rPr>
          <w:rFonts w:asciiTheme="minorEastAsia" w:hAnsiTheme="minorEastAsia"/>
          <w:color w:val="000000" w:themeColor="text1"/>
          <w:sz w:val="24"/>
          <w:szCs w:val="24"/>
          <w:vertAlign w:val="superscript"/>
          <w:rPrChange w:id="2765" w:author="JY0225" w:date="2017-08-24T11:12:00Z">
            <w:rPr>
              <w:color w:val="000000" w:themeColor="text1"/>
              <w:vertAlign w:val="superscript"/>
            </w:rPr>
          </w:rPrChange>
        </w:rPr>
        <w:fldChar w:fldCharType="end"/>
      </w:r>
      <w:r w:rsidRPr="001A0A27">
        <w:rPr>
          <w:rFonts w:asciiTheme="minorEastAsia" w:hAnsiTheme="minorEastAsia" w:cs="Times New Roman" w:hint="eastAsia"/>
          <w:spacing w:val="10"/>
          <w:sz w:val="24"/>
          <w:szCs w:val="24"/>
          <w:rPrChange w:id="2766" w:author="JY0225" w:date="2017-08-24T11:12:00Z">
            <w:rPr>
              <w:rFonts w:ascii="Times New Roman" w:hAnsi="Times New Roman" w:cs="Times New Roman" w:hint="eastAsia"/>
              <w:spacing w:val="10"/>
              <w:sz w:val="24"/>
            </w:rPr>
          </w:rPrChange>
        </w:rPr>
        <w:t>。</w:t>
      </w:r>
    </w:p>
    <w:p w14:paraId="5C32DAD9" w14:textId="567C92A1" w:rsidR="00C85486" w:rsidRDefault="00C85486">
      <w:pPr>
        <w:jc w:val="center"/>
        <w:pPrChange w:id="2767" w:author="JY0225" w:date="2017-08-22T21:19:00Z">
          <w:pPr>
            <w:spacing w:line="400" w:lineRule="exact"/>
            <w:ind w:firstLine="420"/>
          </w:pPr>
        </w:pPrChange>
      </w:pPr>
      <w:ins w:id="2768" w:author="JY0225" w:date="2017-08-22T21:19:00Z">
        <w:r>
          <w:object w:dxaOrig="7730" w:dyaOrig="7235" w14:anchorId="72AC4915">
            <v:shape id="_x0000_i1026" type="#_x0000_t75" style="width:271.1pt;height:252.3pt" o:ole="">
              <v:imagedata r:id="rId22" o:title=""/>
            </v:shape>
            <o:OLEObject Type="Embed" ProgID="Visio.Drawing.15" ShapeID="_x0000_i1026" DrawAspect="Content" ObjectID="_1565360531" r:id="rId23"/>
          </w:object>
        </w:r>
      </w:ins>
    </w:p>
    <w:p w14:paraId="1A9CC704" w14:textId="50E45C31" w:rsidR="00E034C9" w:rsidRPr="00C32DB6" w:rsidDel="00E034C9" w:rsidRDefault="00E034C9" w:rsidP="00E034C9">
      <w:pPr>
        <w:spacing w:line="400" w:lineRule="exact"/>
        <w:jc w:val="center"/>
        <w:rPr>
          <w:del w:id="2769" w:author="JY0225" w:date="2017-08-22T21:20:00Z"/>
          <w:moveTo w:id="2770" w:author="JY0225" w:date="2017-08-22T21:20:00Z"/>
          <w:rFonts w:ascii="Times New Roman" w:hAnsi="Times New Roman" w:cs="Times New Roman"/>
          <w:noProof/>
          <w:spacing w:val="10"/>
          <w:kern w:val="0"/>
          <w:sz w:val="24"/>
          <w:szCs w:val="24"/>
        </w:rPr>
      </w:pPr>
      <w:moveToRangeStart w:id="2771" w:author="JY0225" w:date="2017-08-22T21:20:00Z" w:name="move491200133"/>
      <w:moveTo w:id="2772" w:author="JY0225" w:date="2017-08-22T21:20:00Z">
        <w:r w:rsidRPr="005E04A3">
          <w:rPr>
            <w:rFonts w:ascii="Times New Roman" w:hAnsi="Times New Roman" w:cs="Times New Roman"/>
            <w:noProof/>
            <w:spacing w:val="10"/>
            <w:kern w:val="0"/>
            <w:sz w:val="24"/>
            <w:szCs w:val="24"/>
          </w:rPr>
          <w:t>图</w:t>
        </w:r>
        <w:r>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del w:id="2773" w:author="JY0225" w:date="2017-08-23T10:33:00Z">
          <w:r w:rsidDel="00ED6672">
            <w:rPr>
              <w:rFonts w:ascii="Times New Roman" w:hAnsi="Times New Roman" w:cs="Times New Roman" w:hint="eastAsia"/>
              <w:noProof/>
              <w:spacing w:val="10"/>
              <w:kern w:val="0"/>
              <w:sz w:val="24"/>
              <w:szCs w:val="24"/>
            </w:rPr>
            <w:delText>握手阶段</w:delText>
          </w:r>
        </w:del>
      </w:moveTo>
      <w:ins w:id="2774" w:author="JY0225" w:date="2017-08-23T10:33:00Z">
        <w:r w:rsidR="00ED6672">
          <w:rPr>
            <w:rFonts w:ascii="Times New Roman" w:hAnsi="Times New Roman" w:cs="Times New Roman" w:hint="eastAsia"/>
            <w:noProof/>
            <w:spacing w:val="10"/>
            <w:kern w:val="0"/>
            <w:sz w:val="24"/>
            <w:szCs w:val="24"/>
          </w:rPr>
          <w:t>WebSocket</w:t>
        </w:r>
        <w:r w:rsidR="00ED6672">
          <w:rPr>
            <w:rFonts w:ascii="Times New Roman" w:hAnsi="Times New Roman" w:cs="Times New Roman" w:hint="eastAsia"/>
            <w:noProof/>
            <w:spacing w:val="10"/>
            <w:kern w:val="0"/>
            <w:sz w:val="24"/>
            <w:szCs w:val="24"/>
          </w:rPr>
          <w:t>通信</w:t>
        </w:r>
      </w:ins>
      <w:moveTo w:id="2775" w:author="JY0225" w:date="2017-08-22T21:20:00Z">
        <w:r>
          <w:rPr>
            <w:rFonts w:ascii="Times New Roman" w:hAnsi="Times New Roman" w:cs="Times New Roman" w:hint="eastAsia"/>
            <w:noProof/>
            <w:spacing w:val="10"/>
            <w:kern w:val="0"/>
            <w:sz w:val="24"/>
            <w:szCs w:val="24"/>
          </w:rPr>
          <w:t>示意图</w:t>
        </w:r>
      </w:moveTo>
    </w:p>
    <w:moveToRangeEnd w:id="2771"/>
    <w:p w14:paraId="70B33410" w14:textId="77777777" w:rsidR="00E034C9" w:rsidRDefault="00E034C9">
      <w:pPr>
        <w:spacing w:line="400" w:lineRule="exact"/>
        <w:jc w:val="center"/>
        <w:rPr>
          <w:ins w:id="2776" w:author="JY0225" w:date="2017-08-22T21:20:00Z"/>
          <w:rFonts w:ascii="Times New Roman" w:hAnsi="Times New Roman" w:cs="Times New Roman"/>
          <w:spacing w:val="10"/>
          <w:sz w:val="24"/>
        </w:rPr>
        <w:pPrChange w:id="2777" w:author="JY0225" w:date="2017-08-22T21:20:00Z">
          <w:pPr>
            <w:jc w:val="center"/>
          </w:pPr>
        </w:pPrChange>
      </w:pPr>
    </w:p>
    <w:p w14:paraId="448479D3" w14:textId="1A8AD995" w:rsidR="0006652E" w:rsidRPr="001A0A27" w:rsidDel="00C85486" w:rsidRDefault="0033165C" w:rsidP="00AD4083">
      <w:pPr>
        <w:spacing w:line="400" w:lineRule="exact"/>
        <w:ind w:firstLine="420"/>
        <w:rPr>
          <w:del w:id="2778" w:author="JY0225" w:date="2017-08-22T21:19:00Z"/>
          <w:rFonts w:asciiTheme="minorEastAsia" w:hAnsiTheme="minorEastAsia" w:cs="Times New Roman"/>
          <w:spacing w:val="10"/>
          <w:sz w:val="24"/>
          <w:szCs w:val="24"/>
          <w:rPrChange w:id="2779" w:author="JY0225" w:date="2017-08-24T11:13:00Z">
            <w:rPr>
              <w:del w:id="2780" w:author="JY0225" w:date="2017-08-22T21:19:00Z"/>
              <w:rFonts w:ascii="Times New Roman" w:hAnsi="Times New Roman" w:cs="Times New Roman"/>
              <w:spacing w:val="10"/>
              <w:sz w:val="24"/>
            </w:rPr>
          </w:rPrChange>
        </w:rPr>
      </w:pPr>
      <w:r w:rsidRPr="001A0A27">
        <w:rPr>
          <w:rFonts w:asciiTheme="minorEastAsia" w:hAnsiTheme="minorEastAsia" w:cs="Times New Roman"/>
          <w:spacing w:val="10"/>
          <w:sz w:val="24"/>
          <w:szCs w:val="24"/>
          <w:rPrChange w:id="2781" w:author="JY0225" w:date="2017-08-24T11:13:00Z">
            <w:rPr>
              <w:rFonts w:ascii="Times New Roman" w:hAnsi="Times New Roman" w:cs="Times New Roman"/>
              <w:spacing w:val="10"/>
              <w:sz w:val="24"/>
            </w:rPr>
          </w:rPrChange>
        </w:rPr>
        <w:t>WebSocket</w:t>
      </w:r>
      <w:r w:rsidRPr="001A0A27">
        <w:rPr>
          <w:rFonts w:asciiTheme="minorEastAsia" w:hAnsiTheme="minorEastAsia" w:cs="Times New Roman" w:hint="eastAsia"/>
          <w:spacing w:val="10"/>
          <w:sz w:val="24"/>
          <w:szCs w:val="24"/>
          <w:rPrChange w:id="2782" w:author="JY0225" w:date="2017-08-24T11:13:00Z">
            <w:rPr>
              <w:rFonts w:ascii="Times New Roman" w:hAnsi="Times New Roman" w:cs="Times New Roman" w:hint="eastAsia"/>
              <w:spacing w:val="10"/>
              <w:sz w:val="24"/>
            </w:rPr>
          </w:rPrChange>
        </w:rPr>
        <w:t>是一种类似</w:t>
      </w:r>
      <w:r w:rsidRPr="001A0A27">
        <w:rPr>
          <w:rFonts w:asciiTheme="minorEastAsia" w:hAnsiTheme="minorEastAsia" w:cs="Times New Roman"/>
          <w:spacing w:val="10"/>
          <w:sz w:val="24"/>
          <w:szCs w:val="24"/>
          <w:rPrChange w:id="2783" w:author="JY0225" w:date="2017-08-24T11:13:00Z">
            <w:rPr>
              <w:rFonts w:ascii="Times New Roman" w:hAnsi="Times New Roman" w:cs="Times New Roman"/>
              <w:spacing w:val="10"/>
              <w:sz w:val="24"/>
            </w:rPr>
          </w:rPrChange>
        </w:rPr>
        <w:t>TCP/IP</w:t>
      </w:r>
      <w:r w:rsidRPr="001A0A27">
        <w:rPr>
          <w:rFonts w:asciiTheme="minorEastAsia" w:hAnsiTheme="minorEastAsia" w:cs="Times New Roman" w:hint="eastAsia"/>
          <w:spacing w:val="10"/>
          <w:sz w:val="24"/>
          <w:szCs w:val="24"/>
          <w:rPrChange w:id="2784" w:author="JY0225" w:date="2017-08-24T11:13:00Z">
            <w:rPr>
              <w:rFonts w:ascii="Times New Roman" w:hAnsi="Times New Roman" w:cs="Times New Roman" w:hint="eastAsia"/>
              <w:spacing w:val="10"/>
              <w:sz w:val="24"/>
            </w:rPr>
          </w:rPrChange>
        </w:rPr>
        <w:t>的</w:t>
      </w:r>
      <w:r w:rsidRPr="001A0A27">
        <w:rPr>
          <w:rFonts w:asciiTheme="minorEastAsia" w:hAnsiTheme="minorEastAsia" w:cs="Times New Roman"/>
          <w:spacing w:val="10"/>
          <w:sz w:val="24"/>
          <w:szCs w:val="24"/>
          <w:rPrChange w:id="2785" w:author="JY0225" w:date="2017-08-24T11:13:00Z">
            <w:rPr>
              <w:rFonts w:ascii="Times New Roman" w:hAnsi="Times New Roman" w:cs="Times New Roman"/>
              <w:spacing w:val="10"/>
              <w:sz w:val="24"/>
            </w:rPr>
          </w:rPrChange>
        </w:rPr>
        <w:t>socket</w:t>
      </w:r>
      <w:r w:rsidR="00DD6998" w:rsidRPr="001A0A27">
        <w:rPr>
          <w:rFonts w:asciiTheme="minorEastAsia" w:hAnsiTheme="minorEastAsia" w:cs="Times New Roman" w:hint="eastAsia"/>
          <w:spacing w:val="10"/>
          <w:sz w:val="24"/>
          <w:szCs w:val="24"/>
          <w:rPrChange w:id="2786" w:author="JY0225" w:date="2017-08-24T11:13:00Z">
            <w:rPr>
              <w:rFonts w:ascii="Times New Roman" w:hAnsi="Times New Roman" w:cs="Times New Roman" w:hint="eastAsia"/>
              <w:spacing w:val="10"/>
              <w:sz w:val="24"/>
            </w:rPr>
          </w:rPrChange>
        </w:rPr>
        <w:t>技术，</w:t>
      </w:r>
      <w:r w:rsidR="00E730C5" w:rsidRPr="001A0A27">
        <w:rPr>
          <w:rFonts w:asciiTheme="minorEastAsia" w:hAnsiTheme="minorEastAsia" w:cs="Times New Roman" w:hint="eastAsia"/>
          <w:spacing w:val="10"/>
          <w:sz w:val="24"/>
          <w:szCs w:val="24"/>
          <w:rPrChange w:id="2787" w:author="JY0225" w:date="2017-08-24T11:13:00Z">
            <w:rPr>
              <w:rFonts w:ascii="Times New Roman" w:hAnsi="Times New Roman" w:cs="Times New Roman" w:hint="eastAsia"/>
              <w:spacing w:val="10"/>
              <w:sz w:val="24"/>
            </w:rPr>
          </w:rPrChange>
        </w:rPr>
        <w:t>其协议</w:t>
      </w:r>
      <w:r w:rsidR="00DB6943" w:rsidRPr="001A0A27">
        <w:rPr>
          <w:rFonts w:asciiTheme="minorEastAsia" w:hAnsiTheme="minorEastAsia" w:cs="Times New Roman" w:hint="eastAsia"/>
          <w:spacing w:val="10"/>
          <w:sz w:val="24"/>
          <w:szCs w:val="24"/>
          <w:rPrChange w:id="2788" w:author="JY0225" w:date="2017-08-24T11:13:00Z">
            <w:rPr>
              <w:rFonts w:ascii="Times New Roman" w:hAnsi="Times New Roman" w:cs="Times New Roman" w:hint="eastAsia"/>
              <w:spacing w:val="10"/>
              <w:sz w:val="24"/>
            </w:rPr>
          </w:rPrChange>
        </w:rPr>
        <w:t>为应用层协议，</w:t>
      </w:r>
      <w:r w:rsidR="00832C29" w:rsidRPr="001A0A27">
        <w:rPr>
          <w:rFonts w:asciiTheme="minorEastAsia" w:hAnsiTheme="minorEastAsia" w:cs="Times New Roman" w:hint="eastAsia"/>
          <w:spacing w:val="10"/>
          <w:sz w:val="24"/>
          <w:szCs w:val="24"/>
          <w:rPrChange w:id="2789" w:author="JY0225" w:date="2017-08-24T11:13:00Z">
            <w:rPr>
              <w:rFonts w:ascii="Times New Roman" w:hAnsi="Times New Roman" w:cs="Times New Roman" w:hint="eastAsia"/>
              <w:spacing w:val="10"/>
              <w:sz w:val="24"/>
            </w:rPr>
          </w:rPrChange>
        </w:rPr>
        <w:lastRenderedPageBreak/>
        <w:t>定义在</w:t>
      </w:r>
      <w:r w:rsidR="00832C29" w:rsidRPr="001A0A27">
        <w:rPr>
          <w:rFonts w:asciiTheme="minorEastAsia" w:hAnsiTheme="minorEastAsia" w:cs="Times New Roman"/>
          <w:spacing w:val="10"/>
          <w:sz w:val="24"/>
          <w:szCs w:val="24"/>
          <w:rPrChange w:id="2790" w:author="JY0225" w:date="2017-08-24T11:13:00Z">
            <w:rPr>
              <w:rFonts w:ascii="Times New Roman" w:hAnsi="Times New Roman" w:cs="Times New Roman"/>
              <w:spacing w:val="10"/>
              <w:sz w:val="24"/>
            </w:rPr>
          </w:rPrChange>
        </w:rPr>
        <w:t>TCP/IP</w:t>
      </w:r>
      <w:r w:rsidR="00832C29" w:rsidRPr="001A0A27">
        <w:rPr>
          <w:rFonts w:asciiTheme="minorEastAsia" w:hAnsiTheme="minorEastAsia" w:cs="Times New Roman" w:hint="eastAsia"/>
          <w:spacing w:val="10"/>
          <w:sz w:val="24"/>
          <w:szCs w:val="24"/>
          <w:rPrChange w:id="2791" w:author="JY0225" w:date="2017-08-24T11:13:00Z">
            <w:rPr>
              <w:rFonts w:ascii="Times New Roman" w:hAnsi="Times New Roman" w:cs="Times New Roman" w:hint="eastAsia"/>
              <w:spacing w:val="10"/>
              <w:sz w:val="24"/>
            </w:rPr>
          </w:rPrChange>
        </w:rPr>
        <w:t>协议栈之上。</w:t>
      </w:r>
      <w:r w:rsidR="00832C29" w:rsidRPr="001A0A27">
        <w:rPr>
          <w:rFonts w:asciiTheme="minorEastAsia" w:hAnsiTheme="minorEastAsia" w:cs="Times New Roman"/>
          <w:spacing w:val="10"/>
          <w:sz w:val="24"/>
          <w:szCs w:val="24"/>
          <w:rPrChange w:id="2792" w:author="JY0225" w:date="2017-08-24T11:13:00Z">
            <w:rPr>
              <w:rFonts w:ascii="Times New Roman" w:hAnsi="Times New Roman" w:cs="Times New Roman"/>
              <w:spacing w:val="10"/>
              <w:sz w:val="24"/>
            </w:rPr>
          </w:rPrChange>
        </w:rPr>
        <w:t>WebSocket</w:t>
      </w:r>
      <w:r w:rsidR="00832C29" w:rsidRPr="001A0A27">
        <w:rPr>
          <w:rFonts w:asciiTheme="minorEastAsia" w:hAnsiTheme="minorEastAsia" w:cs="Times New Roman" w:hint="eastAsia"/>
          <w:spacing w:val="10"/>
          <w:sz w:val="24"/>
          <w:szCs w:val="24"/>
          <w:rPrChange w:id="2793" w:author="JY0225" w:date="2017-08-24T11:13:00Z">
            <w:rPr>
              <w:rFonts w:ascii="Times New Roman" w:hAnsi="Times New Roman" w:cs="Times New Roman" w:hint="eastAsia"/>
              <w:spacing w:val="10"/>
              <w:sz w:val="24"/>
            </w:rPr>
          </w:rPrChange>
        </w:rPr>
        <w:t>连接服务器的</w:t>
      </w:r>
      <w:r w:rsidR="00832C29" w:rsidRPr="001A0A27">
        <w:rPr>
          <w:rFonts w:asciiTheme="minorEastAsia" w:hAnsiTheme="minorEastAsia" w:cs="Times New Roman"/>
          <w:spacing w:val="10"/>
          <w:sz w:val="24"/>
          <w:szCs w:val="24"/>
          <w:rPrChange w:id="2794" w:author="JY0225" w:date="2017-08-24T11:13:00Z">
            <w:rPr>
              <w:rFonts w:ascii="Times New Roman" w:hAnsi="Times New Roman" w:cs="Times New Roman"/>
              <w:spacing w:val="10"/>
              <w:sz w:val="24"/>
            </w:rPr>
          </w:rPrChange>
        </w:rPr>
        <w:t>URI</w:t>
      </w:r>
      <w:r w:rsidR="00832C29" w:rsidRPr="001A0A27">
        <w:rPr>
          <w:rFonts w:asciiTheme="minorEastAsia" w:hAnsiTheme="minorEastAsia" w:cs="Times New Roman" w:hint="eastAsia"/>
          <w:spacing w:val="10"/>
          <w:sz w:val="24"/>
          <w:szCs w:val="24"/>
          <w:rPrChange w:id="2795" w:author="JY0225" w:date="2017-08-24T11:13:00Z">
            <w:rPr>
              <w:rFonts w:ascii="Times New Roman" w:hAnsi="Times New Roman" w:cs="Times New Roman" w:hint="eastAsia"/>
              <w:spacing w:val="10"/>
              <w:sz w:val="24"/>
            </w:rPr>
          </w:rPrChange>
        </w:rPr>
        <w:t>以</w:t>
      </w:r>
      <w:r w:rsidR="00832C29" w:rsidRPr="001A0A27">
        <w:rPr>
          <w:rFonts w:asciiTheme="minorEastAsia" w:hAnsiTheme="minorEastAsia" w:cs="Times New Roman"/>
          <w:spacing w:val="10"/>
          <w:sz w:val="24"/>
          <w:szCs w:val="24"/>
          <w:rPrChange w:id="2796" w:author="JY0225" w:date="2017-08-24T11:13:00Z">
            <w:rPr>
              <w:rFonts w:ascii="Times New Roman" w:hAnsi="Times New Roman" w:cs="Times New Roman"/>
              <w:spacing w:val="10"/>
              <w:sz w:val="24"/>
            </w:rPr>
          </w:rPrChange>
        </w:rPr>
        <w:t>"ws"</w:t>
      </w:r>
      <w:r w:rsidR="00832C29" w:rsidRPr="001A0A27">
        <w:rPr>
          <w:rFonts w:asciiTheme="minorEastAsia" w:hAnsiTheme="minorEastAsia" w:cs="Times New Roman" w:hint="eastAsia"/>
          <w:spacing w:val="10"/>
          <w:sz w:val="24"/>
          <w:szCs w:val="24"/>
          <w:rPrChange w:id="2797" w:author="JY0225" w:date="2017-08-24T11:13:00Z">
            <w:rPr>
              <w:rFonts w:ascii="Times New Roman" w:hAnsi="Times New Roman" w:cs="Times New Roman" w:hint="eastAsia"/>
              <w:spacing w:val="10"/>
              <w:sz w:val="24"/>
            </w:rPr>
          </w:rPrChange>
        </w:rPr>
        <w:t>或者</w:t>
      </w:r>
      <w:r w:rsidR="00832C29" w:rsidRPr="001A0A27">
        <w:rPr>
          <w:rFonts w:asciiTheme="minorEastAsia" w:hAnsiTheme="minorEastAsia" w:cs="Times New Roman"/>
          <w:spacing w:val="10"/>
          <w:sz w:val="24"/>
          <w:szCs w:val="24"/>
          <w:rPrChange w:id="2798" w:author="JY0225" w:date="2017-08-24T11:13:00Z">
            <w:rPr>
              <w:rFonts w:ascii="Times New Roman" w:hAnsi="Times New Roman" w:cs="Times New Roman"/>
              <w:spacing w:val="10"/>
              <w:sz w:val="24"/>
            </w:rPr>
          </w:rPrChange>
        </w:rPr>
        <w:t>"wss"</w:t>
      </w:r>
      <w:r w:rsidR="00832C29" w:rsidRPr="001A0A27">
        <w:rPr>
          <w:rFonts w:asciiTheme="minorEastAsia" w:hAnsiTheme="minorEastAsia" w:cs="Times New Roman" w:hint="eastAsia"/>
          <w:spacing w:val="10"/>
          <w:sz w:val="24"/>
          <w:szCs w:val="24"/>
          <w:rPrChange w:id="2799" w:author="JY0225" w:date="2017-08-24T11:13:00Z">
            <w:rPr>
              <w:rFonts w:ascii="Times New Roman" w:hAnsi="Times New Roman" w:cs="Times New Roman" w:hint="eastAsia"/>
              <w:spacing w:val="10"/>
              <w:sz w:val="24"/>
            </w:rPr>
          </w:rPrChange>
        </w:rPr>
        <w:t>开头。</w:t>
      </w:r>
      <w:r w:rsidR="00832C29" w:rsidRPr="001A0A27">
        <w:rPr>
          <w:rFonts w:asciiTheme="minorEastAsia" w:hAnsiTheme="minorEastAsia" w:cs="Times New Roman"/>
          <w:spacing w:val="10"/>
          <w:sz w:val="24"/>
          <w:szCs w:val="24"/>
          <w:rPrChange w:id="2800" w:author="JY0225" w:date="2017-08-24T11:13:00Z">
            <w:rPr>
              <w:rFonts w:ascii="Times New Roman" w:hAnsi="Times New Roman" w:cs="Times New Roman"/>
              <w:spacing w:val="10"/>
              <w:sz w:val="24"/>
            </w:rPr>
          </w:rPrChange>
        </w:rPr>
        <w:t>ws</w:t>
      </w:r>
      <w:r w:rsidR="00832C29" w:rsidRPr="001A0A27">
        <w:rPr>
          <w:rFonts w:asciiTheme="minorEastAsia" w:hAnsiTheme="minorEastAsia" w:cs="Times New Roman" w:hint="eastAsia"/>
          <w:spacing w:val="10"/>
          <w:sz w:val="24"/>
          <w:szCs w:val="24"/>
          <w:rPrChange w:id="2801" w:author="JY0225" w:date="2017-08-24T11:13:00Z">
            <w:rPr>
              <w:rFonts w:ascii="Times New Roman" w:hAnsi="Times New Roman" w:cs="Times New Roman" w:hint="eastAsia"/>
              <w:spacing w:val="10"/>
              <w:sz w:val="24"/>
            </w:rPr>
          </w:rPrChange>
        </w:rPr>
        <w:t>开头的默认</w:t>
      </w:r>
      <w:r w:rsidR="00832C29" w:rsidRPr="001A0A27">
        <w:rPr>
          <w:rFonts w:asciiTheme="minorEastAsia" w:hAnsiTheme="minorEastAsia" w:cs="Times New Roman"/>
          <w:spacing w:val="10"/>
          <w:sz w:val="24"/>
          <w:szCs w:val="24"/>
          <w:rPrChange w:id="2802" w:author="JY0225" w:date="2017-08-24T11:13:00Z">
            <w:rPr>
              <w:rFonts w:ascii="Times New Roman" w:hAnsi="Times New Roman" w:cs="Times New Roman"/>
              <w:spacing w:val="10"/>
              <w:sz w:val="24"/>
            </w:rPr>
          </w:rPrChange>
        </w:rPr>
        <w:t>TCP</w:t>
      </w:r>
      <w:r w:rsidR="00832C29" w:rsidRPr="001A0A27">
        <w:rPr>
          <w:rFonts w:asciiTheme="minorEastAsia" w:hAnsiTheme="minorEastAsia" w:cs="Times New Roman" w:hint="eastAsia"/>
          <w:spacing w:val="10"/>
          <w:sz w:val="24"/>
          <w:szCs w:val="24"/>
          <w:rPrChange w:id="2803" w:author="JY0225" w:date="2017-08-24T11:13:00Z">
            <w:rPr>
              <w:rFonts w:ascii="Times New Roman" w:hAnsi="Times New Roman" w:cs="Times New Roman" w:hint="eastAsia"/>
              <w:spacing w:val="10"/>
              <w:sz w:val="24"/>
            </w:rPr>
          </w:rPrChange>
        </w:rPr>
        <w:t>端口为</w:t>
      </w:r>
      <w:r w:rsidR="00832C29" w:rsidRPr="001A0A27">
        <w:rPr>
          <w:rFonts w:asciiTheme="minorEastAsia" w:hAnsiTheme="minorEastAsia" w:cs="Times New Roman"/>
          <w:spacing w:val="10"/>
          <w:sz w:val="24"/>
          <w:szCs w:val="24"/>
          <w:rPrChange w:id="2804" w:author="JY0225" w:date="2017-08-24T11:13:00Z">
            <w:rPr>
              <w:rFonts w:ascii="Times New Roman" w:hAnsi="Times New Roman" w:cs="Times New Roman"/>
              <w:spacing w:val="10"/>
              <w:sz w:val="24"/>
            </w:rPr>
          </w:rPrChange>
        </w:rPr>
        <w:t>80</w:t>
      </w:r>
      <w:r w:rsidR="00832C29" w:rsidRPr="001A0A27">
        <w:rPr>
          <w:rFonts w:asciiTheme="minorEastAsia" w:hAnsiTheme="minorEastAsia" w:cs="Times New Roman" w:hint="eastAsia"/>
          <w:spacing w:val="10"/>
          <w:sz w:val="24"/>
          <w:szCs w:val="24"/>
          <w:rPrChange w:id="2805" w:author="JY0225" w:date="2017-08-24T11:13:00Z">
            <w:rPr>
              <w:rFonts w:ascii="Times New Roman" w:hAnsi="Times New Roman" w:cs="Times New Roman" w:hint="eastAsia"/>
              <w:spacing w:val="10"/>
              <w:sz w:val="24"/>
            </w:rPr>
          </w:rPrChange>
        </w:rPr>
        <w:t>，</w:t>
      </w:r>
      <w:r w:rsidR="00832C29" w:rsidRPr="001A0A27">
        <w:rPr>
          <w:rFonts w:asciiTheme="minorEastAsia" w:hAnsiTheme="minorEastAsia" w:cs="Times New Roman"/>
          <w:spacing w:val="10"/>
          <w:sz w:val="24"/>
          <w:szCs w:val="24"/>
          <w:rPrChange w:id="2806" w:author="JY0225" w:date="2017-08-24T11:13:00Z">
            <w:rPr>
              <w:rFonts w:ascii="Times New Roman" w:hAnsi="Times New Roman" w:cs="Times New Roman"/>
              <w:spacing w:val="10"/>
              <w:sz w:val="24"/>
            </w:rPr>
          </w:rPrChange>
        </w:rPr>
        <w:t>wss</w:t>
      </w:r>
      <w:r w:rsidR="00832C29" w:rsidRPr="001A0A27">
        <w:rPr>
          <w:rFonts w:asciiTheme="minorEastAsia" w:hAnsiTheme="minorEastAsia" w:cs="Times New Roman" w:hint="eastAsia"/>
          <w:spacing w:val="10"/>
          <w:sz w:val="24"/>
          <w:szCs w:val="24"/>
          <w:rPrChange w:id="2807" w:author="JY0225" w:date="2017-08-24T11:13:00Z">
            <w:rPr>
              <w:rFonts w:ascii="Times New Roman" w:hAnsi="Times New Roman" w:cs="Times New Roman" w:hint="eastAsia"/>
              <w:spacing w:val="10"/>
              <w:sz w:val="24"/>
            </w:rPr>
          </w:rPrChange>
        </w:rPr>
        <w:t>开头的默认端口为</w:t>
      </w:r>
      <w:r w:rsidR="00832C29" w:rsidRPr="001A0A27">
        <w:rPr>
          <w:rFonts w:asciiTheme="minorEastAsia" w:hAnsiTheme="minorEastAsia" w:cs="Times New Roman"/>
          <w:spacing w:val="10"/>
          <w:sz w:val="24"/>
          <w:szCs w:val="24"/>
          <w:rPrChange w:id="2808" w:author="JY0225" w:date="2017-08-24T11:13:00Z">
            <w:rPr>
              <w:rFonts w:ascii="Times New Roman" w:hAnsi="Times New Roman" w:cs="Times New Roman"/>
              <w:spacing w:val="10"/>
              <w:sz w:val="24"/>
            </w:rPr>
          </w:rPrChange>
        </w:rPr>
        <w:t>443</w:t>
      </w:r>
      <w:r w:rsidR="00832C29" w:rsidRPr="001A0A27">
        <w:rPr>
          <w:rFonts w:asciiTheme="minorEastAsia" w:hAnsiTheme="minorEastAsia" w:cs="Times New Roman" w:hint="eastAsia"/>
          <w:spacing w:val="10"/>
          <w:sz w:val="24"/>
          <w:szCs w:val="24"/>
          <w:rPrChange w:id="2809" w:author="JY0225" w:date="2017-08-24T11:13:00Z">
            <w:rPr>
              <w:rFonts w:ascii="Times New Roman" w:hAnsi="Times New Roman" w:cs="Times New Roman" w:hint="eastAsia"/>
              <w:spacing w:val="10"/>
              <w:sz w:val="24"/>
            </w:rPr>
          </w:rPrChange>
        </w:rPr>
        <w:t>。具体来说，</w:t>
      </w:r>
      <w:r w:rsidR="00247F36" w:rsidRPr="001A0A27">
        <w:rPr>
          <w:rFonts w:asciiTheme="minorEastAsia" w:hAnsiTheme="minorEastAsia" w:cs="Times New Roman" w:hint="eastAsia"/>
          <w:spacing w:val="10"/>
          <w:sz w:val="24"/>
          <w:szCs w:val="24"/>
          <w:rPrChange w:id="2810" w:author="JY0225" w:date="2017-08-24T11:13:00Z">
            <w:rPr>
              <w:rFonts w:ascii="Times New Roman" w:hAnsi="Times New Roman" w:cs="Times New Roman" w:hint="eastAsia"/>
              <w:spacing w:val="10"/>
              <w:sz w:val="24"/>
            </w:rPr>
          </w:rPrChange>
        </w:rPr>
        <w:t>共</w:t>
      </w:r>
      <w:r w:rsidR="00B122EF" w:rsidRPr="001A0A27">
        <w:rPr>
          <w:rFonts w:asciiTheme="minorEastAsia" w:hAnsiTheme="minorEastAsia" w:cs="Times New Roman" w:hint="eastAsia"/>
          <w:spacing w:val="10"/>
          <w:sz w:val="24"/>
          <w:szCs w:val="24"/>
          <w:rPrChange w:id="2811" w:author="JY0225" w:date="2017-08-24T11:13:00Z">
            <w:rPr>
              <w:rFonts w:ascii="Times New Roman" w:hAnsi="Times New Roman" w:cs="Times New Roman" w:hint="eastAsia"/>
              <w:spacing w:val="10"/>
              <w:sz w:val="24"/>
            </w:rPr>
          </w:rPrChange>
        </w:rPr>
        <w:t>分为</w:t>
      </w:r>
      <w:r w:rsidRPr="001A0A27">
        <w:rPr>
          <w:rFonts w:asciiTheme="minorEastAsia" w:hAnsiTheme="minorEastAsia" w:cs="Times New Roman" w:hint="eastAsia"/>
          <w:spacing w:val="10"/>
          <w:sz w:val="24"/>
          <w:szCs w:val="24"/>
          <w:rPrChange w:id="2812" w:author="JY0225" w:date="2017-08-24T11:13:00Z">
            <w:rPr>
              <w:rFonts w:ascii="Times New Roman" w:hAnsi="Times New Roman" w:cs="Times New Roman" w:hint="eastAsia"/>
              <w:spacing w:val="10"/>
              <w:sz w:val="24"/>
            </w:rPr>
          </w:rPrChange>
        </w:rPr>
        <w:t>握手阶段和数据通信</w:t>
      </w:r>
      <w:r w:rsidR="00832C29" w:rsidRPr="001A0A27">
        <w:rPr>
          <w:rFonts w:asciiTheme="minorEastAsia" w:hAnsiTheme="minorEastAsia" w:cs="Times New Roman" w:hint="eastAsia"/>
          <w:spacing w:val="10"/>
          <w:sz w:val="24"/>
          <w:szCs w:val="24"/>
          <w:rPrChange w:id="2813" w:author="JY0225" w:date="2017-08-24T11:13:00Z">
            <w:rPr>
              <w:rFonts w:ascii="Times New Roman" w:hAnsi="Times New Roman" w:cs="Times New Roman" w:hint="eastAsia"/>
              <w:spacing w:val="10"/>
              <w:sz w:val="24"/>
            </w:rPr>
          </w:rPrChange>
        </w:rPr>
        <w:t>两个</w:t>
      </w:r>
      <w:del w:id="2814" w:author="微软用户" w:date="2017-08-24T21:37:00Z">
        <w:r w:rsidR="00047A32" w:rsidRPr="001A0A27" w:rsidDel="00686ACB">
          <w:rPr>
            <w:rFonts w:asciiTheme="minorEastAsia" w:hAnsiTheme="minorEastAsia"/>
            <w:color w:val="000000" w:themeColor="text1"/>
            <w:sz w:val="24"/>
            <w:szCs w:val="24"/>
            <w:vertAlign w:val="superscript"/>
            <w:rPrChange w:id="2815" w:author="JY0225" w:date="2017-08-24T11:13:00Z">
              <w:rPr>
                <w:color w:val="000000" w:themeColor="text1"/>
                <w:vertAlign w:val="superscript"/>
              </w:rPr>
            </w:rPrChange>
          </w:rPr>
          <w:fldChar w:fldCharType="begin"/>
        </w:r>
        <w:r w:rsidR="00047A32" w:rsidRPr="001A0A27" w:rsidDel="00686ACB">
          <w:rPr>
            <w:rFonts w:asciiTheme="minorEastAsia" w:hAnsiTheme="minorEastAsia"/>
            <w:color w:val="000000" w:themeColor="text1"/>
            <w:sz w:val="24"/>
            <w:szCs w:val="24"/>
            <w:vertAlign w:val="superscript"/>
            <w:rPrChange w:id="2816" w:author="JY0225" w:date="2017-08-24T11:13:00Z">
              <w:rPr>
                <w:color w:val="000000" w:themeColor="text1"/>
                <w:vertAlign w:val="superscript"/>
              </w:rPr>
            </w:rPrChange>
          </w:rPr>
          <w:delInstrText xml:space="preserve"> REF _Ref489794321 \r \h </w:delInstrText>
        </w:r>
        <w:r w:rsidR="001A0A27" w:rsidRPr="001A0A27" w:rsidDel="00686ACB">
          <w:rPr>
            <w:rFonts w:asciiTheme="minorEastAsia" w:hAnsiTheme="minorEastAsia"/>
            <w:color w:val="000000" w:themeColor="text1"/>
            <w:sz w:val="24"/>
            <w:szCs w:val="24"/>
            <w:vertAlign w:val="superscript"/>
            <w:rPrChange w:id="2817" w:author="JY0225" w:date="2017-08-24T11:13:00Z">
              <w:rPr>
                <w:color w:val="000000" w:themeColor="text1"/>
                <w:sz w:val="24"/>
                <w:szCs w:val="24"/>
                <w:vertAlign w:val="superscript"/>
              </w:rPr>
            </w:rPrChange>
          </w:rPr>
          <w:delInstrText xml:space="preserve"> \* MERGEFORMAT </w:delInstrText>
        </w:r>
        <w:r w:rsidR="00047A32" w:rsidRPr="001A0A27" w:rsidDel="00686ACB">
          <w:rPr>
            <w:rFonts w:asciiTheme="minorEastAsia" w:hAnsiTheme="minorEastAsia"/>
            <w:color w:val="000000" w:themeColor="text1"/>
            <w:sz w:val="24"/>
            <w:szCs w:val="24"/>
            <w:vertAlign w:val="superscript"/>
            <w:rPrChange w:id="2818" w:author="JY0225" w:date="2017-08-24T11:13:00Z">
              <w:rPr>
                <w:rFonts w:asciiTheme="minorEastAsia" w:hAnsiTheme="minorEastAsia"/>
                <w:color w:val="000000" w:themeColor="text1"/>
                <w:sz w:val="24"/>
                <w:szCs w:val="24"/>
                <w:vertAlign w:val="superscript"/>
              </w:rPr>
            </w:rPrChange>
          </w:rPr>
        </w:r>
        <w:r w:rsidR="00047A32" w:rsidRPr="001A0A27" w:rsidDel="00686ACB">
          <w:rPr>
            <w:rFonts w:asciiTheme="minorEastAsia" w:hAnsiTheme="minorEastAsia"/>
            <w:color w:val="000000" w:themeColor="text1"/>
            <w:sz w:val="24"/>
            <w:szCs w:val="24"/>
            <w:vertAlign w:val="superscript"/>
            <w:rPrChange w:id="2819" w:author="JY0225" w:date="2017-08-24T11:13:00Z">
              <w:rPr>
                <w:color w:val="000000" w:themeColor="text1"/>
                <w:vertAlign w:val="superscript"/>
              </w:rPr>
            </w:rPrChange>
          </w:rPr>
          <w:fldChar w:fldCharType="separate"/>
        </w:r>
        <w:r w:rsidR="008E2759" w:rsidRPr="001A0A27" w:rsidDel="00686ACB">
          <w:rPr>
            <w:rFonts w:asciiTheme="minorEastAsia" w:hAnsiTheme="minorEastAsia"/>
            <w:color w:val="000000" w:themeColor="text1"/>
            <w:sz w:val="24"/>
            <w:szCs w:val="24"/>
            <w:vertAlign w:val="superscript"/>
            <w:rPrChange w:id="2820" w:author="JY0225" w:date="2017-08-24T11:13:00Z">
              <w:rPr>
                <w:color w:val="000000" w:themeColor="text1"/>
                <w:vertAlign w:val="superscript"/>
              </w:rPr>
            </w:rPrChange>
          </w:rPr>
          <w:delText>[27]</w:delText>
        </w:r>
        <w:r w:rsidR="00047A32" w:rsidRPr="001A0A27" w:rsidDel="00686ACB">
          <w:rPr>
            <w:rFonts w:asciiTheme="minorEastAsia" w:hAnsiTheme="minorEastAsia"/>
            <w:color w:val="000000" w:themeColor="text1"/>
            <w:sz w:val="24"/>
            <w:szCs w:val="24"/>
            <w:vertAlign w:val="superscript"/>
            <w:rPrChange w:id="2821" w:author="JY0225" w:date="2017-08-24T11:13:00Z">
              <w:rPr>
                <w:color w:val="000000" w:themeColor="text1"/>
                <w:vertAlign w:val="superscript"/>
              </w:rPr>
            </w:rPrChange>
          </w:rPr>
          <w:fldChar w:fldCharType="end"/>
        </w:r>
      </w:del>
      <w:r w:rsidRPr="001A0A27">
        <w:rPr>
          <w:rFonts w:asciiTheme="minorEastAsia" w:hAnsiTheme="minorEastAsia" w:cs="Times New Roman" w:hint="eastAsia"/>
          <w:spacing w:val="10"/>
          <w:sz w:val="24"/>
          <w:szCs w:val="24"/>
          <w:rPrChange w:id="2822" w:author="JY0225" w:date="2017-08-24T11:13:00Z">
            <w:rPr>
              <w:rFonts w:ascii="Times New Roman" w:hAnsi="Times New Roman" w:cs="Times New Roman" w:hint="eastAsia"/>
              <w:spacing w:val="10"/>
              <w:sz w:val="24"/>
            </w:rPr>
          </w:rPrChange>
        </w:rPr>
        <w:t>阶段</w:t>
      </w:r>
      <w:ins w:id="2823" w:author="微软用户" w:date="2017-08-24T21:37:00Z">
        <w:r w:rsidR="00686ACB" w:rsidRPr="00B27022">
          <w:rPr>
            <w:rFonts w:asciiTheme="minorEastAsia" w:hAnsiTheme="minorEastAsia"/>
            <w:color w:val="000000" w:themeColor="text1"/>
            <w:sz w:val="24"/>
            <w:szCs w:val="24"/>
            <w:vertAlign w:val="superscript"/>
          </w:rPr>
          <w:fldChar w:fldCharType="begin"/>
        </w:r>
        <w:r w:rsidR="00686ACB" w:rsidRPr="00B27022">
          <w:rPr>
            <w:rFonts w:asciiTheme="minorEastAsia" w:hAnsiTheme="minorEastAsia"/>
            <w:color w:val="000000" w:themeColor="text1"/>
            <w:sz w:val="24"/>
            <w:szCs w:val="24"/>
            <w:vertAlign w:val="superscript"/>
          </w:rPr>
          <w:instrText xml:space="preserve"> REF _Ref489794321 \r \h  \* MERGEFORMAT </w:instrText>
        </w:r>
      </w:ins>
      <w:r w:rsidR="00686ACB" w:rsidRPr="00B27022">
        <w:rPr>
          <w:rFonts w:asciiTheme="minorEastAsia" w:hAnsiTheme="minorEastAsia"/>
          <w:color w:val="000000" w:themeColor="text1"/>
          <w:sz w:val="24"/>
          <w:szCs w:val="24"/>
          <w:vertAlign w:val="superscript"/>
        </w:rPr>
      </w:r>
      <w:ins w:id="2824" w:author="微软用户" w:date="2017-08-24T21:37:00Z">
        <w:r w:rsidR="00686ACB" w:rsidRPr="00B27022">
          <w:rPr>
            <w:rFonts w:asciiTheme="minorEastAsia" w:hAnsiTheme="minorEastAsia"/>
            <w:color w:val="000000" w:themeColor="text1"/>
            <w:sz w:val="24"/>
            <w:szCs w:val="24"/>
            <w:vertAlign w:val="superscript"/>
          </w:rPr>
          <w:fldChar w:fldCharType="separate"/>
        </w:r>
      </w:ins>
      <w:ins w:id="2825" w:author="微软用户" w:date="2017-08-24T22:18:00Z">
        <w:r w:rsidR="00C56CDB">
          <w:rPr>
            <w:rFonts w:asciiTheme="minorEastAsia" w:hAnsiTheme="minorEastAsia"/>
            <w:color w:val="000000" w:themeColor="text1"/>
            <w:sz w:val="24"/>
            <w:szCs w:val="24"/>
            <w:vertAlign w:val="superscript"/>
          </w:rPr>
          <w:t>[27]</w:t>
        </w:r>
      </w:ins>
      <w:ins w:id="2826" w:author="微软用户" w:date="2017-08-24T21:37:00Z">
        <w:r w:rsidR="00686ACB" w:rsidRPr="00B27022">
          <w:rPr>
            <w:rFonts w:asciiTheme="minorEastAsia" w:hAnsiTheme="minorEastAsia"/>
            <w:color w:val="000000" w:themeColor="text1"/>
            <w:sz w:val="24"/>
            <w:szCs w:val="24"/>
            <w:vertAlign w:val="superscript"/>
          </w:rPr>
          <w:fldChar w:fldCharType="end"/>
        </w:r>
      </w:ins>
      <w:r w:rsidRPr="001A0A27">
        <w:rPr>
          <w:rFonts w:asciiTheme="minorEastAsia" w:hAnsiTheme="minorEastAsia" w:cs="Times New Roman" w:hint="eastAsia"/>
          <w:spacing w:val="10"/>
          <w:sz w:val="24"/>
          <w:szCs w:val="24"/>
          <w:rPrChange w:id="2827" w:author="JY0225" w:date="2017-08-24T11:13:00Z">
            <w:rPr>
              <w:rFonts w:ascii="Times New Roman" w:hAnsi="Times New Roman" w:cs="Times New Roman" w:hint="eastAsia"/>
              <w:spacing w:val="10"/>
              <w:sz w:val="24"/>
            </w:rPr>
          </w:rPrChange>
        </w:rPr>
        <w:t>。</w:t>
      </w:r>
    </w:p>
    <w:p w14:paraId="08F3172D" w14:textId="48089684" w:rsidR="007A17FB" w:rsidRPr="001A0A27" w:rsidRDefault="007A17FB">
      <w:pPr>
        <w:spacing w:line="400" w:lineRule="exact"/>
        <w:ind w:firstLine="420"/>
        <w:rPr>
          <w:rFonts w:asciiTheme="minorEastAsia" w:hAnsiTheme="minorEastAsia" w:cs="Times New Roman"/>
          <w:spacing w:val="10"/>
          <w:sz w:val="24"/>
          <w:szCs w:val="24"/>
          <w:rPrChange w:id="2828" w:author="JY0225" w:date="2017-08-24T11:13:00Z">
            <w:rPr>
              <w:rFonts w:ascii="Times New Roman" w:hAnsi="Times New Roman" w:cs="Times New Roman"/>
              <w:spacing w:val="10"/>
              <w:sz w:val="24"/>
            </w:rPr>
          </w:rPrChange>
        </w:rPr>
        <w:pPrChange w:id="2829" w:author="JY0225" w:date="2017-08-22T21:19:00Z">
          <w:pPr>
            <w:jc w:val="center"/>
          </w:pPr>
        </w:pPrChange>
      </w:pPr>
      <w:del w:id="2830" w:author="JY0225" w:date="2017-08-22T21:17:00Z">
        <w:r w:rsidRPr="001A0A27" w:rsidDel="00C85486">
          <w:rPr>
            <w:rFonts w:asciiTheme="minorEastAsia" w:hAnsiTheme="minorEastAsia"/>
            <w:noProof/>
            <w:sz w:val="24"/>
            <w:szCs w:val="24"/>
            <w:rPrChange w:id="2831" w:author="JY0225" w:date="2017-08-24T11:13:00Z">
              <w:rPr>
                <w:noProof/>
              </w:rPr>
            </w:rPrChange>
          </w:rPr>
          <w:drawing>
            <wp:inline distT="0" distB="0" distL="0" distR="0" wp14:anchorId="6971ABC2" wp14:editId="765A69E2">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29426B05" w14:textId="426F9D35" w:rsidR="004116E3" w:rsidRPr="001A0A27" w:rsidDel="00C85486" w:rsidRDefault="004116E3" w:rsidP="00C32DB6">
      <w:pPr>
        <w:spacing w:line="400" w:lineRule="exact"/>
        <w:jc w:val="center"/>
        <w:rPr>
          <w:moveFrom w:id="2832" w:author="JY0225" w:date="2017-08-22T21:20:00Z"/>
          <w:rFonts w:asciiTheme="minorEastAsia" w:hAnsiTheme="minorEastAsia" w:cs="Times New Roman"/>
          <w:noProof/>
          <w:spacing w:val="10"/>
          <w:kern w:val="0"/>
          <w:sz w:val="24"/>
          <w:szCs w:val="24"/>
          <w:rPrChange w:id="2833" w:author="JY0225" w:date="2017-08-24T11:13:00Z">
            <w:rPr>
              <w:moveFrom w:id="2834" w:author="JY0225" w:date="2017-08-22T21:20:00Z"/>
              <w:rFonts w:ascii="Times New Roman" w:hAnsi="Times New Roman" w:cs="Times New Roman"/>
              <w:noProof/>
              <w:spacing w:val="10"/>
              <w:kern w:val="0"/>
              <w:sz w:val="24"/>
              <w:szCs w:val="24"/>
            </w:rPr>
          </w:rPrChange>
        </w:rPr>
      </w:pPr>
      <w:moveFromRangeStart w:id="2835" w:author="JY0225" w:date="2017-08-22T21:20:00Z" w:name="move491200133"/>
      <w:moveFrom w:id="2836" w:author="JY0225" w:date="2017-08-22T21:20:00Z">
        <w:r w:rsidRPr="001A0A27" w:rsidDel="00C85486">
          <w:rPr>
            <w:rFonts w:asciiTheme="minorEastAsia" w:hAnsiTheme="minorEastAsia" w:cs="Times New Roman" w:hint="eastAsia"/>
            <w:noProof/>
            <w:spacing w:val="10"/>
            <w:kern w:val="0"/>
            <w:sz w:val="24"/>
            <w:szCs w:val="24"/>
            <w:rPrChange w:id="2837" w:author="JY0225" w:date="2017-08-24T11:13:00Z">
              <w:rPr>
                <w:rFonts w:ascii="Times New Roman" w:hAnsi="Times New Roman" w:cs="Times New Roman" w:hint="eastAsia"/>
                <w:noProof/>
                <w:spacing w:val="10"/>
                <w:kern w:val="0"/>
                <w:sz w:val="24"/>
                <w:szCs w:val="24"/>
              </w:rPr>
            </w:rPrChange>
          </w:rPr>
          <w:t>图</w:t>
        </w:r>
        <w:r w:rsidR="007514EC" w:rsidRPr="001A0A27" w:rsidDel="00C85486">
          <w:rPr>
            <w:rFonts w:asciiTheme="minorEastAsia" w:hAnsiTheme="minorEastAsia" w:cs="Times New Roman"/>
            <w:noProof/>
            <w:spacing w:val="10"/>
            <w:kern w:val="0"/>
            <w:sz w:val="24"/>
            <w:szCs w:val="24"/>
            <w:rPrChange w:id="2838" w:author="JY0225" w:date="2017-08-24T11:13:00Z">
              <w:rPr>
                <w:rFonts w:ascii="Times New Roman" w:hAnsi="Times New Roman" w:cs="Times New Roman"/>
                <w:noProof/>
                <w:spacing w:val="10"/>
                <w:kern w:val="0"/>
                <w:sz w:val="24"/>
                <w:szCs w:val="24"/>
              </w:rPr>
            </w:rPrChange>
          </w:rPr>
          <w:t>2-1</w:t>
        </w:r>
        <w:r w:rsidRPr="001A0A27" w:rsidDel="00C85486">
          <w:rPr>
            <w:rFonts w:asciiTheme="minorEastAsia" w:hAnsiTheme="minorEastAsia" w:cs="Times New Roman"/>
            <w:noProof/>
            <w:spacing w:val="10"/>
            <w:kern w:val="0"/>
            <w:sz w:val="24"/>
            <w:szCs w:val="24"/>
            <w:rPrChange w:id="2839" w:author="JY0225" w:date="2017-08-24T11:13:00Z">
              <w:rPr>
                <w:rFonts w:ascii="Times New Roman" w:hAnsi="Times New Roman" w:cs="Times New Roman"/>
                <w:noProof/>
                <w:spacing w:val="10"/>
                <w:kern w:val="0"/>
                <w:sz w:val="24"/>
                <w:szCs w:val="24"/>
              </w:rPr>
            </w:rPrChange>
          </w:rPr>
          <w:t xml:space="preserve"> </w:t>
        </w:r>
        <w:r w:rsidRPr="001A0A27" w:rsidDel="00C85486">
          <w:rPr>
            <w:rFonts w:asciiTheme="minorEastAsia" w:hAnsiTheme="minorEastAsia" w:cs="Times New Roman" w:hint="eastAsia"/>
            <w:noProof/>
            <w:spacing w:val="10"/>
            <w:kern w:val="0"/>
            <w:sz w:val="24"/>
            <w:szCs w:val="24"/>
            <w:rPrChange w:id="2840" w:author="JY0225" w:date="2017-08-24T11:13:00Z">
              <w:rPr>
                <w:rFonts w:ascii="Times New Roman" w:hAnsi="Times New Roman" w:cs="Times New Roman" w:hint="eastAsia"/>
                <w:noProof/>
                <w:spacing w:val="10"/>
                <w:kern w:val="0"/>
                <w:sz w:val="24"/>
                <w:szCs w:val="24"/>
              </w:rPr>
            </w:rPrChange>
          </w:rPr>
          <w:t>握手阶段示意图</w:t>
        </w:r>
      </w:moveFrom>
    </w:p>
    <w:moveFromRangeEnd w:id="2835"/>
    <w:p w14:paraId="741070B6" w14:textId="77777777" w:rsidR="007F65C2" w:rsidRPr="001A0A27" w:rsidRDefault="00D05B0D" w:rsidP="00D912DC">
      <w:pPr>
        <w:spacing w:line="400" w:lineRule="exact"/>
        <w:ind w:firstLine="420"/>
        <w:rPr>
          <w:rFonts w:asciiTheme="minorEastAsia" w:hAnsiTheme="minorEastAsia" w:cs="Times New Roman"/>
          <w:spacing w:val="10"/>
          <w:sz w:val="24"/>
          <w:szCs w:val="24"/>
          <w:rPrChange w:id="2841" w:author="JY0225" w:date="2017-08-24T11:13:00Z">
            <w:rPr>
              <w:rFonts w:ascii="Times New Roman" w:hAnsi="Times New Roman" w:cs="Times New Roman"/>
              <w:spacing w:val="10"/>
              <w:sz w:val="24"/>
            </w:rPr>
          </w:rPrChange>
        </w:rPr>
      </w:pPr>
      <w:r w:rsidRPr="001A0A27">
        <w:rPr>
          <w:rFonts w:asciiTheme="minorEastAsia" w:hAnsiTheme="minorEastAsia" w:cs="Times New Roman" w:hint="eastAsia"/>
          <w:spacing w:val="10"/>
          <w:sz w:val="24"/>
          <w:szCs w:val="24"/>
          <w:rPrChange w:id="2842" w:author="JY0225" w:date="2017-08-24T11:13:00Z">
            <w:rPr>
              <w:rFonts w:ascii="Times New Roman" w:hAnsi="Times New Roman" w:cs="Times New Roman" w:hint="eastAsia"/>
              <w:spacing w:val="10"/>
              <w:sz w:val="24"/>
            </w:rPr>
          </w:rPrChange>
        </w:rPr>
        <w:t>如图</w:t>
      </w:r>
      <w:r w:rsidRPr="001A0A27">
        <w:rPr>
          <w:rFonts w:asciiTheme="minorEastAsia" w:hAnsiTheme="minorEastAsia" w:cs="Times New Roman"/>
          <w:spacing w:val="10"/>
          <w:sz w:val="24"/>
          <w:szCs w:val="24"/>
          <w:rPrChange w:id="2843" w:author="JY0225" w:date="2017-08-24T11:13:00Z">
            <w:rPr>
              <w:rFonts w:ascii="Times New Roman" w:hAnsi="Times New Roman" w:cs="Times New Roman"/>
              <w:spacing w:val="10"/>
              <w:sz w:val="24"/>
            </w:rPr>
          </w:rPrChange>
        </w:rPr>
        <w:t>2-1</w:t>
      </w:r>
      <w:r w:rsidRPr="001A0A27">
        <w:rPr>
          <w:rFonts w:asciiTheme="minorEastAsia" w:hAnsiTheme="minorEastAsia" w:cs="Times New Roman" w:hint="eastAsia"/>
          <w:spacing w:val="10"/>
          <w:sz w:val="24"/>
          <w:szCs w:val="24"/>
          <w:rPrChange w:id="2844" w:author="JY0225" w:date="2017-08-24T11:13:00Z">
            <w:rPr>
              <w:rFonts w:ascii="Times New Roman" w:hAnsi="Times New Roman" w:cs="Times New Roman" w:hint="eastAsia"/>
              <w:spacing w:val="10"/>
              <w:sz w:val="24"/>
            </w:rPr>
          </w:rPrChange>
        </w:rPr>
        <w:t>所示，</w:t>
      </w:r>
      <w:r w:rsidR="00FA0CF4" w:rsidRPr="001A0A27">
        <w:rPr>
          <w:rFonts w:asciiTheme="minorEastAsia" w:hAnsiTheme="minorEastAsia" w:cs="Times New Roman" w:hint="eastAsia"/>
          <w:spacing w:val="10"/>
          <w:sz w:val="24"/>
          <w:szCs w:val="24"/>
          <w:rPrChange w:id="2845" w:author="JY0225" w:date="2017-08-24T11:13:00Z">
            <w:rPr>
              <w:rFonts w:ascii="Times New Roman" w:hAnsi="Times New Roman" w:cs="Times New Roman" w:hint="eastAsia"/>
              <w:spacing w:val="10"/>
              <w:sz w:val="24"/>
            </w:rPr>
          </w:rPrChange>
        </w:rPr>
        <w:t>在握手阶段，</w:t>
      </w:r>
      <w:r w:rsidR="00164D2C" w:rsidRPr="001A0A27">
        <w:rPr>
          <w:rFonts w:asciiTheme="minorEastAsia" w:hAnsiTheme="minorEastAsia" w:cs="Times New Roman" w:hint="eastAsia"/>
          <w:spacing w:val="10"/>
          <w:sz w:val="24"/>
          <w:szCs w:val="24"/>
          <w:rPrChange w:id="2846" w:author="JY0225" w:date="2017-08-24T11:13:00Z">
            <w:rPr>
              <w:rFonts w:ascii="Times New Roman" w:hAnsi="Times New Roman" w:cs="Times New Roman" w:hint="eastAsia"/>
              <w:spacing w:val="10"/>
              <w:sz w:val="24"/>
            </w:rPr>
          </w:rPrChange>
        </w:rPr>
        <w:t>户端和服务器建立</w:t>
      </w:r>
      <w:r w:rsidR="00164D2C" w:rsidRPr="001A0A27">
        <w:rPr>
          <w:rFonts w:asciiTheme="minorEastAsia" w:hAnsiTheme="minorEastAsia" w:cs="Times New Roman"/>
          <w:spacing w:val="10"/>
          <w:sz w:val="24"/>
          <w:szCs w:val="24"/>
          <w:rPrChange w:id="2847" w:author="JY0225" w:date="2017-08-24T11:13:00Z">
            <w:rPr>
              <w:rFonts w:ascii="Times New Roman" w:hAnsi="Times New Roman" w:cs="Times New Roman"/>
              <w:spacing w:val="10"/>
              <w:sz w:val="24"/>
            </w:rPr>
          </w:rPrChange>
        </w:rPr>
        <w:t>TCP</w:t>
      </w:r>
      <w:r w:rsidR="00BC1E12" w:rsidRPr="001A0A27">
        <w:rPr>
          <w:rFonts w:asciiTheme="minorEastAsia" w:hAnsiTheme="minorEastAsia" w:cs="Times New Roman" w:hint="eastAsia"/>
          <w:spacing w:val="10"/>
          <w:sz w:val="24"/>
          <w:szCs w:val="24"/>
          <w:rPrChange w:id="2848" w:author="JY0225" w:date="2017-08-24T11:13:00Z">
            <w:rPr>
              <w:rFonts w:ascii="Times New Roman" w:hAnsi="Times New Roman" w:cs="Times New Roman" w:hint="eastAsia"/>
              <w:spacing w:val="10"/>
              <w:sz w:val="24"/>
            </w:rPr>
          </w:rPrChange>
        </w:rPr>
        <w:t>连接之后，客户端</w:t>
      </w:r>
      <w:r w:rsidR="00160783" w:rsidRPr="001A0A27">
        <w:rPr>
          <w:rFonts w:asciiTheme="minorEastAsia" w:hAnsiTheme="minorEastAsia" w:cs="Times New Roman" w:hint="eastAsia"/>
          <w:spacing w:val="10"/>
          <w:sz w:val="24"/>
          <w:szCs w:val="24"/>
          <w:rPrChange w:id="2849" w:author="JY0225" w:date="2017-08-24T11:13:00Z">
            <w:rPr>
              <w:rFonts w:ascii="Times New Roman" w:hAnsi="Times New Roman" w:cs="Times New Roman" w:hint="eastAsia"/>
              <w:spacing w:val="10"/>
              <w:sz w:val="24"/>
            </w:rPr>
          </w:rPrChange>
        </w:rPr>
        <w:t>向服务器</w:t>
      </w:r>
      <w:r w:rsidR="00BC1E12" w:rsidRPr="001A0A27">
        <w:rPr>
          <w:rFonts w:asciiTheme="minorEastAsia" w:hAnsiTheme="minorEastAsia" w:cs="Times New Roman" w:hint="eastAsia"/>
          <w:spacing w:val="10"/>
          <w:sz w:val="24"/>
          <w:szCs w:val="24"/>
          <w:rPrChange w:id="2850" w:author="JY0225" w:date="2017-08-24T11:13:00Z">
            <w:rPr>
              <w:rFonts w:ascii="Times New Roman" w:hAnsi="Times New Roman" w:cs="Times New Roman" w:hint="eastAsia"/>
              <w:spacing w:val="10"/>
              <w:sz w:val="24"/>
            </w:rPr>
          </w:rPrChange>
        </w:rPr>
        <w:t>发送握手请求，随后服务器</w:t>
      </w:r>
      <w:r w:rsidR="00160783" w:rsidRPr="001A0A27">
        <w:rPr>
          <w:rFonts w:asciiTheme="minorEastAsia" w:hAnsiTheme="minorEastAsia" w:cs="Times New Roman" w:hint="eastAsia"/>
          <w:spacing w:val="10"/>
          <w:sz w:val="24"/>
          <w:szCs w:val="24"/>
          <w:rPrChange w:id="2851" w:author="JY0225" w:date="2017-08-24T11:13:00Z">
            <w:rPr>
              <w:rFonts w:ascii="Times New Roman" w:hAnsi="Times New Roman" w:cs="Times New Roman" w:hint="eastAsia"/>
              <w:spacing w:val="10"/>
              <w:sz w:val="24"/>
            </w:rPr>
          </w:rPrChange>
        </w:rPr>
        <w:t>向客户端</w:t>
      </w:r>
      <w:r w:rsidR="00BC1E12" w:rsidRPr="001A0A27">
        <w:rPr>
          <w:rFonts w:asciiTheme="minorEastAsia" w:hAnsiTheme="minorEastAsia" w:cs="Times New Roman" w:hint="eastAsia"/>
          <w:spacing w:val="10"/>
          <w:sz w:val="24"/>
          <w:szCs w:val="24"/>
          <w:rPrChange w:id="2852" w:author="JY0225" w:date="2017-08-24T11:13:00Z">
            <w:rPr>
              <w:rFonts w:ascii="Times New Roman" w:hAnsi="Times New Roman" w:cs="Times New Roman" w:hint="eastAsia"/>
              <w:spacing w:val="10"/>
              <w:sz w:val="24"/>
            </w:rPr>
          </w:rPrChange>
        </w:rPr>
        <w:t>发送握手响应</w:t>
      </w:r>
      <w:r w:rsidR="00160783" w:rsidRPr="001A0A27">
        <w:rPr>
          <w:rFonts w:asciiTheme="minorEastAsia" w:hAnsiTheme="minorEastAsia" w:cs="Times New Roman" w:hint="eastAsia"/>
          <w:spacing w:val="10"/>
          <w:sz w:val="24"/>
          <w:szCs w:val="24"/>
          <w:rPrChange w:id="2853" w:author="JY0225" w:date="2017-08-24T11:13:00Z">
            <w:rPr>
              <w:rFonts w:ascii="Times New Roman" w:hAnsi="Times New Roman" w:cs="Times New Roman" w:hint="eastAsia"/>
              <w:spacing w:val="10"/>
              <w:sz w:val="24"/>
            </w:rPr>
          </w:rPrChange>
        </w:rPr>
        <w:t>，随后连接建立，双方可以互通信息</w:t>
      </w:r>
      <w:r w:rsidR="00DB015A" w:rsidRPr="001A0A27">
        <w:rPr>
          <w:rFonts w:asciiTheme="minorEastAsia" w:hAnsiTheme="minorEastAsia" w:cs="Times New Roman" w:hint="eastAsia"/>
          <w:spacing w:val="10"/>
          <w:sz w:val="24"/>
          <w:szCs w:val="24"/>
          <w:rPrChange w:id="2854" w:author="JY0225" w:date="2017-08-24T11:13:00Z">
            <w:rPr>
              <w:rFonts w:ascii="Times New Roman" w:hAnsi="Times New Roman" w:cs="Times New Roman" w:hint="eastAsia"/>
              <w:spacing w:val="10"/>
              <w:sz w:val="24"/>
            </w:rPr>
          </w:rPrChange>
        </w:rPr>
        <w:t>。</w:t>
      </w:r>
    </w:p>
    <w:p w14:paraId="35C0E46A" w14:textId="77777777" w:rsidR="007F65C2" w:rsidRPr="001A0A27" w:rsidRDefault="00832A21" w:rsidP="00D643D2">
      <w:pPr>
        <w:spacing w:line="400" w:lineRule="exact"/>
        <w:rPr>
          <w:rFonts w:asciiTheme="minorEastAsia" w:hAnsiTheme="minorEastAsia" w:cs="Times New Roman"/>
          <w:spacing w:val="10"/>
          <w:sz w:val="24"/>
          <w:szCs w:val="24"/>
          <w:rPrChange w:id="2855" w:author="JY0225" w:date="2017-08-24T11:13:00Z">
            <w:rPr>
              <w:rFonts w:ascii="Times New Roman" w:hAnsi="Times New Roman" w:cs="Times New Roman"/>
              <w:spacing w:val="10"/>
              <w:sz w:val="24"/>
            </w:rPr>
          </w:rPrChange>
        </w:rPr>
      </w:pPr>
      <w:r w:rsidRPr="001A0A27">
        <w:rPr>
          <w:rFonts w:asciiTheme="minorEastAsia" w:hAnsiTheme="minorEastAsia" w:cs="Times New Roman"/>
          <w:spacing w:val="10"/>
          <w:sz w:val="24"/>
          <w:szCs w:val="24"/>
          <w:rPrChange w:id="2856" w:author="JY0225" w:date="2017-08-24T11:13:00Z">
            <w:rPr>
              <w:rFonts w:ascii="Times New Roman" w:hAnsi="Times New Roman" w:cs="Times New Roman"/>
              <w:spacing w:val="10"/>
              <w:sz w:val="24"/>
            </w:rPr>
          </w:rPrChange>
        </w:rPr>
        <w:tab/>
      </w:r>
      <w:r w:rsidR="000F2126" w:rsidRPr="001A0A27">
        <w:rPr>
          <w:rFonts w:asciiTheme="minorEastAsia" w:hAnsiTheme="minorEastAsia" w:cs="Times New Roman" w:hint="eastAsia"/>
          <w:spacing w:val="10"/>
          <w:sz w:val="24"/>
          <w:szCs w:val="24"/>
          <w:rPrChange w:id="2857" w:author="JY0225" w:date="2017-08-24T11:13:00Z">
            <w:rPr>
              <w:rFonts w:ascii="Times New Roman" w:hAnsi="Times New Roman" w:cs="Times New Roman" w:hint="eastAsia"/>
              <w:spacing w:val="10"/>
              <w:sz w:val="24"/>
            </w:rPr>
          </w:rPrChange>
        </w:rPr>
        <w:t>在数据通信阶段，</w:t>
      </w:r>
      <w:r w:rsidR="000875AC" w:rsidRPr="001A0A27">
        <w:rPr>
          <w:rFonts w:asciiTheme="minorEastAsia" w:hAnsiTheme="minorEastAsia" w:cs="Times New Roman" w:hint="eastAsia"/>
          <w:spacing w:val="10"/>
          <w:sz w:val="24"/>
          <w:szCs w:val="24"/>
          <w:rPrChange w:id="2858" w:author="JY0225" w:date="2017-08-24T11:13:00Z">
            <w:rPr>
              <w:rFonts w:ascii="Times New Roman" w:hAnsi="Times New Roman" w:cs="Times New Roman" w:hint="eastAsia"/>
              <w:spacing w:val="10"/>
              <w:sz w:val="24"/>
            </w:rPr>
          </w:rPrChange>
        </w:rPr>
        <w:t>数据</w:t>
      </w:r>
      <w:r w:rsidR="00284E42" w:rsidRPr="001A0A27">
        <w:rPr>
          <w:rFonts w:asciiTheme="minorEastAsia" w:hAnsiTheme="minorEastAsia" w:cs="Times New Roman" w:hint="eastAsia"/>
          <w:spacing w:val="10"/>
          <w:sz w:val="24"/>
          <w:szCs w:val="24"/>
          <w:rPrChange w:id="2859" w:author="JY0225" w:date="2017-08-24T11:13:00Z">
            <w:rPr>
              <w:rFonts w:ascii="Times New Roman" w:hAnsi="Times New Roman" w:cs="Times New Roman" w:hint="eastAsia"/>
              <w:spacing w:val="10"/>
              <w:sz w:val="24"/>
            </w:rPr>
          </w:rPrChange>
        </w:rPr>
        <w:t>被组织为依次序的一串数据帧</w:t>
      </w:r>
      <w:r w:rsidR="00284E42" w:rsidRPr="001A0A27">
        <w:rPr>
          <w:rFonts w:asciiTheme="minorEastAsia" w:hAnsiTheme="minorEastAsia" w:cs="Times New Roman"/>
          <w:spacing w:val="10"/>
          <w:sz w:val="24"/>
          <w:szCs w:val="24"/>
          <w:rPrChange w:id="2860" w:author="JY0225" w:date="2017-08-24T11:13:00Z">
            <w:rPr>
              <w:rFonts w:ascii="Times New Roman" w:hAnsi="Times New Roman" w:cs="Times New Roman"/>
              <w:spacing w:val="10"/>
              <w:sz w:val="24"/>
            </w:rPr>
          </w:rPrChange>
        </w:rPr>
        <w:t>(data frame)</w:t>
      </w:r>
      <w:r w:rsidR="00284E42" w:rsidRPr="001A0A27">
        <w:rPr>
          <w:rFonts w:asciiTheme="minorEastAsia" w:hAnsiTheme="minorEastAsia" w:cs="Times New Roman" w:hint="eastAsia"/>
          <w:spacing w:val="10"/>
          <w:sz w:val="24"/>
          <w:szCs w:val="24"/>
          <w:rPrChange w:id="2861" w:author="JY0225" w:date="2017-08-24T11:13:00Z">
            <w:rPr>
              <w:rFonts w:ascii="Times New Roman" w:hAnsi="Times New Roman" w:cs="Times New Roman" w:hint="eastAsia"/>
              <w:spacing w:val="10"/>
              <w:sz w:val="24"/>
            </w:rPr>
          </w:rPrChange>
        </w:rPr>
        <w:t>，然后进行传送。帧</w:t>
      </w:r>
      <w:r w:rsidR="003623CC" w:rsidRPr="001A0A27">
        <w:rPr>
          <w:rFonts w:asciiTheme="minorEastAsia" w:hAnsiTheme="minorEastAsia" w:cs="Times New Roman" w:hint="eastAsia"/>
          <w:spacing w:val="10"/>
          <w:sz w:val="24"/>
          <w:szCs w:val="24"/>
          <w:rPrChange w:id="2862" w:author="JY0225" w:date="2017-08-24T11:13:00Z">
            <w:rPr>
              <w:rFonts w:ascii="Times New Roman" w:hAnsi="Times New Roman" w:cs="Times New Roman" w:hint="eastAsia"/>
              <w:spacing w:val="10"/>
              <w:sz w:val="24"/>
            </w:rPr>
          </w:rPrChange>
        </w:rPr>
        <w:t>的</w:t>
      </w:r>
      <w:r w:rsidR="00284E42" w:rsidRPr="001A0A27">
        <w:rPr>
          <w:rFonts w:asciiTheme="minorEastAsia" w:hAnsiTheme="minorEastAsia" w:cs="Times New Roman" w:hint="eastAsia"/>
          <w:spacing w:val="10"/>
          <w:sz w:val="24"/>
          <w:szCs w:val="24"/>
          <w:rPrChange w:id="2863" w:author="JY0225" w:date="2017-08-24T11:13:00Z">
            <w:rPr>
              <w:rFonts w:ascii="Times New Roman" w:hAnsi="Times New Roman" w:cs="Times New Roman" w:hint="eastAsia"/>
              <w:spacing w:val="10"/>
              <w:sz w:val="24"/>
            </w:rPr>
          </w:rPrChange>
        </w:rPr>
        <w:t>类型分为两类：数据帧</w:t>
      </w:r>
      <w:r w:rsidR="00284E42" w:rsidRPr="001A0A27">
        <w:rPr>
          <w:rFonts w:asciiTheme="minorEastAsia" w:hAnsiTheme="minorEastAsia" w:cs="Times New Roman"/>
          <w:spacing w:val="10"/>
          <w:sz w:val="24"/>
          <w:szCs w:val="24"/>
          <w:rPrChange w:id="2864" w:author="JY0225" w:date="2017-08-24T11:13:00Z">
            <w:rPr>
              <w:rFonts w:ascii="Times New Roman" w:hAnsi="Times New Roman" w:cs="Times New Roman"/>
              <w:spacing w:val="10"/>
              <w:sz w:val="24"/>
            </w:rPr>
          </w:rPrChange>
        </w:rPr>
        <w:t>(data frame)</w:t>
      </w:r>
      <w:r w:rsidR="00284E42" w:rsidRPr="001A0A27">
        <w:rPr>
          <w:rFonts w:asciiTheme="minorEastAsia" w:hAnsiTheme="minorEastAsia" w:cs="Times New Roman" w:hint="eastAsia"/>
          <w:spacing w:val="10"/>
          <w:sz w:val="24"/>
          <w:szCs w:val="24"/>
          <w:rPrChange w:id="2865" w:author="JY0225" w:date="2017-08-24T11:13:00Z">
            <w:rPr>
              <w:rFonts w:ascii="Times New Roman" w:hAnsi="Times New Roman" w:cs="Times New Roman" w:hint="eastAsia"/>
              <w:spacing w:val="10"/>
              <w:sz w:val="24"/>
            </w:rPr>
          </w:rPrChange>
        </w:rPr>
        <w:t>和控制帧</w:t>
      </w:r>
      <w:r w:rsidR="00284E42" w:rsidRPr="001A0A27">
        <w:rPr>
          <w:rFonts w:asciiTheme="minorEastAsia" w:hAnsiTheme="minorEastAsia" w:cs="Times New Roman"/>
          <w:spacing w:val="10"/>
          <w:sz w:val="24"/>
          <w:szCs w:val="24"/>
          <w:rPrChange w:id="2866" w:author="JY0225" w:date="2017-08-24T11:13:00Z">
            <w:rPr>
              <w:rFonts w:ascii="Times New Roman" w:hAnsi="Times New Roman" w:cs="Times New Roman"/>
              <w:spacing w:val="10"/>
              <w:sz w:val="24"/>
            </w:rPr>
          </w:rPrChange>
        </w:rPr>
        <w:t>(Control frame)</w:t>
      </w:r>
      <w:r w:rsidR="00284E42" w:rsidRPr="001A0A27">
        <w:rPr>
          <w:rFonts w:asciiTheme="minorEastAsia" w:hAnsiTheme="minorEastAsia" w:cs="Times New Roman" w:hint="eastAsia"/>
          <w:spacing w:val="10"/>
          <w:sz w:val="24"/>
          <w:szCs w:val="24"/>
          <w:rPrChange w:id="2867" w:author="JY0225" w:date="2017-08-24T11:13:00Z">
            <w:rPr>
              <w:rFonts w:ascii="Times New Roman" w:hAnsi="Times New Roman" w:cs="Times New Roman" w:hint="eastAsia"/>
              <w:spacing w:val="10"/>
              <w:sz w:val="24"/>
            </w:rPr>
          </w:rPrChange>
        </w:rPr>
        <w:t>。数据帧可以携带文本数据或者二进制数据；控制帧包含关闭帧和</w:t>
      </w:r>
      <w:r w:rsidR="00284E42" w:rsidRPr="001A0A27">
        <w:rPr>
          <w:rFonts w:asciiTheme="minorEastAsia" w:hAnsiTheme="minorEastAsia" w:cs="Times New Roman"/>
          <w:spacing w:val="10"/>
          <w:sz w:val="24"/>
          <w:szCs w:val="24"/>
          <w:rPrChange w:id="2868" w:author="JY0225" w:date="2017-08-24T11:13:00Z">
            <w:rPr>
              <w:rFonts w:ascii="Times New Roman" w:hAnsi="Times New Roman" w:cs="Times New Roman"/>
              <w:spacing w:val="10"/>
              <w:sz w:val="24"/>
            </w:rPr>
          </w:rPrChange>
        </w:rPr>
        <w:t>Ping/Pong</w:t>
      </w:r>
      <w:r w:rsidR="00284E42" w:rsidRPr="001A0A27">
        <w:rPr>
          <w:rFonts w:asciiTheme="minorEastAsia" w:hAnsiTheme="minorEastAsia" w:cs="Times New Roman" w:hint="eastAsia"/>
          <w:spacing w:val="10"/>
          <w:sz w:val="24"/>
          <w:szCs w:val="24"/>
          <w:rPrChange w:id="2869" w:author="JY0225" w:date="2017-08-24T11:13:00Z">
            <w:rPr>
              <w:rFonts w:ascii="Times New Roman" w:hAnsi="Times New Roman" w:cs="Times New Roman" w:hint="eastAsia"/>
              <w:spacing w:val="10"/>
              <w:sz w:val="24"/>
            </w:rPr>
          </w:rPrChange>
        </w:rPr>
        <w:t>帧。</w:t>
      </w:r>
      <w:r w:rsidR="00534069" w:rsidRPr="001A0A27">
        <w:rPr>
          <w:rFonts w:asciiTheme="minorEastAsia" w:hAnsiTheme="minorEastAsia" w:cs="Times New Roman" w:hint="eastAsia"/>
          <w:spacing w:val="10"/>
          <w:sz w:val="24"/>
          <w:szCs w:val="24"/>
          <w:rPrChange w:id="2870" w:author="JY0225" w:date="2017-08-24T11:13:00Z">
            <w:rPr>
              <w:rFonts w:ascii="Times New Roman" w:hAnsi="Times New Roman" w:cs="Times New Roman" w:hint="eastAsia"/>
              <w:spacing w:val="10"/>
              <w:sz w:val="24"/>
            </w:rPr>
          </w:rPrChange>
        </w:rPr>
        <w:t>如要</w:t>
      </w:r>
      <w:r w:rsidR="006E4C32" w:rsidRPr="001A0A27">
        <w:rPr>
          <w:rFonts w:asciiTheme="minorEastAsia" w:hAnsiTheme="minorEastAsia" w:cs="Times New Roman" w:hint="eastAsia"/>
          <w:spacing w:val="10"/>
          <w:sz w:val="24"/>
          <w:szCs w:val="24"/>
          <w:rPrChange w:id="2871" w:author="JY0225" w:date="2017-08-24T11:13:00Z">
            <w:rPr>
              <w:rFonts w:ascii="Times New Roman" w:hAnsi="Times New Roman" w:cs="Times New Roman" w:hint="eastAsia"/>
              <w:spacing w:val="10"/>
              <w:sz w:val="24"/>
            </w:rPr>
          </w:rPrChange>
        </w:rPr>
        <w:t>关闭连接，</w:t>
      </w:r>
      <w:r w:rsidR="00534069" w:rsidRPr="001A0A27">
        <w:rPr>
          <w:rFonts w:asciiTheme="minorEastAsia" w:hAnsiTheme="minorEastAsia" w:cs="Times New Roman" w:hint="eastAsia"/>
          <w:spacing w:val="10"/>
          <w:sz w:val="24"/>
          <w:szCs w:val="24"/>
          <w:rPrChange w:id="2872" w:author="JY0225" w:date="2017-08-24T11:13:00Z">
            <w:rPr>
              <w:rFonts w:ascii="Times New Roman" w:hAnsi="Times New Roman" w:cs="Times New Roman" w:hint="eastAsia"/>
              <w:spacing w:val="10"/>
              <w:sz w:val="24"/>
            </w:rPr>
          </w:rPrChange>
        </w:rPr>
        <w:t>只需</w:t>
      </w:r>
      <w:r w:rsidR="00D61459" w:rsidRPr="001A0A27">
        <w:rPr>
          <w:rFonts w:asciiTheme="minorEastAsia" w:hAnsiTheme="minorEastAsia" w:cs="Times New Roman" w:hint="eastAsia"/>
          <w:spacing w:val="10"/>
          <w:sz w:val="24"/>
          <w:szCs w:val="24"/>
          <w:rPrChange w:id="2873" w:author="JY0225" w:date="2017-08-24T11:13:00Z">
            <w:rPr>
              <w:rFonts w:ascii="Times New Roman" w:hAnsi="Times New Roman" w:cs="Times New Roman" w:hint="eastAsia"/>
              <w:spacing w:val="10"/>
              <w:sz w:val="24"/>
            </w:rPr>
          </w:rPrChange>
        </w:rPr>
        <w:t>任何一端发送关闭</w:t>
      </w:r>
      <w:r w:rsidR="00B312CC" w:rsidRPr="001A0A27">
        <w:rPr>
          <w:rFonts w:asciiTheme="minorEastAsia" w:hAnsiTheme="minorEastAsia" w:cs="Times New Roman" w:hint="eastAsia"/>
          <w:spacing w:val="10"/>
          <w:sz w:val="24"/>
          <w:szCs w:val="24"/>
          <w:rPrChange w:id="2874" w:author="JY0225" w:date="2017-08-24T11:13:00Z">
            <w:rPr>
              <w:rFonts w:ascii="Times New Roman" w:hAnsi="Times New Roman" w:cs="Times New Roman" w:hint="eastAsia"/>
              <w:spacing w:val="10"/>
              <w:sz w:val="24"/>
            </w:rPr>
          </w:rPrChange>
        </w:rPr>
        <w:t>数据</w:t>
      </w:r>
      <w:r w:rsidR="00D61459" w:rsidRPr="001A0A27">
        <w:rPr>
          <w:rFonts w:asciiTheme="minorEastAsia" w:hAnsiTheme="minorEastAsia" w:cs="Times New Roman" w:hint="eastAsia"/>
          <w:spacing w:val="10"/>
          <w:sz w:val="24"/>
          <w:szCs w:val="24"/>
          <w:rPrChange w:id="2875" w:author="JY0225" w:date="2017-08-24T11:13:00Z">
            <w:rPr>
              <w:rFonts w:ascii="Times New Roman" w:hAnsi="Times New Roman" w:cs="Times New Roman" w:hint="eastAsia"/>
              <w:spacing w:val="10"/>
              <w:sz w:val="24"/>
            </w:rPr>
          </w:rPrChange>
        </w:rPr>
        <w:t>帧给对方</w:t>
      </w:r>
      <w:r w:rsidR="00B65B73" w:rsidRPr="001A0A27">
        <w:rPr>
          <w:rFonts w:asciiTheme="minorEastAsia" w:hAnsiTheme="minorEastAsia" w:cs="Times New Roman" w:hint="eastAsia"/>
          <w:spacing w:val="10"/>
          <w:sz w:val="24"/>
          <w:szCs w:val="24"/>
          <w:rPrChange w:id="2876" w:author="JY0225" w:date="2017-08-24T11:13:00Z">
            <w:rPr>
              <w:rFonts w:ascii="Times New Roman" w:hAnsi="Times New Roman" w:cs="Times New Roman" w:hint="eastAsia"/>
              <w:spacing w:val="10"/>
              <w:sz w:val="24"/>
            </w:rPr>
          </w:rPrChange>
        </w:rPr>
        <w:t>即可</w:t>
      </w:r>
      <w:r w:rsidR="00B04F10" w:rsidRPr="001A0A27">
        <w:rPr>
          <w:rFonts w:asciiTheme="minorEastAsia" w:hAnsiTheme="minorEastAsia" w:cs="Times New Roman" w:hint="eastAsia"/>
          <w:spacing w:val="10"/>
          <w:sz w:val="24"/>
          <w:szCs w:val="24"/>
          <w:rPrChange w:id="2877" w:author="JY0225" w:date="2017-08-24T11:13:00Z">
            <w:rPr>
              <w:rFonts w:ascii="Times New Roman" w:hAnsi="Times New Roman" w:cs="Times New Roman" w:hint="eastAsia"/>
              <w:spacing w:val="10"/>
              <w:sz w:val="24"/>
            </w:rPr>
          </w:rPrChange>
        </w:rPr>
        <w:t>，</w:t>
      </w:r>
      <w:r w:rsidR="00174BBA" w:rsidRPr="001A0A27">
        <w:rPr>
          <w:rFonts w:asciiTheme="minorEastAsia" w:hAnsiTheme="minorEastAsia" w:cs="Times New Roman" w:hint="eastAsia"/>
          <w:spacing w:val="10"/>
          <w:sz w:val="24"/>
          <w:szCs w:val="24"/>
          <w:rPrChange w:id="2878" w:author="JY0225" w:date="2017-08-24T11:13:00Z">
            <w:rPr>
              <w:rFonts w:ascii="Times New Roman" w:hAnsi="Times New Roman" w:cs="Times New Roman" w:hint="eastAsia"/>
              <w:spacing w:val="10"/>
              <w:sz w:val="24"/>
            </w:rPr>
          </w:rPrChange>
        </w:rPr>
        <w:t>关闭连接以状态码进行标识</w:t>
      </w:r>
      <w:r w:rsidR="00E366CC" w:rsidRPr="001A0A27">
        <w:rPr>
          <w:rFonts w:asciiTheme="minorEastAsia" w:hAnsiTheme="minorEastAsia" w:cs="Times New Roman" w:hint="eastAsia"/>
          <w:spacing w:val="10"/>
          <w:sz w:val="24"/>
          <w:szCs w:val="24"/>
          <w:rPrChange w:id="2879" w:author="JY0225" w:date="2017-08-24T11:13:00Z">
            <w:rPr>
              <w:rFonts w:ascii="Times New Roman" w:hAnsi="Times New Roman" w:cs="Times New Roman" w:hint="eastAsia"/>
              <w:spacing w:val="10"/>
              <w:sz w:val="24"/>
            </w:rPr>
          </w:rPrChange>
        </w:rPr>
        <w:t>。</w:t>
      </w:r>
    </w:p>
    <w:p w14:paraId="4407785F" w14:textId="49B86D89" w:rsidR="007B5A98" w:rsidDel="008621A3" w:rsidRDefault="006D4E43">
      <w:pPr>
        <w:pStyle w:val="21"/>
        <w:spacing w:line="240" w:lineRule="auto"/>
        <w:rPr>
          <w:del w:id="2880" w:author="JY0225" w:date="2017-08-14T12:33:00Z"/>
        </w:rPr>
        <w:pPrChange w:id="2881" w:author="微软用户" w:date="2017-08-18T22:48:00Z">
          <w:pPr>
            <w:pStyle w:val="21"/>
          </w:pPr>
        </w:pPrChange>
      </w:pPr>
      <w:del w:id="2882" w:author="JY0225" w:date="2017-08-14T12:33:00Z">
        <w:r w:rsidDel="008621A3">
          <w:delText>2.4</w:delText>
        </w:r>
        <w:r w:rsidR="00834D7D" w:rsidRPr="00B87EE1" w:rsidDel="008621A3">
          <w:delText xml:space="preserve"> </w:delText>
        </w:r>
        <w:r w:rsidR="00C659DE" w:rsidDel="008621A3">
          <w:delText>LRU</w:delText>
        </w:r>
        <w:r w:rsidR="00C659DE" w:rsidDel="008621A3">
          <w:delText>替换策略</w:delText>
        </w:r>
      </w:del>
    </w:p>
    <w:p w14:paraId="6DA1A163" w14:textId="76E45FD1" w:rsidR="0026206C" w:rsidRPr="0067145D" w:rsidDel="008621A3" w:rsidRDefault="0026206C">
      <w:pPr>
        <w:rPr>
          <w:del w:id="2883" w:author="JY0225" w:date="2017-08-14T12:33:00Z"/>
          <w:rFonts w:ascii="Times New Roman" w:hAnsi="Times New Roman" w:cs="Times New Roman"/>
          <w:sz w:val="32"/>
          <w:rPrChange w:id="2884" w:author="微软用户" w:date="2017-08-18T22:48:00Z">
            <w:rPr>
              <w:del w:id="2885" w:author="JY0225" w:date="2017-08-14T12:33:00Z"/>
              <w:rFonts w:ascii="Times New Roman" w:hAnsi="Times New Roman" w:cs="Times New Roman"/>
              <w:spacing w:val="10"/>
              <w:sz w:val="24"/>
            </w:rPr>
          </w:rPrChange>
        </w:rPr>
        <w:pPrChange w:id="2886" w:author="微软用户" w:date="2017-08-18T22:48:00Z">
          <w:pPr>
            <w:spacing w:line="400" w:lineRule="exact"/>
          </w:pPr>
        </w:pPrChange>
      </w:pPr>
      <w:del w:id="2887" w:author="JY0225" w:date="2017-08-14T12:33:00Z">
        <w:r w:rsidDel="008621A3">
          <w:tab/>
        </w:r>
        <w:r w:rsidR="002B0E96" w:rsidRPr="0067145D" w:rsidDel="008621A3">
          <w:rPr>
            <w:rFonts w:ascii="Times New Roman" w:hAnsi="Times New Roman" w:cs="Times New Roman"/>
            <w:sz w:val="32"/>
            <w:rPrChange w:id="2888" w:author="微软用户" w:date="2017-08-18T22:48:00Z">
              <w:rPr>
                <w:rFonts w:ascii="Times New Roman" w:hAnsi="Times New Roman" w:cs="Times New Roman"/>
                <w:spacing w:val="10"/>
                <w:sz w:val="24"/>
              </w:rPr>
            </w:rPrChange>
          </w:rPr>
          <w:delText>LRU</w:delText>
        </w:r>
        <w:r w:rsidR="002B0E96" w:rsidRPr="0067145D" w:rsidDel="008621A3">
          <w:rPr>
            <w:rFonts w:ascii="Times New Roman" w:hAnsi="Times New Roman" w:cs="Times New Roman" w:hint="eastAsia"/>
            <w:sz w:val="32"/>
            <w:rPrChange w:id="2889" w:author="微软用户" w:date="2017-08-18T22:48:00Z">
              <w:rPr>
                <w:rFonts w:ascii="Times New Roman" w:hAnsi="Times New Roman" w:cs="Times New Roman" w:hint="eastAsia"/>
                <w:spacing w:val="10"/>
                <w:sz w:val="24"/>
              </w:rPr>
            </w:rPrChange>
          </w:rPr>
          <w:delText>（</w:delText>
        </w:r>
        <w:r w:rsidR="002B0E96" w:rsidRPr="0067145D" w:rsidDel="008621A3">
          <w:rPr>
            <w:rFonts w:ascii="Times New Roman" w:hAnsi="Times New Roman"/>
            <w:szCs w:val="32"/>
            <w:rPrChange w:id="2890" w:author="微软用户" w:date="2017-08-18T22:48:00Z">
              <w:rPr>
                <w:rFonts w:ascii="Verdana" w:hAnsi="Verdana"/>
                <w:color w:val="333333"/>
                <w:szCs w:val="21"/>
                <w:shd w:val="clear" w:color="auto" w:fill="FFFFFF"/>
              </w:rPr>
            </w:rPrChange>
          </w:rPr>
          <w:delText>Least Recently Used</w:delText>
        </w:r>
        <w:r w:rsidR="002B0E96" w:rsidRPr="0067145D" w:rsidDel="008621A3">
          <w:rPr>
            <w:rFonts w:ascii="Times New Roman" w:hAnsi="Times New Roman" w:cs="Times New Roman" w:hint="eastAsia"/>
            <w:sz w:val="32"/>
            <w:rPrChange w:id="2891" w:author="微软用户" w:date="2017-08-18T22:48:00Z">
              <w:rPr>
                <w:rFonts w:ascii="Times New Roman" w:hAnsi="Times New Roman" w:cs="Times New Roman" w:hint="eastAsia"/>
                <w:spacing w:val="10"/>
                <w:sz w:val="24"/>
              </w:rPr>
            </w:rPrChange>
          </w:rPr>
          <w:delText>）是</w:delText>
        </w:r>
        <w:r w:rsidR="0066457E" w:rsidRPr="0067145D" w:rsidDel="008621A3">
          <w:rPr>
            <w:rFonts w:ascii="Times New Roman" w:hAnsi="Times New Roman" w:cs="Times New Roman" w:hint="eastAsia"/>
            <w:sz w:val="32"/>
            <w:rPrChange w:id="2892" w:author="微软用户" w:date="2017-08-18T22:48:00Z">
              <w:rPr>
                <w:rFonts w:ascii="Times New Roman" w:hAnsi="Times New Roman" w:cs="Times New Roman" w:hint="eastAsia"/>
                <w:spacing w:val="10"/>
                <w:sz w:val="24"/>
              </w:rPr>
            </w:rPrChange>
          </w:rPr>
          <w:delText>“最近最少使用”</w:delText>
        </w:r>
        <w:r w:rsidR="0043161B" w:rsidRPr="0067145D" w:rsidDel="008621A3">
          <w:rPr>
            <w:rFonts w:ascii="Times New Roman" w:hAnsi="Times New Roman" w:cs="Times New Roman" w:hint="eastAsia"/>
            <w:sz w:val="32"/>
            <w:rPrChange w:id="2893" w:author="微软用户" w:date="2017-08-18T22:48:00Z">
              <w:rPr>
                <w:rFonts w:ascii="Times New Roman" w:hAnsi="Times New Roman" w:cs="Times New Roman" w:hint="eastAsia"/>
                <w:spacing w:val="10"/>
                <w:sz w:val="24"/>
              </w:rPr>
            </w:rPrChange>
          </w:rPr>
          <w:delText>的意思，</w:delText>
        </w:r>
        <w:r w:rsidR="00A4350F" w:rsidRPr="0067145D" w:rsidDel="008621A3">
          <w:rPr>
            <w:rFonts w:ascii="Times New Roman" w:hAnsi="Times New Roman" w:cs="Times New Roman" w:hint="eastAsia"/>
            <w:sz w:val="32"/>
            <w:rPrChange w:id="2894" w:author="微软用户" w:date="2017-08-18T22:48:00Z">
              <w:rPr>
                <w:rFonts w:ascii="Times New Roman" w:hAnsi="Times New Roman" w:cs="Times New Roman" w:hint="eastAsia"/>
                <w:spacing w:val="10"/>
                <w:sz w:val="24"/>
              </w:rPr>
            </w:rPrChange>
          </w:rPr>
          <w:delText>算法根据数据的历史访问记录来</w:delText>
        </w:r>
        <w:r w:rsidR="00D312D6" w:rsidRPr="0067145D" w:rsidDel="008621A3">
          <w:rPr>
            <w:rFonts w:ascii="Times New Roman" w:hAnsi="Times New Roman" w:cs="Times New Roman" w:hint="eastAsia"/>
            <w:sz w:val="32"/>
            <w:rPrChange w:id="2895" w:author="微软用户" w:date="2017-08-18T22:48:00Z">
              <w:rPr>
                <w:rFonts w:ascii="Times New Roman" w:hAnsi="Times New Roman" w:cs="Times New Roman" w:hint="eastAsia"/>
                <w:spacing w:val="10"/>
                <w:sz w:val="24"/>
              </w:rPr>
            </w:rPrChange>
          </w:rPr>
          <w:delText>淘汰</w:delText>
        </w:r>
        <w:r w:rsidR="00814889" w:rsidRPr="0067145D" w:rsidDel="008621A3">
          <w:rPr>
            <w:rFonts w:ascii="Times New Roman" w:hAnsi="Times New Roman" w:cs="Times New Roman" w:hint="eastAsia"/>
            <w:sz w:val="32"/>
            <w:rPrChange w:id="2896" w:author="微软用户" w:date="2017-08-18T22:48:00Z">
              <w:rPr>
                <w:rFonts w:ascii="Times New Roman" w:hAnsi="Times New Roman" w:cs="Times New Roman" w:hint="eastAsia"/>
                <w:spacing w:val="10"/>
                <w:sz w:val="24"/>
              </w:rPr>
            </w:rPrChange>
          </w:rPr>
          <w:delText>缓存中的数据</w:delText>
        </w:r>
        <w:r w:rsidR="00A4350F" w:rsidRPr="0067145D" w:rsidDel="008621A3">
          <w:rPr>
            <w:rFonts w:ascii="Times New Roman" w:hAnsi="Times New Roman" w:cs="Times New Roman" w:hint="eastAsia"/>
            <w:sz w:val="32"/>
            <w:rPrChange w:id="2897" w:author="微软用户" w:date="2017-08-18T22:48:00Z">
              <w:rPr>
                <w:rFonts w:ascii="Times New Roman" w:hAnsi="Times New Roman" w:cs="Times New Roman" w:hint="eastAsia"/>
                <w:spacing w:val="10"/>
                <w:sz w:val="24"/>
              </w:rPr>
            </w:rPrChange>
          </w:rPr>
          <w:delText>，其核心思想是“如果数据最近被访问过，那么将来被访问的几率也更高</w:delText>
        </w:r>
        <w:r w:rsidR="00047A32" w:rsidRPr="0067145D" w:rsidDel="008621A3">
          <w:rPr>
            <w:rPrChange w:id="2898" w:author="微软用户" w:date="2017-08-18T22:48:00Z">
              <w:rPr>
                <w:color w:val="000000" w:themeColor="text1"/>
                <w:vertAlign w:val="superscript"/>
              </w:rPr>
            </w:rPrChange>
          </w:rPr>
          <w:fldChar w:fldCharType="begin"/>
        </w:r>
        <w:r w:rsidR="00047A32" w:rsidRPr="0067145D" w:rsidDel="008621A3">
          <w:rPr>
            <w:rPrChange w:id="2899" w:author="微软用户" w:date="2017-08-18T22:48:00Z">
              <w:rPr>
                <w:color w:val="000000" w:themeColor="text1"/>
                <w:vertAlign w:val="superscript"/>
              </w:rPr>
            </w:rPrChange>
          </w:rPr>
          <w:delInstrText xml:space="preserve"> REF _Ref489794348 \r \h </w:delInstrText>
        </w:r>
        <w:r w:rsidR="00047A32" w:rsidRPr="0067145D" w:rsidDel="008621A3">
          <w:rPr>
            <w:rPrChange w:id="2900" w:author="微软用户" w:date="2017-08-18T22:48:00Z">
              <w:rPr/>
            </w:rPrChange>
          </w:rPr>
        </w:r>
        <w:r w:rsidR="00047A32" w:rsidRPr="0067145D" w:rsidDel="008621A3">
          <w:rPr>
            <w:rPrChange w:id="2901" w:author="微软用户" w:date="2017-08-18T22:48:00Z">
              <w:rPr>
                <w:color w:val="000000" w:themeColor="text1"/>
                <w:vertAlign w:val="superscript"/>
              </w:rPr>
            </w:rPrChange>
          </w:rPr>
          <w:fldChar w:fldCharType="separate"/>
        </w:r>
        <w:r w:rsidR="00F518C7" w:rsidRPr="0067145D" w:rsidDel="008621A3">
          <w:rPr>
            <w:rPrChange w:id="2902" w:author="微软用户" w:date="2017-08-18T22:48:00Z">
              <w:rPr>
                <w:color w:val="000000" w:themeColor="text1"/>
                <w:vertAlign w:val="superscript"/>
              </w:rPr>
            </w:rPrChange>
          </w:rPr>
          <w:delText>[28]</w:delText>
        </w:r>
        <w:r w:rsidR="00047A32" w:rsidRPr="0067145D" w:rsidDel="008621A3">
          <w:rPr>
            <w:rPrChange w:id="2903" w:author="微软用户" w:date="2017-08-18T22:48:00Z">
              <w:rPr>
                <w:color w:val="000000" w:themeColor="text1"/>
                <w:vertAlign w:val="superscript"/>
              </w:rPr>
            </w:rPrChange>
          </w:rPr>
          <w:fldChar w:fldCharType="end"/>
        </w:r>
        <w:r w:rsidR="00ED2E57" w:rsidRPr="0067145D" w:rsidDel="008621A3">
          <w:rPr>
            <w:rFonts w:ascii="Times New Roman" w:hAnsi="Times New Roman" w:cs="Times New Roman" w:hint="eastAsia"/>
            <w:sz w:val="32"/>
            <w:rPrChange w:id="2904" w:author="微软用户" w:date="2017-08-18T22:48:00Z">
              <w:rPr>
                <w:rFonts w:ascii="Times New Roman" w:hAnsi="Times New Roman" w:cs="Times New Roman" w:hint="eastAsia"/>
                <w:spacing w:val="10"/>
                <w:sz w:val="24"/>
              </w:rPr>
            </w:rPrChange>
          </w:rPr>
          <w:delText>。</w:delText>
        </w:r>
        <w:r w:rsidR="00F24C52" w:rsidRPr="0067145D" w:rsidDel="008621A3">
          <w:rPr>
            <w:rFonts w:ascii="Times New Roman" w:hAnsi="Times New Roman" w:cs="Times New Roman" w:hint="eastAsia"/>
            <w:sz w:val="32"/>
            <w:rPrChange w:id="2905" w:author="微软用户" w:date="2017-08-18T22:48:00Z">
              <w:rPr>
                <w:rFonts w:ascii="Times New Roman" w:hAnsi="Times New Roman" w:cs="Times New Roman" w:hint="eastAsia"/>
                <w:spacing w:val="10"/>
                <w:sz w:val="24"/>
              </w:rPr>
            </w:rPrChange>
          </w:rPr>
          <w:delText>这种算法来自操作系统的内存管理，</w:delText>
        </w:r>
        <w:r w:rsidR="00670333" w:rsidRPr="0067145D" w:rsidDel="008621A3">
          <w:rPr>
            <w:rFonts w:ascii="Times New Roman" w:hAnsi="Times New Roman" w:cs="Times New Roman" w:hint="eastAsia"/>
            <w:sz w:val="32"/>
            <w:rPrChange w:id="2906" w:author="微软用户" w:date="2017-08-18T22:48:00Z">
              <w:rPr>
                <w:rFonts w:ascii="Times New Roman" w:hAnsi="Times New Roman" w:cs="Times New Roman" w:hint="eastAsia"/>
                <w:spacing w:val="10"/>
                <w:sz w:val="24"/>
              </w:rPr>
            </w:rPrChange>
          </w:rPr>
          <w:delText>常用于页面置换算法，是为虚拟页式</w:delText>
        </w:r>
        <w:r w:rsidR="00476838" w:rsidRPr="0067145D" w:rsidDel="008621A3">
          <w:rPr>
            <w:rFonts w:ascii="Times New Roman" w:hAnsi="Times New Roman" w:cs="Times New Roman" w:hint="eastAsia"/>
            <w:sz w:val="32"/>
            <w:rPrChange w:id="2907" w:author="微软用户" w:date="2017-08-18T22:48:00Z">
              <w:rPr>
                <w:rFonts w:ascii="Times New Roman" w:hAnsi="Times New Roman" w:cs="Times New Roman" w:hint="eastAsia"/>
                <w:spacing w:val="10"/>
                <w:sz w:val="24"/>
              </w:rPr>
            </w:rPrChange>
          </w:rPr>
          <w:delText>备份</w:delText>
        </w:r>
        <w:r w:rsidR="00670333" w:rsidRPr="0067145D" w:rsidDel="008621A3">
          <w:rPr>
            <w:rFonts w:ascii="Times New Roman" w:hAnsi="Times New Roman" w:cs="Times New Roman" w:hint="eastAsia"/>
            <w:sz w:val="32"/>
            <w:rPrChange w:id="2908" w:author="微软用户" w:date="2017-08-18T22:48:00Z">
              <w:rPr>
                <w:rFonts w:ascii="Times New Roman" w:hAnsi="Times New Roman" w:cs="Times New Roman" w:hint="eastAsia"/>
                <w:spacing w:val="10"/>
                <w:sz w:val="24"/>
              </w:rPr>
            </w:rPrChange>
          </w:rPr>
          <w:delText>管理服务的。对于在内存中</w:delText>
        </w:r>
        <w:r w:rsidR="00DD602C" w:rsidRPr="0067145D" w:rsidDel="008621A3">
          <w:rPr>
            <w:rFonts w:ascii="Times New Roman" w:hAnsi="Times New Roman" w:cs="Times New Roman" w:hint="eastAsia"/>
            <w:sz w:val="32"/>
            <w:rPrChange w:id="2909" w:author="微软用户" w:date="2017-08-18T22:48:00Z">
              <w:rPr>
                <w:rFonts w:ascii="Times New Roman" w:hAnsi="Times New Roman" w:cs="Times New Roman" w:hint="eastAsia"/>
                <w:spacing w:val="10"/>
                <w:sz w:val="24"/>
              </w:rPr>
            </w:rPrChange>
          </w:rPr>
          <w:delText>存在</w:delText>
        </w:r>
        <w:r w:rsidR="00670333" w:rsidRPr="0067145D" w:rsidDel="008621A3">
          <w:rPr>
            <w:rFonts w:ascii="Times New Roman" w:hAnsi="Times New Roman" w:cs="Times New Roman" w:hint="eastAsia"/>
            <w:sz w:val="32"/>
            <w:rPrChange w:id="2910" w:author="微软用户" w:date="2017-08-18T22:48:00Z">
              <w:rPr>
                <w:rFonts w:ascii="Times New Roman" w:hAnsi="Times New Roman" w:cs="Times New Roman" w:hint="eastAsia"/>
                <w:spacing w:val="10"/>
                <w:sz w:val="24"/>
              </w:rPr>
            </w:rPrChange>
          </w:rPr>
          <w:delText>但又不用的数据块（内存块）叫做</w:delText>
        </w:r>
        <w:r w:rsidR="00670333" w:rsidRPr="0067145D" w:rsidDel="008621A3">
          <w:rPr>
            <w:rFonts w:ascii="Times New Roman" w:hAnsi="Times New Roman" w:cs="Times New Roman"/>
            <w:sz w:val="32"/>
            <w:rPrChange w:id="2911"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2912" w:author="微软用户" w:date="2017-08-18T22:48:00Z">
              <w:rPr>
                <w:rFonts w:ascii="Times New Roman" w:hAnsi="Times New Roman" w:cs="Times New Roman" w:hint="eastAsia"/>
                <w:spacing w:val="10"/>
                <w:sz w:val="24"/>
              </w:rPr>
            </w:rPrChange>
          </w:rPr>
          <w:delText>，操作系统会根据哪些数据属于</w:delText>
        </w:r>
        <w:r w:rsidR="00670333" w:rsidRPr="0067145D" w:rsidDel="008621A3">
          <w:rPr>
            <w:rFonts w:ascii="Times New Roman" w:hAnsi="Times New Roman" w:cs="Times New Roman"/>
            <w:sz w:val="32"/>
            <w:rPrChange w:id="2913"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2914" w:author="微软用户" w:date="2017-08-18T22:48:00Z">
              <w:rPr>
                <w:rFonts w:ascii="Times New Roman" w:hAnsi="Times New Roman" w:cs="Times New Roman" w:hint="eastAsia"/>
                <w:spacing w:val="10"/>
                <w:sz w:val="24"/>
              </w:rPr>
            </w:rPrChange>
          </w:rPr>
          <w:delText>而将其移出内存而腾出空间来加载另外的数据。</w:delText>
        </w:r>
      </w:del>
    </w:p>
    <w:p w14:paraId="563BF09C" w14:textId="5F15C63F" w:rsidR="001E0F43" w:rsidRPr="0067145D" w:rsidDel="008621A3" w:rsidRDefault="00670333">
      <w:pPr>
        <w:rPr>
          <w:del w:id="2915" w:author="JY0225" w:date="2017-08-14T12:33:00Z"/>
          <w:rFonts w:ascii="Times New Roman" w:hAnsi="Times New Roman" w:cs="Times New Roman"/>
          <w:sz w:val="32"/>
          <w:rPrChange w:id="2916" w:author="微软用户" w:date="2017-08-18T22:48:00Z">
            <w:rPr>
              <w:del w:id="2917" w:author="JY0225" w:date="2017-08-14T12:33:00Z"/>
              <w:rFonts w:ascii="Times New Roman" w:hAnsi="Times New Roman" w:cs="Times New Roman"/>
              <w:spacing w:val="10"/>
              <w:sz w:val="24"/>
            </w:rPr>
          </w:rPrChange>
        </w:rPr>
        <w:pPrChange w:id="2918" w:author="微软用户" w:date="2017-08-18T22:48:00Z">
          <w:pPr>
            <w:spacing w:line="400" w:lineRule="exact"/>
          </w:pPr>
        </w:pPrChange>
      </w:pPr>
      <w:del w:id="2919" w:author="JY0225" w:date="2017-08-14T12:33:00Z">
        <w:r w:rsidRPr="0067145D" w:rsidDel="008621A3">
          <w:rPr>
            <w:rFonts w:ascii="Times New Roman" w:hAnsi="Times New Roman" w:cs="Times New Roman"/>
            <w:sz w:val="32"/>
            <w:rPrChange w:id="2920" w:author="微软用户" w:date="2017-08-18T22:48:00Z">
              <w:rPr>
                <w:rFonts w:ascii="Times New Roman" w:hAnsi="Times New Roman" w:cs="Times New Roman"/>
                <w:spacing w:val="10"/>
                <w:sz w:val="24"/>
              </w:rPr>
            </w:rPrChange>
          </w:rPr>
          <w:tab/>
        </w:r>
        <w:r w:rsidR="00CE1D8D" w:rsidRPr="0067145D" w:rsidDel="008621A3">
          <w:rPr>
            <w:rFonts w:ascii="Times New Roman" w:hAnsi="Times New Roman" w:cs="Times New Roman" w:hint="eastAsia"/>
            <w:sz w:val="32"/>
            <w:rPrChange w:id="2921" w:author="微软用户" w:date="2017-08-18T22:48:00Z">
              <w:rPr>
                <w:rFonts w:ascii="Times New Roman" w:hAnsi="Times New Roman" w:cs="Times New Roman" w:hint="eastAsia"/>
                <w:spacing w:val="10"/>
                <w:sz w:val="24"/>
              </w:rPr>
            </w:rPrChange>
          </w:rPr>
          <w:delText>现在这种算法常</w:delText>
        </w:r>
        <w:r w:rsidR="001B57A9" w:rsidRPr="0067145D" w:rsidDel="008621A3">
          <w:rPr>
            <w:rFonts w:ascii="Times New Roman" w:hAnsi="Times New Roman" w:cs="Times New Roman" w:hint="eastAsia"/>
            <w:sz w:val="32"/>
            <w:rPrChange w:id="2922" w:author="微软用户" w:date="2017-08-18T22:48:00Z">
              <w:rPr>
                <w:rFonts w:ascii="Times New Roman" w:hAnsi="Times New Roman" w:cs="Times New Roman" w:hint="eastAsia"/>
                <w:spacing w:val="10"/>
                <w:sz w:val="24"/>
              </w:rPr>
            </w:rPrChange>
          </w:rPr>
          <w:delText>用于管理缓存中</w:delText>
        </w:r>
        <w:r w:rsidR="00725E96" w:rsidRPr="0067145D" w:rsidDel="008621A3">
          <w:rPr>
            <w:rFonts w:ascii="Times New Roman" w:hAnsi="Times New Roman" w:cs="Times New Roman" w:hint="eastAsia"/>
            <w:sz w:val="32"/>
            <w:rPrChange w:id="2923" w:author="微软用户" w:date="2017-08-18T22:48:00Z">
              <w:rPr>
                <w:rFonts w:ascii="Times New Roman" w:hAnsi="Times New Roman" w:cs="Times New Roman" w:hint="eastAsia"/>
                <w:spacing w:val="10"/>
                <w:sz w:val="24"/>
              </w:rPr>
            </w:rPrChange>
          </w:rPr>
          <w:delText>，简单的说就是缓存一定量的数据，当超过设定的阈值时就把一些过期的数据删除掉</w:delText>
        </w:r>
        <w:r w:rsidR="00FA5C0A" w:rsidRPr="0067145D" w:rsidDel="008621A3">
          <w:rPr>
            <w:rFonts w:ascii="Times New Roman" w:hAnsi="Times New Roman" w:cs="Times New Roman" w:hint="eastAsia"/>
            <w:sz w:val="32"/>
            <w:rPrChange w:id="2924" w:author="微软用户" w:date="2017-08-18T22:48:00Z">
              <w:rPr>
                <w:rFonts w:ascii="Times New Roman" w:hAnsi="Times New Roman" w:cs="Times New Roman" w:hint="eastAsia"/>
                <w:spacing w:val="10"/>
                <w:sz w:val="24"/>
              </w:rPr>
            </w:rPrChange>
          </w:rPr>
          <w:delText>。</w:delText>
        </w:r>
        <w:r w:rsidR="00C54486" w:rsidRPr="0067145D" w:rsidDel="008621A3">
          <w:rPr>
            <w:rFonts w:ascii="Times New Roman" w:hAnsi="Times New Roman" w:cs="Times New Roman"/>
            <w:sz w:val="32"/>
            <w:rPrChange w:id="2925" w:author="微软用户" w:date="2017-08-18T22:48:00Z">
              <w:rPr>
                <w:rFonts w:ascii="Times New Roman" w:hAnsi="Times New Roman" w:cs="Times New Roman"/>
                <w:spacing w:val="10"/>
                <w:sz w:val="24"/>
              </w:rPr>
            </w:rPrChange>
          </w:rPr>
          <w:delText>LRU</w:delText>
        </w:r>
        <w:r w:rsidR="00C54486" w:rsidRPr="0067145D" w:rsidDel="008621A3">
          <w:rPr>
            <w:rFonts w:ascii="Times New Roman" w:hAnsi="Times New Roman" w:cs="Times New Roman" w:hint="eastAsia"/>
            <w:sz w:val="32"/>
            <w:rPrChange w:id="2926" w:author="微软用户" w:date="2017-08-18T22:48:00Z">
              <w:rPr>
                <w:rFonts w:ascii="Times New Roman" w:hAnsi="Times New Roman" w:cs="Times New Roman" w:hint="eastAsia"/>
                <w:spacing w:val="10"/>
                <w:sz w:val="24"/>
              </w:rPr>
            </w:rPrChange>
          </w:rPr>
          <w:delText>算法就是根据数据的历史访问记录，删除最近没有被使用到的文件，从而保证缓存中的数据不会过期，进行实时更新。</w:delText>
        </w:r>
      </w:del>
    </w:p>
    <w:p w14:paraId="593A172C" w14:textId="3A5B1D03" w:rsidR="00AD0AAD" w:rsidRPr="0067145D" w:rsidDel="008621A3" w:rsidRDefault="00AD0AAD">
      <w:pPr>
        <w:rPr>
          <w:del w:id="2927" w:author="JY0225" w:date="2017-08-14T12:33:00Z"/>
          <w:rFonts w:ascii="Times New Roman" w:hAnsi="Times New Roman" w:cs="Times New Roman"/>
          <w:sz w:val="32"/>
          <w:rPrChange w:id="2928" w:author="微软用户" w:date="2017-08-18T22:48:00Z">
            <w:rPr>
              <w:del w:id="2929" w:author="JY0225" w:date="2017-08-14T12:33:00Z"/>
              <w:rFonts w:ascii="Times New Roman" w:hAnsi="Times New Roman" w:cs="Times New Roman"/>
              <w:spacing w:val="10"/>
              <w:sz w:val="24"/>
            </w:rPr>
          </w:rPrChange>
        </w:rPr>
      </w:pPr>
      <w:del w:id="2930" w:author="JY0225" w:date="2017-08-14T12:33:00Z">
        <w:r w:rsidRPr="00AD0AAD" w:rsidDel="008621A3">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190F5488" w14:textId="14372111" w:rsidR="00A129BF" w:rsidRPr="0067145D" w:rsidDel="008621A3" w:rsidRDefault="00DC4ACC">
      <w:pPr>
        <w:jc w:val="center"/>
        <w:rPr>
          <w:del w:id="2931" w:author="JY0225" w:date="2017-08-14T12:33:00Z"/>
          <w:rFonts w:ascii="Times New Roman" w:hAnsi="Times New Roman" w:cs="Times New Roman"/>
          <w:sz w:val="32"/>
          <w:szCs w:val="32"/>
          <w:rPrChange w:id="2932" w:author="微软用户" w:date="2017-08-18T22:48:00Z">
            <w:rPr>
              <w:del w:id="2933" w:author="JY0225" w:date="2017-08-14T12:33:00Z"/>
              <w:rFonts w:ascii="Times New Roman" w:hAnsi="Times New Roman" w:cs="Times New Roman"/>
              <w:noProof/>
              <w:spacing w:val="10"/>
              <w:kern w:val="0"/>
              <w:sz w:val="24"/>
              <w:szCs w:val="24"/>
            </w:rPr>
          </w:rPrChange>
        </w:rPr>
        <w:pPrChange w:id="2934" w:author="微软用户" w:date="2017-08-18T22:48:00Z">
          <w:pPr>
            <w:spacing w:line="400" w:lineRule="exact"/>
            <w:jc w:val="center"/>
          </w:pPr>
        </w:pPrChange>
      </w:pPr>
      <w:del w:id="2935" w:author="JY0225" w:date="2017-08-14T12:33:00Z">
        <w:r w:rsidRPr="0067145D" w:rsidDel="008621A3">
          <w:rPr>
            <w:rFonts w:ascii="Times New Roman" w:hAnsi="Times New Roman" w:cs="Times New Roman"/>
            <w:sz w:val="32"/>
            <w:rPrChange w:id="2936" w:author="微软用户" w:date="2017-08-18T22:48:00Z">
              <w:rPr>
                <w:rFonts w:ascii="Times New Roman" w:hAnsi="Times New Roman" w:cs="Times New Roman"/>
                <w:spacing w:val="10"/>
                <w:sz w:val="24"/>
              </w:rPr>
            </w:rPrChange>
          </w:rPr>
          <w:tab/>
        </w:r>
        <w:r w:rsidR="00A129BF" w:rsidRPr="0067145D" w:rsidDel="008621A3">
          <w:rPr>
            <w:rFonts w:ascii="Times New Roman" w:hAnsi="Times New Roman" w:cs="Times New Roman" w:hint="eastAsia"/>
            <w:sz w:val="32"/>
            <w:szCs w:val="32"/>
            <w:rPrChange w:id="2937" w:author="微软用户" w:date="2017-08-18T22:48:00Z">
              <w:rPr>
                <w:rFonts w:ascii="Times New Roman" w:hAnsi="Times New Roman" w:cs="Times New Roman" w:hint="eastAsia"/>
                <w:noProof/>
                <w:spacing w:val="10"/>
                <w:kern w:val="0"/>
                <w:sz w:val="24"/>
                <w:szCs w:val="24"/>
              </w:rPr>
            </w:rPrChange>
          </w:rPr>
          <w:delText>图</w:delText>
        </w:r>
        <w:r w:rsidR="00A129BF" w:rsidRPr="0067145D" w:rsidDel="008621A3">
          <w:rPr>
            <w:rFonts w:ascii="Times New Roman" w:hAnsi="Times New Roman" w:cs="Times New Roman"/>
            <w:sz w:val="32"/>
            <w:szCs w:val="32"/>
            <w:rPrChange w:id="2938" w:author="微软用户" w:date="2017-08-18T22:48:00Z">
              <w:rPr>
                <w:rFonts w:ascii="Times New Roman" w:hAnsi="Times New Roman" w:cs="Times New Roman"/>
                <w:noProof/>
                <w:spacing w:val="10"/>
                <w:kern w:val="0"/>
                <w:sz w:val="24"/>
                <w:szCs w:val="24"/>
              </w:rPr>
            </w:rPrChange>
          </w:rPr>
          <w:delText xml:space="preserve">2-2 </w:delText>
        </w:r>
        <w:r w:rsidR="00F24976" w:rsidRPr="0067145D" w:rsidDel="008621A3">
          <w:rPr>
            <w:rFonts w:ascii="Times New Roman" w:hAnsi="Times New Roman" w:cs="Times New Roman"/>
            <w:sz w:val="32"/>
            <w:szCs w:val="32"/>
            <w:rPrChange w:id="2939" w:author="微软用户" w:date="2017-08-18T22:48:00Z">
              <w:rPr>
                <w:rFonts w:ascii="Times New Roman" w:hAnsi="Times New Roman" w:cs="Times New Roman"/>
                <w:noProof/>
                <w:spacing w:val="10"/>
                <w:kern w:val="0"/>
                <w:sz w:val="24"/>
                <w:szCs w:val="24"/>
              </w:rPr>
            </w:rPrChange>
          </w:rPr>
          <w:delText>LRU</w:delText>
        </w:r>
        <w:r w:rsidR="00F24976" w:rsidRPr="0067145D" w:rsidDel="008621A3">
          <w:rPr>
            <w:rFonts w:ascii="Times New Roman" w:hAnsi="Times New Roman" w:cs="Times New Roman" w:hint="eastAsia"/>
            <w:sz w:val="32"/>
            <w:szCs w:val="32"/>
            <w:rPrChange w:id="2940" w:author="微软用户" w:date="2017-08-18T22:48:00Z">
              <w:rPr>
                <w:rFonts w:ascii="Times New Roman" w:hAnsi="Times New Roman" w:cs="Times New Roman" w:hint="eastAsia"/>
                <w:noProof/>
                <w:spacing w:val="10"/>
                <w:kern w:val="0"/>
                <w:sz w:val="24"/>
                <w:szCs w:val="24"/>
              </w:rPr>
            </w:rPrChange>
          </w:rPr>
          <w:delText>替换策略</w:delText>
        </w:r>
        <w:r w:rsidR="00A129BF" w:rsidRPr="0067145D" w:rsidDel="008621A3">
          <w:rPr>
            <w:rFonts w:ascii="Times New Roman" w:hAnsi="Times New Roman" w:cs="Times New Roman" w:hint="eastAsia"/>
            <w:sz w:val="32"/>
            <w:szCs w:val="32"/>
            <w:rPrChange w:id="2941" w:author="微软用户" w:date="2017-08-18T22:48:00Z">
              <w:rPr>
                <w:rFonts w:ascii="Times New Roman" w:hAnsi="Times New Roman" w:cs="Times New Roman" w:hint="eastAsia"/>
                <w:noProof/>
                <w:spacing w:val="10"/>
                <w:kern w:val="0"/>
                <w:sz w:val="24"/>
                <w:szCs w:val="24"/>
              </w:rPr>
            </w:rPrChange>
          </w:rPr>
          <w:delText>示意图</w:delText>
        </w:r>
      </w:del>
    </w:p>
    <w:p w14:paraId="7C2AA039" w14:textId="5D616DC0" w:rsidR="00DC4ACC" w:rsidRPr="0067145D" w:rsidDel="008621A3" w:rsidRDefault="000B29C0">
      <w:pPr>
        <w:rPr>
          <w:del w:id="2942" w:author="JY0225" w:date="2017-08-14T12:33:00Z"/>
          <w:rFonts w:ascii="Times New Roman" w:hAnsi="Times New Roman" w:cs="Times New Roman"/>
          <w:sz w:val="32"/>
          <w:rPrChange w:id="2943" w:author="微软用户" w:date="2017-08-18T22:48:00Z">
            <w:rPr>
              <w:del w:id="2944" w:author="JY0225" w:date="2017-08-14T12:33:00Z"/>
              <w:rFonts w:ascii="Times New Roman" w:hAnsi="Times New Roman" w:cs="Times New Roman"/>
              <w:spacing w:val="10"/>
              <w:sz w:val="24"/>
            </w:rPr>
          </w:rPrChange>
        </w:rPr>
        <w:pPrChange w:id="2945" w:author="微软用户" w:date="2017-08-18T22:48:00Z">
          <w:pPr>
            <w:spacing w:line="400" w:lineRule="exact"/>
          </w:pPr>
        </w:pPrChange>
      </w:pPr>
      <w:del w:id="2946" w:author="JY0225" w:date="2017-08-14T12:33:00Z">
        <w:r w:rsidRPr="0067145D" w:rsidDel="008621A3">
          <w:rPr>
            <w:rFonts w:ascii="Times New Roman" w:hAnsi="Times New Roman" w:cs="Times New Roman"/>
            <w:sz w:val="32"/>
            <w:rPrChange w:id="2947" w:author="微软用户" w:date="2017-08-18T22:48:00Z">
              <w:rPr>
                <w:rFonts w:ascii="Times New Roman" w:hAnsi="Times New Roman" w:cs="Times New Roman"/>
                <w:spacing w:val="10"/>
                <w:sz w:val="24"/>
              </w:rPr>
            </w:rPrChange>
          </w:rPr>
          <w:tab/>
        </w:r>
        <w:r w:rsidR="00E61A6D" w:rsidRPr="0067145D" w:rsidDel="008621A3">
          <w:rPr>
            <w:rFonts w:ascii="Times New Roman" w:hAnsi="Times New Roman" w:cs="Times New Roman" w:hint="eastAsia"/>
            <w:sz w:val="32"/>
            <w:szCs w:val="32"/>
            <w:rPrChange w:id="2948" w:author="微软用户" w:date="2017-08-18T22:48:00Z">
              <w:rPr>
                <w:rFonts w:ascii="Times New Roman" w:hAnsi="Times New Roman" w:cs="Times New Roman" w:hint="eastAsia"/>
                <w:noProof/>
                <w:spacing w:val="10"/>
                <w:kern w:val="0"/>
                <w:sz w:val="24"/>
                <w:szCs w:val="24"/>
              </w:rPr>
            </w:rPrChange>
          </w:rPr>
          <w:delText>图</w:delText>
        </w:r>
        <w:r w:rsidR="00E61A6D" w:rsidRPr="0067145D" w:rsidDel="008621A3">
          <w:rPr>
            <w:rFonts w:ascii="Times New Roman" w:hAnsi="Times New Roman" w:cs="Times New Roman"/>
            <w:sz w:val="32"/>
            <w:szCs w:val="32"/>
            <w:rPrChange w:id="2949" w:author="微软用户" w:date="2017-08-18T22:48:00Z">
              <w:rPr>
                <w:rFonts w:ascii="Times New Roman" w:hAnsi="Times New Roman" w:cs="Times New Roman"/>
                <w:noProof/>
                <w:spacing w:val="10"/>
                <w:kern w:val="0"/>
                <w:sz w:val="24"/>
                <w:szCs w:val="24"/>
              </w:rPr>
            </w:rPrChange>
          </w:rPr>
          <w:delText xml:space="preserve">2-2 </w:delText>
        </w:r>
        <w:r w:rsidR="00E61A6D" w:rsidRPr="0067145D" w:rsidDel="008621A3">
          <w:rPr>
            <w:rFonts w:ascii="Times New Roman" w:hAnsi="Times New Roman" w:cs="Times New Roman" w:hint="eastAsia"/>
            <w:sz w:val="32"/>
            <w:szCs w:val="32"/>
            <w:rPrChange w:id="2950" w:author="微软用户" w:date="2017-08-18T22:48:00Z">
              <w:rPr>
                <w:rFonts w:ascii="Times New Roman" w:hAnsi="Times New Roman" w:cs="Times New Roman" w:hint="eastAsia"/>
                <w:noProof/>
                <w:spacing w:val="10"/>
                <w:kern w:val="0"/>
                <w:sz w:val="24"/>
                <w:szCs w:val="24"/>
              </w:rPr>
            </w:rPrChange>
          </w:rPr>
          <w:delText>所示的是</w:delText>
        </w:r>
        <w:r w:rsidR="00E61A6D" w:rsidRPr="0067145D" w:rsidDel="008621A3">
          <w:rPr>
            <w:rFonts w:ascii="Times New Roman" w:hAnsi="Times New Roman" w:cs="Times New Roman"/>
            <w:sz w:val="32"/>
            <w:szCs w:val="32"/>
            <w:rPrChange w:id="2951" w:author="微软用户" w:date="2017-08-18T22:48:00Z">
              <w:rPr>
                <w:rFonts w:ascii="Times New Roman" w:hAnsi="Times New Roman" w:cs="Times New Roman"/>
                <w:noProof/>
                <w:spacing w:val="10"/>
                <w:kern w:val="0"/>
                <w:sz w:val="24"/>
                <w:szCs w:val="24"/>
              </w:rPr>
            </w:rPrChange>
          </w:rPr>
          <w:delText>LRU</w:delText>
        </w:r>
        <w:r w:rsidR="00E61A6D" w:rsidRPr="0067145D" w:rsidDel="008621A3">
          <w:rPr>
            <w:rFonts w:ascii="Times New Roman" w:hAnsi="Times New Roman" w:cs="Times New Roman" w:hint="eastAsia"/>
            <w:sz w:val="32"/>
            <w:szCs w:val="32"/>
            <w:rPrChange w:id="2952" w:author="微软用户" w:date="2017-08-18T22:48:00Z">
              <w:rPr>
                <w:rFonts w:ascii="Times New Roman" w:hAnsi="Times New Roman" w:cs="Times New Roman" w:hint="eastAsia"/>
                <w:noProof/>
                <w:spacing w:val="10"/>
                <w:kern w:val="0"/>
                <w:sz w:val="24"/>
                <w:szCs w:val="24"/>
              </w:rPr>
            </w:rPrChange>
          </w:rPr>
          <w:delText>替换策略的逻辑</w:delText>
        </w:r>
        <w:r w:rsidR="00866307" w:rsidRPr="0067145D" w:rsidDel="008621A3">
          <w:rPr>
            <w:rFonts w:ascii="Times New Roman" w:hAnsi="Times New Roman" w:cs="Times New Roman" w:hint="eastAsia"/>
            <w:sz w:val="32"/>
            <w:szCs w:val="32"/>
            <w:rPrChange w:id="2953" w:author="微软用户" w:date="2017-08-18T22:48:00Z">
              <w:rPr>
                <w:rFonts w:ascii="Times New Roman" w:hAnsi="Times New Roman" w:cs="Times New Roman" w:hint="eastAsia"/>
                <w:noProof/>
                <w:spacing w:val="10"/>
                <w:kern w:val="0"/>
                <w:sz w:val="24"/>
                <w:szCs w:val="24"/>
              </w:rPr>
            </w:rPrChange>
          </w:rPr>
          <w:delText>。</w:delText>
        </w:r>
        <w:r w:rsidR="00C2257D" w:rsidRPr="0067145D" w:rsidDel="008621A3">
          <w:rPr>
            <w:rFonts w:ascii="Times New Roman" w:hAnsi="Times New Roman" w:cs="Times New Roman" w:hint="eastAsia"/>
            <w:sz w:val="32"/>
            <w:szCs w:val="32"/>
            <w:rPrChange w:id="2954"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2955" w:author="微软用户" w:date="2017-08-18T22:48:00Z">
              <w:rPr>
                <w:rFonts w:ascii="Times New Roman" w:hAnsi="Times New Roman" w:cs="Times New Roman" w:hint="eastAsia"/>
                <w:noProof/>
                <w:spacing w:val="10"/>
                <w:kern w:val="0"/>
                <w:sz w:val="24"/>
                <w:szCs w:val="24"/>
              </w:rPr>
            </w:rPrChange>
          </w:rPr>
          <w:delText>备份</w:delText>
        </w:r>
        <w:r w:rsidR="00C2257D" w:rsidRPr="0067145D" w:rsidDel="008621A3">
          <w:rPr>
            <w:rFonts w:ascii="Times New Roman" w:hAnsi="Times New Roman" w:cs="Times New Roman" w:hint="eastAsia"/>
            <w:sz w:val="32"/>
            <w:szCs w:val="32"/>
            <w:rPrChange w:id="2956" w:author="微软用户" w:date="2017-08-18T22:48:00Z">
              <w:rPr>
                <w:rFonts w:ascii="Times New Roman" w:hAnsi="Times New Roman" w:cs="Times New Roman" w:hint="eastAsia"/>
                <w:noProof/>
                <w:spacing w:val="10"/>
                <w:kern w:val="0"/>
                <w:sz w:val="24"/>
                <w:szCs w:val="24"/>
              </w:rPr>
            </w:rPrChange>
          </w:rPr>
          <w:delText>空间足够时，新加入的数据以队列的方式加入缓存中，如果某条数据被访问了，那么</w:delText>
        </w:r>
        <w:r w:rsidR="00474F95" w:rsidRPr="0067145D" w:rsidDel="008621A3">
          <w:rPr>
            <w:rFonts w:ascii="Times New Roman" w:hAnsi="Times New Roman" w:cs="Times New Roman" w:hint="eastAsia"/>
            <w:sz w:val="32"/>
            <w:szCs w:val="32"/>
            <w:rPrChange w:id="2957" w:author="微软用户" w:date="2017-08-18T22:48:00Z">
              <w:rPr>
                <w:rFonts w:ascii="Times New Roman" w:hAnsi="Times New Roman" w:cs="Times New Roman" w:hint="eastAsia"/>
                <w:noProof/>
                <w:spacing w:val="10"/>
                <w:kern w:val="0"/>
                <w:sz w:val="24"/>
                <w:szCs w:val="24"/>
              </w:rPr>
            </w:rPrChange>
          </w:rPr>
          <w:delText>它</w:delText>
        </w:r>
        <w:r w:rsidR="00C2257D" w:rsidRPr="0067145D" w:rsidDel="008621A3">
          <w:rPr>
            <w:rFonts w:ascii="Times New Roman" w:hAnsi="Times New Roman" w:cs="Times New Roman" w:hint="eastAsia"/>
            <w:sz w:val="32"/>
            <w:szCs w:val="32"/>
            <w:rPrChange w:id="2958" w:author="微软用户" w:date="2017-08-18T22:48:00Z">
              <w:rPr>
                <w:rFonts w:ascii="Times New Roman" w:hAnsi="Times New Roman" w:cs="Times New Roman" w:hint="eastAsia"/>
                <w:noProof/>
                <w:spacing w:val="10"/>
                <w:kern w:val="0"/>
                <w:sz w:val="24"/>
                <w:szCs w:val="24"/>
              </w:rPr>
            </w:rPrChange>
          </w:rPr>
          <w:delText>在队列中的位置将会往后</w:delText>
        </w:r>
        <w:r w:rsidR="00474F95" w:rsidRPr="0067145D" w:rsidDel="008621A3">
          <w:rPr>
            <w:rFonts w:ascii="Times New Roman" w:hAnsi="Times New Roman" w:cs="Times New Roman" w:hint="eastAsia"/>
            <w:sz w:val="32"/>
            <w:szCs w:val="32"/>
            <w:rPrChange w:id="2959" w:author="微软用户" w:date="2017-08-18T22:48:00Z">
              <w:rPr>
                <w:rFonts w:ascii="Times New Roman" w:hAnsi="Times New Roman" w:cs="Times New Roman" w:hint="eastAsia"/>
                <w:noProof/>
                <w:spacing w:val="10"/>
                <w:kern w:val="0"/>
                <w:sz w:val="24"/>
                <w:szCs w:val="24"/>
              </w:rPr>
            </w:rPrChange>
          </w:rPr>
          <w:delText>移动。</w:delText>
        </w:r>
        <w:r w:rsidR="00A424C0" w:rsidRPr="0067145D" w:rsidDel="008621A3">
          <w:rPr>
            <w:rFonts w:ascii="Times New Roman" w:hAnsi="Times New Roman" w:cs="Times New Roman" w:hint="eastAsia"/>
            <w:sz w:val="32"/>
            <w:szCs w:val="32"/>
            <w:rPrChange w:id="2960"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2961" w:author="微软用户" w:date="2017-08-18T22:48:00Z">
              <w:rPr>
                <w:rFonts w:ascii="Times New Roman" w:hAnsi="Times New Roman" w:cs="Times New Roman" w:hint="eastAsia"/>
                <w:noProof/>
                <w:spacing w:val="10"/>
                <w:kern w:val="0"/>
                <w:sz w:val="24"/>
                <w:szCs w:val="24"/>
              </w:rPr>
            </w:rPrChange>
          </w:rPr>
          <w:delText>备份</w:delText>
        </w:r>
        <w:r w:rsidR="00A424C0" w:rsidRPr="0067145D" w:rsidDel="008621A3">
          <w:rPr>
            <w:rFonts w:ascii="Times New Roman" w:hAnsi="Times New Roman" w:cs="Times New Roman" w:hint="eastAsia"/>
            <w:sz w:val="32"/>
            <w:szCs w:val="32"/>
            <w:rPrChange w:id="2962" w:author="微软用户" w:date="2017-08-18T22:48:00Z">
              <w:rPr>
                <w:rFonts w:ascii="Times New Roman" w:hAnsi="Times New Roman" w:cs="Times New Roman" w:hint="eastAsia"/>
                <w:noProof/>
                <w:spacing w:val="10"/>
                <w:kern w:val="0"/>
                <w:sz w:val="24"/>
                <w:szCs w:val="24"/>
              </w:rPr>
            </w:rPrChange>
          </w:rPr>
          <w:delText>空间被使用完毕后，位于队首的数据将会被淘汰。</w:delText>
        </w:r>
      </w:del>
    </w:p>
    <w:p w14:paraId="7247397F" w14:textId="30970881" w:rsidR="00AD0AAD" w:rsidRPr="00AD0AAD" w:rsidRDefault="00D064EF">
      <w:pPr>
        <w:pStyle w:val="21"/>
        <w:spacing w:line="240" w:lineRule="auto"/>
        <w:pPrChange w:id="2963" w:author="微软用户" w:date="2017-08-18T22:48:00Z">
          <w:pPr>
            <w:pStyle w:val="21"/>
          </w:pPr>
        </w:pPrChange>
      </w:pPr>
      <w:bookmarkStart w:id="2964" w:name="_Toc491606264"/>
      <w:r>
        <w:t>2</w:t>
      </w:r>
      <w:r w:rsidR="008669BC">
        <w:t>.</w:t>
      </w:r>
      <w:del w:id="2965" w:author="JY0225" w:date="2017-08-14T12:33:00Z">
        <w:r w:rsidR="001262CE" w:rsidDel="008621A3">
          <w:delText>5</w:delText>
        </w:r>
        <w:r w:rsidR="00601935" w:rsidDel="008621A3">
          <w:delText xml:space="preserve"> </w:delText>
        </w:r>
      </w:del>
      <w:ins w:id="2966" w:author="微软用户" w:date="2017-08-20T11:04:00Z">
        <w:r w:rsidR="001430A0">
          <w:t>6</w:t>
        </w:r>
      </w:ins>
      <w:ins w:id="2967" w:author="微软用户" w:date="2017-08-20T10:26:00Z">
        <w:del w:id="2968" w:author="微软用户" w:date="2017-08-20T11:03:00Z">
          <w:r w:rsidR="00EB18E2" w:rsidDel="001430A0">
            <w:delText>5</w:delText>
          </w:r>
        </w:del>
      </w:ins>
      <w:ins w:id="2969" w:author="JY0225" w:date="2017-08-14T12:33:00Z">
        <w:del w:id="2970" w:author="微软用户" w:date="2017-08-20T10:26:00Z">
          <w:r w:rsidR="008621A3" w:rsidDel="00EB18E2">
            <w:delText>4</w:delText>
          </w:r>
        </w:del>
        <w:r w:rsidR="008621A3">
          <w:t xml:space="preserve"> </w:t>
        </w:r>
      </w:ins>
      <w:r w:rsidR="00637D21">
        <w:t>WebExtension</w:t>
      </w:r>
      <w:bookmarkEnd w:id="2964"/>
    </w:p>
    <w:p w14:paraId="507D8F18" w14:textId="708CA722" w:rsidR="00AD0AAD" w:rsidRDefault="00AD0AAD" w:rsidP="00AD0AAD">
      <w:pPr>
        <w:rPr>
          <w:noProof/>
        </w:rPr>
      </w:pPr>
    </w:p>
    <w:p w14:paraId="6312A486" w14:textId="65AAFC35" w:rsidR="00837BC8" w:rsidRPr="00AE580C" w:rsidRDefault="00837BC8" w:rsidP="0071638C">
      <w:pPr>
        <w:pStyle w:val="a6"/>
        <w:spacing w:line="400" w:lineRule="exact"/>
        <w:ind w:firstLine="420"/>
        <w:jc w:val="both"/>
        <w:rPr>
          <w:ins w:id="2971" w:author="JY0225" w:date="2017-08-22T20:36:00Z"/>
          <w:rFonts w:asciiTheme="minorEastAsia" w:eastAsiaTheme="minorEastAsia" w:hAnsiTheme="minorEastAsia"/>
          <w:rPrChange w:id="2972" w:author="JY0225" w:date="2017-08-24T11:13:00Z">
            <w:rPr>
              <w:ins w:id="2973" w:author="JY0225" w:date="2017-08-22T20:36:00Z"/>
              <w:rFonts w:eastAsiaTheme="minorEastAsia"/>
            </w:rPr>
          </w:rPrChange>
        </w:rPr>
      </w:pPr>
      <w:del w:id="2974" w:author="JY0225" w:date="2017-08-22T20:36:00Z">
        <w:r w:rsidRPr="00AE580C" w:rsidDel="009C7E04">
          <w:rPr>
            <w:rFonts w:asciiTheme="minorEastAsia" w:eastAsiaTheme="minorEastAsia" w:hAnsiTheme="minorEastAsia"/>
            <w:noProof/>
            <w:rPrChange w:id="2975" w:author="JY0225" w:date="2017-08-24T11:13:00Z">
              <w:rPr>
                <w:noProof/>
              </w:rPr>
            </w:rPrChange>
          </w:rPr>
          <w:drawing>
            <wp:anchor distT="0" distB="0" distL="114300" distR="114300" simplePos="0" relativeHeight="251673600" behindDoc="0" locked="0" layoutInCell="1" allowOverlap="1" wp14:anchorId="528206C3" wp14:editId="0EF67676">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AE580C">
        <w:rPr>
          <w:rFonts w:asciiTheme="minorEastAsia" w:eastAsiaTheme="minorEastAsia" w:hAnsiTheme="minorEastAsia" w:hint="eastAsia"/>
          <w:rPrChange w:id="2976" w:author="JY0225" w:date="2017-08-24T11:13:00Z">
            <w:rPr>
              <w:rFonts w:eastAsiaTheme="minorEastAsia" w:hint="eastAsia"/>
            </w:rPr>
          </w:rPrChange>
        </w:rPr>
        <w:t>基于</w:t>
      </w:r>
      <w:r w:rsidR="00F34CDA" w:rsidRPr="00AE580C">
        <w:rPr>
          <w:rFonts w:asciiTheme="minorEastAsia" w:eastAsiaTheme="minorEastAsia" w:hAnsiTheme="minorEastAsia"/>
          <w:rPrChange w:id="2977" w:author="JY0225" w:date="2017-08-24T11:13:00Z">
            <w:rPr>
              <w:rFonts w:eastAsiaTheme="minorEastAsia"/>
            </w:rPr>
          </w:rPrChange>
        </w:rPr>
        <w:t>Firefox</w:t>
      </w:r>
      <w:r w:rsidR="007D2C9E" w:rsidRPr="00AE580C">
        <w:rPr>
          <w:rFonts w:asciiTheme="minorEastAsia" w:eastAsiaTheme="minorEastAsia" w:hAnsiTheme="minorEastAsia" w:hint="eastAsia"/>
          <w:rPrChange w:id="2978" w:author="JY0225" w:date="2017-08-24T11:13:00Z">
            <w:rPr>
              <w:rFonts w:eastAsiaTheme="minorEastAsia" w:hint="eastAsia"/>
            </w:rPr>
          </w:rPrChange>
        </w:rPr>
        <w:t>浏览器的</w:t>
      </w:r>
      <w:r w:rsidR="002A6F36" w:rsidRPr="00AE580C">
        <w:rPr>
          <w:rFonts w:asciiTheme="minorEastAsia" w:eastAsiaTheme="minorEastAsia" w:hAnsiTheme="minorEastAsia" w:hint="eastAsia"/>
          <w:rPrChange w:id="2979" w:author="JY0225" w:date="2017-08-24T11:13:00Z">
            <w:rPr>
              <w:rFonts w:eastAsiaTheme="minorEastAsia" w:hint="eastAsia"/>
            </w:rPr>
          </w:rPrChange>
        </w:rPr>
        <w:t>附加组件</w:t>
      </w:r>
      <w:r w:rsidR="002A6F36" w:rsidRPr="00AE580C">
        <w:rPr>
          <w:rFonts w:asciiTheme="minorEastAsia" w:eastAsiaTheme="minorEastAsia" w:hAnsiTheme="minorEastAsia"/>
          <w:rPrChange w:id="2980" w:author="JY0225" w:date="2017-08-24T11:13:00Z">
            <w:rPr>
              <w:rFonts w:eastAsiaTheme="minorEastAsia"/>
            </w:rPr>
          </w:rPrChange>
        </w:rPr>
        <w:t>(Add-ons)</w:t>
      </w:r>
      <w:r w:rsidR="002A6F36" w:rsidRPr="00AE580C">
        <w:rPr>
          <w:rFonts w:asciiTheme="minorEastAsia" w:eastAsiaTheme="minorEastAsia" w:hAnsiTheme="minorEastAsia" w:hint="eastAsia"/>
          <w:rPrChange w:id="2981" w:author="JY0225" w:date="2017-08-24T11:13:00Z">
            <w:rPr>
              <w:rFonts w:eastAsiaTheme="minorEastAsia" w:hint="eastAsia"/>
            </w:rPr>
          </w:rPrChange>
        </w:rPr>
        <w:t>扩展</w:t>
      </w:r>
      <w:r w:rsidR="00FE7112" w:rsidRPr="00AE580C">
        <w:rPr>
          <w:rFonts w:asciiTheme="minorEastAsia" w:eastAsiaTheme="minorEastAsia" w:hAnsiTheme="minorEastAsia" w:hint="eastAsia"/>
          <w:rPrChange w:id="2982" w:author="JY0225" w:date="2017-08-24T11:13:00Z">
            <w:rPr>
              <w:rFonts w:eastAsiaTheme="minorEastAsia" w:hint="eastAsia"/>
            </w:rPr>
          </w:rPrChange>
        </w:rPr>
        <w:t>是一种具有新功能的加载项</w:t>
      </w:r>
      <w:r w:rsidR="002A6F36" w:rsidRPr="00AE580C">
        <w:rPr>
          <w:rFonts w:asciiTheme="minorEastAsia" w:eastAsiaTheme="minorEastAsia" w:hAnsiTheme="minorEastAsia" w:hint="eastAsia"/>
          <w:rPrChange w:id="2983" w:author="JY0225" w:date="2017-08-24T11:13:00Z">
            <w:rPr>
              <w:rFonts w:eastAsiaTheme="minorEastAsia" w:hint="eastAsia"/>
            </w:rPr>
          </w:rPrChange>
        </w:rPr>
        <w:t>。它们使用标准的</w:t>
      </w:r>
      <w:r w:rsidR="00E86A02" w:rsidRPr="00AE580C">
        <w:rPr>
          <w:rFonts w:asciiTheme="minorEastAsia" w:eastAsiaTheme="minorEastAsia" w:hAnsiTheme="minorEastAsia"/>
          <w:rPrChange w:id="2984" w:author="JY0225" w:date="2017-08-24T11:13:00Z">
            <w:rPr>
              <w:rFonts w:eastAsiaTheme="minorEastAsia"/>
            </w:rPr>
          </w:rPrChange>
        </w:rPr>
        <w:t>JavaScript</w:t>
      </w:r>
      <w:r w:rsidR="00E86A02" w:rsidRPr="00AE580C">
        <w:rPr>
          <w:rFonts w:asciiTheme="minorEastAsia" w:eastAsiaTheme="minorEastAsia" w:hAnsiTheme="minorEastAsia" w:hint="eastAsia"/>
          <w:rPrChange w:id="2985" w:author="JY0225" w:date="2017-08-24T11:13:00Z">
            <w:rPr>
              <w:rFonts w:eastAsiaTheme="minorEastAsia" w:hint="eastAsia"/>
            </w:rPr>
          </w:rPrChange>
        </w:rPr>
        <w:t>、</w:t>
      </w:r>
      <w:r w:rsidR="00E86A02" w:rsidRPr="00AE580C">
        <w:rPr>
          <w:rFonts w:asciiTheme="minorEastAsia" w:eastAsiaTheme="minorEastAsia" w:hAnsiTheme="minorEastAsia"/>
          <w:rPrChange w:id="2986" w:author="JY0225" w:date="2017-08-24T11:13:00Z">
            <w:rPr>
              <w:rFonts w:eastAsiaTheme="minorEastAsia"/>
            </w:rPr>
          </w:rPrChange>
        </w:rPr>
        <w:t>Html</w:t>
      </w:r>
      <w:r w:rsidR="00E86A02" w:rsidRPr="00AE580C">
        <w:rPr>
          <w:rFonts w:asciiTheme="minorEastAsia" w:eastAsiaTheme="minorEastAsia" w:hAnsiTheme="minorEastAsia" w:hint="eastAsia"/>
          <w:rPrChange w:id="2987" w:author="JY0225" w:date="2017-08-24T11:13:00Z">
            <w:rPr>
              <w:rFonts w:eastAsiaTheme="minorEastAsia" w:hint="eastAsia"/>
            </w:rPr>
          </w:rPrChange>
        </w:rPr>
        <w:t>、</w:t>
      </w:r>
      <w:r w:rsidR="00E86A02" w:rsidRPr="00AE580C">
        <w:rPr>
          <w:rFonts w:asciiTheme="minorEastAsia" w:eastAsiaTheme="minorEastAsia" w:hAnsiTheme="minorEastAsia"/>
          <w:rPrChange w:id="2988" w:author="JY0225" w:date="2017-08-24T11:13:00Z">
            <w:rPr>
              <w:rFonts w:eastAsiaTheme="minorEastAsia"/>
            </w:rPr>
          </w:rPrChange>
        </w:rPr>
        <w:t>CSS</w:t>
      </w:r>
      <w:r w:rsidR="00B15165" w:rsidRPr="00AE580C">
        <w:rPr>
          <w:rFonts w:asciiTheme="minorEastAsia" w:eastAsiaTheme="minorEastAsia" w:hAnsiTheme="minorEastAsia" w:hint="eastAsia"/>
          <w:rPrChange w:id="2989" w:author="JY0225" w:date="2017-08-24T11:13:00Z">
            <w:rPr>
              <w:rFonts w:eastAsiaTheme="minorEastAsia" w:hint="eastAsia"/>
            </w:rPr>
          </w:rPrChange>
        </w:rPr>
        <w:t>等网页</w:t>
      </w:r>
      <w:r w:rsidR="002A6F36" w:rsidRPr="00AE580C">
        <w:rPr>
          <w:rFonts w:asciiTheme="minorEastAsia" w:eastAsiaTheme="minorEastAsia" w:hAnsiTheme="minorEastAsia" w:hint="eastAsia"/>
          <w:rPrChange w:id="2990" w:author="JY0225" w:date="2017-08-24T11:13:00Z">
            <w:rPr>
              <w:rFonts w:eastAsiaTheme="minorEastAsia" w:hint="eastAsia"/>
            </w:rPr>
          </w:rPrChange>
        </w:rPr>
        <w:t>技术编写</w:t>
      </w:r>
      <w:del w:id="2991" w:author="微软用户" w:date="2017-08-24T21:55:00Z">
        <w:r w:rsidR="00AA5E78" w:rsidRPr="00AE580C" w:rsidDel="007B27DE">
          <w:rPr>
            <w:rFonts w:asciiTheme="minorEastAsia" w:eastAsiaTheme="minorEastAsia" w:hAnsiTheme="minorEastAsia"/>
            <w:color w:val="000000" w:themeColor="text1"/>
            <w:vertAlign w:val="superscript"/>
            <w:rPrChange w:id="2992" w:author="JY0225" w:date="2017-08-24T11:13:00Z">
              <w:rPr>
                <w:color w:val="000000" w:themeColor="text1"/>
                <w:vertAlign w:val="superscript"/>
              </w:rPr>
            </w:rPrChange>
          </w:rPr>
          <w:fldChar w:fldCharType="begin"/>
        </w:r>
        <w:r w:rsidR="00AA5E78" w:rsidRPr="00AE580C" w:rsidDel="007B27DE">
          <w:rPr>
            <w:rFonts w:asciiTheme="minorEastAsia" w:eastAsiaTheme="minorEastAsia" w:hAnsiTheme="minorEastAsia"/>
            <w:color w:val="000000" w:themeColor="text1"/>
            <w:vertAlign w:val="superscript"/>
            <w:rPrChange w:id="2993" w:author="JY0225" w:date="2017-08-24T11:13:00Z">
              <w:rPr>
                <w:color w:val="000000" w:themeColor="text1"/>
                <w:vertAlign w:val="superscript"/>
              </w:rPr>
            </w:rPrChange>
          </w:rPr>
          <w:delInstrText xml:space="preserve"> REF _Ref489794388 \r \h </w:delInstrText>
        </w:r>
        <w:r w:rsidR="00AE580C" w:rsidDel="007B27DE">
          <w:rPr>
            <w:rFonts w:asciiTheme="minorEastAsia" w:eastAsiaTheme="minorEastAsia" w:hAnsiTheme="minorEastAsia"/>
            <w:color w:val="000000" w:themeColor="text1"/>
            <w:vertAlign w:val="superscript"/>
          </w:rPr>
          <w:delInstrText xml:space="preserve"> \* MERGEFORMAT </w:delInstrText>
        </w:r>
        <w:r w:rsidR="00AA5E78" w:rsidRPr="00AE580C" w:rsidDel="007B27DE">
          <w:rPr>
            <w:rFonts w:asciiTheme="minorEastAsia" w:eastAsiaTheme="minorEastAsia" w:hAnsiTheme="minorEastAsia"/>
            <w:color w:val="000000" w:themeColor="text1"/>
            <w:vertAlign w:val="superscript"/>
            <w:rPrChange w:id="2994" w:author="JY0225" w:date="2017-08-24T11:13:00Z">
              <w:rPr>
                <w:rFonts w:asciiTheme="minorEastAsia" w:eastAsiaTheme="minorEastAsia" w:hAnsiTheme="minorEastAsia"/>
                <w:color w:val="000000" w:themeColor="text1"/>
                <w:vertAlign w:val="superscript"/>
              </w:rPr>
            </w:rPrChange>
          </w:rPr>
        </w:r>
        <w:r w:rsidR="00AA5E78" w:rsidRPr="00AE580C" w:rsidDel="007B27DE">
          <w:rPr>
            <w:rFonts w:asciiTheme="minorEastAsia" w:eastAsiaTheme="minorEastAsia" w:hAnsiTheme="minorEastAsia"/>
            <w:color w:val="000000" w:themeColor="text1"/>
            <w:vertAlign w:val="superscript"/>
            <w:rPrChange w:id="2995" w:author="JY0225" w:date="2017-08-24T11:13:00Z">
              <w:rPr>
                <w:color w:val="000000" w:themeColor="text1"/>
                <w:vertAlign w:val="superscript"/>
              </w:rPr>
            </w:rPrChange>
          </w:rPr>
          <w:fldChar w:fldCharType="separate"/>
        </w:r>
        <w:r w:rsidR="008E2759" w:rsidRPr="00AE580C" w:rsidDel="007B27DE">
          <w:rPr>
            <w:rFonts w:asciiTheme="minorEastAsia" w:eastAsiaTheme="minorEastAsia" w:hAnsiTheme="minorEastAsia"/>
            <w:color w:val="000000" w:themeColor="text1"/>
            <w:vertAlign w:val="superscript"/>
            <w:rPrChange w:id="2996" w:author="JY0225" w:date="2017-08-24T11:13:00Z">
              <w:rPr>
                <w:color w:val="000000" w:themeColor="text1"/>
                <w:vertAlign w:val="superscript"/>
              </w:rPr>
            </w:rPrChange>
          </w:rPr>
          <w:delText>[29]</w:delText>
        </w:r>
        <w:r w:rsidR="00AA5E78" w:rsidRPr="00AE580C" w:rsidDel="007B27DE">
          <w:rPr>
            <w:rFonts w:asciiTheme="minorEastAsia" w:eastAsiaTheme="minorEastAsia" w:hAnsiTheme="minorEastAsia"/>
            <w:color w:val="000000" w:themeColor="text1"/>
            <w:vertAlign w:val="superscript"/>
            <w:rPrChange w:id="2997" w:author="JY0225" w:date="2017-08-24T11:13:00Z">
              <w:rPr>
                <w:color w:val="000000" w:themeColor="text1"/>
                <w:vertAlign w:val="superscript"/>
              </w:rPr>
            </w:rPrChange>
          </w:rPr>
          <w:fldChar w:fldCharType="end"/>
        </w:r>
      </w:del>
      <w:ins w:id="2998" w:author="微软用户" w:date="2017-08-24T21:55:00Z">
        <w:r w:rsidR="007B27DE">
          <w:rPr>
            <w:rFonts w:asciiTheme="minorEastAsia" w:eastAsiaTheme="minorEastAsia" w:hAnsiTheme="minorEastAsia"/>
            <w:color w:val="000000" w:themeColor="text1"/>
            <w:vertAlign w:val="superscript"/>
          </w:rPr>
          <w:fldChar w:fldCharType="begin"/>
        </w:r>
        <w:r w:rsidR="007B27DE">
          <w:rPr>
            <w:rFonts w:asciiTheme="minorEastAsia" w:eastAsiaTheme="minorEastAsia" w:hAnsiTheme="minorEastAsia"/>
            <w:color w:val="000000" w:themeColor="text1"/>
            <w:vertAlign w:val="superscript"/>
          </w:rPr>
          <w:instrText xml:space="preserve"> REF _Ref489794388 \r \h </w:instrText>
        </w:r>
      </w:ins>
      <w:r w:rsidR="007B27DE">
        <w:rPr>
          <w:rFonts w:asciiTheme="minorEastAsia" w:eastAsiaTheme="minorEastAsia" w:hAnsiTheme="minorEastAsia"/>
          <w:color w:val="000000" w:themeColor="text1"/>
          <w:vertAlign w:val="superscript"/>
        </w:rPr>
      </w:r>
      <w:r w:rsidR="007B27DE">
        <w:rPr>
          <w:rFonts w:asciiTheme="minorEastAsia" w:eastAsiaTheme="minorEastAsia" w:hAnsiTheme="minorEastAsia"/>
          <w:color w:val="000000" w:themeColor="text1"/>
          <w:vertAlign w:val="superscript"/>
        </w:rPr>
        <w:fldChar w:fldCharType="separate"/>
      </w:r>
      <w:ins w:id="2999" w:author="微软用户" w:date="2017-08-24T22:18:00Z">
        <w:r w:rsidR="00C56CDB">
          <w:rPr>
            <w:rFonts w:asciiTheme="minorEastAsia" w:eastAsiaTheme="minorEastAsia" w:hAnsiTheme="minorEastAsia"/>
            <w:color w:val="000000" w:themeColor="text1"/>
            <w:vertAlign w:val="superscript"/>
          </w:rPr>
          <w:t>[28]</w:t>
        </w:r>
      </w:ins>
      <w:ins w:id="3000" w:author="微软用户" w:date="2017-08-24T21:55:00Z">
        <w:r w:rsidR="007B27DE">
          <w:rPr>
            <w:rFonts w:asciiTheme="minorEastAsia" w:eastAsiaTheme="minorEastAsia" w:hAnsiTheme="minorEastAsia"/>
            <w:color w:val="000000" w:themeColor="text1"/>
            <w:vertAlign w:val="superscript"/>
          </w:rPr>
          <w:fldChar w:fldCharType="end"/>
        </w:r>
      </w:ins>
      <w:r w:rsidR="009867E0" w:rsidRPr="00AE580C">
        <w:rPr>
          <w:rFonts w:asciiTheme="minorEastAsia" w:eastAsiaTheme="minorEastAsia" w:hAnsiTheme="minorEastAsia" w:hint="eastAsia"/>
          <w:rPrChange w:id="3001" w:author="JY0225" w:date="2017-08-24T11:13:00Z">
            <w:rPr>
              <w:rFonts w:eastAsiaTheme="minorEastAsia" w:hint="eastAsia"/>
            </w:rPr>
          </w:rPrChange>
        </w:rPr>
        <w:t>，</w:t>
      </w:r>
      <w:r w:rsidR="002A6F36" w:rsidRPr="00AE580C">
        <w:rPr>
          <w:rFonts w:asciiTheme="minorEastAsia" w:eastAsiaTheme="minorEastAsia" w:hAnsiTheme="minorEastAsia" w:hint="eastAsia"/>
          <w:rPrChange w:id="3002" w:author="JY0225" w:date="2017-08-24T11:13:00Z">
            <w:rPr>
              <w:rFonts w:eastAsiaTheme="minorEastAsia" w:hint="eastAsia"/>
            </w:rPr>
          </w:rPrChange>
        </w:rPr>
        <w:t>再加上一些专用的</w:t>
      </w:r>
      <w:r w:rsidR="002A6F36" w:rsidRPr="00AE580C">
        <w:rPr>
          <w:rFonts w:asciiTheme="minorEastAsia" w:eastAsiaTheme="minorEastAsia" w:hAnsiTheme="minorEastAsia"/>
          <w:rPrChange w:id="3003" w:author="JY0225" w:date="2017-08-24T11:13:00Z">
            <w:rPr>
              <w:rFonts w:eastAsiaTheme="minorEastAsia"/>
            </w:rPr>
          </w:rPrChange>
        </w:rPr>
        <w:t>javascrip API</w:t>
      </w:r>
      <w:r w:rsidR="005779A7" w:rsidRPr="00AE580C">
        <w:rPr>
          <w:rFonts w:asciiTheme="minorEastAsia" w:eastAsiaTheme="minorEastAsia" w:hAnsiTheme="minorEastAsia" w:hint="eastAsia"/>
          <w:rPrChange w:id="3004" w:author="JY0225" w:date="2017-08-24T11:13:00Z">
            <w:rPr>
              <w:rFonts w:eastAsiaTheme="minorEastAsia" w:hint="eastAsia"/>
            </w:rPr>
          </w:rPrChange>
        </w:rPr>
        <w:t>进行开发</w:t>
      </w:r>
      <w:r w:rsidR="002A6F36" w:rsidRPr="00AE580C">
        <w:rPr>
          <w:rFonts w:asciiTheme="minorEastAsia" w:eastAsiaTheme="minorEastAsia" w:hAnsiTheme="minorEastAsia" w:hint="eastAsia"/>
          <w:rPrChange w:id="3005" w:author="JY0225" w:date="2017-08-24T11:13:00Z">
            <w:rPr>
              <w:rFonts w:eastAsiaTheme="minorEastAsia" w:hint="eastAsia"/>
            </w:rPr>
          </w:rPrChange>
        </w:rPr>
        <w:t>。附加组件</w:t>
      </w:r>
      <w:r w:rsidR="00792557" w:rsidRPr="00AE580C">
        <w:rPr>
          <w:rFonts w:asciiTheme="minorEastAsia" w:eastAsiaTheme="minorEastAsia" w:hAnsiTheme="minorEastAsia" w:hint="eastAsia"/>
          <w:rPrChange w:id="3006" w:author="JY0225" w:date="2017-08-24T11:13:00Z">
            <w:rPr>
              <w:rFonts w:eastAsiaTheme="minorEastAsia" w:hint="eastAsia"/>
            </w:rPr>
          </w:rPrChange>
        </w:rPr>
        <w:t>的主要功能是</w:t>
      </w:r>
      <w:r w:rsidR="002A6F36" w:rsidRPr="00AE580C">
        <w:rPr>
          <w:rFonts w:asciiTheme="minorEastAsia" w:eastAsiaTheme="minorEastAsia" w:hAnsiTheme="minorEastAsia" w:hint="eastAsia"/>
          <w:rPrChange w:id="3007" w:author="JY0225" w:date="2017-08-24T11:13:00Z">
            <w:rPr>
              <w:rFonts w:eastAsiaTheme="minorEastAsia" w:hint="eastAsia"/>
            </w:rPr>
          </w:rPrChange>
        </w:rPr>
        <w:t>可以为浏览器增加新的特性或者改变某些网站的外观。</w:t>
      </w:r>
    </w:p>
    <w:p w14:paraId="58C504A0" w14:textId="76723473" w:rsidR="009C7E04" w:rsidRDefault="00045F67">
      <w:pPr>
        <w:jc w:val="center"/>
        <w:pPrChange w:id="3008" w:author="JY0225" w:date="2017-08-22T20:36:00Z">
          <w:pPr>
            <w:pStyle w:val="a6"/>
            <w:spacing w:line="400" w:lineRule="exact"/>
            <w:ind w:firstLine="420"/>
            <w:jc w:val="both"/>
          </w:pPr>
        </w:pPrChange>
      </w:pPr>
      <w:ins w:id="3009" w:author="JY0225" w:date="2017-08-22T20:36:00Z">
        <w:r>
          <w:object w:dxaOrig="9840" w:dyaOrig="5178" w14:anchorId="3C240EB9">
            <v:shape id="_x0000_i1027" type="#_x0000_t75" style="width:363.75pt;height:191.6pt" o:ole="">
              <v:imagedata r:id="rId27" o:title=""/>
            </v:shape>
            <o:OLEObject Type="Embed" ProgID="Visio.Drawing.15" ShapeID="_x0000_i1027" DrawAspect="Content" ObjectID="_1565360532" r:id="rId28"/>
          </w:object>
        </w:r>
      </w:ins>
    </w:p>
    <w:p w14:paraId="005B4232" w14:textId="254500BB" w:rsidR="008918DE" w:rsidRPr="008918DE" w:rsidRDefault="008918DE" w:rsidP="008918DE">
      <w:pPr>
        <w:pStyle w:val="a6"/>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057FF18D" w:rsidR="002C7A4A" w:rsidRPr="00AE580C" w:rsidRDefault="004E532E">
      <w:pPr>
        <w:pStyle w:val="a6"/>
        <w:spacing w:line="400" w:lineRule="exact"/>
        <w:ind w:firstLine="420"/>
        <w:jc w:val="both"/>
        <w:rPr>
          <w:rFonts w:asciiTheme="minorEastAsia" w:eastAsiaTheme="minorEastAsia" w:hAnsiTheme="minorEastAsia"/>
          <w:rPrChange w:id="3010" w:author="JY0225" w:date="2017-08-24T11:13:00Z">
            <w:rPr>
              <w:rFonts w:eastAsiaTheme="minorEastAsia"/>
            </w:rPr>
          </w:rPrChange>
        </w:rPr>
      </w:pPr>
      <w:r w:rsidRPr="00AE580C">
        <w:rPr>
          <w:rFonts w:asciiTheme="minorEastAsia" w:eastAsiaTheme="minorEastAsia" w:hAnsiTheme="minorEastAsia"/>
          <w:rPrChange w:id="3011" w:author="JY0225" w:date="2017-08-24T11:13:00Z">
            <w:rPr>
              <w:rFonts w:eastAsiaTheme="minorEastAsia"/>
            </w:rPr>
          </w:rPrChange>
        </w:rPr>
        <w:t>WebExtensions</w:t>
      </w:r>
      <w:r w:rsidR="00A9356B" w:rsidRPr="00AE580C">
        <w:rPr>
          <w:rFonts w:asciiTheme="minorEastAsia" w:eastAsiaTheme="minorEastAsia" w:hAnsiTheme="minorEastAsia" w:hint="eastAsia"/>
          <w:rPrChange w:id="3012" w:author="JY0225" w:date="2017-08-24T11:13:00Z">
            <w:rPr>
              <w:rFonts w:eastAsiaTheme="minorEastAsia" w:hint="eastAsia"/>
            </w:rPr>
          </w:rPrChange>
        </w:rPr>
        <w:t>（扩展）是跨浏览器的用于开发附加组件的工具</w:t>
      </w:r>
      <w:r w:rsidR="00C21E91" w:rsidRPr="00AE580C">
        <w:rPr>
          <w:rStyle w:val="afff"/>
          <w:rFonts w:asciiTheme="minorEastAsia" w:eastAsiaTheme="minorEastAsia" w:hAnsiTheme="minorEastAsia"/>
          <w:rPrChange w:id="3013" w:author="JY0225" w:date="2017-08-24T11:13:00Z">
            <w:rPr>
              <w:rStyle w:val="afff"/>
              <w:rFonts w:eastAsiaTheme="minorEastAsia"/>
            </w:rPr>
          </w:rPrChange>
        </w:rPr>
        <w:footnoteReference w:id="7"/>
      </w:r>
      <w:r w:rsidR="0098047C" w:rsidRPr="00AE580C">
        <w:rPr>
          <w:rFonts w:asciiTheme="minorEastAsia" w:eastAsiaTheme="minorEastAsia" w:hAnsiTheme="minorEastAsia" w:hint="eastAsia"/>
          <w:rPrChange w:id="3014" w:author="JY0225" w:date="2017-08-24T11:13:00Z">
            <w:rPr>
              <w:rFonts w:eastAsiaTheme="minorEastAsia" w:hint="eastAsia"/>
            </w:rPr>
          </w:rPrChange>
        </w:rPr>
        <w:t>，是目前浏览器开发扩展应用的通用工具</w:t>
      </w:r>
      <w:r w:rsidR="00A9356B" w:rsidRPr="00AE580C">
        <w:rPr>
          <w:rFonts w:asciiTheme="minorEastAsia" w:eastAsiaTheme="minorEastAsia" w:hAnsiTheme="minorEastAsia" w:hint="eastAsia"/>
          <w:rPrChange w:id="3015" w:author="JY0225" w:date="2017-08-24T11:13:00Z">
            <w:rPr>
              <w:rFonts w:eastAsiaTheme="minorEastAsia" w:hint="eastAsia"/>
            </w:rPr>
          </w:rPrChange>
        </w:rPr>
        <w:t>。在很大程度上兼容</w:t>
      </w:r>
      <w:r w:rsidRPr="00AE580C">
        <w:rPr>
          <w:rFonts w:asciiTheme="minorEastAsia" w:eastAsiaTheme="minorEastAsia" w:hAnsiTheme="minorEastAsia" w:hint="eastAsia"/>
          <w:rPrChange w:id="3016" w:author="JY0225" w:date="2017-08-24T11:13:00Z">
            <w:rPr>
              <w:rFonts w:eastAsiaTheme="minorEastAsia" w:hint="eastAsia"/>
            </w:rPr>
          </w:rPrChange>
        </w:rPr>
        <w:t>谷歌浏览器</w:t>
      </w:r>
      <w:r w:rsidRPr="00AE580C">
        <w:rPr>
          <w:rFonts w:asciiTheme="minorEastAsia" w:eastAsiaTheme="minorEastAsia" w:hAnsiTheme="minorEastAsia"/>
          <w:rPrChange w:id="3017" w:author="JY0225" w:date="2017-08-24T11:13:00Z">
            <w:rPr>
              <w:rFonts w:eastAsiaTheme="minorEastAsia"/>
            </w:rPr>
          </w:rPrChange>
        </w:rPr>
        <w:t>Chrome</w:t>
      </w:r>
      <w:r w:rsidRPr="00AE580C">
        <w:rPr>
          <w:rFonts w:asciiTheme="minorEastAsia" w:eastAsiaTheme="minorEastAsia" w:hAnsiTheme="minorEastAsia" w:hint="eastAsia"/>
          <w:rPrChange w:id="3018" w:author="JY0225" w:date="2017-08-24T11:13:00Z">
            <w:rPr>
              <w:rFonts w:eastAsiaTheme="minorEastAsia" w:hint="eastAsia"/>
            </w:rPr>
          </w:rPrChange>
        </w:rPr>
        <w:t>和欧朋浏览器</w:t>
      </w:r>
      <w:r w:rsidRPr="00AE580C">
        <w:rPr>
          <w:rFonts w:asciiTheme="minorEastAsia" w:eastAsiaTheme="minorEastAsia" w:hAnsiTheme="minorEastAsia"/>
          <w:rPrChange w:id="3019" w:author="JY0225" w:date="2017-08-24T11:13:00Z">
            <w:rPr>
              <w:rFonts w:eastAsiaTheme="minorEastAsia"/>
            </w:rPr>
          </w:rPrChange>
        </w:rPr>
        <w:t>Opera</w:t>
      </w:r>
      <w:r w:rsidRPr="00AE580C">
        <w:rPr>
          <w:rFonts w:asciiTheme="minorEastAsia" w:eastAsiaTheme="minorEastAsia" w:hAnsiTheme="minorEastAsia" w:hint="eastAsia"/>
          <w:rPrChange w:id="3020" w:author="JY0225" w:date="2017-08-24T11:13:00Z">
            <w:rPr>
              <w:rFonts w:eastAsiaTheme="minorEastAsia" w:hint="eastAsia"/>
            </w:rPr>
          </w:rPrChange>
        </w:rPr>
        <w:t>所支持的扩展</w:t>
      </w:r>
      <w:r w:rsidRPr="00AE580C">
        <w:rPr>
          <w:rFonts w:asciiTheme="minorEastAsia" w:eastAsiaTheme="minorEastAsia" w:hAnsiTheme="minorEastAsia"/>
          <w:rPrChange w:id="3021" w:author="JY0225" w:date="2017-08-24T11:13:00Z">
            <w:rPr>
              <w:rFonts w:eastAsiaTheme="minorEastAsia"/>
            </w:rPr>
          </w:rPrChange>
        </w:rPr>
        <w:t xml:space="preserve">API </w:t>
      </w:r>
      <w:r w:rsidR="00D125DA" w:rsidRPr="00AE580C">
        <w:rPr>
          <w:rFonts w:asciiTheme="minorEastAsia" w:eastAsiaTheme="minorEastAsia" w:hAnsiTheme="minorEastAsia" w:hint="eastAsia"/>
          <w:rPrChange w:id="3022" w:author="JY0225" w:date="2017-08-24T11:13:00Z">
            <w:rPr>
              <w:rFonts w:eastAsiaTheme="minorEastAsia" w:hint="eastAsia"/>
            </w:rPr>
          </w:rPrChange>
        </w:rPr>
        <w:t>，</w:t>
      </w:r>
      <w:r w:rsidRPr="00AE580C">
        <w:rPr>
          <w:rFonts w:asciiTheme="minorEastAsia" w:eastAsiaTheme="minorEastAsia" w:hAnsiTheme="minorEastAsia" w:hint="eastAsia"/>
          <w:rPrChange w:id="3023" w:author="JY0225" w:date="2017-08-24T11:13:00Z">
            <w:rPr>
              <w:rFonts w:eastAsiaTheme="minorEastAsia" w:hint="eastAsia"/>
            </w:rPr>
          </w:rPrChange>
        </w:rPr>
        <w:t>这些浏览器</w:t>
      </w:r>
      <w:r w:rsidR="006541B2" w:rsidRPr="00AE580C">
        <w:rPr>
          <w:rFonts w:asciiTheme="minorEastAsia" w:eastAsiaTheme="minorEastAsia" w:hAnsiTheme="minorEastAsia" w:hint="eastAsia"/>
          <w:rPrChange w:id="3024" w:author="JY0225" w:date="2017-08-24T11:13:00Z">
            <w:rPr>
              <w:rFonts w:eastAsiaTheme="minorEastAsia" w:hint="eastAsia"/>
            </w:rPr>
          </w:rPrChange>
        </w:rPr>
        <w:t>上</w:t>
      </w:r>
      <w:r w:rsidRPr="00AE580C">
        <w:rPr>
          <w:rFonts w:asciiTheme="minorEastAsia" w:eastAsiaTheme="minorEastAsia" w:hAnsiTheme="minorEastAsia" w:hint="eastAsia"/>
          <w:rPrChange w:id="3025" w:author="JY0225" w:date="2017-08-24T11:13:00Z">
            <w:rPr>
              <w:rFonts w:eastAsiaTheme="minorEastAsia" w:hint="eastAsia"/>
            </w:rPr>
          </w:rPrChange>
        </w:rPr>
        <w:t>所写的扩展只需少量修改的便可在火狐浏览器</w:t>
      </w:r>
      <w:r w:rsidRPr="00AE580C">
        <w:rPr>
          <w:rFonts w:asciiTheme="minorEastAsia" w:eastAsiaTheme="minorEastAsia" w:hAnsiTheme="minorEastAsia"/>
          <w:rPrChange w:id="3026" w:author="JY0225" w:date="2017-08-24T11:13:00Z">
            <w:rPr>
              <w:rFonts w:eastAsiaTheme="minorEastAsia"/>
            </w:rPr>
          </w:rPrChange>
        </w:rPr>
        <w:t>FireFox</w:t>
      </w:r>
      <w:r w:rsidRPr="00AE580C">
        <w:rPr>
          <w:rFonts w:asciiTheme="minorEastAsia" w:eastAsiaTheme="minorEastAsia" w:hAnsiTheme="minorEastAsia" w:hint="eastAsia"/>
          <w:rPrChange w:id="3027" w:author="JY0225" w:date="2017-08-24T11:13:00Z">
            <w:rPr>
              <w:rFonts w:eastAsiaTheme="minorEastAsia" w:hint="eastAsia"/>
            </w:rPr>
          </w:rPrChange>
        </w:rPr>
        <w:t>和</w:t>
      </w:r>
      <w:r w:rsidRPr="00AE580C">
        <w:rPr>
          <w:rFonts w:asciiTheme="minorEastAsia" w:eastAsiaTheme="minorEastAsia" w:hAnsiTheme="minorEastAsia"/>
          <w:rPrChange w:id="3028" w:author="JY0225" w:date="2017-08-24T11:13:00Z">
            <w:rPr>
              <w:rFonts w:eastAsiaTheme="minorEastAsia"/>
            </w:rPr>
          </w:rPrChange>
        </w:rPr>
        <w:t>Microsoft Edge</w:t>
      </w:r>
      <w:r w:rsidRPr="00AE580C">
        <w:rPr>
          <w:rFonts w:asciiTheme="minorEastAsia" w:eastAsiaTheme="minorEastAsia" w:hAnsiTheme="minorEastAsia" w:hint="eastAsia"/>
          <w:rPrChange w:id="3029" w:author="JY0225" w:date="2017-08-24T11:13:00Z">
            <w:rPr>
              <w:rFonts w:eastAsiaTheme="minorEastAsia" w:hint="eastAsia"/>
            </w:rPr>
          </w:rPrChange>
        </w:rPr>
        <w:t>浏览器上运行</w:t>
      </w:r>
      <w:r w:rsidR="00A246BE" w:rsidRPr="00AE580C">
        <w:rPr>
          <w:rFonts w:asciiTheme="minorEastAsia" w:eastAsiaTheme="minorEastAsia" w:hAnsiTheme="minorEastAsia" w:hint="eastAsia"/>
          <w:rPrChange w:id="3030" w:author="JY0225" w:date="2017-08-24T11:13:00Z">
            <w:rPr>
              <w:rFonts w:eastAsiaTheme="minorEastAsia" w:hint="eastAsia"/>
            </w:rPr>
          </w:rPrChange>
        </w:rPr>
        <w:t>，</w:t>
      </w:r>
      <w:r w:rsidR="00B5719E" w:rsidRPr="00AE580C">
        <w:rPr>
          <w:rFonts w:asciiTheme="minorEastAsia" w:eastAsiaTheme="minorEastAsia" w:hAnsiTheme="minorEastAsia" w:hint="eastAsia"/>
          <w:rPrChange w:id="3031" w:author="JY0225" w:date="2017-08-24T11:13:00Z">
            <w:rPr>
              <w:rFonts w:eastAsiaTheme="minorEastAsia" w:hint="eastAsia"/>
            </w:rPr>
          </w:rPrChange>
        </w:rPr>
        <w:lastRenderedPageBreak/>
        <w:t>此外</w:t>
      </w:r>
      <w:r w:rsidRPr="00AE580C">
        <w:rPr>
          <w:rFonts w:asciiTheme="minorEastAsia" w:eastAsiaTheme="minorEastAsia" w:hAnsiTheme="minorEastAsia" w:hint="eastAsia"/>
          <w:rPrChange w:id="3032" w:author="JY0225" w:date="2017-08-24T11:13:00Z">
            <w:rPr>
              <w:rFonts w:eastAsiaTheme="minorEastAsia" w:hint="eastAsia"/>
            </w:rPr>
          </w:rPrChange>
        </w:rPr>
        <w:t>这些</w:t>
      </w:r>
      <w:r w:rsidRPr="00AE580C">
        <w:rPr>
          <w:rFonts w:asciiTheme="minorEastAsia" w:eastAsiaTheme="minorEastAsia" w:hAnsiTheme="minorEastAsia"/>
          <w:rPrChange w:id="3033" w:author="JY0225" w:date="2017-08-24T11:13:00Z">
            <w:rPr>
              <w:rFonts w:eastAsiaTheme="minorEastAsia"/>
            </w:rPr>
          </w:rPrChange>
        </w:rPr>
        <w:t>API</w:t>
      </w:r>
      <w:r w:rsidRPr="00AE580C">
        <w:rPr>
          <w:rFonts w:asciiTheme="minorEastAsia" w:eastAsiaTheme="minorEastAsia" w:hAnsiTheme="minorEastAsia" w:hint="eastAsia"/>
          <w:rPrChange w:id="3034" w:author="JY0225" w:date="2017-08-24T11:13:00Z">
            <w:rPr>
              <w:rFonts w:eastAsiaTheme="minorEastAsia" w:hint="eastAsia"/>
            </w:rPr>
          </w:rPrChange>
        </w:rPr>
        <w:t>与多线程</w:t>
      </w:r>
      <w:r w:rsidRPr="00AE580C">
        <w:rPr>
          <w:rFonts w:asciiTheme="minorEastAsia" w:eastAsiaTheme="minorEastAsia" w:hAnsiTheme="minorEastAsia"/>
          <w:rPrChange w:id="3035" w:author="JY0225" w:date="2017-08-24T11:13:00Z">
            <w:rPr>
              <w:rFonts w:eastAsiaTheme="minorEastAsia"/>
            </w:rPr>
          </w:rPrChange>
        </w:rPr>
        <w:t>Firefox</w:t>
      </w:r>
      <w:r w:rsidRPr="00AE580C">
        <w:rPr>
          <w:rFonts w:asciiTheme="minorEastAsia" w:eastAsiaTheme="minorEastAsia" w:hAnsiTheme="minorEastAsia" w:hint="eastAsia"/>
          <w:rPrChange w:id="3036" w:author="JY0225" w:date="2017-08-24T11:13:00Z">
            <w:rPr>
              <w:rFonts w:eastAsiaTheme="minorEastAsia" w:hint="eastAsia"/>
            </w:rPr>
          </w:rPrChange>
        </w:rPr>
        <w:t>完全兼容</w:t>
      </w:r>
      <w:r w:rsidR="00D32D88" w:rsidRPr="00AE580C">
        <w:rPr>
          <w:rFonts w:asciiTheme="minorEastAsia" w:eastAsiaTheme="minorEastAsia" w:hAnsiTheme="minorEastAsia" w:hint="eastAsia"/>
          <w:rPrChange w:id="3037" w:author="JY0225" w:date="2017-08-24T11:13:00Z">
            <w:rPr>
              <w:rFonts w:eastAsiaTheme="minorEastAsia" w:hint="eastAsia"/>
            </w:rPr>
          </w:rPrChange>
        </w:rPr>
        <w:t>，因此本文</w:t>
      </w:r>
      <w:r w:rsidR="00872E3F" w:rsidRPr="00AE580C">
        <w:rPr>
          <w:rFonts w:asciiTheme="minorEastAsia" w:eastAsiaTheme="minorEastAsia" w:hAnsiTheme="minorEastAsia" w:hint="eastAsia"/>
          <w:rPrChange w:id="3038" w:author="JY0225" w:date="2017-08-24T11:13:00Z">
            <w:rPr>
              <w:rFonts w:eastAsiaTheme="minorEastAsia" w:hint="eastAsia"/>
            </w:rPr>
          </w:rPrChange>
        </w:rPr>
        <w:t>选择了</w:t>
      </w:r>
      <w:r w:rsidR="00872E3F" w:rsidRPr="00AE580C">
        <w:rPr>
          <w:rFonts w:asciiTheme="minorEastAsia" w:eastAsiaTheme="minorEastAsia" w:hAnsiTheme="minorEastAsia"/>
          <w:rPrChange w:id="3039" w:author="JY0225" w:date="2017-08-24T11:13:00Z">
            <w:rPr>
              <w:rFonts w:eastAsiaTheme="minorEastAsia"/>
            </w:rPr>
          </w:rPrChange>
        </w:rPr>
        <w:t>WebExtensions</w:t>
      </w:r>
      <w:r w:rsidR="00872E3F" w:rsidRPr="00AE580C">
        <w:rPr>
          <w:rFonts w:asciiTheme="minorEastAsia" w:eastAsiaTheme="minorEastAsia" w:hAnsiTheme="minorEastAsia" w:hint="eastAsia"/>
          <w:rPrChange w:id="3040" w:author="JY0225" w:date="2017-08-24T11:13:00Z">
            <w:rPr>
              <w:rFonts w:eastAsiaTheme="minorEastAsia" w:hint="eastAsia"/>
            </w:rPr>
          </w:rPrChange>
        </w:rPr>
        <w:t>作为</w:t>
      </w:r>
      <w:r w:rsidR="00872E3F" w:rsidRPr="00AE580C">
        <w:rPr>
          <w:rFonts w:asciiTheme="minorEastAsia" w:eastAsiaTheme="minorEastAsia" w:hAnsiTheme="minorEastAsia"/>
          <w:rPrChange w:id="3041" w:author="JY0225" w:date="2017-08-24T11:13:00Z">
            <w:rPr>
              <w:rFonts w:eastAsiaTheme="minorEastAsia"/>
            </w:rPr>
          </w:rPrChange>
        </w:rPr>
        <w:t>Firefox</w:t>
      </w:r>
      <w:r w:rsidR="00872E3F" w:rsidRPr="00AE580C">
        <w:rPr>
          <w:rFonts w:asciiTheme="minorEastAsia" w:eastAsiaTheme="minorEastAsia" w:hAnsiTheme="minorEastAsia" w:hint="eastAsia"/>
          <w:rPrChange w:id="3042" w:author="JY0225" w:date="2017-08-24T11:13:00Z">
            <w:rPr>
              <w:rFonts w:eastAsiaTheme="minorEastAsia" w:hint="eastAsia"/>
            </w:rPr>
          </w:rPrChange>
        </w:rPr>
        <w:t>扩展应用的开发工具</w:t>
      </w:r>
      <w:r w:rsidRPr="00AE580C">
        <w:rPr>
          <w:rFonts w:asciiTheme="minorEastAsia" w:eastAsiaTheme="minorEastAsia" w:hAnsiTheme="minorEastAsia" w:hint="eastAsia"/>
          <w:rPrChange w:id="3043" w:author="JY0225" w:date="2017-08-24T11:13:00Z">
            <w:rPr>
              <w:rFonts w:eastAsiaTheme="minorEastAsia" w:hint="eastAsia"/>
            </w:rPr>
          </w:rPrChange>
        </w:rPr>
        <w:t>。</w:t>
      </w:r>
      <w:r w:rsidR="002C7A4A" w:rsidRPr="00AE580C">
        <w:rPr>
          <w:rFonts w:asciiTheme="minorEastAsia" w:eastAsiaTheme="minorEastAsia" w:hAnsiTheme="minorEastAsia" w:hint="eastAsia"/>
          <w:rPrChange w:id="3044" w:author="JY0225" w:date="2017-08-24T11:13:00Z">
            <w:rPr>
              <w:rFonts w:eastAsiaTheme="minorEastAsia" w:hint="eastAsia"/>
            </w:rPr>
          </w:rPrChange>
        </w:rPr>
        <w:t>图</w:t>
      </w:r>
      <w:r w:rsidR="002C7A4A" w:rsidRPr="00AE580C">
        <w:rPr>
          <w:rFonts w:asciiTheme="minorEastAsia" w:eastAsiaTheme="minorEastAsia" w:hAnsiTheme="minorEastAsia"/>
          <w:rPrChange w:id="3045" w:author="JY0225" w:date="2017-08-24T11:13:00Z">
            <w:rPr>
              <w:rFonts w:eastAsiaTheme="minorEastAsia"/>
            </w:rPr>
          </w:rPrChange>
        </w:rPr>
        <w:t>2-3</w:t>
      </w:r>
      <w:r w:rsidR="002C7A4A" w:rsidRPr="00AE580C">
        <w:rPr>
          <w:rFonts w:asciiTheme="minorEastAsia" w:eastAsiaTheme="minorEastAsia" w:hAnsiTheme="minorEastAsia" w:hint="eastAsia"/>
          <w:rPrChange w:id="3046" w:author="JY0225" w:date="2017-08-24T11:13:00Z">
            <w:rPr>
              <w:rFonts w:eastAsiaTheme="minorEastAsia" w:hint="eastAsia"/>
            </w:rPr>
          </w:rPrChange>
        </w:rPr>
        <w:t>所示的是本文中使用到配置信息以及整体框架图</w:t>
      </w:r>
      <w:r w:rsidR="00971133" w:rsidRPr="00AE580C">
        <w:rPr>
          <w:rFonts w:asciiTheme="minorEastAsia" w:eastAsiaTheme="minorEastAsia" w:hAnsiTheme="minorEastAsia" w:hint="eastAsia"/>
          <w:rPrChange w:id="3047" w:author="JY0225" w:date="2017-08-24T11:13:00Z">
            <w:rPr>
              <w:rFonts w:eastAsiaTheme="minorEastAsia" w:hint="eastAsia"/>
            </w:rPr>
          </w:rPrChange>
        </w:rPr>
        <w:t>。</w:t>
      </w:r>
    </w:p>
    <w:p w14:paraId="681BF93B" w14:textId="77777777" w:rsidR="00BE5AE5" w:rsidRPr="00AE580C" w:rsidRDefault="00347B20">
      <w:pPr>
        <w:pStyle w:val="a6"/>
        <w:spacing w:line="400" w:lineRule="exact"/>
        <w:ind w:firstLine="420"/>
        <w:jc w:val="both"/>
        <w:rPr>
          <w:rFonts w:asciiTheme="minorEastAsia" w:eastAsiaTheme="minorEastAsia" w:hAnsiTheme="minorEastAsia"/>
          <w:rPrChange w:id="3048" w:author="JY0225" w:date="2017-08-24T11:13:00Z">
            <w:rPr>
              <w:rFonts w:eastAsiaTheme="minorEastAsia"/>
            </w:rPr>
          </w:rPrChange>
        </w:rPr>
      </w:pPr>
      <w:r w:rsidRPr="00AE580C">
        <w:rPr>
          <w:rFonts w:asciiTheme="minorEastAsia" w:eastAsiaTheme="minorEastAsia" w:hAnsiTheme="minorEastAsia"/>
          <w:rPrChange w:id="3049" w:author="JY0225" w:date="2017-08-24T11:13:00Z">
            <w:rPr>
              <w:rFonts w:eastAsiaTheme="minorEastAsia"/>
            </w:rPr>
          </w:rPrChange>
        </w:rPr>
        <w:t>WebExtensions</w:t>
      </w:r>
      <w:r w:rsidR="004D4D35" w:rsidRPr="00AE580C">
        <w:rPr>
          <w:rFonts w:asciiTheme="minorEastAsia" w:eastAsiaTheme="minorEastAsia" w:hAnsiTheme="minorEastAsia" w:hint="eastAsia"/>
          <w:rPrChange w:id="3050" w:author="JY0225" w:date="2017-08-24T11:13:00Z">
            <w:rPr>
              <w:rFonts w:eastAsiaTheme="minorEastAsia" w:hint="eastAsia"/>
            </w:rPr>
          </w:rPrChange>
        </w:rPr>
        <w:t>的</w:t>
      </w:r>
      <w:r w:rsidR="009464CB" w:rsidRPr="00AE580C">
        <w:rPr>
          <w:rFonts w:asciiTheme="minorEastAsia" w:eastAsiaTheme="minorEastAsia" w:hAnsiTheme="minorEastAsia" w:hint="eastAsia"/>
          <w:rPrChange w:id="3051" w:author="JY0225" w:date="2017-08-24T11:13:00Z">
            <w:rPr>
              <w:rFonts w:eastAsiaTheme="minorEastAsia" w:hint="eastAsia"/>
            </w:rPr>
          </w:rPrChange>
        </w:rPr>
        <w:t>配置信息保存在一个名为</w:t>
      </w:r>
      <w:r w:rsidR="009464CB" w:rsidRPr="00AE580C">
        <w:rPr>
          <w:rFonts w:asciiTheme="minorEastAsia" w:eastAsiaTheme="minorEastAsia" w:hAnsiTheme="minorEastAsia"/>
          <w:rPrChange w:id="3052" w:author="JY0225" w:date="2017-08-24T11:13:00Z">
            <w:rPr>
              <w:rFonts w:eastAsiaTheme="minorEastAsia"/>
            </w:rPr>
          </w:rPrChange>
        </w:rPr>
        <w:t>manifest</w:t>
      </w:r>
      <w:r w:rsidR="001E490D" w:rsidRPr="00AE580C">
        <w:rPr>
          <w:rFonts w:asciiTheme="minorEastAsia" w:eastAsiaTheme="minorEastAsia" w:hAnsiTheme="minorEastAsia"/>
          <w:rPrChange w:id="3053" w:author="JY0225" w:date="2017-08-24T11:13:00Z">
            <w:rPr>
              <w:rFonts w:eastAsiaTheme="minorEastAsia"/>
            </w:rPr>
          </w:rPrChange>
        </w:rPr>
        <w:t>.json</w:t>
      </w:r>
      <w:r w:rsidR="009464CB" w:rsidRPr="00AE580C">
        <w:rPr>
          <w:rFonts w:asciiTheme="minorEastAsia" w:eastAsiaTheme="minorEastAsia" w:hAnsiTheme="minorEastAsia" w:hint="eastAsia"/>
          <w:rPrChange w:id="3054" w:author="JY0225" w:date="2017-08-24T11:13:00Z">
            <w:rPr>
              <w:rFonts w:eastAsiaTheme="minorEastAsia" w:hint="eastAsia"/>
            </w:rPr>
          </w:rPrChange>
        </w:rPr>
        <w:t>的文档中，</w:t>
      </w:r>
      <w:r w:rsidR="00ED11DC" w:rsidRPr="00AE580C">
        <w:rPr>
          <w:rFonts w:asciiTheme="minorEastAsia" w:eastAsiaTheme="minorEastAsia" w:hAnsiTheme="minorEastAsia" w:hint="eastAsia"/>
          <w:rPrChange w:id="3055" w:author="JY0225" w:date="2017-08-24T11:13:00Z">
            <w:rPr>
              <w:rFonts w:eastAsiaTheme="minorEastAsia" w:hint="eastAsia"/>
            </w:rPr>
          </w:rPrChange>
        </w:rPr>
        <w:t>以</w:t>
      </w:r>
      <w:r w:rsidR="00ED11DC" w:rsidRPr="00AE580C">
        <w:rPr>
          <w:rFonts w:asciiTheme="minorEastAsia" w:eastAsiaTheme="minorEastAsia" w:hAnsiTheme="minorEastAsia"/>
          <w:rPrChange w:id="3056" w:author="JY0225" w:date="2017-08-24T11:13:00Z">
            <w:rPr>
              <w:rFonts w:eastAsiaTheme="minorEastAsia"/>
            </w:rPr>
          </w:rPrChange>
        </w:rPr>
        <w:t>json</w:t>
      </w:r>
      <w:r w:rsidR="00ED11DC" w:rsidRPr="00AE580C">
        <w:rPr>
          <w:rFonts w:asciiTheme="minorEastAsia" w:eastAsiaTheme="minorEastAsia" w:hAnsiTheme="minorEastAsia" w:hint="eastAsia"/>
          <w:rPrChange w:id="3057" w:author="JY0225" w:date="2017-08-24T11:13:00Z">
            <w:rPr>
              <w:rFonts w:eastAsiaTheme="minorEastAsia" w:hint="eastAsia"/>
            </w:rPr>
          </w:rPrChange>
        </w:rPr>
        <w:t>的数据格式保存各项配置信息。</w:t>
      </w:r>
      <w:r w:rsidR="006F47BF" w:rsidRPr="00AE580C">
        <w:rPr>
          <w:rFonts w:asciiTheme="minorEastAsia" w:eastAsiaTheme="minorEastAsia" w:hAnsiTheme="minorEastAsia" w:hint="eastAsia"/>
          <w:rPrChange w:id="3058" w:author="JY0225" w:date="2017-08-24T11:13:00Z">
            <w:rPr>
              <w:rFonts w:eastAsiaTheme="minorEastAsia" w:hint="eastAsia"/>
            </w:rPr>
          </w:rPrChange>
        </w:rPr>
        <w:t>这是惟一一个在每个</w:t>
      </w:r>
      <w:r w:rsidR="006F47BF" w:rsidRPr="00AE580C">
        <w:rPr>
          <w:rFonts w:asciiTheme="minorEastAsia" w:eastAsiaTheme="minorEastAsia" w:hAnsiTheme="minorEastAsia"/>
          <w:rPrChange w:id="3059" w:author="JY0225" w:date="2017-08-24T11:13:00Z">
            <w:rPr>
              <w:rFonts w:eastAsiaTheme="minorEastAsia"/>
            </w:rPr>
          </w:rPrChange>
        </w:rPr>
        <w:t xml:space="preserve"> WebExtension </w:t>
      </w:r>
      <w:r w:rsidR="006F47BF" w:rsidRPr="00AE580C">
        <w:rPr>
          <w:rFonts w:asciiTheme="minorEastAsia" w:eastAsiaTheme="minorEastAsia" w:hAnsiTheme="minorEastAsia" w:hint="eastAsia"/>
          <w:rPrChange w:id="3060" w:author="JY0225" w:date="2017-08-24T11:13:00Z">
            <w:rPr>
              <w:rFonts w:eastAsiaTheme="minorEastAsia" w:hint="eastAsia"/>
            </w:rPr>
          </w:rPrChange>
        </w:rPr>
        <w:t>里面必须存在的文件。包含了关于这个扩展插件基本的元数据（</w:t>
      </w:r>
      <w:r w:rsidR="006F47BF" w:rsidRPr="00AE580C">
        <w:rPr>
          <w:rFonts w:asciiTheme="minorEastAsia" w:eastAsiaTheme="minorEastAsia" w:hAnsiTheme="minorEastAsia"/>
          <w:rPrChange w:id="3061" w:author="JY0225" w:date="2017-08-24T11:13:00Z">
            <w:rPr>
              <w:rFonts w:eastAsiaTheme="minorEastAsia"/>
            </w:rPr>
          </w:rPrChange>
        </w:rPr>
        <w:t>metadata</w:t>
      </w:r>
      <w:r w:rsidR="006F47BF" w:rsidRPr="00AE580C">
        <w:rPr>
          <w:rFonts w:asciiTheme="minorEastAsia" w:eastAsiaTheme="minorEastAsia" w:hAnsiTheme="minorEastAsia" w:hint="eastAsia"/>
          <w:rPrChange w:id="3062" w:author="JY0225" w:date="2017-08-24T11:13:00Z">
            <w:rPr>
              <w:rFonts w:eastAsiaTheme="minorEastAsia" w:hint="eastAsia"/>
            </w:rPr>
          </w:rPrChange>
        </w:rPr>
        <w:t>），比如它的名字、版本和所需权限</w:t>
      </w:r>
      <w:r w:rsidR="008F65C7" w:rsidRPr="00AE580C">
        <w:rPr>
          <w:rFonts w:asciiTheme="minorEastAsia" w:eastAsiaTheme="minorEastAsia" w:hAnsiTheme="minorEastAsia" w:hint="eastAsia"/>
          <w:rPrChange w:id="3063" w:author="JY0225" w:date="2017-08-24T11:13:00Z">
            <w:rPr>
              <w:rFonts w:eastAsiaTheme="minorEastAsia" w:hint="eastAsia"/>
            </w:rPr>
          </w:rPrChange>
        </w:rPr>
        <w:t>，并</w:t>
      </w:r>
      <w:r w:rsidR="006F47BF" w:rsidRPr="00AE580C">
        <w:rPr>
          <w:rFonts w:asciiTheme="minorEastAsia" w:eastAsiaTheme="minorEastAsia" w:hAnsiTheme="minorEastAsia" w:hint="eastAsia"/>
          <w:rPrChange w:id="3064" w:author="JY0225" w:date="2017-08-24T11:13:00Z">
            <w:rPr>
              <w:rFonts w:eastAsiaTheme="minorEastAsia" w:hint="eastAsia"/>
            </w:rPr>
          </w:rPrChange>
        </w:rPr>
        <w:t>对</w:t>
      </w:r>
      <w:r w:rsidR="006F47BF" w:rsidRPr="00AE580C">
        <w:rPr>
          <w:rFonts w:asciiTheme="minorEastAsia" w:eastAsiaTheme="minorEastAsia" w:hAnsiTheme="minorEastAsia"/>
          <w:rPrChange w:id="3065" w:author="JY0225" w:date="2017-08-24T11:13:00Z">
            <w:rPr>
              <w:rFonts w:eastAsiaTheme="minorEastAsia"/>
            </w:rPr>
          </w:rPrChange>
        </w:rPr>
        <w:t xml:space="preserve"> WebExtension</w:t>
      </w:r>
      <w:r w:rsidR="006F47BF" w:rsidRPr="00AE580C">
        <w:rPr>
          <w:rFonts w:asciiTheme="minorEastAsia" w:eastAsiaTheme="minorEastAsia" w:hAnsiTheme="minorEastAsia" w:hint="eastAsia"/>
          <w:rPrChange w:id="3066" w:author="JY0225" w:date="2017-08-24T11:13:00Z">
            <w:rPr>
              <w:rFonts w:eastAsiaTheme="minorEastAsia" w:hint="eastAsia"/>
            </w:rPr>
          </w:rPrChange>
        </w:rPr>
        <w:t>中其他文件进行了链接。</w:t>
      </w:r>
    </w:p>
    <w:p w14:paraId="143548D1" w14:textId="77777777" w:rsidR="00694032" w:rsidRPr="00AE580C" w:rsidRDefault="008836A0">
      <w:pPr>
        <w:pStyle w:val="a6"/>
        <w:spacing w:line="400" w:lineRule="exact"/>
        <w:ind w:firstLine="420"/>
        <w:rPr>
          <w:rFonts w:asciiTheme="minorEastAsia" w:eastAsiaTheme="minorEastAsia" w:hAnsiTheme="minorEastAsia"/>
          <w:rPrChange w:id="3067" w:author="JY0225" w:date="2017-08-24T11:13:00Z">
            <w:rPr>
              <w:rFonts w:eastAsiaTheme="minorEastAsia"/>
            </w:rPr>
          </w:rPrChange>
        </w:rPr>
        <w:pPrChange w:id="3068" w:author="JY0225" w:date="2017-08-24T11:04:00Z">
          <w:pPr>
            <w:pStyle w:val="a6"/>
            <w:ind w:firstLine="420"/>
          </w:pPr>
        </w:pPrChange>
      </w:pPr>
      <w:r w:rsidRPr="00AE580C">
        <w:rPr>
          <w:rFonts w:asciiTheme="minorEastAsia" w:eastAsiaTheme="minorEastAsia" w:hAnsiTheme="minorEastAsia"/>
          <w:rPrChange w:id="3069" w:author="JY0225" w:date="2017-08-24T11:13:00Z">
            <w:rPr>
              <w:rFonts w:eastAsiaTheme="minorEastAsia"/>
            </w:rPr>
          </w:rPrChange>
        </w:rPr>
        <w:t>B</w:t>
      </w:r>
      <w:r w:rsidR="00F34DD6" w:rsidRPr="00AE580C">
        <w:rPr>
          <w:rFonts w:asciiTheme="minorEastAsia" w:eastAsiaTheme="minorEastAsia" w:hAnsiTheme="minorEastAsia"/>
          <w:rPrChange w:id="3070" w:author="JY0225" w:date="2017-08-24T11:13:00Z">
            <w:rPr>
              <w:rFonts w:eastAsiaTheme="minorEastAsia"/>
            </w:rPr>
          </w:rPrChange>
        </w:rPr>
        <w:t>ackground page</w:t>
      </w:r>
      <w:r w:rsidR="001C260E" w:rsidRPr="00AE580C">
        <w:rPr>
          <w:rFonts w:asciiTheme="minorEastAsia" w:eastAsiaTheme="minorEastAsia" w:hAnsiTheme="minorEastAsia" w:hint="eastAsia"/>
          <w:rPrChange w:id="3071" w:author="JY0225" w:date="2017-08-24T11:13:00Z">
            <w:rPr>
              <w:rFonts w:eastAsiaTheme="minorEastAsia" w:hint="eastAsia"/>
            </w:rPr>
          </w:rPrChange>
        </w:rPr>
        <w:t>：</w:t>
      </w:r>
      <w:r w:rsidR="00DB2613" w:rsidRPr="00AE580C">
        <w:rPr>
          <w:rFonts w:asciiTheme="minorEastAsia" w:eastAsiaTheme="minorEastAsia" w:hAnsiTheme="minorEastAsia"/>
          <w:rPrChange w:id="3072" w:author="JY0225" w:date="2017-08-24T11:13:00Z">
            <w:rPr>
              <w:rFonts w:eastAsiaTheme="minorEastAsia"/>
            </w:rPr>
          </w:rPrChange>
        </w:rPr>
        <w:t>WebExtension</w:t>
      </w:r>
      <w:r w:rsidR="00DB2613" w:rsidRPr="00AE580C">
        <w:rPr>
          <w:rFonts w:asciiTheme="minorEastAsia" w:eastAsiaTheme="minorEastAsia" w:hAnsiTheme="minorEastAsia" w:hint="eastAsia"/>
          <w:rPrChange w:id="3073" w:author="JY0225" w:date="2017-08-24T11:13:00Z">
            <w:rPr>
              <w:rFonts w:eastAsiaTheme="minorEastAsia" w:hint="eastAsia"/>
            </w:rPr>
          </w:rPrChange>
        </w:rPr>
        <w:t>常常需要在浏览器窗口或特定网页的存活期中独立的维持一种长期的状态或者执行长期的操作，比如与服务器建立持久的</w:t>
      </w:r>
      <w:r w:rsidR="00DE2F8F" w:rsidRPr="00AE580C">
        <w:rPr>
          <w:rFonts w:asciiTheme="minorEastAsia" w:eastAsiaTheme="minorEastAsia" w:hAnsiTheme="minorEastAsia" w:hint="eastAsia"/>
          <w:rPrChange w:id="3074" w:author="JY0225" w:date="2017-08-24T11:13:00Z">
            <w:rPr>
              <w:rFonts w:eastAsiaTheme="minorEastAsia" w:hint="eastAsia"/>
            </w:rPr>
          </w:rPrChange>
        </w:rPr>
        <w:t>连接</w:t>
      </w:r>
      <w:r w:rsidR="005A054C" w:rsidRPr="00AE580C">
        <w:rPr>
          <w:rFonts w:asciiTheme="minorEastAsia" w:eastAsiaTheme="minorEastAsia" w:hAnsiTheme="minorEastAsia" w:hint="eastAsia"/>
          <w:rPrChange w:id="3075" w:author="JY0225" w:date="2017-08-24T11:13:00Z">
            <w:rPr>
              <w:rFonts w:eastAsiaTheme="minorEastAsia" w:hint="eastAsia"/>
            </w:rPr>
          </w:rPrChange>
        </w:rPr>
        <w:t>，这个时候就需要</w:t>
      </w:r>
      <w:r w:rsidR="005A054C" w:rsidRPr="00AE580C">
        <w:rPr>
          <w:rFonts w:asciiTheme="minorEastAsia" w:eastAsiaTheme="minorEastAsia" w:hAnsiTheme="minorEastAsia"/>
          <w:rPrChange w:id="3076" w:author="JY0225" w:date="2017-08-24T11:13:00Z">
            <w:rPr>
              <w:rFonts w:eastAsiaTheme="minorEastAsia"/>
            </w:rPr>
          </w:rPrChange>
        </w:rPr>
        <w:t>Background page</w:t>
      </w:r>
      <w:r w:rsidR="005A054C" w:rsidRPr="00AE580C">
        <w:rPr>
          <w:rFonts w:asciiTheme="minorEastAsia" w:eastAsiaTheme="minorEastAsia" w:hAnsiTheme="minorEastAsia" w:hint="eastAsia"/>
          <w:rPrChange w:id="3077" w:author="JY0225" w:date="2017-08-24T11:13:00Z">
            <w:rPr>
              <w:rFonts w:eastAsiaTheme="minorEastAsia" w:hint="eastAsia"/>
            </w:rPr>
          </w:rPrChange>
        </w:rPr>
        <w:t>中的</w:t>
      </w:r>
      <w:r w:rsidR="005A054C" w:rsidRPr="00AE580C">
        <w:rPr>
          <w:rFonts w:asciiTheme="minorEastAsia" w:eastAsiaTheme="minorEastAsia" w:hAnsiTheme="minorEastAsia"/>
          <w:rPrChange w:id="3078" w:author="JY0225" w:date="2017-08-24T11:13:00Z">
            <w:rPr>
              <w:rFonts w:eastAsiaTheme="minorEastAsia"/>
            </w:rPr>
          </w:rPrChange>
        </w:rPr>
        <w:t>JavaScript</w:t>
      </w:r>
      <w:r w:rsidR="005A054C" w:rsidRPr="00AE580C">
        <w:rPr>
          <w:rFonts w:asciiTheme="minorEastAsia" w:eastAsiaTheme="minorEastAsia" w:hAnsiTheme="minorEastAsia" w:hint="eastAsia"/>
          <w:rPrChange w:id="3079" w:author="JY0225" w:date="2017-08-24T11:13:00Z">
            <w:rPr>
              <w:rFonts w:eastAsiaTheme="minorEastAsia" w:hint="eastAsia"/>
            </w:rPr>
          </w:rPrChange>
        </w:rPr>
        <w:t>脚本来实现</w:t>
      </w:r>
      <w:r w:rsidR="007E11AD" w:rsidRPr="00AE580C">
        <w:rPr>
          <w:rFonts w:asciiTheme="minorEastAsia" w:eastAsiaTheme="minorEastAsia" w:hAnsiTheme="minorEastAsia" w:hint="eastAsia"/>
          <w:rPrChange w:id="3080" w:author="JY0225" w:date="2017-08-24T11:13:00Z">
            <w:rPr>
              <w:rFonts w:eastAsiaTheme="minorEastAsia" w:hint="eastAsia"/>
            </w:rPr>
          </w:rPrChange>
        </w:rPr>
        <w:t>。</w:t>
      </w:r>
      <w:r w:rsidR="006E11F6" w:rsidRPr="00AE580C">
        <w:rPr>
          <w:rFonts w:asciiTheme="minorEastAsia" w:eastAsiaTheme="minorEastAsia" w:hAnsiTheme="minorEastAsia" w:hint="eastAsia"/>
          <w:rPrChange w:id="3081" w:author="JY0225" w:date="2017-08-24T11:13:00Z">
            <w:rPr>
              <w:rFonts w:eastAsiaTheme="minorEastAsia" w:hint="eastAsia"/>
            </w:rPr>
          </w:rPrChange>
        </w:rPr>
        <w:t>运行在后台的文件不会因为当前界面关闭也停止，它的生命周期直到</w:t>
      </w:r>
      <w:r w:rsidR="007F3DD3" w:rsidRPr="00AE580C">
        <w:rPr>
          <w:rFonts w:asciiTheme="minorEastAsia" w:eastAsiaTheme="minorEastAsia" w:hAnsiTheme="minorEastAsia" w:hint="eastAsia"/>
          <w:rPrChange w:id="3082" w:author="JY0225" w:date="2017-08-24T11:13:00Z">
            <w:rPr>
              <w:rFonts w:eastAsiaTheme="minorEastAsia" w:hint="eastAsia"/>
            </w:rPr>
          </w:rPrChange>
        </w:rPr>
        <w:t>浏览器关闭才结束。</w:t>
      </w:r>
    </w:p>
    <w:p w14:paraId="5B37417B" w14:textId="73414B98" w:rsidR="00A746D5" w:rsidRPr="00AE580C" w:rsidRDefault="007961F5">
      <w:pPr>
        <w:pStyle w:val="a6"/>
        <w:spacing w:line="400" w:lineRule="exact"/>
        <w:ind w:firstLine="420"/>
        <w:rPr>
          <w:rFonts w:asciiTheme="minorEastAsia" w:eastAsiaTheme="minorEastAsia" w:hAnsiTheme="minorEastAsia"/>
          <w:rPrChange w:id="3083" w:author="JY0225" w:date="2017-08-24T11:13:00Z">
            <w:rPr>
              <w:rFonts w:eastAsiaTheme="minorEastAsia"/>
            </w:rPr>
          </w:rPrChange>
        </w:rPr>
        <w:pPrChange w:id="3084" w:author="JY0225" w:date="2017-08-24T11:04:00Z">
          <w:pPr>
            <w:pStyle w:val="a6"/>
            <w:ind w:firstLine="420"/>
          </w:pPr>
        </w:pPrChange>
      </w:pPr>
      <w:r w:rsidRPr="00AE580C">
        <w:rPr>
          <w:rFonts w:asciiTheme="minorEastAsia" w:eastAsiaTheme="minorEastAsia" w:hAnsiTheme="minorEastAsia"/>
          <w:rPrChange w:id="3085" w:author="JY0225" w:date="2017-08-24T11:13:00Z">
            <w:rPr>
              <w:rFonts w:eastAsiaTheme="minorEastAsia"/>
            </w:rPr>
          </w:rPrChange>
        </w:rPr>
        <w:t>C</w:t>
      </w:r>
      <w:r w:rsidR="002A6F36" w:rsidRPr="00AE580C">
        <w:rPr>
          <w:rFonts w:asciiTheme="minorEastAsia" w:eastAsiaTheme="minorEastAsia" w:hAnsiTheme="minorEastAsia"/>
          <w:rPrChange w:id="3086" w:author="JY0225" w:date="2017-08-24T11:13:00Z">
            <w:rPr>
              <w:rFonts w:eastAsiaTheme="minorEastAsia"/>
            </w:rPr>
          </w:rPrChange>
        </w:rPr>
        <w:t xml:space="preserve">ontent </w:t>
      </w:r>
      <w:r w:rsidR="001D3A4B" w:rsidRPr="00AE580C">
        <w:rPr>
          <w:rFonts w:asciiTheme="minorEastAsia" w:eastAsiaTheme="minorEastAsia" w:hAnsiTheme="minorEastAsia"/>
          <w:rPrChange w:id="3087" w:author="JY0225" w:date="2017-08-24T11:13:00Z">
            <w:rPr>
              <w:rFonts w:eastAsiaTheme="minorEastAsia"/>
            </w:rPr>
          </w:rPrChange>
        </w:rPr>
        <w:t>page</w:t>
      </w:r>
      <w:r w:rsidR="00C62629" w:rsidRPr="00AE580C">
        <w:rPr>
          <w:rFonts w:asciiTheme="minorEastAsia" w:eastAsiaTheme="minorEastAsia" w:hAnsiTheme="minorEastAsia" w:hint="eastAsia"/>
          <w:rPrChange w:id="3088" w:author="JY0225" w:date="2017-08-24T11:13:00Z">
            <w:rPr>
              <w:rFonts w:eastAsiaTheme="minorEastAsia" w:hint="eastAsia"/>
            </w:rPr>
          </w:rPrChange>
        </w:rPr>
        <w:t>：</w:t>
      </w:r>
      <w:r w:rsidR="00A746D5" w:rsidRPr="00AE580C">
        <w:rPr>
          <w:rFonts w:asciiTheme="minorEastAsia" w:eastAsiaTheme="minorEastAsia" w:hAnsiTheme="minorEastAsia" w:hint="eastAsia"/>
          <w:rPrChange w:id="3089" w:author="JY0225" w:date="2017-08-24T11:13:00Z">
            <w:rPr>
              <w:rFonts w:eastAsiaTheme="minorEastAsia" w:hint="eastAsia"/>
            </w:rPr>
          </w:rPrChange>
        </w:rPr>
        <w:t>该文件夹下保存的文件称之为</w:t>
      </w:r>
      <w:r w:rsidR="002A6F36" w:rsidRPr="00AE580C">
        <w:rPr>
          <w:rFonts w:asciiTheme="minorEastAsia" w:eastAsiaTheme="minorEastAsia" w:hAnsiTheme="minorEastAsia"/>
          <w:rPrChange w:id="3090" w:author="JY0225" w:date="2017-08-24T11:13:00Z">
            <w:rPr>
              <w:rFonts w:eastAsiaTheme="minorEastAsia"/>
            </w:rPr>
          </w:rPrChange>
        </w:rPr>
        <w:t xml:space="preserve"> </w:t>
      </w:r>
      <w:r w:rsidR="00A746D5" w:rsidRPr="00AE580C">
        <w:rPr>
          <w:rFonts w:asciiTheme="minorEastAsia" w:eastAsiaTheme="minorEastAsia" w:hAnsiTheme="minorEastAsia"/>
          <w:rPrChange w:id="3091" w:author="JY0225" w:date="2017-08-24T11:13:00Z">
            <w:rPr>
              <w:rFonts w:eastAsiaTheme="minorEastAsia"/>
            </w:rPr>
          </w:rPrChange>
        </w:rPr>
        <w:t>Content scripts</w:t>
      </w:r>
      <w:r w:rsidR="00A746D5" w:rsidRPr="00AE580C">
        <w:rPr>
          <w:rFonts w:asciiTheme="minorEastAsia" w:eastAsiaTheme="minorEastAsia" w:hAnsiTheme="minorEastAsia" w:hint="eastAsia"/>
          <w:rPrChange w:id="3092" w:author="JY0225" w:date="2017-08-24T11:13:00Z">
            <w:rPr>
              <w:rFonts w:eastAsiaTheme="minorEastAsia" w:hint="eastAsia"/>
            </w:rPr>
          </w:rPrChange>
        </w:rPr>
        <w:t>，被用来获取、操作页面。这些脚本会被加载到页面中并运行在页面的特定环境下，</w:t>
      </w:r>
      <w:r w:rsidR="00404028" w:rsidRPr="00AE580C">
        <w:rPr>
          <w:rFonts w:asciiTheme="minorEastAsia" w:eastAsiaTheme="minorEastAsia" w:hAnsiTheme="minorEastAsia" w:hint="eastAsia"/>
          <w:rPrChange w:id="3093" w:author="JY0225" w:date="2017-08-24T11:13:00Z">
            <w:rPr>
              <w:rFonts w:eastAsiaTheme="minorEastAsia" w:hint="eastAsia"/>
            </w:rPr>
          </w:rPrChange>
        </w:rPr>
        <w:t>可以像普通脚本一样获取、操作页面的</w:t>
      </w:r>
      <w:r w:rsidR="00A746D5" w:rsidRPr="00AE580C">
        <w:rPr>
          <w:rFonts w:asciiTheme="minorEastAsia" w:eastAsiaTheme="minorEastAsia" w:hAnsiTheme="minorEastAsia"/>
          <w:rPrChange w:id="3094" w:author="JY0225" w:date="2017-08-24T11:13:00Z">
            <w:rPr>
              <w:rFonts w:eastAsiaTheme="minorEastAsia"/>
            </w:rPr>
          </w:rPrChange>
        </w:rPr>
        <w:t>DOM</w:t>
      </w:r>
      <w:r w:rsidR="00A746D5" w:rsidRPr="00AE580C">
        <w:rPr>
          <w:rFonts w:asciiTheme="minorEastAsia" w:eastAsiaTheme="minorEastAsia" w:hAnsiTheme="minorEastAsia" w:hint="eastAsia"/>
          <w:rPrChange w:id="3095" w:author="JY0225" w:date="2017-08-24T11:13:00Z">
            <w:rPr>
              <w:rFonts w:eastAsiaTheme="minorEastAsia" w:hint="eastAsia"/>
            </w:rPr>
          </w:rPrChange>
        </w:rPr>
        <w:t>。</w:t>
      </w:r>
    </w:p>
    <w:p w14:paraId="71D7F76E" w14:textId="77777777" w:rsidR="00257BBE" w:rsidRPr="00AE580C" w:rsidRDefault="00873074">
      <w:pPr>
        <w:pStyle w:val="a6"/>
        <w:spacing w:line="400" w:lineRule="exact"/>
        <w:ind w:firstLine="420"/>
        <w:rPr>
          <w:rFonts w:asciiTheme="minorEastAsia" w:eastAsiaTheme="minorEastAsia" w:hAnsiTheme="minorEastAsia"/>
          <w:rPrChange w:id="3096" w:author="JY0225" w:date="2017-08-24T11:13:00Z">
            <w:rPr>
              <w:rFonts w:eastAsiaTheme="minorEastAsia"/>
            </w:rPr>
          </w:rPrChange>
        </w:rPr>
      </w:pPr>
      <w:r w:rsidRPr="00AE580C">
        <w:rPr>
          <w:rFonts w:asciiTheme="minorEastAsia" w:eastAsiaTheme="minorEastAsia" w:hAnsiTheme="minorEastAsia"/>
          <w:rPrChange w:id="3097" w:author="JY0225" w:date="2017-08-24T11:13:00Z">
            <w:rPr>
              <w:rFonts w:eastAsiaTheme="minorEastAsia"/>
            </w:rPr>
          </w:rPrChange>
        </w:rPr>
        <w:t>B</w:t>
      </w:r>
      <w:r w:rsidR="001F12E1" w:rsidRPr="00AE580C">
        <w:rPr>
          <w:rFonts w:asciiTheme="minorEastAsia" w:eastAsiaTheme="minorEastAsia" w:hAnsiTheme="minorEastAsia"/>
          <w:rPrChange w:id="3098" w:author="JY0225" w:date="2017-08-24T11:13:00Z">
            <w:rPr>
              <w:rFonts w:eastAsiaTheme="minorEastAsia"/>
            </w:rPr>
          </w:rPrChange>
        </w:rPr>
        <w:t>rowser action</w:t>
      </w:r>
      <w:r w:rsidR="001F12E1" w:rsidRPr="00AE580C">
        <w:rPr>
          <w:rFonts w:asciiTheme="minorEastAsia" w:eastAsiaTheme="minorEastAsia" w:hAnsiTheme="minorEastAsia" w:hint="eastAsia"/>
          <w:rPrChange w:id="3099" w:author="JY0225" w:date="2017-08-24T11:13:00Z">
            <w:rPr>
              <w:rFonts w:eastAsiaTheme="minorEastAsia" w:hint="eastAsia"/>
            </w:rPr>
          </w:rPrChange>
        </w:rPr>
        <w:t>：</w:t>
      </w:r>
      <w:r w:rsidR="00257BBE" w:rsidRPr="00AE580C">
        <w:rPr>
          <w:rFonts w:asciiTheme="minorEastAsia" w:eastAsiaTheme="minorEastAsia" w:hAnsiTheme="minorEastAsia" w:hint="eastAsia"/>
          <w:rPrChange w:id="3100" w:author="JY0225" w:date="2017-08-24T11:13:00Z">
            <w:rPr>
              <w:rFonts w:eastAsiaTheme="minorEastAsia" w:hint="eastAsia"/>
            </w:rPr>
          </w:rPrChange>
        </w:rPr>
        <w:t>浏览器动作是指通过在工具栏上添加扩展的图标，使得用户可以点击并与之交互。</w:t>
      </w:r>
      <w:r w:rsidR="000C7A54" w:rsidRPr="00AE580C">
        <w:rPr>
          <w:rFonts w:asciiTheme="minorEastAsia" w:eastAsiaTheme="minorEastAsia" w:hAnsiTheme="minorEastAsia" w:hint="eastAsia"/>
          <w:rPrChange w:id="3101" w:author="JY0225" w:date="2017-08-24T11:13:00Z">
            <w:rPr>
              <w:rFonts w:eastAsiaTheme="minorEastAsia" w:hint="eastAsia"/>
            </w:rPr>
          </w:rPrChange>
        </w:rPr>
        <w:t>该文件加下保存了扩展的图标以及初始界面的</w:t>
      </w:r>
      <w:r w:rsidR="000C7A54" w:rsidRPr="00AE580C">
        <w:rPr>
          <w:rFonts w:asciiTheme="minorEastAsia" w:eastAsiaTheme="minorEastAsia" w:hAnsiTheme="minorEastAsia"/>
          <w:rPrChange w:id="3102" w:author="JY0225" w:date="2017-08-24T11:13:00Z">
            <w:rPr>
              <w:rFonts w:eastAsiaTheme="minorEastAsia"/>
            </w:rPr>
          </w:rPrChange>
        </w:rPr>
        <w:t>html</w:t>
      </w:r>
      <w:r w:rsidR="000C7A54" w:rsidRPr="00AE580C">
        <w:rPr>
          <w:rFonts w:asciiTheme="minorEastAsia" w:eastAsiaTheme="minorEastAsia" w:hAnsiTheme="minorEastAsia" w:hint="eastAsia"/>
          <w:rPrChange w:id="3103" w:author="JY0225" w:date="2017-08-24T11:13:00Z">
            <w:rPr>
              <w:rFonts w:eastAsiaTheme="minorEastAsia" w:hint="eastAsia"/>
            </w:rPr>
          </w:rPrChange>
        </w:rPr>
        <w:t>文件</w:t>
      </w:r>
      <w:r w:rsidR="005B691A" w:rsidRPr="00AE580C">
        <w:rPr>
          <w:rFonts w:asciiTheme="minorEastAsia" w:eastAsiaTheme="minorEastAsia" w:hAnsiTheme="minorEastAsia" w:hint="eastAsia"/>
          <w:rPrChange w:id="3104" w:author="JY0225" w:date="2017-08-24T11:13:00Z">
            <w:rPr>
              <w:rFonts w:eastAsiaTheme="minorEastAsia" w:hint="eastAsia"/>
            </w:rPr>
          </w:rPrChange>
        </w:rPr>
        <w:t>等资源</w:t>
      </w:r>
      <w:r w:rsidR="000C7A54" w:rsidRPr="00AE580C">
        <w:rPr>
          <w:rFonts w:asciiTheme="minorEastAsia" w:eastAsiaTheme="minorEastAsia" w:hAnsiTheme="minorEastAsia" w:hint="eastAsia"/>
          <w:rPrChange w:id="3105" w:author="JY0225" w:date="2017-08-24T11:13:00Z">
            <w:rPr>
              <w:rFonts w:eastAsiaTheme="minorEastAsia" w:hint="eastAsia"/>
            </w:rPr>
          </w:rPrChange>
        </w:rPr>
        <w:t>。</w:t>
      </w:r>
    </w:p>
    <w:p w14:paraId="053C1872" w14:textId="77777777" w:rsidR="00BE5820" w:rsidRPr="00AE580C" w:rsidRDefault="008F0A65">
      <w:pPr>
        <w:pStyle w:val="a6"/>
        <w:spacing w:line="400" w:lineRule="exact"/>
        <w:ind w:firstLine="420"/>
        <w:rPr>
          <w:rFonts w:asciiTheme="minorEastAsia" w:eastAsiaTheme="minorEastAsia" w:hAnsiTheme="minorEastAsia"/>
          <w:rPrChange w:id="3106" w:author="JY0225" w:date="2017-08-24T11:13:00Z">
            <w:rPr>
              <w:rFonts w:eastAsiaTheme="minorEastAsia"/>
            </w:rPr>
          </w:rPrChange>
        </w:rPr>
      </w:pPr>
      <w:r w:rsidRPr="00AE580C">
        <w:rPr>
          <w:rFonts w:asciiTheme="minorEastAsia" w:eastAsiaTheme="minorEastAsia" w:hAnsiTheme="minorEastAsia"/>
          <w:rPrChange w:id="3107" w:author="JY0225" w:date="2017-08-24T11:13:00Z">
            <w:rPr>
              <w:rFonts w:eastAsiaTheme="minorEastAsia"/>
            </w:rPr>
          </w:rPrChange>
        </w:rPr>
        <w:t>W</w:t>
      </w:r>
      <w:r w:rsidR="00BE5820" w:rsidRPr="00AE580C">
        <w:rPr>
          <w:rFonts w:asciiTheme="minorEastAsia" w:eastAsiaTheme="minorEastAsia" w:hAnsiTheme="minorEastAsia"/>
          <w:rPrChange w:id="3108" w:author="JY0225" w:date="2017-08-24T11:13:00Z">
            <w:rPr>
              <w:rFonts w:eastAsiaTheme="minorEastAsia"/>
            </w:rPr>
          </w:rPrChange>
        </w:rPr>
        <w:t xml:space="preserve">eb-accessible resources: </w:t>
      </w:r>
      <w:r w:rsidR="00E560C0" w:rsidRPr="00AE580C">
        <w:rPr>
          <w:rFonts w:asciiTheme="minorEastAsia" w:eastAsiaTheme="minorEastAsia" w:hAnsiTheme="minorEastAsia" w:hint="eastAsia"/>
          <w:rPrChange w:id="3109" w:author="JY0225" w:date="2017-08-24T11:13:00Z">
            <w:rPr>
              <w:rFonts w:eastAsiaTheme="minorEastAsia" w:hint="eastAsia"/>
            </w:rPr>
          </w:rPrChange>
        </w:rPr>
        <w:t>是指像图片、</w:t>
      </w:r>
      <w:r w:rsidR="00E560C0" w:rsidRPr="00AE580C">
        <w:rPr>
          <w:rFonts w:asciiTheme="minorEastAsia" w:eastAsiaTheme="minorEastAsia" w:hAnsiTheme="minorEastAsia"/>
          <w:rPrChange w:id="3110" w:author="JY0225" w:date="2017-08-24T11:13:00Z">
            <w:rPr>
              <w:rFonts w:eastAsiaTheme="minorEastAsia"/>
            </w:rPr>
          </w:rPrChange>
        </w:rPr>
        <w:t>HTML</w:t>
      </w:r>
      <w:r w:rsidR="00E560C0" w:rsidRPr="00AE580C">
        <w:rPr>
          <w:rFonts w:asciiTheme="minorEastAsia" w:eastAsiaTheme="minorEastAsia" w:hAnsiTheme="minorEastAsia" w:hint="eastAsia"/>
          <w:rPrChange w:id="3111" w:author="JY0225" w:date="2017-08-24T11:13:00Z">
            <w:rPr>
              <w:rFonts w:eastAsiaTheme="minorEastAsia" w:hint="eastAsia"/>
            </w:rPr>
          </w:rPrChange>
        </w:rPr>
        <w:t>、</w:t>
      </w:r>
      <w:r w:rsidR="00E560C0" w:rsidRPr="00AE580C">
        <w:rPr>
          <w:rFonts w:asciiTheme="minorEastAsia" w:eastAsiaTheme="minorEastAsia" w:hAnsiTheme="minorEastAsia"/>
          <w:rPrChange w:id="3112" w:author="JY0225" w:date="2017-08-24T11:13:00Z">
            <w:rPr>
              <w:rFonts w:eastAsiaTheme="minorEastAsia"/>
            </w:rPr>
          </w:rPrChange>
        </w:rPr>
        <w:t>CSS</w:t>
      </w:r>
      <w:r w:rsidR="00E560C0" w:rsidRPr="00AE580C">
        <w:rPr>
          <w:rFonts w:asciiTheme="minorEastAsia" w:eastAsiaTheme="minorEastAsia" w:hAnsiTheme="minorEastAsia" w:hint="eastAsia"/>
          <w:rPrChange w:id="3113" w:author="JY0225" w:date="2017-08-24T11:13:00Z">
            <w:rPr>
              <w:rFonts w:eastAsiaTheme="minorEastAsia" w:hint="eastAsia"/>
            </w:rPr>
          </w:rPrChange>
        </w:rPr>
        <w:t>和</w:t>
      </w:r>
      <w:r w:rsidR="00E560C0" w:rsidRPr="00AE580C">
        <w:rPr>
          <w:rFonts w:asciiTheme="minorEastAsia" w:eastAsiaTheme="minorEastAsia" w:hAnsiTheme="minorEastAsia"/>
          <w:rPrChange w:id="3114" w:author="JY0225" w:date="2017-08-24T11:13:00Z">
            <w:rPr>
              <w:rFonts w:eastAsiaTheme="minorEastAsia"/>
            </w:rPr>
          </w:rPrChange>
        </w:rPr>
        <w:t>JavaScript</w:t>
      </w:r>
      <w:r w:rsidR="00E560C0" w:rsidRPr="00AE580C">
        <w:rPr>
          <w:rFonts w:asciiTheme="minorEastAsia" w:eastAsiaTheme="minorEastAsia" w:hAnsiTheme="minorEastAsia" w:hint="eastAsia"/>
          <w:rPrChange w:id="3115" w:author="JY0225" w:date="2017-08-24T11:13:00Z">
            <w:rPr>
              <w:rFonts w:eastAsiaTheme="minorEastAsia" w:hint="eastAsia"/>
            </w:rPr>
          </w:rPrChange>
        </w:rPr>
        <w:t>之类的</w:t>
      </w:r>
      <w:r w:rsidR="008F65C7" w:rsidRPr="00AE580C">
        <w:rPr>
          <w:rFonts w:asciiTheme="minorEastAsia" w:eastAsiaTheme="minorEastAsia" w:hAnsiTheme="minorEastAsia" w:hint="eastAsia"/>
          <w:rPrChange w:id="3116" w:author="JY0225" w:date="2017-08-24T11:13:00Z">
            <w:rPr>
              <w:rFonts w:eastAsiaTheme="minorEastAsia" w:hint="eastAsia"/>
            </w:rPr>
          </w:rPrChange>
        </w:rPr>
        <w:t>外部资源</w:t>
      </w:r>
      <w:r w:rsidR="00E560C0" w:rsidRPr="00AE580C">
        <w:rPr>
          <w:rFonts w:asciiTheme="minorEastAsia" w:eastAsiaTheme="minorEastAsia" w:hAnsiTheme="minorEastAsia" w:hint="eastAsia"/>
          <w:rPrChange w:id="3117" w:author="JY0225" w:date="2017-08-24T11:13:00Z">
            <w:rPr>
              <w:rFonts w:eastAsiaTheme="minorEastAsia" w:hint="eastAsia"/>
            </w:rPr>
          </w:rPrChange>
        </w:rPr>
        <w:t>，引入插件并且想要获得访问权限的内容脚本和页面脚本。成为</w:t>
      </w:r>
      <w:r w:rsidR="00E560C0" w:rsidRPr="00AE580C">
        <w:rPr>
          <w:rFonts w:asciiTheme="minorEastAsia" w:eastAsiaTheme="minorEastAsia" w:hAnsiTheme="minorEastAsia"/>
          <w:rPrChange w:id="3118" w:author="JY0225" w:date="2017-08-24T11:13:00Z">
            <w:rPr>
              <w:rFonts w:eastAsiaTheme="minorEastAsia"/>
            </w:rPr>
          </w:rPrChange>
        </w:rPr>
        <w:t>web-accessible</w:t>
      </w:r>
      <w:r w:rsidR="00E560C0" w:rsidRPr="00AE580C">
        <w:rPr>
          <w:rFonts w:asciiTheme="minorEastAsia" w:eastAsiaTheme="minorEastAsia" w:hAnsiTheme="minorEastAsia" w:hint="eastAsia"/>
          <w:rPrChange w:id="3119" w:author="JY0225" w:date="2017-08-24T11:13:00Z">
            <w:rPr>
              <w:rFonts w:eastAsiaTheme="minorEastAsia" w:hint="eastAsia"/>
            </w:rPr>
          </w:rPrChange>
        </w:rPr>
        <w:t>的资源可以在页面脚本和内容脚本中通过使用特定的</w:t>
      </w:r>
      <w:r w:rsidR="00E560C0" w:rsidRPr="00AE580C">
        <w:rPr>
          <w:rFonts w:asciiTheme="minorEastAsia" w:eastAsiaTheme="minorEastAsia" w:hAnsiTheme="minorEastAsia"/>
          <w:rPrChange w:id="3120" w:author="JY0225" w:date="2017-08-24T11:13:00Z">
            <w:rPr>
              <w:rFonts w:eastAsiaTheme="minorEastAsia"/>
            </w:rPr>
          </w:rPrChange>
        </w:rPr>
        <w:t>URL</w:t>
      </w:r>
      <w:r w:rsidR="00E560C0" w:rsidRPr="00AE580C">
        <w:rPr>
          <w:rFonts w:asciiTheme="minorEastAsia" w:eastAsiaTheme="minorEastAsia" w:hAnsiTheme="minorEastAsia" w:hint="eastAsia"/>
          <w:rPrChange w:id="3121" w:author="JY0225" w:date="2017-08-24T11:13:00Z">
            <w:rPr>
              <w:rFonts w:eastAsiaTheme="minorEastAsia" w:hint="eastAsia"/>
            </w:rPr>
          </w:rPrChange>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1"/>
        <w:rPr>
          <w:rFonts w:ascii="Times New Roman" w:hAnsi="Times New Roman" w:cs="Times New Roman"/>
        </w:rPr>
      </w:pPr>
      <w:bookmarkStart w:id="3122" w:name="_Toc491606265"/>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3122"/>
    </w:p>
    <w:p w14:paraId="111F162E" w14:textId="073ED8FD"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C6275F">
        <w:rPr>
          <w:rFonts w:ascii="Times New Roman" w:hAnsi="Times New Roman" w:cs="Times New Roman" w:hint="eastAsia"/>
          <w:spacing w:val="10"/>
          <w:kern w:val="0"/>
          <w:sz w:val="24"/>
          <w:szCs w:val="20"/>
        </w:rPr>
        <w:t>其系统框架以及</w:t>
      </w:r>
      <w:r w:rsidR="009E6CD9">
        <w:rPr>
          <w:rFonts w:ascii="Times New Roman" w:hAnsi="Times New Roman" w:cs="Times New Roman" w:hint="eastAsia"/>
          <w:spacing w:val="10"/>
          <w:kern w:val="0"/>
          <w:sz w:val="24"/>
          <w:szCs w:val="20"/>
        </w:rPr>
        <w:t>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pPr>
        <w:pStyle w:val="21"/>
        <w:spacing w:line="240" w:lineRule="auto"/>
        <w:pPrChange w:id="3123" w:author="微软用户" w:date="2017-08-18T22:50:00Z">
          <w:pPr>
            <w:pStyle w:val="21"/>
          </w:pPr>
        </w:pPrChange>
      </w:pPr>
      <w:bookmarkStart w:id="3124" w:name="_Toc491606266"/>
      <w:r>
        <w:t>3</w:t>
      </w:r>
      <w:r w:rsidR="000E09CA" w:rsidRPr="00B87EE1">
        <w:t>.1</w:t>
      </w:r>
      <w:r w:rsidR="00976F64">
        <w:t xml:space="preserve"> </w:t>
      </w:r>
      <w:r w:rsidR="00976F64">
        <w:rPr>
          <w:rFonts w:hint="eastAsia"/>
        </w:rPr>
        <w:t>现有中间件系统分析</w:t>
      </w:r>
      <w:bookmarkEnd w:id="3124"/>
    </w:p>
    <w:p w14:paraId="2A038E9E" w14:textId="0C071E41" w:rsidR="00181BDC" w:rsidRPr="006C0267" w:rsidRDefault="00181BDC" w:rsidP="0028651F">
      <w:pPr>
        <w:spacing w:line="400" w:lineRule="exact"/>
        <w:rPr>
          <w:rFonts w:asciiTheme="minorEastAsia" w:hAnsiTheme="minorEastAsia" w:cs="Times New Roman"/>
          <w:color w:val="000000" w:themeColor="text1"/>
          <w:spacing w:val="10"/>
          <w:kern w:val="0"/>
          <w:sz w:val="24"/>
          <w:szCs w:val="24"/>
          <w:rPrChange w:id="3125" w:author="JY0225" w:date="2017-08-24T11:13:00Z">
            <w:rPr>
              <w:rFonts w:ascii="Times New Roman" w:hAnsi="Times New Roman" w:cs="Times New Roman"/>
              <w:color w:val="000000" w:themeColor="text1"/>
              <w:spacing w:val="10"/>
              <w:kern w:val="0"/>
              <w:sz w:val="24"/>
              <w:szCs w:val="20"/>
            </w:rPr>
          </w:rPrChange>
        </w:rPr>
      </w:pPr>
      <w:r>
        <w:tab/>
      </w:r>
      <w:r w:rsidR="00221C0E" w:rsidRPr="006C0267">
        <w:rPr>
          <w:rFonts w:asciiTheme="minorEastAsia" w:hAnsiTheme="minorEastAsia" w:cs="Times New Roman" w:hint="eastAsia"/>
          <w:spacing w:val="10"/>
          <w:kern w:val="0"/>
          <w:sz w:val="24"/>
          <w:szCs w:val="24"/>
          <w:rPrChange w:id="3126" w:author="JY0225" w:date="2017-08-24T11:13:00Z">
            <w:rPr>
              <w:rFonts w:ascii="Times New Roman" w:hAnsi="Times New Roman" w:cs="Times New Roman" w:hint="eastAsia"/>
              <w:spacing w:val="10"/>
              <w:kern w:val="0"/>
              <w:sz w:val="24"/>
              <w:szCs w:val="20"/>
            </w:rPr>
          </w:rPrChange>
        </w:rPr>
        <w:t>现有的</w:t>
      </w:r>
      <w:r w:rsidR="0028651F" w:rsidRPr="006C0267">
        <w:rPr>
          <w:rFonts w:asciiTheme="minorEastAsia" w:hAnsiTheme="minorEastAsia" w:cs="Times New Roman" w:hint="eastAsia"/>
          <w:spacing w:val="10"/>
          <w:kern w:val="0"/>
          <w:sz w:val="24"/>
          <w:szCs w:val="24"/>
          <w:rPrChange w:id="3127" w:author="JY0225" w:date="2017-08-24T11:13:00Z">
            <w:rPr>
              <w:rFonts w:ascii="Times New Roman" w:hAnsi="Times New Roman" w:cs="Times New Roman" w:hint="eastAsia"/>
              <w:spacing w:val="10"/>
              <w:kern w:val="0"/>
              <w:sz w:val="24"/>
              <w:szCs w:val="20"/>
            </w:rPr>
          </w:rPrChange>
        </w:rPr>
        <w:t>云备份中间件</w:t>
      </w:r>
      <w:r w:rsidR="00BA40C1" w:rsidRPr="006C0267">
        <w:rPr>
          <w:rFonts w:asciiTheme="minorEastAsia" w:hAnsiTheme="minorEastAsia" w:cs="Times New Roman" w:hint="eastAsia"/>
          <w:spacing w:val="10"/>
          <w:kern w:val="0"/>
          <w:sz w:val="24"/>
          <w:szCs w:val="24"/>
          <w:rPrChange w:id="3128" w:author="JY0225" w:date="2017-08-24T11:13:00Z">
            <w:rPr>
              <w:rFonts w:ascii="Times New Roman" w:hAnsi="Times New Roman" w:cs="Times New Roman" w:hint="eastAsia"/>
              <w:spacing w:val="10"/>
              <w:kern w:val="0"/>
              <w:sz w:val="24"/>
              <w:szCs w:val="20"/>
            </w:rPr>
          </w:rPrChange>
        </w:rPr>
        <w:t>系统</w:t>
      </w:r>
      <w:r w:rsidR="0028651F" w:rsidRPr="006C0267">
        <w:rPr>
          <w:rFonts w:asciiTheme="minorEastAsia" w:hAnsiTheme="minorEastAsia" w:cs="Times New Roman" w:hint="eastAsia"/>
          <w:spacing w:val="10"/>
          <w:kern w:val="0"/>
          <w:sz w:val="24"/>
          <w:szCs w:val="24"/>
          <w:rPrChange w:id="3129" w:author="JY0225" w:date="2017-08-24T11:13:00Z">
            <w:rPr>
              <w:rFonts w:ascii="Times New Roman" w:hAnsi="Times New Roman" w:cs="Times New Roman" w:hint="eastAsia"/>
              <w:spacing w:val="10"/>
              <w:kern w:val="0"/>
              <w:sz w:val="24"/>
              <w:szCs w:val="20"/>
            </w:rPr>
          </w:rPrChange>
        </w:rPr>
        <w:t>是基于</w:t>
      </w:r>
      <w:r w:rsidR="0028651F" w:rsidRPr="006C0267">
        <w:rPr>
          <w:rFonts w:asciiTheme="minorEastAsia" w:hAnsiTheme="minorEastAsia" w:cs="Times New Roman"/>
          <w:spacing w:val="10"/>
          <w:kern w:val="0"/>
          <w:sz w:val="24"/>
          <w:szCs w:val="24"/>
          <w:rPrChange w:id="3130" w:author="JY0225" w:date="2017-08-24T11:13:00Z">
            <w:rPr>
              <w:rFonts w:ascii="Times New Roman" w:hAnsi="Times New Roman" w:cs="Times New Roman"/>
              <w:spacing w:val="10"/>
              <w:kern w:val="0"/>
              <w:sz w:val="24"/>
              <w:szCs w:val="20"/>
            </w:rPr>
          </w:rPrChange>
        </w:rPr>
        <w:t>Linux</w:t>
      </w:r>
      <w:r w:rsidR="0028651F" w:rsidRPr="006C0267">
        <w:rPr>
          <w:rFonts w:asciiTheme="minorEastAsia" w:hAnsiTheme="minorEastAsia" w:cs="Times New Roman" w:hint="eastAsia"/>
          <w:spacing w:val="10"/>
          <w:kern w:val="0"/>
          <w:sz w:val="24"/>
          <w:szCs w:val="24"/>
          <w:rPrChange w:id="3131" w:author="JY0225" w:date="2017-08-24T11:13:00Z">
            <w:rPr>
              <w:rFonts w:ascii="Times New Roman" w:hAnsi="Times New Roman" w:cs="Times New Roman" w:hint="eastAsia"/>
              <w:spacing w:val="10"/>
              <w:kern w:val="0"/>
              <w:sz w:val="24"/>
              <w:szCs w:val="20"/>
            </w:rPr>
          </w:rPrChange>
        </w:rPr>
        <w:t>系统</w:t>
      </w:r>
      <w:r w:rsidR="00C95F0F" w:rsidRPr="006C0267">
        <w:rPr>
          <w:rFonts w:asciiTheme="minorEastAsia" w:hAnsiTheme="minorEastAsia" w:cs="Times New Roman" w:hint="eastAsia"/>
          <w:spacing w:val="10"/>
          <w:kern w:val="0"/>
          <w:sz w:val="24"/>
          <w:szCs w:val="24"/>
          <w:rPrChange w:id="3132" w:author="JY0225" w:date="2017-08-24T11:13:00Z">
            <w:rPr>
              <w:rFonts w:ascii="Times New Roman" w:hAnsi="Times New Roman" w:cs="Times New Roman" w:hint="eastAsia"/>
              <w:spacing w:val="10"/>
              <w:kern w:val="0"/>
              <w:sz w:val="24"/>
              <w:szCs w:val="20"/>
            </w:rPr>
          </w:rPrChange>
        </w:rPr>
        <w:t>的</w:t>
      </w:r>
      <w:r w:rsidR="0028651F" w:rsidRPr="006C0267">
        <w:rPr>
          <w:rFonts w:asciiTheme="minorEastAsia" w:hAnsiTheme="minorEastAsia" w:cs="Times New Roman" w:hint="eastAsia"/>
          <w:spacing w:val="10"/>
          <w:kern w:val="0"/>
          <w:sz w:val="24"/>
          <w:szCs w:val="24"/>
          <w:rPrChange w:id="3133" w:author="JY0225" w:date="2017-08-24T11:13:00Z">
            <w:rPr>
              <w:rFonts w:ascii="Times New Roman" w:hAnsi="Times New Roman" w:cs="Times New Roman" w:hint="eastAsia"/>
              <w:spacing w:val="10"/>
              <w:kern w:val="0"/>
              <w:sz w:val="24"/>
              <w:szCs w:val="20"/>
            </w:rPr>
          </w:rPrChange>
        </w:rPr>
        <w:t>，它提供了客户端与</w:t>
      </w:r>
      <w:r w:rsidR="00476838" w:rsidRPr="006C0267">
        <w:rPr>
          <w:rFonts w:asciiTheme="minorEastAsia" w:hAnsiTheme="minorEastAsia" w:cs="Times New Roman" w:hint="eastAsia"/>
          <w:spacing w:val="10"/>
          <w:kern w:val="0"/>
          <w:sz w:val="24"/>
          <w:szCs w:val="24"/>
          <w:rPrChange w:id="3134" w:author="JY0225" w:date="2017-08-24T11:13:00Z">
            <w:rPr>
              <w:rFonts w:ascii="Times New Roman" w:hAnsi="Times New Roman" w:cs="Times New Roman" w:hint="eastAsia"/>
              <w:spacing w:val="10"/>
              <w:kern w:val="0"/>
              <w:sz w:val="24"/>
              <w:szCs w:val="20"/>
            </w:rPr>
          </w:rPrChange>
        </w:rPr>
        <w:t>备份</w:t>
      </w:r>
      <w:r w:rsidR="0028651F" w:rsidRPr="006C0267">
        <w:rPr>
          <w:rFonts w:asciiTheme="minorEastAsia" w:hAnsiTheme="minorEastAsia" w:cs="Times New Roman" w:hint="eastAsia"/>
          <w:spacing w:val="10"/>
          <w:kern w:val="0"/>
          <w:sz w:val="24"/>
          <w:szCs w:val="24"/>
          <w:rPrChange w:id="3135" w:author="JY0225" w:date="2017-08-24T11:13:00Z">
            <w:rPr>
              <w:rFonts w:ascii="Times New Roman" w:hAnsi="Times New Roman" w:cs="Times New Roman" w:hint="eastAsia"/>
              <w:spacing w:val="10"/>
              <w:kern w:val="0"/>
              <w:sz w:val="24"/>
              <w:szCs w:val="20"/>
            </w:rPr>
          </w:rPrChange>
        </w:rPr>
        <w:t>服务器</w:t>
      </w:r>
      <w:r w:rsidR="00970B28" w:rsidRPr="006C0267">
        <w:rPr>
          <w:rFonts w:asciiTheme="minorEastAsia" w:hAnsiTheme="minorEastAsia" w:cs="Times New Roman" w:hint="eastAsia"/>
          <w:spacing w:val="10"/>
          <w:kern w:val="0"/>
          <w:sz w:val="24"/>
          <w:szCs w:val="24"/>
          <w:rPrChange w:id="3136" w:author="JY0225" w:date="2017-08-24T11:13:00Z">
            <w:rPr>
              <w:rFonts w:ascii="Times New Roman" w:hAnsi="Times New Roman" w:cs="Times New Roman" w:hint="eastAsia"/>
              <w:spacing w:val="10"/>
              <w:kern w:val="0"/>
              <w:sz w:val="24"/>
              <w:szCs w:val="20"/>
            </w:rPr>
          </w:rPrChange>
        </w:rPr>
        <w:t>之间的</w:t>
      </w:r>
      <w:r w:rsidR="0028651F" w:rsidRPr="006C0267">
        <w:rPr>
          <w:rFonts w:asciiTheme="minorEastAsia" w:hAnsiTheme="minorEastAsia" w:cs="Times New Roman" w:hint="eastAsia"/>
          <w:spacing w:val="10"/>
          <w:kern w:val="0"/>
          <w:sz w:val="24"/>
          <w:szCs w:val="24"/>
          <w:rPrChange w:id="3137" w:author="JY0225" w:date="2017-08-24T11:13:00Z">
            <w:rPr>
              <w:rFonts w:ascii="Times New Roman" w:hAnsi="Times New Roman" w:cs="Times New Roman" w:hint="eastAsia"/>
              <w:spacing w:val="10"/>
              <w:kern w:val="0"/>
              <w:sz w:val="24"/>
              <w:szCs w:val="20"/>
            </w:rPr>
          </w:rPrChange>
        </w:rPr>
        <w:t>数据交互，有效地分离了客户端和服务器之间的绑定。同时，云备份中间件也提供给云备份客户</w:t>
      </w:r>
      <w:r w:rsidR="002A70B1" w:rsidRPr="006C0267">
        <w:rPr>
          <w:rFonts w:asciiTheme="minorEastAsia" w:hAnsiTheme="minorEastAsia" w:cs="Times New Roman" w:hint="eastAsia"/>
          <w:spacing w:val="10"/>
          <w:kern w:val="0"/>
          <w:sz w:val="24"/>
          <w:szCs w:val="24"/>
          <w:rPrChange w:id="3138" w:author="JY0225" w:date="2017-08-24T11:13:00Z">
            <w:rPr>
              <w:rFonts w:ascii="Times New Roman" w:hAnsi="Times New Roman" w:cs="Times New Roman" w:hint="eastAsia"/>
              <w:spacing w:val="10"/>
              <w:kern w:val="0"/>
              <w:sz w:val="24"/>
              <w:szCs w:val="20"/>
            </w:rPr>
          </w:rPrChange>
        </w:rPr>
        <w:t>端与云备份服务器，身份认证服务器以及密钥管理服务器之间稳定可靠的</w:t>
      </w:r>
      <w:r w:rsidR="00E1095F" w:rsidRPr="006C0267">
        <w:rPr>
          <w:rFonts w:asciiTheme="minorEastAsia" w:hAnsiTheme="minorEastAsia" w:cs="Times New Roman" w:hint="eastAsia"/>
          <w:spacing w:val="10"/>
          <w:kern w:val="0"/>
          <w:sz w:val="24"/>
          <w:szCs w:val="24"/>
          <w:rPrChange w:id="3139" w:author="JY0225" w:date="2017-08-24T11:13:00Z">
            <w:rPr>
              <w:rFonts w:ascii="Times New Roman" w:hAnsi="Times New Roman" w:cs="Times New Roman" w:hint="eastAsia"/>
              <w:spacing w:val="10"/>
              <w:kern w:val="0"/>
              <w:sz w:val="24"/>
              <w:szCs w:val="20"/>
            </w:rPr>
          </w:rPrChange>
        </w:rPr>
        <w:t>数据传输</w:t>
      </w:r>
      <w:r w:rsidR="00C46490" w:rsidRPr="006C0267">
        <w:rPr>
          <w:rFonts w:asciiTheme="minorEastAsia" w:hAnsiTheme="minorEastAsia"/>
          <w:color w:val="000000" w:themeColor="text1"/>
          <w:sz w:val="24"/>
          <w:szCs w:val="24"/>
          <w:vertAlign w:val="superscript"/>
          <w:rPrChange w:id="3140" w:author="JY0225" w:date="2017-08-24T11:13:00Z">
            <w:rPr>
              <w:color w:val="000000" w:themeColor="text1"/>
              <w:vertAlign w:val="superscript"/>
            </w:rPr>
          </w:rPrChange>
        </w:rPr>
        <w:fldChar w:fldCharType="begin"/>
      </w:r>
      <w:r w:rsidR="00C46490" w:rsidRPr="006C0267">
        <w:rPr>
          <w:rFonts w:asciiTheme="minorEastAsia" w:hAnsiTheme="minorEastAsia"/>
          <w:color w:val="000000" w:themeColor="text1"/>
          <w:sz w:val="24"/>
          <w:szCs w:val="24"/>
          <w:vertAlign w:val="superscript"/>
          <w:rPrChange w:id="3141" w:author="JY0225" w:date="2017-08-24T11:13:00Z">
            <w:rPr>
              <w:color w:val="000000" w:themeColor="text1"/>
              <w:vertAlign w:val="superscript"/>
            </w:rPr>
          </w:rPrChange>
        </w:rPr>
        <w:instrText xml:space="preserve"> REF _Ref489691828 \r \h </w:instrText>
      </w:r>
      <w:r w:rsidR="006C0267" w:rsidRPr="006C0267">
        <w:rPr>
          <w:rFonts w:asciiTheme="minorEastAsia" w:hAnsiTheme="minorEastAsia"/>
          <w:color w:val="000000" w:themeColor="text1"/>
          <w:sz w:val="24"/>
          <w:szCs w:val="24"/>
          <w:vertAlign w:val="superscript"/>
          <w:rPrChange w:id="3142" w:author="JY0225" w:date="2017-08-24T11:13:00Z">
            <w:rPr>
              <w:color w:val="000000" w:themeColor="text1"/>
              <w:sz w:val="24"/>
              <w:szCs w:val="24"/>
              <w:vertAlign w:val="superscript"/>
            </w:rPr>
          </w:rPrChange>
        </w:rPr>
        <w:instrText xml:space="preserve"> \* MERGEFORMAT </w:instrText>
      </w:r>
      <w:r w:rsidR="00C46490" w:rsidRPr="006C0267">
        <w:rPr>
          <w:rFonts w:asciiTheme="minorEastAsia" w:hAnsiTheme="minorEastAsia"/>
          <w:color w:val="000000" w:themeColor="text1"/>
          <w:sz w:val="24"/>
          <w:szCs w:val="24"/>
          <w:vertAlign w:val="superscript"/>
          <w:rPrChange w:id="3143" w:author="JY0225" w:date="2017-08-24T11:13:00Z">
            <w:rPr>
              <w:rFonts w:asciiTheme="minorEastAsia" w:hAnsiTheme="minorEastAsia"/>
              <w:color w:val="000000" w:themeColor="text1"/>
              <w:sz w:val="24"/>
              <w:szCs w:val="24"/>
              <w:vertAlign w:val="superscript"/>
            </w:rPr>
          </w:rPrChange>
        </w:rPr>
      </w:r>
      <w:r w:rsidR="00C46490" w:rsidRPr="006C0267">
        <w:rPr>
          <w:rFonts w:asciiTheme="minorEastAsia" w:hAnsiTheme="minorEastAsia"/>
          <w:color w:val="000000" w:themeColor="text1"/>
          <w:sz w:val="24"/>
          <w:szCs w:val="24"/>
          <w:vertAlign w:val="superscript"/>
          <w:rPrChange w:id="3144" w:author="JY0225" w:date="2017-08-24T11:13:00Z">
            <w:rPr>
              <w:color w:val="000000" w:themeColor="text1"/>
              <w:vertAlign w:val="superscript"/>
            </w:rPr>
          </w:rPrChange>
        </w:rPr>
        <w:fldChar w:fldCharType="separate"/>
      </w:r>
      <w:ins w:id="3145" w:author="微软用户" w:date="2017-08-24T22:18:00Z">
        <w:r w:rsidR="00C56CDB">
          <w:rPr>
            <w:rFonts w:asciiTheme="minorEastAsia" w:hAnsiTheme="minorEastAsia"/>
            <w:color w:val="000000" w:themeColor="text1"/>
            <w:sz w:val="24"/>
            <w:szCs w:val="24"/>
            <w:vertAlign w:val="superscript"/>
          </w:rPr>
          <w:t>[5]</w:t>
        </w:r>
      </w:ins>
      <w:del w:id="3146" w:author="微软用户" w:date="2017-08-24T22:18:00Z">
        <w:r w:rsidR="008E2759" w:rsidRPr="006C0267" w:rsidDel="00C56CDB">
          <w:rPr>
            <w:rFonts w:asciiTheme="minorEastAsia" w:hAnsiTheme="minorEastAsia"/>
            <w:color w:val="000000" w:themeColor="text1"/>
            <w:sz w:val="24"/>
            <w:szCs w:val="24"/>
            <w:vertAlign w:val="superscript"/>
            <w:rPrChange w:id="3147" w:author="JY0225" w:date="2017-08-24T11:13:00Z">
              <w:rPr>
                <w:color w:val="000000" w:themeColor="text1"/>
                <w:vertAlign w:val="superscript"/>
              </w:rPr>
            </w:rPrChange>
          </w:rPr>
          <w:delText>[5]</w:delText>
        </w:r>
      </w:del>
      <w:r w:rsidR="00C46490" w:rsidRPr="006C0267">
        <w:rPr>
          <w:rFonts w:asciiTheme="minorEastAsia" w:hAnsiTheme="minorEastAsia"/>
          <w:color w:val="000000" w:themeColor="text1"/>
          <w:sz w:val="24"/>
          <w:szCs w:val="24"/>
          <w:vertAlign w:val="superscript"/>
          <w:rPrChange w:id="3148" w:author="JY0225" w:date="2017-08-24T11:13:00Z">
            <w:rPr>
              <w:color w:val="000000" w:themeColor="text1"/>
              <w:vertAlign w:val="superscript"/>
            </w:rPr>
          </w:rPrChange>
        </w:rPr>
        <w:fldChar w:fldCharType="end"/>
      </w:r>
      <w:r w:rsidR="0028651F" w:rsidRPr="006C0267">
        <w:rPr>
          <w:rFonts w:asciiTheme="minorEastAsia" w:hAnsiTheme="minorEastAsia" w:cs="Times New Roman" w:hint="eastAsia"/>
          <w:color w:val="000000" w:themeColor="text1"/>
          <w:spacing w:val="10"/>
          <w:kern w:val="0"/>
          <w:sz w:val="24"/>
          <w:szCs w:val="24"/>
          <w:rPrChange w:id="3149" w:author="JY0225" w:date="2017-08-24T11:13:00Z">
            <w:rPr>
              <w:rFonts w:ascii="Times New Roman" w:hAnsi="Times New Roman" w:cs="Times New Roman" w:hint="eastAsia"/>
              <w:color w:val="000000" w:themeColor="text1"/>
              <w:spacing w:val="10"/>
              <w:kern w:val="0"/>
              <w:sz w:val="24"/>
              <w:szCs w:val="20"/>
            </w:rPr>
          </w:rPrChange>
        </w:rPr>
        <w:t>。</w:t>
      </w:r>
    </w:p>
    <w:p w14:paraId="65830F00" w14:textId="20CC72BF" w:rsidR="006E69CD" w:rsidRDefault="006E69CD" w:rsidP="00453842">
      <w:pPr>
        <w:pStyle w:val="31"/>
      </w:pPr>
      <w:bookmarkStart w:id="3150" w:name="_Toc491606267"/>
      <w:r>
        <w:t>3.1</w:t>
      </w:r>
      <w:r w:rsidRPr="006637A1">
        <w:t xml:space="preserve">.1 </w:t>
      </w:r>
      <w:r>
        <w:rPr>
          <w:rFonts w:hint="eastAsia"/>
        </w:rPr>
        <w:t>系统框架</w:t>
      </w:r>
      <w:ins w:id="3151" w:author="JY0225" w:date="2017-08-23T14:05:00Z">
        <w:r w:rsidR="00627570">
          <w:rPr>
            <w:rFonts w:hint="eastAsia"/>
          </w:rPr>
          <w:t>与功能</w:t>
        </w:r>
      </w:ins>
      <w:r>
        <w:rPr>
          <w:rFonts w:hint="eastAsia"/>
        </w:rPr>
        <w:t>分析</w:t>
      </w:r>
      <w:bookmarkEnd w:id="3150"/>
    </w:p>
    <w:p w14:paraId="6FE35767" w14:textId="6C581698" w:rsidR="00453842" w:rsidRDefault="00912023">
      <w:pPr>
        <w:jc w:val="center"/>
        <w:pPrChange w:id="3152" w:author="JY0225" w:date="2017-08-22T21:27:00Z">
          <w:pPr/>
        </w:pPrChange>
      </w:pPr>
      <w:del w:id="3153" w:author="JY0225" w:date="2017-08-22T20:07:00Z">
        <w:r w:rsidDel="00D06D0F">
          <w:rPr>
            <w:noProof/>
          </w:rPr>
          <w:drawing>
            <wp:inline distT="0" distB="0" distL="0" distR="0" wp14:anchorId="6EE12C42" wp14:editId="760E92DB">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ins w:id="3154" w:author="JY0225" w:date="2017-08-22T21:26:00Z">
        <w:r w:rsidR="001A072E">
          <w:object w:dxaOrig="10516" w:dyaOrig="8078" w14:anchorId="01A1FC49">
            <v:shape id="_x0000_i1028" type="#_x0000_t75" style="width:376.9pt;height:288.65pt" o:ole="">
              <v:imagedata r:id="rId30" o:title=""/>
            </v:shape>
            <o:OLEObject Type="Embed" ProgID="Visio.Drawing.15" ShapeID="_x0000_i1028" DrawAspect="Content" ObjectID="_1565360533" r:id="rId31"/>
          </w:object>
        </w:r>
      </w:ins>
    </w:p>
    <w:p w14:paraId="7F9CF38A" w14:textId="76D523B7" w:rsidR="00453842" w:rsidRPr="006C0267" w:rsidRDefault="00453842">
      <w:pPr>
        <w:spacing w:line="400" w:lineRule="exact"/>
        <w:ind w:firstLineChars="200" w:firstLine="520"/>
        <w:jc w:val="center"/>
        <w:rPr>
          <w:rFonts w:asciiTheme="minorEastAsia" w:hAnsiTheme="minorEastAsia" w:cs="Times New Roman"/>
          <w:spacing w:val="10"/>
          <w:sz w:val="24"/>
          <w:szCs w:val="24"/>
          <w:rPrChange w:id="3155" w:author="JY0225" w:date="2017-08-24T11:14:00Z">
            <w:rPr>
              <w:rFonts w:ascii="Times New Roman" w:hAnsi="Times New Roman" w:cs="Times New Roman"/>
              <w:spacing w:val="10"/>
              <w:sz w:val="24"/>
              <w:szCs w:val="24"/>
            </w:rPr>
          </w:rPrChange>
        </w:rPr>
        <w:pPrChange w:id="3156" w:author="JY0225" w:date="2017-08-24T11:14:00Z">
          <w:pPr>
            <w:ind w:firstLineChars="200" w:firstLine="520"/>
            <w:jc w:val="center"/>
          </w:pPr>
        </w:pPrChange>
      </w:pPr>
      <w:r w:rsidRPr="006C0267">
        <w:rPr>
          <w:rFonts w:asciiTheme="minorEastAsia" w:hAnsiTheme="minorEastAsia" w:cs="Times New Roman" w:hint="eastAsia"/>
          <w:spacing w:val="10"/>
          <w:sz w:val="24"/>
          <w:szCs w:val="24"/>
          <w:rPrChange w:id="3157" w:author="JY0225" w:date="2017-08-24T11:14:00Z">
            <w:rPr>
              <w:rFonts w:ascii="Times New Roman" w:hAnsi="Times New Roman" w:cs="Times New Roman" w:hint="eastAsia"/>
              <w:spacing w:val="10"/>
              <w:sz w:val="24"/>
              <w:szCs w:val="24"/>
            </w:rPr>
          </w:rPrChange>
        </w:rPr>
        <w:t>图</w:t>
      </w:r>
      <w:r w:rsidR="00950DDF" w:rsidRPr="006C0267">
        <w:rPr>
          <w:rFonts w:asciiTheme="minorEastAsia" w:hAnsiTheme="minorEastAsia" w:cs="Times New Roman"/>
          <w:spacing w:val="10"/>
          <w:sz w:val="24"/>
          <w:szCs w:val="24"/>
          <w:rPrChange w:id="3158" w:author="JY0225" w:date="2017-08-24T11:14:00Z">
            <w:rPr>
              <w:rFonts w:ascii="Times New Roman" w:hAnsi="Times New Roman" w:cs="Times New Roman"/>
              <w:spacing w:val="10"/>
              <w:sz w:val="24"/>
              <w:szCs w:val="24"/>
            </w:rPr>
          </w:rPrChange>
        </w:rPr>
        <w:t>3</w:t>
      </w:r>
      <w:r w:rsidRPr="006C0267">
        <w:rPr>
          <w:rFonts w:asciiTheme="minorEastAsia" w:hAnsiTheme="minorEastAsia" w:cs="Times New Roman"/>
          <w:spacing w:val="10"/>
          <w:sz w:val="24"/>
          <w:szCs w:val="24"/>
          <w:rPrChange w:id="3159" w:author="JY0225" w:date="2017-08-24T11:14:00Z">
            <w:rPr>
              <w:rFonts w:ascii="Times New Roman" w:hAnsi="Times New Roman" w:cs="Times New Roman"/>
              <w:spacing w:val="10"/>
              <w:sz w:val="24"/>
              <w:szCs w:val="24"/>
            </w:rPr>
          </w:rPrChange>
        </w:rPr>
        <w:t>-1</w:t>
      </w:r>
      <w:r w:rsidR="003B190E" w:rsidRPr="006C0267">
        <w:rPr>
          <w:rFonts w:asciiTheme="minorEastAsia" w:hAnsiTheme="minorEastAsia" w:cs="Times New Roman"/>
          <w:spacing w:val="10"/>
          <w:sz w:val="24"/>
          <w:szCs w:val="24"/>
          <w:rPrChange w:id="3160" w:author="JY0225" w:date="2017-08-24T11:14:00Z">
            <w:rPr>
              <w:rFonts w:ascii="Times New Roman" w:hAnsi="Times New Roman" w:cs="Times New Roman"/>
              <w:spacing w:val="10"/>
              <w:sz w:val="24"/>
              <w:szCs w:val="24"/>
            </w:rPr>
          </w:rPrChange>
        </w:rPr>
        <w:t xml:space="preserve"> </w:t>
      </w:r>
      <w:r w:rsidR="003B190E" w:rsidRPr="006C0267">
        <w:rPr>
          <w:rFonts w:asciiTheme="minorEastAsia" w:hAnsiTheme="minorEastAsia" w:cs="Times New Roman" w:hint="eastAsia"/>
          <w:spacing w:val="10"/>
          <w:sz w:val="24"/>
          <w:szCs w:val="24"/>
          <w:rPrChange w:id="3161" w:author="JY0225" w:date="2017-08-24T11:14:00Z">
            <w:rPr>
              <w:rFonts w:ascii="Times New Roman" w:hAnsi="Times New Roman" w:cs="Times New Roman" w:hint="eastAsia"/>
              <w:spacing w:val="10"/>
              <w:sz w:val="24"/>
              <w:szCs w:val="24"/>
            </w:rPr>
          </w:rPrChange>
        </w:rPr>
        <w:t>现有云</w:t>
      </w:r>
      <w:r w:rsidR="00476838" w:rsidRPr="006C0267">
        <w:rPr>
          <w:rFonts w:asciiTheme="minorEastAsia" w:hAnsiTheme="minorEastAsia" w:cs="Times New Roman" w:hint="eastAsia"/>
          <w:spacing w:val="10"/>
          <w:sz w:val="24"/>
          <w:szCs w:val="24"/>
          <w:rPrChange w:id="3162" w:author="JY0225" w:date="2017-08-24T11:14:00Z">
            <w:rPr>
              <w:rFonts w:ascii="Times New Roman" w:hAnsi="Times New Roman" w:cs="Times New Roman" w:hint="eastAsia"/>
              <w:spacing w:val="10"/>
              <w:sz w:val="24"/>
              <w:szCs w:val="24"/>
            </w:rPr>
          </w:rPrChange>
        </w:rPr>
        <w:t>备份</w:t>
      </w:r>
      <w:r w:rsidRPr="006C0267">
        <w:rPr>
          <w:rFonts w:asciiTheme="minorEastAsia" w:hAnsiTheme="minorEastAsia" w:cs="Times New Roman" w:hint="eastAsia"/>
          <w:spacing w:val="10"/>
          <w:sz w:val="24"/>
          <w:szCs w:val="24"/>
          <w:rPrChange w:id="3163" w:author="JY0225" w:date="2017-08-24T11:14:00Z">
            <w:rPr>
              <w:rFonts w:ascii="Times New Roman" w:hAnsi="Times New Roman" w:cs="Times New Roman" w:hint="eastAsia"/>
              <w:spacing w:val="10"/>
              <w:sz w:val="24"/>
              <w:szCs w:val="24"/>
            </w:rPr>
          </w:rPrChange>
        </w:rPr>
        <w:t>中间件系统架构图</w:t>
      </w:r>
    </w:p>
    <w:p w14:paraId="4337EF57" w14:textId="7513747A" w:rsidR="00781237" w:rsidRPr="006C0267" w:rsidRDefault="00781237">
      <w:pPr>
        <w:pStyle w:val="22"/>
        <w:spacing w:line="400" w:lineRule="exact"/>
        <w:ind w:firstLineChars="0"/>
        <w:rPr>
          <w:rFonts w:asciiTheme="minorEastAsia" w:eastAsiaTheme="minorEastAsia" w:hAnsiTheme="minorEastAsia" w:cs="Times New Roman"/>
          <w:sz w:val="24"/>
          <w:szCs w:val="24"/>
          <w:rPrChange w:id="3164" w:author="JY0225" w:date="2017-08-24T11:14:00Z">
            <w:rPr>
              <w:rFonts w:ascii="Times New Roman" w:hAnsi="Times New Roman" w:cs="Times New Roman"/>
              <w:sz w:val="24"/>
            </w:rPr>
          </w:rPrChange>
        </w:rPr>
        <w:pPrChange w:id="3165" w:author="JY0225" w:date="2017-08-24T11:14:00Z">
          <w:pPr>
            <w:pStyle w:val="22"/>
            <w:spacing w:line="360" w:lineRule="auto"/>
            <w:ind w:firstLineChars="0"/>
          </w:pPr>
        </w:pPrChange>
      </w:pPr>
      <w:r w:rsidRPr="006C0267">
        <w:rPr>
          <w:rFonts w:asciiTheme="minorEastAsia" w:eastAsiaTheme="minorEastAsia" w:hAnsiTheme="minorEastAsia" w:cs="Times New Roman" w:hint="eastAsia"/>
          <w:spacing w:val="10"/>
          <w:kern w:val="0"/>
          <w:sz w:val="24"/>
          <w:szCs w:val="24"/>
          <w:rPrChange w:id="3166" w:author="JY0225" w:date="2017-08-24T11:14:00Z">
            <w:rPr>
              <w:rFonts w:ascii="Times New Roman" w:hAnsi="Times New Roman" w:cs="Times New Roman" w:hint="eastAsia"/>
              <w:spacing w:val="10"/>
              <w:kern w:val="0"/>
              <w:sz w:val="24"/>
              <w:szCs w:val="24"/>
            </w:rPr>
          </w:rPrChange>
        </w:rPr>
        <w:t>图</w:t>
      </w:r>
      <w:r w:rsidR="00CB6F9A" w:rsidRPr="006C0267">
        <w:rPr>
          <w:rFonts w:asciiTheme="minorEastAsia" w:eastAsiaTheme="minorEastAsia" w:hAnsiTheme="minorEastAsia" w:cs="Times New Roman"/>
          <w:spacing w:val="10"/>
          <w:kern w:val="0"/>
          <w:sz w:val="24"/>
          <w:szCs w:val="24"/>
          <w:rPrChange w:id="3167" w:author="JY0225" w:date="2017-08-24T11:14:00Z">
            <w:rPr>
              <w:rFonts w:ascii="Times New Roman" w:hAnsi="Times New Roman" w:cs="Times New Roman"/>
              <w:spacing w:val="10"/>
              <w:kern w:val="0"/>
              <w:sz w:val="24"/>
              <w:szCs w:val="24"/>
            </w:rPr>
          </w:rPrChange>
        </w:rPr>
        <w:t>3-1</w:t>
      </w:r>
      <w:r w:rsidRPr="006C0267">
        <w:rPr>
          <w:rFonts w:asciiTheme="minorEastAsia" w:eastAsiaTheme="minorEastAsia" w:hAnsiTheme="minorEastAsia" w:cs="Times New Roman" w:hint="eastAsia"/>
          <w:spacing w:val="10"/>
          <w:kern w:val="0"/>
          <w:sz w:val="24"/>
          <w:szCs w:val="24"/>
          <w:rPrChange w:id="3168" w:author="JY0225" w:date="2017-08-24T11:14:00Z">
            <w:rPr>
              <w:rFonts w:ascii="Times New Roman" w:hAnsi="Times New Roman" w:cs="Times New Roman" w:hint="eastAsia"/>
              <w:spacing w:val="10"/>
              <w:kern w:val="0"/>
              <w:sz w:val="24"/>
              <w:szCs w:val="24"/>
            </w:rPr>
          </w:rPrChange>
        </w:rPr>
        <w:t>展示了</w:t>
      </w:r>
      <w:r w:rsidR="00CB6F9A" w:rsidRPr="006C0267">
        <w:rPr>
          <w:rFonts w:asciiTheme="minorEastAsia" w:eastAsiaTheme="minorEastAsia" w:hAnsiTheme="minorEastAsia" w:cs="Times New Roman" w:hint="eastAsia"/>
          <w:spacing w:val="10"/>
          <w:kern w:val="0"/>
          <w:sz w:val="24"/>
          <w:szCs w:val="24"/>
          <w:rPrChange w:id="3169" w:author="JY0225" w:date="2017-08-24T11:14:00Z">
            <w:rPr>
              <w:rFonts w:ascii="Times New Roman" w:hAnsi="Times New Roman" w:cs="Times New Roman" w:hint="eastAsia"/>
              <w:spacing w:val="10"/>
              <w:kern w:val="0"/>
              <w:sz w:val="24"/>
              <w:szCs w:val="24"/>
            </w:rPr>
          </w:rPrChange>
        </w:rPr>
        <w:t>现有的</w:t>
      </w:r>
      <w:r w:rsidRPr="006C0267">
        <w:rPr>
          <w:rFonts w:asciiTheme="minorEastAsia" w:eastAsiaTheme="minorEastAsia" w:hAnsiTheme="minorEastAsia" w:cs="Times New Roman" w:hint="eastAsia"/>
          <w:spacing w:val="10"/>
          <w:kern w:val="0"/>
          <w:sz w:val="24"/>
          <w:szCs w:val="24"/>
          <w:rPrChange w:id="3170" w:author="JY0225" w:date="2017-08-24T11:14:00Z">
            <w:rPr>
              <w:rFonts w:ascii="Times New Roman" w:hAnsi="Times New Roman" w:cs="Times New Roman" w:hint="eastAsia"/>
              <w:spacing w:val="10"/>
              <w:kern w:val="0"/>
              <w:sz w:val="24"/>
              <w:szCs w:val="24"/>
            </w:rPr>
          </w:rPrChange>
        </w:rPr>
        <w:t>云</w:t>
      </w:r>
      <w:r w:rsidR="00476838" w:rsidRPr="006C0267">
        <w:rPr>
          <w:rFonts w:asciiTheme="minorEastAsia" w:eastAsiaTheme="minorEastAsia" w:hAnsiTheme="minorEastAsia" w:cs="Times New Roman" w:hint="eastAsia"/>
          <w:spacing w:val="10"/>
          <w:kern w:val="0"/>
          <w:sz w:val="24"/>
          <w:szCs w:val="24"/>
          <w:rPrChange w:id="3171" w:author="JY0225" w:date="2017-08-24T11:14:00Z">
            <w:rPr>
              <w:rFonts w:ascii="Times New Roman" w:hAnsi="Times New Roman" w:cs="Times New Roman" w:hint="eastAsia"/>
              <w:spacing w:val="10"/>
              <w:kern w:val="0"/>
              <w:sz w:val="24"/>
              <w:szCs w:val="24"/>
            </w:rPr>
          </w:rPrChange>
        </w:rPr>
        <w:t>备份</w:t>
      </w:r>
      <w:r w:rsidRPr="006C0267">
        <w:rPr>
          <w:rFonts w:asciiTheme="minorEastAsia" w:eastAsiaTheme="minorEastAsia" w:hAnsiTheme="minorEastAsia" w:cs="Times New Roman" w:hint="eastAsia"/>
          <w:spacing w:val="10"/>
          <w:kern w:val="0"/>
          <w:sz w:val="24"/>
          <w:szCs w:val="24"/>
          <w:rPrChange w:id="3172" w:author="JY0225" w:date="2017-08-24T11:14:00Z">
            <w:rPr>
              <w:rFonts w:ascii="Times New Roman" w:hAnsi="Times New Roman" w:cs="Times New Roman" w:hint="eastAsia"/>
              <w:spacing w:val="10"/>
              <w:kern w:val="0"/>
              <w:sz w:val="24"/>
              <w:szCs w:val="24"/>
            </w:rPr>
          </w:rPrChange>
        </w:rPr>
        <w:t>中间件</w:t>
      </w:r>
      <w:r w:rsidR="00CB6F9A" w:rsidRPr="006C0267">
        <w:rPr>
          <w:rFonts w:asciiTheme="minorEastAsia" w:eastAsiaTheme="minorEastAsia" w:hAnsiTheme="minorEastAsia" w:cs="Times New Roman" w:hint="eastAsia"/>
          <w:spacing w:val="10"/>
          <w:kern w:val="0"/>
          <w:sz w:val="24"/>
          <w:szCs w:val="24"/>
          <w:rPrChange w:id="3173" w:author="JY0225" w:date="2017-08-24T11:14:00Z">
            <w:rPr>
              <w:rFonts w:ascii="Times New Roman" w:hAnsi="Times New Roman" w:cs="Times New Roman" w:hint="eastAsia"/>
              <w:spacing w:val="10"/>
              <w:kern w:val="0"/>
              <w:sz w:val="24"/>
              <w:szCs w:val="24"/>
            </w:rPr>
          </w:rPrChange>
        </w:rPr>
        <w:t>系统框架图</w:t>
      </w:r>
      <w:r w:rsidRPr="006C0267">
        <w:rPr>
          <w:rFonts w:asciiTheme="minorEastAsia" w:eastAsiaTheme="minorEastAsia" w:hAnsiTheme="minorEastAsia" w:cs="Times New Roman" w:hint="eastAsia"/>
          <w:spacing w:val="10"/>
          <w:kern w:val="0"/>
          <w:sz w:val="24"/>
          <w:szCs w:val="24"/>
          <w:rPrChange w:id="3174" w:author="JY0225" w:date="2017-08-24T11:14:00Z">
            <w:rPr>
              <w:rFonts w:ascii="Times New Roman" w:hAnsi="Times New Roman" w:cs="Times New Roman" w:hint="eastAsia"/>
              <w:spacing w:val="10"/>
              <w:kern w:val="0"/>
              <w:sz w:val="24"/>
              <w:szCs w:val="24"/>
            </w:rPr>
          </w:rPrChange>
        </w:rPr>
        <w:t>。中间件作为客户端与服务器之间的交互枢纽，负责对用户从客户端发送的请求和数据进行处理，然后转发给服务器。</w:t>
      </w:r>
      <w:r w:rsidR="00FA312D" w:rsidRPr="006C0267">
        <w:rPr>
          <w:rFonts w:asciiTheme="minorEastAsia" w:eastAsiaTheme="minorEastAsia" w:hAnsiTheme="minorEastAsia" w:cs="Times New Roman" w:hint="eastAsia"/>
          <w:spacing w:val="10"/>
          <w:kern w:val="0"/>
          <w:sz w:val="24"/>
          <w:szCs w:val="24"/>
          <w:rPrChange w:id="3175" w:author="JY0225" w:date="2017-08-24T11:14:00Z">
            <w:rPr>
              <w:rFonts w:ascii="Times New Roman" w:hAnsi="Times New Roman" w:cs="Times New Roman" w:hint="eastAsia"/>
              <w:spacing w:val="10"/>
              <w:kern w:val="0"/>
              <w:sz w:val="24"/>
              <w:szCs w:val="24"/>
            </w:rPr>
          </w:rPrChange>
        </w:rPr>
        <w:t>中间件系统一共分为三层，</w:t>
      </w:r>
      <w:r w:rsidR="006D189E" w:rsidRPr="006C0267">
        <w:rPr>
          <w:rFonts w:asciiTheme="minorEastAsia" w:eastAsiaTheme="minorEastAsia" w:hAnsiTheme="minorEastAsia" w:cs="Times New Roman" w:hint="eastAsia"/>
          <w:sz w:val="24"/>
          <w:szCs w:val="24"/>
          <w:rPrChange w:id="3176" w:author="JY0225" w:date="2017-08-24T11:14:00Z">
            <w:rPr>
              <w:rFonts w:ascii="Times New Roman" w:hAnsi="Times New Roman" w:cs="Times New Roman" w:hint="eastAsia"/>
              <w:sz w:val="24"/>
            </w:rPr>
          </w:rPrChange>
        </w:rPr>
        <w:t>底层结构包括操作系统平台、本地库、内存与本地</w:t>
      </w:r>
      <w:r w:rsidR="00476838" w:rsidRPr="006C0267">
        <w:rPr>
          <w:rFonts w:asciiTheme="minorEastAsia" w:eastAsiaTheme="minorEastAsia" w:hAnsiTheme="minorEastAsia" w:cs="Times New Roman" w:hint="eastAsia"/>
          <w:sz w:val="24"/>
          <w:szCs w:val="24"/>
          <w:rPrChange w:id="3177" w:author="JY0225" w:date="2017-08-24T11:14:00Z">
            <w:rPr>
              <w:rFonts w:ascii="Times New Roman" w:hAnsi="Times New Roman" w:cs="Times New Roman" w:hint="eastAsia"/>
              <w:sz w:val="24"/>
            </w:rPr>
          </w:rPrChange>
        </w:rPr>
        <w:t>备份</w:t>
      </w:r>
      <w:r w:rsidR="006D189E" w:rsidRPr="006C0267">
        <w:rPr>
          <w:rFonts w:asciiTheme="minorEastAsia" w:eastAsiaTheme="minorEastAsia" w:hAnsiTheme="minorEastAsia" w:cs="Times New Roman" w:hint="eastAsia"/>
          <w:sz w:val="24"/>
          <w:szCs w:val="24"/>
          <w:rPrChange w:id="3178" w:author="JY0225" w:date="2017-08-24T11:14:00Z">
            <w:rPr>
              <w:rFonts w:ascii="Times New Roman" w:hAnsi="Times New Roman" w:cs="Times New Roman" w:hint="eastAsia"/>
              <w:sz w:val="24"/>
            </w:rPr>
          </w:rPrChange>
        </w:rPr>
        <w:t>三部分，它提供了中间件可以正常运作的基础软硬件；</w:t>
      </w:r>
      <w:ins w:id="3179" w:author="JY0225" w:date="2017-08-23T14:01:00Z">
        <w:r w:rsidR="001A072E" w:rsidRPr="006C0267">
          <w:rPr>
            <w:rFonts w:asciiTheme="minorEastAsia" w:eastAsiaTheme="minorEastAsia" w:hAnsiTheme="minorEastAsia" w:cs="Times New Roman" w:hint="eastAsia"/>
            <w:sz w:val="24"/>
            <w:szCs w:val="24"/>
            <w:rPrChange w:id="3180" w:author="JY0225" w:date="2017-08-24T11:14:00Z">
              <w:rPr>
                <w:rFonts w:ascii="Times New Roman" w:hAnsi="Times New Roman" w:cs="Times New Roman" w:hint="eastAsia"/>
                <w:sz w:val="24"/>
              </w:rPr>
            </w:rPrChange>
          </w:rPr>
          <w:t>逻辑</w:t>
        </w:r>
      </w:ins>
      <w:del w:id="3181" w:author="JY0225" w:date="2017-08-23T14:01:00Z">
        <w:r w:rsidR="006D189E" w:rsidRPr="006C0267" w:rsidDel="001A072E">
          <w:rPr>
            <w:rFonts w:asciiTheme="minorEastAsia" w:eastAsiaTheme="minorEastAsia" w:hAnsiTheme="minorEastAsia" w:cs="Times New Roman" w:hint="eastAsia"/>
            <w:sz w:val="24"/>
            <w:szCs w:val="24"/>
            <w:rPrChange w:id="3182" w:author="JY0225" w:date="2017-08-24T11:14:00Z">
              <w:rPr>
                <w:rFonts w:ascii="Times New Roman" w:hAnsi="Times New Roman" w:cs="Times New Roman" w:hint="eastAsia"/>
                <w:sz w:val="24"/>
              </w:rPr>
            </w:rPrChange>
          </w:rPr>
          <w:delText>功能</w:delText>
        </w:r>
      </w:del>
      <w:r w:rsidR="006D189E" w:rsidRPr="006C0267">
        <w:rPr>
          <w:rFonts w:asciiTheme="minorEastAsia" w:eastAsiaTheme="minorEastAsia" w:hAnsiTheme="minorEastAsia" w:cs="Times New Roman" w:hint="eastAsia"/>
          <w:sz w:val="24"/>
          <w:szCs w:val="24"/>
          <w:rPrChange w:id="3183" w:author="JY0225" w:date="2017-08-24T11:14:00Z">
            <w:rPr>
              <w:rFonts w:ascii="Times New Roman" w:hAnsi="Times New Roman" w:cs="Times New Roman" w:hint="eastAsia"/>
              <w:sz w:val="24"/>
            </w:rPr>
          </w:rPrChange>
        </w:rPr>
        <w:t>层由四大核心模块组成，分别是安全会话</w:t>
      </w:r>
      <w:r w:rsidR="00CE4167" w:rsidRPr="006C0267">
        <w:rPr>
          <w:rFonts w:asciiTheme="minorEastAsia" w:eastAsiaTheme="minorEastAsia" w:hAnsiTheme="minorEastAsia" w:cs="Times New Roman" w:hint="eastAsia"/>
          <w:sz w:val="24"/>
          <w:szCs w:val="24"/>
          <w:rPrChange w:id="3184" w:author="JY0225" w:date="2017-08-24T11:14:00Z">
            <w:rPr>
              <w:rFonts w:ascii="Times New Roman" w:hAnsi="Times New Roman" w:cs="Times New Roman" w:hint="eastAsia"/>
              <w:sz w:val="24"/>
            </w:rPr>
          </w:rPrChange>
        </w:rPr>
        <w:t>模块、数据传输模块、数据加密模</w:t>
      </w:r>
      <w:r w:rsidR="00CE4167" w:rsidRPr="006C0267">
        <w:rPr>
          <w:rFonts w:asciiTheme="minorEastAsia" w:eastAsiaTheme="minorEastAsia" w:hAnsiTheme="minorEastAsia" w:cs="Times New Roman" w:hint="eastAsia"/>
          <w:sz w:val="24"/>
          <w:szCs w:val="24"/>
          <w:rPrChange w:id="3185" w:author="JY0225" w:date="2017-08-24T11:14:00Z">
            <w:rPr>
              <w:rFonts w:ascii="Times New Roman" w:hAnsi="Times New Roman" w:cs="Times New Roman" w:hint="eastAsia"/>
              <w:sz w:val="24"/>
            </w:rPr>
          </w:rPrChange>
        </w:rPr>
        <w:lastRenderedPageBreak/>
        <w:t>块，以及数据压缩模块；接口层包括了为客户端提供的所有中间件服务，这些服务可以分成三大类，分别是信息处理类、文件操作类，和回收站操作类。</w:t>
      </w:r>
    </w:p>
    <w:p w14:paraId="53E5C056" w14:textId="250FD1EF" w:rsidR="00E57CB2" w:rsidRPr="006C0267" w:rsidDel="00856A51" w:rsidRDefault="00A40F9D">
      <w:pPr>
        <w:pStyle w:val="31"/>
        <w:spacing w:line="400" w:lineRule="exact"/>
        <w:rPr>
          <w:del w:id="3186" w:author="JY0225" w:date="2017-08-14T12:36:00Z"/>
          <w:rFonts w:asciiTheme="minorEastAsia" w:hAnsiTheme="minorEastAsia"/>
          <w:sz w:val="24"/>
          <w:szCs w:val="24"/>
          <w:rPrChange w:id="3187" w:author="JY0225" w:date="2017-08-24T11:14:00Z">
            <w:rPr>
              <w:del w:id="3188" w:author="JY0225" w:date="2017-08-14T12:36:00Z"/>
            </w:rPr>
          </w:rPrChange>
        </w:rPr>
        <w:pPrChange w:id="3189" w:author="JY0225" w:date="2017-08-24T11:14:00Z">
          <w:pPr>
            <w:pStyle w:val="31"/>
          </w:pPr>
        </w:pPrChange>
      </w:pPr>
      <w:del w:id="3190" w:author="JY0225" w:date="2017-08-14T12:36:00Z">
        <w:r w:rsidRPr="006C0267" w:rsidDel="00856A51">
          <w:rPr>
            <w:rFonts w:asciiTheme="minorEastAsia" w:hAnsiTheme="minorEastAsia"/>
            <w:b w:val="0"/>
            <w:bCs w:val="0"/>
            <w:sz w:val="24"/>
            <w:szCs w:val="24"/>
            <w:rPrChange w:id="3191" w:author="JY0225" w:date="2017-08-24T11:14:00Z">
              <w:rPr>
                <w:b w:val="0"/>
                <w:bCs w:val="0"/>
              </w:rPr>
            </w:rPrChange>
          </w:rPr>
          <w:delText>3</w:delText>
        </w:r>
        <w:r w:rsidR="00325580" w:rsidRPr="006C0267" w:rsidDel="00856A51">
          <w:rPr>
            <w:rFonts w:asciiTheme="minorEastAsia" w:hAnsiTheme="minorEastAsia"/>
            <w:b w:val="0"/>
            <w:bCs w:val="0"/>
            <w:sz w:val="24"/>
            <w:szCs w:val="24"/>
            <w:rPrChange w:id="3192" w:author="JY0225" w:date="2017-08-24T11:14:00Z">
              <w:rPr>
                <w:b w:val="0"/>
                <w:bCs w:val="0"/>
              </w:rPr>
            </w:rPrChange>
          </w:rPr>
          <w:delText>.1</w:delText>
        </w:r>
        <w:r w:rsidR="001F65D9" w:rsidRPr="006C0267" w:rsidDel="00856A51">
          <w:rPr>
            <w:rFonts w:asciiTheme="minorEastAsia" w:hAnsiTheme="minorEastAsia"/>
            <w:b w:val="0"/>
            <w:bCs w:val="0"/>
            <w:sz w:val="24"/>
            <w:szCs w:val="24"/>
            <w:rPrChange w:id="3193" w:author="JY0225" w:date="2017-08-24T11:14:00Z">
              <w:rPr>
                <w:b w:val="0"/>
                <w:bCs w:val="0"/>
              </w:rPr>
            </w:rPrChange>
          </w:rPr>
          <w:delText>.2</w:delText>
        </w:r>
        <w:r w:rsidR="00E57CB2" w:rsidRPr="006C0267" w:rsidDel="00856A51">
          <w:rPr>
            <w:rFonts w:asciiTheme="minorEastAsia" w:hAnsiTheme="minorEastAsia"/>
            <w:b w:val="0"/>
            <w:bCs w:val="0"/>
            <w:sz w:val="24"/>
            <w:szCs w:val="24"/>
            <w:rPrChange w:id="3194" w:author="JY0225" w:date="2017-08-24T11:14:00Z">
              <w:rPr>
                <w:b w:val="0"/>
                <w:bCs w:val="0"/>
              </w:rPr>
            </w:rPrChange>
          </w:rPr>
          <w:delText xml:space="preserve"> </w:delText>
        </w:r>
        <w:r w:rsidR="00A05CFF" w:rsidRPr="006C0267" w:rsidDel="00856A51">
          <w:rPr>
            <w:rFonts w:asciiTheme="minorEastAsia" w:hAnsiTheme="minorEastAsia" w:hint="eastAsia"/>
            <w:b w:val="0"/>
            <w:bCs w:val="0"/>
            <w:sz w:val="24"/>
            <w:szCs w:val="24"/>
            <w:rPrChange w:id="3195" w:author="JY0225" w:date="2017-08-24T11:14:00Z">
              <w:rPr>
                <w:rFonts w:hint="eastAsia"/>
                <w:b w:val="0"/>
                <w:bCs w:val="0"/>
              </w:rPr>
            </w:rPrChange>
          </w:rPr>
          <w:delText>功能</w:delText>
        </w:r>
        <w:r w:rsidR="005D24E0" w:rsidRPr="006C0267" w:rsidDel="00856A51">
          <w:rPr>
            <w:rFonts w:asciiTheme="minorEastAsia" w:hAnsiTheme="minorEastAsia" w:hint="eastAsia"/>
            <w:b w:val="0"/>
            <w:bCs w:val="0"/>
            <w:sz w:val="24"/>
            <w:szCs w:val="24"/>
            <w:rPrChange w:id="3196" w:author="JY0225" w:date="2017-08-24T11:14:00Z">
              <w:rPr>
                <w:rFonts w:hint="eastAsia"/>
                <w:b w:val="0"/>
                <w:bCs w:val="0"/>
              </w:rPr>
            </w:rPrChange>
          </w:rPr>
          <w:delText>分析</w:delText>
        </w:r>
      </w:del>
    </w:p>
    <w:p w14:paraId="30107404" w14:textId="3A252B07" w:rsidR="00840B9E" w:rsidRPr="006C0267" w:rsidRDefault="00840B9E">
      <w:pPr>
        <w:spacing w:line="400" w:lineRule="exact"/>
        <w:rPr>
          <w:rFonts w:asciiTheme="minorEastAsia" w:hAnsiTheme="minorEastAsia" w:cs="Times New Roman"/>
          <w:spacing w:val="10"/>
          <w:kern w:val="0"/>
          <w:sz w:val="24"/>
          <w:szCs w:val="24"/>
          <w:rPrChange w:id="3197" w:author="JY0225" w:date="2017-08-24T11:14:00Z">
            <w:rPr>
              <w:rFonts w:ascii="Times New Roman" w:hAnsi="Times New Roman" w:cs="Times New Roman"/>
              <w:spacing w:val="10"/>
              <w:kern w:val="0"/>
              <w:sz w:val="24"/>
              <w:szCs w:val="20"/>
            </w:rPr>
          </w:rPrChange>
        </w:rPr>
      </w:pPr>
      <w:r w:rsidRPr="006C0267">
        <w:rPr>
          <w:rFonts w:asciiTheme="minorEastAsia" w:hAnsiTheme="minorEastAsia"/>
          <w:sz w:val="24"/>
          <w:szCs w:val="24"/>
          <w:rPrChange w:id="3198" w:author="JY0225" w:date="2017-08-24T11:14:00Z">
            <w:rPr/>
          </w:rPrChange>
        </w:rPr>
        <w:tab/>
      </w:r>
      <w:r w:rsidR="008D76CD" w:rsidRPr="006C0267">
        <w:rPr>
          <w:rFonts w:asciiTheme="minorEastAsia" w:hAnsiTheme="minorEastAsia" w:cs="Times New Roman" w:hint="eastAsia"/>
          <w:spacing w:val="10"/>
          <w:kern w:val="0"/>
          <w:sz w:val="24"/>
          <w:szCs w:val="24"/>
          <w:rPrChange w:id="3199" w:author="JY0225" w:date="2017-08-24T11:14:00Z">
            <w:rPr>
              <w:rFonts w:ascii="Times New Roman" w:hAnsi="Times New Roman" w:cs="Times New Roman" w:hint="eastAsia"/>
              <w:spacing w:val="10"/>
              <w:kern w:val="0"/>
              <w:sz w:val="24"/>
              <w:szCs w:val="20"/>
            </w:rPr>
          </w:rPrChange>
        </w:rPr>
        <w:t>目前，</w:t>
      </w:r>
      <w:r w:rsidR="00E62DDE" w:rsidRPr="006C0267">
        <w:rPr>
          <w:rFonts w:asciiTheme="minorEastAsia" w:hAnsiTheme="minorEastAsia" w:cs="Times New Roman" w:hint="eastAsia"/>
          <w:spacing w:val="10"/>
          <w:kern w:val="0"/>
          <w:sz w:val="24"/>
          <w:szCs w:val="24"/>
          <w:rPrChange w:id="3200" w:author="JY0225" w:date="2017-08-24T11:14:00Z">
            <w:rPr>
              <w:rFonts w:ascii="Times New Roman" w:hAnsi="Times New Roman" w:cs="Times New Roman" w:hint="eastAsia"/>
              <w:spacing w:val="10"/>
              <w:kern w:val="0"/>
              <w:sz w:val="24"/>
              <w:szCs w:val="20"/>
            </w:rPr>
          </w:rPrChange>
        </w:rPr>
        <w:t>云</w:t>
      </w:r>
      <w:r w:rsidR="00476838" w:rsidRPr="006C0267">
        <w:rPr>
          <w:rFonts w:asciiTheme="minorEastAsia" w:hAnsiTheme="minorEastAsia" w:cs="Times New Roman" w:hint="eastAsia"/>
          <w:spacing w:val="10"/>
          <w:kern w:val="0"/>
          <w:sz w:val="24"/>
          <w:szCs w:val="24"/>
          <w:rPrChange w:id="3201" w:author="JY0225" w:date="2017-08-24T11:14:00Z">
            <w:rPr>
              <w:rFonts w:ascii="Times New Roman" w:hAnsi="Times New Roman" w:cs="Times New Roman" w:hint="eastAsia"/>
              <w:spacing w:val="10"/>
              <w:kern w:val="0"/>
              <w:sz w:val="24"/>
              <w:szCs w:val="20"/>
            </w:rPr>
          </w:rPrChange>
        </w:rPr>
        <w:t>备份</w:t>
      </w:r>
      <w:r w:rsidRPr="006C0267">
        <w:rPr>
          <w:rFonts w:asciiTheme="minorEastAsia" w:hAnsiTheme="minorEastAsia" w:cs="Times New Roman" w:hint="eastAsia"/>
          <w:spacing w:val="10"/>
          <w:kern w:val="0"/>
          <w:sz w:val="24"/>
          <w:szCs w:val="24"/>
          <w:rPrChange w:id="3202" w:author="JY0225" w:date="2017-08-24T11:14:00Z">
            <w:rPr>
              <w:rFonts w:ascii="Times New Roman" w:hAnsi="Times New Roman" w:cs="Times New Roman" w:hint="eastAsia"/>
              <w:spacing w:val="10"/>
              <w:kern w:val="0"/>
              <w:sz w:val="24"/>
              <w:szCs w:val="20"/>
            </w:rPr>
          </w:rPrChange>
        </w:rPr>
        <w:t>中间件</w:t>
      </w:r>
      <w:r w:rsidR="00035EB6" w:rsidRPr="006C0267">
        <w:rPr>
          <w:rFonts w:asciiTheme="minorEastAsia" w:hAnsiTheme="minorEastAsia" w:cs="Times New Roman" w:hint="eastAsia"/>
          <w:spacing w:val="10"/>
          <w:kern w:val="0"/>
          <w:sz w:val="24"/>
          <w:szCs w:val="24"/>
          <w:rPrChange w:id="3203" w:author="JY0225" w:date="2017-08-24T11:14:00Z">
            <w:rPr>
              <w:rFonts w:ascii="Times New Roman" w:hAnsi="Times New Roman" w:cs="Times New Roman" w:hint="eastAsia"/>
              <w:spacing w:val="10"/>
              <w:kern w:val="0"/>
              <w:sz w:val="24"/>
              <w:szCs w:val="20"/>
            </w:rPr>
          </w:rPrChange>
        </w:rPr>
        <w:t>在功能上</w:t>
      </w:r>
      <w:r w:rsidRPr="006C0267">
        <w:rPr>
          <w:rFonts w:asciiTheme="minorEastAsia" w:hAnsiTheme="minorEastAsia" w:cs="Times New Roman" w:hint="eastAsia"/>
          <w:spacing w:val="10"/>
          <w:kern w:val="0"/>
          <w:sz w:val="24"/>
          <w:szCs w:val="24"/>
          <w:rPrChange w:id="3204" w:author="JY0225" w:date="2017-08-24T11:14:00Z">
            <w:rPr>
              <w:rFonts w:ascii="Times New Roman" w:hAnsi="Times New Roman" w:cs="Times New Roman" w:hint="eastAsia"/>
              <w:spacing w:val="10"/>
              <w:kern w:val="0"/>
              <w:sz w:val="24"/>
              <w:szCs w:val="20"/>
            </w:rPr>
          </w:rPrChange>
        </w:rPr>
        <w:t>主要包括四个模块：数据传输模块、数据加密模块、数据压缩模块、安全会话管理模块</w:t>
      </w:r>
      <w:r w:rsidR="0030586C" w:rsidRPr="006C0267">
        <w:rPr>
          <w:rFonts w:asciiTheme="minorEastAsia" w:hAnsiTheme="minorEastAsia" w:cs="Times New Roman" w:hint="eastAsia"/>
          <w:spacing w:val="10"/>
          <w:kern w:val="0"/>
          <w:sz w:val="24"/>
          <w:szCs w:val="24"/>
          <w:rPrChange w:id="3205" w:author="JY0225" w:date="2017-08-24T11:14:00Z">
            <w:rPr>
              <w:rFonts w:ascii="Times New Roman" w:hAnsi="Times New Roman" w:cs="Times New Roman" w:hint="eastAsia"/>
              <w:spacing w:val="10"/>
              <w:kern w:val="0"/>
              <w:sz w:val="24"/>
              <w:szCs w:val="20"/>
            </w:rPr>
          </w:rPrChange>
        </w:rPr>
        <w:t>，</w:t>
      </w:r>
      <w:r w:rsidR="00A87ED8" w:rsidRPr="006C0267">
        <w:rPr>
          <w:rFonts w:asciiTheme="minorEastAsia" w:hAnsiTheme="minorEastAsia" w:cs="Times New Roman" w:hint="eastAsia"/>
          <w:spacing w:val="10"/>
          <w:kern w:val="0"/>
          <w:sz w:val="24"/>
          <w:szCs w:val="24"/>
          <w:rPrChange w:id="3206" w:author="JY0225" w:date="2017-08-24T11:14:00Z">
            <w:rPr>
              <w:rFonts w:ascii="Times New Roman" w:hAnsi="Times New Roman" w:cs="Times New Roman" w:hint="eastAsia"/>
              <w:spacing w:val="10"/>
              <w:kern w:val="0"/>
              <w:sz w:val="24"/>
              <w:szCs w:val="20"/>
            </w:rPr>
          </w:rPrChange>
        </w:rPr>
        <w:t>各模块的</w:t>
      </w:r>
      <w:r w:rsidR="0030586C" w:rsidRPr="006C0267">
        <w:rPr>
          <w:rFonts w:asciiTheme="minorEastAsia" w:hAnsiTheme="minorEastAsia" w:cs="Times New Roman" w:hint="eastAsia"/>
          <w:spacing w:val="10"/>
          <w:kern w:val="0"/>
          <w:sz w:val="24"/>
          <w:szCs w:val="24"/>
          <w:rPrChange w:id="3207" w:author="JY0225" w:date="2017-08-24T11:14:00Z">
            <w:rPr>
              <w:rFonts w:ascii="Times New Roman" w:hAnsi="Times New Roman" w:cs="Times New Roman" w:hint="eastAsia"/>
              <w:spacing w:val="10"/>
              <w:kern w:val="0"/>
              <w:sz w:val="24"/>
              <w:szCs w:val="20"/>
            </w:rPr>
          </w:rPrChange>
        </w:rPr>
        <w:t>详细</w:t>
      </w:r>
      <w:r w:rsidR="00A87ED8" w:rsidRPr="006C0267">
        <w:rPr>
          <w:rFonts w:asciiTheme="minorEastAsia" w:hAnsiTheme="minorEastAsia" w:cs="Times New Roman" w:hint="eastAsia"/>
          <w:spacing w:val="10"/>
          <w:kern w:val="0"/>
          <w:sz w:val="24"/>
          <w:szCs w:val="24"/>
          <w:rPrChange w:id="3208" w:author="JY0225" w:date="2017-08-24T11:14:00Z">
            <w:rPr>
              <w:rFonts w:ascii="Times New Roman" w:hAnsi="Times New Roman" w:cs="Times New Roman" w:hint="eastAsia"/>
              <w:spacing w:val="10"/>
              <w:kern w:val="0"/>
              <w:sz w:val="24"/>
              <w:szCs w:val="20"/>
            </w:rPr>
          </w:rPrChange>
        </w:rPr>
        <w:t>说明</w:t>
      </w:r>
      <w:r w:rsidR="000916A2" w:rsidRPr="006C0267">
        <w:rPr>
          <w:rFonts w:asciiTheme="minorEastAsia" w:hAnsiTheme="minorEastAsia" w:cs="Times New Roman" w:hint="eastAsia"/>
          <w:spacing w:val="10"/>
          <w:kern w:val="0"/>
          <w:sz w:val="24"/>
          <w:szCs w:val="24"/>
          <w:rPrChange w:id="3209" w:author="JY0225" w:date="2017-08-24T11:14:00Z">
            <w:rPr>
              <w:rFonts w:ascii="Times New Roman" w:hAnsi="Times New Roman" w:cs="Times New Roman" w:hint="eastAsia"/>
              <w:spacing w:val="10"/>
              <w:kern w:val="0"/>
              <w:sz w:val="24"/>
              <w:szCs w:val="20"/>
            </w:rPr>
          </w:rPrChange>
        </w:rPr>
        <w:t>如下：</w:t>
      </w:r>
    </w:p>
    <w:p w14:paraId="023F8FF4" w14:textId="61860AAD" w:rsidR="005043BD" w:rsidRPr="006C0267" w:rsidRDefault="00DC23F8">
      <w:pPr>
        <w:numPr>
          <w:ilvl w:val="0"/>
          <w:numId w:val="18"/>
        </w:numPr>
        <w:spacing w:line="400" w:lineRule="exact"/>
        <w:rPr>
          <w:rFonts w:asciiTheme="minorEastAsia" w:hAnsiTheme="minorEastAsia"/>
          <w:color w:val="000000" w:themeColor="text1"/>
          <w:sz w:val="24"/>
          <w:szCs w:val="24"/>
          <w:rPrChange w:id="3210" w:author="JY0225" w:date="2017-08-24T11:14:00Z">
            <w:rPr/>
          </w:rPrChange>
        </w:rPr>
        <w:pPrChange w:id="3211"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212" w:author="JY0225" w:date="2017-08-24T11:14:00Z">
            <w:rPr>
              <w:rFonts w:hint="eastAsia"/>
            </w:rPr>
          </w:rPrChange>
        </w:rPr>
        <w:t>数据传输模块</w:t>
      </w:r>
      <w:r w:rsidR="00D0421B" w:rsidRPr="006C0267">
        <w:rPr>
          <w:rFonts w:asciiTheme="minorEastAsia" w:hAnsiTheme="minorEastAsia" w:hint="eastAsia"/>
          <w:color w:val="000000" w:themeColor="text1"/>
          <w:sz w:val="24"/>
          <w:szCs w:val="24"/>
          <w:rPrChange w:id="3213" w:author="JY0225" w:date="2017-08-24T11:14:00Z">
            <w:rPr>
              <w:rFonts w:hint="eastAsia"/>
            </w:rPr>
          </w:rPrChange>
        </w:rPr>
        <w:t>：</w:t>
      </w:r>
      <w:r w:rsidR="0036358E" w:rsidRPr="006C0267">
        <w:rPr>
          <w:rFonts w:asciiTheme="minorEastAsia" w:hAnsiTheme="minorEastAsia" w:hint="eastAsia"/>
          <w:color w:val="000000" w:themeColor="text1"/>
          <w:sz w:val="24"/>
          <w:szCs w:val="24"/>
          <w:rPrChange w:id="3214" w:author="JY0225" w:date="2017-08-24T11:14:00Z">
            <w:rPr>
              <w:rFonts w:hint="eastAsia"/>
            </w:rPr>
          </w:rPrChange>
        </w:rPr>
        <w:t>实现了服务器与客户端之间的数据交互，主要提供</w:t>
      </w:r>
      <w:r w:rsidR="00E010E9" w:rsidRPr="006C0267">
        <w:rPr>
          <w:rFonts w:asciiTheme="minorEastAsia" w:hAnsiTheme="minorEastAsia" w:hint="eastAsia"/>
          <w:color w:val="000000" w:themeColor="text1"/>
          <w:sz w:val="24"/>
          <w:szCs w:val="24"/>
          <w:rPrChange w:id="3215" w:author="JY0225" w:date="2017-08-24T11:14:00Z">
            <w:rPr>
              <w:rFonts w:hint="eastAsia"/>
            </w:rPr>
          </w:rPrChange>
        </w:rPr>
        <w:t>数据的上传与下载功能，这也是云</w:t>
      </w:r>
      <w:r w:rsidR="00476838" w:rsidRPr="006C0267">
        <w:rPr>
          <w:rFonts w:asciiTheme="minorEastAsia" w:hAnsiTheme="minorEastAsia" w:hint="eastAsia"/>
          <w:color w:val="000000" w:themeColor="text1"/>
          <w:sz w:val="24"/>
          <w:szCs w:val="24"/>
          <w:rPrChange w:id="3216" w:author="JY0225" w:date="2017-08-24T11:14:00Z">
            <w:rPr>
              <w:rFonts w:hint="eastAsia"/>
            </w:rPr>
          </w:rPrChange>
        </w:rPr>
        <w:t>备份</w:t>
      </w:r>
      <w:r w:rsidR="009427FC" w:rsidRPr="006C0267">
        <w:rPr>
          <w:rFonts w:asciiTheme="minorEastAsia" w:hAnsiTheme="minorEastAsia" w:hint="eastAsia"/>
          <w:color w:val="000000" w:themeColor="text1"/>
          <w:sz w:val="24"/>
          <w:szCs w:val="24"/>
          <w:rPrChange w:id="3217" w:author="JY0225" w:date="2017-08-24T11:14:00Z">
            <w:rPr>
              <w:rFonts w:hint="eastAsia"/>
            </w:rPr>
          </w:rPrChange>
        </w:rPr>
        <w:t>中间件</w:t>
      </w:r>
      <w:r w:rsidR="00E010E9" w:rsidRPr="006C0267">
        <w:rPr>
          <w:rFonts w:asciiTheme="minorEastAsia" w:hAnsiTheme="minorEastAsia" w:hint="eastAsia"/>
          <w:color w:val="000000" w:themeColor="text1"/>
          <w:sz w:val="24"/>
          <w:szCs w:val="24"/>
          <w:rPrChange w:id="3218" w:author="JY0225" w:date="2017-08-24T11:14:00Z">
            <w:rPr>
              <w:rFonts w:hint="eastAsia"/>
            </w:rPr>
          </w:rPrChange>
        </w:rPr>
        <w:t>系统的基本功能。</w:t>
      </w:r>
    </w:p>
    <w:p w14:paraId="5B823697" w14:textId="62AFF310" w:rsidR="00722E92" w:rsidRPr="006C0267" w:rsidRDefault="00DD32F2">
      <w:pPr>
        <w:numPr>
          <w:ilvl w:val="0"/>
          <w:numId w:val="18"/>
        </w:numPr>
        <w:spacing w:line="400" w:lineRule="exact"/>
        <w:rPr>
          <w:rFonts w:asciiTheme="minorEastAsia" w:hAnsiTheme="minorEastAsia"/>
          <w:color w:val="000000" w:themeColor="text1"/>
          <w:sz w:val="24"/>
          <w:szCs w:val="24"/>
          <w:rPrChange w:id="3219" w:author="JY0225" w:date="2017-08-24T11:14:00Z">
            <w:rPr/>
          </w:rPrChange>
        </w:rPr>
        <w:pPrChange w:id="3220"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221" w:author="JY0225" w:date="2017-08-24T11:14:00Z">
            <w:rPr>
              <w:rFonts w:hint="eastAsia"/>
            </w:rPr>
          </w:rPrChange>
        </w:rPr>
        <w:t>数据加密模块：</w:t>
      </w:r>
      <w:r w:rsidR="00B52E83" w:rsidRPr="006C0267">
        <w:rPr>
          <w:rFonts w:asciiTheme="minorEastAsia" w:hAnsiTheme="minorEastAsia" w:hint="eastAsia"/>
          <w:color w:val="000000" w:themeColor="text1"/>
          <w:sz w:val="24"/>
          <w:szCs w:val="24"/>
          <w:rPrChange w:id="3222" w:author="JY0225" w:date="2017-08-24T11:14:00Z">
            <w:rPr>
              <w:rFonts w:hint="eastAsia"/>
            </w:rPr>
          </w:rPrChange>
        </w:rPr>
        <w:t>为了保证中间件系统能够抵御各种恶意网络攻击，中间件系统会将数据以加密的形式进行网络传输。使用的是</w:t>
      </w:r>
      <w:del w:id="3223" w:author="JY0225" w:date="2017-08-23T14:02:00Z">
        <w:r w:rsidR="00B52E83" w:rsidRPr="006C0267" w:rsidDel="009A6AA9">
          <w:rPr>
            <w:rFonts w:asciiTheme="minorEastAsia" w:hAnsiTheme="minorEastAsia" w:hint="eastAsia"/>
            <w:color w:val="000000" w:themeColor="text1"/>
            <w:sz w:val="24"/>
            <w:szCs w:val="24"/>
            <w:rPrChange w:id="3224" w:author="JY0225" w:date="2017-08-24T11:14:00Z">
              <w:rPr>
                <w:rFonts w:hint="eastAsia"/>
              </w:rPr>
            </w:rPrChange>
          </w:rPr>
          <w:delText>高级加密标准（</w:delText>
        </w:r>
        <w:r w:rsidR="00B52E83" w:rsidRPr="006C0267" w:rsidDel="009A6AA9">
          <w:rPr>
            <w:rFonts w:asciiTheme="minorEastAsia" w:hAnsiTheme="minorEastAsia"/>
            <w:color w:val="000000" w:themeColor="text1"/>
            <w:sz w:val="24"/>
            <w:szCs w:val="24"/>
            <w:rPrChange w:id="3225" w:author="JY0225" w:date="2017-08-24T11:14:00Z">
              <w:rPr/>
            </w:rPrChange>
          </w:rPr>
          <w:delText>Advanced Encryption Standard</w:delText>
        </w:r>
        <w:r w:rsidR="00B52E83" w:rsidRPr="006C0267" w:rsidDel="009A6AA9">
          <w:rPr>
            <w:rFonts w:asciiTheme="minorEastAsia" w:hAnsiTheme="minorEastAsia" w:hint="eastAsia"/>
            <w:color w:val="000000" w:themeColor="text1"/>
            <w:sz w:val="24"/>
            <w:szCs w:val="24"/>
            <w:rPrChange w:id="3226" w:author="JY0225" w:date="2017-08-24T11:14:00Z">
              <w:rPr>
                <w:rFonts w:hint="eastAsia"/>
              </w:rPr>
            </w:rPrChange>
          </w:rPr>
          <w:delText>，</w:delText>
        </w:r>
        <w:r w:rsidR="00B52E83" w:rsidRPr="006C0267" w:rsidDel="009A6AA9">
          <w:rPr>
            <w:rFonts w:asciiTheme="minorEastAsia" w:hAnsiTheme="minorEastAsia"/>
            <w:color w:val="000000" w:themeColor="text1"/>
            <w:sz w:val="24"/>
            <w:szCs w:val="24"/>
            <w:rPrChange w:id="3227" w:author="JY0225" w:date="2017-08-24T11:14:00Z">
              <w:rPr/>
            </w:rPrChange>
          </w:rPr>
          <w:delText>AES</w:delText>
        </w:r>
        <w:r w:rsidR="00B52E83" w:rsidRPr="006C0267" w:rsidDel="009A6AA9">
          <w:rPr>
            <w:rFonts w:asciiTheme="minorEastAsia" w:hAnsiTheme="minorEastAsia" w:hint="eastAsia"/>
            <w:color w:val="000000" w:themeColor="text1"/>
            <w:sz w:val="24"/>
            <w:szCs w:val="24"/>
            <w:rPrChange w:id="3228" w:author="JY0225" w:date="2017-08-24T11:14:00Z">
              <w:rPr>
                <w:rFonts w:hint="eastAsia"/>
              </w:rPr>
            </w:rPrChange>
          </w:rPr>
          <w:delText>）</w:delText>
        </w:r>
      </w:del>
      <w:ins w:id="3229" w:author="JY0225" w:date="2017-08-23T14:02:00Z">
        <w:r w:rsidR="009A6AA9" w:rsidRPr="006C0267">
          <w:rPr>
            <w:rFonts w:asciiTheme="minorEastAsia" w:hAnsiTheme="minorEastAsia"/>
            <w:color w:val="000000" w:themeColor="text1"/>
            <w:sz w:val="24"/>
            <w:szCs w:val="24"/>
            <w:rPrChange w:id="3230" w:author="JY0225" w:date="2017-08-24T11:14:00Z">
              <w:rPr/>
            </w:rPrChange>
          </w:rPr>
          <w:t>AES</w:t>
        </w:r>
      </w:ins>
      <w:r w:rsidR="00B52E83" w:rsidRPr="006C0267">
        <w:rPr>
          <w:rFonts w:asciiTheme="minorEastAsia" w:hAnsiTheme="minorEastAsia" w:hint="eastAsia"/>
          <w:color w:val="000000" w:themeColor="text1"/>
          <w:sz w:val="24"/>
          <w:szCs w:val="24"/>
          <w:rPrChange w:id="3231" w:author="JY0225" w:date="2017-08-24T11:14:00Z">
            <w:rPr>
              <w:rFonts w:hint="eastAsia"/>
            </w:rPr>
          </w:rPrChange>
        </w:rPr>
        <w:t>对称加密算法</w:t>
      </w:r>
      <w:ins w:id="3232" w:author="JY0225" w:date="2017-08-23T14:04:00Z">
        <w:r w:rsidR="00DB4214" w:rsidRPr="006C0267">
          <w:rPr>
            <w:rFonts w:asciiTheme="minorEastAsia" w:hAnsiTheme="minorEastAsia" w:hint="eastAsia"/>
            <w:color w:val="000000" w:themeColor="text1"/>
            <w:sz w:val="24"/>
            <w:szCs w:val="24"/>
            <w:rPrChange w:id="3233" w:author="JY0225" w:date="2017-08-24T11:14:00Z">
              <w:rPr>
                <w:rFonts w:ascii="Times New Roman" w:hAnsi="Times New Roman" w:cs="Times New Roman" w:hint="eastAsia"/>
                <w:spacing w:val="10"/>
                <w:sz w:val="24"/>
              </w:rPr>
            </w:rPrChange>
          </w:rPr>
          <w:t>。</w:t>
        </w:r>
      </w:ins>
      <w:del w:id="3234" w:author="JY0225" w:date="2017-08-23T14:03:00Z">
        <w:r w:rsidR="00B52E83" w:rsidRPr="006C0267" w:rsidDel="0018692E">
          <w:rPr>
            <w:rFonts w:asciiTheme="minorEastAsia" w:hAnsiTheme="minorEastAsia" w:hint="eastAsia"/>
            <w:color w:val="000000" w:themeColor="text1"/>
            <w:sz w:val="24"/>
            <w:szCs w:val="24"/>
            <w:rPrChange w:id="3235" w:author="JY0225" w:date="2017-08-24T11:14:00Z">
              <w:rPr>
                <w:rFonts w:hint="eastAsia"/>
              </w:rPr>
            </w:rPrChange>
          </w:rPr>
          <w:delText>，</w:delText>
        </w:r>
      </w:del>
      <w:del w:id="3236" w:author="JY0225" w:date="2017-08-23T14:02:00Z">
        <w:r w:rsidR="00B52E83" w:rsidRPr="006C0267" w:rsidDel="009A6AA9">
          <w:rPr>
            <w:rFonts w:asciiTheme="minorEastAsia" w:hAnsiTheme="minorEastAsia" w:hint="eastAsia"/>
            <w:color w:val="000000" w:themeColor="text1"/>
            <w:sz w:val="24"/>
            <w:szCs w:val="24"/>
            <w:rPrChange w:id="3237" w:author="JY0225" w:date="2017-08-24T11:14:00Z">
              <w:rPr>
                <w:rFonts w:hint="eastAsia"/>
              </w:rPr>
            </w:rPrChange>
          </w:rPr>
          <w:delText>该算法是当前最流行的对称加密算法。</w:delText>
        </w:r>
      </w:del>
    </w:p>
    <w:p w14:paraId="2D752C7B" w14:textId="553989D9" w:rsidR="006423C9" w:rsidRPr="006C0267" w:rsidRDefault="00A3797C">
      <w:pPr>
        <w:numPr>
          <w:ilvl w:val="0"/>
          <w:numId w:val="18"/>
        </w:numPr>
        <w:spacing w:line="400" w:lineRule="exact"/>
        <w:rPr>
          <w:rFonts w:asciiTheme="minorEastAsia" w:hAnsiTheme="minorEastAsia"/>
          <w:color w:val="000000" w:themeColor="text1"/>
          <w:sz w:val="24"/>
          <w:szCs w:val="24"/>
          <w:rPrChange w:id="3238" w:author="JY0225" w:date="2017-08-24T11:14:00Z">
            <w:rPr/>
          </w:rPrChange>
        </w:rPr>
        <w:pPrChange w:id="3239"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240" w:author="JY0225" w:date="2017-08-24T11:14:00Z">
            <w:rPr>
              <w:rFonts w:hint="eastAsia"/>
            </w:rPr>
          </w:rPrChange>
        </w:rPr>
        <w:t>数据</w:t>
      </w:r>
      <w:r w:rsidR="00C253C3" w:rsidRPr="006C0267">
        <w:rPr>
          <w:rFonts w:asciiTheme="minorEastAsia" w:hAnsiTheme="minorEastAsia" w:hint="eastAsia"/>
          <w:color w:val="000000" w:themeColor="text1"/>
          <w:sz w:val="24"/>
          <w:szCs w:val="24"/>
          <w:rPrChange w:id="3241" w:author="JY0225" w:date="2017-08-24T11:14:00Z">
            <w:rPr>
              <w:rFonts w:hint="eastAsia"/>
            </w:rPr>
          </w:rPrChange>
        </w:rPr>
        <w:t>压缩模块</w:t>
      </w:r>
      <w:r w:rsidR="0043508C" w:rsidRPr="006C0267">
        <w:rPr>
          <w:rFonts w:asciiTheme="minorEastAsia" w:hAnsiTheme="minorEastAsia" w:hint="eastAsia"/>
          <w:color w:val="000000" w:themeColor="text1"/>
          <w:sz w:val="24"/>
          <w:szCs w:val="24"/>
          <w:rPrChange w:id="3242" w:author="JY0225" w:date="2017-08-24T11:14:00Z">
            <w:rPr>
              <w:rFonts w:hint="eastAsia"/>
            </w:rPr>
          </w:rPrChange>
        </w:rPr>
        <w:t>：</w:t>
      </w:r>
      <w:r w:rsidR="006423C9" w:rsidRPr="006C0267">
        <w:rPr>
          <w:rFonts w:asciiTheme="minorEastAsia" w:hAnsiTheme="minorEastAsia" w:hint="eastAsia"/>
          <w:color w:val="000000" w:themeColor="text1"/>
          <w:sz w:val="24"/>
          <w:szCs w:val="24"/>
          <w:rPrChange w:id="3243" w:author="JY0225" w:date="2017-08-24T11:14:00Z">
            <w:rPr>
              <w:rFonts w:hint="eastAsia"/>
            </w:rPr>
          </w:rPrChange>
        </w:rPr>
        <w:t>支持对</w:t>
      </w:r>
      <w:del w:id="3244" w:author="JY0225" w:date="2017-08-23T14:04:00Z">
        <w:r w:rsidR="006423C9" w:rsidRPr="006C0267" w:rsidDel="00D30ED6">
          <w:rPr>
            <w:rFonts w:asciiTheme="minorEastAsia" w:hAnsiTheme="minorEastAsia" w:hint="eastAsia"/>
            <w:color w:val="000000" w:themeColor="text1"/>
            <w:sz w:val="24"/>
            <w:szCs w:val="24"/>
            <w:rPrChange w:id="3245" w:author="JY0225" w:date="2017-08-24T11:14:00Z">
              <w:rPr>
                <w:rFonts w:hint="eastAsia"/>
              </w:rPr>
            </w:rPrChange>
          </w:rPr>
          <w:delText>大</w:delText>
        </w:r>
      </w:del>
      <w:r w:rsidR="006423C9" w:rsidRPr="006C0267">
        <w:rPr>
          <w:rFonts w:asciiTheme="minorEastAsia" w:hAnsiTheme="minorEastAsia" w:hint="eastAsia"/>
          <w:color w:val="000000" w:themeColor="text1"/>
          <w:sz w:val="24"/>
          <w:szCs w:val="24"/>
          <w:rPrChange w:id="3246" w:author="JY0225" w:date="2017-08-24T11:14:00Z">
            <w:rPr>
              <w:rFonts w:hint="eastAsia"/>
            </w:rPr>
          </w:rPrChange>
        </w:rPr>
        <w:t>文件的压缩功能。当上传</w:t>
      </w:r>
      <w:del w:id="3247" w:author="JY0225" w:date="2017-08-23T14:04:00Z">
        <w:r w:rsidR="006423C9" w:rsidRPr="006C0267" w:rsidDel="007E262E">
          <w:rPr>
            <w:rFonts w:asciiTheme="minorEastAsia" w:hAnsiTheme="minorEastAsia" w:hint="eastAsia"/>
            <w:color w:val="000000" w:themeColor="text1"/>
            <w:sz w:val="24"/>
            <w:szCs w:val="24"/>
            <w:rPrChange w:id="3248" w:author="JY0225" w:date="2017-08-24T11:14:00Z">
              <w:rPr>
                <w:rFonts w:hint="eastAsia"/>
              </w:rPr>
            </w:rPrChange>
          </w:rPr>
          <w:delText>大</w:delText>
        </w:r>
      </w:del>
      <w:r w:rsidR="006423C9" w:rsidRPr="006C0267">
        <w:rPr>
          <w:rFonts w:asciiTheme="minorEastAsia" w:hAnsiTheme="minorEastAsia" w:hint="eastAsia"/>
          <w:color w:val="000000" w:themeColor="text1"/>
          <w:sz w:val="24"/>
          <w:szCs w:val="24"/>
          <w:rPrChange w:id="3249" w:author="JY0225" w:date="2017-08-24T11:14:00Z">
            <w:rPr>
              <w:rFonts w:hint="eastAsia"/>
            </w:rPr>
          </w:rPrChange>
        </w:rPr>
        <w:t>文件时，用户可以通过</w:t>
      </w:r>
      <w:r w:rsidR="006423C9" w:rsidRPr="006C0267">
        <w:rPr>
          <w:rFonts w:asciiTheme="minorEastAsia" w:hAnsiTheme="minorEastAsia"/>
          <w:color w:val="000000" w:themeColor="text1"/>
          <w:sz w:val="24"/>
          <w:szCs w:val="24"/>
          <w:rPrChange w:id="3250" w:author="JY0225" w:date="2017-08-24T11:14:00Z">
            <w:rPr/>
          </w:rPrChange>
        </w:rPr>
        <w:t>COMPRESS</w:t>
      </w:r>
      <w:r w:rsidR="006423C9" w:rsidRPr="006C0267">
        <w:rPr>
          <w:rFonts w:asciiTheme="minorEastAsia" w:hAnsiTheme="minorEastAsia" w:hint="eastAsia"/>
          <w:color w:val="000000" w:themeColor="text1"/>
          <w:sz w:val="24"/>
          <w:szCs w:val="24"/>
          <w:rPrChange w:id="3251" w:author="JY0225" w:date="2017-08-24T11:14:00Z">
            <w:rPr>
              <w:rFonts w:hint="eastAsia"/>
            </w:rPr>
          </w:rPrChange>
        </w:rPr>
        <w:t>参数指定对文件进行压缩，以减少数据传输的大小，降低所需的网络带宽，提高传输的效率。</w:t>
      </w:r>
      <w:del w:id="3252" w:author="JY0225" w:date="2017-08-23T14:04:00Z">
        <w:r w:rsidR="006423C9" w:rsidRPr="006C0267" w:rsidDel="009A142B">
          <w:rPr>
            <w:rFonts w:asciiTheme="minorEastAsia" w:hAnsiTheme="minorEastAsia" w:hint="eastAsia"/>
            <w:color w:val="000000" w:themeColor="text1"/>
            <w:sz w:val="24"/>
            <w:szCs w:val="24"/>
            <w:rPrChange w:id="3253" w:author="JY0225" w:date="2017-08-24T11:14:00Z">
              <w:rPr>
                <w:rFonts w:hint="eastAsia"/>
              </w:rPr>
            </w:rPrChange>
          </w:rPr>
          <w:delText>此外，整个压缩</w:delText>
        </w:r>
        <w:r w:rsidR="00D61FC2" w:rsidRPr="006C0267" w:rsidDel="009A142B">
          <w:rPr>
            <w:rFonts w:asciiTheme="minorEastAsia" w:hAnsiTheme="minorEastAsia" w:hint="eastAsia"/>
            <w:color w:val="000000" w:themeColor="text1"/>
            <w:sz w:val="24"/>
            <w:szCs w:val="24"/>
            <w:rPrChange w:id="3254" w:author="JY0225" w:date="2017-08-24T11:14:00Z">
              <w:rPr>
                <w:rFonts w:hint="eastAsia"/>
              </w:rPr>
            </w:rPrChange>
          </w:rPr>
          <w:delText>过程</w:delText>
        </w:r>
        <w:r w:rsidR="006423C9" w:rsidRPr="006C0267" w:rsidDel="009A142B">
          <w:rPr>
            <w:rFonts w:asciiTheme="minorEastAsia" w:hAnsiTheme="minorEastAsia" w:hint="eastAsia"/>
            <w:color w:val="000000" w:themeColor="text1"/>
            <w:sz w:val="24"/>
            <w:szCs w:val="24"/>
            <w:rPrChange w:id="3255" w:author="JY0225" w:date="2017-08-24T11:14:00Z">
              <w:rPr>
                <w:rFonts w:hint="eastAsia"/>
              </w:rPr>
            </w:rPrChange>
          </w:rPr>
          <w:delText>是透明，用户通过压缩上传的文件，下载后是解压的格式。</w:delText>
        </w:r>
      </w:del>
    </w:p>
    <w:p w14:paraId="03382B33" w14:textId="73131849" w:rsidR="00290062" w:rsidRPr="006C0267" w:rsidRDefault="00E5622A">
      <w:pPr>
        <w:numPr>
          <w:ilvl w:val="0"/>
          <w:numId w:val="18"/>
        </w:numPr>
        <w:spacing w:line="400" w:lineRule="exact"/>
        <w:rPr>
          <w:rFonts w:asciiTheme="minorEastAsia" w:hAnsiTheme="minorEastAsia"/>
          <w:color w:val="000000" w:themeColor="text1"/>
          <w:sz w:val="24"/>
          <w:szCs w:val="24"/>
          <w:rPrChange w:id="3256" w:author="JY0225" w:date="2017-08-24T11:14:00Z">
            <w:rPr/>
          </w:rPrChange>
        </w:rPr>
        <w:pPrChange w:id="3257"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258" w:author="JY0225" w:date="2017-08-24T11:14:00Z">
            <w:rPr>
              <w:rFonts w:hint="eastAsia"/>
            </w:rPr>
          </w:rPrChange>
        </w:rPr>
        <w:t>安全会话模块：中间件作为服务器与客户端之间的桥梁，需要保存用户的登录信息，以方便客户端与服务器之间建立持续的连接。</w:t>
      </w:r>
      <w:r w:rsidR="00E4327E" w:rsidRPr="006C0267">
        <w:rPr>
          <w:rFonts w:asciiTheme="minorEastAsia" w:hAnsiTheme="minorEastAsia" w:hint="eastAsia"/>
          <w:color w:val="000000" w:themeColor="text1"/>
          <w:sz w:val="24"/>
          <w:szCs w:val="24"/>
          <w:rPrChange w:id="3259" w:author="JY0225" w:date="2017-08-24T11:14:00Z">
            <w:rPr>
              <w:rFonts w:hint="eastAsia"/>
            </w:rPr>
          </w:rPrChange>
        </w:rPr>
        <w:t>现有</w:t>
      </w:r>
      <w:r w:rsidRPr="006C0267">
        <w:rPr>
          <w:rFonts w:asciiTheme="minorEastAsia" w:hAnsiTheme="minorEastAsia" w:hint="eastAsia"/>
          <w:color w:val="000000" w:themeColor="text1"/>
          <w:sz w:val="24"/>
          <w:szCs w:val="24"/>
          <w:rPrChange w:id="3260" w:author="JY0225" w:date="2017-08-24T11:14:00Z">
            <w:rPr>
              <w:rFonts w:hint="eastAsia"/>
            </w:rPr>
          </w:rPrChange>
        </w:rPr>
        <w:t>的中间件系统</w:t>
      </w:r>
      <w:del w:id="3261" w:author="JY0225" w:date="2017-08-23T14:04:00Z">
        <w:r w:rsidRPr="006C0267" w:rsidDel="00E6399A">
          <w:rPr>
            <w:rFonts w:asciiTheme="minorEastAsia" w:hAnsiTheme="minorEastAsia" w:hint="eastAsia"/>
            <w:color w:val="000000" w:themeColor="text1"/>
            <w:sz w:val="24"/>
            <w:szCs w:val="24"/>
            <w:rPrChange w:id="3262" w:author="JY0225" w:date="2017-08-24T11:14:00Z">
              <w:rPr>
                <w:rFonts w:hint="eastAsia"/>
              </w:rPr>
            </w:rPrChange>
          </w:rPr>
          <w:delText>采取一种安全的方式以确保用户的信息的安全性。</w:delText>
        </w:r>
      </w:del>
      <w:ins w:id="3263" w:author="JY0225" w:date="2017-08-23T14:04:00Z">
        <w:r w:rsidR="00E6399A" w:rsidRPr="006C0267">
          <w:rPr>
            <w:rFonts w:asciiTheme="minorEastAsia" w:hAnsiTheme="minorEastAsia" w:hint="eastAsia"/>
            <w:color w:val="000000" w:themeColor="text1"/>
            <w:sz w:val="24"/>
            <w:szCs w:val="24"/>
            <w:rPrChange w:id="3264" w:author="JY0225" w:date="2017-08-24T11:14:00Z">
              <w:rPr>
                <w:rFonts w:ascii="Times New Roman" w:hAnsi="Times New Roman" w:cs="Times New Roman" w:hint="eastAsia"/>
                <w:spacing w:val="10"/>
                <w:sz w:val="24"/>
              </w:rPr>
            </w:rPrChange>
          </w:rPr>
          <w:t>将用户的登录信息</w:t>
        </w:r>
      </w:ins>
      <w:ins w:id="3265" w:author="JY0225" w:date="2017-08-23T14:05:00Z">
        <w:r w:rsidR="00E6399A" w:rsidRPr="006C0267">
          <w:rPr>
            <w:rFonts w:asciiTheme="minorEastAsia" w:hAnsiTheme="minorEastAsia" w:hint="eastAsia"/>
            <w:color w:val="000000" w:themeColor="text1"/>
            <w:sz w:val="24"/>
            <w:szCs w:val="24"/>
            <w:rPrChange w:id="3266" w:author="JY0225" w:date="2017-08-24T11:14:00Z">
              <w:rPr>
                <w:rFonts w:ascii="Times New Roman" w:hAnsi="Times New Roman" w:cs="Times New Roman" w:hint="eastAsia"/>
                <w:spacing w:val="10"/>
                <w:sz w:val="24"/>
              </w:rPr>
            </w:rPrChange>
          </w:rPr>
          <w:t>保存在</w:t>
        </w:r>
        <w:r w:rsidR="00E6399A" w:rsidRPr="006C0267">
          <w:rPr>
            <w:rFonts w:asciiTheme="minorEastAsia" w:hAnsiTheme="minorEastAsia"/>
            <w:color w:val="000000" w:themeColor="text1"/>
            <w:sz w:val="24"/>
            <w:szCs w:val="24"/>
            <w:rPrChange w:id="3267" w:author="JY0225" w:date="2017-08-24T11:14:00Z">
              <w:rPr>
                <w:rFonts w:ascii="Times New Roman" w:hAnsi="Times New Roman" w:cs="Times New Roman"/>
                <w:spacing w:val="10"/>
                <w:sz w:val="24"/>
              </w:rPr>
            </w:rPrChange>
          </w:rPr>
          <w:t>SQLite</w:t>
        </w:r>
        <w:r w:rsidR="00E6399A" w:rsidRPr="006C0267">
          <w:rPr>
            <w:rFonts w:asciiTheme="minorEastAsia" w:hAnsiTheme="minorEastAsia" w:hint="eastAsia"/>
            <w:color w:val="000000" w:themeColor="text1"/>
            <w:sz w:val="24"/>
            <w:szCs w:val="24"/>
            <w:rPrChange w:id="3268" w:author="JY0225" w:date="2017-08-24T11:14:00Z">
              <w:rPr>
                <w:rFonts w:ascii="Times New Roman" w:hAnsi="Times New Roman" w:cs="Times New Roman" w:hint="eastAsia"/>
                <w:spacing w:val="10"/>
                <w:sz w:val="24"/>
              </w:rPr>
            </w:rPrChange>
          </w:rPr>
          <w:t>数据库中。</w:t>
        </w:r>
      </w:ins>
    </w:p>
    <w:p w14:paraId="1CDE0611" w14:textId="22E01995" w:rsidR="00603159" w:rsidRDefault="001F2347" w:rsidP="00603159">
      <w:pPr>
        <w:pStyle w:val="31"/>
      </w:pPr>
      <w:bookmarkStart w:id="3269" w:name="_Toc491606268"/>
      <w:r>
        <w:t>3</w:t>
      </w:r>
      <w:r w:rsidR="00D92D3A">
        <w:t>.</w:t>
      </w:r>
      <w:ins w:id="3270" w:author="JY0225" w:date="2017-08-23T14:05:00Z">
        <w:r w:rsidR="009E5C71">
          <w:t>1</w:t>
        </w:r>
      </w:ins>
      <w:del w:id="3271" w:author="JY0225" w:date="2017-08-23T14:05:00Z">
        <w:r w:rsidR="00D92D3A" w:rsidDel="009E5C71">
          <w:delText>2</w:delText>
        </w:r>
      </w:del>
      <w:r w:rsidR="00757B5A">
        <w:t>.</w:t>
      </w:r>
      <w:ins w:id="3272" w:author="JY0225" w:date="2017-08-22T20:08:00Z">
        <w:r w:rsidR="00E56357">
          <w:t>2</w:t>
        </w:r>
      </w:ins>
      <w:del w:id="3273" w:author="JY0225" w:date="2017-08-22T20:08:00Z">
        <w:r w:rsidR="00757B5A" w:rsidDel="00E56357">
          <w:delText>3</w:delText>
        </w:r>
      </w:del>
      <w:r w:rsidR="00603159" w:rsidRPr="006637A1">
        <w:t xml:space="preserve"> </w:t>
      </w:r>
      <w:r w:rsidR="00247067">
        <w:rPr>
          <w:rFonts w:hint="eastAsia"/>
        </w:rPr>
        <w:t>现有云</w:t>
      </w:r>
      <w:r w:rsidR="00247067">
        <w:t>备份</w:t>
      </w:r>
      <w:r w:rsidR="00247067">
        <w:rPr>
          <w:rFonts w:hint="eastAsia"/>
        </w:rPr>
        <w:t>中间</w:t>
      </w:r>
      <w:r w:rsidR="00247067">
        <w:t>件的不足</w:t>
      </w:r>
      <w:bookmarkEnd w:id="3269"/>
    </w:p>
    <w:p w14:paraId="0C9B790C" w14:textId="77777777" w:rsidR="00FD3B3F" w:rsidRPr="006C0267" w:rsidRDefault="00D4115B" w:rsidP="001B6B3E">
      <w:pPr>
        <w:spacing w:line="400" w:lineRule="exact"/>
        <w:rPr>
          <w:rFonts w:asciiTheme="minorEastAsia" w:hAnsiTheme="minorEastAsia" w:cs="Times New Roman"/>
          <w:spacing w:val="10"/>
          <w:kern w:val="0"/>
          <w:sz w:val="24"/>
          <w:szCs w:val="24"/>
          <w:rPrChange w:id="3274" w:author="JY0225" w:date="2017-08-24T11:14:00Z">
            <w:rPr>
              <w:rFonts w:ascii="Times New Roman" w:hAnsi="Times New Roman" w:cs="Times New Roman"/>
              <w:spacing w:val="10"/>
              <w:kern w:val="0"/>
              <w:sz w:val="24"/>
              <w:szCs w:val="20"/>
            </w:rPr>
          </w:rPrChange>
        </w:rPr>
      </w:pPr>
      <w:r>
        <w:tab/>
      </w:r>
      <w:r w:rsidR="00026B24" w:rsidRPr="006C0267">
        <w:rPr>
          <w:rFonts w:asciiTheme="minorEastAsia" w:hAnsiTheme="minorEastAsia" w:cs="Times New Roman" w:hint="eastAsia"/>
          <w:spacing w:val="10"/>
          <w:kern w:val="0"/>
          <w:sz w:val="24"/>
          <w:szCs w:val="24"/>
          <w:rPrChange w:id="3275" w:author="JY0225" w:date="2017-08-24T11:14:00Z">
            <w:rPr>
              <w:rFonts w:ascii="Times New Roman" w:hAnsi="Times New Roman" w:cs="Times New Roman" w:hint="eastAsia"/>
              <w:spacing w:val="10"/>
              <w:kern w:val="0"/>
              <w:sz w:val="24"/>
              <w:szCs w:val="20"/>
            </w:rPr>
          </w:rPrChange>
        </w:rPr>
        <w:t>从功能上看，</w:t>
      </w:r>
      <w:r w:rsidR="008C7304" w:rsidRPr="006C0267">
        <w:rPr>
          <w:rFonts w:asciiTheme="minorEastAsia" w:hAnsiTheme="minorEastAsia" w:cs="Times New Roman" w:hint="eastAsia"/>
          <w:spacing w:val="10"/>
          <w:kern w:val="0"/>
          <w:sz w:val="24"/>
          <w:szCs w:val="24"/>
          <w:rPrChange w:id="3276" w:author="JY0225" w:date="2017-08-24T11:14:00Z">
            <w:rPr>
              <w:rFonts w:ascii="Times New Roman" w:hAnsi="Times New Roman" w:cs="Times New Roman" w:hint="eastAsia"/>
              <w:spacing w:val="10"/>
              <w:kern w:val="0"/>
              <w:sz w:val="24"/>
              <w:szCs w:val="20"/>
            </w:rPr>
          </w:rPrChange>
        </w:rPr>
        <w:t>现有的中间件系统实现数据传输、加密、压缩和安全会话等功能</w:t>
      </w:r>
      <w:r w:rsidR="001B6B3E" w:rsidRPr="006C0267">
        <w:rPr>
          <w:rFonts w:asciiTheme="minorEastAsia" w:hAnsiTheme="minorEastAsia" w:cs="Times New Roman" w:hint="eastAsia"/>
          <w:spacing w:val="10"/>
          <w:kern w:val="0"/>
          <w:sz w:val="24"/>
          <w:szCs w:val="24"/>
          <w:rPrChange w:id="3277" w:author="JY0225" w:date="2017-08-24T11:14:00Z">
            <w:rPr>
              <w:rFonts w:ascii="Times New Roman" w:hAnsi="Times New Roman" w:cs="Times New Roman" w:hint="eastAsia"/>
              <w:spacing w:val="10"/>
              <w:kern w:val="0"/>
              <w:sz w:val="24"/>
              <w:szCs w:val="20"/>
            </w:rPr>
          </w:rPrChange>
        </w:rPr>
        <w:t>，</w:t>
      </w:r>
      <w:r w:rsidR="003F02A9" w:rsidRPr="006C0267">
        <w:rPr>
          <w:rFonts w:asciiTheme="minorEastAsia" w:hAnsiTheme="minorEastAsia" w:cs="Times New Roman" w:hint="eastAsia"/>
          <w:spacing w:val="10"/>
          <w:kern w:val="0"/>
          <w:sz w:val="24"/>
          <w:szCs w:val="24"/>
          <w:rPrChange w:id="3278" w:author="JY0225" w:date="2017-08-24T11:14:00Z">
            <w:rPr>
              <w:rFonts w:ascii="Times New Roman" w:hAnsi="Times New Roman" w:cs="Times New Roman" w:hint="eastAsia"/>
              <w:spacing w:val="10"/>
              <w:kern w:val="0"/>
              <w:sz w:val="24"/>
              <w:szCs w:val="20"/>
            </w:rPr>
          </w:rPrChange>
        </w:rPr>
        <w:t>能够有效地将用户的数据传输到云端，并且具备一定的安全机制</w:t>
      </w:r>
      <w:r w:rsidR="008D7651" w:rsidRPr="006C0267">
        <w:rPr>
          <w:rFonts w:asciiTheme="minorEastAsia" w:hAnsiTheme="minorEastAsia" w:cs="Times New Roman" w:hint="eastAsia"/>
          <w:spacing w:val="10"/>
          <w:kern w:val="0"/>
          <w:sz w:val="24"/>
          <w:szCs w:val="24"/>
          <w:rPrChange w:id="3279" w:author="JY0225" w:date="2017-08-24T11:14:00Z">
            <w:rPr>
              <w:rFonts w:ascii="Times New Roman" w:hAnsi="Times New Roman" w:cs="Times New Roman" w:hint="eastAsia"/>
              <w:spacing w:val="10"/>
              <w:kern w:val="0"/>
              <w:sz w:val="24"/>
              <w:szCs w:val="20"/>
            </w:rPr>
          </w:rPrChange>
        </w:rPr>
        <w:t>。</w:t>
      </w:r>
      <w:r w:rsidR="00404CA4" w:rsidRPr="006C0267">
        <w:rPr>
          <w:rFonts w:asciiTheme="minorEastAsia" w:hAnsiTheme="minorEastAsia" w:cs="Times New Roman" w:hint="eastAsia"/>
          <w:spacing w:val="10"/>
          <w:kern w:val="0"/>
          <w:sz w:val="24"/>
          <w:szCs w:val="24"/>
          <w:rPrChange w:id="3280" w:author="JY0225" w:date="2017-08-24T11:14:00Z">
            <w:rPr>
              <w:rFonts w:ascii="Times New Roman" w:hAnsi="Times New Roman" w:cs="Times New Roman" w:hint="eastAsia"/>
              <w:spacing w:val="10"/>
              <w:kern w:val="0"/>
              <w:sz w:val="24"/>
              <w:szCs w:val="20"/>
            </w:rPr>
          </w:rPrChange>
        </w:rPr>
        <w:t>然而</w:t>
      </w:r>
      <w:r w:rsidR="006D4D4E" w:rsidRPr="006C0267">
        <w:rPr>
          <w:rFonts w:asciiTheme="minorEastAsia" w:hAnsiTheme="minorEastAsia" w:cs="Times New Roman" w:hint="eastAsia"/>
          <w:spacing w:val="10"/>
          <w:kern w:val="0"/>
          <w:sz w:val="24"/>
          <w:szCs w:val="24"/>
          <w:rPrChange w:id="3281" w:author="JY0225" w:date="2017-08-24T11:14:00Z">
            <w:rPr>
              <w:rFonts w:ascii="Times New Roman" w:hAnsi="Times New Roman" w:cs="Times New Roman" w:hint="eastAsia"/>
              <w:spacing w:val="10"/>
              <w:kern w:val="0"/>
              <w:sz w:val="24"/>
              <w:szCs w:val="20"/>
            </w:rPr>
          </w:rPrChange>
        </w:rPr>
        <w:t>，</w:t>
      </w:r>
      <w:r w:rsidR="00C96F72" w:rsidRPr="006C0267">
        <w:rPr>
          <w:rFonts w:asciiTheme="minorEastAsia" w:hAnsiTheme="minorEastAsia" w:cs="Times New Roman" w:hint="eastAsia"/>
          <w:spacing w:val="10"/>
          <w:kern w:val="0"/>
          <w:sz w:val="24"/>
          <w:szCs w:val="24"/>
          <w:rPrChange w:id="3282" w:author="JY0225" w:date="2017-08-24T11:14:00Z">
            <w:rPr>
              <w:rFonts w:ascii="Times New Roman" w:hAnsi="Times New Roman" w:cs="Times New Roman" w:hint="eastAsia"/>
              <w:spacing w:val="10"/>
              <w:kern w:val="0"/>
              <w:sz w:val="24"/>
              <w:szCs w:val="20"/>
            </w:rPr>
          </w:rPrChange>
        </w:rPr>
        <w:t>根据目前</w:t>
      </w:r>
      <w:r w:rsidR="003C6CED" w:rsidRPr="006C0267">
        <w:rPr>
          <w:rFonts w:asciiTheme="minorEastAsia" w:hAnsiTheme="minorEastAsia" w:cs="Times New Roman" w:hint="eastAsia"/>
          <w:spacing w:val="10"/>
          <w:kern w:val="0"/>
          <w:sz w:val="24"/>
          <w:szCs w:val="24"/>
          <w:rPrChange w:id="3283" w:author="JY0225" w:date="2017-08-24T11:14:00Z">
            <w:rPr>
              <w:rFonts w:ascii="Times New Roman" w:hAnsi="Times New Roman" w:cs="Times New Roman" w:hint="eastAsia"/>
              <w:spacing w:val="10"/>
              <w:kern w:val="0"/>
              <w:sz w:val="24"/>
              <w:szCs w:val="20"/>
            </w:rPr>
          </w:rPrChange>
        </w:rPr>
        <w:t>行业</w:t>
      </w:r>
      <w:r w:rsidR="00824F6E" w:rsidRPr="006C0267">
        <w:rPr>
          <w:rFonts w:asciiTheme="minorEastAsia" w:hAnsiTheme="minorEastAsia" w:cs="Times New Roman" w:hint="eastAsia"/>
          <w:spacing w:val="10"/>
          <w:kern w:val="0"/>
          <w:sz w:val="24"/>
          <w:szCs w:val="24"/>
          <w:rPrChange w:id="3284" w:author="JY0225" w:date="2017-08-24T11:14:00Z">
            <w:rPr>
              <w:rFonts w:ascii="Times New Roman" w:hAnsi="Times New Roman" w:cs="Times New Roman" w:hint="eastAsia"/>
              <w:spacing w:val="10"/>
              <w:kern w:val="0"/>
              <w:sz w:val="24"/>
              <w:szCs w:val="20"/>
            </w:rPr>
          </w:rPrChange>
        </w:rPr>
        <w:t>的</w:t>
      </w:r>
      <w:r w:rsidR="00326239" w:rsidRPr="006C0267">
        <w:rPr>
          <w:rFonts w:asciiTheme="minorEastAsia" w:hAnsiTheme="minorEastAsia" w:cs="Times New Roman" w:hint="eastAsia"/>
          <w:spacing w:val="10"/>
          <w:kern w:val="0"/>
          <w:sz w:val="24"/>
          <w:szCs w:val="24"/>
          <w:rPrChange w:id="3285" w:author="JY0225" w:date="2017-08-24T11:14:00Z">
            <w:rPr>
              <w:rFonts w:ascii="Times New Roman" w:hAnsi="Times New Roman" w:cs="Times New Roman" w:hint="eastAsia"/>
              <w:spacing w:val="10"/>
              <w:kern w:val="0"/>
              <w:sz w:val="24"/>
              <w:szCs w:val="20"/>
            </w:rPr>
          </w:rPrChange>
        </w:rPr>
        <w:t>发展趋势</w:t>
      </w:r>
      <w:r w:rsidR="00C96F72" w:rsidRPr="006C0267">
        <w:rPr>
          <w:rFonts w:asciiTheme="minorEastAsia" w:hAnsiTheme="minorEastAsia" w:cs="Times New Roman" w:hint="eastAsia"/>
          <w:spacing w:val="10"/>
          <w:kern w:val="0"/>
          <w:sz w:val="24"/>
          <w:szCs w:val="24"/>
          <w:rPrChange w:id="3286" w:author="JY0225" w:date="2017-08-24T11:14:00Z">
            <w:rPr>
              <w:rFonts w:ascii="Times New Roman" w:hAnsi="Times New Roman" w:cs="Times New Roman" w:hint="eastAsia"/>
              <w:spacing w:val="10"/>
              <w:kern w:val="0"/>
              <w:sz w:val="24"/>
              <w:szCs w:val="20"/>
            </w:rPr>
          </w:rPrChange>
        </w:rPr>
        <w:t>，</w:t>
      </w:r>
      <w:r w:rsidR="00613480" w:rsidRPr="006C0267">
        <w:rPr>
          <w:rFonts w:asciiTheme="minorEastAsia" w:hAnsiTheme="minorEastAsia" w:cs="Times New Roman" w:hint="eastAsia"/>
          <w:spacing w:val="10"/>
          <w:kern w:val="0"/>
          <w:sz w:val="24"/>
          <w:szCs w:val="24"/>
          <w:rPrChange w:id="3287" w:author="JY0225" w:date="2017-08-24T11:14:00Z">
            <w:rPr>
              <w:rFonts w:ascii="Times New Roman" w:hAnsi="Times New Roman" w:cs="Times New Roman" w:hint="eastAsia"/>
              <w:spacing w:val="10"/>
              <w:kern w:val="0"/>
              <w:sz w:val="24"/>
              <w:szCs w:val="20"/>
            </w:rPr>
          </w:rPrChange>
        </w:rPr>
        <w:t>现有的中间件系统</w:t>
      </w:r>
      <w:r w:rsidR="00391A2C" w:rsidRPr="006C0267">
        <w:rPr>
          <w:rFonts w:asciiTheme="minorEastAsia" w:hAnsiTheme="minorEastAsia" w:cs="Times New Roman" w:hint="eastAsia"/>
          <w:spacing w:val="10"/>
          <w:kern w:val="0"/>
          <w:sz w:val="24"/>
          <w:szCs w:val="24"/>
          <w:rPrChange w:id="3288" w:author="JY0225" w:date="2017-08-24T11:14:00Z">
            <w:rPr>
              <w:rFonts w:ascii="Times New Roman" w:hAnsi="Times New Roman" w:cs="Times New Roman" w:hint="eastAsia"/>
              <w:spacing w:val="10"/>
              <w:kern w:val="0"/>
              <w:sz w:val="24"/>
              <w:szCs w:val="20"/>
            </w:rPr>
          </w:rPrChange>
        </w:rPr>
        <w:t>存在很多的不足之处，</w:t>
      </w:r>
      <w:r w:rsidR="0019769A" w:rsidRPr="006C0267">
        <w:rPr>
          <w:rFonts w:asciiTheme="minorEastAsia" w:hAnsiTheme="minorEastAsia" w:cs="Times New Roman" w:hint="eastAsia"/>
          <w:spacing w:val="10"/>
          <w:kern w:val="0"/>
          <w:sz w:val="24"/>
          <w:szCs w:val="24"/>
          <w:rPrChange w:id="3289" w:author="JY0225" w:date="2017-08-24T11:14:00Z">
            <w:rPr>
              <w:rFonts w:ascii="Times New Roman" w:hAnsi="Times New Roman" w:cs="Times New Roman" w:hint="eastAsia"/>
              <w:spacing w:val="10"/>
              <w:kern w:val="0"/>
              <w:sz w:val="24"/>
              <w:szCs w:val="20"/>
            </w:rPr>
          </w:rPrChange>
        </w:rPr>
        <w:t>具体来说有以下几个方面</w:t>
      </w:r>
      <w:r w:rsidR="00922642" w:rsidRPr="006C0267">
        <w:rPr>
          <w:rFonts w:asciiTheme="minorEastAsia" w:hAnsiTheme="minorEastAsia" w:cs="Times New Roman" w:hint="eastAsia"/>
          <w:spacing w:val="10"/>
          <w:kern w:val="0"/>
          <w:sz w:val="24"/>
          <w:szCs w:val="24"/>
          <w:rPrChange w:id="3290" w:author="JY0225" w:date="2017-08-24T11:14:00Z">
            <w:rPr>
              <w:rFonts w:ascii="Times New Roman" w:hAnsi="Times New Roman" w:cs="Times New Roman" w:hint="eastAsia"/>
              <w:spacing w:val="10"/>
              <w:kern w:val="0"/>
              <w:sz w:val="24"/>
              <w:szCs w:val="20"/>
            </w:rPr>
          </w:rPrChange>
        </w:rPr>
        <w:t>。</w:t>
      </w:r>
    </w:p>
    <w:p w14:paraId="437F74AF" w14:textId="50485874" w:rsidR="00F4500F" w:rsidRPr="006C0267" w:rsidRDefault="00F4500F" w:rsidP="001B6B3E">
      <w:pPr>
        <w:spacing w:line="400" w:lineRule="exact"/>
        <w:rPr>
          <w:rFonts w:asciiTheme="minorEastAsia" w:hAnsiTheme="minorEastAsia" w:cs="Times New Roman"/>
          <w:spacing w:val="10"/>
          <w:kern w:val="0"/>
          <w:sz w:val="24"/>
          <w:szCs w:val="24"/>
          <w:rPrChange w:id="3291"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292"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293" w:author="JY0225" w:date="2017-08-24T11:14:00Z">
            <w:rPr>
              <w:rFonts w:ascii="Times New Roman" w:hAnsi="Times New Roman" w:cs="Times New Roman" w:hint="eastAsia"/>
              <w:spacing w:val="10"/>
              <w:kern w:val="0"/>
              <w:sz w:val="24"/>
              <w:szCs w:val="20"/>
            </w:rPr>
          </w:rPrChange>
        </w:rPr>
        <w:t>首先，</w:t>
      </w:r>
      <w:r w:rsidR="00812FBE" w:rsidRPr="006C0267">
        <w:rPr>
          <w:rFonts w:asciiTheme="minorEastAsia" w:hAnsiTheme="minorEastAsia" w:cs="Times New Roman" w:hint="eastAsia"/>
          <w:spacing w:val="10"/>
          <w:kern w:val="0"/>
          <w:sz w:val="24"/>
          <w:szCs w:val="24"/>
          <w:rPrChange w:id="3294" w:author="JY0225" w:date="2017-08-24T11:14:00Z">
            <w:rPr>
              <w:rFonts w:ascii="Times New Roman" w:hAnsi="Times New Roman" w:cs="Times New Roman" w:hint="eastAsia"/>
              <w:spacing w:val="10"/>
              <w:kern w:val="0"/>
              <w:sz w:val="24"/>
              <w:szCs w:val="20"/>
            </w:rPr>
          </w:rPrChange>
        </w:rPr>
        <w:t>现有的中间件系统</w:t>
      </w:r>
      <w:r w:rsidR="00E70F05" w:rsidRPr="006C0267">
        <w:rPr>
          <w:rFonts w:asciiTheme="minorEastAsia" w:hAnsiTheme="minorEastAsia" w:cs="Times New Roman" w:hint="eastAsia"/>
          <w:spacing w:val="10"/>
          <w:kern w:val="0"/>
          <w:sz w:val="24"/>
          <w:szCs w:val="24"/>
          <w:rPrChange w:id="3295" w:author="JY0225" w:date="2017-08-24T11:14:00Z">
            <w:rPr>
              <w:rFonts w:ascii="Times New Roman" w:hAnsi="Times New Roman" w:cs="Times New Roman" w:hint="eastAsia"/>
              <w:spacing w:val="10"/>
              <w:kern w:val="0"/>
              <w:sz w:val="24"/>
              <w:szCs w:val="20"/>
            </w:rPr>
          </w:rPrChange>
        </w:rPr>
        <w:t>没有考虑到</w:t>
      </w:r>
      <w:r w:rsidR="00812FBE" w:rsidRPr="006C0267">
        <w:rPr>
          <w:rFonts w:asciiTheme="minorEastAsia" w:hAnsiTheme="minorEastAsia" w:cs="Times New Roman" w:hint="eastAsia"/>
          <w:spacing w:val="10"/>
          <w:kern w:val="0"/>
          <w:sz w:val="24"/>
          <w:szCs w:val="24"/>
          <w:rPrChange w:id="3296" w:author="JY0225" w:date="2017-08-24T11:14:00Z">
            <w:rPr>
              <w:rFonts w:ascii="Times New Roman" w:hAnsi="Times New Roman" w:cs="Times New Roman" w:hint="eastAsia"/>
              <w:spacing w:val="10"/>
              <w:kern w:val="0"/>
              <w:sz w:val="24"/>
              <w:szCs w:val="20"/>
            </w:rPr>
          </w:rPrChange>
        </w:rPr>
        <w:t>数据传输模块</w:t>
      </w:r>
      <w:r w:rsidR="00FB3DFF" w:rsidRPr="006C0267">
        <w:rPr>
          <w:rFonts w:asciiTheme="minorEastAsia" w:hAnsiTheme="minorEastAsia" w:cs="Times New Roman" w:hint="eastAsia"/>
          <w:spacing w:val="10"/>
          <w:kern w:val="0"/>
          <w:sz w:val="24"/>
          <w:szCs w:val="24"/>
          <w:rPrChange w:id="3297" w:author="JY0225" w:date="2017-08-24T11:14:00Z">
            <w:rPr>
              <w:rFonts w:ascii="Times New Roman" w:hAnsi="Times New Roman" w:cs="Times New Roman" w:hint="eastAsia"/>
              <w:spacing w:val="10"/>
              <w:kern w:val="0"/>
              <w:sz w:val="24"/>
              <w:szCs w:val="20"/>
            </w:rPr>
          </w:rPrChange>
        </w:rPr>
        <w:t>是</w:t>
      </w:r>
      <w:r w:rsidR="00143691" w:rsidRPr="006C0267">
        <w:rPr>
          <w:rFonts w:asciiTheme="minorEastAsia" w:hAnsiTheme="minorEastAsia" w:cs="Times New Roman" w:hint="eastAsia"/>
          <w:spacing w:val="10"/>
          <w:kern w:val="0"/>
          <w:sz w:val="24"/>
          <w:szCs w:val="24"/>
          <w:rPrChange w:id="3298" w:author="JY0225" w:date="2017-08-24T11:14:00Z">
            <w:rPr>
              <w:rFonts w:ascii="Times New Roman" w:hAnsi="Times New Roman" w:cs="Times New Roman" w:hint="eastAsia"/>
              <w:spacing w:val="10"/>
              <w:kern w:val="0"/>
              <w:sz w:val="24"/>
              <w:szCs w:val="20"/>
            </w:rPr>
          </w:rPrChange>
        </w:rPr>
        <w:t>以</w:t>
      </w:r>
      <w:r w:rsidR="00FB3DFF" w:rsidRPr="006C0267">
        <w:rPr>
          <w:rFonts w:asciiTheme="minorEastAsia" w:hAnsiTheme="minorEastAsia" w:cs="Times New Roman" w:hint="eastAsia"/>
          <w:spacing w:val="10"/>
          <w:kern w:val="0"/>
          <w:sz w:val="24"/>
          <w:szCs w:val="24"/>
          <w:rPrChange w:id="3299" w:author="JY0225" w:date="2017-08-24T11:14:00Z">
            <w:rPr>
              <w:rFonts w:ascii="Times New Roman" w:hAnsi="Times New Roman" w:cs="Times New Roman" w:hint="eastAsia"/>
              <w:spacing w:val="10"/>
              <w:kern w:val="0"/>
              <w:sz w:val="24"/>
              <w:szCs w:val="20"/>
            </w:rPr>
          </w:rPrChange>
        </w:rPr>
        <w:t>网络</w:t>
      </w:r>
      <w:r w:rsidR="00143691" w:rsidRPr="006C0267">
        <w:rPr>
          <w:rFonts w:asciiTheme="minorEastAsia" w:hAnsiTheme="minorEastAsia" w:cs="Times New Roman" w:hint="eastAsia"/>
          <w:spacing w:val="10"/>
          <w:kern w:val="0"/>
          <w:sz w:val="24"/>
          <w:szCs w:val="24"/>
          <w:rPrChange w:id="3300" w:author="JY0225" w:date="2017-08-24T11:14:00Z">
            <w:rPr>
              <w:rFonts w:ascii="Times New Roman" w:hAnsi="Times New Roman" w:cs="Times New Roman" w:hint="eastAsia"/>
              <w:spacing w:val="10"/>
              <w:kern w:val="0"/>
              <w:sz w:val="24"/>
              <w:szCs w:val="20"/>
            </w:rPr>
          </w:rPrChange>
        </w:rPr>
        <w:t>作为基础</w:t>
      </w:r>
      <w:r w:rsidR="00FB3DFF" w:rsidRPr="006C0267">
        <w:rPr>
          <w:rFonts w:asciiTheme="minorEastAsia" w:hAnsiTheme="minorEastAsia" w:cs="Times New Roman" w:hint="eastAsia"/>
          <w:spacing w:val="10"/>
          <w:kern w:val="0"/>
          <w:sz w:val="24"/>
          <w:szCs w:val="24"/>
          <w:rPrChange w:id="3301" w:author="JY0225" w:date="2017-08-24T11:14:00Z">
            <w:rPr>
              <w:rFonts w:ascii="Times New Roman" w:hAnsi="Times New Roman" w:cs="Times New Roman" w:hint="eastAsia"/>
              <w:spacing w:val="10"/>
              <w:kern w:val="0"/>
              <w:sz w:val="24"/>
              <w:szCs w:val="20"/>
            </w:rPr>
          </w:rPrChange>
        </w:rPr>
        <w:t>的</w:t>
      </w:r>
      <w:r w:rsidR="00E70F05" w:rsidRPr="006C0267">
        <w:rPr>
          <w:rFonts w:asciiTheme="minorEastAsia" w:hAnsiTheme="minorEastAsia" w:cs="Times New Roman" w:hint="eastAsia"/>
          <w:spacing w:val="10"/>
          <w:kern w:val="0"/>
          <w:sz w:val="24"/>
          <w:szCs w:val="24"/>
          <w:rPrChange w:id="3302" w:author="JY0225" w:date="2017-08-24T11:14:00Z">
            <w:rPr>
              <w:rFonts w:ascii="Times New Roman" w:hAnsi="Times New Roman" w:cs="Times New Roman" w:hint="eastAsia"/>
              <w:spacing w:val="10"/>
              <w:kern w:val="0"/>
              <w:sz w:val="24"/>
              <w:szCs w:val="20"/>
            </w:rPr>
          </w:rPrChange>
        </w:rPr>
        <w:t>，</w:t>
      </w:r>
      <w:r w:rsidR="00332618" w:rsidRPr="006C0267">
        <w:rPr>
          <w:rFonts w:asciiTheme="minorEastAsia" w:hAnsiTheme="minorEastAsia" w:cs="Times New Roman" w:hint="eastAsia"/>
          <w:spacing w:val="10"/>
          <w:kern w:val="0"/>
          <w:sz w:val="24"/>
          <w:szCs w:val="24"/>
          <w:rPrChange w:id="3303" w:author="JY0225" w:date="2017-08-24T11:14:00Z">
            <w:rPr>
              <w:rFonts w:ascii="Times New Roman" w:hAnsi="Times New Roman" w:cs="Times New Roman" w:hint="eastAsia"/>
              <w:spacing w:val="10"/>
              <w:kern w:val="0"/>
              <w:sz w:val="24"/>
              <w:szCs w:val="20"/>
            </w:rPr>
          </w:rPrChange>
        </w:rPr>
        <w:t>默认网络在数据传输</w:t>
      </w:r>
      <w:r w:rsidR="00813954" w:rsidRPr="006C0267">
        <w:rPr>
          <w:rFonts w:asciiTheme="minorEastAsia" w:hAnsiTheme="minorEastAsia" w:cs="Times New Roman" w:hint="eastAsia"/>
          <w:spacing w:val="10"/>
          <w:kern w:val="0"/>
          <w:sz w:val="24"/>
          <w:szCs w:val="24"/>
          <w:rPrChange w:id="3304" w:author="JY0225" w:date="2017-08-24T11:14:00Z">
            <w:rPr>
              <w:rFonts w:ascii="Times New Roman" w:hAnsi="Times New Roman" w:cs="Times New Roman" w:hint="eastAsia"/>
              <w:spacing w:val="10"/>
              <w:kern w:val="0"/>
              <w:sz w:val="24"/>
              <w:szCs w:val="20"/>
            </w:rPr>
          </w:rPrChange>
        </w:rPr>
        <w:t>过程中是</w:t>
      </w:r>
      <w:r w:rsidR="006E2C94" w:rsidRPr="006C0267">
        <w:rPr>
          <w:rFonts w:asciiTheme="minorEastAsia" w:hAnsiTheme="minorEastAsia" w:cs="Times New Roman" w:hint="eastAsia"/>
          <w:spacing w:val="10"/>
          <w:kern w:val="0"/>
          <w:sz w:val="24"/>
          <w:szCs w:val="24"/>
          <w:rPrChange w:id="3305" w:author="JY0225" w:date="2017-08-24T11:14:00Z">
            <w:rPr>
              <w:rFonts w:ascii="Times New Roman" w:hAnsi="Times New Roman" w:cs="Times New Roman" w:hint="eastAsia"/>
              <w:spacing w:val="10"/>
              <w:kern w:val="0"/>
              <w:sz w:val="24"/>
              <w:szCs w:val="20"/>
            </w:rPr>
          </w:rPrChange>
        </w:rPr>
        <w:t>绝对</w:t>
      </w:r>
      <w:r w:rsidR="00813954" w:rsidRPr="006C0267">
        <w:rPr>
          <w:rFonts w:asciiTheme="minorEastAsia" w:hAnsiTheme="minorEastAsia" w:cs="Times New Roman" w:hint="eastAsia"/>
          <w:spacing w:val="10"/>
          <w:kern w:val="0"/>
          <w:sz w:val="24"/>
          <w:szCs w:val="24"/>
          <w:rPrChange w:id="3306" w:author="JY0225" w:date="2017-08-24T11:14:00Z">
            <w:rPr>
              <w:rFonts w:ascii="Times New Roman" w:hAnsi="Times New Roman" w:cs="Times New Roman" w:hint="eastAsia"/>
              <w:spacing w:val="10"/>
              <w:kern w:val="0"/>
              <w:sz w:val="24"/>
              <w:szCs w:val="20"/>
            </w:rPr>
          </w:rPrChange>
        </w:rPr>
        <w:t>稳定的。</w:t>
      </w:r>
      <w:r w:rsidR="009D6861" w:rsidRPr="006C0267">
        <w:rPr>
          <w:rFonts w:asciiTheme="minorEastAsia" w:hAnsiTheme="minorEastAsia" w:cs="Times New Roman" w:hint="eastAsia"/>
          <w:spacing w:val="10"/>
          <w:kern w:val="0"/>
          <w:sz w:val="24"/>
          <w:szCs w:val="24"/>
          <w:rPrChange w:id="3307" w:author="JY0225" w:date="2017-08-24T11:14:00Z">
            <w:rPr>
              <w:rFonts w:ascii="Times New Roman" w:hAnsi="Times New Roman" w:cs="Times New Roman" w:hint="eastAsia"/>
              <w:spacing w:val="10"/>
              <w:kern w:val="0"/>
              <w:sz w:val="24"/>
              <w:szCs w:val="20"/>
            </w:rPr>
          </w:rPrChange>
        </w:rPr>
        <w:t>但是，在实际生活中，</w:t>
      </w:r>
      <w:r w:rsidR="00605893" w:rsidRPr="006C0267">
        <w:rPr>
          <w:rFonts w:asciiTheme="minorEastAsia" w:hAnsiTheme="minorEastAsia" w:cs="Times New Roman" w:hint="eastAsia"/>
          <w:spacing w:val="10"/>
          <w:kern w:val="0"/>
          <w:sz w:val="24"/>
          <w:szCs w:val="24"/>
          <w:rPrChange w:id="3308" w:author="JY0225" w:date="2017-08-24T11:14:00Z">
            <w:rPr>
              <w:rFonts w:ascii="Times New Roman" w:hAnsi="Times New Roman" w:cs="Times New Roman" w:hint="eastAsia"/>
              <w:spacing w:val="10"/>
              <w:kern w:val="0"/>
              <w:sz w:val="24"/>
              <w:szCs w:val="20"/>
            </w:rPr>
          </w:rPrChange>
        </w:rPr>
        <w:t>网络状况常常受限于硬件、软件以及地域等多方面的因素，</w:t>
      </w:r>
      <w:r w:rsidR="00580BB1" w:rsidRPr="006C0267">
        <w:rPr>
          <w:rFonts w:asciiTheme="minorEastAsia" w:hAnsiTheme="minorEastAsia" w:cs="Times New Roman" w:hint="eastAsia"/>
          <w:spacing w:val="10"/>
          <w:kern w:val="0"/>
          <w:sz w:val="24"/>
          <w:szCs w:val="24"/>
          <w:rPrChange w:id="3309" w:author="JY0225" w:date="2017-08-24T11:14:00Z">
            <w:rPr>
              <w:rFonts w:ascii="Times New Roman" w:hAnsi="Times New Roman" w:cs="Times New Roman" w:hint="eastAsia"/>
              <w:spacing w:val="10"/>
              <w:kern w:val="0"/>
              <w:sz w:val="24"/>
              <w:szCs w:val="20"/>
            </w:rPr>
          </w:rPrChange>
        </w:rPr>
        <w:t>网络波动</w:t>
      </w:r>
      <w:r w:rsidR="0042617B" w:rsidRPr="006C0267">
        <w:rPr>
          <w:rFonts w:asciiTheme="minorEastAsia" w:hAnsiTheme="minorEastAsia" w:cs="Times New Roman" w:hint="eastAsia"/>
          <w:spacing w:val="10"/>
          <w:kern w:val="0"/>
          <w:sz w:val="24"/>
          <w:szCs w:val="24"/>
          <w:rPrChange w:id="3310" w:author="JY0225" w:date="2017-08-24T11:14:00Z">
            <w:rPr>
              <w:rFonts w:ascii="Times New Roman" w:hAnsi="Times New Roman" w:cs="Times New Roman" w:hint="eastAsia"/>
              <w:spacing w:val="10"/>
              <w:kern w:val="0"/>
              <w:sz w:val="24"/>
              <w:szCs w:val="20"/>
            </w:rPr>
          </w:rPrChange>
        </w:rPr>
        <w:t>或</w:t>
      </w:r>
      <w:r w:rsidR="00580BB1" w:rsidRPr="006C0267">
        <w:rPr>
          <w:rFonts w:asciiTheme="minorEastAsia" w:hAnsiTheme="minorEastAsia" w:cs="Times New Roman" w:hint="eastAsia"/>
          <w:spacing w:val="10"/>
          <w:kern w:val="0"/>
          <w:sz w:val="24"/>
          <w:szCs w:val="24"/>
          <w:rPrChange w:id="3311" w:author="JY0225" w:date="2017-08-24T11:14:00Z">
            <w:rPr>
              <w:rFonts w:ascii="Times New Roman" w:hAnsi="Times New Roman" w:cs="Times New Roman" w:hint="eastAsia"/>
              <w:spacing w:val="10"/>
              <w:kern w:val="0"/>
              <w:sz w:val="24"/>
              <w:szCs w:val="20"/>
            </w:rPr>
          </w:rPrChange>
        </w:rPr>
        <w:t>网络中断是常见的问题。</w:t>
      </w:r>
      <w:r w:rsidR="00764850" w:rsidRPr="006C0267">
        <w:rPr>
          <w:rFonts w:asciiTheme="minorEastAsia" w:hAnsiTheme="minorEastAsia" w:cs="Times New Roman" w:hint="eastAsia"/>
          <w:spacing w:val="10"/>
          <w:kern w:val="0"/>
          <w:sz w:val="24"/>
          <w:szCs w:val="24"/>
          <w:rPrChange w:id="3312" w:author="JY0225" w:date="2017-08-24T11:14:00Z">
            <w:rPr>
              <w:rFonts w:ascii="Times New Roman" w:hAnsi="Times New Roman" w:cs="Times New Roman" w:hint="eastAsia"/>
              <w:spacing w:val="10"/>
              <w:kern w:val="0"/>
              <w:sz w:val="24"/>
              <w:szCs w:val="20"/>
            </w:rPr>
          </w:rPrChange>
        </w:rPr>
        <w:t>由于</w:t>
      </w:r>
      <w:r w:rsidR="003A7105" w:rsidRPr="006C0267">
        <w:rPr>
          <w:rFonts w:asciiTheme="minorEastAsia" w:hAnsiTheme="minorEastAsia" w:cs="Times New Roman" w:hint="eastAsia"/>
          <w:spacing w:val="10"/>
          <w:kern w:val="0"/>
          <w:sz w:val="24"/>
          <w:szCs w:val="24"/>
          <w:rPrChange w:id="3313" w:author="JY0225" w:date="2017-08-24T11:14:00Z">
            <w:rPr>
              <w:rFonts w:ascii="Times New Roman" w:hAnsi="Times New Roman" w:cs="Times New Roman" w:hint="eastAsia"/>
              <w:spacing w:val="10"/>
              <w:kern w:val="0"/>
              <w:sz w:val="24"/>
              <w:szCs w:val="20"/>
            </w:rPr>
          </w:rPrChange>
        </w:rPr>
        <w:t>网络带宽是有限的，因此上传文件，尤其是较大的文件，</w:t>
      </w:r>
      <w:r w:rsidR="00A538D2" w:rsidRPr="006C0267">
        <w:rPr>
          <w:rFonts w:asciiTheme="minorEastAsia" w:hAnsiTheme="minorEastAsia" w:cs="Times New Roman" w:hint="eastAsia"/>
          <w:spacing w:val="10"/>
          <w:kern w:val="0"/>
          <w:sz w:val="24"/>
          <w:szCs w:val="24"/>
          <w:rPrChange w:id="3314" w:author="JY0225" w:date="2017-08-24T11:14:00Z">
            <w:rPr>
              <w:rFonts w:ascii="Times New Roman" w:hAnsi="Times New Roman" w:cs="Times New Roman" w:hint="eastAsia"/>
              <w:spacing w:val="10"/>
              <w:kern w:val="0"/>
              <w:sz w:val="24"/>
              <w:szCs w:val="20"/>
            </w:rPr>
          </w:rPrChange>
        </w:rPr>
        <w:t>通常</w:t>
      </w:r>
      <w:r w:rsidR="003A7105" w:rsidRPr="006C0267">
        <w:rPr>
          <w:rFonts w:asciiTheme="minorEastAsia" w:hAnsiTheme="minorEastAsia" w:cs="Times New Roman" w:hint="eastAsia"/>
          <w:spacing w:val="10"/>
          <w:kern w:val="0"/>
          <w:sz w:val="24"/>
          <w:szCs w:val="24"/>
          <w:rPrChange w:id="3315" w:author="JY0225" w:date="2017-08-24T11:14:00Z">
            <w:rPr>
              <w:rFonts w:ascii="Times New Roman" w:hAnsi="Times New Roman" w:cs="Times New Roman" w:hint="eastAsia"/>
              <w:spacing w:val="10"/>
              <w:kern w:val="0"/>
              <w:sz w:val="24"/>
              <w:szCs w:val="20"/>
            </w:rPr>
          </w:rPrChange>
        </w:rPr>
        <w:t>需要</w:t>
      </w:r>
      <w:r w:rsidR="00AA40CE" w:rsidRPr="006C0267">
        <w:rPr>
          <w:rFonts w:asciiTheme="minorEastAsia" w:hAnsiTheme="minorEastAsia" w:cs="Times New Roman" w:hint="eastAsia"/>
          <w:spacing w:val="10"/>
          <w:kern w:val="0"/>
          <w:sz w:val="24"/>
          <w:szCs w:val="24"/>
          <w:rPrChange w:id="3316" w:author="JY0225" w:date="2017-08-24T11:14:00Z">
            <w:rPr>
              <w:rFonts w:ascii="Times New Roman" w:hAnsi="Times New Roman" w:cs="Times New Roman" w:hint="eastAsia"/>
              <w:spacing w:val="10"/>
              <w:kern w:val="0"/>
              <w:sz w:val="24"/>
              <w:szCs w:val="20"/>
            </w:rPr>
          </w:rPrChange>
        </w:rPr>
        <w:t>花费</w:t>
      </w:r>
      <w:r w:rsidR="003A7105" w:rsidRPr="006C0267">
        <w:rPr>
          <w:rFonts w:asciiTheme="minorEastAsia" w:hAnsiTheme="minorEastAsia" w:cs="Times New Roman" w:hint="eastAsia"/>
          <w:spacing w:val="10"/>
          <w:kern w:val="0"/>
          <w:sz w:val="24"/>
          <w:szCs w:val="24"/>
          <w:rPrChange w:id="3317" w:author="JY0225" w:date="2017-08-24T11:14:00Z">
            <w:rPr>
              <w:rFonts w:ascii="Times New Roman" w:hAnsi="Times New Roman" w:cs="Times New Roman" w:hint="eastAsia"/>
              <w:spacing w:val="10"/>
              <w:kern w:val="0"/>
              <w:sz w:val="24"/>
              <w:szCs w:val="20"/>
            </w:rPr>
          </w:rPrChange>
        </w:rPr>
        <w:t>一定的时间</w:t>
      </w:r>
      <w:r w:rsidR="00AA40CE" w:rsidRPr="006C0267">
        <w:rPr>
          <w:rFonts w:asciiTheme="minorEastAsia" w:hAnsiTheme="minorEastAsia" w:cs="Times New Roman" w:hint="eastAsia"/>
          <w:spacing w:val="10"/>
          <w:kern w:val="0"/>
          <w:sz w:val="24"/>
          <w:szCs w:val="24"/>
          <w:rPrChange w:id="3318" w:author="JY0225" w:date="2017-08-24T11:14:00Z">
            <w:rPr>
              <w:rFonts w:ascii="Times New Roman" w:hAnsi="Times New Roman" w:cs="Times New Roman" w:hint="eastAsia"/>
              <w:spacing w:val="10"/>
              <w:kern w:val="0"/>
              <w:sz w:val="24"/>
              <w:szCs w:val="20"/>
            </w:rPr>
          </w:rPrChange>
        </w:rPr>
        <w:t>，在此期间</w:t>
      </w:r>
      <w:r w:rsidR="008E4916" w:rsidRPr="006C0267">
        <w:rPr>
          <w:rFonts w:asciiTheme="minorEastAsia" w:hAnsiTheme="minorEastAsia" w:cs="Times New Roman" w:hint="eastAsia"/>
          <w:spacing w:val="10"/>
          <w:kern w:val="0"/>
          <w:sz w:val="24"/>
          <w:szCs w:val="24"/>
          <w:rPrChange w:id="3319" w:author="JY0225" w:date="2017-08-24T11:14:00Z">
            <w:rPr>
              <w:rFonts w:ascii="Times New Roman" w:hAnsi="Times New Roman" w:cs="Times New Roman" w:hint="eastAsia"/>
              <w:spacing w:val="10"/>
              <w:kern w:val="0"/>
              <w:sz w:val="24"/>
              <w:szCs w:val="20"/>
            </w:rPr>
          </w:rPrChange>
        </w:rPr>
        <w:t>存在</w:t>
      </w:r>
      <w:r w:rsidR="00254145" w:rsidRPr="006C0267">
        <w:rPr>
          <w:rFonts w:asciiTheme="minorEastAsia" w:hAnsiTheme="minorEastAsia" w:cs="Times New Roman" w:hint="eastAsia"/>
          <w:spacing w:val="10"/>
          <w:kern w:val="0"/>
          <w:sz w:val="24"/>
          <w:szCs w:val="24"/>
          <w:rPrChange w:id="3320" w:author="JY0225" w:date="2017-08-24T11:14:00Z">
            <w:rPr>
              <w:rFonts w:ascii="Times New Roman" w:hAnsi="Times New Roman" w:cs="Times New Roman" w:hint="eastAsia"/>
              <w:spacing w:val="10"/>
              <w:kern w:val="0"/>
              <w:sz w:val="24"/>
              <w:szCs w:val="20"/>
            </w:rPr>
          </w:rPrChange>
        </w:rPr>
        <w:t>因</w:t>
      </w:r>
      <w:r w:rsidR="00AA40CE" w:rsidRPr="006C0267">
        <w:rPr>
          <w:rFonts w:asciiTheme="minorEastAsia" w:hAnsiTheme="minorEastAsia" w:cs="Times New Roman" w:hint="eastAsia"/>
          <w:spacing w:val="10"/>
          <w:kern w:val="0"/>
          <w:sz w:val="24"/>
          <w:szCs w:val="24"/>
          <w:rPrChange w:id="3321" w:author="JY0225" w:date="2017-08-24T11:14:00Z">
            <w:rPr>
              <w:rFonts w:ascii="Times New Roman" w:hAnsi="Times New Roman" w:cs="Times New Roman" w:hint="eastAsia"/>
              <w:spacing w:val="10"/>
              <w:kern w:val="0"/>
              <w:sz w:val="24"/>
              <w:szCs w:val="20"/>
            </w:rPr>
          </w:rPrChange>
        </w:rPr>
        <w:t>网络故障而导致文件传输失败</w:t>
      </w:r>
      <w:r w:rsidR="00EE55C1" w:rsidRPr="006C0267">
        <w:rPr>
          <w:rFonts w:asciiTheme="minorEastAsia" w:hAnsiTheme="minorEastAsia" w:cs="Times New Roman" w:hint="eastAsia"/>
          <w:spacing w:val="10"/>
          <w:kern w:val="0"/>
          <w:sz w:val="24"/>
          <w:szCs w:val="24"/>
          <w:rPrChange w:id="3322" w:author="JY0225" w:date="2017-08-24T11:14:00Z">
            <w:rPr>
              <w:rFonts w:ascii="Times New Roman" w:hAnsi="Times New Roman" w:cs="Times New Roman" w:hint="eastAsia"/>
              <w:spacing w:val="10"/>
              <w:kern w:val="0"/>
              <w:sz w:val="24"/>
              <w:szCs w:val="20"/>
            </w:rPr>
          </w:rPrChange>
        </w:rPr>
        <w:t>的问题</w:t>
      </w:r>
      <w:r w:rsidR="00AA40CE" w:rsidRPr="006C0267">
        <w:rPr>
          <w:rFonts w:asciiTheme="minorEastAsia" w:hAnsiTheme="minorEastAsia" w:cs="Times New Roman" w:hint="eastAsia"/>
          <w:spacing w:val="10"/>
          <w:kern w:val="0"/>
          <w:sz w:val="24"/>
          <w:szCs w:val="24"/>
          <w:rPrChange w:id="3323" w:author="JY0225" w:date="2017-08-24T11:14:00Z">
            <w:rPr>
              <w:rFonts w:ascii="Times New Roman" w:hAnsi="Times New Roman" w:cs="Times New Roman" w:hint="eastAsia"/>
              <w:spacing w:val="10"/>
              <w:kern w:val="0"/>
              <w:sz w:val="24"/>
              <w:szCs w:val="20"/>
            </w:rPr>
          </w:rPrChange>
        </w:rPr>
        <w:t>。</w:t>
      </w:r>
      <w:r w:rsidR="00C74E02" w:rsidRPr="006C0267">
        <w:rPr>
          <w:rFonts w:asciiTheme="minorEastAsia" w:hAnsiTheme="minorEastAsia" w:cs="Times New Roman" w:hint="eastAsia"/>
          <w:spacing w:val="10"/>
          <w:kern w:val="0"/>
          <w:sz w:val="24"/>
          <w:szCs w:val="24"/>
          <w:rPrChange w:id="3324" w:author="JY0225" w:date="2017-08-24T11:14:00Z">
            <w:rPr>
              <w:rFonts w:ascii="Times New Roman" w:hAnsi="Times New Roman" w:cs="Times New Roman" w:hint="eastAsia"/>
              <w:spacing w:val="10"/>
              <w:kern w:val="0"/>
              <w:sz w:val="24"/>
              <w:szCs w:val="20"/>
            </w:rPr>
          </w:rPrChange>
        </w:rPr>
        <w:t>在</w:t>
      </w:r>
      <w:r w:rsidR="00B045F3" w:rsidRPr="006C0267">
        <w:rPr>
          <w:rFonts w:asciiTheme="minorEastAsia" w:hAnsiTheme="minorEastAsia" w:cs="Times New Roman" w:hint="eastAsia"/>
          <w:spacing w:val="10"/>
          <w:kern w:val="0"/>
          <w:sz w:val="24"/>
          <w:szCs w:val="24"/>
          <w:rPrChange w:id="3325" w:author="JY0225" w:date="2017-08-24T11:14:00Z">
            <w:rPr>
              <w:rFonts w:ascii="Times New Roman" w:hAnsi="Times New Roman" w:cs="Times New Roman" w:hint="eastAsia"/>
              <w:spacing w:val="10"/>
              <w:kern w:val="0"/>
              <w:sz w:val="24"/>
              <w:szCs w:val="20"/>
            </w:rPr>
          </w:rPrChange>
        </w:rPr>
        <w:t>现有的中间件系统</w:t>
      </w:r>
      <w:r w:rsidR="00C74E02" w:rsidRPr="006C0267">
        <w:rPr>
          <w:rFonts w:asciiTheme="minorEastAsia" w:hAnsiTheme="minorEastAsia" w:cs="Times New Roman" w:hint="eastAsia"/>
          <w:spacing w:val="10"/>
          <w:kern w:val="0"/>
          <w:sz w:val="24"/>
          <w:szCs w:val="24"/>
          <w:rPrChange w:id="3326" w:author="JY0225" w:date="2017-08-24T11:14:00Z">
            <w:rPr>
              <w:rFonts w:ascii="Times New Roman" w:hAnsi="Times New Roman" w:cs="Times New Roman" w:hint="eastAsia"/>
              <w:spacing w:val="10"/>
              <w:kern w:val="0"/>
              <w:sz w:val="24"/>
              <w:szCs w:val="20"/>
            </w:rPr>
          </w:rPrChange>
        </w:rPr>
        <w:t>里</w:t>
      </w:r>
      <w:r w:rsidR="00040C6B" w:rsidRPr="006C0267">
        <w:rPr>
          <w:rFonts w:asciiTheme="minorEastAsia" w:hAnsiTheme="minorEastAsia" w:cs="Times New Roman" w:hint="eastAsia"/>
          <w:spacing w:val="10"/>
          <w:kern w:val="0"/>
          <w:sz w:val="24"/>
          <w:szCs w:val="24"/>
          <w:rPrChange w:id="3327" w:author="JY0225" w:date="2017-08-24T11:14:00Z">
            <w:rPr>
              <w:rFonts w:ascii="Times New Roman" w:hAnsi="Times New Roman" w:cs="Times New Roman" w:hint="eastAsia"/>
              <w:spacing w:val="10"/>
              <w:kern w:val="0"/>
              <w:sz w:val="24"/>
              <w:szCs w:val="20"/>
            </w:rPr>
          </w:rPrChange>
        </w:rPr>
        <w:t>，</w:t>
      </w:r>
      <w:r w:rsidR="00B045F3" w:rsidRPr="006C0267">
        <w:rPr>
          <w:rFonts w:asciiTheme="minorEastAsia" w:hAnsiTheme="minorEastAsia" w:cs="Times New Roman" w:hint="eastAsia"/>
          <w:spacing w:val="10"/>
          <w:kern w:val="0"/>
          <w:sz w:val="24"/>
          <w:szCs w:val="24"/>
          <w:rPrChange w:id="3328" w:author="JY0225" w:date="2017-08-24T11:14:00Z">
            <w:rPr>
              <w:rFonts w:ascii="Times New Roman" w:hAnsi="Times New Roman" w:cs="Times New Roman" w:hint="eastAsia"/>
              <w:spacing w:val="10"/>
              <w:kern w:val="0"/>
              <w:sz w:val="24"/>
              <w:szCs w:val="20"/>
            </w:rPr>
          </w:rPrChange>
        </w:rPr>
        <w:t>用户</w:t>
      </w:r>
      <w:r w:rsidR="006868F4" w:rsidRPr="006C0267">
        <w:rPr>
          <w:rFonts w:asciiTheme="minorEastAsia" w:hAnsiTheme="minorEastAsia" w:cs="Times New Roman" w:hint="eastAsia"/>
          <w:spacing w:val="10"/>
          <w:kern w:val="0"/>
          <w:sz w:val="24"/>
          <w:szCs w:val="24"/>
          <w:rPrChange w:id="3329" w:author="JY0225" w:date="2017-08-24T11:14:00Z">
            <w:rPr>
              <w:rFonts w:ascii="Times New Roman" w:hAnsi="Times New Roman" w:cs="Times New Roman" w:hint="eastAsia"/>
              <w:spacing w:val="10"/>
              <w:kern w:val="0"/>
              <w:sz w:val="24"/>
              <w:szCs w:val="20"/>
            </w:rPr>
          </w:rPrChange>
        </w:rPr>
        <w:t>只能</w:t>
      </w:r>
      <w:r w:rsidR="00B045F3" w:rsidRPr="006C0267">
        <w:rPr>
          <w:rFonts w:asciiTheme="minorEastAsia" w:hAnsiTheme="minorEastAsia" w:cs="Times New Roman" w:hint="eastAsia"/>
          <w:spacing w:val="10"/>
          <w:kern w:val="0"/>
          <w:sz w:val="24"/>
          <w:szCs w:val="24"/>
          <w:rPrChange w:id="3330" w:author="JY0225" w:date="2017-08-24T11:14:00Z">
            <w:rPr>
              <w:rFonts w:ascii="Times New Roman" w:hAnsi="Times New Roman" w:cs="Times New Roman" w:hint="eastAsia"/>
              <w:spacing w:val="10"/>
              <w:kern w:val="0"/>
              <w:sz w:val="24"/>
              <w:szCs w:val="20"/>
            </w:rPr>
          </w:rPrChange>
        </w:rPr>
        <w:t>重</w:t>
      </w:r>
      <w:r w:rsidR="00F622D2" w:rsidRPr="006C0267">
        <w:rPr>
          <w:rFonts w:asciiTheme="minorEastAsia" w:hAnsiTheme="minorEastAsia" w:cs="Times New Roman" w:hint="eastAsia"/>
          <w:spacing w:val="10"/>
          <w:kern w:val="0"/>
          <w:sz w:val="24"/>
          <w:szCs w:val="24"/>
          <w:rPrChange w:id="3331" w:author="JY0225" w:date="2017-08-24T11:14:00Z">
            <w:rPr>
              <w:rFonts w:ascii="Times New Roman" w:hAnsi="Times New Roman" w:cs="Times New Roman" w:hint="eastAsia"/>
              <w:spacing w:val="10"/>
              <w:kern w:val="0"/>
              <w:sz w:val="24"/>
              <w:szCs w:val="20"/>
            </w:rPr>
          </w:rPrChange>
        </w:rPr>
        <w:t>传</w:t>
      </w:r>
      <w:r w:rsidR="00326EFC" w:rsidRPr="006C0267">
        <w:rPr>
          <w:rFonts w:asciiTheme="minorEastAsia" w:hAnsiTheme="minorEastAsia" w:cs="Times New Roman" w:hint="eastAsia"/>
          <w:spacing w:val="10"/>
          <w:kern w:val="0"/>
          <w:sz w:val="24"/>
          <w:szCs w:val="24"/>
          <w:rPrChange w:id="3332" w:author="JY0225" w:date="2017-08-24T11:14:00Z">
            <w:rPr>
              <w:rFonts w:ascii="Times New Roman" w:hAnsi="Times New Roman" w:cs="Times New Roman" w:hint="eastAsia"/>
              <w:spacing w:val="10"/>
              <w:kern w:val="0"/>
              <w:sz w:val="24"/>
              <w:szCs w:val="20"/>
            </w:rPr>
          </w:rPrChange>
        </w:rPr>
        <w:t>该</w:t>
      </w:r>
      <w:r w:rsidR="00E10069" w:rsidRPr="006C0267">
        <w:rPr>
          <w:rFonts w:asciiTheme="minorEastAsia" w:hAnsiTheme="minorEastAsia" w:cs="Times New Roman" w:hint="eastAsia"/>
          <w:spacing w:val="10"/>
          <w:kern w:val="0"/>
          <w:sz w:val="24"/>
          <w:szCs w:val="24"/>
          <w:rPrChange w:id="3333" w:author="JY0225" w:date="2017-08-24T11:14:00Z">
            <w:rPr>
              <w:rFonts w:ascii="Times New Roman" w:hAnsi="Times New Roman" w:cs="Times New Roman" w:hint="eastAsia"/>
              <w:spacing w:val="10"/>
              <w:kern w:val="0"/>
              <w:sz w:val="24"/>
              <w:szCs w:val="20"/>
            </w:rPr>
          </w:rPrChange>
        </w:rPr>
        <w:t>文件</w:t>
      </w:r>
      <w:r w:rsidR="00B045F3" w:rsidRPr="006C0267">
        <w:rPr>
          <w:rFonts w:asciiTheme="minorEastAsia" w:hAnsiTheme="minorEastAsia" w:cs="Times New Roman" w:hint="eastAsia"/>
          <w:spacing w:val="10"/>
          <w:kern w:val="0"/>
          <w:sz w:val="24"/>
          <w:szCs w:val="24"/>
          <w:rPrChange w:id="3334" w:author="JY0225" w:date="2017-08-24T11:14:00Z">
            <w:rPr>
              <w:rFonts w:ascii="Times New Roman" w:hAnsi="Times New Roman" w:cs="Times New Roman" w:hint="eastAsia"/>
              <w:spacing w:val="10"/>
              <w:kern w:val="0"/>
              <w:sz w:val="24"/>
              <w:szCs w:val="20"/>
            </w:rPr>
          </w:rPrChange>
        </w:rPr>
        <w:t>，</w:t>
      </w:r>
      <w:r w:rsidR="00E45BF7" w:rsidRPr="006C0267">
        <w:rPr>
          <w:rFonts w:asciiTheme="minorEastAsia" w:hAnsiTheme="minorEastAsia" w:cs="Times New Roman" w:hint="eastAsia"/>
          <w:spacing w:val="10"/>
          <w:kern w:val="0"/>
          <w:sz w:val="24"/>
          <w:szCs w:val="24"/>
          <w:rPrChange w:id="3335" w:author="JY0225" w:date="2017-08-24T11:14:00Z">
            <w:rPr>
              <w:rFonts w:ascii="Times New Roman" w:hAnsi="Times New Roman" w:cs="Times New Roman" w:hint="eastAsia"/>
              <w:spacing w:val="10"/>
              <w:kern w:val="0"/>
              <w:sz w:val="24"/>
              <w:szCs w:val="20"/>
            </w:rPr>
          </w:rPrChange>
        </w:rPr>
        <w:t>倘若多次遇到网络故障，则可能导致无休止的重传</w:t>
      </w:r>
      <w:r w:rsidR="002E7835" w:rsidRPr="006C0267">
        <w:rPr>
          <w:rFonts w:asciiTheme="minorEastAsia" w:hAnsiTheme="minorEastAsia" w:cs="Times New Roman" w:hint="eastAsia"/>
          <w:spacing w:val="10"/>
          <w:kern w:val="0"/>
          <w:sz w:val="24"/>
          <w:szCs w:val="24"/>
          <w:rPrChange w:id="3336" w:author="JY0225" w:date="2017-08-24T11:14:00Z">
            <w:rPr>
              <w:rFonts w:ascii="Times New Roman" w:hAnsi="Times New Roman" w:cs="Times New Roman" w:hint="eastAsia"/>
              <w:spacing w:val="10"/>
              <w:kern w:val="0"/>
              <w:sz w:val="24"/>
              <w:szCs w:val="20"/>
            </w:rPr>
          </w:rPrChange>
        </w:rPr>
        <w:t>，这对用户来说是极其不友好的</w:t>
      </w:r>
      <w:r w:rsidR="00F64753" w:rsidRPr="006C0267">
        <w:rPr>
          <w:rFonts w:asciiTheme="minorEastAsia" w:hAnsiTheme="minorEastAsia" w:cs="Times New Roman" w:hint="eastAsia"/>
          <w:spacing w:val="10"/>
          <w:kern w:val="0"/>
          <w:sz w:val="24"/>
          <w:szCs w:val="24"/>
          <w:rPrChange w:id="3337" w:author="JY0225" w:date="2017-08-24T11:14:00Z">
            <w:rPr>
              <w:rFonts w:ascii="Times New Roman" w:hAnsi="Times New Roman" w:cs="Times New Roman" w:hint="eastAsia"/>
              <w:spacing w:val="10"/>
              <w:kern w:val="0"/>
              <w:sz w:val="24"/>
              <w:szCs w:val="20"/>
            </w:rPr>
          </w:rPrChange>
        </w:rPr>
        <w:t>体验</w:t>
      </w:r>
      <w:r w:rsidR="00397530" w:rsidRPr="006C0267">
        <w:rPr>
          <w:rFonts w:asciiTheme="minorEastAsia" w:hAnsiTheme="minorEastAsia" w:cs="Times New Roman" w:hint="eastAsia"/>
          <w:spacing w:val="10"/>
          <w:kern w:val="0"/>
          <w:sz w:val="24"/>
          <w:szCs w:val="24"/>
          <w:rPrChange w:id="3338" w:author="JY0225" w:date="2017-08-24T11:14:00Z">
            <w:rPr>
              <w:rFonts w:ascii="Times New Roman" w:hAnsi="Times New Roman" w:cs="Times New Roman" w:hint="eastAsia"/>
              <w:spacing w:val="10"/>
              <w:kern w:val="0"/>
              <w:sz w:val="24"/>
              <w:szCs w:val="20"/>
            </w:rPr>
          </w:rPrChange>
        </w:rPr>
        <w:t>。</w:t>
      </w:r>
    </w:p>
    <w:p w14:paraId="0BAC47AD" w14:textId="0DECB580" w:rsidR="006D3E26" w:rsidRPr="006C0267" w:rsidRDefault="005824E1" w:rsidP="001B6B3E">
      <w:pPr>
        <w:spacing w:line="400" w:lineRule="exact"/>
        <w:rPr>
          <w:rFonts w:asciiTheme="minorEastAsia" w:hAnsiTheme="minorEastAsia" w:cs="Times New Roman"/>
          <w:spacing w:val="10"/>
          <w:kern w:val="0"/>
          <w:sz w:val="24"/>
          <w:szCs w:val="24"/>
          <w:rPrChange w:id="3339"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340"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341" w:author="JY0225" w:date="2017-08-24T11:14:00Z">
            <w:rPr>
              <w:rFonts w:ascii="Times New Roman" w:hAnsi="Times New Roman" w:cs="Times New Roman" w:hint="eastAsia"/>
              <w:spacing w:val="10"/>
              <w:kern w:val="0"/>
              <w:sz w:val="24"/>
              <w:szCs w:val="20"/>
            </w:rPr>
          </w:rPrChange>
        </w:rPr>
        <w:t>其次，</w:t>
      </w:r>
      <w:r w:rsidR="00FE22A7" w:rsidRPr="006C0267">
        <w:rPr>
          <w:rFonts w:asciiTheme="minorEastAsia" w:hAnsiTheme="minorEastAsia" w:cs="Times New Roman" w:hint="eastAsia"/>
          <w:spacing w:val="10"/>
          <w:kern w:val="0"/>
          <w:sz w:val="24"/>
          <w:szCs w:val="24"/>
          <w:rPrChange w:id="3342" w:author="JY0225" w:date="2017-08-24T11:14:00Z">
            <w:rPr>
              <w:rFonts w:ascii="Times New Roman" w:hAnsi="Times New Roman" w:cs="Times New Roman" w:hint="eastAsia"/>
              <w:spacing w:val="10"/>
              <w:kern w:val="0"/>
              <w:sz w:val="24"/>
              <w:szCs w:val="20"/>
            </w:rPr>
          </w:rPrChange>
        </w:rPr>
        <w:t>为保证用户数据的安全性，</w:t>
      </w:r>
      <w:r w:rsidR="00884B52" w:rsidRPr="006C0267">
        <w:rPr>
          <w:rFonts w:asciiTheme="minorEastAsia" w:hAnsiTheme="minorEastAsia" w:cs="Times New Roman" w:hint="eastAsia"/>
          <w:spacing w:val="10"/>
          <w:kern w:val="0"/>
          <w:sz w:val="24"/>
          <w:szCs w:val="24"/>
          <w:rPrChange w:id="3343" w:author="JY0225" w:date="2017-08-24T11:14:00Z">
            <w:rPr>
              <w:rFonts w:ascii="Times New Roman" w:hAnsi="Times New Roman" w:cs="Times New Roman" w:hint="eastAsia"/>
              <w:spacing w:val="10"/>
              <w:kern w:val="0"/>
              <w:sz w:val="24"/>
              <w:szCs w:val="20"/>
            </w:rPr>
          </w:rPrChange>
        </w:rPr>
        <w:t>现有的中间件系统</w:t>
      </w:r>
      <w:r w:rsidR="00FE22A7" w:rsidRPr="006C0267">
        <w:rPr>
          <w:rFonts w:asciiTheme="minorEastAsia" w:hAnsiTheme="minorEastAsia" w:cs="Times New Roman" w:hint="eastAsia"/>
          <w:spacing w:val="10"/>
          <w:kern w:val="0"/>
          <w:sz w:val="24"/>
          <w:szCs w:val="24"/>
          <w:rPrChange w:id="3344" w:author="JY0225" w:date="2017-08-24T11:14:00Z">
            <w:rPr>
              <w:rFonts w:ascii="Times New Roman" w:hAnsi="Times New Roman" w:cs="Times New Roman" w:hint="eastAsia"/>
              <w:spacing w:val="10"/>
              <w:kern w:val="0"/>
              <w:sz w:val="24"/>
              <w:szCs w:val="20"/>
            </w:rPr>
          </w:rPrChange>
        </w:rPr>
        <w:t>在文件传输过程中，</w:t>
      </w:r>
      <w:r w:rsidR="00432D3A" w:rsidRPr="006C0267">
        <w:rPr>
          <w:rFonts w:asciiTheme="minorEastAsia" w:hAnsiTheme="minorEastAsia" w:cs="Times New Roman" w:hint="eastAsia"/>
          <w:spacing w:val="10"/>
          <w:kern w:val="0"/>
          <w:sz w:val="24"/>
          <w:szCs w:val="24"/>
          <w:rPrChange w:id="3345" w:author="JY0225" w:date="2017-08-24T11:14:00Z">
            <w:rPr>
              <w:rFonts w:ascii="Times New Roman" w:hAnsi="Times New Roman" w:cs="Times New Roman" w:hint="eastAsia"/>
              <w:spacing w:val="10"/>
              <w:kern w:val="0"/>
              <w:sz w:val="24"/>
              <w:szCs w:val="20"/>
            </w:rPr>
          </w:rPrChange>
        </w:rPr>
        <w:t>系统采用了</w:t>
      </w:r>
      <w:r w:rsidR="00432D3A" w:rsidRPr="006C0267">
        <w:rPr>
          <w:rFonts w:asciiTheme="minorEastAsia" w:hAnsiTheme="minorEastAsia" w:cs="Times New Roman"/>
          <w:spacing w:val="10"/>
          <w:kern w:val="0"/>
          <w:sz w:val="24"/>
          <w:szCs w:val="24"/>
          <w:rPrChange w:id="3346" w:author="JY0225" w:date="2017-08-24T11:14:00Z">
            <w:rPr>
              <w:rFonts w:ascii="Times New Roman" w:hAnsi="Times New Roman" w:cs="Times New Roman"/>
              <w:spacing w:val="10"/>
              <w:kern w:val="0"/>
              <w:sz w:val="24"/>
              <w:szCs w:val="20"/>
            </w:rPr>
          </w:rPrChange>
        </w:rPr>
        <w:t>128</w:t>
      </w:r>
      <w:r w:rsidR="00432D3A" w:rsidRPr="006C0267">
        <w:rPr>
          <w:rFonts w:asciiTheme="minorEastAsia" w:hAnsiTheme="minorEastAsia" w:cs="Times New Roman" w:hint="eastAsia"/>
          <w:spacing w:val="10"/>
          <w:kern w:val="0"/>
          <w:sz w:val="24"/>
          <w:szCs w:val="24"/>
          <w:rPrChange w:id="3347" w:author="JY0225" w:date="2017-08-24T11:14:00Z">
            <w:rPr>
              <w:rFonts w:ascii="Times New Roman" w:hAnsi="Times New Roman" w:cs="Times New Roman" w:hint="eastAsia"/>
              <w:spacing w:val="10"/>
              <w:kern w:val="0"/>
              <w:sz w:val="24"/>
              <w:szCs w:val="20"/>
            </w:rPr>
          </w:rPrChange>
        </w:rPr>
        <w:t>位的</w:t>
      </w:r>
      <w:r w:rsidR="00432D3A" w:rsidRPr="006C0267">
        <w:rPr>
          <w:rFonts w:asciiTheme="minorEastAsia" w:hAnsiTheme="minorEastAsia" w:cs="Times New Roman"/>
          <w:spacing w:val="10"/>
          <w:kern w:val="0"/>
          <w:sz w:val="24"/>
          <w:szCs w:val="24"/>
          <w:rPrChange w:id="3348" w:author="JY0225" w:date="2017-08-24T11:14:00Z">
            <w:rPr>
              <w:rFonts w:ascii="Times New Roman" w:hAnsi="Times New Roman" w:cs="Times New Roman"/>
              <w:spacing w:val="10"/>
              <w:kern w:val="0"/>
              <w:sz w:val="24"/>
              <w:szCs w:val="20"/>
            </w:rPr>
          </w:rPrChange>
        </w:rPr>
        <w:t>SSL</w:t>
      </w:r>
      <w:r w:rsidR="00855466" w:rsidRPr="006C0267">
        <w:rPr>
          <w:rFonts w:asciiTheme="minorEastAsia" w:hAnsiTheme="minorEastAsia" w:cs="Times New Roman" w:hint="eastAsia"/>
          <w:spacing w:val="10"/>
          <w:kern w:val="0"/>
          <w:sz w:val="24"/>
          <w:szCs w:val="24"/>
          <w:rPrChange w:id="3349" w:author="JY0225" w:date="2017-08-24T11:14:00Z">
            <w:rPr>
              <w:rFonts w:ascii="Times New Roman" w:hAnsi="Times New Roman" w:cs="Times New Roman" w:hint="eastAsia"/>
              <w:spacing w:val="10"/>
              <w:kern w:val="0"/>
              <w:sz w:val="24"/>
              <w:szCs w:val="20"/>
            </w:rPr>
          </w:rPrChange>
        </w:rPr>
        <w:t>加密技术</w:t>
      </w:r>
      <w:r w:rsidR="00166E89" w:rsidRPr="006C0267">
        <w:rPr>
          <w:rFonts w:asciiTheme="minorEastAsia" w:hAnsiTheme="minorEastAsia" w:cs="Times New Roman" w:hint="eastAsia"/>
          <w:spacing w:val="10"/>
          <w:kern w:val="0"/>
          <w:sz w:val="24"/>
          <w:szCs w:val="24"/>
          <w:rPrChange w:id="3350" w:author="JY0225" w:date="2017-08-24T11:14:00Z">
            <w:rPr>
              <w:rFonts w:ascii="Times New Roman" w:hAnsi="Times New Roman" w:cs="Times New Roman" w:hint="eastAsia"/>
              <w:spacing w:val="10"/>
              <w:kern w:val="0"/>
              <w:sz w:val="24"/>
              <w:szCs w:val="20"/>
            </w:rPr>
          </w:rPrChange>
        </w:rPr>
        <w:t>，</w:t>
      </w:r>
      <w:r w:rsidR="001E4B61" w:rsidRPr="006C0267">
        <w:rPr>
          <w:rFonts w:asciiTheme="minorEastAsia" w:hAnsiTheme="minorEastAsia" w:cs="Times New Roman" w:hint="eastAsia"/>
          <w:spacing w:val="10"/>
          <w:kern w:val="0"/>
          <w:sz w:val="24"/>
          <w:szCs w:val="24"/>
          <w:rPrChange w:id="3351" w:author="JY0225" w:date="2017-08-24T11:14:00Z">
            <w:rPr>
              <w:rFonts w:ascii="Times New Roman" w:hAnsi="Times New Roman" w:cs="Times New Roman" w:hint="eastAsia"/>
              <w:spacing w:val="10"/>
              <w:kern w:val="0"/>
              <w:sz w:val="24"/>
              <w:szCs w:val="20"/>
            </w:rPr>
          </w:rPrChange>
        </w:rPr>
        <w:t>在文件的</w:t>
      </w:r>
      <w:r w:rsidR="001014BB" w:rsidRPr="006C0267">
        <w:rPr>
          <w:rFonts w:asciiTheme="minorEastAsia" w:hAnsiTheme="minorEastAsia" w:cs="Times New Roman" w:hint="eastAsia"/>
          <w:spacing w:val="10"/>
          <w:kern w:val="0"/>
          <w:sz w:val="24"/>
          <w:szCs w:val="24"/>
          <w:rPrChange w:id="3352" w:author="JY0225" w:date="2017-08-24T11:14:00Z">
            <w:rPr>
              <w:rFonts w:ascii="Times New Roman" w:hAnsi="Times New Roman" w:cs="Times New Roman" w:hint="eastAsia"/>
              <w:spacing w:val="10"/>
              <w:kern w:val="0"/>
              <w:sz w:val="24"/>
              <w:szCs w:val="20"/>
            </w:rPr>
          </w:rPrChange>
        </w:rPr>
        <w:t>存储</w:t>
      </w:r>
      <w:r w:rsidR="001E4B61" w:rsidRPr="006C0267">
        <w:rPr>
          <w:rFonts w:asciiTheme="minorEastAsia" w:hAnsiTheme="minorEastAsia" w:cs="Times New Roman" w:hint="eastAsia"/>
          <w:spacing w:val="10"/>
          <w:kern w:val="0"/>
          <w:sz w:val="24"/>
          <w:szCs w:val="24"/>
          <w:rPrChange w:id="3353" w:author="JY0225" w:date="2017-08-24T11:14:00Z">
            <w:rPr>
              <w:rFonts w:ascii="Times New Roman" w:hAnsi="Times New Roman" w:cs="Times New Roman" w:hint="eastAsia"/>
              <w:spacing w:val="10"/>
              <w:kern w:val="0"/>
              <w:sz w:val="24"/>
              <w:szCs w:val="20"/>
            </w:rPr>
          </w:rPrChange>
        </w:rPr>
        <w:t>形式上，让用户主动选择是否加密，</w:t>
      </w:r>
      <w:r w:rsidR="00AE241B" w:rsidRPr="006C0267">
        <w:rPr>
          <w:rFonts w:asciiTheme="minorEastAsia" w:hAnsiTheme="minorEastAsia" w:cs="Times New Roman" w:hint="eastAsia"/>
          <w:spacing w:val="10"/>
          <w:kern w:val="0"/>
          <w:sz w:val="24"/>
          <w:szCs w:val="24"/>
          <w:rPrChange w:id="3354" w:author="JY0225" w:date="2017-08-24T11:14:00Z">
            <w:rPr>
              <w:rFonts w:ascii="Times New Roman" w:hAnsi="Times New Roman" w:cs="Times New Roman" w:hint="eastAsia"/>
              <w:spacing w:val="10"/>
              <w:kern w:val="0"/>
              <w:sz w:val="24"/>
              <w:szCs w:val="20"/>
            </w:rPr>
          </w:rPrChange>
        </w:rPr>
        <w:t>使用的</w:t>
      </w:r>
      <w:r w:rsidR="005C1BEA" w:rsidRPr="006C0267">
        <w:rPr>
          <w:rFonts w:asciiTheme="minorEastAsia" w:hAnsiTheme="minorEastAsia" w:cs="Times New Roman" w:hint="eastAsia"/>
          <w:spacing w:val="10"/>
          <w:kern w:val="0"/>
          <w:sz w:val="24"/>
          <w:szCs w:val="24"/>
          <w:rPrChange w:id="3355" w:author="JY0225" w:date="2017-08-24T11:14:00Z">
            <w:rPr>
              <w:rFonts w:ascii="Times New Roman" w:hAnsi="Times New Roman" w:cs="Times New Roman" w:hint="eastAsia"/>
              <w:spacing w:val="10"/>
              <w:kern w:val="0"/>
              <w:sz w:val="24"/>
              <w:szCs w:val="20"/>
            </w:rPr>
          </w:rPrChange>
        </w:rPr>
        <w:t>是</w:t>
      </w:r>
      <w:r w:rsidR="00AE241B" w:rsidRPr="006C0267">
        <w:rPr>
          <w:rFonts w:asciiTheme="minorEastAsia" w:hAnsiTheme="minorEastAsia" w:cs="Times New Roman"/>
          <w:spacing w:val="10"/>
          <w:kern w:val="0"/>
          <w:sz w:val="24"/>
          <w:szCs w:val="24"/>
          <w:rPrChange w:id="3356" w:author="JY0225" w:date="2017-08-24T11:14:00Z">
            <w:rPr>
              <w:rFonts w:ascii="Times New Roman" w:hAnsi="Times New Roman" w:cs="Times New Roman"/>
              <w:spacing w:val="10"/>
              <w:kern w:val="0"/>
              <w:sz w:val="24"/>
              <w:szCs w:val="20"/>
            </w:rPr>
          </w:rPrChange>
        </w:rPr>
        <w:t>AES</w:t>
      </w:r>
      <w:r w:rsidR="000F6729" w:rsidRPr="006C0267">
        <w:rPr>
          <w:rFonts w:asciiTheme="minorEastAsia" w:hAnsiTheme="minorEastAsia" w:cs="Times New Roman" w:hint="eastAsia"/>
          <w:spacing w:val="10"/>
          <w:kern w:val="0"/>
          <w:sz w:val="24"/>
          <w:szCs w:val="24"/>
          <w:rPrChange w:id="3357" w:author="JY0225" w:date="2017-08-24T11:14:00Z">
            <w:rPr>
              <w:rFonts w:ascii="Times New Roman" w:hAnsi="Times New Roman" w:cs="Times New Roman" w:hint="eastAsia"/>
              <w:spacing w:val="10"/>
              <w:kern w:val="0"/>
              <w:sz w:val="24"/>
              <w:szCs w:val="20"/>
            </w:rPr>
          </w:rPrChange>
        </w:rPr>
        <w:t>加密算法</w:t>
      </w:r>
      <w:r w:rsidR="005C19E1" w:rsidRPr="006C0267">
        <w:rPr>
          <w:rFonts w:asciiTheme="minorEastAsia" w:hAnsiTheme="minorEastAsia" w:cs="Times New Roman" w:hint="eastAsia"/>
          <w:spacing w:val="10"/>
          <w:kern w:val="0"/>
          <w:sz w:val="24"/>
          <w:szCs w:val="24"/>
          <w:rPrChange w:id="3358" w:author="JY0225" w:date="2017-08-24T11:14:00Z">
            <w:rPr>
              <w:rFonts w:ascii="Times New Roman" w:hAnsi="Times New Roman" w:cs="Times New Roman" w:hint="eastAsia"/>
              <w:spacing w:val="10"/>
              <w:kern w:val="0"/>
              <w:sz w:val="24"/>
              <w:szCs w:val="20"/>
            </w:rPr>
          </w:rPrChange>
        </w:rPr>
        <w:t>，</w:t>
      </w:r>
      <w:r w:rsidR="009B4A7A" w:rsidRPr="006C0267">
        <w:rPr>
          <w:rFonts w:asciiTheme="minorEastAsia" w:hAnsiTheme="minorEastAsia" w:cs="Times New Roman" w:hint="eastAsia"/>
          <w:spacing w:val="10"/>
          <w:kern w:val="0"/>
          <w:sz w:val="24"/>
          <w:szCs w:val="24"/>
          <w:rPrChange w:id="3359" w:author="JY0225" w:date="2017-08-24T11:14:00Z">
            <w:rPr>
              <w:rFonts w:ascii="Times New Roman" w:hAnsi="Times New Roman" w:cs="Times New Roman" w:hint="eastAsia"/>
              <w:spacing w:val="10"/>
              <w:kern w:val="0"/>
              <w:sz w:val="24"/>
              <w:szCs w:val="20"/>
            </w:rPr>
          </w:rPrChange>
        </w:rPr>
        <w:t>这样的加密策略与主流的云</w:t>
      </w:r>
      <w:r w:rsidR="00476838" w:rsidRPr="006C0267">
        <w:rPr>
          <w:rFonts w:asciiTheme="minorEastAsia" w:hAnsiTheme="minorEastAsia" w:cs="Times New Roman" w:hint="eastAsia"/>
          <w:spacing w:val="10"/>
          <w:kern w:val="0"/>
          <w:sz w:val="24"/>
          <w:szCs w:val="24"/>
          <w:rPrChange w:id="3360" w:author="JY0225" w:date="2017-08-24T11:14:00Z">
            <w:rPr>
              <w:rFonts w:ascii="Times New Roman" w:hAnsi="Times New Roman" w:cs="Times New Roman" w:hint="eastAsia"/>
              <w:spacing w:val="10"/>
              <w:kern w:val="0"/>
              <w:sz w:val="24"/>
              <w:szCs w:val="20"/>
            </w:rPr>
          </w:rPrChange>
        </w:rPr>
        <w:t>备份</w:t>
      </w:r>
      <w:r w:rsidR="009B4A7A" w:rsidRPr="006C0267">
        <w:rPr>
          <w:rFonts w:asciiTheme="minorEastAsia" w:hAnsiTheme="minorEastAsia" w:cs="Times New Roman" w:hint="eastAsia"/>
          <w:spacing w:val="10"/>
          <w:kern w:val="0"/>
          <w:sz w:val="24"/>
          <w:szCs w:val="24"/>
          <w:rPrChange w:id="3361" w:author="JY0225" w:date="2017-08-24T11:14:00Z">
            <w:rPr>
              <w:rFonts w:ascii="Times New Roman" w:hAnsi="Times New Roman" w:cs="Times New Roman" w:hint="eastAsia"/>
              <w:spacing w:val="10"/>
              <w:kern w:val="0"/>
              <w:sz w:val="24"/>
              <w:szCs w:val="20"/>
            </w:rPr>
          </w:rPrChange>
        </w:rPr>
        <w:t>服务</w:t>
      </w:r>
      <w:r w:rsidR="005C19E1" w:rsidRPr="006C0267">
        <w:rPr>
          <w:rFonts w:asciiTheme="minorEastAsia" w:hAnsiTheme="minorEastAsia" w:cs="Times New Roman" w:hint="eastAsia"/>
          <w:spacing w:val="10"/>
          <w:kern w:val="0"/>
          <w:sz w:val="24"/>
          <w:szCs w:val="24"/>
          <w:rPrChange w:id="3362" w:author="JY0225" w:date="2017-08-24T11:14:00Z">
            <w:rPr>
              <w:rFonts w:ascii="Times New Roman" w:hAnsi="Times New Roman" w:cs="Times New Roman" w:hint="eastAsia"/>
              <w:spacing w:val="10"/>
              <w:kern w:val="0"/>
              <w:sz w:val="24"/>
              <w:szCs w:val="20"/>
            </w:rPr>
          </w:rPrChange>
        </w:rPr>
        <w:t>平台使用的方式基本一致</w:t>
      </w:r>
      <w:r w:rsidR="004225BE" w:rsidRPr="006C0267">
        <w:rPr>
          <w:rFonts w:asciiTheme="minorEastAsia" w:hAnsiTheme="minorEastAsia" w:cs="Times New Roman" w:hint="eastAsia"/>
          <w:spacing w:val="10"/>
          <w:kern w:val="0"/>
          <w:sz w:val="24"/>
          <w:szCs w:val="24"/>
          <w:rPrChange w:id="3363" w:author="JY0225" w:date="2017-08-24T11:14:00Z">
            <w:rPr>
              <w:rFonts w:ascii="Times New Roman" w:hAnsi="Times New Roman" w:cs="Times New Roman" w:hint="eastAsia"/>
              <w:spacing w:val="10"/>
              <w:kern w:val="0"/>
              <w:sz w:val="24"/>
              <w:szCs w:val="20"/>
            </w:rPr>
          </w:rPrChange>
        </w:rPr>
        <w:t>。</w:t>
      </w:r>
      <w:r w:rsidR="005C19E1" w:rsidRPr="006C0267">
        <w:rPr>
          <w:rFonts w:asciiTheme="minorEastAsia" w:hAnsiTheme="minorEastAsia" w:cs="Times New Roman" w:hint="eastAsia"/>
          <w:spacing w:val="10"/>
          <w:kern w:val="0"/>
          <w:sz w:val="24"/>
          <w:szCs w:val="24"/>
          <w:rPrChange w:id="3364" w:author="JY0225" w:date="2017-08-24T11:14:00Z">
            <w:rPr>
              <w:rFonts w:ascii="Times New Roman" w:hAnsi="Times New Roman" w:cs="Times New Roman" w:hint="eastAsia"/>
              <w:spacing w:val="10"/>
              <w:kern w:val="0"/>
              <w:sz w:val="24"/>
              <w:szCs w:val="20"/>
            </w:rPr>
          </w:rPrChange>
        </w:rPr>
        <w:t>然而中间件作为服务器与客户端之间的</w:t>
      </w:r>
      <w:r w:rsidR="00AE32B1" w:rsidRPr="006C0267">
        <w:rPr>
          <w:rFonts w:asciiTheme="minorEastAsia" w:hAnsiTheme="minorEastAsia" w:cs="Times New Roman" w:hint="eastAsia"/>
          <w:spacing w:val="10"/>
          <w:kern w:val="0"/>
          <w:sz w:val="24"/>
          <w:szCs w:val="24"/>
          <w:rPrChange w:id="3365" w:author="JY0225" w:date="2017-08-24T11:14:00Z">
            <w:rPr>
              <w:rFonts w:ascii="Times New Roman" w:hAnsi="Times New Roman" w:cs="Times New Roman" w:hint="eastAsia"/>
              <w:spacing w:val="10"/>
              <w:kern w:val="0"/>
              <w:sz w:val="24"/>
              <w:szCs w:val="20"/>
            </w:rPr>
          </w:rPrChange>
        </w:rPr>
        <w:t>桥梁，需要保存一定的用户信息，以作为交互的保障。</w:t>
      </w:r>
      <w:r w:rsidR="00A92FB7" w:rsidRPr="006C0267">
        <w:rPr>
          <w:rFonts w:asciiTheme="minorEastAsia" w:hAnsiTheme="minorEastAsia" w:cs="Times New Roman" w:hint="eastAsia"/>
          <w:spacing w:val="10"/>
          <w:kern w:val="0"/>
          <w:sz w:val="24"/>
          <w:szCs w:val="24"/>
          <w:rPrChange w:id="3366" w:author="JY0225" w:date="2017-08-24T11:14:00Z">
            <w:rPr>
              <w:rFonts w:ascii="Times New Roman" w:hAnsi="Times New Roman" w:cs="Times New Roman" w:hint="eastAsia"/>
              <w:spacing w:val="10"/>
              <w:kern w:val="0"/>
              <w:sz w:val="24"/>
              <w:szCs w:val="20"/>
            </w:rPr>
          </w:rPrChange>
        </w:rPr>
        <w:t>用户的登录信息、会话信息等敏感数据在现有中间系统中</w:t>
      </w:r>
      <w:r w:rsidR="003B19AF" w:rsidRPr="006C0267">
        <w:rPr>
          <w:rFonts w:asciiTheme="minorEastAsia" w:hAnsiTheme="minorEastAsia" w:cs="Times New Roman" w:hint="eastAsia"/>
          <w:spacing w:val="10"/>
          <w:kern w:val="0"/>
          <w:sz w:val="24"/>
          <w:szCs w:val="24"/>
          <w:rPrChange w:id="3367" w:author="JY0225" w:date="2017-08-24T11:14:00Z">
            <w:rPr>
              <w:rFonts w:ascii="Times New Roman" w:hAnsi="Times New Roman" w:cs="Times New Roman" w:hint="eastAsia"/>
              <w:spacing w:val="10"/>
              <w:kern w:val="0"/>
              <w:sz w:val="24"/>
              <w:szCs w:val="20"/>
            </w:rPr>
          </w:rPrChange>
        </w:rPr>
        <w:t>是以</w:t>
      </w:r>
      <w:r w:rsidR="00A92FB7" w:rsidRPr="006C0267">
        <w:rPr>
          <w:rFonts w:asciiTheme="minorEastAsia" w:hAnsiTheme="minorEastAsia" w:cs="Times New Roman" w:hint="eastAsia"/>
          <w:spacing w:val="10"/>
          <w:kern w:val="0"/>
          <w:sz w:val="24"/>
          <w:szCs w:val="24"/>
          <w:rPrChange w:id="3368" w:author="JY0225" w:date="2017-08-24T11:14:00Z">
            <w:rPr>
              <w:rFonts w:ascii="Times New Roman" w:hAnsi="Times New Roman" w:cs="Times New Roman" w:hint="eastAsia"/>
              <w:spacing w:val="10"/>
              <w:kern w:val="0"/>
              <w:sz w:val="24"/>
              <w:szCs w:val="20"/>
            </w:rPr>
          </w:rPrChange>
        </w:rPr>
        <w:t>缓存</w:t>
      </w:r>
      <w:r w:rsidR="003B19AF" w:rsidRPr="006C0267">
        <w:rPr>
          <w:rFonts w:asciiTheme="minorEastAsia" w:hAnsiTheme="minorEastAsia" w:cs="Times New Roman" w:hint="eastAsia"/>
          <w:spacing w:val="10"/>
          <w:kern w:val="0"/>
          <w:sz w:val="24"/>
          <w:szCs w:val="24"/>
          <w:rPrChange w:id="3369" w:author="JY0225" w:date="2017-08-24T11:14:00Z">
            <w:rPr>
              <w:rFonts w:ascii="Times New Roman" w:hAnsi="Times New Roman" w:cs="Times New Roman" w:hint="eastAsia"/>
              <w:spacing w:val="10"/>
              <w:kern w:val="0"/>
              <w:sz w:val="24"/>
              <w:szCs w:val="20"/>
            </w:rPr>
          </w:rPrChange>
        </w:rPr>
        <w:t>的形式保存的</w:t>
      </w:r>
      <w:r w:rsidR="00A92FB7" w:rsidRPr="006C0267">
        <w:rPr>
          <w:rFonts w:asciiTheme="minorEastAsia" w:hAnsiTheme="minorEastAsia" w:cs="Times New Roman" w:hint="eastAsia"/>
          <w:spacing w:val="10"/>
          <w:kern w:val="0"/>
          <w:sz w:val="24"/>
          <w:szCs w:val="24"/>
          <w:rPrChange w:id="3370" w:author="JY0225" w:date="2017-08-24T11:14:00Z">
            <w:rPr>
              <w:rFonts w:ascii="Times New Roman" w:hAnsi="Times New Roman" w:cs="Times New Roman" w:hint="eastAsia"/>
              <w:spacing w:val="10"/>
              <w:kern w:val="0"/>
              <w:sz w:val="24"/>
              <w:szCs w:val="20"/>
            </w:rPr>
          </w:rPrChange>
        </w:rPr>
        <w:t>，</w:t>
      </w:r>
      <w:r w:rsidR="008D28D4" w:rsidRPr="006C0267">
        <w:rPr>
          <w:rFonts w:asciiTheme="minorEastAsia" w:hAnsiTheme="minorEastAsia" w:cs="Times New Roman" w:hint="eastAsia"/>
          <w:spacing w:val="10"/>
          <w:kern w:val="0"/>
          <w:sz w:val="24"/>
          <w:szCs w:val="24"/>
          <w:rPrChange w:id="3371" w:author="JY0225" w:date="2017-08-24T11:14:00Z">
            <w:rPr>
              <w:rFonts w:ascii="Times New Roman" w:hAnsi="Times New Roman" w:cs="Times New Roman" w:hint="eastAsia"/>
              <w:spacing w:val="10"/>
              <w:kern w:val="0"/>
              <w:sz w:val="24"/>
              <w:szCs w:val="20"/>
            </w:rPr>
          </w:rPrChange>
        </w:rPr>
        <w:t>这些信息</w:t>
      </w:r>
      <w:r w:rsidR="008D28D4" w:rsidRPr="006C0267">
        <w:rPr>
          <w:rFonts w:asciiTheme="minorEastAsia" w:hAnsiTheme="minorEastAsia" w:cs="Times New Roman" w:hint="eastAsia"/>
          <w:spacing w:val="10"/>
          <w:kern w:val="0"/>
          <w:sz w:val="24"/>
          <w:szCs w:val="24"/>
          <w:rPrChange w:id="3372" w:author="JY0225" w:date="2017-08-24T11:14:00Z">
            <w:rPr>
              <w:rFonts w:ascii="Times New Roman" w:hAnsi="Times New Roman" w:cs="Times New Roman" w:hint="eastAsia"/>
              <w:spacing w:val="10"/>
              <w:kern w:val="0"/>
              <w:sz w:val="24"/>
              <w:szCs w:val="20"/>
            </w:rPr>
          </w:rPrChange>
        </w:rPr>
        <w:lastRenderedPageBreak/>
        <w:t>以明文的形式保存在</w:t>
      </w:r>
      <w:r w:rsidR="002A5E5A" w:rsidRPr="006C0267">
        <w:rPr>
          <w:rFonts w:asciiTheme="minorEastAsia" w:hAnsiTheme="minorEastAsia" w:cs="Times New Roman"/>
          <w:spacing w:val="10"/>
          <w:kern w:val="0"/>
          <w:sz w:val="24"/>
          <w:szCs w:val="24"/>
          <w:rPrChange w:id="3373" w:author="JY0225" w:date="2017-08-24T11:14:00Z">
            <w:rPr>
              <w:rFonts w:ascii="Times New Roman" w:hAnsi="Times New Roman" w:cs="Times New Roman"/>
              <w:spacing w:val="10"/>
              <w:kern w:val="0"/>
              <w:sz w:val="24"/>
              <w:szCs w:val="20"/>
            </w:rPr>
          </w:rPrChange>
        </w:rPr>
        <w:t>SQL</w:t>
      </w:r>
      <w:r w:rsidR="008D28D4" w:rsidRPr="006C0267">
        <w:rPr>
          <w:rFonts w:asciiTheme="minorEastAsia" w:hAnsiTheme="minorEastAsia" w:cs="Times New Roman"/>
          <w:spacing w:val="10"/>
          <w:kern w:val="0"/>
          <w:sz w:val="24"/>
          <w:szCs w:val="24"/>
          <w:rPrChange w:id="3374" w:author="JY0225" w:date="2017-08-24T11:14:00Z">
            <w:rPr>
              <w:rFonts w:ascii="Times New Roman" w:hAnsi="Times New Roman" w:cs="Times New Roman"/>
              <w:spacing w:val="10"/>
              <w:kern w:val="0"/>
              <w:sz w:val="24"/>
              <w:szCs w:val="20"/>
            </w:rPr>
          </w:rPrChange>
        </w:rPr>
        <w:t>ite</w:t>
      </w:r>
      <w:r w:rsidR="008D28D4" w:rsidRPr="006C0267">
        <w:rPr>
          <w:rFonts w:asciiTheme="minorEastAsia" w:hAnsiTheme="minorEastAsia" w:cs="Times New Roman" w:hint="eastAsia"/>
          <w:spacing w:val="10"/>
          <w:kern w:val="0"/>
          <w:sz w:val="24"/>
          <w:szCs w:val="24"/>
          <w:rPrChange w:id="3375" w:author="JY0225" w:date="2017-08-24T11:14:00Z">
            <w:rPr>
              <w:rFonts w:ascii="Times New Roman" w:hAnsi="Times New Roman" w:cs="Times New Roman" w:hint="eastAsia"/>
              <w:spacing w:val="10"/>
              <w:kern w:val="0"/>
              <w:sz w:val="24"/>
              <w:szCs w:val="20"/>
            </w:rPr>
          </w:rPrChange>
        </w:rPr>
        <w:t>数据库中，</w:t>
      </w:r>
      <w:r w:rsidR="00780488" w:rsidRPr="006C0267">
        <w:rPr>
          <w:rFonts w:asciiTheme="minorEastAsia" w:hAnsiTheme="minorEastAsia" w:cs="Times New Roman" w:hint="eastAsia"/>
          <w:spacing w:val="10"/>
          <w:kern w:val="0"/>
          <w:sz w:val="24"/>
          <w:szCs w:val="24"/>
          <w:rPrChange w:id="3376" w:author="JY0225" w:date="2017-08-24T11:14:00Z">
            <w:rPr>
              <w:rFonts w:ascii="Times New Roman" w:hAnsi="Times New Roman" w:cs="Times New Roman" w:hint="eastAsia"/>
              <w:spacing w:val="10"/>
              <w:kern w:val="0"/>
              <w:sz w:val="24"/>
              <w:szCs w:val="20"/>
            </w:rPr>
          </w:rPrChange>
        </w:rPr>
        <w:t>同时也未设置数据库的访问权限</w:t>
      </w:r>
      <w:del w:id="3377" w:author="微软用户" w:date="2017-08-24T21:56:00Z">
        <w:r w:rsidR="00180959" w:rsidRPr="006C0267" w:rsidDel="007B27DE">
          <w:rPr>
            <w:rFonts w:asciiTheme="minorEastAsia" w:hAnsiTheme="minorEastAsia"/>
            <w:color w:val="000000" w:themeColor="text1"/>
            <w:sz w:val="24"/>
            <w:szCs w:val="24"/>
            <w:vertAlign w:val="superscript"/>
            <w:rPrChange w:id="3378" w:author="JY0225" w:date="2017-08-24T11:14:00Z">
              <w:rPr>
                <w:color w:val="000000" w:themeColor="text1"/>
                <w:vertAlign w:val="superscript"/>
              </w:rPr>
            </w:rPrChange>
          </w:rPr>
          <w:fldChar w:fldCharType="begin"/>
        </w:r>
        <w:r w:rsidR="00180959" w:rsidRPr="006C0267" w:rsidDel="007B27DE">
          <w:rPr>
            <w:rFonts w:asciiTheme="minorEastAsia" w:hAnsiTheme="minorEastAsia"/>
            <w:color w:val="000000" w:themeColor="text1"/>
            <w:sz w:val="24"/>
            <w:szCs w:val="24"/>
            <w:vertAlign w:val="superscript"/>
            <w:rPrChange w:id="3379" w:author="JY0225" w:date="2017-08-24T11:14:00Z">
              <w:rPr>
                <w:color w:val="000000" w:themeColor="text1"/>
                <w:vertAlign w:val="superscript"/>
              </w:rPr>
            </w:rPrChange>
          </w:rPr>
          <w:delInstrText xml:space="preserve"> REF _Ref489794425 \r \h </w:delInstrText>
        </w:r>
        <w:r w:rsidR="006C0267" w:rsidRPr="006C0267" w:rsidDel="007B27DE">
          <w:rPr>
            <w:rFonts w:asciiTheme="minorEastAsia" w:hAnsiTheme="minorEastAsia"/>
            <w:color w:val="000000" w:themeColor="text1"/>
            <w:sz w:val="24"/>
            <w:szCs w:val="24"/>
            <w:vertAlign w:val="superscript"/>
            <w:rPrChange w:id="3380" w:author="JY0225" w:date="2017-08-24T11:14:00Z">
              <w:rPr>
                <w:color w:val="000000" w:themeColor="text1"/>
                <w:sz w:val="24"/>
                <w:szCs w:val="24"/>
                <w:vertAlign w:val="superscript"/>
              </w:rPr>
            </w:rPrChange>
          </w:rPr>
          <w:delInstrText xml:space="preserve"> \* MERGEFORMAT </w:delInstrText>
        </w:r>
        <w:r w:rsidR="00180959" w:rsidRPr="006C0267" w:rsidDel="007B27DE">
          <w:rPr>
            <w:rFonts w:asciiTheme="minorEastAsia" w:hAnsiTheme="minorEastAsia"/>
            <w:color w:val="000000" w:themeColor="text1"/>
            <w:sz w:val="24"/>
            <w:szCs w:val="24"/>
            <w:vertAlign w:val="superscript"/>
            <w:rPrChange w:id="3381" w:author="JY0225" w:date="2017-08-24T11:14:00Z">
              <w:rPr>
                <w:rFonts w:asciiTheme="minorEastAsia" w:hAnsiTheme="minorEastAsia"/>
                <w:color w:val="000000" w:themeColor="text1"/>
                <w:sz w:val="24"/>
                <w:szCs w:val="24"/>
                <w:vertAlign w:val="superscript"/>
              </w:rPr>
            </w:rPrChange>
          </w:rPr>
        </w:r>
        <w:r w:rsidR="00180959" w:rsidRPr="006C0267" w:rsidDel="007B27DE">
          <w:rPr>
            <w:rFonts w:asciiTheme="minorEastAsia" w:hAnsiTheme="minorEastAsia"/>
            <w:color w:val="000000" w:themeColor="text1"/>
            <w:sz w:val="24"/>
            <w:szCs w:val="24"/>
            <w:vertAlign w:val="superscript"/>
            <w:rPrChange w:id="3382" w:author="JY0225" w:date="2017-08-24T11:14:00Z">
              <w:rPr>
                <w:color w:val="000000" w:themeColor="text1"/>
                <w:vertAlign w:val="superscript"/>
              </w:rPr>
            </w:rPrChange>
          </w:rPr>
          <w:fldChar w:fldCharType="separate"/>
        </w:r>
        <w:r w:rsidR="008E2759" w:rsidRPr="006C0267" w:rsidDel="007B27DE">
          <w:rPr>
            <w:rFonts w:asciiTheme="minorEastAsia" w:hAnsiTheme="minorEastAsia"/>
            <w:color w:val="000000" w:themeColor="text1"/>
            <w:sz w:val="24"/>
            <w:szCs w:val="24"/>
            <w:vertAlign w:val="superscript"/>
            <w:rPrChange w:id="3383" w:author="JY0225" w:date="2017-08-24T11:14:00Z">
              <w:rPr>
                <w:color w:val="000000" w:themeColor="text1"/>
                <w:vertAlign w:val="superscript"/>
              </w:rPr>
            </w:rPrChange>
          </w:rPr>
          <w:delText>[31]</w:delText>
        </w:r>
        <w:r w:rsidR="00180959" w:rsidRPr="006C0267" w:rsidDel="007B27DE">
          <w:rPr>
            <w:rFonts w:asciiTheme="minorEastAsia" w:hAnsiTheme="minorEastAsia"/>
            <w:color w:val="000000" w:themeColor="text1"/>
            <w:sz w:val="24"/>
            <w:szCs w:val="24"/>
            <w:vertAlign w:val="superscript"/>
            <w:rPrChange w:id="3384" w:author="JY0225" w:date="2017-08-24T11:14:00Z">
              <w:rPr>
                <w:color w:val="000000" w:themeColor="text1"/>
                <w:vertAlign w:val="superscript"/>
              </w:rPr>
            </w:rPrChange>
          </w:rPr>
          <w:fldChar w:fldCharType="end"/>
        </w:r>
      </w:del>
      <w:ins w:id="3385" w:author="微软用户" w:date="2017-08-24T22:04:00Z">
        <w:r w:rsidR="00AA45ED">
          <w:rPr>
            <w:rFonts w:asciiTheme="minorEastAsia" w:hAnsiTheme="minorEastAsia"/>
            <w:color w:val="000000" w:themeColor="text1"/>
            <w:sz w:val="24"/>
            <w:szCs w:val="24"/>
            <w:vertAlign w:val="superscript"/>
          </w:rPr>
          <w:fldChar w:fldCharType="begin"/>
        </w:r>
        <w:r w:rsidR="00AA45ED">
          <w:rPr>
            <w:rFonts w:asciiTheme="minorEastAsia" w:hAnsiTheme="minorEastAsia"/>
            <w:color w:val="000000" w:themeColor="text1"/>
            <w:sz w:val="24"/>
            <w:szCs w:val="24"/>
            <w:vertAlign w:val="superscript"/>
          </w:rPr>
          <w:instrText xml:space="preserve"> REF _Ref491375612 \r \h </w:instrText>
        </w:r>
      </w:ins>
      <w:r w:rsidR="00AA45ED">
        <w:rPr>
          <w:rFonts w:asciiTheme="minorEastAsia" w:hAnsiTheme="minorEastAsia"/>
          <w:color w:val="000000" w:themeColor="text1"/>
          <w:sz w:val="24"/>
          <w:szCs w:val="24"/>
          <w:vertAlign w:val="superscript"/>
        </w:rPr>
      </w:r>
      <w:r w:rsidR="00AA45ED">
        <w:rPr>
          <w:rFonts w:asciiTheme="minorEastAsia" w:hAnsiTheme="minorEastAsia"/>
          <w:color w:val="000000" w:themeColor="text1"/>
          <w:sz w:val="24"/>
          <w:szCs w:val="24"/>
          <w:vertAlign w:val="superscript"/>
        </w:rPr>
        <w:fldChar w:fldCharType="separate"/>
      </w:r>
      <w:ins w:id="3386" w:author="微软用户" w:date="2017-08-24T22:18:00Z">
        <w:r w:rsidR="00C56CDB">
          <w:rPr>
            <w:rFonts w:asciiTheme="minorEastAsia" w:hAnsiTheme="minorEastAsia"/>
            <w:color w:val="000000" w:themeColor="text1"/>
            <w:sz w:val="24"/>
            <w:szCs w:val="24"/>
            <w:vertAlign w:val="superscript"/>
          </w:rPr>
          <w:t>[29]</w:t>
        </w:r>
      </w:ins>
      <w:ins w:id="3387" w:author="微软用户" w:date="2017-08-24T22:04:00Z">
        <w:r w:rsidR="00AA45ED">
          <w:rPr>
            <w:rFonts w:asciiTheme="minorEastAsia" w:hAnsiTheme="minorEastAsia"/>
            <w:color w:val="000000" w:themeColor="text1"/>
            <w:sz w:val="24"/>
            <w:szCs w:val="24"/>
            <w:vertAlign w:val="superscript"/>
          </w:rPr>
          <w:fldChar w:fldCharType="end"/>
        </w:r>
      </w:ins>
      <w:r w:rsidR="006E6833" w:rsidRPr="006C0267">
        <w:rPr>
          <w:rFonts w:asciiTheme="minorEastAsia" w:hAnsiTheme="minorEastAsia" w:cs="Times New Roman" w:hint="eastAsia"/>
          <w:spacing w:val="10"/>
          <w:kern w:val="0"/>
          <w:sz w:val="24"/>
          <w:szCs w:val="24"/>
          <w:rPrChange w:id="3388" w:author="JY0225" w:date="2017-08-24T11:14:00Z">
            <w:rPr>
              <w:rFonts w:ascii="Times New Roman" w:hAnsi="Times New Roman" w:cs="Times New Roman" w:hint="eastAsia"/>
              <w:spacing w:val="10"/>
              <w:kern w:val="0"/>
              <w:sz w:val="24"/>
              <w:szCs w:val="20"/>
            </w:rPr>
          </w:rPrChange>
        </w:rPr>
        <w:t>。</w:t>
      </w:r>
      <w:r w:rsidR="003A4201" w:rsidRPr="006C0267">
        <w:rPr>
          <w:rFonts w:asciiTheme="minorEastAsia" w:hAnsiTheme="minorEastAsia" w:cs="Times New Roman" w:hint="eastAsia"/>
          <w:spacing w:val="10"/>
          <w:kern w:val="0"/>
          <w:sz w:val="24"/>
          <w:szCs w:val="24"/>
          <w:rPrChange w:id="3389" w:author="JY0225" w:date="2017-08-24T11:14:00Z">
            <w:rPr>
              <w:rFonts w:ascii="Times New Roman" w:hAnsi="Times New Roman" w:cs="Times New Roman" w:hint="eastAsia"/>
              <w:spacing w:val="10"/>
              <w:kern w:val="0"/>
              <w:sz w:val="24"/>
              <w:szCs w:val="20"/>
            </w:rPr>
          </w:rPrChange>
        </w:rPr>
        <w:t>因此，</w:t>
      </w:r>
      <w:r w:rsidR="00AE2FB0" w:rsidRPr="006C0267">
        <w:rPr>
          <w:rFonts w:asciiTheme="minorEastAsia" w:hAnsiTheme="minorEastAsia" w:cs="Times New Roman" w:hint="eastAsia"/>
          <w:spacing w:val="10"/>
          <w:kern w:val="0"/>
          <w:sz w:val="24"/>
          <w:szCs w:val="24"/>
          <w:rPrChange w:id="3390" w:author="JY0225" w:date="2017-08-24T11:14:00Z">
            <w:rPr>
              <w:rFonts w:ascii="Times New Roman" w:hAnsi="Times New Roman" w:cs="Times New Roman" w:hint="eastAsia"/>
              <w:spacing w:val="10"/>
              <w:kern w:val="0"/>
              <w:sz w:val="24"/>
              <w:szCs w:val="20"/>
            </w:rPr>
          </w:rPrChange>
        </w:rPr>
        <w:t>用户的私密信息存在</w:t>
      </w:r>
      <w:r w:rsidR="00C97F0E" w:rsidRPr="006C0267">
        <w:rPr>
          <w:rFonts w:asciiTheme="minorEastAsia" w:hAnsiTheme="minorEastAsia" w:cs="Times New Roman" w:hint="eastAsia"/>
          <w:spacing w:val="10"/>
          <w:kern w:val="0"/>
          <w:sz w:val="24"/>
          <w:szCs w:val="24"/>
          <w:rPrChange w:id="3391" w:author="JY0225" w:date="2017-08-24T11:14:00Z">
            <w:rPr>
              <w:rFonts w:ascii="Times New Roman" w:hAnsi="Times New Roman" w:cs="Times New Roman" w:hint="eastAsia"/>
              <w:spacing w:val="10"/>
              <w:kern w:val="0"/>
              <w:sz w:val="24"/>
              <w:szCs w:val="20"/>
            </w:rPr>
          </w:rPrChange>
        </w:rPr>
        <w:t>被窃取</w:t>
      </w:r>
      <w:r w:rsidR="00AE2FB0" w:rsidRPr="006C0267">
        <w:rPr>
          <w:rFonts w:asciiTheme="minorEastAsia" w:hAnsiTheme="minorEastAsia" w:cs="Times New Roman" w:hint="eastAsia"/>
          <w:spacing w:val="10"/>
          <w:kern w:val="0"/>
          <w:sz w:val="24"/>
          <w:szCs w:val="24"/>
          <w:rPrChange w:id="3392" w:author="JY0225" w:date="2017-08-24T11:14:00Z">
            <w:rPr>
              <w:rFonts w:ascii="Times New Roman" w:hAnsi="Times New Roman" w:cs="Times New Roman" w:hint="eastAsia"/>
              <w:spacing w:val="10"/>
              <w:kern w:val="0"/>
              <w:sz w:val="24"/>
              <w:szCs w:val="20"/>
            </w:rPr>
          </w:rPrChange>
        </w:rPr>
        <w:t>的可能性</w:t>
      </w:r>
      <w:r w:rsidR="00415AEA" w:rsidRPr="006C0267">
        <w:rPr>
          <w:rFonts w:asciiTheme="minorEastAsia" w:hAnsiTheme="minorEastAsia" w:cs="Times New Roman" w:hint="eastAsia"/>
          <w:spacing w:val="10"/>
          <w:kern w:val="0"/>
          <w:sz w:val="24"/>
          <w:szCs w:val="24"/>
          <w:rPrChange w:id="3393" w:author="JY0225" w:date="2017-08-24T11:14:00Z">
            <w:rPr>
              <w:rFonts w:ascii="Times New Roman" w:hAnsi="Times New Roman" w:cs="Times New Roman" w:hint="eastAsia"/>
              <w:spacing w:val="10"/>
              <w:kern w:val="0"/>
              <w:sz w:val="24"/>
              <w:szCs w:val="20"/>
            </w:rPr>
          </w:rPrChange>
        </w:rPr>
        <w:t>。</w:t>
      </w:r>
      <w:r w:rsidR="001F012D" w:rsidRPr="006C0267">
        <w:rPr>
          <w:rFonts w:asciiTheme="minorEastAsia" w:hAnsiTheme="minorEastAsia" w:cs="Times New Roman" w:hint="eastAsia"/>
          <w:spacing w:val="10"/>
          <w:kern w:val="0"/>
          <w:sz w:val="24"/>
          <w:szCs w:val="24"/>
          <w:rPrChange w:id="3394" w:author="JY0225" w:date="2017-08-24T11:14:00Z">
            <w:rPr>
              <w:rFonts w:ascii="Times New Roman" w:hAnsi="Times New Roman" w:cs="Times New Roman" w:hint="eastAsia"/>
              <w:spacing w:val="10"/>
              <w:kern w:val="0"/>
              <w:sz w:val="24"/>
              <w:szCs w:val="20"/>
            </w:rPr>
          </w:rPrChange>
        </w:rPr>
        <w:t>此外，由于会话等信息是以缓存的形式</w:t>
      </w:r>
      <w:r w:rsidR="00476838" w:rsidRPr="006C0267">
        <w:rPr>
          <w:rFonts w:asciiTheme="minorEastAsia" w:hAnsiTheme="minorEastAsia" w:cs="Times New Roman" w:hint="eastAsia"/>
          <w:spacing w:val="10"/>
          <w:kern w:val="0"/>
          <w:sz w:val="24"/>
          <w:szCs w:val="24"/>
          <w:rPrChange w:id="3395" w:author="JY0225" w:date="2017-08-24T11:14:00Z">
            <w:rPr>
              <w:rFonts w:ascii="Times New Roman" w:hAnsi="Times New Roman" w:cs="Times New Roman" w:hint="eastAsia"/>
              <w:spacing w:val="10"/>
              <w:kern w:val="0"/>
              <w:sz w:val="24"/>
              <w:szCs w:val="20"/>
            </w:rPr>
          </w:rPrChange>
        </w:rPr>
        <w:t>备份</w:t>
      </w:r>
      <w:r w:rsidR="001F012D" w:rsidRPr="006C0267">
        <w:rPr>
          <w:rFonts w:asciiTheme="minorEastAsia" w:hAnsiTheme="minorEastAsia" w:cs="Times New Roman" w:hint="eastAsia"/>
          <w:spacing w:val="10"/>
          <w:kern w:val="0"/>
          <w:sz w:val="24"/>
          <w:szCs w:val="24"/>
          <w:rPrChange w:id="3396" w:author="JY0225" w:date="2017-08-24T11:14:00Z">
            <w:rPr>
              <w:rFonts w:ascii="Times New Roman" w:hAnsi="Times New Roman" w:cs="Times New Roman" w:hint="eastAsia"/>
              <w:spacing w:val="10"/>
              <w:kern w:val="0"/>
              <w:sz w:val="24"/>
              <w:szCs w:val="20"/>
            </w:rPr>
          </w:rPrChange>
        </w:rPr>
        <w:t>在中间件系统中的</w:t>
      </w:r>
      <w:del w:id="3397" w:author="微软用户" w:date="2017-08-24T22:05:00Z">
        <w:r w:rsidR="00180959" w:rsidRPr="006C0267" w:rsidDel="00AA45ED">
          <w:rPr>
            <w:rFonts w:asciiTheme="minorEastAsia" w:hAnsiTheme="minorEastAsia"/>
            <w:color w:val="000000" w:themeColor="text1"/>
            <w:sz w:val="24"/>
            <w:szCs w:val="24"/>
            <w:vertAlign w:val="superscript"/>
            <w:rPrChange w:id="3398" w:author="JY0225" w:date="2017-08-24T11:14:00Z">
              <w:rPr>
                <w:color w:val="000000" w:themeColor="text1"/>
                <w:vertAlign w:val="superscript"/>
              </w:rPr>
            </w:rPrChange>
          </w:rPr>
          <w:fldChar w:fldCharType="begin"/>
        </w:r>
        <w:r w:rsidR="00180959" w:rsidRPr="006C0267" w:rsidDel="00AA45ED">
          <w:rPr>
            <w:rFonts w:asciiTheme="minorEastAsia" w:hAnsiTheme="minorEastAsia"/>
            <w:color w:val="000000" w:themeColor="text1"/>
            <w:sz w:val="24"/>
            <w:szCs w:val="24"/>
            <w:vertAlign w:val="superscript"/>
            <w:rPrChange w:id="3399" w:author="JY0225" w:date="2017-08-24T11:14:00Z">
              <w:rPr>
                <w:color w:val="000000" w:themeColor="text1"/>
                <w:vertAlign w:val="superscript"/>
              </w:rPr>
            </w:rPrChange>
          </w:rPr>
          <w:delInstrText xml:space="preserve"> REF _Ref489794425 \r \h </w:delInstrText>
        </w:r>
        <w:r w:rsidR="006C0267" w:rsidRPr="006C0267" w:rsidDel="00AA45ED">
          <w:rPr>
            <w:rFonts w:asciiTheme="minorEastAsia" w:hAnsiTheme="minorEastAsia"/>
            <w:color w:val="000000" w:themeColor="text1"/>
            <w:sz w:val="24"/>
            <w:szCs w:val="24"/>
            <w:vertAlign w:val="superscript"/>
            <w:rPrChange w:id="3400" w:author="JY0225" w:date="2017-08-24T11:14:00Z">
              <w:rPr>
                <w:color w:val="000000" w:themeColor="text1"/>
                <w:sz w:val="24"/>
                <w:szCs w:val="24"/>
                <w:vertAlign w:val="superscript"/>
              </w:rPr>
            </w:rPrChange>
          </w:rPr>
          <w:delInstrText xml:space="preserve"> \* MERGEFORMAT </w:delInstrText>
        </w:r>
        <w:r w:rsidR="00180959" w:rsidRPr="006C0267" w:rsidDel="00AA45ED">
          <w:rPr>
            <w:rFonts w:asciiTheme="minorEastAsia" w:hAnsiTheme="minorEastAsia"/>
            <w:color w:val="000000" w:themeColor="text1"/>
            <w:sz w:val="24"/>
            <w:szCs w:val="24"/>
            <w:vertAlign w:val="superscript"/>
            <w:rPrChange w:id="3401" w:author="JY0225" w:date="2017-08-24T11:14:00Z">
              <w:rPr>
                <w:rFonts w:asciiTheme="minorEastAsia" w:hAnsiTheme="minorEastAsia"/>
                <w:color w:val="000000" w:themeColor="text1"/>
                <w:sz w:val="24"/>
                <w:szCs w:val="24"/>
                <w:vertAlign w:val="superscript"/>
              </w:rPr>
            </w:rPrChange>
          </w:rPr>
        </w:r>
        <w:r w:rsidR="00180959" w:rsidRPr="006C0267" w:rsidDel="00AA45ED">
          <w:rPr>
            <w:rFonts w:asciiTheme="minorEastAsia" w:hAnsiTheme="minorEastAsia"/>
            <w:color w:val="000000" w:themeColor="text1"/>
            <w:sz w:val="24"/>
            <w:szCs w:val="24"/>
            <w:vertAlign w:val="superscript"/>
            <w:rPrChange w:id="3402" w:author="JY0225" w:date="2017-08-24T11:14:00Z">
              <w:rPr>
                <w:color w:val="000000" w:themeColor="text1"/>
                <w:vertAlign w:val="superscript"/>
              </w:rPr>
            </w:rPrChange>
          </w:rPr>
          <w:fldChar w:fldCharType="separate"/>
        </w:r>
        <w:r w:rsidR="008E2759" w:rsidRPr="006C0267" w:rsidDel="00AA45ED">
          <w:rPr>
            <w:rFonts w:asciiTheme="minorEastAsia" w:hAnsiTheme="minorEastAsia"/>
            <w:color w:val="000000" w:themeColor="text1"/>
            <w:sz w:val="24"/>
            <w:szCs w:val="24"/>
            <w:vertAlign w:val="superscript"/>
            <w:rPrChange w:id="3403" w:author="JY0225" w:date="2017-08-24T11:14:00Z">
              <w:rPr>
                <w:color w:val="000000" w:themeColor="text1"/>
                <w:vertAlign w:val="superscript"/>
              </w:rPr>
            </w:rPrChange>
          </w:rPr>
          <w:delText>[31]</w:delText>
        </w:r>
        <w:r w:rsidR="00180959" w:rsidRPr="006C0267" w:rsidDel="00AA45ED">
          <w:rPr>
            <w:rFonts w:asciiTheme="minorEastAsia" w:hAnsiTheme="minorEastAsia"/>
            <w:color w:val="000000" w:themeColor="text1"/>
            <w:sz w:val="24"/>
            <w:szCs w:val="24"/>
            <w:vertAlign w:val="superscript"/>
            <w:rPrChange w:id="3404" w:author="JY0225" w:date="2017-08-24T11:14:00Z">
              <w:rPr>
                <w:color w:val="000000" w:themeColor="text1"/>
                <w:vertAlign w:val="superscript"/>
              </w:rPr>
            </w:rPrChange>
          </w:rPr>
          <w:fldChar w:fldCharType="end"/>
        </w:r>
      </w:del>
      <w:ins w:id="3405" w:author="微软用户" w:date="2017-08-24T22:05:00Z">
        <w:r w:rsidR="00AA45ED">
          <w:rPr>
            <w:rFonts w:asciiTheme="minorEastAsia" w:hAnsiTheme="minorEastAsia"/>
            <w:color w:val="000000" w:themeColor="text1"/>
            <w:sz w:val="24"/>
            <w:szCs w:val="24"/>
            <w:vertAlign w:val="superscript"/>
          </w:rPr>
          <w:fldChar w:fldCharType="begin"/>
        </w:r>
        <w:r w:rsidR="00AA45ED">
          <w:rPr>
            <w:rFonts w:asciiTheme="minorEastAsia" w:hAnsiTheme="minorEastAsia"/>
            <w:color w:val="000000" w:themeColor="text1"/>
            <w:sz w:val="24"/>
            <w:szCs w:val="24"/>
            <w:vertAlign w:val="superscript"/>
          </w:rPr>
          <w:instrText xml:space="preserve"> REF _Ref489794425 \r \h </w:instrText>
        </w:r>
      </w:ins>
      <w:r w:rsidR="00AA45ED">
        <w:rPr>
          <w:rFonts w:asciiTheme="minorEastAsia" w:hAnsiTheme="minorEastAsia"/>
          <w:color w:val="000000" w:themeColor="text1"/>
          <w:sz w:val="24"/>
          <w:szCs w:val="24"/>
          <w:vertAlign w:val="superscript"/>
        </w:rPr>
      </w:r>
      <w:r w:rsidR="00AA45ED">
        <w:rPr>
          <w:rFonts w:asciiTheme="minorEastAsia" w:hAnsiTheme="minorEastAsia"/>
          <w:color w:val="000000" w:themeColor="text1"/>
          <w:sz w:val="24"/>
          <w:szCs w:val="24"/>
          <w:vertAlign w:val="superscript"/>
        </w:rPr>
        <w:fldChar w:fldCharType="separate"/>
      </w:r>
      <w:ins w:id="3406" w:author="微软用户" w:date="2017-08-24T22:18:00Z">
        <w:r w:rsidR="00C56CDB">
          <w:rPr>
            <w:rFonts w:asciiTheme="minorEastAsia" w:hAnsiTheme="minorEastAsia"/>
            <w:color w:val="000000" w:themeColor="text1"/>
            <w:sz w:val="24"/>
            <w:szCs w:val="24"/>
            <w:vertAlign w:val="superscript"/>
          </w:rPr>
          <w:t>[30]</w:t>
        </w:r>
      </w:ins>
      <w:ins w:id="3407" w:author="微软用户" w:date="2017-08-24T22:05:00Z">
        <w:r w:rsidR="00AA45ED">
          <w:rPr>
            <w:rFonts w:asciiTheme="minorEastAsia" w:hAnsiTheme="minorEastAsia"/>
            <w:color w:val="000000" w:themeColor="text1"/>
            <w:sz w:val="24"/>
            <w:szCs w:val="24"/>
            <w:vertAlign w:val="superscript"/>
          </w:rPr>
          <w:fldChar w:fldCharType="end"/>
        </w:r>
      </w:ins>
      <w:r w:rsidR="001F012D" w:rsidRPr="006C0267">
        <w:rPr>
          <w:rFonts w:asciiTheme="minorEastAsia" w:hAnsiTheme="minorEastAsia" w:cs="Times New Roman" w:hint="eastAsia"/>
          <w:spacing w:val="10"/>
          <w:kern w:val="0"/>
          <w:sz w:val="24"/>
          <w:szCs w:val="24"/>
          <w:rPrChange w:id="3408" w:author="JY0225" w:date="2017-08-24T11:14:00Z">
            <w:rPr>
              <w:rFonts w:ascii="Times New Roman" w:hAnsi="Times New Roman" w:cs="Times New Roman" w:hint="eastAsia"/>
              <w:spacing w:val="10"/>
              <w:kern w:val="0"/>
              <w:sz w:val="24"/>
              <w:szCs w:val="20"/>
            </w:rPr>
          </w:rPrChange>
        </w:rPr>
        <w:t>，</w:t>
      </w:r>
      <w:r w:rsidR="00F82BD5" w:rsidRPr="006C0267">
        <w:rPr>
          <w:rFonts w:asciiTheme="minorEastAsia" w:hAnsiTheme="minorEastAsia" w:cs="Times New Roman" w:hint="eastAsia"/>
          <w:spacing w:val="10"/>
          <w:kern w:val="0"/>
          <w:sz w:val="24"/>
          <w:szCs w:val="24"/>
          <w:rPrChange w:id="3409" w:author="JY0225" w:date="2017-08-24T11:14:00Z">
            <w:rPr>
              <w:rFonts w:ascii="Times New Roman" w:hAnsi="Times New Roman" w:cs="Times New Roman" w:hint="eastAsia"/>
              <w:spacing w:val="10"/>
              <w:kern w:val="0"/>
              <w:sz w:val="24"/>
              <w:szCs w:val="20"/>
            </w:rPr>
          </w:rPrChange>
        </w:rPr>
        <w:t>若中间件系统出现故障，</w:t>
      </w:r>
      <w:r w:rsidR="000D0CCE" w:rsidRPr="006C0267">
        <w:rPr>
          <w:rFonts w:asciiTheme="minorEastAsia" w:hAnsiTheme="minorEastAsia" w:cs="Times New Roman" w:hint="eastAsia"/>
          <w:spacing w:val="10"/>
          <w:kern w:val="0"/>
          <w:sz w:val="24"/>
          <w:szCs w:val="24"/>
          <w:rPrChange w:id="3410" w:author="JY0225" w:date="2017-08-24T11:14:00Z">
            <w:rPr>
              <w:rFonts w:ascii="Times New Roman" w:hAnsi="Times New Roman" w:cs="Times New Roman" w:hint="eastAsia"/>
              <w:spacing w:val="10"/>
              <w:kern w:val="0"/>
              <w:sz w:val="24"/>
              <w:szCs w:val="20"/>
            </w:rPr>
          </w:rPrChange>
        </w:rPr>
        <w:t>则</w:t>
      </w:r>
      <w:r w:rsidR="003F356E" w:rsidRPr="006C0267">
        <w:rPr>
          <w:rFonts w:asciiTheme="minorEastAsia" w:hAnsiTheme="minorEastAsia" w:cs="Times New Roman" w:hint="eastAsia"/>
          <w:spacing w:val="10"/>
          <w:kern w:val="0"/>
          <w:sz w:val="24"/>
          <w:szCs w:val="24"/>
          <w:rPrChange w:id="3411" w:author="JY0225" w:date="2017-08-24T11:14:00Z">
            <w:rPr>
              <w:rFonts w:ascii="Times New Roman" w:hAnsi="Times New Roman" w:cs="Times New Roman" w:hint="eastAsia"/>
              <w:spacing w:val="10"/>
              <w:kern w:val="0"/>
              <w:sz w:val="24"/>
              <w:szCs w:val="20"/>
            </w:rPr>
          </w:rPrChange>
        </w:rPr>
        <w:t>有可能造成用户会话信息的丢失。</w:t>
      </w:r>
    </w:p>
    <w:p w14:paraId="6B46731D" w14:textId="50123A6D" w:rsidR="005824E1" w:rsidRPr="006C0267" w:rsidRDefault="005824E1" w:rsidP="001B6B3E">
      <w:pPr>
        <w:spacing w:line="400" w:lineRule="exact"/>
        <w:rPr>
          <w:rFonts w:asciiTheme="minorEastAsia" w:hAnsiTheme="minorEastAsia" w:cs="Times New Roman"/>
          <w:spacing w:val="10"/>
          <w:kern w:val="0"/>
          <w:sz w:val="24"/>
          <w:szCs w:val="24"/>
          <w:rPrChange w:id="3412"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413"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414" w:author="JY0225" w:date="2017-08-24T11:14:00Z">
            <w:rPr>
              <w:rFonts w:ascii="Times New Roman" w:hAnsi="Times New Roman" w:cs="Times New Roman" w:hint="eastAsia"/>
              <w:spacing w:val="10"/>
              <w:kern w:val="0"/>
              <w:sz w:val="24"/>
              <w:szCs w:val="20"/>
            </w:rPr>
          </w:rPrChange>
        </w:rPr>
        <w:t>再者，</w:t>
      </w:r>
      <w:r w:rsidR="00736A5B" w:rsidRPr="006C0267">
        <w:rPr>
          <w:rFonts w:asciiTheme="minorEastAsia" w:hAnsiTheme="minorEastAsia" w:cs="Times New Roman" w:hint="eastAsia"/>
          <w:spacing w:val="10"/>
          <w:kern w:val="0"/>
          <w:sz w:val="24"/>
          <w:szCs w:val="24"/>
          <w:rPrChange w:id="3415" w:author="JY0225" w:date="2017-08-24T11:14:00Z">
            <w:rPr>
              <w:rFonts w:ascii="Times New Roman" w:hAnsi="Times New Roman" w:cs="Times New Roman" w:hint="eastAsia"/>
              <w:spacing w:val="10"/>
              <w:kern w:val="0"/>
              <w:sz w:val="24"/>
              <w:szCs w:val="20"/>
            </w:rPr>
          </w:rPrChange>
        </w:rPr>
        <w:t>现有的中间件系统未对冗余的数据进行处理。</w:t>
      </w:r>
      <w:r w:rsidR="004A5FEC" w:rsidRPr="006C0267">
        <w:rPr>
          <w:rFonts w:asciiTheme="minorEastAsia" w:hAnsiTheme="minorEastAsia" w:cs="Times New Roman" w:hint="eastAsia"/>
          <w:spacing w:val="10"/>
          <w:kern w:val="0"/>
          <w:sz w:val="24"/>
          <w:szCs w:val="24"/>
          <w:rPrChange w:id="3416" w:author="JY0225" w:date="2017-08-24T11:14:00Z">
            <w:rPr>
              <w:rFonts w:ascii="Times New Roman" w:hAnsi="Times New Roman" w:cs="Times New Roman" w:hint="eastAsia"/>
              <w:spacing w:val="10"/>
              <w:kern w:val="0"/>
              <w:sz w:val="24"/>
              <w:szCs w:val="20"/>
            </w:rPr>
          </w:rPrChange>
        </w:rPr>
        <w:t>当用户上传一个</w:t>
      </w:r>
      <w:r w:rsidR="0054279E" w:rsidRPr="006C0267">
        <w:rPr>
          <w:rFonts w:asciiTheme="minorEastAsia" w:hAnsiTheme="minorEastAsia" w:cs="Times New Roman" w:hint="eastAsia"/>
          <w:spacing w:val="10"/>
          <w:kern w:val="0"/>
          <w:sz w:val="24"/>
          <w:szCs w:val="24"/>
          <w:rPrChange w:id="3417" w:author="JY0225" w:date="2017-08-24T11:14:00Z">
            <w:rPr>
              <w:rFonts w:ascii="Times New Roman" w:hAnsi="Times New Roman" w:cs="Times New Roman" w:hint="eastAsia"/>
              <w:spacing w:val="10"/>
              <w:kern w:val="0"/>
              <w:sz w:val="24"/>
              <w:szCs w:val="20"/>
            </w:rPr>
          </w:rPrChange>
        </w:rPr>
        <w:t>已有</w:t>
      </w:r>
      <w:r w:rsidR="004A5FEC" w:rsidRPr="006C0267">
        <w:rPr>
          <w:rFonts w:asciiTheme="minorEastAsia" w:hAnsiTheme="minorEastAsia" w:cs="Times New Roman" w:hint="eastAsia"/>
          <w:spacing w:val="10"/>
          <w:kern w:val="0"/>
          <w:sz w:val="24"/>
          <w:szCs w:val="24"/>
          <w:rPrChange w:id="3418" w:author="JY0225" w:date="2017-08-24T11:14:00Z">
            <w:rPr>
              <w:rFonts w:ascii="Times New Roman" w:hAnsi="Times New Roman" w:cs="Times New Roman" w:hint="eastAsia"/>
              <w:spacing w:val="10"/>
              <w:kern w:val="0"/>
              <w:sz w:val="24"/>
              <w:szCs w:val="20"/>
            </w:rPr>
          </w:rPrChange>
        </w:rPr>
        <w:t>的文件到服务器时，</w:t>
      </w:r>
      <w:r w:rsidR="007616C4" w:rsidRPr="006C0267">
        <w:rPr>
          <w:rFonts w:asciiTheme="minorEastAsia" w:hAnsiTheme="minorEastAsia" w:cs="Times New Roman" w:hint="eastAsia"/>
          <w:spacing w:val="10"/>
          <w:kern w:val="0"/>
          <w:sz w:val="24"/>
          <w:szCs w:val="24"/>
          <w:rPrChange w:id="3419" w:author="JY0225" w:date="2017-08-24T11:14:00Z">
            <w:rPr>
              <w:rFonts w:ascii="Times New Roman" w:hAnsi="Times New Roman" w:cs="Times New Roman" w:hint="eastAsia"/>
              <w:spacing w:val="10"/>
              <w:kern w:val="0"/>
              <w:sz w:val="24"/>
              <w:szCs w:val="20"/>
            </w:rPr>
          </w:rPrChange>
        </w:rPr>
        <w:t>服务器</w:t>
      </w:r>
      <w:r w:rsidR="00AC4E08" w:rsidRPr="006C0267">
        <w:rPr>
          <w:rFonts w:asciiTheme="minorEastAsia" w:hAnsiTheme="minorEastAsia" w:cs="Times New Roman" w:hint="eastAsia"/>
          <w:spacing w:val="10"/>
          <w:kern w:val="0"/>
          <w:sz w:val="24"/>
          <w:szCs w:val="24"/>
          <w:rPrChange w:id="3420" w:author="JY0225" w:date="2017-08-24T11:14:00Z">
            <w:rPr>
              <w:rFonts w:ascii="Times New Roman" w:hAnsi="Times New Roman" w:cs="Times New Roman" w:hint="eastAsia"/>
              <w:spacing w:val="10"/>
              <w:kern w:val="0"/>
              <w:sz w:val="24"/>
              <w:szCs w:val="20"/>
            </w:rPr>
          </w:rPrChange>
        </w:rPr>
        <w:t>不会对文件进行去重检验，而是会重命名该文件，并以文件的原始形式保存</w:t>
      </w:r>
      <w:r w:rsidR="00F77730" w:rsidRPr="006C0267">
        <w:rPr>
          <w:rFonts w:asciiTheme="minorEastAsia" w:hAnsiTheme="minorEastAsia" w:cs="Times New Roman" w:hint="eastAsia"/>
          <w:spacing w:val="10"/>
          <w:kern w:val="0"/>
          <w:sz w:val="24"/>
          <w:szCs w:val="24"/>
          <w:rPrChange w:id="3421" w:author="JY0225" w:date="2017-08-24T11:14:00Z">
            <w:rPr>
              <w:rFonts w:ascii="Times New Roman" w:hAnsi="Times New Roman" w:cs="Times New Roman" w:hint="eastAsia"/>
              <w:spacing w:val="10"/>
              <w:kern w:val="0"/>
              <w:sz w:val="24"/>
              <w:szCs w:val="20"/>
            </w:rPr>
          </w:rPrChange>
        </w:rPr>
        <w:t>。</w:t>
      </w:r>
      <w:r w:rsidR="00631860" w:rsidRPr="006C0267">
        <w:rPr>
          <w:rFonts w:asciiTheme="minorEastAsia" w:hAnsiTheme="minorEastAsia" w:cs="Times New Roman" w:hint="eastAsia"/>
          <w:spacing w:val="10"/>
          <w:kern w:val="0"/>
          <w:sz w:val="24"/>
          <w:szCs w:val="24"/>
          <w:rPrChange w:id="3422" w:author="JY0225" w:date="2017-08-24T11:14:00Z">
            <w:rPr>
              <w:rFonts w:ascii="Times New Roman" w:hAnsi="Times New Roman" w:cs="Times New Roman" w:hint="eastAsia"/>
              <w:spacing w:val="10"/>
              <w:kern w:val="0"/>
              <w:sz w:val="24"/>
              <w:szCs w:val="20"/>
            </w:rPr>
          </w:rPrChange>
        </w:rPr>
        <w:t>当冗余的文件过多时，</w:t>
      </w:r>
      <w:r w:rsidR="00DE186B" w:rsidRPr="006C0267">
        <w:rPr>
          <w:rFonts w:asciiTheme="minorEastAsia" w:hAnsiTheme="minorEastAsia" w:cs="Times New Roman" w:hint="eastAsia"/>
          <w:spacing w:val="10"/>
          <w:kern w:val="0"/>
          <w:sz w:val="24"/>
          <w:szCs w:val="24"/>
          <w:rPrChange w:id="3423" w:author="JY0225" w:date="2017-08-24T11:14:00Z">
            <w:rPr>
              <w:rFonts w:ascii="Times New Roman" w:hAnsi="Times New Roman" w:cs="Times New Roman" w:hint="eastAsia"/>
              <w:spacing w:val="10"/>
              <w:kern w:val="0"/>
              <w:sz w:val="24"/>
              <w:szCs w:val="20"/>
            </w:rPr>
          </w:rPrChange>
        </w:rPr>
        <w:t>会占用服务器大量的</w:t>
      </w:r>
      <w:r w:rsidR="00476838" w:rsidRPr="006C0267">
        <w:rPr>
          <w:rFonts w:asciiTheme="minorEastAsia" w:hAnsiTheme="minorEastAsia" w:cs="Times New Roman" w:hint="eastAsia"/>
          <w:spacing w:val="10"/>
          <w:kern w:val="0"/>
          <w:sz w:val="24"/>
          <w:szCs w:val="24"/>
          <w:rPrChange w:id="3424" w:author="JY0225" w:date="2017-08-24T11:14:00Z">
            <w:rPr>
              <w:rFonts w:ascii="Times New Roman" w:hAnsi="Times New Roman" w:cs="Times New Roman" w:hint="eastAsia"/>
              <w:spacing w:val="10"/>
              <w:kern w:val="0"/>
              <w:sz w:val="24"/>
              <w:szCs w:val="20"/>
            </w:rPr>
          </w:rPrChange>
        </w:rPr>
        <w:t>备份</w:t>
      </w:r>
      <w:r w:rsidR="00DE186B" w:rsidRPr="006C0267">
        <w:rPr>
          <w:rFonts w:asciiTheme="minorEastAsia" w:hAnsiTheme="minorEastAsia" w:cs="Times New Roman" w:hint="eastAsia"/>
          <w:spacing w:val="10"/>
          <w:kern w:val="0"/>
          <w:sz w:val="24"/>
          <w:szCs w:val="24"/>
          <w:rPrChange w:id="3425" w:author="JY0225" w:date="2017-08-24T11:14:00Z">
            <w:rPr>
              <w:rFonts w:ascii="Times New Roman" w:hAnsi="Times New Roman" w:cs="Times New Roman" w:hint="eastAsia"/>
              <w:spacing w:val="10"/>
              <w:kern w:val="0"/>
              <w:sz w:val="24"/>
              <w:szCs w:val="20"/>
            </w:rPr>
          </w:rPrChange>
        </w:rPr>
        <w:t>空间</w:t>
      </w:r>
      <w:r w:rsidR="00AC4E08" w:rsidRPr="006C0267">
        <w:rPr>
          <w:rFonts w:asciiTheme="minorEastAsia" w:hAnsiTheme="minorEastAsia" w:cs="Times New Roman" w:hint="eastAsia"/>
          <w:spacing w:val="10"/>
          <w:kern w:val="0"/>
          <w:sz w:val="24"/>
          <w:szCs w:val="24"/>
          <w:rPrChange w:id="3426" w:author="JY0225" w:date="2017-08-24T11:14:00Z">
            <w:rPr>
              <w:rFonts w:ascii="Times New Roman" w:hAnsi="Times New Roman" w:cs="Times New Roman" w:hint="eastAsia"/>
              <w:spacing w:val="10"/>
              <w:kern w:val="0"/>
              <w:sz w:val="24"/>
              <w:szCs w:val="20"/>
            </w:rPr>
          </w:rPrChange>
        </w:rPr>
        <w:t>。</w:t>
      </w:r>
      <w:r w:rsidR="00284320" w:rsidRPr="006C0267">
        <w:rPr>
          <w:rFonts w:asciiTheme="minorEastAsia" w:hAnsiTheme="minorEastAsia" w:cs="Times New Roman" w:hint="eastAsia"/>
          <w:spacing w:val="10"/>
          <w:kern w:val="0"/>
          <w:sz w:val="24"/>
          <w:szCs w:val="24"/>
          <w:rPrChange w:id="3427" w:author="JY0225" w:date="2017-08-24T11:14:00Z">
            <w:rPr>
              <w:rFonts w:ascii="Times New Roman" w:hAnsi="Times New Roman" w:cs="Times New Roman" w:hint="eastAsia"/>
              <w:spacing w:val="10"/>
              <w:kern w:val="0"/>
              <w:sz w:val="24"/>
              <w:szCs w:val="20"/>
            </w:rPr>
          </w:rPrChange>
        </w:rPr>
        <w:t>去重</w:t>
      </w:r>
      <w:r w:rsidR="000F03DE" w:rsidRPr="006C0267">
        <w:rPr>
          <w:rFonts w:asciiTheme="minorEastAsia" w:hAnsiTheme="minorEastAsia" w:cs="Times New Roman" w:hint="eastAsia"/>
          <w:spacing w:val="10"/>
          <w:kern w:val="0"/>
          <w:sz w:val="24"/>
          <w:szCs w:val="24"/>
          <w:rPrChange w:id="3428" w:author="JY0225" w:date="2017-08-24T11:14:00Z">
            <w:rPr>
              <w:rFonts w:ascii="Times New Roman" w:hAnsi="Times New Roman" w:cs="Times New Roman" w:hint="eastAsia"/>
              <w:spacing w:val="10"/>
              <w:kern w:val="0"/>
              <w:sz w:val="24"/>
              <w:szCs w:val="20"/>
            </w:rPr>
          </w:rPrChange>
        </w:rPr>
        <w:t>技术</w:t>
      </w:r>
      <w:r w:rsidR="00581391" w:rsidRPr="006C0267">
        <w:rPr>
          <w:rFonts w:asciiTheme="minorEastAsia" w:hAnsiTheme="minorEastAsia" w:cs="Times New Roman" w:hint="eastAsia"/>
          <w:spacing w:val="10"/>
          <w:kern w:val="0"/>
          <w:sz w:val="24"/>
          <w:szCs w:val="24"/>
          <w:rPrChange w:id="3429" w:author="JY0225" w:date="2017-08-24T11:14:00Z">
            <w:rPr>
              <w:rFonts w:ascii="Times New Roman" w:hAnsi="Times New Roman" w:cs="Times New Roman" w:hint="eastAsia"/>
              <w:spacing w:val="10"/>
              <w:kern w:val="0"/>
              <w:sz w:val="24"/>
              <w:szCs w:val="20"/>
            </w:rPr>
          </w:rPrChange>
        </w:rPr>
        <w:t>虽然有一定的安全隐患，但是</w:t>
      </w:r>
      <w:r w:rsidR="00284320" w:rsidRPr="006C0267">
        <w:rPr>
          <w:rFonts w:asciiTheme="minorEastAsia" w:hAnsiTheme="minorEastAsia" w:cs="Times New Roman" w:hint="eastAsia"/>
          <w:spacing w:val="10"/>
          <w:kern w:val="0"/>
          <w:sz w:val="24"/>
          <w:szCs w:val="24"/>
          <w:rPrChange w:id="3430" w:author="JY0225" w:date="2017-08-24T11:14:00Z">
            <w:rPr>
              <w:rFonts w:ascii="Times New Roman" w:hAnsi="Times New Roman" w:cs="Times New Roman" w:hint="eastAsia"/>
              <w:spacing w:val="10"/>
              <w:kern w:val="0"/>
              <w:sz w:val="24"/>
              <w:szCs w:val="20"/>
            </w:rPr>
          </w:rPrChange>
        </w:rPr>
        <w:t>可以借鉴</w:t>
      </w:r>
      <w:r w:rsidR="00284320" w:rsidRPr="006C0267">
        <w:rPr>
          <w:rFonts w:asciiTheme="minorEastAsia" w:hAnsiTheme="minorEastAsia" w:cs="Times New Roman"/>
          <w:spacing w:val="10"/>
          <w:kern w:val="0"/>
          <w:sz w:val="24"/>
          <w:szCs w:val="24"/>
          <w:rPrChange w:id="3431" w:author="JY0225" w:date="2017-08-24T11:14:00Z">
            <w:rPr>
              <w:rFonts w:ascii="Times New Roman" w:hAnsi="Times New Roman" w:cs="Times New Roman"/>
              <w:spacing w:val="10"/>
              <w:kern w:val="0"/>
              <w:sz w:val="24"/>
              <w:szCs w:val="20"/>
            </w:rPr>
          </w:rPrChange>
        </w:rPr>
        <w:t>Dropbox</w:t>
      </w:r>
      <w:r w:rsidR="00284320" w:rsidRPr="006C0267">
        <w:rPr>
          <w:rFonts w:asciiTheme="minorEastAsia" w:hAnsiTheme="minorEastAsia" w:cs="Times New Roman" w:hint="eastAsia"/>
          <w:spacing w:val="10"/>
          <w:kern w:val="0"/>
          <w:sz w:val="24"/>
          <w:szCs w:val="24"/>
          <w:rPrChange w:id="3432" w:author="JY0225" w:date="2017-08-24T11:14:00Z">
            <w:rPr>
              <w:rFonts w:ascii="Times New Roman" w:hAnsi="Times New Roman" w:cs="Times New Roman" w:hint="eastAsia"/>
              <w:spacing w:val="10"/>
              <w:kern w:val="0"/>
              <w:sz w:val="24"/>
              <w:szCs w:val="20"/>
            </w:rPr>
          </w:rPrChange>
        </w:rPr>
        <w:t>针对单一用户</w:t>
      </w:r>
      <w:r w:rsidR="00250826" w:rsidRPr="006C0267">
        <w:rPr>
          <w:rFonts w:asciiTheme="minorEastAsia" w:hAnsiTheme="minorEastAsia" w:cs="Times New Roman" w:hint="eastAsia"/>
          <w:spacing w:val="10"/>
          <w:kern w:val="0"/>
          <w:sz w:val="24"/>
          <w:szCs w:val="24"/>
          <w:rPrChange w:id="3433" w:author="JY0225" w:date="2017-08-24T11:14:00Z">
            <w:rPr>
              <w:rFonts w:ascii="Times New Roman" w:hAnsi="Times New Roman" w:cs="Times New Roman" w:hint="eastAsia"/>
              <w:spacing w:val="10"/>
              <w:kern w:val="0"/>
              <w:sz w:val="24"/>
              <w:szCs w:val="20"/>
            </w:rPr>
          </w:rPrChange>
        </w:rPr>
        <w:t>的</w:t>
      </w:r>
      <w:r w:rsidR="00284320" w:rsidRPr="006C0267">
        <w:rPr>
          <w:rFonts w:asciiTheme="minorEastAsia" w:hAnsiTheme="minorEastAsia" w:cs="Times New Roman" w:hint="eastAsia"/>
          <w:spacing w:val="10"/>
          <w:kern w:val="0"/>
          <w:sz w:val="24"/>
          <w:szCs w:val="24"/>
          <w:rPrChange w:id="3434" w:author="JY0225" w:date="2017-08-24T11:14:00Z">
            <w:rPr>
              <w:rFonts w:ascii="Times New Roman" w:hAnsi="Times New Roman" w:cs="Times New Roman" w:hint="eastAsia"/>
              <w:spacing w:val="10"/>
              <w:kern w:val="0"/>
              <w:sz w:val="24"/>
              <w:szCs w:val="20"/>
            </w:rPr>
          </w:rPrChange>
        </w:rPr>
        <w:t>去重策略，</w:t>
      </w:r>
      <w:r w:rsidR="008D7F1D" w:rsidRPr="006C0267">
        <w:rPr>
          <w:rFonts w:asciiTheme="minorEastAsia" w:hAnsiTheme="minorEastAsia" w:cs="Times New Roman" w:hint="eastAsia"/>
          <w:spacing w:val="10"/>
          <w:kern w:val="0"/>
          <w:sz w:val="24"/>
          <w:szCs w:val="24"/>
          <w:rPrChange w:id="3435" w:author="JY0225" w:date="2017-08-24T11:14:00Z">
            <w:rPr>
              <w:rFonts w:ascii="Times New Roman" w:hAnsi="Times New Roman" w:cs="Times New Roman" w:hint="eastAsia"/>
              <w:spacing w:val="10"/>
              <w:kern w:val="0"/>
              <w:sz w:val="24"/>
              <w:szCs w:val="20"/>
            </w:rPr>
          </w:rPrChange>
        </w:rPr>
        <w:t>这样既能缓解</w:t>
      </w:r>
      <w:r w:rsidR="000F264C" w:rsidRPr="006C0267">
        <w:rPr>
          <w:rFonts w:asciiTheme="minorEastAsia" w:hAnsiTheme="minorEastAsia" w:cs="Times New Roman" w:hint="eastAsia"/>
          <w:spacing w:val="10"/>
          <w:kern w:val="0"/>
          <w:sz w:val="24"/>
          <w:szCs w:val="24"/>
          <w:rPrChange w:id="3436" w:author="JY0225" w:date="2017-08-24T11:14:00Z">
            <w:rPr>
              <w:rFonts w:ascii="Times New Roman" w:hAnsi="Times New Roman" w:cs="Times New Roman" w:hint="eastAsia"/>
              <w:spacing w:val="10"/>
              <w:kern w:val="0"/>
              <w:sz w:val="24"/>
              <w:szCs w:val="20"/>
            </w:rPr>
          </w:rPrChange>
        </w:rPr>
        <w:t>服务器的</w:t>
      </w:r>
      <w:r w:rsidR="00476838" w:rsidRPr="006C0267">
        <w:rPr>
          <w:rFonts w:asciiTheme="minorEastAsia" w:hAnsiTheme="minorEastAsia" w:cs="Times New Roman" w:hint="eastAsia"/>
          <w:spacing w:val="10"/>
          <w:kern w:val="0"/>
          <w:sz w:val="24"/>
          <w:szCs w:val="24"/>
          <w:rPrChange w:id="3437" w:author="JY0225" w:date="2017-08-24T11:14:00Z">
            <w:rPr>
              <w:rFonts w:ascii="Times New Roman" w:hAnsi="Times New Roman" w:cs="Times New Roman" w:hint="eastAsia"/>
              <w:spacing w:val="10"/>
              <w:kern w:val="0"/>
              <w:sz w:val="24"/>
              <w:szCs w:val="20"/>
            </w:rPr>
          </w:rPrChange>
        </w:rPr>
        <w:t>备份</w:t>
      </w:r>
      <w:r w:rsidR="000F264C" w:rsidRPr="006C0267">
        <w:rPr>
          <w:rFonts w:asciiTheme="minorEastAsia" w:hAnsiTheme="minorEastAsia" w:cs="Times New Roman" w:hint="eastAsia"/>
          <w:spacing w:val="10"/>
          <w:kern w:val="0"/>
          <w:sz w:val="24"/>
          <w:szCs w:val="24"/>
          <w:rPrChange w:id="3438" w:author="JY0225" w:date="2017-08-24T11:14:00Z">
            <w:rPr>
              <w:rFonts w:ascii="Times New Roman" w:hAnsi="Times New Roman" w:cs="Times New Roman" w:hint="eastAsia"/>
              <w:spacing w:val="10"/>
              <w:kern w:val="0"/>
              <w:sz w:val="24"/>
              <w:szCs w:val="20"/>
            </w:rPr>
          </w:rPrChange>
        </w:rPr>
        <w:t>压力，又能为</w:t>
      </w:r>
      <w:r w:rsidR="00954432" w:rsidRPr="006C0267">
        <w:rPr>
          <w:rFonts w:asciiTheme="minorEastAsia" w:hAnsiTheme="minorEastAsia" w:cs="Times New Roman" w:hint="eastAsia"/>
          <w:spacing w:val="10"/>
          <w:kern w:val="0"/>
          <w:sz w:val="24"/>
          <w:szCs w:val="24"/>
          <w:rPrChange w:id="3439" w:author="JY0225" w:date="2017-08-24T11:14:00Z">
            <w:rPr>
              <w:rFonts w:ascii="Times New Roman" w:hAnsi="Times New Roman" w:cs="Times New Roman" w:hint="eastAsia"/>
              <w:spacing w:val="10"/>
              <w:kern w:val="0"/>
              <w:sz w:val="24"/>
              <w:szCs w:val="20"/>
            </w:rPr>
          </w:rPrChange>
        </w:rPr>
        <w:t>在一定程度上</w:t>
      </w:r>
      <w:r w:rsidR="000F264C" w:rsidRPr="006C0267">
        <w:rPr>
          <w:rFonts w:asciiTheme="minorEastAsia" w:hAnsiTheme="minorEastAsia" w:cs="Times New Roman" w:hint="eastAsia"/>
          <w:spacing w:val="10"/>
          <w:kern w:val="0"/>
          <w:sz w:val="24"/>
          <w:szCs w:val="24"/>
          <w:rPrChange w:id="3440" w:author="JY0225" w:date="2017-08-24T11:14:00Z">
            <w:rPr>
              <w:rFonts w:ascii="Times New Roman" w:hAnsi="Times New Roman" w:cs="Times New Roman" w:hint="eastAsia"/>
              <w:spacing w:val="10"/>
              <w:kern w:val="0"/>
              <w:sz w:val="24"/>
              <w:szCs w:val="20"/>
            </w:rPr>
          </w:rPrChange>
        </w:rPr>
        <w:t>保证</w:t>
      </w:r>
      <w:r w:rsidR="00BC7066" w:rsidRPr="006C0267">
        <w:rPr>
          <w:rFonts w:asciiTheme="minorEastAsia" w:hAnsiTheme="minorEastAsia" w:cs="Times New Roman" w:hint="eastAsia"/>
          <w:spacing w:val="10"/>
          <w:kern w:val="0"/>
          <w:sz w:val="24"/>
          <w:szCs w:val="24"/>
          <w:rPrChange w:id="3441" w:author="JY0225" w:date="2017-08-24T11:14:00Z">
            <w:rPr>
              <w:rFonts w:ascii="Times New Roman" w:hAnsi="Times New Roman" w:cs="Times New Roman" w:hint="eastAsia"/>
              <w:spacing w:val="10"/>
              <w:kern w:val="0"/>
              <w:sz w:val="24"/>
              <w:szCs w:val="20"/>
            </w:rPr>
          </w:rPrChange>
        </w:rPr>
        <w:t>用户</w:t>
      </w:r>
      <w:r w:rsidR="00525278" w:rsidRPr="006C0267">
        <w:rPr>
          <w:rFonts w:asciiTheme="minorEastAsia" w:hAnsiTheme="minorEastAsia" w:cs="Times New Roman" w:hint="eastAsia"/>
          <w:spacing w:val="10"/>
          <w:kern w:val="0"/>
          <w:sz w:val="24"/>
          <w:szCs w:val="24"/>
          <w:rPrChange w:id="3442" w:author="JY0225" w:date="2017-08-24T11:14:00Z">
            <w:rPr>
              <w:rFonts w:ascii="Times New Roman" w:hAnsi="Times New Roman" w:cs="Times New Roman" w:hint="eastAsia"/>
              <w:spacing w:val="10"/>
              <w:kern w:val="0"/>
              <w:sz w:val="24"/>
              <w:szCs w:val="20"/>
            </w:rPr>
          </w:rPrChange>
        </w:rPr>
        <w:t>数据的</w:t>
      </w:r>
      <w:r w:rsidR="006C28B7" w:rsidRPr="006C0267">
        <w:rPr>
          <w:rFonts w:asciiTheme="minorEastAsia" w:hAnsiTheme="minorEastAsia" w:cs="Times New Roman" w:hint="eastAsia"/>
          <w:spacing w:val="10"/>
          <w:kern w:val="0"/>
          <w:sz w:val="24"/>
          <w:szCs w:val="24"/>
          <w:rPrChange w:id="3443" w:author="JY0225" w:date="2017-08-24T11:14:00Z">
            <w:rPr>
              <w:rFonts w:ascii="Times New Roman" w:hAnsi="Times New Roman" w:cs="Times New Roman" w:hint="eastAsia"/>
              <w:spacing w:val="10"/>
              <w:kern w:val="0"/>
              <w:sz w:val="24"/>
              <w:szCs w:val="20"/>
            </w:rPr>
          </w:rPrChange>
        </w:rPr>
        <w:t>安全</w:t>
      </w:r>
      <w:r w:rsidR="000F264C" w:rsidRPr="006C0267">
        <w:rPr>
          <w:rFonts w:asciiTheme="minorEastAsia" w:hAnsiTheme="minorEastAsia" w:cs="Times New Roman" w:hint="eastAsia"/>
          <w:spacing w:val="10"/>
          <w:kern w:val="0"/>
          <w:sz w:val="24"/>
          <w:szCs w:val="24"/>
          <w:rPrChange w:id="3444" w:author="JY0225" w:date="2017-08-24T11:14:00Z">
            <w:rPr>
              <w:rFonts w:ascii="Times New Roman" w:hAnsi="Times New Roman" w:cs="Times New Roman" w:hint="eastAsia"/>
              <w:spacing w:val="10"/>
              <w:kern w:val="0"/>
              <w:sz w:val="24"/>
              <w:szCs w:val="20"/>
            </w:rPr>
          </w:rPrChange>
        </w:rPr>
        <w:t>。</w:t>
      </w:r>
    </w:p>
    <w:p w14:paraId="08BB1361" w14:textId="66585704" w:rsidR="007E6499" w:rsidRPr="006C0267" w:rsidRDefault="005824E1" w:rsidP="001B6B3E">
      <w:pPr>
        <w:spacing w:line="400" w:lineRule="exact"/>
        <w:rPr>
          <w:rFonts w:asciiTheme="minorEastAsia" w:hAnsiTheme="minorEastAsia" w:cs="Times New Roman"/>
          <w:spacing w:val="10"/>
          <w:kern w:val="0"/>
          <w:sz w:val="24"/>
          <w:szCs w:val="24"/>
          <w:rPrChange w:id="3445"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446"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447" w:author="JY0225" w:date="2017-08-24T11:14:00Z">
            <w:rPr>
              <w:rFonts w:ascii="Times New Roman" w:hAnsi="Times New Roman" w:cs="Times New Roman" w:hint="eastAsia"/>
              <w:spacing w:val="10"/>
              <w:kern w:val="0"/>
              <w:sz w:val="24"/>
              <w:szCs w:val="20"/>
            </w:rPr>
          </w:rPrChange>
        </w:rPr>
        <w:t>最后</w:t>
      </w:r>
      <w:r w:rsidR="00F9728F" w:rsidRPr="006C0267">
        <w:rPr>
          <w:rFonts w:asciiTheme="minorEastAsia" w:hAnsiTheme="minorEastAsia" w:cs="Times New Roman" w:hint="eastAsia"/>
          <w:spacing w:val="10"/>
          <w:kern w:val="0"/>
          <w:sz w:val="24"/>
          <w:szCs w:val="24"/>
          <w:rPrChange w:id="3448" w:author="JY0225" w:date="2017-08-24T11:14:00Z">
            <w:rPr>
              <w:rFonts w:ascii="Times New Roman" w:hAnsi="Times New Roman" w:cs="Times New Roman" w:hint="eastAsia"/>
              <w:spacing w:val="10"/>
              <w:kern w:val="0"/>
              <w:sz w:val="24"/>
              <w:szCs w:val="20"/>
            </w:rPr>
          </w:rPrChange>
        </w:rPr>
        <w:t>，现有的中间件系统</w:t>
      </w:r>
      <w:r w:rsidR="00F05086" w:rsidRPr="006C0267">
        <w:rPr>
          <w:rFonts w:asciiTheme="minorEastAsia" w:hAnsiTheme="minorEastAsia" w:cs="Times New Roman" w:hint="eastAsia"/>
          <w:spacing w:val="10"/>
          <w:kern w:val="0"/>
          <w:sz w:val="24"/>
          <w:szCs w:val="24"/>
          <w:rPrChange w:id="3449" w:author="JY0225" w:date="2017-08-24T11:14:00Z">
            <w:rPr>
              <w:rFonts w:ascii="Times New Roman" w:hAnsi="Times New Roman" w:cs="Times New Roman" w:hint="eastAsia"/>
              <w:spacing w:val="10"/>
              <w:kern w:val="0"/>
              <w:sz w:val="24"/>
              <w:szCs w:val="20"/>
            </w:rPr>
          </w:rPrChange>
        </w:rPr>
        <w:t>只支持</w:t>
      </w:r>
      <w:r w:rsidR="00811351" w:rsidRPr="006C0267">
        <w:rPr>
          <w:rFonts w:asciiTheme="minorEastAsia" w:hAnsiTheme="minorEastAsia" w:cs="Times New Roman"/>
          <w:spacing w:val="10"/>
          <w:kern w:val="0"/>
          <w:sz w:val="24"/>
          <w:szCs w:val="24"/>
          <w:rPrChange w:id="3450" w:author="JY0225" w:date="2017-08-24T11:14:00Z">
            <w:rPr>
              <w:rFonts w:ascii="Times New Roman" w:hAnsi="Times New Roman" w:cs="Times New Roman"/>
              <w:spacing w:val="10"/>
              <w:kern w:val="0"/>
              <w:sz w:val="24"/>
              <w:szCs w:val="20"/>
            </w:rPr>
          </w:rPrChange>
        </w:rPr>
        <w:t>Linux</w:t>
      </w:r>
      <w:r w:rsidR="00811351" w:rsidRPr="006C0267">
        <w:rPr>
          <w:rFonts w:asciiTheme="minorEastAsia" w:hAnsiTheme="minorEastAsia" w:cs="Times New Roman" w:hint="eastAsia"/>
          <w:spacing w:val="10"/>
          <w:kern w:val="0"/>
          <w:sz w:val="24"/>
          <w:szCs w:val="24"/>
          <w:rPrChange w:id="3451" w:author="JY0225" w:date="2017-08-24T11:14:00Z">
            <w:rPr>
              <w:rFonts w:ascii="Times New Roman" w:hAnsi="Times New Roman" w:cs="Times New Roman" w:hint="eastAsia"/>
              <w:spacing w:val="10"/>
              <w:kern w:val="0"/>
              <w:sz w:val="24"/>
              <w:szCs w:val="20"/>
            </w:rPr>
          </w:rPrChange>
        </w:rPr>
        <w:t>平台下的</w:t>
      </w:r>
      <w:r w:rsidR="00811351" w:rsidRPr="006C0267">
        <w:rPr>
          <w:rFonts w:asciiTheme="minorEastAsia" w:hAnsiTheme="minorEastAsia" w:cs="Times New Roman"/>
          <w:spacing w:val="10"/>
          <w:kern w:val="0"/>
          <w:sz w:val="24"/>
          <w:szCs w:val="24"/>
          <w:rPrChange w:id="3452" w:author="JY0225" w:date="2017-08-24T11:14:00Z">
            <w:rPr>
              <w:rFonts w:ascii="Times New Roman" w:hAnsi="Times New Roman" w:cs="Times New Roman"/>
              <w:spacing w:val="10"/>
              <w:kern w:val="0"/>
              <w:sz w:val="24"/>
              <w:szCs w:val="20"/>
            </w:rPr>
          </w:rPrChange>
        </w:rPr>
        <w:t>CLI</w:t>
      </w:r>
      <w:r w:rsidR="00811351" w:rsidRPr="006C0267">
        <w:rPr>
          <w:rFonts w:asciiTheme="minorEastAsia" w:hAnsiTheme="minorEastAsia" w:cs="Times New Roman" w:hint="eastAsia"/>
          <w:spacing w:val="10"/>
          <w:kern w:val="0"/>
          <w:sz w:val="24"/>
          <w:szCs w:val="24"/>
          <w:rPrChange w:id="3453" w:author="JY0225" w:date="2017-08-24T11:14:00Z">
            <w:rPr>
              <w:rFonts w:ascii="Times New Roman" w:hAnsi="Times New Roman" w:cs="Times New Roman" w:hint="eastAsia"/>
              <w:spacing w:val="10"/>
              <w:kern w:val="0"/>
              <w:sz w:val="24"/>
              <w:szCs w:val="20"/>
            </w:rPr>
          </w:rPrChange>
        </w:rPr>
        <w:t>（</w:t>
      </w:r>
      <w:r w:rsidR="00811351" w:rsidRPr="006C0267">
        <w:rPr>
          <w:rFonts w:asciiTheme="minorEastAsia" w:hAnsiTheme="minorEastAsia" w:cs="Times New Roman"/>
          <w:spacing w:val="10"/>
          <w:kern w:val="0"/>
          <w:sz w:val="24"/>
          <w:szCs w:val="24"/>
          <w:rPrChange w:id="3454" w:author="JY0225" w:date="2017-08-24T11:14:00Z">
            <w:rPr>
              <w:rFonts w:ascii="Times New Roman" w:hAnsi="Times New Roman" w:cs="Times New Roman"/>
              <w:spacing w:val="10"/>
              <w:kern w:val="0"/>
              <w:sz w:val="24"/>
              <w:szCs w:val="20"/>
            </w:rPr>
          </w:rPrChange>
        </w:rPr>
        <w:t>Command Line Interface</w:t>
      </w:r>
      <w:r w:rsidR="00811351" w:rsidRPr="006C0267">
        <w:rPr>
          <w:rFonts w:asciiTheme="minorEastAsia" w:hAnsiTheme="minorEastAsia" w:cs="Times New Roman" w:hint="eastAsia"/>
          <w:spacing w:val="10"/>
          <w:kern w:val="0"/>
          <w:sz w:val="24"/>
          <w:szCs w:val="24"/>
          <w:rPrChange w:id="3455" w:author="JY0225" w:date="2017-08-24T11:14:00Z">
            <w:rPr>
              <w:rFonts w:ascii="Times New Roman" w:hAnsi="Times New Roman" w:cs="Times New Roman" w:hint="eastAsia"/>
              <w:spacing w:val="10"/>
              <w:kern w:val="0"/>
              <w:sz w:val="24"/>
              <w:szCs w:val="20"/>
            </w:rPr>
          </w:rPrChange>
        </w:rPr>
        <w:t>）</w:t>
      </w:r>
      <w:r w:rsidR="00186DEA" w:rsidRPr="006C0267">
        <w:rPr>
          <w:rFonts w:asciiTheme="minorEastAsia" w:hAnsiTheme="minorEastAsia" w:cs="Times New Roman" w:hint="eastAsia"/>
          <w:spacing w:val="10"/>
          <w:kern w:val="0"/>
          <w:sz w:val="24"/>
          <w:szCs w:val="24"/>
          <w:rPrChange w:id="3456" w:author="JY0225" w:date="2017-08-24T11:14:00Z">
            <w:rPr>
              <w:rFonts w:ascii="Times New Roman" w:hAnsi="Times New Roman" w:cs="Times New Roman" w:hint="eastAsia"/>
              <w:spacing w:val="10"/>
              <w:kern w:val="0"/>
              <w:sz w:val="24"/>
              <w:szCs w:val="20"/>
            </w:rPr>
          </w:rPrChange>
        </w:rPr>
        <w:t>客户端。</w:t>
      </w:r>
      <w:r w:rsidR="006A0440" w:rsidRPr="006C0267">
        <w:rPr>
          <w:rFonts w:asciiTheme="minorEastAsia" w:hAnsiTheme="minorEastAsia" w:cs="Times New Roman" w:hint="eastAsia"/>
          <w:spacing w:val="10"/>
          <w:kern w:val="0"/>
          <w:sz w:val="24"/>
          <w:szCs w:val="24"/>
          <w:rPrChange w:id="3457" w:author="JY0225" w:date="2017-08-24T11:14:00Z">
            <w:rPr>
              <w:rFonts w:ascii="Times New Roman" w:hAnsi="Times New Roman" w:cs="Times New Roman" w:hint="eastAsia"/>
              <w:spacing w:val="10"/>
              <w:kern w:val="0"/>
              <w:sz w:val="24"/>
              <w:szCs w:val="20"/>
            </w:rPr>
          </w:rPrChange>
        </w:rPr>
        <w:t>考虑到主流的云</w:t>
      </w:r>
      <w:r w:rsidR="00476838" w:rsidRPr="006C0267">
        <w:rPr>
          <w:rFonts w:asciiTheme="minorEastAsia" w:hAnsiTheme="minorEastAsia" w:cs="Times New Roman" w:hint="eastAsia"/>
          <w:spacing w:val="10"/>
          <w:kern w:val="0"/>
          <w:sz w:val="24"/>
          <w:szCs w:val="24"/>
          <w:rPrChange w:id="3458" w:author="JY0225" w:date="2017-08-24T11:14:00Z">
            <w:rPr>
              <w:rFonts w:ascii="Times New Roman" w:hAnsi="Times New Roman" w:cs="Times New Roman" w:hint="eastAsia"/>
              <w:spacing w:val="10"/>
              <w:kern w:val="0"/>
              <w:sz w:val="24"/>
              <w:szCs w:val="20"/>
            </w:rPr>
          </w:rPrChange>
        </w:rPr>
        <w:t>备份</w:t>
      </w:r>
      <w:r w:rsidR="006A0440" w:rsidRPr="006C0267">
        <w:rPr>
          <w:rFonts w:asciiTheme="minorEastAsia" w:hAnsiTheme="minorEastAsia" w:cs="Times New Roman" w:hint="eastAsia"/>
          <w:spacing w:val="10"/>
          <w:kern w:val="0"/>
          <w:sz w:val="24"/>
          <w:szCs w:val="24"/>
          <w:rPrChange w:id="3459" w:author="JY0225" w:date="2017-08-24T11:14:00Z">
            <w:rPr>
              <w:rFonts w:ascii="Times New Roman" w:hAnsi="Times New Roman" w:cs="Times New Roman" w:hint="eastAsia"/>
              <w:spacing w:val="10"/>
              <w:kern w:val="0"/>
              <w:sz w:val="24"/>
              <w:szCs w:val="20"/>
            </w:rPr>
          </w:rPrChange>
        </w:rPr>
        <w:t>供应</w:t>
      </w:r>
      <w:r w:rsidR="002C0A8E" w:rsidRPr="006C0267">
        <w:rPr>
          <w:rFonts w:asciiTheme="minorEastAsia" w:hAnsiTheme="minorEastAsia" w:cs="Times New Roman" w:hint="eastAsia"/>
          <w:spacing w:val="10"/>
          <w:kern w:val="0"/>
          <w:sz w:val="24"/>
          <w:szCs w:val="24"/>
          <w:rPrChange w:id="3460" w:author="JY0225" w:date="2017-08-24T11:14:00Z">
            <w:rPr>
              <w:rFonts w:ascii="Times New Roman" w:hAnsi="Times New Roman" w:cs="Times New Roman" w:hint="eastAsia"/>
              <w:spacing w:val="10"/>
              <w:kern w:val="0"/>
              <w:sz w:val="24"/>
              <w:szCs w:val="20"/>
            </w:rPr>
          </w:rPrChange>
        </w:rPr>
        <w:t>商都提供了多平台数据共享的</w:t>
      </w:r>
      <w:r w:rsidR="00A8607D" w:rsidRPr="006C0267">
        <w:rPr>
          <w:rFonts w:asciiTheme="minorEastAsia" w:hAnsiTheme="minorEastAsia" w:cs="Times New Roman" w:hint="eastAsia"/>
          <w:spacing w:val="10"/>
          <w:kern w:val="0"/>
          <w:sz w:val="24"/>
          <w:szCs w:val="24"/>
          <w:rPrChange w:id="3461" w:author="JY0225" w:date="2017-08-24T11:14:00Z">
            <w:rPr>
              <w:rFonts w:ascii="Times New Roman" w:hAnsi="Times New Roman" w:cs="Times New Roman" w:hint="eastAsia"/>
              <w:spacing w:val="10"/>
              <w:kern w:val="0"/>
              <w:sz w:val="24"/>
              <w:szCs w:val="20"/>
            </w:rPr>
          </w:rPrChange>
        </w:rPr>
        <w:t>服务</w:t>
      </w:r>
      <w:r w:rsidR="00A0342E" w:rsidRPr="006C0267">
        <w:rPr>
          <w:rFonts w:asciiTheme="minorEastAsia" w:hAnsiTheme="minorEastAsia" w:cs="Times New Roman" w:hint="eastAsia"/>
          <w:spacing w:val="10"/>
          <w:kern w:val="0"/>
          <w:sz w:val="24"/>
          <w:szCs w:val="24"/>
          <w:rPrChange w:id="3462" w:author="JY0225" w:date="2017-08-24T11:14:00Z">
            <w:rPr>
              <w:rFonts w:ascii="Times New Roman" w:hAnsi="Times New Roman" w:cs="Times New Roman" w:hint="eastAsia"/>
              <w:spacing w:val="10"/>
              <w:kern w:val="0"/>
              <w:sz w:val="24"/>
              <w:szCs w:val="20"/>
            </w:rPr>
          </w:rPrChange>
        </w:rPr>
        <w:t>，</w:t>
      </w:r>
      <w:r w:rsidR="00C86941" w:rsidRPr="006C0267">
        <w:rPr>
          <w:rFonts w:asciiTheme="minorEastAsia" w:hAnsiTheme="minorEastAsia" w:cs="Times New Roman" w:hint="eastAsia"/>
          <w:spacing w:val="10"/>
          <w:kern w:val="0"/>
          <w:sz w:val="24"/>
          <w:szCs w:val="24"/>
          <w:rPrChange w:id="3463" w:author="JY0225" w:date="2017-08-24T11:14:00Z">
            <w:rPr>
              <w:rFonts w:ascii="Times New Roman" w:hAnsi="Times New Roman" w:cs="Times New Roman" w:hint="eastAsia"/>
              <w:spacing w:val="10"/>
              <w:kern w:val="0"/>
              <w:sz w:val="24"/>
              <w:szCs w:val="20"/>
            </w:rPr>
          </w:rPrChange>
        </w:rPr>
        <w:t>因此</w:t>
      </w:r>
      <w:r w:rsidR="000E55A2" w:rsidRPr="006C0267">
        <w:rPr>
          <w:rFonts w:asciiTheme="minorEastAsia" w:hAnsiTheme="minorEastAsia" w:cs="Times New Roman" w:hint="eastAsia"/>
          <w:spacing w:val="10"/>
          <w:kern w:val="0"/>
          <w:sz w:val="24"/>
          <w:szCs w:val="24"/>
          <w:rPrChange w:id="3464" w:author="JY0225" w:date="2017-08-24T11:14:00Z">
            <w:rPr>
              <w:rFonts w:ascii="Times New Roman" w:hAnsi="Times New Roman" w:cs="Times New Roman" w:hint="eastAsia"/>
              <w:spacing w:val="10"/>
              <w:kern w:val="0"/>
              <w:sz w:val="24"/>
              <w:szCs w:val="20"/>
            </w:rPr>
          </w:rPrChange>
        </w:rPr>
        <w:t>需要对现有的中间件系统进行重构，解决</w:t>
      </w:r>
      <w:r w:rsidR="002938E1" w:rsidRPr="006C0267">
        <w:rPr>
          <w:rFonts w:asciiTheme="minorEastAsia" w:hAnsiTheme="minorEastAsia" w:cs="Times New Roman" w:hint="eastAsia"/>
          <w:spacing w:val="10"/>
          <w:kern w:val="0"/>
          <w:sz w:val="24"/>
          <w:szCs w:val="24"/>
          <w:rPrChange w:id="3465" w:author="JY0225" w:date="2017-08-24T11:14:00Z">
            <w:rPr>
              <w:rFonts w:ascii="Times New Roman" w:hAnsi="Times New Roman" w:cs="Times New Roman" w:hint="eastAsia"/>
              <w:spacing w:val="10"/>
              <w:kern w:val="0"/>
              <w:sz w:val="24"/>
              <w:szCs w:val="20"/>
            </w:rPr>
          </w:rPrChange>
        </w:rPr>
        <w:t>来自多平台的</w:t>
      </w:r>
      <w:r w:rsidR="004B3158" w:rsidRPr="006C0267">
        <w:rPr>
          <w:rFonts w:asciiTheme="minorEastAsia" w:hAnsiTheme="minorEastAsia" w:cs="Times New Roman" w:hint="eastAsia"/>
          <w:spacing w:val="10"/>
          <w:kern w:val="0"/>
          <w:sz w:val="24"/>
          <w:szCs w:val="24"/>
          <w:rPrChange w:id="3466" w:author="JY0225" w:date="2017-08-24T11:14:00Z">
            <w:rPr>
              <w:rFonts w:ascii="Times New Roman" w:hAnsi="Times New Roman" w:cs="Times New Roman" w:hint="eastAsia"/>
              <w:spacing w:val="10"/>
              <w:kern w:val="0"/>
              <w:sz w:val="24"/>
              <w:szCs w:val="20"/>
            </w:rPr>
          </w:rPrChange>
        </w:rPr>
        <w:t>不同</w:t>
      </w:r>
      <w:r w:rsidR="00666CF9" w:rsidRPr="006C0267">
        <w:rPr>
          <w:rFonts w:asciiTheme="minorEastAsia" w:hAnsiTheme="minorEastAsia" w:cs="Times New Roman" w:hint="eastAsia"/>
          <w:spacing w:val="10"/>
          <w:kern w:val="0"/>
          <w:sz w:val="24"/>
          <w:szCs w:val="24"/>
          <w:rPrChange w:id="3467" w:author="JY0225" w:date="2017-08-24T11:14:00Z">
            <w:rPr>
              <w:rFonts w:ascii="Times New Roman" w:hAnsi="Times New Roman" w:cs="Times New Roman" w:hint="eastAsia"/>
              <w:spacing w:val="10"/>
              <w:kern w:val="0"/>
              <w:sz w:val="24"/>
              <w:szCs w:val="20"/>
            </w:rPr>
          </w:rPrChange>
        </w:rPr>
        <w:t>客户端</w:t>
      </w:r>
      <w:r w:rsidR="004B3158" w:rsidRPr="006C0267">
        <w:rPr>
          <w:rFonts w:asciiTheme="minorEastAsia" w:hAnsiTheme="minorEastAsia" w:cs="Times New Roman" w:hint="eastAsia"/>
          <w:spacing w:val="10"/>
          <w:kern w:val="0"/>
          <w:sz w:val="24"/>
          <w:szCs w:val="24"/>
          <w:rPrChange w:id="3468" w:author="JY0225" w:date="2017-08-24T11:14:00Z">
            <w:rPr>
              <w:rFonts w:ascii="Times New Roman" w:hAnsi="Times New Roman" w:cs="Times New Roman" w:hint="eastAsia"/>
              <w:spacing w:val="10"/>
              <w:kern w:val="0"/>
              <w:sz w:val="24"/>
              <w:szCs w:val="20"/>
            </w:rPr>
          </w:rPrChange>
        </w:rPr>
        <w:t>与</w:t>
      </w:r>
      <w:r w:rsidR="003E57AC" w:rsidRPr="006C0267">
        <w:rPr>
          <w:rFonts w:asciiTheme="minorEastAsia" w:hAnsiTheme="minorEastAsia" w:cs="Times New Roman" w:hint="eastAsia"/>
          <w:spacing w:val="10"/>
          <w:kern w:val="0"/>
          <w:sz w:val="24"/>
          <w:szCs w:val="24"/>
          <w:rPrChange w:id="3469" w:author="JY0225" w:date="2017-08-24T11:14:00Z">
            <w:rPr>
              <w:rFonts w:ascii="Times New Roman" w:hAnsi="Times New Roman" w:cs="Times New Roman" w:hint="eastAsia"/>
              <w:spacing w:val="10"/>
              <w:kern w:val="0"/>
              <w:sz w:val="24"/>
              <w:szCs w:val="20"/>
            </w:rPr>
          </w:rPrChange>
        </w:rPr>
        <w:t>云</w:t>
      </w:r>
      <w:r w:rsidR="00476838" w:rsidRPr="006C0267">
        <w:rPr>
          <w:rFonts w:asciiTheme="minorEastAsia" w:hAnsiTheme="minorEastAsia" w:cs="Times New Roman" w:hint="eastAsia"/>
          <w:spacing w:val="10"/>
          <w:kern w:val="0"/>
          <w:sz w:val="24"/>
          <w:szCs w:val="24"/>
          <w:rPrChange w:id="3470" w:author="JY0225" w:date="2017-08-24T11:14:00Z">
            <w:rPr>
              <w:rFonts w:ascii="Times New Roman" w:hAnsi="Times New Roman" w:cs="Times New Roman" w:hint="eastAsia"/>
              <w:spacing w:val="10"/>
              <w:kern w:val="0"/>
              <w:sz w:val="24"/>
              <w:szCs w:val="20"/>
            </w:rPr>
          </w:rPrChange>
        </w:rPr>
        <w:t>备份</w:t>
      </w:r>
      <w:r w:rsidR="003E57AC" w:rsidRPr="006C0267">
        <w:rPr>
          <w:rFonts w:asciiTheme="minorEastAsia" w:hAnsiTheme="minorEastAsia" w:cs="Times New Roman" w:hint="eastAsia"/>
          <w:spacing w:val="10"/>
          <w:kern w:val="0"/>
          <w:sz w:val="24"/>
          <w:szCs w:val="24"/>
          <w:rPrChange w:id="3471" w:author="JY0225" w:date="2017-08-24T11:14:00Z">
            <w:rPr>
              <w:rFonts w:ascii="Times New Roman" w:hAnsi="Times New Roman" w:cs="Times New Roman" w:hint="eastAsia"/>
              <w:spacing w:val="10"/>
              <w:kern w:val="0"/>
              <w:sz w:val="24"/>
              <w:szCs w:val="20"/>
            </w:rPr>
          </w:rPrChange>
        </w:rPr>
        <w:t>服务器</w:t>
      </w:r>
      <w:r w:rsidR="00BC7066" w:rsidRPr="006C0267">
        <w:rPr>
          <w:rFonts w:asciiTheme="minorEastAsia" w:hAnsiTheme="minorEastAsia" w:cs="Times New Roman" w:hint="eastAsia"/>
          <w:spacing w:val="10"/>
          <w:kern w:val="0"/>
          <w:sz w:val="24"/>
          <w:szCs w:val="24"/>
          <w:rPrChange w:id="3472" w:author="JY0225" w:date="2017-08-24T11:14:00Z">
            <w:rPr>
              <w:rFonts w:ascii="Times New Roman" w:hAnsi="Times New Roman" w:cs="Times New Roman" w:hint="eastAsia"/>
              <w:spacing w:val="10"/>
              <w:kern w:val="0"/>
              <w:sz w:val="24"/>
              <w:szCs w:val="20"/>
            </w:rPr>
          </w:rPrChange>
        </w:rPr>
        <w:t>之间</w:t>
      </w:r>
      <w:r w:rsidR="009C1455" w:rsidRPr="006C0267">
        <w:rPr>
          <w:rFonts w:asciiTheme="minorEastAsia" w:hAnsiTheme="minorEastAsia" w:cs="Times New Roman" w:hint="eastAsia"/>
          <w:spacing w:val="10"/>
          <w:kern w:val="0"/>
          <w:sz w:val="24"/>
          <w:szCs w:val="24"/>
          <w:rPrChange w:id="3473" w:author="JY0225" w:date="2017-08-24T11:14:00Z">
            <w:rPr>
              <w:rFonts w:ascii="Times New Roman" w:hAnsi="Times New Roman" w:cs="Times New Roman" w:hint="eastAsia"/>
              <w:spacing w:val="10"/>
              <w:kern w:val="0"/>
              <w:sz w:val="24"/>
              <w:szCs w:val="20"/>
            </w:rPr>
          </w:rPrChange>
        </w:rPr>
        <w:t>的</w:t>
      </w:r>
      <w:r w:rsidR="00AD330E" w:rsidRPr="006C0267">
        <w:rPr>
          <w:rFonts w:asciiTheme="minorEastAsia" w:hAnsiTheme="minorEastAsia" w:cs="Times New Roman" w:hint="eastAsia"/>
          <w:spacing w:val="10"/>
          <w:kern w:val="0"/>
          <w:sz w:val="24"/>
          <w:szCs w:val="24"/>
          <w:rPrChange w:id="3474" w:author="JY0225" w:date="2017-08-24T11:14:00Z">
            <w:rPr>
              <w:rFonts w:ascii="Times New Roman" w:hAnsi="Times New Roman" w:cs="Times New Roman" w:hint="eastAsia"/>
              <w:spacing w:val="10"/>
              <w:kern w:val="0"/>
              <w:sz w:val="24"/>
              <w:szCs w:val="20"/>
            </w:rPr>
          </w:rPrChange>
        </w:rPr>
        <w:t>适配</w:t>
      </w:r>
      <w:r w:rsidR="009C1455" w:rsidRPr="006C0267">
        <w:rPr>
          <w:rFonts w:asciiTheme="minorEastAsia" w:hAnsiTheme="minorEastAsia" w:cs="Times New Roman" w:hint="eastAsia"/>
          <w:spacing w:val="10"/>
          <w:kern w:val="0"/>
          <w:sz w:val="24"/>
          <w:szCs w:val="24"/>
          <w:rPrChange w:id="3475" w:author="JY0225" w:date="2017-08-24T11:14:00Z">
            <w:rPr>
              <w:rFonts w:ascii="Times New Roman" w:hAnsi="Times New Roman" w:cs="Times New Roman" w:hint="eastAsia"/>
              <w:spacing w:val="10"/>
              <w:kern w:val="0"/>
              <w:sz w:val="24"/>
              <w:szCs w:val="20"/>
            </w:rPr>
          </w:rPrChange>
        </w:rPr>
        <w:t>问题，使其</w:t>
      </w:r>
      <w:r w:rsidR="004A4096" w:rsidRPr="006C0267">
        <w:rPr>
          <w:rFonts w:asciiTheme="minorEastAsia" w:hAnsiTheme="minorEastAsia" w:cs="Times New Roman" w:hint="eastAsia"/>
          <w:spacing w:val="10"/>
          <w:kern w:val="0"/>
          <w:sz w:val="24"/>
          <w:szCs w:val="24"/>
          <w:rPrChange w:id="3476" w:author="JY0225" w:date="2017-08-24T11:14:00Z">
            <w:rPr>
              <w:rFonts w:ascii="Times New Roman" w:hAnsi="Times New Roman" w:cs="Times New Roman" w:hint="eastAsia"/>
              <w:spacing w:val="10"/>
              <w:kern w:val="0"/>
              <w:sz w:val="24"/>
              <w:szCs w:val="20"/>
            </w:rPr>
          </w:rPrChange>
        </w:rPr>
        <w:t>具备可扩展性</w:t>
      </w:r>
      <w:r w:rsidR="00336116" w:rsidRPr="006C0267">
        <w:rPr>
          <w:rFonts w:asciiTheme="minorEastAsia" w:hAnsiTheme="minorEastAsia" w:cs="Times New Roman" w:hint="eastAsia"/>
          <w:spacing w:val="10"/>
          <w:kern w:val="0"/>
          <w:sz w:val="24"/>
          <w:szCs w:val="24"/>
          <w:rPrChange w:id="3477" w:author="JY0225" w:date="2017-08-24T11:14:00Z">
            <w:rPr>
              <w:rFonts w:ascii="Times New Roman" w:hAnsi="Times New Roman" w:cs="Times New Roman" w:hint="eastAsia"/>
              <w:spacing w:val="10"/>
              <w:kern w:val="0"/>
              <w:sz w:val="24"/>
              <w:szCs w:val="20"/>
            </w:rPr>
          </w:rPrChange>
        </w:rPr>
        <w:t>以</w:t>
      </w:r>
      <w:r w:rsidR="00785BD1" w:rsidRPr="006C0267">
        <w:rPr>
          <w:rFonts w:asciiTheme="minorEastAsia" w:hAnsiTheme="minorEastAsia" w:cs="Times New Roman" w:hint="eastAsia"/>
          <w:spacing w:val="10"/>
          <w:kern w:val="0"/>
          <w:sz w:val="24"/>
          <w:szCs w:val="24"/>
          <w:rPrChange w:id="3478" w:author="JY0225" w:date="2017-08-24T11:14:00Z">
            <w:rPr>
              <w:rFonts w:ascii="Times New Roman" w:hAnsi="Times New Roman" w:cs="Times New Roman" w:hint="eastAsia"/>
              <w:spacing w:val="10"/>
              <w:kern w:val="0"/>
              <w:sz w:val="24"/>
              <w:szCs w:val="20"/>
            </w:rPr>
          </w:rPrChange>
        </w:rPr>
        <w:t>支撑更多</w:t>
      </w:r>
      <w:r w:rsidR="00CA4F62" w:rsidRPr="006C0267">
        <w:rPr>
          <w:rFonts w:asciiTheme="minorEastAsia" w:hAnsiTheme="minorEastAsia" w:cs="Times New Roman" w:hint="eastAsia"/>
          <w:spacing w:val="10"/>
          <w:kern w:val="0"/>
          <w:sz w:val="24"/>
          <w:szCs w:val="24"/>
          <w:rPrChange w:id="3479" w:author="JY0225" w:date="2017-08-24T11:14:00Z">
            <w:rPr>
              <w:rFonts w:ascii="Times New Roman" w:hAnsi="Times New Roman" w:cs="Times New Roman" w:hint="eastAsia"/>
              <w:spacing w:val="10"/>
              <w:kern w:val="0"/>
              <w:sz w:val="24"/>
              <w:szCs w:val="20"/>
            </w:rPr>
          </w:rPrChange>
        </w:rPr>
        <w:t>的</w:t>
      </w:r>
      <w:r w:rsidR="00156120" w:rsidRPr="006C0267">
        <w:rPr>
          <w:rFonts w:asciiTheme="minorEastAsia" w:hAnsiTheme="minorEastAsia" w:cs="Times New Roman" w:hint="eastAsia"/>
          <w:spacing w:val="10"/>
          <w:kern w:val="0"/>
          <w:sz w:val="24"/>
          <w:szCs w:val="24"/>
          <w:rPrChange w:id="3480" w:author="JY0225" w:date="2017-08-24T11:14:00Z">
            <w:rPr>
              <w:rFonts w:ascii="Times New Roman" w:hAnsi="Times New Roman" w:cs="Times New Roman" w:hint="eastAsia"/>
              <w:spacing w:val="10"/>
              <w:kern w:val="0"/>
              <w:sz w:val="24"/>
              <w:szCs w:val="20"/>
            </w:rPr>
          </w:rPrChange>
        </w:rPr>
        <w:t>客户端类型</w:t>
      </w:r>
      <w:r w:rsidR="00785BD1" w:rsidRPr="006C0267">
        <w:rPr>
          <w:rFonts w:asciiTheme="minorEastAsia" w:hAnsiTheme="minorEastAsia" w:cs="Times New Roman" w:hint="eastAsia"/>
          <w:spacing w:val="10"/>
          <w:kern w:val="0"/>
          <w:sz w:val="24"/>
          <w:szCs w:val="24"/>
          <w:rPrChange w:id="3481" w:author="JY0225" w:date="2017-08-24T11:14:00Z">
            <w:rPr>
              <w:rFonts w:ascii="Times New Roman" w:hAnsi="Times New Roman" w:cs="Times New Roman" w:hint="eastAsia"/>
              <w:spacing w:val="10"/>
              <w:kern w:val="0"/>
              <w:sz w:val="24"/>
              <w:szCs w:val="20"/>
            </w:rPr>
          </w:rPrChange>
        </w:rPr>
        <w:t>。</w:t>
      </w:r>
    </w:p>
    <w:p w14:paraId="0BE31CD3" w14:textId="1FABAE8E" w:rsidR="00C825DD" w:rsidRDefault="00217498">
      <w:pPr>
        <w:pStyle w:val="21"/>
        <w:spacing w:line="240" w:lineRule="auto"/>
        <w:pPrChange w:id="3482" w:author="微软用户" w:date="2017-08-18T22:51:00Z">
          <w:pPr>
            <w:pStyle w:val="21"/>
          </w:pPr>
        </w:pPrChange>
      </w:pPr>
      <w:bookmarkStart w:id="3483" w:name="_Toc491606269"/>
      <w:r>
        <w:t>3</w:t>
      </w:r>
      <w:r w:rsidR="008F0111" w:rsidRPr="00B87EE1">
        <w:t>.</w:t>
      </w:r>
      <w:ins w:id="3484" w:author="JY0225" w:date="2017-08-23T14:05:00Z">
        <w:r w:rsidR="003F08AF">
          <w:t>2</w:t>
        </w:r>
      </w:ins>
      <w:del w:id="3485" w:author="JY0225" w:date="2017-08-23T14:05:00Z">
        <w:r w:rsidR="009C6AD7" w:rsidDel="003F08AF">
          <w:delText>3</w:delText>
        </w:r>
      </w:del>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3483"/>
    </w:p>
    <w:p w14:paraId="22D5810D" w14:textId="64CFF8D9"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sidR="00C02492">
        <w:rPr>
          <w:rFonts w:ascii="Times New Roman" w:hAnsi="Times New Roman" w:cs="Times New Roman" w:hint="eastAsia"/>
          <w:spacing w:val="10"/>
          <w:sz w:val="24"/>
        </w:rPr>
        <w:t>系统不足之处的</w:t>
      </w:r>
      <w:r>
        <w:rPr>
          <w:rFonts w:ascii="Times New Roman" w:hAnsi="Times New Roman" w:cs="Times New Roman" w:hint="eastAsia"/>
          <w:spacing w:val="10"/>
          <w:sz w:val="24"/>
        </w:rPr>
        <w:t>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w:t>
      </w:r>
      <w:r w:rsidR="00C51731">
        <w:rPr>
          <w:rFonts w:ascii="Times New Roman" w:hAnsi="Times New Roman" w:cs="Times New Roman" w:hint="eastAsia"/>
          <w:sz w:val="24"/>
        </w:rPr>
        <w:t>关键技术</w:t>
      </w:r>
      <w:r w:rsidR="00600485">
        <w:rPr>
          <w:rFonts w:ascii="Times New Roman" w:hAnsi="Times New Roman" w:cs="Times New Roman" w:hint="eastAsia"/>
          <w:sz w:val="24"/>
        </w:rPr>
        <w:t>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54CC9A68" w:rsidR="001054A6" w:rsidRDefault="00326F03" w:rsidP="001054A6">
      <w:pPr>
        <w:pStyle w:val="31"/>
      </w:pPr>
      <w:bookmarkStart w:id="3486" w:name="_Toc491606270"/>
      <w:r>
        <w:t>3</w:t>
      </w:r>
      <w:r w:rsidR="006E3397">
        <w:t>.</w:t>
      </w:r>
      <w:ins w:id="3487" w:author="JY0225" w:date="2017-08-23T14:05:00Z">
        <w:r w:rsidR="00A916D2">
          <w:t>2</w:t>
        </w:r>
      </w:ins>
      <w:del w:id="3488" w:author="JY0225" w:date="2017-08-23T14:05:00Z">
        <w:r w:rsidR="006E3397" w:rsidDel="00A916D2">
          <w:delText>3</w:delText>
        </w:r>
      </w:del>
      <w:r w:rsidR="001054A6" w:rsidRPr="006637A1">
        <w:t xml:space="preserve">.1 </w:t>
      </w:r>
      <w:r w:rsidR="00094907">
        <w:rPr>
          <w:rFonts w:hint="eastAsia"/>
        </w:rPr>
        <w:t>持久会话</w:t>
      </w:r>
      <w:r w:rsidR="00094907">
        <w:t>管理</w:t>
      </w:r>
      <w:bookmarkEnd w:id="3486"/>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Pr="00384051" w:rsidRDefault="00FB43E4">
      <w:pPr>
        <w:numPr>
          <w:ilvl w:val="0"/>
          <w:numId w:val="18"/>
        </w:numPr>
        <w:spacing w:line="400" w:lineRule="exact"/>
        <w:rPr>
          <w:color w:val="000000" w:themeColor="text1"/>
          <w:sz w:val="24"/>
          <w:szCs w:val="24"/>
          <w:rPrChange w:id="3489" w:author="JY0225" w:date="2017-08-24T10:52:00Z">
            <w:rPr>
              <w:rFonts w:ascii="Times New Roman" w:hAnsi="Times New Roman" w:cs="Times New Roman"/>
              <w:sz w:val="24"/>
            </w:rPr>
          </w:rPrChange>
        </w:rPr>
        <w:pPrChange w:id="3490" w:author="JY0225" w:date="2017-08-24T10:52:00Z">
          <w:pPr>
            <w:pStyle w:val="a5"/>
            <w:numPr>
              <w:numId w:val="15"/>
            </w:numPr>
            <w:spacing w:line="400" w:lineRule="exact"/>
            <w:ind w:left="780" w:firstLineChars="0" w:hanging="360"/>
          </w:pPr>
        </w:pPrChange>
      </w:pPr>
      <w:r w:rsidRPr="00384051">
        <w:rPr>
          <w:rFonts w:hint="eastAsia"/>
          <w:color w:val="000000" w:themeColor="text1"/>
          <w:sz w:val="24"/>
          <w:szCs w:val="24"/>
          <w:rPrChange w:id="3491" w:author="JY0225" w:date="2017-08-24T10:52:00Z">
            <w:rPr>
              <w:rFonts w:ascii="Times New Roman" w:hAnsi="Times New Roman" w:cs="Times New Roman" w:hint="eastAsia"/>
              <w:sz w:val="24"/>
            </w:rPr>
          </w:rPrChange>
        </w:rPr>
        <w:t>不同用户的数据，按照会话进行逻辑隔离，</w:t>
      </w:r>
      <w:r w:rsidR="00BF6E3B" w:rsidRPr="00384051">
        <w:rPr>
          <w:rFonts w:hint="eastAsia"/>
          <w:color w:val="000000" w:themeColor="text1"/>
          <w:sz w:val="24"/>
          <w:szCs w:val="24"/>
          <w:rPrChange w:id="3492" w:author="JY0225" w:date="2017-08-24T10:52:00Z">
            <w:rPr>
              <w:rFonts w:ascii="Times New Roman" w:hAnsi="Times New Roman" w:cs="Times New Roman" w:hint="eastAsia"/>
              <w:sz w:val="24"/>
            </w:rPr>
          </w:rPrChange>
        </w:rPr>
        <w:t>一个用户只能访问自己所属会话的数据。</w:t>
      </w:r>
    </w:p>
    <w:p w14:paraId="65805E07" w14:textId="77777777" w:rsidR="007511FF" w:rsidRPr="00384051" w:rsidRDefault="00FB4606">
      <w:pPr>
        <w:numPr>
          <w:ilvl w:val="0"/>
          <w:numId w:val="18"/>
        </w:numPr>
        <w:spacing w:line="400" w:lineRule="exact"/>
        <w:rPr>
          <w:color w:val="000000" w:themeColor="text1"/>
          <w:sz w:val="24"/>
          <w:szCs w:val="24"/>
          <w:rPrChange w:id="3493" w:author="JY0225" w:date="2017-08-24T10:52:00Z">
            <w:rPr>
              <w:rFonts w:ascii="Times New Roman" w:hAnsi="Times New Roman" w:cs="Times New Roman"/>
              <w:sz w:val="24"/>
            </w:rPr>
          </w:rPrChange>
        </w:rPr>
        <w:pPrChange w:id="3494" w:author="JY0225" w:date="2017-08-24T10:52:00Z">
          <w:pPr>
            <w:pStyle w:val="a5"/>
            <w:numPr>
              <w:numId w:val="15"/>
            </w:numPr>
            <w:spacing w:line="400" w:lineRule="exact"/>
            <w:ind w:left="780" w:firstLineChars="0" w:hanging="360"/>
          </w:pPr>
        </w:pPrChange>
      </w:pPr>
      <w:r w:rsidRPr="00384051">
        <w:rPr>
          <w:rFonts w:hint="eastAsia"/>
          <w:color w:val="000000" w:themeColor="text1"/>
          <w:sz w:val="24"/>
          <w:szCs w:val="24"/>
          <w:rPrChange w:id="3495" w:author="JY0225" w:date="2017-08-24T10:52:00Z">
            <w:rPr>
              <w:rFonts w:ascii="Times New Roman" w:hAnsi="Times New Roman" w:cs="Times New Roman" w:hint="eastAsia"/>
              <w:sz w:val="24"/>
            </w:rPr>
          </w:rPrChange>
        </w:rPr>
        <w:t>明文形式的秘密信息，只能作为会话数据在内存中存在。</w:t>
      </w:r>
    </w:p>
    <w:p w14:paraId="08A426E9" w14:textId="5BDE54D1" w:rsidR="00A62359" w:rsidRPr="00384051" w:rsidRDefault="00A62359">
      <w:pPr>
        <w:numPr>
          <w:ilvl w:val="0"/>
          <w:numId w:val="18"/>
        </w:numPr>
        <w:spacing w:line="400" w:lineRule="exact"/>
        <w:rPr>
          <w:color w:val="000000" w:themeColor="text1"/>
          <w:sz w:val="24"/>
          <w:szCs w:val="24"/>
          <w:rPrChange w:id="3496" w:author="JY0225" w:date="2017-08-24T10:52:00Z">
            <w:rPr>
              <w:rFonts w:ascii="Times New Roman" w:hAnsi="Times New Roman" w:cs="Times New Roman"/>
              <w:sz w:val="24"/>
            </w:rPr>
          </w:rPrChange>
        </w:rPr>
        <w:pPrChange w:id="3497" w:author="JY0225" w:date="2017-08-24T10:52:00Z">
          <w:pPr>
            <w:pStyle w:val="a5"/>
            <w:numPr>
              <w:numId w:val="15"/>
            </w:numPr>
            <w:spacing w:line="400" w:lineRule="exact"/>
            <w:ind w:left="780" w:firstLineChars="0" w:hanging="360"/>
          </w:pPr>
        </w:pPrChange>
      </w:pPr>
      <w:r w:rsidRPr="00384051">
        <w:rPr>
          <w:rFonts w:hint="eastAsia"/>
          <w:color w:val="000000" w:themeColor="text1"/>
          <w:sz w:val="24"/>
          <w:szCs w:val="24"/>
          <w:rPrChange w:id="3498" w:author="JY0225" w:date="2017-08-24T10:52:00Z">
            <w:rPr>
              <w:rFonts w:ascii="Times New Roman" w:hAnsi="Times New Roman" w:cs="Times New Roman" w:hint="eastAsia"/>
              <w:sz w:val="24"/>
            </w:rPr>
          </w:rPrChange>
        </w:rPr>
        <w:t>用户的持久私密信息以加密的形式</w:t>
      </w:r>
      <w:r w:rsidR="00476838" w:rsidRPr="00384051">
        <w:rPr>
          <w:rFonts w:hint="eastAsia"/>
          <w:color w:val="000000" w:themeColor="text1"/>
          <w:sz w:val="24"/>
          <w:szCs w:val="24"/>
          <w:rPrChange w:id="3499" w:author="JY0225" w:date="2017-08-24T10:52:00Z">
            <w:rPr>
              <w:rFonts w:ascii="Times New Roman" w:hAnsi="Times New Roman" w:cs="Times New Roman" w:hint="eastAsia"/>
              <w:sz w:val="24"/>
            </w:rPr>
          </w:rPrChange>
        </w:rPr>
        <w:t>备份</w:t>
      </w:r>
      <w:r w:rsidRPr="00384051">
        <w:rPr>
          <w:rFonts w:hint="eastAsia"/>
          <w:color w:val="000000" w:themeColor="text1"/>
          <w:sz w:val="24"/>
          <w:szCs w:val="24"/>
          <w:rPrChange w:id="3500" w:author="JY0225" w:date="2017-08-24T10:52:00Z">
            <w:rPr>
              <w:rFonts w:ascii="Times New Roman" w:hAnsi="Times New Roman" w:cs="Times New Roman" w:hint="eastAsia"/>
              <w:sz w:val="24"/>
            </w:rPr>
          </w:rPrChange>
        </w:rPr>
        <w:t>，通过会话管理模块只能获取到加密形式的数据。</w:t>
      </w:r>
    </w:p>
    <w:p w14:paraId="7B68AA38" w14:textId="7AF5F74B" w:rsidR="001B2115" w:rsidRPr="001B2115" w:rsidRDefault="00313120">
      <w:pPr>
        <w:jc w:val="center"/>
      </w:pPr>
      <w:ins w:id="3501" w:author="微软用户" w:date="2017-08-19T21:26:00Z">
        <w:r>
          <w:object w:dxaOrig="12856" w:dyaOrig="11131" w14:anchorId="79181BEE">
            <v:shape id="_x0000_i1029" type="#_x0000_t75" style="width:385.05pt;height:333.7pt" o:ole="">
              <v:imagedata r:id="rId32" o:title=""/>
            </v:shape>
            <o:OLEObject Type="Embed" ProgID="Visio.Drawing.15" ShapeID="_x0000_i1029" DrawAspect="Content" ObjectID="_1565360534" r:id="rId33"/>
          </w:object>
        </w:r>
      </w:ins>
      <w:del w:id="3502" w:author="微软用户" w:date="2017-08-19T21:26:00Z">
        <w:r w:rsidR="001B2115" w:rsidDel="00313120">
          <w:rPr>
            <w:rFonts w:hint="eastAsia"/>
            <w:noProof/>
          </w:rPr>
          <w:drawing>
            <wp:inline distT="0" distB="0" distL="0" distR="0" wp14:anchorId="74B23732" wp14:editId="3CA09F9D">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2C8271E4" w14:textId="01AE9D6A" w:rsidR="0095257E" w:rsidRPr="006C0267" w:rsidRDefault="0095257E" w:rsidP="0095257E">
      <w:pPr>
        <w:pStyle w:val="a5"/>
        <w:spacing w:line="400" w:lineRule="exact"/>
        <w:ind w:left="420" w:firstLineChars="0" w:firstLine="360"/>
        <w:jc w:val="center"/>
        <w:rPr>
          <w:rFonts w:asciiTheme="minorEastAsia" w:hAnsiTheme="minorEastAsia" w:cs="Times New Roman"/>
          <w:spacing w:val="10"/>
          <w:kern w:val="0"/>
          <w:sz w:val="24"/>
          <w:szCs w:val="24"/>
          <w:rPrChange w:id="3503" w:author="JY0225" w:date="2017-08-24T11:14:00Z">
            <w:rPr>
              <w:rFonts w:ascii="Times New Roman" w:hAnsi="Times New Roman" w:cs="Times New Roman"/>
              <w:spacing w:val="10"/>
              <w:kern w:val="0"/>
              <w:sz w:val="24"/>
              <w:szCs w:val="24"/>
            </w:rPr>
          </w:rPrChange>
        </w:rPr>
      </w:pPr>
      <w:r w:rsidRPr="006C0267">
        <w:rPr>
          <w:rFonts w:asciiTheme="minorEastAsia" w:hAnsiTheme="minorEastAsia" w:cs="Times New Roman" w:hint="eastAsia"/>
          <w:spacing w:val="10"/>
          <w:kern w:val="0"/>
          <w:sz w:val="24"/>
          <w:szCs w:val="24"/>
          <w:rPrChange w:id="3504" w:author="JY0225" w:date="2017-08-24T11:14:00Z">
            <w:rPr>
              <w:rFonts w:ascii="Times New Roman" w:hAnsi="Times New Roman" w:cs="Times New Roman" w:hint="eastAsia"/>
              <w:spacing w:val="10"/>
              <w:kern w:val="0"/>
              <w:sz w:val="24"/>
              <w:szCs w:val="24"/>
            </w:rPr>
          </w:rPrChange>
        </w:rPr>
        <w:t>图</w:t>
      </w:r>
      <w:r w:rsidRPr="006C0267">
        <w:rPr>
          <w:rFonts w:asciiTheme="minorEastAsia" w:hAnsiTheme="minorEastAsia" w:cs="Times New Roman"/>
          <w:spacing w:val="10"/>
          <w:kern w:val="0"/>
          <w:sz w:val="24"/>
          <w:szCs w:val="24"/>
          <w:rPrChange w:id="3505" w:author="JY0225" w:date="2017-08-24T11:14:00Z">
            <w:rPr>
              <w:rFonts w:ascii="Times New Roman" w:hAnsi="Times New Roman" w:cs="Times New Roman"/>
              <w:spacing w:val="10"/>
              <w:kern w:val="0"/>
              <w:sz w:val="24"/>
              <w:szCs w:val="24"/>
            </w:rPr>
          </w:rPrChange>
        </w:rPr>
        <w:t xml:space="preserve">3-1 </w:t>
      </w:r>
      <w:r w:rsidR="00DC1C51" w:rsidRPr="006C0267">
        <w:rPr>
          <w:rFonts w:asciiTheme="minorEastAsia" w:hAnsiTheme="minorEastAsia" w:cs="Times New Roman" w:hint="eastAsia"/>
          <w:spacing w:val="10"/>
          <w:kern w:val="0"/>
          <w:sz w:val="24"/>
          <w:szCs w:val="24"/>
          <w:rPrChange w:id="3506" w:author="JY0225" w:date="2017-08-24T11:14:00Z">
            <w:rPr>
              <w:rFonts w:ascii="Times New Roman" w:hAnsi="Times New Roman" w:cs="Times New Roman" w:hint="eastAsia"/>
              <w:spacing w:val="10"/>
              <w:kern w:val="0"/>
              <w:sz w:val="24"/>
              <w:szCs w:val="24"/>
            </w:rPr>
          </w:rPrChange>
        </w:rPr>
        <w:t>持久会话管理</w:t>
      </w:r>
      <w:r w:rsidRPr="006C0267">
        <w:rPr>
          <w:rFonts w:asciiTheme="minorEastAsia" w:hAnsiTheme="minorEastAsia" w:cs="Times New Roman" w:hint="eastAsia"/>
          <w:spacing w:val="10"/>
          <w:kern w:val="0"/>
          <w:sz w:val="24"/>
          <w:szCs w:val="24"/>
          <w:rPrChange w:id="3507" w:author="JY0225" w:date="2017-08-24T11:14:00Z">
            <w:rPr>
              <w:rFonts w:ascii="Times New Roman" w:hAnsi="Times New Roman" w:cs="Times New Roman" w:hint="eastAsia"/>
              <w:spacing w:val="10"/>
              <w:kern w:val="0"/>
              <w:sz w:val="24"/>
              <w:szCs w:val="24"/>
            </w:rPr>
          </w:rPrChange>
        </w:rPr>
        <w:t>过程分析图</w:t>
      </w:r>
    </w:p>
    <w:p w14:paraId="1C756F7F" w14:textId="4B4874C8" w:rsidR="00D66628" w:rsidRPr="006C0267" w:rsidRDefault="0090653F" w:rsidP="009A5F62">
      <w:pPr>
        <w:spacing w:line="400" w:lineRule="exact"/>
        <w:ind w:firstLine="420"/>
        <w:rPr>
          <w:rFonts w:asciiTheme="minorEastAsia" w:hAnsiTheme="minorEastAsia" w:cs="Times New Roman"/>
          <w:sz w:val="24"/>
          <w:rPrChange w:id="3508" w:author="JY0225" w:date="2017-08-24T11:14:00Z">
            <w:rPr>
              <w:rFonts w:ascii="Times New Roman" w:hAnsi="Times New Roman" w:cs="Times New Roman"/>
              <w:sz w:val="24"/>
            </w:rPr>
          </w:rPrChange>
        </w:rPr>
      </w:pPr>
      <w:r w:rsidRPr="006C0267">
        <w:rPr>
          <w:rFonts w:asciiTheme="minorEastAsia" w:hAnsiTheme="minorEastAsia" w:cs="Times New Roman" w:hint="eastAsia"/>
          <w:sz w:val="24"/>
          <w:rPrChange w:id="3509" w:author="JY0225" w:date="2017-08-24T11:14:00Z">
            <w:rPr>
              <w:rFonts w:ascii="Times New Roman" w:hAnsi="Times New Roman" w:cs="Times New Roman" w:hint="eastAsia"/>
              <w:sz w:val="24"/>
            </w:rPr>
          </w:rPrChange>
        </w:rPr>
        <w:t>此外</w:t>
      </w:r>
      <w:r w:rsidR="00974F24" w:rsidRPr="006C0267">
        <w:rPr>
          <w:rFonts w:asciiTheme="minorEastAsia" w:hAnsiTheme="minorEastAsia" w:cs="Times New Roman" w:hint="eastAsia"/>
          <w:sz w:val="24"/>
          <w:rPrChange w:id="3510" w:author="JY0225" w:date="2017-08-24T11:14:00Z">
            <w:rPr>
              <w:rFonts w:ascii="Times New Roman" w:hAnsi="Times New Roman" w:cs="Times New Roman" w:hint="eastAsia"/>
              <w:sz w:val="24"/>
            </w:rPr>
          </w:rPrChange>
        </w:rPr>
        <w:t>，客户端可以批量提交任务给中间件，</w:t>
      </w:r>
      <w:r w:rsidR="00C15758" w:rsidRPr="006C0267">
        <w:rPr>
          <w:rFonts w:asciiTheme="minorEastAsia" w:hAnsiTheme="minorEastAsia" w:cs="Times New Roman" w:hint="eastAsia"/>
          <w:sz w:val="24"/>
          <w:rPrChange w:id="3511" w:author="JY0225" w:date="2017-08-24T11:14:00Z">
            <w:rPr>
              <w:rFonts w:ascii="Times New Roman" w:hAnsi="Times New Roman" w:cs="Times New Roman" w:hint="eastAsia"/>
              <w:sz w:val="24"/>
            </w:rPr>
          </w:rPrChange>
        </w:rPr>
        <w:t>即使用户注销后，中间件仍要在后台继续执行任务。更进一步，</w:t>
      </w:r>
      <w:r w:rsidR="00D66628" w:rsidRPr="006C0267">
        <w:rPr>
          <w:rFonts w:asciiTheme="minorEastAsia" w:hAnsiTheme="minorEastAsia" w:cs="Times New Roman" w:hint="eastAsia"/>
          <w:sz w:val="24"/>
          <w:rPrChange w:id="3512" w:author="JY0225" w:date="2017-08-24T11:14:00Z">
            <w:rPr>
              <w:rFonts w:ascii="Times New Roman" w:hAnsi="Times New Roman" w:cs="Times New Roman" w:hint="eastAsia"/>
              <w:sz w:val="24"/>
            </w:rPr>
          </w:rPrChange>
        </w:rPr>
        <w:t>在</w:t>
      </w:r>
      <w:r w:rsidR="00C15758" w:rsidRPr="006C0267">
        <w:rPr>
          <w:rFonts w:asciiTheme="minorEastAsia" w:hAnsiTheme="minorEastAsia" w:cs="Times New Roman" w:hint="eastAsia"/>
          <w:sz w:val="24"/>
          <w:rPrChange w:id="3513" w:author="JY0225" w:date="2017-08-24T11:14:00Z">
            <w:rPr>
              <w:rFonts w:ascii="Times New Roman" w:hAnsi="Times New Roman" w:cs="Times New Roman" w:hint="eastAsia"/>
              <w:sz w:val="24"/>
            </w:rPr>
          </w:rPrChange>
        </w:rPr>
        <w:t>中间件系统</w:t>
      </w:r>
      <w:r w:rsidR="00D66628" w:rsidRPr="006C0267">
        <w:rPr>
          <w:rFonts w:asciiTheme="minorEastAsia" w:hAnsiTheme="minorEastAsia" w:cs="Times New Roman" w:hint="eastAsia"/>
          <w:sz w:val="24"/>
          <w:rPrChange w:id="3514" w:author="JY0225" w:date="2017-08-24T11:14:00Z">
            <w:rPr>
              <w:rFonts w:ascii="Times New Roman" w:hAnsi="Times New Roman" w:cs="Times New Roman" w:hint="eastAsia"/>
              <w:sz w:val="24"/>
            </w:rPr>
          </w:rPrChange>
        </w:rPr>
        <w:t>重启后，中间件</w:t>
      </w:r>
      <w:r w:rsidR="00877A56" w:rsidRPr="006C0267">
        <w:rPr>
          <w:rFonts w:asciiTheme="minorEastAsia" w:hAnsiTheme="minorEastAsia" w:cs="Times New Roman" w:hint="eastAsia"/>
          <w:sz w:val="24"/>
          <w:rPrChange w:id="3515" w:author="JY0225" w:date="2017-08-24T11:14:00Z">
            <w:rPr>
              <w:rFonts w:ascii="Times New Roman" w:hAnsi="Times New Roman" w:cs="Times New Roman" w:hint="eastAsia"/>
              <w:sz w:val="24"/>
            </w:rPr>
          </w:rPrChange>
        </w:rPr>
        <w:t>也需要</w:t>
      </w:r>
      <w:r w:rsidR="00D66628" w:rsidRPr="006C0267">
        <w:rPr>
          <w:rFonts w:asciiTheme="minorEastAsia" w:hAnsiTheme="minorEastAsia" w:cs="Times New Roman" w:hint="eastAsia"/>
          <w:sz w:val="24"/>
          <w:rPrChange w:id="3516" w:author="JY0225" w:date="2017-08-24T11:14:00Z">
            <w:rPr>
              <w:rFonts w:ascii="Times New Roman" w:hAnsi="Times New Roman" w:cs="Times New Roman" w:hint="eastAsia"/>
              <w:sz w:val="24"/>
            </w:rPr>
          </w:rPrChange>
        </w:rPr>
        <w:t>自动执行未完成的任务。因此，中间件需要持久化保存多个客户端的请求，以可靠地执行客户端提交的任务。</w:t>
      </w:r>
      <w:r w:rsidR="008C1B4A" w:rsidRPr="006C0267">
        <w:rPr>
          <w:rFonts w:asciiTheme="minorEastAsia" w:hAnsiTheme="minorEastAsia" w:cs="Times New Roman" w:hint="eastAsia"/>
          <w:sz w:val="24"/>
          <w:rPrChange w:id="3517" w:author="JY0225" w:date="2017-08-24T11:14:00Z">
            <w:rPr>
              <w:rFonts w:ascii="Times New Roman" w:hAnsi="Times New Roman" w:cs="Times New Roman" w:hint="eastAsia"/>
              <w:sz w:val="24"/>
            </w:rPr>
          </w:rPrChange>
        </w:rPr>
        <w:t>同时，本文</w:t>
      </w:r>
      <w:r w:rsidR="00BE3DE7" w:rsidRPr="006C0267">
        <w:rPr>
          <w:rFonts w:asciiTheme="minorEastAsia" w:hAnsiTheme="minorEastAsia" w:cs="Times New Roman" w:hint="eastAsia"/>
          <w:sz w:val="24"/>
          <w:rPrChange w:id="3518" w:author="JY0225" w:date="2017-08-24T11:14:00Z">
            <w:rPr>
              <w:rFonts w:ascii="Times New Roman" w:hAnsi="Times New Roman" w:cs="Times New Roman" w:hint="eastAsia"/>
              <w:sz w:val="24"/>
            </w:rPr>
          </w:rPrChange>
        </w:rPr>
        <w:t>需要设计一套基于会话信息的接口，便于用户</w:t>
      </w:r>
      <w:r w:rsidR="007A18B3" w:rsidRPr="006C0267">
        <w:rPr>
          <w:rFonts w:asciiTheme="minorEastAsia" w:hAnsiTheme="minorEastAsia" w:cs="Times New Roman" w:hint="eastAsia"/>
          <w:sz w:val="24"/>
          <w:rPrChange w:id="3519" w:author="JY0225" w:date="2017-08-24T11:14:00Z">
            <w:rPr>
              <w:rFonts w:ascii="Times New Roman" w:hAnsi="Times New Roman" w:cs="Times New Roman" w:hint="eastAsia"/>
              <w:sz w:val="24"/>
            </w:rPr>
          </w:rPrChange>
        </w:rPr>
        <w:t>查询</w:t>
      </w:r>
      <w:r w:rsidR="00DF4E54" w:rsidRPr="006C0267">
        <w:rPr>
          <w:rFonts w:asciiTheme="minorEastAsia" w:hAnsiTheme="minorEastAsia" w:cs="Times New Roman" w:hint="eastAsia"/>
          <w:sz w:val="24"/>
          <w:rPrChange w:id="3520" w:author="JY0225" w:date="2017-08-24T11:14:00Z">
            <w:rPr>
              <w:rFonts w:ascii="Times New Roman" w:hAnsi="Times New Roman" w:cs="Times New Roman" w:hint="eastAsia"/>
              <w:sz w:val="24"/>
            </w:rPr>
          </w:rPrChange>
        </w:rPr>
        <w:t>已</w:t>
      </w:r>
      <w:r w:rsidR="007A18B3" w:rsidRPr="006C0267">
        <w:rPr>
          <w:rFonts w:asciiTheme="minorEastAsia" w:hAnsiTheme="minorEastAsia" w:cs="Times New Roman" w:hint="eastAsia"/>
          <w:sz w:val="24"/>
          <w:rPrChange w:id="3521" w:author="JY0225" w:date="2017-08-24T11:14:00Z">
            <w:rPr>
              <w:rFonts w:ascii="Times New Roman" w:hAnsi="Times New Roman" w:cs="Times New Roman" w:hint="eastAsia"/>
              <w:sz w:val="24"/>
            </w:rPr>
          </w:rPrChange>
        </w:rPr>
        <w:t>提交的请求，如果请求没有执行，用户可以撤销该任务。</w:t>
      </w:r>
      <w:r w:rsidR="009E4B26" w:rsidRPr="006C0267">
        <w:rPr>
          <w:rFonts w:asciiTheme="minorEastAsia" w:hAnsiTheme="minorEastAsia" w:cs="Times New Roman" w:hint="eastAsia"/>
          <w:sz w:val="24"/>
          <w:rPrChange w:id="3522" w:author="JY0225" w:date="2017-08-24T11:14:00Z">
            <w:rPr>
              <w:rFonts w:ascii="Times New Roman" w:hAnsi="Times New Roman" w:cs="Times New Roman" w:hint="eastAsia"/>
              <w:sz w:val="24"/>
            </w:rPr>
          </w:rPrChange>
        </w:rPr>
        <w:t>图</w:t>
      </w:r>
      <w:r w:rsidR="009E4B26" w:rsidRPr="006C0267">
        <w:rPr>
          <w:rFonts w:asciiTheme="minorEastAsia" w:hAnsiTheme="minorEastAsia" w:cs="Times New Roman"/>
          <w:sz w:val="24"/>
          <w:rPrChange w:id="3523" w:author="JY0225" w:date="2017-08-24T11:14:00Z">
            <w:rPr>
              <w:rFonts w:ascii="Times New Roman" w:hAnsi="Times New Roman" w:cs="Times New Roman"/>
              <w:sz w:val="24"/>
            </w:rPr>
          </w:rPrChange>
        </w:rPr>
        <w:t>3-1</w:t>
      </w:r>
      <w:r w:rsidR="009E4B26" w:rsidRPr="006C0267">
        <w:rPr>
          <w:rFonts w:asciiTheme="minorEastAsia" w:hAnsiTheme="minorEastAsia" w:cs="Times New Roman" w:hint="eastAsia"/>
          <w:sz w:val="24"/>
          <w:rPrChange w:id="3524" w:author="JY0225" w:date="2017-08-24T11:14:00Z">
            <w:rPr>
              <w:rFonts w:ascii="Times New Roman" w:hAnsi="Times New Roman" w:cs="Times New Roman" w:hint="eastAsia"/>
              <w:sz w:val="24"/>
            </w:rPr>
          </w:rPrChange>
        </w:rPr>
        <w:t>详细描述了持久会话管理的过程。</w:t>
      </w:r>
    </w:p>
    <w:p w14:paraId="3293E8BE" w14:textId="3D6D2373" w:rsidR="002D43A8" w:rsidRPr="002D43A8" w:rsidRDefault="00C11E4A" w:rsidP="00BA73AE">
      <w:pPr>
        <w:pStyle w:val="31"/>
      </w:pPr>
      <w:bookmarkStart w:id="3525" w:name="_Toc491606271"/>
      <w:r>
        <w:t>3</w:t>
      </w:r>
      <w:r w:rsidR="000F7FC9">
        <w:t>.</w:t>
      </w:r>
      <w:ins w:id="3526" w:author="JY0225" w:date="2017-08-23T14:05:00Z">
        <w:r w:rsidR="0001602B">
          <w:t>2</w:t>
        </w:r>
      </w:ins>
      <w:del w:id="3527" w:author="JY0225" w:date="2017-08-23T14:05:00Z">
        <w:r w:rsidR="000F7FC9" w:rsidDel="0001602B">
          <w:delText>3</w:delText>
        </w:r>
      </w:del>
      <w:r w:rsidR="00530B31">
        <w:t>.2</w:t>
      </w:r>
      <w:r w:rsidR="001054A6" w:rsidRPr="006637A1">
        <w:t xml:space="preserve"> </w:t>
      </w:r>
      <w:r w:rsidR="000A52F4">
        <w:rPr>
          <w:rFonts w:hint="eastAsia"/>
        </w:rPr>
        <w:t>大文件上传</w:t>
      </w:r>
      <w:bookmarkEnd w:id="3525"/>
    </w:p>
    <w:p w14:paraId="37830511" w14:textId="0B090535" w:rsidR="007E7548" w:rsidRPr="006C0267" w:rsidRDefault="00154F13" w:rsidP="007E7548">
      <w:pPr>
        <w:spacing w:line="400" w:lineRule="exact"/>
        <w:ind w:firstLine="420"/>
        <w:rPr>
          <w:rFonts w:asciiTheme="minorEastAsia" w:hAnsiTheme="minorEastAsia" w:cs="Times New Roman"/>
          <w:sz w:val="24"/>
          <w:rPrChange w:id="3528"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529" w:author="JY0225" w:date="2017-08-24T11:15:00Z">
            <w:rPr>
              <w:rFonts w:ascii="Times New Roman" w:hAnsi="Times New Roman" w:cs="Times New Roman" w:hint="eastAsia"/>
              <w:sz w:val="24"/>
            </w:rPr>
          </w:rPrChange>
        </w:rPr>
        <w:t>在很多情况下，客户端和云备份服务器分布在不同的地域，网络传输速度受各种条件制约。</w:t>
      </w:r>
      <w:r w:rsidR="00F278EE" w:rsidRPr="006C0267">
        <w:rPr>
          <w:rFonts w:asciiTheme="minorEastAsia" w:hAnsiTheme="minorEastAsia" w:cs="Times New Roman" w:hint="eastAsia"/>
          <w:sz w:val="24"/>
          <w:rPrChange w:id="3530" w:author="JY0225" w:date="2017-08-24T11:15:00Z">
            <w:rPr>
              <w:rFonts w:ascii="Times New Roman" w:hAnsi="Times New Roman" w:cs="Times New Roman" w:hint="eastAsia"/>
              <w:sz w:val="24"/>
            </w:rPr>
          </w:rPrChange>
        </w:rPr>
        <w:t>在现有的中间件系统中</w:t>
      </w:r>
      <w:r w:rsidRPr="006C0267">
        <w:rPr>
          <w:rFonts w:asciiTheme="minorEastAsia" w:hAnsiTheme="minorEastAsia" w:cs="Times New Roman" w:hint="eastAsia"/>
          <w:sz w:val="24"/>
          <w:rPrChange w:id="3531" w:author="JY0225" w:date="2017-08-24T11:15:00Z">
            <w:rPr>
              <w:rFonts w:ascii="Times New Roman" w:hAnsi="Times New Roman" w:cs="Times New Roman" w:hint="eastAsia"/>
              <w:sz w:val="24"/>
            </w:rPr>
          </w:rPrChange>
        </w:rPr>
        <w:t>，一个文件如果传输不成功，下一次只能重传，这浪费了</w:t>
      </w:r>
      <w:r w:rsidR="00D2797B" w:rsidRPr="006C0267">
        <w:rPr>
          <w:rFonts w:asciiTheme="minorEastAsia" w:hAnsiTheme="minorEastAsia" w:cs="Times New Roman" w:hint="eastAsia"/>
          <w:sz w:val="24"/>
          <w:rPrChange w:id="3532" w:author="JY0225" w:date="2017-08-24T11:15:00Z">
            <w:rPr>
              <w:rFonts w:ascii="Times New Roman" w:hAnsi="Times New Roman" w:cs="Times New Roman" w:hint="eastAsia"/>
              <w:sz w:val="24"/>
            </w:rPr>
          </w:rPrChange>
        </w:rPr>
        <w:t>大量的</w:t>
      </w:r>
      <w:r w:rsidR="00FD55ED" w:rsidRPr="006C0267">
        <w:rPr>
          <w:rFonts w:asciiTheme="minorEastAsia" w:hAnsiTheme="minorEastAsia" w:cs="Times New Roman" w:hint="eastAsia"/>
          <w:sz w:val="24"/>
          <w:rPrChange w:id="3533" w:author="JY0225" w:date="2017-08-24T11:15:00Z">
            <w:rPr>
              <w:rFonts w:ascii="Times New Roman" w:hAnsi="Times New Roman" w:cs="Times New Roman" w:hint="eastAsia"/>
              <w:sz w:val="24"/>
            </w:rPr>
          </w:rPrChange>
        </w:rPr>
        <w:t>网络</w:t>
      </w:r>
      <w:r w:rsidR="003A64BE" w:rsidRPr="006C0267">
        <w:rPr>
          <w:rFonts w:asciiTheme="minorEastAsia" w:hAnsiTheme="minorEastAsia" w:cs="Times New Roman" w:hint="eastAsia"/>
          <w:sz w:val="24"/>
          <w:rPrChange w:id="3534" w:author="JY0225" w:date="2017-08-24T11:15:00Z">
            <w:rPr>
              <w:rFonts w:ascii="Times New Roman" w:hAnsi="Times New Roman" w:cs="Times New Roman" w:hint="eastAsia"/>
              <w:sz w:val="24"/>
            </w:rPr>
          </w:rPrChange>
        </w:rPr>
        <w:t>带宽和时间。事实上，服务器</w:t>
      </w:r>
      <w:r w:rsidRPr="006C0267">
        <w:rPr>
          <w:rFonts w:asciiTheme="minorEastAsia" w:hAnsiTheme="minorEastAsia" w:cs="Times New Roman" w:hint="eastAsia"/>
          <w:sz w:val="24"/>
          <w:rPrChange w:id="3535" w:author="JY0225" w:date="2017-08-24T11:15:00Z">
            <w:rPr>
              <w:rFonts w:ascii="Times New Roman" w:hAnsi="Times New Roman" w:cs="Times New Roman" w:hint="eastAsia"/>
              <w:sz w:val="24"/>
            </w:rPr>
          </w:rPrChange>
        </w:rPr>
        <w:t>支持</w:t>
      </w:r>
      <w:r w:rsidR="00A2114E" w:rsidRPr="006C0267">
        <w:rPr>
          <w:rFonts w:asciiTheme="minorEastAsia" w:hAnsiTheme="minorEastAsia" w:cs="Times New Roman" w:hint="eastAsia"/>
          <w:sz w:val="24"/>
          <w:rPrChange w:id="3536" w:author="JY0225" w:date="2017-08-24T11:15:00Z">
            <w:rPr>
              <w:rFonts w:ascii="Times New Roman" w:hAnsi="Times New Roman" w:cs="Times New Roman" w:hint="eastAsia"/>
              <w:sz w:val="24"/>
            </w:rPr>
          </w:rPrChange>
        </w:rPr>
        <w:t>大</w:t>
      </w:r>
      <w:r w:rsidR="0072757C" w:rsidRPr="006C0267">
        <w:rPr>
          <w:rFonts w:asciiTheme="minorEastAsia" w:hAnsiTheme="minorEastAsia" w:cs="Times New Roman" w:hint="eastAsia"/>
          <w:sz w:val="24"/>
          <w:rPrChange w:id="3537" w:author="JY0225" w:date="2017-08-24T11:15:00Z">
            <w:rPr>
              <w:rFonts w:ascii="Times New Roman" w:hAnsi="Times New Roman" w:cs="Times New Roman" w:hint="eastAsia"/>
              <w:sz w:val="24"/>
            </w:rPr>
          </w:rPrChange>
        </w:rPr>
        <w:t>文件</w:t>
      </w:r>
      <w:r w:rsidRPr="006C0267">
        <w:rPr>
          <w:rFonts w:asciiTheme="minorEastAsia" w:hAnsiTheme="minorEastAsia" w:cs="Times New Roman" w:hint="eastAsia"/>
          <w:sz w:val="24"/>
          <w:rPrChange w:id="3538" w:author="JY0225" w:date="2017-08-24T11:15:00Z">
            <w:rPr>
              <w:rFonts w:ascii="Times New Roman" w:hAnsi="Times New Roman" w:cs="Times New Roman" w:hint="eastAsia"/>
              <w:sz w:val="24"/>
            </w:rPr>
          </w:rPrChange>
        </w:rPr>
        <w:t>分块传输的功能，也就是说客户端可以传输指定大小的文件数据。因此，中间件可以根据网络数据传输的质量，确定文件分块传输的大小，</w:t>
      </w:r>
      <w:r w:rsidR="005C3CB6" w:rsidRPr="006C0267">
        <w:rPr>
          <w:rFonts w:asciiTheme="minorEastAsia" w:hAnsiTheme="minorEastAsia" w:cs="Times New Roman" w:hint="eastAsia"/>
          <w:sz w:val="24"/>
          <w:rPrChange w:id="3539" w:author="JY0225" w:date="2017-08-24T11:15:00Z">
            <w:rPr>
              <w:rFonts w:ascii="Times New Roman" w:hAnsi="Times New Roman" w:cs="Times New Roman" w:hint="eastAsia"/>
              <w:sz w:val="24"/>
            </w:rPr>
          </w:rPrChange>
        </w:rPr>
        <w:t>并在每次上传时记录文件以上传的块数，即已上传文件的偏移量。</w:t>
      </w:r>
      <w:r w:rsidR="00F278EE" w:rsidRPr="006C0267">
        <w:rPr>
          <w:rFonts w:asciiTheme="minorEastAsia" w:hAnsiTheme="minorEastAsia" w:cs="Times New Roman" w:hint="eastAsia"/>
          <w:sz w:val="24"/>
          <w:rPrChange w:id="3540" w:author="JY0225" w:date="2017-08-24T11:15:00Z">
            <w:rPr>
              <w:rFonts w:ascii="Times New Roman" w:hAnsi="Times New Roman" w:cs="Times New Roman" w:hint="eastAsia"/>
              <w:sz w:val="24"/>
            </w:rPr>
          </w:rPrChange>
        </w:rPr>
        <w:t>如果遇到网络故障，</w:t>
      </w:r>
      <w:r w:rsidR="00044A34" w:rsidRPr="006C0267">
        <w:rPr>
          <w:rFonts w:asciiTheme="minorEastAsia" w:hAnsiTheme="minorEastAsia" w:cs="Times New Roman" w:hint="eastAsia"/>
          <w:sz w:val="24"/>
          <w:rPrChange w:id="3541" w:author="JY0225" w:date="2017-08-24T11:15:00Z">
            <w:rPr>
              <w:rFonts w:ascii="Times New Roman" w:hAnsi="Times New Roman" w:cs="Times New Roman" w:hint="eastAsia"/>
              <w:sz w:val="24"/>
            </w:rPr>
          </w:rPrChange>
        </w:rPr>
        <w:t>可以根据偏移量实现断点续传的功能。</w:t>
      </w:r>
      <w:r w:rsidR="00301376" w:rsidRPr="006C0267">
        <w:rPr>
          <w:rFonts w:asciiTheme="minorEastAsia" w:hAnsiTheme="minorEastAsia" w:cs="Times New Roman" w:hint="eastAsia"/>
          <w:sz w:val="24"/>
          <w:rPrChange w:id="3542" w:author="JY0225" w:date="2017-08-24T11:15:00Z">
            <w:rPr>
              <w:rFonts w:ascii="Times New Roman" w:hAnsi="Times New Roman" w:cs="Times New Roman" w:hint="eastAsia"/>
              <w:sz w:val="24"/>
            </w:rPr>
          </w:rPrChange>
        </w:rPr>
        <w:t>这样做能够</w:t>
      </w:r>
      <w:r w:rsidR="00CF2CF6" w:rsidRPr="006C0267">
        <w:rPr>
          <w:rFonts w:asciiTheme="minorEastAsia" w:hAnsiTheme="minorEastAsia" w:cs="Times New Roman" w:hint="eastAsia"/>
          <w:sz w:val="24"/>
          <w:rPrChange w:id="3543" w:author="JY0225" w:date="2017-08-24T11:15:00Z">
            <w:rPr>
              <w:rFonts w:ascii="Times New Roman" w:hAnsi="Times New Roman" w:cs="Times New Roman" w:hint="eastAsia"/>
              <w:sz w:val="24"/>
            </w:rPr>
          </w:rPrChange>
        </w:rPr>
        <w:t>很大程度上地</w:t>
      </w:r>
      <w:r w:rsidR="00301376" w:rsidRPr="006C0267">
        <w:rPr>
          <w:rFonts w:asciiTheme="minorEastAsia" w:hAnsiTheme="minorEastAsia" w:cs="Times New Roman" w:hint="eastAsia"/>
          <w:sz w:val="24"/>
          <w:rPrChange w:id="3544" w:author="JY0225" w:date="2017-08-24T11:15:00Z">
            <w:rPr>
              <w:rFonts w:ascii="Times New Roman" w:hAnsi="Times New Roman" w:cs="Times New Roman" w:hint="eastAsia"/>
              <w:sz w:val="24"/>
            </w:rPr>
          </w:rPrChange>
        </w:rPr>
        <w:t>减少因网络因素导致的</w:t>
      </w:r>
      <w:r w:rsidR="00ED7111" w:rsidRPr="006C0267">
        <w:rPr>
          <w:rFonts w:asciiTheme="minorEastAsia" w:hAnsiTheme="minorEastAsia" w:cs="Times New Roman" w:hint="eastAsia"/>
          <w:sz w:val="24"/>
          <w:rPrChange w:id="3545" w:author="JY0225" w:date="2017-08-24T11:15:00Z">
            <w:rPr>
              <w:rFonts w:ascii="Times New Roman" w:hAnsi="Times New Roman" w:cs="Times New Roman" w:hint="eastAsia"/>
              <w:sz w:val="24"/>
            </w:rPr>
          </w:rPrChange>
        </w:rPr>
        <w:t>数据重传问题</w:t>
      </w:r>
      <w:r w:rsidR="00301376" w:rsidRPr="006C0267">
        <w:rPr>
          <w:rFonts w:asciiTheme="minorEastAsia" w:hAnsiTheme="minorEastAsia" w:cs="Times New Roman" w:hint="eastAsia"/>
          <w:sz w:val="24"/>
          <w:rPrChange w:id="3546" w:author="JY0225" w:date="2017-08-24T11:15:00Z">
            <w:rPr>
              <w:rFonts w:ascii="Times New Roman" w:hAnsi="Times New Roman" w:cs="Times New Roman" w:hint="eastAsia"/>
              <w:sz w:val="24"/>
            </w:rPr>
          </w:rPrChange>
        </w:rPr>
        <w:t>，</w:t>
      </w:r>
      <w:r w:rsidRPr="006C0267">
        <w:rPr>
          <w:rFonts w:asciiTheme="minorEastAsia" w:hAnsiTheme="minorEastAsia" w:cs="Times New Roman" w:hint="eastAsia"/>
          <w:sz w:val="24"/>
          <w:rPrChange w:id="3547" w:author="JY0225" w:date="2017-08-24T11:15:00Z">
            <w:rPr>
              <w:rFonts w:ascii="Times New Roman" w:hAnsi="Times New Roman" w:cs="Times New Roman" w:hint="eastAsia"/>
              <w:sz w:val="24"/>
            </w:rPr>
          </w:rPrChange>
        </w:rPr>
        <w:t>提高大文件的传输成功率。</w:t>
      </w:r>
      <w:r w:rsidR="007E7548" w:rsidRPr="006C0267">
        <w:rPr>
          <w:rFonts w:asciiTheme="minorEastAsia" w:hAnsiTheme="minorEastAsia" w:cs="Times New Roman" w:hint="eastAsia"/>
          <w:sz w:val="24"/>
          <w:rPrChange w:id="3548" w:author="JY0225" w:date="2017-08-24T11:15:00Z">
            <w:rPr>
              <w:rFonts w:ascii="Times New Roman" w:hAnsi="Times New Roman" w:cs="Times New Roman" w:hint="eastAsia"/>
              <w:sz w:val="24"/>
            </w:rPr>
          </w:rPrChange>
        </w:rPr>
        <w:t>图</w:t>
      </w:r>
      <w:r w:rsidR="007E7548" w:rsidRPr="006C0267">
        <w:rPr>
          <w:rFonts w:asciiTheme="minorEastAsia" w:hAnsiTheme="minorEastAsia" w:cs="Times New Roman"/>
          <w:sz w:val="24"/>
          <w:rPrChange w:id="3549" w:author="JY0225" w:date="2017-08-24T11:15:00Z">
            <w:rPr>
              <w:rFonts w:ascii="Times New Roman" w:hAnsi="Times New Roman" w:cs="Times New Roman"/>
              <w:sz w:val="24"/>
            </w:rPr>
          </w:rPrChange>
        </w:rPr>
        <w:t>3-1</w:t>
      </w:r>
      <w:r w:rsidR="007E7548" w:rsidRPr="006C0267">
        <w:rPr>
          <w:rFonts w:asciiTheme="minorEastAsia" w:hAnsiTheme="minorEastAsia" w:cs="Times New Roman" w:hint="eastAsia"/>
          <w:sz w:val="24"/>
          <w:rPrChange w:id="3550" w:author="JY0225" w:date="2017-08-24T11:15:00Z">
            <w:rPr>
              <w:rFonts w:ascii="Times New Roman" w:hAnsi="Times New Roman" w:cs="Times New Roman" w:hint="eastAsia"/>
              <w:sz w:val="24"/>
            </w:rPr>
          </w:rPrChange>
        </w:rPr>
        <w:t>详细描述了大文件上传的过程。</w:t>
      </w:r>
    </w:p>
    <w:p w14:paraId="1761061D" w14:textId="65C959CF" w:rsidR="00F87DDF" w:rsidRDefault="00BA73AE">
      <w:pPr>
        <w:jc w:val="center"/>
        <w:rPr>
          <w:rFonts w:ascii="Times New Roman" w:hAnsi="Times New Roman" w:cs="Times New Roman"/>
          <w:sz w:val="24"/>
        </w:rPr>
      </w:pPr>
      <w:del w:id="3551" w:author="微软用户" w:date="2017-08-19T21:20:00Z">
        <w:r w:rsidDel="00F87DDF">
          <w:rPr>
            <w:rFonts w:hint="eastAsia"/>
            <w:noProof/>
          </w:rPr>
          <w:lastRenderedPageBreak/>
          <w:drawing>
            <wp:inline distT="0" distB="0" distL="0" distR="0" wp14:anchorId="543EAB60" wp14:editId="6D99E2A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3552" w:author="微软用户" w:date="2017-08-19T21:20:00Z">
        <w:r w:rsidR="00313120">
          <w:rPr>
            <w:rFonts w:ascii="Times New Roman" w:hAnsi="Times New Roman" w:cs="Times New Roman"/>
            <w:sz w:val="24"/>
          </w:rPr>
          <w:object w:dxaOrig="15255" w:dyaOrig="9676" w14:anchorId="6990F177">
            <v:shape id="_x0000_i1030" type="#_x0000_t75" style="width:387.55pt;height:246.7pt" o:ole="">
              <v:imagedata r:id="rId36" o:title=""/>
            </v:shape>
            <o:OLEObject Type="Embed" ProgID="Visio.Drawing.15" ShapeID="_x0000_i1030" DrawAspect="Content" ObjectID="_1565360535" r:id="rId37"/>
          </w:object>
        </w:r>
      </w:ins>
    </w:p>
    <w:p w14:paraId="691FBF3D" w14:textId="773F36F8" w:rsidR="00BA73AE" w:rsidRPr="006C0267" w:rsidRDefault="00BA73AE" w:rsidP="00BA73AE">
      <w:pPr>
        <w:pStyle w:val="a5"/>
        <w:spacing w:line="400" w:lineRule="exact"/>
        <w:ind w:left="420" w:firstLineChars="0" w:firstLine="360"/>
        <w:jc w:val="center"/>
        <w:rPr>
          <w:rFonts w:asciiTheme="minorEastAsia" w:hAnsiTheme="minorEastAsia" w:cs="Times New Roman"/>
          <w:spacing w:val="10"/>
          <w:kern w:val="0"/>
          <w:sz w:val="24"/>
          <w:szCs w:val="24"/>
          <w:rPrChange w:id="3553" w:author="JY0225" w:date="2017-08-24T11:15:00Z">
            <w:rPr>
              <w:rFonts w:ascii="Times New Roman" w:hAnsi="Times New Roman" w:cs="Times New Roman"/>
              <w:spacing w:val="10"/>
              <w:kern w:val="0"/>
              <w:sz w:val="24"/>
              <w:szCs w:val="24"/>
            </w:rPr>
          </w:rPrChange>
        </w:rPr>
      </w:pPr>
      <w:r w:rsidRPr="006C0267">
        <w:rPr>
          <w:rFonts w:asciiTheme="minorEastAsia" w:hAnsiTheme="minorEastAsia" w:cs="Times New Roman" w:hint="eastAsia"/>
          <w:spacing w:val="10"/>
          <w:kern w:val="0"/>
          <w:sz w:val="24"/>
          <w:szCs w:val="24"/>
          <w:rPrChange w:id="3554" w:author="JY0225" w:date="2017-08-24T11:15:00Z">
            <w:rPr>
              <w:rFonts w:ascii="Times New Roman" w:hAnsi="Times New Roman" w:cs="Times New Roman" w:hint="eastAsia"/>
              <w:spacing w:val="10"/>
              <w:kern w:val="0"/>
              <w:sz w:val="24"/>
              <w:szCs w:val="24"/>
            </w:rPr>
          </w:rPrChange>
        </w:rPr>
        <w:t>图</w:t>
      </w:r>
      <w:r w:rsidRPr="006C0267">
        <w:rPr>
          <w:rFonts w:asciiTheme="minorEastAsia" w:hAnsiTheme="minorEastAsia" w:cs="Times New Roman"/>
          <w:spacing w:val="10"/>
          <w:kern w:val="0"/>
          <w:sz w:val="24"/>
          <w:szCs w:val="24"/>
          <w:rPrChange w:id="3555" w:author="JY0225" w:date="2017-08-24T11:15:00Z">
            <w:rPr>
              <w:rFonts w:ascii="Times New Roman" w:hAnsi="Times New Roman" w:cs="Times New Roman"/>
              <w:spacing w:val="10"/>
              <w:kern w:val="0"/>
              <w:sz w:val="24"/>
              <w:szCs w:val="24"/>
            </w:rPr>
          </w:rPrChange>
        </w:rPr>
        <w:t xml:space="preserve">3-2 </w:t>
      </w:r>
      <w:r w:rsidRPr="006C0267">
        <w:rPr>
          <w:rFonts w:asciiTheme="minorEastAsia" w:hAnsiTheme="minorEastAsia" w:cs="Times New Roman" w:hint="eastAsia"/>
          <w:spacing w:val="10"/>
          <w:kern w:val="0"/>
          <w:sz w:val="24"/>
          <w:szCs w:val="24"/>
          <w:rPrChange w:id="3556" w:author="JY0225" w:date="2017-08-24T11:15:00Z">
            <w:rPr>
              <w:rFonts w:ascii="Times New Roman" w:hAnsi="Times New Roman" w:cs="Times New Roman" w:hint="eastAsia"/>
              <w:spacing w:val="10"/>
              <w:kern w:val="0"/>
              <w:sz w:val="24"/>
              <w:szCs w:val="24"/>
            </w:rPr>
          </w:rPrChange>
        </w:rPr>
        <w:t>大文件上传及断点续传过程分析图</w:t>
      </w:r>
    </w:p>
    <w:p w14:paraId="34B4BD10" w14:textId="009F964A" w:rsidR="00425E7A" w:rsidRPr="00425E7A" w:rsidRDefault="00DD1B13" w:rsidP="001B2115">
      <w:pPr>
        <w:pStyle w:val="31"/>
      </w:pPr>
      <w:bookmarkStart w:id="3557" w:name="_Toc491606272"/>
      <w:r>
        <w:t>3</w:t>
      </w:r>
      <w:r w:rsidR="00146877">
        <w:t>.</w:t>
      </w:r>
      <w:ins w:id="3558" w:author="JY0225" w:date="2017-08-23T14:05:00Z">
        <w:r w:rsidR="00066CD7">
          <w:t>2</w:t>
        </w:r>
      </w:ins>
      <w:del w:id="3559" w:author="JY0225" w:date="2017-08-23T14:05:00Z">
        <w:r w:rsidR="00146877" w:rsidDel="00066CD7">
          <w:delText>3</w:delText>
        </w:r>
      </w:del>
      <w:r w:rsidR="0006434C">
        <w:t>.3</w:t>
      </w:r>
      <w:r w:rsidR="001054A6" w:rsidRPr="006637A1">
        <w:t xml:space="preserve"> </w:t>
      </w:r>
      <w:r w:rsidR="00B9126F">
        <w:rPr>
          <w:rFonts w:hint="eastAsia"/>
        </w:rPr>
        <w:t>本地缓存</w:t>
      </w:r>
      <w:bookmarkEnd w:id="3557"/>
    </w:p>
    <w:p w14:paraId="28326CB3" w14:textId="7BA2BCC5" w:rsidR="00A20A1C" w:rsidRPr="006C0267" w:rsidRDefault="00A20A1C" w:rsidP="00A20A1C">
      <w:pPr>
        <w:spacing w:line="400" w:lineRule="exact"/>
        <w:ind w:firstLine="420"/>
        <w:rPr>
          <w:rFonts w:asciiTheme="minorEastAsia" w:hAnsiTheme="minorEastAsia" w:cs="Times New Roman"/>
          <w:sz w:val="24"/>
          <w:szCs w:val="24"/>
          <w:rPrChange w:id="3560"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3561" w:author="JY0225" w:date="2017-08-24T11:15:00Z">
            <w:rPr>
              <w:rFonts w:ascii="Times New Roman" w:hAnsi="Times New Roman" w:cs="Times New Roman" w:hint="eastAsia"/>
              <w:sz w:val="24"/>
            </w:rPr>
          </w:rPrChange>
        </w:rPr>
        <w:t>云</w:t>
      </w:r>
      <w:r w:rsidR="00476838" w:rsidRPr="006C0267">
        <w:rPr>
          <w:rFonts w:asciiTheme="minorEastAsia" w:hAnsiTheme="minorEastAsia" w:cs="Times New Roman" w:hint="eastAsia"/>
          <w:sz w:val="24"/>
          <w:szCs w:val="24"/>
          <w:rPrChange w:id="3562"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563" w:author="JY0225" w:date="2017-08-24T11:15:00Z">
            <w:rPr>
              <w:rFonts w:ascii="Times New Roman" w:hAnsi="Times New Roman" w:cs="Times New Roman" w:hint="eastAsia"/>
              <w:sz w:val="24"/>
            </w:rPr>
          </w:rPrChange>
        </w:rPr>
        <w:t>是</w:t>
      </w:r>
      <w:r w:rsidR="00476838" w:rsidRPr="006C0267">
        <w:rPr>
          <w:rFonts w:asciiTheme="minorEastAsia" w:hAnsiTheme="minorEastAsia" w:cs="Times New Roman" w:hint="eastAsia"/>
          <w:sz w:val="24"/>
          <w:szCs w:val="24"/>
          <w:rPrChange w:id="3564"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565" w:author="JY0225" w:date="2017-08-24T11:15:00Z">
            <w:rPr>
              <w:rFonts w:ascii="Times New Roman" w:hAnsi="Times New Roman" w:cs="Times New Roman" w:hint="eastAsia"/>
              <w:sz w:val="24"/>
            </w:rPr>
          </w:rPrChange>
        </w:rPr>
        <w:t>和网络</w:t>
      </w:r>
      <w:r w:rsidRPr="006C0267">
        <w:rPr>
          <w:rFonts w:asciiTheme="minorEastAsia" w:hAnsiTheme="minorEastAsia" w:cs="Times New Roman"/>
          <w:sz w:val="24"/>
          <w:szCs w:val="24"/>
          <w:rPrChange w:id="3566" w:author="JY0225" w:date="2017-08-24T11:15:00Z">
            <w:rPr>
              <w:rFonts w:ascii="Times New Roman" w:hAnsi="Times New Roman" w:cs="Times New Roman"/>
              <w:sz w:val="24"/>
            </w:rPr>
          </w:rPrChange>
        </w:rPr>
        <w:t>I/O</w:t>
      </w:r>
      <w:r w:rsidRPr="006C0267">
        <w:rPr>
          <w:rFonts w:asciiTheme="minorEastAsia" w:hAnsiTheme="minorEastAsia" w:cs="Times New Roman" w:hint="eastAsia"/>
          <w:sz w:val="24"/>
          <w:szCs w:val="24"/>
          <w:rPrChange w:id="3567" w:author="JY0225" w:date="2017-08-24T11:15:00Z">
            <w:rPr>
              <w:rFonts w:ascii="Times New Roman" w:hAnsi="Times New Roman" w:cs="Times New Roman" w:hint="eastAsia"/>
              <w:sz w:val="24"/>
            </w:rPr>
          </w:rPrChange>
        </w:rPr>
        <w:t>密集的服务</w:t>
      </w:r>
      <w:del w:id="3568" w:author="微软用户" w:date="2017-08-24T21:48:00Z">
        <w:r w:rsidR="00225142" w:rsidRPr="006C0267" w:rsidDel="00B97D0E">
          <w:rPr>
            <w:rFonts w:asciiTheme="minorEastAsia" w:hAnsiTheme="minorEastAsia"/>
            <w:sz w:val="24"/>
            <w:szCs w:val="24"/>
            <w:vertAlign w:val="superscript"/>
            <w:rPrChange w:id="3569" w:author="JY0225" w:date="2017-08-24T11:15:00Z">
              <w:rPr>
                <w:vertAlign w:val="superscript"/>
              </w:rPr>
            </w:rPrChange>
          </w:rPr>
          <w:delText>[10]</w:delText>
        </w:r>
      </w:del>
      <w:r w:rsidRPr="006C0267">
        <w:rPr>
          <w:rFonts w:asciiTheme="minorEastAsia" w:hAnsiTheme="minorEastAsia" w:cs="Times New Roman" w:hint="eastAsia"/>
          <w:sz w:val="24"/>
          <w:szCs w:val="24"/>
          <w:rPrChange w:id="3570" w:author="JY0225" w:date="2017-08-24T11:15:00Z">
            <w:rPr>
              <w:rFonts w:ascii="Times New Roman" w:hAnsi="Times New Roman" w:cs="Times New Roman" w:hint="eastAsia"/>
              <w:sz w:val="24"/>
            </w:rPr>
          </w:rPrChange>
        </w:rPr>
        <w:t>，大量的</w:t>
      </w:r>
      <w:r w:rsidRPr="006C0267">
        <w:rPr>
          <w:rFonts w:asciiTheme="minorEastAsia" w:hAnsiTheme="minorEastAsia" w:cs="Times New Roman"/>
          <w:sz w:val="24"/>
          <w:szCs w:val="24"/>
          <w:rPrChange w:id="3571" w:author="JY0225" w:date="2017-08-24T11:15:00Z">
            <w:rPr>
              <w:rFonts w:ascii="Times New Roman" w:hAnsi="Times New Roman" w:cs="Times New Roman"/>
              <w:sz w:val="24"/>
            </w:rPr>
          </w:rPrChange>
        </w:rPr>
        <w:t>I/O</w:t>
      </w:r>
      <w:r w:rsidRPr="006C0267">
        <w:rPr>
          <w:rFonts w:asciiTheme="minorEastAsia" w:hAnsiTheme="minorEastAsia" w:cs="Times New Roman" w:hint="eastAsia"/>
          <w:sz w:val="24"/>
          <w:szCs w:val="24"/>
          <w:rPrChange w:id="3572" w:author="JY0225" w:date="2017-08-24T11:15:00Z">
            <w:rPr>
              <w:rFonts w:ascii="Times New Roman" w:hAnsi="Times New Roman" w:cs="Times New Roman" w:hint="eastAsia"/>
              <w:sz w:val="24"/>
            </w:rPr>
          </w:rPrChange>
        </w:rPr>
        <w:t>会引起机器性能下降，也可能会干扰其它的应用。现代计算机通常有很大的本地</w:t>
      </w:r>
      <w:r w:rsidR="00476838" w:rsidRPr="006C0267">
        <w:rPr>
          <w:rFonts w:asciiTheme="minorEastAsia" w:hAnsiTheme="minorEastAsia" w:cs="Times New Roman" w:hint="eastAsia"/>
          <w:sz w:val="24"/>
          <w:szCs w:val="24"/>
          <w:rPrChange w:id="3573"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574" w:author="JY0225" w:date="2017-08-24T11:15:00Z">
            <w:rPr>
              <w:rFonts w:ascii="Times New Roman" w:hAnsi="Times New Roman" w:cs="Times New Roman" w:hint="eastAsia"/>
              <w:sz w:val="24"/>
            </w:rPr>
          </w:rPrChange>
        </w:rPr>
        <w:t>空间，并且计算能力普遍过剩。因此，可以通过利用本地</w:t>
      </w:r>
      <w:r w:rsidR="00476838" w:rsidRPr="006C0267">
        <w:rPr>
          <w:rFonts w:asciiTheme="minorEastAsia" w:hAnsiTheme="minorEastAsia" w:cs="Times New Roman" w:hint="eastAsia"/>
          <w:sz w:val="24"/>
          <w:szCs w:val="24"/>
          <w:rPrChange w:id="3575"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576" w:author="JY0225" w:date="2017-08-24T11:15:00Z">
            <w:rPr>
              <w:rFonts w:ascii="Times New Roman" w:hAnsi="Times New Roman" w:cs="Times New Roman" w:hint="eastAsia"/>
              <w:sz w:val="24"/>
            </w:rPr>
          </w:rPrChange>
        </w:rPr>
        <w:t>和计算能力，如优化本地缓存的利用，进一步减少</w:t>
      </w:r>
      <w:r w:rsidRPr="006C0267">
        <w:rPr>
          <w:rFonts w:asciiTheme="minorEastAsia" w:hAnsiTheme="minorEastAsia" w:cs="Times New Roman"/>
          <w:sz w:val="24"/>
          <w:szCs w:val="24"/>
          <w:rPrChange w:id="3577" w:author="JY0225" w:date="2017-08-24T11:15:00Z">
            <w:rPr>
              <w:rFonts w:ascii="Times New Roman" w:hAnsi="Times New Roman" w:cs="Times New Roman"/>
              <w:sz w:val="24"/>
            </w:rPr>
          </w:rPrChange>
        </w:rPr>
        <w:t>I/O</w:t>
      </w:r>
      <w:r w:rsidRPr="006C0267">
        <w:rPr>
          <w:rFonts w:asciiTheme="minorEastAsia" w:hAnsiTheme="minorEastAsia" w:cs="Times New Roman" w:hint="eastAsia"/>
          <w:sz w:val="24"/>
          <w:szCs w:val="24"/>
          <w:rPrChange w:id="3578" w:author="JY0225" w:date="2017-08-24T11:15:00Z">
            <w:rPr>
              <w:rFonts w:ascii="Times New Roman" w:hAnsi="Times New Roman" w:cs="Times New Roman" w:hint="eastAsia"/>
              <w:sz w:val="24"/>
            </w:rPr>
          </w:rPrChange>
        </w:rPr>
        <w:t>，提高服务性能。</w:t>
      </w:r>
    </w:p>
    <w:p w14:paraId="3180D04B" w14:textId="350AD350" w:rsidR="005634B5" w:rsidRPr="006C0267" w:rsidRDefault="0052579C" w:rsidP="00C05591">
      <w:pPr>
        <w:spacing w:line="400" w:lineRule="exact"/>
        <w:ind w:firstLine="420"/>
        <w:rPr>
          <w:rFonts w:asciiTheme="minorEastAsia" w:hAnsiTheme="minorEastAsia" w:cs="Times New Roman"/>
          <w:sz w:val="24"/>
          <w:szCs w:val="24"/>
          <w:rPrChange w:id="3579"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3580" w:author="JY0225" w:date="2017-08-24T11:15:00Z">
            <w:rPr>
              <w:rFonts w:ascii="Times New Roman" w:hAnsi="Times New Roman" w:cs="Times New Roman" w:hint="eastAsia"/>
              <w:sz w:val="24"/>
            </w:rPr>
          </w:rPrChange>
        </w:rPr>
        <w:t>现有的中间件系统在接受到用户</w:t>
      </w:r>
      <w:r w:rsidR="00135189" w:rsidRPr="006C0267">
        <w:rPr>
          <w:rFonts w:asciiTheme="minorEastAsia" w:hAnsiTheme="minorEastAsia" w:cs="Times New Roman" w:hint="eastAsia"/>
          <w:sz w:val="24"/>
          <w:szCs w:val="24"/>
          <w:rPrChange w:id="3581" w:author="JY0225" w:date="2017-08-24T11:15:00Z">
            <w:rPr>
              <w:rFonts w:ascii="Times New Roman" w:hAnsi="Times New Roman" w:cs="Times New Roman" w:hint="eastAsia"/>
              <w:sz w:val="24"/>
            </w:rPr>
          </w:rPrChange>
        </w:rPr>
        <w:t>文件上传和下载时，</w:t>
      </w:r>
      <w:r w:rsidR="00E13C5C" w:rsidRPr="006C0267">
        <w:rPr>
          <w:rFonts w:asciiTheme="minorEastAsia" w:hAnsiTheme="minorEastAsia" w:cs="Times New Roman" w:hint="eastAsia"/>
          <w:sz w:val="24"/>
          <w:szCs w:val="24"/>
          <w:rPrChange w:id="3582" w:author="JY0225" w:date="2017-08-24T11:15:00Z">
            <w:rPr>
              <w:rFonts w:ascii="Times New Roman" w:hAnsi="Times New Roman" w:cs="Times New Roman" w:hint="eastAsia"/>
              <w:sz w:val="24"/>
            </w:rPr>
          </w:rPrChange>
        </w:rPr>
        <w:t>首先</w:t>
      </w:r>
      <w:r w:rsidR="005634B5" w:rsidRPr="006C0267">
        <w:rPr>
          <w:rFonts w:asciiTheme="minorEastAsia" w:hAnsiTheme="minorEastAsia" w:cs="Times New Roman" w:hint="eastAsia"/>
          <w:sz w:val="24"/>
          <w:szCs w:val="24"/>
          <w:rPrChange w:id="3583" w:author="JY0225" w:date="2017-08-24T11:15:00Z">
            <w:rPr>
              <w:rFonts w:ascii="Times New Roman" w:hAnsi="Times New Roman" w:cs="Times New Roman" w:hint="eastAsia"/>
              <w:sz w:val="24"/>
            </w:rPr>
          </w:rPrChange>
        </w:rPr>
        <w:t>将文件</w:t>
      </w:r>
      <w:r w:rsidR="00476838" w:rsidRPr="006C0267">
        <w:rPr>
          <w:rFonts w:asciiTheme="minorEastAsia" w:hAnsiTheme="minorEastAsia" w:cs="Times New Roman" w:hint="eastAsia"/>
          <w:sz w:val="24"/>
          <w:szCs w:val="24"/>
          <w:rPrChange w:id="3584" w:author="JY0225" w:date="2017-08-24T11:15:00Z">
            <w:rPr>
              <w:rFonts w:ascii="Times New Roman" w:hAnsi="Times New Roman" w:cs="Times New Roman" w:hint="eastAsia"/>
              <w:sz w:val="24"/>
            </w:rPr>
          </w:rPrChange>
        </w:rPr>
        <w:t>备份</w:t>
      </w:r>
      <w:r w:rsidR="005634B5" w:rsidRPr="006C0267">
        <w:rPr>
          <w:rFonts w:asciiTheme="minorEastAsia" w:hAnsiTheme="minorEastAsia" w:cs="Times New Roman" w:hint="eastAsia"/>
          <w:sz w:val="24"/>
          <w:szCs w:val="24"/>
          <w:rPrChange w:id="3585" w:author="JY0225" w:date="2017-08-24T11:15:00Z">
            <w:rPr>
              <w:rFonts w:ascii="Times New Roman" w:hAnsi="Times New Roman" w:cs="Times New Roman" w:hint="eastAsia"/>
              <w:sz w:val="24"/>
            </w:rPr>
          </w:rPrChange>
        </w:rPr>
        <w:t>在临时区域，该区域只能被中间件访问。</w:t>
      </w:r>
      <w:r w:rsidR="003E7BED" w:rsidRPr="006C0267">
        <w:rPr>
          <w:rFonts w:asciiTheme="minorEastAsia" w:hAnsiTheme="minorEastAsia" w:cs="Times New Roman" w:hint="eastAsia"/>
          <w:sz w:val="24"/>
          <w:szCs w:val="24"/>
          <w:rPrChange w:id="3586" w:author="JY0225" w:date="2017-08-24T11:15:00Z">
            <w:rPr>
              <w:rFonts w:ascii="Times New Roman" w:hAnsi="Times New Roman" w:cs="Times New Roman" w:hint="eastAsia"/>
              <w:sz w:val="24"/>
            </w:rPr>
          </w:rPrChange>
        </w:rPr>
        <w:t>由于客户端</w:t>
      </w:r>
      <w:r w:rsidR="00803F2D" w:rsidRPr="006C0267">
        <w:rPr>
          <w:rFonts w:asciiTheme="minorEastAsia" w:hAnsiTheme="minorEastAsia" w:cs="Times New Roman" w:hint="eastAsia"/>
          <w:sz w:val="24"/>
          <w:szCs w:val="24"/>
          <w:rPrChange w:id="3587" w:author="JY0225" w:date="2017-08-24T11:15:00Z">
            <w:rPr>
              <w:rFonts w:ascii="Times New Roman" w:hAnsi="Times New Roman" w:cs="Times New Roman" w:hint="eastAsia"/>
              <w:sz w:val="24"/>
            </w:rPr>
          </w:rPrChange>
        </w:rPr>
        <w:t>有</w:t>
      </w:r>
      <w:r w:rsidR="003E7BED" w:rsidRPr="006C0267">
        <w:rPr>
          <w:rFonts w:asciiTheme="minorEastAsia" w:hAnsiTheme="minorEastAsia" w:cs="Times New Roman" w:hint="eastAsia"/>
          <w:sz w:val="24"/>
          <w:szCs w:val="24"/>
          <w:rPrChange w:id="3588" w:author="JY0225" w:date="2017-08-24T11:15:00Z">
            <w:rPr>
              <w:rFonts w:ascii="Times New Roman" w:hAnsi="Times New Roman" w:cs="Times New Roman" w:hint="eastAsia"/>
              <w:sz w:val="24"/>
            </w:rPr>
          </w:rPrChange>
        </w:rPr>
        <w:t>远程访问</w:t>
      </w:r>
      <w:r w:rsidR="005634B5" w:rsidRPr="006C0267">
        <w:rPr>
          <w:rFonts w:asciiTheme="minorEastAsia" w:hAnsiTheme="minorEastAsia" w:cs="Times New Roman" w:hint="eastAsia"/>
          <w:sz w:val="24"/>
          <w:szCs w:val="24"/>
          <w:rPrChange w:id="3589" w:author="JY0225" w:date="2017-08-24T11:15:00Z">
            <w:rPr>
              <w:rFonts w:ascii="Times New Roman" w:hAnsi="Times New Roman" w:cs="Times New Roman" w:hint="eastAsia"/>
              <w:sz w:val="24"/>
            </w:rPr>
          </w:rPrChange>
        </w:rPr>
        <w:t>文件的功能，</w:t>
      </w:r>
      <w:r w:rsidR="00742C27" w:rsidRPr="006C0267">
        <w:rPr>
          <w:rFonts w:asciiTheme="minorEastAsia" w:hAnsiTheme="minorEastAsia" w:cs="Times New Roman" w:hint="eastAsia"/>
          <w:sz w:val="24"/>
          <w:szCs w:val="24"/>
          <w:rPrChange w:id="3590" w:author="JY0225" w:date="2017-08-24T11:15:00Z">
            <w:rPr>
              <w:rFonts w:ascii="Times New Roman" w:hAnsi="Times New Roman" w:cs="Times New Roman" w:hint="eastAsia"/>
              <w:sz w:val="24"/>
            </w:rPr>
          </w:rPrChange>
        </w:rPr>
        <w:t>所以</w:t>
      </w:r>
      <w:r w:rsidR="00294AA1" w:rsidRPr="006C0267">
        <w:rPr>
          <w:rFonts w:asciiTheme="minorEastAsia" w:hAnsiTheme="minorEastAsia" w:cs="Times New Roman" w:hint="eastAsia"/>
          <w:sz w:val="24"/>
          <w:szCs w:val="24"/>
          <w:rPrChange w:id="3591" w:author="JY0225" w:date="2017-08-24T11:15:00Z">
            <w:rPr>
              <w:rFonts w:ascii="Times New Roman" w:hAnsi="Times New Roman" w:cs="Times New Roman" w:hint="eastAsia"/>
              <w:sz w:val="24"/>
            </w:rPr>
          </w:rPrChange>
        </w:rPr>
        <w:t>用户</w:t>
      </w:r>
      <w:r w:rsidR="004062FB" w:rsidRPr="006C0267">
        <w:rPr>
          <w:rFonts w:asciiTheme="minorEastAsia" w:hAnsiTheme="minorEastAsia" w:cs="Times New Roman" w:hint="eastAsia"/>
          <w:sz w:val="24"/>
          <w:szCs w:val="24"/>
          <w:rPrChange w:id="3592" w:author="JY0225" w:date="2017-08-24T11:15:00Z">
            <w:rPr>
              <w:rFonts w:ascii="Times New Roman" w:hAnsi="Times New Roman" w:cs="Times New Roman" w:hint="eastAsia"/>
              <w:sz w:val="24"/>
            </w:rPr>
          </w:rPrChange>
        </w:rPr>
        <w:t>可能</w:t>
      </w:r>
      <w:r w:rsidR="005634B5" w:rsidRPr="006C0267">
        <w:rPr>
          <w:rFonts w:asciiTheme="minorEastAsia" w:hAnsiTheme="minorEastAsia" w:cs="Times New Roman" w:hint="eastAsia"/>
          <w:sz w:val="24"/>
          <w:szCs w:val="24"/>
          <w:rPrChange w:id="3593" w:author="JY0225" w:date="2017-08-24T11:15:00Z">
            <w:rPr>
              <w:rFonts w:ascii="Times New Roman" w:hAnsi="Times New Roman" w:cs="Times New Roman" w:hint="eastAsia"/>
              <w:sz w:val="24"/>
            </w:rPr>
          </w:rPrChange>
        </w:rPr>
        <w:t>会反复访问同一个文件，如果每次都从远程下载</w:t>
      </w:r>
      <w:r w:rsidR="008245EE" w:rsidRPr="006C0267">
        <w:rPr>
          <w:rFonts w:asciiTheme="minorEastAsia" w:hAnsiTheme="minorEastAsia" w:cs="Times New Roman" w:hint="eastAsia"/>
          <w:sz w:val="24"/>
          <w:szCs w:val="24"/>
          <w:rPrChange w:id="3594" w:author="JY0225" w:date="2017-08-24T11:15:00Z">
            <w:rPr>
              <w:rFonts w:ascii="Times New Roman" w:hAnsi="Times New Roman" w:cs="Times New Roman" w:hint="eastAsia"/>
              <w:sz w:val="24"/>
            </w:rPr>
          </w:rPrChange>
        </w:rPr>
        <w:t>该</w:t>
      </w:r>
      <w:r w:rsidR="005634B5" w:rsidRPr="006C0267">
        <w:rPr>
          <w:rFonts w:asciiTheme="minorEastAsia" w:hAnsiTheme="minorEastAsia" w:cs="Times New Roman" w:hint="eastAsia"/>
          <w:sz w:val="24"/>
          <w:szCs w:val="24"/>
          <w:rPrChange w:id="3595" w:author="JY0225" w:date="2017-08-24T11:15:00Z">
            <w:rPr>
              <w:rFonts w:ascii="Times New Roman" w:hAnsi="Times New Roman" w:cs="Times New Roman" w:hint="eastAsia"/>
              <w:sz w:val="24"/>
            </w:rPr>
          </w:rPrChange>
        </w:rPr>
        <w:t>文件，则是对</w:t>
      </w:r>
      <w:r w:rsidR="001264A1" w:rsidRPr="006C0267">
        <w:rPr>
          <w:rFonts w:asciiTheme="minorEastAsia" w:hAnsiTheme="minorEastAsia" w:cs="Times New Roman" w:hint="eastAsia"/>
          <w:sz w:val="24"/>
          <w:szCs w:val="24"/>
          <w:rPrChange w:id="3596" w:author="JY0225" w:date="2017-08-24T11:15:00Z">
            <w:rPr>
              <w:rFonts w:ascii="Times New Roman" w:hAnsi="Times New Roman" w:cs="Times New Roman" w:hint="eastAsia"/>
              <w:sz w:val="24"/>
            </w:rPr>
          </w:rPrChange>
        </w:rPr>
        <w:t>网络带宽</w:t>
      </w:r>
      <w:r w:rsidR="005E3E3F" w:rsidRPr="006C0267">
        <w:rPr>
          <w:rFonts w:asciiTheme="minorEastAsia" w:hAnsiTheme="minorEastAsia" w:cs="Times New Roman" w:hint="eastAsia"/>
          <w:sz w:val="24"/>
          <w:szCs w:val="24"/>
          <w:rPrChange w:id="3597" w:author="JY0225" w:date="2017-08-24T11:15:00Z">
            <w:rPr>
              <w:rFonts w:ascii="Times New Roman" w:hAnsi="Times New Roman" w:cs="Times New Roman" w:hint="eastAsia"/>
              <w:sz w:val="24"/>
            </w:rPr>
          </w:rPrChange>
        </w:rPr>
        <w:t>资源的浪费。因此，</w:t>
      </w:r>
      <w:r w:rsidR="005634B5" w:rsidRPr="006C0267">
        <w:rPr>
          <w:rFonts w:asciiTheme="minorEastAsia" w:hAnsiTheme="minorEastAsia" w:cs="Times New Roman" w:hint="eastAsia"/>
          <w:sz w:val="24"/>
          <w:szCs w:val="24"/>
          <w:rPrChange w:id="3598" w:author="JY0225" w:date="2017-08-24T11:15:00Z">
            <w:rPr>
              <w:rFonts w:ascii="Times New Roman" w:hAnsi="Times New Roman" w:cs="Times New Roman" w:hint="eastAsia"/>
              <w:sz w:val="24"/>
            </w:rPr>
          </w:rPrChange>
        </w:rPr>
        <w:t>需要高效</w:t>
      </w:r>
      <w:r w:rsidR="001C5B23" w:rsidRPr="006C0267">
        <w:rPr>
          <w:rFonts w:asciiTheme="minorEastAsia" w:hAnsiTheme="minorEastAsia" w:cs="Times New Roman" w:hint="eastAsia"/>
          <w:sz w:val="24"/>
          <w:szCs w:val="24"/>
          <w:rPrChange w:id="3599" w:author="JY0225" w:date="2017-08-24T11:15:00Z">
            <w:rPr>
              <w:rFonts w:ascii="Times New Roman" w:hAnsi="Times New Roman" w:cs="Times New Roman" w:hint="eastAsia"/>
              <w:sz w:val="24"/>
            </w:rPr>
          </w:rPrChange>
        </w:rPr>
        <w:t>的</w:t>
      </w:r>
      <w:r w:rsidR="005634B5" w:rsidRPr="006C0267">
        <w:rPr>
          <w:rFonts w:asciiTheme="minorEastAsia" w:hAnsiTheme="minorEastAsia" w:cs="Times New Roman" w:hint="eastAsia"/>
          <w:sz w:val="24"/>
          <w:szCs w:val="24"/>
          <w:rPrChange w:id="3600" w:author="JY0225" w:date="2017-08-24T11:15:00Z">
            <w:rPr>
              <w:rFonts w:ascii="Times New Roman" w:hAnsi="Times New Roman" w:cs="Times New Roman" w:hint="eastAsia"/>
              <w:sz w:val="24"/>
            </w:rPr>
          </w:rPrChange>
        </w:rPr>
        <w:t>临时</w:t>
      </w:r>
      <w:r w:rsidR="00476838" w:rsidRPr="006C0267">
        <w:rPr>
          <w:rFonts w:asciiTheme="minorEastAsia" w:hAnsiTheme="minorEastAsia" w:cs="Times New Roman" w:hint="eastAsia"/>
          <w:sz w:val="24"/>
          <w:szCs w:val="24"/>
          <w:rPrChange w:id="3601" w:author="JY0225" w:date="2017-08-24T11:15:00Z">
            <w:rPr>
              <w:rFonts w:ascii="Times New Roman" w:hAnsi="Times New Roman" w:cs="Times New Roman" w:hint="eastAsia"/>
              <w:sz w:val="24"/>
            </w:rPr>
          </w:rPrChange>
        </w:rPr>
        <w:t>备份</w:t>
      </w:r>
      <w:r w:rsidR="005634B5" w:rsidRPr="006C0267">
        <w:rPr>
          <w:rFonts w:asciiTheme="minorEastAsia" w:hAnsiTheme="minorEastAsia" w:cs="Times New Roman" w:hint="eastAsia"/>
          <w:sz w:val="24"/>
          <w:szCs w:val="24"/>
          <w:rPrChange w:id="3602" w:author="JY0225" w:date="2017-08-24T11:15:00Z">
            <w:rPr>
              <w:rFonts w:ascii="Times New Roman" w:hAnsi="Times New Roman" w:cs="Times New Roman" w:hint="eastAsia"/>
              <w:sz w:val="24"/>
            </w:rPr>
          </w:rPrChange>
        </w:rPr>
        <w:t>区域，以降低</w:t>
      </w:r>
      <w:r w:rsidR="00F35525" w:rsidRPr="006C0267">
        <w:rPr>
          <w:rFonts w:asciiTheme="minorEastAsia" w:hAnsiTheme="minorEastAsia" w:cs="Times New Roman" w:hint="eastAsia"/>
          <w:sz w:val="24"/>
          <w:szCs w:val="24"/>
          <w:rPrChange w:id="3603" w:author="JY0225" w:date="2017-08-24T11:15:00Z">
            <w:rPr>
              <w:rFonts w:ascii="Times New Roman" w:hAnsi="Times New Roman" w:cs="Times New Roman" w:hint="eastAsia"/>
              <w:sz w:val="24"/>
            </w:rPr>
          </w:rPrChange>
        </w:rPr>
        <w:t>下载文件时所需要的</w:t>
      </w:r>
      <w:r w:rsidR="00F35525" w:rsidRPr="006C0267">
        <w:rPr>
          <w:rFonts w:asciiTheme="minorEastAsia" w:hAnsiTheme="minorEastAsia" w:cs="Times New Roman"/>
          <w:sz w:val="24"/>
          <w:szCs w:val="24"/>
          <w:rPrChange w:id="3604" w:author="JY0225" w:date="2017-08-24T11:15:00Z">
            <w:rPr>
              <w:rFonts w:ascii="Times New Roman" w:hAnsi="Times New Roman" w:cs="Times New Roman"/>
              <w:sz w:val="24"/>
            </w:rPr>
          </w:rPrChange>
        </w:rPr>
        <w:t>I/O</w:t>
      </w:r>
      <w:r w:rsidR="00F35525" w:rsidRPr="006C0267">
        <w:rPr>
          <w:rFonts w:asciiTheme="minorEastAsia" w:hAnsiTheme="minorEastAsia" w:cs="Times New Roman" w:hint="eastAsia"/>
          <w:sz w:val="24"/>
          <w:szCs w:val="24"/>
          <w:rPrChange w:id="3605" w:author="JY0225" w:date="2017-08-24T11:15:00Z">
            <w:rPr>
              <w:rFonts w:ascii="Times New Roman" w:hAnsi="Times New Roman" w:cs="Times New Roman" w:hint="eastAsia"/>
              <w:sz w:val="24"/>
            </w:rPr>
          </w:rPrChange>
        </w:rPr>
        <w:t>请求</w:t>
      </w:r>
      <w:r w:rsidR="005634B5" w:rsidRPr="006C0267">
        <w:rPr>
          <w:rFonts w:asciiTheme="minorEastAsia" w:hAnsiTheme="minorEastAsia" w:cs="Times New Roman" w:hint="eastAsia"/>
          <w:sz w:val="24"/>
          <w:szCs w:val="24"/>
          <w:rPrChange w:id="3606" w:author="JY0225" w:date="2017-08-24T11:15:00Z">
            <w:rPr>
              <w:rFonts w:ascii="Times New Roman" w:hAnsi="Times New Roman" w:cs="Times New Roman" w:hint="eastAsia"/>
              <w:sz w:val="24"/>
            </w:rPr>
          </w:rPrChange>
        </w:rPr>
        <w:t>。</w:t>
      </w:r>
      <w:r w:rsidR="008D20B1" w:rsidRPr="006C0267">
        <w:rPr>
          <w:rFonts w:asciiTheme="minorEastAsia" w:hAnsiTheme="minorEastAsia" w:cs="Times New Roman" w:hint="eastAsia"/>
          <w:sz w:val="24"/>
          <w:szCs w:val="24"/>
          <w:rPrChange w:id="3607" w:author="JY0225" w:date="2017-08-24T11:15:00Z">
            <w:rPr>
              <w:rFonts w:ascii="Times New Roman" w:hAnsi="Times New Roman" w:cs="Times New Roman" w:hint="eastAsia"/>
              <w:sz w:val="24"/>
            </w:rPr>
          </w:rPrChange>
        </w:rPr>
        <w:t>考虑到本地缓存的具有一定的容量限制，当缓存容量达到上限时，可以采用</w:t>
      </w:r>
      <w:r w:rsidR="008D20B1" w:rsidRPr="006C0267">
        <w:rPr>
          <w:rFonts w:asciiTheme="minorEastAsia" w:hAnsiTheme="minorEastAsia" w:cs="Times New Roman"/>
          <w:sz w:val="24"/>
          <w:szCs w:val="24"/>
          <w:rPrChange w:id="3608" w:author="JY0225" w:date="2017-08-24T11:15:00Z">
            <w:rPr>
              <w:rFonts w:ascii="Times New Roman" w:hAnsi="Times New Roman" w:cs="Times New Roman"/>
              <w:sz w:val="24"/>
            </w:rPr>
          </w:rPrChange>
        </w:rPr>
        <w:t>LRU</w:t>
      </w:r>
      <w:r w:rsidR="008D20B1" w:rsidRPr="006C0267">
        <w:rPr>
          <w:rFonts w:asciiTheme="minorEastAsia" w:hAnsiTheme="minorEastAsia" w:cs="Times New Roman" w:hint="eastAsia"/>
          <w:sz w:val="24"/>
          <w:szCs w:val="24"/>
          <w:rPrChange w:id="3609" w:author="JY0225" w:date="2017-08-24T11:15:00Z">
            <w:rPr>
              <w:rFonts w:ascii="Times New Roman" w:hAnsi="Times New Roman" w:cs="Times New Roman" w:hint="eastAsia"/>
              <w:sz w:val="24"/>
            </w:rPr>
          </w:rPrChange>
        </w:rPr>
        <w:t>替换策略</w:t>
      </w:r>
      <w:del w:id="3610" w:author="微软用户" w:date="2017-08-24T21:49:00Z">
        <w:r w:rsidR="008B212C" w:rsidRPr="006C0267" w:rsidDel="00F23ACA">
          <w:rPr>
            <w:rFonts w:asciiTheme="minorEastAsia" w:hAnsiTheme="minorEastAsia"/>
            <w:sz w:val="24"/>
            <w:szCs w:val="24"/>
            <w:vertAlign w:val="superscript"/>
            <w:rPrChange w:id="3611" w:author="JY0225" w:date="2017-08-24T11:15:00Z">
              <w:rPr>
                <w:vertAlign w:val="superscript"/>
              </w:rPr>
            </w:rPrChange>
          </w:rPr>
          <w:delText>[11</w:delText>
        </w:r>
        <w:r w:rsidR="008D20B1" w:rsidRPr="006C0267" w:rsidDel="00F23ACA">
          <w:rPr>
            <w:rFonts w:asciiTheme="minorEastAsia" w:hAnsiTheme="minorEastAsia"/>
            <w:sz w:val="24"/>
            <w:szCs w:val="24"/>
            <w:vertAlign w:val="superscript"/>
            <w:rPrChange w:id="3612" w:author="JY0225" w:date="2017-08-24T11:15:00Z">
              <w:rPr>
                <w:vertAlign w:val="superscript"/>
              </w:rPr>
            </w:rPrChange>
          </w:rPr>
          <w:delText>]</w:delText>
        </w:r>
      </w:del>
      <w:r w:rsidR="009D5871" w:rsidRPr="006C0267">
        <w:rPr>
          <w:rFonts w:asciiTheme="minorEastAsia" w:hAnsiTheme="minorEastAsia" w:cs="Times New Roman" w:hint="eastAsia"/>
          <w:sz w:val="24"/>
          <w:szCs w:val="24"/>
          <w:rPrChange w:id="3613" w:author="JY0225" w:date="2017-08-24T11:15:00Z">
            <w:rPr>
              <w:rFonts w:ascii="Times New Roman" w:hAnsi="Times New Roman" w:cs="Times New Roman" w:hint="eastAsia"/>
              <w:sz w:val="24"/>
            </w:rPr>
          </w:rPrChange>
        </w:rPr>
        <w:t>以保证缓存文件的时效性。</w:t>
      </w:r>
    </w:p>
    <w:p w14:paraId="35C388BD" w14:textId="65508A19" w:rsidR="005634B5" w:rsidRPr="006C0267" w:rsidRDefault="00285C7C" w:rsidP="00E75C33">
      <w:pPr>
        <w:spacing w:line="400" w:lineRule="exact"/>
        <w:ind w:firstLine="420"/>
        <w:rPr>
          <w:rFonts w:asciiTheme="minorEastAsia" w:hAnsiTheme="minorEastAsia" w:cs="Times New Roman"/>
          <w:sz w:val="24"/>
          <w:szCs w:val="24"/>
          <w:rPrChange w:id="3614"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3615" w:author="JY0225" w:date="2017-08-24T11:15:00Z">
            <w:rPr>
              <w:rFonts w:ascii="Times New Roman" w:hAnsi="Times New Roman" w:cs="Times New Roman" w:hint="eastAsia"/>
              <w:sz w:val="24"/>
            </w:rPr>
          </w:rPrChange>
        </w:rPr>
        <w:t>此外，</w:t>
      </w:r>
      <w:r w:rsidR="00E75C33" w:rsidRPr="006C0267">
        <w:rPr>
          <w:rFonts w:asciiTheme="minorEastAsia" w:hAnsiTheme="minorEastAsia" w:cs="Times New Roman"/>
          <w:sz w:val="24"/>
          <w:szCs w:val="24"/>
          <w:rPrChange w:id="3616" w:author="JY0225" w:date="2017-08-24T11:15:00Z">
            <w:rPr>
              <w:rFonts w:ascii="Times New Roman" w:hAnsi="Times New Roman" w:cs="Times New Roman"/>
              <w:sz w:val="24"/>
            </w:rPr>
          </w:rPrChange>
        </w:rPr>
        <w:t xml:space="preserve"> </w:t>
      </w:r>
      <w:r w:rsidR="00117E62" w:rsidRPr="006C0267">
        <w:rPr>
          <w:rFonts w:asciiTheme="minorEastAsia" w:hAnsiTheme="minorEastAsia" w:cs="Times New Roman" w:hint="eastAsia"/>
          <w:sz w:val="24"/>
          <w:szCs w:val="24"/>
          <w:rPrChange w:id="3617" w:author="JY0225" w:date="2017-08-24T11:15:00Z">
            <w:rPr>
              <w:rFonts w:ascii="Times New Roman" w:hAnsi="Times New Roman" w:cs="Times New Roman" w:hint="eastAsia"/>
              <w:sz w:val="24"/>
            </w:rPr>
          </w:rPrChange>
        </w:rPr>
        <w:t>同一个用户</w:t>
      </w:r>
      <w:r w:rsidR="00370758" w:rsidRPr="006C0267">
        <w:rPr>
          <w:rFonts w:asciiTheme="minorEastAsia" w:hAnsiTheme="minorEastAsia" w:cs="Times New Roman" w:hint="eastAsia"/>
          <w:sz w:val="24"/>
          <w:szCs w:val="24"/>
          <w:rPrChange w:id="3618" w:author="JY0225" w:date="2017-08-24T11:15:00Z">
            <w:rPr>
              <w:rFonts w:ascii="Times New Roman" w:hAnsi="Times New Roman" w:cs="Times New Roman" w:hint="eastAsia"/>
              <w:sz w:val="24"/>
            </w:rPr>
          </w:rPrChange>
        </w:rPr>
        <w:t>备份数据时会有相同的文件。</w:t>
      </w:r>
      <w:r w:rsidR="005634B5" w:rsidRPr="006C0267">
        <w:rPr>
          <w:rFonts w:asciiTheme="minorEastAsia" w:hAnsiTheme="minorEastAsia" w:cs="Times New Roman" w:hint="eastAsia"/>
          <w:sz w:val="24"/>
          <w:szCs w:val="24"/>
          <w:rPrChange w:id="3619" w:author="JY0225" w:date="2017-08-24T11:15:00Z">
            <w:rPr>
              <w:rFonts w:ascii="Times New Roman" w:hAnsi="Times New Roman" w:cs="Times New Roman" w:hint="eastAsia"/>
              <w:sz w:val="24"/>
            </w:rPr>
          </w:rPrChange>
        </w:rPr>
        <w:t>在上传文件时，</w:t>
      </w:r>
      <w:r w:rsidR="00E75C33" w:rsidRPr="006C0267">
        <w:rPr>
          <w:rFonts w:asciiTheme="minorEastAsia" w:hAnsiTheme="minorEastAsia" w:cs="Times New Roman" w:hint="eastAsia"/>
          <w:sz w:val="24"/>
          <w:szCs w:val="24"/>
          <w:rPrChange w:id="3620" w:author="JY0225" w:date="2017-08-24T11:15:00Z">
            <w:rPr>
              <w:rFonts w:ascii="Times New Roman" w:hAnsi="Times New Roman" w:cs="Times New Roman" w:hint="eastAsia"/>
              <w:sz w:val="24"/>
            </w:rPr>
          </w:rPrChange>
        </w:rPr>
        <w:t>同一用户的相同文件</w:t>
      </w:r>
      <w:r w:rsidR="00FC3668" w:rsidRPr="006C0267">
        <w:rPr>
          <w:rFonts w:asciiTheme="minorEastAsia" w:hAnsiTheme="minorEastAsia" w:cs="Times New Roman" w:hint="eastAsia"/>
          <w:sz w:val="24"/>
          <w:szCs w:val="24"/>
          <w:rPrChange w:id="3621" w:author="JY0225" w:date="2017-08-24T11:15:00Z">
            <w:rPr>
              <w:rFonts w:ascii="Times New Roman" w:hAnsi="Times New Roman" w:cs="Times New Roman" w:hint="eastAsia"/>
              <w:sz w:val="24"/>
            </w:rPr>
          </w:rPrChange>
        </w:rPr>
        <w:t>是</w:t>
      </w:r>
      <w:r w:rsidR="00E75C33" w:rsidRPr="006C0267">
        <w:rPr>
          <w:rFonts w:asciiTheme="minorEastAsia" w:hAnsiTheme="minorEastAsia" w:cs="Times New Roman" w:hint="eastAsia"/>
          <w:sz w:val="24"/>
          <w:szCs w:val="24"/>
          <w:rPrChange w:id="3622" w:author="JY0225" w:date="2017-08-24T11:15:00Z">
            <w:rPr>
              <w:rFonts w:ascii="Times New Roman" w:hAnsi="Times New Roman" w:cs="Times New Roman" w:hint="eastAsia"/>
              <w:sz w:val="24"/>
            </w:rPr>
          </w:rPrChange>
        </w:rPr>
        <w:t>可以复用的，</w:t>
      </w:r>
      <w:r w:rsidR="005F132B" w:rsidRPr="006C0267">
        <w:rPr>
          <w:rFonts w:asciiTheme="minorEastAsia" w:hAnsiTheme="minorEastAsia" w:cs="Times New Roman" w:hint="eastAsia"/>
          <w:sz w:val="24"/>
          <w:szCs w:val="24"/>
          <w:rPrChange w:id="3623" w:author="JY0225" w:date="2017-08-24T11:15:00Z">
            <w:rPr>
              <w:rFonts w:ascii="Times New Roman" w:hAnsi="Times New Roman" w:cs="Times New Roman" w:hint="eastAsia"/>
              <w:sz w:val="24"/>
            </w:rPr>
          </w:rPrChange>
        </w:rPr>
        <w:t>可以利用服务器提供的复制文件接口，</w:t>
      </w:r>
      <w:r w:rsidR="005634B5" w:rsidRPr="006C0267">
        <w:rPr>
          <w:rFonts w:asciiTheme="minorEastAsia" w:hAnsiTheme="minorEastAsia" w:cs="Times New Roman" w:hint="eastAsia"/>
          <w:sz w:val="24"/>
          <w:szCs w:val="24"/>
          <w:rPrChange w:id="3624" w:author="JY0225" w:date="2017-08-24T11:15:00Z">
            <w:rPr>
              <w:rFonts w:ascii="Times New Roman" w:hAnsi="Times New Roman" w:cs="Times New Roman" w:hint="eastAsia"/>
              <w:sz w:val="24"/>
            </w:rPr>
          </w:rPrChange>
        </w:rPr>
        <w:t>直接在服务器操作，</w:t>
      </w:r>
      <w:r w:rsidR="00A6719A" w:rsidRPr="006C0267">
        <w:rPr>
          <w:rFonts w:asciiTheme="minorEastAsia" w:hAnsiTheme="minorEastAsia" w:cs="Times New Roman" w:hint="eastAsia"/>
          <w:sz w:val="24"/>
          <w:szCs w:val="24"/>
          <w:rPrChange w:id="3625" w:author="JY0225" w:date="2017-08-24T11:15:00Z">
            <w:rPr>
              <w:rFonts w:ascii="Times New Roman" w:hAnsi="Times New Roman" w:cs="Times New Roman" w:hint="eastAsia"/>
              <w:sz w:val="24"/>
            </w:rPr>
          </w:rPrChange>
        </w:rPr>
        <w:t>以减少上传文件所需的网络带宽，从而实现</w:t>
      </w:r>
      <w:r w:rsidR="00B0053E" w:rsidRPr="006C0267">
        <w:rPr>
          <w:rFonts w:asciiTheme="minorEastAsia" w:hAnsiTheme="minorEastAsia" w:cs="Times New Roman" w:hint="eastAsia"/>
          <w:sz w:val="24"/>
          <w:szCs w:val="24"/>
          <w:rPrChange w:id="3626" w:author="JY0225" w:date="2017-08-24T11:15:00Z">
            <w:rPr>
              <w:rFonts w:ascii="Times New Roman" w:hAnsi="Times New Roman" w:cs="Times New Roman" w:hint="eastAsia"/>
              <w:sz w:val="24"/>
            </w:rPr>
          </w:rPrChange>
        </w:rPr>
        <w:t>“</w:t>
      </w:r>
      <w:r w:rsidR="00A6719A" w:rsidRPr="006C0267">
        <w:rPr>
          <w:rFonts w:asciiTheme="minorEastAsia" w:hAnsiTheme="minorEastAsia" w:cs="Times New Roman" w:hint="eastAsia"/>
          <w:sz w:val="24"/>
          <w:szCs w:val="24"/>
          <w:rPrChange w:id="3627" w:author="JY0225" w:date="2017-08-24T11:15:00Z">
            <w:rPr>
              <w:rFonts w:ascii="Times New Roman" w:hAnsi="Times New Roman" w:cs="Times New Roman" w:hint="eastAsia"/>
              <w:sz w:val="24"/>
            </w:rPr>
          </w:rPrChange>
        </w:rPr>
        <w:t>秒传</w:t>
      </w:r>
      <w:r w:rsidR="00B0053E" w:rsidRPr="006C0267">
        <w:rPr>
          <w:rFonts w:asciiTheme="minorEastAsia" w:hAnsiTheme="minorEastAsia" w:cs="Times New Roman" w:hint="eastAsia"/>
          <w:sz w:val="24"/>
          <w:szCs w:val="24"/>
          <w:rPrChange w:id="3628" w:author="JY0225" w:date="2017-08-24T11:15:00Z">
            <w:rPr>
              <w:rFonts w:ascii="Times New Roman" w:hAnsi="Times New Roman" w:cs="Times New Roman" w:hint="eastAsia"/>
              <w:sz w:val="24"/>
            </w:rPr>
          </w:rPrChange>
        </w:rPr>
        <w:t>”</w:t>
      </w:r>
      <w:r w:rsidR="00A6719A" w:rsidRPr="006C0267">
        <w:rPr>
          <w:rFonts w:asciiTheme="minorEastAsia" w:hAnsiTheme="minorEastAsia" w:cs="Times New Roman" w:hint="eastAsia"/>
          <w:sz w:val="24"/>
          <w:szCs w:val="24"/>
          <w:rPrChange w:id="3629" w:author="JY0225" w:date="2017-08-24T11:15:00Z">
            <w:rPr>
              <w:rFonts w:ascii="Times New Roman" w:hAnsi="Times New Roman" w:cs="Times New Roman" w:hint="eastAsia"/>
              <w:sz w:val="24"/>
            </w:rPr>
          </w:rPrChange>
        </w:rPr>
        <w:t>功能</w:t>
      </w:r>
      <w:r w:rsidR="005634B5" w:rsidRPr="006C0267">
        <w:rPr>
          <w:rFonts w:asciiTheme="minorEastAsia" w:hAnsiTheme="minorEastAsia" w:cs="Times New Roman" w:hint="eastAsia"/>
          <w:sz w:val="24"/>
          <w:szCs w:val="24"/>
          <w:rPrChange w:id="3630" w:author="JY0225" w:date="2017-08-24T11:15:00Z">
            <w:rPr>
              <w:rFonts w:ascii="Times New Roman" w:hAnsi="Times New Roman" w:cs="Times New Roman" w:hint="eastAsia"/>
              <w:sz w:val="24"/>
            </w:rPr>
          </w:rPrChange>
        </w:rPr>
        <w:t>。</w:t>
      </w:r>
    </w:p>
    <w:p w14:paraId="29619D0B" w14:textId="4BDA3A63" w:rsidR="003F1845" w:rsidRPr="006C0267" w:rsidDel="00636DC8" w:rsidRDefault="002854D1" w:rsidP="00C8782B">
      <w:pPr>
        <w:spacing w:line="400" w:lineRule="exact"/>
        <w:ind w:firstLine="420"/>
        <w:rPr>
          <w:del w:id="3631" w:author="微软用户" w:date="2017-08-19T21:11:00Z"/>
          <w:rFonts w:asciiTheme="minorEastAsia" w:hAnsiTheme="minorEastAsia" w:cs="Times New Roman"/>
          <w:sz w:val="24"/>
          <w:szCs w:val="24"/>
          <w:rPrChange w:id="3632" w:author="JY0225" w:date="2017-08-24T11:15:00Z">
            <w:rPr>
              <w:del w:id="3633" w:author="微软用户" w:date="2017-08-19T21:11:00Z"/>
              <w:rFonts w:ascii="Times New Roman" w:hAnsi="Times New Roman" w:cs="Times New Roman"/>
              <w:sz w:val="24"/>
            </w:rPr>
          </w:rPrChange>
        </w:rPr>
      </w:pPr>
      <w:r w:rsidRPr="006C0267">
        <w:rPr>
          <w:rFonts w:asciiTheme="minorEastAsia" w:hAnsiTheme="minorEastAsia" w:cs="Times New Roman" w:hint="eastAsia"/>
          <w:sz w:val="24"/>
          <w:szCs w:val="24"/>
          <w:rPrChange w:id="3634" w:author="JY0225" w:date="2017-08-24T11:15:00Z">
            <w:rPr>
              <w:rFonts w:ascii="Times New Roman" w:hAnsi="Times New Roman" w:cs="Times New Roman" w:hint="eastAsia"/>
              <w:sz w:val="24"/>
            </w:rPr>
          </w:rPrChange>
        </w:rPr>
        <w:t>图</w:t>
      </w:r>
      <w:r w:rsidRPr="006C0267">
        <w:rPr>
          <w:rFonts w:asciiTheme="minorEastAsia" w:hAnsiTheme="minorEastAsia" w:cs="Times New Roman"/>
          <w:sz w:val="24"/>
          <w:szCs w:val="24"/>
          <w:rPrChange w:id="3635" w:author="JY0225" w:date="2017-08-24T11:15:00Z">
            <w:rPr>
              <w:rFonts w:ascii="Times New Roman" w:hAnsi="Times New Roman" w:cs="Times New Roman"/>
              <w:sz w:val="24"/>
            </w:rPr>
          </w:rPrChange>
        </w:rPr>
        <w:t xml:space="preserve">3-2 </w:t>
      </w:r>
      <w:r w:rsidR="003D3942" w:rsidRPr="006C0267">
        <w:rPr>
          <w:rFonts w:asciiTheme="minorEastAsia" w:hAnsiTheme="minorEastAsia" w:cs="Times New Roman" w:hint="eastAsia"/>
          <w:sz w:val="24"/>
          <w:szCs w:val="24"/>
          <w:rPrChange w:id="3636" w:author="JY0225" w:date="2017-08-24T11:15:00Z">
            <w:rPr>
              <w:rFonts w:ascii="Times New Roman" w:hAnsi="Times New Roman" w:cs="Times New Roman" w:hint="eastAsia"/>
              <w:sz w:val="24"/>
            </w:rPr>
          </w:rPrChange>
        </w:rPr>
        <w:t>详细</w:t>
      </w:r>
      <w:r w:rsidRPr="006C0267">
        <w:rPr>
          <w:rFonts w:asciiTheme="minorEastAsia" w:hAnsiTheme="minorEastAsia" w:cs="Times New Roman" w:hint="eastAsia"/>
          <w:sz w:val="24"/>
          <w:szCs w:val="24"/>
          <w:rPrChange w:id="3637" w:author="JY0225" w:date="2017-08-24T11:15:00Z">
            <w:rPr>
              <w:rFonts w:ascii="Times New Roman" w:hAnsi="Times New Roman" w:cs="Times New Roman" w:hint="eastAsia"/>
              <w:sz w:val="24"/>
            </w:rPr>
          </w:rPrChange>
        </w:rPr>
        <w:t>描述了本地缓存的过程。</w:t>
      </w:r>
    </w:p>
    <w:p w14:paraId="0DFECE18" w14:textId="090E1D34" w:rsidR="001B2115" w:rsidRPr="006C0267" w:rsidRDefault="001B2115">
      <w:pPr>
        <w:spacing w:line="400" w:lineRule="exact"/>
        <w:ind w:firstLine="420"/>
        <w:rPr>
          <w:ins w:id="3638" w:author="微软用户" w:date="2017-08-19T21:10:00Z"/>
          <w:rFonts w:asciiTheme="minorEastAsia" w:hAnsiTheme="minorEastAsia" w:cs="Times New Roman"/>
          <w:sz w:val="24"/>
          <w:szCs w:val="24"/>
          <w:rPrChange w:id="3639" w:author="JY0225" w:date="2017-08-24T11:15:00Z">
            <w:rPr>
              <w:ins w:id="3640" w:author="微软用户" w:date="2017-08-19T21:10:00Z"/>
              <w:rFonts w:ascii="Times New Roman" w:hAnsi="Times New Roman" w:cs="Times New Roman"/>
              <w:sz w:val="24"/>
            </w:rPr>
          </w:rPrChange>
        </w:rPr>
        <w:pPrChange w:id="3641" w:author="微软用户" w:date="2017-08-19T21:11:00Z">
          <w:pPr>
            <w:jc w:val="center"/>
          </w:pPr>
        </w:pPrChange>
      </w:pPr>
      <w:del w:id="3642" w:author="微软用户" w:date="2017-08-19T21:10:00Z">
        <w:r w:rsidRPr="006C0267" w:rsidDel="00636DC8">
          <w:rPr>
            <w:rFonts w:asciiTheme="minorEastAsia" w:hAnsiTheme="minorEastAsia"/>
            <w:noProof/>
            <w:sz w:val="24"/>
            <w:szCs w:val="24"/>
            <w:rPrChange w:id="3643" w:author="JY0225" w:date="2017-08-24T11:15:00Z">
              <w:rPr>
                <w:noProof/>
              </w:rPr>
            </w:rPrChange>
          </w:rPr>
          <w:drawing>
            <wp:inline distT="0" distB="0" distL="0" distR="0" wp14:anchorId="584F90D9" wp14:editId="7D82F90D">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38">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06AFD69B" w14:textId="796DAC90" w:rsidR="00636DC8" w:rsidRDefault="00313120">
      <w:pPr>
        <w:jc w:val="center"/>
        <w:rPr>
          <w:rFonts w:ascii="Times New Roman" w:hAnsi="Times New Roman" w:cs="Times New Roman"/>
          <w:sz w:val="24"/>
        </w:rPr>
      </w:pPr>
      <w:ins w:id="3644" w:author="微软用户" w:date="2017-08-19T21:10:00Z">
        <w:r>
          <w:rPr>
            <w:rFonts w:ascii="Times New Roman" w:hAnsi="Times New Roman" w:cs="Times New Roman"/>
            <w:sz w:val="24"/>
          </w:rPr>
          <w:object w:dxaOrig="12150" w:dyaOrig="10875" w14:anchorId="22C8B680">
            <v:shape id="_x0000_i1031" type="#_x0000_t75" style="width:5in;height:322.45pt" o:ole="">
              <v:imagedata r:id="rId39" o:title=""/>
            </v:shape>
            <o:OLEObject Type="Embed" ProgID="Visio.Drawing.15" ShapeID="_x0000_i1031" DrawAspect="Content" ObjectID="_1565360536" r:id="rId40"/>
          </w:object>
        </w:r>
      </w:ins>
    </w:p>
    <w:p w14:paraId="7CD15E6B" w14:textId="3CF516AA" w:rsidR="001B2115" w:rsidRPr="006C0267" w:rsidRDefault="001B2115" w:rsidP="00D1571C">
      <w:pPr>
        <w:pStyle w:val="a5"/>
        <w:spacing w:line="400" w:lineRule="exact"/>
        <w:ind w:left="420" w:firstLineChars="0" w:firstLine="360"/>
        <w:jc w:val="center"/>
        <w:rPr>
          <w:rFonts w:asciiTheme="minorEastAsia" w:hAnsiTheme="minorEastAsia" w:cs="Times New Roman"/>
          <w:spacing w:val="10"/>
          <w:kern w:val="0"/>
          <w:sz w:val="24"/>
          <w:szCs w:val="24"/>
          <w:rPrChange w:id="3645" w:author="JY0225" w:date="2017-08-24T11:15:00Z">
            <w:rPr>
              <w:rFonts w:ascii="Times New Roman" w:hAnsi="Times New Roman" w:cs="Times New Roman"/>
              <w:spacing w:val="10"/>
              <w:kern w:val="0"/>
              <w:sz w:val="24"/>
              <w:szCs w:val="24"/>
            </w:rPr>
          </w:rPrChange>
        </w:rPr>
      </w:pPr>
      <w:r w:rsidRPr="006C0267">
        <w:rPr>
          <w:rFonts w:asciiTheme="minorEastAsia" w:hAnsiTheme="minorEastAsia" w:cs="Times New Roman" w:hint="eastAsia"/>
          <w:spacing w:val="10"/>
          <w:kern w:val="0"/>
          <w:sz w:val="24"/>
          <w:szCs w:val="24"/>
          <w:rPrChange w:id="3646" w:author="JY0225" w:date="2017-08-24T11:15:00Z">
            <w:rPr>
              <w:rFonts w:ascii="Times New Roman" w:hAnsi="Times New Roman" w:cs="Times New Roman" w:hint="eastAsia"/>
              <w:spacing w:val="10"/>
              <w:kern w:val="0"/>
              <w:sz w:val="24"/>
              <w:szCs w:val="24"/>
            </w:rPr>
          </w:rPrChange>
        </w:rPr>
        <w:t>图</w:t>
      </w:r>
      <w:r w:rsidRPr="006C0267">
        <w:rPr>
          <w:rFonts w:asciiTheme="minorEastAsia" w:hAnsiTheme="minorEastAsia" w:cs="Times New Roman"/>
          <w:spacing w:val="10"/>
          <w:kern w:val="0"/>
          <w:sz w:val="24"/>
          <w:szCs w:val="24"/>
          <w:rPrChange w:id="3647" w:author="JY0225" w:date="2017-08-24T11:15:00Z">
            <w:rPr>
              <w:rFonts w:ascii="Times New Roman" w:hAnsi="Times New Roman" w:cs="Times New Roman"/>
              <w:spacing w:val="10"/>
              <w:kern w:val="0"/>
              <w:sz w:val="24"/>
              <w:szCs w:val="24"/>
            </w:rPr>
          </w:rPrChange>
        </w:rPr>
        <w:t>3</w:t>
      </w:r>
      <w:r w:rsidR="008B372C" w:rsidRPr="006C0267">
        <w:rPr>
          <w:rFonts w:asciiTheme="minorEastAsia" w:hAnsiTheme="minorEastAsia" w:cs="Times New Roman"/>
          <w:spacing w:val="10"/>
          <w:kern w:val="0"/>
          <w:sz w:val="24"/>
          <w:szCs w:val="24"/>
          <w:rPrChange w:id="3648" w:author="JY0225" w:date="2017-08-24T11:15:00Z">
            <w:rPr>
              <w:rFonts w:ascii="Times New Roman" w:hAnsi="Times New Roman" w:cs="Times New Roman"/>
              <w:spacing w:val="10"/>
              <w:kern w:val="0"/>
              <w:sz w:val="24"/>
              <w:szCs w:val="24"/>
            </w:rPr>
          </w:rPrChange>
        </w:rPr>
        <w:t>-3</w:t>
      </w:r>
      <w:r w:rsidRPr="006C0267">
        <w:rPr>
          <w:rFonts w:asciiTheme="minorEastAsia" w:hAnsiTheme="minorEastAsia" w:cs="Times New Roman"/>
          <w:spacing w:val="10"/>
          <w:kern w:val="0"/>
          <w:sz w:val="24"/>
          <w:szCs w:val="24"/>
          <w:rPrChange w:id="3649" w:author="JY0225" w:date="2017-08-24T11:15:00Z">
            <w:rPr>
              <w:rFonts w:ascii="Times New Roman" w:hAnsi="Times New Roman" w:cs="Times New Roman"/>
              <w:spacing w:val="10"/>
              <w:kern w:val="0"/>
              <w:sz w:val="24"/>
              <w:szCs w:val="24"/>
            </w:rPr>
          </w:rPrChange>
        </w:rPr>
        <w:t xml:space="preserve"> </w:t>
      </w:r>
      <w:r w:rsidRPr="006C0267">
        <w:rPr>
          <w:rFonts w:asciiTheme="minorEastAsia" w:hAnsiTheme="minorEastAsia" w:cs="Times New Roman" w:hint="eastAsia"/>
          <w:spacing w:val="10"/>
          <w:kern w:val="0"/>
          <w:sz w:val="24"/>
          <w:szCs w:val="24"/>
          <w:rPrChange w:id="3650" w:author="JY0225" w:date="2017-08-24T11:15:00Z">
            <w:rPr>
              <w:rFonts w:ascii="Times New Roman" w:hAnsi="Times New Roman" w:cs="Times New Roman" w:hint="eastAsia"/>
              <w:spacing w:val="10"/>
              <w:kern w:val="0"/>
              <w:sz w:val="24"/>
              <w:szCs w:val="24"/>
            </w:rPr>
          </w:rPrChange>
        </w:rPr>
        <w:t>本地缓存示意图</w:t>
      </w:r>
    </w:p>
    <w:p w14:paraId="74C01A5A" w14:textId="438BA8BE" w:rsidR="00086856" w:rsidRPr="00086856" w:rsidRDefault="004A0E6F" w:rsidP="00ED1F88">
      <w:pPr>
        <w:pStyle w:val="31"/>
      </w:pPr>
      <w:bookmarkStart w:id="3651" w:name="_Toc491606273"/>
      <w:r>
        <w:t>3</w:t>
      </w:r>
      <w:r w:rsidR="00CB54DF">
        <w:t>.</w:t>
      </w:r>
      <w:ins w:id="3652" w:author="JY0225" w:date="2017-08-23T14:05:00Z">
        <w:r w:rsidR="001E3CF9">
          <w:t>2</w:t>
        </w:r>
      </w:ins>
      <w:del w:id="3653" w:author="JY0225" w:date="2017-08-23T14:05:00Z">
        <w:r w:rsidR="00CB54DF" w:rsidDel="001E3CF9">
          <w:delText>3</w:delText>
        </w:r>
      </w:del>
      <w:r w:rsidR="00ED20E3">
        <w:t>.4</w:t>
      </w:r>
      <w:r w:rsidR="00194BD3" w:rsidRPr="006637A1">
        <w:t xml:space="preserve"> </w:t>
      </w:r>
      <w:r w:rsidR="00194BD3">
        <w:rPr>
          <w:rFonts w:hint="eastAsia"/>
        </w:rPr>
        <w:t>多应用适配</w:t>
      </w:r>
      <w:bookmarkEnd w:id="3651"/>
    </w:p>
    <w:p w14:paraId="08BFDD25" w14:textId="77777777" w:rsidR="0047763E" w:rsidRPr="006C0267" w:rsidRDefault="0047763E" w:rsidP="000C4D66">
      <w:pPr>
        <w:spacing w:line="400" w:lineRule="exact"/>
        <w:ind w:firstLine="420"/>
        <w:rPr>
          <w:rFonts w:asciiTheme="minorEastAsia" w:hAnsiTheme="minorEastAsia" w:cs="Times New Roman"/>
          <w:sz w:val="24"/>
          <w:rPrChange w:id="3654"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655" w:author="JY0225" w:date="2017-08-24T11:15:00Z">
            <w:rPr>
              <w:rFonts w:ascii="Times New Roman" w:hAnsi="Times New Roman" w:cs="Times New Roman" w:hint="eastAsia"/>
              <w:sz w:val="24"/>
            </w:rPr>
          </w:rPrChange>
        </w:rPr>
        <w:t>作为中间件，其主要的目标</w:t>
      </w:r>
      <w:r w:rsidR="00C00056" w:rsidRPr="006C0267">
        <w:rPr>
          <w:rFonts w:asciiTheme="minorEastAsia" w:hAnsiTheme="minorEastAsia" w:cs="Times New Roman" w:hint="eastAsia"/>
          <w:sz w:val="24"/>
          <w:rPrChange w:id="3656" w:author="JY0225" w:date="2017-08-24T11:15:00Z">
            <w:rPr>
              <w:rFonts w:ascii="Times New Roman" w:hAnsi="Times New Roman" w:cs="Times New Roman" w:hint="eastAsia"/>
              <w:sz w:val="24"/>
            </w:rPr>
          </w:rPrChange>
        </w:rPr>
        <w:t>之一</w:t>
      </w:r>
      <w:r w:rsidRPr="006C0267">
        <w:rPr>
          <w:rFonts w:asciiTheme="minorEastAsia" w:hAnsiTheme="minorEastAsia" w:cs="Times New Roman" w:hint="eastAsia"/>
          <w:sz w:val="24"/>
          <w:rPrChange w:id="3657" w:author="JY0225" w:date="2017-08-24T11:15:00Z">
            <w:rPr>
              <w:rFonts w:ascii="Times New Roman" w:hAnsi="Times New Roman" w:cs="Times New Roman" w:hint="eastAsia"/>
              <w:sz w:val="24"/>
            </w:rPr>
          </w:rPrChange>
        </w:rPr>
        <w:t>是完成不同客户端和服务</w:t>
      </w:r>
      <w:r w:rsidR="00280BC0" w:rsidRPr="006C0267">
        <w:rPr>
          <w:rFonts w:asciiTheme="minorEastAsia" w:hAnsiTheme="minorEastAsia" w:cs="Times New Roman" w:hint="eastAsia"/>
          <w:sz w:val="24"/>
          <w:rPrChange w:id="3658" w:author="JY0225" w:date="2017-08-24T11:15:00Z">
            <w:rPr>
              <w:rFonts w:ascii="Times New Roman" w:hAnsi="Times New Roman" w:cs="Times New Roman" w:hint="eastAsia"/>
              <w:sz w:val="24"/>
            </w:rPr>
          </w:rPrChange>
        </w:rPr>
        <w:t>器</w:t>
      </w:r>
      <w:r w:rsidRPr="006C0267">
        <w:rPr>
          <w:rFonts w:asciiTheme="minorEastAsia" w:hAnsiTheme="minorEastAsia" w:cs="Times New Roman" w:hint="eastAsia"/>
          <w:sz w:val="24"/>
          <w:rPrChange w:id="3659" w:author="JY0225" w:date="2017-08-24T11:15:00Z">
            <w:rPr>
              <w:rFonts w:ascii="Times New Roman" w:hAnsi="Times New Roman" w:cs="Times New Roman" w:hint="eastAsia"/>
              <w:sz w:val="24"/>
            </w:rPr>
          </w:rPrChange>
        </w:rPr>
        <w:t>之间的适配</w:t>
      </w:r>
      <w:r w:rsidR="007534DB" w:rsidRPr="006C0267">
        <w:rPr>
          <w:rFonts w:asciiTheme="minorEastAsia" w:hAnsiTheme="minorEastAsia" w:cs="Times New Roman" w:hint="eastAsia"/>
          <w:sz w:val="24"/>
          <w:rPrChange w:id="3660" w:author="JY0225" w:date="2017-08-24T11:15:00Z">
            <w:rPr>
              <w:rFonts w:ascii="Times New Roman" w:hAnsi="Times New Roman" w:cs="Times New Roman" w:hint="eastAsia"/>
              <w:sz w:val="24"/>
            </w:rPr>
          </w:rPrChange>
        </w:rPr>
        <w:t>，以使平台具备一定的可扩展性</w:t>
      </w:r>
      <w:r w:rsidRPr="006C0267">
        <w:rPr>
          <w:rFonts w:asciiTheme="minorEastAsia" w:hAnsiTheme="minorEastAsia" w:cs="Times New Roman" w:hint="eastAsia"/>
          <w:sz w:val="24"/>
          <w:rPrChange w:id="3661" w:author="JY0225" w:date="2017-08-24T11:15:00Z">
            <w:rPr>
              <w:rFonts w:ascii="Times New Roman" w:hAnsi="Times New Roman" w:cs="Times New Roman" w:hint="eastAsia"/>
              <w:sz w:val="24"/>
            </w:rPr>
          </w:rPrChange>
        </w:rPr>
        <w:t>。由于</w:t>
      </w:r>
      <w:r w:rsidR="007D0F04" w:rsidRPr="006C0267">
        <w:rPr>
          <w:rFonts w:asciiTheme="minorEastAsia" w:hAnsiTheme="minorEastAsia" w:cs="Times New Roman" w:hint="eastAsia"/>
          <w:sz w:val="24"/>
          <w:rPrChange w:id="3662" w:author="JY0225" w:date="2017-08-24T11:15:00Z">
            <w:rPr>
              <w:rFonts w:ascii="Times New Roman" w:hAnsi="Times New Roman" w:cs="Times New Roman" w:hint="eastAsia"/>
              <w:sz w:val="24"/>
            </w:rPr>
          </w:rPrChange>
        </w:rPr>
        <w:t>平台和操作系统之间的差异性，加上</w:t>
      </w:r>
      <w:r w:rsidR="00542FE2" w:rsidRPr="006C0267">
        <w:rPr>
          <w:rFonts w:asciiTheme="minorEastAsia" w:hAnsiTheme="minorEastAsia" w:cs="Times New Roman" w:hint="eastAsia"/>
          <w:sz w:val="24"/>
          <w:rPrChange w:id="3663" w:author="JY0225" w:date="2017-08-24T11:15:00Z">
            <w:rPr>
              <w:rFonts w:ascii="Times New Roman" w:hAnsi="Times New Roman" w:cs="Times New Roman" w:hint="eastAsia"/>
              <w:sz w:val="24"/>
            </w:rPr>
          </w:rPrChange>
        </w:rPr>
        <w:t>不同客户端在</w:t>
      </w:r>
      <w:r w:rsidRPr="006C0267">
        <w:rPr>
          <w:rFonts w:asciiTheme="minorEastAsia" w:hAnsiTheme="minorEastAsia" w:cs="Times New Roman" w:hint="eastAsia"/>
          <w:sz w:val="24"/>
          <w:rPrChange w:id="3664" w:author="JY0225" w:date="2017-08-24T11:15:00Z">
            <w:rPr>
              <w:rFonts w:ascii="Times New Roman" w:hAnsi="Times New Roman" w:cs="Times New Roman" w:hint="eastAsia"/>
              <w:sz w:val="24"/>
            </w:rPr>
          </w:rPrChange>
        </w:rPr>
        <w:t>设计时考虑的情形和目标不一样，客户端和服务端通常会定义不同的接口，导致服务器和客户端不匹配。</w:t>
      </w:r>
    </w:p>
    <w:p w14:paraId="439394F4" w14:textId="77777777" w:rsidR="00D47036" w:rsidRPr="006C0267" w:rsidRDefault="0047763E" w:rsidP="000C4D66">
      <w:pPr>
        <w:spacing w:line="400" w:lineRule="exact"/>
        <w:ind w:firstLine="420"/>
        <w:rPr>
          <w:rFonts w:asciiTheme="minorEastAsia" w:hAnsiTheme="minorEastAsia" w:cs="Times New Roman"/>
          <w:sz w:val="24"/>
          <w:rPrChange w:id="3665"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666" w:author="JY0225" w:date="2017-08-24T11:15:00Z">
            <w:rPr>
              <w:rFonts w:ascii="Times New Roman" w:hAnsi="Times New Roman" w:cs="Times New Roman" w:hint="eastAsia"/>
              <w:sz w:val="24"/>
            </w:rPr>
          </w:rPrChange>
        </w:rPr>
        <w:t>为了减少客户端和服务端之间的差异，可以</w:t>
      </w:r>
      <w:r w:rsidR="004549A4" w:rsidRPr="006C0267">
        <w:rPr>
          <w:rFonts w:asciiTheme="minorEastAsia" w:hAnsiTheme="minorEastAsia" w:cs="Times New Roman" w:hint="eastAsia"/>
          <w:sz w:val="24"/>
          <w:rPrChange w:id="3667" w:author="JY0225" w:date="2017-08-24T11:15:00Z">
            <w:rPr>
              <w:rFonts w:ascii="Times New Roman" w:hAnsi="Times New Roman" w:cs="Times New Roman" w:hint="eastAsia"/>
              <w:sz w:val="24"/>
            </w:rPr>
          </w:rPrChange>
        </w:rPr>
        <w:t>通过中间件</w:t>
      </w:r>
      <w:r w:rsidR="00B50F28" w:rsidRPr="006C0267">
        <w:rPr>
          <w:rFonts w:asciiTheme="minorEastAsia" w:hAnsiTheme="minorEastAsia" w:cs="Times New Roman" w:hint="eastAsia"/>
          <w:sz w:val="24"/>
          <w:rPrChange w:id="3668" w:author="JY0225" w:date="2017-08-24T11:15:00Z">
            <w:rPr>
              <w:rFonts w:ascii="Times New Roman" w:hAnsi="Times New Roman" w:cs="Times New Roman" w:hint="eastAsia"/>
              <w:sz w:val="24"/>
            </w:rPr>
          </w:rPrChange>
        </w:rPr>
        <w:t>来对双方的调用方式进行转换，</w:t>
      </w:r>
      <w:r w:rsidRPr="006C0267">
        <w:rPr>
          <w:rFonts w:asciiTheme="minorEastAsia" w:hAnsiTheme="minorEastAsia" w:cs="Times New Roman" w:hint="eastAsia"/>
          <w:sz w:val="24"/>
          <w:rPrChange w:id="3669" w:author="JY0225" w:date="2017-08-24T11:15:00Z">
            <w:rPr>
              <w:rFonts w:ascii="Times New Roman" w:hAnsi="Times New Roman" w:cs="Times New Roman" w:hint="eastAsia"/>
              <w:sz w:val="24"/>
            </w:rPr>
          </w:rPrChange>
        </w:rPr>
        <w:t>适配分为两种情况：</w:t>
      </w:r>
    </w:p>
    <w:p w14:paraId="0FC63D8B" w14:textId="77777777" w:rsidR="00EA04F9" w:rsidRPr="006C0267" w:rsidRDefault="0047763E">
      <w:pPr>
        <w:numPr>
          <w:ilvl w:val="0"/>
          <w:numId w:val="18"/>
        </w:numPr>
        <w:spacing w:line="400" w:lineRule="exact"/>
        <w:rPr>
          <w:rFonts w:asciiTheme="minorEastAsia" w:hAnsiTheme="minorEastAsia"/>
          <w:color w:val="000000" w:themeColor="text1"/>
          <w:sz w:val="24"/>
          <w:szCs w:val="24"/>
          <w:rPrChange w:id="3670" w:author="JY0225" w:date="2017-08-24T11:15:00Z">
            <w:rPr>
              <w:rFonts w:ascii="Times New Roman" w:hAnsi="Times New Roman" w:cs="Times New Roman"/>
              <w:sz w:val="24"/>
            </w:rPr>
          </w:rPrChange>
        </w:rPr>
        <w:pPrChange w:id="3671" w:author="JY0225" w:date="2017-08-24T10:53:00Z">
          <w:pPr>
            <w:pStyle w:val="a5"/>
            <w:numPr>
              <w:numId w:val="16"/>
            </w:numPr>
            <w:spacing w:line="400" w:lineRule="exact"/>
            <w:ind w:left="780" w:firstLineChars="0" w:hanging="360"/>
          </w:pPr>
        </w:pPrChange>
      </w:pPr>
      <w:r w:rsidRPr="006C0267">
        <w:rPr>
          <w:rFonts w:asciiTheme="minorEastAsia" w:hAnsiTheme="minorEastAsia" w:hint="eastAsia"/>
          <w:color w:val="000000" w:themeColor="text1"/>
          <w:sz w:val="24"/>
          <w:szCs w:val="24"/>
          <w:rPrChange w:id="3672" w:author="JY0225" w:date="2017-08-24T11:15:00Z">
            <w:rPr>
              <w:rFonts w:ascii="Times New Roman" w:hAnsi="Times New Roman" w:cs="Times New Roman" w:hint="eastAsia"/>
              <w:sz w:val="24"/>
            </w:rPr>
          </w:rPrChange>
        </w:rPr>
        <w:t>提供一个标准的接口，客户端调用中间件给出的接口；</w:t>
      </w:r>
    </w:p>
    <w:p w14:paraId="4333BC5C" w14:textId="77777777" w:rsidR="0047763E" w:rsidRPr="006C0267" w:rsidRDefault="00A0471C">
      <w:pPr>
        <w:numPr>
          <w:ilvl w:val="0"/>
          <w:numId w:val="18"/>
        </w:numPr>
        <w:spacing w:line="400" w:lineRule="exact"/>
        <w:rPr>
          <w:rFonts w:asciiTheme="minorEastAsia" w:hAnsiTheme="minorEastAsia"/>
          <w:color w:val="000000" w:themeColor="text1"/>
          <w:sz w:val="24"/>
          <w:szCs w:val="24"/>
          <w:rPrChange w:id="3673" w:author="JY0225" w:date="2017-08-24T11:15:00Z">
            <w:rPr>
              <w:rFonts w:ascii="Times New Roman" w:hAnsi="Times New Roman" w:cs="Times New Roman"/>
              <w:sz w:val="24"/>
            </w:rPr>
          </w:rPrChange>
        </w:rPr>
        <w:pPrChange w:id="3674" w:author="JY0225" w:date="2017-08-24T10:53:00Z">
          <w:pPr>
            <w:pStyle w:val="a5"/>
            <w:numPr>
              <w:numId w:val="16"/>
            </w:numPr>
            <w:spacing w:line="400" w:lineRule="exact"/>
            <w:ind w:left="780" w:firstLineChars="0" w:hanging="360"/>
          </w:pPr>
        </w:pPrChange>
      </w:pPr>
      <w:r w:rsidRPr="006C0267">
        <w:rPr>
          <w:rFonts w:asciiTheme="minorEastAsia" w:hAnsiTheme="minorEastAsia" w:hint="eastAsia"/>
          <w:color w:val="000000" w:themeColor="text1"/>
          <w:sz w:val="24"/>
          <w:szCs w:val="24"/>
          <w:rPrChange w:id="3675" w:author="JY0225" w:date="2017-08-24T11:15:00Z">
            <w:rPr>
              <w:rFonts w:ascii="Times New Roman" w:hAnsi="Times New Roman" w:cs="Times New Roman" w:hint="eastAsia"/>
              <w:sz w:val="24"/>
            </w:rPr>
          </w:rPrChange>
        </w:rPr>
        <w:t>在中间件中引入新的适配模块</w:t>
      </w:r>
      <w:r w:rsidR="0047763E" w:rsidRPr="006C0267">
        <w:rPr>
          <w:rFonts w:asciiTheme="minorEastAsia" w:hAnsiTheme="minorEastAsia" w:hint="eastAsia"/>
          <w:color w:val="000000" w:themeColor="text1"/>
          <w:sz w:val="24"/>
          <w:szCs w:val="24"/>
          <w:rPrChange w:id="3676" w:author="JY0225" w:date="2017-08-24T11:15:00Z">
            <w:rPr>
              <w:rFonts w:ascii="Times New Roman" w:hAnsi="Times New Roman" w:cs="Times New Roman" w:hint="eastAsia"/>
              <w:sz w:val="24"/>
            </w:rPr>
          </w:rPrChange>
        </w:rPr>
        <w:t>，以较小的代价将不同的客户端和服务端整合在一起。</w:t>
      </w:r>
    </w:p>
    <w:p w14:paraId="32CDFE79" w14:textId="745E6C22" w:rsidR="0047763E" w:rsidRPr="006C0267" w:rsidRDefault="0047763E" w:rsidP="000C4D66">
      <w:pPr>
        <w:spacing w:line="400" w:lineRule="exact"/>
        <w:ind w:firstLine="420"/>
        <w:rPr>
          <w:rFonts w:asciiTheme="minorEastAsia" w:hAnsiTheme="minorEastAsia" w:cs="Times New Roman"/>
          <w:sz w:val="24"/>
          <w:rPrChange w:id="3677"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678" w:author="JY0225" w:date="2017-08-24T11:15:00Z">
            <w:rPr>
              <w:rFonts w:ascii="Times New Roman" w:hAnsi="Times New Roman" w:cs="Times New Roman" w:hint="eastAsia"/>
              <w:sz w:val="24"/>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6C0267">
        <w:rPr>
          <w:rFonts w:asciiTheme="minorEastAsia" w:hAnsiTheme="minorEastAsia" w:cs="Times New Roman" w:hint="eastAsia"/>
          <w:sz w:val="24"/>
          <w:rPrChange w:id="3679" w:author="JY0225" w:date="2017-08-24T11:15:00Z">
            <w:rPr>
              <w:rFonts w:ascii="Times New Roman" w:hAnsi="Times New Roman" w:cs="Times New Roman" w:hint="eastAsia"/>
              <w:sz w:val="24"/>
            </w:rPr>
          </w:rPrChange>
        </w:rPr>
        <w:t>在这里，本文</w:t>
      </w:r>
      <w:r w:rsidR="003F7731" w:rsidRPr="006C0267">
        <w:rPr>
          <w:rFonts w:asciiTheme="minorEastAsia" w:hAnsiTheme="minorEastAsia" w:cs="Times New Roman" w:hint="eastAsia"/>
          <w:sz w:val="24"/>
          <w:rPrChange w:id="3680" w:author="JY0225" w:date="2017-08-24T11:15:00Z">
            <w:rPr>
              <w:rFonts w:ascii="Times New Roman" w:hAnsi="Times New Roman" w:cs="Times New Roman" w:hint="eastAsia"/>
              <w:sz w:val="24"/>
            </w:rPr>
          </w:rPrChange>
        </w:rPr>
        <w:t>选择了第二种方式作为中间件多应用适配的方案。</w:t>
      </w:r>
    </w:p>
    <w:p w14:paraId="23A834C3" w14:textId="1820B802" w:rsidR="0047763E" w:rsidRPr="006C0267" w:rsidDel="00CC774B" w:rsidRDefault="0047763E" w:rsidP="000C4D66">
      <w:pPr>
        <w:spacing w:line="400" w:lineRule="exact"/>
        <w:ind w:firstLine="420"/>
        <w:rPr>
          <w:del w:id="3681" w:author="微软用户" w:date="2017-08-19T21:01:00Z"/>
          <w:rFonts w:asciiTheme="minorEastAsia" w:hAnsiTheme="minorEastAsia" w:cs="Times New Roman"/>
          <w:sz w:val="24"/>
          <w:rPrChange w:id="3682" w:author="JY0225" w:date="2017-08-24T11:15:00Z">
            <w:rPr>
              <w:del w:id="3683" w:author="微软用户" w:date="2017-08-19T21:01:00Z"/>
              <w:rFonts w:ascii="Times New Roman" w:hAnsi="Times New Roman" w:cs="Times New Roman"/>
              <w:sz w:val="24"/>
            </w:rPr>
          </w:rPrChange>
        </w:rPr>
      </w:pPr>
      <w:r w:rsidRPr="006C0267">
        <w:rPr>
          <w:rFonts w:asciiTheme="minorEastAsia" w:hAnsiTheme="minorEastAsia" w:cs="Times New Roman" w:hint="eastAsia"/>
          <w:sz w:val="24"/>
          <w:rPrChange w:id="3684" w:author="JY0225" w:date="2017-08-24T11:15:00Z">
            <w:rPr>
              <w:rFonts w:ascii="Times New Roman" w:hAnsi="Times New Roman" w:cs="Times New Roman" w:hint="eastAsia"/>
              <w:sz w:val="24"/>
            </w:rPr>
          </w:rPrChange>
        </w:rPr>
        <w:t>为了适配客户端发出的请求（输出形式）和服务端的接收请求（输入形式）之间的差异，</w:t>
      </w:r>
      <w:r w:rsidR="00EA04F9" w:rsidRPr="006C0267">
        <w:rPr>
          <w:rFonts w:asciiTheme="minorEastAsia" w:hAnsiTheme="minorEastAsia" w:cs="Times New Roman" w:hint="eastAsia"/>
          <w:sz w:val="24"/>
          <w:rPrChange w:id="3685" w:author="JY0225" w:date="2017-08-24T11:15:00Z">
            <w:rPr>
              <w:rFonts w:ascii="Times New Roman" w:hAnsi="Times New Roman" w:cs="Times New Roman" w:hint="eastAsia"/>
              <w:sz w:val="24"/>
            </w:rPr>
          </w:rPrChange>
        </w:rPr>
        <w:t>中间件需要对来自不同客户端的请求进行适配，以服务器的标准接</w:t>
      </w:r>
      <w:r w:rsidR="00EA04F9" w:rsidRPr="006C0267">
        <w:rPr>
          <w:rFonts w:asciiTheme="minorEastAsia" w:hAnsiTheme="minorEastAsia" w:cs="Times New Roman" w:hint="eastAsia"/>
          <w:sz w:val="24"/>
          <w:rPrChange w:id="3686" w:author="JY0225" w:date="2017-08-24T11:15:00Z">
            <w:rPr>
              <w:rFonts w:ascii="Times New Roman" w:hAnsi="Times New Roman" w:cs="Times New Roman" w:hint="eastAsia"/>
              <w:sz w:val="24"/>
            </w:rPr>
          </w:rPrChange>
        </w:rPr>
        <w:lastRenderedPageBreak/>
        <w:t>口规范作为基准，转化为统一的、服务器可识别的形式</w:t>
      </w:r>
      <w:r w:rsidRPr="006C0267">
        <w:rPr>
          <w:rFonts w:asciiTheme="minorEastAsia" w:hAnsiTheme="minorEastAsia" w:cs="Times New Roman" w:hint="eastAsia"/>
          <w:sz w:val="24"/>
          <w:rPrChange w:id="3687" w:author="JY0225" w:date="2017-08-24T11:15:00Z">
            <w:rPr>
              <w:rFonts w:ascii="Times New Roman" w:hAnsi="Times New Roman" w:cs="Times New Roman" w:hint="eastAsia"/>
              <w:sz w:val="24"/>
            </w:rPr>
          </w:rPrChange>
        </w:rPr>
        <w:t>。</w:t>
      </w:r>
      <w:r w:rsidR="00EA04F9" w:rsidRPr="006C0267">
        <w:rPr>
          <w:rFonts w:asciiTheme="minorEastAsia" w:hAnsiTheme="minorEastAsia" w:cs="Times New Roman" w:hint="eastAsia"/>
          <w:sz w:val="24"/>
          <w:rPrChange w:id="3688" w:author="JY0225" w:date="2017-08-24T11:15:00Z">
            <w:rPr>
              <w:rFonts w:ascii="Times New Roman" w:hAnsi="Times New Roman" w:cs="Times New Roman" w:hint="eastAsia"/>
              <w:sz w:val="24"/>
            </w:rPr>
          </w:rPrChange>
        </w:rPr>
        <w:t>同时，由于目前版本的中间件只有</w:t>
      </w:r>
      <w:r w:rsidR="00EA04F9" w:rsidRPr="006C0267">
        <w:rPr>
          <w:rFonts w:asciiTheme="minorEastAsia" w:hAnsiTheme="minorEastAsia" w:cs="Times New Roman"/>
          <w:sz w:val="24"/>
          <w:rPrChange w:id="3689" w:author="JY0225" w:date="2017-08-24T11:15:00Z">
            <w:rPr>
              <w:rFonts w:ascii="Times New Roman" w:hAnsi="Times New Roman" w:cs="Times New Roman"/>
              <w:sz w:val="24"/>
            </w:rPr>
          </w:rPrChange>
        </w:rPr>
        <w:t>CLI</w:t>
      </w:r>
      <w:r w:rsidR="00D711C2" w:rsidRPr="006C0267">
        <w:rPr>
          <w:rFonts w:asciiTheme="minorEastAsia" w:hAnsiTheme="minorEastAsia" w:cs="Times New Roman" w:hint="eastAsia"/>
          <w:sz w:val="24"/>
          <w:rPrChange w:id="3690" w:author="JY0225" w:date="2017-08-24T11:15:00Z">
            <w:rPr>
              <w:rFonts w:ascii="Times New Roman" w:hAnsi="Times New Roman" w:cs="Times New Roman" w:hint="eastAsia"/>
              <w:sz w:val="24"/>
            </w:rPr>
          </w:rPrChange>
        </w:rPr>
        <w:t>一个客户端，因此还</w:t>
      </w:r>
      <w:r w:rsidR="00EA04F9" w:rsidRPr="006C0267">
        <w:rPr>
          <w:rFonts w:asciiTheme="minorEastAsia" w:hAnsiTheme="minorEastAsia" w:cs="Times New Roman" w:hint="eastAsia"/>
          <w:sz w:val="24"/>
          <w:rPrChange w:id="3691" w:author="JY0225" w:date="2017-08-24T11:15:00Z">
            <w:rPr>
              <w:rFonts w:ascii="Times New Roman" w:hAnsi="Times New Roman" w:cs="Times New Roman" w:hint="eastAsia"/>
              <w:sz w:val="24"/>
            </w:rPr>
          </w:rPrChange>
        </w:rPr>
        <w:t>需要开发</w:t>
      </w:r>
      <w:r w:rsidR="004B7DBE" w:rsidRPr="006C0267">
        <w:rPr>
          <w:rFonts w:asciiTheme="minorEastAsia" w:hAnsiTheme="minorEastAsia" w:cs="Times New Roman" w:hint="eastAsia"/>
          <w:sz w:val="24"/>
          <w:rPrChange w:id="3692" w:author="JY0225" w:date="2017-08-24T11:15:00Z">
            <w:rPr>
              <w:rFonts w:ascii="Times New Roman" w:hAnsi="Times New Roman" w:cs="Times New Roman" w:hint="eastAsia"/>
              <w:sz w:val="24"/>
            </w:rPr>
          </w:rPrChange>
        </w:rPr>
        <w:t>其他类型的客户端</w:t>
      </w:r>
      <w:r w:rsidR="00555D53" w:rsidRPr="006C0267">
        <w:rPr>
          <w:rFonts w:asciiTheme="minorEastAsia" w:hAnsiTheme="minorEastAsia" w:cs="Times New Roman" w:hint="eastAsia"/>
          <w:sz w:val="24"/>
          <w:rPrChange w:id="3693" w:author="JY0225" w:date="2017-08-24T11:15:00Z">
            <w:rPr>
              <w:rFonts w:ascii="Times New Roman" w:hAnsi="Times New Roman" w:cs="Times New Roman" w:hint="eastAsia"/>
              <w:sz w:val="24"/>
            </w:rPr>
          </w:rPrChange>
        </w:rPr>
        <w:t>来</w:t>
      </w:r>
      <w:r w:rsidR="004B7DBE" w:rsidRPr="006C0267">
        <w:rPr>
          <w:rFonts w:asciiTheme="minorEastAsia" w:hAnsiTheme="minorEastAsia" w:cs="Times New Roman" w:hint="eastAsia"/>
          <w:sz w:val="24"/>
          <w:rPrChange w:id="3694" w:author="JY0225" w:date="2017-08-24T11:15:00Z">
            <w:rPr>
              <w:rFonts w:ascii="Times New Roman" w:hAnsi="Times New Roman" w:cs="Times New Roman" w:hint="eastAsia"/>
              <w:sz w:val="24"/>
            </w:rPr>
          </w:rPrChange>
        </w:rPr>
        <w:t>支撑多应用适配</w:t>
      </w:r>
      <w:r w:rsidR="008D61A3" w:rsidRPr="006C0267">
        <w:rPr>
          <w:rFonts w:asciiTheme="minorEastAsia" w:hAnsiTheme="minorEastAsia" w:cs="Times New Roman" w:hint="eastAsia"/>
          <w:sz w:val="24"/>
          <w:rPrChange w:id="3695" w:author="JY0225" w:date="2017-08-24T11:15:00Z">
            <w:rPr>
              <w:rFonts w:ascii="Times New Roman" w:hAnsi="Times New Roman" w:cs="Times New Roman" w:hint="eastAsia"/>
              <w:sz w:val="24"/>
            </w:rPr>
          </w:rPrChange>
        </w:rPr>
        <w:t>，</w:t>
      </w:r>
      <w:r w:rsidR="00F534CC" w:rsidRPr="006C0267">
        <w:rPr>
          <w:rFonts w:asciiTheme="minorEastAsia" w:hAnsiTheme="minorEastAsia" w:cs="Times New Roman" w:hint="eastAsia"/>
          <w:sz w:val="24"/>
          <w:rPrChange w:id="3696" w:author="JY0225" w:date="2017-08-24T11:15:00Z">
            <w:rPr>
              <w:rFonts w:ascii="Times New Roman" w:hAnsi="Times New Roman" w:cs="Times New Roman" w:hint="eastAsia"/>
              <w:sz w:val="24"/>
            </w:rPr>
          </w:rPrChange>
        </w:rPr>
        <w:t>本文</w:t>
      </w:r>
      <w:r w:rsidR="00F715AE" w:rsidRPr="006C0267">
        <w:rPr>
          <w:rFonts w:asciiTheme="minorEastAsia" w:hAnsiTheme="minorEastAsia" w:cs="Times New Roman" w:hint="eastAsia"/>
          <w:sz w:val="24"/>
          <w:rPrChange w:id="3697" w:author="JY0225" w:date="2017-08-24T11:15:00Z">
            <w:rPr>
              <w:rFonts w:ascii="Times New Roman" w:hAnsi="Times New Roman" w:cs="Times New Roman" w:hint="eastAsia"/>
              <w:sz w:val="24"/>
            </w:rPr>
          </w:rPrChange>
        </w:rPr>
        <w:t>选择了开发基于</w:t>
      </w:r>
      <w:r w:rsidR="006707F9" w:rsidRPr="006C0267">
        <w:rPr>
          <w:rFonts w:asciiTheme="minorEastAsia" w:hAnsiTheme="minorEastAsia" w:cs="Times New Roman"/>
          <w:sz w:val="24"/>
          <w:rPrChange w:id="3698" w:author="JY0225" w:date="2017-08-24T11:15:00Z">
            <w:rPr>
              <w:rFonts w:ascii="Times New Roman" w:hAnsi="Times New Roman" w:cs="Times New Roman"/>
              <w:sz w:val="24"/>
            </w:rPr>
          </w:rPrChange>
        </w:rPr>
        <w:t>Firefox</w:t>
      </w:r>
      <w:r w:rsidR="00F715AE" w:rsidRPr="006C0267">
        <w:rPr>
          <w:rFonts w:asciiTheme="minorEastAsia" w:hAnsiTheme="minorEastAsia" w:cs="Times New Roman" w:hint="eastAsia"/>
          <w:sz w:val="24"/>
          <w:rPrChange w:id="3699" w:author="JY0225" w:date="2017-08-24T11:15:00Z">
            <w:rPr>
              <w:rFonts w:ascii="Times New Roman" w:hAnsi="Times New Roman" w:cs="Times New Roman" w:hint="eastAsia"/>
              <w:sz w:val="24"/>
            </w:rPr>
          </w:rPrChange>
        </w:rPr>
        <w:t>浏览器的</w:t>
      </w:r>
      <w:r w:rsidR="002E5718" w:rsidRPr="006C0267">
        <w:rPr>
          <w:rFonts w:asciiTheme="minorEastAsia" w:hAnsiTheme="minorEastAsia" w:cs="Times New Roman" w:hint="eastAsia"/>
          <w:sz w:val="24"/>
          <w:rPrChange w:id="3700" w:author="JY0225" w:date="2017-08-24T11:15:00Z">
            <w:rPr>
              <w:rFonts w:ascii="Times New Roman" w:hAnsi="Times New Roman" w:cs="Times New Roman" w:hint="eastAsia"/>
              <w:sz w:val="24"/>
            </w:rPr>
          </w:rPrChange>
        </w:rPr>
        <w:t>扩展</w:t>
      </w:r>
      <w:r w:rsidR="00F715AE" w:rsidRPr="006C0267">
        <w:rPr>
          <w:rFonts w:asciiTheme="minorEastAsia" w:hAnsiTheme="minorEastAsia" w:cs="Times New Roman" w:hint="eastAsia"/>
          <w:sz w:val="24"/>
          <w:rPrChange w:id="3701" w:author="JY0225" w:date="2017-08-24T11:15:00Z">
            <w:rPr>
              <w:rFonts w:ascii="Times New Roman" w:hAnsi="Times New Roman" w:cs="Times New Roman" w:hint="eastAsia"/>
              <w:sz w:val="24"/>
            </w:rPr>
          </w:rPrChange>
        </w:rPr>
        <w:t>和</w:t>
      </w:r>
      <w:r w:rsidR="00F715AE" w:rsidRPr="006C0267">
        <w:rPr>
          <w:rFonts w:asciiTheme="minorEastAsia" w:hAnsiTheme="minorEastAsia" w:cs="Times New Roman"/>
          <w:sz w:val="24"/>
          <w:rPrChange w:id="3702" w:author="JY0225" w:date="2017-08-24T11:15:00Z">
            <w:rPr>
              <w:rFonts w:ascii="Times New Roman" w:hAnsi="Times New Roman" w:cs="Times New Roman"/>
              <w:sz w:val="24"/>
            </w:rPr>
          </w:rPrChange>
        </w:rPr>
        <w:t>Java SDK</w:t>
      </w:r>
      <w:r w:rsidR="009C0290" w:rsidRPr="006C0267">
        <w:rPr>
          <w:rFonts w:asciiTheme="minorEastAsia" w:hAnsiTheme="minorEastAsia" w:cs="Times New Roman" w:hint="eastAsia"/>
          <w:sz w:val="24"/>
          <w:rPrChange w:id="3703" w:author="JY0225" w:date="2017-08-24T11:15:00Z">
            <w:rPr>
              <w:rFonts w:ascii="Times New Roman" w:hAnsi="Times New Roman" w:cs="Times New Roman" w:hint="eastAsia"/>
              <w:sz w:val="24"/>
            </w:rPr>
          </w:rPrChange>
        </w:rPr>
        <w:t>开发工具。</w:t>
      </w:r>
      <w:r w:rsidR="00A075A7" w:rsidRPr="006C0267">
        <w:rPr>
          <w:rFonts w:asciiTheme="minorEastAsia" w:hAnsiTheme="minorEastAsia" w:cs="Times New Roman" w:hint="eastAsia"/>
          <w:sz w:val="24"/>
          <w:rPrChange w:id="3704" w:author="JY0225" w:date="2017-08-24T11:15:00Z">
            <w:rPr>
              <w:rFonts w:ascii="Times New Roman" w:hAnsi="Times New Roman" w:cs="Times New Roman" w:hint="eastAsia"/>
              <w:sz w:val="24"/>
            </w:rPr>
          </w:rPrChange>
        </w:rPr>
        <w:t>图</w:t>
      </w:r>
      <w:r w:rsidR="00A075A7" w:rsidRPr="006C0267">
        <w:rPr>
          <w:rFonts w:asciiTheme="minorEastAsia" w:hAnsiTheme="minorEastAsia" w:cs="Times New Roman"/>
          <w:sz w:val="24"/>
          <w:rPrChange w:id="3705" w:author="JY0225" w:date="2017-08-24T11:15:00Z">
            <w:rPr>
              <w:rFonts w:ascii="Times New Roman" w:hAnsi="Times New Roman" w:cs="Times New Roman"/>
              <w:sz w:val="24"/>
            </w:rPr>
          </w:rPrChange>
        </w:rPr>
        <w:t>3-4</w:t>
      </w:r>
      <w:r w:rsidR="00A075A7" w:rsidRPr="006C0267">
        <w:rPr>
          <w:rFonts w:asciiTheme="minorEastAsia" w:hAnsiTheme="minorEastAsia" w:cs="Times New Roman" w:hint="eastAsia"/>
          <w:sz w:val="24"/>
          <w:rPrChange w:id="3706" w:author="JY0225" w:date="2017-08-24T11:15:00Z">
            <w:rPr>
              <w:rFonts w:ascii="Times New Roman" w:hAnsi="Times New Roman" w:cs="Times New Roman" w:hint="eastAsia"/>
              <w:sz w:val="24"/>
            </w:rPr>
          </w:rPrChange>
        </w:rPr>
        <w:t>详细描述了</w:t>
      </w:r>
      <w:r w:rsidR="00813DB1" w:rsidRPr="006C0267">
        <w:rPr>
          <w:rFonts w:asciiTheme="minorEastAsia" w:hAnsiTheme="minorEastAsia" w:cs="Times New Roman" w:hint="eastAsia"/>
          <w:sz w:val="24"/>
          <w:rPrChange w:id="3707" w:author="JY0225" w:date="2017-08-24T11:15:00Z">
            <w:rPr>
              <w:rFonts w:ascii="Times New Roman" w:hAnsi="Times New Roman" w:cs="Times New Roman" w:hint="eastAsia"/>
              <w:sz w:val="24"/>
            </w:rPr>
          </w:rPrChange>
        </w:rPr>
        <w:t>多应用适配</w:t>
      </w:r>
      <w:r w:rsidR="00A075A7" w:rsidRPr="006C0267">
        <w:rPr>
          <w:rFonts w:asciiTheme="minorEastAsia" w:hAnsiTheme="minorEastAsia" w:cs="Times New Roman" w:hint="eastAsia"/>
          <w:sz w:val="24"/>
          <w:rPrChange w:id="3708" w:author="JY0225" w:date="2017-08-24T11:15:00Z">
            <w:rPr>
              <w:rFonts w:ascii="Times New Roman" w:hAnsi="Times New Roman" w:cs="Times New Roman" w:hint="eastAsia"/>
              <w:sz w:val="24"/>
            </w:rPr>
          </w:rPrChange>
        </w:rPr>
        <w:t>的过程。</w:t>
      </w:r>
    </w:p>
    <w:p w14:paraId="5D600DA9" w14:textId="3C0FDBB6" w:rsidR="008C223A" w:rsidRPr="006C0267" w:rsidRDefault="008C223A">
      <w:pPr>
        <w:spacing w:line="400" w:lineRule="exact"/>
        <w:ind w:firstLine="420"/>
        <w:rPr>
          <w:ins w:id="3709" w:author="微软用户" w:date="2017-08-19T21:00:00Z"/>
          <w:rFonts w:asciiTheme="minorEastAsia" w:hAnsiTheme="minorEastAsia"/>
          <w:rPrChange w:id="3710" w:author="JY0225" w:date="2017-08-24T11:15:00Z">
            <w:rPr>
              <w:ins w:id="3711" w:author="微软用户" w:date="2017-08-19T21:00:00Z"/>
            </w:rPr>
          </w:rPrChange>
        </w:rPr>
        <w:pPrChange w:id="3712" w:author="微软用户" w:date="2017-08-19T21:01:00Z">
          <w:pPr>
            <w:jc w:val="center"/>
          </w:pPr>
        </w:pPrChange>
      </w:pPr>
      <w:del w:id="3713" w:author="微软用户" w:date="2017-08-19T21:01:00Z">
        <w:r w:rsidRPr="006C0267" w:rsidDel="00CC774B">
          <w:rPr>
            <w:rFonts w:asciiTheme="minorEastAsia" w:hAnsiTheme="minorEastAsia"/>
            <w:noProof/>
            <w:rPrChange w:id="3714" w:author="JY0225" w:date="2017-08-24T11:15:00Z">
              <w:rPr>
                <w:noProof/>
              </w:rPr>
            </w:rPrChange>
          </w:rPr>
          <w:drawing>
            <wp:inline distT="0" distB="0" distL="0" distR="0" wp14:anchorId="17F92784" wp14:editId="476CA9F0">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1">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689DBB27" w14:textId="064EE4FB" w:rsidR="00CC774B" w:rsidRPr="001F6710" w:rsidRDefault="00145F02">
      <w:pPr>
        <w:jc w:val="center"/>
      </w:pPr>
      <w:ins w:id="3715" w:author="微软用户" w:date="2017-08-19T21:01:00Z">
        <w:r>
          <w:object w:dxaOrig="14445" w:dyaOrig="8806" w14:anchorId="1AE9F152">
            <v:shape id="_x0000_i1032" type="#_x0000_t75" style="width:421.35pt;height:257.3pt" o:ole="">
              <v:imagedata r:id="rId42" o:title=""/>
            </v:shape>
            <o:OLEObject Type="Embed" ProgID="Visio.Drawing.15" ShapeID="_x0000_i1032" DrawAspect="Content" ObjectID="_1565360537" r:id="rId43"/>
          </w:object>
        </w:r>
      </w:ins>
    </w:p>
    <w:p w14:paraId="6E67D26E" w14:textId="0D1DF0D9" w:rsidR="008C223A" w:rsidRPr="00D1571C" w:rsidRDefault="008C223A" w:rsidP="006465B5">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1"/>
        <w:rPr>
          <w:rFonts w:ascii="Times New Roman" w:hAnsi="Times New Roman" w:cs="Times New Roman"/>
        </w:rPr>
      </w:pPr>
      <w:bookmarkStart w:id="3716" w:name="_Toc491606274"/>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3716"/>
    </w:p>
    <w:p w14:paraId="2D58B80A" w14:textId="77777777" w:rsidR="00492CC0" w:rsidDel="00184EB1" w:rsidRDefault="00566028">
      <w:pPr>
        <w:pStyle w:val="21"/>
        <w:spacing w:line="240" w:lineRule="auto"/>
        <w:rPr>
          <w:del w:id="3717" w:author="微软用户" w:date="2017-08-19T20:42:00Z"/>
        </w:rPr>
        <w:pPrChange w:id="3718" w:author="微软用户" w:date="2017-08-18T22:51:00Z">
          <w:pPr>
            <w:pStyle w:val="21"/>
          </w:pPr>
        </w:pPrChange>
      </w:pPr>
      <w:bookmarkStart w:id="3719" w:name="_Toc491606275"/>
      <w:r>
        <w:t>4</w:t>
      </w:r>
      <w:r w:rsidR="00311D33">
        <w:t>.1</w:t>
      </w:r>
      <w:r w:rsidR="00492CC0" w:rsidRPr="00B87EE1">
        <w:t xml:space="preserve"> </w:t>
      </w:r>
      <w:r w:rsidR="004D6A4B">
        <w:t>中间件优化</w:t>
      </w:r>
      <w:r w:rsidR="00492CC0">
        <w:t>系统</w:t>
      </w:r>
      <w:r w:rsidR="0075350E">
        <w:t>框架设计</w:t>
      </w:r>
      <w:bookmarkEnd w:id="3719"/>
    </w:p>
    <w:p w14:paraId="3F993525" w14:textId="410FE9F1" w:rsidR="00F94F19" w:rsidRDefault="00E4327E">
      <w:pPr>
        <w:pStyle w:val="21"/>
        <w:spacing w:line="240" w:lineRule="auto"/>
        <w:rPr>
          <w:ins w:id="3720" w:author="微软用户" w:date="2017-08-19T20:41:00Z"/>
        </w:rPr>
        <w:pPrChange w:id="3721" w:author="微软用户" w:date="2017-08-19T20:42:00Z">
          <w:pPr/>
        </w:pPrChange>
      </w:pPr>
      <w:del w:id="3722" w:author="微软用户" w:date="2017-08-19T20:42:00Z">
        <w:r w:rsidDel="00184EB1">
          <w:rPr>
            <w:noProof/>
          </w:rPr>
          <w:drawing>
            <wp:inline distT="0" distB="0" distL="0" distR="0" wp14:anchorId="5FF44461" wp14:editId="1A8EA41C">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102C8CCD" w14:textId="2C3F23CE" w:rsidR="00184EB1" w:rsidRPr="00F94F19" w:rsidRDefault="00E2584C">
      <w:pPr>
        <w:jc w:val="center"/>
        <w:pPrChange w:id="3723" w:author="微软用户" w:date="2017-08-19T20:42:00Z">
          <w:pPr/>
        </w:pPrChange>
      </w:pPr>
      <w:ins w:id="3724" w:author="微软用户" w:date="2017-08-19T20:42:00Z">
        <w:r>
          <w:object w:dxaOrig="18555" w:dyaOrig="12270" w14:anchorId="1822507E">
            <v:shape id="_x0000_i1033" type="#_x0000_t75" style="width:360.65pt;height:238.55pt" o:ole="">
              <v:imagedata r:id="rId45" o:title=""/>
            </v:shape>
            <o:OLEObject Type="Embed" ProgID="Visio.Drawing.15" ShapeID="_x0000_i1033" DrawAspect="Content" ObjectID="_1565360538" r:id="rId46"/>
          </w:object>
        </w:r>
      </w:ins>
    </w:p>
    <w:p w14:paraId="73989A4A" w14:textId="770086F8" w:rsidR="00B41FAA" w:rsidRPr="00987564" w:rsidRDefault="00A3725F">
      <w:pPr>
        <w:spacing w:line="400" w:lineRule="exact"/>
        <w:ind w:firstLine="420"/>
        <w:jc w:val="center"/>
        <w:rPr>
          <w:rFonts w:asciiTheme="minorEastAsia" w:hAnsiTheme="minorEastAsia" w:cs="Times New Roman"/>
          <w:spacing w:val="10"/>
          <w:kern w:val="0"/>
          <w:sz w:val="24"/>
          <w:szCs w:val="24"/>
          <w:rPrChange w:id="3725" w:author="JY0225" w:date="2017-08-24T11:16:00Z">
            <w:rPr>
              <w:rFonts w:ascii="Times New Roman" w:hAnsi="Times New Roman" w:cs="Times New Roman"/>
              <w:spacing w:val="10"/>
              <w:kern w:val="0"/>
              <w:sz w:val="24"/>
              <w:szCs w:val="24"/>
            </w:rPr>
          </w:rPrChange>
        </w:rPr>
        <w:pPrChange w:id="3726" w:author="JY0225" w:date="2017-08-24T11:16:00Z">
          <w:pPr>
            <w:spacing w:line="360" w:lineRule="auto"/>
            <w:ind w:firstLine="420"/>
            <w:jc w:val="center"/>
          </w:pPr>
        </w:pPrChange>
      </w:pPr>
      <w:del w:id="3727" w:author="JY0225" w:date="2017-08-14T12:38:00Z">
        <w:r w:rsidRPr="00987564" w:rsidDel="00856A51">
          <w:rPr>
            <w:rFonts w:asciiTheme="minorEastAsia" w:hAnsiTheme="minorEastAsia"/>
            <w:rPrChange w:id="3728" w:author="JY0225" w:date="2017-08-24T11:16:00Z">
              <w:rPr/>
            </w:rPrChange>
          </w:rPr>
          <w:tab/>
        </w:r>
      </w:del>
      <w:r w:rsidRPr="00987564">
        <w:rPr>
          <w:rFonts w:asciiTheme="minorEastAsia" w:hAnsiTheme="minorEastAsia" w:cs="Times New Roman" w:hint="eastAsia"/>
          <w:spacing w:val="10"/>
          <w:kern w:val="0"/>
          <w:sz w:val="24"/>
          <w:szCs w:val="24"/>
          <w:rPrChange w:id="3729" w:author="JY0225" w:date="2017-08-24T11:16:00Z">
            <w:rPr>
              <w:rFonts w:ascii="Times New Roman" w:hAnsi="Times New Roman" w:cs="Times New Roman" w:hint="eastAsia"/>
              <w:spacing w:val="10"/>
              <w:kern w:val="0"/>
              <w:sz w:val="24"/>
              <w:szCs w:val="24"/>
            </w:rPr>
          </w:rPrChange>
        </w:rPr>
        <w:t>图</w:t>
      </w:r>
      <w:r w:rsidR="00AD1CEF" w:rsidRPr="00987564">
        <w:rPr>
          <w:rFonts w:asciiTheme="minorEastAsia" w:hAnsiTheme="minorEastAsia" w:cs="Times New Roman"/>
          <w:spacing w:val="10"/>
          <w:kern w:val="0"/>
          <w:sz w:val="24"/>
          <w:szCs w:val="24"/>
          <w:rPrChange w:id="3730" w:author="JY0225" w:date="2017-08-24T11:16:00Z">
            <w:rPr>
              <w:rFonts w:ascii="Times New Roman" w:hAnsi="Times New Roman" w:cs="Times New Roman"/>
              <w:spacing w:val="10"/>
              <w:kern w:val="0"/>
              <w:sz w:val="24"/>
              <w:szCs w:val="24"/>
            </w:rPr>
          </w:rPrChange>
        </w:rPr>
        <w:t>4-1</w:t>
      </w:r>
      <w:r w:rsidR="002B49ED" w:rsidRPr="00987564">
        <w:rPr>
          <w:rFonts w:asciiTheme="minorEastAsia" w:hAnsiTheme="minorEastAsia" w:cs="Times New Roman"/>
          <w:spacing w:val="10"/>
          <w:kern w:val="0"/>
          <w:sz w:val="24"/>
          <w:szCs w:val="24"/>
          <w:rPrChange w:id="3731" w:author="JY0225" w:date="2017-08-24T11:16:00Z">
            <w:rPr>
              <w:rFonts w:ascii="Times New Roman" w:hAnsi="Times New Roman" w:cs="Times New Roman"/>
              <w:spacing w:val="10"/>
              <w:kern w:val="0"/>
              <w:sz w:val="24"/>
              <w:szCs w:val="24"/>
            </w:rPr>
          </w:rPrChange>
        </w:rPr>
        <w:t xml:space="preserve"> </w:t>
      </w:r>
      <w:r w:rsidRPr="00987564">
        <w:rPr>
          <w:rFonts w:asciiTheme="minorEastAsia" w:hAnsiTheme="minorEastAsia" w:cs="Times New Roman" w:hint="eastAsia"/>
          <w:spacing w:val="10"/>
          <w:kern w:val="0"/>
          <w:sz w:val="24"/>
          <w:szCs w:val="24"/>
          <w:rPrChange w:id="3732" w:author="JY0225" w:date="2017-08-24T11:16:00Z">
            <w:rPr>
              <w:rFonts w:ascii="Times New Roman" w:hAnsi="Times New Roman" w:cs="Times New Roman" w:hint="eastAsia"/>
              <w:spacing w:val="10"/>
              <w:kern w:val="0"/>
              <w:sz w:val="24"/>
              <w:szCs w:val="24"/>
            </w:rPr>
          </w:rPrChange>
        </w:rPr>
        <w:t>云</w:t>
      </w:r>
      <w:r w:rsidR="00476838" w:rsidRPr="00987564">
        <w:rPr>
          <w:rFonts w:asciiTheme="minorEastAsia" w:hAnsiTheme="minorEastAsia" w:cs="Times New Roman" w:hint="eastAsia"/>
          <w:spacing w:val="10"/>
          <w:kern w:val="0"/>
          <w:sz w:val="24"/>
          <w:szCs w:val="24"/>
          <w:rPrChange w:id="3733" w:author="JY0225" w:date="2017-08-24T11:16:00Z">
            <w:rPr>
              <w:rFonts w:ascii="Times New Roman" w:hAnsi="Times New Roman" w:cs="Times New Roman" w:hint="eastAsia"/>
              <w:spacing w:val="10"/>
              <w:kern w:val="0"/>
              <w:sz w:val="24"/>
              <w:szCs w:val="24"/>
            </w:rPr>
          </w:rPrChange>
        </w:rPr>
        <w:t>备份</w:t>
      </w:r>
      <w:r w:rsidRPr="00987564">
        <w:rPr>
          <w:rFonts w:asciiTheme="minorEastAsia" w:hAnsiTheme="minorEastAsia" w:cs="Times New Roman" w:hint="eastAsia"/>
          <w:spacing w:val="10"/>
          <w:kern w:val="0"/>
          <w:sz w:val="24"/>
          <w:szCs w:val="24"/>
          <w:rPrChange w:id="3734" w:author="JY0225" w:date="2017-08-24T11:16:00Z">
            <w:rPr>
              <w:rFonts w:ascii="Times New Roman" w:hAnsi="Times New Roman" w:cs="Times New Roman" w:hint="eastAsia"/>
              <w:spacing w:val="10"/>
              <w:kern w:val="0"/>
              <w:sz w:val="24"/>
              <w:szCs w:val="24"/>
            </w:rPr>
          </w:rPrChange>
        </w:rPr>
        <w:t>中间件系统结构图</w:t>
      </w:r>
    </w:p>
    <w:p w14:paraId="4063FE85" w14:textId="560F9DD7" w:rsidR="00432971" w:rsidRPr="00987564" w:rsidRDefault="00DA448B">
      <w:pPr>
        <w:spacing w:line="400" w:lineRule="exact"/>
        <w:rPr>
          <w:rFonts w:asciiTheme="minorEastAsia" w:hAnsiTheme="minorEastAsia" w:cs="Times New Roman"/>
          <w:sz w:val="24"/>
          <w:rPrChange w:id="3735" w:author="JY0225" w:date="2017-08-24T11:16:00Z">
            <w:rPr>
              <w:rFonts w:ascii="Times New Roman" w:hAnsi="Times New Roman" w:cs="Times New Roman"/>
              <w:sz w:val="24"/>
            </w:rPr>
          </w:rPrChange>
        </w:rPr>
      </w:pPr>
      <w:r w:rsidRPr="00987564">
        <w:rPr>
          <w:rFonts w:asciiTheme="minorEastAsia" w:hAnsiTheme="minorEastAsia" w:cs="Times New Roman"/>
          <w:spacing w:val="10"/>
          <w:kern w:val="0"/>
          <w:sz w:val="24"/>
          <w:szCs w:val="24"/>
          <w:rPrChange w:id="3736" w:author="JY0225" w:date="2017-08-24T11:16:00Z">
            <w:rPr>
              <w:rFonts w:ascii="Times New Roman" w:hAnsi="Times New Roman" w:cs="Times New Roman"/>
              <w:spacing w:val="10"/>
              <w:kern w:val="0"/>
              <w:sz w:val="24"/>
              <w:szCs w:val="24"/>
            </w:rPr>
          </w:rPrChange>
        </w:rPr>
        <w:tab/>
      </w:r>
      <w:commentRangeStart w:id="3737"/>
      <w:r w:rsidR="006A04B6" w:rsidRPr="00987564">
        <w:rPr>
          <w:rFonts w:asciiTheme="minorEastAsia" w:hAnsiTheme="minorEastAsia" w:cs="Times New Roman" w:hint="eastAsia"/>
          <w:sz w:val="24"/>
          <w:rPrChange w:id="3738" w:author="JY0225" w:date="2017-08-24T11:16:00Z">
            <w:rPr>
              <w:rFonts w:ascii="Times New Roman" w:hAnsi="Times New Roman" w:cs="Times New Roman" w:hint="eastAsia"/>
              <w:sz w:val="24"/>
            </w:rPr>
          </w:rPrChange>
        </w:rPr>
        <w:t>图</w:t>
      </w:r>
      <w:r w:rsidR="006A04B6" w:rsidRPr="00987564">
        <w:rPr>
          <w:rFonts w:asciiTheme="minorEastAsia" w:hAnsiTheme="minorEastAsia" w:cs="Times New Roman"/>
          <w:sz w:val="24"/>
          <w:rPrChange w:id="3739" w:author="JY0225" w:date="2017-08-24T11:16:00Z">
            <w:rPr>
              <w:rFonts w:ascii="Times New Roman" w:hAnsi="Times New Roman" w:cs="Times New Roman"/>
              <w:sz w:val="24"/>
            </w:rPr>
          </w:rPrChange>
        </w:rPr>
        <w:t>4-1</w:t>
      </w:r>
      <w:r w:rsidR="006A04B6" w:rsidRPr="00987564">
        <w:rPr>
          <w:rFonts w:asciiTheme="minorEastAsia" w:hAnsiTheme="minorEastAsia" w:cs="Times New Roman" w:hint="eastAsia"/>
          <w:sz w:val="24"/>
          <w:rPrChange w:id="3740" w:author="JY0225" w:date="2017-08-24T11:16:00Z">
            <w:rPr>
              <w:rFonts w:ascii="Times New Roman" w:hAnsi="Times New Roman" w:cs="Times New Roman" w:hint="eastAsia"/>
              <w:sz w:val="24"/>
            </w:rPr>
          </w:rPrChange>
        </w:rPr>
        <w:t>展示了优化后的中间件系统框架设计图，</w:t>
      </w:r>
      <w:r w:rsidR="00412E6C" w:rsidRPr="00987564">
        <w:rPr>
          <w:rFonts w:asciiTheme="minorEastAsia" w:hAnsiTheme="minorEastAsia" w:cs="Times New Roman" w:hint="eastAsia"/>
          <w:sz w:val="24"/>
          <w:rPrChange w:id="3741" w:author="JY0225" w:date="2017-08-24T11:16:00Z">
            <w:rPr>
              <w:rFonts w:ascii="Times New Roman" w:hAnsi="Times New Roman" w:cs="Times New Roman" w:hint="eastAsia"/>
              <w:sz w:val="24"/>
            </w:rPr>
          </w:rPrChange>
        </w:rPr>
        <w:t>在</w:t>
      </w:r>
      <w:r w:rsidR="00E4327E" w:rsidRPr="00987564">
        <w:rPr>
          <w:rFonts w:asciiTheme="minorEastAsia" w:hAnsiTheme="minorEastAsia" w:cs="Times New Roman" w:hint="eastAsia"/>
          <w:sz w:val="24"/>
          <w:rPrChange w:id="3742" w:author="JY0225" w:date="2017-08-24T11:16:00Z">
            <w:rPr>
              <w:rFonts w:ascii="Times New Roman" w:hAnsi="Times New Roman" w:cs="Times New Roman" w:hint="eastAsia"/>
              <w:sz w:val="24"/>
            </w:rPr>
          </w:rPrChange>
        </w:rPr>
        <w:t>现有</w:t>
      </w:r>
      <w:r w:rsidR="00412E6C" w:rsidRPr="00987564">
        <w:rPr>
          <w:rFonts w:asciiTheme="minorEastAsia" w:hAnsiTheme="minorEastAsia" w:cs="Times New Roman" w:hint="eastAsia"/>
          <w:sz w:val="24"/>
          <w:rPrChange w:id="3743" w:author="JY0225" w:date="2017-08-24T11:16:00Z">
            <w:rPr>
              <w:rFonts w:ascii="Times New Roman" w:hAnsi="Times New Roman" w:cs="Times New Roman" w:hint="eastAsia"/>
              <w:sz w:val="24"/>
            </w:rPr>
          </w:rPrChange>
        </w:rPr>
        <w:t>系统的基础上，主要针对</w:t>
      </w:r>
      <w:r w:rsidR="001B01FF" w:rsidRPr="00987564">
        <w:rPr>
          <w:rFonts w:asciiTheme="minorEastAsia" w:hAnsiTheme="minorEastAsia" w:cs="Times New Roman" w:hint="eastAsia"/>
          <w:sz w:val="24"/>
          <w:rPrChange w:id="3744" w:author="JY0225" w:date="2017-08-24T11:16:00Z">
            <w:rPr>
              <w:rFonts w:ascii="Times New Roman" w:hAnsi="Times New Roman" w:cs="Times New Roman" w:hint="eastAsia"/>
              <w:sz w:val="24"/>
            </w:rPr>
          </w:rPrChange>
        </w:rPr>
        <w:t>第二层架构进行重构，新增了持久会话模块、大文件上传模块、本地缓存模块</w:t>
      </w:r>
      <w:r w:rsidR="00DA41A2" w:rsidRPr="00987564">
        <w:rPr>
          <w:rFonts w:asciiTheme="minorEastAsia" w:hAnsiTheme="minorEastAsia" w:cs="Times New Roman" w:hint="eastAsia"/>
          <w:sz w:val="24"/>
          <w:rPrChange w:id="3745" w:author="JY0225" w:date="2017-08-24T11:16:00Z">
            <w:rPr>
              <w:rFonts w:ascii="Times New Roman" w:hAnsi="Times New Roman" w:cs="Times New Roman" w:hint="eastAsia"/>
              <w:sz w:val="24"/>
            </w:rPr>
          </w:rPrChange>
        </w:rPr>
        <w:t>以及</w:t>
      </w:r>
      <w:r w:rsidR="00D67D9E" w:rsidRPr="00987564">
        <w:rPr>
          <w:rFonts w:asciiTheme="minorEastAsia" w:hAnsiTheme="minorEastAsia" w:cs="Times New Roman" w:hint="eastAsia"/>
          <w:sz w:val="24"/>
          <w:rPrChange w:id="3746" w:author="JY0225" w:date="2017-08-24T11:16:00Z">
            <w:rPr>
              <w:rFonts w:ascii="Times New Roman" w:hAnsi="Times New Roman" w:cs="Times New Roman" w:hint="eastAsia"/>
              <w:sz w:val="24"/>
            </w:rPr>
          </w:rPrChange>
        </w:rPr>
        <w:t>多应用</w:t>
      </w:r>
      <w:r w:rsidR="001B01FF" w:rsidRPr="00987564">
        <w:rPr>
          <w:rFonts w:asciiTheme="minorEastAsia" w:hAnsiTheme="minorEastAsia" w:cs="Times New Roman" w:hint="eastAsia"/>
          <w:sz w:val="24"/>
          <w:rPrChange w:id="3747" w:author="JY0225" w:date="2017-08-24T11:16:00Z">
            <w:rPr>
              <w:rFonts w:ascii="Times New Roman" w:hAnsi="Times New Roman" w:cs="Times New Roman" w:hint="eastAsia"/>
              <w:sz w:val="24"/>
            </w:rPr>
          </w:rPrChange>
        </w:rPr>
        <w:t>适配模块</w:t>
      </w:r>
      <w:r w:rsidR="00E90D47" w:rsidRPr="00987564">
        <w:rPr>
          <w:rFonts w:asciiTheme="minorEastAsia" w:hAnsiTheme="minorEastAsia" w:cs="Times New Roman" w:hint="eastAsia"/>
          <w:sz w:val="24"/>
          <w:rPrChange w:id="3748" w:author="JY0225" w:date="2017-08-24T11:16:00Z">
            <w:rPr>
              <w:rFonts w:ascii="Times New Roman" w:hAnsi="Times New Roman" w:cs="Times New Roman" w:hint="eastAsia"/>
              <w:sz w:val="24"/>
            </w:rPr>
          </w:rPrChange>
        </w:rPr>
        <w:t>。</w:t>
      </w:r>
      <w:commentRangeEnd w:id="3737"/>
      <w:r w:rsidR="00B72601" w:rsidRPr="00987564">
        <w:rPr>
          <w:rFonts w:asciiTheme="minorEastAsia" w:hAnsiTheme="minorEastAsia"/>
          <w:sz w:val="24"/>
          <w:rPrChange w:id="3749" w:author="JY0225" w:date="2017-08-24T11:16:00Z">
            <w:rPr>
              <w:rFonts w:ascii="Times New Roman" w:hAnsi="Times New Roman"/>
              <w:sz w:val="24"/>
            </w:rPr>
          </w:rPrChange>
        </w:rPr>
        <w:commentReference w:id="3737"/>
      </w:r>
    </w:p>
    <w:p w14:paraId="5728150C" w14:textId="77777777" w:rsidR="00142390" w:rsidRDefault="00CD5A7F">
      <w:pPr>
        <w:pStyle w:val="21"/>
        <w:spacing w:line="240" w:lineRule="auto"/>
        <w:pPrChange w:id="3750" w:author="微软用户" w:date="2017-08-18T22:51:00Z">
          <w:pPr>
            <w:pStyle w:val="21"/>
          </w:pPr>
        </w:pPrChange>
      </w:pPr>
      <w:bookmarkStart w:id="3751" w:name="_Toc491606276"/>
      <w:r>
        <w:t>4</w:t>
      </w:r>
      <w:r w:rsidR="00B0430C">
        <w:t>.2</w:t>
      </w:r>
      <w:r w:rsidR="00142390" w:rsidRPr="00B87EE1">
        <w:t xml:space="preserve"> </w:t>
      </w:r>
      <w:commentRangeStart w:id="3752"/>
      <w:r w:rsidR="006C56E9">
        <w:t>类图设计</w:t>
      </w:r>
      <w:commentRangeEnd w:id="3752"/>
      <w:r w:rsidR="00172D61" w:rsidRPr="0067145D">
        <w:rPr>
          <w:rPrChange w:id="3753" w:author="微软用户" w:date="2017-08-18T22:51:00Z">
            <w:rPr>
              <w:rStyle w:val="ad"/>
              <w:rFonts w:ascii="Calibri" w:eastAsia="宋体" w:hAnsi="Calibri"/>
              <w:b w:val="0"/>
              <w:bCs w:val="0"/>
            </w:rPr>
          </w:rPrChange>
        </w:rPr>
        <w:commentReference w:id="3752"/>
      </w:r>
      <w:bookmarkEnd w:id="3751"/>
    </w:p>
    <w:p w14:paraId="37BC5A4E" w14:textId="093512A0" w:rsidR="007A5014" w:rsidRPr="00987564" w:rsidRDefault="00D65A03">
      <w:pPr>
        <w:spacing w:line="400" w:lineRule="exact"/>
        <w:rPr>
          <w:rFonts w:asciiTheme="minorEastAsia" w:hAnsiTheme="minorEastAsia" w:cs="Times New Roman"/>
          <w:sz w:val="24"/>
          <w:szCs w:val="24"/>
          <w:rPrChange w:id="3754" w:author="JY0225" w:date="2017-08-24T11:17:00Z">
            <w:rPr>
              <w:rFonts w:ascii="Times New Roman" w:hAnsi="Times New Roman" w:cs="Times New Roman"/>
              <w:sz w:val="24"/>
            </w:rPr>
          </w:rPrChange>
        </w:rPr>
      </w:pPr>
      <w:r>
        <w:rPr>
          <w:rFonts w:ascii="Times New Roman" w:hAnsi="Times New Roman" w:cs="Times New Roman"/>
          <w:sz w:val="24"/>
        </w:rPr>
        <w:tab/>
      </w:r>
      <w:r w:rsidR="00C80077" w:rsidRPr="00987564">
        <w:rPr>
          <w:rFonts w:asciiTheme="minorEastAsia" w:hAnsiTheme="minorEastAsia" w:cs="Times New Roman" w:hint="eastAsia"/>
          <w:sz w:val="24"/>
          <w:szCs w:val="24"/>
          <w:rPrChange w:id="3755" w:author="JY0225" w:date="2017-08-24T11:17:00Z">
            <w:rPr>
              <w:rFonts w:ascii="Times New Roman" w:hAnsi="Times New Roman" w:cs="Times New Roman" w:hint="eastAsia"/>
              <w:sz w:val="24"/>
            </w:rPr>
          </w:rPrChange>
        </w:rPr>
        <w:t>本文</w:t>
      </w:r>
      <w:r w:rsidRPr="00987564">
        <w:rPr>
          <w:rFonts w:asciiTheme="minorEastAsia" w:hAnsiTheme="minorEastAsia" w:cs="Times New Roman" w:hint="eastAsia"/>
          <w:sz w:val="24"/>
          <w:szCs w:val="24"/>
          <w:rPrChange w:id="3756" w:author="JY0225" w:date="2017-08-24T11:17:00Z">
            <w:rPr>
              <w:rFonts w:ascii="Times New Roman" w:hAnsi="Times New Roman" w:cs="Times New Roman" w:hint="eastAsia"/>
              <w:sz w:val="24"/>
            </w:rPr>
          </w:rPrChange>
        </w:rPr>
        <w:t>对</w:t>
      </w:r>
      <w:r w:rsidR="00E4327E" w:rsidRPr="00987564">
        <w:rPr>
          <w:rFonts w:asciiTheme="minorEastAsia" w:hAnsiTheme="minorEastAsia" w:cs="Times New Roman" w:hint="eastAsia"/>
          <w:sz w:val="24"/>
          <w:szCs w:val="24"/>
          <w:rPrChange w:id="3757" w:author="JY0225" w:date="2017-08-24T11:17:00Z">
            <w:rPr>
              <w:rFonts w:ascii="Times New Roman" w:hAnsi="Times New Roman" w:cs="Times New Roman" w:hint="eastAsia"/>
              <w:sz w:val="24"/>
            </w:rPr>
          </w:rPrChange>
        </w:rPr>
        <w:t>现有</w:t>
      </w:r>
      <w:r w:rsidRPr="00987564">
        <w:rPr>
          <w:rFonts w:asciiTheme="minorEastAsia" w:hAnsiTheme="minorEastAsia" w:cs="Times New Roman" w:hint="eastAsia"/>
          <w:sz w:val="24"/>
          <w:szCs w:val="24"/>
          <w:rPrChange w:id="3758" w:author="JY0225" w:date="2017-08-24T11:17:00Z">
            <w:rPr>
              <w:rFonts w:ascii="Times New Roman" w:hAnsi="Times New Roman" w:cs="Times New Roman" w:hint="eastAsia"/>
              <w:sz w:val="24"/>
            </w:rPr>
          </w:rPrChange>
        </w:rPr>
        <w:t>的中间件系统源代码进行了重构</w:t>
      </w:r>
      <w:ins w:id="3759" w:author="微软用户" w:date="2017-08-24T22:06:00Z">
        <w:r w:rsidR="00AA45ED" w:rsidRPr="00AA45ED">
          <w:rPr>
            <w:rFonts w:asciiTheme="minorEastAsia" w:hAnsiTheme="minorEastAsia" w:cs="Times New Roman"/>
            <w:sz w:val="24"/>
            <w:szCs w:val="24"/>
            <w:vertAlign w:val="superscript"/>
            <w:rPrChange w:id="3760" w:author="微软用户" w:date="2017-08-24T22:06:00Z">
              <w:rPr>
                <w:rFonts w:asciiTheme="minorEastAsia" w:hAnsiTheme="minorEastAsia" w:cs="Times New Roman"/>
                <w:sz w:val="24"/>
                <w:szCs w:val="24"/>
              </w:rPr>
            </w:rPrChange>
          </w:rPr>
          <w:fldChar w:fldCharType="begin"/>
        </w:r>
        <w:r w:rsidR="00AA45ED" w:rsidRPr="00AA45ED">
          <w:rPr>
            <w:rFonts w:asciiTheme="minorEastAsia" w:hAnsiTheme="minorEastAsia" w:cs="Times New Roman"/>
            <w:sz w:val="24"/>
            <w:szCs w:val="24"/>
            <w:vertAlign w:val="superscript"/>
            <w:rPrChange w:id="3761" w:author="微软用户" w:date="2017-08-24T22:06:00Z">
              <w:rPr>
                <w:rFonts w:asciiTheme="minorEastAsia" w:hAnsiTheme="minorEastAsia" w:cs="Times New Roman"/>
                <w:sz w:val="24"/>
                <w:szCs w:val="24"/>
              </w:rPr>
            </w:rPrChange>
          </w:rPr>
          <w:instrText xml:space="preserve"> REF _Ref489794793 \r \h </w:instrText>
        </w:r>
      </w:ins>
      <w:r w:rsidR="00AA45ED">
        <w:rPr>
          <w:rFonts w:asciiTheme="minorEastAsia" w:hAnsiTheme="minorEastAsia" w:cs="Times New Roman"/>
          <w:sz w:val="24"/>
          <w:szCs w:val="24"/>
          <w:vertAlign w:val="superscript"/>
        </w:rPr>
        <w:instrText xml:space="preserve"> \* MERGEFORMAT </w:instrText>
      </w:r>
      <w:r w:rsidR="00AA45ED" w:rsidRPr="00AA45ED">
        <w:rPr>
          <w:rFonts w:asciiTheme="minorEastAsia" w:hAnsiTheme="minorEastAsia" w:cs="Times New Roman"/>
          <w:sz w:val="24"/>
          <w:szCs w:val="24"/>
          <w:vertAlign w:val="superscript"/>
          <w:rPrChange w:id="3762" w:author="微软用户" w:date="2017-08-24T22:06:00Z">
            <w:rPr>
              <w:rFonts w:asciiTheme="minorEastAsia" w:hAnsiTheme="minorEastAsia" w:cs="Times New Roman"/>
              <w:sz w:val="24"/>
              <w:szCs w:val="24"/>
              <w:vertAlign w:val="superscript"/>
            </w:rPr>
          </w:rPrChange>
        </w:rPr>
      </w:r>
      <w:r w:rsidR="00AA45ED" w:rsidRPr="00AA45ED">
        <w:rPr>
          <w:rFonts w:asciiTheme="minorEastAsia" w:hAnsiTheme="minorEastAsia" w:cs="Times New Roman"/>
          <w:sz w:val="24"/>
          <w:szCs w:val="24"/>
          <w:vertAlign w:val="superscript"/>
          <w:rPrChange w:id="3763" w:author="微软用户" w:date="2017-08-24T22:06:00Z">
            <w:rPr>
              <w:rFonts w:asciiTheme="minorEastAsia" w:hAnsiTheme="minorEastAsia" w:cs="Times New Roman"/>
              <w:sz w:val="24"/>
              <w:szCs w:val="24"/>
            </w:rPr>
          </w:rPrChange>
        </w:rPr>
        <w:fldChar w:fldCharType="separate"/>
      </w:r>
      <w:ins w:id="3764" w:author="微软用户" w:date="2017-08-24T22:18:00Z">
        <w:r w:rsidR="00C56CDB">
          <w:rPr>
            <w:rFonts w:asciiTheme="minorEastAsia" w:hAnsiTheme="minorEastAsia" w:cs="Times New Roman"/>
            <w:sz w:val="24"/>
            <w:szCs w:val="24"/>
            <w:vertAlign w:val="superscript"/>
          </w:rPr>
          <w:t>[31]</w:t>
        </w:r>
      </w:ins>
      <w:ins w:id="3765" w:author="微软用户" w:date="2017-08-24T22:06:00Z">
        <w:r w:rsidR="00AA45ED" w:rsidRPr="00AA45ED">
          <w:rPr>
            <w:rFonts w:asciiTheme="minorEastAsia" w:hAnsiTheme="minorEastAsia" w:cs="Times New Roman"/>
            <w:sz w:val="24"/>
            <w:szCs w:val="24"/>
            <w:vertAlign w:val="superscript"/>
            <w:rPrChange w:id="3766" w:author="微软用户" w:date="2017-08-24T22:06:00Z">
              <w:rPr>
                <w:rFonts w:asciiTheme="minorEastAsia" w:hAnsiTheme="minorEastAsia" w:cs="Times New Roman"/>
                <w:sz w:val="24"/>
                <w:szCs w:val="24"/>
              </w:rPr>
            </w:rPrChange>
          </w:rPr>
          <w:fldChar w:fldCharType="end"/>
        </w:r>
        <w:r w:rsidR="00AA45ED" w:rsidRPr="00AA45ED">
          <w:rPr>
            <w:rFonts w:asciiTheme="minorEastAsia" w:hAnsiTheme="minorEastAsia" w:cs="Times New Roman"/>
            <w:sz w:val="24"/>
            <w:szCs w:val="24"/>
            <w:vertAlign w:val="superscript"/>
            <w:rPrChange w:id="3767" w:author="微软用户" w:date="2017-08-24T22:06:00Z">
              <w:rPr>
                <w:rFonts w:asciiTheme="minorEastAsia" w:hAnsiTheme="minorEastAsia" w:cs="Times New Roman"/>
                <w:sz w:val="24"/>
                <w:szCs w:val="24"/>
              </w:rPr>
            </w:rPrChange>
          </w:rPr>
          <w:fldChar w:fldCharType="begin"/>
        </w:r>
        <w:r w:rsidR="00AA45ED" w:rsidRPr="00AA45ED">
          <w:rPr>
            <w:rFonts w:asciiTheme="minorEastAsia" w:hAnsiTheme="minorEastAsia" w:cs="Times New Roman"/>
            <w:sz w:val="24"/>
            <w:szCs w:val="24"/>
            <w:vertAlign w:val="superscript"/>
            <w:rPrChange w:id="3768" w:author="微软用户" w:date="2017-08-24T22:06:00Z">
              <w:rPr>
                <w:rFonts w:asciiTheme="minorEastAsia" w:hAnsiTheme="minorEastAsia" w:cs="Times New Roman"/>
                <w:sz w:val="24"/>
                <w:szCs w:val="24"/>
              </w:rPr>
            </w:rPrChange>
          </w:rPr>
          <w:instrText xml:space="preserve"> REF _Ref489794794 \r \h </w:instrText>
        </w:r>
      </w:ins>
      <w:r w:rsidR="00AA45ED">
        <w:rPr>
          <w:rFonts w:asciiTheme="minorEastAsia" w:hAnsiTheme="minorEastAsia" w:cs="Times New Roman"/>
          <w:sz w:val="24"/>
          <w:szCs w:val="24"/>
          <w:vertAlign w:val="superscript"/>
        </w:rPr>
        <w:instrText xml:space="preserve"> \* MERGEFORMAT </w:instrText>
      </w:r>
      <w:r w:rsidR="00AA45ED" w:rsidRPr="00AA45ED">
        <w:rPr>
          <w:rFonts w:asciiTheme="minorEastAsia" w:hAnsiTheme="minorEastAsia" w:cs="Times New Roman"/>
          <w:sz w:val="24"/>
          <w:szCs w:val="24"/>
          <w:vertAlign w:val="superscript"/>
          <w:rPrChange w:id="3769" w:author="微软用户" w:date="2017-08-24T22:06:00Z">
            <w:rPr>
              <w:rFonts w:asciiTheme="minorEastAsia" w:hAnsiTheme="minorEastAsia" w:cs="Times New Roman"/>
              <w:sz w:val="24"/>
              <w:szCs w:val="24"/>
              <w:vertAlign w:val="superscript"/>
            </w:rPr>
          </w:rPrChange>
        </w:rPr>
      </w:r>
      <w:r w:rsidR="00AA45ED" w:rsidRPr="00AA45ED">
        <w:rPr>
          <w:rFonts w:asciiTheme="minorEastAsia" w:hAnsiTheme="minorEastAsia" w:cs="Times New Roman"/>
          <w:sz w:val="24"/>
          <w:szCs w:val="24"/>
          <w:vertAlign w:val="superscript"/>
          <w:rPrChange w:id="3770" w:author="微软用户" w:date="2017-08-24T22:06:00Z">
            <w:rPr>
              <w:rFonts w:asciiTheme="minorEastAsia" w:hAnsiTheme="minorEastAsia" w:cs="Times New Roman"/>
              <w:sz w:val="24"/>
              <w:szCs w:val="24"/>
            </w:rPr>
          </w:rPrChange>
        </w:rPr>
        <w:fldChar w:fldCharType="separate"/>
      </w:r>
      <w:ins w:id="3771" w:author="微软用户" w:date="2017-08-24T22:18:00Z">
        <w:r w:rsidR="00C56CDB">
          <w:rPr>
            <w:rFonts w:asciiTheme="minorEastAsia" w:hAnsiTheme="minorEastAsia" w:cs="Times New Roman"/>
            <w:sz w:val="24"/>
            <w:szCs w:val="24"/>
            <w:vertAlign w:val="superscript"/>
          </w:rPr>
          <w:t>[32]</w:t>
        </w:r>
      </w:ins>
      <w:ins w:id="3772" w:author="微软用户" w:date="2017-08-24T22:06:00Z">
        <w:r w:rsidR="00AA45ED" w:rsidRPr="00AA45ED">
          <w:rPr>
            <w:rFonts w:asciiTheme="minorEastAsia" w:hAnsiTheme="minorEastAsia" w:cs="Times New Roman"/>
            <w:sz w:val="24"/>
            <w:szCs w:val="24"/>
            <w:vertAlign w:val="superscript"/>
            <w:rPrChange w:id="3773" w:author="微软用户" w:date="2017-08-24T22:06:00Z">
              <w:rPr>
                <w:rFonts w:asciiTheme="minorEastAsia" w:hAnsiTheme="minorEastAsia" w:cs="Times New Roman"/>
                <w:sz w:val="24"/>
                <w:szCs w:val="24"/>
              </w:rPr>
            </w:rPrChange>
          </w:rPr>
          <w:fldChar w:fldCharType="end"/>
        </w:r>
      </w:ins>
      <w:del w:id="3774" w:author="微软用户" w:date="2017-08-24T22:06:00Z">
        <w:r w:rsidR="00EF5188" w:rsidRPr="00987564" w:rsidDel="00AA45ED">
          <w:rPr>
            <w:rFonts w:asciiTheme="minorEastAsia" w:hAnsiTheme="minorEastAsia"/>
            <w:color w:val="000000" w:themeColor="text1"/>
            <w:sz w:val="24"/>
            <w:szCs w:val="24"/>
            <w:vertAlign w:val="superscript"/>
            <w:rPrChange w:id="3775" w:author="JY0225" w:date="2017-08-24T11:17:00Z">
              <w:rPr>
                <w:color w:val="000000" w:themeColor="text1"/>
                <w:vertAlign w:val="superscript"/>
              </w:rPr>
            </w:rPrChange>
          </w:rPr>
          <w:fldChar w:fldCharType="begin"/>
        </w:r>
        <w:r w:rsidR="00EF5188" w:rsidRPr="00987564" w:rsidDel="00AA45ED">
          <w:rPr>
            <w:rFonts w:asciiTheme="minorEastAsia" w:hAnsiTheme="minorEastAsia"/>
            <w:color w:val="000000" w:themeColor="text1"/>
            <w:sz w:val="24"/>
            <w:szCs w:val="24"/>
            <w:vertAlign w:val="superscript"/>
            <w:rPrChange w:id="3776" w:author="JY0225" w:date="2017-08-24T11:17:00Z">
              <w:rPr>
                <w:color w:val="000000" w:themeColor="text1"/>
                <w:vertAlign w:val="superscript"/>
              </w:rPr>
            </w:rPrChange>
          </w:rPr>
          <w:delInstrText xml:space="preserve"> REF _Ref489794793 \r \h </w:delInstrText>
        </w:r>
        <w:r w:rsidR="00987564" w:rsidRPr="00987564" w:rsidDel="00AA45ED">
          <w:rPr>
            <w:rFonts w:asciiTheme="minorEastAsia" w:hAnsiTheme="minorEastAsia"/>
            <w:color w:val="000000" w:themeColor="text1"/>
            <w:sz w:val="24"/>
            <w:szCs w:val="24"/>
            <w:vertAlign w:val="superscript"/>
            <w:rPrChange w:id="3777" w:author="JY0225" w:date="2017-08-24T11:17:00Z">
              <w:rPr>
                <w:color w:val="000000" w:themeColor="text1"/>
                <w:sz w:val="24"/>
                <w:szCs w:val="24"/>
                <w:vertAlign w:val="superscript"/>
              </w:rPr>
            </w:rPrChange>
          </w:rPr>
          <w:delInstrText xml:space="preserve"> \* MERGEFORMAT </w:delInstrText>
        </w:r>
        <w:r w:rsidR="00EF5188" w:rsidRPr="00987564" w:rsidDel="00AA45ED">
          <w:rPr>
            <w:rFonts w:asciiTheme="minorEastAsia" w:hAnsiTheme="minorEastAsia"/>
            <w:color w:val="000000" w:themeColor="text1"/>
            <w:sz w:val="24"/>
            <w:szCs w:val="24"/>
            <w:vertAlign w:val="superscript"/>
            <w:rPrChange w:id="3778" w:author="JY0225" w:date="2017-08-24T11:17:00Z">
              <w:rPr>
                <w:rFonts w:asciiTheme="minorEastAsia" w:hAnsiTheme="minorEastAsia"/>
                <w:color w:val="000000" w:themeColor="text1"/>
                <w:sz w:val="24"/>
                <w:szCs w:val="24"/>
                <w:vertAlign w:val="superscript"/>
              </w:rPr>
            </w:rPrChange>
          </w:rPr>
        </w:r>
        <w:r w:rsidR="00EF5188" w:rsidRPr="00987564" w:rsidDel="00AA45ED">
          <w:rPr>
            <w:rFonts w:asciiTheme="minorEastAsia" w:hAnsiTheme="minorEastAsia"/>
            <w:color w:val="000000" w:themeColor="text1"/>
            <w:sz w:val="24"/>
            <w:szCs w:val="24"/>
            <w:vertAlign w:val="superscript"/>
            <w:rPrChange w:id="3779" w:author="JY0225" w:date="2017-08-24T11:17:00Z">
              <w:rPr>
                <w:color w:val="000000" w:themeColor="text1"/>
                <w:vertAlign w:val="superscript"/>
              </w:rPr>
            </w:rPrChange>
          </w:rPr>
          <w:fldChar w:fldCharType="separate"/>
        </w:r>
        <w:r w:rsidR="008E2759" w:rsidRPr="00987564" w:rsidDel="00AA45ED">
          <w:rPr>
            <w:rFonts w:asciiTheme="minorEastAsia" w:hAnsiTheme="minorEastAsia"/>
            <w:color w:val="000000" w:themeColor="text1"/>
            <w:sz w:val="24"/>
            <w:szCs w:val="24"/>
            <w:vertAlign w:val="superscript"/>
            <w:rPrChange w:id="3780" w:author="JY0225" w:date="2017-08-24T11:17:00Z">
              <w:rPr>
                <w:color w:val="000000" w:themeColor="text1"/>
                <w:vertAlign w:val="superscript"/>
              </w:rPr>
            </w:rPrChange>
          </w:rPr>
          <w:delText>[32]</w:delText>
        </w:r>
        <w:r w:rsidR="00EF5188" w:rsidRPr="00987564" w:rsidDel="00AA45ED">
          <w:rPr>
            <w:rFonts w:asciiTheme="minorEastAsia" w:hAnsiTheme="minorEastAsia"/>
            <w:color w:val="000000" w:themeColor="text1"/>
            <w:sz w:val="24"/>
            <w:szCs w:val="24"/>
            <w:vertAlign w:val="superscript"/>
            <w:rPrChange w:id="3781" w:author="JY0225" w:date="2017-08-24T11:17:00Z">
              <w:rPr>
                <w:color w:val="000000" w:themeColor="text1"/>
                <w:vertAlign w:val="superscript"/>
              </w:rPr>
            </w:rPrChange>
          </w:rPr>
          <w:fldChar w:fldCharType="end"/>
        </w:r>
        <w:r w:rsidR="00EF5188" w:rsidRPr="00987564" w:rsidDel="00AA45ED">
          <w:rPr>
            <w:rFonts w:asciiTheme="minorEastAsia" w:hAnsiTheme="minorEastAsia"/>
            <w:color w:val="000000" w:themeColor="text1"/>
            <w:sz w:val="24"/>
            <w:szCs w:val="24"/>
            <w:vertAlign w:val="superscript"/>
            <w:rPrChange w:id="3782" w:author="JY0225" w:date="2017-08-24T11:17:00Z">
              <w:rPr>
                <w:color w:val="000000" w:themeColor="text1"/>
                <w:vertAlign w:val="superscript"/>
              </w:rPr>
            </w:rPrChange>
          </w:rPr>
          <w:fldChar w:fldCharType="begin"/>
        </w:r>
        <w:r w:rsidR="00EF5188" w:rsidRPr="00987564" w:rsidDel="00AA45ED">
          <w:rPr>
            <w:rFonts w:asciiTheme="minorEastAsia" w:hAnsiTheme="minorEastAsia"/>
            <w:color w:val="000000" w:themeColor="text1"/>
            <w:sz w:val="24"/>
            <w:szCs w:val="24"/>
            <w:vertAlign w:val="superscript"/>
            <w:rPrChange w:id="3783" w:author="JY0225" w:date="2017-08-24T11:17:00Z">
              <w:rPr>
                <w:color w:val="000000" w:themeColor="text1"/>
                <w:vertAlign w:val="superscript"/>
              </w:rPr>
            </w:rPrChange>
          </w:rPr>
          <w:delInstrText xml:space="preserve"> REF _Ref489794794 \r \h </w:delInstrText>
        </w:r>
        <w:r w:rsidR="00987564" w:rsidRPr="00987564" w:rsidDel="00AA45ED">
          <w:rPr>
            <w:rFonts w:asciiTheme="minorEastAsia" w:hAnsiTheme="minorEastAsia"/>
            <w:color w:val="000000" w:themeColor="text1"/>
            <w:sz w:val="24"/>
            <w:szCs w:val="24"/>
            <w:vertAlign w:val="superscript"/>
            <w:rPrChange w:id="3784" w:author="JY0225" w:date="2017-08-24T11:17:00Z">
              <w:rPr>
                <w:color w:val="000000" w:themeColor="text1"/>
                <w:sz w:val="24"/>
                <w:szCs w:val="24"/>
                <w:vertAlign w:val="superscript"/>
              </w:rPr>
            </w:rPrChange>
          </w:rPr>
          <w:delInstrText xml:space="preserve"> \* MERGEFORMAT </w:delInstrText>
        </w:r>
        <w:r w:rsidR="00EF5188" w:rsidRPr="00987564" w:rsidDel="00AA45ED">
          <w:rPr>
            <w:rFonts w:asciiTheme="minorEastAsia" w:hAnsiTheme="minorEastAsia"/>
            <w:color w:val="000000" w:themeColor="text1"/>
            <w:sz w:val="24"/>
            <w:szCs w:val="24"/>
            <w:vertAlign w:val="superscript"/>
            <w:rPrChange w:id="3785" w:author="JY0225" w:date="2017-08-24T11:17:00Z">
              <w:rPr>
                <w:rFonts w:asciiTheme="minorEastAsia" w:hAnsiTheme="minorEastAsia"/>
                <w:color w:val="000000" w:themeColor="text1"/>
                <w:sz w:val="24"/>
                <w:szCs w:val="24"/>
                <w:vertAlign w:val="superscript"/>
              </w:rPr>
            </w:rPrChange>
          </w:rPr>
        </w:r>
        <w:r w:rsidR="00EF5188" w:rsidRPr="00987564" w:rsidDel="00AA45ED">
          <w:rPr>
            <w:rFonts w:asciiTheme="minorEastAsia" w:hAnsiTheme="minorEastAsia"/>
            <w:color w:val="000000" w:themeColor="text1"/>
            <w:sz w:val="24"/>
            <w:szCs w:val="24"/>
            <w:vertAlign w:val="superscript"/>
            <w:rPrChange w:id="3786" w:author="JY0225" w:date="2017-08-24T11:17:00Z">
              <w:rPr>
                <w:color w:val="000000" w:themeColor="text1"/>
                <w:vertAlign w:val="superscript"/>
              </w:rPr>
            </w:rPrChange>
          </w:rPr>
          <w:fldChar w:fldCharType="separate"/>
        </w:r>
        <w:r w:rsidR="008E2759" w:rsidRPr="00987564" w:rsidDel="00AA45ED">
          <w:rPr>
            <w:rFonts w:asciiTheme="minorEastAsia" w:hAnsiTheme="minorEastAsia"/>
            <w:color w:val="000000" w:themeColor="text1"/>
            <w:sz w:val="24"/>
            <w:szCs w:val="24"/>
            <w:vertAlign w:val="superscript"/>
            <w:rPrChange w:id="3787" w:author="JY0225" w:date="2017-08-24T11:17:00Z">
              <w:rPr>
                <w:color w:val="000000" w:themeColor="text1"/>
                <w:vertAlign w:val="superscript"/>
              </w:rPr>
            </w:rPrChange>
          </w:rPr>
          <w:delText>[33]</w:delText>
        </w:r>
        <w:r w:rsidR="00EF5188" w:rsidRPr="00987564" w:rsidDel="00AA45ED">
          <w:rPr>
            <w:rFonts w:asciiTheme="minorEastAsia" w:hAnsiTheme="minorEastAsia"/>
            <w:color w:val="000000" w:themeColor="text1"/>
            <w:sz w:val="24"/>
            <w:szCs w:val="24"/>
            <w:vertAlign w:val="superscript"/>
            <w:rPrChange w:id="3788" w:author="JY0225" w:date="2017-08-24T11:17:00Z">
              <w:rPr>
                <w:color w:val="000000" w:themeColor="text1"/>
                <w:vertAlign w:val="superscript"/>
              </w:rPr>
            </w:rPrChange>
          </w:rPr>
          <w:fldChar w:fldCharType="end"/>
        </w:r>
      </w:del>
      <w:r w:rsidRPr="00987564">
        <w:rPr>
          <w:rFonts w:asciiTheme="minorEastAsia" w:hAnsiTheme="minorEastAsia" w:cs="Times New Roman" w:hint="eastAsia"/>
          <w:sz w:val="24"/>
          <w:szCs w:val="24"/>
          <w:rPrChange w:id="3789" w:author="JY0225" w:date="2017-08-24T11:17:00Z">
            <w:rPr>
              <w:rFonts w:ascii="Times New Roman" w:hAnsi="Times New Roman" w:cs="Times New Roman" w:hint="eastAsia"/>
              <w:sz w:val="24"/>
            </w:rPr>
          </w:rPrChange>
        </w:rPr>
        <w:t>，因此，在类图的设计上也做了很大了改变。</w:t>
      </w:r>
      <w:r w:rsidR="0000244A" w:rsidRPr="00987564">
        <w:rPr>
          <w:rFonts w:asciiTheme="minorEastAsia" w:hAnsiTheme="minorEastAsia" w:cs="Times New Roman" w:hint="eastAsia"/>
          <w:sz w:val="24"/>
          <w:szCs w:val="24"/>
          <w:rPrChange w:id="3790" w:author="JY0225" w:date="2017-08-24T11:17:00Z">
            <w:rPr>
              <w:rFonts w:ascii="Times New Roman" w:hAnsi="Times New Roman" w:cs="Times New Roman" w:hint="eastAsia"/>
              <w:sz w:val="24"/>
            </w:rPr>
          </w:rPrChange>
        </w:rPr>
        <w:t>由于</w:t>
      </w:r>
      <w:r w:rsidR="00E4327E" w:rsidRPr="00987564">
        <w:rPr>
          <w:rFonts w:asciiTheme="minorEastAsia" w:hAnsiTheme="minorEastAsia" w:cs="Times New Roman" w:hint="eastAsia"/>
          <w:sz w:val="24"/>
          <w:szCs w:val="24"/>
          <w:rPrChange w:id="3791" w:author="JY0225" w:date="2017-08-24T11:17:00Z">
            <w:rPr>
              <w:rFonts w:ascii="Times New Roman" w:hAnsi="Times New Roman" w:cs="Times New Roman" w:hint="eastAsia"/>
              <w:sz w:val="24"/>
            </w:rPr>
          </w:rPrChange>
        </w:rPr>
        <w:t>现有</w:t>
      </w:r>
      <w:r w:rsidR="0000244A" w:rsidRPr="00987564">
        <w:rPr>
          <w:rFonts w:asciiTheme="minorEastAsia" w:hAnsiTheme="minorEastAsia" w:cs="Times New Roman" w:hint="eastAsia"/>
          <w:sz w:val="24"/>
          <w:szCs w:val="24"/>
          <w:rPrChange w:id="3792" w:author="JY0225" w:date="2017-08-24T11:17:00Z">
            <w:rPr>
              <w:rFonts w:ascii="Times New Roman" w:hAnsi="Times New Roman" w:cs="Times New Roman" w:hint="eastAsia"/>
              <w:sz w:val="24"/>
            </w:rPr>
          </w:rPrChange>
        </w:rPr>
        <w:t>的中间件系统只实现了数据上传、加密、压缩这三项功能，因此类图设计相对比较简单，由</w:t>
      </w:r>
      <w:r w:rsidR="0000244A" w:rsidRPr="00987564">
        <w:rPr>
          <w:rFonts w:asciiTheme="minorEastAsia" w:hAnsiTheme="minorEastAsia" w:cs="Times New Roman"/>
          <w:sz w:val="24"/>
          <w:szCs w:val="24"/>
          <w:rPrChange w:id="3793" w:author="JY0225" w:date="2017-08-24T11:17:00Z">
            <w:rPr>
              <w:rFonts w:ascii="Times New Roman" w:hAnsi="Times New Roman" w:cs="Times New Roman"/>
              <w:sz w:val="24"/>
            </w:rPr>
          </w:rPrChange>
        </w:rPr>
        <w:t>mwServer</w:t>
      </w:r>
      <w:r w:rsidR="0000244A" w:rsidRPr="00987564">
        <w:rPr>
          <w:rFonts w:asciiTheme="minorEastAsia" w:hAnsiTheme="minorEastAsia" w:cs="Times New Roman" w:hint="eastAsia"/>
          <w:sz w:val="24"/>
          <w:szCs w:val="24"/>
          <w:rPrChange w:id="3794" w:author="JY0225" w:date="2017-08-24T11:17:00Z">
            <w:rPr>
              <w:rFonts w:ascii="Times New Roman" w:hAnsi="Times New Roman" w:cs="Times New Roman" w:hint="eastAsia"/>
              <w:sz w:val="24"/>
            </w:rPr>
          </w:rPrChange>
        </w:rPr>
        <w:t>类接收用户的请求，该类的主要作用是启动系统的配置文件，并在接收到用户请求后为其分配一个线程，该线程通过调用</w:t>
      </w:r>
      <w:r w:rsidR="0000244A" w:rsidRPr="00987564">
        <w:rPr>
          <w:rFonts w:asciiTheme="minorEastAsia" w:hAnsiTheme="minorEastAsia" w:cs="Times New Roman"/>
          <w:sz w:val="24"/>
          <w:szCs w:val="24"/>
          <w:rPrChange w:id="3795" w:author="JY0225" w:date="2017-08-24T11:17:00Z">
            <w:rPr>
              <w:rFonts w:ascii="Times New Roman" w:hAnsi="Times New Roman" w:cs="Times New Roman"/>
              <w:sz w:val="24"/>
            </w:rPr>
          </w:rPrChange>
        </w:rPr>
        <w:t>mwController</w:t>
      </w:r>
      <w:r w:rsidR="00412799" w:rsidRPr="00987564">
        <w:rPr>
          <w:rFonts w:asciiTheme="minorEastAsia" w:hAnsiTheme="minorEastAsia" w:cs="Times New Roman" w:hint="eastAsia"/>
          <w:sz w:val="24"/>
          <w:szCs w:val="24"/>
          <w:rPrChange w:id="3796" w:author="JY0225" w:date="2017-08-24T11:17:00Z">
            <w:rPr>
              <w:rFonts w:ascii="Times New Roman" w:hAnsi="Times New Roman" w:cs="Times New Roman" w:hint="eastAsia"/>
              <w:sz w:val="24"/>
            </w:rPr>
          </w:rPrChange>
        </w:rPr>
        <w:t>类</w:t>
      </w:r>
      <w:r w:rsidR="0000244A" w:rsidRPr="00987564">
        <w:rPr>
          <w:rFonts w:asciiTheme="minorEastAsia" w:hAnsiTheme="minorEastAsia" w:cs="Times New Roman" w:hint="eastAsia"/>
          <w:sz w:val="24"/>
          <w:szCs w:val="24"/>
          <w:rPrChange w:id="3797" w:author="JY0225" w:date="2017-08-24T11:17:00Z">
            <w:rPr>
              <w:rFonts w:ascii="Times New Roman" w:hAnsi="Times New Roman" w:cs="Times New Roman" w:hint="eastAsia"/>
              <w:sz w:val="24"/>
            </w:rPr>
          </w:rPrChange>
        </w:rPr>
        <w:t>将用户请求发送给服务器，并将服务器返回的结果返回给</w:t>
      </w:r>
      <w:r w:rsidR="0000244A" w:rsidRPr="00987564">
        <w:rPr>
          <w:rFonts w:asciiTheme="minorEastAsia" w:hAnsiTheme="minorEastAsia" w:cs="Times New Roman"/>
          <w:sz w:val="24"/>
          <w:szCs w:val="24"/>
          <w:rPrChange w:id="3798" w:author="JY0225" w:date="2017-08-24T11:17:00Z">
            <w:rPr>
              <w:rFonts w:ascii="Times New Roman" w:hAnsi="Times New Roman" w:cs="Times New Roman"/>
              <w:sz w:val="24"/>
            </w:rPr>
          </w:rPrChange>
        </w:rPr>
        <w:t>mwServer</w:t>
      </w:r>
      <w:r w:rsidR="0000244A" w:rsidRPr="00987564">
        <w:rPr>
          <w:rFonts w:asciiTheme="minorEastAsia" w:hAnsiTheme="minorEastAsia" w:cs="Times New Roman" w:hint="eastAsia"/>
          <w:sz w:val="24"/>
          <w:szCs w:val="24"/>
          <w:rPrChange w:id="3799" w:author="JY0225" w:date="2017-08-24T11:17:00Z">
            <w:rPr>
              <w:rFonts w:ascii="Times New Roman" w:hAnsi="Times New Roman" w:cs="Times New Roman" w:hint="eastAsia"/>
              <w:sz w:val="24"/>
            </w:rPr>
          </w:rPrChange>
        </w:rPr>
        <w:t>类，最终由</w:t>
      </w:r>
      <w:r w:rsidR="0000244A" w:rsidRPr="00987564">
        <w:rPr>
          <w:rFonts w:asciiTheme="minorEastAsia" w:hAnsiTheme="minorEastAsia" w:cs="Times New Roman"/>
          <w:sz w:val="24"/>
          <w:szCs w:val="24"/>
          <w:rPrChange w:id="3800" w:author="JY0225" w:date="2017-08-24T11:17:00Z">
            <w:rPr>
              <w:rFonts w:ascii="Times New Roman" w:hAnsi="Times New Roman" w:cs="Times New Roman"/>
              <w:sz w:val="24"/>
            </w:rPr>
          </w:rPrChange>
        </w:rPr>
        <w:t>mwServer</w:t>
      </w:r>
      <w:r w:rsidR="0000244A" w:rsidRPr="00987564">
        <w:rPr>
          <w:rFonts w:asciiTheme="minorEastAsia" w:hAnsiTheme="minorEastAsia" w:cs="Times New Roman" w:hint="eastAsia"/>
          <w:sz w:val="24"/>
          <w:szCs w:val="24"/>
          <w:rPrChange w:id="3801" w:author="JY0225" w:date="2017-08-24T11:17:00Z">
            <w:rPr>
              <w:rFonts w:ascii="Times New Roman" w:hAnsi="Times New Roman" w:cs="Times New Roman" w:hint="eastAsia"/>
              <w:sz w:val="24"/>
            </w:rPr>
          </w:rPrChange>
        </w:rPr>
        <w:t>类将结果返回给客户端。</w:t>
      </w:r>
      <w:r w:rsidR="00E756FE" w:rsidRPr="00987564">
        <w:rPr>
          <w:rFonts w:asciiTheme="minorEastAsia" w:hAnsiTheme="minorEastAsia" w:cs="Times New Roman" w:hint="eastAsia"/>
          <w:sz w:val="24"/>
          <w:szCs w:val="24"/>
          <w:rPrChange w:id="3802" w:author="JY0225" w:date="2017-08-24T11:17:00Z">
            <w:rPr>
              <w:rFonts w:ascii="Times New Roman" w:hAnsi="Times New Roman" w:cs="Times New Roman" w:hint="eastAsia"/>
              <w:sz w:val="24"/>
            </w:rPr>
          </w:rPrChange>
        </w:rPr>
        <w:t>此外，</w:t>
      </w:r>
      <w:r w:rsidR="00E4327E" w:rsidRPr="00987564">
        <w:rPr>
          <w:rFonts w:asciiTheme="minorEastAsia" w:hAnsiTheme="minorEastAsia" w:cs="Times New Roman" w:hint="eastAsia"/>
          <w:sz w:val="24"/>
          <w:szCs w:val="24"/>
          <w:rPrChange w:id="3803" w:author="JY0225" w:date="2017-08-24T11:17:00Z">
            <w:rPr>
              <w:rFonts w:ascii="Times New Roman" w:hAnsi="Times New Roman" w:cs="Times New Roman" w:hint="eastAsia"/>
              <w:sz w:val="24"/>
            </w:rPr>
          </w:rPrChange>
        </w:rPr>
        <w:t>现有</w:t>
      </w:r>
      <w:r w:rsidR="00E756FE" w:rsidRPr="00987564">
        <w:rPr>
          <w:rFonts w:asciiTheme="minorEastAsia" w:hAnsiTheme="minorEastAsia" w:cs="Times New Roman" w:hint="eastAsia"/>
          <w:sz w:val="24"/>
          <w:szCs w:val="24"/>
          <w:rPrChange w:id="3804" w:author="JY0225" w:date="2017-08-24T11:17:00Z">
            <w:rPr>
              <w:rFonts w:ascii="Times New Roman" w:hAnsi="Times New Roman" w:cs="Times New Roman" w:hint="eastAsia"/>
              <w:sz w:val="24"/>
            </w:rPr>
          </w:rPrChange>
        </w:rPr>
        <w:t>的中间件系统提供对数据的加密和压缩功能，这两个功能分别由</w:t>
      </w:r>
      <w:r w:rsidR="00E756FE" w:rsidRPr="00987564">
        <w:rPr>
          <w:rFonts w:asciiTheme="minorEastAsia" w:hAnsiTheme="minorEastAsia" w:cs="Times New Roman"/>
          <w:sz w:val="24"/>
          <w:szCs w:val="24"/>
          <w:rPrChange w:id="3805" w:author="JY0225" w:date="2017-08-24T11:17:00Z">
            <w:rPr>
              <w:rFonts w:ascii="Times New Roman" w:hAnsi="Times New Roman" w:cs="Times New Roman"/>
              <w:sz w:val="24"/>
            </w:rPr>
          </w:rPrChange>
        </w:rPr>
        <w:t>mwEncrypter</w:t>
      </w:r>
      <w:r w:rsidR="00E756FE" w:rsidRPr="00987564">
        <w:rPr>
          <w:rFonts w:asciiTheme="minorEastAsia" w:hAnsiTheme="minorEastAsia" w:cs="Times New Roman" w:hint="eastAsia"/>
          <w:sz w:val="24"/>
          <w:szCs w:val="24"/>
          <w:rPrChange w:id="3806" w:author="JY0225" w:date="2017-08-24T11:17:00Z">
            <w:rPr>
              <w:rFonts w:ascii="Times New Roman" w:hAnsi="Times New Roman" w:cs="Times New Roman" w:hint="eastAsia"/>
              <w:sz w:val="24"/>
            </w:rPr>
          </w:rPrChange>
        </w:rPr>
        <w:t>类和</w:t>
      </w:r>
      <w:r w:rsidR="00E756FE" w:rsidRPr="00987564">
        <w:rPr>
          <w:rFonts w:asciiTheme="minorEastAsia" w:hAnsiTheme="minorEastAsia" w:cs="Times New Roman"/>
          <w:sz w:val="24"/>
          <w:szCs w:val="24"/>
          <w:rPrChange w:id="3807" w:author="JY0225" w:date="2017-08-24T11:17:00Z">
            <w:rPr>
              <w:rFonts w:ascii="Times New Roman" w:hAnsi="Times New Roman" w:cs="Times New Roman"/>
              <w:sz w:val="24"/>
            </w:rPr>
          </w:rPrChange>
        </w:rPr>
        <w:t>mwCompresser</w:t>
      </w:r>
      <w:r w:rsidR="00E756FE" w:rsidRPr="00987564">
        <w:rPr>
          <w:rFonts w:asciiTheme="minorEastAsia" w:hAnsiTheme="minorEastAsia" w:cs="Times New Roman" w:hint="eastAsia"/>
          <w:sz w:val="24"/>
          <w:szCs w:val="24"/>
          <w:rPrChange w:id="3808" w:author="JY0225" w:date="2017-08-24T11:17:00Z">
            <w:rPr>
              <w:rFonts w:ascii="Times New Roman" w:hAnsi="Times New Roman" w:cs="Times New Roman" w:hint="eastAsia"/>
              <w:sz w:val="24"/>
            </w:rPr>
          </w:rPrChange>
        </w:rPr>
        <w:t>类实现。</w:t>
      </w:r>
    </w:p>
    <w:p w14:paraId="2C259856" w14:textId="335FD11D" w:rsidR="00B33DB4" w:rsidRPr="00987564" w:rsidDel="000A287A" w:rsidRDefault="00B04760" w:rsidP="000E4D98">
      <w:pPr>
        <w:spacing w:line="400" w:lineRule="exact"/>
        <w:jc w:val="left"/>
        <w:rPr>
          <w:del w:id="3809" w:author="微软用户" w:date="2017-08-19T20:00:00Z"/>
          <w:rFonts w:asciiTheme="minorEastAsia" w:hAnsiTheme="minorEastAsia" w:cs="Times New Roman"/>
          <w:spacing w:val="10"/>
          <w:kern w:val="0"/>
          <w:sz w:val="24"/>
          <w:szCs w:val="24"/>
          <w:rPrChange w:id="3810" w:author="JY0225" w:date="2017-08-24T11:17:00Z">
            <w:rPr>
              <w:del w:id="3811" w:author="微软用户" w:date="2017-08-19T20:00:00Z"/>
              <w:rFonts w:ascii="Times New Roman" w:hAnsi="Times New Roman" w:cs="Times New Roman"/>
              <w:spacing w:val="10"/>
              <w:kern w:val="0"/>
              <w:sz w:val="24"/>
              <w:szCs w:val="24"/>
            </w:rPr>
          </w:rPrChange>
        </w:rPr>
      </w:pPr>
      <w:r w:rsidRPr="00987564">
        <w:rPr>
          <w:rFonts w:asciiTheme="minorEastAsia" w:hAnsiTheme="minorEastAsia" w:cs="Times New Roman"/>
          <w:sz w:val="24"/>
          <w:szCs w:val="24"/>
          <w:rPrChange w:id="3812" w:author="JY0225" w:date="2017-08-24T11:17:00Z">
            <w:rPr>
              <w:rFonts w:ascii="Times New Roman" w:hAnsi="Times New Roman" w:cs="Times New Roman"/>
              <w:sz w:val="24"/>
            </w:rPr>
          </w:rPrChange>
        </w:rPr>
        <w:tab/>
      </w:r>
      <w:ins w:id="3813" w:author="微软用户" w:date="2017-08-24T21:58:00Z">
        <w:r w:rsidR="00BC1897">
          <w:rPr>
            <w:rFonts w:asciiTheme="minorEastAsia" w:hAnsiTheme="minorEastAsia" w:cs="Times New Roman"/>
            <w:sz w:val="24"/>
            <w:szCs w:val="24"/>
          </w:rPr>
          <w:t>依据类图设计的标准</w:t>
        </w:r>
      </w:ins>
      <w:ins w:id="3814" w:author="微软用户" w:date="2017-08-24T22:07:00Z">
        <w:r w:rsidR="004C52E1">
          <w:rPr>
            <w:rFonts w:asciiTheme="minorEastAsia" w:hAnsiTheme="minorEastAsia"/>
            <w:color w:val="000000" w:themeColor="text1"/>
            <w:sz w:val="24"/>
            <w:szCs w:val="24"/>
            <w:vertAlign w:val="superscript"/>
          </w:rPr>
          <w:fldChar w:fldCharType="begin"/>
        </w:r>
        <w:r w:rsidR="004C52E1">
          <w:rPr>
            <w:rFonts w:asciiTheme="minorEastAsia" w:hAnsiTheme="minorEastAsia"/>
            <w:color w:val="000000" w:themeColor="text1"/>
            <w:sz w:val="24"/>
            <w:szCs w:val="24"/>
            <w:vertAlign w:val="superscript"/>
          </w:rPr>
          <w:instrText xml:space="preserve"> REF _Ref489794817 \r \h </w:instrText>
        </w:r>
      </w:ins>
      <w:r w:rsidR="004C52E1">
        <w:rPr>
          <w:rFonts w:asciiTheme="minorEastAsia" w:hAnsiTheme="minorEastAsia"/>
          <w:color w:val="000000" w:themeColor="text1"/>
          <w:sz w:val="24"/>
          <w:szCs w:val="24"/>
          <w:vertAlign w:val="superscript"/>
        </w:rPr>
      </w:r>
      <w:r w:rsidR="004C52E1">
        <w:rPr>
          <w:rFonts w:asciiTheme="minorEastAsia" w:hAnsiTheme="minorEastAsia"/>
          <w:color w:val="000000" w:themeColor="text1"/>
          <w:sz w:val="24"/>
          <w:szCs w:val="24"/>
          <w:vertAlign w:val="superscript"/>
        </w:rPr>
        <w:fldChar w:fldCharType="separate"/>
      </w:r>
      <w:ins w:id="3815" w:author="微软用户" w:date="2017-08-24T22:18:00Z">
        <w:r w:rsidR="00C56CDB">
          <w:rPr>
            <w:rFonts w:asciiTheme="minorEastAsia" w:hAnsiTheme="minorEastAsia"/>
            <w:color w:val="000000" w:themeColor="text1"/>
            <w:sz w:val="24"/>
            <w:szCs w:val="24"/>
            <w:vertAlign w:val="superscript"/>
          </w:rPr>
          <w:t>[33]</w:t>
        </w:r>
      </w:ins>
      <w:ins w:id="3816" w:author="微软用户" w:date="2017-08-24T22:07:00Z">
        <w:r w:rsidR="004C52E1">
          <w:rPr>
            <w:rFonts w:asciiTheme="minorEastAsia" w:hAnsiTheme="minorEastAsia"/>
            <w:color w:val="000000" w:themeColor="text1"/>
            <w:sz w:val="24"/>
            <w:szCs w:val="24"/>
            <w:vertAlign w:val="superscript"/>
          </w:rPr>
          <w:fldChar w:fldCharType="end"/>
        </w:r>
      </w:ins>
      <w:ins w:id="3817" w:author="微软用户" w:date="2017-08-24T21:58:00Z">
        <w:r w:rsidR="00BC1897">
          <w:rPr>
            <w:rFonts w:asciiTheme="minorEastAsia" w:hAnsiTheme="minorEastAsia" w:cs="Times New Roman" w:hint="eastAsia"/>
            <w:sz w:val="24"/>
            <w:szCs w:val="24"/>
          </w:rPr>
          <w:t>，优化后的中间件系统的UML类图设计如</w:t>
        </w:r>
      </w:ins>
      <w:r w:rsidRPr="00987564">
        <w:rPr>
          <w:rFonts w:asciiTheme="minorEastAsia" w:hAnsiTheme="minorEastAsia" w:cs="Times New Roman" w:hint="eastAsia"/>
          <w:sz w:val="24"/>
          <w:szCs w:val="24"/>
          <w:rPrChange w:id="3818" w:author="JY0225" w:date="2017-08-24T11:17:00Z">
            <w:rPr>
              <w:rFonts w:ascii="Times New Roman" w:hAnsi="Times New Roman" w:cs="Times New Roman" w:hint="eastAsia"/>
              <w:sz w:val="24"/>
            </w:rPr>
          </w:rPrChange>
        </w:rPr>
        <w:t>图</w:t>
      </w:r>
      <w:r w:rsidRPr="00987564">
        <w:rPr>
          <w:rFonts w:asciiTheme="minorEastAsia" w:hAnsiTheme="minorEastAsia" w:cs="Times New Roman"/>
          <w:sz w:val="24"/>
          <w:szCs w:val="24"/>
          <w:rPrChange w:id="3819" w:author="JY0225" w:date="2017-08-24T11:17:00Z">
            <w:rPr>
              <w:rFonts w:ascii="Times New Roman" w:hAnsi="Times New Roman" w:cs="Times New Roman"/>
              <w:sz w:val="24"/>
            </w:rPr>
          </w:rPrChange>
        </w:rPr>
        <w:t>4-2</w:t>
      </w:r>
      <w:ins w:id="3820" w:author="微软用户" w:date="2017-08-24T21:58:00Z">
        <w:r w:rsidR="00BC1897">
          <w:rPr>
            <w:rFonts w:asciiTheme="minorEastAsia" w:hAnsiTheme="minorEastAsia" w:cs="Times New Roman"/>
            <w:sz w:val="24"/>
            <w:szCs w:val="24"/>
          </w:rPr>
          <w:t>所示</w:t>
        </w:r>
        <w:r w:rsidR="00BC1897">
          <w:rPr>
            <w:rFonts w:asciiTheme="minorEastAsia" w:hAnsiTheme="minorEastAsia" w:cs="Times New Roman" w:hint="eastAsia"/>
            <w:sz w:val="24"/>
            <w:szCs w:val="24"/>
          </w:rPr>
          <w:t>，</w:t>
        </w:r>
      </w:ins>
      <w:del w:id="3821" w:author="微软用户" w:date="2017-08-24T21:58:00Z">
        <w:r w:rsidRPr="00987564" w:rsidDel="00BC1897">
          <w:rPr>
            <w:rFonts w:asciiTheme="minorEastAsia" w:hAnsiTheme="minorEastAsia" w:cs="Times New Roman" w:hint="eastAsia"/>
            <w:sz w:val="24"/>
            <w:szCs w:val="24"/>
            <w:rPrChange w:id="3822" w:author="JY0225" w:date="2017-08-24T11:17:00Z">
              <w:rPr>
                <w:rFonts w:ascii="Times New Roman" w:hAnsi="Times New Roman" w:cs="Times New Roman" w:hint="eastAsia"/>
                <w:sz w:val="24"/>
              </w:rPr>
            </w:rPrChange>
          </w:rPr>
          <w:delText>展示</w:delText>
        </w:r>
      </w:del>
      <w:del w:id="3823" w:author="微软用户" w:date="2017-08-24T21:59:00Z">
        <w:r w:rsidRPr="00987564" w:rsidDel="008A1C3D">
          <w:rPr>
            <w:rFonts w:asciiTheme="minorEastAsia" w:hAnsiTheme="minorEastAsia" w:cs="Times New Roman" w:hint="eastAsia"/>
            <w:sz w:val="24"/>
            <w:szCs w:val="24"/>
            <w:rPrChange w:id="3824" w:author="JY0225" w:date="2017-08-24T11:17:00Z">
              <w:rPr>
                <w:rFonts w:ascii="Times New Roman" w:hAnsi="Times New Roman" w:cs="Times New Roman" w:hint="eastAsia"/>
                <w:sz w:val="24"/>
              </w:rPr>
            </w:rPrChange>
          </w:rPr>
          <w:delText>的是优化后的</w:delText>
        </w:r>
        <w:r w:rsidRPr="00987564" w:rsidDel="008A1C3D">
          <w:rPr>
            <w:rFonts w:asciiTheme="minorEastAsia" w:hAnsiTheme="minorEastAsia" w:cs="Times New Roman" w:hint="eastAsia"/>
            <w:spacing w:val="10"/>
            <w:kern w:val="0"/>
            <w:sz w:val="24"/>
            <w:szCs w:val="24"/>
            <w:rPrChange w:id="3825" w:author="JY0225" w:date="2017-08-24T11:17:00Z">
              <w:rPr>
                <w:rFonts w:ascii="Times New Roman" w:hAnsi="Times New Roman" w:cs="Times New Roman" w:hint="eastAsia"/>
                <w:spacing w:val="10"/>
                <w:kern w:val="0"/>
                <w:sz w:val="24"/>
                <w:szCs w:val="24"/>
              </w:rPr>
            </w:rPrChange>
          </w:rPr>
          <w:delText>云</w:delText>
        </w:r>
        <w:r w:rsidR="00476838" w:rsidRPr="00987564" w:rsidDel="008A1C3D">
          <w:rPr>
            <w:rFonts w:asciiTheme="minorEastAsia" w:hAnsiTheme="minorEastAsia" w:cs="Times New Roman" w:hint="eastAsia"/>
            <w:spacing w:val="10"/>
            <w:kern w:val="0"/>
            <w:sz w:val="24"/>
            <w:szCs w:val="24"/>
            <w:rPrChange w:id="3826" w:author="JY0225" w:date="2017-08-24T11:17:00Z">
              <w:rPr>
                <w:rFonts w:ascii="Times New Roman" w:hAnsi="Times New Roman" w:cs="Times New Roman" w:hint="eastAsia"/>
                <w:spacing w:val="10"/>
                <w:kern w:val="0"/>
                <w:sz w:val="24"/>
                <w:szCs w:val="24"/>
              </w:rPr>
            </w:rPrChange>
          </w:rPr>
          <w:delText>备份</w:delText>
        </w:r>
        <w:r w:rsidRPr="00987564" w:rsidDel="008A1C3D">
          <w:rPr>
            <w:rFonts w:asciiTheme="minorEastAsia" w:hAnsiTheme="minorEastAsia" w:cs="Times New Roman" w:hint="eastAsia"/>
            <w:spacing w:val="10"/>
            <w:kern w:val="0"/>
            <w:sz w:val="24"/>
            <w:szCs w:val="24"/>
            <w:rPrChange w:id="3827" w:author="JY0225" w:date="2017-08-24T11:17:00Z">
              <w:rPr>
                <w:rFonts w:ascii="Times New Roman" w:hAnsi="Times New Roman" w:cs="Times New Roman" w:hint="eastAsia"/>
                <w:spacing w:val="10"/>
                <w:kern w:val="0"/>
                <w:sz w:val="24"/>
                <w:szCs w:val="24"/>
              </w:rPr>
            </w:rPrChange>
          </w:rPr>
          <w:delText>中间件系统</w:delText>
        </w:r>
        <w:r w:rsidRPr="00987564" w:rsidDel="008A1C3D">
          <w:rPr>
            <w:rFonts w:asciiTheme="minorEastAsia" w:hAnsiTheme="minorEastAsia" w:cs="Times New Roman"/>
            <w:spacing w:val="10"/>
            <w:kern w:val="0"/>
            <w:sz w:val="24"/>
            <w:szCs w:val="24"/>
            <w:rPrChange w:id="3828" w:author="JY0225" w:date="2017-08-24T11:17:00Z">
              <w:rPr>
                <w:rFonts w:ascii="Times New Roman" w:hAnsi="Times New Roman" w:cs="Times New Roman"/>
                <w:spacing w:val="10"/>
                <w:kern w:val="0"/>
                <w:sz w:val="24"/>
                <w:szCs w:val="24"/>
              </w:rPr>
            </w:rPrChange>
          </w:rPr>
          <w:delText>UML</w:delText>
        </w:r>
        <w:r w:rsidRPr="00987564" w:rsidDel="008A1C3D">
          <w:rPr>
            <w:rFonts w:asciiTheme="minorEastAsia" w:hAnsiTheme="minorEastAsia" w:cs="Times New Roman" w:hint="eastAsia"/>
            <w:spacing w:val="10"/>
            <w:kern w:val="0"/>
            <w:sz w:val="24"/>
            <w:szCs w:val="24"/>
            <w:rPrChange w:id="3829" w:author="JY0225" w:date="2017-08-24T11:17:00Z">
              <w:rPr>
                <w:rFonts w:ascii="Times New Roman" w:hAnsi="Times New Roman" w:cs="Times New Roman" w:hint="eastAsia"/>
                <w:spacing w:val="10"/>
                <w:kern w:val="0"/>
                <w:sz w:val="24"/>
                <w:szCs w:val="24"/>
              </w:rPr>
            </w:rPrChange>
          </w:rPr>
          <w:delText>类图</w:delText>
        </w:r>
        <w:r w:rsidR="00BD455D" w:rsidRPr="00987564" w:rsidDel="008A1C3D">
          <w:rPr>
            <w:rFonts w:asciiTheme="minorEastAsia" w:hAnsiTheme="minorEastAsia" w:cs="Times New Roman" w:hint="eastAsia"/>
            <w:spacing w:val="10"/>
            <w:kern w:val="0"/>
            <w:sz w:val="24"/>
            <w:szCs w:val="24"/>
            <w:rPrChange w:id="3830" w:author="JY0225" w:date="2017-08-24T11:17:00Z">
              <w:rPr>
                <w:rFonts w:ascii="Times New Roman" w:hAnsi="Times New Roman" w:cs="Times New Roman" w:hint="eastAsia"/>
                <w:spacing w:val="10"/>
                <w:kern w:val="0"/>
                <w:sz w:val="24"/>
                <w:szCs w:val="24"/>
              </w:rPr>
            </w:rPrChange>
          </w:rPr>
          <w:delText>及他们之间的关联关系</w:delText>
        </w:r>
        <w:r w:rsidR="00A120D0" w:rsidRPr="00987564" w:rsidDel="008A1C3D">
          <w:rPr>
            <w:rFonts w:asciiTheme="minorEastAsia" w:hAnsiTheme="minorEastAsia"/>
            <w:color w:val="000000" w:themeColor="text1"/>
            <w:sz w:val="24"/>
            <w:szCs w:val="24"/>
            <w:vertAlign w:val="superscript"/>
            <w:rPrChange w:id="3831" w:author="JY0225" w:date="2017-08-24T11:17:00Z">
              <w:rPr>
                <w:color w:val="000000" w:themeColor="text1"/>
                <w:vertAlign w:val="superscript"/>
              </w:rPr>
            </w:rPrChange>
          </w:rPr>
          <w:fldChar w:fldCharType="begin"/>
        </w:r>
        <w:r w:rsidR="00A120D0" w:rsidRPr="00987564" w:rsidDel="008A1C3D">
          <w:rPr>
            <w:rFonts w:asciiTheme="minorEastAsia" w:hAnsiTheme="minorEastAsia"/>
            <w:color w:val="000000" w:themeColor="text1"/>
            <w:sz w:val="24"/>
            <w:szCs w:val="24"/>
            <w:vertAlign w:val="superscript"/>
            <w:rPrChange w:id="3832" w:author="JY0225" w:date="2017-08-24T11:17:00Z">
              <w:rPr>
                <w:color w:val="000000" w:themeColor="text1"/>
                <w:vertAlign w:val="superscript"/>
              </w:rPr>
            </w:rPrChange>
          </w:rPr>
          <w:delInstrText xml:space="preserve"> REF _Ref489794817 \r \h </w:delInstrText>
        </w:r>
        <w:r w:rsidR="00F46630" w:rsidRPr="00987564" w:rsidDel="008A1C3D">
          <w:rPr>
            <w:rFonts w:asciiTheme="minorEastAsia" w:hAnsiTheme="minorEastAsia"/>
            <w:color w:val="000000" w:themeColor="text1"/>
            <w:sz w:val="24"/>
            <w:szCs w:val="24"/>
            <w:vertAlign w:val="superscript"/>
            <w:rPrChange w:id="3833" w:author="JY0225" w:date="2017-08-24T11:17:00Z">
              <w:rPr>
                <w:color w:val="000000" w:themeColor="text1"/>
                <w:vertAlign w:val="superscript"/>
              </w:rPr>
            </w:rPrChange>
          </w:rPr>
          <w:delInstrText xml:space="preserve"> \* MERGEFORMAT </w:delInstrText>
        </w:r>
        <w:r w:rsidR="00A120D0" w:rsidRPr="00987564" w:rsidDel="008A1C3D">
          <w:rPr>
            <w:rFonts w:asciiTheme="minorEastAsia" w:hAnsiTheme="minorEastAsia"/>
            <w:color w:val="000000" w:themeColor="text1"/>
            <w:sz w:val="24"/>
            <w:szCs w:val="24"/>
            <w:vertAlign w:val="superscript"/>
            <w:rPrChange w:id="3834" w:author="JY0225" w:date="2017-08-24T11:17:00Z">
              <w:rPr>
                <w:rFonts w:asciiTheme="minorEastAsia" w:hAnsiTheme="minorEastAsia"/>
                <w:color w:val="000000" w:themeColor="text1"/>
                <w:sz w:val="24"/>
                <w:szCs w:val="24"/>
                <w:vertAlign w:val="superscript"/>
              </w:rPr>
            </w:rPrChange>
          </w:rPr>
        </w:r>
        <w:r w:rsidR="00A120D0" w:rsidRPr="00987564" w:rsidDel="008A1C3D">
          <w:rPr>
            <w:rFonts w:asciiTheme="minorEastAsia" w:hAnsiTheme="minorEastAsia"/>
            <w:color w:val="000000" w:themeColor="text1"/>
            <w:sz w:val="24"/>
            <w:szCs w:val="24"/>
            <w:vertAlign w:val="superscript"/>
            <w:rPrChange w:id="3835" w:author="JY0225" w:date="2017-08-24T11:17:00Z">
              <w:rPr>
                <w:color w:val="000000" w:themeColor="text1"/>
                <w:vertAlign w:val="superscript"/>
              </w:rPr>
            </w:rPrChange>
          </w:rPr>
          <w:fldChar w:fldCharType="separate"/>
        </w:r>
        <w:r w:rsidR="008E2759" w:rsidRPr="00987564" w:rsidDel="008A1C3D">
          <w:rPr>
            <w:rFonts w:asciiTheme="minorEastAsia" w:hAnsiTheme="minorEastAsia"/>
            <w:color w:val="000000" w:themeColor="text1"/>
            <w:sz w:val="24"/>
            <w:szCs w:val="24"/>
            <w:vertAlign w:val="superscript"/>
            <w:rPrChange w:id="3836" w:author="JY0225" w:date="2017-08-24T11:17:00Z">
              <w:rPr>
                <w:color w:val="000000" w:themeColor="text1"/>
                <w:vertAlign w:val="superscript"/>
              </w:rPr>
            </w:rPrChange>
          </w:rPr>
          <w:delText>[34]</w:delText>
        </w:r>
        <w:r w:rsidR="00A120D0" w:rsidRPr="00987564" w:rsidDel="008A1C3D">
          <w:rPr>
            <w:rFonts w:asciiTheme="minorEastAsia" w:hAnsiTheme="minorEastAsia"/>
            <w:color w:val="000000" w:themeColor="text1"/>
            <w:sz w:val="24"/>
            <w:szCs w:val="24"/>
            <w:vertAlign w:val="superscript"/>
            <w:rPrChange w:id="3837" w:author="JY0225" w:date="2017-08-24T11:17:00Z">
              <w:rPr>
                <w:color w:val="000000" w:themeColor="text1"/>
                <w:vertAlign w:val="superscript"/>
              </w:rPr>
            </w:rPrChange>
          </w:rPr>
          <w:fldChar w:fldCharType="end"/>
        </w:r>
      </w:del>
      <w:r w:rsidR="00412799" w:rsidRPr="00987564">
        <w:rPr>
          <w:rFonts w:asciiTheme="minorEastAsia" w:hAnsiTheme="minorEastAsia" w:cs="Times New Roman" w:hint="eastAsia"/>
          <w:spacing w:val="10"/>
          <w:kern w:val="0"/>
          <w:sz w:val="24"/>
          <w:szCs w:val="24"/>
          <w:rPrChange w:id="3838" w:author="JY0225" w:date="2017-08-24T11:17:00Z">
            <w:rPr>
              <w:rFonts w:ascii="Times New Roman" w:hAnsi="Times New Roman" w:cs="Times New Roman" w:hint="eastAsia"/>
              <w:spacing w:val="10"/>
              <w:kern w:val="0"/>
              <w:sz w:val="24"/>
              <w:szCs w:val="24"/>
            </w:rPr>
          </w:rPrChange>
        </w:rPr>
        <w:t>，</w:t>
      </w:r>
      <w:r w:rsidR="00BD455D" w:rsidRPr="00987564">
        <w:rPr>
          <w:rFonts w:asciiTheme="minorEastAsia" w:hAnsiTheme="minorEastAsia" w:cs="Times New Roman" w:hint="eastAsia"/>
          <w:spacing w:val="10"/>
          <w:kern w:val="0"/>
          <w:sz w:val="24"/>
          <w:szCs w:val="24"/>
          <w:rPrChange w:id="3839" w:author="JY0225" w:date="2017-08-24T11:17:00Z">
            <w:rPr>
              <w:rFonts w:ascii="Times New Roman" w:hAnsi="Times New Roman" w:cs="Times New Roman" w:hint="eastAsia"/>
              <w:spacing w:val="10"/>
              <w:kern w:val="0"/>
              <w:sz w:val="24"/>
              <w:szCs w:val="24"/>
            </w:rPr>
          </w:rPrChange>
        </w:rPr>
        <w:t>相对于</w:t>
      </w:r>
      <w:r w:rsidR="00E4327E" w:rsidRPr="00987564">
        <w:rPr>
          <w:rFonts w:asciiTheme="minorEastAsia" w:hAnsiTheme="minorEastAsia" w:cs="Times New Roman" w:hint="eastAsia"/>
          <w:spacing w:val="10"/>
          <w:kern w:val="0"/>
          <w:sz w:val="24"/>
          <w:szCs w:val="24"/>
          <w:rPrChange w:id="3840" w:author="JY0225" w:date="2017-08-24T11:17:00Z">
            <w:rPr>
              <w:rFonts w:ascii="Times New Roman" w:hAnsi="Times New Roman" w:cs="Times New Roman" w:hint="eastAsia"/>
              <w:spacing w:val="10"/>
              <w:kern w:val="0"/>
              <w:sz w:val="24"/>
              <w:szCs w:val="24"/>
            </w:rPr>
          </w:rPrChange>
        </w:rPr>
        <w:t>现有</w:t>
      </w:r>
      <w:r w:rsidR="00BD455D" w:rsidRPr="00987564">
        <w:rPr>
          <w:rFonts w:asciiTheme="minorEastAsia" w:hAnsiTheme="minorEastAsia" w:cs="Times New Roman" w:hint="eastAsia"/>
          <w:spacing w:val="10"/>
          <w:kern w:val="0"/>
          <w:sz w:val="24"/>
          <w:szCs w:val="24"/>
          <w:rPrChange w:id="3841" w:author="JY0225" w:date="2017-08-24T11:17:00Z">
            <w:rPr>
              <w:rFonts w:ascii="Times New Roman" w:hAnsi="Times New Roman" w:cs="Times New Roman" w:hint="eastAsia"/>
              <w:spacing w:val="10"/>
              <w:kern w:val="0"/>
              <w:sz w:val="24"/>
              <w:szCs w:val="24"/>
            </w:rPr>
          </w:rPrChange>
        </w:rPr>
        <w:t>的中间件系统类图，增加了许多类</w:t>
      </w:r>
      <w:r w:rsidR="005F614F" w:rsidRPr="00987564">
        <w:rPr>
          <w:rFonts w:asciiTheme="minorEastAsia" w:hAnsiTheme="minorEastAsia" w:cs="Times New Roman" w:hint="eastAsia"/>
          <w:spacing w:val="10"/>
          <w:kern w:val="0"/>
          <w:sz w:val="24"/>
          <w:szCs w:val="24"/>
          <w:rPrChange w:id="3842" w:author="JY0225" w:date="2017-08-24T11:17:00Z">
            <w:rPr>
              <w:rFonts w:ascii="Times New Roman" w:hAnsi="Times New Roman" w:cs="Times New Roman" w:hint="eastAsia"/>
              <w:spacing w:val="10"/>
              <w:kern w:val="0"/>
              <w:sz w:val="24"/>
              <w:szCs w:val="24"/>
            </w:rPr>
          </w:rPrChange>
        </w:rPr>
        <w:t>，</w:t>
      </w:r>
      <w:r w:rsidR="00A343AA" w:rsidRPr="00987564">
        <w:rPr>
          <w:rFonts w:asciiTheme="minorEastAsia" w:hAnsiTheme="minorEastAsia" w:cs="Times New Roman" w:hint="eastAsia"/>
          <w:spacing w:val="10"/>
          <w:kern w:val="0"/>
          <w:sz w:val="24"/>
          <w:szCs w:val="24"/>
          <w:rPrChange w:id="3843" w:author="JY0225" w:date="2017-08-24T11:17:00Z">
            <w:rPr>
              <w:rFonts w:ascii="Times New Roman" w:hAnsi="Times New Roman" w:cs="Times New Roman" w:hint="eastAsia"/>
              <w:spacing w:val="10"/>
              <w:kern w:val="0"/>
              <w:sz w:val="24"/>
              <w:szCs w:val="24"/>
            </w:rPr>
          </w:rPrChange>
        </w:rPr>
        <w:t>具体来说有以下几个类：</w:t>
      </w:r>
    </w:p>
    <w:p w14:paraId="41F3E007" w14:textId="37F1EADB" w:rsidR="00912023" w:rsidRPr="00987564" w:rsidDel="000A287A" w:rsidRDefault="00912023">
      <w:pPr>
        <w:spacing w:line="400" w:lineRule="exact"/>
        <w:jc w:val="left"/>
        <w:rPr>
          <w:del w:id="3844" w:author="微软用户" w:date="2017-08-19T20:00:00Z"/>
          <w:rFonts w:asciiTheme="minorEastAsia" w:hAnsiTheme="minorEastAsia"/>
          <w:sz w:val="24"/>
          <w:szCs w:val="24"/>
          <w:rPrChange w:id="3845" w:author="JY0225" w:date="2017-08-24T11:17:00Z">
            <w:rPr>
              <w:del w:id="3846" w:author="微软用户" w:date="2017-08-19T20:00:00Z"/>
            </w:rPr>
          </w:rPrChange>
        </w:rPr>
        <w:pPrChange w:id="3847" w:author="微软用户" w:date="2017-08-19T20:44:00Z">
          <w:pPr/>
        </w:pPrChange>
      </w:pPr>
      <w:del w:id="3848" w:author="微软用户" w:date="2017-08-19T20:00:00Z">
        <w:r w:rsidRPr="00987564" w:rsidDel="000A287A">
          <w:rPr>
            <w:rFonts w:asciiTheme="minorEastAsia" w:hAnsiTheme="minorEastAsia"/>
            <w:noProof/>
            <w:sz w:val="24"/>
            <w:szCs w:val="24"/>
            <w:rPrChange w:id="3849" w:author="JY0225" w:date="2017-08-24T11:17:00Z">
              <w:rPr>
                <w:noProof/>
              </w:rPr>
            </w:rPrChange>
          </w:rPr>
          <w:drawing>
            <wp:inline distT="0" distB="0" distL="0" distR="0" wp14:anchorId="179CCAA7" wp14:editId="56CBA1B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7">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0F69950A" w14:textId="2B2CBB6F" w:rsidR="007A49BE" w:rsidRPr="00987564" w:rsidDel="000A287A" w:rsidRDefault="007A49BE">
      <w:pPr>
        <w:spacing w:line="400" w:lineRule="exact"/>
        <w:jc w:val="left"/>
        <w:rPr>
          <w:del w:id="3850" w:author="微软用户" w:date="2017-08-19T20:00:00Z"/>
          <w:rFonts w:asciiTheme="minorEastAsia" w:hAnsiTheme="minorEastAsia" w:cs="Times New Roman"/>
          <w:spacing w:val="10"/>
          <w:kern w:val="0"/>
          <w:sz w:val="24"/>
          <w:szCs w:val="24"/>
          <w:rPrChange w:id="3851" w:author="JY0225" w:date="2017-08-24T11:17:00Z">
            <w:rPr>
              <w:del w:id="3852" w:author="微软用户" w:date="2017-08-19T20:00:00Z"/>
              <w:rFonts w:ascii="Times New Roman" w:hAnsi="Times New Roman" w:cs="Times New Roman"/>
              <w:spacing w:val="10"/>
              <w:kern w:val="0"/>
              <w:sz w:val="24"/>
              <w:szCs w:val="24"/>
            </w:rPr>
          </w:rPrChange>
        </w:rPr>
        <w:pPrChange w:id="3853" w:author="微软用户" w:date="2017-08-19T20:44:00Z">
          <w:pPr>
            <w:spacing w:line="400" w:lineRule="exact"/>
            <w:jc w:val="center"/>
          </w:pPr>
        </w:pPrChange>
      </w:pPr>
      <w:del w:id="3854" w:author="微软用户" w:date="2017-08-19T20:00:00Z">
        <w:r w:rsidRPr="00987564" w:rsidDel="000A287A">
          <w:rPr>
            <w:rFonts w:asciiTheme="minorEastAsia" w:hAnsiTheme="minorEastAsia" w:cs="Times New Roman" w:hint="eastAsia"/>
            <w:spacing w:val="10"/>
            <w:kern w:val="0"/>
            <w:sz w:val="24"/>
            <w:szCs w:val="24"/>
            <w:rPrChange w:id="3855" w:author="JY0225" w:date="2017-08-24T11:17:00Z">
              <w:rPr>
                <w:rFonts w:ascii="Times New Roman" w:hAnsi="Times New Roman" w:cs="Times New Roman" w:hint="eastAsia"/>
                <w:spacing w:val="10"/>
                <w:kern w:val="0"/>
                <w:sz w:val="24"/>
                <w:szCs w:val="24"/>
              </w:rPr>
            </w:rPrChange>
          </w:rPr>
          <w:delText>图</w:delText>
        </w:r>
        <w:r w:rsidRPr="00987564" w:rsidDel="000A287A">
          <w:rPr>
            <w:rFonts w:asciiTheme="minorEastAsia" w:hAnsiTheme="minorEastAsia" w:cs="Times New Roman"/>
            <w:spacing w:val="10"/>
            <w:kern w:val="0"/>
            <w:sz w:val="24"/>
            <w:szCs w:val="24"/>
            <w:rPrChange w:id="3856" w:author="JY0225" w:date="2017-08-24T11:17:00Z">
              <w:rPr>
                <w:rFonts w:ascii="Times New Roman" w:hAnsi="Times New Roman" w:cs="Times New Roman"/>
                <w:spacing w:val="10"/>
                <w:kern w:val="0"/>
                <w:sz w:val="24"/>
                <w:szCs w:val="24"/>
              </w:rPr>
            </w:rPrChange>
          </w:rPr>
          <w:delText xml:space="preserve">4-2 </w:delText>
        </w:r>
        <w:r w:rsidRPr="00987564" w:rsidDel="000A287A">
          <w:rPr>
            <w:rFonts w:asciiTheme="minorEastAsia" w:hAnsiTheme="minorEastAsia" w:cs="Times New Roman" w:hint="eastAsia"/>
            <w:spacing w:val="10"/>
            <w:kern w:val="0"/>
            <w:sz w:val="24"/>
            <w:szCs w:val="24"/>
            <w:rPrChange w:id="3857" w:author="JY0225" w:date="2017-08-24T11:17:00Z">
              <w:rPr>
                <w:rFonts w:ascii="Times New Roman" w:hAnsi="Times New Roman" w:cs="Times New Roman" w:hint="eastAsia"/>
                <w:spacing w:val="10"/>
                <w:kern w:val="0"/>
                <w:sz w:val="24"/>
                <w:szCs w:val="24"/>
              </w:rPr>
            </w:rPrChange>
          </w:rPr>
          <w:delText>云</w:delText>
        </w:r>
        <w:r w:rsidR="00476838" w:rsidRPr="00987564" w:rsidDel="000A287A">
          <w:rPr>
            <w:rFonts w:asciiTheme="minorEastAsia" w:hAnsiTheme="minorEastAsia" w:cs="Times New Roman" w:hint="eastAsia"/>
            <w:spacing w:val="10"/>
            <w:kern w:val="0"/>
            <w:sz w:val="24"/>
            <w:szCs w:val="24"/>
            <w:rPrChange w:id="3858" w:author="JY0225" w:date="2017-08-24T11:17:00Z">
              <w:rPr>
                <w:rFonts w:ascii="Times New Roman" w:hAnsi="Times New Roman" w:cs="Times New Roman" w:hint="eastAsia"/>
                <w:spacing w:val="10"/>
                <w:kern w:val="0"/>
                <w:sz w:val="24"/>
                <w:szCs w:val="24"/>
              </w:rPr>
            </w:rPrChange>
          </w:rPr>
          <w:delText>备份</w:delText>
        </w:r>
        <w:r w:rsidRPr="00987564" w:rsidDel="000A287A">
          <w:rPr>
            <w:rFonts w:asciiTheme="minorEastAsia" w:hAnsiTheme="minorEastAsia" w:cs="Times New Roman" w:hint="eastAsia"/>
            <w:spacing w:val="10"/>
            <w:kern w:val="0"/>
            <w:sz w:val="24"/>
            <w:szCs w:val="24"/>
            <w:rPrChange w:id="3859" w:author="JY0225" w:date="2017-08-24T11:17:00Z">
              <w:rPr>
                <w:rFonts w:ascii="Times New Roman" w:hAnsi="Times New Roman" w:cs="Times New Roman" w:hint="eastAsia"/>
                <w:spacing w:val="10"/>
                <w:kern w:val="0"/>
                <w:sz w:val="24"/>
                <w:szCs w:val="24"/>
              </w:rPr>
            </w:rPrChange>
          </w:rPr>
          <w:delText>中间件</w:delText>
        </w:r>
        <w:r w:rsidR="000D77C5" w:rsidRPr="00987564" w:rsidDel="000A287A">
          <w:rPr>
            <w:rFonts w:asciiTheme="minorEastAsia" w:hAnsiTheme="minorEastAsia" w:cs="Times New Roman" w:hint="eastAsia"/>
            <w:spacing w:val="10"/>
            <w:kern w:val="0"/>
            <w:sz w:val="24"/>
            <w:szCs w:val="24"/>
            <w:rPrChange w:id="3860" w:author="JY0225" w:date="2017-08-24T11:17:00Z">
              <w:rPr>
                <w:rFonts w:ascii="Times New Roman" w:hAnsi="Times New Roman" w:cs="Times New Roman" w:hint="eastAsia"/>
                <w:spacing w:val="10"/>
                <w:kern w:val="0"/>
                <w:sz w:val="24"/>
                <w:szCs w:val="24"/>
              </w:rPr>
            </w:rPrChange>
          </w:rPr>
          <w:delText>优化</w:delText>
        </w:r>
        <w:r w:rsidRPr="00987564" w:rsidDel="000A287A">
          <w:rPr>
            <w:rFonts w:asciiTheme="minorEastAsia" w:hAnsiTheme="minorEastAsia" w:cs="Times New Roman" w:hint="eastAsia"/>
            <w:spacing w:val="10"/>
            <w:kern w:val="0"/>
            <w:sz w:val="24"/>
            <w:szCs w:val="24"/>
            <w:rPrChange w:id="3861" w:author="JY0225" w:date="2017-08-24T11:17:00Z">
              <w:rPr>
                <w:rFonts w:ascii="Times New Roman" w:hAnsi="Times New Roman" w:cs="Times New Roman" w:hint="eastAsia"/>
                <w:spacing w:val="10"/>
                <w:kern w:val="0"/>
                <w:sz w:val="24"/>
                <w:szCs w:val="24"/>
              </w:rPr>
            </w:rPrChange>
          </w:rPr>
          <w:delText>系统</w:delText>
        </w:r>
        <w:r w:rsidRPr="00987564" w:rsidDel="000A287A">
          <w:rPr>
            <w:rFonts w:asciiTheme="minorEastAsia" w:hAnsiTheme="minorEastAsia" w:cs="Times New Roman"/>
            <w:spacing w:val="10"/>
            <w:kern w:val="0"/>
            <w:sz w:val="24"/>
            <w:szCs w:val="24"/>
            <w:rPrChange w:id="3862" w:author="JY0225" w:date="2017-08-24T11:17:00Z">
              <w:rPr>
                <w:rFonts w:ascii="Times New Roman" w:hAnsi="Times New Roman" w:cs="Times New Roman"/>
                <w:spacing w:val="10"/>
                <w:kern w:val="0"/>
                <w:sz w:val="24"/>
                <w:szCs w:val="24"/>
              </w:rPr>
            </w:rPrChange>
          </w:rPr>
          <w:delText>UML</w:delText>
        </w:r>
        <w:r w:rsidRPr="00987564" w:rsidDel="000A287A">
          <w:rPr>
            <w:rFonts w:asciiTheme="minorEastAsia" w:hAnsiTheme="minorEastAsia" w:cs="Times New Roman" w:hint="eastAsia"/>
            <w:spacing w:val="10"/>
            <w:kern w:val="0"/>
            <w:sz w:val="24"/>
            <w:szCs w:val="24"/>
            <w:rPrChange w:id="3863" w:author="JY0225" w:date="2017-08-24T11:17:00Z">
              <w:rPr>
                <w:rFonts w:ascii="Times New Roman" w:hAnsi="Times New Roman" w:cs="Times New Roman" w:hint="eastAsia"/>
                <w:spacing w:val="10"/>
                <w:kern w:val="0"/>
                <w:sz w:val="24"/>
                <w:szCs w:val="24"/>
              </w:rPr>
            </w:rPrChange>
          </w:rPr>
          <w:delText>类图</w:delText>
        </w:r>
      </w:del>
    </w:p>
    <w:p w14:paraId="1C0A6B34" w14:textId="77777777" w:rsidR="00F46630" w:rsidRPr="00987564" w:rsidRDefault="00F46630">
      <w:pPr>
        <w:spacing w:line="400" w:lineRule="exact"/>
        <w:jc w:val="left"/>
        <w:rPr>
          <w:ins w:id="3864" w:author="微软用户" w:date="2017-08-19T20:08:00Z"/>
          <w:rFonts w:asciiTheme="minorEastAsia" w:hAnsiTheme="minorEastAsia"/>
          <w:sz w:val="24"/>
          <w:szCs w:val="24"/>
          <w:rPrChange w:id="3865" w:author="JY0225" w:date="2017-08-24T11:17:00Z">
            <w:rPr>
              <w:ins w:id="3866" w:author="微软用户" w:date="2017-08-19T20:08:00Z"/>
            </w:rPr>
          </w:rPrChange>
        </w:rPr>
        <w:pPrChange w:id="3867" w:author="微软用户" w:date="2017-08-19T20:44:00Z">
          <w:pPr>
            <w:spacing w:line="400" w:lineRule="exact"/>
            <w:ind w:firstLine="420"/>
          </w:pPr>
        </w:pPrChange>
      </w:pPr>
    </w:p>
    <w:p w14:paraId="12ECCF07" w14:textId="77777777" w:rsidR="00274705" w:rsidRPr="004C52E1" w:rsidRDefault="00274705">
      <w:pPr>
        <w:jc w:val="center"/>
        <w:rPr>
          <w:ins w:id="3868" w:author="微软用户" w:date="2017-08-19T20:25:00Z"/>
        </w:rPr>
        <w:pPrChange w:id="3869" w:author="微软用户" w:date="2017-08-19T20:01:00Z">
          <w:pPr>
            <w:spacing w:line="400" w:lineRule="exact"/>
            <w:ind w:firstLine="420"/>
          </w:pPr>
        </w:pPrChange>
      </w:pPr>
    </w:p>
    <w:p w14:paraId="697EC787" w14:textId="5CA86112" w:rsidR="00453251" w:rsidRDefault="00114324">
      <w:pPr>
        <w:jc w:val="center"/>
        <w:rPr>
          <w:ins w:id="3870" w:author="微软用户" w:date="2017-08-19T20:39:00Z"/>
          <w:rFonts w:ascii="Times New Roman" w:hAnsi="Times New Roman" w:cs="Times New Roman"/>
          <w:spacing w:val="10"/>
          <w:kern w:val="0"/>
          <w:sz w:val="24"/>
          <w:szCs w:val="24"/>
        </w:rPr>
        <w:pPrChange w:id="3871" w:author="微软用户" w:date="2017-08-19T20:43:00Z">
          <w:pPr>
            <w:spacing w:line="400" w:lineRule="exact"/>
            <w:ind w:firstLine="420"/>
          </w:pPr>
        </w:pPrChange>
      </w:pPr>
      <w:ins w:id="3872" w:author="微软用户" w:date="2017-08-19T20:39:00Z">
        <w:r>
          <w:rPr>
            <w:rFonts w:ascii="Times New Roman" w:hAnsi="Times New Roman" w:cs="Times New Roman"/>
            <w:spacing w:val="10"/>
            <w:kern w:val="0"/>
            <w:sz w:val="24"/>
            <w:szCs w:val="24"/>
          </w:rPr>
          <w:object w:dxaOrig="15180" w:dyaOrig="10950" w14:anchorId="3FB98353">
            <v:shape id="_x0000_i1034" type="#_x0000_t75" style="width:403.2pt;height:290.5pt" o:ole="">
              <v:imagedata r:id="rId48" o:title=""/>
            </v:shape>
            <o:OLEObject Type="Embed" ProgID="Visio.Drawing.15" ShapeID="_x0000_i1034" DrawAspect="Content" ObjectID="_1565360539" r:id="rId49"/>
          </w:object>
        </w:r>
      </w:ins>
    </w:p>
    <w:p w14:paraId="21CEFB30" w14:textId="564328BD" w:rsidR="00274705" w:rsidRPr="00562A88" w:rsidRDefault="00562A88">
      <w:pPr>
        <w:ind w:firstLine="420"/>
        <w:jc w:val="center"/>
        <w:rPr>
          <w:ins w:id="3873" w:author="微软用户" w:date="2017-08-19T20:25:00Z"/>
          <w:rFonts w:ascii="Times New Roman" w:hAnsi="Times New Roman" w:cs="Times New Roman"/>
          <w:spacing w:val="10"/>
          <w:kern w:val="0"/>
          <w:sz w:val="24"/>
          <w:szCs w:val="24"/>
          <w:rPrChange w:id="3874" w:author="微软用户" w:date="2017-08-19T20:32:00Z">
            <w:rPr>
              <w:ins w:id="3875" w:author="微软用户" w:date="2017-08-19T20:25:00Z"/>
            </w:rPr>
          </w:rPrChange>
        </w:rPr>
        <w:pPrChange w:id="3876" w:author="微软用户" w:date="2017-08-19T20:41:00Z">
          <w:pPr>
            <w:spacing w:line="400" w:lineRule="exact"/>
            <w:ind w:firstLine="420"/>
          </w:pPr>
        </w:pPrChange>
      </w:pPr>
      <w:ins w:id="3877" w:author="微软用户" w:date="2017-08-19T20:32:00Z">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优化系统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ins>
    </w:p>
    <w:p w14:paraId="60875B4D" w14:textId="7B6CFEA6" w:rsidR="00B91E7C" w:rsidRPr="00987564" w:rsidRDefault="000A287A" w:rsidP="000A287A">
      <w:pPr>
        <w:spacing w:line="400" w:lineRule="exact"/>
        <w:ind w:firstLine="420"/>
        <w:rPr>
          <w:rFonts w:asciiTheme="minorEastAsia" w:hAnsiTheme="minorEastAsia" w:cs="Times New Roman"/>
          <w:spacing w:val="10"/>
          <w:kern w:val="0"/>
          <w:sz w:val="24"/>
          <w:szCs w:val="24"/>
          <w:rPrChange w:id="3878" w:author="JY0225" w:date="2017-08-24T11:17:00Z">
            <w:rPr/>
          </w:rPrChange>
        </w:rPr>
      </w:pPr>
      <w:del w:id="3879" w:author="微软用户" w:date="2017-08-19T20:08:00Z">
        <w:r w:rsidRPr="00987564" w:rsidDel="00F46630">
          <w:rPr>
            <w:rFonts w:asciiTheme="minorEastAsia" w:hAnsiTheme="minorEastAsia"/>
            <w:sz w:val="24"/>
            <w:szCs w:val="24"/>
            <w:rPrChange w:id="3880" w:author="JY0225" w:date="2017-08-24T11:17:00Z">
              <w:rPr/>
            </w:rPrChange>
          </w:rPr>
          <w:fldChar w:fldCharType="begin"/>
        </w:r>
        <w:r w:rsidRPr="00987564" w:rsidDel="00F46630">
          <w:rPr>
            <w:rFonts w:asciiTheme="minorEastAsia" w:hAnsiTheme="minorEastAsia"/>
            <w:sz w:val="24"/>
            <w:szCs w:val="24"/>
            <w:rPrChange w:id="3881" w:author="JY0225" w:date="2017-08-24T11:17:00Z">
              <w:rPr/>
            </w:rPrChange>
          </w:rPr>
          <w:fldChar w:fldCharType="end"/>
        </w:r>
      </w:del>
      <w:r w:rsidR="004A50FA" w:rsidRPr="00987564">
        <w:rPr>
          <w:rFonts w:asciiTheme="minorEastAsia" w:hAnsiTheme="minorEastAsia" w:cs="Times New Roman" w:hint="eastAsia"/>
          <w:spacing w:val="10"/>
          <w:kern w:val="0"/>
          <w:sz w:val="24"/>
          <w:szCs w:val="24"/>
          <w:rPrChange w:id="3882" w:author="JY0225" w:date="2017-08-24T11:17:00Z">
            <w:rPr>
              <w:rFonts w:hint="eastAsia"/>
            </w:rPr>
          </w:rPrChange>
        </w:rPr>
        <w:t>优化后的中间件模块类的设计主要分为四大模块，</w:t>
      </w:r>
      <w:r w:rsidR="00B91E7C" w:rsidRPr="00987564">
        <w:rPr>
          <w:rFonts w:asciiTheme="minorEastAsia" w:hAnsiTheme="minorEastAsia" w:cs="Times New Roman"/>
          <w:spacing w:val="10"/>
          <w:kern w:val="0"/>
          <w:sz w:val="24"/>
          <w:szCs w:val="24"/>
          <w:rPrChange w:id="3883" w:author="JY0225" w:date="2017-08-24T11:17:00Z">
            <w:rPr/>
          </w:rPrChange>
        </w:rPr>
        <w:t>Core</w:t>
      </w:r>
      <w:r w:rsidR="00B91E7C" w:rsidRPr="00987564">
        <w:rPr>
          <w:rFonts w:asciiTheme="minorEastAsia" w:hAnsiTheme="minorEastAsia" w:cs="Times New Roman" w:hint="eastAsia"/>
          <w:spacing w:val="10"/>
          <w:kern w:val="0"/>
          <w:sz w:val="24"/>
          <w:szCs w:val="24"/>
          <w:rPrChange w:id="3884" w:author="JY0225" w:date="2017-08-24T11:17:00Z">
            <w:rPr>
              <w:rFonts w:hint="eastAsia"/>
            </w:rPr>
          </w:rPrChange>
        </w:rPr>
        <w:t>模块</w:t>
      </w:r>
      <w:r w:rsidR="00F22076" w:rsidRPr="00987564">
        <w:rPr>
          <w:rFonts w:asciiTheme="minorEastAsia" w:hAnsiTheme="minorEastAsia" w:cs="Times New Roman" w:hint="eastAsia"/>
          <w:spacing w:val="10"/>
          <w:kern w:val="0"/>
          <w:sz w:val="24"/>
          <w:szCs w:val="24"/>
          <w:rPrChange w:id="3885" w:author="JY0225" w:date="2017-08-24T11:17:00Z">
            <w:rPr>
              <w:rFonts w:hint="eastAsia"/>
            </w:rPr>
          </w:rPrChange>
        </w:rPr>
        <w:t>的类</w:t>
      </w:r>
      <w:r w:rsidR="00B91E7C" w:rsidRPr="00987564">
        <w:rPr>
          <w:rFonts w:asciiTheme="minorEastAsia" w:hAnsiTheme="minorEastAsia" w:cs="Times New Roman" w:hint="eastAsia"/>
          <w:spacing w:val="10"/>
          <w:kern w:val="0"/>
          <w:sz w:val="24"/>
          <w:szCs w:val="24"/>
          <w:rPrChange w:id="3886" w:author="JY0225" w:date="2017-08-24T11:17:00Z">
            <w:rPr>
              <w:rFonts w:hint="eastAsia"/>
            </w:rPr>
          </w:rPrChange>
        </w:rPr>
        <w:t>是中间件系统的核心</w:t>
      </w:r>
      <w:r w:rsidR="00721989" w:rsidRPr="00987564">
        <w:rPr>
          <w:rFonts w:asciiTheme="minorEastAsia" w:hAnsiTheme="minorEastAsia" w:cs="Times New Roman" w:hint="eastAsia"/>
          <w:spacing w:val="10"/>
          <w:kern w:val="0"/>
          <w:sz w:val="24"/>
          <w:szCs w:val="24"/>
          <w:rPrChange w:id="3887" w:author="JY0225" w:date="2017-08-24T11:17:00Z">
            <w:rPr>
              <w:rFonts w:hint="eastAsia"/>
            </w:rPr>
          </w:rPrChange>
        </w:rPr>
        <w:t>，负责接收和处理用户的请求。通过调用其他模块的类方法，</w:t>
      </w:r>
      <w:r w:rsidR="00BC1DCF" w:rsidRPr="00987564">
        <w:rPr>
          <w:rFonts w:asciiTheme="minorEastAsia" w:hAnsiTheme="minorEastAsia" w:cs="Times New Roman" w:hint="eastAsia"/>
          <w:spacing w:val="10"/>
          <w:kern w:val="0"/>
          <w:sz w:val="24"/>
          <w:szCs w:val="24"/>
          <w:rPrChange w:id="3888" w:author="JY0225" w:date="2017-08-24T11:17:00Z">
            <w:rPr>
              <w:rFonts w:hint="eastAsia"/>
            </w:rPr>
          </w:rPrChange>
        </w:rPr>
        <w:t>将用户的请求做格式化处理，并将预处理后的数据传输至服务器</w:t>
      </w:r>
      <w:r w:rsidR="0052309B" w:rsidRPr="00987564">
        <w:rPr>
          <w:rFonts w:asciiTheme="minorEastAsia" w:hAnsiTheme="minorEastAsia" w:cs="Times New Roman" w:hint="eastAsia"/>
          <w:spacing w:val="10"/>
          <w:kern w:val="0"/>
          <w:sz w:val="24"/>
          <w:szCs w:val="24"/>
          <w:rPrChange w:id="3889" w:author="JY0225" w:date="2017-08-24T11:17:00Z">
            <w:rPr>
              <w:rFonts w:hint="eastAsia"/>
            </w:rPr>
          </w:rPrChange>
        </w:rPr>
        <w:t>；</w:t>
      </w:r>
      <w:r w:rsidR="004A50FA" w:rsidRPr="00987564">
        <w:rPr>
          <w:rFonts w:asciiTheme="minorEastAsia" w:hAnsiTheme="minorEastAsia" w:cs="Times New Roman"/>
          <w:spacing w:val="10"/>
          <w:kern w:val="0"/>
          <w:sz w:val="24"/>
          <w:szCs w:val="24"/>
          <w:rPrChange w:id="3890" w:author="JY0225" w:date="2017-08-24T11:17:00Z">
            <w:rPr/>
          </w:rPrChange>
        </w:rPr>
        <w:t>Features</w:t>
      </w:r>
      <w:r w:rsidR="004A50FA" w:rsidRPr="00987564">
        <w:rPr>
          <w:rFonts w:asciiTheme="minorEastAsia" w:hAnsiTheme="minorEastAsia" w:cs="Times New Roman" w:hint="eastAsia"/>
          <w:spacing w:val="10"/>
          <w:kern w:val="0"/>
          <w:sz w:val="24"/>
          <w:szCs w:val="24"/>
          <w:rPrChange w:id="3891" w:author="JY0225" w:date="2017-08-24T11:17:00Z">
            <w:rPr>
              <w:rFonts w:hint="eastAsia"/>
            </w:rPr>
          </w:rPrChange>
        </w:rPr>
        <w:t>模块</w:t>
      </w:r>
      <w:r w:rsidR="009B1E44" w:rsidRPr="00987564">
        <w:rPr>
          <w:rFonts w:asciiTheme="minorEastAsia" w:hAnsiTheme="minorEastAsia" w:cs="Times New Roman" w:hint="eastAsia"/>
          <w:spacing w:val="10"/>
          <w:kern w:val="0"/>
          <w:sz w:val="24"/>
          <w:szCs w:val="24"/>
          <w:rPrChange w:id="3892" w:author="JY0225" w:date="2017-08-24T11:17:00Z">
            <w:rPr>
              <w:rFonts w:hint="eastAsia"/>
            </w:rPr>
          </w:rPrChange>
        </w:rPr>
        <w:t>的类</w:t>
      </w:r>
      <w:r w:rsidR="004A50FA" w:rsidRPr="00987564">
        <w:rPr>
          <w:rFonts w:asciiTheme="minorEastAsia" w:hAnsiTheme="minorEastAsia" w:cs="Times New Roman" w:hint="eastAsia"/>
          <w:spacing w:val="10"/>
          <w:kern w:val="0"/>
          <w:sz w:val="24"/>
          <w:szCs w:val="24"/>
          <w:rPrChange w:id="3893" w:author="JY0225" w:date="2017-08-24T11:17:00Z">
            <w:rPr>
              <w:rFonts w:hint="eastAsia"/>
            </w:rPr>
          </w:rPrChange>
        </w:rPr>
        <w:t>负责主要优化功能的实现；</w:t>
      </w:r>
      <w:r w:rsidR="00D10CF2" w:rsidRPr="00987564">
        <w:rPr>
          <w:rFonts w:asciiTheme="minorEastAsia" w:hAnsiTheme="minorEastAsia" w:cs="Times New Roman"/>
          <w:spacing w:val="10"/>
          <w:kern w:val="0"/>
          <w:sz w:val="24"/>
          <w:szCs w:val="24"/>
          <w:rPrChange w:id="3894" w:author="JY0225" w:date="2017-08-24T11:17:00Z">
            <w:rPr/>
          </w:rPrChange>
        </w:rPr>
        <w:t>Utils</w:t>
      </w:r>
      <w:r w:rsidR="00D10CF2" w:rsidRPr="00987564">
        <w:rPr>
          <w:rFonts w:asciiTheme="minorEastAsia" w:hAnsiTheme="minorEastAsia" w:cs="Times New Roman" w:hint="eastAsia"/>
          <w:spacing w:val="10"/>
          <w:kern w:val="0"/>
          <w:sz w:val="24"/>
          <w:szCs w:val="24"/>
          <w:rPrChange w:id="3895" w:author="JY0225" w:date="2017-08-24T11:17:00Z">
            <w:rPr>
              <w:rFonts w:hint="eastAsia"/>
            </w:rPr>
          </w:rPrChange>
        </w:rPr>
        <w:t>模块</w:t>
      </w:r>
      <w:r w:rsidR="00427E73" w:rsidRPr="00987564">
        <w:rPr>
          <w:rFonts w:asciiTheme="minorEastAsia" w:hAnsiTheme="minorEastAsia" w:cs="Times New Roman" w:hint="eastAsia"/>
          <w:spacing w:val="10"/>
          <w:kern w:val="0"/>
          <w:sz w:val="24"/>
          <w:szCs w:val="24"/>
          <w:rPrChange w:id="3896" w:author="JY0225" w:date="2017-08-24T11:17:00Z">
            <w:rPr>
              <w:rFonts w:hint="eastAsia"/>
            </w:rPr>
          </w:rPrChange>
        </w:rPr>
        <w:t>的类</w:t>
      </w:r>
      <w:r w:rsidR="00D10CF2" w:rsidRPr="00987564">
        <w:rPr>
          <w:rFonts w:asciiTheme="minorEastAsia" w:hAnsiTheme="minorEastAsia" w:cs="Times New Roman" w:hint="eastAsia"/>
          <w:spacing w:val="10"/>
          <w:kern w:val="0"/>
          <w:sz w:val="24"/>
          <w:szCs w:val="24"/>
          <w:rPrChange w:id="3897" w:author="JY0225" w:date="2017-08-24T11:17:00Z">
            <w:rPr>
              <w:rFonts w:hint="eastAsia"/>
            </w:rPr>
          </w:rPrChange>
        </w:rPr>
        <w:t>提供开发所需的常用工具和信息</w:t>
      </w:r>
      <w:r w:rsidR="001C46F3" w:rsidRPr="00987564">
        <w:rPr>
          <w:rFonts w:asciiTheme="minorEastAsia" w:hAnsiTheme="minorEastAsia" w:cs="Times New Roman" w:hint="eastAsia"/>
          <w:spacing w:val="10"/>
          <w:kern w:val="0"/>
          <w:sz w:val="24"/>
          <w:szCs w:val="24"/>
          <w:rPrChange w:id="3898" w:author="JY0225" w:date="2017-08-24T11:17:00Z">
            <w:rPr>
              <w:rFonts w:hint="eastAsia"/>
            </w:rPr>
          </w:rPrChange>
        </w:rPr>
        <w:t>；</w:t>
      </w:r>
      <w:r w:rsidR="00EC1525" w:rsidRPr="00987564">
        <w:rPr>
          <w:rFonts w:asciiTheme="minorEastAsia" w:hAnsiTheme="minorEastAsia" w:cs="Times New Roman"/>
          <w:spacing w:val="10"/>
          <w:kern w:val="0"/>
          <w:sz w:val="24"/>
          <w:szCs w:val="24"/>
          <w:rPrChange w:id="3899" w:author="JY0225" w:date="2017-08-24T11:17:00Z">
            <w:rPr/>
          </w:rPrChange>
        </w:rPr>
        <w:t>Database</w:t>
      </w:r>
      <w:r w:rsidR="00D6162D" w:rsidRPr="00987564">
        <w:rPr>
          <w:rFonts w:asciiTheme="minorEastAsia" w:hAnsiTheme="minorEastAsia" w:cs="Times New Roman" w:hint="eastAsia"/>
          <w:spacing w:val="10"/>
          <w:kern w:val="0"/>
          <w:sz w:val="24"/>
          <w:szCs w:val="24"/>
          <w:rPrChange w:id="3900" w:author="JY0225" w:date="2017-08-24T11:17:00Z">
            <w:rPr>
              <w:rFonts w:hint="eastAsia"/>
            </w:rPr>
          </w:rPrChange>
        </w:rPr>
        <w:t>模块</w:t>
      </w:r>
      <w:r w:rsidR="00677ECE" w:rsidRPr="00987564">
        <w:rPr>
          <w:rFonts w:asciiTheme="minorEastAsia" w:hAnsiTheme="minorEastAsia" w:cs="Times New Roman" w:hint="eastAsia"/>
          <w:spacing w:val="10"/>
          <w:kern w:val="0"/>
          <w:sz w:val="24"/>
          <w:szCs w:val="24"/>
          <w:rPrChange w:id="3901" w:author="JY0225" w:date="2017-08-24T11:17:00Z">
            <w:rPr>
              <w:rFonts w:hint="eastAsia"/>
            </w:rPr>
          </w:rPrChange>
        </w:rPr>
        <w:t>的类</w:t>
      </w:r>
      <w:r w:rsidR="00EC1525" w:rsidRPr="00987564">
        <w:rPr>
          <w:rFonts w:asciiTheme="minorEastAsia" w:hAnsiTheme="minorEastAsia" w:cs="Times New Roman" w:hint="eastAsia"/>
          <w:spacing w:val="10"/>
          <w:kern w:val="0"/>
          <w:sz w:val="24"/>
          <w:szCs w:val="24"/>
          <w:rPrChange w:id="3902" w:author="JY0225" w:date="2017-08-24T11:17:00Z">
            <w:rPr>
              <w:rFonts w:hint="eastAsia"/>
            </w:rPr>
          </w:rPrChange>
        </w:rPr>
        <w:t>负责与数据库的交互。</w:t>
      </w:r>
      <w:r w:rsidR="00177489" w:rsidRPr="00987564">
        <w:rPr>
          <w:rFonts w:asciiTheme="minorEastAsia" w:hAnsiTheme="minorEastAsia" w:cs="Times New Roman" w:hint="eastAsia"/>
          <w:spacing w:val="10"/>
          <w:kern w:val="0"/>
          <w:sz w:val="24"/>
          <w:szCs w:val="24"/>
          <w:rPrChange w:id="3903" w:author="JY0225" w:date="2017-08-24T11:17:00Z">
            <w:rPr>
              <w:rFonts w:hint="eastAsia"/>
            </w:rPr>
          </w:rPrChange>
        </w:rPr>
        <w:t>具体</w:t>
      </w:r>
      <w:r w:rsidR="00D84061" w:rsidRPr="00987564">
        <w:rPr>
          <w:rFonts w:asciiTheme="minorEastAsia" w:hAnsiTheme="minorEastAsia" w:cs="Times New Roman" w:hint="eastAsia"/>
          <w:spacing w:val="10"/>
          <w:kern w:val="0"/>
          <w:sz w:val="24"/>
          <w:szCs w:val="24"/>
          <w:rPrChange w:id="3904" w:author="JY0225" w:date="2017-08-24T11:17:00Z">
            <w:rPr>
              <w:rFonts w:hint="eastAsia"/>
            </w:rPr>
          </w:rPrChange>
        </w:rPr>
        <w:t>类的功能如下：</w:t>
      </w:r>
    </w:p>
    <w:p w14:paraId="43C67B6E" w14:textId="77777777" w:rsidR="00067CEC" w:rsidRPr="00987564" w:rsidRDefault="004223AE" w:rsidP="007A49BE">
      <w:pPr>
        <w:spacing w:line="400" w:lineRule="exact"/>
        <w:ind w:firstLine="420"/>
        <w:rPr>
          <w:rFonts w:asciiTheme="minorEastAsia" w:hAnsiTheme="minorEastAsia" w:cs="Times New Roman"/>
          <w:spacing w:val="10"/>
          <w:kern w:val="0"/>
          <w:sz w:val="24"/>
          <w:szCs w:val="24"/>
          <w:rPrChange w:id="3905"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906" w:author="JY0225" w:date="2017-08-24T11:17:00Z">
            <w:rPr>
              <w:rFonts w:ascii="Times New Roman" w:hAnsi="Times New Roman" w:cs="Times New Roman"/>
              <w:spacing w:val="10"/>
              <w:kern w:val="0"/>
              <w:sz w:val="24"/>
              <w:szCs w:val="24"/>
            </w:rPr>
          </w:rPrChange>
        </w:rPr>
        <w:t>mwChunk</w:t>
      </w:r>
      <w:r w:rsidR="00177489" w:rsidRPr="00987564">
        <w:rPr>
          <w:rFonts w:asciiTheme="minorEastAsia" w:hAnsiTheme="minorEastAsia" w:cs="Times New Roman"/>
          <w:spacing w:val="10"/>
          <w:kern w:val="0"/>
          <w:sz w:val="24"/>
          <w:szCs w:val="24"/>
          <w:rPrChange w:id="3907" w:author="JY0225" w:date="2017-08-24T11:17:00Z">
            <w:rPr>
              <w:rFonts w:ascii="Times New Roman" w:hAnsi="Times New Roman" w:cs="Times New Roman"/>
              <w:spacing w:val="10"/>
              <w:kern w:val="0"/>
              <w:sz w:val="24"/>
              <w:szCs w:val="24"/>
            </w:rPr>
          </w:rPrChange>
        </w:rPr>
        <w:t>er</w:t>
      </w:r>
      <w:r w:rsidRPr="00987564">
        <w:rPr>
          <w:rFonts w:asciiTheme="minorEastAsia" w:hAnsiTheme="minorEastAsia" w:cs="Times New Roman"/>
          <w:spacing w:val="10"/>
          <w:kern w:val="0"/>
          <w:sz w:val="24"/>
          <w:szCs w:val="24"/>
          <w:rPrChange w:id="3908" w:author="JY0225" w:date="2017-08-24T11:17:00Z">
            <w:rPr>
              <w:rFonts w:ascii="Times New Roman" w:hAnsi="Times New Roman" w:cs="Times New Roman"/>
              <w:spacing w:val="10"/>
              <w:kern w:val="0"/>
              <w:sz w:val="24"/>
              <w:szCs w:val="24"/>
            </w:rPr>
          </w:rPrChange>
        </w:rPr>
        <w:t xml:space="preserve">: </w:t>
      </w:r>
      <w:r w:rsidRPr="00987564">
        <w:rPr>
          <w:rFonts w:asciiTheme="minorEastAsia" w:hAnsiTheme="minorEastAsia" w:cs="Times New Roman" w:hint="eastAsia"/>
          <w:spacing w:val="10"/>
          <w:kern w:val="0"/>
          <w:sz w:val="24"/>
          <w:szCs w:val="24"/>
          <w:rPrChange w:id="3909" w:author="JY0225" w:date="2017-08-24T11:17:00Z">
            <w:rPr>
              <w:rFonts w:ascii="Times New Roman" w:hAnsi="Times New Roman" w:cs="Times New Roman" w:hint="eastAsia"/>
              <w:spacing w:val="10"/>
              <w:kern w:val="0"/>
              <w:sz w:val="24"/>
              <w:szCs w:val="24"/>
            </w:rPr>
          </w:rPrChange>
        </w:rPr>
        <w:t>该类主要用与大文件传输，将超过规定大小的文件拆分为固定大小的文件块，并将按当前用户的信息以及</w:t>
      </w:r>
      <w:r w:rsidR="005A7188" w:rsidRPr="00987564">
        <w:rPr>
          <w:rFonts w:asciiTheme="minorEastAsia" w:hAnsiTheme="minorEastAsia" w:cs="Times New Roman" w:hint="eastAsia"/>
          <w:spacing w:val="10"/>
          <w:kern w:val="0"/>
          <w:sz w:val="24"/>
          <w:szCs w:val="24"/>
          <w:rPrChange w:id="3910" w:author="JY0225" w:date="2017-08-24T11:17:00Z">
            <w:rPr>
              <w:rFonts w:ascii="Times New Roman" w:hAnsi="Times New Roman" w:cs="Times New Roman" w:hint="eastAsia"/>
              <w:spacing w:val="10"/>
              <w:kern w:val="0"/>
              <w:sz w:val="24"/>
              <w:szCs w:val="24"/>
            </w:rPr>
          </w:rPrChange>
        </w:rPr>
        <w:t>时间戳信息自动命名，保存在本地的缓存文件中。</w:t>
      </w:r>
      <w:r w:rsidR="00592C90" w:rsidRPr="00987564">
        <w:rPr>
          <w:rFonts w:asciiTheme="minorEastAsia" w:hAnsiTheme="minorEastAsia" w:cs="Times New Roman" w:hint="eastAsia"/>
          <w:spacing w:val="10"/>
          <w:kern w:val="0"/>
          <w:sz w:val="24"/>
          <w:szCs w:val="24"/>
          <w:rPrChange w:id="3911" w:author="JY0225" w:date="2017-08-24T11:17:00Z">
            <w:rPr>
              <w:rFonts w:ascii="Times New Roman" w:hAnsi="Times New Roman" w:cs="Times New Roman" w:hint="eastAsia"/>
              <w:spacing w:val="10"/>
              <w:kern w:val="0"/>
              <w:sz w:val="24"/>
              <w:szCs w:val="24"/>
            </w:rPr>
          </w:rPrChange>
        </w:rPr>
        <w:t>此外，该类还需记录上传文件的上传状态信息，如</w:t>
      </w:r>
      <w:r w:rsidR="00944266" w:rsidRPr="00987564">
        <w:rPr>
          <w:rFonts w:asciiTheme="minorEastAsia" w:hAnsiTheme="minorEastAsia" w:cs="Times New Roman" w:hint="eastAsia"/>
          <w:spacing w:val="10"/>
          <w:kern w:val="0"/>
          <w:sz w:val="24"/>
          <w:szCs w:val="24"/>
          <w:rPrChange w:id="3912" w:author="JY0225" w:date="2017-08-24T11:17:00Z">
            <w:rPr>
              <w:rFonts w:ascii="Times New Roman" w:hAnsi="Times New Roman" w:cs="Times New Roman" w:hint="eastAsia"/>
              <w:spacing w:val="10"/>
              <w:kern w:val="0"/>
              <w:sz w:val="24"/>
              <w:szCs w:val="24"/>
            </w:rPr>
          </w:rPrChange>
        </w:rPr>
        <w:t>断点信息，为后续的断点续传技术实现提供支持。</w:t>
      </w:r>
    </w:p>
    <w:p w14:paraId="3079F85D" w14:textId="1BC0F4D2" w:rsidR="004D0E4C" w:rsidRPr="00987564" w:rsidRDefault="004D0E4C" w:rsidP="00067CEC">
      <w:pPr>
        <w:spacing w:line="400" w:lineRule="exact"/>
        <w:ind w:firstLine="420"/>
        <w:rPr>
          <w:rFonts w:asciiTheme="minorEastAsia" w:hAnsiTheme="minorEastAsia" w:cs="Times New Roman"/>
          <w:spacing w:val="10"/>
          <w:kern w:val="0"/>
          <w:sz w:val="24"/>
          <w:szCs w:val="24"/>
          <w:rPrChange w:id="3913"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914" w:author="JY0225" w:date="2017-08-24T11:17:00Z">
            <w:rPr>
              <w:rFonts w:ascii="Times New Roman" w:hAnsi="Times New Roman" w:cs="Times New Roman"/>
              <w:spacing w:val="10"/>
              <w:kern w:val="0"/>
              <w:sz w:val="24"/>
              <w:szCs w:val="24"/>
            </w:rPr>
          </w:rPrChange>
        </w:rPr>
        <w:t xml:space="preserve">mwConstant: </w:t>
      </w:r>
      <w:r w:rsidRPr="00987564">
        <w:rPr>
          <w:rFonts w:asciiTheme="minorEastAsia" w:hAnsiTheme="minorEastAsia" w:cs="Times New Roman" w:hint="eastAsia"/>
          <w:spacing w:val="10"/>
          <w:kern w:val="0"/>
          <w:sz w:val="24"/>
          <w:szCs w:val="24"/>
          <w:rPrChange w:id="3915" w:author="JY0225" w:date="2017-08-24T11:17:00Z">
            <w:rPr>
              <w:rFonts w:ascii="Times New Roman" w:hAnsi="Times New Roman" w:cs="Times New Roman" w:hint="eastAsia"/>
              <w:spacing w:val="10"/>
              <w:kern w:val="0"/>
              <w:sz w:val="24"/>
              <w:szCs w:val="24"/>
            </w:rPr>
          </w:rPrChange>
        </w:rPr>
        <w:t>该类的主要作用的为系统提供全局的常量</w:t>
      </w:r>
      <w:r w:rsidR="00182EC2" w:rsidRPr="00987564">
        <w:rPr>
          <w:rFonts w:asciiTheme="minorEastAsia" w:hAnsiTheme="minorEastAsia" w:cs="Times New Roman" w:hint="eastAsia"/>
          <w:spacing w:val="10"/>
          <w:kern w:val="0"/>
          <w:sz w:val="24"/>
          <w:szCs w:val="24"/>
          <w:rPrChange w:id="3916" w:author="JY0225" w:date="2017-08-24T11:17:00Z">
            <w:rPr>
              <w:rFonts w:ascii="Times New Roman" w:hAnsi="Times New Roman" w:cs="Times New Roman" w:hint="eastAsia"/>
              <w:spacing w:val="10"/>
              <w:kern w:val="0"/>
              <w:sz w:val="24"/>
              <w:szCs w:val="24"/>
            </w:rPr>
          </w:rPrChange>
        </w:rPr>
        <w:t>，如字符串常量、整型的数字常量（主要用来标识状态或异常信息）</w:t>
      </w:r>
      <w:r w:rsidR="00095DD8" w:rsidRPr="00987564">
        <w:rPr>
          <w:rFonts w:asciiTheme="minorEastAsia" w:hAnsiTheme="minorEastAsia" w:cs="Times New Roman" w:hint="eastAsia"/>
          <w:spacing w:val="10"/>
          <w:kern w:val="0"/>
          <w:sz w:val="24"/>
          <w:szCs w:val="24"/>
          <w:rPrChange w:id="3917" w:author="JY0225" w:date="2017-08-24T11:17:00Z">
            <w:rPr>
              <w:rFonts w:ascii="Times New Roman" w:hAnsi="Times New Roman" w:cs="Times New Roman" w:hint="eastAsia"/>
              <w:spacing w:val="10"/>
              <w:kern w:val="0"/>
              <w:sz w:val="24"/>
              <w:szCs w:val="24"/>
            </w:rPr>
          </w:rPrChange>
        </w:rPr>
        <w:t>，并对这些常量进行统一管理</w:t>
      </w:r>
      <w:r w:rsidRPr="00987564">
        <w:rPr>
          <w:rFonts w:asciiTheme="minorEastAsia" w:hAnsiTheme="minorEastAsia" w:cs="Times New Roman" w:hint="eastAsia"/>
          <w:spacing w:val="10"/>
          <w:kern w:val="0"/>
          <w:sz w:val="24"/>
          <w:szCs w:val="24"/>
          <w:rPrChange w:id="3918" w:author="JY0225" w:date="2017-08-24T11:17:00Z">
            <w:rPr>
              <w:rFonts w:ascii="Times New Roman" w:hAnsi="Times New Roman" w:cs="Times New Roman" w:hint="eastAsia"/>
              <w:spacing w:val="10"/>
              <w:kern w:val="0"/>
              <w:sz w:val="24"/>
              <w:szCs w:val="24"/>
            </w:rPr>
          </w:rPrChange>
        </w:rPr>
        <w:t>。</w:t>
      </w:r>
      <w:r w:rsidR="00182EC2" w:rsidRPr="00987564">
        <w:rPr>
          <w:rFonts w:asciiTheme="minorEastAsia" w:hAnsiTheme="minorEastAsia" w:cs="Times New Roman" w:hint="eastAsia"/>
          <w:spacing w:val="10"/>
          <w:kern w:val="0"/>
          <w:sz w:val="24"/>
          <w:szCs w:val="24"/>
          <w:rPrChange w:id="3919" w:author="JY0225" w:date="2017-08-24T11:17:00Z">
            <w:rPr>
              <w:rFonts w:ascii="Times New Roman" w:hAnsi="Times New Roman" w:cs="Times New Roman" w:hint="eastAsia"/>
              <w:spacing w:val="10"/>
              <w:kern w:val="0"/>
              <w:sz w:val="24"/>
              <w:szCs w:val="24"/>
            </w:rPr>
          </w:rPrChange>
        </w:rPr>
        <w:t>在</w:t>
      </w:r>
      <w:r w:rsidR="00E4327E" w:rsidRPr="00987564">
        <w:rPr>
          <w:rFonts w:asciiTheme="minorEastAsia" w:hAnsiTheme="minorEastAsia" w:cs="Times New Roman" w:hint="eastAsia"/>
          <w:spacing w:val="10"/>
          <w:kern w:val="0"/>
          <w:sz w:val="24"/>
          <w:szCs w:val="24"/>
          <w:rPrChange w:id="3920" w:author="JY0225" w:date="2017-08-24T11:17:00Z">
            <w:rPr>
              <w:rFonts w:ascii="Times New Roman" w:hAnsi="Times New Roman" w:cs="Times New Roman" w:hint="eastAsia"/>
              <w:spacing w:val="10"/>
              <w:kern w:val="0"/>
              <w:sz w:val="24"/>
              <w:szCs w:val="24"/>
            </w:rPr>
          </w:rPrChange>
        </w:rPr>
        <w:t>现有</w:t>
      </w:r>
      <w:r w:rsidR="00182EC2" w:rsidRPr="00987564">
        <w:rPr>
          <w:rFonts w:asciiTheme="minorEastAsia" w:hAnsiTheme="minorEastAsia" w:cs="Times New Roman" w:hint="eastAsia"/>
          <w:spacing w:val="10"/>
          <w:kern w:val="0"/>
          <w:sz w:val="24"/>
          <w:szCs w:val="24"/>
          <w:rPrChange w:id="3921" w:author="JY0225" w:date="2017-08-24T11:17:00Z">
            <w:rPr>
              <w:rFonts w:ascii="Times New Roman" w:hAnsi="Times New Roman" w:cs="Times New Roman" w:hint="eastAsia"/>
              <w:spacing w:val="10"/>
              <w:kern w:val="0"/>
              <w:sz w:val="24"/>
              <w:szCs w:val="24"/>
            </w:rPr>
          </w:rPrChange>
        </w:rPr>
        <w:t>的中间件系统中，</w:t>
      </w:r>
      <w:r w:rsidR="00485C4C" w:rsidRPr="00987564">
        <w:rPr>
          <w:rFonts w:asciiTheme="minorEastAsia" w:hAnsiTheme="minorEastAsia" w:cs="Times New Roman" w:hint="eastAsia"/>
          <w:spacing w:val="10"/>
          <w:kern w:val="0"/>
          <w:sz w:val="24"/>
          <w:szCs w:val="24"/>
          <w:rPrChange w:id="3922" w:author="JY0225" w:date="2017-08-24T11:17:00Z">
            <w:rPr>
              <w:rFonts w:ascii="Times New Roman" w:hAnsi="Times New Roman" w:cs="Times New Roman" w:hint="eastAsia"/>
              <w:spacing w:val="10"/>
              <w:kern w:val="0"/>
              <w:sz w:val="24"/>
              <w:szCs w:val="24"/>
            </w:rPr>
          </w:rPrChange>
        </w:rPr>
        <w:t>常量都是以单独的形式存在于各个类中，这样存在大量重复重复冗余的常量信息，且对源码进行维护时，难以</w:t>
      </w:r>
      <w:r w:rsidR="00664AF7" w:rsidRPr="00987564">
        <w:rPr>
          <w:rFonts w:asciiTheme="minorEastAsia" w:hAnsiTheme="minorEastAsia" w:cs="Times New Roman" w:hint="eastAsia"/>
          <w:spacing w:val="10"/>
          <w:kern w:val="0"/>
          <w:sz w:val="24"/>
          <w:szCs w:val="24"/>
          <w:rPrChange w:id="3923" w:author="JY0225" w:date="2017-08-24T11:17:00Z">
            <w:rPr>
              <w:rFonts w:ascii="Times New Roman" w:hAnsi="Times New Roman" w:cs="Times New Roman" w:hint="eastAsia"/>
              <w:spacing w:val="10"/>
              <w:kern w:val="0"/>
              <w:sz w:val="24"/>
              <w:szCs w:val="24"/>
            </w:rPr>
          </w:rPrChange>
        </w:rPr>
        <w:t>找全所有的常量进行统一修改</w:t>
      </w:r>
      <w:r w:rsidR="00F8442C" w:rsidRPr="00987564">
        <w:rPr>
          <w:rFonts w:asciiTheme="minorEastAsia" w:hAnsiTheme="minorEastAsia" w:cs="Times New Roman" w:hint="eastAsia"/>
          <w:spacing w:val="10"/>
          <w:kern w:val="0"/>
          <w:sz w:val="24"/>
          <w:szCs w:val="24"/>
          <w:rPrChange w:id="3924" w:author="JY0225" w:date="2017-08-24T11:17:00Z">
            <w:rPr>
              <w:rFonts w:ascii="Times New Roman" w:hAnsi="Times New Roman" w:cs="Times New Roman" w:hint="eastAsia"/>
              <w:spacing w:val="10"/>
              <w:kern w:val="0"/>
              <w:sz w:val="24"/>
              <w:szCs w:val="24"/>
            </w:rPr>
          </w:rPrChange>
        </w:rPr>
        <w:t>，这对开发和维护工作带来了很大的困扰</w:t>
      </w:r>
      <w:r w:rsidR="00664AF7" w:rsidRPr="00987564">
        <w:rPr>
          <w:rFonts w:asciiTheme="minorEastAsia" w:hAnsiTheme="minorEastAsia" w:cs="Times New Roman" w:hint="eastAsia"/>
          <w:spacing w:val="10"/>
          <w:kern w:val="0"/>
          <w:sz w:val="24"/>
          <w:szCs w:val="24"/>
          <w:rPrChange w:id="3925" w:author="JY0225" w:date="2017-08-24T11:17:00Z">
            <w:rPr>
              <w:rFonts w:ascii="Times New Roman" w:hAnsi="Times New Roman" w:cs="Times New Roman" w:hint="eastAsia"/>
              <w:spacing w:val="10"/>
              <w:kern w:val="0"/>
              <w:sz w:val="24"/>
              <w:szCs w:val="24"/>
            </w:rPr>
          </w:rPrChange>
        </w:rPr>
        <w:t>。</w:t>
      </w:r>
    </w:p>
    <w:p w14:paraId="5239D39D" w14:textId="1593F796" w:rsidR="000C0A09" w:rsidRPr="00987564" w:rsidRDefault="00844323" w:rsidP="00D65A03">
      <w:pPr>
        <w:spacing w:line="400" w:lineRule="exact"/>
        <w:rPr>
          <w:rFonts w:asciiTheme="minorEastAsia" w:hAnsiTheme="minorEastAsia" w:cs="Times New Roman"/>
          <w:spacing w:val="10"/>
          <w:kern w:val="0"/>
          <w:sz w:val="24"/>
          <w:szCs w:val="24"/>
          <w:rPrChange w:id="3926"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927" w:author="JY0225" w:date="2017-08-24T11:17:00Z">
            <w:rPr>
              <w:rFonts w:ascii="Times New Roman" w:hAnsi="Times New Roman" w:cs="Times New Roman"/>
              <w:spacing w:val="10"/>
              <w:kern w:val="0"/>
              <w:sz w:val="24"/>
              <w:szCs w:val="24"/>
            </w:rPr>
          </w:rPrChange>
        </w:rPr>
        <w:tab/>
      </w:r>
      <w:r w:rsidR="008D3122" w:rsidRPr="00987564">
        <w:rPr>
          <w:rFonts w:asciiTheme="minorEastAsia" w:hAnsiTheme="minorEastAsia" w:cs="Times New Roman"/>
          <w:spacing w:val="10"/>
          <w:kern w:val="0"/>
          <w:sz w:val="24"/>
          <w:szCs w:val="24"/>
          <w:rPrChange w:id="3928" w:author="JY0225" w:date="2017-08-24T11:17:00Z">
            <w:rPr>
              <w:rFonts w:ascii="Times New Roman" w:hAnsi="Times New Roman" w:cs="Times New Roman"/>
              <w:spacing w:val="10"/>
              <w:kern w:val="0"/>
              <w:sz w:val="24"/>
              <w:szCs w:val="24"/>
            </w:rPr>
          </w:rPrChange>
        </w:rPr>
        <w:t xml:space="preserve">mwDao: </w:t>
      </w:r>
      <w:r w:rsidR="008D3122" w:rsidRPr="00987564">
        <w:rPr>
          <w:rFonts w:asciiTheme="minorEastAsia" w:hAnsiTheme="minorEastAsia" w:cs="Times New Roman" w:hint="eastAsia"/>
          <w:spacing w:val="10"/>
          <w:kern w:val="0"/>
          <w:sz w:val="24"/>
          <w:szCs w:val="24"/>
          <w:rPrChange w:id="3929" w:author="JY0225" w:date="2017-08-24T11:17:00Z">
            <w:rPr>
              <w:rFonts w:ascii="Times New Roman" w:hAnsi="Times New Roman" w:cs="Times New Roman" w:hint="eastAsia"/>
              <w:spacing w:val="10"/>
              <w:kern w:val="0"/>
              <w:sz w:val="24"/>
              <w:szCs w:val="24"/>
            </w:rPr>
          </w:rPrChange>
        </w:rPr>
        <w:t>该类主要负责数据库层接口的定义与实现，实现业务逻辑与数据库操作的分离。</w:t>
      </w:r>
      <w:r w:rsidR="007521D2" w:rsidRPr="00987564">
        <w:rPr>
          <w:rFonts w:asciiTheme="minorEastAsia" w:hAnsiTheme="minorEastAsia" w:cs="Times New Roman" w:hint="eastAsia"/>
          <w:spacing w:val="10"/>
          <w:kern w:val="0"/>
          <w:sz w:val="24"/>
          <w:szCs w:val="24"/>
          <w:rPrChange w:id="3930" w:author="JY0225" w:date="2017-08-24T11:17:00Z">
            <w:rPr>
              <w:rFonts w:ascii="Times New Roman" w:hAnsi="Times New Roman" w:cs="Times New Roman" w:hint="eastAsia"/>
              <w:spacing w:val="10"/>
              <w:kern w:val="0"/>
              <w:sz w:val="24"/>
              <w:szCs w:val="24"/>
            </w:rPr>
          </w:rPrChange>
        </w:rPr>
        <w:t>在</w:t>
      </w:r>
      <w:r w:rsidR="00E4327E" w:rsidRPr="00987564">
        <w:rPr>
          <w:rFonts w:asciiTheme="minorEastAsia" w:hAnsiTheme="minorEastAsia" w:cs="Times New Roman" w:hint="eastAsia"/>
          <w:spacing w:val="10"/>
          <w:kern w:val="0"/>
          <w:sz w:val="24"/>
          <w:szCs w:val="24"/>
          <w:rPrChange w:id="3931" w:author="JY0225" w:date="2017-08-24T11:17:00Z">
            <w:rPr>
              <w:rFonts w:ascii="Times New Roman" w:hAnsi="Times New Roman" w:cs="Times New Roman" w:hint="eastAsia"/>
              <w:spacing w:val="10"/>
              <w:kern w:val="0"/>
              <w:sz w:val="24"/>
              <w:szCs w:val="24"/>
            </w:rPr>
          </w:rPrChange>
        </w:rPr>
        <w:t>现有</w:t>
      </w:r>
      <w:r w:rsidR="007521D2" w:rsidRPr="00987564">
        <w:rPr>
          <w:rFonts w:asciiTheme="minorEastAsia" w:hAnsiTheme="minorEastAsia" w:cs="Times New Roman" w:hint="eastAsia"/>
          <w:spacing w:val="10"/>
          <w:kern w:val="0"/>
          <w:sz w:val="24"/>
          <w:szCs w:val="24"/>
          <w:rPrChange w:id="3932" w:author="JY0225" w:date="2017-08-24T11:17:00Z">
            <w:rPr>
              <w:rFonts w:ascii="Times New Roman" w:hAnsi="Times New Roman" w:cs="Times New Roman" w:hint="eastAsia"/>
              <w:spacing w:val="10"/>
              <w:kern w:val="0"/>
              <w:sz w:val="24"/>
              <w:szCs w:val="24"/>
            </w:rPr>
          </w:rPrChange>
        </w:rPr>
        <w:t>的中间件系统中，数据库操作都是在需要的时候创建连接，并执行所需的操作。</w:t>
      </w:r>
      <w:r w:rsidR="000C0A09" w:rsidRPr="00987564">
        <w:rPr>
          <w:rFonts w:asciiTheme="minorEastAsia" w:hAnsiTheme="minorEastAsia" w:cs="Times New Roman" w:hint="eastAsia"/>
          <w:spacing w:val="10"/>
          <w:kern w:val="0"/>
          <w:sz w:val="24"/>
          <w:szCs w:val="24"/>
          <w:rPrChange w:id="3933" w:author="JY0225" w:date="2017-08-24T11:17:00Z">
            <w:rPr>
              <w:rFonts w:ascii="Times New Roman" w:hAnsi="Times New Roman" w:cs="Times New Roman" w:hint="eastAsia"/>
              <w:spacing w:val="10"/>
              <w:kern w:val="0"/>
              <w:sz w:val="24"/>
              <w:szCs w:val="24"/>
            </w:rPr>
          </w:rPrChange>
        </w:rPr>
        <w:t>这样的做法使</w:t>
      </w:r>
      <w:r w:rsidR="00CA1DDC" w:rsidRPr="00987564">
        <w:rPr>
          <w:rFonts w:asciiTheme="minorEastAsia" w:hAnsiTheme="minorEastAsia" w:cs="Times New Roman" w:hint="eastAsia"/>
          <w:spacing w:val="10"/>
          <w:kern w:val="0"/>
          <w:sz w:val="24"/>
          <w:szCs w:val="24"/>
          <w:rPrChange w:id="3934" w:author="JY0225" w:date="2017-08-24T11:17:00Z">
            <w:rPr>
              <w:rFonts w:ascii="Times New Roman" w:hAnsi="Times New Roman" w:cs="Times New Roman" w:hint="eastAsia"/>
              <w:spacing w:val="10"/>
              <w:kern w:val="0"/>
              <w:sz w:val="24"/>
              <w:szCs w:val="24"/>
            </w:rPr>
          </w:rPrChange>
        </w:rPr>
        <w:t>得对数据库的操作十分混乱，并且难于管理，因此在优化的过程中，本文</w:t>
      </w:r>
      <w:r w:rsidR="000C0A09" w:rsidRPr="00987564">
        <w:rPr>
          <w:rFonts w:asciiTheme="minorEastAsia" w:hAnsiTheme="minorEastAsia" w:cs="Times New Roman" w:hint="eastAsia"/>
          <w:spacing w:val="10"/>
          <w:kern w:val="0"/>
          <w:sz w:val="24"/>
          <w:szCs w:val="24"/>
          <w:rPrChange w:id="3935" w:author="JY0225" w:date="2017-08-24T11:17:00Z">
            <w:rPr>
              <w:rFonts w:ascii="Times New Roman" w:hAnsi="Times New Roman" w:cs="Times New Roman" w:hint="eastAsia"/>
              <w:spacing w:val="10"/>
              <w:kern w:val="0"/>
              <w:sz w:val="24"/>
              <w:szCs w:val="24"/>
            </w:rPr>
          </w:rPrChange>
        </w:rPr>
        <w:t>将数据库层的操作与业务层的</w:t>
      </w:r>
      <w:r w:rsidR="000C0A09" w:rsidRPr="00987564">
        <w:rPr>
          <w:rFonts w:asciiTheme="minorEastAsia" w:hAnsiTheme="minorEastAsia" w:cs="Times New Roman" w:hint="eastAsia"/>
          <w:spacing w:val="10"/>
          <w:kern w:val="0"/>
          <w:sz w:val="24"/>
          <w:szCs w:val="24"/>
          <w:rPrChange w:id="3936" w:author="JY0225" w:date="2017-08-24T11:17:00Z">
            <w:rPr>
              <w:rFonts w:ascii="Times New Roman" w:hAnsi="Times New Roman" w:cs="Times New Roman" w:hint="eastAsia"/>
              <w:spacing w:val="10"/>
              <w:kern w:val="0"/>
              <w:sz w:val="24"/>
              <w:szCs w:val="24"/>
            </w:rPr>
          </w:rPrChange>
        </w:rPr>
        <w:lastRenderedPageBreak/>
        <w:t>操作进行了分离。在</w:t>
      </w:r>
      <w:r w:rsidR="000C0A09" w:rsidRPr="00987564">
        <w:rPr>
          <w:rFonts w:asciiTheme="minorEastAsia" w:hAnsiTheme="minorEastAsia" w:cs="Times New Roman"/>
          <w:spacing w:val="10"/>
          <w:kern w:val="0"/>
          <w:sz w:val="24"/>
          <w:szCs w:val="24"/>
          <w:rPrChange w:id="3937" w:author="JY0225" w:date="2017-08-24T11:17:00Z">
            <w:rPr>
              <w:rFonts w:ascii="Times New Roman" w:hAnsi="Times New Roman" w:cs="Times New Roman"/>
              <w:spacing w:val="10"/>
              <w:kern w:val="0"/>
              <w:sz w:val="24"/>
              <w:szCs w:val="24"/>
            </w:rPr>
          </w:rPrChange>
        </w:rPr>
        <w:t>nwDao</w:t>
      </w:r>
      <w:r w:rsidR="000C0A09" w:rsidRPr="00987564">
        <w:rPr>
          <w:rFonts w:asciiTheme="minorEastAsia" w:hAnsiTheme="minorEastAsia" w:cs="Times New Roman" w:hint="eastAsia"/>
          <w:spacing w:val="10"/>
          <w:kern w:val="0"/>
          <w:sz w:val="24"/>
          <w:szCs w:val="24"/>
          <w:rPrChange w:id="3938" w:author="JY0225" w:date="2017-08-24T11:17:00Z">
            <w:rPr>
              <w:rFonts w:ascii="Times New Roman" w:hAnsi="Times New Roman" w:cs="Times New Roman" w:hint="eastAsia"/>
              <w:spacing w:val="10"/>
              <w:kern w:val="0"/>
              <w:sz w:val="24"/>
              <w:szCs w:val="24"/>
            </w:rPr>
          </w:rPrChange>
        </w:rPr>
        <w:t>类中，提供了大量的接口如</w:t>
      </w:r>
      <w:r w:rsidR="000C0A09" w:rsidRPr="00987564">
        <w:rPr>
          <w:rFonts w:asciiTheme="minorEastAsia" w:hAnsiTheme="minorEastAsia" w:cs="Times New Roman"/>
          <w:spacing w:val="10"/>
          <w:kern w:val="0"/>
          <w:sz w:val="24"/>
          <w:szCs w:val="24"/>
          <w:rPrChange w:id="3939" w:author="JY0225" w:date="2017-08-24T11:17:00Z">
            <w:rPr>
              <w:rFonts w:ascii="Times New Roman" w:hAnsi="Times New Roman" w:cs="Times New Roman"/>
              <w:spacing w:val="10"/>
              <w:kern w:val="0"/>
              <w:sz w:val="24"/>
              <w:szCs w:val="24"/>
            </w:rPr>
          </w:rPrChange>
        </w:rPr>
        <w:t>add</w:t>
      </w:r>
      <w:r w:rsidR="000C0A09" w:rsidRPr="00987564">
        <w:rPr>
          <w:rFonts w:asciiTheme="minorEastAsia" w:hAnsiTheme="minorEastAsia" w:cs="Times New Roman" w:hint="eastAsia"/>
          <w:spacing w:val="10"/>
          <w:kern w:val="0"/>
          <w:sz w:val="24"/>
          <w:szCs w:val="24"/>
          <w:rPrChange w:id="3940"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spacing w:val="10"/>
          <w:kern w:val="0"/>
          <w:sz w:val="24"/>
          <w:szCs w:val="24"/>
          <w:rPrChange w:id="3941" w:author="JY0225" w:date="2017-08-24T11:17:00Z">
            <w:rPr>
              <w:rFonts w:ascii="Times New Roman" w:hAnsi="Times New Roman" w:cs="Times New Roman"/>
              <w:spacing w:val="10"/>
              <w:kern w:val="0"/>
              <w:sz w:val="24"/>
              <w:szCs w:val="24"/>
            </w:rPr>
          </w:rPrChange>
        </w:rPr>
        <w:t>delete</w:t>
      </w:r>
      <w:r w:rsidR="000C0A09" w:rsidRPr="00987564">
        <w:rPr>
          <w:rFonts w:asciiTheme="minorEastAsia" w:hAnsiTheme="minorEastAsia" w:cs="Times New Roman" w:hint="eastAsia"/>
          <w:spacing w:val="10"/>
          <w:kern w:val="0"/>
          <w:sz w:val="24"/>
          <w:szCs w:val="24"/>
          <w:rPrChange w:id="3942"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spacing w:val="10"/>
          <w:kern w:val="0"/>
          <w:sz w:val="24"/>
          <w:szCs w:val="24"/>
          <w:rPrChange w:id="3943" w:author="JY0225" w:date="2017-08-24T11:17:00Z">
            <w:rPr>
              <w:rFonts w:ascii="Times New Roman" w:hAnsi="Times New Roman" w:cs="Times New Roman"/>
              <w:spacing w:val="10"/>
              <w:kern w:val="0"/>
              <w:sz w:val="24"/>
              <w:szCs w:val="24"/>
            </w:rPr>
          </w:rPrChange>
        </w:rPr>
        <w:t>update</w:t>
      </w:r>
      <w:r w:rsidR="000C0A09" w:rsidRPr="00987564">
        <w:rPr>
          <w:rFonts w:asciiTheme="minorEastAsia" w:hAnsiTheme="minorEastAsia" w:cs="Times New Roman" w:hint="eastAsia"/>
          <w:spacing w:val="10"/>
          <w:kern w:val="0"/>
          <w:sz w:val="24"/>
          <w:szCs w:val="24"/>
          <w:rPrChange w:id="3944"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spacing w:val="10"/>
          <w:kern w:val="0"/>
          <w:sz w:val="24"/>
          <w:szCs w:val="24"/>
          <w:rPrChange w:id="3945" w:author="JY0225" w:date="2017-08-24T11:17:00Z">
            <w:rPr>
              <w:rFonts w:ascii="Times New Roman" w:hAnsi="Times New Roman" w:cs="Times New Roman"/>
              <w:spacing w:val="10"/>
              <w:kern w:val="0"/>
              <w:sz w:val="24"/>
              <w:szCs w:val="24"/>
            </w:rPr>
          </w:rPrChange>
        </w:rPr>
        <w:t>query</w:t>
      </w:r>
      <w:r w:rsidR="000C0A09" w:rsidRPr="00987564">
        <w:rPr>
          <w:rFonts w:asciiTheme="minorEastAsia" w:hAnsiTheme="minorEastAsia" w:cs="Times New Roman" w:hint="eastAsia"/>
          <w:spacing w:val="10"/>
          <w:kern w:val="0"/>
          <w:sz w:val="24"/>
          <w:szCs w:val="24"/>
          <w:rPrChange w:id="3946" w:author="JY0225" w:date="2017-08-24T11:17:00Z">
            <w:rPr>
              <w:rFonts w:ascii="Times New Roman" w:hAnsi="Times New Roman" w:cs="Times New Roman" w:hint="eastAsia"/>
              <w:spacing w:val="10"/>
              <w:kern w:val="0"/>
              <w:sz w:val="24"/>
              <w:szCs w:val="24"/>
            </w:rPr>
          </w:rPrChange>
        </w:rPr>
        <w:t>等，这些接口使得系统的实现层次更加清晰，并且便于修改和管理。</w:t>
      </w:r>
    </w:p>
    <w:p w14:paraId="0F7800FC" w14:textId="074E452E" w:rsidR="00604116" w:rsidRPr="00987564" w:rsidRDefault="00140914" w:rsidP="00E03440">
      <w:pPr>
        <w:spacing w:line="400" w:lineRule="exact"/>
        <w:rPr>
          <w:rFonts w:asciiTheme="minorEastAsia" w:hAnsiTheme="minorEastAsia" w:cs="Times New Roman"/>
          <w:spacing w:val="10"/>
          <w:kern w:val="0"/>
          <w:sz w:val="24"/>
          <w:szCs w:val="24"/>
          <w:rPrChange w:id="3947"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948" w:author="JY0225" w:date="2017-08-24T11:17:00Z">
            <w:rPr>
              <w:rFonts w:ascii="Times New Roman" w:hAnsi="Times New Roman" w:cs="Times New Roman"/>
              <w:spacing w:val="10"/>
              <w:kern w:val="0"/>
              <w:sz w:val="24"/>
              <w:szCs w:val="24"/>
            </w:rPr>
          </w:rPrChange>
        </w:rPr>
        <w:tab/>
        <w:t xml:space="preserve">mwFileUtil: </w:t>
      </w:r>
      <w:r w:rsidRPr="00987564">
        <w:rPr>
          <w:rFonts w:asciiTheme="minorEastAsia" w:hAnsiTheme="minorEastAsia" w:cs="Times New Roman" w:hint="eastAsia"/>
          <w:spacing w:val="10"/>
          <w:kern w:val="0"/>
          <w:sz w:val="24"/>
          <w:szCs w:val="24"/>
          <w:rPrChange w:id="3949" w:author="JY0225" w:date="2017-08-24T11:17:00Z">
            <w:rPr>
              <w:rFonts w:ascii="Times New Roman" w:hAnsi="Times New Roman" w:cs="Times New Roman" w:hint="eastAsia"/>
              <w:spacing w:val="10"/>
              <w:kern w:val="0"/>
              <w:sz w:val="24"/>
              <w:szCs w:val="24"/>
            </w:rPr>
          </w:rPrChange>
        </w:rPr>
        <w:t>该类的作用是处理与文件相关的请求</w:t>
      </w:r>
      <w:r w:rsidR="0087158A" w:rsidRPr="00987564">
        <w:rPr>
          <w:rFonts w:asciiTheme="minorEastAsia" w:hAnsiTheme="minorEastAsia" w:cs="Times New Roman" w:hint="eastAsia"/>
          <w:spacing w:val="10"/>
          <w:kern w:val="0"/>
          <w:sz w:val="24"/>
          <w:szCs w:val="24"/>
          <w:rPrChange w:id="3950" w:author="JY0225" w:date="2017-08-24T11:17:00Z">
            <w:rPr>
              <w:rFonts w:ascii="Times New Roman" w:hAnsi="Times New Roman" w:cs="Times New Roman" w:hint="eastAsia"/>
              <w:spacing w:val="10"/>
              <w:kern w:val="0"/>
              <w:sz w:val="24"/>
              <w:szCs w:val="24"/>
            </w:rPr>
          </w:rPrChange>
        </w:rPr>
        <w:t>，如获取文件的大小、</w:t>
      </w:r>
      <w:r w:rsidR="0087158A" w:rsidRPr="00987564">
        <w:rPr>
          <w:rFonts w:asciiTheme="minorEastAsia" w:hAnsiTheme="minorEastAsia" w:cs="Times New Roman"/>
          <w:spacing w:val="10"/>
          <w:kern w:val="0"/>
          <w:sz w:val="24"/>
          <w:szCs w:val="24"/>
          <w:rPrChange w:id="3951" w:author="JY0225" w:date="2017-08-24T11:17:00Z">
            <w:rPr>
              <w:rFonts w:ascii="Times New Roman" w:hAnsi="Times New Roman" w:cs="Times New Roman"/>
              <w:spacing w:val="10"/>
              <w:kern w:val="0"/>
              <w:sz w:val="24"/>
              <w:szCs w:val="24"/>
            </w:rPr>
          </w:rPrChange>
        </w:rPr>
        <w:t>MD5</w:t>
      </w:r>
      <w:r w:rsidR="0027521F" w:rsidRPr="00987564">
        <w:rPr>
          <w:rFonts w:asciiTheme="minorEastAsia" w:hAnsiTheme="minorEastAsia" w:cs="Times New Roman" w:hint="eastAsia"/>
          <w:spacing w:val="10"/>
          <w:kern w:val="0"/>
          <w:sz w:val="24"/>
          <w:szCs w:val="24"/>
          <w:rPrChange w:id="3952" w:author="JY0225" w:date="2017-08-24T11:17:00Z">
            <w:rPr>
              <w:rFonts w:ascii="Times New Roman" w:hAnsi="Times New Roman" w:cs="Times New Roman" w:hint="eastAsia"/>
              <w:spacing w:val="10"/>
              <w:kern w:val="0"/>
              <w:sz w:val="24"/>
              <w:szCs w:val="24"/>
            </w:rPr>
          </w:rPrChange>
        </w:rPr>
        <w:t>值、复制文件等。</w:t>
      </w:r>
      <w:r w:rsidR="00E03440" w:rsidRPr="00987564">
        <w:rPr>
          <w:rFonts w:asciiTheme="minorEastAsia" w:hAnsiTheme="minorEastAsia" w:cs="Times New Roman" w:hint="eastAsia"/>
          <w:spacing w:val="10"/>
          <w:kern w:val="0"/>
          <w:sz w:val="24"/>
          <w:szCs w:val="24"/>
          <w:rPrChange w:id="3953" w:author="JY0225" w:date="2017-08-24T11:17:00Z">
            <w:rPr>
              <w:rFonts w:ascii="Times New Roman" w:hAnsi="Times New Roman" w:cs="Times New Roman" w:hint="eastAsia"/>
              <w:spacing w:val="10"/>
              <w:kern w:val="0"/>
              <w:sz w:val="24"/>
              <w:szCs w:val="24"/>
            </w:rPr>
          </w:rPrChange>
        </w:rPr>
        <w:t>这些操作对于云</w:t>
      </w:r>
      <w:r w:rsidR="00476838" w:rsidRPr="00987564">
        <w:rPr>
          <w:rFonts w:asciiTheme="minorEastAsia" w:hAnsiTheme="minorEastAsia" w:cs="Times New Roman" w:hint="eastAsia"/>
          <w:spacing w:val="10"/>
          <w:kern w:val="0"/>
          <w:sz w:val="24"/>
          <w:szCs w:val="24"/>
          <w:rPrChange w:id="3954" w:author="JY0225" w:date="2017-08-24T11:17:00Z">
            <w:rPr>
              <w:rFonts w:ascii="Times New Roman" w:hAnsi="Times New Roman" w:cs="Times New Roman" w:hint="eastAsia"/>
              <w:spacing w:val="10"/>
              <w:kern w:val="0"/>
              <w:sz w:val="24"/>
              <w:szCs w:val="24"/>
            </w:rPr>
          </w:rPrChange>
        </w:rPr>
        <w:t>备份</w:t>
      </w:r>
      <w:r w:rsidR="00B72D7A" w:rsidRPr="00987564">
        <w:rPr>
          <w:rFonts w:asciiTheme="minorEastAsia" w:hAnsiTheme="minorEastAsia" w:cs="Times New Roman" w:hint="eastAsia"/>
          <w:spacing w:val="10"/>
          <w:kern w:val="0"/>
          <w:sz w:val="24"/>
          <w:szCs w:val="24"/>
          <w:rPrChange w:id="3955" w:author="JY0225" w:date="2017-08-24T11:17:00Z">
            <w:rPr>
              <w:rFonts w:ascii="Times New Roman" w:hAnsi="Times New Roman" w:cs="Times New Roman" w:hint="eastAsia"/>
              <w:spacing w:val="10"/>
              <w:kern w:val="0"/>
              <w:sz w:val="24"/>
              <w:szCs w:val="24"/>
            </w:rPr>
          </w:rPrChange>
        </w:rPr>
        <w:t>服务来说十分常见的，因此本文</w:t>
      </w:r>
      <w:r w:rsidR="00E03440" w:rsidRPr="00987564">
        <w:rPr>
          <w:rFonts w:asciiTheme="minorEastAsia" w:hAnsiTheme="minorEastAsia" w:cs="Times New Roman" w:hint="eastAsia"/>
          <w:spacing w:val="10"/>
          <w:kern w:val="0"/>
          <w:sz w:val="24"/>
          <w:szCs w:val="24"/>
          <w:rPrChange w:id="3956" w:author="JY0225" w:date="2017-08-24T11:17:00Z">
            <w:rPr>
              <w:rFonts w:ascii="Times New Roman" w:hAnsi="Times New Roman" w:cs="Times New Roman" w:hint="eastAsia"/>
              <w:spacing w:val="10"/>
              <w:kern w:val="0"/>
              <w:sz w:val="24"/>
              <w:szCs w:val="24"/>
            </w:rPr>
          </w:rPrChange>
        </w:rPr>
        <w:t>单独此类方法统一封装在</w:t>
      </w:r>
      <w:r w:rsidR="00E03440" w:rsidRPr="00987564">
        <w:rPr>
          <w:rFonts w:asciiTheme="minorEastAsia" w:hAnsiTheme="minorEastAsia" w:cs="Times New Roman"/>
          <w:spacing w:val="10"/>
          <w:kern w:val="0"/>
          <w:sz w:val="24"/>
          <w:szCs w:val="24"/>
          <w:rPrChange w:id="3957" w:author="JY0225" w:date="2017-08-24T11:17:00Z">
            <w:rPr>
              <w:rFonts w:ascii="Times New Roman" w:hAnsi="Times New Roman" w:cs="Times New Roman"/>
              <w:spacing w:val="10"/>
              <w:kern w:val="0"/>
              <w:sz w:val="24"/>
              <w:szCs w:val="24"/>
            </w:rPr>
          </w:rPrChange>
        </w:rPr>
        <w:t>mwFileUtil</w:t>
      </w:r>
      <w:r w:rsidR="00E03440" w:rsidRPr="00987564">
        <w:rPr>
          <w:rFonts w:asciiTheme="minorEastAsia" w:hAnsiTheme="minorEastAsia" w:cs="Times New Roman" w:hint="eastAsia"/>
          <w:spacing w:val="10"/>
          <w:kern w:val="0"/>
          <w:sz w:val="24"/>
          <w:szCs w:val="24"/>
          <w:rPrChange w:id="3958" w:author="JY0225" w:date="2017-08-24T11:17:00Z">
            <w:rPr>
              <w:rFonts w:ascii="Times New Roman" w:hAnsi="Times New Roman" w:cs="Times New Roman" w:hint="eastAsia"/>
              <w:spacing w:val="10"/>
              <w:kern w:val="0"/>
              <w:sz w:val="24"/>
              <w:szCs w:val="24"/>
            </w:rPr>
          </w:rPrChange>
        </w:rPr>
        <w:t>类中，以方便在后续的开发过程中使用。</w:t>
      </w:r>
    </w:p>
    <w:p w14:paraId="09CA79F3" w14:textId="4DAF39A3" w:rsidR="004D718D" w:rsidRPr="00987564" w:rsidRDefault="004D718D" w:rsidP="00E03440">
      <w:pPr>
        <w:spacing w:line="400" w:lineRule="exact"/>
        <w:rPr>
          <w:rFonts w:asciiTheme="minorEastAsia" w:hAnsiTheme="minorEastAsia" w:cs="Times New Roman"/>
          <w:spacing w:val="10"/>
          <w:kern w:val="0"/>
          <w:sz w:val="24"/>
          <w:szCs w:val="24"/>
          <w:rPrChange w:id="3959"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960" w:author="JY0225" w:date="2017-08-24T11:17:00Z">
            <w:rPr>
              <w:rFonts w:ascii="Times New Roman" w:hAnsi="Times New Roman" w:cs="Times New Roman"/>
              <w:spacing w:val="10"/>
              <w:kern w:val="0"/>
              <w:sz w:val="24"/>
              <w:szCs w:val="24"/>
            </w:rPr>
          </w:rPrChange>
        </w:rPr>
        <w:tab/>
        <w:t xml:space="preserve">mwUserUtil: </w:t>
      </w:r>
      <w:r w:rsidRPr="00987564">
        <w:rPr>
          <w:rFonts w:asciiTheme="minorEastAsia" w:hAnsiTheme="minorEastAsia" w:cs="Times New Roman" w:hint="eastAsia"/>
          <w:spacing w:val="10"/>
          <w:kern w:val="0"/>
          <w:sz w:val="24"/>
          <w:szCs w:val="24"/>
          <w:rPrChange w:id="3961" w:author="JY0225" w:date="2017-08-24T11:17:00Z">
            <w:rPr>
              <w:rFonts w:ascii="Times New Roman" w:hAnsi="Times New Roman" w:cs="Times New Roman" w:hint="eastAsia"/>
              <w:spacing w:val="10"/>
              <w:kern w:val="0"/>
              <w:sz w:val="24"/>
              <w:szCs w:val="24"/>
            </w:rPr>
          </w:rPrChange>
        </w:rPr>
        <w:t>该类的主要作用是</w:t>
      </w:r>
      <w:r w:rsidR="001672D0" w:rsidRPr="00987564">
        <w:rPr>
          <w:rFonts w:asciiTheme="minorEastAsia" w:hAnsiTheme="minorEastAsia" w:cs="Times New Roman" w:hint="eastAsia"/>
          <w:spacing w:val="10"/>
          <w:kern w:val="0"/>
          <w:sz w:val="24"/>
          <w:szCs w:val="24"/>
          <w:rPrChange w:id="3962" w:author="JY0225" w:date="2017-08-24T11:17:00Z">
            <w:rPr>
              <w:rFonts w:ascii="Times New Roman" w:hAnsi="Times New Roman" w:cs="Times New Roman" w:hint="eastAsia"/>
              <w:spacing w:val="10"/>
              <w:kern w:val="0"/>
              <w:sz w:val="24"/>
              <w:szCs w:val="24"/>
            </w:rPr>
          </w:rPrChange>
        </w:rPr>
        <w:t>获取用户的信息，如用户的</w:t>
      </w:r>
      <w:r w:rsidR="001672D0" w:rsidRPr="00987564">
        <w:rPr>
          <w:rFonts w:asciiTheme="minorEastAsia" w:hAnsiTheme="minorEastAsia" w:cs="Times New Roman"/>
          <w:spacing w:val="10"/>
          <w:kern w:val="0"/>
          <w:sz w:val="24"/>
          <w:szCs w:val="24"/>
          <w:rPrChange w:id="3963" w:author="JY0225" w:date="2017-08-24T11:17:00Z">
            <w:rPr>
              <w:rFonts w:ascii="Times New Roman" w:hAnsi="Times New Roman" w:cs="Times New Roman"/>
              <w:spacing w:val="10"/>
              <w:kern w:val="0"/>
              <w:sz w:val="24"/>
              <w:szCs w:val="24"/>
            </w:rPr>
          </w:rPrChange>
        </w:rPr>
        <w:t>id</w:t>
      </w:r>
      <w:r w:rsidR="001672D0" w:rsidRPr="00987564">
        <w:rPr>
          <w:rFonts w:asciiTheme="minorEastAsia" w:hAnsiTheme="minorEastAsia" w:cs="Times New Roman" w:hint="eastAsia"/>
          <w:spacing w:val="10"/>
          <w:kern w:val="0"/>
          <w:sz w:val="24"/>
          <w:szCs w:val="24"/>
          <w:rPrChange w:id="3964" w:author="JY0225" w:date="2017-08-24T11:17:00Z">
            <w:rPr>
              <w:rFonts w:ascii="Times New Roman" w:hAnsi="Times New Roman" w:cs="Times New Roman" w:hint="eastAsia"/>
              <w:spacing w:val="10"/>
              <w:kern w:val="0"/>
              <w:sz w:val="24"/>
              <w:szCs w:val="24"/>
            </w:rPr>
          </w:rPrChange>
        </w:rPr>
        <w:t>、用户的</w:t>
      </w:r>
      <w:r w:rsidR="001672D0" w:rsidRPr="00987564">
        <w:rPr>
          <w:rFonts w:asciiTheme="minorEastAsia" w:hAnsiTheme="minorEastAsia" w:cs="Times New Roman"/>
          <w:spacing w:val="10"/>
          <w:kern w:val="0"/>
          <w:sz w:val="24"/>
          <w:szCs w:val="24"/>
          <w:rPrChange w:id="3965" w:author="JY0225" w:date="2017-08-24T11:17:00Z">
            <w:rPr>
              <w:rFonts w:ascii="Times New Roman" w:hAnsi="Times New Roman" w:cs="Times New Roman"/>
              <w:spacing w:val="10"/>
              <w:kern w:val="0"/>
              <w:sz w:val="24"/>
              <w:szCs w:val="24"/>
            </w:rPr>
          </w:rPrChange>
        </w:rPr>
        <w:t>token</w:t>
      </w:r>
      <w:r w:rsidR="001672D0" w:rsidRPr="00987564">
        <w:rPr>
          <w:rFonts w:asciiTheme="minorEastAsia" w:hAnsiTheme="minorEastAsia" w:cs="Times New Roman" w:hint="eastAsia"/>
          <w:spacing w:val="10"/>
          <w:kern w:val="0"/>
          <w:sz w:val="24"/>
          <w:szCs w:val="24"/>
          <w:rPrChange w:id="3966" w:author="JY0225" w:date="2017-08-24T11:17:00Z">
            <w:rPr>
              <w:rFonts w:ascii="Times New Roman" w:hAnsi="Times New Roman" w:cs="Times New Roman" w:hint="eastAsia"/>
              <w:spacing w:val="10"/>
              <w:kern w:val="0"/>
              <w:sz w:val="24"/>
              <w:szCs w:val="24"/>
            </w:rPr>
          </w:rPrChange>
        </w:rPr>
        <w:t>、查询用户登录状态是否过期。</w:t>
      </w:r>
      <w:r w:rsidR="00327DC2" w:rsidRPr="00987564">
        <w:rPr>
          <w:rFonts w:asciiTheme="minorEastAsia" w:hAnsiTheme="minorEastAsia" w:cs="Times New Roman" w:hint="eastAsia"/>
          <w:spacing w:val="10"/>
          <w:kern w:val="0"/>
          <w:sz w:val="24"/>
          <w:szCs w:val="24"/>
          <w:rPrChange w:id="3967" w:author="JY0225" w:date="2017-08-24T11:17:00Z">
            <w:rPr>
              <w:rFonts w:ascii="Times New Roman" w:hAnsi="Times New Roman" w:cs="Times New Roman" w:hint="eastAsia"/>
              <w:spacing w:val="10"/>
              <w:kern w:val="0"/>
              <w:sz w:val="24"/>
              <w:szCs w:val="24"/>
            </w:rPr>
          </w:rPrChange>
        </w:rPr>
        <w:t>这些在</w:t>
      </w:r>
      <w:r w:rsidR="00327DC2" w:rsidRPr="00987564">
        <w:rPr>
          <w:rFonts w:asciiTheme="minorEastAsia" w:hAnsiTheme="minorEastAsia" w:cs="Times New Roman"/>
          <w:spacing w:val="10"/>
          <w:kern w:val="0"/>
          <w:sz w:val="24"/>
          <w:szCs w:val="24"/>
          <w:rPrChange w:id="3968" w:author="JY0225" w:date="2017-08-24T11:17:00Z">
            <w:rPr>
              <w:rFonts w:ascii="Times New Roman" w:hAnsi="Times New Roman" w:cs="Times New Roman"/>
              <w:spacing w:val="10"/>
              <w:kern w:val="0"/>
              <w:sz w:val="24"/>
              <w:szCs w:val="24"/>
            </w:rPr>
          </w:rPrChange>
        </w:rPr>
        <w:t>service</w:t>
      </w:r>
      <w:r w:rsidR="00327DC2" w:rsidRPr="00987564">
        <w:rPr>
          <w:rFonts w:asciiTheme="minorEastAsia" w:hAnsiTheme="minorEastAsia" w:cs="Times New Roman" w:hint="eastAsia"/>
          <w:spacing w:val="10"/>
          <w:kern w:val="0"/>
          <w:sz w:val="24"/>
          <w:szCs w:val="24"/>
          <w:rPrChange w:id="3969" w:author="JY0225" w:date="2017-08-24T11:17:00Z">
            <w:rPr>
              <w:rFonts w:ascii="Times New Roman" w:hAnsi="Times New Roman" w:cs="Times New Roman" w:hint="eastAsia"/>
              <w:spacing w:val="10"/>
              <w:kern w:val="0"/>
              <w:sz w:val="24"/>
              <w:szCs w:val="24"/>
            </w:rPr>
          </w:rPrChange>
        </w:rPr>
        <w:t>层中都是</w:t>
      </w:r>
      <w:r w:rsidR="00DE4CB0" w:rsidRPr="00987564">
        <w:rPr>
          <w:rFonts w:asciiTheme="minorEastAsia" w:hAnsiTheme="minorEastAsia" w:cs="Times New Roman" w:hint="eastAsia"/>
          <w:spacing w:val="10"/>
          <w:kern w:val="0"/>
          <w:sz w:val="24"/>
          <w:szCs w:val="24"/>
          <w:rPrChange w:id="3970" w:author="JY0225" w:date="2017-08-24T11:17:00Z">
            <w:rPr>
              <w:rFonts w:ascii="Times New Roman" w:hAnsi="Times New Roman" w:cs="Times New Roman" w:hint="eastAsia"/>
              <w:spacing w:val="10"/>
              <w:kern w:val="0"/>
              <w:sz w:val="24"/>
              <w:szCs w:val="24"/>
            </w:rPr>
          </w:rPrChange>
        </w:rPr>
        <w:t>经常使用到</w:t>
      </w:r>
      <w:r w:rsidR="00327DC2" w:rsidRPr="00987564">
        <w:rPr>
          <w:rFonts w:asciiTheme="minorEastAsia" w:hAnsiTheme="minorEastAsia" w:cs="Times New Roman" w:hint="eastAsia"/>
          <w:spacing w:val="10"/>
          <w:kern w:val="0"/>
          <w:sz w:val="24"/>
          <w:szCs w:val="24"/>
          <w:rPrChange w:id="3971" w:author="JY0225" w:date="2017-08-24T11:17:00Z">
            <w:rPr>
              <w:rFonts w:ascii="Times New Roman" w:hAnsi="Times New Roman" w:cs="Times New Roman" w:hint="eastAsia"/>
              <w:spacing w:val="10"/>
              <w:kern w:val="0"/>
              <w:sz w:val="24"/>
              <w:szCs w:val="24"/>
            </w:rPr>
          </w:rPrChange>
        </w:rPr>
        <w:t>的信息，</w:t>
      </w:r>
      <w:r w:rsidR="005F0AF8" w:rsidRPr="00987564">
        <w:rPr>
          <w:rFonts w:asciiTheme="minorEastAsia" w:hAnsiTheme="minorEastAsia" w:cs="Times New Roman" w:hint="eastAsia"/>
          <w:spacing w:val="10"/>
          <w:kern w:val="0"/>
          <w:sz w:val="24"/>
          <w:szCs w:val="24"/>
          <w:rPrChange w:id="3972" w:author="JY0225" w:date="2017-08-24T11:17:00Z">
            <w:rPr>
              <w:rFonts w:ascii="Times New Roman" w:hAnsi="Times New Roman" w:cs="Times New Roman" w:hint="eastAsia"/>
              <w:spacing w:val="10"/>
              <w:kern w:val="0"/>
              <w:sz w:val="24"/>
              <w:szCs w:val="24"/>
            </w:rPr>
          </w:rPrChange>
        </w:rPr>
        <w:t>因此本文</w:t>
      </w:r>
      <w:r w:rsidR="00327DC2" w:rsidRPr="00987564">
        <w:rPr>
          <w:rFonts w:asciiTheme="minorEastAsia" w:hAnsiTheme="minorEastAsia" w:cs="Times New Roman" w:hint="eastAsia"/>
          <w:spacing w:val="10"/>
          <w:kern w:val="0"/>
          <w:sz w:val="24"/>
          <w:szCs w:val="24"/>
          <w:rPrChange w:id="3973" w:author="JY0225" w:date="2017-08-24T11:17:00Z">
            <w:rPr>
              <w:rFonts w:ascii="Times New Roman" w:hAnsi="Times New Roman" w:cs="Times New Roman" w:hint="eastAsia"/>
              <w:spacing w:val="10"/>
              <w:kern w:val="0"/>
              <w:sz w:val="24"/>
              <w:szCs w:val="24"/>
            </w:rPr>
          </w:rPrChange>
        </w:rPr>
        <w:t>也对这些功能进行了封装。</w:t>
      </w:r>
    </w:p>
    <w:p w14:paraId="37B50DCF" w14:textId="445D4FC2" w:rsidR="001B4DE4" w:rsidRPr="00987564" w:rsidRDefault="001B4DE4" w:rsidP="00E03440">
      <w:pPr>
        <w:spacing w:line="400" w:lineRule="exact"/>
        <w:rPr>
          <w:rFonts w:asciiTheme="minorEastAsia" w:hAnsiTheme="minorEastAsia" w:cs="Times New Roman"/>
          <w:spacing w:val="10"/>
          <w:kern w:val="0"/>
          <w:sz w:val="24"/>
          <w:szCs w:val="24"/>
          <w:rPrChange w:id="3974"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975" w:author="JY0225" w:date="2017-08-24T11:17:00Z">
            <w:rPr>
              <w:rFonts w:ascii="Times New Roman" w:hAnsi="Times New Roman" w:cs="Times New Roman"/>
              <w:spacing w:val="10"/>
              <w:kern w:val="0"/>
              <w:sz w:val="24"/>
              <w:szCs w:val="24"/>
            </w:rPr>
          </w:rPrChange>
        </w:rPr>
        <w:tab/>
      </w:r>
      <w:r w:rsidR="00CF2ACF" w:rsidRPr="00987564">
        <w:rPr>
          <w:rFonts w:asciiTheme="minorEastAsia" w:hAnsiTheme="minorEastAsia" w:cs="Times New Roman"/>
          <w:spacing w:val="10"/>
          <w:kern w:val="0"/>
          <w:sz w:val="24"/>
          <w:szCs w:val="24"/>
          <w:rPrChange w:id="3976" w:author="JY0225" w:date="2017-08-24T11:17:00Z">
            <w:rPr>
              <w:rFonts w:ascii="Times New Roman" w:hAnsi="Times New Roman" w:cs="Times New Roman"/>
              <w:spacing w:val="10"/>
              <w:kern w:val="0"/>
              <w:sz w:val="24"/>
              <w:szCs w:val="24"/>
            </w:rPr>
          </w:rPrChange>
        </w:rPr>
        <w:t xml:space="preserve">mwFirefoxHelper: </w:t>
      </w:r>
      <w:r w:rsidR="00CF2ACF" w:rsidRPr="00987564">
        <w:rPr>
          <w:rFonts w:asciiTheme="minorEastAsia" w:hAnsiTheme="minorEastAsia" w:cs="Times New Roman" w:hint="eastAsia"/>
          <w:spacing w:val="10"/>
          <w:kern w:val="0"/>
          <w:sz w:val="24"/>
          <w:szCs w:val="24"/>
          <w:rPrChange w:id="3977" w:author="JY0225" w:date="2017-08-24T11:17:00Z">
            <w:rPr>
              <w:rFonts w:ascii="Times New Roman" w:hAnsi="Times New Roman" w:cs="Times New Roman" w:hint="eastAsia"/>
              <w:spacing w:val="10"/>
              <w:kern w:val="0"/>
              <w:sz w:val="24"/>
              <w:szCs w:val="24"/>
            </w:rPr>
          </w:rPrChange>
        </w:rPr>
        <w:t>该类的主要作用是处理来自</w:t>
      </w:r>
      <w:r w:rsidR="00CF2ACF" w:rsidRPr="00987564">
        <w:rPr>
          <w:rFonts w:asciiTheme="minorEastAsia" w:hAnsiTheme="minorEastAsia" w:cs="Times New Roman"/>
          <w:spacing w:val="10"/>
          <w:kern w:val="0"/>
          <w:sz w:val="24"/>
          <w:szCs w:val="24"/>
          <w:rPrChange w:id="3978" w:author="JY0225" w:date="2017-08-24T11:17:00Z">
            <w:rPr>
              <w:rFonts w:ascii="Times New Roman" w:hAnsi="Times New Roman" w:cs="Times New Roman"/>
              <w:spacing w:val="10"/>
              <w:kern w:val="0"/>
              <w:sz w:val="24"/>
              <w:szCs w:val="24"/>
            </w:rPr>
          </w:rPrChange>
        </w:rPr>
        <w:t>firefox</w:t>
      </w:r>
      <w:r w:rsidR="002E5718" w:rsidRPr="00987564">
        <w:rPr>
          <w:rFonts w:asciiTheme="minorEastAsia" w:hAnsiTheme="minorEastAsia" w:cs="Times New Roman" w:hint="eastAsia"/>
          <w:spacing w:val="10"/>
          <w:kern w:val="0"/>
          <w:sz w:val="24"/>
          <w:szCs w:val="24"/>
          <w:rPrChange w:id="3979" w:author="JY0225" w:date="2017-08-24T11:17:00Z">
            <w:rPr>
              <w:rFonts w:ascii="Times New Roman" w:hAnsi="Times New Roman" w:cs="Times New Roman" w:hint="eastAsia"/>
              <w:spacing w:val="10"/>
              <w:kern w:val="0"/>
              <w:sz w:val="24"/>
              <w:szCs w:val="24"/>
            </w:rPr>
          </w:rPrChange>
        </w:rPr>
        <w:t>扩展</w:t>
      </w:r>
      <w:r w:rsidR="00CF2ACF" w:rsidRPr="00987564">
        <w:rPr>
          <w:rFonts w:asciiTheme="minorEastAsia" w:hAnsiTheme="minorEastAsia" w:cs="Times New Roman" w:hint="eastAsia"/>
          <w:spacing w:val="10"/>
          <w:kern w:val="0"/>
          <w:sz w:val="24"/>
          <w:szCs w:val="24"/>
          <w:rPrChange w:id="3980" w:author="JY0225" w:date="2017-08-24T11:17:00Z">
            <w:rPr>
              <w:rFonts w:ascii="Times New Roman" w:hAnsi="Times New Roman" w:cs="Times New Roman" w:hint="eastAsia"/>
              <w:spacing w:val="10"/>
              <w:kern w:val="0"/>
              <w:sz w:val="24"/>
              <w:szCs w:val="24"/>
            </w:rPr>
          </w:rPrChange>
        </w:rPr>
        <w:t>的请求。</w:t>
      </w:r>
      <w:r w:rsidR="00ED6ED6" w:rsidRPr="00987564">
        <w:rPr>
          <w:rFonts w:asciiTheme="minorEastAsia" w:hAnsiTheme="minorEastAsia" w:cs="Times New Roman" w:hint="eastAsia"/>
          <w:spacing w:val="10"/>
          <w:kern w:val="0"/>
          <w:sz w:val="24"/>
          <w:szCs w:val="24"/>
          <w:rPrChange w:id="3981" w:author="JY0225" w:date="2017-08-24T11:17:00Z">
            <w:rPr>
              <w:rFonts w:ascii="Times New Roman" w:hAnsi="Times New Roman" w:cs="Times New Roman" w:hint="eastAsia"/>
              <w:spacing w:val="10"/>
              <w:kern w:val="0"/>
              <w:sz w:val="24"/>
              <w:szCs w:val="24"/>
            </w:rPr>
          </w:rPrChange>
        </w:rPr>
        <w:t>由于</w:t>
      </w:r>
      <w:r w:rsidR="00ED6ED6" w:rsidRPr="00987564">
        <w:rPr>
          <w:rFonts w:asciiTheme="minorEastAsia" w:hAnsiTheme="minorEastAsia" w:cs="Times New Roman"/>
          <w:spacing w:val="10"/>
          <w:kern w:val="0"/>
          <w:sz w:val="24"/>
          <w:szCs w:val="24"/>
          <w:rPrChange w:id="3982" w:author="JY0225" w:date="2017-08-24T11:17:00Z">
            <w:rPr>
              <w:rFonts w:ascii="Times New Roman" w:hAnsi="Times New Roman" w:cs="Times New Roman"/>
              <w:spacing w:val="10"/>
              <w:kern w:val="0"/>
              <w:sz w:val="24"/>
              <w:szCs w:val="24"/>
            </w:rPr>
          </w:rPrChange>
        </w:rPr>
        <w:t>Firefox</w:t>
      </w:r>
      <w:r w:rsidR="002E5718" w:rsidRPr="00987564">
        <w:rPr>
          <w:rFonts w:asciiTheme="minorEastAsia" w:hAnsiTheme="minorEastAsia" w:cs="Times New Roman" w:hint="eastAsia"/>
          <w:spacing w:val="10"/>
          <w:kern w:val="0"/>
          <w:sz w:val="24"/>
          <w:szCs w:val="24"/>
          <w:rPrChange w:id="3983" w:author="JY0225" w:date="2017-08-24T11:17:00Z">
            <w:rPr>
              <w:rFonts w:ascii="Times New Roman" w:hAnsi="Times New Roman" w:cs="Times New Roman" w:hint="eastAsia"/>
              <w:spacing w:val="10"/>
              <w:kern w:val="0"/>
              <w:sz w:val="24"/>
              <w:szCs w:val="24"/>
            </w:rPr>
          </w:rPrChange>
        </w:rPr>
        <w:t>扩展</w:t>
      </w:r>
      <w:r w:rsidR="00ED6ED6" w:rsidRPr="00987564">
        <w:rPr>
          <w:rFonts w:asciiTheme="minorEastAsia" w:hAnsiTheme="minorEastAsia" w:cs="Times New Roman" w:hint="eastAsia"/>
          <w:spacing w:val="10"/>
          <w:kern w:val="0"/>
          <w:sz w:val="24"/>
          <w:szCs w:val="24"/>
          <w:rPrChange w:id="3984" w:author="JY0225" w:date="2017-08-24T11:17:00Z">
            <w:rPr>
              <w:rFonts w:ascii="Times New Roman" w:hAnsi="Times New Roman" w:cs="Times New Roman" w:hint="eastAsia"/>
              <w:spacing w:val="10"/>
              <w:kern w:val="0"/>
              <w:sz w:val="24"/>
              <w:szCs w:val="24"/>
            </w:rPr>
          </w:rPrChange>
        </w:rPr>
        <w:t>请求的特殊性，使用到了</w:t>
      </w:r>
      <w:r w:rsidR="00ED6ED6" w:rsidRPr="00987564">
        <w:rPr>
          <w:rFonts w:asciiTheme="minorEastAsia" w:hAnsiTheme="minorEastAsia" w:cs="Times New Roman"/>
          <w:spacing w:val="10"/>
          <w:kern w:val="0"/>
          <w:sz w:val="24"/>
          <w:szCs w:val="24"/>
          <w:rPrChange w:id="3985" w:author="JY0225" w:date="2017-08-24T11:17:00Z">
            <w:rPr>
              <w:rFonts w:ascii="Times New Roman" w:hAnsi="Times New Roman" w:cs="Times New Roman"/>
              <w:spacing w:val="10"/>
              <w:kern w:val="0"/>
              <w:sz w:val="24"/>
              <w:szCs w:val="24"/>
            </w:rPr>
          </w:rPrChange>
        </w:rPr>
        <w:t>WebSocket</w:t>
      </w:r>
      <w:r w:rsidR="00ED6ED6" w:rsidRPr="00987564">
        <w:rPr>
          <w:rFonts w:asciiTheme="minorEastAsia" w:hAnsiTheme="minorEastAsia" w:cs="Times New Roman" w:hint="eastAsia"/>
          <w:spacing w:val="10"/>
          <w:kern w:val="0"/>
          <w:sz w:val="24"/>
          <w:szCs w:val="24"/>
          <w:rPrChange w:id="3986" w:author="JY0225" w:date="2017-08-24T11:17:00Z">
            <w:rPr>
              <w:rFonts w:ascii="Times New Roman" w:hAnsi="Times New Roman" w:cs="Times New Roman" w:hint="eastAsia"/>
              <w:spacing w:val="10"/>
              <w:kern w:val="0"/>
              <w:sz w:val="24"/>
              <w:szCs w:val="24"/>
            </w:rPr>
          </w:rPrChange>
        </w:rPr>
        <w:t>作为服务器与客户端之间的通行方式，与</w:t>
      </w:r>
      <w:r w:rsidR="00ED6ED6" w:rsidRPr="00987564">
        <w:rPr>
          <w:rFonts w:asciiTheme="minorEastAsia" w:hAnsiTheme="minorEastAsia" w:cs="Times New Roman"/>
          <w:spacing w:val="10"/>
          <w:kern w:val="0"/>
          <w:sz w:val="24"/>
          <w:szCs w:val="24"/>
          <w:rPrChange w:id="3987" w:author="JY0225" w:date="2017-08-24T11:17:00Z">
            <w:rPr>
              <w:rFonts w:ascii="Times New Roman" w:hAnsi="Times New Roman" w:cs="Times New Roman"/>
              <w:spacing w:val="10"/>
              <w:kern w:val="0"/>
              <w:sz w:val="24"/>
              <w:szCs w:val="24"/>
            </w:rPr>
          </w:rPrChange>
        </w:rPr>
        <w:t>Socket</w:t>
      </w:r>
      <w:r w:rsidR="003753E4" w:rsidRPr="00987564">
        <w:rPr>
          <w:rFonts w:asciiTheme="minorEastAsia" w:hAnsiTheme="minorEastAsia" w:cs="Times New Roman" w:hint="eastAsia"/>
          <w:spacing w:val="10"/>
          <w:kern w:val="0"/>
          <w:sz w:val="24"/>
          <w:szCs w:val="24"/>
          <w:rPrChange w:id="3988" w:author="JY0225" w:date="2017-08-24T11:17:00Z">
            <w:rPr>
              <w:rFonts w:ascii="Times New Roman" w:hAnsi="Times New Roman" w:cs="Times New Roman" w:hint="eastAsia"/>
              <w:spacing w:val="10"/>
              <w:kern w:val="0"/>
              <w:sz w:val="24"/>
              <w:szCs w:val="24"/>
            </w:rPr>
          </w:rPrChange>
        </w:rPr>
        <w:t>通信方式不同的是，它需要进行一次握手协议，因此，</w:t>
      </w:r>
      <w:r w:rsidR="00ED6ED6" w:rsidRPr="00987564">
        <w:rPr>
          <w:rFonts w:asciiTheme="minorEastAsia" w:hAnsiTheme="minorEastAsia" w:cs="Times New Roman" w:hint="eastAsia"/>
          <w:spacing w:val="10"/>
          <w:kern w:val="0"/>
          <w:sz w:val="24"/>
          <w:szCs w:val="24"/>
          <w:rPrChange w:id="3989" w:author="JY0225" w:date="2017-08-24T11:17:00Z">
            <w:rPr>
              <w:rFonts w:ascii="Times New Roman" w:hAnsi="Times New Roman" w:cs="Times New Roman" w:hint="eastAsia"/>
              <w:spacing w:val="10"/>
              <w:kern w:val="0"/>
              <w:sz w:val="24"/>
              <w:szCs w:val="24"/>
            </w:rPr>
          </w:rPrChange>
        </w:rPr>
        <w:t>需要对来</w:t>
      </w:r>
      <w:r w:rsidR="00ED6ED6" w:rsidRPr="00987564">
        <w:rPr>
          <w:rFonts w:asciiTheme="minorEastAsia" w:hAnsiTheme="minorEastAsia" w:cs="Times New Roman"/>
          <w:spacing w:val="10"/>
          <w:kern w:val="0"/>
          <w:sz w:val="24"/>
          <w:szCs w:val="24"/>
          <w:rPrChange w:id="3990" w:author="JY0225" w:date="2017-08-24T11:17:00Z">
            <w:rPr>
              <w:rFonts w:ascii="Times New Roman" w:hAnsi="Times New Roman" w:cs="Times New Roman"/>
              <w:spacing w:val="10"/>
              <w:kern w:val="0"/>
              <w:sz w:val="24"/>
              <w:szCs w:val="24"/>
            </w:rPr>
          </w:rPrChange>
        </w:rPr>
        <w:t>Firefox</w:t>
      </w:r>
      <w:r w:rsidR="00ED6ED6" w:rsidRPr="00987564">
        <w:rPr>
          <w:rFonts w:asciiTheme="minorEastAsia" w:hAnsiTheme="minorEastAsia" w:cs="Times New Roman" w:hint="eastAsia"/>
          <w:spacing w:val="10"/>
          <w:kern w:val="0"/>
          <w:sz w:val="24"/>
          <w:szCs w:val="24"/>
          <w:rPrChange w:id="3991" w:author="JY0225" w:date="2017-08-24T11:17:00Z">
            <w:rPr>
              <w:rFonts w:ascii="Times New Roman" w:hAnsi="Times New Roman" w:cs="Times New Roman" w:hint="eastAsia"/>
              <w:spacing w:val="10"/>
              <w:kern w:val="0"/>
              <w:sz w:val="24"/>
              <w:szCs w:val="24"/>
            </w:rPr>
          </w:rPrChange>
        </w:rPr>
        <w:t>的请求进行单独处理。</w:t>
      </w:r>
    </w:p>
    <w:p w14:paraId="37DF9052" w14:textId="47A3D17C" w:rsidR="00C43064" w:rsidRPr="00987564" w:rsidRDefault="007B2E19" w:rsidP="00067CEC">
      <w:pPr>
        <w:spacing w:line="400" w:lineRule="exact"/>
        <w:rPr>
          <w:rFonts w:asciiTheme="minorEastAsia" w:hAnsiTheme="minorEastAsia" w:cs="Times New Roman"/>
          <w:spacing w:val="10"/>
          <w:kern w:val="0"/>
          <w:sz w:val="24"/>
          <w:szCs w:val="24"/>
          <w:rPrChange w:id="3992"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993" w:author="JY0225" w:date="2017-08-24T11:17:00Z">
            <w:rPr>
              <w:rFonts w:ascii="Times New Roman" w:hAnsi="Times New Roman" w:cs="Times New Roman"/>
              <w:spacing w:val="10"/>
              <w:kern w:val="0"/>
              <w:sz w:val="24"/>
              <w:szCs w:val="24"/>
            </w:rPr>
          </w:rPrChange>
        </w:rPr>
        <w:tab/>
        <w:t xml:space="preserve">mwParser: </w:t>
      </w:r>
      <w:r w:rsidRPr="00987564">
        <w:rPr>
          <w:rFonts w:asciiTheme="minorEastAsia" w:hAnsiTheme="minorEastAsia" w:cs="Times New Roman" w:hint="eastAsia"/>
          <w:spacing w:val="10"/>
          <w:kern w:val="0"/>
          <w:sz w:val="24"/>
          <w:szCs w:val="24"/>
          <w:rPrChange w:id="3994" w:author="JY0225" w:date="2017-08-24T11:17:00Z">
            <w:rPr>
              <w:rFonts w:ascii="Times New Roman" w:hAnsi="Times New Roman" w:cs="Times New Roman" w:hint="eastAsia"/>
              <w:spacing w:val="10"/>
              <w:kern w:val="0"/>
              <w:sz w:val="24"/>
              <w:szCs w:val="24"/>
            </w:rPr>
          </w:rPrChange>
        </w:rPr>
        <w:t>该类的主要目的是适配来自不同客户端的请求，并将请求转化为了服务器</w:t>
      </w:r>
      <w:r w:rsidR="0022704A" w:rsidRPr="00987564">
        <w:rPr>
          <w:rFonts w:asciiTheme="minorEastAsia" w:hAnsiTheme="minorEastAsia" w:cs="Times New Roman" w:hint="eastAsia"/>
          <w:spacing w:val="10"/>
          <w:kern w:val="0"/>
          <w:sz w:val="24"/>
          <w:szCs w:val="24"/>
          <w:rPrChange w:id="3995" w:author="JY0225" w:date="2017-08-24T11:17:00Z">
            <w:rPr>
              <w:rFonts w:ascii="Times New Roman" w:hAnsi="Times New Roman" w:cs="Times New Roman" w:hint="eastAsia"/>
              <w:spacing w:val="10"/>
              <w:kern w:val="0"/>
              <w:sz w:val="24"/>
              <w:szCs w:val="24"/>
            </w:rPr>
          </w:rPrChange>
        </w:rPr>
        <w:t>可识别</w:t>
      </w:r>
      <w:r w:rsidRPr="00987564">
        <w:rPr>
          <w:rFonts w:asciiTheme="minorEastAsia" w:hAnsiTheme="minorEastAsia" w:cs="Times New Roman" w:hint="eastAsia"/>
          <w:spacing w:val="10"/>
          <w:kern w:val="0"/>
          <w:sz w:val="24"/>
          <w:szCs w:val="24"/>
          <w:rPrChange w:id="3996" w:author="JY0225" w:date="2017-08-24T11:17:00Z">
            <w:rPr>
              <w:rFonts w:ascii="Times New Roman" w:hAnsi="Times New Roman" w:cs="Times New Roman" w:hint="eastAsia"/>
              <w:spacing w:val="10"/>
              <w:kern w:val="0"/>
              <w:sz w:val="24"/>
              <w:szCs w:val="24"/>
            </w:rPr>
          </w:rPrChange>
        </w:rPr>
        <w:t>的标准形式</w:t>
      </w:r>
      <w:r w:rsidR="009C3BFA" w:rsidRPr="00987564">
        <w:rPr>
          <w:rFonts w:asciiTheme="minorEastAsia" w:hAnsiTheme="minorEastAsia" w:cs="Times New Roman" w:hint="eastAsia"/>
          <w:spacing w:val="10"/>
          <w:kern w:val="0"/>
          <w:sz w:val="24"/>
          <w:szCs w:val="24"/>
          <w:rPrChange w:id="3997" w:author="JY0225" w:date="2017-08-24T11:17:00Z">
            <w:rPr>
              <w:rFonts w:ascii="Times New Roman" w:hAnsi="Times New Roman" w:cs="Times New Roman" w:hint="eastAsia"/>
              <w:spacing w:val="10"/>
              <w:kern w:val="0"/>
              <w:sz w:val="24"/>
              <w:szCs w:val="24"/>
            </w:rPr>
          </w:rPrChange>
        </w:rPr>
        <w:t>。此外</w:t>
      </w:r>
      <w:r w:rsidR="006413BB" w:rsidRPr="00987564">
        <w:rPr>
          <w:rFonts w:asciiTheme="minorEastAsia" w:hAnsiTheme="minorEastAsia" w:cs="Times New Roman" w:hint="eastAsia"/>
          <w:spacing w:val="10"/>
          <w:kern w:val="0"/>
          <w:sz w:val="24"/>
          <w:szCs w:val="24"/>
          <w:rPrChange w:id="3998" w:author="JY0225" w:date="2017-08-24T11:17:00Z">
            <w:rPr>
              <w:rFonts w:ascii="Times New Roman" w:hAnsi="Times New Roman" w:cs="Times New Roman" w:hint="eastAsia"/>
              <w:spacing w:val="10"/>
              <w:kern w:val="0"/>
              <w:sz w:val="24"/>
              <w:szCs w:val="24"/>
            </w:rPr>
          </w:rPrChange>
        </w:rPr>
        <w:t>该类预留了一定的接口，使得中间件系统具备一定的可扩展性，为以后开发更多种类的云</w:t>
      </w:r>
      <w:r w:rsidR="00476838" w:rsidRPr="00987564">
        <w:rPr>
          <w:rFonts w:asciiTheme="minorEastAsia" w:hAnsiTheme="minorEastAsia" w:cs="Times New Roman" w:hint="eastAsia"/>
          <w:spacing w:val="10"/>
          <w:kern w:val="0"/>
          <w:sz w:val="24"/>
          <w:szCs w:val="24"/>
          <w:rPrChange w:id="3999" w:author="JY0225" w:date="2017-08-24T11:17:00Z">
            <w:rPr>
              <w:rFonts w:ascii="Times New Roman" w:hAnsi="Times New Roman" w:cs="Times New Roman" w:hint="eastAsia"/>
              <w:spacing w:val="10"/>
              <w:kern w:val="0"/>
              <w:sz w:val="24"/>
              <w:szCs w:val="24"/>
            </w:rPr>
          </w:rPrChange>
        </w:rPr>
        <w:t>备份</w:t>
      </w:r>
      <w:r w:rsidR="006413BB" w:rsidRPr="00987564">
        <w:rPr>
          <w:rFonts w:asciiTheme="minorEastAsia" w:hAnsiTheme="minorEastAsia" w:cs="Times New Roman" w:hint="eastAsia"/>
          <w:spacing w:val="10"/>
          <w:kern w:val="0"/>
          <w:sz w:val="24"/>
          <w:szCs w:val="24"/>
          <w:rPrChange w:id="4000" w:author="JY0225" w:date="2017-08-24T11:17:00Z">
            <w:rPr>
              <w:rFonts w:ascii="Times New Roman" w:hAnsi="Times New Roman" w:cs="Times New Roman" w:hint="eastAsia"/>
              <w:spacing w:val="10"/>
              <w:kern w:val="0"/>
              <w:sz w:val="24"/>
              <w:szCs w:val="24"/>
            </w:rPr>
          </w:rPrChange>
        </w:rPr>
        <w:t>客户端奠定基础。</w:t>
      </w:r>
    </w:p>
    <w:p w14:paraId="16B076A1" w14:textId="77777777" w:rsidR="00604116" w:rsidRDefault="00F8555A">
      <w:pPr>
        <w:pStyle w:val="21"/>
        <w:spacing w:line="240" w:lineRule="auto"/>
        <w:pPrChange w:id="4001" w:author="微软用户" w:date="2017-08-18T22:51:00Z">
          <w:pPr>
            <w:pStyle w:val="21"/>
          </w:pPr>
        </w:pPrChange>
      </w:pPr>
      <w:bookmarkStart w:id="4002" w:name="_Toc491606277"/>
      <w:r>
        <w:t>4</w:t>
      </w:r>
      <w:r w:rsidR="00C07592">
        <w:t>.3</w:t>
      </w:r>
      <w:r w:rsidR="004D07A7" w:rsidRPr="00B87EE1">
        <w:t xml:space="preserve"> </w:t>
      </w:r>
      <w:r w:rsidR="00C3103D">
        <w:t>关键</w:t>
      </w:r>
      <w:r w:rsidR="00D34183">
        <w:t>流程</w:t>
      </w:r>
      <w:r w:rsidR="004D07A7">
        <w:t>设计</w:t>
      </w:r>
      <w:bookmarkEnd w:id="4002"/>
    </w:p>
    <w:p w14:paraId="2519BED7" w14:textId="371DD50F" w:rsidR="008A4E59" w:rsidRPr="00987564" w:rsidRDefault="008A4E59" w:rsidP="00F32326">
      <w:pPr>
        <w:spacing w:line="400" w:lineRule="exact"/>
        <w:ind w:firstLine="420"/>
        <w:rPr>
          <w:rFonts w:asciiTheme="minorEastAsia" w:hAnsiTheme="minorEastAsia" w:cs="Times New Roman"/>
          <w:color w:val="000000" w:themeColor="text1"/>
          <w:sz w:val="24"/>
          <w:rPrChange w:id="4003"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hint="eastAsia"/>
          <w:color w:val="000000" w:themeColor="text1"/>
          <w:sz w:val="24"/>
          <w:rPrChange w:id="4004" w:author="JY0225" w:date="2017-08-24T11:17:00Z">
            <w:rPr>
              <w:rFonts w:ascii="Times New Roman" w:hAnsi="Times New Roman" w:cs="Times New Roman" w:hint="eastAsia"/>
              <w:color w:val="000000" w:themeColor="text1"/>
              <w:sz w:val="24"/>
            </w:rPr>
          </w:rPrChange>
        </w:rPr>
        <w:t>从系统的总流程上来看，优化后的中间件系统并未改变现有的系统的整体流程，</w:t>
      </w:r>
      <w:r w:rsidR="00A80AD8" w:rsidRPr="00987564">
        <w:rPr>
          <w:rFonts w:asciiTheme="minorEastAsia" w:hAnsiTheme="minorEastAsia" w:cs="Times New Roman" w:hint="eastAsia"/>
          <w:color w:val="000000" w:themeColor="text1"/>
          <w:sz w:val="24"/>
          <w:rPrChange w:id="4005" w:author="JY0225" w:date="2017-08-24T11:17:00Z">
            <w:rPr>
              <w:rFonts w:ascii="Times New Roman" w:hAnsi="Times New Roman" w:cs="Times New Roman" w:hint="eastAsia"/>
              <w:color w:val="000000" w:themeColor="text1"/>
              <w:sz w:val="24"/>
            </w:rPr>
          </w:rPrChange>
        </w:rPr>
        <w:t>本文</w:t>
      </w:r>
      <w:r w:rsidRPr="00987564">
        <w:rPr>
          <w:rFonts w:asciiTheme="minorEastAsia" w:hAnsiTheme="minorEastAsia" w:cs="Times New Roman" w:hint="eastAsia"/>
          <w:color w:val="000000" w:themeColor="text1"/>
          <w:sz w:val="24"/>
          <w:rPrChange w:id="4006" w:author="JY0225" w:date="2017-08-24T11:17:00Z">
            <w:rPr>
              <w:rFonts w:ascii="Times New Roman" w:hAnsi="Times New Roman" w:cs="Times New Roman" w:hint="eastAsia"/>
              <w:color w:val="000000" w:themeColor="text1"/>
              <w:sz w:val="24"/>
            </w:rPr>
          </w:rPrChange>
        </w:rPr>
        <w:t>只是通过对关键技术的优化，对每个步骤进行了细化。</w:t>
      </w:r>
    </w:p>
    <w:p w14:paraId="67BB079C" w14:textId="69BC798F" w:rsidR="008A4E59" w:rsidRPr="00987564" w:rsidRDefault="008A4E59" w:rsidP="008A4E59">
      <w:pPr>
        <w:spacing w:line="400" w:lineRule="exact"/>
        <w:ind w:firstLine="420"/>
        <w:rPr>
          <w:rFonts w:asciiTheme="minorEastAsia" w:hAnsiTheme="minorEastAsia" w:cs="Times New Roman"/>
          <w:color w:val="000000" w:themeColor="text1"/>
          <w:sz w:val="24"/>
          <w:rPrChange w:id="4007"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hint="eastAsia"/>
          <w:color w:val="000000" w:themeColor="text1"/>
          <w:sz w:val="24"/>
          <w:rPrChange w:id="4008" w:author="JY0225" w:date="2017-08-24T11:17:00Z">
            <w:rPr>
              <w:rFonts w:ascii="Times New Roman" w:hAnsi="Times New Roman" w:cs="Times New Roman" w:hint="eastAsia"/>
              <w:color w:val="000000" w:themeColor="text1"/>
              <w:sz w:val="24"/>
            </w:rPr>
          </w:rPrChange>
        </w:rPr>
        <w:t>客户端向中间件发送请求，在现有的中间件系统中，</w:t>
      </w:r>
      <w:r w:rsidR="005B3CC2" w:rsidRPr="00987564">
        <w:rPr>
          <w:rFonts w:asciiTheme="minorEastAsia" w:hAnsiTheme="minorEastAsia" w:cs="Times New Roman" w:hint="eastAsia"/>
          <w:color w:val="000000" w:themeColor="text1"/>
          <w:sz w:val="24"/>
          <w:rPrChange w:id="4009" w:author="JY0225" w:date="2017-08-24T11:17:00Z">
            <w:rPr>
              <w:rFonts w:ascii="Times New Roman" w:hAnsi="Times New Roman" w:cs="Times New Roman" w:hint="eastAsia"/>
              <w:color w:val="000000" w:themeColor="text1"/>
              <w:sz w:val="24"/>
            </w:rPr>
          </w:rPrChange>
        </w:rPr>
        <w:t>只需将用户的请求通过解析类</w:t>
      </w:r>
      <w:r w:rsidRPr="00987564">
        <w:rPr>
          <w:rFonts w:asciiTheme="minorEastAsia" w:hAnsiTheme="minorEastAsia" w:cs="Times New Roman" w:hint="eastAsia"/>
          <w:color w:val="000000" w:themeColor="text1"/>
          <w:sz w:val="24"/>
          <w:rPrChange w:id="4010" w:author="JY0225" w:date="2017-08-24T11:17:00Z">
            <w:rPr>
              <w:rFonts w:ascii="Times New Roman" w:hAnsi="Times New Roman" w:cs="Times New Roman" w:hint="eastAsia"/>
              <w:color w:val="000000" w:themeColor="text1"/>
              <w:sz w:val="24"/>
            </w:rPr>
          </w:rPrChange>
        </w:rPr>
        <w:t>进行格式化操作，即可传递给服务器。而在优化后的中间件系统中，将进行持久会话管理操作，当用户的请求到达中间件后，首先会将用户的登录信息</w:t>
      </w:r>
      <w:r w:rsidRPr="00987564">
        <w:rPr>
          <w:rFonts w:asciiTheme="minorEastAsia" w:hAnsiTheme="minorEastAsia" w:cs="Times New Roman"/>
          <w:color w:val="000000" w:themeColor="text1"/>
          <w:sz w:val="24"/>
          <w:rPrChange w:id="4011" w:author="JY0225" w:date="2017-08-24T11:17:00Z">
            <w:rPr>
              <w:rFonts w:ascii="Times New Roman" w:hAnsi="Times New Roman" w:cs="Times New Roman"/>
              <w:color w:val="000000" w:themeColor="text1"/>
              <w:sz w:val="24"/>
            </w:rPr>
          </w:rPrChange>
        </w:rPr>
        <w:t>id</w:t>
      </w:r>
      <w:r w:rsidRPr="00987564">
        <w:rPr>
          <w:rFonts w:asciiTheme="minorEastAsia" w:hAnsiTheme="minorEastAsia" w:cs="Times New Roman" w:hint="eastAsia"/>
          <w:color w:val="000000" w:themeColor="text1"/>
          <w:sz w:val="24"/>
          <w:rPrChange w:id="4012" w:author="JY0225" w:date="2017-08-24T11:17:00Z">
            <w:rPr>
              <w:rFonts w:ascii="Times New Roman" w:hAnsi="Times New Roman" w:cs="Times New Roman" w:hint="eastAsia"/>
              <w:color w:val="000000" w:themeColor="text1"/>
              <w:sz w:val="24"/>
            </w:rPr>
          </w:rPrChange>
        </w:rPr>
        <w:t>、</w:t>
      </w:r>
      <w:r w:rsidRPr="00987564">
        <w:rPr>
          <w:rFonts w:asciiTheme="minorEastAsia" w:hAnsiTheme="minorEastAsia" w:cs="Times New Roman"/>
          <w:color w:val="000000" w:themeColor="text1"/>
          <w:sz w:val="24"/>
          <w:rPrChange w:id="4013" w:author="JY0225" w:date="2017-08-24T11:17:00Z">
            <w:rPr>
              <w:rFonts w:ascii="Times New Roman" w:hAnsi="Times New Roman" w:cs="Times New Roman"/>
              <w:color w:val="000000" w:themeColor="text1"/>
              <w:sz w:val="24"/>
            </w:rPr>
          </w:rPrChange>
        </w:rPr>
        <w:t>token</w:t>
      </w:r>
      <w:r w:rsidRPr="00987564">
        <w:rPr>
          <w:rFonts w:asciiTheme="minorEastAsia" w:hAnsiTheme="minorEastAsia" w:cs="Times New Roman" w:hint="eastAsia"/>
          <w:color w:val="000000" w:themeColor="text1"/>
          <w:sz w:val="24"/>
          <w:rPrChange w:id="4014" w:author="JY0225" w:date="2017-08-24T11:17:00Z">
            <w:rPr>
              <w:rFonts w:ascii="Times New Roman" w:hAnsi="Times New Roman" w:cs="Times New Roman" w:hint="eastAsia"/>
              <w:color w:val="000000" w:themeColor="text1"/>
              <w:sz w:val="24"/>
            </w:rPr>
          </w:rPrChange>
        </w:rPr>
        <w:t>等以及请求的详细信息保存在</w:t>
      </w:r>
      <w:r w:rsidRPr="00987564">
        <w:rPr>
          <w:rFonts w:asciiTheme="minorEastAsia" w:hAnsiTheme="minorEastAsia" w:cs="Times New Roman"/>
          <w:color w:val="000000" w:themeColor="text1"/>
          <w:sz w:val="24"/>
          <w:rPrChange w:id="4015" w:author="JY0225" w:date="2017-08-24T11:17:00Z">
            <w:rPr>
              <w:rFonts w:ascii="Times New Roman" w:hAnsi="Times New Roman" w:cs="Times New Roman"/>
              <w:color w:val="000000" w:themeColor="text1"/>
              <w:sz w:val="24"/>
            </w:rPr>
          </w:rPrChange>
        </w:rPr>
        <w:t>SQLite</w:t>
      </w:r>
      <w:r w:rsidR="00334441" w:rsidRPr="00987564">
        <w:rPr>
          <w:rFonts w:asciiTheme="minorEastAsia" w:hAnsiTheme="minorEastAsia" w:cs="Times New Roman" w:hint="eastAsia"/>
          <w:color w:val="000000" w:themeColor="text1"/>
          <w:sz w:val="24"/>
          <w:rPrChange w:id="4016" w:author="JY0225" w:date="2017-08-24T11:17:00Z">
            <w:rPr>
              <w:rFonts w:ascii="Times New Roman" w:hAnsi="Times New Roman" w:cs="Times New Roman" w:hint="eastAsia"/>
              <w:color w:val="000000" w:themeColor="text1"/>
              <w:sz w:val="24"/>
            </w:rPr>
          </w:rPrChange>
        </w:rPr>
        <w:t>数据库中，同时由于这些信息中包含用户的隐私，因此</w:t>
      </w:r>
      <w:r w:rsidRPr="00987564">
        <w:rPr>
          <w:rFonts w:asciiTheme="minorEastAsia" w:hAnsiTheme="minorEastAsia" w:cs="Times New Roman" w:hint="eastAsia"/>
          <w:color w:val="000000" w:themeColor="text1"/>
          <w:sz w:val="24"/>
          <w:rPrChange w:id="4017" w:author="JY0225" w:date="2017-08-24T11:17:00Z">
            <w:rPr>
              <w:rFonts w:ascii="Times New Roman" w:hAnsi="Times New Roman" w:cs="Times New Roman" w:hint="eastAsia"/>
              <w:color w:val="000000" w:themeColor="text1"/>
              <w:sz w:val="24"/>
            </w:rPr>
          </w:rPrChange>
        </w:rPr>
        <w:t>会首先对这些信息加密，然后再存入</w:t>
      </w:r>
      <w:r w:rsidR="00454DFF" w:rsidRPr="00987564">
        <w:rPr>
          <w:rFonts w:asciiTheme="minorEastAsia" w:hAnsiTheme="minorEastAsia" w:cs="Times New Roman" w:hint="eastAsia"/>
          <w:color w:val="000000" w:themeColor="text1"/>
          <w:sz w:val="24"/>
          <w:rPrChange w:id="4018" w:author="JY0225" w:date="2017-08-24T11:17:00Z">
            <w:rPr>
              <w:rFonts w:ascii="Times New Roman" w:hAnsi="Times New Roman" w:cs="Times New Roman" w:hint="eastAsia"/>
              <w:color w:val="000000" w:themeColor="text1"/>
              <w:sz w:val="24"/>
            </w:rPr>
          </w:rPrChange>
        </w:rPr>
        <w:t>数据库中。此外，</w:t>
      </w:r>
      <w:r w:rsidRPr="00987564">
        <w:rPr>
          <w:rFonts w:asciiTheme="minorEastAsia" w:hAnsiTheme="minorEastAsia" w:cs="Times New Roman" w:hint="eastAsia"/>
          <w:color w:val="000000" w:themeColor="text1"/>
          <w:sz w:val="24"/>
          <w:rPrChange w:id="4019" w:author="JY0225" w:date="2017-08-24T11:17:00Z">
            <w:rPr>
              <w:rFonts w:ascii="Times New Roman" w:hAnsi="Times New Roman" w:cs="Times New Roman" w:hint="eastAsia"/>
              <w:color w:val="000000" w:themeColor="text1"/>
              <w:sz w:val="24"/>
            </w:rPr>
          </w:rPrChange>
        </w:rPr>
        <w:t>用户的请求可能来自不同</w:t>
      </w:r>
      <w:r w:rsidR="00A2575C" w:rsidRPr="00987564">
        <w:rPr>
          <w:rFonts w:asciiTheme="minorEastAsia" w:hAnsiTheme="minorEastAsia" w:cs="Times New Roman" w:hint="eastAsia"/>
          <w:color w:val="000000" w:themeColor="text1"/>
          <w:sz w:val="24"/>
          <w:rPrChange w:id="4020" w:author="JY0225" w:date="2017-08-24T11:17:00Z">
            <w:rPr>
              <w:rFonts w:ascii="Times New Roman" w:hAnsi="Times New Roman" w:cs="Times New Roman" w:hint="eastAsia"/>
              <w:color w:val="000000" w:themeColor="text1"/>
              <w:sz w:val="24"/>
            </w:rPr>
          </w:rPrChange>
        </w:rPr>
        <w:t>的客户端，它们可能使用不同的通信协议，不同的请求信息，因此</w:t>
      </w:r>
      <w:r w:rsidRPr="00987564">
        <w:rPr>
          <w:rFonts w:asciiTheme="minorEastAsia" w:hAnsiTheme="minorEastAsia" w:cs="Times New Roman" w:hint="eastAsia"/>
          <w:color w:val="000000" w:themeColor="text1"/>
          <w:sz w:val="24"/>
          <w:rPrChange w:id="4021" w:author="JY0225" w:date="2017-08-24T11:17:00Z">
            <w:rPr>
              <w:rFonts w:ascii="Times New Roman" w:hAnsi="Times New Roman" w:cs="Times New Roman" w:hint="eastAsia"/>
              <w:color w:val="000000" w:themeColor="text1"/>
              <w:sz w:val="24"/>
            </w:rPr>
          </w:rPrChange>
        </w:rPr>
        <w:t>需要对来自不同客户</w:t>
      </w:r>
      <w:r w:rsidR="007E3581" w:rsidRPr="00987564">
        <w:rPr>
          <w:rFonts w:asciiTheme="minorEastAsia" w:hAnsiTheme="minorEastAsia" w:cs="Times New Roman" w:hint="eastAsia"/>
          <w:color w:val="000000" w:themeColor="text1"/>
          <w:sz w:val="24"/>
          <w:rPrChange w:id="4022" w:author="JY0225" w:date="2017-08-24T11:17:00Z">
            <w:rPr>
              <w:rFonts w:ascii="Times New Roman" w:hAnsi="Times New Roman" w:cs="Times New Roman" w:hint="eastAsia"/>
              <w:color w:val="000000" w:themeColor="text1"/>
              <w:sz w:val="24"/>
            </w:rPr>
          </w:rPrChange>
        </w:rPr>
        <w:t>端的用户请求进行适配。此外，当用户的请求为上传或下载文件时，</w:t>
      </w:r>
      <w:r w:rsidRPr="00987564">
        <w:rPr>
          <w:rFonts w:asciiTheme="minorEastAsia" w:hAnsiTheme="minorEastAsia" w:cs="Times New Roman" w:hint="eastAsia"/>
          <w:color w:val="000000" w:themeColor="text1"/>
          <w:sz w:val="24"/>
          <w:rPrChange w:id="4023" w:author="JY0225" w:date="2017-08-24T11:17:00Z">
            <w:rPr>
              <w:rFonts w:ascii="Times New Roman" w:hAnsi="Times New Roman" w:cs="Times New Roman" w:hint="eastAsia"/>
              <w:color w:val="000000" w:themeColor="text1"/>
              <w:sz w:val="24"/>
            </w:rPr>
          </w:rPrChange>
        </w:rPr>
        <w:t>需要首先判断本地缓存中或者服务器端有没有当前文件，如果存在，那么执行</w:t>
      </w:r>
      <w:r w:rsidR="00474B3A" w:rsidRPr="00987564">
        <w:rPr>
          <w:rFonts w:asciiTheme="minorEastAsia" w:hAnsiTheme="minorEastAsia" w:cs="Times New Roman" w:hint="eastAsia"/>
          <w:color w:val="000000" w:themeColor="text1"/>
          <w:sz w:val="24"/>
          <w:rPrChange w:id="4024" w:author="JY0225" w:date="2017-08-24T11:17:00Z">
            <w:rPr>
              <w:rFonts w:ascii="Times New Roman" w:hAnsi="Times New Roman" w:cs="Times New Roman" w:hint="eastAsia"/>
              <w:color w:val="000000" w:themeColor="text1"/>
              <w:sz w:val="24"/>
            </w:rPr>
          </w:rPrChange>
        </w:rPr>
        <w:t>文件复制操作，若不存在，则执行正常的文件长传下载操作。同时，</w:t>
      </w:r>
      <w:r w:rsidRPr="00987564">
        <w:rPr>
          <w:rFonts w:asciiTheme="minorEastAsia" w:hAnsiTheme="minorEastAsia" w:cs="Times New Roman" w:hint="eastAsia"/>
          <w:color w:val="000000" w:themeColor="text1"/>
          <w:sz w:val="24"/>
          <w:rPrChange w:id="4025" w:author="JY0225" w:date="2017-08-24T11:17:00Z">
            <w:rPr>
              <w:rFonts w:ascii="Times New Roman" w:hAnsi="Times New Roman" w:cs="Times New Roman" w:hint="eastAsia"/>
              <w:color w:val="000000" w:themeColor="text1"/>
              <w:sz w:val="24"/>
            </w:rPr>
          </w:rPrChange>
        </w:rPr>
        <w:t>需要判断上传文件的大小，如果超过规定的文件块大小，那么需要执行大文件分块传输。</w:t>
      </w:r>
    </w:p>
    <w:p w14:paraId="0C2C9340" w14:textId="0DC0F5E5" w:rsidR="008A4E59" w:rsidRPr="00987564" w:rsidRDefault="008A4E59" w:rsidP="008A4E59">
      <w:pPr>
        <w:spacing w:line="400" w:lineRule="exact"/>
        <w:ind w:firstLine="420"/>
        <w:rPr>
          <w:rFonts w:asciiTheme="minorEastAsia" w:hAnsiTheme="minorEastAsia" w:cs="Times New Roman"/>
          <w:color w:val="000000" w:themeColor="text1"/>
          <w:sz w:val="24"/>
          <w:rPrChange w:id="4026"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hint="eastAsia"/>
          <w:color w:val="000000" w:themeColor="text1"/>
          <w:sz w:val="24"/>
          <w:rPrChange w:id="4027" w:author="JY0225" w:date="2017-08-24T11:17:00Z">
            <w:rPr>
              <w:rFonts w:ascii="Times New Roman" w:hAnsi="Times New Roman" w:cs="Times New Roman" w:hint="eastAsia"/>
              <w:color w:val="000000" w:themeColor="text1"/>
              <w:sz w:val="24"/>
            </w:rPr>
          </w:rPrChange>
        </w:rPr>
        <w:t>中间件系统优化</w:t>
      </w:r>
      <w:r w:rsidR="000F4A3D" w:rsidRPr="00987564">
        <w:rPr>
          <w:rFonts w:asciiTheme="minorEastAsia" w:hAnsiTheme="minorEastAsia" w:cs="Times New Roman" w:hint="eastAsia"/>
          <w:color w:val="000000" w:themeColor="text1"/>
          <w:sz w:val="24"/>
          <w:rPrChange w:id="4028" w:author="JY0225" w:date="2017-08-24T11:17:00Z">
            <w:rPr>
              <w:rFonts w:ascii="Times New Roman" w:hAnsi="Times New Roman" w:cs="Times New Roman" w:hint="eastAsia"/>
              <w:color w:val="000000" w:themeColor="text1"/>
              <w:sz w:val="24"/>
            </w:rPr>
          </w:rPrChange>
        </w:rPr>
        <w:t>后总</w:t>
      </w:r>
      <w:r w:rsidRPr="00987564">
        <w:rPr>
          <w:rFonts w:asciiTheme="minorEastAsia" w:hAnsiTheme="minorEastAsia" w:cs="Times New Roman" w:hint="eastAsia"/>
          <w:color w:val="000000" w:themeColor="text1"/>
          <w:sz w:val="24"/>
          <w:rPrChange w:id="4029" w:author="JY0225" w:date="2017-08-24T11:17:00Z">
            <w:rPr>
              <w:rFonts w:ascii="Times New Roman" w:hAnsi="Times New Roman" w:cs="Times New Roman" w:hint="eastAsia"/>
              <w:color w:val="000000" w:themeColor="text1"/>
              <w:sz w:val="24"/>
            </w:rPr>
          </w:rPrChange>
        </w:rPr>
        <w:t>流程如下：</w:t>
      </w:r>
    </w:p>
    <w:p w14:paraId="0AC3B3FE" w14:textId="77777777" w:rsidR="00BA41EC" w:rsidRDefault="004519CB" w:rsidP="00BA41EC">
      <w:pPr>
        <w:pStyle w:val="31"/>
      </w:pPr>
      <w:bookmarkStart w:id="4030" w:name="_Toc491606278"/>
      <w:r>
        <w:lastRenderedPageBreak/>
        <w:t>4</w:t>
      </w:r>
      <w:r w:rsidR="006647F0">
        <w:t>.3</w:t>
      </w:r>
      <w:r w:rsidR="00BA41EC" w:rsidRPr="006637A1">
        <w:t xml:space="preserve">.1 </w:t>
      </w:r>
      <w:r w:rsidR="00DD747A">
        <w:t>系统总流程设计</w:t>
      </w:r>
      <w:bookmarkEnd w:id="4030"/>
    </w:p>
    <w:p w14:paraId="10DCBEEA" w14:textId="03D13C57" w:rsidR="005C4B84" w:rsidRDefault="008A4E59">
      <w:pPr>
        <w:pPrChange w:id="4031" w:author="JY0225" w:date="2017-08-23T11:26:00Z">
          <w:pPr>
            <w:jc w:val="center"/>
          </w:pPr>
        </w:pPrChange>
      </w:pPr>
      <w:del w:id="4032" w:author="JY0225" w:date="2017-08-23T11:20:00Z">
        <w:r w:rsidDel="006D560D">
          <w:rPr>
            <w:noProof/>
          </w:rPr>
          <w:drawing>
            <wp:inline distT="0" distB="0" distL="0" distR="0" wp14:anchorId="49EB9AFB" wp14:editId="69C5801B">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0">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4033" w:author="JY0225" w:date="2017-08-23T11:21:00Z">
        <w:r w:rsidR="006D560D">
          <w:object w:dxaOrig="21637" w:dyaOrig="26897" w14:anchorId="1B2882F1">
            <v:shape id="_x0000_i1035" type="#_x0000_t75" style="width:423.85pt;height:525.9pt" o:ole="">
              <v:imagedata r:id="rId51" o:title=""/>
            </v:shape>
            <o:OLEObject Type="Embed" ProgID="Visio.Drawing.15" ShapeID="_x0000_i1035" DrawAspect="Content" ObjectID="_1565360540" r:id="rId52"/>
          </w:object>
        </w:r>
      </w:ins>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31"/>
      </w:pPr>
      <w:bookmarkStart w:id="4034" w:name="_Toc491606279"/>
      <w:r>
        <w:t>4</w:t>
      </w:r>
      <w:r w:rsidR="0089266B">
        <w:t>.3</w:t>
      </w:r>
      <w:r w:rsidR="007E4F1D">
        <w:t>.2</w:t>
      </w:r>
      <w:r w:rsidR="008B2918" w:rsidRPr="006637A1">
        <w:t xml:space="preserve"> </w:t>
      </w:r>
      <w:r w:rsidR="004D334F">
        <w:t>持久会话管理流程设计</w:t>
      </w:r>
      <w:bookmarkEnd w:id="4034"/>
    </w:p>
    <w:p w14:paraId="185C8CCC" w14:textId="77777777" w:rsidR="006948E4" w:rsidRPr="00987564" w:rsidRDefault="006948E4" w:rsidP="007240A8">
      <w:pPr>
        <w:spacing w:line="400" w:lineRule="exact"/>
        <w:ind w:left="420"/>
        <w:rPr>
          <w:rFonts w:asciiTheme="minorEastAsia" w:hAnsiTheme="minorEastAsia"/>
          <w:sz w:val="24"/>
          <w:rPrChange w:id="4035" w:author="JY0225" w:date="2017-08-24T11:17:00Z">
            <w:rPr>
              <w:sz w:val="24"/>
            </w:rPr>
          </w:rPrChange>
        </w:rPr>
      </w:pPr>
      <w:r w:rsidRPr="00987564">
        <w:rPr>
          <w:rFonts w:asciiTheme="minorEastAsia" w:hAnsiTheme="minorEastAsia" w:hint="eastAsia"/>
          <w:sz w:val="24"/>
          <w:rPrChange w:id="4036" w:author="JY0225" w:date="2017-08-24T11:17:00Z">
            <w:rPr>
              <w:rFonts w:hint="eastAsia"/>
              <w:sz w:val="24"/>
            </w:rPr>
          </w:rPrChange>
        </w:rPr>
        <w:t>云备份中间件在客户端和服务器之间工作，多个客户端的命令通过中间件</w:t>
      </w:r>
    </w:p>
    <w:p w14:paraId="31922CAD" w14:textId="02951739" w:rsidR="006948E4" w:rsidRPr="00987564" w:rsidRDefault="006948E4" w:rsidP="007240A8">
      <w:pPr>
        <w:spacing w:line="400" w:lineRule="exact"/>
        <w:rPr>
          <w:rFonts w:asciiTheme="minorEastAsia" w:hAnsiTheme="minorEastAsia"/>
          <w:sz w:val="24"/>
          <w:rPrChange w:id="4037" w:author="JY0225" w:date="2017-08-24T11:17:00Z">
            <w:rPr>
              <w:sz w:val="24"/>
            </w:rPr>
          </w:rPrChange>
        </w:rPr>
      </w:pPr>
      <w:r w:rsidRPr="00987564">
        <w:rPr>
          <w:rFonts w:asciiTheme="minorEastAsia" w:hAnsiTheme="minorEastAsia" w:hint="eastAsia"/>
          <w:sz w:val="24"/>
          <w:rPrChange w:id="4038" w:author="JY0225" w:date="2017-08-24T11:17:00Z">
            <w:rPr>
              <w:rFonts w:hint="eastAsia"/>
              <w:sz w:val="24"/>
            </w:rPr>
          </w:rPrChange>
        </w:rPr>
        <w:t>提交给服务器。当用户注销或者在机器重启的情况下，仍然需要中间件执行未完成的任务。因此，中间件需要持久化保存多个客户端的请求，以可靠地执行客户</w:t>
      </w:r>
      <w:r w:rsidRPr="00987564">
        <w:rPr>
          <w:rFonts w:asciiTheme="minorEastAsia" w:hAnsiTheme="minorEastAsia" w:hint="eastAsia"/>
          <w:sz w:val="24"/>
          <w:rPrChange w:id="4039" w:author="JY0225" w:date="2017-08-24T11:17:00Z">
            <w:rPr>
              <w:rFonts w:hint="eastAsia"/>
              <w:sz w:val="24"/>
            </w:rPr>
          </w:rPrChange>
        </w:rPr>
        <w:lastRenderedPageBreak/>
        <w:t>端提交的任务。同时，用户在访问</w:t>
      </w:r>
      <w:r w:rsidR="00476838" w:rsidRPr="00987564">
        <w:rPr>
          <w:rFonts w:asciiTheme="minorEastAsia" w:hAnsiTheme="minorEastAsia" w:hint="eastAsia"/>
          <w:sz w:val="24"/>
          <w:rPrChange w:id="4040" w:author="JY0225" w:date="2017-08-24T11:17:00Z">
            <w:rPr>
              <w:rFonts w:hint="eastAsia"/>
              <w:sz w:val="24"/>
            </w:rPr>
          </w:rPrChange>
        </w:rPr>
        <w:t>备份</w:t>
      </w:r>
      <w:r w:rsidRPr="00987564">
        <w:rPr>
          <w:rFonts w:asciiTheme="minorEastAsia" w:hAnsiTheme="minorEastAsia" w:hint="eastAsia"/>
          <w:sz w:val="24"/>
          <w:rPrChange w:id="4041" w:author="JY0225" w:date="2017-08-24T11:17:00Z">
            <w:rPr>
              <w:rFonts w:hint="eastAsia"/>
              <w:sz w:val="24"/>
            </w:rPr>
          </w:rPrChange>
        </w:rPr>
        <w:t>服务器上的资源时，需要提供身份和授权信息，因此中间件也需要保存用户的相关私密信息。以下展示的是会话持久化管理的流程设计，包括会话持久化与会话加密管理流程设计。</w:t>
      </w:r>
    </w:p>
    <w:p w14:paraId="4FC8B606" w14:textId="77777777" w:rsidR="009A5BD3" w:rsidRPr="00987564" w:rsidDel="00A35D1C" w:rsidRDefault="0000160D" w:rsidP="007240A8">
      <w:pPr>
        <w:spacing w:line="400" w:lineRule="exact"/>
        <w:ind w:firstLine="420"/>
        <w:rPr>
          <w:del w:id="4042" w:author="JY0225" w:date="2017-08-22T19:06:00Z"/>
          <w:rFonts w:asciiTheme="minorEastAsia" w:hAnsiTheme="minorEastAsia"/>
          <w:bCs/>
          <w:sz w:val="24"/>
          <w:rPrChange w:id="4043" w:author="JY0225" w:date="2017-08-24T11:17:00Z">
            <w:rPr>
              <w:del w:id="4044" w:author="JY0225" w:date="2017-08-22T19:06:00Z"/>
              <w:bCs/>
              <w:sz w:val="24"/>
            </w:rPr>
          </w:rPrChange>
        </w:rPr>
      </w:pPr>
      <w:r w:rsidRPr="00987564">
        <w:rPr>
          <w:rFonts w:asciiTheme="minorEastAsia" w:hAnsiTheme="minorEastAsia"/>
          <w:bCs/>
          <w:sz w:val="24"/>
          <w:rPrChange w:id="4045" w:author="JY0225" w:date="2017-08-24T11:17:00Z">
            <w:rPr>
              <w:bCs/>
              <w:sz w:val="24"/>
            </w:rPr>
          </w:rPrChange>
        </w:rPr>
        <w:t>1</w:t>
      </w:r>
      <w:r w:rsidRPr="00987564">
        <w:rPr>
          <w:rFonts w:asciiTheme="minorEastAsia" w:hAnsiTheme="minorEastAsia" w:hint="eastAsia"/>
          <w:bCs/>
          <w:sz w:val="24"/>
          <w:rPrChange w:id="4046" w:author="JY0225" w:date="2017-08-24T11:17:00Z">
            <w:rPr>
              <w:rFonts w:hint="eastAsia"/>
              <w:bCs/>
              <w:sz w:val="24"/>
            </w:rPr>
          </w:rPrChange>
        </w:rPr>
        <w:t>）</w:t>
      </w:r>
      <w:r w:rsidR="009A5BD3" w:rsidRPr="00987564">
        <w:rPr>
          <w:rFonts w:asciiTheme="minorEastAsia" w:hAnsiTheme="minorEastAsia" w:hint="eastAsia"/>
          <w:bCs/>
          <w:sz w:val="24"/>
          <w:rPrChange w:id="4047" w:author="JY0225" w:date="2017-08-24T11:17:00Z">
            <w:rPr>
              <w:rFonts w:hint="eastAsia"/>
              <w:bCs/>
              <w:sz w:val="24"/>
            </w:rPr>
          </w:rPrChange>
        </w:rPr>
        <w:t>会话持久化流程设计</w:t>
      </w:r>
    </w:p>
    <w:p w14:paraId="4E5A9A10" w14:textId="1A2CD74D" w:rsidR="00A35D1C" w:rsidRPr="00987564" w:rsidRDefault="003A7F99">
      <w:pPr>
        <w:spacing w:line="400" w:lineRule="exact"/>
        <w:ind w:firstLine="420"/>
        <w:rPr>
          <w:ins w:id="4048" w:author="JY0225" w:date="2017-08-22T19:08:00Z"/>
          <w:rFonts w:asciiTheme="minorEastAsia" w:hAnsiTheme="minorEastAsia"/>
          <w:sz w:val="24"/>
          <w:rPrChange w:id="4049" w:author="JY0225" w:date="2017-08-24T11:17:00Z">
            <w:rPr>
              <w:ins w:id="4050" w:author="JY0225" w:date="2017-08-22T19:08:00Z"/>
            </w:rPr>
          </w:rPrChange>
        </w:rPr>
        <w:pPrChange w:id="4051" w:author="JY0225" w:date="2017-08-22T19:12:00Z">
          <w:pPr>
            <w:jc w:val="center"/>
          </w:pPr>
        </w:pPrChange>
      </w:pPr>
      <w:del w:id="4052" w:author="JY0225" w:date="2017-08-22T19:04:00Z">
        <w:r w:rsidRPr="00987564" w:rsidDel="00A35D1C">
          <w:rPr>
            <w:rFonts w:asciiTheme="minorEastAsia" w:hAnsiTheme="minorEastAsia"/>
            <w:noProof/>
            <w:sz w:val="24"/>
            <w:rPrChange w:id="4053" w:author="JY0225" w:date="2017-08-24T11:17:00Z">
              <w:rPr>
                <w:noProof/>
                <w:sz w:val="24"/>
              </w:rPr>
            </w:rPrChange>
          </w:rPr>
          <w:drawing>
            <wp:inline distT="0" distB="0" distL="0" distR="0" wp14:anchorId="3FB8C6D1" wp14:editId="7D583D0C">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3">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8734C8A" w14:textId="20813232" w:rsidR="007B2645" w:rsidRPr="00894938" w:rsidRDefault="00C0530C" w:rsidP="000E4D98">
      <w:pPr>
        <w:jc w:val="center"/>
      </w:pPr>
      <w:ins w:id="4054" w:author="JY0225" w:date="2017-08-22T19:10:00Z">
        <w:r>
          <w:object w:dxaOrig="9703" w:dyaOrig="5680" w14:anchorId="521DCD1E">
            <v:shape id="_x0000_i1036" type="#_x0000_t75" style="width:386.9pt;height:226.65pt" o:ole="">
              <v:imagedata r:id="rId54" o:title=""/>
            </v:shape>
            <o:OLEObject Type="Embed" ProgID="Visio.Drawing.15" ShapeID="_x0000_i1036" DrawAspect="Content" ObjectID="_1565360541" r:id="rId55"/>
          </w:object>
        </w:r>
      </w:ins>
    </w:p>
    <w:p w14:paraId="1705718B" w14:textId="286C4B43" w:rsidR="00C0122F" w:rsidRPr="00987564" w:rsidRDefault="00C0122F">
      <w:pPr>
        <w:spacing w:line="400" w:lineRule="exact"/>
        <w:ind w:firstLine="420"/>
        <w:jc w:val="center"/>
        <w:rPr>
          <w:rFonts w:asciiTheme="minorEastAsia" w:hAnsiTheme="minorEastAsia"/>
          <w:sz w:val="24"/>
          <w:rPrChange w:id="4055" w:author="JY0225" w:date="2017-08-24T11:18:00Z">
            <w:rPr>
              <w:sz w:val="24"/>
            </w:rPr>
          </w:rPrChange>
        </w:rPr>
        <w:pPrChange w:id="4056" w:author="JY0225" w:date="2017-08-24T11:18:00Z">
          <w:pPr>
            <w:spacing w:line="360" w:lineRule="auto"/>
            <w:ind w:firstLine="420"/>
            <w:jc w:val="center"/>
          </w:pPr>
        </w:pPrChange>
      </w:pPr>
      <w:r w:rsidRPr="00987564">
        <w:rPr>
          <w:rFonts w:asciiTheme="minorEastAsia" w:hAnsiTheme="minorEastAsia" w:hint="eastAsia"/>
          <w:sz w:val="24"/>
          <w:rPrChange w:id="4057" w:author="JY0225" w:date="2017-08-24T11:18:00Z">
            <w:rPr>
              <w:rFonts w:hint="eastAsia"/>
              <w:sz w:val="24"/>
            </w:rPr>
          </w:rPrChange>
        </w:rPr>
        <w:t>图</w:t>
      </w:r>
      <w:r w:rsidR="00894938" w:rsidRPr="00987564">
        <w:rPr>
          <w:rFonts w:asciiTheme="minorEastAsia" w:hAnsiTheme="minorEastAsia"/>
          <w:sz w:val="24"/>
          <w:rPrChange w:id="4058" w:author="JY0225" w:date="2017-08-24T11:18:00Z">
            <w:rPr>
              <w:sz w:val="24"/>
            </w:rPr>
          </w:rPrChange>
        </w:rPr>
        <w:t xml:space="preserve">4-4 </w:t>
      </w:r>
      <w:r w:rsidRPr="00987564">
        <w:rPr>
          <w:rFonts w:asciiTheme="minorEastAsia" w:hAnsiTheme="minorEastAsia" w:hint="eastAsia"/>
          <w:sz w:val="24"/>
          <w:rPrChange w:id="4059" w:author="JY0225" w:date="2017-08-24T11:18:00Z">
            <w:rPr>
              <w:rFonts w:hint="eastAsia"/>
              <w:sz w:val="24"/>
            </w:rPr>
          </w:rPrChange>
        </w:rPr>
        <w:t>云</w:t>
      </w:r>
      <w:r w:rsidR="00476838" w:rsidRPr="00987564">
        <w:rPr>
          <w:rFonts w:asciiTheme="minorEastAsia" w:hAnsiTheme="minorEastAsia" w:hint="eastAsia"/>
          <w:sz w:val="24"/>
          <w:rPrChange w:id="4060" w:author="JY0225" w:date="2017-08-24T11:18:00Z">
            <w:rPr>
              <w:rFonts w:hint="eastAsia"/>
              <w:sz w:val="24"/>
            </w:rPr>
          </w:rPrChange>
        </w:rPr>
        <w:t>备份</w:t>
      </w:r>
      <w:r w:rsidR="00746545" w:rsidRPr="00987564">
        <w:rPr>
          <w:rFonts w:asciiTheme="minorEastAsia" w:hAnsiTheme="minorEastAsia" w:hint="eastAsia"/>
          <w:sz w:val="24"/>
          <w:rPrChange w:id="4061" w:author="JY0225" w:date="2017-08-24T11:18:00Z">
            <w:rPr>
              <w:rFonts w:hint="eastAsia"/>
              <w:sz w:val="24"/>
            </w:rPr>
          </w:rPrChange>
        </w:rPr>
        <w:t>中</w:t>
      </w:r>
      <w:r w:rsidRPr="00987564">
        <w:rPr>
          <w:rFonts w:asciiTheme="minorEastAsia" w:hAnsiTheme="minorEastAsia" w:hint="eastAsia"/>
          <w:sz w:val="24"/>
          <w:rPrChange w:id="4062" w:author="JY0225" w:date="2017-08-24T11:18:00Z">
            <w:rPr>
              <w:rFonts w:hint="eastAsia"/>
              <w:sz w:val="24"/>
            </w:rPr>
          </w:rPrChange>
        </w:rPr>
        <w:t>间件</w:t>
      </w:r>
      <w:r w:rsidR="00746545" w:rsidRPr="00987564">
        <w:rPr>
          <w:rFonts w:asciiTheme="minorEastAsia" w:hAnsiTheme="minorEastAsia" w:hint="eastAsia"/>
          <w:sz w:val="24"/>
          <w:rPrChange w:id="4063" w:author="JY0225" w:date="2017-08-24T11:18:00Z">
            <w:rPr>
              <w:rFonts w:hint="eastAsia"/>
              <w:sz w:val="24"/>
            </w:rPr>
          </w:rPrChange>
        </w:rPr>
        <w:t>系统</w:t>
      </w:r>
      <w:r w:rsidRPr="00987564">
        <w:rPr>
          <w:rFonts w:asciiTheme="minorEastAsia" w:hAnsiTheme="minorEastAsia" w:hint="eastAsia"/>
          <w:sz w:val="24"/>
          <w:rPrChange w:id="4064" w:author="JY0225" w:date="2017-08-24T11:18:00Z">
            <w:rPr>
              <w:rFonts w:hint="eastAsia"/>
              <w:sz w:val="24"/>
            </w:rPr>
          </w:rPrChange>
        </w:rPr>
        <w:t>会话持久化流程图</w:t>
      </w:r>
    </w:p>
    <w:p w14:paraId="5761E306" w14:textId="4D58FB3A" w:rsidR="00C0122F" w:rsidRPr="00987564" w:rsidRDefault="004E58D2">
      <w:pPr>
        <w:spacing w:line="400" w:lineRule="exact"/>
        <w:ind w:firstLine="420"/>
        <w:jc w:val="left"/>
        <w:rPr>
          <w:rFonts w:asciiTheme="minorEastAsia" w:hAnsiTheme="minorEastAsia"/>
          <w:sz w:val="24"/>
          <w:rPrChange w:id="4065" w:author="JY0225" w:date="2017-08-24T11:18:00Z">
            <w:rPr>
              <w:sz w:val="24"/>
            </w:rPr>
          </w:rPrChange>
        </w:rPr>
      </w:pPr>
      <w:ins w:id="4066" w:author="JY0225" w:date="2017-08-23T15:34:00Z">
        <w:r w:rsidRPr="00987564">
          <w:rPr>
            <w:rFonts w:asciiTheme="minorEastAsia" w:hAnsiTheme="minorEastAsia" w:hint="eastAsia"/>
            <w:sz w:val="24"/>
            <w:rPrChange w:id="4067" w:author="JY0225" w:date="2017-08-24T11:18:00Z">
              <w:rPr>
                <w:rFonts w:hint="eastAsia"/>
                <w:sz w:val="24"/>
              </w:rPr>
            </w:rPrChange>
          </w:rPr>
          <w:t>如图</w:t>
        </w:r>
        <w:r w:rsidRPr="00987564">
          <w:rPr>
            <w:rFonts w:asciiTheme="minorEastAsia" w:hAnsiTheme="minorEastAsia"/>
            <w:sz w:val="24"/>
            <w:rPrChange w:id="4068" w:author="JY0225" w:date="2017-08-24T11:18:00Z">
              <w:rPr>
                <w:sz w:val="24"/>
              </w:rPr>
            </w:rPrChange>
          </w:rPr>
          <w:t>4-4</w:t>
        </w:r>
        <w:r w:rsidRPr="00987564">
          <w:rPr>
            <w:rFonts w:asciiTheme="minorEastAsia" w:hAnsiTheme="minorEastAsia" w:hint="eastAsia"/>
            <w:sz w:val="24"/>
            <w:rPrChange w:id="4069" w:author="JY0225" w:date="2017-08-24T11:18:00Z">
              <w:rPr>
                <w:rFonts w:hint="eastAsia"/>
                <w:sz w:val="24"/>
              </w:rPr>
            </w:rPrChange>
          </w:rPr>
          <w:t>所示，</w:t>
        </w:r>
      </w:ins>
      <w:r w:rsidR="0085667D" w:rsidRPr="00987564">
        <w:rPr>
          <w:rFonts w:asciiTheme="minorEastAsia" w:hAnsiTheme="minorEastAsia" w:hint="eastAsia"/>
          <w:sz w:val="24"/>
          <w:rPrChange w:id="4070" w:author="JY0225" w:date="2017-08-24T11:18:00Z">
            <w:rPr>
              <w:rFonts w:hint="eastAsia"/>
              <w:sz w:val="24"/>
            </w:rPr>
          </w:rPrChange>
        </w:rPr>
        <w:t>中间件</w:t>
      </w:r>
      <w:r w:rsidR="008E7DCE" w:rsidRPr="00987564">
        <w:rPr>
          <w:rFonts w:asciiTheme="minorEastAsia" w:hAnsiTheme="minorEastAsia" w:hint="eastAsia"/>
          <w:sz w:val="24"/>
          <w:rPrChange w:id="4071" w:author="JY0225" w:date="2017-08-24T11:18:00Z">
            <w:rPr>
              <w:rFonts w:hint="eastAsia"/>
              <w:sz w:val="24"/>
            </w:rPr>
          </w:rPrChange>
        </w:rPr>
        <w:t>接收到客户端</w:t>
      </w:r>
      <w:r w:rsidR="004039BB" w:rsidRPr="00987564">
        <w:rPr>
          <w:rFonts w:asciiTheme="minorEastAsia" w:hAnsiTheme="minorEastAsia" w:hint="eastAsia"/>
          <w:sz w:val="24"/>
          <w:rPrChange w:id="4072" w:author="JY0225" w:date="2017-08-24T11:18:00Z">
            <w:rPr>
              <w:rFonts w:hint="eastAsia"/>
              <w:sz w:val="24"/>
            </w:rPr>
          </w:rPrChange>
        </w:rPr>
        <w:t>的请求后，首先将请求</w:t>
      </w:r>
      <w:r w:rsidR="008E7DCE" w:rsidRPr="00987564">
        <w:rPr>
          <w:rFonts w:asciiTheme="minorEastAsia" w:hAnsiTheme="minorEastAsia" w:hint="eastAsia"/>
          <w:sz w:val="24"/>
          <w:rPrChange w:id="4073" w:author="JY0225" w:date="2017-08-24T11:18:00Z">
            <w:rPr>
              <w:rFonts w:hint="eastAsia"/>
              <w:sz w:val="24"/>
            </w:rPr>
          </w:rPrChange>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sidRPr="00987564">
        <w:rPr>
          <w:rFonts w:asciiTheme="minorEastAsia" w:hAnsiTheme="minorEastAsia" w:hint="eastAsia"/>
          <w:sz w:val="24"/>
          <w:rPrChange w:id="4074" w:author="JY0225" w:date="2017-08-24T11:18:00Z">
            <w:rPr>
              <w:rFonts w:hint="eastAsia"/>
              <w:sz w:val="24"/>
            </w:rPr>
          </w:rPrChange>
        </w:rPr>
        <w:t>的指令，则直接在数据库中将相应的会话删除，并将删除结果返回给客</w:t>
      </w:r>
      <w:r w:rsidR="008E7DCE" w:rsidRPr="00987564">
        <w:rPr>
          <w:rFonts w:asciiTheme="minorEastAsia" w:hAnsiTheme="minorEastAsia" w:hint="eastAsia"/>
          <w:sz w:val="24"/>
          <w:rPrChange w:id="4075" w:author="JY0225" w:date="2017-08-24T11:18:00Z">
            <w:rPr>
              <w:rFonts w:hint="eastAsia"/>
              <w:sz w:val="24"/>
            </w:rPr>
          </w:rPrChange>
        </w:rPr>
        <w:t>端。</w:t>
      </w:r>
    </w:p>
    <w:p w14:paraId="614F46C0" w14:textId="454E9C7A" w:rsidR="00983C59" w:rsidRPr="00987564" w:rsidRDefault="00555860">
      <w:pPr>
        <w:spacing w:line="400" w:lineRule="exact"/>
        <w:ind w:firstLine="420"/>
        <w:rPr>
          <w:ins w:id="4076" w:author="JY0225" w:date="2017-08-23T14:24:00Z"/>
          <w:rFonts w:asciiTheme="minorEastAsia" w:hAnsiTheme="minorEastAsia"/>
          <w:bCs/>
          <w:sz w:val="24"/>
          <w:rPrChange w:id="4077" w:author="JY0225" w:date="2017-08-24T11:18:00Z">
            <w:rPr>
              <w:ins w:id="4078" w:author="JY0225" w:date="2017-08-23T14:24:00Z"/>
              <w:bCs/>
              <w:sz w:val="24"/>
            </w:rPr>
          </w:rPrChange>
        </w:rPr>
      </w:pPr>
      <w:r w:rsidRPr="00987564">
        <w:rPr>
          <w:rFonts w:asciiTheme="minorEastAsia" w:hAnsiTheme="minorEastAsia"/>
          <w:bCs/>
          <w:sz w:val="24"/>
          <w:rPrChange w:id="4079" w:author="JY0225" w:date="2017-08-24T11:18:00Z">
            <w:rPr>
              <w:bCs/>
              <w:sz w:val="24"/>
            </w:rPr>
          </w:rPrChange>
        </w:rPr>
        <w:t>2</w:t>
      </w:r>
      <w:r w:rsidRPr="00987564">
        <w:rPr>
          <w:rFonts w:asciiTheme="minorEastAsia" w:hAnsiTheme="minorEastAsia" w:hint="eastAsia"/>
          <w:bCs/>
          <w:sz w:val="24"/>
          <w:rPrChange w:id="4080" w:author="JY0225" w:date="2017-08-24T11:18:00Z">
            <w:rPr>
              <w:rFonts w:hint="eastAsia"/>
              <w:bCs/>
              <w:sz w:val="24"/>
            </w:rPr>
          </w:rPrChange>
        </w:rPr>
        <w:t>）</w:t>
      </w:r>
      <w:r w:rsidR="00983C59" w:rsidRPr="00987564">
        <w:rPr>
          <w:rFonts w:asciiTheme="minorEastAsia" w:hAnsiTheme="minorEastAsia"/>
          <w:bCs/>
          <w:sz w:val="24"/>
          <w:rPrChange w:id="4081" w:author="JY0225" w:date="2017-08-24T11:18:00Z">
            <w:rPr>
              <w:bCs/>
              <w:sz w:val="24"/>
            </w:rPr>
          </w:rPrChange>
        </w:rPr>
        <w:t xml:space="preserve"> </w:t>
      </w:r>
      <w:r w:rsidR="009F5D2C" w:rsidRPr="00987564">
        <w:rPr>
          <w:rFonts w:asciiTheme="minorEastAsia" w:hAnsiTheme="minorEastAsia" w:hint="eastAsia"/>
          <w:bCs/>
          <w:sz w:val="24"/>
          <w:rPrChange w:id="4082" w:author="JY0225" w:date="2017-08-24T11:18:00Z">
            <w:rPr>
              <w:rFonts w:hint="eastAsia"/>
              <w:bCs/>
              <w:sz w:val="24"/>
            </w:rPr>
          </w:rPrChange>
        </w:rPr>
        <w:t>会话加密</w:t>
      </w:r>
      <w:r w:rsidR="00983C59" w:rsidRPr="00987564">
        <w:rPr>
          <w:rFonts w:asciiTheme="minorEastAsia" w:hAnsiTheme="minorEastAsia" w:hint="eastAsia"/>
          <w:bCs/>
          <w:sz w:val="24"/>
          <w:rPrChange w:id="4083" w:author="JY0225" w:date="2017-08-24T11:18:00Z">
            <w:rPr>
              <w:rFonts w:hint="eastAsia"/>
              <w:bCs/>
              <w:sz w:val="24"/>
            </w:rPr>
          </w:rPrChange>
        </w:rPr>
        <w:t>流程设计</w:t>
      </w:r>
    </w:p>
    <w:p w14:paraId="73D5BF2C" w14:textId="4C62176C" w:rsidR="001D6877" w:rsidRDefault="001D6877">
      <w:pPr>
        <w:rPr>
          <w:ins w:id="4084" w:author="JY0225" w:date="2017-08-23T14:24:00Z"/>
        </w:rPr>
        <w:pPrChange w:id="4085" w:author="JY0225" w:date="2017-08-23T14:24:00Z">
          <w:pPr>
            <w:spacing w:line="400" w:lineRule="exact"/>
            <w:ind w:firstLine="420"/>
          </w:pPr>
        </w:pPrChange>
      </w:pPr>
      <w:ins w:id="4086" w:author="JY0225" w:date="2017-08-23T14:24:00Z">
        <w:r>
          <w:object w:dxaOrig="12778" w:dyaOrig="6474" w14:anchorId="0BB204A0">
            <v:shape id="_x0000_i1037" type="#_x0000_t75" style="width:429.5pt;height:216.65pt" o:ole="">
              <v:imagedata r:id="rId56" o:title=""/>
            </v:shape>
            <o:OLEObject Type="Embed" ProgID="Visio.Drawing.15" ShapeID="_x0000_i1037" DrawAspect="Content" ObjectID="_1565360542" r:id="rId57"/>
          </w:object>
        </w:r>
      </w:ins>
    </w:p>
    <w:p w14:paraId="416BFDDB" w14:textId="77777777" w:rsidR="001D6877" w:rsidRPr="00987564" w:rsidDel="001D6877" w:rsidRDefault="001D6877">
      <w:pPr>
        <w:spacing w:line="400" w:lineRule="exact"/>
        <w:ind w:firstLine="420"/>
        <w:jc w:val="center"/>
        <w:rPr>
          <w:del w:id="4087" w:author="JY0225" w:date="2017-08-23T14:24:00Z"/>
          <w:moveTo w:id="4088" w:author="JY0225" w:date="2017-08-23T14:24:00Z"/>
          <w:rFonts w:asciiTheme="minorEastAsia" w:hAnsiTheme="minorEastAsia"/>
          <w:sz w:val="24"/>
          <w:rPrChange w:id="4089" w:author="JY0225" w:date="2017-08-24T11:18:00Z">
            <w:rPr>
              <w:del w:id="4090" w:author="JY0225" w:date="2017-08-23T14:24:00Z"/>
              <w:moveTo w:id="4091" w:author="JY0225" w:date="2017-08-23T14:24:00Z"/>
              <w:sz w:val="24"/>
            </w:rPr>
          </w:rPrChange>
        </w:rPr>
        <w:pPrChange w:id="4092" w:author="JY0225" w:date="2017-08-24T11:18:00Z">
          <w:pPr>
            <w:spacing w:line="360" w:lineRule="auto"/>
            <w:ind w:firstLine="420"/>
            <w:jc w:val="center"/>
          </w:pPr>
        </w:pPrChange>
      </w:pPr>
      <w:moveToRangeStart w:id="4093" w:author="JY0225" w:date="2017-08-23T14:24:00Z" w:name="move491261601"/>
      <w:moveTo w:id="4094" w:author="JY0225" w:date="2017-08-23T14:24:00Z">
        <w:r w:rsidRPr="00987564">
          <w:rPr>
            <w:rFonts w:asciiTheme="minorEastAsia" w:hAnsiTheme="minorEastAsia" w:hint="eastAsia"/>
            <w:sz w:val="24"/>
            <w:rPrChange w:id="4095" w:author="JY0225" w:date="2017-08-24T11:18:00Z">
              <w:rPr>
                <w:rFonts w:hint="eastAsia"/>
                <w:sz w:val="24"/>
              </w:rPr>
            </w:rPrChange>
          </w:rPr>
          <w:lastRenderedPageBreak/>
          <w:t>图</w:t>
        </w:r>
        <w:r w:rsidRPr="00987564">
          <w:rPr>
            <w:rFonts w:asciiTheme="minorEastAsia" w:hAnsiTheme="minorEastAsia"/>
            <w:sz w:val="24"/>
            <w:rPrChange w:id="4096" w:author="JY0225" w:date="2017-08-24T11:18:00Z">
              <w:rPr>
                <w:sz w:val="24"/>
              </w:rPr>
            </w:rPrChange>
          </w:rPr>
          <w:t>4-5</w:t>
        </w:r>
        <w:r w:rsidRPr="00987564">
          <w:rPr>
            <w:rFonts w:asciiTheme="minorEastAsia" w:hAnsiTheme="minorEastAsia" w:hint="eastAsia"/>
            <w:sz w:val="24"/>
            <w:rPrChange w:id="4097" w:author="JY0225" w:date="2017-08-24T11:18:00Z">
              <w:rPr>
                <w:rFonts w:hint="eastAsia"/>
                <w:sz w:val="24"/>
              </w:rPr>
            </w:rPrChange>
          </w:rPr>
          <w:t>云备份中间件系统会话加密流程图</w:t>
        </w:r>
      </w:moveTo>
    </w:p>
    <w:moveToRangeEnd w:id="4093"/>
    <w:p w14:paraId="24671C13" w14:textId="77777777" w:rsidR="001D6877" w:rsidRPr="00987564" w:rsidRDefault="001D6877">
      <w:pPr>
        <w:spacing w:line="400" w:lineRule="exact"/>
        <w:ind w:firstLine="420"/>
        <w:jc w:val="center"/>
        <w:rPr>
          <w:rFonts w:asciiTheme="minorEastAsia" w:hAnsiTheme="minorEastAsia"/>
          <w:rPrChange w:id="4098" w:author="JY0225" w:date="2017-08-24T11:18:00Z">
            <w:rPr/>
          </w:rPrChange>
        </w:rPr>
        <w:pPrChange w:id="4099" w:author="JY0225" w:date="2017-08-24T11:18:00Z">
          <w:pPr>
            <w:spacing w:line="400" w:lineRule="exact"/>
            <w:ind w:firstLine="420"/>
          </w:pPr>
        </w:pPrChange>
      </w:pPr>
    </w:p>
    <w:p w14:paraId="7C47B87E" w14:textId="4AE839A7" w:rsidR="00694313" w:rsidRPr="00987564" w:rsidDel="001D6877" w:rsidRDefault="00630F6A">
      <w:pPr>
        <w:spacing w:line="400" w:lineRule="exact"/>
        <w:ind w:firstLine="420"/>
        <w:rPr>
          <w:del w:id="4100" w:author="JY0225" w:date="2017-08-23T14:24:00Z"/>
          <w:rFonts w:asciiTheme="minorEastAsia" w:hAnsiTheme="minorEastAsia"/>
          <w:sz w:val="24"/>
          <w:rPrChange w:id="4101" w:author="JY0225" w:date="2017-08-24T11:18:00Z">
            <w:rPr>
              <w:del w:id="4102" w:author="JY0225" w:date="2017-08-23T14:24:00Z"/>
              <w:sz w:val="24"/>
            </w:rPr>
          </w:rPrChange>
        </w:rPr>
      </w:pPr>
      <w:ins w:id="4103" w:author="JY0225" w:date="2017-08-23T15:34:00Z">
        <w:r w:rsidRPr="00987564">
          <w:rPr>
            <w:rFonts w:asciiTheme="minorEastAsia" w:hAnsiTheme="minorEastAsia" w:hint="eastAsia"/>
            <w:sz w:val="24"/>
            <w:rPrChange w:id="4104" w:author="JY0225" w:date="2017-08-24T11:18:00Z">
              <w:rPr>
                <w:rFonts w:hint="eastAsia"/>
                <w:sz w:val="24"/>
              </w:rPr>
            </w:rPrChange>
          </w:rPr>
          <w:t>如图</w:t>
        </w:r>
        <w:r w:rsidRPr="00987564">
          <w:rPr>
            <w:rFonts w:asciiTheme="minorEastAsia" w:hAnsiTheme="minorEastAsia"/>
            <w:sz w:val="24"/>
            <w:rPrChange w:id="4105" w:author="JY0225" w:date="2017-08-24T11:18:00Z">
              <w:rPr>
                <w:sz w:val="24"/>
              </w:rPr>
            </w:rPrChange>
          </w:rPr>
          <w:t>4-4</w:t>
        </w:r>
        <w:r w:rsidRPr="00987564">
          <w:rPr>
            <w:rFonts w:asciiTheme="minorEastAsia" w:hAnsiTheme="minorEastAsia" w:hint="eastAsia"/>
            <w:sz w:val="24"/>
            <w:rPrChange w:id="4106" w:author="JY0225" w:date="2017-08-24T11:18:00Z">
              <w:rPr>
                <w:rFonts w:hint="eastAsia"/>
                <w:sz w:val="24"/>
              </w:rPr>
            </w:rPrChange>
          </w:rPr>
          <w:t>所示，</w:t>
        </w:r>
      </w:ins>
      <w:r w:rsidR="00157F03" w:rsidRPr="00987564">
        <w:rPr>
          <w:rFonts w:asciiTheme="minorEastAsia" w:hAnsiTheme="minorEastAsia" w:hint="eastAsia"/>
          <w:sz w:val="24"/>
          <w:rPrChange w:id="4107" w:author="JY0225" w:date="2017-08-24T11:18:00Z">
            <w:rPr>
              <w:rFonts w:hint="eastAsia"/>
              <w:sz w:val="24"/>
            </w:rPr>
          </w:rPrChange>
        </w:rPr>
        <w:t>中间件</w:t>
      </w:r>
      <w:r w:rsidR="00694313" w:rsidRPr="00987564">
        <w:rPr>
          <w:rFonts w:asciiTheme="minorEastAsia" w:hAnsiTheme="minorEastAsia" w:hint="eastAsia"/>
          <w:sz w:val="24"/>
          <w:rPrChange w:id="4108" w:author="JY0225" w:date="2017-08-24T11:18:00Z">
            <w:rPr>
              <w:rFonts w:hint="eastAsia"/>
              <w:sz w:val="24"/>
            </w:rPr>
          </w:rPrChange>
        </w:rPr>
        <w:t>接收到客户端</w:t>
      </w:r>
      <w:r w:rsidR="005A29C0" w:rsidRPr="00987564">
        <w:rPr>
          <w:rFonts w:asciiTheme="minorEastAsia" w:hAnsiTheme="minorEastAsia" w:hint="eastAsia"/>
          <w:sz w:val="24"/>
          <w:rPrChange w:id="4109" w:author="JY0225" w:date="2017-08-24T11:18:00Z">
            <w:rPr>
              <w:rFonts w:hint="eastAsia"/>
              <w:sz w:val="24"/>
            </w:rPr>
          </w:rPrChange>
        </w:rPr>
        <w:t>的请求</w:t>
      </w:r>
      <w:r w:rsidR="00694313" w:rsidRPr="00987564">
        <w:rPr>
          <w:rFonts w:asciiTheme="minorEastAsia" w:hAnsiTheme="minorEastAsia" w:hint="eastAsia"/>
          <w:sz w:val="24"/>
          <w:rPrChange w:id="4110" w:author="JY0225" w:date="2017-08-24T11:18:00Z">
            <w:rPr>
              <w:rFonts w:hint="eastAsia"/>
              <w:sz w:val="24"/>
            </w:rPr>
          </w:rPrChange>
        </w:rPr>
        <w:t>后，需要对会话进行备份。</w:t>
      </w:r>
      <w:r w:rsidR="00324604" w:rsidRPr="00987564">
        <w:rPr>
          <w:rFonts w:asciiTheme="minorEastAsia" w:hAnsiTheme="minorEastAsia" w:hint="eastAsia"/>
          <w:sz w:val="24"/>
          <w:rPrChange w:id="4111" w:author="JY0225" w:date="2017-08-24T11:18:00Z">
            <w:rPr>
              <w:rFonts w:hint="eastAsia"/>
              <w:sz w:val="24"/>
            </w:rPr>
          </w:rPrChange>
        </w:rPr>
        <w:t>若将会话以明文</w:t>
      </w:r>
      <w:r w:rsidR="0050706A" w:rsidRPr="00987564">
        <w:rPr>
          <w:rFonts w:asciiTheme="minorEastAsia" w:hAnsiTheme="minorEastAsia" w:hint="eastAsia"/>
          <w:sz w:val="24"/>
          <w:rPrChange w:id="4112" w:author="JY0225" w:date="2017-08-24T11:18:00Z">
            <w:rPr>
              <w:rFonts w:hint="eastAsia"/>
              <w:sz w:val="24"/>
            </w:rPr>
          </w:rPrChange>
        </w:rPr>
        <w:t>的</w:t>
      </w:r>
      <w:r w:rsidR="0071350E" w:rsidRPr="00987564">
        <w:rPr>
          <w:rFonts w:asciiTheme="minorEastAsia" w:hAnsiTheme="minorEastAsia" w:hint="eastAsia"/>
          <w:sz w:val="24"/>
          <w:rPrChange w:id="4113" w:author="JY0225" w:date="2017-08-24T11:18:00Z">
            <w:rPr>
              <w:rFonts w:hint="eastAsia"/>
              <w:sz w:val="24"/>
            </w:rPr>
          </w:rPrChange>
        </w:rPr>
        <w:t>形式</w:t>
      </w:r>
      <w:r w:rsidR="0050706A" w:rsidRPr="00987564">
        <w:rPr>
          <w:rFonts w:asciiTheme="minorEastAsia" w:hAnsiTheme="minorEastAsia" w:hint="eastAsia"/>
          <w:sz w:val="24"/>
          <w:rPrChange w:id="4114" w:author="JY0225" w:date="2017-08-24T11:18:00Z">
            <w:rPr>
              <w:rFonts w:hint="eastAsia"/>
              <w:sz w:val="24"/>
            </w:rPr>
          </w:rPrChange>
        </w:rPr>
        <w:t>保存在数据库中，</w:t>
      </w:r>
      <w:r w:rsidR="00694313" w:rsidRPr="00987564">
        <w:rPr>
          <w:rFonts w:asciiTheme="minorEastAsia" w:hAnsiTheme="minorEastAsia" w:hint="eastAsia"/>
          <w:sz w:val="24"/>
          <w:rPrChange w:id="4115" w:author="JY0225" w:date="2017-08-24T11:18:00Z">
            <w:rPr>
              <w:rFonts w:hint="eastAsia"/>
              <w:sz w:val="24"/>
            </w:rPr>
          </w:rPrChange>
        </w:rPr>
        <w:t>可能会导致用户信息泄露，因此在对会话进行备份</w:t>
      </w:r>
      <w:r w:rsidR="000469DC" w:rsidRPr="00987564">
        <w:rPr>
          <w:rFonts w:asciiTheme="minorEastAsia" w:hAnsiTheme="minorEastAsia" w:hint="eastAsia"/>
          <w:sz w:val="24"/>
          <w:rPrChange w:id="4116" w:author="JY0225" w:date="2017-08-24T11:18:00Z">
            <w:rPr>
              <w:rFonts w:hint="eastAsia"/>
              <w:sz w:val="24"/>
            </w:rPr>
          </w:rPrChange>
        </w:rPr>
        <w:t>之前，中间件首先</w:t>
      </w:r>
      <w:r w:rsidR="00694313" w:rsidRPr="00987564">
        <w:rPr>
          <w:rFonts w:asciiTheme="minorEastAsia" w:hAnsiTheme="minorEastAsia" w:hint="eastAsia"/>
          <w:sz w:val="24"/>
          <w:rPrChange w:id="4117" w:author="JY0225" w:date="2017-08-24T11:18:00Z">
            <w:rPr>
              <w:rFonts w:hint="eastAsia"/>
              <w:sz w:val="24"/>
            </w:rPr>
          </w:rPrChange>
        </w:rPr>
        <w:t>调用数据加密模块对用户会话进行加密，然后再存入数据库，并将结果返回给客户端。</w:t>
      </w:r>
    </w:p>
    <w:p w14:paraId="21FFCCC0" w14:textId="73A3A179" w:rsidR="00114324" w:rsidRPr="00987564" w:rsidRDefault="00D5110E">
      <w:pPr>
        <w:spacing w:line="400" w:lineRule="exact"/>
        <w:ind w:firstLine="420"/>
        <w:rPr>
          <w:rFonts w:asciiTheme="minorEastAsia" w:hAnsiTheme="minorEastAsia"/>
          <w:bCs/>
          <w:sz w:val="24"/>
          <w:rPrChange w:id="4118" w:author="JY0225" w:date="2017-08-24T11:18:00Z">
            <w:rPr>
              <w:bCs/>
              <w:sz w:val="24"/>
            </w:rPr>
          </w:rPrChange>
        </w:rPr>
        <w:pPrChange w:id="4119" w:author="JY0225" w:date="2017-08-24T11:18:00Z">
          <w:pPr>
            <w:jc w:val="center"/>
          </w:pPr>
        </w:pPrChange>
      </w:pPr>
      <w:del w:id="4120" w:author="JY0225" w:date="2017-08-22T19:18:00Z">
        <w:r w:rsidRPr="00987564" w:rsidDel="00114324">
          <w:rPr>
            <w:rFonts w:asciiTheme="minorEastAsia" w:hAnsiTheme="minorEastAsia"/>
            <w:bCs/>
            <w:noProof/>
            <w:sz w:val="24"/>
            <w:rPrChange w:id="4121" w:author="JY0225" w:date="2017-08-24T11:18:00Z">
              <w:rPr>
                <w:bCs/>
                <w:noProof/>
                <w:sz w:val="24"/>
              </w:rPr>
            </w:rPrChange>
          </w:rPr>
          <w:drawing>
            <wp:inline distT="0" distB="0" distL="0" distR="0" wp14:anchorId="31FB4C4E" wp14:editId="4C3634BB">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8">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4122" w:author="JY0225" w:date="2017-08-23T14:24:00Z">
        <w:r w:rsidR="003D15D7" w:rsidRPr="00987564" w:rsidDel="001D6877">
          <w:rPr>
            <w:rFonts w:asciiTheme="minorEastAsia" w:hAnsiTheme="minorEastAsia"/>
            <w:bCs/>
            <w:sz w:val="24"/>
            <w:rPrChange w:id="4123" w:author="JY0225" w:date="2017-08-24T11:18:00Z">
              <w:rPr>
                <w:bCs/>
                <w:sz w:val="24"/>
              </w:rPr>
            </w:rPrChange>
          </w:rPr>
          <w:fldChar w:fldCharType="begin"/>
        </w:r>
        <w:r w:rsidR="003D15D7" w:rsidRPr="00987564" w:rsidDel="001D6877">
          <w:rPr>
            <w:rFonts w:asciiTheme="minorEastAsia" w:hAnsiTheme="minorEastAsia"/>
            <w:bCs/>
            <w:sz w:val="24"/>
            <w:rPrChange w:id="4124" w:author="JY0225" w:date="2017-08-24T11:18:00Z">
              <w:rPr>
                <w:bCs/>
                <w:sz w:val="24"/>
              </w:rPr>
            </w:rPrChange>
          </w:rPr>
          <w:fldChar w:fldCharType="end"/>
        </w:r>
      </w:del>
    </w:p>
    <w:p w14:paraId="54234DD7" w14:textId="2CA85B41" w:rsidR="00B57F86" w:rsidRPr="00474528" w:rsidDel="001D6877" w:rsidRDefault="00B57F86" w:rsidP="008718D4">
      <w:pPr>
        <w:spacing w:line="360" w:lineRule="auto"/>
        <w:ind w:firstLine="420"/>
        <w:jc w:val="center"/>
        <w:rPr>
          <w:moveFrom w:id="4125" w:author="JY0225" w:date="2017-08-23T14:24:00Z"/>
          <w:sz w:val="24"/>
        </w:rPr>
      </w:pPr>
      <w:moveFromRangeStart w:id="4126" w:author="JY0225" w:date="2017-08-23T14:24:00Z" w:name="move491261601"/>
      <w:moveFrom w:id="4127" w:author="JY0225" w:date="2017-08-23T14:24:00Z">
        <w:r w:rsidRPr="00474528" w:rsidDel="001D6877">
          <w:rPr>
            <w:rFonts w:hint="eastAsia"/>
            <w:sz w:val="24"/>
          </w:rPr>
          <w:t>图</w:t>
        </w:r>
        <w:r w:rsidR="00474528" w:rsidDel="001D6877">
          <w:rPr>
            <w:sz w:val="24"/>
          </w:rPr>
          <w:t>4-5</w:t>
        </w:r>
        <w:r w:rsidRPr="00474528" w:rsidDel="001D6877">
          <w:rPr>
            <w:sz w:val="24"/>
          </w:rPr>
          <w:t>云</w:t>
        </w:r>
        <w:r w:rsidR="00476838" w:rsidDel="001D6877">
          <w:rPr>
            <w:sz w:val="24"/>
          </w:rPr>
          <w:t>备份</w:t>
        </w:r>
        <w:r w:rsidRPr="00474528" w:rsidDel="001D6877">
          <w:rPr>
            <w:sz w:val="24"/>
          </w:rPr>
          <w:t>中间件</w:t>
        </w:r>
        <w:r w:rsidR="00FB4349" w:rsidDel="001D6877">
          <w:rPr>
            <w:rFonts w:hint="eastAsia"/>
            <w:sz w:val="24"/>
          </w:rPr>
          <w:t>系统</w:t>
        </w:r>
        <w:r w:rsidRPr="00474528" w:rsidDel="001D6877">
          <w:rPr>
            <w:rFonts w:hint="eastAsia"/>
            <w:sz w:val="24"/>
          </w:rPr>
          <w:t>会话加密</w:t>
        </w:r>
        <w:r w:rsidRPr="00474528" w:rsidDel="001D6877">
          <w:rPr>
            <w:sz w:val="24"/>
          </w:rPr>
          <w:t>流程图</w:t>
        </w:r>
      </w:moveFrom>
    </w:p>
    <w:p w14:paraId="3C33E845" w14:textId="28D54414" w:rsidR="008B2918" w:rsidRDefault="00F91BA0" w:rsidP="008B2918">
      <w:pPr>
        <w:pStyle w:val="31"/>
      </w:pPr>
      <w:bookmarkStart w:id="4128" w:name="_Toc488351941"/>
      <w:bookmarkStart w:id="4129" w:name="_Toc488412527"/>
      <w:bookmarkStart w:id="4130" w:name="_Toc488421364"/>
      <w:bookmarkStart w:id="4131" w:name="_Toc488422521"/>
      <w:bookmarkStart w:id="4132" w:name="_Toc488477592"/>
      <w:bookmarkStart w:id="4133" w:name="_Toc488485825"/>
      <w:bookmarkStart w:id="4134" w:name="_Toc488493970"/>
      <w:bookmarkStart w:id="4135" w:name="_Toc488502785"/>
      <w:bookmarkStart w:id="4136" w:name="_Toc488503363"/>
      <w:bookmarkStart w:id="4137" w:name="_Toc488566475"/>
      <w:bookmarkStart w:id="4138" w:name="_Toc488567298"/>
      <w:bookmarkStart w:id="4139" w:name="_Toc488664336"/>
      <w:bookmarkStart w:id="4140" w:name="_Toc488744776"/>
      <w:bookmarkStart w:id="4141" w:name="_Toc491606280"/>
      <w:bookmarkEnd w:id="4128"/>
      <w:bookmarkEnd w:id="4129"/>
      <w:bookmarkEnd w:id="4130"/>
      <w:bookmarkEnd w:id="4131"/>
      <w:bookmarkEnd w:id="4132"/>
      <w:bookmarkEnd w:id="4133"/>
      <w:bookmarkEnd w:id="4134"/>
      <w:bookmarkEnd w:id="4135"/>
      <w:bookmarkEnd w:id="4136"/>
      <w:bookmarkEnd w:id="4137"/>
      <w:bookmarkEnd w:id="4138"/>
      <w:bookmarkEnd w:id="4139"/>
      <w:bookmarkEnd w:id="4140"/>
      <w:moveFromRangeEnd w:id="4126"/>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4141"/>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3368727D" w:rsidR="0059384B" w:rsidRPr="00D70FFC" w:rsidDel="00C0530C" w:rsidRDefault="005647A7" w:rsidP="007240A8">
      <w:pPr>
        <w:pStyle w:val="a5"/>
        <w:numPr>
          <w:ilvl w:val="0"/>
          <w:numId w:val="19"/>
        </w:numPr>
        <w:spacing w:line="400" w:lineRule="exact"/>
        <w:ind w:firstLineChars="0"/>
        <w:rPr>
          <w:del w:id="4142" w:author="JY0225" w:date="2017-08-22T19:32:00Z"/>
          <w:bCs/>
          <w:sz w:val="24"/>
        </w:rPr>
      </w:pPr>
      <w:r>
        <w:rPr>
          <w:rFonts w:hint="eastAsia"/>
          <w:bCs/>
          <w:sz w:val="24"/>
        </w:rPr>
        <w:t>大文件上传</w:t>
      </w:r>
      <w:r w:rsidR="0059384B" w:rsidRPr="00D70FFC">
        <w:rPr>
          <w:rFonts w:hint="eastAsia"/>
          <w:bCs/>
          <w:sz w:val="24"/>
        </w:rPr>
        <w:t>流程设计</w:t>
      </w:r>
    </w:p>
    <w:p w14:paraId="2F3A181D" w14:textId="6265709B" w:rsidR="00DF1740" w:rsidRDefault="00CF2693">
      <w:pPr>
        <w:pStyle w:val="a5"/>
        <w:numPr>
          <w:ilvl w:val="0"/>
          <w:numId w:val="19"/>
        </w:numPr>
        <w:spacing w:line="400" w:lineRule="exact"/>
        <w:ind w:firstLineChars="0"/>
        <w:rPr>
          <w:ins w:id="4143" w:author="JY0225" w:date="2017-08-22T19:30:00Z"/>
        </w:rPr>
        <w:pPrChange w:id="4144" w:author="JY0225" w:date="2017-08-22T19:32:00Z">
          <w:pPr>
            <w:jc w:val="center"/>
          </w:pPr>
        </w:pPrChange>
      </w:pPr>
      <w:del w:id="4145" w:author="JY0225" w:date="2017-08-22T19:32:00Z">
        <w:r w:rsidDel="00C0530C">
          <w:rPr>
            <w:rFonts w:hint="eastAsia"/>
            <w:noProof/>
          </w:rPr>
          <w:drawing>
            <wp:inline distT="0" distB="0" distL="0" distR="0" wp14:anchorId="57EEA603" wp14:editId="689DCC16">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9">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79671ABC" w14:textId="48651FB7" w:rsidR="00C0530C" w:rsidRPr="00AF0620" w:rsidRDefault="003D15D7" w:rsidP="000E4D98">
      <w:pPr>
        <w:jc w:val="center"/>
      </w:pPr>
      <w:ins w:id="4146" w:author="JY0225" w:date="2017-08-22T19:34:00Z">
        <w:r>
          <w:object w:dxaOrig="8059" w:dyaOrig="5808" w14:anchorId="5220F36C">
            <v:shape id="_x0000_i1038" type="#_x0000_t75" style="width:344.95pt;height:249.2pt" o:ole="">
              <v:imagedata r:id="rId60" o:title=""/>
            </v:shape>
            <o:OLEObject Type="Embed" ProgID="Visio.Drawing.15" ShapeID="_x0000_i1038" DrawAspect="Content" ObjectID="_1565360543" r:id="rId61"/>
          </w:object>
        </w:r>
      </w:ins>
    </w:p>
    <w:p w14:paraId="62BBE5F4" w14:textId="31592E6C" w:rsidR="004B262F" w:rsidRPr="00987564" w:rsidRDefault="004B262F" w:rsidP="00B15AD9">
      <w:pPr>
        <w:spacing w:line="400" w:lineRule="exact"/>
        <w:ind w:firstLine="420"/>
        <w:jc w:val="center"/>
        <w:rPr>
          <w:rFonts w:asciiTheme="minorEastAsia" w:hAnsiTheme="minorEastAsia"/>
          <w:sz w:val="24"/>
          <w:rPrChange w:id="4147" w:author="JY0225" w:date="2017-08-24T11:18:00Z">
            <w:rPr>
              <w:sz w:val="24"/>
            </w:rPr>
          </w:rPrChange>
        </w:rPr>
      </w:pPr>
      <w:r w:rsidRPr="00987564">
        <w:rPr>
          <w:rFonts w:asciiTheme="minorEastAsia" w:hAnsiTheme="minorEastAsia" w:hint="eastAsia"/>
          <w:sz w:val="24"/>
          <w:rPrChange w:id="4148" w:author="JY0225" w:date="2017-08-24T11:18:00Z">
            <w:rPr>
              <w:rFonts w:hint="eastAsia"/>
              <w:sz w:val="24"/>
            </w:rPr>
          </w:rPrChange>
        </w:rPr>
        <w:t>图</w:t>
      </w:r>
      <w:r w:rsidR="00E95CBE" w:rsidRPr="00987564">
        <w:rPr>
          <w:rFonts w:asciiTheme="minorEastAsia" w:hAnsiTheme="minorEastAsia"/>
          <w:sz w:val="24"/>
          <w:rPrChange w:id="4149" w:author="JY0225" w:date="2017-08-24T11:18:00Z">
            <w:rPr>
              <w:sz w:val="24"/>
            </w:rPr>
          </w:rPrChange>
        </w:rPr>
        <w:t xml:space="preserve">4-6 </w:t>
      </w:r>
      <w:r w:rsidRPr="00987564">
        <w:rPr>
          <w:rFonts w:asciiTheme="minorEastAsia" w:hAnsiTheme="minorEastAsia" w:hint="eastAsia"/>
          <w:sz w:val="24"/>
          <w:rPrChange w:id="4150" w:author="JY0225" w:date="2017-08-24T11:18:00Z">
            <w:rPr>
              <w:rFonts w:hint="eastAsia"/>
              <w:sz w:val="24"/>
            </w:rPr>
          </w:rPrChange>
        </w:rPr>
        <w:t>云</w:t>
      </w:r>
      <w:r w:rsidR="00476838" w:rsidRPr="00987564">
        <w:rPr>
          <w:rFonts w:asciiTheme="minorEastAsia" w:hAnsiTheme="minorEastAsia" w:hint="eastAsia"/>
          <w:sz w:val="24"/>
          <w:rPrChange w:id="4151" w:author="JY0225" w:date="2017-08-24T11:18:00Z">
            <w:rPr>
              <w:rFonts w:hint="eastAsia"/>
              <w:sz w:val="24"/>
            </w:rPr>
          </w:rPrChange>
        </w:rPr>
        <w:t>备份</w:t>
      </w:r>
      <w:r w:rsidRPr="00987564">
        <w:rPr>
          <w:rFonts w:asciiTheme="minorEastAsia" w:hAnsiTheme="minorEastAsia" w:hint="eastAsia"/>
          <w:sz w:val="24"/>
          <w:rPrChange w:id="4152" w:author="JY0225" w:date="2017-08-24T11:18:00Z">
            <w:rPr>
              <w:rFonts w:hint="eastAsia"/>
              <w:sz w:val="24"/>
            </w:rPr>
          </w:rPrChange>
        </w:rPr>
        <w:t>中间件</w:t>
      </w:r>
      <w:r w:rsidR="004D06DF" w:rsidRPr="00987564">
        <w:rPr>
          <w:rFonts w:asciiTheme="minorEastAsia" w:hAnsiTheme="minorEastAsia" w:hint="eastAsia"/>
          <w:sz w:val="24"/>
          <w:rPrChange w:id="4153" w:author="JY0225" w:date="2017-08-24T11:18:00Z">
            <w:rPr>
              <w:rFonts w:hint="eastAsia"/>
              <w:sz w:val="24"/>
            </w:rPr>
          </w:rPrChange>
        </w:rPr>
        <w:t>系统</w:t>
      </w:r>
      <w:r w:rsidRPr="00987564">
        <w:rPr>
          <w:rFonts w:asciiTheme="minorEastAsia" w:hAnsiTheme="minorEastAsia" w:hint="eastAsia"/>
          <w:sz w:val="24"/>
          <w:rPrChange w:id="4154" w:author="JY0225" w:date="2017-08-24T11:18:00Z">
            <w:rPr>
              <w:rFonts w:hint="eastAsia"/>
              <w:sz w:val="24"/>
            </w:rPr>
          </w:rPrChange>
        </w:rPr>
        <w:t>大文件上传流程图</w:t>
      </w:r>
    </w:p>
    <w:p w14:paraId="05BA6A80" w14:textId="2D0AC87F" w:rsidR="00BD1224" w:rsidRPr="00987564" w:rsidRDefault="002C6EAF" w:rsidP="00B15AD9">
      <w:pPr>
        <w:spacing w:line="400" w:lineRule="exact"/>
        <w:ind w:firstLine="420"/>
        <w:rPr>
          <w:rFonts w:asciiTheme="minorEastAsia" w:hAnsiTheme="minorEastAsia"/>
          <w:sz w:val="24"/>
          <w:rPrChange w:id="4155" w:author="JY0225" w:date="2017-08-24T11:18:00Z">
            <w:rPr>
              <w:sz w:val="24"/>
            </w:rPr>
          </w:rPrChange>
        </w:rPr>
      </w:pPr>
      <w:ins w:id="4156" w:author="JY0225" w:date="2017-08-23T15:34:00Z">
        <w:r w:rsidRPr="00987564">
          <w:rPr>
            <w:rFonts w:asciiTheme="minorEastAsia" w:hAnsiTheme="minorEastAsia" w:hint="eastAsia"/>
            <w:sz w:val="24"/>
            <w:rPrChange w:id="4157" w:author="JY0225" w:date="2017-08-24T11:18:00Z">
              <w:rPr>
                <w:rFonts w:hint="eastAsia"/>
                <w:sz w:val="24"/>
              </w:rPr>
            </w:rPrChange>
          </w:rPr>
          <w:t>如图</w:t>
        </w:r>
        <w:r w:rsidRPr="00987564">
          <w:rPr>
            <w:rFonts w:asciiTheme="minorEastAsia" w:hAnsiTheme="minorEastAsia"/>
            <w:sz w:val="24"/>
            <w:rPrChange w:id="4158" w:author="JY0225" w:date="2017-08-24T11:18:00Z">
              <w:rPr>
                <w:sz w:val="24"/>
              </w:rPr>
            </w:rPrChange>
          </w:rPr>
          <w:t>4-6</w:t>
        </w:r>
        <w:r w:rsidRPr="00987564">
          <w:rPr>
            <w:rFonts w:asciiTheme="minorEastAsia" w:hAnsiTheme="minorEastAsia" w:hint="eastAsia"/>
            <w:sz w:val="24"/>
            <w:rPrChange w:id="4159" w:author="JY0225" w:date="2017-08-24T11:18:00Z">
              <w:rPr>
                <w:rFonts w:hint="eastAsia"/>
                <w:sz w:val="24"/>
              </w:rPr>
            </w:rPrChange>
          </w:rPr>
          <w:t>所示，</w:t>
        </w:r>
      </w:ins>
      <w:r w:rsidR="0067125F" w:rsidRPr="00987564">
        <w:rPr>
          <w:rFonts w:asciiTheme="minorEastAsia" w:hAnsiTheme="minorEastAsia" w:hint="eastAsia"/>
          <w:sz w:val="24"/>
          <w:rPrChange w:id="4160" w:author="JY0225" w:date="2017-08-24T11:18:00Z">
            <w:rPr>
              <w:rFonts w:hint="eastAsia"/>
              <w:sz w:val="24"/>
            </w:rPr>
          </w:rPrChange>
        </w:rPr>
        <w:t>中间件</w:t>
      </w:r>
      <w:r w:rsidR="0072110A" w:rsidRPr="00987564">
        <w:rPr>
          <w:rFonts w:asciiTheme="minorEastAsia" w:hAnsiTheme="minorEastAsia" w:hint="eastAsia"/>
          <w:sz w:val="24"/>
          <w:rPrChange w:id="4161" w:author="JY0225" w:date="2017-08-24T11:18:00Z">
            <w:rPr>
              <w:rFonts w:hint="eastAsia"/>
              <w:sz w:val="24"/>
            </w:rPr>
          </w:rPrChange>
        </w:rPr>
        <w:t>接收到数据上传的指令后，首先会对文件大小进行判断。若是大文件则调用分片上传函数，将大文件分成固定大小的临时小文件后逐一分片上传，并将上传结果返回。由于服务器不会自动将分片的文件进行整合，而是提供一个整合分片文件的接口，所以在文件上传完毕之后需要向服务器发送文</w:t>
      </w:r>
      <w:r w:rsidR="00CE3CF8" w:rsidRPr="00987564">
        <w:rPr>
          <w:rFonts w:asciiTheme="minorEastAsia" w:hAnsiTheme="minorEastAsia" w:hint="eastAsia"/>
          <w:sz w:val="24"/>
          <w:rPrChange w:id="4162" w:author="JY0225" w:date="2017-08-24T11:18:00Z">
            <w:rPr>
              <w:rFonts w:hint="eastAsia"/>
              <w:sz w:val="24"/>
            </w:rPr>
          </w:rPrChange>
        </w:rPr>
        <w:t>件整合的命令将分片上传的文件进行整合，并将执行结果返回给控制类</w:t>
      </w:r>
      <w:r w:rsidR="0072110A" w:rsidRPr="00987564">
        <w:rPr>
          <w:rFonts w:asciiTheme="minorEastAsia" w:hAnsiTheme="minorEastAsia" w:hint="eastAsia"/>
          <w:sz w:val="24"/>
          <w:rPrChange w:id="4163" w:author="JY0225" w:date="2017-08-24T11:18:00Z">
            <w:rPr>
              <w:rFonts w:hint="eastAsia"/>
              <w:sz w:val="24"/>
            </w:rPr>
          </w:rPrChange>
        </w:rPr>
        <w:t>。</w:t>
      </w:r>
    </w:p>
    <w:p w14:paraId="7D7D5382" w14:textId="43381BC4" w:rsidR="00D74B5C" w:rsidRPr="00987564" w:rsidDel="00924F30" w:rsidRDefault="008B1360">
      <w:pPr>
        <w:spacing w:line="400" w:lineRule="exact"/>
        <w:ind w:firstLine="420"/>
        <w:rPr>
          <w:del w:id="4164" w:author="JY0225" w:date="2017-08-22T19:37:00Z"/>
          <w:rFonts w:asciiTheme="minorEastAsia" w:hAnsiTheme="minorEastAsia"/>
          <w:bCs/>
          <w:sz w:val="24"/>
          <w:rPrChange w:id="4165" w:author="JY0225" w:date="2017-08-24T11:18:00Z">
            <w:rPr>
              <w:del w:id="4166" w:author="JY0225" w:date="2017-08-22T19:37:00Z"/>
              <w:bCs/>
              <w:sz w:val="24"/>
            </w:rPr>
          </w:rPrChange>
        </w:rPr>
        <w:pPrChange w:id="4167" w:author="JY0225" w:date="2017-08-22T19:37:00Z">
          <w:pPr>
            <w:jc w:val="center"/>
          </w:pPr>
        </w:pPrChange>
      </w:pPr>
      <w:r w:rsidRPr="00987564">
        <w:rPr>
          <w:rFonts w:asciiTheme="minorEastAsia" w:hAnsiTheme="minorEastAsia"/>
          <w:bCs/>
          <w:sz w:val="24"/>
          <w:rPrChange w:id="4168" w:author="JY0225" w:date="2017-08-24T11:18:00Z">
            <w:rPr>
              <w:bCs/>
              <w:sz w:val="24"/>
            </w:rPr>
          </w:rPrChange>
        </w:rPr>
        <w:t>2</w:t>
      </w:r>
      <w:r w:rsidRPr="00987564">
        <w:rPr>
          <w:rFonts w:asciiTheme="minorEastAsia" w:hAnsiTheme="minorEastAsia" w:hint="eastAsia"/>
          <w:bCs/>
          <w:sz w:val="24"/>
          <w:rPrChange w:id="4169" w:author="JY0225" w:date="2017-08-24T11:18:00Z">
            <w:rPr>
              <w:rFonts w:hint="eastAsia"/>
              <w:bCs/>
              <w:sz w:val="24"/>
            </w:rPr>
          </w:rPrChange>
        </w:rPr>
        <w:t>）</w:t>
      </w:r>
      <w:r w:rsidR="00D74B5C" w:rsidRPr="00987564">
        <w:rPr>
          <w:rFonts w:asciiTheme="minorEastAsia" w:hAnsiTheme="minorEastAsia"/>
          <w:bCs/>
          <w:sz w:val="24"/>
          <w:rPrChange w:id="4170" w:author="JY0225" w:date="2017-08-24T11:18:00Z">
            <w:rPr>
              <w:bCs/>
              <w:sz w:val="24"/>
            </w:rPr>
          </w:rPrChange>
        </w:rPr>
        <w:t xml:space="preserve"> </w:t>
      </w:r>
      <w:r w:rsidR="001E774C" w:rsidRPr="00987564">
        <w:rPr>
          <w:rFonts w:asciiTheme="minorEastAsia" w:hAnsiTheme="minorEastAsia" w:hint="eastAsia"/>
          <w:bCs/>
          <w:sz w:val="24"/>
          <w:rPrChange w:id="4171" w:author="JY0225" w:date="2017-08-24T11:18:00Z">
            <w:rPr>
              <w:rFonts w:hint="eastAsia"/>
              <w:bCs/>
              <w:sz w:val="24"/>
            </w:rPr>
          </w:rPrChange>
        </w:rPr>
        <w:t>大文件下载</w:t>
      </w:r>
      <w:r w:rsidR="00D74B5C" w:rsidRPr="00987564">
        <w:rPr>
          <w:rFonts w:asciiTheme="minorEastAsia" w:hAnsiTheme="minorEastAsia" w:hint="eastAsia"/>
          <w:bCs/>
          <w:sz w:val="24"/>
          <w:rPrChange w:id="4172" w:author="JY0225" w:date="2017-08-24T11:18:00Z">
            <w:rPr>
              <w:rFonts w:hint="eastAsia"/>
              <w:bCs/>
              <w:sz w:val="24"/>
            </w:rPr>
          </w:rPrChange>
        </w:rPr>
        <w:t>流程设计</w:t>
      </w:r>
    </w:p>
    <w:p w14:paraId="5A8DF47C" w14:textId="43E0E963" w:rsidR="00924F30" w:rsidRPr="00987564" w:rsidRDefault="00924F30" w:rsidP="00B15AD9">
      <w:pPr>
        <w:spacing w:line="400" w:lineRule="exact"/>
        <w:ind w:firstLine="420"/>
        <w:rPr>
          <w:ins w:id="4173" w:author="JY0225" w:date="2017-08-23T14:25:00Z"/>
          <w:rFonts w:asciiTheme="minorEastAsia" w:hAnsiTheme="minorEastAsia"/>
          <w:bCs/>
          <w:sz w:val="24"/>
          <w:rPrChange w:id="4174" w:author="JY0225" w:date="2017-08-24T11:18:00Z">
            <w:rPr>
              <w:ins w:id="4175" w:author="JY0225" w:date="2017-08-23T14:25:00Z"/>
              <w:bCs/>
              <w:sz w:val="24"/>
            </w:rPr>
          </w:rPrChange>
        </w:rPr>
      </w:pPr>
    </w:p>
    <w:p w14:paraId="26664F09" w14:textId="09AD3338" w:rsidR="00924F30" w:rsidRPr="00987564" w:rsidRDefault="000D278D" w:rsidP="00B15AD9">
      <w:pPr>
        <w:spacing w:line="400" w:lineRule="exact"/>
        <w:ind w:firstLine="420"/>
        <w:rPr>
          <w:ins w:id="4176" w:author="JY0225" w:date="2017-08-23T14:25:00Z"/>
          <w:rFonts w:asciiTheme="minorEastAsia" w:hAnsiTheme="minorEastAsia"/>
          <w:bCs/>
          <w:sz w:val="24"/>
          <w:rPrChange w:id="4177" w:author="JY0225" w:date="2017-08-24T11:18:00Z">
            <w:rPr>
              <w:ins w:id="4178" w:author="JY0225" w:date="2017-08-23T14:25:00Z"/>
              <w:bCs/>
              <w:sz w:val="24"/>
            </w:rPr>
          </w:rPrChange>
        </w:rPr>
      </w:pPr>
      <w:ins w:id="4179" w:author="JY0225" w:date="2017-08-23T15:35:00Z">
        <w:r w:rsidRPr="00987564">
          <w:rPr>
            <w:rFonts w:asciiTheme="minorEastAsia" w:hAnsiTheme="minorEastAsia" w:hint="eastAsia"/>
            <w:sz w:val="24"/>
            <w:rPrChange w:id="4180" w:author="JY0225" w:date="2017-08-24T11:18:00Z">
              <w:rPr>
                <w:rFonts w:hint="eastAsia"/>
                <w:sz w:val="24"/>
              </w:rPr>
            </w:rPrChange>
          </w:rPr>
          <w:t>如图</w:t>
        </w:r>
        <w:r w:rsidRPr="00987564">
          <w:rPr>
            <w:rFonts w:asciiTheme="minorEastAsia" w:hAnsiTheme="minorEastAsia"/>
            <w:sz w:val="24"/>
            <w:rPrChange w:id="4181" w:author="JY0225" w:date="2017-08-24T11:18:00Z">
              <w:rPr>
                <w:sz w:val="24"/>
              </w:rPr>
            </w:rPrChange>
          </w:rPr>
          <w:t>4-7</w:t>
        </w:r>
        <w:r w:rsidRPr="00987564">
          <w:rPr>
            <w:rFonts w:asciiTheme="minorEastAsia" w:hAnsiTheme="minorEastAsia" w:hint="eastAsia"/>
            <w:sz w:val="24"/>
            <w:rPrChange w:id="4182" w:author="JY0225" w:date="2017-08-24T11:18:00Z">
              <w:rPr>
                <w:rFonts w:hint="eastAsia"/>
                <w:sz w:val="24"/>
              </w:rPr>
            </w:rPrChange>
          </w:rPr>
          <w:t>所示，</w:t>
        </w:r>
      </w:ins>
      <w:ins w:id="4183" w:author="JY0225" w:date="2017-08-23T14:25:00Z">
        <w:r w:rsidR="00924F30" w:rsidRPr="00987564">
          <w:rPr>
            <w:rFonts w:asciiTheme="minorEastAsia" w:hAnsiTheme="minorEastAsia" w:cs="Times New Roman" w:hint="eastAsia"/>
            <w:sz w:val="24"/>
            <w:szCs w:val="24"/>
            <w:rPrChange w:id="4184" w:author="JY0225" w:date="2017-08-24T11:18:00Z">
              <w:rPr>
                <w:rFonts w:ascii="Times New Roman" w:hAnsi="Times New Roman" w:cs="Times New Roman" w:hint="eastAsia"/>
                <w:sz w:val="24"/>
                <w:szCs w:val="24"/>
              </w:rPr>
            </w:rPrChange>
          </w:rPr>
          <w:t>中间件接收到数据下载的指令后，首先会对文件大小进行判断。若是大文件则调用分片下载函数，每次请求包含分片文件的起止索引和大小，通过多次下载请求任务完成大文件的下载。将所有分片文件下载完成后，对分片</w:t>
        </w:r>
        <w:r w:rsidR="00924F30" w:rsidRPr="00987564">
          <w:rPr>
            <w:rFonts w:asciiTheme="minorEastAsia" w:hAnsiTheme="minorEastAsia" w:cs="Times New Roman" w:hint="eastAsia"/>
            <w:sz w:val="24"/>
            <w:szCs w:val="24"/>
            <w:rPrChange w:id="4185" w:author="JY0225" w:date="2017-08-24T11:18:00Z">
              <w:rPr>
                <w:rFonts w:ascii="Times New Roman" w:hAnsi="Times New Roman" w:cs="Times New Roman" w:hint="eastAsia"/>
                <w:sz w:val="24"/>
                <w:szCs w:val="24"/>
              </w:rPr>
            </w:rPrChange>
          </w:rPr>
          <w:lastRenderedPageBreak/>
          <w:t>文件进行组合并返回给控制类。</w:t>
        </w:r>
      </w:ins>
    </w:p>
    <w:p w14:paraId="4BF9A460" w14:textId="7FFDFE79" w:rsidR="00D74B5C" w:rsidRDefault="00CF2693">
      <w:pPr>
        <w:spacing w:line="400" w:lineRule="exact"/>
        <w:ind w:firstLine="420"/>
        <w:rPr>
          <w:ins w:id="4186" w:author="JY0225" w:date="2017-08-22T19:37:00Z"/>
        </w:rPr>
        <w:pPrChange w:id="4187" w:author="JY0225" w:date="2017-08-22T19:37:00Z">
          <w:pPr>
            <w:jc w:val="center"/>
          </w:pPr>
        </w:pPrChange>
      </w:pPr>
      <w:del w:id="4188" w:author="JY0225" w:date="2017-08-22T19:37:00Z">
        <w:r w:rsidDel="004963A8">
          <w:rPr>
            <w:noProof/>
          </w:rPr>
          <w:drawing>
            <wp:inline distT="0" distB="0" distL="0" distR="0" wp14:anchorId="6D3E9C0E" wp14:editId="4E1873EC">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62">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del>
    </w:p>
    <w:p w14:paraId="0920769C" w14:textId="5A8CE296" w:rsidR="005B5F57" w:rsidRPr="00D74B5C" w:rsidRDefault="000E185E" w:rsidP="000E4D98">
      <w:pPr>
        <w:jc w:val="center"/>
      </w:pPr>
      <w:ins w:id="4189" w:author="JY0225" w:date="2017-08-22T19:37:00Z">
        <w:r>
          <w:object w:dxaOrig="7249" w:dyaOrig="7226" w14:anchorId="50CA8A3C">
            <v:shape id="_x0000_i1039" type="#_x0000_t75" style="width:304.9pt;height:303.65pt" o:ole="">
              <v:imagedata r:id="rId63" o:title=""/>
            </v:shape>
            <o:OLEObject Type="Embed" ProgID="Visio.Drawing.15" ShapeID="_x0000_i1039" DrawAspect="Content" ObjectID="_1565360544" r:id="rId64"/>
          </w:object>
        </w:r>
      </w:ins>
    </w:p>
    <w:p w14:paraId="4323E458" w14:textId="69517989" w:rsidR="00432E71" w:rsidRPr="00987564" w:rsidRDefault="00AA057A" w:rsidP="00B15AD9">
      <w:pPr>
        <w:spacing w:line="400" w:lineRule="exact"/>
        <w:ind w:firstLineChars="200" w:firstLine="480"/>
        <w:jc w:val="center"/>
        <w:rPr>
          <w:rFonts w:asciiTheme="minorEastAsia" w:hAnsiTheme="minorEastAsia" w:cs="Times New Roman"/>
          <w:sz w:val="24"/>
          <w:szCs w:val="24"/>
          <w:rPrChange w:id="4190" w:author="JY0225" w:date="2017-08-24T11:18:00Z">
            <w:rPr>
              <w:rFonts w:ascii="Times New Roman" w:hAnsi="Times New Roman" w:cs="Times New Roman"/>
              <w:sz w:val="24"/>
              <w:szCs w:val="24"/>
            </w:rPr>
          </w:rPrChange>
        </w:rPr>
      </w:pPr>
      <w:r w:rsidRPr="00987564">
        <w:rPr>
          <w:rFonts w:asciiTheme="minorEastAsia" w:hAnsiTheme="minorEastAsia" w:cs="Times New Roman" w:hint="eastAsia"/>
          <w:sz w:val="24"/>
          <w:szCs w:val="24"/>
          <w:rPrChange w:id="4191" w:author="JY0225" w:date="2017-08-24T11:18:00Z">
            <w:rPr>
              <w:rFonts w:ascii="Times New Roman" w:hAnsi="Times New Roman" w:cs="Times New Roman" w:hint="eastAsia"/>
              <w:sz w:val="24"/>
              <w:szCs w:val="24"/>
            </w:rPr>
          </w:rPrChange>
        </w:rPr>
        <w:t>图</w:t>
      </w:r>
      <w:r w:rsidR="005F7588" w:rsidRPr="00987564">
        <w:rPr>
          <w:rFonts w:asciiTheme="minorEastAsia" w:hAnsiTheme="minorEastAsia" w:cs="Times New Roman"/>
          <w:sz w:val="24"/>
          <w:szCs w:val="24"/>
          <w:rPrChange w:id="4192" w:author="JY0225" w:date="2017-08-24T11:18:00Z">
            <w:rPr>
              <w:rFonts w:ascii="Times New Roman" w:hAnsi="Times New Roman" w:cs="Times New Roman"/>
              <w:sz w:val="24"/>
              <w:szCs w:val="24"/>
            </w:rPr>
          </w:rPrChange>
        </w:rPr>
        <w:t xml:space="preserve">4-7 </w:t>
      </w:r>
      <w:r w:rsidRPr="00987564">
        <w:rPr>
          <w:rFonts w:asciiTheme="minorEastAsia" w:hAnsiTheme="minorEastAsia" w:cs="Times New Roman" w:hint="eastAsia"/>
          <w:sz w:val="24"/>
          <w:szCs w:val="24"/>
          <w:rPrChange w:id="4193" w:author="JY0225" w:date="2017-08-24T11:18:00Z">
            <w:rPr>
              <w:rFonts w:ascii="Times New Roman" w:hAnsi="Times New Roman" w:cs="Times New Roman" w:hint="eastAsia"/>
              <w:sz w:val="24"/>
              <w:szCs w:val="24"/>
            </w:rPr>
          </w:rPrChange>
        </w:rPr>
        <w:t>云</w:t>
      </w:r>
      <w:r w:rsidR="00476838" w:rsidRPr="00987564">
        <w:rPr>
          <w:rFonts w:asciiTheme="minorEastAsia" w:hAnsiTheme="minorEastAsia" w:cs="Times New Roman" w:hint="eastAsia"/>
          <w:sz w:val="24"/>
          <w:szCs w:val="24"/>
          <w:rPrChange w:id="4194" w:author="JY0225" w:date="2017-08-24T11:18:00Z">
            <w:rPr>
              <w:rFonts w:ascii="Times New Roman" w:hAnsi="Times New Roman" w:cs="Times New Roman" w:hint="eastAsia"/>
              <w:sz w:val="24"/>
              <w:szCs w:val="24"/>
            </w:rPr>
          </w:rPrChange>
        </w:rPr>
        <w:t>备份</w:t>
      </w:r>
      <w:r w:rsidRPr="00987564">
        <w:rPr>
          <w:rFonts w:asciiTheme="minorEastAsia" w:hAnsiTheme="minorEastAsia" w:cs="Times New Roman" w:hint="eastAsia"/>
          <w:sz w:val="24"/>
          <w:szCs w:val="24"/>
          <w:rPrChange w:id="4195" w:author="JY0225" w:date="2017-08-24T11:18:00Z">
            <w:rPr>
              <w:rFonts w:ascii="Times New Roman" w:hAnsi="Times New Roman" w:cs="Times New Roman" w:hint="eastAsia"/>
              <w:sz w:val="24"/>
              <w:szCs w:val="24"/>
            </w:rPr>
          </w:rPrChange>
        </w:rPr>
        <w:t>与云备份系统中间件大文件下载流程图</w:t>
      </w:r>
    </w:p>
    <w:p w14:paraId="21E2ADF2" w14:textId="77777777" w:rsidR="00720935" w:rsidDel="00720935" w:rsidRDefault="00720935" w:rsidP="00720935">
      <w:pPr>
        <w:pStyle w:val="31"/>
        <w:rPr>
          <w:del w:id="4196" w:author="JY0225" w:date="2017-08-23T14:25:00Z"/>
          <w:moveTo w:id="4197" w:author="JY0225" w:date="2017-08-23T14:25:00Z"/>
        </w:rPr>
      </w:pPr>
      <w:bookmarkStart w:id="4198" w:name="_Toc491606281"/>
      <w:moveToRangeStart w:id="4199" w:author="JY0225" w:date="2017-08-23T14:25:00Z" w:name="move491261659"/>
      <w:moveTo w:id="4200" w:author="JY0225" w:date="2017-08-23T14:25:00Z">
        <w:r>
          <w:t>4.3.4</w:t>
        </w:r>
        <w:r w:rsidRPr="006637A1">
          <w:t xml:space="preserve"> </w:t>
        </w:r>
        <w:r>
          <w:t>本地缓存流程设计</w:t>
        </w:r>
        <w:bookmarkEnd w:id="4198"/>
      </w:moveTo>
    </w:p>
    <w:moveToRangeEnd w:id="4199"/>
    <w:p w14:paraId="52FBEC45" w14:textId="1A83F944" w:rsidR="0046547F" w:rsidRPr="008C5FF2" w:rsidRDefault="00573F0A">
      <w:pPr>
        <w:pStyle w:val="31"/>
        <w:pPrChange w:id="4201" w:author="JY0225" w:date="2017-08-23T14:25:00Z">
          <w:pPr>
            <w:spacing w:line="400" w:lineRule="exact"/>
            <w:ind w:firstLine="420"/>
          </w:pPr>
        </w:pPrChange>
      </w:pPr>
      <w:del w:id="4202" w:author="JY0225" w:date="2017-08-23T14:25:00Z">
        <w:r w:rsidDel="00924F30">
          <w:rPr>
            <w:rFonts w:hint="eastAsia"/>
          </w:rPr>
          <w:delText>中间件</w:delText>
        </w:r>
        <w:r w:rsidR="0046547F" w:rsidDel="00924F30">
          <w:rPr>
            <w:rFonts w:hint="eastAsia"/>
          </w:rPr>
          <w:delText>接收到数据下载的指令后，首先会对文件大小进行判断。</w:delText>
        </w:r>
        <w:r w:rsidR="0046547F" w:rsidDel="00924F30">
          <w:delText>若是大文件则调用分片</w:delText>
        </w:r>
        <w:r w:rsidR="0046547F" w:rsidDel="00924F30">
          <w:rPr>
            <w:rFonts w:hint="eastAsia"/>
          </w:rPr>
          <w:delText>下载</w:delText>
        </w:r>
        <w:r w:rsidR="0046547F" w:rsidRPr="00B87EE1" w:rsidDel="00924F30">
          <w:delText>函数，</w:delText>
        </w:r>
        <w:r w:rsidR="00960EF0" w:rsidDel="00924F30">
          <w:rPr>
            <w:rFonts w:hint="eastAsia"/>
          </w:rPr>
          <w:delText>每次请求包含分片文件的起止索引和大小，通过多次下载请求任务</w:delText>
        </w:r>
        <w:r w:rsidR="0046547F" w:rsidDel="00924F30">
          <w:rPr>
            <w:rFonts w:hint="eastAsia"/>
          </w:rPr>
          <w:delText>完成大文件的下</w:delText>
        </w:r>
        <w:r w:rsidR="0000095F" w:rsidDel="00924F30">
          <w:rPr>
            <w:rFonts w:hint="eastAsia"/>
          </w:rPr>
          <w:delText>载。将所有分片文件下载完成后，对分片文件进行组合并返回给控制类</w:delText>
        </w:r>
        <w:r w:rsidR="0046547F" w:rsidDel="00924F30">
          <w:rPr>
            <w:rFonts w:hint="eastAsia"/>
          </w:rPr>
          <w:delText>。</w:delText>
        </w:r>
      </w:del>
    </w:p>
    <w:p w14:paraId="25A3E6EA" w14:textId="2AC2F125" w:rsidR="005F0610" w:rsidRPr="00987564" w:rsidDel="00720935" w:rsidRDefault="009536F3" w:rsidP="00CB27EF">
      <w:pPr>
        <w:pStyle w:val="31"/>
        <w:rPr>
          <w:moveFrom w:id="4203" w:author="JY0225" w:date="2017-08-23T14:25:00Z"/>
          <w:rFonts w:asciiTheme="minorEastAsia" w:hAnsiTheme="minorEastAsia"/>
          <w:sz w:val="24"/>
          <w:szCs w:val="24"/>
          <w:rPrChange w:id="4204" w:author="JY0225" w:date="2017-08-24T11:18:00Z">
            <w:rPr>
              <w:moveFrom w:id="4205" w:author="JY0225" w:date="2017-08-23T14:25:00Z"/>
            </w:rPr>
          </w:rPrChange>
        </w:rPr>
      </w:pPr>
      <w:moveFromRangeStart w:id="4206" w:author="JY0225" w:date="2017-08-23T14:25:00Z" w:name="move491261659"/>
      <w:moveFrom w:id="4207" w:author="JY0225" w:date="2017-08-23T14:25:00Z">
        <w:r w:rsidRPr="00987564" w:rsidDel="00720935">
          <w:rPr>
            <w:rFonts w:asciiTheme="minorEastAsia" w:hAnsiTheme="minorEastAsia"/>
            <w:b w:val="0"/>
            <w:bCs w:val="0"/>
            <w:sz w:val="24"/>
            <w:szCs w:val="24"/>
            <w:rPrChange w:id="4208" w:author="JY0225" w:date="2017-08-24T11:18:00Z">
              <w:rPr>
                <w:b w:val="0"/>
                <w:bCs w:val="0"/>
              </w:rPr>
            </w:rPrChange>
          </w:rPr>
          <w:t>4</w:t>
        </w:r>
        <w:r w:rsidR="00200FEA" w:rsidRPr="00987564" w:rsidDel="00720935">
          <w:rPr>
            <w:rFonts w:asciiTheme="minorEastAsia" w:hAnsiTheme="minorEastAsia"/>
            <w:b w:val="0"/>
            <w:bCs w:val="0"/>
            <w:sz w:val="24"/>
            <w:szCs w:val="24"/>
            <w:rPrChange w:id="4209" w:author="JY0225" w:date="2017-08-24T11:18:00Z">
              <w:rPr>
                <w:b w:val="0"/>
                <w:bCs w:val="0"/>
              </w:rPr>
            </w:rPrChange>
          </w:rPr>
          <w:t>.3</w:t>
        </w:r>
        <w:r w:rsidR="0099077E" w:rsidRPr="00987564" w:rsidDel="00720935">
          <w:rPr>
            <w:rFonts w:asciiTheme="minorEastAsia" w:hAnsiTheme="minorEastAsia"/>
            <w:b w:val="0"/>
            <w:bCs w:val="0"/>
            <w:sz w:val="24"/>
            <w:szCs w:val="24"/>
            <w:rPrChange w:id="4210" w:author="JY0225" w:date="2017-08-24T11:18:00Z">
              <w:rPr>
                <w:b w:val="0"/>
                <w:bCs w:val="0"/>
              </w:rPr>
            </w:rPrChange>
          </w:rPr>
          <w:t>.4</w:t>
        </w:r>
        <w:r w:rsidR="008B2918" w:rsidRPr="00987564" w:rsidDel="00720935">
          <w:rPr>
            <w:rFonts w:asciiTheme="minorEastAsia" w:hAnsiTheme="minorEastAsia"/>
            <w:b w:val="0"/>
            <w:bCs w:val="0"/>
            <w:sz w:val="24"/>
            <w:szCs w:val="24"/>
            <w:rPrChange w:id="4211" w:author="JY0225" w:date="2017-08-24T11:18:00Z">
              <w:rPr>
                <w:b w:val="0"/>
                <w:bCs w:val="0"/>
              </w:rPr>
            </w:rPrChange>
          </w:rPr>
          <w:t xml:space="preserve"> </w:t>
        </w:r>
        <w:r w:rsidR="00B12EAC" w:rsidRPr="00987564" w:rsidDel="00720935">
          <w:rPr>
            <w:rFonts w:asciiTheme="minorEastAsia" w:hAnsiTheme="minorEastAsia" w:hint="eastAsia"/>
            <w:b w:val="0"/>
            <w:bCs w:val="0"/>
            <w:sz w:val="24"/>
            <w:szCs w:val="24"/>
            <w:rPrChange w:id="4212" w:author="JY0225" w:date="2017-08-24T11:18:00Z">
              <w:rPr>
                <w:rFonts w:hint="eastAsia"/>
                <w:b w:val="0"/>
                <w:bCs w:val="0"/>
              </w:rPr>
            </w:rPrChange>
          </w:rPr>
          <w:t>本地缓存</w:t>
        </w:r>
        <w:r w:rsidR="008B2918" w:rsidRPr="00987564" w:rsidDel="00720935">
          <w:rPr>
            <w:rFonts w:asciiTheme="minorEastAsia" w:hAnsiTheme="minorEastAsia" w:hint="eastAsia"/>
            <w:b w:val="0"/>
            <w:bCs w:val="0"/>
            <w:sz w:val="24"/>
            <w:szCs w:val="24"/>
            <w:rPrChange w:id="4213" w:author="JY0225" w:date="2017-08-24T11:18:00Z">
              <w:rPr>
                <w:rFonts w:hint="eastAsia"/>
                <w:b w:val="0"/>
                <w:bCs w:val="0"/>
              </w:rPr>
            </w:rPrChange>
          </w:rPr>
          <w:t>流程设计</w:t>
        </w:r>
      </w:moveFrom>
    </w:p>
    <w:moveFromRangeEnd w:id="4206"/>
    <w:p w14:paraId="3C87BFC7" w14:textId="4DBBCDA5" w:rsidR="00BA0D8F" w:rsidRPr="00987564" w:rsidRDefault="00BA0D8F" w:rsidP="00B15AD9">
      <w:pPr>
        <w:spacing w:line="400" w:lineRule="exact"/>
        <w:ind w:firstLine="420"/>
        <w:rPr>
          <w:rFonts w:asciiTheme="minorEastAsia" w:hAnsiTheme="minorEastAsia"/>
          <w:sz w:val="24"/>
          <w:szCs w:val="24"/>
          <w:rPrChange w:id="4214" w:author="JY0225" w:date="2017-08-24T11:18:00Z">
            <w:rPr>
              <w:sz w:val="24"/>
            </w:rPr>
          </w:rPrChange>
        </w:rPr>
      </w:pPr>
      <w:r w:rsidRPr="00987564">
        <w:rPr>
          <w:rFonts w:asciiTheme="minorEastAsia" w:hAnsiTheme="minorEastAsia" w:hint="eastAsia"/>
          <w:sz w:val="24"/>
          <w:szCs w:val="24"/>
          <w:rPrChange w:id="4215" w:author="JY0225" w:date="2017-08-24T11:18:00Z">
            <w:rPr>
              <w:rFonts w:hint="eastAsia"/>
              <w:sz w:val="24"/>
            </w:rPr>
          </w:rPrChange>
        </w:rPr>
        <w:t>用户在文件上传和下载时，可能会反复访问同一文件，这时可用充分利用临时</w:t>
      </w:r>
      <w:r w:rsidR="00476838" w:rsidRPr="00987564">
        <w:rPr>
          <w:rFonts w:asciiTheme="minorEastAsia" w:hAnsiTheme="minorEastAsia" w:hint="eastAsia"/>
          <w:sz w:val="24"/>
          <w:szCs w:val="24"/>
          <w:rPrChange w:id="4216" w:author="JY0225" w:date="2017-08-24T11:18:00Z">
            <w:rPr>
              <w:rFonts w:hint="eastAsia"/>
              <w:sz w:val="24"/>
            </w:rPr>
          </w:rPrChange>
        </w:rPr>
        <w:t>备份</w:t>
      </w:r>
      <w:r w:rsidRPr="00987564">
        <w:rPr>
          <w:rFonts w:asciiTheme="minorEastAsia" w:hAnsiTheme="minorEastAsia" w:hint="eastAsia"/>
          <w:sz w:val="24"/>
          <w:szCs w:val="24"/>
          <w:rPrChange w:id="4217" w:author="JY0225" w:date="2017-08-24T11:18:00Z">
            <w:rPr>
              <w:rFonts w:hint="eastAsia"/>
              <w:sz w:val="24"/>
            </w:rPr>
          </w:rPrChange>
        </w:rPr>
        <w:t>区域</w:t>
      </w:r>
      <w:r w:rsidR="007752BE" w:rsidRPr="00987564">
        <w:rPr>
          <w:rFonts w:asciiTheme="minorEastAsia" w:hAnsiTheme="minorEastAsia" w:hint="eastAsia"/>
          <w:sz w:val="24"/>
          <w:szCs w:val="24"/>
          <w:rPrChange w:id="4218" w:author="JY0225" w:date="2017-08-24T11:18:00Z">
            <w:rPr>
              <w:rFonts w:hint="eastAsia"/>
              <w:sz w:val="24"/>
            </w:rPr>
          </w:rPrChange>
        </w:rPr>
        <w:t>以及存储在服务器端的文件信息</w:t>
      </w:r>
      <w:r w:rsidRPr="00987564">
        <w:rPr>
          <w:rFonts w:asciiTheme="minorEastAsia" w:hAnsiTheme="minorEastAsia" w:hint="eastAsia"/>
          <w:sz w:val="24"/>
          <w:szCs w:val="24"/>
          <w:rPrChange w:id="4219" w:author="JY0225" w:date="2017-08-24T11:18:00Z">
            <w:rPr>
              <w:rFonts w:hint="eastAsia"/>
              <w:sz w:val="24"/>
            </w:rPr>
          </w:rPrChange>
        </w:rPr>
        <w:t>，将反复访问的文件保存在临时</w:t>
      </w:r>
      <w:r w:rsidR="00476838" w:rsidRPr="00987564">
        <w:rPr>
          <w:rFonts w:asciiTheme="minorEastAsia" w:hAnsiTheme="minorEastAsia" w:hint="eastAsia"/>
          <w:sz w:val="24"/>
          <w:szCs w:val="24"/>
          <w:rPrChange w:id="4220" w:author="JY0225" w:date="2017-08-24T11:18:00Z">
            <w:rPr>
              <w:rFonts w:hint="eastAsia"/>
              <w:sz w:val="24"/>
            </w:rPr>
          </w:rPrChange>
        </w:rPr>
        <w:t>备份</w:t>
      </w:r>
      <w:r w:rsidRPr="00987564">
        <w:rPr>
          <w:rFonts w:asciiTheme="minorEastAsia" w:hAnsiTheme="minorEastAsia" w:hint="eastAsia"/>
          <w:sz w:val="24"/>
          <w:szCs w:val="24"/>
          <w:rPrChange w:id="4221" w:author="JY0225" w:date="2017-08-24T11:18:00Z">
            <w:rPr>
              <w:rFonts w:hint="eastAsia"/>
              <w:sz w:val="24"/>
            </w:rPr>
          </w:rPrChange>
        </w:rPr>
        <w:t>区域。通过分析请求和文件内容，可以进一步在客户端和服务器端上降低系统</w:t>
      </w:r>
      <w:r w:rsidRPr="00987564">
        <w:rPr>
          <w:rFonts w:asciiTheme="minorEastAsia" w:hAnsiTheme="minorEastAsia"/>
          <w:sz w:val="24"/>
          <w:szCs w:val="24"/>
          <w:rPrChange w:id="4222" w:author="JY0225" w:date="2017-08-24T11:18:00Z">
            <w:rPr>
              <w:sz w:val="24"/>
            </w:rPr>
          </w:rPrChange>
        </w:rPr>
        <w:t>I/O</w:t>
      </w:r>
      <w:r w:rsidRPr="00987564">
        <w:rPr>
          <w:rFonts w:asciiTheme="minorEastAsia" w:hAnsiTheme="minorEastAsia" w:hint="eastAsia"/>
          <w:sz w:val="24"/>
          <w:szCs w:val="24"/>
          <w:rPrChange w:id="4223" w:author="JY0225" w:date="2017-08-24T11:18:00Z">
            <w:rPr>
              <w:rFonts w:hint="eastAsia"/>
              <w:sz w:val="24"/>
            </w:rPr>
          </w:rPrChange>
        </w:rPr>
        <w:t>。以下展示的是本地缓存管理模块的流程设计，包括数据上传和下载缓存管理流程设计。</w:t>
      </w:r>
    </w:p>
    <w:p w14:paraId="3ED50BE9" w14:textId="77777777" w:rsidR="00BA0D8F" w:rsidRPr="00987564" w:rsidRDefault="00864BDF" w:rsidP="00B15AD9">
      <w:pPr>
        <w:spacing w:line="400" w:lineRule="exact"/>
        <w:ind w:firstLine="420"/>
        <w:rPr>
          <w:rFonts w:asciiTheme="minorEastAsia" w:hAnsiTheme="minorEastAsia"/>
          <w:bCs/>
          <w:sz w:val="24"/>
          <w:szCs w:val="24"/>
          <w:rPrChange w:id="4224" w:author="JY0225" w:date="2017-08-24T11:18:00Z">
            <w:rPr>
              <w:bCs/>
              <w:sz w:val="24"/>
            </w:rPr>
          </w:rPrChange>
        </w:rPr>
      </w:pPr>
      <w:r w:rsidRPr="00987564">
        <w:rPr>
          <w:rFonts w:asciiTheme="minorEastAsia" w:hAnsiTheme="minorEastAsia"/>
          <w:bCs/>
          <w:sz w:val="24"/>
          <w:szCs w:val="24"/>
          <w:rPrChange w:id="4225" w:author="JY0225" w:date="2017-08-24T11:18:00Z">
            <w:rPr>
              <w:bCs/>
              <w:sz w:val="24"/>
            </w:rPr>
          </w:rPrChange>
        </w:rPr>
        <w:t>1</w:t>
      </w:r>
      <w:r w:rsidRPr="00987564">
        <w:rPr>
          <w:rFonts w:asciiTheme="minorEastAsia" w:hAnsiTheme="minorEastAsia" w:hint="eastAsia"/>
          <w:bCs/>
          <w:sz w:val="24"/>
          <w:szCs w:val="24"/>
          <w:rPrChange w:id="4226" w:author="JY0225" w:date="2017-08-24T11:18:00Z">
            <w:rPr>
              <w:rFonts w:hint="eastAsia"/>
              <w:bCs/>
              <w:sz w:val="24"/>
            </w:rPr>
          </w:rPrChange>
        </w:rPr>
        <w:t>）</w:t>
      </w:r>
      <w:r w:rsidR="00BA0D8F" w:rsidRPr="00987564">
        <w:rPr>
          <w:rFonts w:asciiTheme="minorEastAsia" w:hAnsiTheme="minorEastAsia"/>
          <w:bCs/>
          <w:sz w:val="24"/>
          <w:szCs w:val="24"/>
          <w:rPrChange w:id="4227" w:author="JY0225" w:date="2017-08-24T11:18:00Z">
            <w:rPr>
              <w:bCs/>
              <w:sz w:val="24"/>
            </w:rPr>
          </w:rPrChange>
        </w:rPr>
        <w:t xml:space="preserve"> </w:t>
      </w:r>
      <w:r w:rsidR="00BA0D8F" w:rsidRPr="00987564">
        <w:rPr>
          <w:rFonts w:asciiTheme="minorEastAsia" w:hAnsiTheme="minorEastAsia" w:hint="eastAsia"/>
          <w:bCs/>
          <w:sz w:val="24"/>
          <w:szCs w:val="24"/>
          <w:rPrChange w:id="4228" w:author="JY0225" w:date="2017-08-24T11:18:00Z">
            <w:rPr>
              <w:rFonts w:hint="eastAsia"/>
              <w:bCs/>
              <w:sz w:val="24"/>
            </w:rPr>
          </w:rPrChange>
        </w:rPr>
        <w:t>数据上传本地缓存流程设计</w:t>
      </w:r>
    </w:p>
    <w:p w14:paraId="0E36C296" w14:textId="1D5D3BCF" w:rsidR="007E3BC9" w:rsidRPr="00987564" w:rsidDel="00282407" w:rsidRDefault="00792327" w:rsidP="00B15AD9">
      <w:pPr>
        <w:spacing w:line="400" w:lineRule="exact"/>
        <w:ind w:firstLine="420"/>
        <w:rPr>
          <w:del w:id="4229" w:author="JY0225" w:date="2017-08-22T19:42:00Z"/>
          <w:rFonts w:asciiTheme="minorEastAsia" w:hAnsiTheme="minorEastAsia"/>
          <w:sz w:val="24"/>
          <w:szCs w:val="24"/>
          <w:rPrChange w:id="4230" w:author="JY0225" w:date="2017-08-24T11:18:00Z">
            <w:rPr>
              <w:del w:id="4231" w:author="JY0225" w:date="2017-08-22T19:42:00Z"/>
              <w:sz w:val="24"/>
            </w:rPr>
          </w:rPrChange>
        </w:rPr>
      </w:pPr>
      <w:ins w:id="4232" w:author="JY0225" w:date="2017-08-23T15:35:00Z">
        <w:r w:rsidRPr="00987564">
          <w:rPr>
            <w:rFonts w:asciiTheme="minorEastAsia" w:hAnsiTheme="minorEastAsia" w:hint="eastAsia"/>
            <w:sz w:val="24"/>
            <w:szCs w:val="24"/>
            <w:rPrChange w:id="4233" w:author="JY0225" w:date="2017-08-24T11:18:00Z">
              <w:rPr>
                <w:rFonts w:hint="eastAsia"/>
                <w:sz w:val="24"/>
              </w:rPr>
            </w:rPrChange>
          </w:rPr>
          <w:t>如图</w:t>
        </w:r>
        <w:r w:rsidRPr="00987564">
          <w:rPr>
            <w:rFonts w:asciiTheme="minorEastAsia" w:hAnsiTheme="minorEastAsia"/>
            <w:sz w:val="24"/>
            <w:szCs w:val="24"/>
            <w:rPrChange w:id="4234" w:author="JY0225" w:date="2017-08-24T11:18:00Z">
              <w:rPr>
                <w:sz w:val="24"/>
              </w:rPr>
            </w:rPrChange>
          </w:rPr>
          <w:t>4-8</w:t>
        </w:r>
        <w:r w:rsidRPr="00987564">
          <w:rPr>
            <w:rFonts w:asciiTheme="minorEastAsia" w:hAnsiTheme="minorEastAsia" w:hint="eastAsia"/>
            <w:sz w:val="24"/>
            <w:szCs w:val="24"/>
            <w:rPrChange w:id="4235" w:author="JY0225" w:date="2017-08-24T11:18:00Z">
              <w:rPr>
                <w:rFonts w:hint="eastAsia"/>
                <w:sz w:val="24"/>
              </w:rPr>
            </w:rPrChange>
          </w:rPr>
          <w:t>所示，</w:t>
        </w:r>
      </w:ins>
      <w:r w:rsidR="00400312" w:rsidRPr="00987564">
        <w:rPr>
          <w:rFonts w:asciiTheme="minorEastAsia" w:hAnsiTheme="minorEastAsia" w:hint="eastAsia"/>
          <w:sz w:val="24"/>
          <w:szCs w:val="24"/>
          <w:rPrChange w:id="4236" w:author="JY0225" w:date="2017-08-24T11:18:00Z">
            <w:rPr>
              <w:rFonts w:hint="eastAsia"/>
              <w:sz w:val="24"/>
            </w:rPr>
          </w:rPrChange>
        </w:rPr>
        <w:t>中间件</w:t>
      </w:r>
      <w:r w:rsidR="007E3BC9" w:rsidRPr="00987564">
        <w:rPr>
          <w:rFonts w:asciiTheme="minorEastAsia" w:hAnsiTheme="minorEastAsia" w:hint="eastAsia"/>
          <w:sz w:val="24"/>
          <w:szCs w:val="24"/>
          <w:rPrChange w:id="4237" w:author="JY0225" w:date="2017-08-24T11:18:00Z">
            <w:rPr>
              <w:rFonts w:hint="eastAsia"/>
              <w:sz w:val="24"/>
            </w:rPr>
          </w:rPrChange>
        </w:rPr>
        <w:t>接收到用户上传文件的指令时，首先获取待上传文件的信息，包括文件大小和</w:t>
      </w:r>
      <w:r w:rsidR="007E3BC9" w:rsidRPr="00987564">
        <w:rPr>
          <w:rFonts w:asciiTheme="minorEastAsia" w:hAnsiTheme="minorEastAsia"/>
          <w:sz w:val="24"/>
          <w:szCs w:val="24"/>
          <w:rPrChange w:id="4238" w:author="JY0225" w:date="2017-08-24T11:18:00Z">
            <w:rPr>
              <w:sz w:val="24"/>
            </w:rPr>
          </w:rPrChange>
        </w:rPr>
        <w:t>MD5</w:t>
      </w:r>
      <w:r w:rsidR="007E3BC9" w:rsidRPr="00987564">
        <w:rPr>
          <w:rFonts w:asciiTheme="minorEastAsia" w:hAnsiTheme="minorEastAsia" w:hint="eastAsia"/>
          <w:sz w:val="24"/>
          <w:szCs w:val="24"/>
          <w:rPrChange w:id="4239" w:author="JY0225" w:date="2017-08-24T11:18:00Z">
            <w:rPr>
              <w:rFonts w:hint="eastAsia"/>
              <w:sz w:val="24"/>
            </w:rPr>
          </w:rPrChange>
        </w:rPr>
        <w:t>值等信息，</w:t>
      </w:r>
      <w:r w:rsidR="00A953B5" w:rsidRPr="00987564">
        <w:rPr>
          <w:rFonts w:asciiTheme="minorEastAsia" w:hAnsiTheme="minorEastAsia" w:hint="eastAsia"/>
          <w:sz w:val="24"/>
          <w:szCs w:val="24"/>
          <w:rPrChange w:id="4240" w:author="JY0225" w:date="2017-08-24T11:18:00Z">
            <w:rPr>
              <w:rFonts w:hint="eastAsia"/>
              <w:sz w:val="24"/>
            </w:rPr>
          </w:rPrChange>
        </w:rPr>
        <w:t>根据数据库中记录的服务器端的文件信息，通过</w:t>
      </w:r>
      <w:r w:rsidR="00A953B5" w:rsidRPr="00987564">
        <w:rPr>
          <w:rFonts w:asciiTheme="minorEastAsia" w:hAnsiTheme="minorEastAsia"/>
          <w:sz w:val="24"/>
          <w:szCs w:val="24"/>
          <w:rPrChange w:id="4241" w:author="JY0225" w:date="2017-08-24T11:18:00Z">
            <w:rPr>
              <w:sz w:val="24"/>
            </w:rPr>
          </w:rPrChange>
        </w:rPr>
        <w:t>MD5</w:t>
      </w:r>
      <w:r w:rsidR="00A953B5" w:rsidRPr="00987564">
        <w:rPr>
          <w:rFonts w:asciiTheme="minorEastAsia" w:hAnsiTheme="minorEastAsia" w:hint="eastAsia"/>
          <w:sz w:val="24"/>
          <w:szCs w:val="24"/>
          <w:rPrChange w:id="4242" w:author="JY0225" w:date="2017-08-24T11:18:00Z">
            <w:rPr>
              <w:rFonts w:hint="eastAsia"/>
              <w:sz w:val="24"/>
            </w:rPr>
          </w:rPrChange>
        </w:rPr>
        <w:t>值校验，判断服务器中是否存在该文件。</w:t>
      </w:r>
      <w:r w:rsidR="00CF2693" w:rsidRPr="00987564">
        <w:rPr>
          <w:rFonts w:asciiTheme="minorEastAsia" w:hAnsiTheme="minorEastAsia" w:hint="eastAsia"/>
          <w:sz w:val="24"/>
          <w:szCs w:val="24"/>
          <w:rPrChange w:id="4243" w:author="JY0225" w:date="2017-08-24T11:18:00Z">
            <w:rPr>
              <w:rFonts w:hint="eastAsia"/>
              <w:sz w:val="24"/>
            </w:rPr>
          </w:rPrChange>
        </w:rPr>
        <w:t>若服务器中存在该文件，</w:t>
      </w:r>
      <w:r w:rsidR="00700552" w:rsidRPr="00987564">
        <w:rPr>
          <w:rFonts w:asciiTheme="minorEastAsia" w:hAnsiTheme="minorEastAsia"/>
          <w:sz w:val="24"/>
          <w:szCs w:val="24"/>
          <w:rPrChange w:id="4244" w:author="JY0225" w:date="2017-08-24T11:18:00Z">
            <w:rPr>
              <w:sz w:val="24"/>
            </w:rPr>
          </w:rPrChange>
        </w:rPr>
        <w:t xml:space="preserve"> </w:t>
      </w:r>
      <w:r w:rsidR="006F5905" w:rsidRPr="00987564">
        <w:rPr>
          <w:rFonts w:asciiTheme="minorEastAsia" w:hAnsiTheme="minorEastAsia" w:hint="eastAsia"/>
          <w:sz w:val="24"/>
          <w:szCs w:val="24"/>
          <w:rPrChange w:id="4245" w:author="JY0225" w:date="2017-08-24T11:18:00Z">
            <w:rPr>
              <w:rFonts w:hint="eastAsia"/>
              <w:sz w:val="24"/>
            </w:rPr>
          </w:rPrChange>
        </w:rPr>
        <w:t>则调用服务器提供的复制文件接口，将目标文件复制到上传路径；如服务器不存在该文件则</w:t>
      </w:r>
      <w:r w:rsidR="00CF52EC" w:rsidRPr="00987564">
        <w:rPr>
          <w:rFonts w:asciiTheme="minorEastAsia" w:hAnsiTheme="minorEastAsia" w:hint="eastAsia"/>
          <w:sz w:val="24"/>
          <w:szCs w:val="24"/>
          <w:rPrChange w:id="4246" w:author="JY0225" w:date="2017-08-24T11:18:00Z">
            <w:rPr>
              <w:rFonts w:hint="eastAsia"/>
              <w:sz w:val="24"/>
            </w:rPr>
          </w:rPrChange>
        </w:rPr>
        <w:t>执行</w:t>
      </w:r>
      <w:r w:rsidR="006F5905" w:rsidRPr="00987564">
        <w:rPr>
          <w:rFonts w:asciiTheme="minorEastAsia" w:hAnsiTheme="minorEastAsia" w:hint="eastAsia"/>
          <w:sz w:val="24"/>
          <w:szCs w:val="24"/>
          <w:rPrChange w:id="4247" w:author="JY0225" w:date="2017-08-24T11:18:00Z">
            <w:rPr>
              <w:rFonts w:hint="eastAsia"/>
              <w:sz w:val="24"/>
            </w:rPr>
          </w:rPrChange>
        </w:rPr>
        <w:t>正常</w:t>
      </w:r>
      <w:r w:rsidR="00CF52EC" w:rsidRPr="00987564">
        <w:rPr>
          <w:rFonts w:asciiTheme="minorEastAsia" w:hAnsiTheme="minorEastAsia" w:hint="eastAsia"/>
          <w:sz w:val="24"/>
          <w:szCs w:val="24"/>
          <w:rPrChange w:id="4248" w:author="JY0225" w:date="2017-08-24T11:18:00Z">
            <w:rPr>
              <w:rFonts w:hint="eastAsia"/>
              <w:sz w:val="24"/>
            </w:rPr>
          </w:rPrChange>
        </w:rPr>
        <w:t>的</w:t>
      </w:r>
      <w:r w:rsidR="006F5905" w:rsidRPr="00987564">
        <w:rPr>
          <w:rFonts w:asciiTheme="minorEastAsia" w:hAnsiTheme="minorEastAsia" w:hint="eastAsia"/>
          <w:sz w:val="24"/>
          <w:szCs w:val="24"/>
          <w:rPrChange w:id="4249" w:author="JY0225" w:date="2017-08-24T11:18:00Z">
            <w:rPr>
              <w:rFonts w:hint="eastAsia"/>
              <w:sz w:val="24"/>
            </w:rPr>
          </w:rPrChange>
        </w:rPr>
        <w:t>上传</w:t>
      </w:r>
      <w:r w:rsidR="00CF52EC" w:rsidRPr="00987564">
        <w:rPr>
          <w:rFonts w:asciiTheme="minorEastAsia" w:hAnsiTheme="minorEastAsia" w:hint="eastAsia"/>
          <w:sz w:val="24"/>
          <w:szCs w:val="24"/>
          <w:rPrChange w:id="4250" w:author="JY0225" w:date="2017-08-24T11:18:00Z">
            <w:rPr>
              <w:rFonts w:hint="eastAsia"/>
              <w:sz w:val="24"/>
            </w:rPr>
          </w:rPrChange>
        </w:rPr>
        <w:t>任务</w:t>
      </w:r>
      <w:r w:rsidR="006F5905" w:rsidRPr="00987564">
        <w:rPr>
          <w:rFonts w:asciiTheme="minorEastAsia" w:hAnsiTheme="minorEastAsia" w:hint="eastAsia"/>
          <w:sz w:val="24"/>
          <w:szCs w:val="24"/>
          <w:rPrChange w:id="4251" w:author="JY0225" w:date="2017-08-24T11:18:00Z">
            <w:rPr>
              <w:rFonts w:hint="eastAsia"/>
              <w:sz w:val="24"/>
            </w:rPr>
          </w:rPrChange>
        </w:rPr>
        <w:t>。</w:t>
      </w:r>
    </w:p>
    <w:p w14:paraId="65D3BF45" w14:textId="7FEE7752" w:rsidR="007E3BC9" w:rsidRPr="00987564" w:rsidRDefault="00044595">
      <w:pPr>
        <w:spacing w:line="400" w:lineRule="exact"/>
        <w:ind w:firstLine="420"/>
        <w:rPr>
          <w:ins w:id="4252" w:author="JY0225" w:date="2017-08-22T19:38:00Z"/>
          <w:rFonts w:asciiTheme="minorEastAsia" w:hAnsiTheme="minorEastAsia"/>
          <w:sz w:val="24"/>
          <w:szCs w:val="24"/>
          <w:rPrChange w:id="4253" w:author="JY0225" w:date="2017-08-24T11:18:00Z">
            <w:rPr>
              <w:ins w:id="4254" w:author="JY0225" w:date="2017-08-22T19:38:00Z"/>
            </w:rPr>
          </w:rPrChange>
        </w:rPr>
        <w:pPrChange w:id="4255" w:author="JY0225" w:date="2017-08-22T19:42:00Z">
          <w:pPr>
            <w:jc w:val="center"/>
          </w:pPr>
        </w:pPrChange>
      </w:pPr>
      <w:del w:id="4256" w:author="JY0225" w:date="2017-08-22T19:42:00Z">
        <w:r w:rsidRPr="00987564" w:rsidDel="00282407">
          <w:rPr>
            <w:rFonts w:asciiTheme="minorEastAsia" w:hAnsiTheme="minorEastAsia"/>
            <w:noProof/>
            <w:sz w:val="24"/>
            <w:szCs w:val="24"/>
            <w:rPrChange w:id="4257" w:author="JY0225" w:date="2017-08-24T11:18:00Z">
              <w:rPr>
                <w:noProof/>
              </w:rPr>
            </w:rPrChange>
          </w:rPr>
          <w:drawing>
            <wp:inline distT="0" distB="0" distL="0" distR="0" wp14:anchorId="1EBA788E" wp14:editId="7A648211">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5">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741F85F9" w14:textId="3F56BE11" w:rsidR="00282407" w:rsidRPr="007E3BC9" w:rsidRDefault="002576C8" w:rsidP="007E3BC9">
      <w:pPr>
        <w:jc w:val="center"/>
      </w:pPr>
      <w:ins w:id="4258" w:author="JY0225" w:date="2017-08-22T19:41:00Z">
        <w:r>
          <w:object w:dxaOrig="9363" w:dyaOrig="5666" w14:anchorId="572F5485">
            <v:shape id="_x0000_i1040" type="#_x0000_t75" style="width:366.25pt;height:220.4pt" o:ole="">
              <v:imagedata r:id="rId66" o:title=""/>
            </v:shape>
            <o:OLEObject Type="Embed" ProgID="Visio.Drawing.15" ShapeID="_x0000_i1040" DrawAspect="Content" ObjectID="_1565360545" r:id="rId67"/>
          </w:object>
        </w:r>
      </w:ins>
    </w:p>
    <w:p w14:paraId="075D9E8D" w14:textId="7193D00E" w:rsidR="00BA0D8F" w:rsidRPr="00987564" w:rsidRDefault="007E3BC9">
      <w:pPr>
        <w:spacing w:line="400" w:lineRule="exact"/>
        <w:ind w:firstLine="420"/>
        <w:jc w:val="center"/>
        <w:rPr>
          <w:rFonts w:asciiTheme="minorEastAsia" w:hAnsiTheme="minorEastAsia"/>
          <w:sz w:val="24"/>
          <w:rPrChange w:id="4259" w:author="JY0225" w:date="2017-08-24T11:19:00Z">
            <w:rPr>
              <w:sz w:val="24"/>
            </w:rPr>
          </w:rPrChange>
        </w:rPr>
        <w:pPrChange w:id="4260" w:author="JY0225" w:date="2017-08-24T11:19:00Z">
          <w:pPr>
            <w:spacing w:line="360" w:lineRule="auto"/>
            <w:ind w:firstLine="420"/>
            <w:jc w:val="center"/>
          </w:pPr>
        </w:pPrChange>
      </w:pPr>
      <w:r w:rsidRPr="00987564">
        <w:rPr>
          <w:rFonts w:asciiTheme="minorEastAsia" w:hAnsiTheme="minorEastAsia" w:hint="eastAsia"/>
          <w:sz w:val="24"/>
          <w:rPrChange w:id="4261" w:author="JY0225" w:date="2017-08-24T11:19:00Z">
            <w:rPr>
              <w:rFonts w:hint="eastAsia"/>
              <w:sz w:val="24"/>
            </w:rPr>
          </w:rPrChange>
        </w:rPr>
        <w:t>图</w:t>
      </w:r>
      <w:r w:rsidR="007C380E" w:rsidRPr="00987564">
        <w:rPr>
          <w:rFonts w:asciiTheme="minorEastAsia" w:hAnsiTheme="minorEastAsia"/>
          <w:sz w:val="24"/>
          <w:rPrChange w:id="4262" w:author="JY0225" w:date="2017-08-24T11:19:00Z">
            <w:rPr>
              <w:sz w:val="24"/>
            </w:rPr>
          </w:rPrChange>
        </w:rPr>
        <w:t xml:space="preserve">4-8 </w:t>
      </w:r>
      <w:r w:rsidRPr="00987564">
        <w:rPr>
          <w:rFonts w:asciiTheme="minorEastAsia" w:hAnsiTheme="minorEastAsia" w:hint="eastAsia"/>
          <w:sz w:val="24"/>
          <w:rPrChange w:id="4263" w:author="JY0225" w:date="2017-08-24T11:19:00Z">
            <w:rPr>
              <w:rFonts w:hint="eastAsia"/>
              <w:sz w:val="24"/>
            </w:rPr>
          </w:rPrChange>
        </w:rPr>
        <w:t>云</w:t>
      </w:r>
      <w:r w:rsidR="00476838" w:rsidRPr="00987564">
        <w:rPr>
          <w:rFonts w:asciiTheme="minorEastAsia" w:hAnsiTheme="minorEastAsia" w:hint="eastAsia"/>
          <w:sz w:val="24"/>
          <w:rPrChange w:id="4264" w:author="JY0225" w:date="2017-08-24T11:19:00Z">
            <w:rPr>
              <w:rFonts w:hint="eastAsia"/>
              <w:sz w:val="24"/>
            </w:rPr>
          </w:rPrChange>
        </w:rPr>
        <w:t>备份</w:t>
      </w:r>
      <w:r w:rsidRPr="00987564">
        <w:rPr>
          <w:rFonts w:asciiTheme="minorEastAsia" w:hAnsiTheme="minorEastAsia" w:hint="eastAsia"/>
          <w:sz w:val="24"/>
          <w:rPrChange w:id="4265" w:author="JY0225" w:date="2017-08-24T11:19:00Z">
            <w:rPr>
              <w:rFonts w:hint="eastAsia"/>
              <w:sz w:val="24"/>
            </w:rPr>
          </w:rPrChange>
        </w:rPr>
        <w:t>中间件</w:t>
      </w:r>
      <w:r w:rsidR="00044595" w:rsidRPr="00987564">
        <w:rPr>
          <w:rFonts w:asciiTheme="minorEastAsia" w:hAnsiTheme="minorEastAsia" w:hint="eastAsia"/>
          <w:sz w:val="24"/>
          <w:rPrChange w:id="4266" w:author="JY0225" w:date="2017-08-24T11:19:00Z">
            <w:rPr>
              <w:rFonts w:hint="eastAsia"/>
              <w:sz w:val="24"/>
            </w:rPr>
          </w:rPrChange>
        </w:rPr>
        <w:t>系统</w:t>
      </w:r>
      <w:r w:rsidRPr="00987564">
        <w:rPr>
          <w:rFonts w:asciiTheme="minorEastAsia" w:hAnsiTheme="minorEastAsia" w:hint="eastAsia"/>
          <w:sz w:val="24"/>
          <w:rPrChange w:id="4267" w:author="JY0225" w:date="2017-08-24T11:19:00Z">
            <w:rPr>
              <w:rFonts w:hint="eastAsia"/>
              <w:sz w:val="24"/>
            </w:rPr>
          </w:rPrChange>
        </w:rPr>
        <w:t>数据上传缓存管理流程图</w:t>
      </w:r>
    </w:p>
    <w:p w14:paraId="2D982A97" w14:textId="21106CED" w:rsidR="007E3BC9" w:rsidRPr="00987564" w:rsidRDefault="009E0EE7">
      <w:pPr>
        <w:spacing w:line="400" w:lineRule="exact"/>
        <w:ind w:firstLine="420"/>
        <w:rPr>
          <w:rFonts w:asciiTheme="minorEastAsia" w:hAnsiTheme="minorEastAsia"/>
          <w:bCs/>
          <w:sz w:val="24"/>
          <w:rPrChange w:id="4268" w:author="JY0225" w:date="2017-08-24T11:19:00Z">
            <w:rPr>
              <w:bCs/>
              <w:sz w:val="24"/>
            </w:rPr>
          </w:rPrChange>
        </w:rPr>
        <w:pPrChange w:id="4269" w:author="JY0225" w:date="2017-08-24T11:19:00Z">
          <w:pPr>
            <w:ind w:firstLine="420"/>
          </w:pPr>
        </w:pPrChange>
      </w:pPr>
      <w:r w:rsidRPr="00987564">
        <w:rPr>
          <w:rFonts w:asciiTheme="minorEastAsia" w:hAnsiTheme="minorEastAsia"/>
          <w:bCs/>
          <w:sz w:val="24"/>
          <w:rPrChange w:id="4270" w:author="JY0225" w:date="2017-08-24T11:19:00Z">
            <w:rPr>
              <w:bCs/>
              <w:sz w:val="24"/>
            </w:rPr>
          </w:rPrChange>
        </w:rPr>
        <w:t>2</w:t>
      </w:r>
      <w:r w:rsidRPr="00987564">
        <w:rPr>
          <w:rFonts w:asciiTheme="minorEastAsia" w:hAnsiTheme="minorEastAsia" w:hint="eastAsia"/>
          <w:bCs/>
          <w:sz w:val="24"/>
          <w:rPrChange w:id="4271" w:author="JY0225" w:date="2017-08-24T11:19:00Z">
            <w:rPr>
              <w:rFonts w:hint="eastAsia"/>
              <w:bCs/>
              <w:sz w:val="24"/>
            </w:rPr>
          </w:rPrChange>
        </w:rPr>
        <w:t>）</w:t>
      </w:r>
      <w:r w:rsidR="007E3BC9" w:rsidRPr="00987564">
        <w:rPr>
          <w:rFonts w:asciiTheme="minorEastAsia" w:hAnsiTheme="minorEastAsia"/>
          <w:bCs/>
          <w:sz w:val="24"/>
          <w:rPrChange w:id="4272" w:author="JY0225" w:date="2017-08-24T11:19:00Z">
            <w:rPr>
              <w:bCs/>
              <w:sz w:val="24"/>
            </w:rPr>
          </w:rPrChange>
        </w:rPr>
        <w:t xml:space="preserve"> </w:t>
      </w:r>
      <w:r w:rsidR="007E3BC9" w:rsidRPr="00987564">
        <w:rPr>
          <w:rFonts w:asciiTheme="minorEastAsia" w:hAnsiTheme="minorEastAsia" w:hint="eastAsia"/>
          <w:bCs/>
          <w:sz w:val="24"/>
          <w:rPrChange w:id="4273" w:author="JY0225" w:date="2017-08-24T11:19:00Z">
            <w:rPr>
              <w:rFonts w:hint="eastAsia"/>
              <w:bCs/>
              <w:sz w:val="24"/>
            </w:rPr>
          </w:rPrChange>
        </w:rPr>
        <w:t>数据下载缓存流程设计</w:t>
      </w:r>
    </w:p>
    <w:p w14:paraId="0E2F8170" w14:textId="079E7E3D" w:rsidR="008C6E13" w:rsidRPr="00987564" w:rsidRDefault="00460B6A">
      <w:pPr>
        <w:spacing w:line="400" w:lineRule="exact"/>
        <w:ind w:firstLine="420"/>
        <w:rPr>
          <w:rFonts w:asciiTheme="minorEastAsia" w:hAnsiTheme="minorEastAsia" w:cs="Times New Roman"/>
          <w:sz w:val="24"/>
          <w:szCs w:val="24"/>
          <w:rPrChange w:id="4274" w:author="JY0225" w:date="2017-08-24T11:19:00Z">
            <w:rPr>
              <w:rFonts w:ascii="Times New Roman" w:hAnsi="Times New Roman" w:cs="Times New Roman"/>
              <w:sz w:val="24"/>
              <w:szCs w:val="24"/>
            </w:rPr>
          </w:rPrChange>
        </w:rPr>
        <w:pPrChange w:id="4275" w:author="JY0225" w:date="2017-08-24T11:19:00Z">
          <w:pPr>
            <w:spacing w:line="360" w:lineRule="auto"/>
            <w:ind w:firstLine="420"/>
          </w:pPr>
        </w:pPrChange>
      </w:pPr>
      <w:ins w:id="4276" w:author="JY0225" w:date="2017-08-23T15:35:00Z">
        <w:r w:rsidRPr="00987564">
          <w:rPr>
            <w:rFonts w:asciiTheme="minorEastAsia" w:hAnsiTheme="minorEastAsia" w:hint="eastAsia"/>
            <w:sz w:val="24"/>
            <w:rPrChange w:id="4277" w:author="JY0225" w:date="2017-08-24T11:19:00Z">
              <w:rPr>
                <w:rFonts w:hint="eastAsia"/>
                <w:sz w:val="24"/>
              </w:rPr>
            </w:rPrChange>
          </w:rPr>
          <w:t>如图</w:t>
        </w:r>
        <w:r w:rsidRPr="00987564">
          <w:rPr>
            <w:rFonts w:asciiTheme="minorEastAsia" w:hAnsiTheme="minorEastAsia"/>
            <w:sz w:val="24"/>
            <w:rPrChange w:id="4278" w:author="JY0225" w:date="2017-08-24T11:19:00Z">
              <w:rPr>
                <w:sz w:val="24"/>
              </w:rPr>
            </w:rPrChange>
          </w:rPr>
          <w:t>4-9</w:t>
        </w:r>
        <w:r w:rsidRPr="00987564">
          <w:rPr>
            <w:rFonts w:asciiTheme="minorEastAsia" w:hAnsiTheme="minorEastAsia" w:hint="eastAsia"/>
            <w:sz w:val="24"/>
            <w:rPrChange w:id="4279" w:author="JY0225" w:date="2017-08-24T11:19:00Z">
              <w:rPr>
                <w:rFonts w:hint="eastAsia"/>
                <w:sz w:val="24"/>
              </w:rPr>
            </w:rPrChange>
          </w:rPr>
          <w:t>所示，</w:t>
        </w:r>
      </w:ins>
      <w:r w:rsidR="008C6E13" w:rsidRPr="00987564">
        <w:rPr>
          <w:rFonts w:asciiTheme="minorEastAsia" w:hAnsiTheme="minorEastAsia" w:cs="Times New Roman" w:hint="eastAsia"/>
          <w:sz w:val="24"/>
          <w:szCs w:val="24"/>
          <w:rPrChange w:id="4280" w:author="JY0225" w:date="2017-08-24T11:19:00Z">
            <w:rPr>
              <w:rFonts w:ascii="Times New Roman" w:hAnsi="Times New Roman" w:cs="Times New Roman" w:hint="eastAsia"/>
              <w:sz w:val="24"/>
              <w:szCs w:val="24"/>
            </w:rPr>
          </w:rPrChange>
        </w:rPr>
        <w:t>中间件</w:t>
      </w:r>
      <w:r w:rsidR="0072169E" w:rsidRPr="00987564">
        <w:rPr>
          <w:rFonts w:asciiTheme="minorEastAsia" w:hAnsiTheme="minorEastAsia" w:cs="Times New Roman" w:hint="eastAsia"/>
          <w:sz w:val="24"/>
          <w:szCs w:val="24"/>
          <w:rPrChange w:id="4281" w:author="JY0225" w:date="2017-08-24T11:19:00Z">
            <w:rPr>
              <w:rFonts w:ascii="Times New Roman" w:hAnsi="Times New Roman" w:cs="Times New Roman" w:hint="eastAsia"/>
              <w:sz w:val="24"/>
              <w:szCs w:val="24"/>
            </w:rPr>
          </w:rPrChange>
        </w:rPr>
        <w:t>接收</w:t>
      </w:r>
      <w:r w:rsidR="008C6E13" w:rsidRPr="00987564">
        <w:rPr>
          <w:rFonts w:asciiTheme="minorEastAsia" w:hAnsiTheme="minorEastAsia" w:cs="Times New Roman" w:hint="eastAsia"/>
          <w:sz w:val="24"/>
          <w:szCs w:val="24"/>
          <w:rPrChange w:id="4282" w:author="JY0225" w:date="2017-08-24T11:19:00Z">
            <w:rPr>
              <w:rFonts w:ascii="Times New Roman" w:hAnsi="Times New Roman" w:cs="Times New Roman" w:hint="eastAsia"/>
              <w:sz w:val="24"/>
              <w:szCs w:val="24"/>
            </w:rPr>
          </w:rPrChange>
        </w:rPr>
        <w:t>到用户下载文件的请求后，首先会查询数据库</w:t>
      </w:r>
      <w:r w:rsidR="0072169E" w:rsidRPr="00987564">
        <w:rPr>
          <w:rFonts w:asciiTheme="minorEastAsia" w:hAnsiTheme="minorEastAsia" w:cs="Times New Roman" w:hint="eastAsia"/>
          <w:sz w:val="24"/>
          <w:szCs w:val="24"/>
          <w:rPrChange w:id="4283" w:author="JY0225" w:date="2017-08-24T11:19:00Z">
            <w:rPr>
              <w:rFonts w:ascii="Times New Roman" w:hAnsi="Times New Roman" w:cs="Times New Roman" w:hint="eastAsia"/>
              <w:sz w:val="24"/>
              <w:szCs w:val="24"/>
            </w:rPr>
          </w:rPrChange>
        </w:rPr>
        <w:t>中的本地缓存文件的信息，根据</w:t>
      </w:r>
      <w:r w:rsidR="0072169E" w:rsidRPr="00987564">
        <w:rPr>
          <w:rFonts w:asciiTheme="minorEastAsia" w:hAnsiTheme="minorEastAsia" w:cs="Times New Roman"/>
          <w:sz w:val="24"/>
          <w:szCs w:val="24"/>
          <w:rPrChange w:id="4284" w:author="JY0225" w:date="2017-08-24T11:19:00Z">
            <w:rPr>
              <w:rFonts w:ascii="Times New Roman" w:hAnsi="Times New Roman" w:cs="Times New Roman"/>
              <w:sz w:val="24"/>
              <w:szCs w:val="24"/>
            </w:rPr>
          </w:rPrChange>
        </w:rPr>
        <w:t>MD5</w:t>
      </w:r>
      <w:r w:rsidR="0072169E" w:rsidRPr="00987564">
        <w:rPr>
          <w:rFonts w:asciiTheme="minorEastAsia" w:hAnsiTheme="minorEastAsia" w:cs="Times New Roman" w:hint="eastAsia"/>
          <w:sz w:val="24"/>
          <w:szCs w:val="24"/>
          <w:rPrChange w:id="4285" w:author="JY0225" w:date="2017-08-24T11:19:00Z">
            <w:rPr>
              <w:rFonts w:ascii="Times New Roman" w:hAnsi="Times New Roman" w:cs="Times New Roman" w:hint="eastAsia"/>
              <w:sz w:val="24"/>
              <w:szCs w:val="24"/>
            </w:rPr>
          </w:rPrChange>
        </w:rPr>
        <w:t>值校验是否存在待下载的文件。若存在</w:t>
      </w:r>
      <w:r w:rsidR="00C014E6" w:rsidRPr="00987564">
        <w:rPr>
          <w:rFonts w:asciiTheme="minorEastAsia" w:hAnsiTheme="minorEastAsia" w:cs="Times New Roman" w:hint="eastAsia"/>
          <w:sz w:val="24"/>
          <w:szCs w:val="24"/>
          <w:rPrChange w:id="4286" w:author="JY0225" w:date="2017-08-24T11:19:00Z">
            <w:rPr>
              <w:rFonts w:ascii="Times New Roman" w:hAnsi="Times New Roman" w:cs="Times New Roman" w:hint="eastAsia"/>
              <w:sz w:val="24"/>
              <w:szCs w:val="24"/>
            </w:rPr>
          </w:rPrChange>
        </w:rPr>
        <w:t>该文件，则直接从本地缓存中将该文件复制到下载路径；若不存在该文件，则从服务器端下载该文件。</w:t>
      </w:r>
    </w:p>
    <w:p w14:paraId="41A6B281" w14:textId="606A0A98" w:rsidR="007E3BC9" w:rsidRDefault="00780429" w:rsidP="00780429">
      <w:pPr>
        <w:jc w:val="center"/>
      </w:pPr>
      <w:del w:id="4287" w:author="JY0225" w:date="2017-08-22T19:43:00Z">
        <w:r w:rsidDel="002576C8">
          <w:rPr>
            <w:noProof/>
          </w:rPr>
          <w:drawing>
            <wp:inline distT="0" distB="0" distL="0" distR="0" wp14:anchorId="33DB6D9B" wp14:editId="6E4F24EC">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8">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4288" w:author="JY0225" w:date="2017-08-22T19:45:00Z">
        <w:r w:rsidR="002576C8">
          <w:object w:dxaOrig="9363" w:dyaOrig="5666" w14:anchorId="5488F1B2">
            <v:shape id="_x0000_i1041" type="#_x0000_t75" style="width:368.15pt;height:222.9pt" o:ole="">
              <v:imagedata r:id="rId69" o:title=""/>
            </v:shape>
            <o:OLEObject Type="Embed" ProgID="Visio.Drawing.15" ShapeID="_x0000_i1041" DrawAspect="Content" ObjectID="_1565360546" r:id="rId70"/>
          </w:object>
        </w:r>
      </w:ins>
    </w:p>
    <w:p w14:paraId="331ADBED" w14:textId="10885FBD" w:rsidR="004E7101" w:rsidRPr="00987564" w:rsidRDefault="004E7101">
      <w:pPr>
        <w:spacing w:line="400" w:lineRule="exact"/>
        <w:ind w:firstLineChars="200" w:firstLine="480"/>
        <w:jc w:val="center"/>
        <w:rPr>
          <w:rFonts w:asciiTheme="minorEastAsia" w:hAnsiTheme="minorEastAsia" w:cs="Times New Roman"/>
          <w:sz w:val="24"/>
          <w:szCs w:val="24"/>
          <w:rPrChange w:id="4289" w:author="JY0225" w:date="2017-08-24T11:19:00Z">
            <w:rPr>
              <w:rFonts w:ascii="Times New Roman" w:hAnsi="Times New Roman" w:cs="Times New Roman"/>
              <w:sz w:val="24"/>
              <w:szCs w:val="24"/>
            </w:rPr>
          </w:rPrChange>
        </w:rPr>
        <w:pPrChange w:id="4290" w:author="JY0225" w:date="2017-08-24T11:19:00Z">
          <w:pPr>
            <w:spacing w:line="360" w:lineRule="auto"/>
            <w:ind w:firstLineChars="200" w:firstLine="480"/>
            <w:jc w:val="center"/>
          </w:pPr>
        </w:pPrChange>
      </w:pPr>
      <w:r w:rsidRPr="00987564">
        <w:rPr>
          <w:rFonts w:asciiTheme="minorEastAsia" w:hAnsiTheme="minorEastAsia" w:cs="Times New Roman" w:hint="eastAsia"/>
          <w:sz w:val="24"/>
          <w:szCs w:val="24"/>
          <w:rPrChange w:id="4291" w:author="JY0225" w:date="2017-08-24T11:19:00Z">
            <w:rPr>
              <w:rFonts w:ascii="Times New Roman" w:hAnsi="Times New Roman" w:cs="Times New Roman" w:hint="eastAsia"/>
              <w:sz w:val="24"/>
              <w:szCs w:val="24"/>
            </w:rPr>
          </w:rPrChange>
        </w:rPr>
        <w:t>图</w:t>
      </w:r>
      <w:r w:rsidR="00401E29" w:rsidRPr="00987564">
        <w:rPr>
          <w:rFonts w:asciiTheme="minorEastAsia" w:hAnsiTheme="minorEastAsia" w:cs="Times New Roman"/>
          <w:sz w:val="24"/>
          <w:szCs w:val="24"/>
          <w:rPrChange w:id="4292" w:author="JY0225" w:date="2017-08-24T11:19:00Z">
            <w:rPr>
              <w:rFonts w:ascii="Times New Roman" w:hAnsi="Times New Roman" w:cs="Times New Roman"/>
              <w:sz w:val="24"/>
              <w:szCs w:val="24"/>
            </w:rPr>
          </w:rPrChange>
        </w:rPr>
        <w:t>4-9</w:t>
      </w:r>
      <w:r w:rsidRPr="00987564">
        <w:rPr>
          <w:rFonts w:asciiTheme="minorEastAsia" w:hAnsiTheme="minorEastAsia" w:cs="Times New Roman" w:hint="eastAsia"/>
          <w:sz w:val="24"/>
          <w:szCs w:val="24"/>
          <w:rPrChange w:id="4293" w:author="JY0225" w:date="2017-08-24T11:19:00Z">
            <w:rPr>
              <w:rFonts w:ascii="Times New Roman" w:hAnsi="Times New Roman" w:cs="Times New Roman" w:hint="eastAsia"/>
              <w:sz w:val="24"/>
              <w:szCs w:val="24"/>
            </w:rPr>
          </w:rPrChange>
        </w:rPr>
        <w:t>云</w:t>
      </w:r>
      <w:r w:rsidR="00476838" w:rsidRPr="00987564">
        <w:rPr>
          <w:rFonts w:asciiTheme="minorEastAsia" w:hAnsiTheme="minorEastAsia" w:cs="Times New Roman" w:hint="eastAsia"/>
          <w:sz w:val="24"/>
          <w:szCs w:val="24"/>
          <w:rPrChange w:id="4294" w:author="JY0225" w:date="2017-08-24T11:19:00Z">
            <w:rPr>
              <w:rFonts w:ascii="Times New Roman" w:hAnsi="Times New Roman" w:cs="Times New Roman" w:hint="eastAsia"/>
              <w:sz w:val="24"/>
              <w:szCs w:val="24"/>
            </w:rPr>
          </w:rPrChange>
        </w:rPr>
        <w:t>备份</w:t>
      </w:r>
      <w:r w:rsidRPr="00987564">
        <w:rPr>
          <w:rFonts w:asciiTheme="minorEastAsia" w:hAnsiTheme="minorEastAsia" w:cs="Times New Roman" w:hint="eastAsia"/>
          <w:sz w:val="24"/>
          <w:szCs w:val="24"/>
          <w:rPrChange w:id="4295" w:author="JY0225" w:date="2017-08-24T11:19:00Z">
            <w:rPr>
              <w:rFonts w:ascii="Times New Roman" w:hAnsi="Times New Roman" w:cs="Times New Roman" w:hint="eastAsia"/>
              <w:sz w:val="24"/>
              <w:szCs w:val="24"/>
            </w:rPr>
          </w:rPrChange>
        </w:rPr>
        <w:t>与云备份系统中间件大文件下载流程图</w:t>
      </w:r>
    </w:p>
    <w:p w14:paraId="00055F81" w14:textId="77777777" w:rsidR="007E4F1D" w:rsidRDefault="00B2530F" w:rsidP="007E4F1D">
      <w:pPr>
        <w:pStyle w:val="31"/>
      </w:pPr>
      <w:bookmarkStart w:id="4296" w:name="_Toc491606282"/>
      <w:r>
        <w:t>4.3</w:t>
      </w:r>
      <w:r w:rsidR="002126C0">
        <w:t>.5</w:t>
      </w:r>
      <w:r w:rsidR="007E4F1D" w:rsidRPr="006637A1">
        <w:t xml:space="preserve"> </w:t>
      </w:r>
      <w:r w:rsidR="009776FB">
        <w:rPr>
          <w:rFonts w:hint="eastAsia"/>
        </w:rPr>
        <w:t>多应用适配</w:t>
      </w:r>
      <w:r w:rsidR="007E4F1D">
        <w:t>流程设计</w:t>
      </w:r>
      <w:bookmarkEnd w:id="4296"/>
    </w:p>
    <w:p w14:paraId="692D8FD5" w14:textId="62BBA2C1" w:rsidR="006617BB" w:rsidRPr="000A6C54" w:rsidRDefault="006617BB">
      <w:pPr>
        <w:spacing w:line="400" w:lineRule="exact"/>
        <w:ind w:firstLineChars="200" w:firstLine="480"/>
        <w:rPr>
          <w:sz w:val="24"/>
        </w:rPr>
        <w:pPrChange w:id="4297" w:author="JY0225" w:date="2017-08-24T11:19:00Z">
          <w:pPr>
            <w:spacing w:line="360" w:lineRule="auto"/>
            <w:ind w:firstLineChars="200" w:firstLine="480"/>
          </w:pPr>
        </w:pPrChange>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设计时考虑的情形和目标不一样，客户端和服务端通常会定义不同的接口，导致服务器和客户端不匹配。交互适配模</w:t>
      </w:r>
      <w:r w:rsidRPr="000A6C54">
        <w:rPr>
          <w:rFonts w:hint="eastAsia"/>
          <w:sz w:val="24"/>
        </w:rPr>
        <w:lastRenderedPageBreak/>
        <w:t>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160F4C20" w:rsidR="006617BB" w:rsidRDefault="000E4D98" w:rsidP="00762481">
      <w:pPr>
        <w:jc w:val="center"/>
      </w:pPr>
      <w:ins w:id="4298" w:author="JY0225" w:date="2017-08-22T19:50:00Z">
        <w:r>
          <w:object w:dxaOrig="6234" w:dyaOrig="7389" w14:anchorId="14481875">
            <v:shape id="_x0000_i1042" type="#_x0000_t75" style="width:248.55pt;height:294.25pt" o:ole="">
              <v:imagedata r:id="rId71" o:title=""/>
            </v:shape>
            <o:OLEObject Type="Embed" ProgID="Visio.Drawing.15" ShapeID="_x0000_i1042" DrawAspect="Content" ObjectID="_1565360547" r:id="rId72"/>
          </w:object>
        </w:r>
      </w:ins>
      <w:del w:id="4299" w:author="JY0225" w:date="2017-08-22T19:48:00Z">
        <w:r w:rsidR="00EA3181" w:rsidDel="000E4D98">
          <w:rPr>
            <w:noProof/>
          </w:rPr>
          <w:drawing>
            <wp:inline distT="0" distB="0" distL="0" distR="0" wp14:anchorId="348DECE1" wp14:editId="3AB32D1C">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3">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BE00E7D" w14:textId="18E7E2D7" w:rsidR="00762481" w:rsidRPr="00987564" w:rsidRDefault="00762481">
      <w:pPr>
        <w:spacing w:line="400" w:lineRule="exact"/>
        <w:ind w:left="420"/>
        <w:jc w:val="center"/>
        <w:rPr>
          <w:rFonts w:asciiTheme="minorEastAsia" w:hAnsiTheme="minorEastAsia"/>
          <w:color w:val="000000" w:themeColor="text1"/>
          <w:sz w:val="24"/>
          <w:rPrChange w:id="4300" w:author="JY0225" w:date="2017-08-24T11:20:00Z">
            <w:rPr>
              <w:color w:val="000000" w:themeColor="text1"/>
              <w:sz w:val="24"/>
            </w:rPr>
          </w:rPrChange>
        </w:rPr>
        <w:pPrChange w:id="4301" w:author="JY0225" w:date="2017-08-24T11:20:00Z">
          <w:pPr>
            <w:spacing w:line="360" w:lineRule="auto"/>
            <w:ind w:left="420"/>
            <w:jc w:val="center"/>
          </w:pPr>
        </w:pPrChange>
      </w:pPr>
      <w:r w:rsidRPr="00987564">
        <w:rPr>
          <w:rFonts w:asciiTheme="minorEastAsia" w:hAnsiTheme="minorEastAsia" w:hint="eastAsia"/>
          <w:color w:val="000000" w:themeColor="text1"/>
          <w:sz w:val="24"/>
          <w:rPrChange w:id="4302" w:author="JY0225" w:date="2017-08-24T11:20:00Z">
            <w:rPr>
              <w:rFonts w:hint="eastAsia"/>
              <w:color w:val="000000" w:themeColor="text1"/>
              <w:sz w:val="24"/>
            </w:rPr>
          </w:rPrChange>
        </w:rPr>
        <w:t>图</w:t>
      </w:r>
      <w:r w:rsidR="00773488" w:rsidRPr="00987564">
        <w:rPr>
          <w:rFonts w:asciiTheme="minorEastAsia" w:hAnsiTheme="minorEastAsia"/>
          <w:color w:val="000000" w:themeColor="text1"/>
          <w:sz w:val="24"/>
          <w:rPrChange w:id="4303" w:author="JY0225" w:date="2017-08-24T11:20:00Z">
            <w:rPr>
              <w:color w:val="000000" w:themeColor="text1"/>
              <w:sz w:val="24"/>
            </w:rPr>
          </w:rPrChange>
        </w:rPr>
        <w:t>4-10</w:t>
      </w:r>
      <w:r w:rsidR="00243CC7" w:rsidRPr="00987564">
        <w:rPr>
          <w:rFonts w:asciiTheme="minorEastAsia" w:hAnsiTheme="minorEastAsia"/>
          <w:color w:val="000000" w:themeColor="text1"/>
          <w:sz w:val="24"/>
          <w:rPrChange w:id="4304" w:author="JY0225" w:date="2017-08-24T11:20:00Z">
            <w:rPr>
              <w:color w:val="000000" w:themeColor="text1"/>
              <w:sz w:val="24"/>
            </w:rPr>
          </w:rPrChange>
        </w:rPr>
        <w:t xml:space="preserve"> </w:t>
      </w:r>
      <w:r w:rsidRPr="00987564">
        <w:rPr>
          <w:rFonts w:asciiTheme="minorEastAsia" w:hAnsiTheme="minorEastAsia" w:hint="eastAsia"/>
          <w:color w:val="000000" w:themeColor="text1"/>
          <w:sz w:val="24"/>
          <w:rPrChange w:id="4305" w:author="JY0225" w:date="2017-08-24T11:20:00Z">
            <w:rPr>
              <w:rFonts w:hint="eastAsia"/>
              <w:color w:val="000000" w:themeColor="text1"/>
              <w:sz w:val="24"/>
            </w:rPr>
          </w:rPrChange>
        </w:rPr>
        <w:t>云</w:t>
      </w:r>
      <w:r w:rsidR="00476838" w:rsidRPr="00987564">
        <w:rPr>
          <w:rFonts w:asciiTheme="minorEastAsia" w:hAnsiTheme="minorEastAsia" w:hint="eastAsia"/>
          <w:color w:val="000000" w:themeColor="text1"/>
          <w:sz w:val="24"/>
          <w:rPrChange w:id="4306" w:author="JY0225" w:date="2017-08-24T11:20:00Z">
            <w:rPr>
              <w:rFonts w:hint="eastAsia"/>
              <w:color w:val="000000" w:themeColor="text1"/>
              <w:sz w:val="24"/>
            </w:rPr>
          </w:rPrChange>
        </w:rPr>
        <w:t>备份</w:t>
      </w:r>
      <w:r w:rsidRPr="00987564">
        <w:rPr>
          <w:rFonts w:asciiTheme="minorEastAsia" w:hAnsiTheme="minorEastAsia" w:hint="eastAsia"/>
          <w:color w:val="000000" w:themeColor="text1"/>
          <w:sz w:val="24"/>
          <w:rPrChange w:id="4307" w:author="JY0225" w:date="2017-08-24T11:20:00Z">
            <w:rPr>
              <w:rFonts w:hint="eastAsia"/>
              <w:color w:val="000000" w:themeColor="text1"/>
              <w:sz w:val="24"/>
            </w:rPr>
          </w:rPrChange>
        </w:rPr>
        <w:t>与云备份系统中间件交互适配模块流程图</w:t>
      </w:r>
    </w:p>
    <w:p w14:paraId="2D98808B" w14:textId="739061C5" w:rsidR="008924BE" w:rsidRPr="00AB26BC" w:rsidDel="00B32D59" w:rsidRDefault="00B32D59">
      <w:pPr>
        <w:spacing w:line="400" w:lineRule="exact"/>
        <w:ind w:firstLine="420"/>
        <w:rPr>
          <w:del w:id="4308" w:author="JY0225" w:date="2017-08-23T15:36:00Z"/>
          <w:rFonts w:asciiTheme="minorEastAsia" w:hAnsiTheme="minorEastAsia"/>
          <w:color w:val="000000" w:themeColor="text1"/>
          <w:sz w:val="24"/>
          <w:rPrChange w:id="4309" w:author="微软用户" w:date="2017-08-24T21:23:00Z">
            <w:rPr>
              <w:del w:id="4310" w:author="JY0225" w:date="2017-08-23T15:36:00Z"/>
              <w:color w:val="000000" w:themeColor="text1"/>
              <w:sz w:val="24"/>
            </w:rPr>
          </w:rPrChange>
        </w:rPr>
        <w:pPrChange w:id="4311" w:author="JY0225" w:date="2017-08-24T11:20:00Z">
          <w:pPr>
            <w:spacing w:line="360" w:lineRule="auto"/>
            <w:ind w:firstLine="420"/>
          </w:pPr>
        </w:pPrChange>
      </w:pPr>
      <w:ins w:id="4312" w:author="JY0225" w:date="2017-08-23T15:35:00Z">
        <w:r w:rsidRPr="00987564">
          <w:rPr>
            <w:rFonts w:asciiTheme="minorEastAsia" w:hAnsiTheme="minorEastAsia" w:hint="eastAsia"/>
            <w:sz w:val="24"/>
            <w:rPrChange w:id="4313" w:author="JY0225" w:date="2017-08-24T11:20:00Z">
              <w:rPr>
                <w:rFonts w:hint="eastAsia"/>
                <w:sz w:val="24"/>
              </w:rPr>
            </w:rPrChange>
          </w:rPr>
          <w:t>如图</w:t>
        </w:r>
        <w:r w:rsidRPr="00987564">
          <w:rPr>
            <w:rFonts w:asciiTheme="minorEastAsia" w:hAnsiTheme="minorEastAsia"/>
            <w:sz w:val="24"/>
            <w:rPrChange w:id="4314" w:author="JY0225" w:date="2017-08-24T11:20:00Z">
              <w:rPr>
                <w:sz w:val="24"/>
              </w:rPr>
            </w:rPrChange>
          </w:rPr>
          <w:t>4-10</w:t>
        </w:r>
        <w:r w:rsidRPr="00987564">
          <w:rPr>
            <w:rFonts w:asciiTheme="minorEastAsia" w:hAnsiTheme="minorEastAsia" w:hint="eastAsia"/>
            <w:sz w:val="24"/>
            <w:rPrChange w:id="4315" w:author="JY0225" w:date="2017-08-24T11:20:00Z">
              <w:rPr>
                <w:rFonts w:hint="eastAsia"/>
                <w:sz w:val="24"/>
              </w:rPr>
            </w:rPrChange>
          </w:rPr>
          <w:t>所示，</w:t>
        </w:r>
      </w:ins>
      <w:r w:rsidR="008924BE" w:rsidRPr="00987564">
        <w:rPr>
          <w:rFonts w:asciiTheme="minorEastAsia" w:hAnsiTheme="minorEastAsia" w:hint="eastAsia"/>
          <w:color w:val="000000" w:themeColor="text1"/>
          <w:sz w:val="24"/>
          <w:rPrChange w:id="4316" w:author="JY0225" w:date="2017-08-24T11:20:00Z">
            <w:rPr>
              <w:rFonts w:hint="eastAsia"/>
              <w:color w:val="000000" w:themeColor="text1"/>
              <w:sz w:val="24"/>
            </w:rPr>
          </w:rPrChange>
        </w:rPr>
        <w:t>交互适配模块接收到客户端交互模块发送的指令后，首先判断该指令中</w:t>
      </w:r>
      <w:ins w:id="4317" w:author="JY0225" w:date="2017-08-23T15:36:00Z">
        <w:r w:rsidRPr="00987564">
          <w:rPr>
            <w:rFonts w:asciiTheme="minorEastAsia" w:hAnsiTheme="minorEastAsia" w:hint="eastAsia"/>
            <w:color w:val="000000" w:themeColor="text1"/>
            <w:sz w:val="24"/>
            <w:rPrChange w:id="4318" w:author="JY0225" w:date="2017-08-24T11:20:00Z">
              <w:rPr>
                <w:rFonts w:hint="eastAsia"/>
                <w:color w:val="000000" w:themeColor="text1"/>
                <w:sz w:val="24"/>
              </w:rPr>
            </w:rPrChange>
          </w:rPr>
          <w:t>的</w:t>
        </w:r>
      </w:ins>
      <w:del w:id="4319" w:author="JY0225" w:date="2017-08-23T15:36:00Z">
        <w:r w:rsidR="008924BE" w:rsidRPr="00AB26BC" w:rsidDel="00B32D59">
          <w:rPr>
            <w:rFonts w:asciiTheme="minorEastAsia" w:hAnsiTheme="minorEastAsia" w:hint="eastAsia"/>
            <w:color w:val="000000" w:themeColor="text1"/>
            <w:sz w:val="24"/>
            <w:rPrChange w:id="4320" w:author="微软用户" w:date="2017-08-24T21:23:00Z">
              <w:rPr>
                <w:rFonts w:hint="eastAsia"/>
                <w:color w:val="000000" w:themeColor="text1"/>
                <w:sz w:val="24"/>
              </w:rPr>
            </w:rPrChange>
          </w:rPr>
          <w:delText>所</w:delText>
        </w:r>
      </w:del>
    </w:p>
    <w:p w14:paraId="4E8811A3" w14:textId="5E9A64BF" w:rsidR="00212E62" w:rsidRPr="00987564" w:rsidRDefault="008924BE">
      <w:pPr>
        <w:spacing w:line="400" w:lineRule="exact"/>
        <w:ind w:firstLine="420"/>
        <w:rPr>
          <w:rFonts w:asciiTheme="minorEastAsia" w:hAnsiTheme="minorEastAsia"/>
          <w:color w:val="000000" w:themeColor="text1"/>
          <w:sz w:val="24"/>
          <w:rPrChange w:id="4321" w:author="JY0225" w:date="2017-08-24T11:20:00Z">
            <w:rPr>
              <w:color w:val="000000" w:themeColor="text1"/>
              <w:sz w:val="24"/>
            </w:rPr>
          </w:rPrChange>
        </w:rPr>
        <w:pPrChange w:id="4322" w:author="JY0225" w:date="2017-08-24T11:20:00Z">
          <w:pPr>
            <w:spacing w:line="360" w:lineRule="auto"/>
          </w:pPr>
        </w:pPrChange>
      </w:pPr>
      <w:r w:rsidRPr="00AB26BC">
        <w:rPr>
          <w:rFonts w:asciiTheme="minorEastAsia" w:hAnsiTheme="minorEastAsia" w:hint="eastAsia"/>
          <w:color w:val="000000" w:themeColor="text1"/>
          <w:sz w:val="24"/>
          <w:rPrChange w:id="4323" w:author="微软用户" w:date="2017-08-24T21:23:00Z">
            <w:rPr>
              <w:rFonts w:hint="eastAsia"/>
              <w:color w:val="000000" w:themeColor="text1"/>
              <w:sz w:val="24"/>
            </w:rPr>
          </w:rPrChange>
        </w:rPr>
        <w:t>请求</w:t>
      </w:r>
      <w:del w:id="4324" w:author="JY0225" w:date="2017-08-23T15:36:00Z">
        <w:r w:rsidRPr="00AB26BC" w:rsidDel="00B32D59">
          <w:rPr>
            <w:rFonts w:asciiTheme="minorEastAsia" w:hAnsiTheme="minorEastAsia" w:hint="eastAsia"/>
            <w:color w:val="000000" w:themeColor="text1"/>
            <w:sz w:val="24"/>
            <w:rPrChange w:id="4325" w:author="微软用户" w:date="2017-08-24T21:23:00Z">
              <w:rPr>
                <w:rFonts w:hint="eastAsia"/>
                <w:color w:val="000000" w:themeColor="text1"/>
                <w:sz w:val="24"/>
              </w:rPr>
            </w:rPrChange>
          </w:rPr>
          <w:delText>的功能</w:delText>
        </w:r>
      </w:del>
      <w:r w:rsidRPr="00AB26BC">
        <w:rPr>
          <w:rFonts w:asciiTheme="minorEastAsia" w:hAnsiTheme="minorEastAsia" w:hint="eastAsia"/>
          <w:color w:val="000000" w:themeColor="text1"/>
          <w:sz w:val="24"/>
          <w:rPrChange w:id="4326" w:author="微软用户" w:date="2017-08-24T21:23:00Z">
            <w:rPr>
              <w:rFonts w:hint="eastAsia"/>
              <w:color w:val="000000" w:themeColor="text1"/>
              <w:sz w:val="24"/>
            </w:rPr>
          </w:rPrChange>
        </w:rPr>
        <w:t>是否可以分解为若干个子功能，若能分解为若干个子功能，</w:t>
      </w:r>
      <w:ins w:id="4327" w:author="微软用户" w:date="2017-08-24T21:23:00Z">
        <w:r w:rsidR="00AB26BC">
          <w:rPr>
            <w:rFonts w:asciiTheme="minorEastAsia" w:hAnsiTheme="minorEastAsia" w:hint="eastAsia"/>
            <w:color w:val="000000" w:themeColor="text1"/>
            <w:sz w:val="24"/>
          </w:rPr>
          <w:t>如删除会话信息请求需要分解成为</w:t>
        </w:r>
      </w:ins>
      <w:ins w:id="4328" w:author="微软用户" w:date="2017-08-24T21:24:00Z">
        <w:r w:rsidR="00AB26BC">
          <w:rPr>
            <w:rFonts w:asciiTheme="minorEastAsia" w:hAnsiTheme="minorEastAsia" w:hint="eastAsia"/>
            <w:color w:val="000000" w:themeColor="text1"/>
            <w:sz w:val="24"/>
          </w:rPr>
          <w:t>查询会话信息和删除选定会话两个子功能，大文件上传需要拆分成文件分块和文件</w:t>
        </w:r>
      </w:ins>
      <w:ins w:id="4329" w:author="微软用户" w:date="2017-08-24T21:25:00Z">
        <w:r w:rsidR="00AB26BC">
          <w:rPr>
            <w:rFonts w:asciiTheme="minorEastAsia" w:hAnsiTheme="minorEastAsia" w:hint="eastAsia"/>
            <w:color w:val="000000" w:themeColor="text1"/>
            <w:sz w:val="24"/>
          </w:rPr>
          <w:t>上传两个子功能</w:t>
        </w:r>
        <w:r w:rsidR="00F04174">
          <w:rPr>
            <w:rFonts w:asciiTheme="minorEastAsia" w:hAnsiTheme="minorEastAsia" w:hint="eastAsia"/>
            <w:color w:val="000000" w:themeColor="text1"/>
            <w:sz w:val="24"/>
          </w:rPr>
          <w:t>，</w:t>
        </w:r>
      </w:ins>
      <w:r w:rsidRPr="00AB26BC">
        <w:rPr>
          <w:rFonts w:asciiTheme="minorEastAsia" w:hAnsiTheme="minorEastAsia" w:hint="eastAsia"/>
          <w:color w:val="000000" w:themeColor="text1"/>
          <w:sz w:val="24"/>
          <w:rPrChange w:id="4330" w:author="微软用户" w:date="2017-08-24T21:23:00Z">
            <w:rPr>
              <w:rFonts w:hint="eastAsia"/>
              <w:color w:val="000000" w:themeColor="text1"/>
              <w:sz w:val="24"/>
            </w:rPr>
          </w:rPrChange>
        </w:rPr>
        <w:t>则先将指令分解然后逐一适配，并将适配后的指令交给控制模块处理，最后将处理后的结果</w:t>
      </w:r>
      <w:r w:rsidRPr="00987564">
        <w:rPr>
          <w:rFonts w:asciiTheme="minorEastAsia" w:hAnsiTheme="minorEastAsia" w:hint="eastAsia"/>
          <w:color w:val="000000" w:themeColor="text1"/>
          <w:sz w:val="24"/>
          <w:rPrChange w:id="4331" w:author="JY0225" w:date="2017-08-24T11:20:00Z">
            <w:rPr>
              <w:rFonts w:hint="eastAsia"/>
              <w:color w:val="000000" w:themeColor="text1"/>
              <w:sz w:val="24"/>
            </w:rPr>
          </w:rPrChange>
        </w:rPr>
        <w:t>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332" w:name="_Toc488833235"/>
      <w:bookmarkStart w:id="4333" w:name="_Toc488850472"/>
      <w:bookmarkStart w:id="4334" w:name="_Toc488874489"/>
      <w:bookmarkStart w:id="4335" w:name="_Toc488874568"/>
      <w:bookmarkStart w:id="4336" w:name="_Toc488874647"/>
      <w:bookmarkStart w:id="4337" w:name="_Toc488874726"/>
      <w:bookmarkStart w:id="4338" w:name="_Toc488875097"/>
      <w:bookmarkStart w:id="4339" w:name="_Toc488916856"/>
      <w:bookmarkStart w:id="4340" w:name="_Toc488916934"/>
      <w:bookmarkStart w:id="4341" w:name="_Toc488926354"/>
      <w:bookmarkStart w:id="4342" w:name="_Toc488926433"/>
      <w:bookmarkStart w:id="4343" w:name="_Toc488926837"/>
      <w:bookmarkStart w:id="4344" w:name="_Toc488927671"/>
      <w:bookmarkStart w:id="4345" w:name="_Toc488927752"/>
      <w:bookmarkStart w:id="4346" w:name="_Toc488948487"/>
      <w:bookmarkStart w:id="4347" w:name="_Toc488956598"/>
      <w:bookmarkStart w:id="4348" w:name="_Toc489026190"/>
      <w:bookmarkStart w:id="4349" w:name="_Toc489032618"/>
      <w:bookmarkStart w:id="4350" w:name="_Toc489103411"/>
      <w:bookmarkStart w:id="4351" w:name="_Toc489195678"/>
      <w:bookmarkStart w:id="4352" w:name="_Toc489215666"/>
      <w:bookmarkStart w:id="4353" w:name="_Toc489217200"/>
      <w:bookmarkStart w:id="4354" w:name="_Toc489298473"/>
      <w:bookmarkStart w:id="4355" w:name="_Toc489446979"/>
      <w:bookmarkStart w:id="4356" w:name="_Toc489518444"/>
      <w:bookmarkStart w:id="4357" w:name="_Toc489543835"/>
      <w:bookmarkStart w:id="4358" w:name="_Toc489689108"/>
      <w:bookmarkStart w:id="4359" w:name="_Toc489707607"/>
      <w:bookmarkStart w:id="4360" w:name="_Toc489712134"/>
      <w:bookmarkStart w:id="4361" w:name="_Toc489780756"/>
      <w:bookmarkStart w:id="4362" w:name="_Toc489795677"/>
      <w:bookmarkStart w:id="4363" w:name="_Toc489820427"/>
      <w:bookmarkStart w:id="4364" w:name="_Toc489899098"/>
      <w:bookmarkStart w:id="4365" w:name="_Toc489907809"/>
      <w:bookmarkStart w:id="4366" w:name="_Toc489991404"/>
      <w:bookmarkStart w:id="4367" w:name="_Toc490056577"/>
      <w:bookmarkStart w:id="4368" w:name="_Toc490467097"/>
      <w:bookmarkStart w:id="4369" w:name="_Toc490470951"/>
      <w:bookmarkStart w:id="4370" w:name="_Toc490474162"/>
      <w:bookmarkStart w:id="4371" w:name="_Toc490477151"/>
      <w:bookmarkStart w:id="4372" w:name="_Toc490860353"/>
      <w:bookmarkStart w:id="4373" w:name="_Toc490860691"/>
      <w:bookmarkStart w:id="4374" w:name="_Toc490943123"/>
      <w:bookmarkStart w:id="4375" w:name="_Toc490994528"/>
      <w:bookmarkStart w:id="4376" w:name="_Toc491202476"/>
      <w:bookmarkStart w:id="4377" w:name="_Toc491260541"/>
      <w:bookmarkStart w:id="4378" w:name="_Toc491268925"/>
      <w:bookmarkStart w:id="4379" w:name="_Toc491334852"/>
      <w:bookmarkStart w:id="4380" w:name="_Toc491335248"/>
      <w:bookmarkStart w:id="4381" w:name="_Toc491352008"/>
      <w:bookmarkStart w:id="4382" w:name="_Toc491376030"/>
      <w:bookmarkStart w:id="4383" w:name="_Toc491376358"/>
      <w:bookmarkStart w:id="4384" w:name="_Toc491606283"/>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385" w:name="_Toc488833236"/>
      <w:bookmarkStart w:id="4386" w:name="_Toc488850473"/>
      <w:bookmarkStart w:id="4387" w:name="_Toc488874490"/>
      <w:bookmarkStart w:id="4388" w:name="_Toc488874569"/>
      <w:bookmarkStart w:id="4389" w:name="_Toc488874648"/>
      <w:bookmarkStart w:id="4390" w:name="_Toc488874727"/>
      <w:bookmarkStart w:id="4391" w:name="_Toc488875098"/>
      <w:bookmarkStart w:id="4392" w:name="_Toc488916857"/>
      <w:bookmarkStart w:id="4393" w:name="_Toc488916935"/>
      <w:bookmarkStart w:id="4394" w:name="_Toc488926355"/>
      <w:bookmarkStart w:id="4395" w:name="_Toc488926434"/>
      <w:bookmarkStart w:id="4396" w:name="_Toc488926838"/>
      <w:bookmarkStart w:id="4397" w:name="_Toc488927672"/>
      <w:bookmarkStart w:id="4398" w:name="_Toc488927753"/>
      <w:bookmarkStart w:id="4399" w:name="_Toc488948488"/>
      <w:bookmarkStart w:id="4400" w:name="_Toc488956599"/>
      <w:bookmarkStart w:id="4401" w:name="_Toc489026191"/>
      <w:bookmarkStart w:id="4402" w:name="_Toc489032619"/>
      <w:bookmarkStart w:id="4403" w:name="_Toc489103412"/>
      <w:bookmarkStart w:id="4404" w:name="_Toc489195679"/>
      <w:bookmarkStart w:id="4405" w:name="_Toc489215667"/>
      <w:bookmarkStart w:id="4406" w:name="_Toc489217201"/>
      <w:bookmarkStart w:id="4407" w:name="_Toc489298474"/>
      <w:bookmarkStart w:id="4408" w:name="_Toc489446980"/>
      <w:bookmarkStart w:id="4409" w:name="_Toc489518445"/>
      <w:bookmarkStart w:id="4410" w:name="_Toc489543836"/>
      <w:bookmarkStart w:id="4411" w:name="_Toc489689109"/>
      <w:bookmarkStart w:id="4412" w:name="_Toc489707608"/>
      <w:bookmarkStart w:id="4413" w:name="_Toc489712135"/>
      <w:bookmarkStart w:id="4414" w:name="_Toc489780757"/>
      <w:bookmarkStart w:id="4415" w:name="_Toc489795678"/>
      <w:bookmarkStart w:id="4416" w:name="_Toc489820428"/>
      <w:bookmarkStart w:id="4417" w:name="_Toc489899099"/>
      <w:bookmarkStart w:id="4418" w:name="_Toc489907810"/>
      <w:bookmarkStart w:id="4419" w:name="_Toc489991405"/>
      <w:bookmarkStart w:id="4420" w:name="_Toc490056578"/>
      <w:bookmarkStart w:id="4421" w:name="_Toc490467098"/>
      <w:bookmarkStart w:id="4422" w:name="_Toc490470952"/>
      <w:bookmarkStart w:id="4423" w:name="_Toc490474163"/>
      <w:bookmarkStart w:id="4424" w:name="_Toc490477152"/>
      <w:bookmarkStart w:id="4425" w:name="_Toc490860354"/>
      <w:bookmarkStart w:id="4426" w:name="_Toc490860692"/>
      <w:bookmarkStart w:id="4427" w:name="_Toc490943124"/>
      <w:bookmarkStart w:id="4428" w:name="_Toc490994529"/>
      <w:bookmarkStart w:id="4429" w:name="_Toc491202477"/>
      <w:bookmarkStart w:id="4430" w:name="_Toc491260542"/>
      <w:bookmarkStart w:id="4431" w:name="_Toc491268926"/>
      <w:bookmarkStart w:id="4432" w:name="_Toc491334853"/>
      <w:bookmarkStart w:id="4433" w:name="_Toc491335249"/>
      <w:bookmarkStart w:id="4434" w:name="_Toc491352009"/>
      <w:bookmarkStart w:id="4435" w:name="_Toc491376031"/>
      <w:bookmarkStart w:id="4436" w:name="_Toc491376359"/>
      <w:bookmarkStart w:id="4437" w:name="_Toc4916062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438" w:name="_Toc488833237"/>
      <w:bookmarkStart w:id="4439" w:name="_Toc488850474"/>
      <w:bookmarkStart w:id="4440" w:name="_Toc488874491"/>
      <w:bookmarkStart w:id="4441" w:name="_Toc488874570"/>
      <w:bookmarkStart w:id="4442" w:name="_Toc488874649"/>
      <w:bookmarkStart w:id="4443" w:name="_Toc488874728"/>
      <w:bookmarkStart w:id="4444" w:name="_Toc488875099"/>
      <w:bookmarkStart w:id="4445" w:name="_Toc488916858"/>
      <w:bookmarkStart w:id="4446" w:name="_Toc488916936"/>
      <w:bookmarkStart w:id="4447" w:name="_Toc488926356"/>
      <w:bookmarkStart w:id="4448" w:name="_Toc488926435"/>
      <w:bookmarkStart w:id="4449" w:name="_Toc488926839"/>
      <w:bookmarkStart w:id="4450" w:name="_Toc488927673"/>
      <w:bookmarkStart w:id="4451" w:name="_Toc488927754"/>
      <w:bookmarkStart w:id="4452" w:name="_Toc488948489"/>
      <w:bookmarkStart w:id="4453" w:name="_Toc488956600"/>
      <w:bookmarkStart w:id="4454" w:name="_Toc489026192"/>
      <w:bookmarkStart w:id="4455" w:name="_Toc489032620"/>
      <w:bookmarkStart w:id="4456" w:name="_Toc489103413"/>
      <w:bookmarkStart w:id="4457" w:name="_Toc489195680"/>
      <w:bookmarkStart w:id="4458" w:name="_Toc489215668"/>
      <w:bookmarkStart w:id="4459" w:name="_Toc489217202"/>
      <w:bookmarkStart w:id="4460" w:name="_Toc489298475"/>
      <w:bookmarkStart w:id="4461" w:name="_Toc489446981"/>
      <w:bookmarkStart w:id="4462" w:name="_Toc489518446"/>
      <w:bookmarkStart w:id="4463" w:name="_Toc489543837"/>
      <w:bookmarkStart w:id="4464" w:name="_Toc489689110"/>
      <w:bookmarkStart w:id="4465" w:name="_Toc489707609"/>
      <w:bookmarkStart w:id="4466" w:name="_Toc489712136"/>
      <w:bookmarkStart w:id="4467" w:name="_Toc489780758"/>
      <w:bookmarkStart w:id="4468" w:name="_Toc489795679"/>
      <w:bookmarkStart w:id="4469" w:name="_Toc489820429"/>
      <w:bookmarkStart w:id="4470" w:name="_Toc489899100"/>
      <w:bookmarkStart w:id="4471" w:name="_Toc489907811"/>
      <w:bookmarkStart w:id="4472" w:name="_Toc489991406"/>
      <w:bookmarkStart w:id="4473" w:name="_Toc490056579"/>
      <w:bookmarkStart w:id="4474" w:name="_Toc490467099"/>
      <w:bookmarkStart w:id="4475" w:name="_Toc490470953"/>
      <w:bookmarkStart w:id="4476" w:name="_Toc490474164"/>
      <w:bookmarkStart w:id="4477" w:name="_Toc490477153"/>
      <w:bookmarkStart w:id="4478" w:name="_Toc490860355"/>
      <w:bookmarkStart w:id="4479" w:name="_Toc490860693"/>
      <w:bookmarkStart w:id="4480" w:name="_Toc490943125"/>
      <w:bookmarkStart w:id="4481" w:name="_Toc490994530"/>
      <w:bookmarkStart w:id="4482" w:name="_Toc491202478"/>
      <w:bookmarkStart w:id="4483" w:name="_Toc491260543"/>
      <w:bookmarkStart w:id="4484" w:name="_Toc491268927"/>
      <w:bookmarkStart w:id="4485" w:name="_Toc491334854"/>
      <w:bookmarkStart w:id="4486" w:name="_Toc491335250"/>
      <w:bookmarkStart w:id="4487" w:name="_Toc491352010"/>
      <w:bookmarkStart w:id="4488" w:name="_Toc491376032"/>
      <w:bookmarkStart w:id="4489" w:name="_Toc491376360"/>
      <w:bookmarkStart w:id="4490" w:name="_Toc491606285"/>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491" w:name="_Toc488833238"/>
      <w:bookmarkStart w:id="4492" w:name="_Toc488850475"/>
      <w:bookmarkStart w:id="4493" w:name="_Toc488874492"/>
      <w:bookmarkStart w:id="4494" w:name="_Toc488874571"/>
      <w:bookmarkStart w:id="4495" w:name="_Toc488874650"/>
      <w:bookmarkStart w:id="4496" w:name="_Toc488874729"/>
      <w:bookmarkStart w:id="4497" w:name="_Toc488875100"/>
      <w:bookmarkStart w:id="4498" w:name="_Toc488916859"/>
      <w:bookmarkStart w:id="4499" w:name="_Toc488916937"/>
      <w:bookmarkStart w:id="4500" w:name="_Toc488926357"/>
      <w:bookmarkStart w:id="4501" w:name="_Toc488926436"/>
      <w:bookmarkStart w:id="4502" w:name="_Toc488926840"/>
      <w:bookmarkStart w:id="4503" w:name="_Toc488927674"/>
      <w:bookmarkStart w:id="4504" w:name="_Toc488927755"/>
      <w:bookmarkStart w:id="4505" w:name="_Toc488948490"/>
      <w:bookmarkStart w:id="4506" w:name="_Toc488956601"/>
      <w:bookmarkStart w:id="4507" w:name="_Toc489026193"/>
      <w:bookmarkStart w:id="4508" w:name="_Toc489032621"/>
      <w:bookmarkStart w:id="4509" w:name="_Toc489103414"/>
      <w:bookmarkStart w:id="4510" w:name="_Toc489195681"/>
      <w:bookmarkStart w:id="4511" w:name="_Toc489215669"/>
      <w:bookmarkStart w:id="4512" w:name="_Toc489217203"/>
      <w:bookmarkStart w:id="4513" w:name="_Toc489298476"/>
      <w:bookmarkStart w:id="4514" w:name="_Toc489446982"/>
      <w:bookmarkStart w:id="4515" w:name="_Toc489518447"/>
      <w:bookmarkStart w:id="4516" w:name="_Toc489543838"/>
      <w:bookmarkStart w:id="4517" w:name="_Toc489689111"/>
      <w:bookmarkStart w:id="4518" w:name="_Toc489707610"/>
      <w:bookmarkStart w:id="4519" w:name="_Toc489712137"/>
      <w:bookmarkStart w:id="4520" w:name="_Toc489780759"/>
      <w:bookmarkStart w:id="4521" w:name="_Toc489795680"/>
      <w:bookmarkStart w:id="4522" w:name="_Toc489820430"/>
      <w:bookmarkStart w:id="4523" w:name="_Toc489899101"/>
      <w:bookmarkStart w:id="4524" w:name="_Toc489907812"/>
      <w:bookmarkStart w:id="4525" w:name="_Toc489991407"/>
      <w:bookmarkStart w:id="4526" w:name="_Toc490056580"/>
      <w:bookmarkStart w:id="4527" w:name="_Toc490467100"/>
      <w:bookmarkStart w:id="4528" w:name="_Toc490470954"/>
      <w:bookmarkStart w:id="4529" w:name="_Toc490474165"/>
      <w:bookmarkStart w:id="4530" w:name="_Toc490477154"/>
      <w:bookmarkStart w:id="4531" w:name="_Toc490860356"/>
      <w:bookmarkStart w:id="4532" w:name="_Toc490860694"/>
      <w:bookmarkStart w:id="4533" w:name="_Toc490943126"/>
      <w:bookmarkStart w:id="4534" w:name="_Toc490994531"/>
      <w:bookmarkStart w:id="4535" w:name="_Toc491202479"/>
      <w:bookmarkStart w:id="4536" w:name="_Toc491260544"/>
      <w:bookmarkStart w:id="4537" w:name="_Toc491268928"/>
      <w:bookmarkStart w:id="4538" w:name="_Toc491334855"/>
      <w:bookmarkStart w:id="4539" w:name="_Toc491335251"/>
      <w:bookmarkStart w:id="4540" w:name="_Toc491352011"/>
      <w:bookmarkStart w:id="4541" w:name="_Toc491376033"/>
      <w:bookmarkStart w:id="4542" w:name="_Toc491376361"/>
      <w:bookmarkStart w:id="4543" w:name="_Toc491606286"/>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544" w:name="_Toc488833239"/>
      <w:bookmarkStart w:id="4545" w:name="_Toc488850476"/>
      <w:bookmarkStart w:id="4546" w:name="_Toc488874493"/>
      <w:bookmarkStart w:id="4547" w:name="_Toc488874572"/>
      <w:bookmarkStart w:id="4548" w:name="_Toc488874651"/>
      <w:bookmarkStart w:id="4549" w:name="_Toc488874730"/>
      <w:bookmarkStart w:id="4550" w:name="_Toc488875101"/>
      <w:bookmarkStart w:id="4551" w:name="_Toc488916860"/>
      <w:bookmarkStart w:id="4552" w:name="_Toc488916938"/>
      <w:bookmarkStart w:id="4553" w:name="_Toc488926358"/>
      <w:bookmarkStart w:id="4554" w:name="_Toc488926437"/>
      <w:bookmarkStart w:id="4555" w:name="_Toc488926841"/>
      <w:bookmarkStart w:id="4556" w:name="_Toc488927675"/>
      <w:bookmarkStart w:id="4557" w:name="_Toc488927756"/>
      <w:bookmarkStart w:id="4558" w:name="_Toc488948491"/>
      <w:bookmarkStart w:id="4559" w:name="_Toc488956602"/>
      <w:bookmarkStart w:id="4560" w:name="_Toc489026194"/>
      <w:bookmarkStart w:id="4561" w:name="_Toc489032622"/>
      <w:bookmarkStart w:id="4562" w:name="_Toc489103415"/>
      <w:bookmarkStart w:id="4563" w:name="_Toc489195682"/>
      <w:bookmarkStart w:id="4564" w:name="_Toc489215670"/>
      <w:bookmarkStart w:id="4565" w:name="_Toc489217204"/>
      <w:bookmarkStart w:id="4566" w:name="_Toc489298477"/>
      <w:bookmarkStart w:id="4567" w:name="_Toc489446983"/>
      <w:bookmarkStart w:id="4568" w:name="_Toc489518448"/>
      <w:bookmarkStart w:id="4569" w:name="_Toc489543839"/>
      <w:bookmarkStart w:id="4570" w:name="_Toc489689112"/>
      <w:bookmarkStart w:id="4571" w:name="_Toc489707611"/>
      <w:bookmarkStart w:id="4572" w:name="_Toc489712138"/>
      <w:bookmarkStart w:id="4573" w:name="_Toc489780760"/>
      <w:bookmarkStart w:id="4574" w:name="_Toc489795681"/>
      <w:bookmarkStart w:id="4575" w:name="_Toc489820431"/>
      <w:bookmarkStart w:id="4576" w:name="_Toc489899102"/>
      <w:bookmarkStart w:id="4577" w:name="_Toc489907813"/>
      <w:bookmarkStart w:id="4578" w:name="_Toc489991408"/>
      <w:bookmarkStart w:id="4579" w:name="_Toc490056581"/>
      <w:bookmarkStart w:id="4580" w:name="_Toc490467101"/>
      <w:bookmarkStart w:id="4581" w:name="_Toc490470955"/>
      <w:bookmarkStart w:id="4582" w:name="_Toc490474166"/>
      <w:bookmarkStart w:id="4583" w:name="_Toc490477155"/>
      <w:bookmarkStart w:id="4584" w:name="_Toc490860357"/>
      <w:bookmarkStart w:id="4585" w:name="_Toc490860695"/>
      <w:bookmarkStart w:id="4586" w:name="_Toc490943127"/>
      <w:bookmarkStart w:id="4587" w:name="_Toc490994532"/>
      <w:bookmarkStart w:id="4588" w:name="_Toc491202480"/>
      <w:bookmarkStart w:id="4589" w:name="_Toc491260545"/>
      <w:bookmarkStart w:id="4590" w:name="_Toc491268929"/>
      <w:bookmarkStart w:id="4591" w:name="_Toc491334856"/>
      <w:bookmarkStart w:id="4592" w:name="_Toc491335252"/>
      <w:bookmarkStart w:id="4593" w:name="_Toc491352012"/>
      <w:bookmarkStart w:id="4594" w:name="_Toc491376034"/>
      <w:bookmarkStart w:id="4595" w:name="_Toc491376362"/>
      <w:bookmarkStart w:id="4596" w:name="_Toc491606287"/>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597" w:name="_Toc488833240"/>
      <w:bookmarkStart w:id="4598" w:name="_Toc488850477"/>
      <w:bookmarkStart w:id="4599" w:name="_Toc488874494"/>
      <w:bookmarkStart w:id="4600" w:name="_Toc488874573"/>
      <w:bookmarkStart w:id="4601" w:name="_Toc488874652"/>
      <w:bookmarkStart w:id="4602" w:name="_Toc488874731"/>
      <w:bookmarkStart w:id="4603" w:name="_Toc488875102"/>
      <w:bookmarkStart w:id="4604" w:name="_Toc488916861"/>
      <w:bookmarkStart w:id="4605" w:name="_Toc488916939"/>
      <w:bookmarkStart w:id="4606" w:name="_Toc488926359"/>
      <w:bookmarkStart w:id="4607" w:name="_Toc488926438"/>
      <w:bookmarkStart w:id="4608" w:name="_Toc488926842"/>
      <w:bookmarkStart w:id="4609" w:name="_Toc488927676"/>
      <w:bookmarkStart w:id="4610" w:name="_Toc488927757"/>
      <w:bookmarkStart w:id="4611" w:name="_Toc488948492"/>
      <w:bookmarkStart w:id="4612" w:name="_Toc488956603"/>
      <w:bookmarkStart w:id="4613" w:name="_Toc489026195"/>
      <w:bookmarkStart w:id="4614" w:name="_Toc489032623"/>
      <w:bookmarkStart w:id="4615" w:name="_Toc489103416"/>
      <w:bookmarkStart w:id="4616" w:name="_Toc489195683"/>
      <w:bookmarkStart w:id="4617" w:name="_Toc489215671"/>
      <w:bookmarkStart w:id="4618" w:name="_Toc489217205"/>
      <w:bookmarkStart w:id="4619" w:name="_Toc489298478"/>
      <w:bookmarkStart w:id="4620" w:name="_Toc489446984"/>
      <w:bookmarkStart w:id="4621" w:name="_Toc489518449"/>
      <w:bookmarkStart w:id="4622" w:name="_Toc489543840"/>
      <w:bookmarkStart w:id="4623" w:name="_Toc489689113"/>
      <w:bookmarkStart w:id="4624" w:name="_Toc489707612"/>
      <w:bookmarkStart w:id="4625" w:name="_Toc489712139"/>
      <w:bookmarkStart w:id="4626" w:name="_Toc489780761"/>
      <w:bookmarkStart w:id="4627" w:name="_Toc489795682"/>
      <w:bookmarkStart w:id="4628" w:name="_Toc489820432"/>
      <w:bookmarkStart w:id="4629" w:name="_Toc489899103"/>
      <w:bookmarkStart w:id="4630" w:name="_Toc489907814"/>
      <w:bookmarkStart w:id="4631" w:name="_Toc489991409"/>
      <w:bookmarkStart w:id="4632" w:name="_Toc490056582"/>
      <w:bookmarkStart w:id="4633" w:name="_Toc490467102"/>
      <w:bookmarkStart w:id="4634" w:name="_Toc490470956"/>
      <w:bookmarkStart w:id="4635" w:name="_Toc490474167"/>
      <w:bookmarkStart w:id="4636" w:name="_Toc490477156"/>
      <w:bookmarkStart w:id="4637" w:name="_Toc490860358"/>
      <w:bookmarkStart w:id="4638" w:name="_Toc490860696"/>
      <w:bookmarkStart w:id="4639" w:name="_Toc490943128"/>
      <w:bookmarkStart w:id="4640" w:name="_Toc490994533"/>
      <w:bookmarkStart w:id="4641" w:name="_Toc491202481"/>
      <w:bookmarkStart w:id="4642" w:name="_Toc491260546"/>
      <w:bookmarkStart w:id="4643" w:name="_Toc491268930"/>
      <w:bookmarkStart w:id="4644" w:name="_Toc491334857"/>
      <w:bookmarkStart w:id="4645" w:name="_Toc491335253"/>
      <w:bookmarkStart w:id="4646" w:name="_Toc491352013"/>
      <w:bookmarkStart w:id="4647" w:name="_Toc491376035"/>
      <w:bookmarkStart w:id="4648" w:name="_Toc491376363"/>
      <w:bookmarkStart w:id="4649" w:name="_Toc491606288"/>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650" w:name="_Toc488833241"/>
      <w:bookmarkStart w:id="4651" w:name="_Toc488850478"/>
      <w:bookmarkStart w:id="4652" w:name="_Toc488874495"/>
      <w:bookmarkStart w:id="4653" w:name="_Toc488874574"/>
      <w:bookmarkStart w:id="4654" w:name="_Toc488874653"/>
      <w:bookmarkStart w:id="4655" w:name="_Toc488874732"/>
      <w:bookmarkStart w:id="4656" w:name="_Toc488875103"/>
      <w:bookmarkStart w:id="4657" w:name="_Toc488916862"/>
      <w:bookmarkStart w:id="4658" w:name="_Toc488916940"/>
      <w:bookmarkStart w:id="4659" w:name="_Toc488926360"/>
      <w:bookmarkStart w:id="4660" w:name="_Toc488926439"/>
      <w:bookmarkStart w:id="4661" w:name="_Toc488926843"/>
      <w:bookmarkStart w:id="4662" w:name="_Toc488927677"/>
      <w:bookmarkStart w:id="4663" w:name="_Toc488927758"/>
      <w:bookmarkStart w:id="4664" w:name="_Toc488948493"/>
      <w:bookmarkStart w:id="4665" w:name="_Toc488956604"/>
      <w:bookmarkStart w:id="4666" w:name="_Toc489026196"/>
      <w:bookmarkStart w:id="4667" w:name="_Toc489032624"/>
      <w:bookmarkStart w:id="4668" w:name="_Toc489103417"/>
      <w:bookmarkStart w:id="4669" w:name="_Toc489195684"/>
      <w:bookmarkStart w:id="4670" w:name="_Toc489215672"/>
      <w:bookmarkStart w:id="4671" w:name="_Toc489217206"/>
      <w:bookmarkStart w:id="4672" w:name="_Toc489298479"/>
      <w:bookmarkStart w:id="4673" w:name="_Toc489446985"/>
      <w:bookmarkStart w:id="4674" w:name="_Toc489518450"/>
      <w:bookmarkStart w:id="4675" w:name="_Toc489543841"/>
      <w:bookmarkStart w:id="4676" w:name="_Toc489689114"/>
      <w:bookmarkStart w:id="4677" w:name="_Toc489707613"/>
      <w:bookmarkStart w:id="4678" w:name="_Toc489712140"/>
      <w:bookmarkStart w:id="4679" w:name="_Toc489780762"/>
      <w:bookmarkStart w:id="4680" w:name="_Toc489795683"/>
      <w:bookmarkStart w:id="4681" w:name="_Toc489820433"/>
      <w:bookmarkStart w:id="4682" w:name="_Toc489899104"/>
      <w:bookmarkStart w:id="4683" w:name="_Toc489907815"/>
      <w:bookmarkStart w:id="4684" w:name="_Toc489991410"/>
      <w:bookmarkStart w:id="4685" w:name="_Toc490056583"/>
      <w:bookmarkStart w:id="4686" w:name="_Toc490467103"/>
      <w:bookmarkStart w:id="4687" w:name="_Toc490470957"/>
      <w:bookmarkStart w:id="4688" w:name="_Toc490474168"/>
      <w:bookmarkStart w:id="4689" w:name="_Toc490477157"/>
      <w:bookmarkStart w:id="4690" w:name="_Toc490860359"/>
      <w:bookmarkStart w:id="4691" w:name="_Toc490860697"/>
      <w:bookmarkStart w:id="4692" w:name="_Toc490943129"/>
      <w:bookmarkStart w:id="4693" w:name="_Toc490994534"/>
      <w:bookmarkStart w:id="4694" w:name="_Toc491202482"/>
      <w:bookmarkStart w:id="4695" w:name="_Toc491260547"/>
      <w:bookmarkStart w:id="4696" w:name="_Toc491268931"/>
      <w:bookmarkStart w:id="4697" w:name="_Toc491334858"/>
      <w:bookmarkStart w:id="4698" w:name="_Toc491335254"/>
      <w:bookmarkStart w:id="4699" w:name="_Toc491352014"/>
      <w:bookmarkStart w:id="4700" w:name="_Toc491376036"/>
      <w:bookmarkStart w:id="4701" w:name="_Toc491376364"/>
      <w:bookmarkStart w:id="4702" w:name="_Toc49160628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p>
    <w:p w14:paraId="4BB2AC04" w14:textId="14101067" w:rsidR="00AE14CE" w:rsidRDefault="0067145D">
      <w:pPr>
        <w:pStyle w:val="21"/>
        <w:spacing w:line="240" w:lineRule="auto"/>
        <w:pPrChange w:id="4703" w:author="微软用户" w:date="2017-08-18T22:52:00Z">
          <w:pPr>
            <w:pStyle w:val="21"/>
            <w:numPr>
              <w:ilvl w:val="1"/>
              <w:numId w:val="13"/>
            </w:numPr>
            <w:ind w:left="567" w:hanging="567"/>
          </w:pPr>
        </w:pPrChange>
      </w:pPr>
      <w:bookmarkStart w:id="4704" w:name="_Toc491606290"/>
      <w:ins w:id="4705" w:author="微软用户" w:date="2017-08-18T22:52:00Z">
        <w:r>
          <w:rPr>
            <w:rFonts w:hint="eastAsia"/>
          </w:rPr>
          <w:t>4.4</w:t>
        </w:r>
      </w:ins>
      <w:r w:rsidR="0015287D">
        <w:rPr>
          <w:rFonts w:hint="eastAsia"/>
        </w:rPr>
        <w:t>数据库</w:t>
      </w:r>
      <w:r w:rsidR="00AE14CE">
        <w:t>设计</w:t>
      </w:r>
      <w:bookmarkEnd w:id="4704"/>
    </w:p>
    <w:p w14:paraId="207DFA89" w14:textId="32155CD2" w:rsidR="006D4ECC" w:rsidRPr="00987564" w:rsidRDefault="001F74B9" w:rsidP="001F74B9">
      <w:pPr>
        <w:spacing w:line="400" w:lineRule="exact"/>
        <w:ind w:firstLine="420"/>
        <w:rPr>
          <w:rFonts w:asciiTheme="minorEastAsia" w:hAnsiTheme="minorEastAsia" w:cs="Times New Roman"/>
          <w:spacing w:val="10"/>
          <w:sz w:val="24"/>
          <w:szCs w:val="24"/>
          <w:rPrChange w:id="4706" w:author="JY0225" w:date="2017-08-24T11:20:00Z">
            <w:rPr>
              <w:rFonts w:ascii="Times New Roman" w:hAnsi="Times New Roman" w:cs="Times New Roman"/>
              <w:spacing w:val="10"/>
              <w:sz w:val="24"/>
            </w:rPr>
          </w:rPrChange>
        </w:rPr>
      </w:pPr>
      <w:r w:rsidRPr="00987564">
        <w:rPr>
          <w:rFonts w:asciiTheme="minorEastAsia" w:hAnsiTheme="minorEastAsia" w:hint="eastAsia"/>
          <w:color w:val="000000" w:themeColor="text1"/>
          <w:sz w:val="24"/>
          <w:szCs w:val="24"/>
          <w:rPrChange w:id="4707" w:author="JY0225" w:date="2017-08-24T11:20:00Z">
            <w:rPr>
              <w:rFonts w:hint="eastAsia"/>
              <w:color w:val="000000" w:themeColor="text1"/>
              <w:sz w:val="24"/>
            </w:rPr>
          </w:rPrChange>
        </w:rPr>
        <w:t>中间件系统优化</w:t>
      </w:r>
      <w:r w:rsidR="0050027F" w:rsidRPr="00987564">
        <w:rPr>
          <w:rFonts w:asciiTheme="minorEastAsia" w:hAnsiTheme="minorEastAsia" w:hint="eastAsia"/>
          <w:color w:val="000000" w:themeColor="text1"/>
          <w:sz w:val="24"/>
          <w:szCs w:val="24"/>
          <w:rPrChange w:id="4708" w:author="JY0225" w:date="2017-08-24T11:20:00Z">
            <w:rPr>
              <w:rFonts w:hint="eastAsia"/>
              <w:color w:val="000000" w:themeColor="text1"/>
              <w:sz w:val="24"/>
            </w:rPr>
          </w:rPrChange>
        </w:rPr>
        <w:t>涉及到许多数据</w:t>
      </w:r>
      <w:r w:rsidR="00476838" w:rsidRPr="00987564">
        <w:rPr>
          <w:rFonts w:asciiTheme="minorEastAsia" w:hAnsiTheme="minorEastAsia" w:hint="eastAsia"/>
          <w:color w:val="000000" w:themeColor="text1"/>
          <w:sz w:val="24"/>
          <w:szCs w:val="24"/>
          <w:rPrChange w:id="4709" w:author="JY0225" w:date="2017-08-24T11:20:00Z">
            <w:rPr>
              <w:rFonts w:hint="eastAsia"/>
              <w:color w:val="000000" w:themeColor="text1"/>
              <w:sz w:val="24"/>
            </w:rPr>
          </w:rPrChange>
        </w:rPr>
        <w:t>备份</w:t>
      </w:r>
      <w:r w:rsidR="0050027F" w:rsidRPr="00987564">
        <w:rPr>
          <w:rFonts w:asciiTheme="minorEastAsia" w:hAnsiTheme="minorEastAsia" w:hint="eastAsia"/>
          <w:color w:val="000000" w:themeColor="text1"/>
          <w:sz w:val="24"/>
          <w:szCs w:val="24"/>
          <w:rPrChange w:id="4710" w:author="JY0225" w:date="2017-08-24T11:20:00Z">
            <w:rPr>
              <w:rFonts w:hint="eastAsia"/>
              <w:color w:val="000000" w:themeColor="text1"/>
              <w:sz w:val="24"/>
            </w:rPr>
          </w:rPrChange>
        </w:rPr>
        <w:t>的问题，如对用户信息加密</w:t>
      </w:r>
      <w:r w:rsidR="00476838" w:rsidRPr="00987564">
        <w:rPr>
          <w:rFonts w:asciiTheme="minorEastAsia" w:hAnsiTheme="minorEastAsia" w:hint="eastAsia"/>
          <w:color w:val="000000" w:themeColor="text1"/>
          <w:sz w:val="24"/>
          <w:szCs w:val="24"/>
          <w:rPrChange w:id="4711" w:author="JY0225" w:date="2017-08-24T11:20:00Z">
            <w:rPr>
              <w:rFonts w:hint="eastAsia"/>
              <w:color w:val="000000" w:themeColor="text1"/>
              <w:sz w:val="24"/>
            </w:rPr>
          </w:rPrChange>
        </w:rPr>
        <w:t>备份</w:t>
      </w:r>
      <w:r w:rsidR="0050027F" w:rsidRPr="00987564">
        <w:rPr>
          <w:rFonts w:asciiTheme="minorEastAsia" w:hAnsiTheme="minorEastAsia" w:hint="eastAsia"/>
          <w:color w:val="000000" w:themeColor="text1"/>
          <w:sz w:val="24"/>
          <w:szCs w:val="24"/>
          <w:rPrChange w:id="4712" w:author="JY0225" w:date="2017-08-24T11:20:00Z">
            <w:rPr>
              <w:rFonts w:hint="eastAsia"/>
              <w:color w:val="000000" w:themeColor="text1"/>
              <w:sz w:val="24"/>
            </w:rPr>
          </w:rPrChange>
        </w:rPr>
        <w:t>、</w:t>
      </w:r>
      <w:r w:rsidR="006544F1" w:rsidRPr="00987564">
        <w:rPr>
          <w:rFonts w:asciiTheme="minorEastAsia" w:hAnsiTheme="minorEastAsia" w:hint="eastAsia"/>
          <w:color w:val="000000" w:themeColor="text1"/>
          <w:sz w:val="24"/>
          <w:szCs w:val="24"/>
          <w:rPrChange w:id="4713" w:author="JY0225" w:date="2017-08-24T11:20:00Z">
            <w:rPr>
              <w:rFonts w:hint="eastAsia"/>
              <w:color w:val="000000" w:themeColor="text1"/>
              <w:sz w:val="24"/>
            </w:rPr>
          </w:rPrChange>
        </w:rPr>
        <w:t>记录大文件上传断点信息、记录本地和服务器文件的缓存信息，这些信息都需要保存在数据库中。</w:t>
      </w:r>
      <w:r w:rsidR="00965C4F" w:rsidRPr="00987564">
        <w:rPr>
          <w:rFonts w:asciiTheme="minorEastAsia" w:hAnsiTheme="minorEastAsia" w:hint="eastAsia"/>
          <w:color w:val="000000" w:themeColor="text1"/>
          <w:sz w:val="24"/>
          <w:szCs w:val="24"/>
          <w:rPrChange w:id="4714" w:author="JY0225" w:date="2017-08-24T11:20:00Z">
            <w:rPr>
              <w:rFonts w:hint="eastAsia"/>
              <w:color w:val="000000" w:themeColor="text1"/>
              <w:sz w:val="24"/>
            </w:rPr>
          </w:rPrChange>
        </w:rPr>
        <w:t>在实现的过程中，本文</w:t>
      </w:r>
      <w:r w:rsidR="00291E4A" w:rsidRPr="00987564">
        <w:rPr>
          <w:rFonts w:asciiTheme="minorEastAsia" w:hAnsiTheme="minorEastAsia" w:hint="eastAsia"/>
          <w:color w:val="000000" w:themeColor="text1"/>
          <w:sz w:val="24"/>
          <w:szCs w:val="24"/>
          <w:rPrChange w:id="4715" w:author="JY0225" w:date="2017-08-24T11:20:00Z">
            <w:rPr>
              <w:rFonts w:hint="eastAsia"/>
              <w:color w:val="000000" w:themeColor="text1"/>
              <w:sz w:val="24"/>
            </w:rPr>
          </w:rPrChange>
        </w:rPr>
        <w:t>使用的是</w:t>
      </w:r>
      <w:r w:rsidR="00291E4A" w:rsidRPr="00987564">
        <w:rPr>
          <w:rFonts w:asciiTheme="minorEastAsia" w:hAnsiTheme="minorEastAsia"/>
          <w:color w:val="000000" w:themeColor="text1"/>
          <w:sz w:val="24"/>
          <w:szCs w:val="24"/>
          <w:rPrChange w:id="4716" w:author="JY0225" w:date="2017-08-24T11:20:00Z">
            <w:rPr>
              <w:color w:val="000000" w:themeColor="text1"/>
              <w:sz w:val="24"/>
            </w:rPr>
          </w:rPrChange>
        </w:rPr>
        <w:t>SQLite</w:t>
      </w:r>
      <w:r w:rsidR="00291E4A" w:rsidRPr="00987564">
        <w:rPr>
          <w:rFonts w:asciiTheme="minorEastAsia" w:hAnsiTheme="minorEastAsia" w:hint="eastAsia"/>
          <w:color w:val="000000" w:themeColor="text1"/>
          <w:sz w:val="24"/>
          <w:szCs w:val="24"/>
          <w:rPrChange w:id="4717" w:author="JY0225" w:date="2017-08-24T11:20:00Z">
            <w:rPr>
              <w:rFonts w:hint="eastAsia"/>
              <w:color w:val="000000" w:themeColor="text1"/>
              <w:sz w:val="24"/>
            </w:rPr>
          </w:rPrChange>
        </w:rPr>
        <w:t>关系型数据库，之所以选择</w:t>
      </w:r>
      <w:r w:rsidR="00291E4A" w:rsidRPr="00987564">
        <w:rPr>
          <w:rFonts w:asciiTheme="minorEastAsia" w:hAnsiTheme="minorEastAsia"/>
          <w:color w:val="000000" w:themeColor="text1"/>
          <w:sz w:val="24"/>
          <w:szCs w:val="24"/>
          <w:rPrChange w:id="4718" w:author="JY0225" w:date="2017-08-24T11:20:00Z">
            <w:rPr>
              <w:color w:val="000000" w:themeColor="text1"/>
              <w:sz w:val="24"/>
            </w:rPr>
          </w:rPrChange>
        </w:rPr>
        <w:t>SQLite</w:t>
      </w:r>
      <w:r w:rsidR="00291E4A" w:rsidRPr="00987564">
        <w:rPr>
          <w:rFonts w:asciiTheme="minorEastAsia" w:hAnsiTheme="minorEastAsia" w:hint="eastAsia"/>
          <w:color w:val="000000" w:themeColor="text1"/>
          <w:sz w:val="24"/>
          <w:szCs w:val="24"/>
          <w:rPrChange w:id="4719" w:author="JY0225" w:date="2017-08-24T11:20:00Z">
            <w:rPr>
              <w:rFonts w:hint="eastAsia"/>
              <w:color w:val="000000" w:themeColor="text1"/>
              <w:sz w:val="24"/>
            </w:rPr>
          </w:rPrChange>
        </w:rPr>
        <w:t>，是因为</w:t>
      </w:r>
      <w:r w:rsidR="00291E4A" w:rsidRPr="00987564">
        <w:rPr>
          <w:rFonts w:asciiTheme="minorEastAsia" w:hAnsiTheme="minorEastAsia" w:cs="Times New Roman" w:hint="eastAsia"/>
          <w:spacing w:val="10"/>
          <w:sz w:val="24"/>
          <w:szCs w:val="24"/>
          <w:rPrChange w:id="4720" w:author="JY0225" w:date="2017-08-24T11:20:00Z">
            <w:rPr>
              <w:rFonts w:ascii="Times New Roman" w:hAnsi="Times New Roman" w:cs="Times New Roman" w:hint="eastAsia"/>
              <w:spacing w:val="10"/>
              <w:sz w:val="24"/>
            </w:rPr>
          </w:rPrChange>
        </w:rPr>
        <w:t>它是一款轻量级的数据库，且可以在几乎所有的主流操作系统上运行，并支持大多数的</w:t>
      </w:r>
      <w:r w:rsidR="00291E4A" w:rsidRPr="00987564">
        <w:rPr>
          <w:rFonts w:asciiTheme="minorEastAsia" w:hAnsiTheme="minorEastAsia" w:cs="Times New Roman"/>
          <w:spacing w:val="10"/>
          <w:sz w:val="24"/>
          <w:szCs w:val="24"/>
          <w:rPrChange w:id="4721" w:author="JY0225" w:date="2017-08-24T11:20:00Z">
            <w:rPr>
              <w:rFonts w:ascii="Times New Roman" w:hAnsi="Times New Roman" w:cs="Times New Roman"/>
              <w:spacing w:val="10"/>
              <w:sz w:val="24"/>
            </w:rPr>
          </w:rPrChange>
        </w:rPr>
        <w:t>SQL92</w:t>
      </w:r>
      <w:r w:rsidR="00291E4A" w:rsidRPr="00987564">
        <w:rPr>
          <w:rFonts w:asciiTheme="minorEastAsia" w:hAnsiTheme="minorEastAsia" w:cs="Times New Roman" w:hint="eastAsia"/>
          <w:spacing w:val="10"/>
          <w:sz w:val="24"/>
          <w:szCs w:val="24"/>
          <w:rPrChange w:id="4722" w:author="JY0225" w:date="2017-08-24T11:20:00Z">
            <w:rPr>
              <w:rFonts w:ascii="Times New Roman" w:hAnsi="Times New Roman" w:cs="Times New Roman" w:hint="eastAsia"/>
              <w:spacing w:val="10"/>
              <w:sz w:val="24"/>
            </w:rPr>
          </w:rPrChange>
        </w:rPr>
        <w:t>标准，源代码不受版权限制。</w:t>
      </w:r>
      <w:r w:rsidR="005E6B79" w:rsidRPr="00987564">
        <w:rPr>
          <w:rFonts w:asciiTheme="minorEastAsia" w:hAnsiTheme="minorEastAsia" w:cs="Times New Roman" w:hint="eastAsia"/>
          <w:spacing w:val="10"/>
          <w:sz w:val="24"/>
          <w:szCs w:val="24"/>
          <w:rPrChange w:id="4723" w:author="JY0225" w:date="2017-08-24T11:20:00Z">
            <w:rPr>
              <w:rFonts w:ascii="Times New Roman" w:hAnsi="Times New Roman" w:cs="Times New Roman" w:hint="eastAsia"/>
              <w:spacing w:val="10"/>
              <w:sz w:val="24"/>
            </w:rPr>
          </w:rPrChange>
        </w:rPr>
        <w:t>此外，最大支持</w:t>
      </w:r>
      <w:r w:rsidR="005E6B79" w:rsidRPr="00987564">
        <w:rPr>
          <w:rFonts w:asciiTheme="minorEastAsia" w:hAnsiTheme="minorEastAsia" w:cs="Times New Roman"/>
          <w:spacing w:val="10"/>
          <w:sz w:val="24"/>
          <w:szCs w:val="24"/>
          <w:rPrChange w:id="4724" w:author="JY0225" w:date="2017-08-24T11:20:00Z">
            <w:rPr>
              <w:rFonts w:ascii="Times New Roman" w:hAnsi="Times New Roman" w:cs="Times New Roman"/>
              <w:spacing w:val="10"/>
              <w:sz w:val="24"/>
            </w:rPr>
          </w:rPrChange>
        </w:rPr>
        <w:t>2TB</w:t>
      </w:r>
      <w:r w:rsidR="005E6B79" w:rsidRPr="00987564">
        <w:rPr>
          <w:rFonts w:asciiTheme="minorEastAsia" w:hAnsiTheme="minorEastAsia" w:cs="Times New Roman" w:hint="eastAsia"/>
          <w:spacing w:val="10"/>
          <w:sz w:val="24"/>
          <w:szCs w:val="24"/>
          <w:rPrChange w:id="4725" w:author="JY0225" w:date="2017-08-24T11:20:00Z">
            <w:rPr>
              <w:rFonts w:ascii="Times New Roman" w:hAnsi="Times New Roman" w:cs="Times New Roman" w:hint="eastAsia"/>
              <w:spacing w:val="10"/>
              <w:sz w:val="24"/>
            </w:rPr>
          </w:rPrChange>
        </w:rPr>
        <w:t>的</w:t>
      </w:r>
      <w:r w:rsidR="00476838" w:rsidRPr="00987564">
        <w:rPr>
          <w:rFonts w:asciiTheme="minorEastAsia" w:hAnsiTheme="minorEastAsia" w:cs="Times New Roman" w:hint="eastAsia"/>
          <w:spacing w:val="10"/>
          <w:sz w:val="24"/>
          <w:szCs w:val="24"/>
          <w:rPrChange w:id="4726" w:author="JY0225" w:date="2017-08-24T11:20:00Z">
            <w:rPr>
              <w:rFonts w:ascii="Times New Roman" w:hAnsi="Times New Roman" w:cs="Times New Roman" w:hint="eastAsia"/>
              <w:spacing w:val="10"/>
              <w:sz w:val="24"/>
            </w:rPr>
          </w:rPrChange>
        </w:rPr>
        <w:t>备份</w:t>
      </w:r>
      <w:r w:rsidR="005E6B79" w:rsidRPr="00987564">
        <w:rPr>
          <w:rFonts w:asciiTheme="minorEastAsia" w:hAnsiTheme="minorEastAsia" w:cs="Times New Roman" w:hint="eastAsia"/>
          <w:spacing w:val="10"/>
          <w:sz w:val="24"/>
          <w:szCs w:val="24"/>
          <w:rPrChange w:id="4727" w:author="JY0225" w:date="2017-08-24T11:20:00Z">
            <w:rPr>
              <w:rFonts w:ascii="Times New Roman" w:hAnsi="Times New Roman" w:cs="Times New Roman" w:hint="eastAsia"/>
              <w:spacing w:val="10"/>
              <w:sz w:val="24"/>
            </w:rPr>
          </w:rPrChange>
        </w:rPr>
        <w:t>空间也足够</w:t>
      </w:r>
      <w:r w:rsidR="00476838" w:rsidRPr="00987564">
        <w:rPr>
          <w:rFonts w:asciiTheme="minorEastAsia" w:hAnsiTheme="minorEastAsia" w:cs="Times New Roman" w:hint="eastAsia"/>
          <w:spacing w:val="10"/>
          <w:sz w:val="24"/>
          <w:szCs w:val="24"/>
          <w:rPrChange w:id="4728" w:author="JY0225" w:date="2017-08-24T11:20:00Z">
            <w:rPr>
              <w:rFonts w:ascii="Times New Roman" w:hAnsi="Times New Roman" w:cs="Times New Roman" w:hint="eastAsia"/>
              <w:spacing w:val="10"/>
              <w:sz w:val="24"/>
            </w:rPr>
          </w:rPrChange>
        </w:rPr>
        <w:t>备份</w:t>
      </w:r>
      <w:r w:rsidR="005E6B79" w:rsidRPr="00987564">
        <w:rPr>
          <w:rFonts w:asciiTheme="minorEastAsia" w:hAnsiTheme="minorEastAsia" w:cs="Times New Roman" w:hint="eastAsia"/>
          <w:spacing w:val="10"/>
          <w:sz w:val="24"/>
          <w:szCs w:val="24"/>
          <w:rPrChange w:id="4729" w:author="JY0225" w:date="2017-08-24T11:20:00Z">
            <w:rPr>
              <w:rFonts w:ascii="Times New Roman" w:hAnsi="Times New Roman" w:cs="Times New Roman" w:hint="eastAsia"/>
              <w:spacing w:val="10"/>
              <w:sz w:val="24"/>
            </w:rPr>
          </w:rPrChange>
        </w:rPr>
        <w:t>缓存信息。在处理事务的能力上，也具备一定的优势。</w:t>
      </w:r>
    </w:p>
    <w:p w14:paraId="1C010E86" w14:textId="11A65347" w:rsidR="00C81D79" w:rsidRPr="00987564" w:rsidRDefault="007D6103" w:rsidP="001F74B9">
      <w:pPr>
        <w:spacing w:line="400" w:lineRule="exact"/>
        <w:ind w:firstLine="420"/>
        <w:rPr>
          <w:rFonts w:asciiTheme="minorEastAsia" w:hAnsiTheme="minorEastAsia" w:cs="Times New Roman"/>
          <w:spacing w:val="10"/>
          <w:sz w:val="24"/>
          <w:szCs w:val="24"/>
          <w:rPrChange w:id="4730" w:author="JY0225" w:date="2017-08-24T11:20:00Z">
            <w:rPr>
              <w:rFonts w:ascii="Times New Roman" w:hAnsi="Times New Roman" w:cs="Times New Roman"/>
              <w:spacing w:val="10"/>
              <w:sz w:val="24"/>
            </w:rPr>
          </w:rPrChange>
        </w:rPr>
      </w:pPr>
      <w:r w:rsidRPr="00987564">
        <w:rPr>
          <w:rFonts w:asciiTheme="minorEastAsia" w:hAnsiTheme="minorEastAsia" w:cs="Times New Roman" w:hint="eastAsia"/>
          <w:spacing w:val="10"/>
          <w:sz w:val="24"/>
          <w:szCs w:val="24"/>
          <w:rPrChange w:id="4731" w:author="JY0225" w:date="2017-08-24T11:20:00Z">
            <w:rPr>
              <w:rFonts w:ascii="Times New Roman" w:hAnsi="Times New Roman" w:cs="Times New Roman" w:hint="eastAsia"/>
              <w:spacing w:val="10"/>
              <w:sz w:val="24"/>
            </w:rPr>
          </w:rPrChange>
        </w:rPr>
        <w:t>本文</w:t>
      </w:r>
      <w:r w:rsidR="00C81D79" w:rsidRPr="00987564">
        <w:rPr>
          <w:rFonts w:asciiTheme="minorEastAsia" w:hAnsiTheme="minorEastAsia" w:cs="Times New Roman" w:hint="eastAsia"/>
          <w:spacing w:val="10"/>
          <w:sz w:val="24"/>
          <w:szCs w:val="24"/>
          <w:rPrChange w:id="4732" w:author="JY0225" w:date="2017-08-24T11:20:00Z">
            <w:rPr>
              <w:rFonts w:ascii="Times New Roman" w:hAnsi="Times New Roman" w:cs="Times New Roman" w:hint="eastAsia"/>
              <w:spacing w:val="10"/>
              <w:sz w:val="24"/>
            </w:rPr>
          </w:rPrChange>
        </w:rPr>
        <w:t>在系统的数据库中，一共设计了三张表</w:t>
      </w:r>
      <w:del w:id="4733" w:author="微软用户" w:date="2017-08-24T21:25:00Z">
        <w:r w:rsidR="009A7BAF" w:rsidRPr="00987564" w:rsidDel="00F23549">
          <w:rPr>
            <w:rFonts w:asciiTheme="minorEastAsia" w:hAnsiTheme="minorEastAsia"/>
            <w:color w:val="000000" w:themeColor="text1"/>
            <w:sz w:val="24"/>
            <w:szCs w:val="24"/>
            <w:vertAlign w:val="superscript"/>
            <w:rPrChange w:id="4734" w:author="JY0225" w:date="2017-08-24T11:20:00Z">
              <w:rPr>
                <w:color w:val="000000" w:themeColor="text1"/>
                <w:vertAlign w:val="superscript"/>
              </w:rPr>
            </w:rPrChange>
          </w:rPr>
          <w:fldChar w:fldCharType="begin"/>
        </w:r>
        <w:r w:rsidR="009A7BAF" w:rsidRPr="00987564" w:rsidDel="00F23549">
          <w:rPr>
            <w:rFonts w:asciiTheme="minorEastAsia" w:hAnsiTheme="minorEastAsia"/>
            <w:color w:val="000000" w:themeColor="text1"/>
            <w:sz w:val="24"/>
            <w:szCs w:val="24"/>
            <w:vertAlign w:val="superscript"/>
            <w:rPrChange w:id="4735" w:author="JY0225" w:date="2017-08-24T11:20:00Z">
              <w:rPr>
                <w:color w:val="000000" w:themeColor="text1"/>
                <w:vertAlign w:val="superscript"/>
              </w:rPr>
            </w:rPrChange>
          </w:rPr>
          <w:delInstrText xml:space="preserve"> REF _Ref489794863 \r \h </w:delInstrText>
        </w:r>
        <w:r w:rsidR="00987564" w:rsidRPr="00987564" w:rsidDel="00F23549">
          <w:rPr>
            <w:rFonts w:asciiTheme="minorEastAsia" w:hAnsiTheme="minorEastAsia"/>
            <w:color w:val="000000" w:themeColor="text1"/>
            <w:sz w:val="24"/>
            <w:szCs w:val="24"/>
            <w:vertAlign w:val="superscript"/>
            <w:rPrChange w:id="4736" w:author="JY0225" w:date="2017-08-24T11:20:00Z">
              <w:rPr>
                <w:color w:val="000000" w:themeColor="text1"/>
                <w:sz w:val="24"/>
                <w:szCs w:val="24"/>
                <w:vertAlign w:val="superscript"/>
              </w:rPr>
            </w:rPrChange>
          </w:rPr>
          <w:delInstrText xml:space="preserve"> \* MERGEFORMAT </w:delInstrText>
        </w:r>
        <w:r w:rsidR="009A7BAF" w:rsidRPr="00987564" w:rsidDel="00F23549">
          <w:rPr>
            <w:rFonts w:asciiTheme="minorEastAsia" w:hAnsiTheme="minorEastAsia"/>
            <w:color w:val="000000" w:themeColor="text1"/>
            <w:sz w:val="24"/>
            <w:szCs w:val="24"/>
            <w:vertAlign w:val="superscript"/>
            <w:rPrChange w:id="4737" w:author="JY0225" w:date="2017-08-24T11:20:00Z">
              <w:rPr>
                <w:rFonts w:asciiTheme="minorEastAsia" w:hAnsiTheme="minorEastAsia"/>
                <w:color w:val="000000" w:themeColor="text1"/>
                <w:sz w:val="24"/>
                <w:szCs w:val="24"/>
                <w:vertAlign w:val="superscript"/>
              </w:rPr>
            </w:rPrChange>
          </w:rPr>
        </w:r>
        <w:r w:rsidR="009A7BAF" w:rsidRPr="00987564" w:rsidDel="00F23549">
          <w:rPr>
            <w:rFonts w:asciiTheme="minorEastAsia" w:hAnsiTheme="minorEastAsia"/>
            <w:color w:val="000000" w:themeColor="text1"/>
            <w:sz w:val="24"/>
            <w:szCs w:val="24"/>
            <w:vertAlign w:val="superscript"/>
            <w:rPrChange w:id="4738" w:author="JY0225" w:date="2017-08-24T11:20:00Z">
              <w:rPr>
                <w:color w:val="000000" w:themeColor="text1"/>
                <w:vertAlign w:val="superscript"/>
              </w:rPr>
            </w:rPrChange>
          </w:rPr>
          <w:fldChar w:fldCharType="separate"/>
        </w:r>
        <w:r w:rsidR="008E2759" w:rsidRPr="00987564" w:rsidDel="00F23549">
          <w:rPr>
            <w:rFonts w:asciiTheme="minorEastAsia" w:hAnsiTheme="minorEastAsia"/>
            <w:color w:val="000000" w:themeColor="text1"/>
            <w:sz w:val="24"/>
            <w:szCs w:val="24"/>
            <w:vertAlign w:val="superscript"/>
            <w:rPrChange w:id="4739" w:author="JY0225" w:date="2017-08-24T11:20:00Z">
              <w:rPr>
                <w:color w:val="000000" w:themeColor="text1"/>
                <w:vertAlign w:val="superscript"/>
              </w:rPr>
            </w:rPrChange>
          </w:rPr>
          <w:delText>[35]</w:delText>
        </w:r>
        <w:r w:rsidR="009A7BAF" w:rsidRPr="00987564" w:rsidDel="00F23549">
          <w:rPr>
            <w:rFonts w:asciiTheme="minorEastAsia" w:hAnsiTheme="minorEastAsia"/>
            <w:color w:val="000000" w:themeColor="text1"/>
            <w:sz w:val="24"/>
            <w:szCs w:val="24"/>
            <w:vertAlign w:val="superscript"/>
            <w:rPrChange w:id="4740" w:author="JY0225" w:date="2017-08-24T11:20:00Z">
              <w:rPr>
                <w:color w:val="000000" w:themeColor="text1"/>
                <w:vertAlign w:val="superscript"/>
              </w:rPr>
            </w:rPrChange>
          </w:rPr>
          <w:fldChar w:fldCharType="end"/>
        </w:r>
      </w:del>
      <w:r w:rsidR="00C81D79" w:rsidRPr="00987564">
        <w:rPr>
          <w:rFonts w:asciiTheme="minorEastAsia" w:hAnsiTheme="minorEastAsia" w:cs="Times New Roman" w:hint="eastAsia"/>
          <w:spacing w:val="10"/>
          <w:sz w:val="24"/>
          <w:szCs w:val="24"/>
          <w:rPrChange w:id="4741" w:author="JY0225" w:date="2017-08-24T11:20:00Z">
            <w:rPr>
              <w:rFonts w:ascii="Times New Roman" w:hAnsi="Times New Roman" w:cs="Times New Roman" w:hint="eastAsia"/>
              <w:spacing w:val="10"/>
              <w:sz w:val="24"/>
            </w:rPr>
          </w:rPrChange>
        </w:rPr>
        <w:t>，分别用来保存用户的请求信息</w:t>
      </w:r>
      <w:r w:rsidR="00DF0AFB" w:rsidRPr="00987564">
        <w:rPr>
          <w:rFonts w:asciiTheme="minorEastAsia" w:hAnsiTheme="minorEastAsia" w:cs="Times New Roman" w:hint="eastAsia"/>
          <w:spacing w:val="10"/>
          <w:sz w:val="24"/>
          <w:szCs w:val="24"/>
          <w:rPrChange w:id="4742" w:author="JY0225" w:date="2017-08-24T11:20:00Z">
            <w:rPr>
              <w:rFonts w:ascii="Times New Roman" w:hAnsi="Times New Roman" w:cs="Times New Roman" w:hint="eastAsia"/>
              <w:spacing w:val="10"/>
              <w:sz w:val="24"/>
            </w:rPr>
          </w:rPrChange>
        </w:rPr>
        <w:t>、</w:t>
      </w:r>
      <w:r w:rsidR="00D35CE6" w:rsidRPr="00987564">
        <w:rPr>
          <w:rFonts w:asciiTheme="minorEastAsia" w:hAnsiTheme="minorEastAsia" w:cs="Times New Roman" w:hint="eastAsia"/>
          <w:spacing w:val="10"/>
          <w:sz w:val="24"/>
          <w:szCs w:val="24"/>
          <w:rPrChange w:id="4743" w:author="JY0225" w:date="2017-08-24T11:20:00Z">
            <w:rPr>
              <w:rFonts w:ascii="Times New Roman" w:hAnsi="Times New Roman" w:cs="Times New Roman" w:hint="eastAsia"/>
              <w:spacing w:val="10"/>
              <w:sz w:val="24"/>
            </w:rPr>
          </w:rPrChange>
        </w:rPr>
        <w:t>缓存信息以及断点信息。</w:t>
      </w:r>
      <w:r w:rsidR="002E5215" w:rsidRPr="00987564">
        <w:rPr>
          <w:rFonts w:asciiTheme="minorEastAsia" w:hAnsiTheme="minorEastAsia" w:cs="Times New Roman" w:hint="eastAsia"/>
          <w:spacing w:val="10"/>
          <w:sz w:val="24"/>
          <w:szCs w:val="24"/>
          <w:rPrChange w:id="4744" w:author="JY0225" w:date="2017-08-24T11:20:00Z">
            <w:rPr>
              <w:rFonts w:ascii="Times New Roman" w:hAnsi="Times New Roman" w:cs="Times New Roman" w:hint="eastAsia"/>
              <w:spacing w:val="10"/>
              <w:sz w:val="24"/>
            </w:rPr>
          </w:rPrChange>
        </w:rPr>
        <w:t>详细信息如下：</w:t>
      </w:r>
    </w:p>
    <w:p w14:paraId="6F96D95C" w14:textId="77777777" w:rsidR="00BB7C8F" w:rsidRPr="00987564" w:rsidRDefault="00A707E4" w:rsidP="001F74B9">
      <w:pPr>
        <w:spacing w:line="400" w:lineRule="exact"/>
        <w:ind w:firstLine="420"/>
        <w:rPr>
          <w:rFonts w:asciiTheme="minorEastAsia" w:hAnsiTheme="minorEastAsia" w:cs="Times New Roman"/>
          <w:spacing w:val="10"/>
          <w:sz w:val="24"/>
          <w:szCs w:val="24"/>
          <w:rPrChange w:id="4745" w:author="JY0225" w:date="2017-08-24T11:20:00Z">
            <w:rPr>
              <w:rFonts w:ascii="Times New Roman" w:hAnsi="Times New Roman" w:cs="Times New Roman"/>
              <w:spacing w:val="10"/>
              <w:sz w:val="24"/>
            </w:rPr>
          </w:rPrChange>
        </w:rPr>
      </w:pPr>
      <w:r w:rsidRPr="00987564">
        <w:rPr>
          <w:rFonts w:asciiTheme="minorEastAsia" w:hAnsiTheme="minorEastAsia" w:cs="Times New Roman" w:hint="eastAsia"/>
          <w:spacing w:val="10"/>
          <w:sz w:val="24"/>
          <w:szCs w:val="24"/>
          <w:rPrChange w:id="4746" w:author="JY0225" w:date="2017-08-24T11:20:00Z">
            <w:rPr>
              <w:rFonts w:ascii="Times New Roman" w:hAnsi="Times New Roman" w:cs="Times New Roman" w:hint="eastAsia"/>
              <w:spacing w:val="10"/>
              <w:sz w:val="24"/>
            </w:rPr>
          </w:rPrChange>
        </w:rPr>
        <w:lastRenderedPageBreak/>
        <w:t>用户请求信息表：</w:t>
      </w:r>
    </w:p>
    <w:tbl>
      <w:tblPr>
        <w:tblStyle w:val="aa"/>
        <w:tblW w:w="0" w:type="auto"/>
        <w:tblInd w:w="445" w:type="dxa"/>
        <w:tblLook w:val="04A0" w:firstRow="1" w:lastRow="0" w:firstColumn="1" w:lastColumn="0" w:noHBand="0" w:noVBand="1"/>
      </w:tblPr>
      <w:tblGrid>
        <w:gridCol w:w="7851"/>
      </w:tblGrid>
      <w:tr w:rsidR="00BB7C8F" w:rsidRPr="00987564" w14:paraId="5A3648D4" w14:textId="77777777" w:rsidTr="00FC5D16">
        <w:tc>
          <w:tcPr>
            <w:tcW w:w="7851" w:type="dxa"/>
          </w:tcPr>
          <w:p w14:paraId="091D7E7C" w14:textId="77777777" w:rsidR="008408F8" w:rsidRPr="00987564" w:rsidRDefault="008408F8" w:rsidP="00FC5D16">
            <w:pPr>
              <w:pStyle w:val="a6"/>
              <w:spacing w:line="400" w:lineRule="exact"/>
              <w:jc w:val="both"/>
              <w:rPr>
                <w:rFonts w:asciiTheme="minorEastAsia" w:eastAsiaTheme="minorEastAsia" w:hAnsiTheme="minorEastAsia"/>
                <w:szCs w:val="24"/>
                <w:rPrChange w:id="4747" w:author="JY0225" w:date="2017-08-24T11:20:00Z">
                  <w:rPr>
                    <w:rFonts w:eastAsiaTheme="minorEastAsia"/>
                  </w:rPr>
                </w:rPrChange>
              </w:rPr>
            </w:pPr>
            <w:r w:rsidRPr="00987564">
              <w:rPr>
                <w:rFonts w:asciiTheme="minorEastAsia" w:eastAsiaTheme="minorEastAsia" w:hAnsiTheme="minorEastAsia"/>
                <w:szCs w:val="24"/>
                <w:rPrChange w:id="4748" w:author="JY0225" w:date="2017-08-24T11:20:00Z">
                  <w:rPr>
                    <w:rFonts w:eastAsiaTheme="minorEastAsia"/>
                  </w:rPr>
                </w:rPrChange>
              </w:rPr>
              <w:t>create table if not exists Log(</w:t>
            </w:r>
          </w:p>
          <w:p w14:paraId="4B8A096D" w14:textId="6554C523"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749" w:author="JY0225" w:date="2017-08-24T11:20:00Z">
                  <w:rPr>
                    <w:rFonts w:eastAsiaTheme="minorEastAsia"/>
                  </w:rPr>
                </w:rPrChange>
              </w:rPr>
            </w:pPr>
            <w:r w:rsidRPr="00987564">
              <w:rPr>
                <w:rFonts w:asciiTheme="minorEastAsia" w:eastAsiaTheme="minorEastAsia" w:hAnsiTheme="minorEastAsia"/>
                <w:szCs w:val="24"/>
                <w:rPrChange w:id="4750" w:author="JY0225" w:date="2017-08-24T11:20:00Z">
                  <w:rPr>
                    <w:rFonts w:eastAsiaTheme="minorEastAsia"/>
                  </w:rPr>
                </w:rPrChange>
              </w:rPr>
              <w:t xml:space="preserve">request text not null, </w:t>
            </w:r>
            <w:r w:rsidR="00D22617" w:rsidRPr="00987564">
              <w:rPr>
                <w:rFonts w:asciiTheme="minorEastAsia" w:eastAsiaTheme="minorEastAsia" w:hAnsiTheme="minorEastAsia"/>
                <w:szCs w:val="24"/>
                <w:rPrChange w:id="4751" w:author="JY0225" w:date="2017-08-24T11:20:00Z">
                  <w:rPr>
                    <w:rFonts w:eastAsiaTheme="minorEastAsia"/>
                  </w:rPr>
                </w:rPrChange>
              </w:rPr>
              <w:t xml:space="preserve">     </w:t>
            </w:r>
            <w:ins w:id="4752"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753" w:author="JY0225" w:date="2017-08-24T11:20:00Z">
                  <w:rPr>
                    <w:rFonts w:eastAsiaTheme="minorEastAsia"/>
                  </w:rPr>
                </w:rPrChange>
              </w:rPr>
              <w:t>//</w:t>
            </w:r>
            <w:r w:rsidR="00D22617" w:rsidRPr="00987564">
              <w:rPr>
                <w:rFonts w:asciiTheme="minorEastAsia" w:eastAsiaTheme="minorEastAsia" w:hAnsiTheme="minorEastAsia" w:hint="eastAsia"/>
                <w:szCs w:val="24"/>
                <w:rPrChange w:id="4754" w:author="JY0225" w:date="2017-08-24T11:20:00Z">
                  <w:rPr>
                    <w:rFonts w:eastAsiaTheme="minorEastAsia" w:hint="eastAsia"/>
                  </w:rPr>
                </w:rPrChange>
              </w:rPr>
              <w:t>请求内容</w:t>
            </w:r>
          </w:p>
          <w:p w14:paraId="09988526" w14:textId="19C0CED6"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755" w:author="JY0225" w:date="2017-08-24T11:20:00Z">
                  <w:rPr>
                    <w:rFonts w:eastAsiaTheme="minorEastAsia"/>
                  </w:rPr>
                </w:rPrChange>
              </w:rPr>
            </w:pPr>
            <w:r w:rsidRPr="00987564">
              <w:rPr>
                <w:rFonts w:asciiTheme="minorEastAsia" w:eastAsiaTheme="minorEastAsia" w:hAnsiTheme="minorEastAsia"/>
                <w:szCs w:val="24"/>
                <w:rPrChange w:id="4756" w:author="JY0225" w:date="2017-08-24T11:20:00Z">
                  <w:rPr>
                    <w:rFonts w:eastAsiaTheme="minorEastAsia"/>
                  </w:rPr>
                </w:rPrChange>
              </w:rPr>
              <w:t>uuid char[33] not null,</w:t>
            </w:r>
            <w:r w:rsidR="00D22617" w:rsidRPr="00987564">
              <w:rPr>
                <w:rFonts w:asciiTheme="minorEastAsia" w:eastAsiaTheme="minorEastAsia" w:hAnsiTheme="minorEastAsia"/>
                <w:szCs w:val="24"/>
                <w:rPrChange w:id="4757" w:author="JY0225" w:date="2017-08-24T11:20:00Z">
                  <w:rPr>
                    <w:rFonts w:eastAsiaTheme="minorEastAsia"/>
                  </w:rPr>
                </w:rPrChange>
              </w:rPr>
              <w:t xml:space="preserve">    </w:t>
            </w:r>
            <w:ins w:id="4758"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759" w:author="JY0225" w:date="2017-08-24T11:20:00Z">
                  <w:rPr>
                    <w:rFonts w:eastAsiaTheme="minorEastAsia"/>
                  </w:rPr>
                </w:rPrChange>
              </w:rPr>
              <w:t>//</w:t>
            </w:r>
            <w:r w:rsidR="00D22617" w:rsidRPr="00987564">
              <w:rPr>
                <w:rFonts w:asciiTheme="minorEastAsia" w:eastAsiaTheme="minorEastAsia" w:hAnsiTheme="minorEastAsia" w:hint="eastAsia"/>
                <w:szCs w:val="24"/>
                <w:rPrChange w:id="4760" w:author="JY0225" w:date="2017-08-24T11:20:00Z">
                  <w:rPr>
                    <w:rFonts w:eastAsiaTheme="minorEastAsia" w:hint="eastAsia"/>
                  </w:rPr>
                </w:rPrChange>
              </w:rPr>
              <w:t>请求标识</w:t>
            </w:r>
          </w:p>
          <w:p w14:paraId="3B38C185" w14:textId="107152F4"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761" w:author="JY0225" w:date="2017-08-24T11:20:00Z">
                  <w:rPr>
                    <w:rFonts w:eastAsiaTheme="minorEastAsia"/>
                  </w:rPr>
                </w:rPrChange>
              </w:rPr>
            </w:pPr>
            <w:r w:rsidRPr="00987564">
              <w:rPr>
                <w:rFonts w:asciiTheme="minorEastAsia" w:eastAsiaTheme="minorEastAsia" w:hAnsiTheme="minorEastAsia"/>
                <w:szCs w:val="24"/>
                <w:rPrChange w:id="4762" w:author="JY0225" w:date="2017-08-24T11:20:00Z">
                  <w:rPr>
                    <w:rFonts w:eastAsiaTheme="minorEastAsia"/>
                  </w:rPr>
                </w:rPrChange>
              </w:rPr>
              <w:t>state char[20] not null,</w:t>
            </w:r>
            <w:r w:rsidR="00D22617" w:rsidRPr="00987564">
              <w:rPr>
                <w:rFonts w:asciiTheme="minorEastAsia" w:eastAsiaTheme="minorEastAsia" w:hAnsiTheme="minorEastAsia"/>
                <w:szCs w:val="24"/>
                <w:rPrChange w:id="4763" w:author="JY0225" w:date="2017-08-24T11:20:00Z">
                  <w:rPr>
                    <w:rFonts w:eastAsiaTheme="minorEastAsia"/>
                  </w:rPr>
                </w:rPrChange>
              </w:rPr>
              <w:t xml:space="preserve">    </w:t>
            </w:r>
            <w:ins w:id="4764"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765" w:author="JY0225" w:date="2017-08-24T11:20:00Z">
                  <w:rPr>
                    <w:rFonts w:eastAsiaTheme="minorEastAsia"/>
                  </w:rPr>
                </w:rPrChange>
              </w:rPr>
              <w:t>//</w:t>
            </w:r>
            <w:r w:rsidR="00D22617" w:rsidRPr="00987564">
              <w:rPr>
                <w:rFonts w:asciiTheme="minorEastAsia" w:eastAsiaTheme="minorEastAsia" w:hAnsiTheme="minorEastAsia" w:hint="eastAsia"/>
                <w:szCs w:val="24"/>
                <w:rPrChange w:id="4766" w:author="JY0225" w:date="2017-08-24T11:20:00Z">
                  <w:rPr>
                    <w:rFonts w:eastAsiaTheme="minorEastAsia" w:hint="eastAsia"/>
                  </w:rPr>
                </w:rPrChange>
              </w:rPr>
              <w:t>请求状态</w:t>
            </w:r>
          </w:p>
          <w:p w14:paraId="0B64E66F" w14:textId="719EEB74"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767" w:author="JY0225" w:date="2017-08-24T11:20:00Z">
                  <w:rPr>
                    <w:rFonts w:eastAsiaTheme="minorEastAsia"/>
                  </w:rPr>
                </w:rPrChange>
              </w:rPr>
            </w:pPr>
            <w:r w:rsidRPr="00987564">
              <w:rPr>
                <w:rFonts w:asciiTheme="minorEastAsia" w:eastAsiaTheme="minorEastAsia" w:hAnsiTheme="minorEastAsia"/>
                <w:szCs w:val="24"/>
                <w:rPrChange w:id="4768" w:author="JY0225" w:date="2017-08-24T11:20:00Z">
                  <w:rPr>
                    <w:rFonts w:eastAsiaTheme="minorEastAsia"/>
                  </w:rPr>
                </w:rPrChange>
              </w:rPr>
              <w:t>time char[20] not null,</w:t>
            </w:r>
            <w:r w:rsidR="00D22617" w:rsidRPr="00987564">
              <w:rPr>
                <w:rFonts w:asciiTheme="minorEastAsia" w:eastAsiaTheme="minorEastAsia" w:hAnsiTheme="minorEastAsia"/>
                <w:szCs w:val="24"/>
                <w:rPrChange w:id="4769" w:author="JY0225" w:date="2017-08-24T11:20:00Z">
                  <w:rPr>
                    <w:rFonts w:eastAsiaTheme="minorEastAsia"/>
                  </w:rPr>
                </w:rPrChange>
              </w:rPr>
              <w:t xml:space="preserve">    </w:t>
            </w:r>
            <w:ins w:id="4770" w:author="JY0225" w:date="2017-08-24T11:21: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771" w:author="JY0225" w:date="2017-08-24T11:20:00Z">
                  <w:rPr>
                    <w:rFonts w:eastAsiaTheme="minorEastAsia"/>
                  </w:rPr>
                </w:rPrChange>
              </w:rPr>
              <w:t>//</w:t>
            </w:r>
            <w:r w:rsidR="00D22617" w:rsidRPr="00987564">
              <w:rPr>
                <w:rFonts w:asciiTheme="minorEastAsia" w:eastAsiaTheme="minorEastAsia" w:hAnsiTheme="minorEastAsia" w:hint="eastAsia"/>
                <w:szCs w:val="24"/>
                <w:rPrChange w:id="4772" w:author="JY0225" w:date="2017-08-24T11:20:00Z">
                  <w:rPr>
                    <w:rFonts w:eastAsiaTheme="minorEastAsia" w:hint="eastAsia"/>
                  </w:rPr>
                </w:rPrChange>
              </w:rPr>
              <w:t>请求时间</w:t>
            </w:r>
          </w:p>
          <w:p w14:paraId="38E8DF01" w14:textId="4585B5CE"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773" w:author="JY0225" w:date="2017-08-24T11:20:00Z">
                  <w:rPr>
                    <w:rFonts w:eastAsiaTheme="minorEastAsia"/>
                  </w:rPr>
                </w:rPrChange>
              </w:rPr>
            </w:pPr>
            <w:r w:rsidRPr="00987564">
              <w:rPr>
                <w:rFonts w:asciiTheme="minorEastAsia" w:eastAsiaTheme="minorEastAsia" w:hAnsiTheme="minorEastAsia"/>
                <w:szCs w:val="24"/>
                <w:rPrChange w:id="4774" w:author="JY0225" w:date="2017-08-24T11:20:00Z">
                  <w:rPr>
                    <w:rFonts w:eastAsiaTheme="minorEastAsia"/>
                  </w:rPr>
                </w:rPrChange>
              </w:rPr>
              <w:t>userid varchar[100] not null,</w:t>
            </w:r>
            <w:r w:rsidR="00D22617" w:rsidRPr="00987564">
              <w:rPr>
                <w:rFonts w:asciiTheme="minorEastAsia" w:eastAsiaTheme="minorEastAsia" w:hAnsiTheme="minorEastAsia"/>
                <w:szCs w:val="24"/>
                <w:rPrChange w:id="4775" w:author="JY0225" w:date="2017-08-24T11:20:00Z">
                  <w:rPr>
                    <w:rFonts w:eastAsiaTheme="minorEastAsia"/>
                  </w:rPr>
                </w:rPrChange>
              </w:rPr>
              <w:t xml:space="preserve">   </w:t>
            </w:r>
            <w:del w:id="4776" w:author="JY0225" w:date="2017-08-24T11:21:00Z">
              <w:r w:rsidR="00D22617" w:rsidRPr="00987564" w:rsidDel="00152EF1">
                <w:rPr>
                  <w:rFonts w:asciiTheme="minorEastAsia" w:eastAsiaTheme="minorEastAsia" w:hAnsiTheme="minorEastAsia"/>
                  <w:szCs w:val="24"/>
                  <w:rPrChange w:id="4777" w:author="JY0225" w:date="2017-08-24T11:20:00Z">
                    <w:rPr>
                      <w:rFonts w:eastAsiaTheme="minorEastAsia"/>
                    </w:rPr>
                  </w:rPrChange>
                </w:rPr>
                <w:delText xml:space="preserve"> </w:delText>
              </w:r>
            </w:del>
            <w:r w:rsidR="00D22617" w:rsidRPr="00987564">
              <w:rPr>
                <w:rFonts w:asciiTheme="minorEastAsia" w:eastAsiaTheme="minorEastAsia" w:hAnsiTheme="minorEastAsia"/>
                <w:szCs w:val="24"/>
                <w:rPrChange w:id="4778" w:author="JY0225" w:date="2017-08-24T11:20:00Z">
                  <w:rPr>
                    <w:rFonts w:eastAsiaTheme="minorEastAsia"/>
                  </w:rPr>
                </w:rPrChange>
              </w:rPr>
              <w:t>//</w:t>
            </w:r>
            <w:r w:rsidR="00D22617" w:rsidRPr="00987564">
              <w:rPr>
                <w:rFonts w:asciiTheme="minorEastAsia" w:eastAsiaTheme="minorEastAsia" w:hAnsiTheme="minorEastAsia" w:hint="eastAsia"/>
                <w:szCs w:val="24"/>
                <w:rPrChange w:id="4779" w:author="JY0225" w:date="2017-08-24T11:20:00Z">
                  <w:rPr>
                    <w:rFonts w:eastAsiaTheme="minorEastAsia" w:hint="eastAsia"/>
                  </w:rPr>
                </w:rPrChange>
              </w:rPr>
              <w:t>请求用户</w:t>
            </w:r>
            <w:r w:rsidR="00D22617" w:rsidRPr="00987564">
              <w:rPr>
                <w:rFonts w:asciiTheme="minorEastAsia" w:eastAsiaTheme="minorEastAsia" w:hAnsiTheme="minorEastAsia"/>
                <w:szCs w:val="24"/>
                <w:rPrChange w:id="4780" w:author="JY0225" w:date="2017-08-24T11:20:00Z">
                  <w:rPr>
                    <w:rFonts w:eastAsiaTheme="minorEastAsia"/>
                  </w:rPr>
                </w:rPrChange>
              </w:rPr>
              <w:t>id</w:t>
            </w:r>
          </w:p>
          <w:p w14:paraId="58C0096C" w14:textId="1E90F1AF" w:rsidR="00BB7C8F" w:rsidRPr="00987564" w:rsidRDefault="008408F8" w:rsidP="00410872">
            <w:pPr>
              <w:pStyle w:val="a6"/>
              <w:spacing w:line="400" w:lineRule="exact"/>
              <w:ind w:firstLineChars="200" w:firstLine="520"/>
              <w:jc w:val="both"/>
              <w:rPr>
                <w:rFonts w:asciiTheme="minorEastAsia" w:eastAsiaTheme="minorEastAsia" w:hAnsiTheme="minorEastAsia"/>
                <w:szCs w:val="24"/>
                <w:rPrChange w:id="4781" w:author="JY0225" w:date="2017-08-24T11:20:00Z">
                  <w:rPr>
                    <w:rFonts w:eastAsiaTheme="minorEastAsia"/>
                  </w:rPr>
                </w:rPrChange>
              </w:rPr>
            </w:pPr>
            <w:r w:rsidRPr="00987564">
              <w:rPr>
                <w:rFonts w:asciiTheme="minorEastAsia" w:eastAsiaTheme="minorEastAsia" w:hAnsiTheme="minorEastAsia"/>
                <w:szCs w:val="24"/>
                <w:rPrChange w:id="4782" w:author="JY0225" w:date="2017-08-24T11:20:00Z">
                  <w:rPr>
                    <w:rFonts w:eastAsiaTheme="minorEastAsia"/>
                  </w:rPr>
                </w:rPrChange>
              </w:rPr>
              <w:t>result text not null);</w:t>
            </w:r>
            <w:r w:rsidR="00D22617" w:rsidRPr="00987564">
              <w:rPr>
                <w:rFonts w:asciiTheme="minorEastAsia" w:eastAsiaTheme="minorEastAsia" w:hAnsiTheme="minorEastAsia"/>
                <w:szCs w:val="24"/>
                <w:rPrChange w:id="4783" w:author="JY0225" w:date="2017-08-24T11:20:00Z">
                  <w:rPr>
                    <w:rFonts w:eastAsiaTheme="minorEastAsia"/>
                  </w:rPr>
                </w:rPrChange>
              </w:rPr>
              <w:t xml:space="preserve">         </w:t>
            </w:r>
            <w:ins w:id="4784" w:author="JY0225" w:date="2017-08-24T11:21:00Z">
              <w:r w:rsidR="00152EF1">
                <w:rPr>
                  <w:rFonts w:asciiTheme="minorEastAsia" w:eastAsiaTheme="minorEastAsia" w:hAnsiTheme="minorEastAsia"/>
                  <w:szCs w:val="24"/>
                </w:rPr>
                <w:t xml:space="preserve"> </w:t>
              </w:r>
            </w:ins>
            <w:del w:id="4785" w:author="JY0225" w:date="2017-08-24T11:21:00Z">
              <w:r w:rsidR="00D22617" w:rsidRPr="00987564" w:rsidDel="00152EF1">
                <w:rPr>
                  <w:rFonts w:asciiTheme="minorEastAsia" w:eastAsiaTheme="minorEastAsia" w:hAnsiTheme="minorEastAsia"/>
                  <w:szCs w:val="24"/>
                  <w:rPrChange w:id="4786" w:author="JY0225" w:date="2017-08-24T11:20:00Z">
                    <w:rPr>
                      <w:rFonts w:eastAsiaTheme="minorEastAsia"/>
                    </w:rPr>
                  </w:rPrChange>
                </w:rPr>
                <w:delText xml:space="preserve"> </w:delText>
              </w:r>
            </w:del>
            <w:r w:rsidR="00D22617" w:rsidRPr="00987564">
              <w:rPr>
                <w:rFonts w:asciiTheme="minorEastAsia" w:eastAsiaTheme="minorEastAsia" w:hAnsiTheme="minorEastAsia"/>
                <w:szCs w:val="24"/>
                <w:rPrChange w:id="4787" w:author="JY0225" w:date="2017-08-24T11:20:00Z">
                  <w:rPr>
                    <w:rFonts w:eastAsiaTheme="minorEastAsia"/>
                  </w:rPr>
                </w:rPrChange>
              </w:rPr>
              <w:t>//</w:t>
            </w:r>
            <w:r w:rsidR="00D22617" w:rsidRPr="00987564">
              <w:rPr>
                <w:rFonts w:asciiTheme="minorEastAsia" w:eastAsiaTheme="minorEastAsia" w:hAnsiTheme="minorEastAsia" w:hint="eastAsia"/>
                <w:szCs w:val="24"/>
                <w:rPrChange w:id="4788" w:author="JY0225" w:date="2017-08-24T11:20:00Z">
                  <w:rPr>
                    <w:rFonts w:eastAsiaTheme="minorEastAsia" w:hint="eastAsia"/>
                  </w:rPr>
                </w:rPrChange>
              </w:rPr>
              <w:t>请求执行结果</w:t>
            </w:r>
          </w:p>
        </w:tc>
      </w:tr>
    </w:tbl>
    <w:p w14:paraId="6F94C9A0" w14:textId="77777777" w:rsidR="00BB7C8F" w:rsidRPr="00987564" w:rsidRDefault="008C0220" w:rsidP="001F74B9">
      <w:pPr>
        <w:spacing w:line="400" w:lineRule="exact"/>
        <w:ind w:firstLine="420"/>
        <w:rPr>
          <w:rFonts w:asciiTheme="minorEastAsia" w:hAnsiTheme="minorEastAsia"/>
          <w:color w:val="000000" w:themeColor="text1"/>
          <w:sz w:val="24"/>
          <w:szCs w:val="24"/>
          <w:rPrChange w:id="4789" w:author="JY0225" w:date="2017-08-24T11:20:00Z">
            <w:rPr>
              <w:color w:val="000000" w:themeColor="text1"/>
              <w:sz w:val="24"/>
            </w:rPr>
          </w:rPrChange>
        </w:rPr>
      </w:pPr>
      <w:r w:rsidRPr="00987564">
        <w:rPr>
          <w:rFonts w:asciiTheme="minorEastAsia" w:hAnsiTheme="minorEastAsia" w:hint="eastAsia"/>
          <w:color w:val="000000" w:themeColor="text1"/>
          <w:sz w:val="24"/>
          <w:szCs w:val="24"/>
          <w:rPrChange w:id="4790" w:author="JY0225" w:date="2017-08-24T11:20:00Z">
            <w:rPr>
              <w:rFonts w:hint="eastAsia"/>
              <w:color w:val="000000" w:themeColor="text1"/>
              <w:sz w:val="24"/>
            </w:rPr>
          </w:rPrChange>
        </w:rPr>
        <w:t>缓存信息表：</w:t>
      </w:r>
    </w:p>
    <w:tbl>
      <w:tblPr>
        <w:tblStyle w:val="aa"/>
        <w:tblW w:w="0" w:type="auto"/>
        <w:tblInd w:w="445" w:type="dxa"/>
        <w:tblLook w:val="04A0" w:firstRow="1" w:lastRow="0" w:firstColumn="1" w:lastColumn="0" w:noHBand="0" w:noVBand="1"/>
      </w:tblPr>
      <w:tblGrid>
        <w:gridCol w:w="7851"/>
      </w:tblGrid>
      <w:tr w:rsidR="008C0220" w:rsidRPr="00987564" w14:paraId="4A0992D4" w14:textId="77777777" w:rsidTr="00FC5D16">
        <w:tc>
          <w:tcPr>
            <w:tcW w:w="7851" w:type="dxa"/>
          </w:tcPr>
          <w:p w14:paraId="3A07EC72" w14:textId="77777777" w:rsidR="008C0220" w:rsidRPr="00987564" w:rsidRDefault="008C0220" w:rsidP="008C0220">
            <w:pPr>
              <w:pStyle w:val="a6"/>
              <w:spacing w:line="400" w:lineRule="exact"/>
              <w:rPr>
                <w:rFonts w:asciiTheme="minorEastAsia" w:eastAsiaTheme="minorEastAsia" w:hAnsiTheme="minorEastAsia"/>
                <w:szCs w:val="24"/>
                <w:rPrChange w:id="4791" w:author="JY0225" w:date="2017-08-24T11:20:00Z">
                  <w:rPr>
                    <w:rFonts w:eastAsiaTheme="minorEastAsia"/>
                  </w:rPr>
                </w:rPrChange>
              </w:rPr>
            </w:pPr>
            <w:r w:rsidRPr="00987564">
              <w:rPr>
                <w:rFonts w:asciiTheme="minorEastAsia" w:eastAsiaTheme="minorEastAsia" w:hAnsiTheme="minorEastAsia"/>
                <w:szCs w:val="24"/>
                <w:rPrChange w:id="4792" w:author="JY0225" w:date="2017-08-24T11:20:00Z">
                  <w:rPr>
                    <w:rFonts w:eastAsiaTheme="minorEastAsia"/>
                  </w:rPr>
                </w:rPrChange>
              </w:rPr>
              <w:t>create table if not exists fileCache(</w:t>
            </w:r>
          </w:p>
          <w:p w14:paraId="5D06ABDA" w14:textId="77777777"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793" w:author="JY0225" w:date="2017-08-24T11:20:00Z">
                  <w:rPr>
                    <w:rFonts w:eastAsiaTheme="minorEastAsia"/>
                  </w:rPr>
                </w:rPrChange>
              </w:rPr>
            </w:pPr>
            <w:r w:rsidRPr="00987564">
              <w:rPr>
                <w:rFonts w:asciiTheme="minorEastAsia" w:eastAsiaTheme="minorEastAsia" w:hAnsiTheme="minorEastAsia"/>
                <w:szCs w:val="24"/>
                <w:rPrChange w:id="4794" w:author="JY0225" w:date="2017-08-24T11:20:00Z">
                  <w:rPr>
                    <w:rFonts w:eastAsiaTheme="minorEastAsia"/>
                  </w:rPr>
                </w:rPrChange>
              </w:rPr>
              <w:t xml:space="preserve">user_id varchar[100] not null, </w:t>
            </w:r>
            <w:r w:rsidR="00EA638B" w:rsidRPr="00987564">
              <w:rPr>
                <w:rFonts w:asciiTheme="minorEastAsia" w:eastAsiaTheme="minorEastAsia" w:hAnsiTheme="minorEastAsia"/>
                <w:szCs w:val="24"/>
                <w:rPrChange w:id="4795"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4796" w:author="JY0225" w:date="2017-08-24T11:20:00Z">
                  <w:rPr>
                    <w:rFonts w:eastAsiaTheme="minorEastAsia" w:hint="eastAsia"/>
                  </w:rPr>
                </w:rPrChange>
              </w:rPr>
              <w:t>用户</w:t>
            </w:r>
            <w:r w:rsidR="00EA638B" w:rsidRPr="00987564">
              <w:rPr>
                <w:rFonts w:asciiTheme="minorEastAsia" w:eastAsiaTheme="minorEastAsia" w:hAnsiTheme="minorEastAsia"/>
                <w:szCs w:val="24"/>
                <w:rPrChange w:id="4797" w:author="JY0225" w:date="2017-08-24T11:20:00Z">
                  <w:rPr>
                    <w:rFonts w:eastAsiaTheme="minorEastAsia"/>
                  </w:rPr>
                </w:rPrChange>
              </w:rPr>
              <w:t>id</w:t>
            </w:r>
          </w:p>
          <w:p w14:paraId="63FBAD40" w14:textId="77777777"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798" w:author="JY0225" w:date="2017-08-24T11:20:00Z">
                  <w:rPr>
                    <w:rFonts w:eastAsiaTheme="minorEastAsia"/>
                  </w:rPr>
                </w:rPrChange>
              </w:rPr>
            </w:pPr>
            <w:r w:rsidRPr="00987564">
              <w:rPr>
                <w:rFonts w:asciiTheme="minorEastAsia" w:eastAsiaTheme="minorEastAsia" w:hAnsiTheme="minorEastAsia"/>
                <w:szCs w:val="24"/>
                <w:rPrChange w:id="4799" w:author="JY0225" w:date="2017-08-24T11:20:00Z">
                  <w:rPr>
                    <w:rFonts w:eastAsiaTheme="minorEastAsia"/>
                  </w:rPr>
                </w:rPrChange>
              </w:rPr>
              <w:t>file_name varchar[100] not null,</w:t>
            </w:r>
            <w:r w:rsidR="00EA638B" w:rsidRPr="00987564">
              <w:rPr>
                <w:rFonts w:asciiTheme="minorEastAsia" w:eastAsiaTheme="minorEastAsia" w:hAnsiTheme="minorEastAsia"/>
                <w:szCs w:val="24"/>
                <w:rPrChange w:id="4800"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4801" w:author="JY0225" w:date="2017-08-24T11:20:00Z">
                  <w:rPr>
                    <w:rFonts w:eastAsiaTheme="minorEastAsia" w:hint="eastAsia"/>
                  </w:rPr>
                </w:rPrChange>
              </w:rPr>
              <w:t>文件名</w:t>
            </w:r>
          </w:p>
          <w:p w14:paraId="49324F09" w14:textId="77777777"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802" w:author="JY0225" w:date="2017-08-24T11:20:00Z">
                  <w:rPr>
                    <w:rFonts w:eastAsiaTheme="minorEastAsia"/>
                  </w:rPr>
                </w:rPrChange>
              </w:rPr>
            </w:pPr>
            <w:r w:rsidRPr="00987564">
              <w:rPr>
                <w:rFonts w:asciiTheme="minorEastAsia" w:eastAsiaTheme="minorEastAsia" w:hAnsiTheme="minorEastAsia"/>
                <w:szCs w:val="24"/>
                <w:rPrChange w:id="4803" w:author="JY0225" w:date="2017-08-24T11:20:00Z">
                  <w:rPr>
                    <w:rFonts w:eastAsiaTheme="minorEastAsia"/>
                  </w:rPr>
                </w:rPrChange>
              </w:rPr>
              <w:t>length bigint not null,</w:t>
            </w:r>
            <w:r w:rsidR="00EA638B" w:rsidRPr="00987564">
              <w:rPr>
                <w:rFonts w:asciiTheme="minorEastAsia" w:eastAsiaTheme="minorEastAsia" w:hAnsiTheme="minorEastAsia"/>
                <w:szCs w:val="24"/>
                <w:rPrChange w:id="4804"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4805" w:author="JY0225" w:date="2017-08-24T11:20:00Z">
                  <w:rPr>
                    <w:rFonts w:eastAsiaTheme="minorEastAsia" w:hint="eastAsia"/>
                  </w:rPr>
                </w:rPrChange>
              </w:rPr>
              <w:t>文件长度</w:t>
            </w:r>
          </w:p>
          <w:p w14:paraId="2A0EDD7E" w14:textId="300D2D82"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806" w:author="JY0225" w:date="2017-08-24T11:20:00Z">
                  <w:rPr>
                    <w:rFonts w:eastAsiaTheme="minorEastAsia"/>
                  </w:rPr>
                </w:rPrChange>
              </w:rPr>
            </w:pPr>
            <w:r w:rsidRPr="00987564">
              <w:rPr>
                <w:rFonts w:asciiTheme="minorEastAsia" w:eastAsiaTheme="minorEastAsia" w:hAnsiTheme="minorEastAsia"/>
                <w:szCs w:val="24"/>
                <w:rPrChange w:id="4807" w:author="JY0225" w:date="2017-08-24T11:20:00Z">
                  <w:rPr>
                    <w:rFonts w:eastAsiaTheme="minorEastAsia"/>
                  </w:rPr>
                </w:rPrChange>
              </w:rPr>
              <w:t>MD5 varchar[100] not null,</w:t>
            </w:r>
            <w:r w:rsidR="00EA638B" w:rsidRPr="00987564">
              <w:rPr>
                <w:rFonts w:asciiTheme="minorEastAsia" w:eastAsiaTheme="minorEastAsia" w:hAnsiTheme="minorEastAsia"/>
                <w:szCs w:val="24"/>
                <w:rPrChange w:id="4808" w:author="JY0225" w:date="2017-08-24T11:20:00Z">
                  <w:rPr>
                    <w:rFonts w:eastAsiaTheme="minorEastAsia"/>
                  </w:rPr>
                </w:rPrChange>
              </w:rPr>
              <w:t xml:space="preserve">             </w:t>
            </w:r>
            <w:ins w:id="4809" w:author="JY0225" w:date="2017-08-24T11:21:00Z">
              <w:r w:rsidR="00E0142F">
                <w:rPr>
                  <w:rFonts w:asciiTheme="minorEastAsia" w:eastAsiaTheme="minorEastAsia" w:hAnsiTheme="minorEastAsia"/>
                  <w:szCs w:val="24"/>
                </w:rPr>
                <w:t xml:space="preserve"> </w:t>
              </w:r>
            </w:ins>
            <w:r w:rsidR="00EA638B" w:rsidRPr="00987564">
              <w:rPr>
                <w:rFonts w:asciiTheme="minorEastAsia" w:eastAsiaTheme="minorEastAsia" w:hAnsiTheme="minorEastAsia"/>
                <w:szCs w:val="24"/>
                <w:rPrChange w:id="4810" w:author="JY0225" w:date="2017-08-24T11:20:00Z">
                  <w:rPr>
                    <w:rFonts w:eastAsiaTheme="minorEastAsia"/>
                  </w:rPr>
                </w:rPrChange>
              </w:rPr>
              <w:t>//</w:t>
            </w:r>
            <w:r w:rsidR="00EA638B" w:rsidRPr="00987564">
              <w:rPr>
                <w:rFonts w:asciiTheme="minorEastAsia" w:eastAsiaTheme="minorEastAsia" w:hAnsiTheme="minorEastAsia" w:hint="eastAsia"/>
                <w:szCs w:val="24"/>
                <w:rPrChange w:id="4811" w:author="JY0225" w:date="2017-08-24T11:20:00Z">
                  <w:rPr>
                    <w:rFonts w:eastAsiaTheme="minorEastAsia" w:hint="eastAsia"/>
                  </w:rPr>
                </w:rPrChange>
              </w:rPr>
              <w:t>文件</w:t>
            </w:r>
            <w:r w:rsidR="00EA638B" w:rsidRPr="00987564">
              <w:rPr>
                <w:rFonts w:asciiTheme="minorEastAsia" w:eastAsiaTheme="minorEastAsia" w:hAnsiTheme="minorEastAsia"/>
                <w:szCs w:val="24"/>
                <w:rPrChange w:id="4812" w:author="JY0225" w:date="2017-08-24T11:20:00Z">
                  <w:rPr>
                    <w:rFonts w:eastAsiaTheme="minorEastAsia"/>
                  </w:rPr>
                </w:rPrChange>
              </w:rPr>
              <w:t>MD5</w:t>
            </w:r>
            <w:r w:rsidR="00EA638B" w:rsidRPr="00987564">
              <w:rPr>
                <w:rFonts w:asciiTheme="minorEastAsia" w:eastAsiaTheme="minorEastAsia" w:hAnsiTheme="minorEastAsia" w:hint="eastAsia"/>
                <w:szCs w:val="24"/>
                <w:rPrChange w:id="4813" w:author="JY0225" w:date="2017-08-24T11:20:00Z">
                  <w:rPr>
                    <w:rFonts w:eastAsiaTheme="minorEastAsia" w:hint="eastAsia"/>
                  </w:rPr>
                </w:rPrChange>
              </w:rPr>
              <w:t>值</w:t>
            </w:r>
          </w:p>
          <w:p w14:paraId="175400B8" w14:textId="4C637553"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814" w:author="JY0225" w:date="2017-08-24T11:20:00Z">
                  <w:rPr>
                    <w:rFonts w:eastAsiaTheme="minorEastAsia"/>
                  </w:rPr>
                </w:rPrChange>
              </w:rPr>
            </w:pPr>
            <w:r w:rsidRPr="00987564">
              <w:rPr>
                <w:rFonts w:asciiTheme="minorEastAsia" w:eastAsiaTheme="minorEastAsia" w:hAnsiTheme="minorEastAsia"/>
                <w:szCs w:val="24"/>
                <w:rPrChange w:id="4815" w:author="JY0225" w:date="2017-08-24T11:20:00Z">
                  <w:rPr>
                    <w:rFonts w:eastAsiaTheme="minorEastAsia"/>
                  </w:rPr>
                </w:rPrChange>
              </w:rPr>
              <w:t>use_time int not null,</w:t>
            </w:r>
            <w:r w:rsidR="00EA638B" w:rsidRPr="00987564">
              <w:rPr>
                <w:rFonts w:asciiTheme="minorEastAsia" w:eastAsiaTheme="minorEastAsia" w:hAnsiTheme="minorEastAsia"/>
                <w:szCs w:val="24"/>
                <w:rPrChange w:id="4816" w:author="JY0225" w:date="2017-08-24T11:20:00Z">
                  <w:rPr>
                    <w:rFonts w:eastAsiaTheme="minorEastAsia"/>
                  </w:rPr>
                </w:rPrChange>
              </w:rPr>
              <w:t xml:space="preserve">                 </w:t>
            </w:r>
            <w:ins w:id="4817" w:author="JY0225" w:date="2017-08-24T11:21:00Z">
              <w:r w:rsidR="00E0142F">
                <w:rPr>
                  <w:rFonts w:asciiTheme="minorEastAsia" w:eastAsiaTheme="minorEastAsia" w:hAnsiTheme="minorEastAsia"/>
                  <w:szCs w:val="24"/>
                </w:rPr>
                <w:t xml:space="preserve"> </w:t>
              </w:r>
            </w:ins>
            <w:r w:rsidR="00EA638B" w:rsidRPr="00987564">
              <w:rPr>
                <w:rFonts w:asciiTheme="minorEastAsia" w:eastAsiaTheme="minorEastAsia" w:hAnsiTheme="minorEastAsia"/>
                <w:szCs w:val="24"/>
                <w:rPrChange w:id="4818" w:author="JY0225" w:date="2017-08-24T11:20:00Z">
                  <w:rPr>
                    <w:rFonts w:eastAsiaTheme="minorEastAsia"/>
                  </w:rPr>
                </w:rPrChange>
              </w:rPr>
              <w:t>//</w:t>
            </w:r>
            <w:r w:rsidR="00EA638B" w:rsidRPr="00987564">
              <w:rPr>
                <w:rFonts w:asciiTheme="minorEastAsia" w:eastAsiaTheme="minorEastAsia" w:hAnsiTheme="minorEastAsia" w:hint="eastAsia"/>
                <w:szCs w:val="24"/>
                <w:rPrChange w:id="4819" w:author="JY0225" w:date="2017-08-24T11:20:00Z">
                  <w:rPr>
                    <w:rFonts w:eastAsiaTheme="minorEastAsia" w:hint="eastAsia"/>
                  </w:rPr>
                </w:rPrChange>
              </w:rPr>
              <w:t>使用次数</w:t>
            </w:r>
            <w:r w:rsidR="00EA638B" w:rsidRPr="00987564">
              <w:rPr>
                <w:rFonts w:asciiTheme="minorEastAsia" w:eastAsiaTheme="minorEastAsia" w:hAnsiTheme="minorEastAsia"/>
                <w:szCs w:val="24"/>
                <w:rPrChange w:id="4820" w:author="JY0225" w:date="2017-08-24T11:20:00Z">
                  <w:rPr>
                    <w:rFonts w:eastAsiaTheme="minorEastAsia"/>
                  </w:rPr>
                </w:rPrChange>
              </w:rPr>
              <w:t xml:space="preserve"> </w:t>
            </w:r>
          </w:p>
          <w:p w14:paraId="0CAC536F" w14:textId="77777777" w:rsidR="008C0220" w:rsidRPr="00987564" w:rsidRDefault="008C0220" w:rsidP="008C0220">
            <w:pPr>
              <w:pStyle w:val="a6"/>
              <w:spacing w:line="400" w:lineRule="exact"/>
              <w:ind w:firstLineChars="200" w:firstLine="520"/>
              <w:jc w:val="both"/>
              <w:rPr>
                <w:rFonts w:asciiTheme="minorEastAsia" w:eastAsiaTheme="minorEastAsia" w:hAnsiTheme="minorEastAsia"/>
                <w:szCs w:val="24"/>
                <w:rPrChange w:id="4821" w:author="JY0225" w:date="2017-08-24T11:20:00Z">
                  <w:rPr>
                    <w:rFonts w:eastAsiaTheme="minorEastAsia"/>
                  </w:rPr>
                </w:rPrChange>
              </w:rPr>
            </w:pPr>
            <w:r w:rsidRPr="00987564">
              <w:rPr>
                <w:rFonts w:asciiTheme="minorEastAsia" w:eastAsiaTheme="minorEastAsia" w:hAnsiTheme="minorEastAsia"/>
                <w:szCs w:val="24"/>
                <w:rPrChange w:id="4822" w:author="JY0225" w:date="2017-08-24T11:20:00Z">
                  <w:rPr>
                    <w:rFonts w:eastAsiaTheme="minorEastAsia"/>
                  </w:rPr>
                </w:rPrChange>
              </w:rPr>
              <w:t>modified_time varchar[100] not null);</w:t>
            </w:r>
            <w:del w:id="4823" w:author="JY0225" w:date="2017-08-24T11:20:00Z">
              <w:r w:rsidR="00EA638B" w:rsidRPr="00987564" w:rsidDel="00987564">
                <w:rPr>
                  <w:rFonts w:asciiTheme="minorEastAsia" w:eastAsiaTheme="minorEastAsia" w:hAnsiTheme="minorEastAsia"/>
                  <w:szCs w:val="24"/>
                  <w:rPrChange w:id="4824" w:author="JY0225" w:date="2017-08-24T11:20:00Z">
                    <w:rPr>
                      <w:rFonts w:eastAsiaTheme="minorEastAsia"/>
                    </w:rPr>
                  </w:rPrChange>
                </w:rPr>
                <w:delText xml:space="preserve">     </w:delText>
              </w:r>
            </w:del>
            <w:r w:rsidR="00EA638B" w:rsidRPr="00987564">
              <w:rPr>
                <w:rFonts w:asciiTheme="minorEastAsia" w:eastAsiaTheme="minorEastAsia" w:hAnsiTheme="minorEastAsia"/>
                <w:szCs w:val="24"/>
                <w:rPrChange w:id="4825" w:author="JY0225" w:date="2017-08-24T11:20:00Z">
                  <w:rPr>
                    <w:rFonts w:eastAsiaTheme="minorEastAsia"/>
                  </w:rPr>
                </w:rPrChange>
              </w:rPr>
              <w:t>//</w:t>
            </w:r>
            <w:r w:rsidR="00EA638B" w:rsidRPr="00987564">
              <w:rPr>
                <w:rFonts w:asciiTheme="minorEastAsia" w:eastAsiaTheme="minorEastAsia" w:hAnsiTheme="minorEastAsia" w:hint="eastAsia"/>
                <w:szCs w:val="24"/>
                <w:rPrChange w:id="4826" w:author="JY0225" w:date="2017-08-24T11:20:00Z">
                  <w:rPr>
                    <w:rFonts w:eastAsiaTheme="minorEastAsia" w:hint="eastAsia"/>
                  </w:rPr>
                </w:rPrChange>
              </w:rPr>
              <w:t>最后一次修改时间</w:t>
            </w:r>
          </w:p>
        </w:tc>
      </w:tr>
    </w:tbl>
    <w:p w14:paraId="6C52B01F" w14:textId="77777777" w:rsidR="008C0220" w:rsidRPr="00987564" w:rsidRDefault="009A791B" w:rsidP="001F74B9">
      <w:pPr>
        <w:spacing w:line="400" w:lineRule="exact"/>
        <w:ind w:firstLine="420"/>
        <w:rPr>
          <w:rFonts w:asciiTheme="minorEastAsia" w:hAnsiTheme="minorEastAsia"/>
          <w:color w:val="000000" w:themeColor="text1"/>
          <w:sz w:val="24"/>
          <w:szCs w:val="24"/>
          <w:rPrChange w:id="4827" w:author="JY0225" w:date="2017-08-24T11:20:00Z">
            <w:rPr>
              <w:color w:val="000000" w:themeColor="text1"/>
              <w:sz w:val="24"/>
            </w:rPr>
          </w:rPrChange>
        </w:rPr>
      </w:pPr>
      <w:r w:rsidRPr="00987564">
        <w:rPr>
          <w:rFonts w:asciiTheme="minorEastAsia" w:hAnsiTheme="minorEastAsia" w:hint="eastAsia"/>
          <w:color w:val="000000" w:themeColor="text1"/>
          <w:sz w:val="24"/>
          <w:szCs w:val="24"/>
          <w:rPrChange w:id="4828" w:author="JY0225" w:date="2017-08-24T11:20:00Z">
            <w:rPr>
              <w:rFonts w:hint="eastAsia"/>
              <w:color w:val="000000" w:themeColor="text1"/>
              <w:sz w:val="24"/>
            </w:rPr>
          </w:rPrChange>
        </w:rPr>
        <w:t>断线信息表：</w:t>
      </w:r>
    </w:p>
    <w:tbl>
      <w:tblPr>
        <w:tblStyle w:val="aa"/>
        <w:tblW w:w="0" w:type="auto"/>
        <w:tblInd w:w="445" w:type="dxa"/>
        <w:tblLook w:val="04A0" w:firstRow="1" w:lastRow="0" w:firstColumn="1" w:lastColumn="0" w:noHBand="0" w:noVBand="1"/>
      </w:tblPr>
      <w:tblGrid>
        <w:gridCol w:w="7851"/>
      </w:tblGrid>
      <w:tr w:rsidR="009A791B" w:rsidRPr="00987564" w14:paraId="7F430538" w14:textId="77777777" w:rsidTr="00FC5D16">
        <w:tc>
          <w:tcPr>
            <w:tcW w:w="7851" w:type="dxa"/>
          </w:tcPr>
          <w:p w14:paraId="3B3B7EB0" w14:textId="77777777" w:rsidR="009A791B" w:rsidRPr="00987564" w:rsidRDefault="009A791B" w:rsidP="009A791B">
            <w:pPr>
              <w:pStyle w:val="a6"/>
              <w:spacing w:line="400" w:lineRule="exact"/>
              <w:rPr>
                <w:rFonts w:asciiTheme="minorEastAsia" w:eastAsiaTheme="minorEastAsia" w:hAnsiTheme="minorEastAsia"/>
                <w:szCs w:val="24"/>
                <w:rPrChange w:id="4829" w:author="JY0225" w:date="2017-08-24T11:20:00Z">
                  <w:rPr>
                    <w:rFonts w:eastAsiaTheme="minorEastAsia"/>
                  </w:rPr>
                </w:rPrChange>
              </w:rPr>
            </w:pPr>
            <w:r w:rsidRPr="00987564">
              <w:rPr>
                <w:rFonts w:asciiTheme="minorEastAsia" w:eastAsiaTheme="minorEastAsia" w:hAnsiTheme="minorEastAsia"/>
                <w:szCs w:val="24"/>
                <w:rPrChange w:id="4830" w:author="JY0225" w:date="2017-08-24T11:20:00Z">
                  <w:rPr>
                    <w:rFonts w:eastAsiaTheme="minorEastAsia"/>
                  </w:rPr>
                </w:rPrChange>
              </w:rPr>
              <w:t>create table if not exists breakpoint(</w:t>
            </w:r>
          </w:p>
          <w:p w14:paraId="7477EF4A" w14:textId="77777777" w:rsidR="009A791B" w:rsidRPr="00987564" w:rsidRDefault="009A791B" w:rsidP="009A791B">
            <w:pPr>
              <w:pStyle w:val="a6"/>
              <w:spacing w:line="400" w:lineRule="exact"/>
              <w:ind w:firstLineChars="200" w:firstLine="520"/>
              <w:rPr>
                <w:rFonts w:asciiTheme="minorEastAsia" w:eastAsiaTheme="minorEastAsia" w:hAnsiTheme="minorEastAsia"/>
                <w:szCs w:val="24"/>
                <w:rPrChange w:id="4831" w:author="JY0225" w:date="2017-08-24T11:20:00Z">
                  <w:rPr>
                    <w:rFonts w:eastAsiaTheme="minorEastAsia"/>
                  </w:rPr>
                </w:rPrChange>
              </w:rPr>
            </w:pPr>
            <w:r w:rsidRPr="00987564">
              <w:rPr>
                <w:rFonts w:asciiTheme="minorEastAsia" w:eastAsiaTheme="minorEastAsia" w:hAnsiTheme="minorEastAsia"/>
                <w:szCs w:val="24"/>
                <w:rPrChange w:id="4832" w:author="JY0225" w:date="2017-08-24T11:20:00Z">
                  <w:rPr>
                    <w:rFonts w:eastAsiaTheme="minorEastAsia"/>
                  </w:rPr>
                </w:rPrChange>
              </w:rPr>
              <w:t xml:space="preserve">user_id varchar[100] not null, </w:t>
            </w:r>
            <w:r w:rsidR="0008759D" w:rsidRPr="00987564">
              <w:rPr>
                <w:rFonts w:asciiTheme="minorEastAsia" w:eastAsiaTheme="minorEastAsia" w:hAnsiTheme="minorEastAsia"/>
                <w:szCs w:val="24"/>
                <w:rPrChange w:id="4833" w:author="JY0225" w:date="2017-08-24T11:20:00Z">
                  <w:rPr>
                    <w:rFonts w:eastAsiaTheme="minorEastAsia"/>
                  </w:rPr>
                </w:rPrChange>
              </w:rPr>
              <w:t xml:space="preserve">       </w:t>
            </w:r>
            <w:del w:id="4834" w:author="JY0225" w:date="2017-08-24T11:20:00Z">
              <w:r w:rsidR="0008759D" w:rsidRPr="00987564" w:rsidDel="00152EF1">
                <w:rPr>
                  <w:rFonts w:asciiTheme="minorEastAsia" w:eastAsiaTheme="minorEastAsia" w:hAnsiTheme="minorEastAsia"/>
                  <w:szCs w:val="24"/>
                  <w:rPrChange w:id="4835"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836" w:author="JY0225" w:date="2017-08-24T11:20:00Z">
                  <w:rPr>
                    <w:rFonts w:eastAsiaTheme="minorEastAsia"/>
                  </w:rPr>
                </w:rPrChange>
              </w:rPr>
              <w:t>//</w:t>
            </w:r>
            <w:r w:rsidR="0008759D" w:rsidRPr="00987564">
              <w:rPr>
                <w:rFonts w:asciiTheme="minorEastAsia" w:eastAsiaTheme="minorEastAsia" w:hAnsiTheme="minorEastAsia" w:hint="eastAsia"/>
                <w:szCs w:val="24"/>
                <w:rPrChange w:id="4837" w:author="JY0225" w:date="2017-08-24T11:20:00Z">
                  <w:rPr>
                    <w:rFonts w:eastAsiaTheme="minorEastAsia" w:hint="eastAsia"/>
                  </w:rPr>
                </w:rPrChange>
              </w:rPr>
              <w:t>用户</w:t>
            </w:r>
            <w:r w:rsidR="0008759D" w:rsidRPr="00987564">
              <w:rPr>
                <w:rFonts w:asciiTheme="minorEastAsia" w:eastAsiaTheme="minorEastAsia" w:hAnsiTheme="minorEastAsia"/>
                <w:szCs w:val="24"/>
                <w:rPrChange w:id="4838" w:author="JY0225" w:date="2017-08-24T11:20:00Z">
                  <w:rPr>
                    <w:rFonts w:eastAsiaTheme="minorEastAsia"/>
                  </w:rPr>
                </w:rPrChange>
              </w:rPr>
              <w:t xml:space="preserve">id </w:t>
            </w:r>
          </w:p>
          <w:p w14:paraId="3823E36B" w14:textId="340D2424" w:rsidR="009A791B" w:rsidRPr="00987564" w:rsidRDefault="009A791B" w:rsidP="009A791B">
            <w:pPr>
              <w:pStyle w:val="a6"/>
              <w:spacing w:line="400" w:lineRule="exact"/>
              <w:ind w:firstLineChars="200" w:firstLine="520"/>
              <w:rPr>
                <w:rFonts w:asciiTheme="minorEastAsia" w:eastAsiaTheme="minorEastAsia" w:hAnsiTheme="minorEastAsia"/>
                <w:szCs w:val="24"/>
                <w:rPrChange w:id="4839" w:author="JY0225" w:date="2017-08-24T11:20:00Z">
                  <w:rPr>
                    <w:rFonts w:eastAsiaTheme="minorEastAsia"/>
                  </w:rPr>
                </w:rPrChange>
              </w:rPr>
            </w:pPr>
            <w:r w:rsidRPr="00987564">
              <w:rPr>
                <w:rFonts w:asciiTheme="minorEastAsia" w:eastAsiaTheme="minorEastAsia" w:hAnsiTheme="minorEastAsia"/>
                <w:szCs w:val="24"/>
                <w:rPrChange w:id="4840" w:author="JY0225" w:date="2017-08-24T11:20:00Z">
                  <w:rPr>
                    <w:rFonts w:eastAsiaTheme="minorEastAsia"/>
                  </w:rPr>
                </w:rPrChange>
              </w:rPr>
              <w:t>MD5 varchar[100] not null,</w:t>
            </w:r>
            <w:r w:rsidR="0008759D" w:rsidRPr="00987564">
              <w:rPr>
                <w:rFonts w:asciiTheme="minorEastAsia" w:eastAsiaTheme="minorEastAsia" w:hAnsiTheme="minorEastAsia"/>
                <w:szCs w:val="24"/>
                <w:rPrChange w:id="4841" w:author="JY0225" w:date="2017-08-24T11:20:00Z">
                  <w:rPr>
                    <w:rFonts w:eastAsiaTheme="minorEastAsia"/>
                  </w:rPr>
                </w:rPrChange>
              </w:rPr>
              <w:t xml:space="preserve">           </w:t>
            </w:r>
            <w:ins w:id="4842" w:author="JY0225" w:date="2017-08-24T11:21:00Z">
              <w:r w:rsidR="000A11E4">
                <w:rPr>
                  <w:rFonts w:asciiTheme="minorEastAsia" w:eastAsiaTheme="minorEastAsia" w:hAnsiTheme="minorEastAsia" w:hint="eastAsia"/>
                  <w:szCs w:val="24"/>
                </w:rPr>
                <w:t xml:space="preserve"> </w:t>
              </w:r>
            </w:ins>
            <w:del w:id="4843" w:author="JY0225" w:date="2017-08-24T11:21:00Z">
              <w:r w:rsidR="0008759D" w:rsidRPr="00987564" w:rsidDel="000A11E4">
                <w:rPr>
                  <w:rFonts w:asciiTheme="minorEastAsia" w:eastAsiaTheme="minorEastAsia" w:hAnsiTheme="minorEastAsia"/>
                  <w:szCs w:val="24"/>
                  <w:rPrChange w:id="4844"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845" w:author="JY0225" w:date="2017-08-24T11:20:00Z">
                  <w:rPr>
                    <w:rFonts w:eastAsiaTheme="minorEastAsia"/>
                  </w:rPr>
                </w:rPrChange>
              </w:rPr>
              <w:t>//</w:t>
            </w:r>
            <w:r w:rsidR="0008759D" w:rsidRPr="00987564">
              <w:rPr>
                <w:rFonts w:asciiTheme="minorEastAsia" w:eastAsiaTheme="minorEastAsia" w:hAnsiTheme="minorEastAsia" w:hint="eastAsia"/>
                <w:szCs w:val="24"/>
                <w:rPrChange w:id="4846" w:author="JY0225" w:date="2017-08-24T11:20:00Z">
                  <w:rPr>
                    <w:rFonts w:eastAsiaTheme="minorEastAsia" w:hint="eastAsia"/>
                  </w:rPr>
                </w:rPrChange>
              </w:rPr>
              <w:t>文件</w:t>
            </w:r>
            <w:r w:rsidR="0008759D" w:rsidRPr="00987564">
              <w:rPr>
                <w:rFonts w:asciiTheme="minorEastAsia" w:eastAsiaTheme="minorEastAsia" w:hAnsiTheme="minorEastAsia"/>
                <w:szCs w:val="24"/>
                <w:rPrChange w:id="4847" w:author="JY0225" w:date="2017-08-24T11:20:00Z">
                  <w:rPr>
                    <w:rFonts w:eastAsiaTheme="minorEastAsia"/>
                  </w:rPr>
                </w:rPrChange>
              </w:rPr>
              <w:t>MD5</w:t>
            </w:r>
            <w:r w:rsidR="0008759D" w:rsidRPr="00987564">
              <w:rPr>
                <w:rFonts w:asciiTheme="minorEastAsia" w:eastAsiaTheme="minorEastAsia" w:hAnsiTheme="minorEastAsia" w:hint="eastAsia"/>
                <w:szCs w:val="24"/>
                <w:rPrChange w:id="4848" w:author="JY0225" w:date="2017-08-24T11:20:00Z">
                  <w:rPr>
                    <w:rFonts w:eastAsiaTheme="minorEastAsia" w:hint="eastAsia"/>
                  </w:rPr>
                </w:rPrChange>
              </w:rPr>
              <w:t>值</w:t>
            </w:r>
            <w:r w:rsidR="0008759D" w:rsidRPr="00987564">
              <w:rPr>
                <w:rFonts w:asciiTheme="minorEastAsia" w:eastAsiaTheme="minorEastAsia" w:hAnsiTheme="minorEastAsia"/>
                <w:szCs w:val="24"/>
                <w:rPrChange w:id="4849" w:author="JY0225" w:date="2017-08-24T11:20:00Z">
                  <w:rPr>
                    <w:rFonts w:eastAsiaTheme="minorEastAsia"/>
                  </w:rPr>
                </w:rPrChange>
              </w:rPr>
              <w:t xml:space="preserve"> </w:t>
            </w:r>
          </w:p>
          <w:p w14:paraId="53D84B53" w14:textId="77777777" w:rsidR="009A791B" w:rsidRPr="00987564" w:rsidRDefault="009A791B" w:rsidP="009A791B">
            <w:pPr>
              <w:pStyle w:val="a6"/>
              <w:spacing w:line="400" w:lineRule="exact"/>
              <w:ind w:firstLineChars="200" w:firstLine="520"/>
              <w:rPr>
                <w:rFonts w:asciiTheme="minorEastAsia" w:eastAsiaTheme="minorEastAsia" w:hAnsiTheme="minorEastAsia"/>
                <w:szCs w:val="24"/>
                <w:rPrChange w:id="4850" w:author="JY0225" w:date="2017-08-24T11:20:00Z">
                  <w:rPr>
                    <w:rFonts w:eastAsiaTheme="minorEastAsia"/>
                  </w:rPr>
                </w:rPrChange>
              </w:rPr>
            </w:pPr>
            <w:r w:rsidRPr="00987564">
              <w:rPr>
                <w:rFonts w:asciiTheme="minorEastAsia" w:eastAsiaTheme="minorEastAsia" w:hAnsiTheme="minorEastAsia"/>
                <w:szCs w:val="24"/>
                <w:rPrChange w:id="4851" w:author="JY0225" w:date="2017-08-24T11:20:00Z">
                  <w:rPr>
                    <w:rFonts w:eastAsiaTheme="minorEastAsia"/>
                  </w:rPr>
                </w:rPrChange>
              </w:rPr>
              <w:t>server_path varchar[100] not null,</w:t>
            </w:r>
            <w:del w:id="4852" w:author="JY0225" w:date="2017-08-24T11:21:00Z">
              <w:r w:rsidR="0008759D" w:rsidRPr="00987564" w:rsidDel="000A11E4">
                <w:rPr>
                  <w:rFonts w:asciiTheme="minorEastAsia" w:eastAsiaTheme="minorEastAsia" w:hAnsiTheme="minorEastAsia"/>
                  <w:szCs w:val="24"/>
                  <w:rPrChange w:id="4853"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854" w:author="JY0225" w:date="2017-08-24T11:20:00Z">
                  <w:rPr>
                    <w:rFonts w:eastAsiaTheme="minorEastAsia"/>
                  </w:rPr>
                </w:rPrChange>
              </w:rPr>
              <w:t>//</w:t>
            </w:r>
            <w:r w:rsidR="0008759D" w:rsidRPr="00987564">
              <w:rPr>
                <w:rFonts w:asciiTheme="minorEastAsia" w:eastAsiaTheme="minorEastAsia" w:hAnsiTheme="minorEastAsia" w:hint="eastAsia"/>
                <w:szCs w:val="24"/>
                <w:rPrChange w:id="4855" w:author="JY0225" w:date="2017-08-24T11:20:00Z">
                  <w:rPr>
                    <w:rFonts w:eastAsiaTheme="minorEastAsia" w:hint="eastAsia"/>
                  </w:rPr>
                </w:rPrChange>
              </w:rPr>
              <w:t>文件在服务器的位置</w:t>
            </w:r>
          </w:p>
          <w:p w14:paraId="2BCE859F" w14:textId="77777777" w:rsidR="009A791B" w:rsidRPr="00987564" w:rsidRDefault="009A791B" w:rsidP="009A791B">
            <w:pPr>
              <w:pStyle w:val="a6"/>
              <w:spacing w:line="400" w:lineRule="exact"/>
              <w:ind w:firstLineChars="200" w:firstLine="520"/>
              <w:rPr>
                <w:rFonts w:asciiTheme="minorEastAsia" w:eastAsiaTheme="minorEastAsia" w:hAnsiTheme="minorEastAsia"/>
                <w:szCs w:val="24"/>
                <w:rPrChange w:id="4856" w:author="JY0225" w:date="2017-08-24T11:20:00Z">
                  <w:rPr>
                    <w:rFonts w:eastAsiaTheme="minorEastAsia"/>
                  </w:rPr>
                </w:rPrChange>
              </w:rPr>
            </w:pPr>
            <w:r w:rsidRPr="00987564">
              <w:rPr>
                <w:rFonts w:asciiTheme="minorEastAsia" w:eastAsiaTheme="minorEastAsia" w:hAnsiTheme="minorEastAsia"/>
                <w:szCs w:val="24"/>
                <w:rPrChange w:id="4857" w:author="JY0225" w:date="2017-08-24T11:20:00Z">
                  <w:rPr>
                    <w:rFonts w:eastAsiaTheme="minorEastAsia"/>
                  </w:rPr>
                </w:rPrChange>
              </w:rPr>
              <w:t>point int not null default 0,</w:t>
            </w:r>
            <w:r w:rsidR="0008759D" w:rsidRPr="00987564">
              <w:rPr>
                <w:rFonts w:asciiTheme="minorEastAsia" w:eastAsiaTheme="minorEastAsia" w:hAnsiTheme="minorEastAsia"/>
                <w:szCs w:val="24"/>
                <w:rPrChange w:id="4858" w:author="JY0225" w:date="2017-08-24T11:20:00Z">
                  <w:rPr>
                    <w:rFonts w:eastAsiaTheme="minorEastAsia"/>
                  </w:rPr>
                </w:rPrChange>
              </w:rPr>
              <w:t xml:space="preserve">         </w:t>
            </w:r>
            <w:del w:id="4859" w:author="JY0225" w:date="2017-08-24T11:21:00Z">
              <w:r w:rsidR="0008759D" w:rsidRPr="00987564" w:rsidDel="000A11E4">
                <w:rPr>
                  <w:rFonts w:asciiTheme="minorEastAsia" w:eastAsiaTheme="minorEastAsia" w:hAnsiTheme="minorEastAsia"/>
                  <w:szCs w:val="24"/>
                  <w:rPrChange w:id="4860"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861" w:author="JY0225" w:date="2017-08-24T11:20:00Z">
                  <w:rPr>
                    <w:rFonts w:eastAsiaTheme="minorEastAsia"/>
                  </w:rPr>
                </w:rPrChange>
              </w:rPr>
              <w:t>//</w:t>
            </w:r>
            <w:r w:rsidR="0008759D" w:rsidRPr="00987564">
              <w:rPr>
                <w:rFonts w:asciiTheme="minorEastAsia" w:eastAsiaTheme="minorEastAsia" w:hAnsiTheme="minorEastAsia" w:hint="eastAsia"/>
                <w:szCs w:val="24"/>
                <w:rPrChange w:id="4862" w:author="JY0225" w:date="2017-08-24T11:20:00Z">
                  <w:rPr>
                    <w:rFonts w:eastAsiaTheme="minorEastAsia" w:hint="eastAsia"/>
                  </w:rPr>
                </w:rPrChange>
              </w:rPr>
              <w:t>断点偏移量</w:t>
            </w:r>
          </w:p>
          <w:p w14:paraId="2CE8EFC4" w14:textId="77777777" w:rsidR="009A791B" w:rsidRPr="00987564" w:rsidRDefault="009A791B" w:rsidP="009A791B">
            <w:pPr>
              <w:pStyle w:val="a6"/>
              <w:spacing w:line="400" w:lineRule="exact"/>
              <w:ind w:firstLineChars="200" w:firstLine="520"/>
              <w:jc w:val="both"/>
              <w:rPr>
                <w:rFonts w:asciiTheme="minorEastAsia" w:eastAsiaTheme="minorEastAsia" w:hAnsiTheme="minorEastAsia"/>
                <w:szCs w:val="24"/>
                <w:rPrChange w:id="4863" w:author="JY0225" w:date="2017-08-24T11:20:00Z">
                  <w:rPr>
                    <w:rFonts w:eastAsiaTheme="minorEastAsia"/>
                  </w:rPr>
                </w:rPrChange>
              </w:rPr>
            </w:pPr>
            <w:r w:rsidRPr="00987564">
              <w:rPr>
                <w:rFonts w:asciiTheme="minorEastAsia" w:eastAsiaTheme="minorEastAsia" w:hAnsiTheme="minorEastAsia"/>
                <w:szCs w:val="24"/>
                <w:rPrChange w:id="4864" w:author="JY0225" w:date="2017-08-24T11:20:00Z">
                  <w:rPr>
                    <w:rFonts w:eastAsiaTheme="minorEastAsia"/>
                  </w:rPr>
                </w:rPrChange>
              </w:rPr>
              <w:t>flag bit not null default 0);</w:t>
            </w:r>
            <w:r w:rsidR="0008759D" w:rsidRPr="00987564">
              <w:rPr>
                <w:rFonts w:asciiTheme="minorEastAsia" w:eastAsiaTheme="minorEastAsia" w:hAnsiTheme="minorEastAsia"/>
                <w:szCs w:val="24"/>
                <w:rPrChange w:id="4865" w:author="JY0225" w:date="2017-08-24T11:20:00Z">
                  <w:rPr>
                    <w:rFonts w:eastAsiaTheme="minorEastAsia"/>
                  </w:rPr>
                </w:rPrChange>
              </w:rPr>
              <w:t xml:space="preserve">       </w:t>
            </w:r>
            <w:del w:id="4866" w:author="JY0225" w:date="2017-08-24T11:21:00Z">
              <w:r w:rsidR="0008759D" w:rsidRPr="00987564" w:rsidDel="000A11E4">
                <w:rPr>
                  <w:rFonts w:asciiTheme="minorEastAsia" w:eastAsiaTheme="minorEastAsia" w:hAnsiTheme="minorEastAsia"/>
                  <w:szCs w:val="24"/>
                  <w:rPrChange w:id="4867"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868" w:author="JY0225" w:date="2017-08-24T11:20:00Z">
                  <w:rPr>
                    <w:rFonts w:eastAsiaTheme="minorEastAsia"/>
                  </w:rPr>
                </w:rPrChange>
              </w:rPr>
              <w:t>//</w:t>
            </w:r>
            <w:r w:rsidR="0008759D" w:rsidRPr="00987564">
              <w:rPr>
                <w:rFonts w:asciiTheme="minorEastAsia" w:eastAsiaTheme="minorEastAsia" w:hAnsiTheme="minorEastAsia" w:hint="eastAsia"/>
                <w:szCs w:val="24"/>
                <w:rPrChange w:id="4869" w:author="JY0225" w:date="2017-08-24T11:20:00Z">
                  <w:rPr>
                    <w:rFonts w:eastAsiaTheme="minorEastAsia" w:hint="eastAsia"/>
                  </w:rPr>
                </w:rPrChange>
              </w:rPr>
              <w:t>标识是否需要断点</w:t>
            </w:r>
          </w:p>
        </w:tc>
      </w:tr>
    </w:tbl>
    <w:p w14:paraId="492C3F70" w14:textId="04B9AAC7" w:rsidR="001B4D5C" w:rsidRDefault="0067145D">
      <w:pPr>
        <w:pStyle w:val="21"/>
        <w:spacing w:line="240" w:lineRule="auto"/>
        <w:pPrChange w:id="4870" w:author="微软用户" w:date="2017-08-18T22:52:00Z">
          <w:pPr>
            <w:pStyle w:val="21"/>
            <w:numPr>
              <w:ilvl w:val="1"/>
              <w:numId w:val="13"/>
            </w:numPr>
            <w:ind w:left="567" w:hanging="567"/>
          </w:pPr>
        </w:pPrChange>
      </w:pPr>
      <w:bookmarkStart w:id="4871" w:name="_Toc491606291"/>
      <w:ins w:id="4872" w:author="微软用户" w:date="2017-08-18T22:52:00Z">
        <w:r>
          <w:rPr>
            <w:rFonts w:hint="eastAsia"/>
          </w:rPr>
          <w:t>4.5</w:t>
        </w:r>
      </w:ins>
      <w:r w:rsidR="001B4D5C">
        <w:rPr>
          <w:rFonts w:hint="eastAsia"/>
        </w:rPr>
        <w:t>系统优化</w:t>
      </w:r>
      <w:ins w:id="4873" w:author="JY0225" w:date="2017-08-23T15:22:00Z">
        <w:r w:rsidR="004A51A1">
          <w:rPr>
            <w:rFonts w:hint="eastAsia"/>
          </w:rPr>
          <w:t>核心</w:t>
        </w:r>
      </w:ins>
      <w:r w:rsidR="001B4D5C">
        <w:rPr>
          <w:rFonts w:hint="eastAsia"/>
        </w:rPr>
        <w:t>接口</w:t>
      </w:r>
      <w:r w:rsidR="001B4D5C">
        <w:t>设计</w:t>
      </w:r>
      <w:bookmarkEnd w:id="4871"/>
    </w:p>
    <w:p w14:paraId="418A7C89" w14:textId="609B1004" w:rsidR="000B587C" w:rsidRPr="00CD1C90" w:rsidRDefault="00204C9D" w:rsidP="008D4279">
      <w:pPr>
        <w:spacing w:line="400" w:lineRule="exact"/>
        <w:ind w:firstLine="420"/>
        <w:rPr>
          <w:rFonts w:asciiTheme="minorEastAsia" w:hAnsiTheme="minorEastAsia"/>
          <w:color w:val="000000" w:themeColor="text1"/>
          <w:sz w:val="24"/>
          <w:szCs w:val="24"/>
          <w:rPrChange w:id="4874"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4875" w:author="JY0225" w:date="2017-08-24T11:22:00Z">
            <w:rPr>
              <w:rFonts w:hint="eastAsia"/>
              <w:color w:val="000000" w:themeColor="text1"/>
              <w:sz w:val="24"/>
            </w:rPr>
          </w:rPrChange>
        </w:rPr>
        <w:t>程序接口是操作系统为用户提供的两类接口之一，编程人员在程序中通过程序接口来请求操作系统提供服务</w:t>
      </w:r>
      <w:del w:id="4876" w:author="微软用户" w:date="2017-08-24T21:28:00Z">
        <w:r w:rsidR="00347F58" w:rsidRPr="00CD1C90" w:rsidDel="00F519BA">
          <w:rPr>
            <w:rFonts w:asciiTheme="minorEastAsia" w:hAnsiTheme="minorEastAsia"/>
            <w:color w:val="000000" w:themeColor="text1"/>
            <w:sz w:val="24"/>
            <w:szCs w:val="24"/>
            <w:vertAlign w:val="superscript"/>
            <w:rPrChange w:id="4877" w:author="JY0225" w:date="2017-08-24T11:22:00Z">
              <w:rPr>
                <w:color w:val="000000" w:themeColor="text1"/>
                <w:vertAlign w:val="superscript"/>
              </w:rPr>
            </w:rPrChange>
          </w:rPr>
          <w:fldChar w:fldCharType="begin"/>
        </w:r>
        <w:r w:rsidR="00347F58" w:rsidRPr="00CD1C90" w:rsidDel="00F519BA">
          <w:rPr>
            <w:rFonts w:asciiTheme="minorEastAsia" w:hAnsiTheme="minorEastAsia"/>
            <w:color w:val="000000" w:themeColor="text1"/>
            <w:sz w:val="24"/>
            <w:szCs w:val="24"/>
            <w:vertAlign w:val="superscript"/>
            <w:rPrChange w:id="4878" w:author="JY0225" w:date="2017-08-24T11:22:00Z">
              <w:rPr>
                <w:color w:val="000000" w:themeColor="text1"/>
                <w:vertAlign w:val="superscript"/>
              </w:rPr>
            </w:rPrChange>
          </w:rPr>
          <w:delInstrText xml:space="preserve"> REF _Ref489794879 \r \h </w:delInstrText>
        </w:r>
        <w:r w:rsidR="00CD1C90" w:rsidRPr="00CD1C90" w:rsidDel="00F519BA">
          <w:rPr>
            <w:rFonts w:asciiTheme="minorEastAsia" w:hAnsiTheme="minorEastAsia"/>
            <w:color w:val="000000" w:themeColor="text1"/>
            <w:sz w:val="24"/>
            <w:szCs w:val="24"/>
            <w:vertAlign w:val="superscript"/>
            <w:rPrChange w:id="4879" w:author="JY0225" w:date="2017-08-24T11:22:00Z">
              <w:rPr>
                <w:color w:val="000000" w:themeColor="text1"/>
                <w:sz w:val="24"/>
                <w:szCs w:val="24"/>
                <w:vertAlign w:val="superscript"/>
              </w:rPr>
            </w:rPrChange>
          </w:rPr>
          <w:delInstrText xml:space="preserve"> \* MERGEFORMAT </w:delInstrText>
        </w:r>
        <w:r w:rsidR="00347F58" w:rsidRPr="00CD1C90" w:rsidDel="00F519BA">
          <w:rPr>
            <w:rFonts w:asciiTheme="minorEastAsia" w:hAnsiTheme="minorEastAsia"/>
            <w:color w:val="000000" w:themeColor="text1"/>
            <w:sz w:val="24"/>
            <w:szCs w:val="24"/>
            <w:vertAlign w:val="superscript"/>
            <w:rPrChange w:id="4880" w:author="JY0225" w:date="2017-08-24T11:22:00Z">
              <w:rPr>
                <w:rFonts w:asciiTheme="minorEastAsia" w:hAnsiTheme="minorEastAsia"/>
                <w:color w:val="000000" w:themeColor="text1"/>
                <w:sz w:val="24"/>
                <w:szCs w:val="24"/>
                <w:vertAlign w:val="superscript"/>
              </w:rPr>
            </w:rPrChange>
          </w:rPr>
        </w:r>
        <w:r w:rsidR="00347F58" w:rsidRPr="00CD1C90" w:rsidDel="00F519BA">
          <w:rPr>
            <w:rFonts w:asciiTheme="minorEastAsia" w:hAnsiTheme="minorEastAsia"/>
            <w:color w:val="000000" w:themeColor="text1"/>
            <w:sz w:val="24"/>
            <w:szCs w:val="24"/>
            <w:vertAlign w:val="superscript"/>
            <w:rPrChange w:id="4881" w:author="JY0225" w:date="2017-08-24T11:22:00Z">
              <w:rPr>
                <w:color w:val="000000" w:themeColor="text1"/>
                <w:vertAlign w:val="superscript"/>
              </w:rPr>
            </w:rPrChange>
          </w:rPr>
          <w:fldChar w:fldCharType="separate"/>
        </w:r>
        <w:r w:rsidR="008E2759" w:rsidRPr="00CD1C90" w:rsidDel="00F519BA">
          <w:rPr>
            <w:rFonts w:asciiTheme="minorEastAsia" w:hAnsiTheme="minorEastAsia"/>
            <w:color w:val="000000" w:themeColor="text1"/>
            <w:sz w:val="24"/>
            <w:szCs w:val="24"/>
            <w:vertAlign w:val="superscript"/>
            <w:rPrChange w:id="4882" w:author="JY0225" w:date="2017-08-24T11:22:00Z">
              <w:rPr>
                <w:color w:val="000000" w:themeColor="text1"/>
                <w:vertAlign w:val="superscript"/>
              </w:rPr>
            </w:rPrChange>
          </w:rPr>
          <w:delText>[36]</w:delText>
        </w:r>
        <w:r w:rsidR="00347F58" w:rsidRPr="00CD1C90" w:rsidDel="00F519BA">
          <w:rPr>
            <w:rFonts w:asciiTheme="minorEastAsia" w:hAnsiTheme="minorEastAsia"/>
            <w:color w:val="000000" w:themeColor="text1"/>
            <w:sz w:val="24"/>
            <w:szCs w:val="24"/>
            <w:vertAlign w:val="superscript"/>
            <w:rPrChange w:id="4883" w:author="JY0225" w:date="2017-08-24T11:22:00Z">
              <w:rPr>
                <w:color w:val="000000" w:themeColor="text1"/>
                <w:vertAlign w:val="superscript"/>
              </w:rPr>
            </w:rPrChange>
          </w:rPr>
          <w:fldChar w:fldCharType="end"/>
        </w:r>
      </w:del>
      <w:ins w:id="4884" w:author="微软用户" w:date="2017-08-24T22:08:00Z">
        <w:r w:rsidR="004C52E1">
          <w:rPr>
            <w:rFonts w:asciiTheme="minorEastAsia" w:hAnsiTheme="minorEastAsia"/>
            <w:color w:val="000000" w:themeColor="text1"/>
            <w:sz w:val="24"/>
            <w:szCs w:val="24"/>
            <w:vertAlign w:val="superscript"/>
          </w:rPr>
          <w:fldChar w:fldCharType="begin"/>
        </w:r>
        <w:r w:rsidR="004C52E1">
          <w:rPr>
            <w:rFonts w:asciiTheme="minorEastAsia" w:hAnsiTheme="minorEastAsia"/>
            <w:color w:val="000000" w:themeColor="text1"/>
            <w:sz w:val="24"/>
            <w:szCs w:val="24"/>
            <w:vertAlign w:val="superscript"/>
          </w:rPr>
          <w:instrText xml:space="preserve"> REF _Ref489794879 \r \h </w:instrText>
        </w:r>
      </w:ins>
      <w:r w:rsidR="004C52E1">
        <w:rPr>
          <w:rFonts w:asciiTheme="minorEastAsia" w:hAnsiTheme="minorEastAsia"/>
          <w:color w:val="000000" w:themeColor="text1"/>
          <w:sz w:val="24"/>
          <w:szCs w:val="24"/>
          <w:vertAlign w:val="superscript"/>
        </w:rPr>
      </w:r>
      <w:r w:rsidR="004C52E1">
        <w:rPr>
          <w:rFonts w:asciiTheme="minorEastAsia" w:hAnsiTheme="minorEastAsia"/>
          <w:color w:val="000000" w:themeColor="text1"/>
          <w:sz w:val="24"/>
          <w:szCs w:val="24"/>
          <w:vertAlign w:val="superscript"/>
        </w:rPr>
        <w:fldChar w:fldCharType="separate"/>
      </w:r>
      <w:ins w:id="4885" w:author="微软用户" w:date="2017-08-24T22:18:00Z">
        <w:r w:rsidR="00C56CDB">
          <w:rPr>
            <w:rFonts w:asciiTheme="minorEastAsia" w:hAnsiTheme="minorEastAsia"/>
            <w:color w:val="000000" w:themeColor="text1"/>
            <w:sz w:val="24"/>
            <w:szCs w:val="24"/>
            <w:vertAlign w:val="superscript"/>
          </w:rPr>
          <w:t>[34]</w:t>
        </w:r>
      </w:ins>
      <w:ins w:id="4886" w:author="微软用户" w:date="2017-08-24T22:08:00Z">
        <w:r w:rsidR="004C52E1">
          <w:rPr>
            <w:rFonts w:asciiTheme="minorEastAsia" w:hAnsiTheme="minorEastAsia"/>
            <w:color w:val="000000" w:themeColor="text1"/>
            <w:sz w:val="24"/>
            <w:szCs w:val="24"/>
            <w:vertAlign w:val="superscript"/>
          </w:rPr>
          <w:fldChar w:fldCharType="end"/>
        </w:r>
      </w:ins>
      <w:r w:rsidRPr="00CD1C90">
        <w:rPr>
          <w:rFonts w:asciiTheme="minorEastAsia" w:hAnsiTheme="minorEastAsia" w:hint="eastAsia"/>
          <w:color w:val="000000" w:themeColor="text1"/>
          <w:sz w:val="24"/>
          <w:szCs w:val="24"/>
          <w:rPrChange w:id="4887" w:author="JY0225" w:date="2017-08-24T11:22:00Z">
            <w:rPr>
              <w:rFonts w:hint="eastAsia"/>
              <w:color w:val="000000" w:themeColor="text1"/>
              <w:sz w:val="24"/>
            </w:rPr>
          </w:rPrChange>
        </w:rPr>
        <w:t>。</w:t>
      </w:r>
      <w:r w:rsidR="00E4327E" w:rsidRPr="00CD1C90">
        <w:rPr>
          <w:rFonts w:asciiTheme="minorEastAsia" w:hAnsiTheme="minorEastAsia" w:hint="eastAsia"/>
          <w:color w:val="000000" w:themeColor="text1"/>
          <w:sz w:val="24"/>
          <w:szCs w:val="24"/>
          <w:rPrChange w:id="4888" w:author="JY0225" w:date="2017-08-24T11:22:00Z">
            <w:rPr>
              <w:rFonts w:hint="eastAsia"/>
              <w:color w:val="000000" w:themeColor="text1"/>
              <w:sz w:val="24"/>
            </w:rPr>
          </w:rPrChange>
        </w:rPr>
        <w:t>现有</w:t>
      </w:r>
      <w:r w:rsidR="00223B44" w:rsidRPr="00CD1C90">
        <w:rPr>
          <w:rFonts w:asciiTheme="minorEastAsia" w:hAnsiTheme="minorEastAsia" w:hint="eastAsia"/>
          <w:color w:val="000000" w:themeColor="text1"/>
          <w:sz w:val="24"/>
          <w:szCs w:val="24"/>
          <w:rPrChange w:id="4889" w:author="JY0225" w:date="2017-08-24T11:22:00Z">
            <w:rPr>
              <w:rFonts w:hint="eastAsia"/>
              <w:color w:val="000000" w:themeColor="text1"/>
              <w:sz w:val="24"/>
            </w:rPr>
          </w:rPrChange>
        </w:rPr>
        <w:t>的中间件系统为用户提供了大量的接口，满足了用户使用云</w:t>
      </w:r>
      <w:r w:rsidR="00476838" w:rsidRPr="00CD1C90">
        <w:rPr>
          <w:rFonts w:asciiTheme="minorEastAsia" w:hAnsiTheme="minorEastAsia" w:hint="eastAsia"/>
          <w:color w:val="000000" w:themeColor="text1"/>
          <w:sz w:val="24"/>
          <w:szCs w:val="24"/>
          <w:rPrChange w:id="4890" w:author="JY0225" w:date="2017-08-24T11:22:00Z">
            <w:rPr>
              <w:rFonts w:hint="eastAsia"/>
              <w:color w:val="000000" w:themeColor="text1"/>
              <w:sz w:val="24"/>
            </w:rPr>
          </w:rPrChange>
        </w:rPr>
        <w:t>备份</w:t>
      </w:r>
      <w:r w:rsidR="00223B44" w:rsidRPr="00CD1C90">
        <w:rPr>
          <w:rFonts w:asciiTheme="minorEastAsia" w:hAnsiTheme="minorEastAsia" w:hint="eastAsia"/>
          <w:color w:val="000000" w:themeColor="text1"/>
          <w:sz w:val="24"/>
          <w:szCs w:val="24"/>
          <w:rPrChange w:id="4891" w:author="JY0225" w:date="2017-08-24T11:22:00Z">
            <w:rPr>
              <w:rFonts w:hint="eastAsia"/>
              <w:color w:val="000000" w:themeColor="text1"/>
              <w:sz w:val="24"/>
            </w:rPr>
          </w:rPrChange>
        </w:rPr>
        <w:t>服务的基本功能。</w:t>
      </w:r>
      <w:r w:rsidR="009D7AD0" w:rsidRPr="00CD1C90">
        <w:rPr>
          <w:rFonts w:asciiTheme="minorEastAsia" w:hAnsiTheme="minorEastAsia" w:hint="eastAsia"/>
          <w:color w:val="000000" w:themeColor="text1"/>
          <w:sz w:val="24"/>
          <w:szCs w:val="24"/>
          <w:rPrChange w:id="4892" w:author="JY0225" w:date="2017-08-24T11:22:00Z">
            <w:rPr>
              <w:rFonts w:hint="eastAsia"/>
              <w:color w:val="000000" w:themeColor="text1"/>
              <w:sz w:val="24"/>
            </w:rPr>
          </w:rPrChange>
        </w:rPr>
        <w:t>优化后的中间件系统为用户提供了更多的</w:t>
      </w:r>
      <w:r w:rsidR="00FA3BF8" w:rsidRPr="00CD1C90">
        <w:rPr>
          <w:rFonts w:asciiTheme="minorEastAsia" w:hAnsiTheme="minorEastAsia" w:hint="eastAsia"/>
          <w:color w:val="000000" w:themeColor="text1"/>
          <w:sz w:val="24"/>
          <w:szCs w:val="24"/>
          <w:rPrChange w:id="4893" w:author="JY0225" w:date="2017-08-24T11:22:00Z">
            <w:rPr>
              <w:rFonts w:hint="eastAsia"/>
              <w:color w:val="000000" w:themeColor="text1"/>
              <w:sz w:val="24"/>
            </w:rPr>
          </w:rPrChange>
        </w:rPr>
        <w:t>高级功能，这些功能都是以接口的形式呈现给用户和开发人员，下面</w:t>
      </w:r>
      <w:r w:rsidR="009D7AD0" w:rsidRPr="00CD1C90">
        <w:rPr>
          <w:rFonts w:asciiTheme="minorEastAsia" w:hAnsiTheme="minorEastAsia" w:hint="eastAsia"/>
          <w:color w:val="000000" w:themeColor="text1"/>
          <w:sz w:val="24"/>
          <w:szCs w:val="24"/>
          <w:rPrChange w:id="4894" w:author="JY0225" w:date="2017-08-24T11:22:00Z">
            <w:rPr>
              <w:rFonts w:hint="eastAsia"/>
              <w:color w:val="000000" w:themeColor="text1"/>
              <w:sz w:val="24"/>
            </w:rPr>
          </w:rPrChange>
        </w:rPr>
        <w:t>将从函数原型、功能、参数说明、返回值说明、使用方法这五个方面，对优化后提供的接口进行详细的阐述。</w:t>
      </w:r>
    </w:p>
    <w:p w14:paraId="78D86D3B" w14:textId="77777777" w:rsidR="00F72E11" w:rsidRDefault="00F72E11" w:rsidP="00F72E11">
      <w:pPr>
        <w:pStyle w:val="31"/>
      </w:pPr>
      <w:bookmarkStart w:id="4895" w:name="_Toc491606292"/>
      <w:r>
        <w:t xml:space="preserve">4.5.1 </w:t>
      </w:r>
      <w:r>
        <w:rPr>
          <w:rFonts w:hint="eastAsia"/>
        </w:rPr>
        <w:t>持久会话管理接口设计</w:t>
      </w:r>
      <w:bookmarkEnd w:id="4895"/>
    </w:p>
    <w:p w14:paraId="21E36BFE" w14:textId="77777777" w:rsidR="00F72E11" w:rsidRPr="00CD1C90" w:rsidRDefault="000F0B50">
      <w:pPr>
        <w:spacing w:line="400" w:lineRule="exact"/>
        <w:ind w:firstLine="420"/>
        <w:rPr>
          <w:rFonts w:asciiTheme="minorEastAsia" w:hAnsiTheme="minorEastAsia"/>
          <w:color w:val="000000" w:themeColor="text1"/>
          <w:sz w:val="24"/>
          <w:szCs w:val="24"/>
          <w:rPrChange w:id="4896" w:author="JY0225" w:date="2017-08-24T11:22:00Z">
            <w:rPr>
              <w:color w:val="000000" w:themeColor="text1"/>
              <w:sz w:val="24"/>
            </w:rPr>
          </w:rPrChange>
        </w:rPr>
        <w:pPrChange w:id="4897" w:author="JY0225" w:date="2017-08-23T15:15:00Z">
          <w:pPr>
            <w:spacing w:line="400" w:lineRule="exact"/>
          </w:pPr>
        </w:pPrChange>
      </w:pPr>
      <w:r w:rsidRPr="00CD1C90">
        <w:rPr>
          <w:rFonts w:asciiTheme="minorEastAsia" w:hAnsiTheme="minorEastAsia"/>
          <w:color w:val="000000" w:themeColor="text1"/>
          <w:sz w:val="24"/>
          <w:szCs w:val="24"/>
          <w:rPrChange w:id="4898" w:author="JY0225" w:date="2017-08-24T11:22:00Z">
            <w:rPr>
              <w:color w:val="000000" w:themeColor="text1"/>
              <w:sz w:val="24"/>
            </w:rPr>
          </w:rPrChange>
        </w:rPr>
        <w:t>1</w:t>
      </w:r>
      <w:r w:rsidRPr="00CD1C90">
        <w:rPr>
          <w:rFonts w:asciiTheme="minorEastAsia" w:hAnsiTheme="minorEastAsia" w:hint="eastAsia"/>
          <w:color w:val="000000" w:themeColor="text1"/>
          <w:sz w:val="24"/>
          <w:szCs w:val="24"/>
          <w:rPrChange w:id="4899" w:author="JY0225" w:date="2017-08-24T11:22:00Z">
            <w:rPr>
              <w:rFonts w:hint="eastAsia"/>
              <w:color w:val="000000" w:themeColor="text1"/>
              <w:sz w:val="24"/>
            </w:rPr>
          </w:rPrChange>
        </w:rPr>
        <w:t>）</w:t>
      </w:r>
      <w:r w:rsidR="00903F64" w:rsidRPr="00CD1C90">
        <w:rPr>
          <w:rFonts w:asciiTheme="minorEastAsia" w:hAnsiTheme="minorEastAsia" w:hint="eastAsia"/>
          <w:color w:val="000000" w:themeColor="text1"/>
          <w:sz w:val="24"/>
          <w:szCs w:val="24"/>
          <w:rPrChange w:id="4900" w:author="JY0225" w:date="2017-08-24T11:22:00Z">
            <w:rPr>
              <w:rFonts w:hint="eastAsia"/>
              <w:color w:val="000000" w:themeColor="text1"/>
              <w:sz w:val="24"/>
            </w:rPr>
          </w:rPrChange>
        </w:rPr>
        <w:t>新增会话</w:t>
      </w:r>
    </w:p>
    <w:tbl>
      <w:tblPr>
        <w:tblStyle w:val="aa"/>
        <w:tblW w:w="0" w:type="auto"/>
        <w:tblLook w:val="04A0" w:firstRow="1" w:lastRow="0" w:firstColumn="1" w:lastColumn="0" w:noHBand="0" w:noVBand="1"/>
      </w:tblPr>
      <w:tblGrid>
        <w:gridCol w:w="1660"/>
        <w:gridCol w:w="1660"/>
        <w:gridCol w:w="4982"/>
      </w:tblGrid>
      <w:tr w:rsidR="00376C44" w:rsidRPr="00CD1C90" w14:paraId="638D0018" w14:textId="77777777" w:rsidTr="00EF2128">
        <w:tc>
          <w:tcPr>
            <w:tcW w:w="1660" w:type="dxa"/>
          </w:tcPr>
          <w:p w14:paraId="2CB2B6FB" w14:textId="77777777" w:rsidR="00376C44" w:rsidRPr="005C6C13" w:rsidRDefault="00376C44" w:rsidP="000B587C">
            <w:pPr>
              <w:spacing w:line="400" w:lineRule="exact"/>
              <w:rPr>
                <w:rFonts w:ascii="Times New Roman" w:hAnsi="Times New Roman" w:cs="Times New Roman"/>
                <w:sz w:val="24"/>
                <w:szCs w:val="24"/>
                <w:rPrChange w:id="4901" w:author="微软用户" w:date="2017-08-24T15:32:00Z">
                  <w:rPr>
                    <w:color w:val="000000" w:themeColor="text1"/>
                    <w:sz w:val="24"/>
                  </w:rPr>
                </w:rPrChange>
              </w:rPr>
            </w:pPr>
            <w:r w:rsidRPr="005C6C13">
              <w:rPr>
                <w:rFonts w:ascii="Times New Roman" w:hAnsi="Times New Roman" w:cs="Times New Roman" w:hint="eastAsia"/>
                <w:sz w:val="24"/>
                <w:szCs w:val="24"/>
                <w:rPrChange w:id="4902" w:author="微软用户" w:date="2017-08-24T15:32:00Z">
                  <w:rPr>
                    <w:rFonts w:hint="eastAsia"/>
                    <w:color w:val="000000" w:themeColor="text1"/>
                    <w:sz w:val="24"/>
                  </w:rPr>
                </w:rPrChange>
              </w:rPr>
              <w:lastRenderedPageBreak/>
              <w:t>接口编号</w:t>
            </w:r>
          </w:p>
        </w:tc>
        <w:tc>
          <w:tcPr>
            <w:tcW w:w="1660" w:type="dxa"/>
          </w:tcPr>
          <w:p w14:paraId="5F228E81" w14:textId="77777777" w:rsidR="00376C44" w:rsidRPr="005C6C13" w:rsidRDefault="00376C44" w:rsidP="000B587C">
            <w:pPr>
              <w:spacing w:line="400" w:lineRule="exact"/>
              <w:rPr>
                <w:rFonts w:ascii="Times New Roman" w:hAnsi="Times New Roman" w:cs="Times New Roman"/>
                <w:sz w:val="24"/>
                <w:szCs w:val="24"/>
                <w:rPrChange w:id="4903" w:author="微软用户" w:date="2017-08-24T15:32:00Z">
                  <w:rPr>
                    <w:color w:val="000000" w:themeColor="text1"/>
                    <w:sz w:val="24"/>
                  </w:rPr>
                </w:rPrChange>
              </w:rPr>
            </w:pPr>
            <w:r w:rsidRPr="005C6C13">
              <w:rPr>
                <w:rFonts w:ascii="Times New Roman" w:hAnsi="Times New Roman" w:cs="Times New Roman" w:hint="eastAsia"/>
                <w:sz w:val="24"/>
                <w:szCs w:val="24"/>
                <w:rPrChange w:id="4904" w:author="微软用户" w:date="2017-08-24T15:32:00Z">
                  <w:rPr>
                    <w:rFonts w:hint="eastAsia"/>
                    <w:color w:val="000000" w:themeColor="text1"/>
                    <w:sz w:val="24"/>
                  </w:rPr>
                </w:rPrChange>
              </w:rPr>
              <w:t>接口名称</w:t>
            </w:r>
          </w:p>
        </w:tc>
        <w:tc>
          <w:tcPr>
            <w:tcW w:w="4982" w:type="dxa"/>
          </w:tcPr>
          <w:p w14:paraId="4BC1C41A" w14:textId="77777777" w:rsidR="00376C44" w:rsidRPr="005C6C13" w:rsidRDefault="00376C44" w:rsidP="000B587C">
            <w:pPr>
              <w:spacing w:line="400" w:lineRule="exact"/>
              <w:rPr>
                <w:rFonts w:ascii="Times New Roman" w:hAnsi="Times New Roman" w:cs="Times New Roman"/>
                <w:sz w:val="24"/>
                <w:szCs w:val="24"/>
                <w:rPrChange w:id="4905" w:author="微软用户" w:date="2017-08-24T15:32:00Z">
                  <w:rPr>
                    <w:color w:val="000000" w:themeColor="text1"/>
                    <w:sz w:val="24"/>
                  </w:rPr>
                </w:rPrChange>
              </w:rPr>
            </w:pPr>
            <w:r w:rsidRPr="005C6C13">
              <w:rPr>
                <w:rFonts w:ascii="Times New Roman" w:hAnsi="Times New Roman" w:cs="Times New Roman" w:hint="eastAsia"/>
                <w:sz w:val="24"/>
                <w:szCs w:val="24"/>
                <w:rPrChange w:id="4906" w:author="微软用户" w:date="2017-08-24T15:32:00Z">
                  <w:rPr>
                    <w:rFonts w:hint="eastAsia"/>
                    <w:color w:val="000000" w:themeColor="text1"/>
                    <w:sz w:val="24"/>
                  </w:rPr>
                </w:rPrChange>
              </w:rPr>
              <w:t>新增会话</w:t>
            </w:r>
          </w:p>
        </w:tc>
      </w:tr>
      <w:tr w:rsidR="00376C44" w:rsidRPr="00CD1C90" w14:paraId="6F592864" w14:textId="77777777" w:rsidTr="00EF2128">
        <w:tc>
          <w:tcPr>
            <w:tcW w:w="1660" w:type="dxa"/>
            <w:vMerge w:val="restart"/>
          </w:tcPr>
          <w:p w14:paraId="33499314" w14:textId="77777777" w:rsidR="00376C44" w:rsidRPr="005C6C13" w:rsidRDefault="00376C44" w:rsidP="000B587C">
            <w:pPr>
              <w:spacing w:line="400" w:lineRule="exact"/>
              <w:rPr>
                <w:rFonts w:ascii="Times New Roman" w:hAnsi="Times New Roman" w:cs="Times New Roman"/>
                <w:sz w:val="24"/>
                <w:szCs w:val="24"/>
                <w:rPrChange w:id="4907" w:author="微软用户" w:date="2017-08-24T15:32:00Z">
                  <w:rPr>
                    <w:color w:val="000000" w:themeColor="text1"/>
                    <w:sz w:val="24"/>
                  </w:rPr>
                </w:rPrChange>
              </w:rPr>
            </w:pPr>
            <w:r w:rsidRPr="005C6C13">
              <w:rPr>
                <w:rFonts w:ascii="Times New Roman" w:hAnsi="Times New Roman" w:cs="Times New Roman"/>
                <w:sz w:val="24"/>
                <w:szCs w:val="24"/>
                <w:rPrChange w:id="4908" w:author="微软用户" w:date="2017-08-24T15:32:00Z">
                  <w:rPr>
                    <w:color w:val="000000" w:themeColor="text1"/>
                    <w:sz w:val="24"/>
                  </w:rPr>
                </w:rPrChange>
              </w:rPr>
              <w:t>Cloud-Opt-01</w:t>
            </w:r>
          </w:p>
        </w:tc>
        <w:tc>
          <w:tcPr>
            <w:tcW w:w="1660" w:type="dxa"/>
          </w:tcPr>
          <w:p w14:paraId="289C317F" w14:textId="77777777" w:rsidR="00376C44" w:rsidRPr="005C6C13" w:rsidRDefault="00376C44" w:rsidP="000B587C">
            <w:pPr>
              <w:spacing w:line="400" w:lineRule="exact"/>
              <w:rPr>
                <w:rFonts w:ascii="Times New Roman" w:hAnsi="Times New Roman" w:cs="Times New Roman"/>
                <w:sz w:val="24"/>
                <w:szCs w:val="24"/>
                <w:rPrChange w:id="4909" w:author="微软用户" w:date="2017-08-24T15:32:00Z">
                  <w:rPr>
                    <w:color w:val="000000" w:themeColor="text1"/>
                    <w:sz w:val="24"/>
                  </w:rPr>
                </w:rPrChange>
              </w:rPr>
            </w:pPr>
            <w:r w:rsidRPr="005C6C13">
              <w:rPr>
                <w:rFonts w:ascii="Times New Roman" w:hAnsi="Times New Roman" w:cs="Times New Roman" w:hint="eastAsia"/>
                <w:sz w:val="24"/>
                <w:szCs w:val="24"/>
                <w:rPrChange w:id="4910" w:author="微软用户" w:date="2017-08-24T15:32:00Z">
                  <w:rPr>
                    <w:rFonts w:hint="eastAsia"/>
                    <w:color w:val="000000" w:themeColor="text1"/>
                    <w:sz w:val="24"/>
                  </w:rPr>
                </w:rPrChange>
              </w:rPr>
              <w:t>接口原型</w:t>
            </w:r>
          </w:p>
        </w:tc>
        <w:tc>
          <w:tcPr>
            <w:tcW w:w="4982" w:type="dxa"/>
          </w:tcPr>
          <w:p w14:paraId="0B2396B4" w14:textId="77777777" w:rsidR="00376C44" w:rsidRPr="005C6C13" w:rsidRDefault="00376C44" w:rsidP="000B587C">
            <w:pPr>
              <w:spacing w:line="400" w:lineRule="exact"/>
              <w:rPr>
                <w:rFonts w:ascii="Times New Roman" w:hAnsi="Times New Roman" w:cs="Times New Roman"/>
                <w:sz w:val="24"/>
                <w:szCs w:val="24"/>
                <w:rPrChange w:id="4911" w:author="微软用户" w:date="2017-08-24T15:32:00Z">
                  <w:rPr>
                    <w:color w:val="000000" w:themeColor="text1"/>
                    <w:sz w:val="24"/>
                  </w:rPr>
                </w:rPrChange>
              </w:rPr>
            </w:pPr>
            <w:r w:rsidRPr="005C6C13">
              <w:rPr>
                <w:rFonts w:ascii="Times New Roman" w:hAnsi="Times New Roman" w:cs="Times New Roman"/>
                <w:sz w:val="24"/>
                <w:szCs w:val="24"/>
                <w:rPrChange w:id="4912" w:author="微软用户" w:date="2017-08-24T15:32:00Z">
                  <w:rPr>
                    <w:color w:val="000000" w:themeColor="text1"/>
                    <w:sz w:val="24"/>
                  </w:rPr>
                </w:rPrChange>
              </w:rPr>
              <w:t>bool add_session(String request, String userid)</w:t>
            </w:r>
          </w:p>
        </w:tc>
      </w:tr>
      <w:tr w:rsidR="00376C44" w:rsidRPr="00CD1C90" w14:paraId="1D655CE5" w14:textId="77777777" w:rsidTr="00EF2128">
        <w:tc>
          <w:tcPr>
            <w:tcW w:w="1660" w:type="dxa"/>
            <w:vMerge/>
          </w:tcPr>
          <w:p w14:paraId="4A6F7C96" w14:textId="77777777" w:rsidR="00376C44" w:rsidRPr="005C6C13" w:rsidRDefault="00376C44" w:rsidP="000B587C">
            <w:pPr>
              <w:spacing w:line="400" w:lineRule="exact"/>
              <w:rPr>
                <w:rFonts w:ascii="Times New Roman" w:hAnsi="Times New Roman" w:cs="Times New Roman"/>
                <w:sz w:val="24"/>
                <w:szCs w:val="24"/>
                <w:rPrChange w:id="4913" w:author="微软用户" w:date="2017-08-24T15:32:00Z">
                  <w:rPr>
                    <w:color w:val="000000" w:themeColor="text1"/>
                    <w:sz w:val="24"/>
                  </w:rPr>
                </w:rPrChange>
              </w:rPr>
            </w:pPr>
          </w:p>
        </w:tc>
        <w:tc>
          <w:tcPr>
            <w:tcW w:w="1660" w:type="dxa"/>
          </w:tcPr>
          <w:p w14:paraId="320B74DD" w14:textId="77777777" w:rsidR="00376C44" w:rsidRPr="005C6C13" w:rsidRDefault="00376C44" w:rsidP="000B587C">
            <w:pPr>
              <w:spacing w:line="400" w:lineRule="exact"/>
              <w:rPr>
                <w:rFonts w:ascii="Times New Roman" w:hAnsi="Times New Roman" w:cs="Times New Roman"/>
                <w:sz w:val="24"/>
                <w:szCs w:val="24"/>
                <w:rPrChange w:id="4914" w:author="微软用户" w:date="2017-08-24T15:32:00Z">
                  <w:rPr>
                    <w:color w:val="000000" w:themeColor="text1"/>
                    <w:sz w:val="24"/>
                  </w:rPr>
                </w:rPrChange>
              </w:rPr>
            </w:pPr>
            <w:r w:rsidRPr="005C6C13">
              <w:rPr>
                <w:rFonts w:ascii="Times New Roman" w:hAnsi="Times New Roman" w:cs="Times New Roman" w:hint="eastAsia"/>
                <w:sz w:val="24"/>
                <w:szCs w:val="24"/>
                <w:rPrChange w:id="4915" w:author="微软用户" w:date="2017-08-24T15:32:00Z">
                  <w:rPr>
                    <w:rFonts w:hint="eastAsia"/>
                    <w:color w:val="000000" w:themeColor="text1"/>
                    <w:sz w:val="24"/>
                  </w:rPr>
                </w:rPrChange>
              </w:rPr>
              <w:t>接口参数</w:t>
            </w:r>
          </w:p>
        </w:tc>
        <w:tc>
          <w:tcPr>
            <w:tcW w:w="4982" w:type="dxa"/>
          </w:tcPr>
          <w:p w14:paraId="7C8F0B1D" w14:textId="77777777" w:rsidR="00376C44" w:rsidRPr="005C6C13" w:rsidRDefault="001A7E29" w:rsidP="00376C44">
            <w:pPr>
              <w:spacing w:line="400" w:lineRule="exact"/>
              <w:rPr>
                <w:rFonts w:ascii="Times New Roman" w:hAnsi="Times New Roman" w:cs="Times New Roman"/>
                <w:sz w:val="24"/>
                <w:szCs w:val="24"/>
                <w:rPrChange w:id="4916" w:author="微软用户" w:date="2017-08-24T15:32:00Z">
                  <w:rPr>
                    <w:color w:val="000000" w:themeColor="text1"/>
                    <w:sz w:val="24"/>
                  </w:rPr>
                </w:rPrChange>
              </w:rPr>
            </w:pPr>
            <w:r w:rsidRPr="005C6C13">
              <w:rPr>
                <w:rFonts w:ascii="Times New Roman" w:hAnsi="Times New Roman" w:cs="Times New Roman"/>
                <w:sz w:val="24"/>
                <w:szCs w:val="24"/>
                <w:rPrChange w:id="4917" w:author="微软用户" w:date="2017-08-24T15:32:00Z">
                  <w:rPr>
                    <w:color w:val="000000" w:themeColor="text1"/>
                    <w:sz w:val="24"/>
                  </w:rPr>
                </w:rPrChange>
              </w:rPr>
              <w:t>r</w:t>
            </w:r>
            <w:r w:rsidR="00376C44" w:rsidRPr="005C6C13">
              <w:rPr>
                <w:rFonts w:ascii="Times New Roman" w:hAnsi="Times New Roman" w:cs="Times New Roman"/>
                <w:sz w:val="24"/>
                <w:szCs w:val="24"/>
                <w:rPrChange w:id="4918" w:author="微软用户" w:date="2017-08-24T15:32:00Z">
                  <w:rPr>
                    <w:color w:val="000000" w:themeColor="text1"/>
                    <w:sz w:val="24"/>
                  </w:rPr>
                </w:rPrChange>
              </w:rPr>
              <w:t>equest</w:t>
            </w:r>
            <w:r w:rsidR="00135E07" w:rsidRPr="005C6C13">
              <w:rPr>
                <w:rFonts w:ascii="Times New Roman" w:hAnsi="Times New Roman" w:cs="Times New Roman" w:hint="eastAsia"/>
                <w:sz w:val="24"/>
                <w:szCs w:val="24"/>
                <w:rPrChange w:id="4919" w:author="微软用户" w:date="2017-08-24T15:32:00Z">
                  <w:rPr>
                    <w:rFonts w:hint="eastAsia"/>
                    <w:color w:val="000000" w:themeColor="text1"/>
                    <w:sz w:val="24"/>
                  </w:rPr>
                </w:rPrChange>
              </w:rPr>
              <w:t>：</w:t>
            </w:r>
            <w:r w:rsidR="00376C44" w:rsidRPr="005C6C13">
              <w:rPr>
                <w:rFonts w:ascii="Times New Roman" w:hAnsi="Times New Roman" w:cs="Times New Roman" w:hint="eastAsia"/>
                <w:sz w:val="24"/>
                <w:szCs w:val="24"/>
                <w:rPrChange w:id="4920" w:author="微软用户" w:date="2017-08-24T15:32:00Z">
                  <w:rPr>
                    <w:rFonts w:hint="eastAsia"/>
                    <w:color w:val="000000" w:themeColor="text1"/>
                    <w:sz w:val="24"/>
                  </w:rPr>
                </w:rPrChange>
              </w:rPr>
              <w:t>用户请求</w:t>
            </w:r>
          </w:p>
          <w:p w14:paraId="16AA46A8" w14:textId="77777777" w:rsidR="00376C44" w:rsidRPr="005C6C13" w:rsidRDefault="00376C44" w:rsidP="000B587C">
            <w:pPr>
              <w:spacing w:line="400" w:lineRule="exact"/>
              <w:rPr>
                <w:rFonts w:ascii="Times New Roman" w:hAnsi="Times New Roman" w:cs="Times New Roman"/>
                <w:sz w:val="24"/>
                <w:szCs w:val="24"/>
                <w:rPrChange w:id="4921" w:author="微软用户" w:date="2017-08-24T15:32:00Z">
                  <w:rPr>
                    <w:color w:val="000000" w:themeColor="text1"/>
                    <w:sz w:val="24"/>
                  </w:rPr>
                </w:rPrChange>
              </w:rPr>
            </w:pPr>
            <w:r w:rsidRPr="005C6C13">
              <w:rPr>
                <w:rFonts w:ascii="Times New Roman" w:hAnsi="Times New Roman" w:cs="Times New Roman"/>
                <w:sz w:val="24"/>
                <w:szCs w:val="24"/>
                <w:rPrChange w:id="4922" w:author="微软用户" w:date="2017-08-24T15:32:00Z">
                  <w:rPr>
                    <w:color w:val="000000" w:themeColor="text1"/>
                    <w:sz w:val="24"/>
                  </w:rPr>
                </w:rPrChange>
              </w:rPr>
              <w:t>userid</w:t>
            </w:r>
            <w:r w:rsidR="00135E07" w:rsidRPr="005C6C13">
              <w:rPr>
                <w:rFonts w:ascii="Times New Roman" w:hAnsi="Times New Roman" w:cs="Times New Roman" w:hint="eastAsia"/>
                <w:sz w:val="24"/>
                <w:szCs w:val="24"/>
                <w:rPrChange w:id="4923" w:author="微软用户" w:date="2017-08-24T15:32:00Z">
                  <w:rPr>
                    <w:rFonts w:hint="eastAsia"/>
                    <w:color w:val="000000" w:themeColor="text1"/>
                    <w:sz w:val="24"/>
                  </w:rPr>
                </w:rPrChange>
              </w:rPr>
              <w:t>：</w:t>
            </w:r>
            <w:r w:rsidRPr="005C6C13">
              <w:rPr>
                <w:rFonts w:ascii="Times New Roman" w:hAnsi="Times New Roman" w:cs="Times New Roman" w:hint="eastAsia"/>
                <w:sz w:val="24"/>
                <w:szCs w:val="24"/>
                <w:rPrChange w:id="4924"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4925" w:author="微软用户" w:date="2017-08-24T15:32:00Z">
                  <w:rPr>
                    <w:color w:val="000000" w:themeColor="text1"/>
                    <w:sz w:val="24"/>
                  </w:rPr>
                </w:rPrChange>
              </w:rPr>
              <w:t>id</w:t>
            </w:r>
          </w:p>
        </w:tc>
      </w:tr>
      <w:tr w:rsidR="00376C44" w:rsidRPr="00CD1C90" w14:paraId="24DB4965" w14:textId="77777777" w:rsidTr="00EF2128">
        <w:tc>
          <w:tcPr>
            <w:tcW w:w="1660" w:type="dxa"/>
            <w:vMerge/>
          </w:tcPr>
          <w:p w14:paraId="54A98A11" w14:textId="77777777" w:rsidR="00376C44" w:rsidRPr="005C6C13" w:rsidRDefault="00376C44" w:rsidP="000B587C">
            <w:pPr>
              <w:spacing w:line="400" w:lineRule="exact"/>
              <w:rPr>
                <w:rFonts w:ascii="Times New Roman" w:hAnsi="Times New Roman" w:cs="Times New Roman"/>
                <w:sz w:val="24"/>
                <w:szCs w:val="24"/>
                <w:rPrChange w:id="4926" w:author="微软用户" w:date="2017-08-24T15:32:00Z">
                  <w:rPr>
                    <w:color w:val="000000" w:themeColor="text1"/>
                    <w:sz w:val="24"/>
                  </w:rPr>
                </w:rPrChange>
              </w:rPr>
            </w:pPr>
          </w:p>
        </w:tc>
        <w:tc>
          <w:tcPr>
            <w:tcW w:w="1660" w:type="dxa"/>
          </w:tcPr>
          <w:p w14:paraId="072295F5" w14:textId="77777777" w:rsidR="00376C44" w:rsidRPr="005C6C13" w:rsidRDefault="00376C44" w:rsidP="000B587C">
            <w:pPr>
              <w:spacing w:line="400" w:lineRule="exact"/>
              <w:rPr>
                <w:rFonts w:ascii="Times New Roman" w:hAnsi="Times New Roman" w:cs="Times New Roman"/>
                <w:sz w:val="24"/>
                <w:szCs w:val="24"/>
                <w:rPrChange w:id="4927" w:author="微软用户" w:date="2017-08-24T15:32:00Z">
                  <w:rPr>
                    <w:color w:val="000000" w:themeColor="text1"/>
                    <w:sz w:val="24"/>
                  </w:rPr>
                </w:rPrChange>
              </w:rPr>
            </w:pPr>
            <w:r w:rsidRPr="005C6C13">
              <w:rPr>
                <w:rFonts w:ascii="Times New Roman" w:hAnsi="Times New Roman" w:cs="Times New Roman" w:hint="eastAsia"/>
                <w:sz w:val="24"/>
                <w:szCs w:val="24"/>
                <w:rPrChange w:id="4928" w:author="微软用户" w:date="2017-08-24T15:32:00Z">
                  <w:rPr>
                    <w:rFonts w:hint="eastAsia"/>
                    <w:color w:val="000000" w:themeColor="text1"/>
                    <w:sz w:val="24"/>
                  </w:rPr>
                </w:rPrChange>
              </w:rPr>
              <w:t>返回结果</w:t>
            </w:r>
          </w:p>
        </w:tc>
        <w:tc>
          <w:tcPr>
            <w:tcW w:w="4982" w:type="dxa"/>
          </w:tcPr>
          <w:p w14:paraId="54DF7B12" w14:textId="77777777" w:rsidR="00614A5F" w:rsidRPr="005C6C13" w:rsidRDefault="00614A5F" w:rsidP="00614A5F">
            <w:pPr>
              <w:spacing w:line="400" w:lineRule="exact"/>
              <w:rPr>
                <w:rFonts w:ascii="Times New Roman" w:hAnsi="Times New Roman" w:cs="Times New Roman"/>
                <w:sz w:val="24"/>
                <w:szCs w:val="24"/>
                <w:rPrChange w:id="4929" w:author="微软用户" w:date="2017-08-24T15:32:00Z">
                  <w:rPr>
                    <w:color w:val="000000" w:themeColor="text1"/>
                    <w:sz w:val="24"/>
                  </w:rPr>
                </w:rPrChange>
              </w:rPr>
            </w:pPr>
            <w:r w:rsidRPr="005C6C13">
              <w:rPr>
                <w:rFonts w:ascii="Times New Roman" w:hAnsi="Times New Roman" w:cs="Times New Roman"/>
                <w:sz w:val="24"/>
                <w:szCs w:val="24"/>
                <w:rPrChange w:id="4930" w:author="微软用户" w:date="2017-08-24T15:32:00Z">
                  <w:rPr>
                    <w:color w:val="000000" w:themeColor="text1"/>
                    <w:sz w:val="24"/>
                  </w:rPr>
                </w:rPrChange>
              </w:rPr>
              <w:t>True</w:t>
            </w:r>
            <w:r w:rsidRPr="005C6C13">
              <w:rPr>
                <w:rFonts w:ascii="Times New Roman" w:hAnsi="Times New Roman" w:cs="Times New Roman" w:hint="eastAsia"/>
                <w:sz w:val="24"/>
                <w:szCs w:val="24"/>
                <w:rPrChange w:id="4931" w:author="微软用户" w:date="2017-08-24T15:32:00Z">
                  <w:rPr>
                    <w:rFonts w:hint="eastAsia"/>
                    <w:color w:val="000000" w:themeColor="text1"/>
                    <w:sz w:val="24"/>
                  </w:rPr>
                </w:rPrChange>
              </w:rPr>
              <w:t>：新增会话成功</w:t>
            </w:r>
          </w:p>
          <w:p w14:paraId="1C813BAE" w14:textId="59315318" w:rsidR="00376C44" w:rsidRPr="005C6C13" w:rsidRDefault="00614A5F" w:rsidP="000B587C">
            <w:pPr>
              <w:spacing w:line="400" w:lineRule="exact"/>
              <w:rPr>
                <w:rFonts w:ascii="Times New Roman" w:hAnsi="Times New Roman" w:cs="Times New Roman"/>
                <w:sz w:val="24"/>
                <w:szCs w:val="24"/>
                <w:rPrChange w:id="4932" w:author="微软用户" w:date="2017-08-24T15:32:00Z">
                  <w:rPr>
                    <w:color w:val="000000" w:themeColor="text1"/>
                    <w:sz w:val="24"/>
                  </w:rPr>
                </w:rPrChange>
              </w:rPr>
            </w:pPr>
            <w:r w:rsidRPr="005C6C13">
              <w:rPr>
                <w:rFonts w:ascii="Times New Roman" w:hAnsi="Times New Roman" w:cs="Times New Roman"/>
                <w:sz w:val="24"/>
                <w:szCs w:val="24"/>
                <w:rPrChange w:id="4933" w:author="微软用户" w:date="2017-08-24T15:32:00Z">
                  <w:rPr>
                    <w:color w:val="000000" w:themeColor="text1"/>
                    <w:sz w:val="24"/>
                  </w:rPr>
                </w:rPrChange>
              </w:rPr>
              <w:t>False</w:t>
            </w:r>
            <w:r w:rsidRPr="005C6C13">
              <w:rPr>
                <w:rFonts w:ascii="Times New Roman" w:hAnsi="Times New Roman" w:cs="Times New Roman" w:hint="eastAsia"/>
                <w:sz w:val="24"/>
                <w:szCs w:val="24"/>
                <w:rPrChange w:id="4934" w:author="微软用户" w:date="2017-08-24T15:32:00Z">
                  <w:rPr>
                    <w:rFonts w:hint="eastAsia"/>
                    <w:color w:val="000000" w:themeColor="text1"/>
                    <w:sz w:val="24"/>
                  </w:rPr>
                </w:rPrChange>
              </w:rPr>
              <w:t>：新增会话失败</w:t>
            </w:r>
          </w:p>
        </w:tc>
      </w:tr>
    </w:tbl>
    <w:p w14:paraId="04B7BE17" w14:textId="7577FB84" w:rsidR="0044105B" w:rsidRPr="00CD1C90" w:rsidRDefault="0044105B" w:rsidP="00505F76">
      <w:pPr>
        <w:spacing w:line="400" w:lineRule="exact"/>
        <w:rPr>
          <w:ins w:id="4935" w:author="JY0225" w:date="2017-08-23T14:06:00Z"/>
          <w:rFonts w:asciiTheme="minorEastAsia" w:hAnsiTheme="minorEastAsia"/>
          <w:color w:val="000000" w:themeColor="text1"/>
          <w:sz w:val="24"/>
          <w:szCs w:val="24"/>
          <w:rPrChange w:id="4936" w:author="JY0225" w:date="2017-08-24T11:22:00Z">
            <w:rPr>
              <w:ins w:id="4937" w:author="JY0225" w:date="2017-08-23T14:06:00Z"/>
              <w:color w:val="000000" w:themeColor="text1"/>
              <w:sz w:val="24"/>
            </w:rPr>
          </w:rPrChange>
        </w:rPr>
      </w:pPr>
      <w:ins w:id="4938" w:author="JY0225" w:date="2017-08-23T14:06:00Z">
        <w:r w:rsidRPr="00CD1C90">
          <w:rPr>
            <w:rFonts w:asciiTheme="minorEastAsia" w:hAnsiTheme="minorEastAsia"/>
            <w:color w:val="000000" w:themeColor="text1"/>
            <w:sz w:val="24"/>
            <w:szCs w:val="24"/>
            <w:rPrChange w:id="4939" w:author="JY0225" w:date="2017-08-24T11:22:00Z">
              <w:rPr>
                <w:color w:val="000000" w:themeColor="text1"/>
                <w:sz w:val="24"/>
              </w:rPr>
            </w:rPrChange>
          </w:rPr>
          <w:tab/>
        </w:r>
      </w:ins>
      <w:ins w:id="4940" w:author="JY0225" w:date="2017-08-23T14:12:00Z">
        <w:r w:rsidR="00B17877" w:rsidRPr="00CD1C90">
          <w:rPr>
            <w:rFonts w:asciiTheme="minorEastAsia" w:hAnsiTheme="minorEastAsia" w:hint="eastAsia"/>
            <w:color w:val="000000" w:themeColor="text1"/>
            <w:sz w:val="24"/>
            <w:szCs w:val="24"/>
            <w:rPrChange w:id="4941" w:author="JY0225" w:date="2017-08-24T11:22:00Z">
              <w:rPr>
                <w:rFonts w:hint="eastAsia"/>
                <w:color w:val="000000" w:themeColor="text1"/>
                <w:sz w:val="24"/>
              </w:rPr>
            </w:rPrChange>
          </w:rPr>
          <w:t>新增会话接口由</w:t>
        </w:r>
      </w:ins>
      <w:ins w:id="4942" w:author="JY0225" w:date="2017-08-23T14:13:00Z">
        <w:r w:rsidR="00B17877" w:rsidRPr="00CD1C90">
          <w:rPr>
            <w:rFonts w:asciiTheme="minorEastAsia" w:hAnsiTheme="minorEastAsia" w:hint="eastAsia"/>
            <w:color w:val="000000" w:themeColor="text1"/>
            <w:sz w:val="24"/>
            <w:szCs w:val="24"/>
            <w:rPrChange w:id="4943" w:author="JY0225" w:date="2017-08-24T11:22:00Z">
              <w:rPr>
                <w:rFonts w:hint="eastAsia"/>
                <w:color w:val="000000" w:themeColor="text1"/>
                <w:sz w:val="24"/>
              </w:rPr>
            </w:rPrChange>
          </w:rPr>
          <w:t>控制类在用户请求到达中间件时自动调用，以用户请求作为第一个参数，并从请求中解析出用户的</w:t>
        </w:r>
        <w:r w:rsidR="00B17877" w:rsidRPr="00CD1C90">
          <w:rPr>
            <w:rFonts w:asciiTheme="minorEastAsia" w:hAnsiTheme="minorEastAsia"/>
            <w:color w:val="000000" w:themeColor="text1"/>
            <w:sz w:val="24"/>
            <w:szCs w:val="24"/>
            <w:rPrChange w:id="4944" w:author="JY0225" w:date="2017-08-24T11:22:00Z">
              <w:rPr>
                <w:color w:val="000000" w:themeColor="text1"/>
                <w:sz w:val="24"/>
              </w:rPr>
            </w:rPrChange>
          </w:rPr>
          <w:t>id</w:t>
        </w:r>
        <w:r w:rsidR="00B17877" w:rsidRPr="00CD1C90">
          <w:rPr>
            <w:rFonts w:asciiTheme="minorEastAsia" w:hAnsiTheme="minorEastAsia" w:hint="eastAsia"/>
            <w:color w:val="000000" w:themeColor="text1"/>
            <w:sz w:val="24"/>
            <w:szCs w:val="24"/>
            <w:rPrChange w:id="4945" w:author="JY0225" w:date="2017-08-24T11:22:00Z">
              <w:rPr>
                <w:rFonts w:hint="eastAsia"/>
                <w:color w:val="000000" w:themeColor="text1"/>
                <w:sz w:val="24"/>
              </w:rPr>
            </w:rPrChange>
          </w:rPr>
          <w:t>作为第二个参数。</w:t>
        </w:r>
        <w:r w:rsidR="00B34F82" w:rsidRPr="00CD1C90">
          <w:rPr>
            <w:rFonts w:asciiTheme="minorEastAsia" w:hAnsiTheme="minorEastAsia" w:hint="eastAsia"/>
            <w:color w:val="000000" w:themeColor="text1"/>
            <w:sz w:val="24"/>
            <w:szCs w:val="24"/>
            <w:rPrChange w:id="4946" w:author="JY0225" w:date="2017-08-24T11:22:00Z">
              <w:rPr>
                <w:rFonts w:hint="eastAsia"/>
                <w:color w:val="000000" w:themeColor="text1"/>
                <w:sz w:val="24"/>
              </w:rPr>
            </w:rPrChange>
          </w:rPr>
          <w:t>存储在</w:t>
        </w:r>
      </w:ins>
      <w:ins w:id="4947" w:author="JY0225" w:date="2017-08-23T14:14:00Z">
        <w:r w:rsidR="00B34F82" w:rsidRPr="00CD1C90">
          <w:rPr>
            <w:rFonts w:asciiTheme="minorEastAsia" w:hAnsiTheme="minorEastAsia"/>
            <w:color w:val="000000" w:themeColor="text1"/>
            <w:sz w:val="24"/>
            <w:szCs w:val="24"/>
            <w:rPrChange w:id="4948" w:author="JY0225" w:date="2017-08-24T11:22:00Z">
              <w:rPr>
                <w:color w:val="000000" w:themeColor="text1"/>
                <w:sz w:val="24"/>
              </w:rPr>
            </w:rPrChange>
          </w:rPr>
          <w:t>SQLite</w:t>
        </w:r>
        <w:r w:rsidR="00B34F82" w:rsidRPr="00CD1C90">
          <w:rPr>
            <w:rFonts w:asciiTheme="minorEastAsia" w:hAnsiTheme="minorEastAsia" w:hint="eastAsia"/>
            <w:color w:val="000000" w:themeColor="text1"/>
            <w:sz w:val="24"/>
            <w:szCs w:val="24"/>
            <w:rPrChange w:id="4949" w:author="JY0225" w:date="2017-08-24T11:22:00Z">
              <w:rPr>
                <w:rFonts w:hint="eastAsia"/>
                <w:color w:val="000000" w:themeColor="text1"/>
                <w:sz w:val="24"/>
              </w:rPr>
            </w:rPrChange>
          </w:rPr>
          <w:t>中的用户会话信息除了请求和用户</w:t>
        </w:r>
        <w:r w:rsidR="00B34F82" w:rsidRPr="00CD1C90">
          <w:rPr>
            <w:rFonts w:asciiTheme="minorEastAsia" w:hAnsiTheme="minorEastAsia"/>
            <w:color w:val="000000" w:themeColor="text1"/>
            <w:sz w:val="24"/>
            <w:szCs w:val="24"/>
            <w:rPrChange w:id="4950" w:author="JY0225" w:date="2017-08-24T11:22:00Z">
              <w:rPr>
                <w:color w:val="000000" w:themeColor="text1"/>
                <w:sz w:val="24"/>
              </w:rPr>
            </w:rPrChange>
          </w:rPr>
          <w:t>id</w:t>
        </w:r>
        <w:r w:rsidR="00B34F82" w:rsidRPr="00CD1C90">
          <w:rPr>
            <w:rFonts w:asciiTheme="minorEastAsia" w:hAnsiTheme="minorEastAsia" w:hint="eastAsia"/>
            <w:color w:val="000000" w:themeColor="text1"/>
            <w:sz w:val="24"/>
            <w:szCs w:val="24"/>
            <w:rPrChange w:id="4951" w:author="JY0225" w:date="2017-08-24T11:22:00Z">
              <w:rPr>
                <w:rFonts w:hint="eastAsia"/>
                <w:color w:val="000000" w:themeColor="text1"/>
                <w:sz w:val="24"/>
              </w:rPr>
            </w:rPrChange>
          </w:rPr>
          <w:t>两个</w:t>
        </w:r>
      </w:ins>
      <w:ins w:id="4952" w:author="JY0225" w:date="2017-08-23T14:16:00Z">
        <w:r w:rsidR="00B34F82" w:rsidRPr="00CD1C90">
          <w:rPr>
            <w:rFonts w:asciiTheme="minorEastAsia" w:hAnsiTheme="minorEastAsia" w:hint="eastAsia"/>
            <w:color w:val="000000" w:themeColor="text1"/>
            <w:sz w:val="24"/>
            <w:szCs w:val="24"/>
            <w:rPrChange w:id="4953" w:author="JY0225" w:date="2017-08-24T11:22:00Z">
              <w:rPr>
                <w:rFonts w:hint="eastAsia"/>
                <w:color w:val="000000" w:themeColor="text1"/>
                <w:sz w:val="24"/>
              </w:rPr>
            </w:rPrChange>
          </w:rPr>
          <w:t>属性</w:t>
        </w:r>
      </w:ins>
      <w:ins w:id="4954" w:author="JY0225" w:date="2017-08-23T14:14:00Z">
        <w:r w:rsidR="00B34F82" w:rsidRPr="00CD1C90">
          <w:rPr>
            <w:rFonts w:asciiTheme="minorEastAsia" w:hAnsiTheme="minorEastAsia" w:hint="eastAsia"/>
            <w:color w:val="000000" w:themeColor="text1"/>
            <w:sz w:val="24"/>
            <w:szCs w:val="24"/>
            <w:rPrChange w:id="4955" w:author="JY0225" w:date="2017-08-24T11:22:00Z">
              <w:rPr>
                <w:rFonts w:hint="eastAsia"/>
                <w:color w:val="000000" w:themeColor="text1"/>
                <w:sz w:val="24"/>
              </w:rPr>
            </w:rPrChange>
          </w:rPr>
          <w:t>之外，还有</w:t>
        </w:r>
      </w:ins>
      <w:ins w:id="4956" w:author="JY0225" w:date="2017-08-23T14:15:00Z">
        <w:r w:rsidR="00B34F82" w:rsidRPr="00CD1C90">
          <w:rPr>
            <w:rFonts w:asciiTheme="minorEastAsia" w:hAnsiTheme="minorEastAsia" w:hint="eastAsia"/>
            <w:color w:val="000000" w:themeColor="text1"/>
            <w:sz w:val="24"/>
            <w:szCs w:val="24"/>
            <w:rPrChange w:id="4957" w:author="JY0225" w:date="2017-08-24T11:22:00Z">
              <w:rPr>
                <w:rFonts w:hint="eastAsia"/>
                <w:color w:val="000000" w:themeColor="text1"/>
                <w:sz w:val="24"/>
              </w:rPr>
            </w:rPrChange>
          </w:rPr>
          <w:t>请求标识</w:t>
        </w:r>
        <w:r w:rsidR="00B34F82" w:rsidRPr="00CD1C90">
          <w:rPr>
            <w:rFonts w:asciiTheme="minorEastAsia" w:hAnsiTheme="minorEastAsia"/>
            <w:color w:val="000000" w:themeColor="text1"/>
            <w:sz w:val="24"/>
            <w:szCs w:val="24"/>
            <w:rPrChange w:id="4958" w:author="JY0225" w:date="2017-08-24T11:22:00Z">
              <w:rPr>
                <w:color w:val="000000" w:themeColor="text1"/>
                <w:sz w:val="24"/>
              </w:rPr>
            </w:rPrChange>
          </w:rPr>
          <w:t>uuid</w:t>
        </w:r>
        <w:r w:rsidR="00B34F82" w:rsidRPr="00CD1C90">
          <w:rPr>
            <w:rFonts w:asciiTheme="minorEastAsia" w:hAnsiTheme="minorEastAsia" w:hint="eastAsia"/>
            <w:color w:val="000000" w:themeColor="text1"/>
            <w:sz w:val="24"/>
            <w:szCs w:val="24"/>
            <w:rPrChange w:id="4959" w:author="JY0225" w:date="2017-08-24T11:22:00Z">
              <w:rPr>
                <w:rFonts w:hint="eastAsia"/>
                <w:color w:val="000000" w:themeColor="text1"/>
                <w:sz w:val="24"/>
              </w:rPr>
            </w:rPrChange>
          </w:rPr>
          <w:t>、</w:t>
        </w:r>
      </w:ins>
      <w:ins w:id="4960" w:author="JY0225" w:date="2017-08-23T14:14:00Z">
        <w:r w:rsidR="00B34F82" w:rsidRPr="00CD1C90">
          <w:rPr>
            <w:rFonts w:asciiTheme="minorEastAsia" w:hAnsiTheme="minorEastAsia" w:hint="eastAsia"/>
            <w:color w:val="000000" w:themeColor="text1"/>
            <w:sz w:val="24"/>
            <w:szCs w:val="24"/>
            <w:rPrChange w:id="4961" w:author="JY0225" w:date="2017-08-24T11:22:00Z">
              <w:rPr>
                <w:rFonts w:hint="eastAsia"/>
                <w:color w:val="000000" w:themeColor="text1"/>
                <w:sz w:val="24"/>
              </w:rPr>
            </w:rPrChange>
          </w:rPr>
          <w:t>请求时间</w:t>
        </w:r>
        <w:r w:rsidR="00B34F82" w:rsidRPr="00CD1C90">
          <w:rPr>
            <w:rFonts w:asciiTheme="minorEastAsia" w:hAnsiTheme="minorEastAsia"/>
            <w:color w:val="000000" w:themeColor="text1"/>
            <w:sz w:val="24"/>
            <w:szCs w:val="24"/>
            <w:rPrChange w:id="4962" w:author="JY0225" w:date="2017-08-24T11:22:00Z">
              <w:rPr>
                <w:color w:val="000000" w:themeColor="text1"/>
                <w:sz w:val="24"/>
              </w:rPr>
            </w:rPrChange>
          </w:rPr>
          <w:t>time</w:t>
        </w:r>
        <w:r w:rsidR="00B34F82" w:rsidRPr="00CD1C90">
          <w:rPr>
            <w:rFonts w:asciiTheme="minorEastAsia" w:hAnsiTheme="minorEastAsia" w:hint="eastAsia"/>
            <w:color w:val="000000" w:themeColor="text1"/>
            <w:sz w:val="24"/>
            <w:szCs w:val="24"/>
            <w:rPrChange w:id="4963" w:author="JY0225" w:date="2017-08-24T11:22:00Z">
              <w:rPr>
                <w:rFonts w:hint="eastAsia"/>
                <w:color w:val="000000" w:themeColor="text1"/>
                <w:sz w:val="24"/>
              </w:rPr>
            </w:rPrChange>
          </w:rPr>
          <w:t>、请求状态</w:t>
        </w:r>
        <w:r w:rsidR="00B34F82" w:rsidRPr="00CD1C90">
          <w:rPr>
            <w:rFonts w:asciiTheme="minorEastAsia" w:hAnsiTheme="minorEastAsia"/>
            <w:color w:val="000000" w:themeColor="text1"/>
            <w:sz w:val="24"/>
            <w:szCs w:val="24"/>
            <w:rPrChange w:id="4964" w:author="JY0225" w:date="2017-08-24T11:22:00Z">
              <w:rPr>
                <w:color w:val="000000" w:themeColor="text1"/>
                <w:sz w:val="24"/>
              </w:rPr>
            </w:rPrChange>
          </w:rPr>
          <w:t>status</w:t>
        </w:r>
        <w:r w:rsidR="00B34F82" w:rsidRPr="00CD1C90">
          <w:rPr>
            <w:rFonts w:asciiTheme="minorEastAsia" w:hAnsiTheme="minorEastAsia" w:hint="eastAsia"/>
            <w:color w:val="000000" w:themeColor="text1"/>
            <w:sz w:val="24"/>
            <w:szCs w:val="24"/>
            <w:rPrChange w:id="4965" w:author="JY0225" w:date="2017-08-24T11:22:00Z">
              <w:rPr>
                <w:rFonts w:hint="eastAsia"/>
                <w:color w:val="000000" w:themeColor="text1"/>
                <w:sz w:val="24"/>
              </w:rPr>
            </w:rPrChange>
          </w:rPr>
          <w:t>、</w:t>
        </w:r>
      </w:ins>
      <w:ins w:id="4966" w:author="JY0225" w:date="2017-08-23T14:16:00Z">
        <w:r w:rsidR="00B34F82" w:rsidRPr="00CD1C90">
          <w:rPr>
            <w:rFonts w:asciiTheme="minorEastAsia" w:hAnsiTheme="minorEastAsia" w:hint="eastAsia"/>
            <w:color w:val="000000" w:themeColor="text1"/>
            <w:sz w:val="24"/>
            <w:szCs w:val="24"/>
            <w:rPrChange w:id="4967" w:author="JY0225" w:date="2017-08-24T11:22:00Z">
              <w:rPr>
                <w:rFonts w:hint="eastAsia"/>
                <w:color w:val="000000" w:themeColor="text1"/>
                <w:sz w:val="24"/>
              </w:rPr>
            </w:rPrChange>
          </w:rPr>
          <w:t>请求返回结果</w:t>
        </w:r>
        <w:r w:rsidR="00B34F82" w:rsidRPr="00CD1C90">
          <w:rPr>
            <w:rFonts w:asciiTheme="minorEastAsia" w:hAnsiTheme="minorEastAsia"/>
            <w:color w:val="000000" w:themeColor="text1"/>
            <w:sz w:val="24"/>
            <w:szCs w:val="24"/>
            <w:rPrChange w:id="4968" w:author="JY0225" w:date="2017-08-24T11:22:00Z">
              <w:rPr>
                <w:color w:val="000000" w:themeColor="text1"/>
                <w:sz w:val="24"/>
              </w:rPr>
            </w:rPrChange>
          </w:rPr>
          <w:t>result</w:t>
        </w:r>
        <w:r w:rsidR="00B34F82" w:rsidRPr="00CD1C90">
          <w:rPr>
            <w:rFonts w:asciiTheme="minorEastAsia" w:hAnsiTheme="minorEastAsia" w:hint="eastAsia"/>
            <w:color w:val="000000" w:themeColor="text1"/>
            <w:sz w:val="24"/>
            <w:szCs w:val="24"/>
            <w:rPrChange w:id="4969" w:author="JY0225" w:date="2017-08-24T11:22:00Z">
              <w:rPr>
                <w:rFonts w:hint="eastAsia"/>
                <w:color w:val="000000" w:themeColor="text1"/>
                <w:sz w:val="24"/>
              </w:rPr>
            </w:rPrChange>
          </w:rPr>
          <w:t>等属性，这些信息在接口的实现过程中，根据当前的</w:t>
        </w:r>
      </w:ins>
      <w:ins w:id="4970" w:author="JY0225" w:date="2017-08-23T14:20:00Z">
        <w:r w:rsidR="00CC33A6" w:rsidRPr="00CD1C90">
          <w:rPr>
            <w:rFonts w:asciiTheme="minorEastAsia" w:hAnsiTheme="minorEastAsia" w:hint="eastAsia"/>
            <w:color w:val="000000" w:themeColor="text1"/>
            <w:sz w:val="24"/>
            <w:szCs w:val="24"/>
            <w:rPrChange w:id="4971" w:author="JY0225" w:date="2017-08-24T11:22:00Z">
              <w:rPr>
                <w:rFonts w:hint="eastAsia"/>
                <w:color w:val="000000" w:themeColor="text1"/>
                <w:sz w:val="24"/>
              </w:rPr>
            </w:rPrChange>
          </w:rPr>
          <w:t>系统</w:t>
        </w:r>
      </w:ins>
      <w:ins w:id="4972" w:author="JY0225" w:date="2017-08-23T14:16:00Z">
        <w:r w:rsidR="00B34F82" w:rsidRPr="00CD1C90">
          <w:rPr>
            <w:rFonts w:asciiTheme="minorEastAsia" w:hAnsiTheme="minorEastAsia" w:hint="eastAsia"/>
            <w:color w:val="000000" w:themeColor="text1"/>
            <w:sz w:val="24"/>
            <w:szCs w:val="24"/>
            <w:rPrChange w:id="4973" w:author="JY0225" w:date="2017-08-24T11:22:00Z">
              <w:rPr>
                <w:rFonts w:hint="eastAsia"/>
                <w:color w:val="000000" w:themeColor="text1"/>
                <w:sz w:val="24"/>
              </w:rPr>
            </w:rPrChange>
          </w:rPr>
          <w:t>环境和服务器返回的结果自动生成。</w:t>
        </w:r>
      </w:ins>
      <w:ins w:id="4974" w:author="JY0225" w:date="2017-08-23T14:27:00Z">
        <w:r w:rsidR="005D7046" w:rsidRPr="00CD1C90">
          <w:rPr>
            <w:rFonts w:asciiTheme="minorEastAsia" w:hAnsiTheme="minorEastAsia" w:hint="eastAsia"/>
            <w:color w:val="000000" w:themeColor="text1"/>
            <w:sz w:val="24"/>
            <w:szCs w:val="24"/>
            <w:rPrChange w:id="4975" w:author="JY0225" w:date="2017-08-24T11:22:00Z">
              <w:rPr>
                <w:rFonts w:hint="eastAsia"/>
                <w:color w:val="000000" w:themeColor="text1"/>
                <w:sz w:val="24"/>
              </w:rPr>
            </w:rPrChange>
          </w:rPr>
          <w:t>返回的信息为添加会话信息的结果。</w:t>
        </w:r>
      </w:ins>
    </w:p>
    <w:p w14:paraId="0B9B709A" w14:textId="4678007E" w:rsidR="00505F76" w:rsidRPr="00CD1C90" w:rsidRDefault="00E22796">
      <w:pPr>
        <w:spacing w:line="400" w:lineRule="exact"/>
        <w:ind w:firstLine="420"/>
        <w:rPr>
          <w:rFonts w:asciiTheme="minorEastAsia" w:hAnsiTheme="minorEastAsia"/>
          <w:color w:val="000000" w:themeColor="text1"/>
          <w:sz w:val="24"/>
          <w:szCs w:val="24"/>
          <w:rPrChange w:id="4976" w:author="JY0225" w:date="2017-08-24T11:22:00Z">
            <w:rPr>
              <w:color w:val="000000" w:themeColor="text1"/>
              <w:sz w:val="24"/>
            </w:rPr>
          </w:rPrChange>
        </w:rPr>
        <w:pPrChange w:id="4977" w:author="JY0225" w:date="2017-08-23T15:15:00Z">
          <w:pPr>
            <w:spacing w:line="400" w:lineRule="exact"/>
          </w:pPr>
        </w:pPrChange>
      </w:pPr>
      <w:r w:rsidRPr="00CD1C90">
        <w:rPr>
          <w:rFonts w:asciiTheme="minorEastAsia" w:hAnsiTheme="minorEastAsia"/>
          <w:color w:val="000000" w:themeColor="text1"/>
          <w:sz w:val="24"/>
          <w:szCs w:val="24"/>
          <w:rPrChange w:id="4978" w:author="JY0225" w:date="2017-08-24T11:22:00Z">
            <w:rPr>
              <w:color w:val="000000" w:themeColor="text1"/>
              <w:sz w:val="24"/>
            </w:rPr>
          </w:rPrChange>
        </w:rPr>
        <w:t>2</w:t>
      </w:r>
      <w:r w:rsidR="00505F76" w:rsidRPr="00CD1C90">
        <w:rPr>
          <w:rFonts w:asciiTheme="minorEastAsia" w:hAnsiTheme="minorEastAsia" w:hint="eastAsia"/>
          <w:color w:val="000000" w:themeColor="text1"/>
          <w:sz w:val="24"/>
          <w:szCs w:val="24"/>
          <w:rPrChange w:id="4979" w:author="JY0225" w:date="2017-08-24T11:22:00Z">
            <w:rPr>
              <w:rFonts w:hint="eastAsia"/>
              <w:color w:val="000000" w:themeColor="text1"/>
              <w:sz w:val="24"/>
            </w:rPr>
          </w:rPrChange>
        </w:rPr>
        <w:t>）删除会话</w:t>
      </w:r>
    </w:p>
    <w:tbl>
      <w:tblPr>
        <w:tblStyle w:val="aa"/>
        <w:tblW w:w="0" w:type="auto"/>
        <w:tblLook w:val="04A0" w:firstRow="1" w:lastRow="0" w:firstColumn="1" w:lastColumn="0" w:noHBand="0" w:noVBand="1"/>
      </w:tblPr>
      <w:tblGrid>
        <w:gridCol w:w="1660"/>
        <w:gridCol w:w="1660"/>
        <w:gridCol w:w="4982"/>
      </w:tblGrid>
      <w:tr w:rsidR="00505F76" w:rsidRPr="00CD1C90" w14:paraId="0668A557" w14:textId="77777777" w:rsidTr="00EF2128">
        <w:tc>
          <w:tcPr>
            <w:tcW w:w="1660" w:type="dxa"/>
          </w:tcPr>
          <w:p w14:paraId="653B6D4E" w14:textId="77777777" w:rsidR="00505F76" w:rsidRPr="00CD1C90" w:rsidRDefault="00505F76" w:rsidP="00EF2128">
            <w:pPr>
              <w:spacing w:line="400" w:lineRule="exact"/>
              <w:rPr>
                <w:rFonts w:asciiTheme="minorEastAsia" w:hAnsiTheme="minorEastAsia"/>
                <w:color w:val="000000" w:themeColor="text1"/>
                <w:sz w:val="24"/>
                <w:szCs w:val="24"/>
                <w:rPrChange w:id="4980"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4981" w:author="JY0225" w:date="2017-08-24T11:22:00Z">
                  <w:rPr>
                    <w:rFonts w:hint="eastAsia"/>
                    <w:color w:val="000000" w:themeColor="text1"/>
                    <w:sz w:val="24"/>
                  </w:rPr>
                </w:rPrChange>
              </w:rPr>
              <w:t>接口编号</w:t>
            </w:r>
          </w:p>
        </w:tc>
        <w:tc>
          <w:tcPr>
            <w:tcW w:w="1660" w:type="dxa"/>
          </w:tcPr>
          <w:p w14:paraId="33DD2D5E" w14:textId="77777777" w:rsidR="00505F76" w:rsidRPr="00CD1C90" w:rsidRDefault="00505F76" w:rsidP="00EF2128">
            <w:pPr>
              <w:spacing w:line="400" w:lineRule="exact"/>
              <w:rPr>
                <w:rFonts w:asciiTheme="minorEastAsia" w:hAnsiTheme="minorEastAsia"/>
                <w:color w:val="000000" w:themeColor="text1"/>
                <w:sz w:val="24"/>
                <w:szCs w:val="24"/>
                <w:rPrChange w:id="4982"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4983" w:author="JY0225" w:date="2017-08-24T11:22:00Z">
                  <w:rPr>
                    <w:rFonts w:hint="eastAsia"/>
                    <w:color w:val="000000" w:themeColor="text1"/>
                    <w:sz w:val="24"/>
                  </w:rPr>
                </w:rPrChange>
              </w:rPr>
              <w:t>接口名称</w:t>
            </w:r>
          </w:p>
        </w:tc>
        <w:tc>
          <w:tcPr>
            <w:tcW w:w="4982" w:type="dxa"/>
          </w:tcPr>
          <w:p w14:paraId="4722356E" w14:textId="77777777" w:rsidR="00505F76" w:rsidRPr="00CD1C90" w:rsidRDefault="002D6567" w:rsidP="00EF2128">
            <w:pPr>
              <w:spacing w:line="400" w:lineRule="exact"/>
              <w:rPr>
                <w:rFonts w:asciiTheme="minorEastAsia" w:hAnsiTheme="minorEastAsia"/>
                <w:color w:val="000000" w:themeColor="text1"/>
                <w:sz w:val="24"/>
                <w:szCs w:val="24"/>
                <w:rPrChange w:id="4984"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4985" w:author="JY0225" w:date="2017-08-24T11:22:00Z">
                  <w:rPr>
                    <w:rFonts w:hint="eastAsia"/>
                    <w:color w:val="000000" w:themeColor="text1"/>
                    <w:sz w:val="24"/>
                  </w:rPr>
                </w:rPrChange>
              </w:rPr>
              <w:t>删除会话</w:t>
            </w:r>
          </w:p>
        </w:tc>
      </w:tr>
      <w:tr w:rsidR="00505F76" w:rsidRPr="00CD1C90" w14:paraId="6E69FC84" w14:textId="77777777" w:rsidTr="00EF2128">
        <w:tc>
          <w:tcPr>
            <w:tcW w:w="1660" w:type="dxa"/>
            <w:vMerge w:val="restart"/>
          </w:tcPr>
          <w:p w14:paraId="779BAF0D" w14:textId="77777777" w:rsidR="00505F76" w:rsidRPr="005C6C13" w:rsidRDefault="00505F76" w:rsidP="00EF2128">
            <w:pPr>
              <w:spacing w:line="400" w:lineRule="exact"/>
              <w:rPr>
                <w:rFonts w:ascii="Times New Roman" w:hAnsi="Times New Roman" w:cs="Times New Roman"/>
                <w:sz w:val="24"/>
                <w:szCs w:val="24"/>
                <w:rPrChange w:id="4986" w:author="微软用户" w:date="2017-08-24T15:32:00Z">
                  <w:rPr>
                    <w:color w:val="000000" w:themeColor="text1"/>
                    <w:sz w:val="24"/>
                  </w:rPr>
                </w:rPrChange>
              </w:rPr>
            </w:pPr>
            <w:r w:rsidRPr="005C6C13">
              <w:rPr>
                <w:rFonts w:ascii="Times New Roman" w:hAnsi="Times New Roman" w:cs="Times New Roman"/>
                <w:sz w:val="24"/>
                <w:szCs w:val="24"/>
                <w:rPrChange w:id="4987" w:author="微软用户" w:date="2017-08-24T15:32:00Z">
                  <w:rPr>
                    <w:color w:val="000000" w:themeColor="text1"/>
                    <w:sz w:val="24"/>
                  </w:rPr>
                </w:rPrChange>
              </w:rPr>
              <w:t>Cloud-Op</w:t>
            </w:r>
            <w:r w:rsidR="0026364F" w:rsidRPr="005C6C13">
              <w:rPr>
                <w:rFonts w:ascii="Times New Roman" w:hAnsi="Times New Roman" w:cs="Times New Roman"/>
                <w:sz w:val="24"/>
                <w:szCs w:val="24"/>
                <w:rPrChange w:id="4988" w:author="微软用户" w:date="2017-08-24T15:32:00Z">
                  <w:rPr>
                    <w:color w:val="000000" w:themeColor="text1"/>
                    <w:sz w:val="24"/>
                  </w:rPr>
                </w:rPrChange>
              </w:rPr>
              <w:t>t-02</w:t>
            </w:r>
          </w:p>
        </w:tc>
        <w:tc>
          <w:tcPr>
            <w:tcW w:w="1660" w:type="dxa"/>
          </w:tcPr>
          <w:p w14:paraId="2A978B9F" w14:textId="77777777" w:rsidR="00505F76" w:rsidRPr="005C6C13" w:rsidRDefault="00505F76" w:rsidP="00EF2128">
            <w:pPr>
              <w:spacing w:line="400" w:lineRule="exact"/>
              <w:rPr>
                <w:rFonts w:ascii="Times New Roman" w:hAnsi="Times New Roman" w:cs="Times New Roman"/>
                <w:sz w:val="24"/>
                <w:szCs w:val="24"/>
                <w:rPrChange w:id="4989" w:author="微软用户" w:date="2017-08-24T15:32:00Z">
                  <w:rPr>
                    <w:color w:val="000000" w:themeColor="text1"/>
                    <w:sz w:val="24"/>
                  </w:rPr>
                </w:rPrChange>
              </w:rPr>
            </w:pPr>
            <w:r w:rsidRPr="005C6C13">
              <w:rPr>
                <w:rFonts w:ascii="Times New Roman" w:hAnsi="Times New Roman" w:cs="Times New Roman" w:hint="eastAsia"/>
                <w:sz w:val="24"/>
                <w:szCs w:val="24"/>
                <w:rPrChange w:id="4990" w:author="微软用户" w:date="2017-08-24T15:32:00Z">
                  <w:rPr>
                    <w:rFonts w:hint="eastAsia"/>
                    <w:color w:val="000000" w:themeColor="text1"/>
                    <w:sz w:val="24"/>
                  </w:rPr>
                </w:rPrChange>
              </w:rPr>
              <w:t>接口原型</w:t>
            </w:r>
          </w:p>
        </w:tc>
        <w:tc>
          <w:tcPr>
            <w:tcW w:w="4982" w:type="dxa"/>
          </w:tcPr>
          <w:p w14:paraId="12D41D05" w14:textId="77777777" w:rsidR="00505F76" w:rsidRPr="005C6C13" w:rsidRDefault="00505F76" w:rsidP="00C65BA3">
            <w:pPr>
              <w:spacing w:line="400" w:lineRule="exact"/>
              <w:rPr>
                <w:rFonts w:ascii="Times New Roman" w:hAnsi="Times New Roman" w:cs="Times New Roman"/>
                <w:sz w:val="24"/>
                <w:szCs w:val="24"/>
                <w:rPrChange w:id="4991" w:author="微软用户" w:date="2017-08-24T15:32:00Z">
                  <w:rPr>
                    <w:color w:val="000000" w:themeColor="text1"/>
                    <w:sz w:val="24"/>
                  </w:rPr>
                </w:rPrChange>
              </w:rPr>
            </w:pPr>
            <w:r w:rsidRPr="005C6C13">
              <w:rPr>
                <w:rFonts w:ascii="Times New Roman" w:hAnsi="Times New Roman" w:cs="Times New Roman"/>
                <w:sz w:val="24"/>
                <w:szCs w:val="24"/>
                <w:rPrChange w:id="4992" w:author="微软用户" w:date="2017-08-24T15:32:00Z">
                  <w:rPr>
                    <w:color w:val="000000" w:themeColor="text1"/>
                    <w:sz w:val="24"/>
                  </w:rPr>
                </w:rPrChange>
              </w:rPr>
              <w:t xml:space="preserve">bool </w:t>
            </w:r>
            <w:r w:rsidR="006812D6" w:rsidRPr="005C6C13">
              <w:rPr>
                <w:rFonts w:ascii="Times New Roman" w:hAnsi="Times New Roman" w:cs="Times New Roman"/>
                <w:sz w:val="24"/>
                <w:szCs w:val="24"/>
                <w:rPrChange w:id="4993" w:author="微软用户" w:date="2017-08-24T15:32:00Z">
                  <w:rPr>
                    <w:color w:val="000000" w:themeColor="text1"/>
                    <w:sz w:val="24"/>
                  </w:rPr>
                </w:rPrChange>
              </w:rPr>
              <w:t>delete</w:t>
            </w:r>
            <w:r w:rsidRPr="005C6C13">
              <w:rPr>
                <w:rFonts w:ascii="Times New Roman" w:hAnsi="Times New Roman" w:cs="Times New Roman"/>
                <w:sz w:val="24"/>
                <w:szCs w:val="24"/>
                <w:rPrChange w:id="4994" w:author="微软用户" w:date="2017-08-24T15:32:00Z">
                  <w:rPr>
                    <w:color w:val="000000" w:themeColor="text1"/>
                    <w:sz w:val="24"/>
                  </w:rPr>
                </w:rPrChange>
              </w:rPr>
              <w:t>_session(</w:t>
            </w:r>
            <w:r w:rsidR="006D3AD5" w:rsidRPr="005C6C13">
              <w:rPr>
                <w:rFonts w:ascii="Times New Roman" w:hAnsi="Times New Roman" w:cs="Times New Roman"/>
                <w:sz w:val="24"/>
                <w:szCs w:val="24"/>
                <w:rPrChange w:id="4995" w:author="微软用户" w:date="2017-08-24T15:32:00Z">
                  <w:rPr>
                    <w:color w:val="000000" w:themeColor="text1"/>
                    <w:sz w:val="24"/>
                  </w:rPr>
                </w:rPrChange>
              </w:rPr>
              <w:t xml:space="preserve">String </w:t>
            </w:r>
            <w:r w:rsidR="00C65BA3" w:rsidRPr="005C6C13">
              <w:rPr>
                <w:rFonts w:ascii="Times New Roman" w:hAnsi="Times New Roman" w:cs="Times New Roman"/>
                <w:sz w:val="24"/>
                <w:szCs w:val="24"/>
                <w:rPrChange w:id="4996" w:author="微软用户" w:date="2017-08-24T15:32:00Z">
                  <w:rPr>
                    <w:color w:val="000000" w:themeColor="text1"/>
                    <w:sz w:val="24"/>
                  </w:rPr>
                </w:rPrChange>
              </w:rPr>
              <w:t>sessionid</w:t>
            </w:r>
            <w:r w:rsidRPr="005C6C13">
              <w:rPr>
                <w:rFonts w:ascii="Times New Roman" w:hAnsi="Times New Roman" w:cs="Times New Roman"/>
                <w:sz w:val="24"/>
                <w:szCs w:val="24"/>
                <w:rPrChange w:id="4997" w:author="微软用户" w:date="2017-08-24T15:32:00Z">
                  <w:rPr>
                    <w:color w:val="000000" w:themeColor="text1"/>
                    <w:sz w:val="24"/>
                  </w:rPr>
                </w:rPrChange>
              </w:rPr>
              <w:t>, String userid)</w:t>
            </w:r>
          </w:p>
        </w:tc>
      </w:tr>
      <w:tr w:rsidR="00505F76" w:rsidRPr="00CD1C90" w14:paraId="3B811D40" w14:textId="77777777" w:rsidTr="00EF2128">
        <w:tc>
          <w:tcPr>
            <w:tcW w:w="1660" w:type="dxa"/>
            <w:vMerge/>
          </w:tcPr>
          <w:p w14:paraId="73093A87" w14:textId="77777777" w:rsidR="00505F76" w:rsidRPr="005C6C13" w:rsidRDefault="00505F76" w:rsidP="00EF2128">
            <w:pPr>
              <w:spacing w:line="400" w:lineRule="exact"/>
              <w:rPr>
                <w:rFonts w:ascii="Times New Roman" w:hAnsi="Times New Roman" w:cs="Times New Roman"/>
                <w:sz w:val="24"/>
                <w:szCs w:val="24"/>
                <w:rPrChange w:id="4998" w:author="微软用户" w:date="2017-08-24T15:32:00Z">
                  <w:rPr>
                    <w:color w:val="000000" w:themeColor="text1"/>
                    <w:sz w:val="24"/>
                  </w:rPr>
                </w:rPrChange>
              </w:rPr>
            </w:pPr>
          </w:p>
        </w:tc>
        <w:tc>
          <w:tcPr>
            <w:tcW w:w="1660" w:type="dxa"/>
          </w:tcPr>
          <w:p w14:paraId="44174082" w14:textId="77777777" w:rsidR="00505F76" w:rsidRPr="005C6C13" w:rsidRDefault="00505F76" w:rsidP="00EF2128">
            <w:pPr>
              <w:spacing w:line="400" w:lineRule="exact"/>
              <w:rPr>
                <w:rFonts w:ascii="Times New Roman" w:hAnsi="Times New Roman" w:cs="Times New Roman"/>
                <w:sz w:val="24"/>
                <w:szCs w:val="24"/>
                <w:rPrChange w:id="4999" w:author="微软用户" w:date="2017-08-24T15:32:00Z">
                  <w:rPr>
                    <w:color w:val="000000" w:themeColor="text1"/>
                    <w:sz w:val="24"/>
                  </w:rPr>
                </w:rPrChange>
              </w:rPr>
            </w:pPr>
            <w:r w:rsidRPr="005C6C13">
              <w:rPr>
                <w:rFonts w:ascii="Times New Roman" w:hAnsi="Times New Roman" w:cs="Times New Roman" w:hint="eastAsia"/>
                <w:sz w:val="24"/>
                <w:szCs w:val="24"/>
                <w:rPrChange w:id="5000" w:author="微软用户" w:date="2017-08-24T15:32:00Z">
                  <w:rPr>
                    <w:rFonts w:hint="eastAsia"/>
                    <w:color w:val="000000" w:themeColor="text1"/>
                    <w:sz w:val="24"/>
                  </w:rPr>
                </w:rPrChange>
              </w:rPr>
              <w:t>接口参数</w:t>
            </w:r>
          </w:p>
        </w:tc>
        <w:tc>
          <w:tcPr>
            <w:tcW w:w="4982" w:type="dxa"/>
          </w:tcPr>
          <w:p w14:paraId="4B12919E" w14:textId="77777777" w:rsidR="00505F76" w:rsidRPr="005C6C13" w:rsidRDefault="0014368C" w:rsidP="00EF2128">
            <w:pPr>
              <w:spacing w:line="400" w:lineRule="exact"/>
              <w:rPr>
                <w:rFonts w:ascii="Times New Roman" w:hAnsi="Times New Roman" w:cs="Times New Roman"/>
                <w:sz w:val="24"/>
                <w:szCs w:val="24"/>
                <w:rPrChange w:id="5001" w:author="微软用户" w:date="2017-08-24T15:32:00Z">
                  <w:rPr>
                    <w:color w:val="000000" w:themeColor="text1"/>
                    <w:sz w:val="24"/>
                  </w:rPr>
                </w:rPrChange>
              </w:rPr>
            </w:pPr>
            <w:r w:rsidRPr="005C6C13">
              <w:rPr>
                <w:rFonts w:ascii="Times New Roman" w:hAnsi="Times New Roman" w:cs="Times New Roman"/>
                <w:sz w:val="24"/>
                <w:szCs w:val="24"/>
                <w:rPrChange w:id="5002" w:author="微软用户" w:date="2017-08-24T15:32:00Z">
                  <w:rPr>
                    <w:color w:val="000000" w:themeColor="text1"/>
                    <w:sz w:val="24"/>
                  </w:rPr>
                </w:rPrChange>
              </w:rPr>
              <w:t>sessionid</w:t>
            </w:r>
            <w:r w:rsidR="00505F76" w:rsidRPr="005C6C13">
              <w:rPr>
                <w:rFonts w:ascii="Times New Roman" w:hAnsi="Times New Roman" w:cs="Times New Roman" w:hint="eastAsia"/>
                <w:sz w:val="24"/>
                <w:szCs w:val="24"/>
                <w:rPrChange w:id="5003" w:author="微软用户" w:date="2017-08-24T15:32:00Z">
                  <w:rPr>
                    <w:rFonts w:hint="eastAsia"/>
                    <w:color w:val="000000" w:themeColor="text1"/>
                    <w:sz w:val="24"/>
                  </w:rPr>
                </w:rPrChange>
              </w:rPr>
              <w:t>：</w:t>
            </w:r>
            <w:r w:rsidRPr="005C6C13">
              <w:rPr>
                <w:rFonts w:ascii="Times New Roman" w:hAnsi="Times New Roman" w:cs="Times New Roman" w:hint="eastAsia"/>
                <w:sz w:val="24"/>
                <w:szCs w:val="24"/>
                <w:rPrChange w:id="5004" w:author="微软用户" w:date="2017-08-24T15:32:00Z">
                  <w:rPr>
                    <w:rFonts w:hint="eastAsia"/>
                    <w:color w:val="000000" w:themeColor="text1"/>
                    <w:sz w:val="24"/>
                  </w:rPr>
                </w:rPrChange>
              </w:rPr>
              <w:t>会话</w:t>
            </w:r>
            <w:r w:rsidRPr="005C6C13">
              <w:rPr>
                <w:rFonts w:ascii="Times New Roman" w:hAnsi="Times New Roman" w:cs="Times New Roman"/>
                <w:sz w:val="24"/>
                <w:szCs w:val="24"/>
                <w:rPrChange w:id="5005" w:author="微软用户" w:date="2017-08-24T15:32:00Z">
                  <w:rPr>
                    <w:color w:val="000000" w:themeColor="text1"/>
                    <w:sz w:val="24"/>
                  </w:rPr>
                </w:rPrChange>
              </w:rPr>
              <w:t>id</w:t>
            </w:r>
          </w:p>
          <w:p w14:paraId="226944CC" w14:textId="77777777" w:rsidR="00505F76" w:rsidRPr="005C6C13" w:rsidRDefault="00505F76" w:rsidP="00EF2128">
            <w:pPr>
              <w:spacing w:line="400" w:lineRule="exact"/>
              <w:rPr>
                <w:rFonts w:ascii="Times New Roman" w:hAnsi="Times New Roman" w:cs="Times New Roman"/>
                <w:sz w:val="24"/>
                <w:szCs w:val="24"/>
                <w:rPrChange w:id="5006" w:author="微软用户" w:date="2017-08-24T15:32:00Z">
                  <w:rPr>
                    <w:color w:val="000000" w:themeColor="text1"/>
                    <w:sz w:val="24"/>
                  </w:rPr>
                </w:rPrChange>
              </w:rPr>
            </w:pPr>
            <w:r w:rsidRPr="005C6C13">
              <w:rPr>
                <w:rFonts w:ascii="Times New Roman" w:hAnsi="Times New Roman" w:cs="Times New Roman"/>
                <w:sz w:val="24"/>
                <w:szCs w:val="24"/>
                <w:rPrChange w:id="5007" w:author="微软用户" w:date="2017-08-24T15:32:00Z">
                  <w:rPr>
                    <w:color w:val="000000" w:themeColor="text1"/>
                    <w:sz w:val="24"/>
                  </w:rPr>
                </w:rPrChange>
              </w:rPr>
              <w:t>userid</w:t>
            </w:r>
            <w:r w:rsidRPr="005C6C13">
              <w:rPr>
                <w:rFonts w:ascii="Times New Roman" w:hAnsi="Times New Roman" w:cs="Times New Roman" w:hint="eastAsia"/>
                <w:sz w:val="24"/>
                <w:szCs w:val="24"/>
                <w:rPrChange w:id="5008"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5009" w:author="微软用户" w:date="2017-08-24T15:32:00Z">
                  <w:rPr>
                    <w:color w:val="000000" w:themeColor="text1"/>
                    <w:sz w:val="24"/>
                  </w:rPr>
                </w:rPrChange>
              </w:rPr>
              <w:t>id</w:t>
            </w:r>
          </w:p>
        </w:tc>
      </w:tr>
      <w:tr w:rsidR="00505F76" w:rsidRPr="00CD1C90" w14:paraId="03259457" w14:textId="77777777" w:rsidTr="00EF2128">
        <w:tc>
          <w:tcPr>
            <w:tcW w:w="1660" w:type="dxa"/>
            <w:vMerge/>
          </w:tcPr>
          <w:p w14:paraId="634C039A" w14:textId="77777777" w:rsidR="00505F76" w:rsidRPr="005C6C13" w:rsidRDefault="00505F76" w:rsidP="00EF2128">
            <w:pPr>
              <w:spacing w:line="400" w:lineRule="exact"/>
              <w:rPr>
                <w:rFonts w:ascii="Times New Roman" w:hAnsi="Times New Roman" w:cs="Times New Roman"/>
                <w:sz w:val="24"/>
                <w:szCs w:val="24"/>
                <w:rPrChange w:id="5010" w:author="微软用户" w:date="2017-08-24T15:32:00Z">
                  <w:rPr>
                    <w:color w:val="000000" w:themeColor="text1"/>
                    <w:sz w:val="24"/>
                  </w:rPr>
                </w:rPrChange>
              </w:rPr>
            </w:pPr>
          </w:p>
        </w:tc>
        <w:tc>
          <w:tcPr>
            <w:tcW w:w="1660" w:type="dxa"/>
          </w:tcPr>
          <w:p w14:paraId="7633259A" w14:textId="77777777" w:rsidR="00505F76" w:rsidRPr="005C6C13" w:rsidRDefault="00505F76" w:rsidP="00EF2128">
            <w:pPr>
              <w:spacing w:line="400" w:lineRule="exact"/>
              <w:rPr>
                <w:rFonts w:ascii="Times New Roman" w:hAnsi="Times New Roman" w:cs="Times New Roman"/>
                <w:sz w:val="24"/>
                <w:szCs w:val="24"/>
                <w:rPrChange w:id="5011" w:author="微软用户" w:date="2017-08-24T15:32:00Z">
                  <w:rPr>
                    <w:color w:val="000000" w:themeColor="text1"/>
                    <w:sz w:val="24"/>
                  </w:rPr>
                </w:rPrChange>
              </w:rPr>
            </w:pPr>
            <w:r w:rsidRPr="005C6C13">
              <w:rPr>
                <w:rFonts w:ascii="Times New Roman" w:hAnsi="Times New Roman" w:cs="Times New Roman" w:hint="eastAsia"/>
                <w:sz w:val="24"/>
                <w:szCs w:val="24"/>
                <w:rPrChange w:id="5012" w:author="微软用户" w:date="2017-08-24T15:32:00Z">
                  <w:rPr>
                    <w:rFonts w:hint="eastAsia"/>
                    <w:color w:val="000000" w:themeColor="text1"/>
                    <w:sz w:val="24"/>
                  </w:rPr>
                </w:rPrChange>
              </w:rPr>
              <w:t>返回结果</w:t>
            </w:r>
          </w:p>
        </w:tc>
        <w:tc>
          <w:tcPr>
            <w:tcW w:w="4982" w:type="dxa"/>
          </w:tcPr>
          <w:p w14:paraId="23366C0C" w14:textId="77777777" w:rsidR="00505F76" w:rsidRPr="005C6C13" w:rsidRDefault="00505F76" w:rsidP="00EF2128">
            <w:pPr>
              <w:spacing w:line="400" w:lineRule="exact"/>
              <w:rPr>
                <w:rFonts w:ascii="Times New Roman" w:hAnsi="Times New Roman" w:cs="Times New Roman"/>
                <w:sz w:val="24"/>
                <w:szCs w:val="24"/>
                <w:rPrChange w:id="5013" w:author="微软用户" w:date="2017-08-24T15:32:00Z">
                  <w:rPr>
                    <w:color w:val="000000" w:themeColor="text1"/>
                    <w:sz w:val="24"/>
                  </w:rPr>
                </w:rPrChange>
              </w:rPr>
            </w:pPr>
            <w:r w:rsidRPr="005C6C13">
              <w:rPr>
                <w:rFonts w:ascii="Times New Roman" w:hAnsi="Times New Roman" w:cs="Times New Roman"/>
                <w:sz w:val="24"/>
                <w:szCs w:val="24"/>
                <w:rPrChange w:id="5014" w:author="微软用户" w:date="2017-08-24T15:32:00Z">
                  <w:rPr>
                    <w:color w:val="000000" w:themeColor="text1"/>
                    <w:sz w:val="24"/>
                  </w:rPr>
                </w:rPrChange>
              </w:rPr>
              <w:t>True</w:t>
            </w:r>
            <w:r w:rsidRPr="005C6C13">
              <w:rPr>
                <w:rFonts w:ascii="Times New Roman" w:hAnsi="Times New Roman" w:cs="Times New Roman" w:hint="eastAsia"/>
                <w:sz w:val="24"/>
                <w:szCs w:val="24"/>
                <w:rPrChange w:id="5015" w:author="微软用户" w:date="2017-08-24T15:32:00Z">
                  <w:rPr>
                    <w:rFonts w:hint="eastAsia"/>
                    <w:color w:val="000000" w:themeColor="text1"/>
                    <w:sz w:val="24"/>
                  </w:rPr>
                </w:rPrChange>
              </w:rPr>
              <w:t>：</w:t>
            </w:r>
            <w:r w:rsidR="004C2B1D" w:rsidRPr="005C6C13">
              <w:rPr>
                <w:rFonts w:ascii="Times New Roman" w:hAnsi="Times New Roman" w:cs="Times New Roman" w:hint="eastAsia"/>
                <w:sz w:val="24"/>
                <w:szCs w:val="24"/>
                <w:rPrChange w:id="5016" w:author="微软用户" w:date="2017-08-24T15:32:00Z">
                  <w:rPr>
                    <w:rFonts w:hint="eastAsia"/>
                    <w:color w:val="000000" w:themeColor="text1"/>
                    <w:sz w:val="24"/>
                  </w:rPr>
                </w:rPrChange>
              </w:rPr>
              <w:t>删除</w:t>
            </w:r>
            <w:r w:rsidRPr="005C6C13">
              <w:rPr>
                <w:rFonts w:ascii="Times New Roman" w:hAnsi="Times New Roman" w:cs="Times New Roman" w:hint="eastAsia"/>
                <w:sz w:val="24"/>
                <w:szCs w:val="24"/>
                <w:rPrChange w:id="5017" w:author="微软用户" w:date="2017-08-24T15:32:00Z">
                  <w:rPr>
                    <w:rFonts w:hint="eastAsia"/>
                    <w:color w:val="000000" w:themeColor="text1"/>
                    <w:sz w:val="24"/>
                  </w:rPr>
                </w:rPrChange>
              </w:rPr>
              <w:t>会话成功</w:t>
            </w:r>
          </w:p>
          <w:p w14:paraId="79DBDFCC" w14:textId="77777777" w:rsidR="00505F76" w:rsidRPr="005C6C13" w:rsidRDefault="00505F76" w:rsidP="00EF2128">
            <w:pPr>
              <w:spacing w:line="400" w:lineRule="exact"/>
              <w:rPr>
                <w:rFonts w:ascii="Times New Roman" w:hAnsi="Times New Roman" w:cs="Times New Roman"/>
                <w:sz w:val="24"/>
                <w:szCs w:val="24"/>
                <w:rPrChange w:id="5018" w:author="微软用户" w:date="2017-08-24T15:32:00Z">
                  <w:rPr>
                    <w:color w:val="000000" w:themeColor="text1"/>
                    <w:sz w:val="24"/>
                  </w:rPr>
                </w:rPrChange>
              </w:rPr>
            </w:pPr>
            <w:r w:rsidRPr="005C6C13">
              <w:rPr>
                <w:rFonts w:ascii="Times New Roman" w:hAnsi="Times New Roman" w:cs="Times New Roman"/>
                <w:sz w:val="24"/>
                <w:szCs w:val="24"/>
                <w:rPrChange w:id="5019" w:author="微软用户" w:date="2017-08-24T15:32:00Z">
                  <w:rPr>
                    <w:color w:val="000000" w:themeColor="text1"/>
                    <w:sz w:val="24"/>
                  </w:rPr>
                </w:rPrChange>
              </w:rPr>
              <w:t>False</w:t>
            </w:r>
            <w:r w:rsidRPr="005C6C13">
              <w:rPr>
                <w:rFonts w:ascii="Times New Roman" w:hAnsi="Times New Roman" w:cs="Times New Roman" w:hint="eastAsia"/>
                <w:sz w:val="24"/>
                <w:szCs w:val="24"/>
                <w:rPrChange w:id="5020" w:author="微软用户" w:date="2017-08-24T15:32:00Z">
                  <w:rPr>
                    <w:rFonts w:hint="eastAsia"/>
                    <w:color w:val="000000" w:themeColor="text1"/>
                    <w:sz w:val="24"/>
                  </w:rPr>
                </w:rPrChange>
              </w:rPr>
              <w:t>：</w:t>
            </w:r>
            <w:r w:rsidR="004C2B1D" w:rsidRPr="005C6C13">
              <w:rPr>
                <w:rFonts w:ascii="Times New Roman" w:hAnsi="Times New Roman" w:cs="Times New Roman" w:hint="eastAsia"/>
                <w:sz w:val="24"/>
                <w:szCs w:val="24"/>
                <w:rPrChange w:id="5021" w:author="微软用户" w:date="2017-08-24T15:32:00Z">
                  <w:rPr>
                    <w:rFonts w:hint="eastAsia"/>
                    <w:color w:val="000000" w:themeColor="text1"/>
                    <w:sz w:val="24"/>
                  </w:rPr>
                </w:rPrChange>
              </w:rPr>
              <w:t>删除</w:t>
            </w:r>
            <w:r w:rsidRPr="005C6C13">
              <w:rPr>
                <w:rFonts w:ascii="Times New Roman" w:hAnsi="Times New Roman" w:cs="Times New Roman" w:hint="eastAsia"/>
                <w:sz w:val="24"/>
                <w:szCs w:val="24"/>
                <w:rPrChange w:id="5022" w:author="微软用户" w:date="2017-08-24T15:32:00Z">
                  <w:rPr>
                    <w:rFonts w:hint="eastAsia"/>
                    <w:color w:val="000000" w:themeColor="text1"/>
                    <w:sz w:val="24"/>
                  </w:rPr>
                </w:rPrChange>
              </w:rPr>
              <w:t>会话失败</w:t>
            </w:r>
          </w:p>
        </w:tc>
      </w:tr>
    </w:tbl>
    <w:p w14:paraId="6958613E" w14:textId="5421C816" w:rsidR="000872E0" w:rsidRPr="00CD1C90" w:rsidRDefault="000872E0" w:rsidP="0036113F">
      <w:pPr>
        <w:spacing w:line="400" w:lineRule="exact"/>
        <w:rPr>
          <w:ins w:id="5023" w:author="JY0225" w:date="2017-08-23T14:17:00Z"/>
          <w:rFonts w:asciiTheme="minorEastAsia" w:hAnsiTheme="minorEastAsia"/>
          <w:color w:val="000000" w:themeColor="text1"/>
          <w:sz w:val="24"/>
          <w:szCs w:val="24"/>
          <w:rPrChange w:id="5024" w:author="JY0225" w:date="2017-08-24T11:22:00Z">
            <w:rPr>
              <w:ins w:id="5025" w:author="JY0225" w:date="2017-08-23T14:17:00Z"/>
              <w:color w:val="000000" w:themeColor="text1"/>
              <w:sz w:val="24"/>
            </w:rPr>
          </w:rPrChange>
        </w:rPr>
      </w:pPr>
      <w:ins w:id="5026" w:author="JY0225" w:date="2017-08-23T14:17:00Z">
        <w:r w:rsidRPr="00CD1C90">
          <w:rPr>
            <w:rFonts w:asciiTheme="minorEastAsia" w:hAnsiTheme="minorEastAsia"/>
            <w:color w:val="000000" w:themeColor="text1"/>
            <w:sz w:val="24"/>
            <w:szCs w:val="24"/>
            <w:rPrChange w:id="5027" w:author="JY0225" w:date="2017-08-24T11:22:00Z">
              <w:rPr>
                <w:color w:val="000000" w:themeColor="text1"/>
                <w:sz w:val="24"/>
              </w:rPr>
            </w:rPrChange>
          </w:rPr>
          <w:tab/>
        </w:r>
        <w:r w:rsidRPr="00CD1C90">
          <w:rPr>
            <w:rFonts w:asciiTheme="minorEastAsia" w:hAnsiTheme="minorEastAsia" w:hint="eastAsia"/>
            <w:color w:val="000000" w:themeColor="text1"/>
            <w:sz w:val="24"/>
            <w:szCs w:val="24"/>
            <w:rPrChange w:id="5028" w:author="JY0225" w:date="2017-08-24T11:22:00Z">
              <w:rPr>
                <w:rFonts w:hint="eastAsia"/>
                <w:color w:val="000000" w:themeColor="text1"/>
                <w:sz w:val="24"/>
              </w:rPr>
            </w:rPrChange>
          </w:rPr>
          <w:t>删除会话接口在用户发送删除会话请求到中间件时调用，该</w:t>
        </w:r>
      </w:ins>
      <w:ins w:id="5029" w:author="JY0225" w:date="2017-08-23T14:18:00Z">
        <w:r w:rsidRPr="00CD1C90">
          <w:rPr>
            <w:rFonts w:asciiTheme="minorEastAsia" w:hAnsiTheme="minorEastAsia" w:hint="eastAsia"/>
            <w:color w:val="000000" w:themeColor="text1"/>
            <w:sz w:val="24"/>
            <w:szCs w:val="24"/>
            <w:rPrChange w:id="5030" w:author="JY0225" w:date="2017-08-24T11:22:00Z">
              <w:rPr>
                <w:rFonts w:hint="eastAsia"/>
                <w:color w:val="000000" w:themeColor="text1"/>
                <w:sz w:val="24"/>
              </w:rPr>
            </w:rPrChange>
          </w:rPr>
          <w:t>接口以会话</w:t>
        </w:r>
        <w:r w:rsidRPr="00CD1C90">
          <w:rPr>
            <w:rFonts w:asciiTheme="minorEastAsia" w:hAnsiTheme="minorEastAsia"/>
            <w:color w:val="000000" w:themeColor="text1"/>
            <w:sz w:val="24"/>
            <w:szCs w:val="24"/>
            <w:rPrChange w:id="5031" w:author="JY0225" w:date="2017-08-24T11:22:00Z">
              <w:rPr>
                <w:color w:val="000000" w:themeColor="text1"/>
                <w:sz w:val="24"/>
              </w:rPr>
            </w:rPrChange>
          </w:rPr>
          <w:t>id</w:t>
        </w:r>
        <w:r w:rsidRPr="00CD1C90">
          <w:rPr>
            <w:rFonts w:asciiTheme="minorEastAsia" w:hAnsiTheme="minorEastAsia" w:hint="eastAsia"/>
            <w:color w:val="000000" w:themeColor="text1"/>
            <w:sz w:val="24"/>
            <w:szCs w:val="24"/>
            <w:rPrChange w:id="5032" w:author="JY0225" w:date="2017-08-24T11:22:00Z">
              <w:rPr>
                <w:rFonts w:hint="eastAsia"/>
                <w:color w:val="000000" w:themeColor="text1"/>
                <w:sz w:val="24"/>
              </w:rPr>
            </w:rPrChange>
          </w:rPr>
          <w:t>作为第一个参数，用户</w:t>
        </w:r>
        <w:r w:rsidRPr="00CD1C90">
          <w:rPr>
            <w:rFonts w:asciiTheme="minorEastAsia" w:hAnsiTheme="minorEastAsia"/>
            <w:color w:val="000000" w:themeColor="text1"/>
            <w:sz w:val="24"/>
            <w:szCs w:val="24"/>
            <w:rPrChange w:id="5033" w:author="JY0225" w:date="2017-08-24T11:22:00Z">
              <w:rPr>
                <w:color w:val="000000" w:themeColor="text1"/>
                <w:sz w:val="24"/>
              </w:rPr>
            </w:rPrChange>
          </w:rPr>
          <w:t>id</w:t>
        </w:r>
        <w:r w:rsidRPr="00CD1C90">
          <w:rPr>
            <w:rFonts w:asciiTheme="minorEastAsia" w:hAnsiTheme="minorEastAsia" w:hint="eastAsia"/>
            <w:color w:val="000000" w:themeColor="text1"/>
            <w:sz w:val="24"/>
            <w:szCs w:val="24"/>
            <w:rPrChange w:id="5034" w:author="JY0225" w:date="2017-08-24T11:22:00Z">
              <w:rPr>
                <w:rFonts w:hint="eastAsia"/>
                <w:color w:val="000000" w:themeColor="text1"/>
                <w:sz w:val="24"/>
              </w:rPr>
            </w:rPrChange>
          </w:rPr>
          <w:t>作为第二个参数。</w:t>
        </w:r>
        <w:r w:rsidR="00FD3A8B" w:rsidRPr="00CD1C90">
          <w:rPr>
            <w:rFonts w:asciiTheme="minorEastAsia" w:hAnsiTheme="minorEastAsia" w:hint="eastAsia"/>
            <w:color w:val="000000" w:themeColor="text1"/>
            <w:sz w:val="24"/>
            <w:szCs w:val="24"/>
            <w:rPrChange w:id="5035" w:author="JY0225" w:date="2017-08-24T11:22:00Z">
              <w:rPr>
                <w:rFonts w:hint="eastAsia"/>
                <w:color w:val="000000" w:themeColor="text1"/>
                <w:sz w:val="24"/>
              </w:rPr>
            </w:rPrChange>
          </w:rPr>
          <w:t>在接口的实现中，会校验当前用户</w:t>
        </w:r>
        <w:r w:rsidR="00FD3A8B" w:rsidRPr="00CD1C90">
          <w:rPr>
            <w:rFonts w:asciiTheme="minorEastAsia" w:hAnsiTheme="minorEastAsia"/>
            <w:color w:val="000000" w:themeColor="text1"/>
            <w:sz w:val="24"/>
            <w:szCs w:val="24"/>
            <w:rPrChange w:id="5036"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5037" w:author="JY0225" w:date="2017-08-24T11:22:00Z">
              <w:rPr>
                <w:rFonts w:hint="eastAsia"/>
                <w:color w:val="000000" w:themeColor="text1"/>
                <w:sz w:val="24"/>
              </w:rPr>
            </w:rPrChange>
          </w:rPr>
          <w:t>与传入的参数</w:t>
        </w:r>
        <w:r w:rsidR="00FD3A8B" w:rsidRPr="00CD1C90">
          <w:rPr>
            <w:rFonts w:asciiTheme="minorEastAsia" w:hAnsiTheme="minorEastAsia"/>
            <w:color w:val="000000" w:themeColor="text1"/>
            <w:sz w:val="24"/>
            <w:szCs w:val="24"/>
            <w:rPrChange w:id="5038"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5039" w:author="JY0225" w:date="2017-08-24T11:22:00Z">
              <w:rPr>
                <w:rFonts w:hint="eastAsia"/>
                <w:color w:val="000000" w:themeColor="text1"/>
                <w:sz w:val="24"/>
              </w:rPr>
            </w:rPrChange>
          </w:rPr>
          <w:t>是否一致，</w:t>
        </w:r>
      </w:ins>
      <w:ins w:id="5040" w:author="JY0225" w:date="2017-08-23T14:19:00Z">
        <w:r w:rsidR="00FD3A8B" w:rsidRPr="00CD1C90">
          <w:rPr>
            <w:rFonts w:asciiTheme="minorEastAsia" w:hAnsiTheme="minorEastAsia" w:hint="eastAsia"/>
            <w:color w:val="000000" w:themeColor="text1"/>
            <w:sz w:val="24"/>
            <w:szCs w:val="24"/>
            <w:rPrChange w:id="5041" w:author="JY0225" w:date="2017-08-24T11:22:00Z">
              <w:rPr>
                <w:rFonts w:hint="eastAsia"/>
                <w:color w:val="000000" w:themeColor="text1"/>
                <w:sz w:val="24"/>
              </w:rPr>
            </w:rPrChange>
          </w:rPr>
          <w:t>如果一致则根据会话</w:t>
        </w:r>
        <w:r w:rsidR="00FD3A8B" w:rsidRPr="00CD1C90">
          <w:rPr>
            <w:rFonts w:asciiTheme="minorEastAsia" w:hAnsiTheme="minorEastAsia"/>
            <w:color w:val="000000" w:themeColor="text1"/>
            <w:sz w:val="24"/>
            <w:szCs w:val="24"/>
            <w:rPrChange w:id="5042"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5043" w:author="JY0225" w:date="2017-08-24T11:22:00Z">
              <w:rPr>
                <w:rFonts w:hint="eastAsia"/>
                <w:color w:val="000000" w:themeColor="text1"/>
                <w:sz w:val="24"/>
              </w:rPr>
            </w:rPrChange>
          </w:rPr>
          <w:t>删除用户指定的会话；若</w:t>
        </w:r>
        <w:r w:rsidR="00FD3A8B" w:rsidRPr="00CD1C90">
          <w:rPr>
            <w:rFonts w:asciiTheme="minorEastAsia" w:hAnsiTheme="minorEastAsia"/>
            <w:color w:val="000000" w:themeColor="text1"/>
            <w:sz w:val="24"/>
            <w:szCs w:val="24"/>
            <w:rPrChange w:id="5044"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5045" w:author="JY0225" w:date="2017-08-24T11:22:00Z">
              <w:rPr>
                <w:rFonts w:hint="eastAsia"/>
                <w:color w:val="000000" w:themeColor="text1"/>
                <w:sz w:val="24"/>
              </w:rPr>
            </w:rPrChange>
          </w:rPr>
          <w:t>不一致则返回没有权限删除该会话。</w:t>
        </w:r>
      </w:ins>
      <w:ins w:id="5046" w:author="JY0225" w:date="2017-08-23T14:22:00Z">
        <w:r w:rsidR="00343C56" w:rsidRPr="00CD1C90">
          <w:rPr>
            <w:rFonts w:asciiTheme="minorEastAsia" w:hAnsiTheme="minorEastAsia" w:hint="eastAsia"/>
            <w:color w:val="000000" w:themeColor="text1"/>
            <w:sz w:val="24"/>
            <w:szCs w:val="24"/>
            <w:rPrChange w:id="5047" w:author="JY0225" w:date="2017-08-24T11:22:00Z">
              <w:rPr>
                <w:rFonts w:hint="eastAsia"/>
                <w:color w:val="000000" w:themeColor="text1"/>
                <w:sz w:val="24"/>
              </w:rPr>
            </w:rPrChange>
          </w:rPr>
          <w:t>此外，通常情况下，用户是不清楚会话</w:t>
        </w:r>
        <w:r w:rsidR="00343C56" w:rsidRPr="00CD1C90">
          <w:rPr>
            <w:rFonts w:asciiTheme="minorEastAsia" w:hAnsiTheme="minorEastAsia"/>
            <w:color w:val="000000" w:themeColor="text1"/>
            <w:sz w:val="24"/>
            <w:szCs w:val="24"/>
            <w:rPrChange w:id="5048" w:author="JY0225" w:date="2017-08-24T11:22:00Z">
              <w:rPr>
                <w:color w:val="000000" w:themeColor="text1"/>
                <w:sz w:val="24"/>
              </w:rPr>
            </w:rPrChange>
          </w:rPr>
          <w:t>id</w:t>
        </w:r>
        <w:r w:rsidR="00343C56" w:rsidRPr="00CD1C90">
          <w:rPr>
            <w:rFonts w:asciiTheme="minorEastAsia" w:hAnsiTheme="minorEastAsia" w:hint="eastAsia"/>
            <w:color w:val="000000" w:themeColor="text1"/>
            <w:sz w:val="24"/>
            <w:szCs w:val="24"/>
            <w:rPrChange w:id="5049" w:author="JY0225" w:date="2017-08-24T11:22:00Z">
              <w:rPr>
                <w:rFonts w:hint="eastAsia"/>
                <w:color w:val="000000" w:themeColor="text1"/>
                <w:sz w:val="24"/>
              </w:rPr>
            </w:rPrChange>
          </w:rPr>
          <w:t>的，因此在执行产出会话操作之前，需要结合查询会话接口使用，获取到会话</w:t>
        </w:r>
      </w:ins>
      <w:ins w:id="5050" w:author="JY0225" w:date="2017-08-23T14:23:00Z">
        <w:r w:rsidR="00343C56" w:rsidRPr="00CD1C90">
          <w:rPr>
            <w:rFonts w:asciiTheme="minorEastAsia" w:hAnsiTheme="minorEastAsia" w:hint="eastAsia"/>
            <w:color w:val="000000" w:themeColor="text1"/>
            <w:sz w:val="24"/>
            <w:szCs w:val="24"/>
            <w:rPrChange w:id="5051" w:author="JY0225" w:date="2017-08-24T11:22:00Z">
              <w:rPr>
                <w:rFonts w:hint="eastAsia"/>
                <w:color w:val="000000" w:themeColor="text1"/>
                <w:sz w:val="24"/>
              </w:rPr>
            </w:rPrChange>
          </w:rPr>
          <w:t>的</w:t>
        </w:r>
        <w:r w:rsidR="00343C56" w:rsidRPr="00CD1C90">
          <w:rPr>
            <w:rFonts w:asciiTheme="minorEastAsia" w:hAnsiTheme="minorEastAsia"/>
            <w:color w:val="000000" w:themeColor="text1"/>
            <w:sz w:val="24"/>
            <w:szCs w:val="24"/>
            <w:rPrChange w:id="5052" w:author="JY0225" w:date="2017-08-24T11:22:00Z">
              <w:rPr>
                <w:color w:val="000000" w:themeColor="text1"/>
                <w:sz w:val="24"/>
              </w:rPr>
            </w:rPrChange>
          </w:rPr>
          <w:t>id</w:t>
        </w:r>
        <w:r w:rsidR="00343C56" w:rsidRPr="00CD1C90">
          <w:rPr>
            <w:rFonts w:asciiTheme="minorEastAsia" w:hAnsiTheme="minorEastAsia" w:hint="eastAsia"/>
            <w:color w:val="000000" w:themeColor="text1"/>
            <w:sz w:val="24"/>
            <w:szCs w:val="24"/>
            <w:rPrChange w:id="5053" w:author="JY0225" w:date="2017-08-24T11:22:00Z">
              <w:rPr>
                <w:rFonts w:hint="eastAsia"/>
                <w:color w:val="000000" w:themeColor="text1"/>
                <w:sz w:val="24"/>
              </w:rPr>
            </w:rPrChange>
          </w:rPr>
          <w:t>信息后，</w:t>
        </w:r>
      </w:ins>
      <w:ins w:id="5054" w:author="JY0225" w:date="2017-08-23T14:28:00Z">
        <w:r w:rsidR="001A6622" w:rsidRPr="00CD1C90">
          <w:rPr>
            <w:rFonts w:asciiTheme="minorEastAsia" w:hAnsiTheme="minorEastAsia" w:hint="eastAsia"/>
            <w:color w:val="000000" w:themeColor="text1"/>
            <w:sz w:val="24"/>
            <w:szCs w:val="24"/>
            <w:rPrChange w:id="5055" w:author="JY0225" w:date="2017-08-24T11:22:00Z">
              <w:rPr>
                <w:rFonts w:hint="eastAsia"/>
                <w:color w:val="000000" w:themeColor="text1"/>
                <w:sz w:val="24"/>
              </w:rPr>
            </w:rPrChange>
          </w:rPr>
          <w:t>再</w:t>
        </w:r>
      </w:ins>
      <w:ins w:id="5056" w:author="JY0225" w:date="2017-08-23T14:23:00Z">
        <w:r w:rsidR="00343C56" w:rsidRPr="00CD1C90">
          <w:rPr>
            <w:rFonts w:asciiTheme="minorEastAsia" w:hAnsiTheme="minorEastAsia" w:hint="eastAsia"/>
            <w:color w:val="000000" w:themeColor="text1"/>
            <w:sz w:val="24"/>
            <w:szCs w:val="24"/>
            <w:rPrChange w:id="5057" w:author="JY0225" w:date="2017-08-24T11:22:00Z">
              <w:rPr>
                <w:rFonts w:hint="eastAsia"/>
                <w:color w:val="000000" w:themeColor="text1"/>
                <w:sz w:val="24"/>
              </w:rPr>
            </w:rPrChange>
          </w:rPr>
          <w:t>执行删除会话操作。</w:t>
        </w:r>
      </w:ins>
      <w:ins w:id="5058" w:author="JY0225" w:date="2017-08-23T14:27:00Z">
        <w:r w:rsidR="00DB33AF" w:rsidRPr="00CD1C90">
          <w:rPr>
            <w:rFonts w:asciiTheme="minorEastAsia" w:hAnsiTheme="minorEastAsia" w:hint="eastAsia"/>
            <w:color w:val="000000" w:themeColor="text1"/>
            <w:sz w:val="24"/>
            <w:szCs w:val="24"/>
            <w:rPrChange w:id="5059" w:author="JY0225" w:date="2017-08-24T11:22:00Z">
              <w:rPr>
                <w:rFonts w:hint="eastAsia"/>
                <w:color w:val="000000" w:themeColor="text1"/>
                <w:sz w:val="24"/>
              </w:rPr>
            </w:rPrChange>
          </w:rPr>
          <w:t>返回给用户的信息为删除会话的结果。</w:t>
        </w:r>
      </w:ins>
    </w:p>
    <w:p w14:paraId="53B89191" w14:textId="6EEF31DA" w:rsidR="0036113F" w:rsidRPr="00CD1C90" w:rsidRDefault="00CE26B6">
      <w:pPr>
        <w:spacing w:line="400" w:lineRule="exact"/>
        <w:ind w:firstLine="420"/>
        <w:rPr>
          <w:rFonts w:asciiTheme="minorEastAsia" w:hAnsiTheme="minorEastAsia"/>
          <w:color w:val="000000" w:themeColor="text1"/>
          <w:sz w:val="24"/>
          <w:szCs w:val="24"/>
          <w:rPrChange w:id="5060" w:author="JY0225" w:date="2017-08-24T11:22:00Z">
            <w:rPr>
              <w:color w:val="000000" w:themeColor="text1"/>
              <w:sz w:val="24"/>
            </w:rPr>
          </w:rPrChange>
        </w:rPr>
        <w:pPrChange w:id="5061" w:author="JY0225" w:date="2017-08-23T15:15:00Z">
          <w:pPr>
            <w:spacing w:line="400" w:lineRule="exact"/>
          </w:pPr>
        </w:pPrChange>
      </w:pPr>
      <w:r w:rsidRPr="00CD1C90">
        <w:rPr>
          <w:rFonts w:asciiTheme="minorEastAsia" w:hAnsiTheme="minorEastAsia"/>
          <w:color w:val="000000" w:themeColor="text1"/>
          <w:sz w:val="24"/>
          <w:szCs w:val="24"/>
          <w:rPrChange w:id="5062" w:author="JY0225" w:date="2017-08-24T11:22:00Z">
            <w:rPr>
              <w:color w:val="000000" w:themeColor="text1"/>
              <w:sz w:val="24"/>
            </w:rPr>
          </w:rPrChange>
        </w:rPr>
        <w:t>3</w:t>
      </w:r>
      <w:r w:rsidR="0036113F" w:rsidRPr="00CD1C90">
        <w:rPr>
          <w:rFonts w:asciiTheme="minorEastAsia" w:hAnsiTheme="minorEastAsia" w:hint="eastAsia"/>
          <w:color w:val="000000" w:themeColor="text1"/>
          <w:sz w:val="24"/>
          <w:szCs w:val="24"/>
          <w:rPrChange w:id="5063" w:author="JY0225" w:date="2017-08-24T11:22:00Z">
            <w:rPr>
              <w:rFonts w:hint="eastAsia"/>
              <w:color w:val="000000" w:themeColor="text1"/>
              <w:sz w:val="24"/>
            </w:rPr>
          </w:rPrChange>
        </w:rPr>
        <w:t>）</w:t>
      </w:r>
      <w:r w:rsidR="0090290C" w:rsidRPr="00CD1C90">
        <w:rPr>
          <w:rFonts w:asciiTheme="minorEastAsia" w:hAnsiTheme="minorEastAsia" w:hint="eastAsia"/>
          <w:color w:val="000000" w:themeColor="text1"/>
          <w:sz w:val="24"/>
          <w:szCs w:val="24"/>
          <w:rPrChange w:id="5064" w:author="JY0225" w:date="2017-08-24T11:22:00Z">
            <w:rPr>
              <w:rFonts w:hint="eastAsia"/>
              <w:color w:val="000000" w:themeColor="text1"/>
              <w:sz w:val="24"/>
            </w:rPr>
          </w:rPrChange>
        </w:rPr>
        <w:t>查询</w:t>
      </w:r>
      <w:r w:rsidR="0036113F" w:rsidRPr="00CD1C90">
        <w:rPr>
          <w:rFonts w:asciiTheme="minorEastAsia" w:hAnsiTheme="minorEastAsia" w:hint="eastAsia"/>
          <w:color w:val="000000" w:themeColor="text1"/>
          <w:sz w:val="24"/>
          <w:szCs w:val="24"/>
          <w:rPrChange w:id="5065" w:author="JY0225" w:date="2017-08-24T11:22:00Z">
            <w:rPr>
              <w:rFonts w:hint="eastAsia"/>
              <w:color w:val="000000" w:themeColor="text1"/>
              <w:sz w:val="24"/>
            </w:rPr>
          </w:rPrChange>
        </w:rPr>
        <w:t>会话</w:t>
      </w:r>
    </w:p>
    <w:tbl>
      <w:tblPr>
        <w:tblStyle w:val="aa"/>
        <w:tblW w:w="0" w:type="auto"/>
        <w:tblLook w:val="04A0" w:firstRow="1" w:lastRow="0" w:firstColumn="1" w:lastColumn="0" w:noHBand="0" w:noVBand="1"/>
      </w:tblPr>
      <w:tblGrid>
        <w:gridCol w:w="1660"/>
        <w:gridCol w:w="1660"/>
        <w:gridCol w:w="4982"/>
      </w:tblGrid>
      <w:tr w:rsidR="0036113F" w:rsidRPr="00CD1C90" w14:paraId="4BAF3574" w14:textId="77777777" w:rsidTr="00EF2128">
        <w:tc>
          <w:tcPr>
            <w:tcW w:w="1660" w:type="dxa"/>
          </w:tcPr>
          <w:p w14:paraId="6AB537D9" w14:textId="77777777" w:rsidR="0036113F" w:rsidRPr="005C6C13" w:rsidRDefault="0036113F" w:rsidP="00EF2128">
            <w:pPr>
              <w:spacing w:line="400" w:lineRule="exact"/>
              <w:rPr>
                <w:rFonts w:ascii="Times New Roman" w:hAnsi="Times New Roman" w:cs="Times New Roman"/>
                <w:sz w:val="24"/>
                <w:szCs w:val="24"/>
                <w:rPrChange w:id="5066" w:author="微软用户" w:date="2017-08-24T15:32:00Z">
                  <w:rPr>
                    <w:color w:val="000000" w:themeColor="text1"/>
                    <w:sz w:val="24"/>
                  </w:rPr>
                </w:rPrChange>
              </w:rPr>
            </w:pPr>
            <w:r w:rsidRPr="005C6C13">
              <w:rPr>
                <w:rFonts w:ascii="Times New Roman" w:hAnsi="Times New Roman" w:cs="Times New Roman" w:hint="eastAsia"/>
                <w:sz w:val="24"/>
                <w:szCs w:val="24"/>
                <w:rPrChange w:id="5067" w:author="微软用户" w:date="2017-08-24T15:32:00Z">
                  <w:rPr>
                    <w:rFonts w:hint="eastAsia"/>
                    <w:color w:val="000000" w:themeColor="text1"/>
                    <w:sz w:val="24"/>
                  </w:rPr>
                </w:rPrChange>
              </w:rPr>
              <w:t>接口编号</w:t>
            </w:r>
          </w:p>
        </w:tc>
        <w:tc>
          <w:tcPr>
            <w:tcW w:w="1660" w:type="dxa"/>
          </w:tcPr>
          <w:p w14:paraId="452C7E50" w14:textId="77777777" w:rsidR="0036113F" w:rsidRPr="005C6C13" w:rsidRDefault="0036113F" w:rsidP="00EF2128">
            <w:pPr>
              <w:spacing w:line="400" w:lineRule="exact"/>
              <w:rPr>
                <w:rFonts w:ascii="Times New Roman" w:hAnsi="Times New Roman" w:cs="Times New Roman"/>
                <w:sz w:val="24"/>
                <w:szCs w:val="24"/>
                <w:rPrChange w:id="5068" w:author="微软用户" w:date="2017-08-24T15:32:00Z">
                  <w:rPr>
                    <w:color w:val="000000" w:themeColor="text1"/>
                    <w:sz w:val="24"/>
                  </w:rPr>
                </w:rPrChange>
              </w:rPr>
            </w:pPr>
            <w:r w:rsidRPr="005C6C13">
              <w:rPr>
                <w:rFonts w:ascii="Times New Roman" w:hAnsi="Times New Roman" w:cs="Times New Roman" w:hint="eastAsia"/>
                <w:sz w:val="24"/>
                <w:szCs w:val="24"/>
                <w:rPrChange w:id="5069" w:author="微软用户" w:date="2017-08-24T15:32:00Z">
                  <w:rPr>
                    <w:rFonts w:hint="eastAsia"/>
                    <w:color w:val="000000" w:themeColor="text1"/>
                    <w:sz w:val="24"/>
                  </w:rPr>
                </w:rPrChange>
              </w:rPr>
              <w:t>接口名称</w:t>
            </w:r>
          </w:p>
        </w:tc>
        <w:tc>
          <w:tcPr>
            <w:tcW w:w="4982" w:type="dxa"/>
          </w:tcPr>
          <w:p w14:paraId="56F68DEA" w14:textId="77777777" w:rsidR="0036113F" w:rsidRPr="005C6C13" w:rsidRDefault="00DE5D15" w:rsidP="00EF2128">
            <w:pPr>
              <w:spacing w:line="400" w:lineRule="exact"/>
              <w:rPr>
                <w:rFonts w:ascii="Times New Roman" w:hAnsi="Times New Roman" w:cs="Times New Roman"/>
                <w:sz w:val="24"/>
                <w:szCs w:val="24"/>
                <w:rPrChange w:id="5070" w:author="微软用户" w:date="2017-08-24T15:32:00Z">
                  <w:rPr>
                    <w:color w:val="000000" w:themeColor="text1"/>
                    <w:sz w:val="24"/>
                  </w:rPr>
                </w:rPrChange>
              </w:rPr>
            </w:pPr>
            <w:r w:rsidRPr="005C6C13">
              <w:rPr>
                <w:rFonts w:ascii="Times New Roman" w:hAnsi="Times New Roman" w:cs="Times New Roman" w:hint="eastAsia"/>
                <w:sz w:val="24"/>
                <w:szCs w:val="24"/>
                <w:rPrChange w:id="5071" w:author="微软用户" w:date="2017-08-24T15:32:00Z">
                  <w:rPr>
                    <w:rFonts w:hint="eastAsia"/>
                    <w:color w:val="000000" w:themeColor="text1"/>
                    <w:sz w:val="24"/>
                  </w:rPr>
                </w:rPrChange>
              </w:rPr>
              <w:t>查询会话</w:t>
            </w:r>
          </w:p>
        </w:tc>
      </w:tr>
      <w:tr w:rsidR="0036113F" w:rsidRPr="00CD1C90" w14:paraId="37029593" w14:textId="77777777" w:rsidTr="00EF2128">
        <w:tc>
          <w:tcPr>
            <w:tcW w:w="1660" w:type="dxa"/>
            <w:vMerge w:val="restart"/>
          </w:tcPr>
          <w:p w14:paraId="1BA28F1D" w14:textId="77777777" w:rsidR="0036113F" w:rsidRPr="005C6C13" w:rsidRDefault="0036113F" w:rsidP="00EF2128">
            <w:pPr>
              <w:spacing w:line="400" w:lineRule="exact"/>
              <w:rPr>
                <w:rFonts w:ascii="Times New Roman" w:hAnsi="Times New Roman" w:cs="Times New Roman"/>
                <w:sz w:val="24"/>
                <w:szCs w:val="24"/>
                <w:rPrChange w:id="5072" w:author="微软用户" w:date="2017-08-24T15:32:00Z">
                  <w:rPr>
                    <w:color w:val="000000" w:themeColor="text1"/>
                    <w:sz w:val="24"/>
                  </w:rPr>
                </w:rPrChange>
              </w:rPr>
            </w:pPr>
            <w:r w:rsidRPr="005C6C13">
              <w:rPr>
                <w:rFonts w:ascii="Times New Roman" w:hAnsi="Times New Roman" w:cs="Times New Roman"/>
                <w:sz w:val="24"/>
                <w:szCs w:val="24"/>
                <w:rPrChange w:id="5073" w:author="微软用户" w:date="2017-08-24T15:32:00Z">
                  <w:rPr>
                    <w:color w:val="000000" w:themeColor="text1"/>
                    <w:sz w:val="24"/>
                  </w:rPr>
                </w:rPrChange>
              </w:rPr>
              <w:t>Cloud-Op</w:t>
            </w:r>
            <w:r w:rsidR="00201FDD" w:rsidRPr="005C6C13">
              <w:rPr>
                <w:rFonts w:ascii="Times New Roman" w:hAnsi="Times New Roman" w:cs="Times New Roman"/>
                <w:sz w:val="24"/>
                <w:szCs w:val="24"/>
                <w:rPrChange w:id="5074" w:author="微软用户" w:date="2017-08-24T15:32:00Z">
                  <w:rPr>
                    <w:color w:val="000000" w:themeColor="text1"/>
                    <w:sz w:val="24"/>
                  </w:rPr>
                </w:rPrChange>
              </w:rPr>
              <w:t>t-03</w:t>
            </w:r>
          </w:p>
        </w:tc>
        <w:tc>
          <w:tcPr>
            <w:tcW w:w="1660" w:type="dxa"/>
          </w:tcPr>
          <w:p w14:paraId="46591B8F" w14:textId="77777777" w:rsidR="0036113F" w:rsidRPr="005C6C13" w:rsidRDefault="0036113F" w:rsidP="00EF2128">
            <w:pPr>
              <w:spacing w:line="400" w:lineRule="exact"/>
              <w:rPr>
                <w:rFonts w:ascii="Times New Roman" w:hAnsi="Times New Roman" w:cs="Times New Roman"/>
                <w:sz w:val="24"/>
                <w:szCs w:val="24"/>
                <w:rPrChange w:id="5075" w:author="微软用户" w:date="2017-08-24T15:32:00Z">
                  <w:rPr>
                    <w:color w:val="000000" w:themeColor="text1"/>
                    <w:sz w:val="24"/>
                  </w:rPr>
                </w:rPrChange>
              </w:rPr>
            </w:pPr>
            <w:r w:rsidRPr="005C6C13">
              <w:rPr>
                <w:rFonts w:ascii="Times New Roman" w:hAnsi="Times New Roman" w:cs="Times New Roman" w:hint="eastAsia"/>
                <w:sz w:val="24"/>
                <w:szCs w:val="24"/>
                <w:rPrChange w:id="5076" w:author="微软用户" w:date="2017-08-24T15:32:00Z">
                  <w:rPr>
                    <w:rFonts w:hint="eastAsia"/>
                    <w:color w:val="000000" w:themeColor="text1"/>
                    <w:sz w:val="24"/>
                  </w:rPr>
                </w:rPrChange>
              </w:rPr>
              <w:t>接口原型</w:t>
            </w:r>
          </w:p>
        </w:tc>
        <w:tc>
          <w:tcPr>
            <w:tcW w:w="4982" w:type="dxa"/>
          </w:tcPr>
          <w:p w14:paraId="6383167D" w14:textId="38DC983A" w:rsidR="0036113F" w:rsidRPr="005C6C13" w:rsidRDefault="00D04FE3">
            <w:pPr>
              <w:spacing w:line="400" w:lineRule="exact"/>
              <w:rPr>
                <w:rFonts w:ascii="Times New Roman" w:hAnsi="Times New Roman" w:cs="Times New Roman"/>
                <w:sz w:val="24"/>
                <w:szCs w:val="24"/>
                <w:rPrChange w:id="5077" w:author="微软用户" w:date="2017-08-24T15:32:00Z">
                  <w:rPr>
                    <w:color w:val="000000" w:themeColor="text1"/>
                    <w:sz w:val="24"/>
                  </w:rPr>
                </w:rPrChange>
              </w:rPr>
            </w:pPr>
            <w:r w:rsidRPr="005C6C13">
              <w:rPr>
                <w:rFonts w:ascii="Times New Roman" w:hAnsi="Times New Roman" w:cs="Times New Roman"/>
                <w:sz w:val="24"/>
                <w:szCs w:val="24"/>
                <w:rPrChange w:id="5078" w:author="微软用户" w:date="2017-08-24T15:32:00Z">
                  <w:rPr>
                    <w:color w:val="000000" w:themeColor="text1"/>
                    <w:sz w:val="24"/>
                  </w:rPr>
                </w:rPrChange>
              </w:rPr>
              <w:t>String</w:t>
            </w:r>
            <w:r w:rsidR="00E04553" w:rsidRPr="005C6C13">
              <w:rPr>
                <w:rFonts w:ascii="Times New Roman" w:hAnsi="Times New Roman" w:cs="Times New Roman"/>
                <w:sz w:val="24"/>
                <w:szCs w:val="24"/>
                <w:rPrChange w:id="5079" w:author="微软用户" w:date="2017-08-24T15:32:00Z">
                  <w:rPr>
                    <w:color w:val="000000" w:themeColor="text1"/>
                    <w:sz w:val="24"/>
                  </w:rPr>
                </w:rPrChange>
              </w:rPr>
              <w:t xml:space="preserve"> </w:t>
            </w:r>
            <w:r w:rsidR="009C799C" w:rsidRPr="005C6C13">
              <w:rPr>
                <w:rFonts w:ascii="Times New Roman" w:hAnsi="Times New Roman" w:cs="Times New Roman"/>
                <w:sz w:val="24"/>
                <w:szCs w:val="24"/>
                <w:rPrChange w:id="5080" w:author="微软用户" w:date="2017-08-24T15:32:00Z">
                  <w:rPr>
                    <w:color w:val="000000" w:themeColor="text1"/>
                    <w:sz w:val="24"/>
                  </w:rPr>
                </w:rPrChange>
              </w:rPr>
              <w:t>query</w:t>
            </w:r>
            <w:r w:rsidR="0036113F" w:rsidRPr="005C6C13">
              <w:rPr>
                <w:rFonts w:ascii="Times New Roman" w:hAnsi="Times New Roman" w:cs="Times New Roman"/>
                <w:sz w:val="24"/>
                <w:szCs w:val="24"/>
                <w:rPrChange w:id="5081" w:author="微软用户" w:date="2017-08-24T15:32:00Z">
                  <w:rPr>
                    <w:color w:val="000000" w:themeColor="text1"/>
                    <w:sz w:val="24"/>
                  </w:rPr>
                </w:rPrChange>
              </w:rPr>
              <w:t>_session(</w:t>
            </w:r>
            <w:del w:id="5082" w:author="JY0225" w:date="2017-08-23T14:20:00Z">
              <w:r w:rsidR="0036113F" w:rsidRPr="005C6C13" w:rsidDel="00743786">
                <w:rPr>
                  <w:rFonts w:ascii="Times New Roman" w:hAnsi="Times New Roman" w:cs="Times New Roman"/>
                  <w:sz w:val="24"/>
                  <w:szCs w:val="24"/>
                  <w:rPrChange w:id="5083" w:author="微软用户" w:date="2017-08-24T15:32:00Z">
                    <w:rPr>
                      <w:color w:val="000000" w:themeColor="text1"/>
                      <w:sz w:val="24"/>
                    </w:rPr>
                  </w:rPrChange>
                </w:rPr>
                <w:delText xml:space="preserve">String sessionid, </w:delText>
              </w:r>
            </w:del>
            <w:r w:rsidR="0036113F" w:rsidRPr="005C6C13">
              <w:rPr>
                <w:rFonts w:ascii="Times New Roman" w:hAnsi="Times New Roman" w:cs="Times New Roman"/>
                <w:sz w:val="24"/>
                <w:szCs w:val="24"/>
                <w:rPrChange w:id="5084" w:author="微软用户" w:date="2017-08-24T15:32:00Z">
                  <w:rPr>
                    <w:color w:val="000000" w:themeColor="text1"/>
                    <w:sz w:val="24"/>
                  </w:rPr>
                </w:rPrChange>
              </w:rPr>
              <w:t>String userid</w:t>
            </w:r>
            <w:ins w:id="5085" w:author="JY0225" w:date="2017-08-23T14:20:00Z">
              <w:r w:rsidR="00743786" w:rsidRPr="005C6C13">
                <w:rPr>
                  <w:rFonts w:ascii="Times New Roman" w:hAnsi="Times New Roman" w:cs="Times New Roman"/>
                  <w:sz w:val="24"/>
                  <w:szCs w:val="24"/>
                  <w:rPrChange w:id="5086" w:author="微软用户" w:date="2017-08-24T15:32:00Z">
                    <w:rPr>
                      <w:color w:val="000000" w:themeColor="text1"/>
                      <w:sz w:val="24"/>
                    </w:rPr>
                  </w:rPrChange>
                </w:rPr>
                <w:t>, int recent</w:t>
              </w:r>
            </w:ins>
            <w:r w:rsidR="0036113F" w:rsidRPr="005C6C13">
              <w:rPr>
                <w:rFonts w:ascii="Times New Roman" w:hAnsi="Times New Roman" w:cs="Times New Roman"/>
                <w:sz w:val="24"/>
                <w:szCs w:val="24"/>
                <w:rPrChange w:id="5087" w:author="微软用户" w:date="2017-08-24T15:32:00Z">
                  <w:rPr>
                    <w:color w:val="000000" w:themeColor="text1"/>
                    <w:sz w:val="24"/>
                  </w:rPr>
                </w:rPrChange>
              </w:rPr>
              <w:t>)</w:t>
            </w:r>
          </w:p>
        </w:tc>
      </w:tr>
      <w:tr w:rsidR="0036113F" w:rsidRPr="00CD1C90" w14:paraId="48C3615B" w14:textId="77777777" w:rsidTr="00EF2128">
        <w:tc>
          <w:tcPr>
            <w:tcW w:w="1660" w:type="dxa"/>
            <w:vMerge/>
          </w:tcPr>
          <w:p w14:paraId="7930EBE9" w14:textId="77777777" w:rsidR="0036113F" w:rsidRPr="005C6C13" w:rsidRDefault="0036113F" w:rsidP="00EF2128">
            <w:pPr>
              <w:spacing w:line="400" w:lineRule="exact"/>
              <w:rPr>
                <w:rFonts w:ascii="Times New Roman" w:hAnsi="Times New Roman" w:cs="Times New Roman"/>
                <w:sz w:val="24"/>
                <w:szCs w:val="24"/>
                <w:rPrChange w:id="5088" w:author="微软用户" w:date="2017-08-24T15:32:00Z">
                  <w:rPr>
                    <w:color w:val="000000" w:themeColor="text1"/>
                    <w:sz w:val="24"/>
                  </w:rPr>
                </w:rPrChange>
              </w:rPr>
            </w:pPr>
          </w:p>
        </w:tc>
        <w:tc>
          <w:tcPr>
            <w:tcW w:w="1660" w:type="dxa"/>
          </w:tcPr>
          <w:p w14:paraId="64D73CBC" w14:textId="77777777" w:rsidR="0036113F" w:rsidRPr="005C6C13" w:rsidRDefault="0036113F" w:rsidP="00EF2128">
            <w:pPr>
              <w:spacing w:line="400" w:lineRule="exact"/>
              <w:rPr>
                <w:rFonts w:ascii="Times New Roman" w:hAnsi="Times New Roman" w:cs="Times New Roman"/>
                <w:sz w:val="24"/>
                <w:szCs w:val="24"/>
                <w:rPrChange w:id="5089" w:author="微软用户" w:date="2017-08-24T15:32:00Z">
                  <w:rPr>
                    <w:color w:val="000000" w:themeColor="text1"/>
                    <w:sz w:val="24"/>
                  </w:rPr>
                </w:rPrChange>
              </w:rPr>
            </w:pPr>
            <w:r w:rsidRPr="005C6C13">
              <w:rPr>
                <w:rFonts w:ascii="Times New Roman" w:hAnsi="Times New Roman" w:cs="Times New Roman" w:hint="eastAsia"/>
                <w:sz w:val="24"/>
                <w:szCs w:val="24"/>
                <w:rPrChange w:id="5090" w:author="微软用户" w:date="2017-08-24T15:32:00Z">
                  <w:rPr>
                    <w:rFonts w:hint="eastAsia"/>
                    <w:color w:val="000000" w:themeColor="text1"/>
                    <w:sz w:val="24"/>
                  </w:rPr>
                </w:rPrChange>
              </w:rPr>
              <w:t>接口参数</w:t>
            </w:r>
          </w:p>
        </w:tc>
        <w:tc>
          <w:tcPr>
            <w:tcW w:w="4982" w:type="dxa"/>
          </w:tcPr>
          <w:p w14:paraId="3041D223" w14:textId="7F09D771" w:rsidR="0036113F" w:rsidRPr="005C6C13" w:rsidDel="007F3C29" w:rsidRDefault="0036113F" w:rsidP="00EF2128">
            <w:pPr>
              <w:spacing w:line="400" w:lineRule="exact"/>
              <w:rPr>
                <w:del w:id="5091" w:author="JY0225" w:date="2017-08-23T14:21:00Z"/>
                <w:rFonts w:ascii="Times New Roman" w:hAnsi="Times New Roman" w:cs="Times New Roman"/>
                <w:sz w:val="24"/>
                <w:szCs w:val="24"/>
                <w:rPrChange w:id="5092" w:author="微软用户" w:date="2017-08-24T15:32:00Z">
                  <w:rPr>
                    <w:del w:id="5093" w:author="JY0225" w:date="2017-08-23T14:21:00Z"/>
                    <w:color w:val="000000" w:themeColor="text1"/>
                    <w:sz w:val="24"/>
                  </w:rPr>
                </w:rPrChange>
              </w:rPr>
            </w:pPr>
            <w:del w:id="5094" w:author="JY0225" w:date="2017-08-23T14:21:00Z">
              <w:r w:rsidRPr="005C6C13" w:rsidDel="007F3C29">
                <w:rPr>
                  <w:rFonts w:ascii="Times New Roman" w:hAnsi="Times New Roman" w:cs="Times New Roman"/>
                  <w:sz w:val="24"/>
                  <w:szCs w:val="24"/>
                  <w:rPrChange w:id="5095" w:author="微软用户" w:date="2017-08-24T15:32:00Z">
                    <w:rPr>
                      <w:color w:val="000000" w:themeColor="text1"/>
                      <w:sz w:val="24"/>
                    </w:rPr>
                  </w:rPrChange>
                </w:rPr>
                <w:delText>sessionid</w:delText>
              </w:r>
              <w:r w:rsidRPr="005C6C13" w:rsidDel="007F3C29">
                <w:rPr>
                  <w:rFonts w:ascii="Times New Roman" w:hAnsi="Times New Roman" w:cs="Times New Roman" w:hint="eastAsia"/>
                  <w:sz w:val="24"/>
                  <w:szCs w:val="24"/>
                  <w:rPrChange w:id="5096" w:author="微软用户" w:date="2017-08-24T15:32:00Z">
                    <w:rPr>
                      <w:rFonts w:hint="eastAsia"/>
                      <w:color w:val="000000" w:themeColor="text1"/>
                      <w:sz w:val="24"/>
                    </w:rPr>
                  </w:rPrChange>
                </w:rPr>
                <w:delText>：会话</w:delText>
              </w:r>
              <w:r w:rsidRPr="005C6C13" w:rsidDel="007F3C29">
                <w:rPr>
                  <w:rFonts w:ascii="Times New Roman" w:hAnsi="Times New Roman" w:cs="Times New Roman"/>
                  <w:sz w:val="24"/>
                  <w:szCs w:val="24"/>
                  <w:rPrChange w:id="5097" w:author="微软用户" w:date="2017-08-24T15:32:00Z">
                    <w:rPr>
                      <w:color w:val="000000" w:themeColor="text1"/>
                      <w:sz w:val="24"/>
                    </w:rPr>
                  </w:rPrChange>
                </w:rPr>
                <w:delText>id</w:delText>
              </w:r>
            </w:del>
          </w:p>
          <w:p w14:paraId="572C5F93" w14:textId="77777777" w:rsidR="0036113F" w:rsidRPr="005C6C13" w:rsidRDefault="0036113F" w:rsidP="00EF2128">
            <w:pPr>
              <w:spacing w:line="400" w:lineRule="exact"/>
              <w:rPr>
                <w:ins w:id="5098" w:author="JY0225" w:date="2017-08-23T14:21:00Z"/>
                <w:rFonts w:ascii="Times New Roman" w:hAnsi="Times New Roman" w:cs="Times New Roman"/>
                <w:sz w:val="24"/>
                <w:szCs w:val="24"/>
                <w:rPrChange w:id="5099" w:author="微软用户" w:date="2017-08-24T15:32:00Z">
                  <w:rPr>
                    <w:ins w:id="5100" w:author="JY0225" w:date="2017-08-23T14:21:00Z"/>
                    <w:color w:val="000000" w:themeColor="text1"/>
                    <w:sz w:val="24"/>
                  </w:rPr>
                </w:rPrChange>
              </w:rPr>
            </w:pPr>
            <w:r w:rsidRPr="005C6C13">
              <w:rPr>
                <w:rFonts w:ascii="Times New Roman" w:hAnsi="Times New Roman" w:cs="Times New Roman"/>
                <w:sz w:val="24"/>
                <w:szCs w:val="24"/>
                <w:rPrChange w:id="5101" w:author="微软用户" w:date="2017-08-24T15:32:00Z">
                  <w:rPr>
                    <w:color w:val="000000" w:themeColor="text1"/>
                    <w:sz w:val="24"/>
                  </w:rPr>
                </w:rPrChange>
              </w:rPr>
              <w:t>userid</w:t>
            </w:r>
            <w:r w:rsidRPr="005C6C13">
              <w:rPr>
                <w:rFonts w:ascii="Times New Roman" w:hAnsi="Times New Roman" w:cs="Times New Roman" w:hint="eastAsia"/>
                <w:sz w:val="24"/>
                <w:szCs w:val="24"/>
                <w:rPrChange w:id="5102"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5103" w:author="微软用户" w:date="2017-08-24T15:32:00Z">
                  <w:rPr>
                    <w:color w:val="000000" w:themeColor="text1"/>
                    <w:sz w:val="24"/>
                  </w:rPr>
                </w:rPrChange>
              </w:rPr>
              <w:t>id</w:t>
            </w:r>
          </w:p>
          <w:p w14:paraId="68275A62" w14:textId="1A9A465A" w:rsidR="007F3C29" w:rsidRPr="005C6C13" w:rsidRDefault="007F3C29" w:rsidP="00EF2128">
            <w:pPr>
              <w:spacing w:line="400" w:lineRule="exact"/>
              <w:rPr>
                <w:rFonts w:ascii="Times New Roman" w:hAnsi="Times New Roman" w:cs="Times New Roman"/>
                <w:sz w:val="24"/>
                <w:szCs w:val="24"/>
                <w:rPrChange w:id="5104" w:author="微软用户" w:date="2017-08-24T15:32:00Z">
                  <w:rPr>
                    <w:color w:val="000000" w:themeColor="text1"/>
                    <w:sz w:val="24"/>
                  </w:rPr>
                </w:rPrChange>
              </w:rPr>
            </w:pPr>
            <w:ins w:id="5105" w:author="JY0225" w:date="2017-08-23T14:21:00Z">
              <w:r w:rsidRPr="005C6C13">
                <w:rPr>
                  <w:rFonts w:ascii="Times New Roman" w:hAnsi="Times New Roman" w:cs="Times New Roman"/>
                  <w:sz w:val="24"/>
                  <w:szCs w:val="24"/>
                  <w:rPrChange w:id="5106" w:author="微软用户" w:date="2017-08-24T15:32:00Z">
                    <w:rPr>
                      <w:color w:val="000000" w:themeColor="text1"/>
                      <w:sz w:val="24"/>
                    </w:rPr>
                  </w:rPrChange>
                </w:rPr>
                <w:t>recent</w:t>
              </w:r>
              <w:r w:rsidRPr="005C6C13">
                <w:rPr>
                  <w:rFonts w:ascii="Times New Roman" w:hAnsi="Times New Roman" w:cs="Times New Roman" w:hint="eastAsia"/>
                  <w:sz w:val="24"/>
                  <w:szCs w:val="24"/>
                  <w:rPrChange w:id="5107" w:author="微软用户" w:date="2017-08-24T15:32:00Z">
                    <w:rPr>
                      <w:rFonts w:hint="eastAsia"/>
                      <w:color w:val="000000" w:themeColor="text1"/>
                      <w:sz w:val="24"/>
                    </w:rPr>
                  </w:rPrChange>
                </w:rPr>
                <w:t>：最近会话次数</w:t>
              </w:r>
            </w:ins>
          </w:p>
        </w:tc>
      </w:tr>
      <w:tr w:rsidR="0036113F" w:rsidRPr="00CD1C90" w14:paraId="35E7F839" w14:textId="77777777" w:rsidTr="00EF2128">
        <w:tc>
          <w:tcPr>
            <w:tcW w:w="1660" w:type="dxa"/>
            <w:vMerge/>
          </w:tcPr>
          <w:p w14:paraId="0A7AAE4A" w14:textId="77777777" w:rsidR="0036113F" w:rsidRPr="005C6C13" w:rsidRDefault="0036113F" w:rsidP="00EF2128">
            <w:pPr>
              <w:spacing w:line="400" w:lineRule="exact"/>
              <w:rPr>
                <w:rFonts w:ascii="Times New Roman" w:hAnsi="Times New Roman" w:cs="Times New Roman"/>
                <w:sz w:val="24"/>
                <w:szCs w:val="24"/>
                <w:rPrChange w:id="5108" w:author="微软用户" w:date="2017-08-24T15:32:00Z">
                  <w:rPr>
                    <w:color w:val="000000" w:themeColor="text1"/>
                    <w:sz w:val="24"/>
                  </w:rPr>
                </w:rPrChange>
              </w:rPr>
            </w:pPr>
          </w:p>
        </w:tc>
        <w:tc>
          <w:tcPr>
            <w:tcW w:w="1660" w:type="dxa"/>
          </w:tcPr>
          <w:p w14:paraId="1F7CF246" w14:textId="77777777" w:rsidR="0036113F" w:rsidRPr="005C6C13" w:rsidRDefault="0036113F" w:rsidP="00EF2128">
            <w:pPr>
              <w:spacing w:line="400" w:lineRule="exact"/>
              <w:rPr>
                <w:rFonts w:ascii="Times New Roman" w:hAnsi="Times New Roman" w:cs="Times New Roman"/>
                <w:sz w:val="24"/>
                <w:szCs w:val="24"/>
                <w:rPrChange w:id="5109" w:author="微软用户" w:date="2017-08-24T15:32:00Z">
                  <w:rPr>
                    <w:color w:val="000000" w:themeColor="text1"/>
                    <w:sz w:val="24"/>
                  </w:rPr>
                </w:rPrChange>
              </w:rPr>
            </w:pPr>
            <w:r w:rsidRPr="005C6C13">
              <w:rPr>
                <w:rFonts w:ascii="Times New Roman" w:hAnsi="Times New Roman" w:cs="Times New Roman" w:hint="eastAsia"/>
                <w:sz w:val="24"/>
                <w:szCs w:val="24"/>
                <w:rPrChange w:id="5110" w:author="微软用户" w:date="2017-08-24T15:32:00Z">
                  <w:rPr>
                    <w:rFonts w:hint="eastAsia"/>
                    <w:color w:val="000000" w:themeColor="text1"/>
                    <w:sz w:val="24"/>
                  </w:rPr>
                </w:rPrChange>
              </w:rPr>
              <w:t>返回结果</w:t>
            </w:r>
          </w:p>
        </w:tc>
        <w:tc>
          <w:tcPr>
            <w:tcW w:w="4982" w:type="dxa"/>
          </w:tcPr>
          <w:p w14:paraId="17673369" w14:textId="77777777" w:rsidR="00F422A4" w:rsidRPr="005C6C13" w:rsidRDefault="00F422A4" w:rsidP="00F422A4">
            <w:pPr>
              <w:spacing w:line="400" w:lineRule="exact"/>
              <w:rPr>
                <w:rFonts w:ascii="Times New Roman" w:hAnsi="Times New Roman" w:cs="Times New Roman"/>
                <w:sz w:val="24"/>
                <w:szCs w:val="24"/>
              </w:rPr>
            </w:pPr>
            <w:r w:rsidRPr="005C6C13">
              <w:rPr>
                <w:rFonts w:ascii="Times New Roman" w:hAnsi="Times New Roman" w:cs="Times New Roman"/>
                <w:sz w:val="24"/>
                <w:szCs w:val="24"/>
              </w:rPr>
              <w:t>{</w:t>
            </w:r>
          </w:p>
          <w:p w14:paraId="6D2BFDA9" w14:textId="77777777" w:rsidR="00F422A4" w:rsidRPr="005C6C13" w:rsidRDefault="00F422A4" w:rsidP="00F422A4">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943952" w:rsidRPr="005C6C13">
              <w:rPr>
                <w:rFonts w:ascii="Times New Roman" w:hAnsi="Times New Roman" w:cs="Times New Roman"/>
                <w:sz w:val="24"/>
                <w:szCs w:val="24"/>
              </w:rPr>
              <w:t>status</w:t>
            </w:r>
            <w:r w:rsidR="004667FB" w:rsidRPr="005C6C13">
              <w:rPr>
                <w:rFonts w:ascii="Times New Roman" w:hAnsi="Times New Roman" w:cs="Times New Roman"/>
                <w:sz w:val="24"/>
                <w:szCs w:val="24"/>
              </w:rPr>
              <w:t>": "0</w:t>
            </w:r>
            <w:r w:rsidRPr="005C6C13">
              <w:rPr>
                <w:rFonts w:ascii="Times New Roman" w:hAnsi="Times New Roman" w:cs="Times New Roman"/>
                <w:sz w:val="24"/>
                <w:szCs w:val="24"/>
              </w:rPr>
              <w:t>",</w:t>
            </w:r>
          </w:p>
          <w:p w14:paraId="4BAF3747" w14:textId="77777777" w:rsidR="00A36AE1" w:rsidRPr="005C6C13" w:rsidRDefault="00A36AE1" w:rsidP="00A36AE1">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 xml:space="preserve">"request": "curl -k -X POST -d '{"password": </w:t>
            </w:r>
            <w:r w:rsidRPr="005C6C13">
              <w:rPr>
                <w:rFonts w:ascii="Times New Roman" w:hAnsi="Times New Roman" w:cs="Times New Roman"/>
                <w:sz w:val="24"/>
                <w:szCs w:val="24"/>
              </w:rPr>
              <w:lastRenderedPageBreak/>
              <w:t>"123456", "email":"zhu__feng006@163.com"}'</w:t>
            </w:r>
          </w:p>
          <w:p w14:paraId="1BE87470" w14:textId="77777777" w:rsidR="00F422A4" w:rsidRPr="005C6C13" w:rsidRDefault="00A36AE1" w:rsidP="00A36AE1">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https://localhost:443/oauth/access_token</w:t>
            </w:r>
            <w:r w:rsidR="00F422A4" w:rsidRPr="005C6C13">
              <w:rPr>
                <w:rFonts w:ascii="Times New Roman" w:hAnsi="Times New Roman" w:cs="Times New Roman"/>
                <w:sz w:val="24"/>
                <w:szCs w:val="24"/>
              </w:rPr>
              <w:t xml:space="preserve">", </w:t>
            </w:r>
          </w:p>
          <w:p w14:paraId="3FC7B7C4" w14:textId="77777777" w:rsidR="00F422A4" w:rsidRPr="005C6C13" w:rsidRDefault="00A36AE1" w:rsidP="00F422A4">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5D70F3" w:rsidRPr="005C6C13">
              <w:rPr>
                <w:rFonts w:ascii="Times New Roman" w:hAnsi="Times New Roman" w:cs="Times New Roman"/>
                <w:sz w:val="24"/>
                <w:szCs w:val="24"/>
              </w:rPr>
              <w:t>state</w:t>
            </w:r>
            <w:r w:rsidR="00F422A4" w:rsidRPr="005C6C13">
              <w:rPr>
                <w:rFonts w:ascii="Times New Roman" w:hAnsi="Times New Roman" w:cs="Times New Roman"/>
                <w:sz w:val="24"/>
                <w:szCs w:val="24"/>
              </w:rPr>
              <w:t>": "</w:t>
            </w:r>
            <w:r w:rsidR="0016125A" w:rsidRPr="005C6C13">
              <w:rPr>
                <w:rFonts w:ascii="Times New Roman" w:hAnsi="Times New Roman" w:cs="Times New Roman"/>
                <w:sz w:val="24"/>
                <w:szCs w:val="24"/>
              </w:rPr>
              <w:t>finished</w:t>
            </w:r>
            <w:r w:rsidR="00F422A4" w:rsidRPr="005C6C13">
              <w:rPr>
                <w:rFonts w:ascii="Times New Roman" w:hAnsi="Times New Roman" w:cs="Times New Roman"/>
                <w:sz w:val="24"/>
                <w:szCs w:val="24"/>
              </w:rPr>
              <w:t xml:space="preserve">", </w:t>
            </w:r>
          </w:p>
          <w:p w14:paraId="6BE1B431" w14:textId="77777777" w:rsidR="00F422A4" w:rsidRPr="005C6C13" w:rsidRDefault="00F422A4" w:rsidP="00F422A4">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D60041" w:rsidRPr="005C6C13">
              <w:rPr>
                <w:rFonts w:ascii="Times New Roman" w:hAnsi="Times New Roman" w:cs="Times New Roman"/>
                <w:sz w:val="24"/>
                <w:szCs w:val="24"/>
              </w:rPr>
              <w:t>time</w:t>
            </w:r>
            <w:r w:rsidRPr="005C6C13">
              <w:rPr>
                <w:rFonts w:ascii="Times New Roman" w:hAnsi="Times New Roman" w:cs="Times New Roman"/>
                <w:sz w:val="24"/>
                <w:szCs w:val="24"/>
              </w:rPr>
              <w:t xml:space="preserve">": "1432653661.66864", </w:t>
            </w:r>
          </w:p>
          <w:p w14:paraId="4CCA9B69" w14:textId="77777777" w:rsidR="00F422A4" w:rsidRPr="005C6C13" w:rsidRDefault="00F422A4" w:rsidP="00F422A4">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530B7C" w:rsidRPr="005C6C13">
              <w:rPr>
                <w:rFonts w:ascii="Times New Roman" w:hAnsi="Times New Roman" w:cs="Times New Roman"/>
                <w:sz w:val="24"/>
                <w:szCs w:val="24"/>
              </w:rPr>
              <w:t>userid</w:t>
            </w:r>
            <w:r w:rsidRPr="005C6C13">
              <w:rPr>
                <w:rFonts w:ascii="Times New Roman" w:hAnsi="Times New Roman" w:cs="Times New Roman"/>
                <w:sz w:val="24"/>
                <w:szCs w:val="24"/>
              </w:rPr>
              <w:t>": "</w:t>
            </w:r>
            <w:r w:rsidR="0022170B" w:rsidRPr="005C6C13">
              <w:rPr>
                <w:rFonts w:ascii="Times New Roman" w:hAnsi="Times New Roman" w:cs="Times New Roman"/>
                <w:sz w:val="24"/>
                <w:szCs w:val="24"/>
              </w:rPr>
              <w:t>kaeyika@163.com</w:t>
            </w:r>
            <w:r w:rsidRPr="005C6C13">
              <w:rPr>
                <w:rFonts w:ascii="Times New Roman" w:hAnsi="Times New Roman" w:cs="Times New Roman"/>
                <w:sz w:val="24"/>
                <w:szCs w:val="24"/>
              </w:rPr>
              <w:t>"</w:t>
            </w:r>
          </w:p>
          <w:p w14:paraId="13B8DC4B" w14:textId="77777777" w:rsidR="0036113F" w:rsidRPr="005C6C13" w:rsidRDefault="00F422A4" w:rsidP="00F422A4">
            <w:pPr>
              <w:spacing w:line="400" w:lineRule="exact"/>
              <w:rPr>
                <w:rFonts w:ascii="Times New Roman" w:hAnsi="Times New Roman" w:cs="Times New Roman"/>
                <w:sz w:val="24"/>
                <w:szCs w:val="24"/>
                <w:rPrChange w:id="5111" w:author="微软用户" w:date="2017-08-24T15:32:00Z">
                  <w:rPr>
                    <w:color w:val="000000" w:themeColor="text1"/>
                    <w:sz w:val="24"/>
                  </w:rPr>
                </w:rPrChange>
              </w:rPr>
            </w:pPr>
            <w:r w:rsidRPr="005C6C13">
              <w:rPr>
                <w:rFonts w:ascii="Times New Roman" w:hAnsi="Times New Roman" w:cs="Times New Roman"/>
                <w:sz w:val="24"/>
                <w:szCs w:val="24"/>
              </w:rPr>
              <w:t>}</w:t>
            </w:r>
          </w:p>
        </w:tc>
      </w:tr>
    </w:tbl>
    <w:p w14:paraId="0F993896" w14:textId="08E16964" w:rsidR="00560B66" w:rsidRPr="00CD1C90" w:rsidRDefault="00560B66" w:rsidP="00E85EA2">
      <w:pPr>
        <w:spacing w:line="400" w:lineRule="exact"/>
        <w:rPr>
          <w:ins w:id="5112" w:author="JY0225" w:date="2017-08-23T14:21:00Z"/>
          <w:rFonts w:asciiTheme="minorEastAsia" w:hAnsiTheme="minorEastAsia"/>
          <w:color w:val="000000" w:themeColor="text1"/>
          <w:sz w:val="24"/>
          <w:szCs w:val="24"/>
          <w:rPrChange w:id="5113" w:author="JY0225" w:date="2017-08-24T11:22:00Z">
            <w:rPr>
              <w:ins w:id="5114" w:author="JY0225" w:date="2017-08-23T14:21:00Z"/>
              <w:color w:val="000000" w:themeColor="text1"/>
              <w:sz w:val="24"/>
            </w:rPr>
          </w:rPrChange>
        </w:rPr>
      </w:pPr>
      <w:ins w:id="5115" w:author="JY0225" w:date="2017-08-23T14:21:00Z">
        <w:r w:rsidRPr="00CD1C90">
          <w:rPr>
            <w:rFonts w:asciiTheme="minorEastAsia" w:hAnsiTheme="minorEastAsia"/>
            <w:color w:val="000000" w:themeColor="text1"/>
            <w:sz w:val="24"/>
            <w:szCs w:val="24"/>
            <w:rPrChange w:id="5116" w:author="JY0225" w:date="2017-08-24T11:22:00Z">
              <w:rPr>
                <w:color w:val="000000" w:themeColor="text1"/>
                <w:sz w:val="24"/>
              </w:rPr>
            </w:rPrChange>
          </w:rPr>
          <w:lastRenderedPageBreak/>
          <w:tab/>
        </w:r>
      </w:ins>
      <w:ins w:id="5117" w:author="JY0225" w:date="2017-08-23T14:26:00Z">
        <w:r w:rsidR="005D7046" w:rsidRPr="00CD1C90">
          <w:rPr>
            <w:rFonts w:asciiTheme="minorEastAsia" w:hAnsiTheme="minorEastAsia" w:hint="eastAsia"/>
            <w:color w:val="000000" w:themeColor="text1"/>
            <w:sz w:val="24"/>
            <w:szCs w:val="24"/>
            <w:rPrChange w:id="5118" w:author="JY0225" w:date="2017-08-24T11:22:00Z">
              <w:rPr>
                <w:rFonts w:hint="eastAsia"/>
                <w:color w:val="000000" w:themeColor="text1"/>
                <w:sz w:val="24"/>
              </w:rPr>
            </w:rPrChange>
          </w:rPr>
          <w:t>会话查询接口在用户发送查询会话信息请求到服务器时调用，该接口以用户</w:t>
        </w:r>
        <w:r w:rsidR="005D7046" w:rsidRPr="00CD1C90">
          <w:rPr>
            <w:rFonts w:asciiTheme="minorEastAsia" w:hAnsiTheme="minorEastAsia"/>
            <w:color w:val="000000" w:themeColor="text1"/>
            <w:sz w:val="24"/>
            <w:szCs w:val="24"/>
            <w:rPrChange w:id="5119" w:author="JY0225" w:date="2017-08-24T11:22:00Z">
              <w:rPr>
                <w:color w:val="000000" w:themeColor="text1"/>
                <w:sz w:val="24"/>
              </w:rPr>
            </w:rPrChange>
          </w:rPr>
          <w:t>id</w:t>
        </w:r>
      </w:ins>
      <w:ins w:id="5120" w:author="JY0225" w:date="2017-08-23T14:27:00Z">
        <w:r w:rsidR="005D7046" w:rsidRPr="00CD1C90">
          <w:rPr>
            <w:rFonts w:asciiTheme="minorEastAsia" w:hAnsiTheme="minorEastAsia" w:hint="eastAsia"/>
            <w:color w:val="000000" w:themeColor="text1"/>
            <w:sz w:val="24"/>
            <w:szCs w:val="24"/>
            <w:rPrChange w:id="5121" w:author="JY0225" w:date="2017-08-24T11:22:00Z">
              <w:rPr>
                <w:rFonts w:hint="eastAsia"/>
                <w:color w:val="000000" w:themeColor="text1"/>
                <w:sz w:val="24"/>
              </w:rPr>
            </w:rPrChange>
          </w:rPr>
          <w:t>作为第一个</w:t>
        </w:r>
      </w:ins>
      <w:ins w:id="5122" w:author="JY0225" w:date="2017-08-23T14:28:00Z">
        <w:r w:rsidR="00391D3E" w:rsidRPr="00CD1C90">
          <w:rPr>
            <w:rFonts w:asciiTheme="minorEastAsia" w:hAnsiTheme="minorEastAsia" w:hint="eastAsia"/>
            <w:color w:val="000000" w:themeColor="text1"/>
            <w:sz w:val="24"/>
            <w:szCs w:val="24"/>
            <w:rPrChange w:id="5123" w:author="JY0225" w:date="2017-08-24T11:22:00Z">
              <w:rPr>
                <w:rFonts w:hint="eastAsia"/>
                <w:color w:val="000000" w:themeColor="text1"/>
                <w:sz w:val="24"/>
              </w:rPr>
            </w:rPrChange>
          </w:rPr>
          <w:t>参数，以最近会话次数</w:t>
        </w:r>
        <w:r w:rsidR="00391D3E" w:rsidRPr="00CD1C90">
          <w:rPr>
            <w:rFonts w:asciiTheme="minorEastAsia" w:hAnsiTheme="minorEastAsia"/>
            <w:color w:val="000000" w:themeColor="text1"/>
            <w:sz w:val="24"/>
            <w:szCs w:val="24"/>
            <w:rPrChange w:id="5124" w:author="JY0225" w:date="2017-08-24T11:22:00Z">
              <w:rPr>
                <w:color w:val="000000" w:themeColor="text1"/>
                <w:sz w:val="24"/>
              </w:rPr>
            </w:rPrChange>
          </w:rPr>
          <w:t>recent</w:t>
        </w:r>
        <w:r w:rsidR="00391D3E" w:rsidRPr="00CD1C90">
          <w:rPr>
            <w:rFonts w:asciiTheme="minorEastAsia" w:hAnsiTheme="minorEastAsia" w:hint="eastAsia"/>
            <w:color w:val="000000" w:themeColor="text1"/>
            <w:sz w:val="24"/>
            <w:szCs w:val="24"/>
            <w:rPrChange w:id="5125" w:author="JY0225" w:date="2017-08-24T11:22:00Z">
              <w:rPr>
                <w:rFonts w:hint="eastAsia"/>
                <w:color w:val="000000" w:themeColor="text1"/>
                <w:sz w:val="24"/>
              </w:rPr>
            </w:rPrChange>
          </w:rPr>
          <w:t>作为第二个参数。</w:t>
        </w:r>
        <w:r w:rsidR="00F83088" w:rsidRPr="00CD1C90">
          <w:rPr>
            <w:rFonts w:asciiTheme="minorEastAsia" w:hAnsiTheme="minorEastAsia" w:hint="eastAsia"/>
            <w:color w:val="000000" w:themeColor="text1"/>
            <w:sz w:val="24"/>
            <w:szCs w:val="24"/>
            <w:rPrChange w:id="5126" w:author="JY0225" w:date="2017-08-24T11:22:00Z">
              <w:rPr>
                <w:rFonts w:hint="eastAsia"/>
                <w:color w:val="000000" w:themeColor="text1"/>
                <w:sz w:val="24"/>
              </w:rPr>
            </w:rPrChange>
          </w:rPr>
          <w:t>返回的结果根据</w:t>
        </w:r>
        <w:r w:rsidR="00F83088" w:rsidRPr="00CD1C90">
          <w:rPr>
            <w:rFonts w:asciiTheme="minorEastAsia" w:hAnsiTheme="minorEastAsia"/>
            <w:color w:val="000000" w:themeColor="text1"/>
            <w:sz w:val="24"/>
            <w:szCs w:val="24"/>
            <w:rPrChange w:id="5127" w:author="JY0225" w:date="2017-08-24T11:22:00Z">
              <w:rPr>
                <w:color w:val="000000" w:themeColor="text1"/>
                <w:sz w:val="24"/>
              </w:rPr>
            </w:rPrChange>
          </w:rPr>
          <w:t>recent</w:t>
        </w:r>
      </w:ins>
      <w:ins w:id="5128" w:author="JY0225" w:date="2017-08-23T14:29:00Z">
        <w:r w:rsidR="00F83088" w:rsidRPr="00CD1C90">
          <w:rPr>
            <w:rFonts w:asciiTheme="minorEastAsia" w:hAnsiTheme="minorEastAsia" w:hint="eastAsia"/>
            <w:color w:val="000000" w:themeColor="text1"/>
            <w:sz w:val="24"/>
            <w:szCs w:val="24"/>
            <w:rPrChange w:id="5129" w:author="JY0225" w:date="2017-08-24T11:22:00Z">
              <w:rPr>
                <w:rFonts w:hint="eastAsia"/>
                <w:color w:val="000000" w:themeColor="text1"/>
                <w:sz w:val="24"/>
              </w:rPr>
            </w:rPrChange>
          </w:rPr>
          <w:t>参数指定的会话个数，以</w:t>
        </w:r>
        <w:r w:rsidR="00F83088" w:rsidRPr="00CD1C90">
          <w:rPr>
            <w:rFonts w:asciiTheme="minorEastAsia" w:hAnsiTheme="minorEastAsia"/>
            <w:color w:val="000000" w:themeColor="text1"/>
            <w:sz w:val="24"/>
            <w:szCs w:val="24"/>
            <w:rPrChange w:id="5130" w:author="JY0225" w:date="2017-08-24T11:22:00Z">
              <w:rPr>
                <w:color w:val="000000" w:themeColor="text1"/>
                <w:sz w:val="24"/>
              </w:rPr>
            </w:rPrChange>
          </w:rPr>
          <w:t>json</w:t>
        </w:r>
        <w:r w:rsidR="00F83088" w:rsidRPr="00CD1C90">
          <w:rPr>
            <w:rFonts w:asciiTheme="minorEastAsia" w:hAnsiTheme="minorEastAsia" w:hint="eastAsia"/>
            <w:color w:val="000000" w:themeColor="text1"/>
            <w:sz w:val="24"/>
            <w:szCs w:val="24"/>
            <w:rPrChange w:id="5131" w:author="JY0225" w:date="2017-08-24T11:22:00Z">
              <w:rPr>
                <w:rFonts w:hint="eastAsia"/>
                <w:color w:val="000000" w:themeColor="text1"/>
                <w:sz w:val="24"/>
              </w:rPr>
            </w:rPrChange>
          </w:rPr>
          <w:t>的数据信息，按会话的时间顺序返回给用户。</w:t>
        </w:r>
        <w:r w:rsidR="004031FD" w:rsidRPr="00CD1C90">
          <w:rPr>
            <w:rFonts w:asciiTheme="minorEastAsia" w:hAnsiTheme="minorEastAsia" w:hint="eastAsia"/>
            <w:color w:val="000000" w:themeColor="text1"/>
            <w:sz w:val="24"/>
            <w:szCs w:val="24"/>
            <w:rPrChange w:id="5132" w:author="JY0225" w:date="2017-08-24T11:22:00Z">
              <w:rPr>
                <w:rFonts w:hint="eastAsia"/>
                <w:color w:val="000000" w:themeColor="text1"/>
                <w:sz w:val="24"/>
              </w:rPr>
            </w:rPrChange>
          </w:rPr>
          <w:t>返回的会话信息包括</w:t>
        </w:r>
      </w:ins>
      <w:ins w:id="5133" w:author="JY0225" w:date="2017-08-23T14:30:00Z">
        <w:r w:rsidR="004031FD" w:rsidRPr="00CD1C90">
          <w:rPr>
            <w:rFonts w:asciiTheme="minorEastAsia" w:hAnsiTheme="minorEastAsia" w:hint="eastAsia"/>
            <w:color w:val="000000" w:themeColor="text1"/>
            <w:sz w:val="24"/>
            <w:szCs w:val="24"/>
            <w:rPrChange w:id="5134" w:author="JY0225" w:date="2017-08-24T11:22:00Z">
              <w:rPr>
                <w:rFonts w:hint="eastAsia"/>
                <w:color w:val="000000" w:themeColor="text1"/>
                <w:sz w:val="24"/>
              </w:rPr>
            </w:rPrChange>
          </w:rPr>
          <w:t>状态码</w:t>
        </w:r>
        <w:r w:rsidR="004031FD" w:rsidRPr="00CD1C90">
          <w:rPr>
            <w:rFonts w:asciiTheme="minorEastAsia" w:hAnsiTheme="minorEastAsia"/>
            <w:color w:val="000000" w:themeColor="text1"/>
            <w:sz w:val="24"/>
            <w:szCs w:val="24"/>
            <w:rPrChange w:id="5135" w:author="JY0225" w:date="2017-08-24T11:22:00Z">
              <w:rPr>
                <w:color w:val="000000" w:themeColor="text1"/>
                <w:sz w:val="24"/>
              </w:rPr>
            </w:rPrChange>
          </w:rPr>
          <w:t>status</w:t>
        </w:r>
        <w:r w:rsidR="004031FD" w:rsidRPr="00CD1C90">
          <w:rPr>
            <w:rFonts w:asciiTheme="minorEastAsia" w:hAnsiTheme="minorEastAsia" w:hint="eastAsia"/>
            <w:color w:val="000000" w:themeColor="text1"/>
            <w:sz w:val="24"/>
            <w:szCs w:val="24"/>
            <w:rPrChange w:id="5136" w:author="JY0225" w:date="2017-08-24T11:22:00Z">
              <w:rPr>
                <w:rFonts w:hint="eastAsia"/>
                <w:color w:val="000000" w:themeColor="text1"/>
                <w:sz w:val="24"/>
              </w:rPr>
            </w:rPrChange>
          </w:rPr>
          <w:t>、请求内容</w:t>
        </w:r>
        <w:r w:rsidR="004031FD" w:rsidRPr="00CD1C90">
          <w:rPr>
            <w:rFonts w:asciiTheme="minorEastAsia" w:hAnsiTheme="minorEastAsia"/>
            <w:color w:val="000000" w:themeColor="text1"/>
            <w:sz w:val="24"/>
            <w:szCs w:val="24"/>
            <w:rPrChange w:id="5137" w:author="JY0225" w:date="2017-08-24T11:22:00Z">
              <w:rPr>
                <w:color w:val="000000" w:themeColor="text1"/>
                <w:sz w:val="24"/>
              </w:rPr>
            </w:rPrChange>
          </w:rPr>
          <w:t>request</w:t>
        </w:r>
        <w:r w:rsidR="004031FD" w:rsidRPr="00CD1C90">
          <w:rPr>
            <w:rFonts w:asciiTheme="minorEastAsia" w:hAnsiTheme="minorEastAsia" w:hint="eastAsia"/>
            <w:color w:val="000000" w:themeColor="text1"/>
            <w:sz w:val="24"/>
            <w:szCs w:val="24"/>
            <w:rPrChange w:id="5138" w:author="JY0225" w:date="2017-08-24T11:22:00Z">
              <w:rPr>
                <w:rFonts w:hint="eastAsia"/>
                <w:color w:val="000000" w:themeColor="text1"/>
                <w:sz w:val="24"/>
              </w:rPr>
            </w:rPrChange>
          </w:rPr>
          <w:t>、请求状态</w:t>
        </w:r>
        <w:r w:rsidR="004031FD" w:rsidRPr="00CD1C90">
          <w:rPr>
            <w:rFonts w:asciiTheme="minorEastAsia" w:hAnsiTheme="minorEastAsia"/>
            <w:color w:val="000000" w:themeColor="text1"/>
            <w:sz w:val="24"/>
            <w:szCs w:val="24"/>
            <w:rPrChange w:id="5139" w:author="JY0225" w:date="2017-08-24T11:22:00Z">
              <w:rPr>
                <w:color w:val="000000" w:themeColor="text1"/>
                <w:sz w:val="24"/>
              </w:rPr>
            </w:rPrChange>
          </w:rPr>
          <w:t>state</w:t>
        </w:r>
        <w:r w:rsidR="004031FD" w:rsidRPr="00CD1C90">
          <w:rPr>
            <w:rFonts w:asciiTheme="minorEastAsia" w:hAnsiTheme="minorEastAsia" w:hint="eastAsia"/>
            <w:color w:val="000000" w:themeColor="text1"/>
            <w:sz w:val="24"/>
            <w:szCs w:val="24"/>
            <w:rPrChange w:id="5140" w:author="JY0225" w:date="2017-08-24T11:22:00Z">
              <w:rPr>
                <w:rFonts w:hint="eastAsia"/>
                <w:color w:val="000000" w:themeColor="text1"/>
                <w:sz w:val="24"/>
              </w:rPr>
            </w:rPrChange>
          </w:rPr>
          <w:t>、请求时间</w:t>
        </w:r>
        <w:r w:rsidR="004031FD" w:rsidRPr="00CD1C90">
          <w:rPr>
            <w:rFonts w:asciiTheme="minorEastAsia" w:hAnsiTheme="minorEastAsia"/>
            <w:color w:val="000000" w:themeColor="text1"/>
            <w:sz w:val="24"/>
            <w:szCs w:val="24"/>
            <w:rPrChange w:id="5141" w:author="JY0225" w:date="2017-08-24T11:22:00Z">
              <w:rPr>
                <w:color w:val="000000" w:themeColor="text1"/>
                <w:sz w:val="24"/>
              </w:rPr>
            </w:rPrChange>
          </w:rPr>
          <w:t>time</w:t>
        </w:r>
      </w:ins>
      <w:ins w:id="5142" w:author="JY0225" w:date="2017-08-23T14:31:00Z">
        <w:r w:rsidR="00A8376D" w:rsidRPr="00CD1C90">
          <w:rPr>
            <w:rFonts w:asciiTheme="minorEastAsia" w:hAnsiTheme="minorEastAsia" w:hint="eastAsia"/>
            <w:color w:val="000000" w:themeColor="text1"/>
            <w:sz w:val="24"/>
            <w:szCs w:val="24"/>
            <w:rPrChange w:id="5143" w:author="JY0225" w:date="2017-08-24T11:22:00Z">
              <w:rPr>
                <w:rFonts w:hint="eastAsia"/>
                <w:color w:val="000000" w:themeColor="text1"/>
                <w:sz w:val="24"/>
              </w:rPr>
            </w:rPrChange>
          </w:rPr>
          <w:t>以及用户</w:t>
        </w:r>
        <w:r w:rsidR="00A8376D" w:rsidRPr="00CD1C90">
          <w:rPr>
            <w:rFonts w:asciiTheme="minorEastAsia" w:hAnsiTheme="minorEastAsia"/>
            <w:color w:val="000000" w:themeColor="text1"/>
            <w:sz w:val="24"/>
            <w:szCs w:val="24"/>
            <w:rPrChange w:id="5144" w:author="JY0225" w:date="2017-08-24T11:22:00Z">
              <w:rPr>
                <w:color w:val="000000" w:themeColor="text1"/>
                <w:sz w:val="24"/>
              </w:rPr>
            </w:rPrChange>
          </w:rPr>
          <w:t>id</w:t>
        </w:r>
        <w:r w:rsidR="00A8376D" w:rsidRPr="00CD1C90">
          <w:rPr>
            <w:rFonts w:asciiTheme="minorEastAsia" w:hAnsiTheme="minorEastAsia" w:hint="eastAsia"/>
            <w:color w:val="000000" w:themeColor="text1"/>
            <w:sz w:val="24"/>
            <w:szCs w:val="24"/>
            <w:rPrChange w:id="5145" w:author="JY0225" w:date="2017-08-24T11:22:00Z">
              <w:rPr>
                <w:rFonts w:hint="eastAsia"/>
                <w:color w:val="000000" w:themeColor="text1"/>
                <w:sz w:val="24"/>
              </w:rPr>
            </w:rPrChange>
          </w:rPr>
          <w:t>信息</w:t>
        </w:r>
        <w:r w:rsidR="00A8376D" w:rsidRPr="00CD1C90">
          <w:rPr>
            <w:rFonts w:asciiTheme="minorEastAsia" w:hAnsiTheme="minorEastAsia"/>
            <w:color w:val="000000" w:themeColor="text1"/>
            <w:sz w:val="24"/>
            <w:szCs w:val="24"/>
            <w:rPrChange w:id="5146" w:author="JY0225" w:date="2017-08-24T11:22:00Z">
              <w:rPr>
                <w:color w:val="000000" w:themeColor="text1"/>
                <w:sz w:val="24"/>
              </w:rPr>
            </w:rPrChange>
          </w:rPr>
          <w:t>userid</w:t>
        </w:r>
        <w:r w:rsidR="00A8376D" w:rsidRPr="00CD1C90">
          <w:rPr>
            <w:rFonts w:asciiTheme="minorEastAsia" w:hAnsiTheme="minorEastAsia" w:hint="eastAsia"/>
            <w:color w:val="000000" w:themeColor="text1"/>
            <w:sz w:val="24"/>
            <w:szCs w:val="24"/>
            <w:rPrChange w:id="5147" w:author="JY0225" w:date="2017-08-24T11:22:00Z">
              <w:rPr>
                <w:rFonts w:hint="eastAsia"/>
                <w:color w:val="000000" w:themeColor="text1"/>
                <w:sz w:val="24"/>
              </w:rPr>
            </w:rPrChange>
          </w:rPr>
          <w:t>。</w:t>
        </w:r>
      </w:ins>
    </w:p>
    <w:p w14:paraId="1F2A676B" w14:textId="4126FBDE" w:rsidR="00E85EA2" w:rsidRPr="00CD1C90" w:rsidRDefault="00EE68AD">
      <w:pPr>
        <w:spacing w:line="400" w:lineRule="exact"/>
        <w:ind w:firstLine="420"/>
        <w:rPr>
          <w:rFonts w:asciiTheme="minorEastAsia" w:hAnsiTheme="minorEastAsia"/>
          <w:color w:val="000000" w:themeColor="text1"/>
          <w:sz w:val="24"/>
          <w:szCs w:val="24"/>
          <w:rPrChange w:id="5148" w:author="JY0225" w:date="2017-08-24T11:22:00Z">
            <w:rPr>
              <w:color w:val="000000" w:themeColor="text1"/>
              <w:sz w:val="24"/>
            </w:rPr>
          </w:rPrChange>
        </w:rPr>
        <w:pPrChange w:id="5149" w:author="JY0225" w:date="2017-08-23T15:15:00Z">
          <w:pPr>
            <w:spacing w:line="400" w:lineRule="exact"/>
          </w:pPr>
        </w:pPrChange>
      </w:pPr>
      <w:r w:rsidRPr="00CD1C90">
        <w:rPr>
          <w:rFonts w:asciiTheme="minorEastAsia" w:hAnsiTheme="minorEastAsia"/>
          <w:color w:val="000000" w:themeColor="text1"/>
          <w:sz w:val="24"/>
          <w:szCs w:val="24"/>
          <w:rPrChange w:id="5150" w:author="JY0225" w:date="2017-08-24T11:22:00Z">
            <w:rPr>
              <w:color w:val="000000" w:themeColor="text1"/>
              <w:sz w:val="24"/>
            </w:rPr>
          </w:rPrChange>
        </w:rPr>
        <w:t>4</w:t>
      </w:r>
      <w:r w:rsidR="00E85EA2" w:rsidRPr="00CD1C90">
        <w:rPr>
          <w:rFonts w:asciiTheme="minorEastAsia" w:hAnsiTheme="minorEastAsia" w:hint="eastAsia"/>
          <w:color w:val="000000" w:themeColor="text1"/>
          <w:sz w:val="24"/>
          <w:szCs w:val="24"/>
          <w:rPrChange w:id="5151" w:author="JY0225" w:date="2017-08-24T11:22:00Z">
            <w:rPr>
              <w:rFonts w:hint="eastAsia"/>
              <w:color w:val="000000" w:themeColor="text1"/>
              <w:sz w:val="24"/>
            </w:rPr>
          </w:rPrChange>
        </w:rPr>
        <w:t>）会话</w:t>
      </w:r>
      <w:r w:rsidR="00A2058C" w:rsidRPr="00CD1C90">
        <w:rPr>
          <w:rFonts w:asciiTheme="minorEastAsia" w:hAnsiTheme="minorEastAsia" w:hint="eastAsia"/>
          <w:color w:val="000000" w:themeColor="text1"/>
          <w:sz w:val="24"/>
          <w:szCs w:val="24"/>
          <w:rPrChange w:id="5152" w:author="JY0225" w:date="2017-08-24T11:22:00Z">
            <w:rPr>
              <w:rFonts w:hint="eastAsia"/>
              <w:color w:val="000000" w:themeColor="text1"/>
              <w:sz w:val="24"/>
            </w:rPr>
          </w:rPrChange>
        </w:rPr>
        <w:t>加密</w:t>
      </w:r>
    </w:p>
    <w:tbl>
      <w:tblPr>
        <w:tblStyle w:val="aa"/>
        <w:tblW w:w="0" w:type="auto"/>
        <w:tblLook w:val="04A0" w:firstRow="1" w:lastRow="0" w:firstColumn="1" w:lastColumn="0" w:noHBand="0" w:noVBand="1"/>
      </w:tblPr>
      <w:tblGrid>
        <w:gridCol w:w="1660"/>
        <w:gridCol w:w="1660"/>
        <w:gridCol w:w="4982"/>
      </w:tblGrid>
      <w:tr w:rsidR="00E85EA2" w:rsidRPr="00CD1C90" w14:paraId="547312F0" w14:textId="77777777" w:rsidTr="00EF2128">
        <w:tc>
          <w:tcPr>
            <w:tcW w:w="1660" w:type="dxa"/>
          </w:tcPr>
          <w:p w14:paraId="38CE3D00" w14:textId="77777777" w:rsidR="00E85EA2" w:rsidRPr="005C6C13" w:rsidRDefault="00E85EA2" w:rsidP="00EF2128">
            <w:pPr>
              <w:spacing w:line="400" w:lineRule="exact"/>
              <w:rPr>
                <w:rFonts w:ascii="Times New Roman" w:hAnsi="Times New Roman" w:cs="Times New Roman"/>
                <w:sz w:val="24"/>
                <w:szCs w:val="24"/>
                <w:rPrChange w:id="5153" w:author="微软用户" w:date="2017-08-24T15:32:00Z">
                  <w:rPr>
                    <w:color w:val="000000" w:themeColor="text1"/>
                    <w:sz w:val="24"/>
                  </w:rPr>
                </w:rPrChange>
              </w:rPr>
            </w:pPr>
            <w:r w:rsidRPr="005C6C13">
              <w:rPr>
                <w:rFonts w:ascii="Times New Roman" w:hAnsi="Times New Roman" w:cs="Times New Roman" w:hint="eastAsia"/>
                <w:sz w:val="24"/>
                <w:szCs w:val="24"/>
                <w:rPrChange w:id="5154" w:author="微软用户" w:date="2017-08-24T15:32:00Z">
                  <w:rPr>
                    <w:rFonts w:hint="eastAsia"/>
                    <w:color w:val="000000" w:themeColor="text1"/>
                    <w:sz w:val="24"/>
                  </w:rPr>
                </w:rPrChange>
              </w:rPr>
              <w:t>接口编号</w:t>
            </w:r>
          </w:p>
        </w:tc>
        <w:tc>
          <w:tcPr>
            <w:tcW w:w="1660" w:type="dxa"/>
          </w:tcPr>
          <w:p w14:paraId="5B070DA1" w14:textId="77777777" w:rsidR="00E85EA2" w:rsidRPr="005C6C13" w:rsidRDefault="00E85EA2" w:rsidP="00EF2128">
            <w:pPr>
              <w:spacing w:line="400" w:lineRule="exact"/>
              <w:rPr>
                <w:rFonts w:ascii="Times New Roman" w:hAnsi="Times New Roman" w:cs="Times New Roman"/>
                <w:sz w:val="24"/>
                <w:szCs w:val="24"/>
                <w:rPrChange w:id="5155" w:author="微软用户" w:date="2017-08-24T15:32:00Z">
                  <w:rPr>
                    <w:color w:val="000000" w:themeColor="text1"/>
                    <w:sz w:val="24"/>
                  </w:rPr>
                </w:rPrChange>
              </w:rPr>
            </w:pPr>
            <w:r w:rsidRPr="005C6C13">
              <w:rPr>
                <w:rFonts w:ascii="Times New Roman" w:hAnsi="Times New Roman" w:cs="Times New Roman" w:hint="eastAsia"/>
                <w:sz w:val="24"/>
                <w:szCs w:val="24"/>
                <w:rPrChange w:id="5156" w:author="微软用户" w:date="2017-08-24T15:32:00Z">
                  <w:rPr>
                    <w:rFonts w:hint="eastAsia"/>
                    <w:color w:val="000000" w:themeColor="text1"/>
                    <w:sz w:val="24"/>
                  </w:rPr>
                </w:rPrChange>
              </w:rPr>
              <w:t>接口名称</w:t>
            </w:r>
          </w:p>
        </w:tc>
        <w:tc>
          <w:tcPr>
            <w:tcW w:w="4982" w:type="dxa"/>
          </w:tcPr>
          <w:p w14:paraId="38A2B128" w14:textId="77777777" w:rsidR="00E85EA2" w:rsidRPr="005C6C13" w:rsidRDefault="00340210" w:rsidP="00EF2128">
            <w:pPr>
              <w:spacing w:line="400" w:lineRule="exact"/>
              <w:rPr>
                <w:rFonts w:ascii="Times New Roman" w:hAnsi="Times New Roman" w:cs="Times New Roman"/>
                <w:sz w:val="24"/>
                <w:szCs w:val="24"/>
                <w:rPrChange w:id="5157" w:author="微软用户" w:date="2017-08-24T15:32:00Z">
                  <w:rPr>
                    <w:color w:val="000000" w:themeColor="text1"/>
                    <w:sz w:val="24"/>
                  </w:rPr>
                </w:rPrChange>
              </w:rPr>
            </w:pPr>
            <w:r w:rsidRPr="005C6C13">
              <w:rPr>
                <w:rFonts w:ascii="Times New Roman" w:hAnsi="Times New Roman" w:cs="Times New Roman" w:hint="eastAsia"/>
                <w:sz w:val="24"/>
                <w:szCs w:val="24"/>
                <w:rPrChange w:id="5158" w:author="微软用户" w:date="2017-08-24T15:32:00Z">
                  <w:rPr>
                    <w:rFonts w:hint="eastAsia"/>
                    <w:color w:val="000000" w:themeColor="text1"/>
                    <w:sz w:val="24"/>
                  </w:rPr>
                </w:rPrChange>
              </w:rPr>
              <w:t>会话加密</w:t>
            </w:r>
          </w:p>
        </w:tc>
      </w:tr>
      <w:tr w:rsidR="00E85EA2" w:rsidRPr="00CD1C90" w14:paraId="4B3015A2" w14:textId="77777777" w:rsidTr="00EF2128">
        <w:tc>
          <w:tcPr>
            <w:tcW w:w="1660" w:type="dxa"/>
            <w:vMerge w:val="restart"/>
          </w:tcPr>
          <w:p w14:paraId="5DAA5EFF" w14:textId="77777777" w:rsidR="00E85EA2" w:rsidRPr="005C6C13" w:rsidRDefault="00E85EA2" w:rsidP="00EF2128">
            <w:pPr>
              <w:spacing w:line="400" w:lineRule="exact"/>
              <w:rPr>
                <w:rFonts w:ascii="Times New Roman" w:hAnsi="Times New Roman" w:cs="Times New Roman"/>
                <w:sz w:val="24"/>
                <w:szCs w:val="24"/>
                <w:rPrChange w:id="5159" w:author="微软用户" w:date="2017-08-24T15:32:00Z">
                  <w:rPr>
                    <w:color w:val="000000" w:themeColor="text1"/>
                    <w:sz w:val="24"/>
                  </w:rPr>
                </w:rPrChange>
              </w:rPr>
            </w:pPr>
            <w:r w:rsidRPr="005C6C13">
              <w:rPr>
                <w:rFonts w:ascii="Times New Roman" w:hAnsi="Times New Roman" w:cs="Times New Roman"/>
                <w:sz w:val="24"/>
                <w:szCs w:val="24"/>
                <w:rPrChange w:id="5160" w:author="微软用户" w:date="2017-08-24T15:32:00Z">
                  <w:rPr>
                    <w:color w:val="000000" w:themeColor="text1"/>
                    <w:sz w:val="24"/>
                  </w:rPr>
                </w:rPrChange>
              </w:rPr>
              <w:t>Cloud-Op</w:t>
            </w:r>
            <w:r w:rsidR="00D80D85" w:rsidRPr="005C6C13">
              <w:rPr>
                <w:rFonts w:ascii="Times New Roman" w:hAnsi="Times New Roman" w:cs="Times New Roman"/>
                <w:sz w:val="24"/>
                <w:szCs w:val="24"/>
                <w:rPrChange w:id="5161" w:author="微软用户" w:date="2017-08-24T15:32:00Z">
                  <w:rPr>
                    <w:color w:val="000000" w:themeColor="text1"/>
                    <w:sz w:val="24"/>
                  </w:rPr>
                </w:rPrChange>
              </w:rPr>
              <w:t>t-04</w:t>
            </w:r>
          </w:p>
        </w:tc>
        <w:tc>
          <w:tcPr>
            <w:tcW w:w="1660" w:type="dxa"/>
          </w:tcPr>
          <w:p w14:paraId="6C0B465C" w14:textId="77777777" w:rsidR="00E85EA2" w:rsidRPr="005C6C13" w:rsidRDefault="00E85EA2" w:rsidP="00EF2128">
            <w:pPr>
              <w:spacing w:line="400" w:lineRule="exact"/>
              <w:rPr>
                <w:rFonts w:ascii="Times New Roman" w:hAnsi="Times New Roman" w:cs="Times New Roman"/>
                <w:sz w:val="24"/>
                <w:szCs w:val="24"/>
                <w:rPrChange w:id="5162" w:author="微软用户" w:date="2017-08-24T15:32:00Z">
                  <w:rPr>
                    <w:color w:val="000000" w:themeColor="text1"/>
                    <w:sz w:val="24"/>
                  </w:rPr>
                </w:rPrChange>
              </w:rPr>
            </w:pPr>
            <w:r w:rsidRPr="005C6C13">
              <w:rPr>
                <w:rFonts w:ascii="Times New Roman" w:hAnsi="Times New Roman" w:cs="Times New Roman" w:hint="eastAsia"/>
                <w:sz w:val="24"/>
                <w:szCs w:val="24"/>
                <w:rPrChange w:id="5163" w:author="微软用户" w:date="2017-08-24T15:32:00Z">
                  <w:rPr>
                    <w:rFonts w:hint="eastAsia"/>
                    <w:color w:val="000000" w:themeColor="text1"/>
                    <w:sz w:val="24"/>
                  </w:rPr>
                </w:rPrChange>
              </w:rPr>
              <w:t>接口原型</w:t>
            </w:r>
          </w:p>
        </w:tc>
        <w:tc>
          <w:tcPr>
            <w:tcW w:w="4982" w:type="dxa"/>
          </w:tcPr>
          <w:p w14:paraId="07971C94" w14:textId="4780CEF8" w:rsidR="00E85EA2" w:rsidRPr="005C6C13" w:rsidRDefault="00E85EA2" w:rsidP="007E16E1">
            <w:pPr>
              <w:spacing w:line="400" w:lineRule="exact"/>
              <w:rPr>
                <w:rFonts w:ascii="Times New Roman" w:hAnsi="Times New Roman" w:cs="Times New Roman"/>
                <w:sz w:val="24"/>
                <w:szCs w:val="24"/>
                <w:rPrChange w:id="5164" w:author="微软用户" w:date="2017-08-24T15:32:00Z">
                  <w:rPr>
                    <w:color w:val="000000" w:themeColor="text1"/>
                    <w:sz w:val="24"/>
                  </w:rPr>
                </w:rPrChange>
              </w:rPr>
            </w:pPr>
            <w:del w:id="5165" w:author="JY0225" w:date="2017-08-23T14:34:00Z">
              <w:r w:rsidRPr="005C6C13" w:rsidDel="00876E83">
                <w:rPr>
                  <w:rFonts w:ascii="Times New Roman" w:hAnsi="Times New Roman" w:cs="Times New Roman"/>
                  <w:sz w:val="24"/>
                  <w:szCs w:val="24"/>
                  <w:rPrChange w:id="5166" w:author="微软用户" w:date="2017-08-24T15:32:00Z">
                    <w:rPr>
                      <w:color w:val="000000" w:themeColor="text1"/>
                      <w:sz w:val="24"/>
                    </w:rPr>
                  </w:rPrChange>
                </w:rPr>
                <w:delText xml:space="preserve">bool </w:delText>
              </w:r>
            </w:del>
            <w:ins w:id="5167" w:author="JY0225" w:date="2017-08-23T14:34:00Z">
              <w:r w:rsidR="00876E83" w:rsidRPr="005C6C13">
                <w:rPr>
                  <w:rFonts w:ascii="Times New Roman" w:hAnsi="Times New Roman" w:cs="Times New Roman"/>
                  <w:sz w:val="24"/>
                  <w:szCs w:val="24"/>
                  <w:rPrChange w:id="5168" w:author="微软用户" w:date="2017-08-24T15:32:00Z">
                    <w:rPr>
                      <w:color w:val="000000" w:themeColor="text1"/>
                      <w:sz w:val="24"/>
                    </w:rPr>
                  </w:rPrChange>
                </w:rPr>
                <w:t xml:space="preserve">String </w:t>
              </w:r>
            </w:ins>
            <w:r w:rsidR="00ED25EF" w:rsidRPr="005C6C13">
              <w:rPr>
                <w:rFonts w:ascii="Times New Roman" w:hAnsi="Times New Roman" w:cs="Times New Roman"/>
                <w:sz w:val="24"/>
                <w:szCs w:val="24"/>
                <w:rPrChange w:id="5169" w:author="微软用户" w:date="2017-08-24T15:32:00Z">
                  <w:rPr>
                    <w:color w:val="000000" w:themeColor="text1"/>
                    <w:sz w:val="24"/>
                  </w:rPr>
                </w:rPrChange>
              </w:rPr>
              <w:t>encrypt</w:t>
            </w:r>
            <w:r w:rsidRPr="005C6C13">
              <w:rPr>
                <w:rFonts w:ascii="Times New Roman" w:hAnsi="Times New Roman" w:cs="Times New Roman"/>
                <w:sz w:val="24"/>
                <w:szCs w:val="24"/>
                <w:rPrChange w:id="5170" w:author="微软用户" w:date="2017-08-24T15:32:00Z">
                  <w:rPr>
                    <w:color w:val="000000" w:themeColor="text1"/>
                    <w:sz w:val="24"/>
                  </w:rPr>
                </w:rPrChange>
              </w:rPr>
              <w:t xml:space="preserve">_session(String </w:t>
            </w:r>
            <w:r w:rsidR="00655B8C" w:rsidRPr="005C6C13">
              <w:rPr>
                <w:rFonts w:ascii="Times New Roman" w:hAnsi="Times New Roman" w:cs="Times New Roman"/>
                <w:sz w:val="24"/>
                <w:szCs w:val="24"/>
                <w:rPrChange w:id="5171" w:author="微软用户" w:date="2017-08-24T15:32:00Z">
                  <w:rPr>
                    <w:color w:val="000000" w:themeColor="text1"/>
                    <w:sz w:val="24"/>
                  </w:rPr>
                </w:rPrChange>
              </w:rPr>
              <w:t>request</w:t>
            </w:r>
            <w:r w:rsidRPr="005C6C13">
              <w:rPr>
                <w:rFonts w:ascii="Times New Roman" w:hAnsi="Times New Roman" w:cs="Times New Roman"/>
                <w:sz w:val="24"/>
                <w:szCs w:val="24"/>
                <w:rPrChange w:id="5172" w:author="微软用户" w:date="2017-08-24T15:32:00Z">
                  <w:rPr>
                    <w:color w:val="000000" w:themeColor="text1"/>
                    <w:sz w:val="24"/>
                  </w:rPr>
                </w:rPrChange>
              </w:rPr>
              <w:t>)</w:t>
            </w:r>
          </w:p>
        </w:tc>
      </w:tr>
      <w:tr w:rsidR="00E85EA2" w:rsidRPr="00CD1C90" w14:paraId="550149A4" w14:textId="77777777" w:rsidTr="00EF2128">
        <w:tc>
          <w:tcPr>
            <w:tcW w:w="1660" w:type="dxa"/>
            <w:vMerge/>
          </w:tcPr>
          <w:p w14:paraId="0EBAC6B7" w14:textId="77777777" w:rsidR="00E85EA2" w:rsidRPr="005C6C13" w:rsidRDefault="00E85EA2" w:rsidP="00EF2128">
            <w:pPr>
              <w:spacing w:line="400" w:lineRule="exact"/>
              <w:rPr>
                <w:rFonts w:ascii="Times New Roman" w:hAnsi="Times New Roman" w:cs="Times New Roman"/>
                <w:sz w:val="24"/>
                <w:szCs w:val="24"/>
                <w:rPrChange w:id="5173" w:author="微软用户" w:date="2017-08-24T15:32:00Z">
                  <w:rPr>
                    <w:color w:val="000000" w:themeColor="text1"/>
                    <w:sz w:val="24"/>
                  </w:rPr>
                </w:rPrChange>
              </w:rPr>
            </w:pPr>
          </w:p>
        </w:tc>
        <w:tc>
          <w:tcPr>
            <w:tcW w:w="1660" w:type="dxa"/>
          </w:tcPr>
          <w:p w14:paraId="2E660C4F" w14:textId="77777777" w:rsidR="00E85EA2" w:rsidRPr="005C6C13" w:rsidRDefault="00E85EA2" w:rsidP="00EF2128">
            <w:pPr>
              <w:spacing w:line="400" w:lineRule="exact"/>
              <w:rPr>
                <w:rFonts w:ascii="Times New Roman" w:hAnsi="Times New Roman" w:cs="Times New Roman"/>
                <w:sz w:val="24"/>
                <w:szCs w:val="24"/>
                <w:rPrChange w:id="5174" w:author="微软用户" w:date="2017-08-24T15:32:00Z">
                  <w:rPr>
                    <w:color w:val="000000" w:themeColor="text1"/>
                    <w:sz w:val="24"/>
                  </w:rPr>
                </w:rPrChange>
              </w:rPr>
            </w:pPr>
            <w:r w:rsidRPr="005C6C13">
              <w:rPr>
                <w:rFonts w:ascii="Times New Roman" w:hAnsi="Times New Roman" w:cs="Times New Roman" w:hint="eastAsia"/>
                <w:sz w:val="24"/>
                <w:szCs w:val="24"/>
                <w:rPrChange w:id="5175" w:author="微软用户" w:date="2017-08-24T15:32:00Z">
                  <w:rPr>
                    <w:rFonts w:hint="eastAsia"/>
                    <w:color w:val="000000" w:themeColor="text1"/>
                    <w:sz w:val="24"/>
                  </w:rPr>
                </w:rPrChange>
              </w:rPr>
              <w:t>接口参数</w:t>
            </w:r>
          </w:p>
        </w:tc>
        <w:tc>
          <w:tcPr>
            <w:tcW w:w="4982" w:type="dxa"/>
          </w:tcPr>
          <w:p w14:paraId="1BF30486" w14:textId="77777777" w:rsidR="00E85EA2" w:rsidRPr="005C6C13" w:rsidRDefault="00A90BE9" w:rsidP="00EF2128">
            <w:pPr>
              <w:spacing w:line="400" w:lineRule="exact"/>
              <w:rPr>
                <w:rFonts w:ascii="Times New Roman" w:hAnsi="Times New Roman" w:cs="Times New Roman"/>
                <w:sz w:val="24"/>
                <w:szCs w:val="24"/>
                <w:rPrChange w:id="5176" w:author="微软用户" w:date="2017-08-24T15:32:00Z">
                  <w:rPr>
                    <w:color w:val="000000" w:themeColor="text1"/>
                    <w:sz w:val="24"/>
                  </w:rPr>
                </w:rPrChange>
              </w:rPr>
            </w:pPr>
            <w:r w:rsidRPr="005C6C13">
              <w:rPr>
                <w:rFonts w:ascii="Times New Roman" w:hAnsi="Times New Roman" w:cs="Times New Roman"/>
                <w:sz w:val="24"/>
                <w:szCs w:val="24"/>
                <w:rPrChange w:id="5177" w:author="微软用户" w:date="2017-08-24T15:32:00Z">
                  <w:rPr>
                    <w:color w:val="000000" w:themeColor="text1"/>
                    <w:sz w:val="24"/>
                  </w:rPr>
                </w:rPrChange>
              </w:rPr>
              <w:t>request</w:t>
            </w:r>
            <w:r w:rsidRPr="005C6C13">
              <w:rPr>
                <w:rFonts w:ascii="Times New Roman" w:hAnsi="Times New Roman" w:cs="Times New Roman" w:hint="eastAsia"/>
                <w:sz w:val="24"/>
                <w:szCs w:val="24"/>
                <w:rPrChange w:id="5178" w:author="微软用户" w:date="2017-08-24T15:32:00Z">
                  <w:rPr>
                    <w:rFonts w:hint="eastAsia"/>
                    <w:color w:val="000000" w:themeColor="text1"/>
                    <w:sz w:val="24"/>
                  </w:rPr>
                </w:rPrChange>
              </w:rPr>
              <w:t>：用户请求</w:t>
            </w:r>
          </w:p>
        </w:tc>
      </w:tr>
      <w:tr w:rsidR="00E85EA2" w:rsidRPr="00CD1C90" w14:paraId="6AC51131" w14:textId="77777777" w:rsidTr="00EF2128">
        <w:tc>
          <w:tcPr>
            <w:tcW w:w="1660" w:type="dxa"/>
            <w:vMerge/>
          </w:tcPr>
          <w:p w14:paraId="2D7304ED" w14:textId="77777777" w:rsidR="00E85EA2" w:rsidRPr="005C6C13" w:rsidRDefault="00E85EA2" w:rsidP="00EF2128">
            <w:pPr>
              <w:spacing w:line="400" w:lineRule="exact"/>
              <w:rPr>
                <w:rFonts w:ascii="Times New Roman" w:hAnsi="Times New Roman" w:cs="Times New Roman"/>
                <w:sz w:val="24"/>
                <w:szCs w:val="24"/>
                <w:rPrChange w:id="5179" w:author="微软用户" w:date="2017-08-24T15:32:00Z">
                  <w:rPr>
                    <w:color w:val="000000" w:themeColor="text1"/>
                    <w:sz w:val="24"/>
                  </w:rPr>
                </w:rPrChange>
              </w:rPr>
            </w:pPr>
          </w:p>
        </w:tc>
        <w:tc>
          <w:tcPr>
            <w:tcW w:w="1660" w:type="dxa"/>
          </w:tcPr>
          <w:p w14:paraId="3090C49A" w14:textId="77777777" w:rsidR="00E85EA2" w:rsidRPr="005C6C13" w:rsidRDefault="00E85EA2" w:rsidP="00EF2128">
            <w:pPr>
              <w:spacing w:line="400" w:lineRule="exact"/>
              <w:rPr>
                <w:rFonts w:ascii="Times New Roman" w:hAnsi="Times New Roman" w:cs="Times New Roman"/>
                <w:sz w:val="24"/>
                <w:szCs w:val="24"/>
                <w:rPrChange w:id="5180" w:author="微软用户" w:date="2017-08-24T15:32:00Z">
                  <w:rPr>
                    <w:color w:val="000000" w:themeColor="text1"/>
                    <w:sz w:val="24"/>
                  </w:rPr>
                </w:rPrChange>
              </w:rPr>
            </w:pPr>
            <w:r w:rsidRPr="005C6C13">
              <w:rPr>
                <w:rFonts w:ascii="Times New Roman" w:hAnsi="Times New Roman" w:cs="Times New Roman" w:hint="eastAsia"/>
                <w:sz w:val="24"/>
                <w:szCs w:val="24"/>
                <w:rPrChange w:id="5181" w:author="微软用户" w:date="2017-08-24T15:32:00Z">
                  <w:rPr>
                    <w:rFonts w:hint="eastAsia"/>
                    <w:color w:val="000000" w:themeColor="text1"/>
                    <w:sz w:val="24"/>
                  </w:rPr>
                </w:rPrChange>
              </w:rPr>
              <w:t>返回结果</w:t>
            </w:r>
          </w:p>
        </w:tc>
        <w:tc>
          <w:tcPr>
            <w:tcW w:w="4982" w:type="dxa"/>
          </w:tcPr>
          <w:p w14:paraId="3CD30CE1" w14:textId="3D23CD38" w:rsidR="00E85EA2" w:rsidRPr="005C6C13" w:rsidDel="00A71377" w:rsidRDefault="00A71377" w:rsidP="00EF2128">
            <w:pPr>
              <w:spacing w:line="400" w:lineRule="exact"/>
              <w:rPr>
                <w:del w:id="5182" w:author="JY0225" w:date="2017-08-23T14:34:00Z"/>
                <w:rFonts w:ascii="Times New Roman" w:hAnsi="Times New Roman" w:cs="Times New Roman"/>
                <w:sz w:val="24"/>
                <w:szCs w:val="24"/>
                <w:rPrChange w:id="5183" w:author="微软用户" w:date="2017-08-24T15:32:00Z">
                  <w:rPr>
                    <w:del w:id="5184" w:author="JY0225" w:date="2017-08-23T14:34:00Z"/>
                    <w:color w:val="000000" w:themeColor="text1"/>
                    <w:sz w:val="24"/>
                  </w:rPr>
                </w:rPrChange>
              </w:rPr>
            </w:pPr>
            <w:ins w:id="5185" w:author="JY0225" w:date="2017-08-23T14:35:00Z">
              <w:r w:rsidRPr="005C6C13">
                <w:rPr>
                  <w:rFonts w:ascii="Times New Roman" w:hAnsi="Times New Roman" w:cs="Times New Roman"/>
                  <w:sz w:val="24"/>
                  <w:szCs w:val="24"/>
                  <w:rPrChange w:id="5186" w:author="微软用户" w:date="2017-08-24T15:32:00Z">
                    <w:rPr>
                      <w:color w:val="000000" w:themeColor="text1"/>
                      <w:sz w:val="24"/>
                    </w:rPr>
                  </w:rPrChange>
                </w:rPr>
                <w:t>encrypt_req</w:t>
              </w:r>
              <w:r w:rsidRPr="005C6C13">
                <w:rPr>
                  <w:rFonts w:ascii="Times New Roman" w:hAnsi="Times New Roman" w:cs="Times New Roman" w:hint="eastAsia"/>
                  <w:sz w:val="24"/>
                  <w:szCs w:val="24"/>
                  <w:rPrChange w:id="5187" w:author="微软用户" w:date="2017-08-24T15:32:00Z">
                    <w:rPr>
                      <w:rFonts w:hint="eastAsia"/>
                      <w:color w:val="000000" w:themeColor="text1"/>
                      <w:sz w:val="24"/>
                    </w:rPr>
                  </w:rPrChange>
                </w:rPr>
                <w:t>：加密后的请求</w:t>
              </w:r>
            </w:ins>
            <w:del w:id="5188" w:author="JY0225" w:date="2017-08-23T14:34:00Z">
              <w:r w:rsidR="00E85EA2" w:rsidRPr="005C6C13" w:rsidDel="00A71377">
                <w:rPr>
                  <w:rFonts w:ascii="Times New Roman" w:hAnsi="Times New Roman" w:cs="Times New Roman"/>
                  <w:sz w:val="24"/>
                  <w:szCs w:val="24"/>
                  <w:rPrChange w:id="5189" w:author="微软用户" w:date="2017-08-24T15:32:00Z">
                    <w:rPr>
                      <w:color w:val="000000" w:themeColor="text1"/>
                      <w:sz w:val="24"/>
                    </w:rPr>
                  </w:rPrChange>
                </w:rPr>
                <w:delText>True</w:delText>
              </w:r>
              <w:r w:rsidR="00E85EA2" w:rsidRPr="005C6C13" w:rsidDel="00A71377">
                <w:rPr>
                  <w:rFonts w:ascii="Times New Roman" w:hAnsi="Times New Roman" w:cs="Times New Roman" w:hint="eastAsia"/>
                  <w:sz w:val="24"/>
                  <w:szCs w:val="24"/>
                  <w:rPrChange w:id="5190" w:author="微软用户" w:date="2017-08-24T15:32:00Z">
                    <w:rPr>
                      <w:rFonts w:hint="eastAsia"/>
                      <w:color w:val="000000" w:themeColor="text1"/>
                      <w:sz w:val="24"/>
                    </w:rPr>
                  </w:rPrChange>
                </w:rPr>
                <w:delText>：会话</w:delText>
              </w:r>
              <w:r w:rsidR="00394BD9" w:rsidRPr="005C6C13" w:rsidDel="00A71377">
                <w:rPr>
                  <w:rFonts w:ascii="Times New Roman" w:hAnsi="Times New Roman" w:cs="Times New Roman" w:hint="eastAsia"/>
                  <w:sz w:val="24"/>
                  <w:szCs w:val="24"/>
                  <w:rPrChange w:id="5191" w:author="微软用户" w:date="2017-08-24T15:32:00Z">
                    <w:rPr>
                      <w:rFonts w:hint="eastAsia"/>
                      <w:color w:val="000000" w:themeColor="text1"/>
                      <w:sz w:val="24"/>
                    </w:rPr>
                  </w:rPrChange>
                </w:rPr>
                <w:delText>加密</w:delText>
              </w:r>
              <w:r w:rsidR="00E85EA2" w:rsidRPr="005C6C13" w:rsidDel="00A71377">
                <w:rPr>
                  <w:rFonts w:ascii="Times New Roman" w:hAnsi="Times New Roman" w:cs="Times New Roman" w:hint="eastAsia"/>
                  <w:sz w:val="24"/>
                  <w:szCs w:val="24"/>
                  <w:rPrChange w:id="5192" w:author="微软用户" w:date="2017-08-24T15:32:00Z">
                    <w:rPr>
                      <w:rFonts w:hint="eastAsia"/>
                      <w:color w:val="000000" w:themeColor="text1"/>
                      <w:sz w:val="24"/>
                    </w:rPr>
                  </w:rPrChange>
                </w:rPr>
                <w:delText>成功</w:delText>
              </w:r>
            </w:del>
          </w:p>
          <w:p w14:paraId="07A1F1C7" w14:textId="401AF410" w:rsidR="00E85EA2" w:rsidRPr="005C6C13" w:rsidRDefault="00E85EA2" w:rsidP="00EF2128">
            <w:pPr>
              <w:spacing w:line="400" w:lineRule="exact"/>
              <w:rPr>
                <w:rFonts w:ascii="Times New Roman" w:hAnsi="Times New Roman" w:cs="Times New Roman"/>
                <w:sz w:val="24"/>
                <w:szCs w:val="24"/>
                <w:rPrChange w:id="5193" w:author="微软用户" w:date="2017-08-24T15:32:00Z">
                  <w:rPr>
                    <w:color w:val="000000" w:themeColor="text1"/>
                    <w:sz w:val="24"/>
                  </w:rPr>
                </w:rPrChange>
              </w:rPr>
            </w:pPr>
            <w:del w:id="5194" w:author="JY0225" w:date="2017-08-23T14:34:00Z">
              <w:r w:rsidRPr="005C6C13" w:rsidDel="00A71377">
                <w:rPr>
                  <w:rFonts w:ascii="Times New Roman" w:hAnsi="Times New Roman" w:cs="Times New Roman"/>
                  <w:sz w:val="24"/>
                  <w:szCs w:val="24"/>
                  <w:rPrChange w:id="5195" w:author="微软用户" w:date="2017-08-24T15:32:00Z">
                    <w:rPr>
                      <w:color w:val="000000" w:themeColor="text1"/>
                      <w:sz w:val="24"/>
                    </w:rPr>
                  </w:rPrChange>
                </w:rPr>
                <w:delText>False</w:delText>
              </w:r>
              <w:r w:rsidRPr="005C6C13" w:rsidDel="00A71377">
                <w:rPr>
                  <w:rFonts w:ascii="Times New Roman" w:hAnsi="Times New Roman" w:cs="Times New Roman" w:hint="eastAsia"/>
                  <w:sz w:val="24"/>
                  <w:szCs w:val="24"/>
                  <w:rPrChange w:id="5196" w:author="微软用户" w:date="2017-08-24T15:32:00Z">
                    <w:rPr>
                      <w:rFonts w:hint="eastAsia"/>
                      <w:color w:val="000000" w:themeColor="text1"/>
                      <w:sz w:val="24"/>
                    </w:rPr>
                  </w:rPrChange>
                </w:rPr>
                <w:delText>：会话</w:delText>
              </w:r>
              <w:r w:rsidR="00CF6C89" w:rsidRPr="005C6C13" w:rsidDel="00A71377">
                <w:rPr>
                  <w:rFonts w:ascii="Times New Roman" w:hAnsi="Times New Roman" w:cs="Times New Roman" w:hint="eastAsia"/>
                  <w:sz w:val="24"/>
                  <w:szCs w:val="24"/>
                  <w:rPrChange w:id="5197" w:author="微软用户" w:date="2017-08-24T15:32:00Z">
                    <w:rPr>
                      <w:rFonts w:hint="eastAsia"/>
                      <w:color w:val="000000" w:themeColor="text1"/>
                      <w:sz w:val="24"/>
                    </w:rPr>
                  </w:rPrChange>
                </w:rPr>
                <w:delText>加密</w:delText>
              </w:r>
              <w:r w:rsidRPr="005C6C13" w:rsidDel="00A71377">
                <w:rPr>
                  <w:rFonts w:ascii="Times New Roman" w:hAnsi="Times New Roman" w:cs="Times New Roman" w:hint="eastAsia"/>
                  <w:sz w:val="24"/>
                  <w:szCs w:val="24"/>
                  <w:rPrChange w:id="5198" w:author="微软用户" w:date="2017-08-24T15:32:00Z">
                    <w:rPr>
                      <w:rFonts w:hint="eastAsia"/>
                      <w:color w:val="000000" w:themeColor="text1"/>
                      <w:sz w:val="24"/>
                    </w:rPr>
                  </w:rPrChange>
                </w:rPr>
                <w:delText>失败</w:delText>
              </w:r>
            </w:del>
          </w:p>
        </w:tc>
      </w:tr>
    </w:tbl>
    <w:p w14:paraId="1E9AF850" w14:textId="421E23B4" w:rsidR="006F2D7A" w:rsidRPr="00CD1C90" w:rsidRDefault="006F2D7A" w:rsidP="00900B03">
      <w:pPr>
        <w:spacing w:line="400" w:lineRule="exact"/>
        <w:rPr>
          <w:ins w:id="5199" w:author="JY0225" w:date="2017-08-23T14:31:00Z"/>
          <w:rFonts w:asciiTheme="minorEastAsia" w:hAnsiTheme="minorEastAsia"/>
          <w:color w:val="000000" w:themeColor="text1"/>
          <w:sz w:val="24"/>
          <w:szCs w:val="24"/>
          <w:rPrChange w:id="5200" w:author="JY0225" w:date="2017-08-24T11:22:00Z">
            <w:rPr>
              <w:ins w:id="5201" w:author="JY0225" w:date="2017-08-23T14:31:00Z"/>
              <w:color w:val="000000" w:themeColor="text1"/>
              <w:sz w:val="24"/>
            </w:rPr>
          </w:rPrChange>
        </w:rPr>
      </w:pPr>
      <w:ins w:id="5202" w:author="JY0225" w:date="2017-08-23T14:31:00Z">
        <w:r w:rsidRPr="00CD1C90">
          <w:rPr>
            <w:rFonts w:asciiTheme="minorEastAsia" w:hAnsiTheme="minorEastAsia"/>
            <w:color w:val="000000" w:themeColor="text1"/>
            <w:sz w:val="24"/>
            <w:szCs w:val="24"/>
            <w:rPrChange w:id="5203" w:author="JY0225" w:date="2017-08-24T11:22:00Z">
              <w:rPr>
                <w:color w:val="000000" w:themeColor="text1"/>
                <w:sz w:val="24"/>
              </w:rPr>
            </w:rPrChange>
          </w:rPr>
          <w:tab/>
        </w:r>
        <w:r w:rsidRPr="00CD1C90">
          <w:rPr>
            <w:rFonts w:asciiTheme="minorEastAsia" w:hAnsiTheme="minorEastAsia" w:hint="eastAsia"/>
            <w:color w:val="000000" w:themeColor="text1"/>
            <w:sz w:val="24"/>
            <w:szCs w:val="24"/>
            <w:rPrChange w:id="5204" w:author="JY0225" w:date="2017-08-24T11:22:00Z">
              <w:rPr>
                <w:rFonts w:hint="eastAsia"/>
                <w:color w:val="000000" w:themeColor="text1"/>
                <w:sz w:val="24"/>
              </w:rPr>
            </w:rPrChange>
          </w:rPr>
          <w:t>会话</w:t>
        </w:r>
      </w:ins>
      <w:ins w:id="5205" w:author="JY0225" w:date="2017-08-23T14:32:00Z">
        <w:r w:rsidRPr="00CD1C90">
          <w:rPr>
            <w:rFonts w:asciiTheme="minorEastAsia" w:hAnsiTheme="minorEastAsia" w:hint="eastAsia"/>
            <w:color w:val="000000" w:themeColor="text1"/>
            <w:sz w:val="24"/>
            <w:szCs w:val="24"/>
            <w:rPrChange w:id="5206" w:author="JY0225" w:date="2017-08-24T11:22:00Z">
              <w:rPr>
                <w:rFonts w:hint="eastAsia"/>
                <w:color w:val="000000" w:themeColor="text1"/>
                <w:sz w:val="24"/>
              </w:rPr>
            </w:rPrChange>
          </w:rPr>
          <w:t>加密接口在用户的一切请求到达中间件时调用，该方法为</w:t>
        </w:r>
        <w:r w:rsidRPr="00CD1C90">
          <w:rPr>
            <w:rFonts w:asciiTheme="minorEastAsia" w:hAnsiTheme="minorEastAsia"/>
            <w:color w:val="000000" w:themeColor="text1"/>
            <w:sz w:val="24"/>
            <w:szCs w:val="24"/>
            <w:rPrChange w:id="5207" w:author="JY0225" w:date="2017-08-24T11:22:00Z">
              <w:rPr>
                <w:color w:val="000000" w:themeColor="text1"/>
                <w:sz w:val="24"/>
              </w:rPr>
            </w:rPrChange>
          </w:rPr>
          <w:t>mw</w:t>
        </w:r>
      </w:ins>
      <w:ins w:id="5208" w:author="JY0225" w:date="2017-08-23T14:33:00Z">
        <w:r w:rsidRPr="00CD1C90">
          <w:rPr>
            <w:rFonts w:asciiTheme="minorEastAsia" w:hAnsiTheme="minorEastAsia"/>
            <w:color w:val="000000" w:themeColor="text1"/>
            <w:sz w:val="24"/>
            <w:szCs w:val="24"/>
            <w:rPrChange w:id="5209" w:author="JY0225" w:date="2017-08-24T11:22:00Z">
              <w:rPr>
                <w:color w:val="000000" w:themeColor="text1"/>
                <w:sz w:val="24"/>
              </w:rPr>
            </w:rPrChange>
          </w:rPr>
          <w:t>Encrypter</w:t>
        </w:r>
        <w:r w:rsidRPr="00CD1C90">
          <w:rPr>
            <w:rFonts w:asciiTheme="minorEastAsia" w:hAnsiTheme="minorEastAsia" w:hint="eastAsia"/>
            <w:color w:val="000000" w:themeColor="text1"/>
            <w:sz w:val="24"/>
            <w:szCs w:val="24"/>
            <w:rPrChange w:id="5210" w:author="JY0225" w:date="2017-08-24T11:22:00Z">
              <w:rPr>
                <w:rFonts w:hint="eastAsia"/>
                <w:color w:val="000000" w:themeColor="text1"/>
                <w:sz w:val="24"/>
              </w:rPr>
            </w:rPrChange>
          </w:rPr>
          <w:t>类的成员方法，用于对用户的会话信息加密，使用的是</w:t>
        </w:r>
        <w:r w:rsidRPr="00CD1C90">
          <w:rPr>
            <w:rFonts w:asciiTheme="minorEastAsia" w:hAnsiTheme="minorEastAsia"/>
            <w:color w:val="000000" w:themeColor="text1"/>
            <w:sz w:val="24"/>
            <w:szCs w:val="24"/>
            <w:rPrChange w:id="5211" w:author="JY0225" w:date="2017-08-24T11:22:00Z">
              <w:rPr>
                <w:color w:val="000000" w:themeColor="text1"/>
                <w:sz w:val="24"/>
              </w:rPr>
            </w:rPrChange>
          </w:rPr>
          <w:t>128</w:t>
        </w:r>
        <w:r w:rsidRPr="00CD1C90">
          <w:rPr>
            <w:rFonts w:asciiTheme="minorEastAsia" w:hAnsiTheme="minorEastAsia" w:hint="eastAsia"/>
            <w:color w:val="000000" w:themeColor="text1"/>
            <w:sz w:val="24"/>
            <w:szCs w:val="24"/>
            <w:rPrChange w:id="5212" w:author="JY0225" w:date="2017-08-24T11:22:00Z">
              <w:rPr>
                <w:rFonts w:hint="eastAsia"/>
                <w:color w:val="000000" w:themeColor="text1"/>
                <w:sz w:val="24"/>
              </w:rPr>
            </w:rPrChange>
          </w:rPr>
          <w:t>位的</w:t>
        </w:r>
        <w:r w:rsidRPr="00CD1C90">
          <w:rPr>
            <w:rFonts w:asciiTheme="minorEastAsia" w:hAnsiTheme="minorEastAsia"/>
            <w:color w:val="000000" w:themeColor="text1"/>
            <w:sz w:val="24"/>
            <w:szCs w:val="24"/>
            <w:rPrChange w:id="5213" w:author="JY0225" w:date="2017-08-24T11:22:00Z">
              <w:rPr>
                <w:color w:val="000000" w:themeColor="text1"/>
                <w:sz w:val="24"/>
              </w:rPr>
            </w:rPrChange>
          </w:rPr>
          <w:t>AES</w:t>
        </w:r>
        <w:r w:rsidRPr="00CD1C90">
          <w:rPr>
            <w:rFonts w:asciiTheme="minorEastAsia" w:hAnsiTheme="minorEastAsia" w:hint="eastAsia"/>
            <w:color w:val="000000" w:themeColor="text1"/>
            <w:sz w:val="24"/>
            <w:szCs w:val="24"/>
            <w:rPrChange w:id="5214" w:author="JY0225" w:date="2017-08-24T11:22:00Z">
              <w:rPr>
                <w:rFonts w:hint="eastAsia"/>
                <w:color w:val="000000" w:themeColor="text1"/>
                <w:sz w:val="24"/>
              </w:rPr>
            </w:rPrChange>
          </w:rPr>
          <w:t>加密</w:t>
        </w:r>
      </w:ins>
      <w:ins w:id="5215" w:author="JY0225" w:date="2017-08-23T14:34:00Z">
        <w:r w:rsidRPr="00CD1C90">
          <w:rPr>
            <w:rFonts w:asciiTheme="minorEastAsia" w:hAnsiTheme="minorEastAsia" w:hint="eastAsia"/>
            <w:color w:val="000000" w:themeColor="text1"/>
            <w:sz w:val="24"/>
            <w:szCs w:val="24"/>
            <w:rPrChange w:id="5216" w:author="JY0225" w:date="2017-08-24T11:22:00Z">
              <w:rPr>
                <w:rFonts w:hint="eastAsia"/>
                <w:color w:val="000000" w:themeColor="text1"/>
                <w:sz w:val="24"/>
              </w:rPr>
            </w:rPrChange>
          </w:rPr>
          <w:t>算法。</w:t>
        </w:r>
        <w:r w:rsidR="00876E83" w:rsidRPr="00CD1C90">
          <w:rPr>
            <w:rFonts w:asciiTheme="minorEastAsia" w:hAnsiTheme="minorEastAsia" w:hint="eastAsia"/>
            <w:color w:val="000000" w:themeColor="text1"/>
            <w:sz w:val="24"/>
            <w:szCs w:val="24"/>
            <w:rPrChange w:id="5217" w:author="JY0225" w:date="2017-08-24T11:22:00Z">
              <w:rPr>
                <w:rFonts w:hint="eastAsia"/>
                <w:color w:val="000000" w:themeColor="text1"/>
                <w:sz w:val="24"/>
              </w:rPr>
            </w:rPrChange>
          </w:rPr>
          <w:t>该接口</w:t>
        </w:r>
      </w:ins>
      <w:ins w:id="5218" w:author="JY0225" w:date="2017-08-23T14:35:00Z">
        <w:r w:rsidR="00296460" w:rsidRPr="00CD1C90">
          <w:rPr>
            <w:rFonts w:asciiTheme="minorEastAsia" w:hAnsiTheme="minorEastAsia" w:hint="eastAsia"/>
            <w:color w:val="000000" w:themeColor="text1"/>
            <w:sz w:val="24"/>
            <w:szCs w:val="24"/>
            <w:rPrChange w:id="5219" w:author="JY0225" w:date="2017-08-24T11:22:00Z">
              <w:rPr>
                <w:rFonts w:hint="eastAsia"/>
                <w:color w:val="000000" w:themeColor="text1"/>
                <w:sz w:val="24"/>
              </w:rPr>
            </w:rPrChange>
          </w:rPr>
          <w:t>以用户的请求作为唯一的参数，返回加密后的请求</w:t>
        </w:r>
      </w:ins>
      <w:ins w:id="5220" w:author="JY0225" w:date="2017-08-23T14:36:00Z">
        <w:r w:rsidR="00016EEA" w:rsidRPr="00CD1C90">
          <w:rPr>
            <w:rFonts w:asciiTheme="minorEastAsia" w:hAnsiTheme="minorEastAsia" w:hint="eastAsia"/>
            <w:color w:val="000000" w:themeColor="text1"/>
            <w:sz w:val="24"/>
            <w:szCs w:val="24"/>
            <w:rPrChange w:id="5221" w:author="JY0225" w:date="2017-08-24T11:22:00Z">
              <w:rPr>
                <w:rFonts w:hint="eastAsia"/>
                <w:color w:val="000000" w:themeColor="text1"/>
                <w:sz w:val="24"/>
              </w:rPr>
            </w:rPrChange>
          </w:rPr>
          <w:t>信息。</w:t>
        </w:r>
      </w:ins>
    </w:p>
    <w:p w14:paraId="253183F5" w14:textId="6F2FFA1C" w:rsidR="00900B03" w:rsidRPr="00CD1C90" w:rsidRDefault="00B2748F">
      <w:pPr>
        <w:spacing w:line="400" w:lineRule="exact"/>
        <w:ind w:firstLine="420"/>
        <w:rPr>
          <w:rFonts w:asciiTheme="minorEastAsia" w:hAnsiTheme="minorEastAsia"/>
          <w:color w:val="000000" w:themeColor="text1"/>
          <w:sz w:val="24"/>
          <w:szCs w:val="24"/>
          <w:rPrChange w:id="5222" w:author="JY0225" w:date="2017-08-24T11:22:00Z">
            <w:rPr>
              <w:color w:val="000000" w:themeColor="text1"/>
              <w:sz w:val="24"/>
            </w:rPr>
          </w:rPrChange>
        </w:rPr>
        <w:pPrChange w:id="5223" w:author="JY0225" w:date="2017-08-23T15:15:00Z">
          <w:pPr>
            <w:spacing w:line="400" w:lineRule="exact"/>
          </w:pPr>
        </w:pPrChange>
      </w:pPr>
      <w:r w:rsidRPr="00CD1C90">
        <w:rPr>
          <w:rFonts w:asciiTheme="minorEastAsia" w:hAnsiTheme="minorEastAsia"/>
          <w:color w:val="000000" w:themeColor="text1"/>
          <w:sz w:val="24"/>
          <w:szCs w:val="24"/>
          <w:rPrChange w:id="5224" w:author="JY0225" w:date="2017-08-24T11:22:00Z">
            <w:rPr>
              <w:color w:val="000000" w:themeColor="text1"/>
              <w:sz w:val="24"/>
            </w:rPr>
          </w:rPrChange>
        </w:rPr>
        <w:t>5</w:t>
      </w:r>
      <w:r w:rsidR="00900B03" w:rsidRPr="00CD1C90">
        <w:rPr>
          <w:rFonts w:asciiTheme="minorEastAsia" w:hAnsiTheme="minorEastAsia" w:hint="eastAsia"/>
          <w:color w:val="000000" w:themeColor="text1"/>
          <w:sz w:val="24"/>
          <w:szCs w:val="24"/>
          <w:rPrChange w:id="5225" w:author="JY0225" w:date="2017-08-24T11:22:00Z">
            <w:rPr>
              <w:rFonts w:hint="eastAsia"/>
              <w:color w:val="000000" w:themeColor="text1"/>
              <w:sz w:val="24"/>
            </w:rPr>
          </w:rPrChange>
        </w:rPr>
        <w:t>）查询登录状态</w:t>
      </w:r>
    </w:p>
    <w:tbl>
      <w:tblPr>
        <w:tblStyle w:val="aa"/>
        <w:tblW w:w="0" w:type="auto"/>
        <w:tblLook w:val="04A0" w:firstRow="1" w:lastRow="0" w:firstColumn="1" w:lastColumn="0" w:noHBand="0" w:noVBand="1"/>
      </w:tblPr>
      <w:tblGrid>
        <w:gridCol w:w="1660"/>
        <w:gridCol w:w="1660"/>
        <w:gridCol w:w="4982"/>
      </w:tblGrid>
      <w:tr w:rsidR="00900B03" w:rsidRPr="00CD1C90" w14:paraId="4965D48D" w14:textId="77777777" w:rsidTr="00EF2128">
        <w:tc>
          <w:tcPr>
            <w:tcW w:w="1660" w:type="dxa"/>
          </w:tcPr>
          <w:p w14:paraId="77A00AEB" w14:textId="77777777" w:rsidR="00900B03" w:rsidRPr="005C6C13" w:rsidRDefault="00900B03" w:rsidP="00EF2128">
            <w:pPr>
              <w:spacing w:line="400" w:lineRule="exact"/>
              <w:rPr>
                <w:rFonts w:ascii="Times New Roman" w:hAnsi="Times New Roman" w:cs="Times New Roman"/>
                <w:sz w:val="24"/>
                <w:szCs w:val="24"/>
                <w:rPrChange w:id="5226" w:author="微软用户" w:date="2017-08-24T15:32:00Z">
                  <w:rPr>
                    <w:color w:val="000000" w:themeColor="text1"/>
                    <w:sz w:val="24"/>
                  </w:rPr>
                </w:rPrChange>
              </w:rPr>
            </w:pPr>
            <w:r w:rsidRPr="005C6C13">
              <w:rPr>
                <w:rFonts w:ascii="Times New Roman" w:hAnsi="Times New Roman" w:cs="Times New Roman" w:hint="eastAsia"/>
                <w:sz w:val="24"/>
                <w:szCs w:val="24"/>
                <w:rPrChange w:id="5227" w:author="微软用户" w:date="2017-08-24T15:32:00Z">
                  <w:rPr>
                    <w:rFonts w:hint="eastAsia"/>
                    <w:color w:val="000000" w:themeColor="text1"/>
                    <w:sz w:val="24"/>
                  </w:rPr>
                </w:rPrChange>
              </w:rPr>
              <w:t>接口编号</w:t>
            </w:r>
          </w:p>
        </w:tc>
        <w:tc>
          <w:tcPr>
            <w:tcW w:w="1660" w:type="dxa"/>
          </w:tcPr>
          <w:p w14:paraId="51CFCD0F" w14:textId="77777777" w:rsidR="00900B03" w:rsidRPr="005C6C13" w:rsidRDefault="00900B03" w:rsidP="00EF2128">
            <w:pPr>
              <w:spacing w:line="400" w:lineRule="exact"/>
              <w:rPr>
                <w:rFonts w:ascii="Times New Roman" w:hAnsi="Times New Roman" w:cs="Times New Roman"/>
                <w:sz w:val="24"/>
                <w:szCs w:val="24"/>
                <w:rPrChange w:id="5228" w:author="微软用户" w:date="2017-08-24T15:32:00Z">
                  <w:rPr>
                    <w:color w:val="000000" w:themeColor="text1"/>
                    <w:sz w:val="24"/>
                  </w:rPr>
                </w:rPrChange>
              </w:rPr>
            </w:pPr>
            <w:r w:rsidRPr="005C6C13">
              <w:rPr>
                <w:rFonts w:ascii="Times New Roman" w:hAnsi="Times New Roman" w:cs="Times New Roman" w:hint="eastAsia"/>
                <w:sz w:val="24"/>
                <w:szCs w:val="24"/>
                <w:rPrChange w:id="5229" w:author="微软用户" w:date="2017-08-24T15:32:00Z">
                  <w:rPr>
                    <w:rFonts w:hint="eastAsia"/>
                    <w:color w:val="000000" w:themeColor="text1"/>
                    <w:sz w:val="24"/>
                  </w:rPr>
                </w:rPrChange>
              </w:rPr>
              <w:t>接口名称</w:t>
            </w:r>
          </w:p>
        </w:tc>
        <w:tc>
          <w:tcPr>
            <w:tcW w:w="4982" w:type="dxa"/>
          </w:tcPr>
          <w:p w14:paraId="2BFAA3AC" w14:textId="77777777" w:rsidR="00900B03" w:rsidRPr="005C6C13" w:rsidRDefault="00193E28" w:rsidP="00EF2128">
            <w:pPr>
              <w:spacing w:line="400" w:lineRule="exact"/>
              <w:rPr>
                <w:rFonts w:ascii="Times New Roman" w:hAnsi="Times New Roman" w:cs="Times New Roman"/>
                <w:sz w:val="24"/>
                <w:szCs w:val="24"/>
                <w:rPrChange w:id="5230" w:author="微软用户" w:date="2017-08-24T15:32:00Z">
                  <w:rPr>
                    <w:color w:val="000000" w:themeColor="text1"/>
                    <w:sz w:val="24"/>
                  </w:rPr>
                </w:rPrChange>
              </w:rPr>
            </w:pPr>
            <w:r w:rsidRPr="005C6C13">
              <w:rPr>
                <w:rFonts w:ascii="Times New Roman" w:hAnsi="Times New Roman" w:cs="Times New Roman" w:hint="eastAsia"/>
                <w:sz w:val="24"/>
                <w:szCs w:val="24"/>
                <w:rPrChange w:id="5231" w:author="微软用户" w:date="2017-08-24T15:32:00Z">
                  <w:rPr>
                    <w:rFonts w:hint="eastAsia"/>
                    <w:color w:val="000000" w:themeColor="text1"/>
                    <w:sz w:val="24"/>
                  </w:rPr>
                </w:rPrChange>
              </w:rPr>
              <w:t>查询登录状态</w:t>
            </w:r>
          </w:p>
        </w:tc>
      </w:tr>
      <w:tr w:rsidR="00900B03" w:rsidRPr="00CD1C90" w14:paraId="6CBC5DE1" w14:textId="77777777" w:rsidTr="00EF2128">
        <w:tc>
          <w:tcPr>
            <w:tcW w:w="1660" w:type="dxa"/>
            <w:vMerge w:val="restart"/>
          </w:tcPr>
          <w:p w14:paraId="6298019C" w14:textId="77777777" w:rsidR="00900B03" w:rsidRPr="005C6C13" w:rsidRDefault="00900B03" w:rsidP="00EF2128">
            <w:pPr>
              <w:spacing w:line="400" w:lineRule="exact"/>
              <w:rPr>
                <w:rFonts w:ascii="Times New Roman" w:hAnsi="Times New Roman" w:cs="Times New Roman"/>
                <w:sz w:val="24"/>
                <w:szCs w:val="24"/>
                <w:rPrChange w:id="5232" w:author="微软用户" w:date="2017-08-24T15:32:00Z">
                  <w:rPr>
                    <w:color w:val="000000" w:themeColor="text1"/>
                    <w:sz w:val="24"/>
                  </w:rPr>
                </w:rPrChange>
              </w:rPr>
            </w:pPr>
            <w:r w:rsidRPr="005C6C13">
              <w:rPr>
                <w:rFonts w:ascii="Times New Roman" w:hAnsi="Times New Roman" w:cs="Times New Roman"/>
                <w:sz w:val="24"/>
                <w:szCs w:val="24"/>
                <w:rPrChange w:id="5233" w:author="微软用户" w:date="2017-08-24T15:32:00Z">
                  <w:rPr>
                    <w:color w:val="000000" w:themeColor="text1"/>
                    <w:sz w:val="24"/>
                  </w:rPr>
                </w:rPrChange>
              </w:rPr>
              <w:t>Cloud-Op</w:t>
            </w:r>
            <w:r w:rsidR="00B75ECC" w:rsidRPr="005C6C13">
              <w:rPr>
                <w:rFonts w:ascii="Times New Roman" w:hAnsi="Times New Roman" w:cs="Times New Roman"/>
                <w:sz w:val="24"/>
                <w:szCs w:val="24"/>
                <w:rPrChange w:id="5234" w:author="微软用户" w:date="2017-08-24T15:32:00Z">
                  <w:rPr>
                    <w:color w:val="000000" w:themeColor="text1"/>
                    <w:sz w:val="24"/>
                  </w:rPr>
                </w:rPrChange>
              </w:rPr>
              <w:t>t-05</w:t>
            </w:r>
          </w:p>
        </w:tc>
        <w:tc>
          <w:tcPr>
            <w:tcW w:w="1660" w:type="dxa"/>
          </w:tcPr>
          <w:p w14:paraId="7C829615" w14:textId="77777777" w:rsidR="00900B03" w:rsidRPr="005C6C13" w:rsidRDefault="00900B03" w:rsidP="00EF2128">
            <w:pPr>
              <w:spacing w:line="400" w:lineRule="exact"/>
              <w:rPr>
                <w:rFonts w:ascii="Times New Roman" w:hAnsi="Times New Roman" w:cs="Times New Roman"/>
                <w:sz w:val="24"/>
                <w:szCs w:val="24"/>
                <w:rPrChange w:id="5235" w:author="微软用户" w:date="2017-08-24T15:32:00Z">
                  <w:rPr>
                    <w:color w:val="000000" w:themeColor="text1"/>
                    <w:sz w:val="24"/>
                  </w:rPr>
                </w:rPrChange>
              </w:rPr>
            </w:pPr>
            <w:r w:rsidRPr="005C6C13">
              <w:rPr>
                <w:rFonts w:ascii="Times New Roman" w:hAnsi="Times New Roman" w:cs="Times New Roman" w:hint="eastAsia"/>
                <w:sz w:val="24"/>
                <w:szCs w:val="24"/>
                <w:rPrChange w:id="5236" w:author="微软用户" w:date="2017-08-24T15:32:00Z">
                  <w:rPr>
                    <w:rFonts w:hint="eastAsia"/>
                    <w:color w:val="000000" w:themeColor="text1"/>
                    <w:sz w:val="24"/>
                  </w:rPr>
                </w:rPrChange>
              </w:rPr>
              <w:t>接口原型</w:t>
            </w:r>
          </w:p>
        </w:tc>
        <w:tc>
          <w:tcPr>
            <w:tcW w:w="4982" w:type="dxa"/>
          </w:tcPr>
          <w:p w14:paraId="38C4B0B8" w14:textId="77777777" w:rsidR="00900B03" w:rsidRPr="005C6C13" w:rsidRDefault="00900B03" w:rsidP="000103E6">
            <w:pPr>
              <w:spacing w:line="400" w:lineRule="exact"/>
              <w:rPr>
                <w:rFonts w:ascii="Times New Roman" w:hAnsi="Times New Roman" w:cs="Times New Roman"/>
                <w:sz w:val="24"/>
                <w:szCs w:val="24"/>
                <w:rPrChange w:id="5237" w:author="微软用户" w:date="2017-08-24T15:32:00Z">
                  <w:rPr>
                    <w:color w:val="000000" w:themeColor="text1"/>
                    <w:sz w:val="24"/>
                  </w:rPr>
                </w:rPrChange>
              </w:rPr>
            </w:pPr>
            <w:r w:rsidRPr="005C6C13">
              <w:rPr>
                <w:rFonts w:ascii="Times New Roman" w:hAnsi="Times New Roman" w:cs="Times New Roman"/>
                <w:sz w:val="24"/>
                <w:szCs w:val="24"/>
                <w:rPrChange w:id="5238" w:author="微软用户" w:date="2017-08-24T15:32:00Z">
                  <w:rPr>
                    <w:color w:val="000000" w:themeColor="text1"/>
                    <w:sz w:val="24"/>
                  </w:rPr>
                </w:rPrChange>
              </w:rPr>
              <w:t>String query_session(String userid)</w:t>
            </w:r>
          </w:p>
        </w:tc>
      </w:tr>
      <w:tr w:rsidR="00900B03" w:rsidRPr="00CD1C90" w14:paraId="4B60AC41" w14:textId="77777777" w:rsidTr="00EF2128">
        <w:tc>
          <w:tcPr>
            <w:tcW w:w="1660" w:type="dxa"/>
            <w:vMerge/>
          </w:tcPr>
          <w:p w14:paraId="116A752E" w14:textId="77777777" w:rsidR="00900B03" w:rsidRPr="005C6C13" w:rsidRDefault="00900B03" w:rsidP="00EF2128">
            <w:pPr>
              <w:spacing w:line="400" w:lineRule="exact"/>
              <w:rPr>
                <w:rFonts w:ascii="Times New Roman" w:hAnsi="Times New Roman" w:cs="Times New Roman"/>
                <w:sz w:val="24"/>
                <w:szCs w:val="24"/>
                <w:rPrChange w:id="5239" w:author="微软用户" w:date="2017-08-24T15:32:00Z">
                  <w:rPr>
                    <w:color w:val="000000" w:themeColor="text1"/>
                    <w:sz w:val="24"/>
                  </w:rPr>
                </w:rPrChange>
              </w:rPr>
            </w:pPr>
          </w:p>
        </w:tc>
        <w:tc>
          <w:tcPr>
            <w:tcW w:w="1660" w:type="dxa"/>
          </w:tcPr>
          <w:p w14:paraId="3C1E23AD" w14:textId="77777777" w:rsidR="00900B03" w:rsidRPr="005C6C13" w:rsidRDefault="00900B03" w:rsidP="00EF2128">
            <w:pPr>
              <w:spacing w:line="400" w:lineRule="exact"/>
              <w:rPr>
                <w:rFonts w:ascii="Times New Roman" w:hAnsi="Times New Roman" w:cs="Times New Roman"/>
                <w:sz w:val="24"/>
                <w:szCs w:val="24"/>
                <w:rPrChange w:id="5240" w:author="微软用户" w:date="2017-08-24T15:32:00Z">
                  <w:rPr>
                    <w:color w:val="000000" w:themeColor="text1"/>
                    <w:sz w:val="24"/>
                  </w:rPr>
                </w:rPrChange>
              </w:rPr>
            </w:pPr>
            <w:r w:rsidRPr="005C6C13">
              <w:rPr>
                <w:rFonts w:ascii="Times New Roman" w:hAnsi="Times New Roman" w:cs="Times New Roman" w:hint="eastAsia"/>
                <w:sz w:val="24"/>
                <w:szCs w:val="24"/>
                <w:rPrChange w:id="5241" w:author="微软用户" w:date="2017-08-24T15:32:00Z">
                  <w:rPr>
                    <w:rFonts w:hint="eastAsia"/>
                    <w:color w:val="000000" w:themeColor="text1"/>
                    <w:sz w:val="24"/>
                  </w:rPr>
                </w:rPrChange>
              </w:rPr>
              <w:t>接口参数</w:t>
            </w:r>
          </w:p>
        </w:tc>
        <w:tc>
          <w:tcPr>
            <w:tcW w:w="4982" w:type="dxa"/>
          </w:tcPr>
          <w:p w14:paraId="6B4B8600" w14:textId="77777777" w:rsidR="00900B03" w:rsidRPr="005C6C13" w:rsidRDefault="00900B03" w:rsidP="00EF2128">
            <w:pPr>
              <w:spacing w:line="400" w:lineRule="exact"/>
              <w:rPr>
                <w:rFonts w:ascii="Times New Roman" w:hAnsi="Times New Roman" w:cs="Times New Roman"/>
                <w:sz w:val="24"/>
                <w:szCs w:val="24"/>
                <w:rPrChange w:id="5242" w:author="微软用户" w:date="2017-08-24T15:32:00Z">
                  <w:rPr>
                    <w:color w:val="000000" w:themeColor="text1"/>
                    <w:sz w:val="24"/>
                  </w:rPr>
                </w:rPrChange>
              </w:rPr>
            </w:pPr>
            <w:r w:rsidRPr="005C6C13">
              <w:rPr>
                <w:rFonts w:ascii="Times New Roman" w:hAnsi="Times New Roman" w:cs="Times New Roman"/>
                <w:sz w:val="24"/>
                <w:szCs w:val="24"/>
                <w:rPrChange w:id="5243" w:author="微软用户" w:date="2017-08-24T15:32:00Z">
                  <w:rPr>
                    <w:color w:val="000000" w:themeColor="text1"/>
                    <w:sz w:val="24"/>
                  </w:rPr>
                </w:rPrChange>
              </w:rPr>
              <w:t>userid</w:t>
            </w:r>
            <w:r w:rsidRPr="005C6C13">
              <w:rPr>
                <w:rFonts w:ascii="Times New Roman" w:hAnsi="Times New Roman" w:cs="Times New Roman" w:hint="eastAsia"/>
                <w:sz w:val="24"/>
                <w:szCs w:val="24"/>
                <w:rPrChange w:id="5244"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5245" w:author="微软用户" w:date="2017-08-24T15:32:00Z">
                  <w:rPr>
                    <w:color w:val="000000" w:themeColor="text1"/>
                    <w:sz w:val="24"/>
                  </w:rPr>
                </w:rPrChange>
              </w:rPr>
              <w:t>id</w:t>
            </w:r>
          </w:p>
        </w:tc>
      </w:tr>
      <w:tr w:rsidR="00900B03" w:rsidRPr="00CD1C90" w14:paraId="78D6E805" w14:textId="77777777" w:rsidTr="00EF2128">
        <w:tc>
          <w:tcPr>
            <w:tcW w:w="1660" w:type="dxa"/>
            <w:vMerge/>
          </w:tcPr>
          <w:p w14:paraId="56BD1600" w14:textId="77777777" w:rsidR="00900B03" w:rsidRPr="005C6C13" w:rsidRDefault="00900B03" w:rsidP="00EF2128">
            <w:pPr>
              <w:spacing w:line="400" w:lineRule="exact"/>
              <w:rPr>
                <w:rFonts w:ascii="Times New Roman" w:hAnsi="Times New Roman" w:cs="Times New Roman"/>
                <w:sz w:val="24"/>
                <w:szCs w:val="24"/>
                <w:rPrChange w:id="5246" w:author="微软用户" w:date="2017-08-24T15:32:00Z">
                  <w:rPr>
                    <w:color w:val="000000" w:themeColor="text1"/>
                    <w:sz w:val="24"/>
                  </w:rPr>
                </w:rPrChange>
              </w:rPr>
            </w:pPr>
          </w:p>
        </w:tc>
        <w:tc>
          <w:tcPr>
            <w:tcW w:w="1660" w:type="dxa"/>
          </w:tcPr>
          <w:p w14:paraId="2F01D66B" w14:textId="77777777" w:rsidR="00900B03" w:rsidRPr="005C6C13" w:rsidRDefault="00900B03" w:rsidP="00EF2128">
            <w:pPr>
              <w:spacing w:line="400" w:lineRule="exact"/>
              <w:rPr>
                <w:rFonts w:ascii="Times New Roman" w:hAnsi="Times New Roman" w:cs="Times New Roman"/>
                <w:sz w:val="24"/>
                <w:szCs w:val="24"/>
                <w:rPrChange w:id="5247" w:author="微软用户" w:date="2017-08-24T15:32:00Z">
                  <w:rPr>
                    <w:color w:val="000000" w:themeColor="text1"/>
                    <w:sz w:val="24"/>
                  </w:rPr>
                </w:rPrChange>
              </w:rPr>
            </w:pPr>
            <w:r w:rsidRPr="005C6C13">
              <w:rPr>
                <w:rFonts w:ascii="Times New Roman" w:hAnsi="Times New Roman" w:cs="Times New Roman" w:hint="eastAsia"/>
                <w:sz w:val="24"/>
                <w:szCs w:val="24"/>
                <w:rPrChange w:id="5248" w:author="微软用户" w:date="2017-08-24T15:32:00Z">
                  <w:rPr>
                    <w:rFonts w:hint="eastAsia"/>
                    <w:color w:val="000000" w:themeColor="text1"/>
                    <w:sz w:val="24"/>
                  </w:rPr>
                </w:rPrChange>
              </w:rPr>
              <w:t>返回结果</w:t>
            </w:r>
          </w:p>
        </w:tc>
        <w:tc>
          <w:tcPr>
            <w:tcW w:w="4982" w:type="dxa"/>
          </w:tcPr>
          <w:p w14:paraId="748B873B" w14:textId="77777777" w:rsidR="00900B03" w:rsidRPr="005C6C13" w:rsidRDefault="00900B03" w:rsidP="00EF2128">
            <w:pPr>
              <w:spacing w:line="400" w:lineRule="exact"/>
              <w:rPr>
                <w:rFonts w:ascii="Times New Roman" w:hAnsi="Times New Roman" w:cs="Times New Roman"/>
                <w:sz w:val="24"/>
                <w:szCs w:val="24"/>
              </w:rPr>
            </w:pPr>
            <w:r w:rsidRPr="005C6C13">
              <w:rPr>
                <w:rFonts w:ascii="Times New Roman" w:hAnsi="Times New Roman" w:cs="Times New Roman"/>
                <w:sz w:val="24"/>
                <w:szCs w:val="24"/>
              </w:rPr>
              <w:t>{</w:t>
            </w:r>
          </w:p>
          <w:p w14:paraId="27CFE3C3" w14:textId="77777777" w:rsidR="00900B03" w:rsidRPr="005C6C13" w:rsidRDefault="00900B03" w:rsidP="00EF2128">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"status": "0",</w:t>
            </w:r>
          </w:p>
          <w:p w14:paraId="6D617718" w14:textId="77777777" w:rsidR="00900B03" w:rsidRPr="005C6C13" w:rsidRDefault="00900B03" w:rsidP="00A60A3D">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624D9B" w:rsidRPr="005C6C13">
              <w:rPr>
                <w:rFonts w:ascii="Times New Roman" w:hAnsi="Times New Roman" w:cs="Times New Roman"/>
                <w:sz w:val="24"/>
                <w:szCs w:val="24"/>
              </w:rPr>
              <w:t>expired</w:t>
            </w:r>
            <w:r w:rsidRPr="005C6C13">
              <w:rPr>
                <w:rFonts w:ascii="Times New Roman" w:hAnsi="Times New Roman" w:cs="Times New Roman"/>
                <w:sz w:val="24"/>
                <w:szCs w:val="24"/>
              </w:rPr>
              <w:t>": "</w:t>
            </w:r>
            <w:r w:rsidR="00A60A3D" w:rsidRPr="005C6C13">
              <w:rPr>
                <w:rFonts w:ascii="Times New Roman" w:hAnsi="Times New Roman" w:cs="Times New Roman"/>
                <w:sz w:val="24"/>
                <w:szCs w:val="24"/>
              </w:rPr>
              <w:t>f</w:t>
            </w:r>
            <w:r w:rsidR="00B621FB" w:rsidRPr="005C6C13">
              <w:rPr>
                <w:rFonts w:ascii="Times New Roman" w:hAnsi="Times New Roman" w:cs="Times New Roman"/>
                <w:sz w:val="24"/>
                <w:szCs w:val="24"/>
              </w:rPr>
              <w:t>alse</w:t>
            </w:r>
            <w:r w:rsidRPr="005C6C13">
              <w:rPr>
                <w:rFonts w:ascii="Times New Roman" w:hAnsi="Times New Roman" w:cs="Times New Roman"/>
                <w:sz w:val="24"/>
                <w:szCs w:val="24"/>
              </w:rPr>
              <w:t xml:space="preserve">", </w:t>
            </w:r>
          </w:p>
          <w:p w14:paraId="4F22C9F4" w14:textId="77777777" w:rsidR="00900B03" w:rsidRPr="005C6C13" w:rsidRDefault="00900B03" w:rsidP="00EF2128">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 xml:space="preserve">"time": "1432653661.66864", </w:t>
            </w:r>
          </w:p>
          <w:p w14:paraId="04AA87C3" w14:textId="77777777" w:rsidR="00900B03" w:rsidRPr="005C6C13" w:rsidRDefault="00900B03" w:rsidP="00EF2128">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"userid": "kaeyika@163.com"</w:t>
            </w:r>
          </w:p>
          <w:p w14:paraId="1D26E975" w14:textId="77777777" w:rsidR="00900B03" w:rsidRPr="005C6C13" w:rsidRDefault="00900B03" w:rsidP="00EF2128">
            <w:pPr>
              <w:spacing w:line="400" w:lineRule="exact"/>
              <w:rPr>
                <w:rFonts w:ascii="Times New Roman" w:hAnsi="Times New Roman" w:cs="Times New Roman"/>
                <w:sz w:val="24"/>
                <w:szCs w:val="24"/>
                <w:rPrChange w:id="5249" w:author="微软用户" w:date="2017-08-24T15:32:00Z">
                  <w:rPr>
                    <w:color w:val="000000" w:themeColor="text1"/>
                    <w:sz w:val="24"/>
                  </w:rPr>
                </w:rPrChange>
              </w:rPr>
            </w:pPr>
            <w:r w:rsidRPr="005C6C13">
              <w:rPr>
                <w:rFonts w:ascii="Times New Roman" w:hAnsi="Times New Roman" w:cs="Times New Roman"/>
                <w:sz w:val="24"/>
                <w:szCs w:val="24"/>
              </w:rPr>
              <w:t>}</w:t>
            </w:r>
          </w:p>
        </w:tc>
      </w:tr>
    </w:tbl>
    <w:p w14:paraId="018E7A74" w14:textId="46C98747" w:rsidR="00675ED8" w:rsidRPr="00CD1C90" w:rsidRDefault="00675ED8">
      <w:pPr>
        <w:spacing w:line="400" w:lineRule="exact"/>
        <w:rPr>
          <w:ins w:id="5250" w:author="JY0225" w:date="2017-08-23T14:37:00Z"/>
          <w:rFonts w:asciiTheme="minorEastAsia" w:hAnsiTheme="minorEastAsia"/>
          <w:sz w:val="24"/>
          <w:szCs w:val="24"/>
          <w:rPrChange w:id="5251" w:author="JY0225" w:date="2017-08-24T11:22:00Z">
            <w:rPr>
              <w:ins w:id="5252" w:author="JY0225" w:date="2017-08-23T14:37:00Z"/>
            </w:rPr>
          </w:rPrChange>
        </w:rPr>
        <w:pPrChange w:id="5253" w:author="JY0225" w:date="2017-08-23T14:37:00Z">
          <w:pPr>
            <w:pStyle w:val="31"/>
          </w:pPr>
        </w:pPrChange>
      </w:pPr>
      <w:ins w:id="5254" w:author="JY0225" w:date="2017-08-23T14:37:00Z">
        <w:r w:rsidRPr="00CD1C90">
          <w:rPr>
            <w:rFonts w:asciiTheme="minorEastAsia" w:hAnsiTheme="minorEastAsia"/>
            <w:sz w:val="24"/>
            <w:szCs w:val="24"/>
            <w:rPrChange w:id="5255" w:author="JY0225" w:date="2017-08-24T11:22:00Z">
              <w:rPr>
                <w:b w:val="0"/>
                <w:bCs w:val="0"/>
              </w:rPr>
            </w:rPrChange>
          </w:rPr>
          <w:tab/>
        </w:r>
        <w:r w:rsidRPr="00CD1C90">
          <w:rPr>
            <w:rFonts w:asciiTheme="minorEastAsia" w:hAnsiTheme="minorEastAsia" w:hint="eastAsia"/>
            <w:sz w:val="24"/>
            <w:szCs w:val="24"/>
            <w:rPrChange w:id="5256" w:author="JY0225" w:date="2017-08-24T11:22:00Z">
              <w:rPr>
                <w:rFonts w:hint="eastAsia"/>
                <w:b w:val="0"/>
                <w:bCs w:val="0"/>
              </w:rPr>
            </w:rPrChange>
          </w:rPr>
          <w:t>查询</w:t>
        </w:r>
      </w:ins>
      <w:ins w:id="5257" w:author="JY0225" w:date="2017-08-23T14:38:00Z">
        <w:r w:rsidRPr="00CD1C90">
          <w:rPr>
            <w:rFonts w:asciiTheme="minorEastAsia" w:hAnsiTheme="minorEastAsia" w:hint="eastAsia"/>
            <w:sz w:val="24"/>
            <w:szCs w:val="24"/>
            <w:rPrChange w:id="5258" w:author="JY0225" w:date="2017-08-24T11:22:00Z">
              <w:rPr>
                <w:rFonts w:hint="eastAsia"/>
                <w:b w:val="0"/>
                <w:bCs w:val="0"/>
              </w:rPr>
            </w:rPrChange>
          </w:rPr>
          <w:t>登录状态接口</w:t>
        </w:r>
        <w:r w:rsidRPr="00CD1C90">
          <w:rPr>
            <w:rFonts w:asciiTheme="minorEastAsia" w:hAnsiTheme="minorEastAsia" w:hint="eastAsia"/>
            <w:sz w:val="24"/>
            <w:szCs w:val="24"/>
            <w:rPrChange w:id="5259" w:author="JY0225" w:date="2017-08-24T11:22:00Z">
              <w:rPr>
                <w:rFonts w:hint="eastAsia"/>
                <w:b w:val="0"/>
                <w:bCs w:val="0"/>
                <w:sz w:val="24"/>
                <w:szCs w:val="24"/>
              </w:rPr>
            </w:rPrChange>
          </w:rPr>
          <w:t>在中间件提交用户请求到服务器之前使用，以检验用户的登录信息是否过期，如果没有过期则将请求发送给服务器；</w:t>
        </w:r>
      </w:ins>
      <w:ins w:id="5260" w:author="JY0225" w:date="2017-08-23T14:39:00Z">
        <w:r w:rsidRPr="00CD1C90">
          <w:rPr>
            <w:rFonts w:asciiTheme="minorEastAsia" w:hAnsiTheme="minorEastAsia" w:hint="eastAsia"/>
            <w:sz w:val="24"/>
            <w:szCs w:val="24"/>
            <w:rPrChange w:id="5261" w:author="JY0225" w:date="2017-08-24T11:22:00Z">
              <w:rPr>
                <w:rFonts w:hint="eastAsia"/>
                <w:b w:val="0"/>
                <w:bCs w:val="0"/>
                <w:sz w:val="24"/>
                <w:szCs w:val="24"/>
              </w:rPr>
            </w:rPrChange>
          </w:rPr>
          <w:t>反之则由中间件授权代理登录，并将重新获取到的</w:t>
        </w:r>
        <w:r w:rsidRPr="00CD1C90">
          <w:rPr>
            <w:rFonts w:asciiTheme="minorEastAsia" w:hAnsiTheme="minorEastAsia"/>
            <w:sz w:val="24"/>
            <w:szCs w:val="24"/>
            <w:rPrChange w:id="5262" w:author="JY0225" w:date="2017-08-24T11:22:00Z">
              <w:rPr>
                <w:b w:val="0"/>
                <w:bCs w:val="0"/>
                <w:sz w:val="24"/>
                <w:szCs w:val="24"/>
              </w:rPr>
            </w:rPrChange>
          </w:rPr>
          <w:t>token</w:t>
        </w:r>
        <w:r w:rsidRPr="00CD1C90">
          <w:rPr>
            <w:rFonts w:asciiTheme="minorEastAsia" w:hAnsiTheme="minorEastAsia" w:hint="eastAsia"/>
            <w:sz w:val="24"/>
            <w:szCs w:val="24"/>
            <w:rPrChange w:id="5263" w:author="JY0225" w:date="2017-08-24T11:22:00Z">
              <w:rPr>
                <w:rFonts w:hint="eastAsia"/>
                <w:b w:val="0"/>
                <w:bCs w:val="0"/>
                <w:sz w:val="24"/>
                <w:szCs w:val="24"/>
              </w:rPr>
            </w:rPrChange>
          </w:rPr>
          <w:t>替换</w:t>
        </w:r>
      </w:ins>
      <w:ins w:id="5264" w:author="JY0225" w:date="2017-08-23T14:40:00Z">
        <w:r w:rsidRPr="00CD1C90">
          <w:rPr>
            <w:rFonts w:asciiTheme="minorEastAsia" w:hAnsiTheme="minorEastAsia" w:hint="eastAsia"/>
            <w:sz w:val="24"/>
            <w:szCs w:val="24"/>
            <w:rPrChange w:id="5265" w:author="JY0225" w:date="2017-08-24T11:22:00Z">
              <w:rPr>
                <w:rFonts w:hint="eastAsia"/>
                <w:b w:val="0"/>
                <w:bCs w:val="0"/>
                <w:sz w:val="24"/>
                <w:szCs w:val="24"/>
              </w:rPr>
            </w:rPrChange>
          </w:rPr>
          <w:t>请求中以过期的</w:t>
        </w:r>
        <w:r w:rsidRPr="00CD1C90">
          <w:rPr>
            <w:rFonts w:asciiTheme="minorEastAsia" w:hAnsiTheme="minorEastAsia"/>
            <w:sz w:val="24"/>
            <w:szCs w:val="24"/>
            <w:rPrChange w:id="5266" w:author="JY0225" w:date="2017-08-24T11:22:00Z">
              <w:rPr>
                <w:b w:val="0"/>
                <w:bCs w:val="0"/>
                <w:sz w:val="24"/>
                <w:szCs w:val="24"/>
              </w:rPr>
            </w:rPrChange>
          </w:rPr>
          <w:t>token</w:t>
        </w:r>
        <w:r w:rsidRPr="00CD1C90">
          <w:rPr>
            <w:rFonts w:asciiTheme="minorEastAsia" w:hAnsiTheme="minorEastAsia" w:hint="eastAsia"/>
            <w:sz w:val="24"/>
            <w:szCs w:val="24"/>
            <w:rPrChange w:id="5267" w:author="JY0225" w:date="2017-08-24T11:22:00Z">
              <w:rPr>
                <w:rFonts w:hint="eastAsia"/>
                <w:b w:val="0"/>
                <w:bCs w:val="0"/>
                <w:sz w:val="24"/>
                <w:szCs w:val="24"/>
              </w:rPr>
            </w:rPrChange>
          </w:rPr>
          <w:t>。</w:t>
        </w:r>
        <w:r w:rsidR="00DE3B46" w:rsidRPr="00CD1C90">
          <w:rPr>
            <w:rFonts w:asciiTheme="minorEastAsia" w:hAnsiTheme="minorEastAsia" w:hint="eastAsia"/>
            <w:sz w:val="24"/>
            <w:szCs w:val="24"/>
            <w:rPrChange w:id="5268" w:author="JY0225" w:date="2017-08-24T11:22:00Z">
              <w:rPr>
                <w:rFonts w:hint="eastAsia"/>
                <w:b w:val="0"/>
                <w:bCs w:val="0"/>
                <w:sz w:val="24"/>
                <w:szCs w:val="24"/>
              </w:rPr>
            </w:rPrChange>
          </w:rPr>
          <w:t>确保不会因为会话过程而导致请求失败。</w:t>
        </w:r>
      </w:ins>
    </w:p>
    <w:p w14:paraId="679002B2" w14:textId="567FD801" w:rsidR="00382A80" w:rsidRDefault="00382A80" w:rsidP="00382A80">
      <w:pPr>
        <w:pStyle w:val="31"/>
      </w:pPr>
      <w:bookmarkStart w:id="5269" w:name="_Toc491606293"/>
      <w:r>
        <w:lastRenderedPageBreak/>
        <w:t>4.5.</w:t>
      </w:r>
      <w:ins w:id="5270" w:author="微软用户" w:date="2017-08-18T22:58:00Z">
        <w:r w:rsidR="008A765C">
          <w:t>2</w:t>
        </w:r>
      </w:ins>
      <w:del w:id="5271" w:author="微软用户" w:date="2017-08-18T22:58:00Z">
        <w:r w:rsidDel="008A765C">
          <w:delText>1</w:delText>
        </w:r>
      </w:del>
      <w:r>
        <w:t xml:space="preserve"> </w:t>
      </w:r>
      <w:r w:rsidR="009F59A0">
        <w:rPr>
          <w:rFonts w:hint="eastAsia"/>
        </w:rPr>
        <w:t>大文件上传</w:t>
      </w:r>
      <w:r>
        <w:rPr>
          <w:rFonts w:hint="eastAsia"/>
        </w:rPr>
        <w:t>接口设计</w:t>
      </w:r>
      <w:bookmarkEnd w:id="5269"/>
    </w:p>
    <w:p w14:paraId="1AC462AC" w14:textId="77777777" w:rsidR="00E5210D" w:rsidRPr="00CD1C90" w:rsidRDefault="00E5210D">
      <w:pPr>
        <w:spacing w:line="400" w:lineRule="exact"/>
        <w:ind w:firstLine="420"/>
        <w:rPr>
          <w:rFonts w:asciiTheme="minorEastAsia" w:hAnsiTheme="minorEastAsia"/>
          <w:color w:val="000000" w:themeColor="text1"/>
          <w:sz w:val="24"/>
          <w:rPrChange w:id="5272" w:author="JY0225" w:date="2017-08-24T11:23:00Z">
            <w:rPr>
              <w:color w:val="000000" w:themeColor="text1"/>
              <w:sz w:val="24"/>
            </w:rPr>
          </w:rPrChange>
        </w:rPr>
        <w:pPrChange w:id="5273" w:author="JY0225" w:date="2017-08-23T15:15:00Z">
          <w:pPr>
            <w:spacing w:line="400" w:lineRule="exact"/>
          </w:pPr>
        </w:pPrChange>
      </w:pPr>
      <w:r w:rsidRPr="00CD1C90">
        <w:rPr>
          <w:rFonts w:asciiTheme="minorEastAsia" w:hAnsiTheme="minorEastAsia"/>
          <w:color w:val="000000" w:themeColor="text1"/>
          <w:sz w:val="24"/>
          <w:rPrChange w:id="5274" w:author="JY0225" w:date="2017-08-24T11:23:00Z">
            <w:rPr>
              <w:color w:val="000000" w:themeColor="text1"/>
              <w:sz w:val="24"/>
            </w:rPr>
          </w:rPrChange>
        </w:rPr>
        <w:t>1</w:t>
      </w:r>
      <w:r w:rsidRPr="00CD1C90">
        <w:rPr>
          <w:rFonts w:asciiTheme="minorEastAsia" w:hAnsiTheme="minorEastAsia" w:hint="eastAsia"/>
          <w:color w:val="000000" w:themeColor="text1"/>
          <w:sz w:val="24"/>
          <w:rPrChange w:id="5275" w:author="JY0225" w:date="2017-08-24T11:23:00Z">
            <w:rPr>
              <w:rFonts w:hint="eastAsia"/>
              <w:color w:val="000000" w:themeColor="text1"/>
              <w:sz w:val="24"/>
            </w:rPr>
          </w:rPrChange>
        </w:rPr>
        <w:t>）</w:t>
      </w:r>
      <w:r w:rsidR="001613CD" w:rsidRPr="00CD1C90">
        <w:rPr>
          <w:rFonts w:asciiTheme="minorEastAsia" w:hAnsiTheme="minorEastAsia" w:hint="eastAsia"/>
          <w:color w:val="000000" w:themeColor="text1"/>
          <w:sz w:val="24"/>
          <w:rPrChange w:id="5276" w:author="JY0225" w:date="2017-08-24T11:23:00Z">
            <w:rPr>
              <w:rFonts w:hint="eastAsia"/>
              <w:color w:val="000000" w:themeColor="text1"/>
              <w:sz w:val="24"/>
            </w:rPr>
          </w:rPrChange>
        </w:rPr>
        <w:t>获取文件信息</w:t>
      </w:r>
    </w:p>
    <w:tbl>
      <w:tblPr>
        <w:tblStyle w:val="aa"/>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Pr="005C6C13" w:rsidRDefault="00392DBB" w:rsidP="00EF2128">
            <w:pPr>
              <w:spacing w:line="400" w:lineRule="exact"/>
              <w:rPr>
                <w:rFonts w:ascii="Times New Roman" w:hAnsi="Times New Roman" w:cs="Times New Roman"/>
                <w:sz w:val="24"/>
                <w:szCs w:val="24"/>
                <w:rPrChange w:id="5277" w:author="微软用户" w:date="2017-08-24T15:31:00Z">
                  <w:rPr>
                    <w:color w:val="000000" w:themeColor="text1"/>
                    <w:sz w:val="24"/>
                  </w:rPr>
                </w:rPrChange>
              </w:rPr>
            </w:pPr>
            <w:r w:rsidRPr="005C6C13">
              <w:rPr>
                <w:rFonts w:ascii="Times New Roman" w:hAnsi="Times New Roman" w:cs="Times New Roman" w:hint="eastAsia"/>
                <w:sz w:val="24"/>
                <w:szCs w:val="24"/>
                <w:rPrChange w:id="5278" w:author="微软用户" w:date="2017-08-24T15:31:00Z">
                  <w:rPr>
                    <w:rFonts w:hint="eastAsia"/>
                    <w:color w:val="000000" w:themeColor="text1"/>
                    <w:sz w:val="24"/>
                  </w:rPr>
                </w:rPrChange>
              </w:rPr>
              <w:t>接口编号</w:t>
            </w:r>
          </w:p>
        </w:tc>
        <w:tc>
          <w:tcPr>
            <w:tcW w:w="1660" w:type="dxa"/>
          </w:tcPr>
          <w:p w14:paraId="50360D4D" w14:textId="77777777" w:rsidR="00392DBB" w:rsidRPr="005C6C13" w:rsidRDefault="00392DBB" w:rsidP="00EF2128">
            <w:pPr>
              <w:spacing w:line="400" w:lineRule="exact"/>
              <w:rPr>
                <w:rFonts w:ascii="Times New Roman" w:hAnsi="Times New Roman" w:cs="Times New Roman"/>
                <w:sz w:val="24"/>
                <w:szCs w:val="24"/>
                <w:rPrChange w:id="5279" w:author="微软用户" w:date="2017-08-24T15:31:00Z">
                  <w:rPr>
                    <w:color w:val="000000" w:themeColor="text1"/>
                    <w:sz w:val="24"/>
                  </w:rPr>
                </w:rPrChange>
              </w:rPr>
            </w:pPr>
            <w:r w:rsidRPr="005C6C13">
              <w:rPr>
                <w:rFonts w:ascii="Times New Roman" w:hAnsi="Times New Roman" w:cs="Times New Roman" w:hint="eastAsia"/>
                <w:sz w:val="24"/>
                <w:szCs w:val="24"/>
                <w:rPrChange w:id="5280" w:author="微软用户" w:date="2017-08-24T15:31:00Z">
                  <w:rPr>
                    <w:rFonts w:hint="eastAsia"/>
                    <w:color w:val="000000" w:themeColor="text1"/>
                    <w:sz w:val="24"/>
                  </w:rPr>
                </w:rPrChange>
              </w:rPr>
              <w:t>接口名称</w:t>
            </w:r>
          </w:p>
        </w:tc>
        <w:tc>
          <w:tcPr>
            <w:tcW w:w="4982" w:type="dxa"/>
          </w:tcPr>
          <w:p w14:paraId="44A922A8" w14:textId="77777777" w:rsidR="00392DBB" w:rsidRPr="005C6C13" w:rsidRDefault="00E257E3" w:rsidP="00EF2128">
            <w:pPr>
              <w:spacing w:line="400" w:lineRule="exact"/>
              <w:rPr>
                <w:rFonts w:ascii="Times New Roman" w:hAnsi="Times New Roman" w:cs="Times New Roman"/>
                <w:sz w:val="24"/>
                <w:szCs w:val="24"/>
                <w:rPrChange w:id="5281" w:author="微软用户" w:date="2017-08-24T15:31:00Z">
                  <w:rPr>
                    <w:color w:val="000000" w:themeColor="text1"/>
                    <w:sz w:val="24"/>
                  </w:rPr>
                </w:rPrChange>
              </w:rPr>
            </w:pPr>
            <w:r w:rsidRPr="005C6C13">
              <w:rPr>
                <w:rFonts w:ascii="Times New Roman" w:hAnsi="Times New Roman" w:cs="Times New Roman" w:hint="eastAsia"/>
                <w:sz w:val="24"/>
                <w:szCs w:val="24"/>
                <w:rPrChange w:id="5282" w:author="微软用户" w:date="2017-08-24T15:31:00Z">
                  <w:rPr>
                    <w:rFonts w:hint="eastAsia"/>
                    <w:color w:val="000000" w:themeColor="text1"/>
                    <w:sz w:val="24"/>
                  </w:rPr>
                </w:rPrChange>
              </w:rPr>
              <w:t>获取文件信息</w:t>
            </w:r>
          </w:p>
        </w:tc>
      </w:tr>
      <w:tr w:rsidR="00392DBB" w14:paraId="139CC446" w14:textId="77777777" w:rsidTr="00EF2128">
        <w:tc>
          <w:tcPr>
            <w:tcW w:w="1660" w:type="dxa"/>
            <w:vMerge w:val="restart"/>
          </w:tcPr>
          <w:p w14:paraId="4185FFA9" w14:textId="77777777" w:rsidR="00392DBB" w:rsidRPr="005C6C13" w:rsidRDefault="00392DBB" w:rsidP="00EF2128">
            <w:pPr>
              <w:spacing w:line="400" w:lineRule="exact"/>
              <w:rPr>
                <w:rFonts w:ascii="Times New Roman" w:hAnsi="Times New Roman" w:cs="Times New Roman"/>
                <w:sz w:val="24"/>
                <w:szCs w:val="24"/>
                <w:rPrChange w:id="5283" w:author="微软用户" w:date="2017-08-24T15:31:00Z">
                  <w:rPr>
                    <w:color w:val="000000" w:themeColor="text1"/>
                    <w:sz w:val="24"/>
                  </w:rPr>
                </w:rPrChange>
              </w:rPr>
            </w:pPr>
            <w:r w:rsidRPr="005C6C13">
              <w:rPr>
                <w:rFonts w:ascii="Times New Roman" w:hAnsi="Times New Roman" w:cs="Times New Roman"/>
                <w:sz w:val="24"/>
                <w:szCs w:val="24"/>
                <w:rPrChange w:id="5284" w:author="微软用户" w:date="2017-08-24T15:31:00Z">
                  <w:rPr>
                    <w:color w:val="000000" w:themeColor="text1"/>
                    <w:sz w:val="24"/>
                  </w:rPr>
                </w:rPrChange>
              </w:rPr>
              <w:t>Cloud-Op</w:t>
            </w:r>
            <w:r w:rsidR="00B27FF1" w:rsidRPr="005C6C13">
              <w:rPr>
                <w:rFonts w:ascii="Times New Roman" w:hAnsi="Times New Roman" w:cs="Times New Roman"/>
                <w:sz w:val="24"/>
                <w:szCs w:val="24"/>
                <w:rPrChange w:id="5285" w:author="微软用户" w:date="2017-08-24T15:31:00Z">
                  <w:rPr>
                    <w:color w:val="000000" w:themeColor="text1"/>
                    <w:sz w:val="24"/>
                  </w:rPr>
                </w:rPrChange>
              </w:rPr>
              <w:t>t-06</w:t>
            </w:r>
          </w:p>
        </w:tc>
        <w:tc>
          <w:tcPr>
            <w:tcW w:w="1660" w:type="dxa"/>
          </w:tcPr>
          <w:p w14:paraId="4CADBB7A" w14:textId="77777777" w:rsidR="00392DBB" w:rsidRPr="005C6C13" w:rsidRDefault="00392DBB" w:rsidP="00EF2128">
            <w:pPr>
              <w:spacing w:line="400" w:lineRule="exact"/>
              <w:rPr>
                <w:rFonts w:ascii="Times New Roman" w:hAnsi="Times New Roman" w:cs="Times New Roman"/>
                <w:sz w:val="24"/>
                <w:szCs w:val="24"/>
                <w:rPrChange w:id="5286" w:author="微软用户" w:date="2017-08-24T15:31:00Z">
                  <w:rPr>
                    <w:color w:val="000000" w:themeColor="text1"/>
                    <w:sz w:val="24"/>
                  </w:rPr>
                </w:rPrChange>
              </w:rPr>
            </w:pPr>
            <w:r w:rsidRPr="005C6C13">
              <w:rPr>
                <w:rFonts w:ascii="Times New Roman" w:hAnsi="Times New Roman" w:cs="Times New Roman" w:hint="eastAsia"/>
                <w:sz w:val="24"/>
                <w:szCs w:val="24"/>
                <w:rPrChange w:id="5287" w:author="微软用户" w:date="2017-08-24T15:31:00Z">
                  <w:rPr>
                    <w:rFonts w:hint="eastAsia"/>
                    <w:color w:val="000000" w:themeColor="text1"/>
                    <w:sz w:val="24"/>
                  </w:rPr>
                </w:rPrChange>
              </w:rPr>
              <w:t>接口原型</w:t>
            </w:r>
          </w:p>
        </w:tc>
        <w:tc>
          <w:tcPr>
            <w:tcW w:w="4982" w:type="dxa"/>
          </w:tcPr>
          <w:p w14:paraId="3FFE234B" w14:textId="77777777" w:rsidR="00392DBB" w:rsidRPr="005C6C13" w:rsidRDefault="00392DBB" w:rsidP="00212094">
            <w:pPr>
              <w:spacing w:line="400" w:lineRule="exact"/>
              <w:rPr>
                <w:rFonts w:ascii="Times New Roman" w:hAnsi="Times New Roman" w:cs="Times New Roman"/>
                <w:sz w:val="24"/>
                <w:szCs w:val="24"/>
                <w:rPrChange w:id="5288" w:author="微软用户" w:date="2017-08-24T15:31:00Z">
                  <w:rPr>
                    <w:color w:val="000000" w:themeColor="text1"/>
                    <w:sz w:val="24"/>
                  </w:rPr>
                </w:rPrChange>
              </w:rPr>
            </w:pPr>
            <w:r w:rsidRPr="005C6C13">
              <w:rPr>
                <w:rFonts w:ascii="Times New Roman" w:hAnsi="Times New Roman" w:cs="Times New Roman"/>
                <w:sz w:val="24"/>
                <w:szCs w:val="24"/>
                <w:rPrChange w:id="5289" w:author="微软用户" w:date="2017-08-24T15:31:00Z">
                  <w:rPr>
                    <w:color w:val="000000" w:themeColor="text1"/>
                    <w:sz w:val="24"/>
                  </w:rPr>
                </w:rPrChange>
              </w:rPr>
              <w:t xml:space="preserve">String </w:t>
            </w:r>
            <w:r w:rsidR="002F3291" w:rsidRPr="005C6C13">
              <w:rPr>
                <w:rFonts w:ascii="Times New Roman" w:hAnsi="Times New Roman" w:cs="Times New Roman"/>
                <w:sz w:val="24"/>
                <w:szCs w:val="24"/>
                <w:rPrChange w:id="5290" w:author="微软用户" w:date="2017-08-24T15:31:00Z">
                  <w:rPr>
                    <w:color w:val="000000" w:themeColor="text1"/>
                    <w:sz w:val="24"/>
                  </w:rPr>
                </w:rPrChange>
              </w:rPr>
              <w:t>get</w:t>
            </w:r>
            <w:r w:rsidRPr="005C6C13">
              <w:rPr>
                <w:rFonts w:ascii="Times New Roman" w:hAnsi="Times New Roman" w:cs="Times New Roman"/>
                <w:sz w:val="24"/>
                <w:szCs w:val="24"/>
                <w:rPrChange w:id="5291" w:author="微软用户" w:date="2017-08-24T15:31:00Z">
                  <w:rPr>
                    <w:color w:val="000000" w:themeColor="text1"/>
                    <w:sz w:val="24"/>
                  </w:rPr>
                </w:rPrChange>
              </w:rPr>
              <w:t>_</w:t>
            </w:r>
            <w:r w:rsidR="002F3291" w:rsidRPr="005C6C13">
              <w:rPr>
                <w:rFonts w:ascii="Times New Roman" w:hAnsi="Times New Roman" w:cs="Times New Roman"/>
                <w:sz w:val="24"/>
                <w:szCs w:val="24"/>
                <w:rPrChange w:id="5292" w:author="微软用户" w:date="2017-08-24T15:31:00Z">
                  <w:rPr>
                    <w:color w:val="000000" w:themeColor="text1"/>
                    <w:sz w:val="24"/>
                  </w:rPr>
                </w:rPrChange>
              </w:rPr>
              <w:t>file_info</w:t>
            </w:r>
            <w:r w:rsidRPr="005C6C13">
              <w:rPr>
                <w:rFonts w:ascii="Times New Roman" w:hAnsi="Times New Roman" w:cs="Times New Roman"/>
                <w:sz w:val="24"/>
                <w:szCs w:val="24"/>
                <w:rPrChange w:id="5293" w:author="微软用户" w:date="2017-08-24T15:31:00Z">
                  <w:rPr>
                    <w:color w:val="000000" w:themeColor="text1"/>
                    <w:sz w:val="24"/>
                  </w:rPr>
                </w:rPrChange>
              </w:rPr>
              <w:t xml:space="preserve">(String </w:t>
            </w:r>
            <w:r w:rsidR="00212094" w:rsidRPr="005C6C13">
              <w:rPr>
                <w:rFonts w:ascii="Times New Roman" w:hAnsi="Times New Roman" w:cs="Times New Roman"/>
                <w:sz w:val="24"/>
                <w:szCs w:val="24"/>
                <w:rPrChange w:id="5294" w:author="微软用户" w:date="2017-08-24T15:31:00Z">
                  <w:rPr>
                    <w:color w:val="000000" w:themeColor="text1"/>
                    <w:sz w:val="24"/>
                  </w:rPr>
                </w:rPrChange>
              </w:rPr>
              <w:t>file_path</w:t>
            </w:r>
            <w:r w:rsidRPr="005C6C13">
              <w:rPr>
                <w:rFonts w:ascii="Times New Roman" w:hAnsi="Times New Roman" w:cs="Times New Roman"/>
                <w:sz w:val="24"/>
                <w:szCs w:val="24"/>
                <w:rPrChange w:id="5295" w:author="微软用户" w:date="2017-08-24T15:31:00Z">
                  <w:rPr>
                    <w:color w:val="000000" w:themeColor="text1"/>
                    <w:sz w:val="24"/>
                  </w:rPr>
                </w:rPrChange>
              </w:rPr>
              <w:t>)</w:t>
            </w:r>
          </w:p>
        </w:tc>
      </w:tr>
      <w:tr w:rsidR="00392DBB" w14:paraId="33B541B5" w14:textId="77777777" w:rsidTr="00EF2128">
        <w:tc>
          <w:tcPr>
            <w:tcW w:w="1660" w:type="dxa"/>
            <w:vMerge/>
          </w:tcPr>
          <w:p w14:paraId="0022649C" w14:textId="77777777" w:rsidR="00392DBB" w:rsidRPr="005C6C13" w:rsidRDefault="00392DBB" w:rsidP="00EF2128">
            <w:pPr>
              <w:spacing w:line="400" w:lineRule="exact"/>
              <w:rPr>
                <w:rFonts w:ascii="Times New Roman" w:hAnsi="Times New Roman" w:cs="Times New Roman"/>
                <w:sz w:val="24"/>
                <w:szCs w:val="24"/>
                <w:rPrChange w:id="5296" w:author="微软用户" w:date="2017-08-24T15:31:00Z">
                  <w:rPr>
                    <w:color w:val="000000" w:themeColor="text1"/>
                    <w:sz w:val="24"/>
                  </w:rPr>
                </w:rPrChange>
              </w:rPr>
            </w:pPr>
          </w:p>
        </w:tc>
        <w:tc>
          <w:tcPr>
            <w:tcW w:w="1660" w:type="dxa"/>
          </w:tcPr>
          <w:p w14:paraId="427A6A78" w14:textId="77777777" w:rsidR="00392DBB" w:rsidRPr="005C6C13" w:rsidRDefault="00392DBB" w:rsidP="00EF2128">
            <w:pPr>
              <w:spacing w:line="400" w:lineRule="exact"/>
              <w:rPr>
                <w:rFonts w:ascii="Times New Roman" w:hAnsi="Times New Roman" w:cs="Times New Roman"/>
                <w:sz w:val="24"/>
                <w:szCs w:val="24"/>
                <w:rPrChange w:id="5297" w:author="微软用户" w:date="2017-08-24T15:31:00Z">
                  <w:rPr>
                    <w:color w:val="000000" w:themeColor="text1"/>
                    <w:sz w:val="24"/>
                  </w:rPr>
                </w:rPrChange>
              </w:rPr>
            </w:pPr>
            <w:r w:rsidRPr="005C6C13">
              <w:rPr>
                <w:rFonts w:ascii="Times New Roman" w:hAnsi="Times New Roman" w:cs="Times New Roman" w:hint="eastAsia"/>
                <w:sz w:val="24"/>
                <w:szCs w:val="24"/>
                <w:rPrChange w:id="5298" w:author="微软用户" w:date="2017-08-24T15:31:00Z">
                  <w:rPr>
                    <w:rFonts w:hint="eastAsia"/>
                    <w:color w:val="000000" w:themeColor="text1"/>
                    <w:sz w:val="24"/>
                  </w:rPr>
                </w:rPrChange>
              </w:rPr>
              <w:t>接口参数</w:t>
            </w:r>
          </w:p>
        </w:tc>
        <w:tc>
          <w:tcPr>
            <w:tcW w:w="4982" w:type="dxa"/>
          </w:tcPr>
          <w:p w14:paraId="6D536777" w14:textId="64F98226" w:rsidR="00392DBB" w:rsidRPr="005C6C13" w:rsidRDefault="005931AA" w:rsidP="00EF2128">
            <w:pPr>
              <w:spacing w:line="400" w:lineRule="exact"/>
              <w:rPr>
                <w:rFonts w:ascii="Times New Roman" w:hAnsi="Times New Roman" w:cs="Times New Roman"/>
                <w:sz w:val="24"/>
                <w:szCs w:val="24"/>
                <w:rPrChange w:id="5299" w:author="微软用户" w:date="2017-08-24T15:31:00Z">
                  <w:rPr>
                    <w:color w:val="000000" w:themeColor="text1"/>
                    <w:sz w:val="24"/>
                  </w:rPr>
                </w:rPrChange>
              </w:rPr>
            </w:pPr>
            <w:r w:rsidRPr="005C6C13">
              <w:rPr>
                <w:rFonts w:ascii="Times New Roman" w:hAnsi="Times New Roman" w:cs="Times New Roman"/>
                <w:sz w:val="24"/>
                <w:szCs w:val="24"/>
                <w:rPrChange w:id="5300" w:author="微软用户" w:date="2017-08-24T15:31:00Z">
                  <w:rPr>
                    <w:color w:val="000000" w:themeColor="text1"/>
                    <w:sz w:val="24"/>
                  </w:rPr>
                </w:rPrChange>
              </w:rPr>
              <w:t>file_path</w:t>
            </w:r>
            <w:r w:rsidR="00392DBB" w:rsidRPr="005C6C13">
              <w:rPr>
                <w:rFonts w:ascii="Times New Roman" w:hAnsi="Times New Roman" w:cs="Times New Roman" w:hint="eastAsia"/>
                <w:sz w:val="24"/>
                <w:szCs w:val="24"/>
                <w:rPrChange w:id="5301" w:author="微软用户" w:date="2017-08-24T15:31:00Z">
                  <w:rPr>
                    <w:rFonts w:hint="eastAsia"/>
                    <w:color w:val="000000" w:themeColor="text1"/>
                    <w:sz w:val="24"/>
                  </w:rPr>
                </w:rPrChange>
              </w:rPr>
              <w:t>：</w:t>
            </w:r>
            <w:ins w:id="5302" w:author="JY0225" w:date="2017-08-23T14:40:00Z">
              <w:r w:rsidR="007E71F4" w:rsidRPr="005C6C13">
                <w:rPr>
                  <w:rFonts w:ascii="Times New Roman" w:hAnsi="Times New Roman" w:cs="Times New Roman" w:hint="eastAsia"/>
                  <w:sz w:val="24"/>
                  <w:szCs w:val="24"/>
                  <w:rPrChange w:id="5303" w:author="微软用户" w:date="2017-08-24T15:31:00Z">
                    <w:rPr>
                      <w:rFonts w:hint="eastAsia"/>
                      <w:color w:val="000000" w:themeColor="text1"/>
                      <w:sz w:val="24"/>
                    </w:rPr>
                  </w:rPrChange>
                </w:rPr>
                <w:t>服务器</w:t>
              </w:r>
            </w:ins>
            <w:r w:rsidRPr="005C6C13">
              <w:rPr>
                <w:rFonts w:ascii="Times New Roman" w:hAnsi="Times New Roman" w:cs="Times New Roman" w:hint="eastAsia"/>
                <w:sz w:val="24"/>
                <w:szCs w:val="24"/>
                <w:rPrChange w:id="5304" w:author="微软用户" w:date="2017-08-24T15:31:00Z">
                  <w:rPr>
                    <w:rFonts w:hint="eastAsia"/>
                    <w:color w:val="000000" w:themeColor="text1"/>
                    <w:sz w:val="24"/>
                  </w:rPr>
                </w:rPrChange>
              </w:rPr>
              <w:t>文件路径</w:t>
            </w:r>
          </w:p>
        </w:tc>
      </w:tr>
      <w:tr w:rsidR="00392DBB" w14:paraId="58B35449" w14:textId="77777777" w:rsidTr="00EF2128">
        <w:tc>
          <w:tcPr>
            <w:tcW w:w="1660" w:type="dxa"/>
            <w:vMerge/>
          </w:tcPr>
          <w:p w14:paraId="4BA691CC" w14:textId="77777777" w:rsidR="00392DBB" w:rsidRPr="005C6C13" w:rsidRDefault="00392DBB" w:rsidP="00EF2128">
            <w:pPr>
              <w:spacing w:line="400" w:lineRule="exact"/>
              <w:rPr>
                <w:rFonts w:ascii="Times New Roman" w:hAnsi="Times New Roman" w:cs="Times New Roman"/>
                <w:sz w:val="24"/>
                <w:szCs w:val="24"/>
                <w:rPrChange w:id="5305" w:author="微软用户" w:date="2017-08-24T15:31:00Z">
                  <w:rPr>
                    <w:color w:val="000000" w:themeColor="text1"/>
                    <w:sz w:val="24"/>
                  </w:rPr>
                </w:rPrChange>
              </w:rPr>
            </w:pPr>
          </w:p>
        </w:tc>
        <w:tc>
          <w:tcPr>
            <w:tcW w:w="1660" w:type="dxa"/>
          </w:tcPr>
          <w:p w14:paraId="50341F2B" w14:textId="77777777" w:rsidR="00392DBB" w:rsidRPr="005C6C13" w:rsidRDefault="00392DBB" w:rsidP="00EF2128">
            <w:pPr>
              <w:spacing w:line="400" w:lineRule="exact"/>
              <w:rPr>
                <w:rFonts w:ascii="Times New Roman" w:hAnsi="Times New Roman" w:cs="Times New Roman"/>
                <w:sz w:val="24"/>
                <w:szCs w:val="24"/>
                <w:rPrChange w:id="5306" w:author="微软用户" w:date="2017-08-24T15:31:00Z">
                  <w:rPr>
                    <w:color w:val="000000" w:themeColor="text1"/>
                    <w:sz w:val="24"/>
                  </w:rPr>
                </w:rPrChange>
              </w:rPr>
            </w:pPr>
            <w:r w:rsidRPr="005C6C13">
              <w:rPr>
                <w:rFonts w:ascii="Times New Roman" w:hAnsi="Times New Roman" w:cs="Times New Roman" w:hint="eastAsia"/>
                <w:sz w:val="24"/>
                <w:szCs w:val="24"/>
                <w:rPrChange w:id="5307" w:author="微软用户" w:date="2017-08-24T15:31:00Z">
                  <w:rPr>
                    <w:rFonts w:hint="eastAsia"/>
                    <w:color w:val="000000" w:themeColor="text1"/>
                    <w:sz w:val="24"/>
                  </w:rPr>
                </w:rPrChange>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5C6C13" w:rsidRDefault="00471DFE" w:rsidP="00471DFE">
            <w:pPr>
              <w:spacing w:line="400" w:lineRule="exact"/>
              <w:rPr>
                <w:rFonts w:ascii="Times New Roman" w:hAnsi="Times New Roman" w:cs="Times New Roman"/>
                <w:sz w:val="24"/>
                <w:szCs w:val="24"/>
                <w:rPrChange w:id="5308" w:author="微软用户" w:date="2017-08-24T15:31:00Z">
                  <w:rPr>
                    <w:color w:val="000000" w:themeColor="text1"/>
                    <w:sz w:val="24"/>
                  </w:rPr>
                </w:rPrChange>
              </w:rPr>
            </w:pPr>
            <w:r w:rsidRPr="00471DFE">
              <w:rPr>
                <w:rFonts w:ascii="Times New Roman" w:hAnsi="Times New Roman" w:cs="Times New Roman"/>
                <w:sz w:val="24"/>
                <w:szCs w:val="24"/>
              </w:rPr>
              <w:t>}</w:t>
            </w:r>
          </w:p>
        </w:tc>
      </w:tr>
    </w:tbl>
    <w:p w14:paraId="3D1702A6" w14:textId="058FEBC1" w:rsidR="00CA3DD3" w:rsidRPr="00CD1C90" w:rsidRDefault="00CA3DD3" w:rsidP="005E45EA">
      <w:pPr>
        <w:spacing w:line="400" w:lineRule="exact"/>
        <w:rPr>
          <w:ins w:id="5309" w:author="JY0225" w:date="2017-08-23T14:41:00Z"/>
          <w:rFonts w:asciiTheme="minorEastAsia" w:hAnsiTheme="minorEastAsia"/>
          <w:color w:val="000000" w:themeColor="text1"/>
          <w:sz w:val="24"/>
          <w:rPrChange w:id="5310" w:author="JY0225" w:date="2017-08-24T11:24:00Z">
            <w:rPr>
              <w:ins w:id="5311" w:author="JY0225" w:date="2017-08-23T14:41:00Z"/>
              <w:color w:val="000000" w:themeColor="text1"/>
              <w:sz w:val="24"/>
            </w:rPr>
          </w:rPrChange>
        </w:rPr>
      </w:pPr>
      <w:ins w:id="5312" w:author="JY0225" w:date="2017-08-23T14:41:00Z">
        <w:r>
          <w:rPr>
            <w:color w:val="000000" w:themeColor="text1"/>
            <w:sz w:val="24"/>
          </w:rPr>
          <w:tab/>
        </w:r>
        <w:r w:rsidRPr="00CD1C90">
          <w:rPr>
            <w:rFonts w:asciiTheme="minorEastAsia" w:hAnsiTheme="minorEastAsia" w:hint="eastAsia"/>
            <w:color w:val="000000" w:themeColor="text1"/>
            <w:sz w:val="24"/>
            <w:rPrChange w:id="5313" w:author="JY0225" w:date="2017-08-24T11:24:00Z">
              <w:rPr>
                <w:rFonts w:hint="eastAsia"/>
                <w:color w:val="000000" w:themeColor="text1"/>
                <w:sz w:val="24"/>
              </w:rPr>
            </w:rPrChange>
          </w:rPr>
          <w:t>获取文件信息接口</w:t>
        </w:r>
      </w:ins>
      <w:ins w:id="5314" w:author="JY0225" w:date="2017-08-23T14:48:00Z">
        <w:r w:rsidRPr="00CD1C90">
          <w:rPr>
            <w:rFonts w:asciiTheme="minorEastAsia" w:hAnsiTheme="minorEastAsia" w:hint="eastAsia"/>
            <w:color w:val="000000" w:themeColor="text1"/>
            <w:sz w:val="24"/>
            <w:rPrChange w:id="5315" w:author="JY0225" w:date="2017-08-24T11:24:00Z">
              <w:rPr>
                <w:rFonts w:hint="eastAsia"/>
                <w:color w:val="000000" w:themeColor="text1"/>
                <w:sz w:val="24"/>
              </w:rPr>
            </w:rPrChange>
          </w:rPr>
          <w:t>在判断是否存在本地缓存时使用，</w:t>
        </w:r>
      </w:ins>
      <w:ins w:id="5316" w:author="JY0225" w:date="2017-08-23T14:49:00Z">
        <w:r w:rsidRPr="00CD1C90">
          <w:rPr>
            <w:rFonts w:asciiTheme="minorEastAsia" w:hAnsiTheme="minorEastAsia" w:hint="eastAsia"/>
            <w:color w:val="000000" w:themeColor="text1"/>
            <w:sz w:val="24"/>
            <w:rPrChange w:id="5317" w:author="JY0225" w:date="2017-08-24T11:24:00Z">
              <w:rPr>
                <w:rFonts w:hint="eastAsia"/>
                <w:color w:val="000000" w:themeColor="text1"/>
                <w:sz w:val="24"/>
              </w:rPr>
            </w:rPrChange>
          </w:rPr>
          <w:t>以服务器文件路径作为参数，获取在服务器的文件详细信息，包括文件长度</w:t>
        </w:r>
        <w:r w:rsidRPr="00CD1C90">
          <w:rPr>
            <w:rFonts w:asciiTheme="minorEastAsia" w:hAnsiTheme="minorEastAsia"/>
            <w:color w:val="000000" w:themeColor="text1"/>
            <w:sz w:val="24"/>
            <w:rPrChange w:id="5318" w:author="JY0225" w:date="2017-08-24T11:24:00Z">
              <w:rPr>
                <w:color w:val="000000" w:themeColor="text1"/>
                <w:sz w:val="24"/>
              </w:rPr>
            </w:rPrChange>
          </w:rPr>
          <w:t>Content-Length</w:t>
        </w:r>
      </w:ins>
      <w:ins w:id="5319" w:author="JY0225" w:date="2017-08-23T14:50:00Z">
        <w:r w:rsidRPr="00CD1C90">
          <w:rPr>
            <w:rFonts w:asciiTheme="minorEastAsia" w:hAnsiTheme="minorEastAsia" w:hint="eastAsia"/>
            <w:color w:val="000000" w:themeColor="text1"/>
            <w:sz w:val="24"/>
            <w:rPrChange w:id="5320" w:author="JY0225" w:date="2017-08-24T11:24:00Z">
              <w:rPr>
                <w:rFonts w:hint="eastAsia"/>
                <w:color w:val="000000" w:themeColor="text1"/>
                <w:sz w:val="24"/>
              </w:rPr>
            </w:rPrChange>
          </w:rPr>
          <w:t>、</w:t>
        </w:r>
        <w:r w:rsidRPr="00CD1C90">
          <w:rPr>
            <w:rFonts w:asciiTheme="minorEastAsia" w:hAnsiTheme="minorEastAsia"/>
            <w:color w:val="000000" w:themeColor="text1"/>
            <w:sz w:val="24"/>
            <w:rPrChange w:id="5321" w:author="JY0225" w:date="2017-08-24T11:24:00Z">
              <w:rPr>
                <w:color w:val="000000" w:themeColor="text1"/>
                <w:sz w:val="24"/>
              </w:rPr>
            </w:rPrChange>
          </w:rPr>
          <w:t>ETag</w:t>
        </w:r>
        <w:r w:rsidRPr="00CD1C90">
          <w:rPr>
            <w:rFonts w:asciiTheme="minorEastAsia" w:hAnsiTheme="minorEastAsia" w:hint="eastAsia"/>
            <w:color w:val="000000" w:themeColor="text1"/>
            <w:sz w:val="24"/>
            <w:rPrChange w:id="5322" w:author="JY0225" w:date="2017-08-24T11:24:00Z">
              <w:rPr>
                <w:rFonts w:hint="eastAsia"/>
                <w:color w:val="000000" w:themeColor="text1"/>
                <w:sz w:val="24"/>
              </w:rPr>
            </w:rPrChange>
          </w:rPr>
          <w:t>即文件的</w:t>
        </w:r>
        <w:r w:rsidRPr="00CD1C90">
          <w:rPr>
            <w:rFonts w:asciiTheme="minorEastAsia" w:hAnsiTheme="minorEastAsia"/>
            <w:color w:val="000000" w:themeColor="text1"/>
            <w:sz w:val="24"/>
            <w:rPrChange w:id="5323" w:author="JY0225" w:date="2017-08-24T11:24:00Z">
              <w:rPr>
                <w:color w:val="000000" w:themeColor="text1"/>
                <w:sz w:val="24"/>
              </w:rPr>
            </w:rPrChange>
          </w:rPr>
          <w:t>MD5</w:t>
        </w:r>
        <w:r w:rsidRPr="00CD1C90">
          <w:rPr>
            <w:rFonts w:asciiTheme="minorEastAsia" w:hAnsiTheme="minorEastAsia" w:hint="eastAsia"/>
            <w:color w:val="000000" w:themeColor="text1"/>
            <w:sz w:val="24"/>
            <w:rPrChange w:id="5324" w:author="JY0225" w:date="2017-08-24T11:24:00Z">
              <w:rPr>
                <w:rFonts w:hint="eastAsia"/>
                <w:color w:val="000000" w:themeColor="text1"/>
                <w:sz w:val="24"/>
              </w:rPr>
            </w:rPrChange>
          </w:rPr>
          <w:t>值以及其他信息。</w:t>
        </w:r>
        <w:r w:rsidR="00CE2B3A" w:rsidRPr="00CD1C90">
          <w:rPr>
            <w:rFonts w:asciiTheme="minorEastAsia" w:hAnsiTheme="minorEastAsia" w:hint="eastAsia"/>
            <w:color w:val="000000" w:themeColor="text1"/>
            <w:sz w:val="24"/>
            <w:rPrChange w:id="5325" w:author="JY0225" w:date="2017-08-24T11:24:00Z">
              <w:rPr>
                <w:rFonts w:hint="eastAsia"/>
                <w:color w:val="000000" w:themeColor="text1"/>
                <w:sz w:val="24"/>
              </w:rPr>
            </w:rPrChange>
          </w:rPr>
          <w:t>中间件系统可以根据文件的</w:t>
        </w:r>
        <w:r w:rsidR="00CE2B3A" w:rsidRPr="00CD1C90">
          <w:rPr>
            <w:rFonts w:asciiTheme="minorEastAsia" w:hAnsiTheme="minorEastAsia"/>
            <w:color w:val="000000" w:themeColor="text1"/>
            <w:sz w:val="24"/>
            <w:rPrChange w:id="5326" w:author="JY0225" w:date="2017-08-24T11:24:00Z">
              <w:rPr>
                <w:color w:val="000000" w:themeColor="text1"/>
                <w:sz w:val="24"/>
              </w:rPr>
            </w:rPrChange>
          </w:rPr>
          <w:t>MD5</w:t>
        </w:r>
        <w:r w:rsidR="00CE2B3A" w:rsidRPr="00CD1C90">
          <w:rPr>
            <w:rFonts w:asciiTheme="minorEastAsia" w:hAnsiTheme="minorEastAsia" w:hint="eastAsia"/>
            <w:color w:val="000000" w:themeColor="text1"/>
            <w:sz w:val="24"/>
            <w:rPrChange w:id="5327" w:author="JY0225" w:date="2017-08-24T11:24:00Z">
              <w:rPr>
                <w:rFonts w:hint="eastAsia"/>
                <w:color w:val="000000" w:themeColor="text1"/>
                <w:sz w:val="24"/>
              </w:rPr>
            </w:rPrChange>
          </w:rPr>
          <w:t>判断</w:t>
        </w:r>
      </w:ins>
      <w:ins w:id="5328" w:author="JY0225" w:date="2017-08-23T14:51:00Z">
        <w:r w:rsidR="00CE2B3A" w:rsidRPr="00CD1C90">
          <w:rPr>
            <w:rFonts w:asciiTheme="minorEastAsia" w:hAnsiTheme="minorEastAsia" w:hint="eastAsia"/>
            <w:color w:val="000000" w:themeColor="text1"/>
            <w:sz w:val="24"/>
            <w:rPrChange w:id="5329" w:author="JY0225" w:date="2017-08-24T11:24:00Z">
              <w:rPr>
                <w:rFonts w:hint="eastAsia"/>
                <w:color w:val="000000" w:themeColor="text1"/>
                <w:sz w:val="24"/>
              </w:rPr>
            </w:rPrChange>
          </w:rPr>
          <w:t>本地缓存中是否存在该文件。</w:t>
        </w:r>
      </w:ins>
    </w:p>
    <w:p w14:paraId="72B553D3" w14:textId="72B5A20F" w:rsidR="005E45EA" w:rsidRPr="00CD1C90" w:rsidRDefault="00A513B4">
      <w:pPr>
        <w:spacing w:line="400" w:lineRule="exact"/>
        <w:ind w:firstLine="420"/>
        <w:rPr>
          <w:rFonts w:asciiTheme="minorEastAsia" w:hAnsiTheme="minorEastAsia"/>
          <w:color w:val="000000" w:themeColor="text1"/>
          <w:sz w:val="24"/>
          <w:rPrChange w:id="5330" w:author="JY0225" w:date="2017-08-24T11:24:00Z">
            <w:rPr>
              <w:color w:val="000000" w:themeColor="text1"/>
              <w:sz w:val="24"/>
            </w:rPr>
          </w:rPrChange>
        </w:rPr>
        <w:pPrChange w:id="5331" w:author="JY0225" w:date="2017-08-23T15:15:00Z">
          <w:pPr>
            <w:spacing w:line="400" w:lineRule="exact"/>
          </w:pPr>
        </w:pPrChange>
      </w:pPr>
      <w:r w:rsidRPr="00CD1C90">
        <w:rPr>
          <w:rFonts w:asciiTheme="minorEastAsia" w:hAnsiTheme="minorEastAsia"/>
          <w:color w:val="000000" w:themeColor="text1"/>
          <w:sz w:val="24"/>
          <w:rPrChange w:id="5332" w:author="JY0225" w:date="2017-08-24T11:24:00Z">
            <w:rPr>
              <w:color w:val="000000" w:themeColor="text1"/>
              <w:sz w:val="24"/>
            </w:rPr>
          </w:rPrChange>
        </w:rPr>
        <w:t>2</w:t>
      </w:r>
      <w:r w:rsidR="005E45EA" w:rsidRPr="00CD1C90">
        <w:rPr>
          <w:rFonts w:asciiTheme="minorEastAsia" w:hAnsiTheme="minorEastAsia" w:hint="eastAsia"/>
          <w:color w:val="000000" w:themeColor="text1"/>
          <w:sz w:val="24"/>
          <w:rPrChange w:id="5333" w:author="JY0225" w:date="2017-08-24T11:24:00Z">
            <w:rPr>
              <w:rFonts w:hint="eastAsia"/>
              <w:color w:val="000000" w:themeColor="text1"/>
              <w:sz w:val="24"/>
            </w:rPr>
          </w:rPrChange>
        </w:rPr>
        <w:t>）</w:t>
      </w:r>
      <w:r w:rsidR="0040671B" w:rsidRPr="00CD1C90">
        <w:rPr>
          <w:rFonts w:asciiTheme="minorEastAsia" w:hAnsiTheme="minorEastAsia" w:hint="eastAsia"/>
          <w:color w:val="000000" w:themeColor="text1"/>
          <w:sz w:val="24"/>
          <w:rPrChange w:id="5334" w:author="JY0225" w:date="2017-08-24T11:24:00Z">
            <w:rPr>
              <w:rFonts w:hint="eastAsia"/>
              <w:color w:val="000000" w:themeColor="text1"/>
              <w:sz w:val="24"/>
            </w:rPr>
          </w:rPrChange>
        </w:rPr>
        <w:t>大文件分块</w:t>
      </w:r>
    </w:p>
    <w:tbl>
      <w:tblPr>
        <w:tblStyle w:val="aa"/>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DF1270A" w14:textId="196B2794" w:rsidR="006412EA" w:rsidRPr="00CD1C90" w:rsidRDefault="00055D44" w:rsidP="009751D0">
      <w:pPr>
        <w:spacing w:line="400" w:lineRule="exact"/>
        <w:rPr>
          <w:ins w:id="5335" w:author="JY0225" w:date="2017-08-23T14:51:00Z"/>
          <w:rFonts w:asciiTheme="minorEastAsia" w:hAnsiTheme="minorEastAsia"/>
          <w:color w:val="000000" w:themeColor="text1"/>
          <w:sz w:val="24"/>
          <w:rPrChange w:id="5336" w:author="JY0225" w:date="2017-08-24T11:24:00Z">
            <w:rPr>
              <w:ins w:id="5337" w:author="JY0225" w:date="2017-08-23T14:51:00Z"/>
              <w:color w:val="000000" w:themeColor="text1"/>
              <w:sz w:val="24"/>
            </w:rPr>
          </w:rPrChange>
        </w:rPr>
      </w:pPr>
      <w:ins w:id="5338" w:author="JY0225" w:date="2017-08-23T14:51:00Z">
        <w:r>
          <w:rPr>
            <w:color w:val="000000" w:themeColor="text1"/>
            <w:sz w:val="24"/>
          </w:rPr>
          <w:tab/>
        </w:r>
        <w:r w:rsidRPr="00CD1C90">
          <w:rPr>
            <w:rFonts w:asciiTheme="minorEastAsia" w:hAnsiTheme="minorEastAsia" w:hint="eastAsia"/>
            <w:color w:val="000000" w:themeColor="text1"/>
            <w:sz w:val="24"/>
            <w:rPrChange w:id="5339" w:author="JY0225" w:date="2017-08-24T11:24:00Z">
              <w:rPr>
                <w:rFonts w:hint="eastAsia"/>
                <w:color w:val="000000" w:themeColor="text1"/>
                <w:sz w:val="24"/>
              </w:rPr>
            </w:rPrChange>
          </w:rPr>
          <w:t>当传输的文件大小超过中间件系统规定的文件块大小时，会</w:t>
        </w:r>
      </w:ins>
      <w:ins w:id="5340" w:author="JY0225" w:date="2017-08-23T14:52:00Z">
        <w:r w:rsidRPr="00CD1C90">
          <w:rPr>
            <w:rFonts w:asciiTheme="minorEastAsia" w:hAnsiTheme="minorEastAsia" w:hint="eastAsia"/>
            <w:color w:val="000000" w:themeColor="text1"/>
            <w:sz w:val="24"/>
            <w:rPrChange w:id="5341" w:author="JY0225" w:date="2017-08-24T11:24:00Z">
              <w:rPr>
                <w:rFonts w:hint="eastAsia"/>
                <w:color w:val="000000" w:themeColor="text1"/>
                <w:sz w:val="24"/>
              </w:rPr>
            </w:rPrChange>
          </w:rPr>
          <w:t>调用大文件分块接口将文件分割成固定大小的文件块。</w:t>
        </w:r>
        <w:r w:rsidR="00E96651" w:rsidRPr="00CD1C90">
          <w:rPr>
            <w:rFonts w:asciiTheme="minorEastAsia" w:hAnsiTheme="minorEastAsia"/>
            <w:color w:val="000000" w:themeColor="text1"/>
            <w:sz w:val="24"/>
            <w:rPrChange w:id="5342" w:author="JY0225" w:date="2017-08-24T11:24:00Z">
              <w:rPr>
                <w:color w:val="000000" w:themeColor="text1"/>
                <w:sz w:val="24"/>
              </w:rPr>
            </w:rPrChange>
          </w:rPr>
          <w:t>from</w:t>
        </w:r>
        <w:r w:rsidR="00E96651" w:rsidRPr="00CD1C90">
          <w:rPr>
            <w:rFonts w:asciiTheme="minorEastAsia" w:hAnsiTheme="minorEastAsia" w:hint="eastAsia"/>
            <w:color w:val="000000" w:themeColor="text1"/>
            <w:sz w:val="24"/>
            <w:rPrChange w:id="5343" w:author="JY0225" w:date="2017-08-24T11:24:00Z">
              <w:rPr>
                <w:rFonts w:hint="eastAsia"/>
                <w:color w:val="000000" w:themeColor="text1"/>
                <w:sz w:val="24"/>
              </w:rPr>
            </w:rPrChange>
          </w:rPr>
          <w:t>参数表示大文件的路径，</w:t>
        </w:r>
        <w:r w:rsidR="00E96651" w:rsidRPr="00CD1C90">
          <w:rPr>
            <w:rFonts w:asciiTheme="minorEastAsia" w:hAnsiTheme="minorEastAsia"/>
            <w:color w:val="000000" w:themeColor="text1"/>
            <w:sz w:val="24"/>
            <w:rPrChange w:id="5344" w:author="JY0225" w:date="2017-08-24T11:24:00Z">
              <w:rPr>
                <w:color w:val="000000" w:themeColor="text1"/>
                <w:sz w:val="24"/>
              </w:rPr>
            </w:rPrChange>
          </w:rPr>
          <w:t>to</w:t>
        </w:r>
        <w:r w:rsidR="00E96651" w:rsidRPr="00CD1C90">
          <w:rPr>
            <w:rFonts w:asciiTheme="minorEastAsia" w:hAnsiTheme="minorEastAsia" w:hint="eastAsia"/>
            <w:color w:val="000000" w:themeColor="text1"/>
            <w:sz w:val="24"/>
            <w:rPrChange w:id="5345" w:author="JY0225" w:date="2017-08-24T11:24:00Z">
              <w:rPr>
                <w:rFonts w:hint="eastAsia"/>
                <w:color w:val="000000" w:themeColor="text1"/>
                <w:sz w:val="24"/>
              </w:rPr>
            </w:rPrChange>
          </w:rPr>
          <w:t>参数表示存储文件块的</w:t>
        </w:r>
      </w:ins>
      <w:ins w:id="5346" w:author="JY0225" w:date="2017-08-23T14:53:00Z">
        <w:r w:rsidR="00E96651" w:rsidRPr="00CD1C90">
          <w:rPr>
            <w:rFonts w:asciiTheme="minorEastAsia" w:hAnsiTheme="minorEastAsia" w:hint="eastAsia"/>
            <w:color w:val="000000" w:themeColor="text1"/>
            <w:sz w:val="24"/>
            <w:rPrChange w:id="5347" w:author="JY0225" w:date="2017-08-24T11:24:00Z">
              <w:rPr>
                <w:rFonts w:hint="eastAsia"/>
                <w:color w:val="000000" w:themeColor="text1"/>
                <w:sz w:val="24"/>
              </w:rPr>
            </w:rPrChange>
          </w:rPr>
          <w:t>路径，该接口返回文件分块的结果。</w:t>
        </w:r>
      </w:ins>
    </w:p>
    <w:p w14:paraId="61EB0AB7" w14:textId="6E6342A4" w:rsidR="0072350E" w:rsidRPr="00CD1C90" w:rsidRDefault="009751D0">
      <w:pPr>
        <w:pStyle w:val="a5"/>
        <w:numPr>
          <w:ilvl w:val="0"/>
          <w:numId w:val="19"/>
        </w:numPr>
        <w:spacing w:line="400" w:lineRule="exact"/>
        <w:ind w:firstLineChars="0"/>
        <w:rPr>
          <w:rFonts w:asciiTheme="minorEastAsia" w:hAnsiTheme="minorEastAsia"/>
          <w:color w:val="000000" w:themeColor="text1"/>
          <w:sz w:val="24"/>
          <w:rPrChange w:id="5348" w:author="JY0225" w:date="2017-08-24T11:24:00Z">
            <w:rPr/>
          </w:rPrChange>
        </w:rPr>
        <w:pPrChange w:id="5349" w:author="JY0225" w:date="2017-08-23T15:36:00Z">
          <w:pPr>
            <w:spacing w:line="400" w:lineRule="exact"/>
          </w:pPr>
        </w:pPrChange>
      </w:pPr>
      <w:del w:id="5350" w:author="JY0225" w:date="2017-08-23T15:36:00Z">
        <w:r w:rsidRPr="00CD1C90" w:rsidDel="0072350E">
          <w:rPr>
            <w:rFonts w:asciiTheme="minorEastAsia" w:hAnsiTheme="minorEastAsia"/>
            <w:color w:val="000000" w:themeColor="text1"/>
            <w:sz w:val="24"/>
            <w:rPrChange w:id="5351" w:author="JY0225" w:date="2017-08-24T11:24:00Z">
              <w:rPr/>
            </w:rPrChange>
          </w:rPr>
          <w:delText>3</w:delText>
        </w:r>
        <w:r w:rsidRPr="00CD1C90" w:rsidDel="0072350E">
          <w:rPr>
            <w:rFonts w:asciiTheme="minorEastAsia" w:hAnsiTheme="minorEastAsia" w:hint="eastAsia"/>
            <w:color w:val="000000" w:themeColor="text1"/>
            <w:sz w:val="24"/>
            <w:rPrChange w:id="5352" w:author="JY0225" w:date="2017-08-24T11:24:00Z">
              <w:rPr>
                <w:rFonts w:hint="eastAsia"/>
              </w:rPr>
            </w:rPrChange>
          </w:rPr>
          <w:delText>）</w:delText>
        </w:r>
      </w:del>
      <w:r w:rsidR="003B40F8" w:rsidRPr="00CD1C90">
        <w:rPr>
          <w:rFonts w:asciiTheme="minorEastAsia" w:hAnsiTheme="minorEastAsia" w:hint="eastAsia"/>
          <w:color w:val="000000" w:themeColor="text1"/>
          <w:sz w:val="24"/>
          <w:rPrChange w:id="5353" w:author="JY0225" w:date="2017-08-24T11:24:00Z">
            <w:rPr>
              <w:rFonts w:hint="eastAsia"/>
            </w:rPr>
          </w:rPrChange>
        </w:rPr>
        <w:t>大文件</w:t>
      </w:r>
      <w:r w:rsidR="00641EB0" w:rsidRPr="00CD1C90">
        <w:rPr>
          <w:rFonts w:asciiTheme="minorEastAsia" w:hAnsiTheme="minorEastAsia" w:hint="eastAsia"/>
          <w:color w:val="000000" w:themeColor="text1"/>
          <w:sz w:val="24"/>
          <w:rPrChange w:id="5354" w:author="JY0225" w:date="2017-08-24T11:24:00Z">
            <w:rPr>
              <w:rFonts w:hint="eastAsia"/>
            </w:rPr>
          </w:rPrChange>
        </w:rPr>
        <w:t>分块</w:t>
      </w:r>
      <w:r w:rsidR="003B40F8" w:rsidRPr="00CD1C90">
        <w:rPr>
          <w:rFonts w:asciiTheme="minorEastAsia" w:hAnsiTheme="minorEastAsia" w:hint="eastAsia"/>
          <w:color w:val="000000" w:themeColor="text1"/>
          <w:sz w:val="24"/>
          <w:rPrChange w:id="5355" w:author="JY0225" w:date="2017-08-24T11:24:00Z">
            <w:rPr>
              <w:rFonts w:hint="eastAsia"/>
            </w:rPr>
          </w:rPrChange>
        </w:rPr>
        <w:t>上传</w:t>
      </w:r>
    </w:p>
    <w:tbl>
      <w:tblPr>
        <w:tblStyle w:val="aa"/>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41F9F075" w:rsidR="009960D2" w:rsidDel="00B24EC6" w:rsidRDefault="009960D2" w:rsidP="009960D2">
            <w:pPr>
              <w:spacing w:line="400" w:lineRule="exact"/>
              <w:rPr>
                <w:del w:id="5356" w:author="JY0225" w:date="2017-08-23T14:57:00Z"/>
                <w:rFonts w:ascii="Times New Roman" w:hAnsi="Times New Roman" w:cs="Times New Roman"/>
                <w:sz w:val="24"/>
                <w:szCs w:val="24"/>
              </w:rPr>
            </w:pPr>
            <w:del w:id="5357" w:author="JY0225" w:date="2017-08-23T14:57:00Z">
              <w:r w:rsidRPr="009960D2" w:rsidDel="00B24EC6">
                <w:rPr>
                  <w:rFonts w:ascii="Times New Roman" w:hAnsi="Times New Roman" w:cs="Times New Roman" w:hint="eastAsia"/>
                  <w:sz w:val="24"/>
                  <w:szCs w:val="24"/>
                </w:rPr>
                <w:delText>"mtime":"</w:delText>
              </w:r>
              <w:r w:rsidR="004A2862" w:rsidRPr="00471DFE" w:rsidDel="00B24EC6">
                <w:rPr>
                  <w:rFonts w:ascii="Times New Roman" w:hAnsi="Times New Roman" w:cs="Times New Roman"/>
                  <w:sz w:val="24"/>
                  <w:szCs w:val="24"/>
                </w:rPr>
                <w:delText>1438679161.39779</w:delText>
              </w:r>
              <w:r w:rsidRPr="009960D2" w:rsidDel="00B24EC6">
                <w:rPr>
                  <w:rFonts w:ascii="Times New Roman" w:hAnsi="Times New Roman" w:cs="Times New Roman" w:hint="eastAsia"/>
                  <w:sz w:val="24"/>
                  <w:szCs w:val="24"/>
                </w:rPr>
                <w:delText>",</w:delText>
              </w:r>
              <w:r w:rsidRPr="009960D2" w:rsidDel="00B24EC6">
                <w:rPr>
                  <w:rFonts w:ascii="Times New Roman" w:hAnsi="Times New Roman" w:cs="Times New Roman"/>
                  <w:sz w:val="24"/>
                  <w:szCs w:val="24"/>
                </w:rPr>
                <w:delText xml:space="preserve"> </w:delText>
              </w:r>
            </w:del>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494824A0" w:rsidR="00F06BFC" w:rsidRPr="00CD1C90" w:rsidRDefault="00EC0A9E" w:rsidP="00F06BFC">
      <w:pPr>
        <w:spacing w:line="400" w:lineRule="exact"/>
        <w:rPr>
          <w:rFonts w:asciiTheme="minorEastAsia" w:hAnsiTheme="minorEastAsia"/>
          <w:color w:val="000000" w:themeColor="text1"/>
          <w:sz w:val="24"/>
          <w:rPrChange w:id="5358" w:author="JY0225" w:date="2017-08-24T11:24:00Z">
            <w:rPr>
              <w:color w:val="000000" w:themeColor="text1"/>
              <w:sz w:val="24"/>
            </w:rPr>
          </w:rPrChange>
        </w:rPr>
      </w:pPr>
      <w:ins w:id="5359" w:author="JY0225" w:date="2017-08-23T14:53:00Z">
        <w:r>
          <w:rPr>
            <w:color w:val="000000" w:themeColor="text1"/>
            <w:sz w:val="24"/>
          </w:rPr>
          <w:tab/>
        </w:r>
        <w:r w:rsidRPr="00CD1C90">
          <w:rPr>
            <w:rFonts w:asciiTheme="minorEastAsia" w:hAnsiTheme="minorEastAsia" w:hint="eastAsia"/>
            <w:color w:val="000000" w:themeColor="text1"/>
            <w:sz w:val="24"/>
            <w:rPrChange w:id="5360" w:author="JY0225" w:date="2017-08-24T11:24:00Z">
              <w:rPr>
                <w:rFonts w:hint="eastAsia"/>
                <w:color w:val="000000" w:themeColor="text1"/>
                <w:sz w:val="24"/>
              </w:rPr>
            </w:rPrChange>
          </w:rPr>
          <w:t>大文件分块上传接口在待传输的</w:t>
        </w:r>
      </w:ins>
      <w:ins w:id="5361" w:author="JY0225" w:date="2017-08-23T14:54:00Z">
        <w:r w:rsidRPr="00CD1C90">
          <w:rPr>
            <w:rFonts w:asciiTheme="minorEastAsia" w:hAnsiTheme="minorEastAsia" w:hint="eastAsia"/>
            <w:color w:val="000000" w:themeColor="text1"/>
            <w:sz w:val="24"/>
            <w:rPrChange w:id="5362" w:author="JY0225" w:date="2017-08-24T11:24:00Z">
              <w:rPr>
                <w:rFonts w:hint="eastAsia"/>
                <w:color w:val="000000" w:themeColor="text1"/>
                <w:sz w:val="24"/>
              </w:rPr>
            </w:rPrChange>
          </w:rPr>
          <w:t>文件大小超过中间件规定的文件块大小时调用，</w:t>
        </w:r>
        <w:r w:rsidR="00AC453E" w:rsidRPr="00CD1C90">
          <w:rPr>
            <w:rFonts w:asciiTheme="minorEastAsia" w:hAnsiTheme="minorEastAsia"/>
            <w:color w:val="000000" w:themeColor="text1"/>
            <w:sz w:val="24"/>
            <w:rPrChange w:id="5363" w:author="JY0225" w:date="2017-08-24T11:24:00Z">
              <w:rPr>
                <w:color w:val="000000" w:themeColor="text1"/>
                <w:sz w:val="24"/>
              </w:rPr>
            </w:rPrChange>
          </w:rPr>
          <w:t>file_path</w:t>
        </w:r>
        <w:r w:rsidR="00AC453E" w:rsidRPr="00CD1C90">
          <w:rPr>
            <w:rFonts w:asciiTheme="minorEastAsia" w:hAnsiTheme="minorEastAsia" w:hint="eastAsia"/>
            <w:color w:val="000000" w:themeColor="text1"/>
            <w:sz w:val="24"/>
            <w:rPrChange w:id="5364" w:author="JY0225" w:date="2017-08-24T11:24:00Z">
              <w:rPr>
                <w:rFonts w:hint="eastAsia"/>
                <w:color w:val="000000" w:themeColor="text1"/>
                <w:sz w:val="24"/>
              </w:rPr>
            </w:rPrChange>
          </w:rPr>
          <w:t>参数表示</w:t>
        </w:r>
      </w:ins>
      <w:ins w:id="5365" w:author="JY0225" w:date="2017-08-23T14:55:00Z">
        <w:r w:rsidR="00AC453E" w:rsidRPr="00CD1C90">
          <w:rPr>
            <w:rFonts w:asciiTheme="minorEastAsia" w:hAnsiTheme="minorEastAsia" w:hint="eastAsia"/>
            <w:color w:val="000000" w:themeColor="text1"/>
            <w:sz w:val="24"/>
            <w:rPrChange w:id="5366" w:author="JY0225" w:date="2017-08-24T11:24:00Z">
              <w:rPr>
                <w:rFonts w:hint="eastAsia"/>
                <w:color w:val="000000" w:themeColor="text1"/>
                <w:sz w:val="24"/>
              </w:rPr>
            </w:rPrChange>
          </w:rPr>
          <w:t>待传输文件的路径，</w:t>
        </w:r>
        <w:r w:rsidR="00AC453E" w:rsidRPr="00CD1C90">
          <w:rPr>
            <w:rFonts w:asciiTheme="minorEastAsia" w:hAnsiTheme="minorEastAsia"/>
            <w:color w:val="000000" w:themeColor="text1"/>
            <w:sz w:val="24"/>
            <w:rPrChange w:id="5367" w:author="JY0225" w:date="2017-08-24T11:24:00Z">
              <w:rPr>
                <w:color w:val="000000" w:themeColor="text1"/>
                <w:sz w:val="24"/>
              </w:rPr>
            </w:rPrChange>
          </w:rPr>
          <w:t>server_path</w:t>
        </w:r>
        <w:r w:rsidR="00AC453E" w:rsidRPr="00CD1C90">
          <w:rPr>
            <w:rFonts w:asciiTheme="minorEastAsia" w:hAnsiTheme="minorEastAsia" w:hint="eastAsia"/>
            <w:color w:val="000000" w:themeColor="text1"/>
            <w:sz w:val="24"/>
            <w:rPrChange w:id="5368" w:author="JY0225" w:date="2017-08-24T11:24:00Z">
              <w:rPr>
                <w:rFonts w:hint="eastAsia"/>
                <w:color w:val="000000" w:themeColor="text1"/>
                <w:sz w:val="24"/>
              </w:rPr>
            </w:rPrChange>
          </w:rPr>
          <w:t>表示传输到服务器的路径，</w:t>
        </w:r>
        <w:r w:rsidR="00AC453E" w:rsidRPr="00CD1C90">
          <w:rPr>
            <w:rFonts w:asciiTheme="minorEastAsia" w:hAnsiTheme="minorEastAsia"/>
            <w:color w:val="000000" w:themeColor="text1"/>
            <w:sz w:val="24"/>
            <w:rPrChange w:id="5369" w:author="JY0225" w:date="2017-08-24T11:24:00Z">
              <w:rPr>
                <w:color w:val="000000" w:themeColor="text1"/>
                <w:sz w:val="24"/>
              </w:rPr>
            </w:rPrChange>
          </w:rPr>
          <w:t>userid</w:t>
        </w:r>
        <w:r w:rsidR="00AC453E" w:rsidRPr="00CD1C90">
          <w:rPr>
            <w:rFonts w:asciiTheme="minorEastAsia" w:hAnsiTheme="minorEastAsia" w:hint="eastAsia"/>
            <w:color w:val="000000" w:themeColor="text1"/>
            <w:sz w:val="24"/>
            <w:rPrChange w:id="5370" w:author="JY0225" w:date="2017-08-24T11:24:00Z">
              <w:rPr>
                <w:rFonts w:hint="eastAsia"/>
                <w:color w:val="000000" w:themeColor="text1"/>
                <w:sz w:val="24"/>
              </w:rPr>
            </w:rPrChange>
          </w:rPr>
          <w:t>表示用户的</w:t>
        </w:r>
        <w:r w:rsidR="00AC453E" w:rsidRPr="00CD1C90">
          <w:rPr>
            <w:rFonts w:asciiTheme="minorEastAsia" w:hAnsiTheme="minorEastAsia"/>
            <w:color w:val="000000" w:themeColor="text1"/>
            <w:sz w:val="24"/>
            <w:rPrChange w:id="5371" w:author="JY0225" w:date="2017-08-24T11:24:00Z">
              <w:rPr>
                <w:color w:val="000000" w:themeColor="text1"/>
                <w:sz w:val="24"/>
              </w:rPr>
            </w:rPrChange>
          </w:rPr>
          <w:t>id</w:t>
        </w:r>
        <w:r w:rsidR="00AC453E" w:rsidRPr="00CD1C90">
          <w:rPr>
            <w:rFonts w:asciiTheme="minorEastAsia" w:hAnsiTheme="minorEastAsia" w:hint="eastAsia"/>
            <w:color w:val="000000" w:themeColor="text1"/>
            <w:sz w:val="24"/>
            <w:rPrChange w:id="5372" w:author="JY0225" w:date="2017-08-24T11:24:00Z">
              <w:rPr>
                <w:rFonts w:hint="eastAsia"/>
                <w:color w:val="000000" w:themeColor="text1"/>
                <w:sz w:val="24"/>
              </w:rPr>
            </w:rPrChange>
          </w:rPr>
          <w:t>信息。</w:t>
        </w:r>
        <w:r w:rsidR="00166EFA" w:rsidRPr="00CD1C90">
          <w:rPr>
            <w:rFonts w:asciiTheme="minorEastAsia" w:hAnsiTheme="minorEastAsia" w:hint="eastAsia"/>
            <w:color w:val="000000" w:themeColor="text1"/>
            <w:sz w:val="24"/>
            <w:rPrChange w:id="5373" w:author="JY0225" w:date="2017-08-24T11:24:00Z">
              <w:rPr>
                <w:rFonts w:hint="eastAsia"/>
                <w:color w:val="000000" w:themeColor="text1"/>
                <w:sz w:val="24"/>
              </w:rPr>
            </w:rPrChange>
          </w:rPr>
          <w:t>该接口在实现的过程中会调用大文件分块接口，将文件</w:t>
        </w:r>
      </w:ins>
      <w:ins w:id="5374" w:author="JY0225" w:date="2017-08-23T14:56:00Z">
        <w:r w:rsidR="00166EFA" w:rsidRPr="00CD1C90">
          <w:rPr>
            <w:rFonts w:asciiTheme="minorEastAsia" w:hAnsiTheme="minorEastAsia" w:hint="eastAsia"/>
            <w:color w:val="000000" w:themeColor="text1"/>
            <w:sz w:val="24"/>
            <w:rPrChange w:id="5375" w:author="JY0225" w:date="2017-08-24T11:24:00Z">
              <w:rPr>
                <w:rFonts w:hint="eastAsia"/>
                <w:color w:val="000000" w:themeColor="text1"/>
                <w:sz w:val="24"/>
              </w:rPr>
            </w:rPrChange>
          </w:rPr>
          <w:t>分块后逐一上传到服务器。</w:t>
        </w:r>
        <w:r w:rsidR="00B24EC6" w:rsidRPr="00CD1C90">
          <w:rPr>
            <w:rFonts w:asciiTheme="minorEastAsia" w:hAnsiTheme="minorEastAsia" w:hint="eastAsia"/>
            <w:color w:val="000000" w:themeColor="text1"/>
            <w:sz w:val="24"/>
            <w:rPrChange w:id="5376" w:author="JY0225" w:date="2017-08-24T11:24:00Z">
              <w:rPr>
                <w:rFonts w:hint="eastAsia"/>
                <w:color w:val="000000" w:themeColor="text1"/>
                <w:sz w:val="24"/>
              </w:rPr>
            </w:rPrChange>
          </w:rPr>
          <w:t>返回文件上传的结果，包括</w:t>
        </w:r>
      </w:ins>
      <w:ins w:id="5377" w:author="JY0225" w:date="2017-08-23T14:57:00Z">
        <w:r w:rsidR="00396DE0" w:rsidRPr="00CD1C90">
          <w:rPr>
            <w:rFonts w:asciiTheme="minorEastAsia" w:hAnsiTheme="minorEastAsia" w:hint="eastAsia"/>
            <w:color w:val="000000" w:themeColor="text1"/>
            <w:sz w:val="24"/>
            <w:rPrChange w:id="5378" w:author="JY0225" w:date="2017-08-24T11:24:00Z">
              <w:rPr>
                <w:rFonts w:hint="eastAsia"/>
                <w:color w:val="000000" w:themeColor="text1"/>
                <w:sz w:val="24"/>
              </w:rPr>
            </w:rPrChange>
          </w:rPr>
          <w:t>上传状态</w:t>
        </w:r>
        <w:r w:rsidR="00396DE0" w:rsidRPr="00CD1C90">
          <w:rPr>
            <w:rFonts w:asciiTheme="minorEastAsia" w:hAnsiTheme="minorEastAsia"/>
            <w:color w:val="000000" w:themeColor="text1"/>
            <w:sz w:val="24"/>
            <w:rPrChange w:id="5379" w:author="JY0225" w:date="2017-08-24T11:24:00Z">
              <w:rPr>
                <w:color w:val="000000" w:themeColor="text1"/>
                <w:sz w:val="24"/>
              </w:rPr>
            </w:rPrChange>
          </w:rPr>
          <w:t>status</w:t>
        </w:r>
        <w:r w:rsidR="00396DE0" w:rsidRPr="00CD1C90">
          <w:rPr>
            <w:rFonts w:asciiTheme="minorEastAsia" w:hAnsiTheme="minorEastAsia" w:hint="eastAsia"/>
            <w:color w:val="000000" w:themeColor="text1"/>
            <w:sz w:val="24"/>
            <w:rPrChange w:id="5380" w:author="JY0225" w:date="2017-08-24T11:24:00Z">
              <w:rPr>
                <w:rFonts w:hint="eastAsia"/>
                <w:color w:val="000000" w:themeColor="text1"/>
                <w:sz w:val="24"/>
              </w:rPr>
            </w:rPrChange>
          </w:rPr>
          <w:t>、</w:t>
        </w:r>
      </w:ins>
      <w:ins w:id="5381" w:author="JY0225" w:date="2017-08-23T14:56:00Z">
        <w:r w:rsidR="00B24EC6" w:rsidRPr="00CD1C90">
          <w:rPr>
            <w:rFonts w:asciiTheme="minorEastAsia" w:hAnsiTheme="minorEastAsia" w:hint="eastAsia"/>
            <w:color w:val="000000" w:themeColor="text1"/>
            <w:sz w:val="24"/>
            <w:rPrChange w:id="5382" w:author="JY0225" w:date="2017-08-24T11:24:00Z">
              <w:rPr>
                <w:rFonts w:hint="eastAsia"/>
                <w:color w:val="000000" w:themeColor="text1"/>
                <w:sz w:val="24"/>
              </w:rPr>
            </w:rPrChange>
          </w:rPr>
          <w:t>文件的上传路径</w:t>
        </w:r>
      </w:ins>
      <w:ins w:id="5383" w:author="JY0225" w:date="2017-08-23T14:57:00Z">
        <w:r w:rsidR="00B24EC6" w:rsidRPr="00CD1C90">
          <w:rPr>
            <w:rFonts w:asciiTheme="minorEastAsia" w:hAnsiTheme="minorEastAsia"/>
            <w:color w:val="000000" w:themeColor="text1"/>
            <w:sz w:val="24"/>
            <w:rPrChange w:id="5384" w:author="JY0225" w:date="2017-08-24T11:24:00Z">
              <w:rPr>
                <w:color w:val="000000" w:themeColor="text1"/>
                <w:sz w:val="24"/>
              </w:rPr>
            </w:rPrChange>
          </w:rPr>
          <w:t>path</w:t>
        </w:r>
        <w:r w:rsidR="00F11089" w:rsidRPr="00CD1C90">
          <w:rPr>
            <w:rFonts w:asciiTheme="minorEastAsia" w:hAnsiTheme="minorEastAsia" w:hint="eastAsia"/>
            <w:color w:val="000000" w:themeColor="text1"/>
            <w:sz w:val="24"/>
            <w:rPrChange w:id="5385" w:author="JY0225" w:date="2017-08-24T11:24:00Z">
              <w:rPr>
                <w:rFonts w:hint="eastAsia"/>
                <w:color w:val="000000" w:themeColor="text1"/>
                <w:sz w:val="24"/>
              </w:rPr>
            </w:rPrChange>
          </w:rPr>
          <w:t>，文件大小</w:t>
        </w:r>
        <w:r w:rsidR="00F11089" w:rsidRPr="00CD1C90">
          <w:rPr>
            <w:rFonts w:asciiTheme="minorEastAsia" w:hAnsiTheme="minorEastAsia"/>
            <w:color w:val="000000" w:themeColor="text1"/>
            <w:sz w:val="24"/>
            <w:rPrChange w:id="5386" w:author="JY0225" w:date="2017-08-24T11:24:00Z">
              <w:rPr>
                <w:color w:val="000000" w:themeColor="text1"/>
                <w:sz w:val="24"/>
              </w:rPr>
            </w:rPrChange>
          </w:rPr>
          <w:t>size</w:t>
        </w:r>
        <w:r w:rsidR="00F11089" w:rsidRPr="00CD1C90">
          <w:rPr>
            <w:rFonts w:asciiTheme="minorEastAsia" w:hAnsiTheme="minorEastAsia" w:hint="eastAsia"/>
            <w:color w:val="000000" w:themeColor="text1"/>
            <w:sz w:val="24"/>
            <w:rPrChange w:id="5387" w:author="JY0225" w:date="2017-08-24T11:24:00Z">
              <w:rPr>
                <w:rFonts w:hint="eastAsia"/>
                <w:color w:val="000000" w:themeColor="text1"/>
                <w:sz w:val="24"/>
              </w:rPr>
            </w:rPrChange>
          </w:rPr>
          <w:t>、上传时间</w:t>
        </w:r>
        <w:r w:rsidR="00F11089" w:rsidRPr="00CD1C90">
          <w:rPr>
            <w:rFonts w:asciiTheme="minorEastAsia" w:hAnsiTheme="minorEastAsia"/>
            <w:color w:val="000000" w:themeColor="text1"/>
            <w:sz w:val="24"/>
            <w:rPrChange w:id="5388" w:author="JY0225" w:date="2017-08-24T11:24:00Z">
              <w:rPr>
                <w:color w:val="000000" w:themeColor="text1"/>
                <w:sz w:val="24"/>
              </w:rPr>
            </w:rPrChange>
          </w:rPr>
          <w:t>ctime</w:t>
        </w:r>
      </w:ins>
      <w:ins w:id="5389" w:author="JY0225" w:date="2017-08-23T15:03:00Z">
        <w:r w:rsidR="00802E44" w:rsidRPr="00CD1C90">
          <w:rPr>
            <w:rFonts w:asciiTheme="minorEastAsia" w:hAnsiTheme="minorEastAsia" w:hint="eastAsia"/>
            <w:color w:val="000000" w:themeColor="text1"/>
            <w:sz w:val="24"/>
            <w:rPrChange w:id="5390" w:author="JY0225" w:date="2017-08-24T11:24:00Z">
              <w:rPr>
                <w:rFonts w:hint="eastAsia"/>
                <w:color w:val="000000" w:themeColor="text1"/>
                <w:sz w:val="24"/>
              </w:rPr>
            </w:rPrChange>
          </w:rPr>
          <w:t>以及</w:t>
        </w:r>
      </w:ins>
      <w:ins w:id="5391" w:author="JY0225" w:date="2017-08-23T14:57:00Z">
        <w:r w:rsidR="00F11089" w:rsidRPr="00CD1C90">
          <w:rPr>
            <w:rFonts w:asciiTheme="minorEastAsia" w:hAnsiTheme="minorEastAsia"/>
            <w:color w:val="000000" w:themeColor="text1"/>
            <w:sz w:val="24"/>
            <w:rPrChange w:id="5392" w:author="JY0225" w:date="2017-08-24T11:24:00Z">
              <w:rPr>
                <w:color w:val="000000" w:themeColor="text1"/>
                <w:sz w:val="24"/>
              </w:rPr>
            </w:rPrChange>
          </w:rPr>
          <w:t>MD5</w:t>
        </w:r>
        <w:r w:rsidR="00F11089" w:rsidRPr="00CD1C90">
          <w:rPr>
            <w:rFonts w:asciiTheme="minorEastAsia" w:hAnsiTheme="minorEastAsia" w:hint="eastAsia"/>
            <w:color w:val="000000" w:themeColor="text1"/>
            <w:sz w:val="24"/>
            <w:rPrChange w:id="5393" w:author="JY0225" w:date="2017-08-24T11:24:00Z">
              <w:rPr>
                <w:rFonts w:hint="eastAsia"/>
                <w:color w:val="000000" w:themeColor="text1"/>
                <w:sz w:val="24"/>
              </w:rPr>
            </w:rPrChange>
          </w:rPr>
          <w:t>值。</w:t>
        </w:r>
      </w:ins>
      <w:del w:id="5394" w:author="JY0225" w:date="2017-08-23T15:01:00Z">
        <w:r w:rsidR="00F06BFC" w:rsidRPr="00CD1C90" w:rsidDel="0015507B">
          <w:rPr>
            <w:rFonts w:asciiTheme="minorEastAsia" w:hAnsiTheme="minorEastAsia"/>
            <w:color w:val="000000" w:themeColor="text1"/>
            <w:sz w:val="24"/>
            <w:rPrChange w:id="5395" w:author="JY0225" w:date="2017-08-24T11:24:00Z">
              <w:rPr>
                <w:color w:val="000000" w:themeColor="text1"/>
                <w:sz w:val="24"/>
              </w:rPr>
            </w:rPrChange>
          </w:rPr>
          <w:delText>2</w:delText>
        </w:r>
        <w:r w:rsidR="00F06BFC" w:rsidRPr="00CD1C90" w:rsidDel="0015507B">
          <w:rPr>
            <w:rFonts w:asciiTheme="minorEastAsia" w:hAnsiTheme="minorEastAsia" w:hint="eastAsia"/>
            <w:color w:val="000000" w:themeColor="text1"/>
            <w:sz w:val="24"/>
            <w:rPrChange w:id="5396" w:author="JY0225" w:date="2017-08-24T11:24:00Z">
              <w:rPr>
                <w:rFonts w:hint="eastAsia"/>
                <w:color w:val="000000" w:themeColor="text1"/>
                <w:sz w:val="24"/>
              </w:rPr>
            </w:rPrChange>
          </w:rPr>
          <w:delText>）</w:delText>
        </w:r>
        <w:r w:rsidR="008433D8" w:rsidRPr="00CD1C90" w:rsidDel="0015507B">
          <w:rPr>
            <w:rFonts w:asciiTheme="minorEastAsia" w:hAnsiTheme="minorEastAsia" w:hint="eastAsia"/>
            <w:color w:val="000000" w:themeColor="text1"/>
            <w:sz w:val="24"/>
            <w:rPrChange w:id="5397" w:author="JY0225" w:date="2017-08-24T11:24:00Z">
              <w:rPr>
                <w:rFonts w:hint="eastAsia"/>
                <w:color w:val="000000" w:themeColor="text1"/>
                <w:sz w:val="24"/>
              </w:rPr>
            </w:rPrChange>
          </w:rPr>
          <w:delText>获取上传文件断点</w:delText>
        </w:r>
      </w:del>
    </w:p>
    <w:tbl>
      <w:tblPr>
        <w:tblStyle w:val="aa"/>
        <w:tblW w:w="0" w:type="auto"/>
        <w:tblLook w:val="04A0" w:firstRow="1" w:lastRow="0" w:firstColumn="1" w:lastColumn="0" w:noHBand="0" w:noVBand="1"/>
      </w:tblPr>
      <w:tblGrid>
        <w:gridCol w:w="1660"/>
        <w:gridCol w:w="1660"/>
        <w:gridCol w:w="4982"/>
      </w:tblGrid>
      <w:tr w:rsidR="00F06BFC" w:rsidDel="0015507B" w14:paraId="385CBFDE" w14:textId="6745ACAA" w:rsidTr="00EF2128">
        <w:trPr>
          <w:del w:id="5398" w:author="JY0225" w:date="2017-08-23T15:00:00Z"/>
        </w:trPr>
        <w:tc>
          <w:tcPr>
            <w:tcW w:w="1660" w:type="dxa"/>
          </w:tcPr>
          <w:p w14:paraId="304E71EF" w14:textId="33A84832" w:rsidR="00F06BFC" w:rsidDel="0015507B" w:rsidRDefault="00F06BFC" w:rsidP="00EF2128">
            <w:pPr>
              <w:spacing w:line="400" w:lineRule="exact"/>
              <w:rPr>
                <w:del w:id="5399" w:author="JY0225" w:date="2017-08-23T15:00:00Z"/>
                <w:color w:val="000000" w:themeColor="text1"/>
                <w:sz w:val="24"/>
              </w:rPr>
            </w:pPr>
            <w:del w:id="5400" w:author="JY0225" w:date="2017-08-23T15:00:00Z">
              <w:r w:rsidDel="0015507B">
                <w:rPr>
                  <w:rFonts w:hint="eastAsia"/>
                  <w:color w:val="000000" w:themeColor="text1"/>
                  <w:sz w:val="24"/>
                </w:rPr>
                <w:delText>接口编号</w:delText>
              </w:r>
            </w:del>
          </w:p>
        </w:tc>
        <w:tc>
          <w:tcPr>
            <w:tcW w:w="1660" w:type="dxa"/>
          </w:tcPr>
          <w:p w14:paraId="4C75B5F1" w14:textId="7BAC8DD1" w:rsidR="00F06BFC" w:rsidDel="0015507B" w:rsidRDefault="00F06BFC" w:rsidP="00EF2128">
            <w:pPr>
              <w:spacing w:line="400" w:lineRule="exact"/>
              <w:rPr>
                <w:del w:id="5401" w:author="JY0225" w:date="2017-08-23T15:00:00Z"/>
                <w:color w:val="000000" w:themeColor="text1"/>
                <w:sz w:val="24"/>
              </w:rPr>
            </w:pPr>
            <w:del w:id="5402" w:author="JY0225" w:date="2017-08-23T15:00:00Z">
              <w:r w:rsidDel="0015507B">
                <w:rPr>
                  <w:rFonts w:hint="eastAsia"/>
                  <w:color w:val="000000" w:themeColor="text1"/>
                  <w:sz w:val="24"/>
                </w:rPr>
                <w:delText>接口名称</w:delText>
              </w:r>
            </w:del>
          </w:p>
        </w:tc>
        <w:tc>
          <w:tcPr>
            <w:tcW w:w="4982" w:type="dxa"/>
          </w:tcPr>
          <w:p w14:paraId="5AD1A967" w14:textId="3D0E43A4" w:rsidR="00F06BFC" w:rsidDel="0015507B" w:rsidRDefault="00F06BFC" w:rsidP="00EF2128">
            <w:pPr>
              <w:spacing w:line="400" w:lineRule="exact"/>
              <w:rPr>
                <w:del w:id="5403" w:author="JY0225" w:date="2017-08-23T15:00:00Z"/>
                <w:color w:val="000000" w:themeColor="text1"/>
                <w:sz w:val="24"/>
              </w:rPr>
            </w:pPr>
            <w:del w:id="5404" w:author="JY0225" w:date="2017-08-23T15:00:00Z">
              <w:r w:rsidDel="0015507B">
                <w:rPr>
                  <w:rFonts w:hint="eastAsia"/>
                  <w:color w:val="000000" w:themeColor="text1"/>
                  <w:sz w:val="24"/>
                </w:rPr>
                <w:delText>大文件分块</w:delText>
              </w:r>
            </w:del>
          </w:p>
        </w:tc>
      </w:tr>
      <w:tr w:rsidR="00F06BFC" w:rsidDel="0015507B" w14:paraId="1D00D44C" w14:textId="7DCCEE09" w:rsidTr="00EF2128">
        <w:trPr>
          <w:del w:id="5405" w:author="JY0225" w:date="2017-08-23T15:00:00Z"/>
        </w:trPr>
        <w:tc>
          <w:tcPr>
            <w:tcW w:w="1660" w:type="dxa"/>
            <w:vMerge w:val="restart"/>
          </w:tcPr>
          <w:p w14:paraId="59396D41" w14:textId="3A4A9DBA" w:rsidR="00F06BFC" w:rsidDel="0015507B" w:rsidRDefault="00F06BFC" w:rsidP="00EF2128">
            <w:pPr>
              <w:spacing w:line="400" w:lineRule="exact"/>
              <w:rPr>
                <w:del w:id="5406" w:author="JY0225" w:date="2017-08-23T15:00:00Z"/>
                <w:color w:val="000000" w:themeColor="text1"/>
                <w:sz w:val="24"/>
              </w:rPr>
            </w:pPr>
            <w:del w:id="5407" w:author="JY0225" w:date="2017-08-23T15:00:00Z">
              <w:r w:rsidDel="0015507B">
                <w:rPr>
                  <w:rFonts w:hint="eastAsia"/>
                  <w:color w:val="000000" w:themeColor="text1"/>
                  <w:sz w:val="24"/>
                </w:rPr>
                <w:delText>Cloud-Op</w:delText>
              </w:r>
              <w:r w:rsidR="007C4985" w:rsidDel="0015507B">
                <w:rPr>
                  <w:color w:val="000000" w:themeColor="text1"/>
                  <w:sz w:val="24"/>
                </w:rPr>
                <w:delText>t-09</w:delText>
              </w:r>
            </w:del>
          </w:p>
        </w:tc>
        <w:tc>
          <w:tcPr>
            <w:tcW w:w="1660" w:type="dxa"/>
          </w:tcPr>
          <w:p w14:paraId="0B214D01" w14:textId="7ECE2AFD" w:rsidR="00F06BFC" w:rsidDel="0015507B" w:rsidRDefault="00F06BFC" w:rsidP="00EF2128">
            <w:pPr>
              <w:spacing w:line="400" w:lineRule="exact"/>
              <w:rPr>
                <w:del w:id="5408" w:author="JY0225" w:date="2017-08-23T15:00:00Z"/>
                <w:color w:val="000000" w:themeColor="text1"/>
                <w:sz w:val="24"/>
              </w:rPr>
            </w:pPr>
            <w:del w:id="5409" w:author="JY0225" w:date="2017-08-23T15:00:00Z">
              <w:r w:rsidDel="0015507B">
                <w:rPr>
                  <w:rFonts w:hint="eastAsia"/>
                  <w:color w:val="000000" w:themeColor="text1"/>
                  <w:sz w:val="24"/>
                </w:rPr>
                <w:delText>接口原型</w:delText>
              </w:r>
            </w:del>
          </w:p>
        </w:tc>
        <w:tc>
          <w:tcPr>
            <w:tcW w:w="4982" w:type="dxa"/>
          </w:tcPr>
          <w:p w14:paraId="1793D28B" w14:textId="7155A5F7" w:rsidR="00F06BFC" w:rsidDel="0015507B" w:rsidRDefault="00F06BFC" w:rsidP="00EF2128">
            <w:pPr>
              <w:spacing w:line="400" w:lineRule="exact"/>
              <w:rPr>
                <w:del w:id="5410" w:author="JY0225" w:date="2017-08-23T15:00:00Z"/>
                <w:color w:val="000000" w:themeColor="text1"/>
                <w:sz w:val="24"/>
              </w:rPr>
            </w:pPr>
            <w:del w:id="5411" w:author="JY0225" w:date="2017-08-23T15:00:00Z">
              <w:r w:rsidDel="0015507B">
                <w:rPr>
                  <w:rFonts w:hint="eastAsia"/>
                  <w:color w:val="000000" w:themeColor="text1"/>
                  <w:sz w:val="24"/>
                </w:rPr>
                <w:delText>b</w:delText>
              </w:r>
              <w:r w:rsidDel="0015507B">
                <w:rPr>
                  <w:color w:val="000000" w:themeColor="text1"/>
                  <w:sz w:val="24"/>
                </w:rPr>
                <w:delText xml:space="preserve">ool </w:delText>
              </w:r>
              <w:r w:rsidR="005A73EC" w:rsidDel="0015507B">
                <w:rPr>
                  <w:rFonts w:hint="eastAsia"/>
                  <w:color w:val="000000" w:themeColor="text1"/>
                  <w:sz w:val="24"/>
                </w:rPr>
                <w:delText>get</w:delText>
              </w:r>
              <w:r w:rsidR="005A73EC" w:rsidDel="0015507B">
                <w:rPr>
                  <w:color w:val="000000" w:themeColor="text1"/>
                  <w:sz w:val="24"/>
                </w:rPr>
                <w:delText>_breakpoint</w:delText>
              </w:r>
              <w:r w:rsidDel="0015507B">
                <w:rPr>
                  <w:color w:val="000000" w:themeColor="text1"/>
                  <w:sz w:val="24"/>
                </w:rPr>
                <w:delText xml:space="preserve">(String </w:delText>
              </w:r>
              <w:r w:rsidR="00DF2A01" w:rsidDel="0015507B">
                <w:rPr>
                  <w:rFonts w:hint="eastAsia"/>
                  <w:color w:val="000000" w:themeColor="text1"/>
                  <w:sz w:val="24"/>
                </w:rPr>
                <w:delText>file</w:delText>
              </w:r>
              <w:r w:rsidR="00A82340" w:rsidDel="0015507B">
                <w:rPr>
                  <w:color w:val="000000" w:themeColor="text1"/>
                  <w:sz w:val="24"/>
                </w:rPr>
                <w:delText>_path</w:delText>
              </w:r>
              <w:r w:rsidDel="0015507B">
                <w:rPr>
                  <w:color w:val="000000" w:themeColor="text1"/>
                  <w:sz w:val="24"/>
                </w:rPr>
                <w:delText xml:space="preserve">, </w:delText>
              </w:r>
              <w:r w:rsidR="004E17FF" w:rsidDel="0015507B">
                <w:rPr>
                  <w:color w:val="000000" w:themeColor="text1"/>
                  <w:sz w:val="24"/>
                </w:rPr>
                <w:delText>String MD5, String userid</w:delText>
              </w:r>
              <w:r w:rsidDel="0015507B">
                <w:rPr>
                  <w:color w:val="000000" w:themeColor="text1"/>
                  <w:sz w:val="24"/>
                </w:rPr>
                <w:delText>)</w:delText>
              </w:r>
            </w:del>
          </w:p>
        </w:tc>
      </w:tr>
      <w:tr w:rsidR="00F06BFC" w:rsidDel="0015507B" w14:paraId="15621E5A" w14:textId="1F0ECBE1" w:rsidTr="00EF2128">
        <w:trPr>
          <w:del w:id="5412" w:author="JY0225" w:date="2017-08-23T15:00:00Z"/>
        </w:trPr>
        <w:tc>
          <w:tcPr>
            <w:tcW w:w="1660" w:type="dxa"/>
            <w:vMerge/>
          </w:tcPr>
          <w:p w14:paraId="43DD2B1F" w14:textId="39D4D278" w:rsidR="00F06BFC" w:rsidDel="0015507B" w:rsidRDefault="00F06BFC" w:rsidP="00EF2128">
            <w:pPr>
              <w:spacing w:line="400" w:lineRule="exact"/>
              <w:rPr>
                <w:del w:id="5413" w:author="JY0225" w:date="2017-08-23T15:00:00Z"/>
                <w:color w:val="000000" w:themeColor="text1"/>
                <w:sz w:val="24"/>
              </w:rPr>
            </w:pPr>
          </w:p>
        </w:tc>
        <w:tc>
          <w:tcPr>
            <w:tcW w:w="1660" w:type="dxa"/>
          </w:tcPr>
          <w:p w14:paraId="16CC10FE" w14:textId="3E623360" w:rsidR="00F06BFC" w:rsidDel="0015507B" w:rsidRDefault="00F06BFC" w:rsidP="00EF2128">
            <w:pPr>
              <w:spacing w:line="400" w:lineRule="exact"/>
              <w:rPr>
                <w:del w:id="5414" w:author="JY0225" w:date="2017-08-23T15:00:00Z"/>
                <w:color w:val="000000" w:themeColor="text1"/>
                <w:sz w:val="24"/>
              </w:rPr>
            </w:pPr>
            <w:del w:id="5415" w:author="JY0225" w:date="2017-08-23T15:00:00Z">
              <w:r w:rsidDel="0015507B">
                <w:rPr>
                  <w:rFonts w:hint="eastAsia"/>
                  <w:color w:val="000000" w:themeColor="text1"/>
                  <w:sz w:val="24"/>
                </w:rPr>
                <w:delText>接口参数</w:delText>
              </w:r>
            </w:del>
          </w:p>
        </w:tc>
        <w:tc>
          <w:tcPr>
            <w:tcW w:w="4982" w:type="dxa"/>
          </w:tcPr>
          <w:p w14:paraId="2DB493C0" w14:textId="17734E6A" w:rsidR="00F06BFC" w:rsidDel="0015507B" w:rsidRDefault="00C60EB7" w:rsidP="00EF2128">
            <w:pPr>
              <w:spacing w:line="400" w:lineRule="exact"/>
              <w:rPr>
                <w:del w:id="5416" w:author="JY0225" w:date="2017-08-23T15:00:00Z"/>
                <w:color w:val="000000" w:themeColor="text1"/>
                <w:sz w:val="24"/>
              </w:rPr>
            </w:pPr>
            <w:del w:id="5417" w:author="JY0225" w:date="2017-08-23T15:00:00Z">
              <w:r w:rsidDel="0015507B">
                <w:rPr>
                  <w:rFonts w:hint="eastAsia"/>
                  <w:color w:val="000000" w:themeColor="text1"/>
                  <w:sz w:val="24"/>
                </w:rPr>
                <w:delText>file</w:delText>
              </w:r>
              <w:r w:rsidDel="0015507B">
                <w:rPr>
                  <w:color w:val="000000" w:themeColor="text1"/>
                  <w:sz w:val="24"/>
                </w:rPr>
                <w:delText>_pat</w:delText>
              </w:r>
              <w:r w:rsidDel="0015507B">
                <w:rPr>
                  <w:rFonts w:hint="eastAsia"/>
                  <w:color w:val="000000" w:themeColor="text1"/>
                  <w:sz w:val="24"/>
                </w:rPr>
                <w:delText>：</w:delText>
              </w:r>
              <w:r w:rsidR="00F06BFC" w:rsidDel="0015507B">
                <w:rPr>
                  <w:rFonts w:hint="eastAsia"/>
                  <w:color w:val="000000" w:themeColor="text1"/>
                  <w:sz w:val="24"/>
                </w:rPr>
                <w:delText>文件路径</w:delText>
              </w:r>
            </w:del>
          </w:p>
          <w:p w14:paraId="0394FE6D" w14:textId="02915895" w:rsidR="00CB061F" w:rsidDel="0015507B" w:rsidRDefault="00CB061F" w:rsidP="00EF2128">
            <w:pPr>
              <w:spacing w:line="400" w:lineRule="exact"/>
              <w:rPr>
                <w:del w:id="5418" w:author="JY0225" w:date="2017-08-23T15:00:00Z"/>
                <w:color w:val="000000" w:themeColor="text1"/>
                <w:sz w:val="24"/>
              </w:rPr>
            </w:pPr>
            <w:del w:id="5419" w:author="JY0225" w:date="2017-08-23T15:00:00Z">
              <w:r w:rsidDel="0015507B">
                <w:rPr>
                  <w:rFonts w:hint="eastAsia"/>
                  <w:color w:val="000000" w:themeColor="text1"/>
                  <w:sz w:val="24"/>
                </w:rPr>
                <w:delText>MD5</w:delText>
              </w:r>
              <w:r w:rsidR="00F06BFC" w:rsidDel="0015507B">
                <w:rPr>
                  <w:rFonts w:hint="eastAsia"/>
                  <w:color w:val="000000" w:themeColor="text1"/>
                  <w:sz w:val="24"/>
                </w:rPr>
                <w:delText>：</w:delText>
              </w:r>
              <w:r w:rsidDel="0015507B">
                <w:rPr>
                  <w:rFonts w:hint="eastAsia"/>
                  <w:color w:val="000000" w:themeColor="text1"/>
                  <w:sz w:val="24"/>
                </w:rPr>
                <w:delText>文件</w:delText>
              </w:r>
              <w:r w:rsidDel="0015507B">
                <w:rPr>
                  <w:rFonts w:hint="eastAsia"/>
                  <w:color w:val="000000" w:themeColor="text1"/>
                  <w:sz w:val="24"/>
                </w:rPr>
                <w:delText>MD5</w:delText>
              </w:r>
              <w:r w:rsidDel="0015507B">
                <w:rPr>
                  <w:rFonts w:hint="eastAsia"/>
                  <w:color w:val="000000" w:themeColor="text1"/>
                  <w:sz w:val="24"/>
                </w:rPr>
                <w:delText>值</w:delText>
              </w:r>
            </w:del>
          </w:p>
          <w:p w14:paraId="05F14EA1" w14:textId="011F0BA8" w:rsidR="005C70FF" w:rsidDel="0015507B" w:rsidRDefault="005C70FF" w:rsidP="00EF2128">
            <w:pPr>
              <w:spacing w:line="400" w:lineRule="exact"/>
              <w:rPr>
                <w:del w:id="5420" w:author="JY0225" w:date="2017-08-23T15:00:00Z"/>
                <w:color w:val="000000" w:themeColor="text1"/>
                <w:sz w:val="24"/>
              </w:rPr>
            </w:pPr>
            <w:del w:id="5421" w:author="JY0225" w:date="2017-08-23T15:00:00Z">
              <w:r w:rsidDel="0015507B">
                <w:rPr>
                  <w:rFonts w:hint="eastAsia"/>
                  <w:color w:val="000000" w:themeColor="text1"/>
                  <w:sz w:val="24"/>
                </w:rPr>
                <w:delText>user</w:delText>
              </w:r>
              <w:r w:rsidDel="0015507B">
                <w:rPr>
                  <w:color w:val="000000" w:themeColor="text1"/>
                  <w:sz w:val="24"/>
                </w:rPr>
                <w:delText>id</w:delText>
              </w:r>
              <w:r w:rsidDel="0015507B">
                <w:rPr>
                  <w:rFonts w:hint="eastAsia"/>
                  <w:color w:val="000000" w:themeColor="text1"/>
                  <w:sz w:val="24"/>
                </w:rPr>
                <w:delText>：用户</w:delText>
              </w:r>
              <w:r w:rsidDel="0015507B">
                <w:rPr>
                  <w:rFonts w:hint="eastAsia"/>
                  <w:color w:val="000000" w:themeColor="text1"/>
                  <w:sz w:val="24"/>
                </w:rPr>
                <w:delText>ID</w:delText>
              </w:r>
            </w:del>
          </w:p>
        </w:tc>
      </w:tr>
      <w:tr w:rsidR="00F06BFC" w:rsidDel="0015507B" w14:paraId="2755CB35" w14:textId="73AD050E" w:rsidTr="00EF2128">
        <w:trPr>
          <w:del w:id="5422" w:author="JY0225" w:date="2017-08-23T15:00:00Z"/>
        </w:trPr>
        <w:tc>
          <w:tcPr>
            <w:tcW w:w="1660" w:type="dxa"/>
            <w:vMerge/>
          </w:tcPr>
          <w:p w14:paraId="70332E72" w14:textId="15B031C9" w:rsidR="00F06BFC" w:rsidDel="0015507B" w:rsidRDefault="00F06BFC" w:rsidP="00EF2128">
            <w:pPr>
              <w:spacing w:line="400" w:lineRule="exact"/>
              <w:rPr>
                <w:del w:id="5423" w:author="JY0225" w:date="2017-08-23T15:00:00Z"/>
                <w:color w:val="000000" w:themeColor="text1"/>
                <w:sz w:val="24"/>
              </w:rPr>
            </w:pPr>
          </w:p>
        </w:tc>
        <w:tc>
          <w:tcPr>
            <w:tcW w:w="1660" w:type="dxa"/>
          </w:tcPr>
          <w:p w14:paraId="7689BDC0" w14:textId="01DA502B" w:rsidR="00F06BFC" w:rsidDel="0015507B" w:rsidRDefault="00F06BFC" w:rsidP="00EF2128">
            <w:pPr>
              <w:spacing w:line="400" w:lineRule="exact"/>
              <w:rPr>
                <w:del w:id="5424" w:author="JY0225" w:date="2017-08-23T15:00:00Z"/>
                <w:color w:val="000000" w:themeColor="text1"/>
                <w:sz w:val="24"/>
              </w:rPr>
            </w:pPr>
            <w:del w:id="5425" w:author="JY0225" w:date="2017-08-23T15:00:00Z">
              <w:r w:rsidDel="0015507B">
                <w:rPr>
                  <w:rFonts w:hint="eastAsia"/>
                  <w:color w:val="000000" w:themeColor="text1"/>
                  <w:sz w:val="24"/>
                </w:rPr>
                <w:delText>返回结果</w:delText>
              </w:r>
            </w:del>
          </w:p>
        </w:tc>
        <w:tc>
          <w:tcPr>
            <w:tcW w:w="4982" w:type="dxa"/>
          </w:tcPr>
          <w:p w14:paraId="1D417626" w14:textId="1839F600" w:rsidR="00D87F92" w:rsidRPr="009960D2" w:rsidDel="0015507B" w:rsidRDefault="00D87F92" w:rsidP="00D87F92">
            <w:pPr>
              <w:spacing w:line="400" w:lineRule="exact"/>
              <w:rPr>
                <w:del w:id="5426" w:author="JY0225" w:date="2017-08-23T15:00:00Z"/>
                <w:rFonts w:ascii="Times New Roman" w:hAnsi="Times New Roman" w:cs="Times New Roman"/>
                <w:sz w:val="24"/>
                <w:szCs w:val="24"/>
              </w:rPr>
            </w:pPr>
            <w:del w:id="5427" w:author="JY0225" w:date="2017-08-23T15:00:00Z">
              <w:r w:rsidDel="0015507B">
                <w:rPr>
                  <w:rFonts w:ascii="Times New Roman" w:hAnsi="Times New Roman" w:cs="Times New Roman"/>
                  <w:sz w:val="24"/>
                  <w:szCs w:val="24"/>
                </w:rPr>
                <w:delText>{</w:delText>
              </w:r>
            </w:del>
          </w:p>
          <w:p w14:paraId="735E4BF8" w14:textId="029F0D9F" w:rsidR="00D87F92" w:rsidRPr="009960D2" w:rsidDel="0015507B" w:rsidRDefault="00D87F92" w:rsidP="00D87F92">
            <w:pPr>
              <w:spacing w:line="400" w:lineRule="exact"/>
              <w:rPr>
                <w:del w:id="5428" w:author="JY0225" w:date="2017-08-23T15:00:00Z"/>
                <w:rFonts w:ascii="Times New Roman" w:hAnsi="Times New Roman" w:cs="Times New Roman"/>
                <w:sz w:val="24"/>
                <w:szCs w:val="24"/>
              </w:rPr>
            </w:pPr>
            <w:del w:id="5429" w:author="JY0225" w:date="2017-08-23T15:00:00Z">
              <w:r w:rsidRPr="009960D2" w:rsidDel="0015507B">
                <w:rPr>
                  <w:rFonts w:ascii="Times New Roman" w:hAnsi="Times New Roman" w:cs="Times New Roman"/>
                  <w:sz w:val="24"/>
                  <w:szCs w:val="24"/>
                </w:rPr>
                <w:delText>"status": "0",</w:delText>
              </w:r>
            </w:del>
          </w:p>
          <w:p w14:paraId="039563D5" w14:textId="4E90CE18" w:rsidR="00D87F92" w:rsidRPr="009960D2" w:rsidDel="0015507B" w:rsidRDefault="00D87F92" w:rsidP="00D87F92">
            <w:pPr>
              <w:spacing w:line="400" w:lineRule="exact"/>
              <w:rPr>
                <w:del w:id="5430" w:author="JY0225" w:date="2017-08-23T15:00:00Z"/>
                <w:rFonts w:ascii="Times New Roman" w:hAnsi="Times New Roman" w:cs="Times New Roman"/>
                <w:sz w:val="24"/>
                <w:szCs w:val="24"/>
              </w:rPr>
            </w:pPr>
            <w:del w:id="5431" w:author="JY0225" w:date="2017-08-23T15:00:00Z">
              <w:r w:rsidRPr="009960D2" w:rsidDel="0015507B">
                <w:rPr>
                  <w:rFonts w:ascii="Times New Roman" w:hAnsi="Times New Roman" w:cs="Times New Roman" w:hint="eastAsia"/>
                  <w:sz w:val="24"/>
                  <w:szCs w:val="24"/>
                </w:rPr>
                <w:delText>"X-Object-Permisson": "</w:delText>
              </w:r>
              <w:r w:rsidDel="0015507B">
                <w:rPr>
                  <w:rFonts w:ascii="Times New Roman" w:hAnsi="Times New Roman" w:cs="Times New Roman"/>
                  <w:sz w:val="24"/>
                  <w:szCs w:val="24"/>
                </w:rPr>
                <w:delText>500</w:delText>
              </w:r>
              <w:r w:rsidRPr="009960D2" w:rsidDel="0015507B">
                <w:rPr>
                  <w:rFonts w:ascii="Times New Roman" w:hAnsi="Times New Roman" w:cs="Times New Roman" w:hint="eastAsia"/>
                  <w:sz w:val="24"/>
                  <w:szCs w:val="24"/>
                </w:rPr>
                <w:delText>",</w:delText>
              </w:r>
            </w:del>
          </w:p>
          <w:p w14:paraId="152383E0" w14:textId="51D5DBF1" w:rsidR="00D87F92" w:rsidRPr="009960D2" w:rsidDel="0015507B" w:rsidRDefault="00D87F92" w:rsidP="00D87F92">
            <w:pPr>
              <w:spacing w:line="400" w:lineRule="exact"/>
              <w:rPr>
                <w:del w:id="5432" w:author="JY0225" w:date="2017-08-23T15:00:00Z"/>
                <w:rFonts w:ascii="Times New Roman" w:hAnsi="Times New Roman" w:cs="Times New Roman"/>
                <w:sz w:val="24"/>
                <w:szCs w:val="24"/>
              </w:rPr>
            </w:pPr>
            <w:del w:id="5433" w:author="JY0225" w:date="2017-08-23T15:00:00Z">
              <w:r w:rsidRPr="009960D2" w:rsidDel="0015507B">
                <w:rPr>
                  <w:rFonts w:ascii="Times New Roman" w:hAnsi="Times New Roman" w:cs="Times New Roman" w:hint="eastAsia"/>
                  <w:sz w:val="24"/>
                  <w:szCs w:val="24"/>
                </w:rPr>
                <w:delText xml:space="preserve">"path":" </w:delText>
              </w:r>
              <w:r w:rsidDel="0015507B">
                <w:rPr>
                  <w:rFonts w:ascii="Times New Roman" w:hAnsi="Times New Roman" w:cs="Times New Roman"/>
                  <w:sz w:val="24"/>
                  <w:szCs w:val="24"/>
                </w:rPr>
                <w:delText>“/temp”</w:delText>
              </w:r>
              <w:r w:rsidRPr="009960D2" w:rsidDel="0015507B">
                <w:rPr>
                  <w:rFonts w:ascii="Times New Roman" w:hAnsi="Times New Roman" w:cs="Times New Roman" w:hint="eastAsia"/>
                  <w:sz w:val="24"/>
                  <w:szCs w:val="24"/>
                </w:rPr>
                <w:delText>,</w:delText>
              </w:r>
            </w:del>
          </w:p>
          <w:p w14:paraId="0E86E346" w14:textId="5A72CA22" w:rsidR="00D87F92" w:rsidRPr="009960D2" w:rsidDel="0015507B" w:rsidRDefault="00D87F92" w:rsidP="00D87F92">
            <w:pPr>
              <w:spacing w:line="400" w:lineRule="exact"/>
              <w:rPr>
                <w:del w:id="5434" w:author="JY0225" w:date="2017-08-23T15:00:00Z"/>
                <w:rFonts w:ascii="Times New Roman" w:hAnsi="Times New Roman" w:cs="Times New Roman"/>
                <w:sz w:val="24"/>
                <w:szCs w:val="24"/>
              </w:rPr>
            </w:pPr>
            <w:del w:id="5435" w:author="JY0225" w:date="2017-08-23T15:00:00Z">
              <w:r w:rsidRPr="009960D2" w:rsidDel="0015507B">
                <w:rPr>
                  <w:rFonts w:ascii="Times New Roman" w:hAnsi="Times New Roman" w:cs="Times New Roman" w:hint="eastAsia"/>
                  <w:sz w:val="24"/>
                  <w:szCs w:val="24"/>
                </w:rPr>
                <w:delText xml:space="preserve">"size":" </w:delText>
              </w:r>
              <w:r w:rsidDel="0015507B">
                <w:rPr>
                  <w:rFonts w:ascii="Times New Roman" w:hAnsi="Times New Roman" w:cs="Times New Roman"/>
                  <w:sz w:val="24"/>
                  <w:szCs w:val="24"/>
                </w:rPr>
                <w:delText>200</w:delText>
              </w:r>
              <w:r w:rsidRPr="009960D2" w:rsidDel="0015507B">
                <w:rPr>
                  <w:rFonts w:ascii="Times New Roman" w:hAnsi="Times New Roman" w:cs="Times New Roman" w:hint="eastAsia"/>
                  <w:sz w:val="24"/>
                  <w:szCs w:val="24"/>
                </w:rPr>
                <w:delText>",</w:delText>
              </w:r>
            </w:del>
          </w:p>
          <w:p w14:paraId="67C99F10" w14:textId="652560A6" w:rsidR="00D87F92" w:rsidDel="0015507B" w:rsidRDefault="00D87F92" w:rsidP="00D87F92">
            <w:pPr>
              <w:spacing w:line="400" w:lineRule="exact"/>
              <w:rPr>
                <w:del w:id="5436" w:author="JY0225" w:date="2017-08-23T15:00:00Z"/>
                <w:rFonts w:ascii="Times New Roman" w:hAnsi="Times New Roman" w:cs="Times New Roman"/>
                <w:sz w:val="24"/>
                <w:szCs w:val="24"/>
              </w:rPr>
            </w:pPr>
            <w:del w:id="5437" w:author="JY0225" w:date="2017-08-23T15:00:00Z">
              <w:r w:rsidRPr="009960D2" w:rsidDel="0015507B">
                <w:rPr>
                  <w:rFonts w:ascii="Times New Roman" w:hAnsi="Times New Roman" w:cs="Times New Roman" w:hint="eastAsia"/>
                  <w:sz w:val="24"/>
                  <w:szCs w:val="24"/>
                </w:rPr>
                <w:delText xml:space="preserve">"md5":" </w:delText>
              </w:r>
              <w:r w:rsidRPr="00C929CA" w:rsidDel="0015507B">
                <w:rPr>
                  <w:rFonts w:ascii="Times New Roman" w:hAnsi="Times New Roman" w:cs="Times New Roman"/>
                  <w:sz w:val="24"/>
                  <w:szCs w:val="24"/>
                </w:rPr>
                <w:delText>7add118c851212736b362105e6235b84</w:delText>
              </w:r>
              <w:r w:rsidRPr="009960D2" w:rsidDel="0015507B">
                <w:rPr>
                  <w:rFonts w:ascii="Times New Roman" w:hAnsi="Times New Roman" w:cs="Times New Roman" w:hint="eastAsia"/>
                  <w:sz w:val="24"/>
                  <w:szCs w:val="24"/>
                </w:rPr>
                <w:delText>",</w:delText>
              </w:r>
            </w:del>
          </w:p>
          <w:p w14:paraId="3CE81037" w14:textId="4D8896C5" w:rsidR="00D87F92" w:rsidRPr="009960D2" w:rsidDel="0015507B" w:rsidRDefault="00D87F92" w:rsidP="00D87F92">
            <w:pPr>
              <w:spacing w:line="400" w:lineRule="exact"/>
              <w:rPr>
                <w:del w:id="5438" w:author="JY0225" w:date="2017-08-23T15:00:00Z"/>
                <w:rFonts w:ascii="Times New Roman" w:hAnsi="Times New Roman" w:cs="Times New Roman"/>
                <w:sz w:val="24"/>
                <w:szCs w:val="24"/>
              </w:rPr>
            </w:pPr>
            <w:del w:id="5439" w:author="JY0225" w:date="2017-08-23T15:00:00Z">
              <w:r w:rsidDel="0015507B">
                <w:rPr>
                  <w:rFonts w:ascii="Times New Roman" w:hAnsi="Times New Roman" w:cs="Times New Roman" w:hint="eastAsia"/>
                  <w:sz w:val="24"/>
                  <w:szCs w:val="24"/>
                </w:rPr>
                <w:delText>"breakpoint</w:delText>
              </w:r>
              <w:r w:rsidRPr="009960D2" w:rsidDel="0015507B">
                <w:rPr>
                  <w:rFonts w:ascii="Times New Roman" w:hAnsi="Times New Roman" w:cs="Times New Roman" w:hint="eastAsia"/>
                  <w:sz w:val="24"/>
                  <w:szCs w:val="24"/>
                </w:rPr>
                <w:delText xml:space="preserve">":" </w:delText>
              </w:r>
              <w:r w:rsidDel="0015507B">
                <w:rPr>
                  <w:rFonts w:ascii="Times New Roman" w:hAnsi="Times New Roman" w:cs="Times New Roman"/>
                  <w:sz w:val="24"/>
                  <w:szCs w:val="24"/>
                </w:rPr>
                <w:delText>15</w:delText>
              </w:r>
              <w:r w:rsidDel="0015507B">
                <w:rPr>
                  <w:rFonts w:ascii="Times New Roman" w:hAnsi="Times New Roman" w:cs="Times New Roman" w:hint="eastAsia"/>
                  <w:sz w:val="24"/>
                  <w:szCs w:val="24"/>
                </w:rPr>
                <w:delText>",</w:delText>
              </w:r>
            </w:del>
          </w:p>
          <w:p w14:paraId="2DC2DAEF" w14:textId="67EC6A0B" w:rsidR="00F06BFC" w:rsidRPr="00AA6644" w:rsidDel="0015507B" w:rsidRDefault="00D87F92" w:rsidP="00D87F92">
            <w:pPr>
              <w:spacing w:line="400" w:lineRule="exact"/>
              <w:rPr>
                <w:del w:id="5440" w:author="JY0225" w:date="2017-08-23T15:00:00Z"/>
                <w:color w:val="000000" w:themeColor="text1"/>
                <w:sz w:val="24"/>
              </w:rPr>
            </w:pPr>
            <w:del w:id="5441" w:author="JY0225" w:date="2017-08-23T15:00:00Z">
              <w:r w:rsidRPr="00471DFE" w:rsidDel="0015507B">
                <w:rPr>
                  <w:rFonts w:ascii="Times New Roman" w:hAnsi="Times New Roman" w:cs="Times New Roman"/>
                  <w:sz w:val="24"/>
                  <w:szCs w:val="24"/>
                </w:rPr>
                <w:delText>}</w:delText>
              </w:r>
            </w:del>
          </w:p>
        </w:tc>
      </w:tr>
    </w:tbl>
    <w:p w14:paraId="21617591" w14:textId="665E404A" w:rsidR="00A70577" w:rsidRDefault="00A70577" w:rsidP="00A70577">
      <w:pPr>
        <w:pStyle w:val="31"/>
      </w:pPr>
      <w:bookmarkStart w:id="5442" w:name="_Toc491606294"/>
      <w:r>
        <w:t>4.5.</w:t>
      </w:r>
      <w:ins w:id="5443" w:author="微软用户" w:date="2017-08-18T22:59:00Z">
        <w:r w:rsidR="00FE3AA9">
          <w:t>3</w:t>
        </w:r>
      </w:ins>
      <w:del w:id="5444" w:author="微软用户" w:date="2017-08-18T22:59:00Z">
        <w:r w:rsidDel="00FE3AA9">
          <w:delText>1</w:delText>
        </w:r>
      </w:del>
      <w:r>
        <w:t xml:space="preserve"> </w:t>
      </w:r>
      <w:r w:rsidR="00B36E10">
        <w:rPr>
          <w:rFonts w:hint="eastAsia"/>
        </w:rPr>
        <w:t>本地缓存</w:t>
      </w:r>
      <w:r>
        <w:rPr>
          <w:rFonts w:hint="eastAsia"/>
        </w:rPr>
        <w:t>接口设计</w:t>
      </w:r>
      <w:bookmarkEnd w:id="5442"/>
    </w:p>
    <w:p w14:paraId="32E7EFD4" w14:textId="77777777" w:rsidR="00917A8C" w:rsidRPr="00CD1C90" w:rsidRDefault="00534106">
      <w:pPr>
        <w:spacing w:line="400" w:lineRule="exact"/>
        <w:ind w:firstLine="420"/>
        <w:rPr>
          <w:rFonts w:asciiTheme="minorEastAsia" w:hAnsiTheme="minorEastAsia"/>
          <w:color w:val="000000" w:themeColor="text1"/>
          <w:sz w:val="24"/>
          <w:rPrChange w:id="5445" w:author="JY0225" w:date="2017-08-24T11:24:00Z">
            <w:rPr>
              <w:color w:val="000000" w:themeColor="text1"/>
              <w:sz w:val="24"/>
            </w:rPr>
          </w:rPrChange>
        </w:rPr>
        <w:pPrChange w:id="5446" w:author="JY0225" w:date="2017-08-23T15:15:00Z">
          <w:pPr>
            <w:spacing w:line="400" w:lineRule="exact"/>
          </w:pPr>
        </w:pPrChange>
      </w:pPr>
      <w:r w:rsidRPr="00CD1C90">
        <w:rPr>
          <w:rFonts w:asciiTheme="minorEastAsia" w:hAnsiTheme="minorEastAsia"/>
          <w:color w:val="000000" w:themeColor="text1"/>
          <w:sz w:val="24"/>
          <w:rPrChange w:id="5447" w:author="JY0225" w:date="2017-08-24T11:24:00Z">
            <w:rPr>
              <w:color w:val="000000" w:themeColor="text1"/>
              <w:sz w:val="24"/>
            </w:rPr>
          </w:rPrChange>
        </w:rPr>
        <w:t>1</w:t>
      </w:r>
      <w:r w:rsidR="00917A8C" w:rsidRPr="00CD1C90">
        <w:rPr>
          <w:rFonts w:asciiTheme="minorEastAsia" w:hAnsiTheme="minorEastAsia" w:hint="eastAsia"/>
          <w:color w:val="000000" w:themeColor="text1"/>
          <w:sz w:val="24"/>
          <w:rPrChange w:id="5448" w:author="JY0225" w:date="2017-08-24T11:24:00Z">
            <w:rPr>
              <w:rFonts w:hint="eastAsia"/>
              <w:color w:val="000000" w:themeColor="text1"/>
              <w:sz w:val="24"/>
            </w:rPr>
          </w:rPrChange>
        </w:rPr>
        <w:t>）</w:t>
      </w:r>
      <w:r w:rsidR="00E14C62" w:rsidRPr="00CD1C90">
        <w:rPr>
          <w:rFonts w:asciiTheme="minorEastAsia" w:hAnsiTheme="minorEastAsia" w:hint="eastAsia"/>
          <w:color w:val="000000" w:themeColor="text1"/>
          <w:sz w:val="24"/>
          <w:rPrChange w:id="5449" w:author="JY0225" w:date="2017-08-24T11:24:00Z">
            <w:rPr>
              <w:rFonts w:hint="eastAsia"/>
              <w:color w:val="000000" w:themeColor="text1"/>
              <w:sz w:val="24"/>
            </w:rPr>
          </w:rPrChange>
        </w:rPr>
        <w:t>是否</w:t>
      </w:r>
      <w:r w:rsidR="00FB7117" w:rsidRPr="00CD1C90">
        <w:rPr>
          <w:rFonts w:asciiTheme="minorEastAsia" w:hAnsiTheme="minorEastAsia" w:hint="eastAsia"/>
          <w:color w:val="000000" w:themeColor="text1"/>
          <w:sz w:val="24"/>
          <w:rPrChange w:id="5450" w:author="JY0225" w:date="2017-08-24T11:24:00Z">
            <w:rPr>
              <w:rFonts w:hint="eastAsia"/>
              <w:color w:val="000000" w:themeColor="text1"/>
              <w:sz w:val="24"/>
            </w:rPr>
          </w:rPrChange>
        </w:rPr>
        <w:t>有</w:t>
      </w:r>
      <w:r w:rsidR="00032B25" w:rsidRPr="00CD1C90">
        <w:rPr>
          <w:rFonts w:asciiTheme="minorEastAsia" w:hAnsiTheme="minorEastAsia" w:hint="eastAsia"/>
          <w:color w:val="000000" w:themeColor="text1"/>
          <w:sz w:val="24"/>
          <w:rPrChange w:id="5451" w:author="JY0225" w:date="2017-08-24T11:24:00Z">
            <w:rPr>
              <w:rFonts w:hint="eastAsia"/>
              <w:color w:val="000000" w:themeColor="text1"/>
              <w:sz w:val="24"/>
            </w:rPr>
          </w:rPrChange>
        </w:rPr>
        <w:t>本地</w:t>
      </w:r>
      <w:r w:rsidR="003A4D75" w:rsidRPr="00CD1C90">
        <w:rPr>
          <w:rFonts w:asciiTheme="minorEastAsia" w:hAnsiTheme="minorEastAsia" w:hint="eastAsia"/>
          <w:color w:val="000000" w:themeColor="text1"/>
          <w:sz w:val="24"/>
          <w:rPrChange w:id="5452" w:author="JY0225" w:date="2017-08-24T11:24:00Z">
            <w:rPr>
              <w:rFonts w:hint="eastAsia"/>
              <w:color w:val="000000" w:themeColor="text1"/>
              <w:sz w:val="24"/>
            </w:rPr>
          </w:rPrChange>
        </w:rPr>
        <w:t>缓存</w:t>
      </w:r>
    </w:p>
    <w:tbl>
      <w:tblPr>
        <w:tblStyle w:val="aa"/>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22180457" w:rsidR="00917A8C" w:rsidRDefault="00917A8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ins w:id="5453" w:author="JY0225" w:date="2017-08-23T15:14:00Z">
              <w:r w:rsidR="00207DAD">
                <w:rPr>
                  <w:rFonts w:hint="eastAsia"/>
                  <w:color w:val="000000" w:themeColor="text1"/>
                  <w:sz w:val="24"/>
                </w:rPr>
                <w:t>ser</w:t>
              </w:r>
              <w:r w:rsidR="00207DAD">
                <w:rPr>
                  <w:color w:val="000000" w:themeColor="text1"/>
                  <w:sz w:val="24"/>
                </w:rPr>
                <w:t>ver</w:t>
              </w:r>
            </w:ins>
            <w:del w:id="5454" w:author="JY0225" w:date="2017-08-23T15:09:00Z">
              <w:r w:rsidDel="00284743">
                <w:rPr>
                  <w:rFonts w:hint="eastAsia"/>
                  <w:color w:val="000000" w:themeColor="text1"/>
                  <w:sz w:val="24"/>
                </w:rPr>
                <w:delText>file</w:delText>
              </w:r>
            </w:del>
            <w:r>
              <w:rPr>
                <w:color w:val="000000" w:themeColor="text1"/>
                <w:sz w:val="24"/>
              </w:rPr>
              <w:t xml:space="preserve">_path, </w:t>
            </w:r>
            <w:del w:id="5455" w:author="JY0225" w:date="2017-08-23T15:04:00Z">
              <w:r w:rsidDel="005C24B9">
                <w:rPr>
                  <w:color w:val="000000" w:themeColor="text1"/>
                  <w:sz w:val="24"/>
                </w:rPr>
                <w:delText xml:space="preserve">String MD5, </w:delText>
              </w:r>
            </w:del>
            <w:r>
              <w:rPr>
                <w:color w:val="000000" w:themeColor="text1"/>
                <w:sz w:val="24"/>
              </w:rPr>
              <w:t>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6C504867" w:rsidR="00917A8C" w:rsidRDefault="00284743" w:rsidP="00EF2128">
            <w:pPr>
              <w:spacing w:line="400" w:lineRule="exact"/>
              <w:rPr>
                <w:color w:val="000000" w:themeColor="text1"/>
                <w:sz w:val="24"/>
              </w:rPr>
            </w:pPr>
            <w:ins w:id="5456" w:author="JY0225" w:date="2017-08-23T15:10:00Z">
              <w:r>
                <w:rPr>
                  <w:color w:val="000000" w:themeColor="text1"/>
                  <w:sz w:val="24"/>
                </w:rPr>
                <w:t>local</w:t>
              </w:r>
            </w:ins>
            <w:del w:id="5457" w:author="JY0225" w:date="2017-08-23T15:10:00Z">
              <w:r w:rsidR="00917A8C" w:rsidDel="00284743">
                <w:rPr>
                  <w:rFonts w:hint="eastAsia"/>
                  <w:color w:val="000000" w:themeColor="text1"/>
                  <w:sz w:val="24"/>
                </w:rPr>
                <w:delText>file</w:delText>
              </w:r>
            </w:del>
            <w:r w:rsidR="00917A8C">
              <w:rPr>
                <w:color w:val="000000" w:themeColor="text1"/>
                <w:sz w:val="24"/>
              </w:rPr>
              <w:t>_pat</w:t>
            </w:r>
            <w:r w:rsidR="00917A8C">
              <w:rPr>
                <w:rFonts w:hint="eastAsia"/>
                <w:color w:val="000000" w:themeColor="text1"/>
                <w:sz w:val="24"/>
              </w:rPr>
              <w:t>：</w:t>
            </w:r>
            <w:ins w:id="5458" w:author="JY0225" w:date="2017-08-23T15:14:00Z">
              <w:r w:rsidR="00207DAD">
                <w:rPr>
                  <w:rFonts w:hint="eastAsia"/>
                  <w:color w:val="000000" w:themeColor="text1"/>
                  <w:sz w:val="24"/>
                </w:rPr>
                <w:t>服务器</w:t>
              </w:r>
            </w:ins>
            <w:r w:rsidR="00917A8C">
              <w:rPr>
                <w:rFonts w:hint="eastAsia"/>
                <w:color w:val="000000" w:themeColor="text1"/>
                <w:sz w:val="24"/>
              </w:rPr>
              <w:t>文件路径</w:t>
            </w:r>
          </w:p>
          <w:p w14:paraId="447ED317" w14:textId="28E0B5A5" w:rsidR="00917A8C" w:rsidDel="005C24B9" w:rsidRDefault="00917A8C" w:rsidP="00EF2128">
            <w:pPr>
              <w:spacing w:line="400" w:lineRule="exact"/>
              <w:rPr>
                <w:del w:id="5459" w:author="JY0225" w:date="2017-08-23T15:05:00Z"/>
                <w:color w:val="000000" w:themeColor="text1"/>
                <w:sz w:val="24"/>
              </w:rPr>
            </w:pPr>
            <w:del w:id="5460" w:author="JY0225" w:date="2017-08-23T15:05:00Z">
              <w:r w:rsidDel="005C24B9">
                <w:rPr>
                  <w:rFonts w:hint="eastAsia"/>
                  <w:color w:val="000000" w:themeColor="text1"/>
                  <w:sz w:val="24"/>
                </w:rPr>
                <w:delText>MD5</w:delText>
              </w:r>
              <w:r w:rsidDel="005C24B9">
                <w:rPr>
                  <w:rFonts w:hint="eastAsia"/>
                  <w:color w:val="000000" w:themeColor="text1"/>
                  <w:sz w:val="24"/>
                </w:rPr>
                <w:delText>：文件</w:delText>
              </w:r>
              <w:r w:rsidDel="005C24B9">
                <w:rPr>
                  <w:rFonts w:hint="eastAsia"/>
                  <w:color w:val="000000" w:themeColor="text1"/>
                  <w:sz w:val="24"/>
                </w:rPr>
                <w:delText>MD5</w:delText>
              </w:r>
              <w:r w:rsidDel="005C24B9">
                <w:rPr>
                  <w:rFonts w:hint="eastAsia"/>
                  <w:color w:val="000000" w:themeColor="text1"/>
                  <w:sz w:val="24"/>
                </w:rPr>
                <w:delText>值</w:delText>
              </w:r>
            </w:del>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4289208" w14:textId="4ABD9457" w:rsidR="00AE26B7" w:rsidRPr="00CD1C90" w:rsidRDefault="00AF6FD3" w:rsidP="005B02E4">
      <w:pPr>
        <w:spacing w:line="400" w:lineRule="exact"/>
        <w:rPr>
          <w:ins w:id="5461" w:author="JY0225" w:date="2017-08-23T15:15:00Z"/>
          <w:rFonts w:asciiTheme="minorEastAsia" w:hAnsiTheme="minorEastAsia"/>
          <w:color w:val="000000" w:themeColor="text1"/>
          <w:sz w:val="24"/>
          <w:rPrChange w:id="5462" w:author="JY0225" w:date="2017-08-24T11:24:00Z">
            <w:rPr>
              <w:ins w:id="5463" w:author="JY0225" w:date="2017-08-23T15:15:00Z"/>
              <w:color w:val="000000" w:themeColor="text1"/>
              <w:sz w:val="24"/>
            </w:rPr>
          </w:rPrChange>
        </w:rPr>
      </w:pPr>
      <w:ins w:id="5464" w:author="JY0225" w:date="2017-08-23T15:01:00Z">
        <w:r>
          <w:rPr>
            <w:color w:val="000000" w:themeColor="text1"/>
            <w:sz w:val="24"/>
          </w:rPr>
          <w:tab/>
        </w:r>
      </w:ins>
      <w:ins w:id="5465" w:author="JY0225" w:date="2017-08-23T15:20:00Z">
        <w:r w:rsidR="00A65547" w:rsidRPr="00CD1C90">
          <w:rPr>
            <w:rFonts w:asciiTheme="minorEastAsia" w:hAnsiTheme="minorEastAsia" w:hint="eastAsia"/>
            <w:color w:val="000000" w:themeColor="text1"/>
            <w:sz w:val="24"/>
            <w:rPrChange w:id="5466" w:author="JY0225" w:date="2017-08-24T11:24:00Z">
              <w:rPr>
                <w:rFonts w:hint="eastAsia"/>
                <w:color w:val="000000" w:themeColor="text1"/>
                <w:sz w:val="24"/>
              </w:rPr>
            </w:rPrChange>
          </w:rPr>
          <w:t>是否有本地缓存</w:t>
        </w:r>
      </w:ins>
      <w:ins w:id="5467" w:author="JY0225" w:date="2017-08-23T15:15:00Z">
        <w:r w:rsidR="00DF7208" w:rsidRPr="00CD1C90">
          <w:rPr>
            <w:rFonts w:asciiTheme="minorEastAsia" w:hAnsiTheme="minorEastAsia" w:hint="eastAsia"/>
            <w:color w:val="000000" w:themeColor="text1"/>
            <w:sz w:val="24"/>
            <w:rPrChange w:id="5468" w:author="JY0225" w:date="2017-08-24T11:24:00Z">
              <w:rPr>
                <w:rFonts w:hint="eastAsia"/>
                <w:color w:val="000000" w:themeColor="text1"/>
                <w:sz w:val="24"/>
              </w:rPr>
            </w:rPrChange>
          </w:rPr>
          <w:t>接口在用户发送上传文件至中间件时调用，</w:t>
        </w:r>
        <w:r w:rsidR="00DF7208" w:rsidRPr="00CD1C90">
          <w:rPr>
            <w:rFonts w:asciiTheme="minorEastAsia" w:hAnsiTheme="minorEastAsia"/>
            <w:color w:val="000000" w:themeColor="text1"/>
            <w:sz w:val="24"/>
            <w:rPrChange w:id="5469" w:author="JY0225" w:date="2017-08-24T11:24:00Z">
              <w:rPr>
                <w:color w:val="000000" w:themeColor="text1"/>
                <w:sz w:val="24"/>
              </w:rPr>
            </w:rPrChange>
          </w:rPr>
          <w:t>server_path</w:t>
        </w:r>
        <w:r w:rsidR="00DF7208" w:rsidRPr="00CD1C90">
          <w:rPr>
            <w:rFonts w:asciiTheme="minorEastAsia" w:hAnsiTheme="minorEastAsia" w:hint="eastAsia"/>
            <w:color w:val="000000" w:themeColor="text1"/>
            <w:sz w:val="24"/>
            <w:rPrChange w:id="5470" w:author="JY0225" w:date="2017-08-24T11:24:00Z">
              <w:rPr>
                <w:rFonts w:hint="eastAsia"/>
                <w:color w:val="000000" w:themeColor="text1"/>
                <w:sz w:val="24"/>
              </w:rPr>
            </w:rPrChange>
          </w:rPr>
          <w:t>表</w:t>
        </w:r>
        <w:r w:rsidR="00DF7208" w:rsidRPr="00CD1C90">
          <w:rPr>
            <w:rFonts w:asciiTheme="minorEastAsia" w:hAnsiTheme="minorEastAsia" w:hint="eastAsia"/>
            <w:color w:val="000000" w:themeColor="text1"/>
            <w:sz w:val="24"/>
            <w:rPrChange w:id="5471" w:author="JY0225" w:date="2017-08-24T11:24:00Z">
              <w:rPr>
                <w:rFonts w:hint="eastAsia"/>
                <w:color w:val="000000" w:themeColor="text1"/>
                <w:sz w:val="24"/>
              </w:rPr>
            </w:rPrChange>
          </w:rPr>
          <w:lastRenderedPageBreak/>
          <w:t>示文件在服务器的路径，</w:t>
        </w:r>
        <w:r w:rsidR="00DF7208" w:rsidRPr="00CD1C90">
          <w:rPr>
            <w:rFonts w:asciiTheme="minorEastAsia" w:hAnsiTheme="minorEastAsia"/>
            <w:color w:val="000000" w:themeColor="text1"/>
            <w:sz w:val="24"/>
            <w:rPrChange w:id="5472" w:author="JY0225" w:date="2017-08-24T11:24:00Z">
              <w:rPr>
                <w:color w:val="000000" w:themeColor="text1"/>
                <w:sz w:val="24"/>
              </w:rPr>
            </w:rPrChange>
          </w:rPr>
          <w:t>userid</w:t>
        </w:r>
        <w:r w:rsidR="00DF7208" w:rsidRPr="00CD1C90">
          <w:rPr>
            <w:rFonts w:asciiTheme="minorEastAsia" w:hAnsiTheme="minorEastAsia" w:hint="eastAsia"/>
            <w:color w:val="000000" w:themeColor="text1"/>
            <w:sz w:val="24"/>
            <w:rPrChange w:id="5473" w:author="JY0225" w:date="2017-08-24T11:24:00Z">
              <w:rPr>
                <w:rFonts w:hint="eastAsia"/>
                <w:color w:val="000000" w:themeColor="text1"/>
                <w:sz w:val="24"/>
              </w:rPr>
            </w:rPrChange>
          </w:rPr>
          <w:t>为用户的</w:t>
        </w:r>
        <w:r w:rsidR="00DF7208" w:rsidRPr="00CD1C90">
          <w:rPr>
            <w:rFonts w:asciiTheme="minorEastAsia" w:hAnsiTheme="minorEastAsia"/>
            <w:color w:val="000000" w:themeColor="text1"/>
            <w:sz w:val="24"/>
            <w:rPrChange w:id="5474" w:author="JY0225" w:date="2017-08-24T11:24:00Z">
              <w:rPr>
                <w:color w:val="000000" w:themeColor="text1"/>
                <w:sz w:val="24"/>
              </w:rPr>
            </w:rPrChange>
          </w:rPr>
          <w:t>id</w:t>
        </w:r>
        <w:r w:rsidR="00DF7208" w:rsidRPr="00CD1C90">
          <w:rPr>
            <w:rFonts w:asciiTheme="minorEastAsia" w:hAnsiTheme="minorEastAsia" w:hint="eastAsia"/>
            <w:color w:val="000000" w:themeColor="text1"/>
            <w:sz w:val="24"/>
            <w:rPrChange w:id="5475" w:author="JY0225" w:date="2017-08-24T11:24:00Z">
              <w:rPr>
                <w:rFonts w:hint="eastAsia"/>
                <w:color w:val="000000" w:themeColor="text1"/>
                <w:sz w:val="24"/>
              </w:rPr>
            </w:rPrChange>
          </w:rPr>
          <w:t>信息。该接口在是实现的过程中调用了获取文件信息接口，以获取服务器文件的</w:t>
        </w:r>
        <w:r w:rsidR="00DF7208" w:rsidRPr="00CD1C90">
          <w:rPr>
            <w:rFonts w:asciiTheme="minorEastAsia" w:hAnsiTheme="minorEastAsia"/>
            <w:color w:val="000000" w:themeColor="text1"/>
            <w:sz w:val="24"/>
            <w:rPrChange w:id="5476" w:author="JY0225" w:date="2017-08-24T11:24:00Z">
              <w:rPr>
                <w:color w:val="000000" w:themeColor="text1"/>
                <w:sz w:val="24"/>
              </w:rPr>
            </w:rPrChange>
          </w:rPr>
          <w:t>MD5</w:t>
        </w:r>
        <w:r w:rsidR="00DF7208" w:rsidRPr="00CD1C90">
          <w:rPr>
            <w:rFonts w:asciiTheme="minorEastAsia" w:hAnsiTheme="minorEastAsia" w:hint="eastAsia"/>
            <w:color w:val="000000" w:themeColor="text1"/>
            <w:sz w:val="24"/>
            <w:rPrChange w:id="5477" w:author="JY0225" w:date="2017-08-24T11:24:00Z">
              <w:rPr>
                <w:rFonts w:hint="eastAsia"/>
                <w:color w:val="000000" w:themeColor="text1"/>
                <w:sz w:val="24"/>
              </w:rPr>
            </w:rPrChange>
          </w:rPr>
          <w:t>中，再通过数据库查询，通过文件</w:t>
        </w:r>
        <w:r w:rsidR="00DF7208" w:rsidRPr="00CD1C90">
          <w:rPr>
            <w:rFonts w:asciiTheme="minorEastAsia" w:hAnsiTheme="minorEastAsia"/>
            <w:color w:val="000000" w:themeColor="text1"/>
            <w:sz w:val="24"/>
            <w:rPrChange w:id="5478" w:author="JY0225" w:date="2017-08-24T11:24:00Z">
              <w:rPr>
                <w:color w:val="000000" w:themeColor="text1"/>
                <w:sz w:val="24"/>
              </w:rPr>
            </w:rPrChange>
          </w:rPr>
          <w:t>MD5</w:t>
        </w:r>
        <w:r w:rsidR="00DF7208" w:rsidRPr="00CD1C90">
          <w:rPr>
            <w:rFonts w:asciiTheme="minorEastAsia" w:hAnsiTheme="minorEastAsia" w:hint="eastAsia"/>
            <w:color w:val="000000" w:themeColor="text1"/>
            <w:sz w:val="24"/>
            <w:rPrChange w:id="5479" w:author="JY0225" w:date="2017-08-24T11:24:00Z">
              <w:rPr>
                <w:rFonts w:hint="eastAsia"/>
                <w:color w:val="000000" w:themeColor="text1"/>
                <w:sz w:val="24"/>
              </w:rPr>
            </w:rPrChange>
          </w:rPr>
          <w:t>的比较判断是否存在本地缓存，并将结果返回。</w:t>
        </w:r>
      </w:ins>
    </w:p>
    <w:p w14:paraId="7EE1FE7F" w14:textId="681E7983" w:rsidR="00857422" w:rsidRPr="00CD1C90" w:rsidRDefault="00DE07DD">
      <w:pPr>
        <w:spacing w:line="400" w:lineRule="exact"/>
        <w:ind w:firstLine="420"/>
        <w:rPr>
          <w:rFonts w:asciiTheme="minorEastAsia" w:hAnsiTheme="minorEastAsia"/>
          <w:color w:val="000000" w:themeColor="text1"/>
          <w:sz w:val="24"/>
          <w:rPrChange w:id="5480" w:author="JY0225" w:date="2017-08-24T11:24:00Z">
            <w:rPr>
              <w:color w:val="000000" w:themeColor="text1"/>
              <w:sz w:val="24"/>
            </w:rPr>
          </w:rPrChange>
        </w:rPr>
        <w:pPrChange w:id="5481" w:author="JY0225" w:date="2017-08-23T15:15:00Z">
          <w:pPr>
            <w:spacing w:line="400" w:lineRule="exact"/>
          </w:pPr>
        </w:pPrChange>
      </w:pPr>
      <w:ins w:id="5482" w:author="JY0225" w:date="2017-08-23T15:01:00Z">
        <w:r w:rsidRPr="00CD1C90">
          <w:rPr>
            <w:rFonts w:asciiTheme="minorEastAsia" w:hAnsiTheme="minorEastAsia"/>
            <w:color w:val="000000" w:themeColor="text1"/>
            <w:sz w:val="24"/>
            <w:rPrChange w:id="5483" w:author="JY0225" w:date="2017-08-24T11:24:00Z">
              <w:rPr>
                <w:color w:val="000000" w:themeColor="text1"/>
                <w:sz w:val="24"/>
              </w:rPr>
            </w:rPrChange>
          </w:rPr>
          <w:t>2</w:t>
        </w:r>
      </w:ins>
      <w:del w:id="5484" w:author="JY0225" w:date="2017-08-23T15:01:00Z">
        <w:r w:rsidR="004F62F0" w:rsidRPr="00CD1C90" w:rsidDel="00DE07DD">
          <w:rPr>
            <w:rFonts w:asciiTheme="minorEastAsia" w:hAnsiTheme="minorEastAsia"/>
            <w:color w:val="000000" w:themeColor="text1"/>
            <w:sz w:val="24"/>
            <w:rPrChange w:id="5485" w:author="JY0225" w:date="2017-08-24T11:24:00Z">
              <w:rPr>
                <w:color w:val="000000" w:themeColor="text1"/>
                <w:sz w:val="24"/>
              </w:rPr>
            </w:rPrChange>
          </w:rPr>
          <w:delText>1</w:delText>
        </w:r>
      </w:del>
      <w:r w:rsidR="004F62F0" w:rsidRPr="00CD1C90">
        <w:rPr>
          <w:rFonts w:asciiTheme="minorEastAsia" w:hAnsiTheme="minorEastAsia" w:hint="eastAsia"/>
          <w:color w:val="000000" w:themeColor="text1"/>
          <w:sz w:val="24"/>
          <w:rPrChange w:id="5486" w:author="JY0225" w:date="2017-08-24T11:24:00Z">
            <w:rPr>
              <w:rFonts w:hint="eastAsia"/>
              <w:color w:val="000000" w:themeColor="text1"/>
              <w:sz w:val="24"/>
            </w:rPr>
          </w:rPrChange>
        </w:rPr>
        <w:t>）</w:t>
      </w:r>
      <w:r w:rsidR="00A73E6E" w:rsidRPr="00CD1C90">
        <w:rPr>
          <w:rFonts w:asciiTheme="minorEastAsia" w:hAnsiTheme="minorEastAsia" w:hint="eastAsia"/>
          <w:color w:val="000000" w:themeColor="text1"/>
          <w:sz w:val="24"/>
          <w:rPrChange w:id="5487" w:author="JY0225" w:date="2017-08-24T11:24:00Z">
            <w:rPr>
              <w:rFonts w:hint="eastAsia"/>
              <w:color w:val="000000" w:themeColor="text1"/>
              <w:sz w:val="24"/>
            </w:rPr>
          </w:rPrChange>
        </w:rPr>
        <w:t>是否有</w:t>
      </w:r>
      <w:r w:rsidR="00AF6050" w:rsidRPr="00CD1C90">
        <w:rPr>
          <w:rFonts w:asciiTheme="minorEastAsia" w:hAnsiTheme="minorEastAsia" w:hint="eastAsia"/>
          <w:color w:val="000000" w:themeColor="text1"/>
          <w:sz w:val="24"/>
          <w:rPrChange w:id="5488" w:author="JY0225" w:date="2017-08-24T11:24:00Z">
            <w:rPr>
              <w:rFonts w:hint="eastAsia"/>
              <w:color w:val="000000" w:themeColor="text1"/>
              <w:sz w:val="24"/>
            </w:rPr>
          </w:rPrChange>
        </w:rPr>
        <w:t>服务器</w:t>
      </w:r>
      <w:r w:rsidR="00A73E6E" w:rsidRPr="00CD1C90">
        <w:rPr>
          <w:rFonts w:asciiTheme="minorEastAsia" w:hAnsiTheme="minorEastAsia" w:hint="eastAsia"/>
          <w:color w:val="000000" w:themeColor="text1"/>
          <w:sz w:val="24"/>
          <w:rPrChange w:id="5489" w:author="JY0225" w:date="2017-08-24T11:24:00Z">
            <w:rPr>
              <w:rFonts w:hint="eastAsia"/>
              <w:color w:val="000000" w:themeColor="text1"/>
              <w:sz w:val="24"/>
            </w:rPr>
          </w:rPrChange>
        </w:rPr>
        <w:t>缓存</w:t>
      </w:r>
    </w:p>
    <w:tbl>
      <w:tblPr>
        <w:tblStyle w:val="aa"/>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36C7653"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ins w:id="5490" w:author="JY0225" w:date="2017-08-23T15:17:00Z">
              <w:r w:rsidR="00A25872">
                <w:rPr>
                  <w:color w:val="000000" w:themeColor="text1"/>
                  <w:sz w:val="24"/>
                </w:rPr>
                <w:t>local</w:t>
              </w:r>
            </w:ins>
            <w:del w:id="5491" w:author="JY0225" w:date="2017-08-23T15:17:00Z">
              <w:r w:rsidR="009C6FE5" w:rsidDel="00A25872">
                <w:rPr>
                  <w:rFonts w:hint="eastAsia"/>
                  <w:color w:val="000000" w:themeColor="text1"/>
                  <w:sz w:val="24"/>
                </w:rPr>
                <w:delText>server</w:delText>
              </w:r>
            </w:del>
            <w:r>
              <w:rPr>
                <w:color w:val="000000" w:themeColor="text1"/>
                <w:sz w:val="24"/>
              </w:rPr>
              <w:t xml:space="preserve">_path, </w:t>
            </w:r>
            <w:del w:id="5492" w:author="JY0225" w:date="2017-08-23T15:17:00Z">
              <w:r w:rsidDel="00F21540">
                <w:rPr>
                  <w:color w:val="000000" w:themeColor="text1"/>
                  <w:sz w:val="24"/>
                </w:rPr>
                <w:delText xml:space="preserve">String MD5, </w:delText>
              </w:r>
            </w:del>
            <w:r>
              <w:rPr>
                <w:color w:val="000000" w:themeColor="text1"/>
                <w:sz w:val="24"/>
              </w:rPr>
              <w:t>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148CDF66"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del w:id="5493" w:author="JY0225" w:date="2017-08-23T15:17:00Z">
              <w:r w:rsidR="008F5217" w:rsidDel="00A148C6">
                <w:rPr>
                  <w:rFonts w:hint="eastAsia"/>
                  <w:color w:val="000000" w:themeColor="text1"/>
                  <w:sz w:val="24"/>
                </w:rPr>
                <w:delText>服务器端</w:delText>
              </w:r>
            </w:del>
            <w:ins w:id="5494" w:author="JY0225" w:date="2017-08-23T15:17:00Z">
              <w:r w:rsidR="00A148C6">
                <w:rPr>
                  <w:rFonts w:hint="eastAsia"/>
                  <w:color w:val="000000" w:themeColor="text1"/>
                  <w:sz w:val="24"/>
                </w:rPr>
                <w:t>本地</w:t>
              </w:r>
            </w:ins>
            <w:r>
              <w:rPr>
                <w:rFonts w:hint="eastAsia"/>
                <w:color w:val="000000" w:themeColor="text1"/>
                <w:sz w:val="24"/>
              </w:rPr>
              <w:t>文件路径</w:t>
            </w:r>
          </w:p>
          <w:p w14:paraId="6D997953" w14:textId="77124E4D" w:rsidR="000E527E" w:rsidDel="00F21540" w:rsidRDefault="000E527E" w:rsidP="00EF2128">
            <w:pPr>
              <w:spacing w:line="400" w:lineRule="exact"/>
              <w:rPr>
                <w:del w:id="5495" w:author="JY0225" w:date="2017-08-23T15:17:00Z"/>
                <w:color w:val="000000" w:themeColor="text1"/>
                <w:sz w:val="24"/>
              </w:rPr>
            </w:pPr>
            <w:del w:id="5496" w:author="JY0225" w:date="2017-08-23T15:17:00Z">
              <w:r w:rsidDel="00F21540">
                <w:rPr>
                  <w:rFonts w:hint="eastAsia"/>
                  <w:color w:val="000000" w:themeColor="text1"/>
                  <w:sz w:val="24"/>
                </w:rPr>
                <w:delText>MD5</w:delText>
              </w:r>
              <w:r w:rsidDel="00F21540">
                <w:rPr>
                  <w:rFonts w:hint="eastAsia"/>
                  <w:color w:val="000000" w:themeColor="text1"/>
                  <w:sz w:val="24"/>
                </w:rPr>
                <w:delText>：文件</w:delText>
              </w:r>
              <w:r w:rsidDel="00F21540">
                <w:rPr>
                  <w:rFonts w:hint="eastAsia"/>
                  <w:color w:val="000000" w:themeColor="text1"/>
                  <w:sz w:val="24"/>
                </w:rPr>
                <w:delText>MD5</w:delText>
              </w:r>
              <w:r w:rsidDel="00F21540">
                <w:rPr>
                  <w:rFonts w:hint="eastAsia"/>
                  <w:color w:val="000000" w:themeColor="text1"/>
                  <w:sz w:val="24"/>
                </w:rPr>
                <w:delText>值</w:delText>
              </w:r>
            </w:del>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2FA42CBD" w14:textId="502F5336" w:rsidR="003A4431" w:rsidRPr="00CD1C90" w:rsidRDefault="003A4431">
      <w:pPr>
        <w:spacing w:line="400" w:lineRule="exact"/>
        <w:rPr>
          <w:ins w:id="5497" w:author="JY0225" w:date="2017-08-23T15:10:00Z"/>
          <w:rFonts w:asciiTheme="minorEastAsia" w:hAnsiTheme="minorEastAsia"/>
          <w:color w:val="000000" w:themeColor="text1"/>
          <w:sz w:val="24"/>
          <w:rPrChange w:id="5498" w:author="JY0225" w:date="2017-08-24T11:24:00Z">
            <w:rPr>
              <w:ins w:id="5499" w:author="JY0225" w:date="2017-08-23T15:10:00Z"/>
            </w:rPr>
          </w:rPrChange>
        </w:rPr>
        <w:pPrChange w:id="5500" w:author="JY0225" w:date="2017-08-23T15:10:00Z">
          <w:pPr>
            <w:pStyle w:val="31"/>
          </w:pPr>
        </w:pPrChange>
      </w:pPr>
      <w:ins w:id="5501" w:author="JY0225" w:date="2017-08-23T15:10:00Z">
        <w:r w:rsidRPr="00CD1C90">
          <w:rPr>
            <w:rFonts w:asciiTheme="minorEastAsia" w:hAnsiTheme="minorEastAsia"/>
            <w:rPrChange w:id="5502" w:author="JY0225" w:date="2017-08-24T11:24:00Z">
              <w:rPr>
                <w:b w:val="0"/>
                <w:bCs w:val="0"/>
              </w:rPr>
            </w:rPrChange>
          </w:rPr>
          <w:tab/>
        </w:r>
      </w:ins>
      <w:ins w:id="5503" w:author="JY0225" w:date="2017-08-23T15:20:00Z">
        <w:r w:rsidR="00BD2C37" w:rsidRPr="00CD1C90">
          <w:rPr>
            <w:rFonts w:asciiTheme="minorEastAsia" w:hAnsiTheme="minorEastAsia" w:hint="eastAsia"/>
            <w:color w:val="000000" w:themeColor="text1"/>
            <w:sz w:val="24"/>
            <w:rPrChange w:id="5504" w:author="JY0225" w:date="2017-08-24T11:24:00Z">
              <w:rPr>
                <w:rFonts w:hint="eastAsia"/>
                <w:b w:val="0"/>
                <w:bCs w:val="0"/>
                <w:color w:val="000000" w:themeColor="text1"/>
                <w:sz w:val="24"/>
              </w:rPr>
            </w:rPrChange>
          </w:rPr>
          <w:t>是否有服务器缓存</w:t>
        </w:r>
      </w:ins>
      <w:ins w:id="5505" w:author="JY0225" w:date="2017-08-23T15:16:00Z">
        <w:r w:rsidR="00A25872" w:rsidRPr="00CD1C90">
          <w:rPr>
            <w:rFonts w:asciiTheme="minorEastAsia" w:hAnsiTheme="minorEastAsia" w:hint="eastAsia"/>
            <w:color w:val="000000" w:themeColor="text1"/>
            <w:sz w:val="24"/>
            <w:rPrChange w:id="5506" w:author="JY0225" w:date="2017-08-24T11:24:00Z">
              <w:rPr>
                <w:rFonts w:hint="eastAsia"/>
                <w:b w:val="0"/>
                <w:bCs w:val="0"/>
              </w:rPr>
            </w:rPrChange>
          </w:rPr>
          <w:t>接口在</w:t>
        </w:r>
        <w:r w:rsidR="00A25872" w:rsidRPr="00CD1C90">
          <w:rPr>
            <w:rFonts w:asciiTheme="minorEastAsia" w:hAnsiTheme="minorEastAsia" w:hint="eastAsia"/>
            <w:color w:val="000000" w:themeColor="text1"/>
            <w:sz w:val="24"/>
            <w:rPrChange w:id="5507" w:author="JY0225" w:date="2017-08-24T11:24:00Z">
              <w:rPr>
                <w:rFonts w:hint="eastAsia"/>
                <w:b w:val="0"/>
                <w:bCs w:val="0"/>
                <w:color w:val="000000" w:themeColor="text1"/>
                <w:sz w:val="24"/>
              </w:rPr>
            </w:rPrChange>
          </w:rPr>
          <w:t>用户发送</w:t>
        </w:r>
        <w:r w:rsidR="00A25872" w:rsidRPr="00CD1C90">
          <w:rPr>
            <w:rFonts w:asciiTheme="minorEastAsia" w:hAnsiTheme="minorEastAsia" w:hint="eastAsia"/>
            <w:color w:val="000000" w:themeColor="text1"/>
            <w:sz w:val="24"/>
            <w:rPrChange w:id="5508" w:author="JY0225" w:date="2017-08-24T11:24:00Z">
              <w:rPr>
                <w:rFonts w:hint="eastAsia"/>
                <w:b w:val="0"/>
                <w:bCs w:val="0"/>
              </w:rPr>
            </w:rPrChange>
          </w:rPr>
          <w:t>上传文件</w:t>
        </w:r>
        <w:r w:rsidR="00A25872" w:rsidRPr="00CD1C90">
          <w:rPr>
            <w:rFonts w:asciiTheme="minorEastAsia" w:hAnsiTheme="minorEastAsia" w:hint="eastAsia"/>
            <w:color w:val="000000" w:themeColor="text1"/>
            <w:sz w:val="24"/>
            <w:rPrChange w:id="5509" w:author="JY0225" w:date="2017-08-24T11:24:00Z">
              <w:rPr>
                <w:rFonts w:hint="eastAsia"/>
                <w:b w:val="0"/>
                <w:bCs w:val="0"/>
                <w:color w:val="000000" w:themeColor="text1"/>
                <w:sz w:val="24"/>
              </w:rPr>
            </w:rPrChange>
          </w:rPr>
          <w:t>请求</w:t>
        </w:r>
        <w:r w:rsidR="00A25872" w:rsidRPr="00CD1C90">
          <w:rPr>
            <w:rFonts w:asciiTheme="minorEastAsia" w:hAnsiTheme="minorEastAsia" w:hint="eastAsia"/>
            <w:color w:val="000000" w:themeColor="text1"/>
            <w:sz w:val="24"/>
            <w:rPrChange w:id="5510" w:author="JY0225" w:date="2017-08-24T11:24:00Z">
              <w:rPr>
                <w:rFonts w:hint="eastAsia"/>
                <w:b w:val="0"/>
                <w:bCs w:val="0"/>
              </w:rPr>
            </w:rPrChange>
          </w:rPr>
          <w:t>时调用</w:t>
        </w:r>
        <w:r w:rsidR="00A25872" w:rsidRPr="00CD1C90">
          <w:rPr>
            <w:rFonts w:asciiTheme="minorEastAsia" w:hAnsiTheme="minorEastAsia" w:hint="eastAsia"/>
            <w:color w:val="000000" w:themeColor="text1"/>
            <w:sz w:val="24"/>
            <w:rPrChange w:id="5511" w:author="JY0225" w:date="2017-08-24T11:24:00Z">
              <w:rPr>
                <w:rFonts w:hint="eastAsia"/>
                <w:b w:val="0"/>
                <w:bCs w:val="0"/>
                <w:color w:val="000000" w:themeColor="text1"/>
                <w:sz w:val="24"/>
              </w:rPr>
            </w:rPrChange>
          </w:rPr>
          <w:t>，</w:t>
        </w:r>
      </w:ins>
      <w:ins w:id="5512" w:author="JY0225" w:date="2017-08-23T15:18:00Z">
        <w:r w:rsidR="00F21540" w:rsidRPr="00CD1C90">
          <w:rPr>
            <w:rFonts w:asciiTheme="minorEastAsia" w:hAnsiTheme="minorEastAsia"/>
            <w:color w:val="000000" w:themeColor="text1"/>
            <w:sz w:val="24"/>
            <w:rPrChange w:id="5513" w:author="JY0225" w:date="2017-08-24T11:24:00Z">
              <w:rPr>
                <w:b w:val="0"/>
                <w:bCs w:val="0"/>
                <w:color w:val="000000" w:themeColor="text1"/>
                <w:sz w:val="24"/>
              </w:rPr>
            </w:rPrChange>
          </w:rPr>
          <w:t>local_path</w:t>
        </w:r>
        <w:r w:rsidR="00F21540" w:rsidRPr="00CD1C90">
          <w:rPr>
            <w:rFonts w:asciiTheme="minorEastAsia" w:hAnsiTheme="minorEastAsia" w:hint="eastAsia"/>
            <w:color w:val="000000" w:themeColor="text1"/>
            <w:sz w:val="24"/>
            <w:rPrChange w:id="5514" w:author="JY0225" w:date="2017-08-24T11:24:00Z">
              <w:rPr>
                <w:rFonts w:hint="eastAsia"/>
                <w:b w:val="0"/>
                <w:bCs w:val="0"/>
                <w:color w:val="000000" w:themeColor="text1"/>
                <w:sz w:val="24"/>
              </w:rPr>
            </w:rPrChange>
          </w:rPr>
          <w:t>表示待上传的文件路径，</w:t>
        </w:r>
        <w:r w:rsidR="00F21540" w:rsidRPr="00CD1C90">
          <w:rPr>
            <w:rFonts w:asciiTheme="minorEastAsia" w:hAnsiTheme="minorEastAsia"/>
            <w:color w:val="000000" w:themeColor="text1"/>
            <w:sz w:val="24"/>
            <w:rPrChange w:id="5515" w:author="JY0225" w:date="2017-08-24T11:24:00Z">
              <w:rPr>
                <w:b w:val="0"/>
                <w:bCs w:val="0"/>
                <w:color w:val="000000" w:themeColor="text1"/>
                <w:sz w:val="24"/>
              </w:rPr>
            </w:rPrChange>
          </w:rPr>
          <w:t>userid</w:t>
        </w:r>
      </w:ins>
      <w:ins w:id="5516" w:author="JY0225" w:date="2017-08-23T15:19:00Z">
        <w:r w:rsidR="00F21540" w:rsidRPr="00CD1C90">
          <w:rPr>
            <w:rFonts w:asciiTheme="minorEastAsia" w:hAnsiTheme="minorEastAsia" w:hint="eastAsia"/>
            <w:color w:val="000000" w:themeColor="text1"/>
            <w:sz w:val="24"/>
            <w:rPrChange w:id="5517" w:author="JY0225" w:date="2017-08-24T11:24:00Z">
              <w:rPr>
                <w:rFonts w:hint="eastAsia"/>
                <w:b w:val="0"/>
                <w:bCs w:val="0"/>
                <w:color w:val="000000" w:themeColor="text1"/>
                <w:sz w:val="24"/>
              </w:rPr>
            </w:rPrChange>
          </w:rPr>
          <w:t>表示用户</w:t>
        </w:r>
        <w:r w:rsidR="00F21540" w:rsidRPr="00CD1C90">
          <w:rPr>
            <w:rFonts w:asciiTheme="minorEastAsia" w:hAnsiTheme="minorEastAsia"/>
            <w:color w:val="000000" w:themeColor="text1"/>
            <w:sz w:val="24"/>
            <w:rPrChange w:id="5518" w:author="JY0225" w:date="2017-08-24T11:24:00Z">
              <w:rPr>
                <w:b w:val="0"/>
                <w:bCs w:val="0"/>
                <w:color w:val="000000" w:themeColor="text1"/>
                <w:sz w:val="24"/>
              </w:rPr>
            </w:rPrChange>
          </w:rPr>
          <w:t>id</w:t>
        </w:r>
        <w:r w:rsidR="00F21540" w:rsidRPr="00CD1C90">
          <w:rPr>
            <w:rFonts w:asciiTheme="minorEastAsia" w:hAnsiTheme="minorEastAsia" w:hint="eastAsia"/>
            <w:color w:val="000000" w:themeColor="text1"/>
            <w:sz w:val="24"/>
            <w:rPrChange w:id="5519" w:author="JY0225" w:date="2017-08-24T11:24:00Z">
              <w:rPr>
                <w:rFonts w:hint="eastAsia"/>
                <w:b w:val="0"/>
                <w:bCs w:val="0"/>
                <w:color w:val="000000" w:themeColor="text1"/>
                <w:sz w:val="24"/>
              </w:rPr>
            </w:rPrChange>
          </w:rPr>
          <w:t>信息，通过查询本地数据库中保存的服务器文件信息，比较</w:t>
        </w:r>
        <w:r w:rsidR="00F21540" w:rsidRPr="00CD1C90">
          <w:rPr>
            <w:rFonts w:asciiTheme="minorEastAsia" w:hAnsiTheme="minorEastAsia"/>
            <w:color w:val="000000" w:themeColor="text1"/>
            <w:sz w:val="24"/>
            <w:rPrChange w:id="5520" w:author="JY0225" w:date="2017-08-24T11:24:00Z">
              <w:rPr>
                <w:b w:val="0"/>
                <w:bCs w:val="0"/>
                <w:color w:val="000000" w:themeColor="text1"/>
                <w:sz w:val="24"/>
              </w:rPr>
            </w:rPrChange>
          </w:rPr>
          <w:t>MD5</w:t>
        </w:r>
        <w:r w:rsidR="00F21540" w:rsidRPr="00CD1C90">
          <w:rPr>
            <w:rFonts w:asciiTheme="minorEastAsia" w:hAnsiTheme="minorEastAsia" w:hint="eastAsia"/>
            <w:color w:val="000000" w:themeColor="text1"/>
            <w:sz w:val="24"/>
            <w:rPrChange w:id="5521" w:author="JY0225" w:date="2017-08-24T11:24:00Z">
              <w:rPr>
                <w:rFonts w:hint="eastAsia"/>
                <w:b w:val="0"/>
                <w:bCs w:val="0"/>
                <w:color w:val="000000" w:themeColor="text1"/>
                <w:sz w:val="24"/>
              </w:rPr>
            </w:rPrChange>
          </w:rPr>
          <w:t>值判断服务器是否存在待</w:t>
        </w:r>
      </w:ins>
      <w:ins w:id="5522" w:author="JY0225" w:date="2017-08-23T15:20:00Z">
        <w:r w:rsidR="00F21540" w:rsidRPr="00CD1C90">
          <w:rPr>
            <w:rFonts w:asciiTheme="minorEastAsia" w:hAnsiTheme="minorEastAsia" w:hint="eastAsia"/>
            <w:color w:val="000000" w:themeColor="text1"/>
            <w:sz w:val="24"/>
            <w:rPrChange w:id="5523" w:author="JY0225" w:date="2017-08-24T11:24:00Z">
              <w:rPr>
                <w:rFonts w:hint="eastAsia"/>
                <w:b w:val="0"/>
                <w:bCs w:val="0"/>
                <w:color w:val="000000" w:themeColor="text1"/>
                <w:sz w:val="24"/>
              </w:rPr>
            </w:rPrChange>
          </w:rPr>
          <w:t>上传的文件，并将结果返回。</w:t>
        </w:r>
      </w:ins>
    </w:p>
    <w:p w14:paraId="6C396053" w14:textId="7005F566" w:rsidR="00095EE3" w:rsidRDefault="00095EE3" w:rsidP="00095EE3">
      <w:pPr>
        <w:pStyle w:val="31"/>
      </w:pPr>
      <w:bookmarkStart w:id="5524" w:name="_Toc491606295"/>
      <w:r>
        <w:t>4.5.</w:t>
      </w:r>
      <w:ins w:id="5525" w:author="微软用户" w:date="2017-08-18T22:59:00Z">
        <w:r w:rsidR="002247D4">
          <w:t>4</w:t>
        </w:r>
      </w:ins>
      <w:del w:id="5526" w:author="微软用户" w:date="2017-08-18T22:59:00Z">
        <w:r w:rsidDel="002247D4">
          <w:delText>1</w:delText>
        </w:r>
      </w:del>
      <w:r>
        <w:t xml:space="preserve"> </w:t>
      </w:r>
      <w:r w:rsidR="00B52B80">
        <w:rPr>
          <w:rFonts w:hint="eastAsia"/>
        </w:rPr>
        <w:t>多应用适配</w:t>
      </w:r>
      <w:r>
        <w:rPr>
          <w:rFonts w:hint="eastAsia"/>
        </w:rPr>
        <w:t>接口设计</w:t>
      </w:r>
      <w:bookmarkEnd w:id="5524"/>
    </w:p>
    <w:p w14:paraId="70313CF2" w14:textId="77777777" w:rsidR="00600AA3" w:rsidRPr="00CD1C90" w:rsidRDefault="00600AA3">
      <w:pPr>
        <w:spacing w:line="400" w:lineRule="exact"/>
        <w:ind w:firstLine="420"/>
        <w:rPr>
          <w:rFonts w:asciiTheme="minorEastAsia" w:hAnsiTheme="minorEastAsia"/>
          <w:color w:val="000000" w:themeColor="text1"/>
          <w:sz w:val="24"/>
          <w:rPrChange w:id="5527" w:author="JY0225" w:date="2017-08-24T11:25:00Z">
            <w:rPr>
              <w:color w:val="000000" w:themeColor="text1"/>
              <w:sz w:val="24"/>
            </w:rPr>
          </w:rPrChange>
        </w:rPr>
        <w:pPrChange w:id="5528" w:author="JY0225" w:date="2017-08-23T15:20:00Z">
          <w:pPr>
            <w:spacing w:line="400" w:lineRule="exact"/>
          </w:pPr>
        </w:pPrChange>
      </w:pPr>
      <w:r w:rsidRPr="00CD1C90">
        <w:rPr>
          <w:rFonts w:asciiTheme="minorEastAsia" w:hAnsiTheme="minorEastAsia"/>
          <w:color w:val="000000" w:themeColor="text1"/>
          <w:sz w:val="24"/>
          <w:rPrChange w:id="5529" w:author="JY0225" w:date="2017-08-24T11:25:00Z">
            <w:rPr>
              <w:color w:val="000000" w:themeColor="text1"/>
              <w:sz w:val="24"/>
            </w:rPr>
          </w:rPrChange>
        </w:rPr>
        <w:t>1</w:t>
      </w:r>
      <w:r w:rsidRPr="00CD1C90">
        <w:rPr>
          <w:rFonts w:asciiTheme="minorEastAsia" w:hAnsiTheme="minorEastAsia" w:hint="eastAsia"/>
          <w:color w:val="000000" w:themeColor="text1"/>
          <w:sz w:val="24"/>
          <w:rPrChange w:id="5530" w:author="JY0225" w:date="2017-08-24T11:25:00Z">
            <w:rPr>
              <w:rFonts w:hint="eastAsia"/>
              <w:color w:val="000000" w:themeColor="text1"/>
              <w:sz w:val="24"/>
            </w:rPr>
          </w:rPrChange>
        </w:rPr>
        <w:t>）请求适配</w:t>
      </w:r>
    </w:p>
    <w:tbl>
      <w:tblPr>
        <w:tblStyle w:val="aa"/>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6FB43432" w:rsidR="000E527E" w:rsidRPr="005E45EA" w:rsidRDefault="00CF2D49" w:rsidP="005B02E4">
      <w:pPr>
        <w:spacing w:line="400" w:lineRule="exact"/>
        <w:rPr>
          <w:color w:val="000000" w:themeColor="text1"/>
          <w:sz w:val="24"/>
        </w:rPr>
      </w:pPr>
      <w:ins w:id="5531" w:author="JY0225" w:date="2017-08-23T15:20:00Z">
        <w:r>
          <w:rPr>
            <w:color w:val="000000" w:themeColor="text1"/>
            <w:sz w:val="24"/>
          </w:rPr>
          <w:tab/>
        </w:r>
        <w:r w:rsidR="00A65547">
          <w:rPr>
            <w:rFonts w:hint="eastAsia"/>
            <w:color w:val="000000" w:themeColor="text1"/>
            <w:sz w:val="24"/>
          </w:rPr>
          <w:t>请求适配接口</w:t>
        </w:r>
        <w:r w:rsidR="007F04F3">
          <w:rPr>
            <w:rFonts w:hint="eastAsia"/>
            <w:color w:val="000000" w:themeColor="text1"/>
            <w:sz w:val="24"/>
          </w:rPr>
          <w:t>在用户请求到达</w:t>
        </w:r>
      </w:ins>
      <w:ins w:id="5532" w:author="JY0225" w:date="2017-08-23T15:21:00Z">
        <w:r w:rsidR="007F04F3">
          <w:rPr>
            <w:rFonts w:hint="eastAsia"/>
            <w:color w:val="000000" w:themeColor="text1"/>
            <w:sz w:val="24"/>
          </w:rPr>
          <w:t>中间件时调用，根据请求的特征，判断请求的类型，并将请求转换为服务器可识别的标准形式，并将适配后的请求返回。</w:t>
        </w:r>
      </w:ins>
    </w:p>
    <w:p w14:paraId="64D951BB" w14:textId="77777777" w:rsidR="005E189E" w:rsidRDefault="00301381" w:rsidP="001B4D5C">
      <w:r>
        <w:br w:type="page"/>
      </w:r>
    </w:p>
    <w:p w14:paraId="00215398" w14:textId="41ED1CD2" w:rsidR="0000160D" w:rsidRPr="00F97487" w:rsidRDefault="005E189E" w:rsidP="00F97487">
      <w:pPr>
        <w:pStyle w:val="1"/>
        <w:rPr>
          <w:rFonts w:ascii="Times New Roman" w:hAnsi="Times New Roman" w:cs="Times New Roman"/>
        </w:rPr>
      </w:pPr>
      <w:bookmarkStart w:id="5533" w:name="_Toc491606296"/>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5533"/>
    </w:p>
    <w:p w14:paraId="1990ADD6" w14:textId="2D1C3E44" w:rsidR="002646DB" w:rsidDel="00CD1C90" w:rsidRDefault="00133DF1">
      <w:pPr>
        <w:pStyle w:val="21"/>
        <w:spacing w:line="240" w:lineRule="auto"/>
        <w:rPr>
          <w:del w:id="5534" w:author="JY0225" w:date="2017-08-24T11:25:00Z"/>
        </w:rPr>
        <w:pPrChange w:id="5535" w:author="微软用户" w:date="2017-08-18T22:53:00Z">
          <w:pPr>
            <w:pStyle w:val="21"/>
          </w:pPr>
        </w:pPrChange>
      </w:pPr>
      <w:bookmarkStart w:id="5536" w:name="_Toc491606297"/>
      <w:r>
        <w:rPr>
          <w:rFonts w:hint="eastAsia"/>
        </w:rPr>
        <w:t xml:space="preserve">5.1 </w:t>
      </w:r>
      <w:r w:rsidR="000E1A48">
        <w:t>开发环境</w:t>
      </w:r>
      <w:bookmarkEnd w:id="5536"/>
    </w:p>
    <w:p w14:paraId="5E69A663" w14:textId="487C0D2D" w:rsidR="00477C31" w:rsidRPr="00AB4F70" w:rsidRDefault="00F96A64">
      <w:pPr>
        <w:pStyle w:val="21"/>
        <w:spacing w:line="240" w:lineRule="auto"/>
        <w:rPr>
          <w:color w:val="000000" w:themeColor="text1"/>
          <w:sz w:val="24"/>
        </w:rPr>
        <w:pPrChange w:id="5537" w:author="JY0225" w:date="2017-08-24T11:25:00Z">
          <w:pPr>
            <w:spacing w:line="400" w:lineRule="exact"/>
          </w:pPr>
        </w:pPrChange>
      </w:pPr>
      <w:del w:id="5538" w:author="JY0225" w:date="2017-08-24T11:25:00Z">
        <w:r w:rsidDel="00CD1C90">
          <w:tab/>
        </w:r>
        <w:r w:rsidRPr="00AB4F70" w:rsidDel="00CD1C90">
          <w:rPr>
            <w:color w:val="000000" w:themeColor="text1"/>
            <w:sz w:val="24"/>
          </w:rPr>
          <w:delText>表</w:delText>
        </w:r>
        <w:r w:rsidRPr="00AB4F70" w:rsidDel="00CD1C90">
          <w:rPr>
            <w:rFonts w:hint="eastAsia"/>
            <w:color w:val="000000" w:themeColor="text1"/>
            <w:sz w:val="24"/>
          </w:rPr>
          <w:delText>5-1</w:delText>
        </w:r>
        <w:r w:rsidRPr="00AB4F70" w:rsidDel="00CD1C90">
          <w:rPr>
            <w:rFonts w:hint="eastAsia"/>
            <w:color w:val="000000" w:themeColor="text1"/>
            <w:sz w:val="24"/>
          </w:rPr>
          <w:delText>所示的是中间件优化的开发环境</w:delText>
        </w:r>
      </w:del>
    </w:p>
    <w:p w14:paraId="1620FC4A" w14:textId="1FD53208" w:rsidR="002646DB" w:rsidRPr="00B67BB3" w:rsidRDefault="004E69B1">
      <w:pPr>
        <w:spacing w:line="400" w:lineRule="exact"/>
        <w:jc w:val="center"/>
        <w:rPr>
          <w:rFonts w:asciiTheme="minorEastAsia" w:hAnsiTheme="minorEastAsia"/>
          <w:sz w:val="24"/>
          <w:szCs w:val="24"/>
          <w:rPrChange w:id="5539" w:author="JY0225" w:date="2017-08-24T11:29:00Z">
            <w:rPr/>
          </w:rPrChange>
        </w:rPr>
      </w:pPr>
      <w:r>
        <w:tab/>
      </w:r>
      <w:r w:rsidR="00477C31" w:rsidRPr="00B67BB3">
        <w:rPr>
          <w:rFonts w:asciiTheme="minorEastAsia" w:hAnsiTheme="minorEastAsia" w:hint="eastAsia"/>
          <w:color w:val="000000" w:themeColor="text1"/>
          <w:sz w:val="24"/>
          <w:szCs w:val="24"/>
          <w:rPrChange w:id="5540" w:author="JY0225" w:date="2017-08-24T11:29:00Z">
            <w:rPr>
              <w:rFonts w:hint="eastAsia"/>
              <w:color w:val="000000" w:themeColor="text1"/>
              <w:sz w:val="24"/>
            </w:rPr>
          </w:rPrChange>
        </w:rPr>
        <w:t>表</w:t>
      </w:r>
      <w:r w:rsidR="00477C31" w:rsidRPr="00B67BB3">
        <w:rPr>
          <w:rFonts w:asciiTheme="minorEastAsia" w:hAnsiTheme="minorEastAsia"/>
          <w:color w:val="000000" w:themeColor="text1"/>
          <w:sz w:val="24"/>
          <w:szCs w:val="24"/>
          <w:rPrChange w:id="5541" w:author="JY0225" w:date="2017-08-24T11:29:00Z">
            <w:rPr>
              <w:color w:val="000000" w:themeColor="text1"/>
              <w:sz w:val="24"/>
            </w:rPr>
          </w:rPrChange>
        </w:rPr>
        <w:t>5</w:t>
      </w:r>
      <w:r w:rsidRPr="00B67BB3">
        <w:rPr>
          <w:rFonts w:asciiTheme="minorEastAsia" w:hAnsiTheme="minorEastAsia"/>
          <w:color w:val="000000" w:themeColor="text1"/>
          <w:sz w:val="24"/>
          <w:szCs w:val="24"/>
          <w:rPrChange w:id="5542" w:author="JY0225" w:date="2017-08-24T11:29:00Z">
            <w:rPr>
              <w:color w:val="000000" w:themeColor="text1"/>
              <w:sz w:val="24"/>
            </w:rPr>
          </w:rPrChange>
        </w:rPr>
        <w:t xml:space="preserve">-1 </w:t>
      </w:r>
      <w:r w:rsidR="00734B87" w:rsidRPr="00B67BB3">
        <w:rPr>
          <w:rFonts w:asciiTheme="minorEastAsia" w:hAnsiTheme="minorEastAsia" w:hint="eastAsia"/>
          <w:color w:val="000000" w:themeColor="text1"/>
          <w:sz w:val="24"/>
          <w:szCs w:val="24"/>
          <w:rPrChange w:id="5543" w:author="JY0225" w:date="2017-08-24T11:29:00Z">
            <w:rPr>
              <w:rFonts w:hint="eastAsia"/>
              <w:color w:val="000000" w:themeColor="text1"/>
              <w:sz w:val="24"/>
            </w:rPr>
          </w:rPrChange>
        </w:rPr>
        <w:t>中间件优化开发环境</w:t>
      </w:r>
      <w:r w:rsidRPr="00B67BB3">
        <w:rPr>
          <w:rFonts w:asciiTheme="minorEastAsia" w:hAnsiTheme="minorEastAsia" w:hint="eastAsia"/>
          <w:color w:val="000000" w:themeColor="text1"/>
          <w:sz w:val="24"/>
          <w:szCs w:val="24"/>
          <w:rPrChange w:id="5544" w:author="JY0225" w:date="2017-08-24T11:29:00Z">
            <w:rPr>
              <w:rFonts w:hint="eastAsia"/>
              <w:color w:val="000000" w:themeColor="text1"/>
              <w:sz w:val="24"/>
            </w:rPr>
          </w:rPrChange>
        </w:rPr>
        <w:t>表</w:t>
      </w:r>
    </w:p>
    <w:tbl>
      <w:tblPr>
        <w:tblStyle w:val="aa"/>
        <w:tblW w:w="0" w:type="auto"/>
        <w:jc w:val="center"/>
        <w:tblLook w:val="04A0" w:firstRow="1" w:lastRow="0" w:firstColumn="1" w:lastColumn="0" w:noHBand="0" w:noVBand="1"/>
        <w:tblPrChange w:id="5545" w:author="JY0225" w:date="2017-08-14T12:48:00Z">
          <w:tblPr>
            <w:tblStyle w:val="aa"/>
            <w:tblW w:w="0" w:type="auto"/>
            <w:tblInd w:w="817" w:type="dxa"/>
            <w:tblLook w:val="04A0" w:firstRow="1" w:lastRow="0" w:firstColumn="1" w:lastColumn="0" w:noHBand="0" w:noVBand="1"/>
          </w:tblPr>
        </w:tblPrChange>
      </w:tblPr>
      <w:tblGrid>
        <w:gridCol w:w="1985"/>
        <w:gridCol w:w="4564"/>
        <w:tblGridChange w:id="5546">
          <w:tblGrid>
            <w:gridCol w:w="1985"/>
            <w:gridCol w:w="5386"/>
          </w:tblGrid>
        </w:tblGridChange>
      </w:tblGrid>
      <w:tr w:rsidR="002646DB" w:rsidRPr="00B67BB3" w14:paraId="1CAD62FE" w14:textId="77777777" w:rsidTr="00781F19">
        <w:trPr>
          <w:jc w:val="center"/>
        </w:trPr>
        <w:tc>
          <w:tcPr>
            <w:tcW w:w="1985" w:type="dxa"/>
            <w:tcPrChange w:id="5547" w:author="JY0225" w:date="2017-08-14T12:48:00Z">
              <w:tcPr>
                <w:tcW w:w="1985" w:type="dxa"/>
              </w:tcPr>
            </w:tcPrChange>
          </w:tcPr>
          <w:p w14:paraId="0A7B6426" w14:textId="77777777" w:rsidR="002646DB" w:rsidRPr="00B67BB3" w:rsidRDefault="003A77F5">
            <w:pPr>
              <w:spacing w:line="400" w:lineRule="exact"/>
              <w:rPr>
                <w:rFonts w:asciiTheme="minorEastAsia" w:hAnsiTheme="minorEastAsia" w:cs="Times New Roman"/>
                <w:sz w:val="24"/>
                <w:szCs w:val="24"/>
                <w:rPrChange w:id="5548" w:author="JY0225" w:date="2017-08-24T11:29:00Z">
                  <w:rPr>
                    <w:rFonts w:ascii="Times New Roman" w:hAnsi="Times New Roman" w:cs="Times New Roman"/>
                    <w:sz w:val="24"/>
                    <w:szCs w:val="24"/>
                  </w:rPr>
                </w:rPrChange>
              </w:rPr>
              <w:pPrChange w:id="5549" w:author="JY0225" w:date="2017-08-24T11:29:00Z">
                <w:pPr>
                  <w:spacing w:line="360" w:lineRule="auto"/>
                </w:pPr>
              </w:pPrChange>
            </w:pPr>
            <w:r w:rsidRPr="00B67BB3">
              <w:rPr>
                <w:rFonts w:asciiTheme="minorEastAsia" w:hAnsiTheme="minorEastAsia" w:cs="Times New Roman" w:hint="eastAsia"/>
                <w:sz w:val="24"/>
                <w:szCs w:val="24"/>
                <w:rPrChange w:id="5550" w:author="JY0225" w:date="2017-08-24T11:29:00Z">
                  <w:rPr>
                    <w:rFonts w:ascii="Times New Roman" w:hAnsi="Times New Roman" w:cs="Times New Roman" w:hint="eastAsia"/>
                    <w:sz w:val="24"/>
                    <w:szCs w:val="24"/>
                  </w:rPr>
                </w:rPrChange>
              </w:rPr>
              <w:t>类别</w:t>
            </w:r>
          </w:p>
        </w:tc>
        <w:tc>
          <w:tcPr>
            <w:tcW w:w="4564" w:type="dxa"/>
            <w:tcPrChange w:id="5551" w:author="JY0225" w:date="2017-08-14T12:48:00Z">
              <w:tcPr>
                <w:tcW w:w="5386" w:type="dxa"/>
              </w:tcPr>
            </w:tcPrChange>
          </w:tcPr>
          <w:p w14:paraId="3ABDC14C" w14:textId="77777777" w:rsidR="002646DB" w:rsidRPr="00B67BB3" w:rsidRDefault="002646DB">
            <w:pPr>
              <w:spacing w:line="400" w:lineRule="exact"/>
              <w:rPr>
                <w:rFonts w:asciiTheme="minorEastAsia" w:hAnsiTheme="minorEastAsia" w:cs="Times New Roman"/>
                <w:sz w:val="24"/>
                <w:szCs w:val="24"/>
                <w:rPrChange w:id="5552" w:author="JY0225" w:date="2017-08-24T11:29:00Z">
                  <w:rPr>
                    <w:rFonts w:ascii="Times New Roman" w:hAnsi="Times New Roman" w:cs="Times New Roman"/>
                    <w:sz w:val="24"/>
                    <w:szCs w:val="24"/>
                  </w:rPr>
                </w:rPrChange>
              </w:rPr>
              <w:pPrChange w:id="5553" w:author="JY0225" w:date="2017-08-24T11:29:00Z">
                <w:pPr>
                  <w:spacing w:line="360" w:lineRule="auto"/>
                </w:pPr>
              </w:pPrChange>
            </w:pPr>
            <w:r w:rsidRPr="00B67BB3">
              <w:rPr>
                <w:rFonts w:asciiTheme="minorEastAsia" w:hAnsiTheme="minorEastAsia" w:cs="Times New Roman" w:hint="eastAsia"/>
                <w:sz w:val="24"/>
                <w:szCs w:val="24"/>
                <w:rPrChange w:id="5554" w:author="JY0225" w:date="2017-08-24T11:29:00Z">
                  <w:rPr>
                    <w:rFonts w:ascii="Times New Roman" w:hAnsi="Times New Roman" w:cs="Times New Roman" w:hint="eastAsia"/>
                    <w:sz w:val="24"/>
                    <w:szCs w:val="24"/>
                  </w:rPr>
                </w:rPrChange>
              </w:rPr>
              <w:t>具体参数</w:t>
            </w:r>
          </w:p>
        </w:tc>
      </w:tr>
      <w:tr w:rsidR="002646DB" w:rsidRPr="00B67BB3" w14:paraId="3CFE8EF6" w14:textId="77777777" w:rsidTr="00781F19">
        <w:trPr>
          <w:jc w:val="center"/>
        </w:trPr>
        <w:tc>
          <w:tcPr>
            <w:tcW w:w="1985" w:type="dxa"/>
            <w:tcPrChange w:id="5555" w:author="JY0225" w:date="2017-08-14T12:48:00Z">
              <w:tcPr>
                <w:tcW w:w="1985" w:type="dxa"/>
              </w:tcPr>
            </w:tcPrChange>
          </w:tcPr>
          <w:p w14:paraId="42BB70B5" w14:textId="77777777" w:rsidR="002646DB" w:rsidRPr="00B67BB3" w:rsidRDefault="00FB145D">
            <w:pPr>
              <w:spacing w:line="400" w:lineRule="exact"/>
              <w:rPr>
                <w:rFonts w:asciiTheme="minorEastAsia" w:hAnsiTheme="minorEastAsia" w:cs="Times New Roman"/>
                <w:sz w:val="24"/>
                <w:szCs w:val="24"/>
                <w:rPrChange w:id="5556" w:author="JY0225" w:date="2017-08-24T11:29:00Z">
                  <w:rPr>
                    <w:rFonts w:ascii="Times New Roman" w:hAnsi="Times New Roman" w:cs="Times New Roman"/>
                    <w:sz w:val="24"/>
                    <w:szCs w:val="24"/>
                  </w:rPr>
                </w:rPrChange>
              </w:rPr>
              <w:pPrChange w:id="5557" w:author="JY0225" w:date="2017-08-24T11:29:00Z">
                <w:pPr>
                  <w:spacing w:line="360" w:lineRule="auto"/>
                </w:pPr>
              </w:pPrChange>
            </w:pPr>
            <w:r w:rsidRPr="00B67BB3">
              <w:rPr>
                <w:rFonts w:asciiTheme="minorEastAsia" w:hAnsiTheme="minorEastAsia" w:cs="Times New Roman" w:hint="eastAsia"/>
                <w:sz w:val="24"/>
                <w:szCs w:val="24"/>
                <w:rPrChange w:id="5558" w:author="JY0225" w:date="2017-08-24T11:29:00Z">
                  <w:rPr>
                    <w:rFonts w:ascii="Times New Roman" w:hAnsi="Times New Roman" w:cs="Times New Roman" w:hint="eastAsia"/>
                    <w:sz w:val="24"/>
                    <w:szCs w:val="24"/>
                  </w:rPr>
                </w:rPrChange>
              </w:rPr>
              <w:t>操作系统</w:t>
            </w:r>
          </w:p>
        </w:tc>
        <w:tc>
          <w:tcPr>
            <w:tcW w:w="4564" w:type="dxa"/>
            <w:tcPrChange w:id="5559" w:author="JY0225" w:date="2017-08-14T12:48:00Z">
              <w:tcPr>
                <w:tcW w:w="5386" w:type="dxa"/>
              </w:tcPr>
            </w:tcPrChange>
          </w:tcPr>
          <w:p w14:paraId="2BDF9FB4" w14:textId="77777777" w:rsidR="002646DB" w:rsidRPr="00B67BB3" w:rsidRDefault="00557AC0">
            <w:pPr>
              <w:spacing w:line="400" w:lineRule="exact"/>
              <w:rPr>
                <w:rFonts w:asciiTheme="minorEastAsia" w:hAnsiTheme="minorEastAsia" w:cs="Times New Roman"/>
                <w:sz w:val="24"/>
                <w:szCs w:val="24"/>
                <w:rPrChange w:id="5560" w:author="JY0225" w:date="2017-08-24T11:29:00Z">
                  <w:rPr>
                    <w:rFonts w:ascii="Times New Roman" w:hAnsi="Times New Roman" w:cs="Times New Roman"/>
                    <w:sz w:val="24"/>
                    <w:szCs w:val="24"/>
                  </w:rPr>
                </w:rPrChange>
              </w:rPr>
              <w:pPrChange w:id="5561" w:author="JY0225" w:date="2017-08-24T11:29:00Z">
                <w:pPr>
                  <w:spacing w:line="360" w:lineRule="auto"/>
                </w:pPr>
              </w:pPrChange>
            </w:pPr>
            <w:r w:rsidRPr="00B67BB3">
              <w:rPr>
                <w:rFonts w:asciiTheme="minorEastAsia" w:hAnsiTheme="minorEastAsia" w:cs="Times New Roman"/>
                <w:sz w:val="24"/>
                <w:szCs w:val="24"/>
                <w:rPrChange w:id="5562" w:author="JY0225" w:date="2017-08-24T11:29:00Z">
                  <w:rPr>
                    <w:rFonts w:ascii="Times New Roman" w:hAnsi="Times New Roman" w:cs="Times New Roman"/>
                    <w:sz w:val="24"/>
                    <w:szCs w:val="24"/>
                  </w:rPr>
                </w:rPrChange>
              </w:rPr>
              <w:t>Ubuntu 14.04</w:t>
            </w:r>
          </w:p>
        </w:tc>
      </w:tr>
      <w:tr w:rsidR="002646DB" w:rsidRPr="00B67BB3" w14:paraId="433ADF16" w14:textId="77777777" w:rsidTr="00781F19">
        <w:trPr>
          <w:jc w:val="center"/>
        </w:trPr>
        <w:tc>
          <w:tcPr>
            <w:tcW w:w="1985" w:type="dxa"/>
            <w:tcPrChange w:id="5563" w:author="JY0225" w:date="2017-08-14T12:48:00Z">
              <w:tcPr>
                <w:tcW w:w="1985" w:type="dxa"/>
              </w:tcPr>
            </w:tcPrChange>
          </w:tcPr>
          <w:p w14:paraId="0CBF53A7" w14:textId="77777777" w:rsidR="002646DB" w:rsidRPr="00B67BB3" w:rsidRDefault="00AD208E">
            <w:pPr>
              <w:spacing w:line="400" w:lineRule="exact"/>
              <w:rPr>
                <w:rFonts w:asciiTheme="minorEastAsia" w:hAnsiTheme="minorEastAsia" w:cs="Times New Roman"/>
                <w:sz w:val="24"/>
                <w:szCs w:val="24"/>
                <w:rPrChange w:id="5564" w:author="JY0225" w:date="2017-08-24T11:29:00Z">
                  <w:rPr>
                    <w:rFonts w:ascii="Times New Roman" w:hAnsi="Times New Roman" w:cs="Times New Roman"/>
                    <w:sz w:val="24"/>
                    <w:szCs w:val="24"/>
                  </w:rPr>
                </w:rPrChange>
              </w:rPr>
              <w:pPrChange w:id="5565" w:author="JY0225" w:date="2017-08-24T11:29:00Z">
                <w:pPr>
                  <w:spacing w:line="360" w:lineRule="auto"/>
                </w:pPr>
              </w:pPrChange>
            </w:pPr>
            <w:r w:rsidRPr="00B67BB3">
              <w:rPr>
                <w:rFonts w:asciiTheme="minorEastAsia" w:hAnsiTheme="minorEastAsia" w:cs="Times New Roman" w:hint="eastAsia"/>
                <w:sz w:val="24"/>
                <w:szCs w:val="24"/>
                <w:rPrChange w:id="5566" w:author="JY0225" w:date="2017-08-24T11:29:00Z">
                  <w:rPr>
                    <w:rFonts w:ascii="Times New Roman" w:hAnsi="Times New Roman" w:cs="Times New Roman" w:hint="eastAsia"/>
                    <w:sz w:val="24"/>
                    <w:szCs w:val="24"/>
                  </w:rPr>
                </w:rPrChange>
              </w:rPr>
              <w:t>开发语言</w:t>
            </w:r>
          </w:p>
        </w:tc>
        <w:tc>
          <w:tcPr>
            <w:tcW w:w="4564" w:type="dxa"/>
            <w:tcPrChange w:id="5567" w:author="JY0225" w:date="2017-08-14T12:48:00Z">
              <w:tcPr>
                <w:tcW w:w="5386" w:type="dxa"/>
              </w:tcPr>
            </w:tcPrChange>
          </w:tcPr>
          <w:p w14:paraId="22F8F0CE" w14:textId="2E8CC3EF" w:rsidR="002646DB" w:rsidRPr="00B67BB3" w:rsidRDefault="00AD208E">
            <w:pPr>
              <w:spacing w:line="400" w:lineRule="exact"/>
              <w:rPr>
                <w:rFonts w:asciiTheme="minorEastAsia" w:hAnsiTheme="minorEastAsia" w:cs="Times New Roman"/>
                <w:sz w:val="24"/>
                <w:szCs w:val="24"/>
                <w:rPrChange w:id="5568" w:author="JY0225" w:date="2017-08-24T11:29:00Z">
                  <w:rPr>
                    <w:rFonts w:ascii="Times New Roman" w:hAnsi="Times New Roman" w:cs="Times New Roman"/>
                    <w:sz w:val="24"/>
                    <w:szCs w:val="24"/>
                  </w:rPr>
                </w:rPrChange>
              </w:rPr>
              <w:pPrChange w:id="5569" w:author="JY0225" w:date="2017-08-24T11:29:00Z">
                <w:pPr>
                  <w:spacing w:line="360" w:lineRule="auto"/>
                </w:pPr>
              </w:pPrChange>
            </w:pPr>
            <w:r w:rsidRPr="00B67BB3">
              <w:rPr>
                <w:rFonts w:asciiTheme="minorEastAsia" w:hAnsiTheme="minorEastAsia" w:cs="Times New Roman"/>
                <w:sz w:val="24"/>
                <w:szCs w:val="24"/>
                <w:rPrChange w:id="5570" w:author="JY0225" w:date="2017-08-24T11:29:00Z">
                  <w:rPr>
                    <w:rFonts w:ascii="Times New Roman" w:hAnsi="Times New Roman" w:cs="Times New Roman"/>
                    <w:sz w:val="24"/>
                    <w:szCs w:val="24"/>
                  </w:rPr>
                </w:rPrChange>
              </w:rPr>
              <w:t>Python</w:t>
            </w:r>
            <w:r w:rsidR="0046062A" w:rsidRPr="00B67BB3">
              <w:rPr>
                <w:rFonts w:asciiTheme="minorEastAsia" w:hAnsiTheme="minorEastAsia" w:cs="Times New Roman" w:hint="eastAsia"/>
                <w:sz w:val="24"/>
                <w:szCs w:val="24"/>
                <w:rPrChange w:id="5571" w:author="JY0225" w:date="2017-08-24T11:29:00Z">
                  <w:rPr>
                    <w:rFonts w:ascii="Times New Roman" w:hAnsi="Times New Roman" w:cs="Times New Roman" w:hint="eastAsia"/>
                    <w:sz w:val="24"/>
                    <w:szCs w:val="24"/>
                  </w:rPr>
                </w:rPrChange>
              </w:rPr>
              <w:t>、</w:t>
            </w:r>
            <w:r w:rsidRPr="00B67BB3">
              <w:rPr>
                <w:rFonts w:asciiTheme="minorEastAsia" w:hAnsiTheme="minorEastAsia" w:cs="Times New Roman"/>
                <w:sz w:val="24"/>
                <w:szCs w:val="24"/>
                <w:rPrChange w:id="5572" w:author="JY0225" w:date="2017-08-24T11:29:00Z">
                  <w:rPr>
                    <w:rFonts w:ascii="Times New Roman" w:hAnsi="Times New Roman" w:cs="Times New Roman"/>
                    <w:sz w:val="24"/>
                    <w:szCs w:val="24"/>
                  </w:rPr>
                </w:rPrChange>
              </w:rPr>
              <w:t xml:space="preserve"> Java</w:t>
            </w:r>
            <w:ins w:id="5573" w:author="JY0225" w:date="2017-08-24T11:27:00Z">
              <w:r w:rsidR="00B202BF" w:rsidRPr="00B67BB3">
                <w:rPr>
                  <w:rFonts w:asciiTheme="minorEastAsia" w:hAnsiTheme="minorEastAsia" w:cs="Times New Roman" w:hint="eastAsia"/>
                  <w:sz w:val="24"/>
                  <w:szCs w:val="24"/>
                  <w:rPrChange w:id="5574" w:author="JY0225" w:date="2017-08-24T11:29:00Z">
                    <w:rPr>
                      <w:rFonts w:ascii="Times New Roman" w:hAnsi="Times New Roman" w:cs="Times New Roman" w:hint="eastAsia"/>
                      <w:sz w:val="24"/>
                      <w:szCs w:val="24"/>
                    </w:rPr>
                  </w:rPrChange>
                </w:rPr>
                <w:t>、</w:t>
              </w:r>
              <w:r w:rsidR="00B202BF" w:rsidRPr="00B67BB3">
                <w:rPr>
                  <w:rFonts w:asciiTheme="minorEastAsia" w:hAnsiTheme="minorEastAsia" w:cs="Times New Roman"/>
                  <w:sz w:val="24"/>
                  <w:szCs w:val="24"/>
                  <w:rPrChange w:id="5575" w:author="JY0225" w:date="2017-08-24T11:29:00Z">
                    <w:rPr>
                      <w:rFonts w:ascii="Times New Roman" w:hAnsi="Times New Roman" w:cs="Times New Roman"/>
                      <w:sz w:val="24"/>
                      <w:szCs w:val="24"/>
                    </w:rPr>
                  </w:rPrChange>
                </w:rPr>
                <w:t>JavaScript</w:t>
              </w:r>
              <w:r w:rsidR="00B202BF" w:rsidRPr="00B67BB3">
                <w:rPr>
                  <w:rFonts w:asciiTheme="minorEastAsia" w:hAnsiTheme="minorEastAsia" w:cs="Times New Roman" w:hint="eastAsia"/>
                  <w:sz w:val="24"/>
                  <w:szCs w:val="24"/>
                  <w:rPrChange w:id="5576" w:author="JY0225" w:date="2017-08-24T11:29:00Z">
                    <w:rPr>
                      <w:rFonts w:ascii="Times New Roman" w:hAnsi="Times New Roman" w:cs="Times New Roman" w:hint="eastAsia"/>
                      <w:sz w:val="24"/>
                      <w:szCs w:val="24"/>
                    </w:rPr>
                  </w:rPrChange>
                </w:rPr>
                <w:t>、</w:t>
              </w:r>
              <w:r w:rsidR="00B202BF" w:rsidRPr="00B67BB3">
                <w:rPr>
                  <w:rFonts w:asciiTheme="minorEastAsia" w:hAnsiTheme="minorEastAsia" w:cs="Times New Roman"/>
                  <w:sz w:val="24"/>
                  <w:szCs w:val="24"/>
                  <w:rPrChange w:id="5577" w:author="JY0225" w:date="2017-08-24T11:29:00Z">
                    <w:rPr>
                      <w:rFonts w:ascii="Times New Roman" w:hAnsi="Times New Roman" w:cs="Times New Roman"/>
                      <w:sz w:val="24"/>
                      <w:szCs w:val="24"/>
                    </w:rPr>
                  </w:rPrChange>
                </w:rPr>
                <w:t>HTML</w:t>
              </w:r>
            </w:ins>
          </w:p>
        </w:tc>
      </w:tr>
      <w:tr w:rsidR="002646DB" w:rsidRPr="00B67BB3" w14:paraId="6889D506" w14:textId="77777777" w:rsidTr="00781F19">
        <w:trPr>
          <w:jc w:val="center"/>
        </w:trPr>
        <w:tc>
          <w:tcPr>
            <w:tcW w:w="1985" w:type="dxa"/>
            <w:tcPrChange w:id="5578" w:author="JY0225" w:date="2017-08-14T12:48:00Z">
              <w:tcPr>
                <w:tcW w:w="1985" w:type="dxa"/>
              </w:tcPr>
            </w:tcPrChange>
          </w:tcPr>
          <w:p w14:paraId="448D1713" w14:textId="77777777" w:rsidR="002646DB" w:rsidRPr="00B67BB3" w:rsidRDefault="00B801E4">
            <w:pPr>
              <w:spacing w:line="400" w:lineRule="exact"/>
              <w:rPr>
                <w:rFonts w:asciiTheme="minorEastAsia" w:hAnsiTheme="minorEastAsia" w:cs="Times New Roman"/>
                <w:sz w:val="24"/>
                <w:szCs w:val="24"/>
                <w:rPrChange w:id="5579" w:author="JY0225" w:date="2017-08-24T11:29:00Z">
                  <w:rPr>
                    <w:rFonts w:ascii="Times New Roman" w:hAnsi="Times New Roman" w:cs="Times New Roman"/>
                    <w:sz w:val="24"/>
                    <w:szCs w:val="24"/>
                  </w:rPr>
                </w:rPrChange>
              </w:rPr>
              <w:pPrChange w:id="5580" w:author="JY0225" w:date="2017-08-24T11:29:00Z">
                <w:pPr>
                  <w:spacing w:line="360" w:lineRule="auto"/>
                </w:pPr>
              </w:pPrChange>
            </w:pPr>
            <w:r w:rsidRPr="00B67BB3">
              <w:rPr>
                <w:rFonts w:asciiTheme="minorEastAsia" w:hAnsiTheme="minorEastAsia" w:cs="Times New Roman" w:hint="eastAsia"/>
                <w:sz w:val="24"/>
                <w:szCs w:val="24"/>
                <w:rPrChange w:id="5581" w:author="JY0225" w:date="2017-08-24T11:29:00Z">
                  <w:rPr>
                    <w:rFonts w:ascii="Times New Roman" w:hAnsi="Times New Roman" w:cs="Times New Roman" w:hint="eastAsia"/>
                    <w:sz w:val="24"/>
                    <w:szCs w:val="24"/>
                  </w:rPr>
                </w:rPrChange>
              </w:rPr>
              <w:t>开发工具</w:t>
            </w:r>
          </w:p>
        </w:tc>
        <w:tc>
          <w:tcPr>
            <w:tcW w:w="4564" w:type="dxa"/>
            <w:tcPrChange w:id="5582" w:author="JY0225" w:date="2017-08-14T12:48:00Z">
              <w:tcPr>
                <w:tcW w:w="5386" w:type="dxa"/>
              </w:tcPr>
            </w:tcPrChange>
          </w:tcPr>
          <w:p w14:paraId="73BB03B3" w14:textId="5CCA750E" w:rsidR="002646DB" w:rsidRPr="00B67BB3" w:rsidRDefault="00846551">
            <w:pPr>
              <w:spacing w:line="400" w:lineRule="exact"/>
              <w:rPr>
                <w:rFonts w:asciiTheme="minorEastAsia" w:hAnsiTheme="minorEastAsia" w:cs="Times New Roman"/>
                <w:sz w:val="24"/>
                <w:szCs w:val="24"/>
                <w:rPrChange w:id="5583" w:author="JY0225" w:date="2017-08-24T11:29:00Z">
                  <w:rPr>
                    <w:rFonts w:ascii="Times New Roman" w:hAnsi="Times New Roman" w:cs="Times New Roman"/>
                    <w:sz w:val="24"/>
                    <w:szCs w:val="24"/>
                  </w:rPr>
                </w:rPrChange>
              </w:rPr>
              <w:pPrChange w:id="5584" w:author="JY0225" w:date="2017-08-24T11:29:00Z">
                <w:pPr>
                  <w:spacing w:line="360" w:lineRule="auto"/>
                </w:pPr>
              </w:pPrChange>
            </w:pPr>
            <w:r w:rsidRPr="00B67BB3">
              <w:rPr>
                <w:rFonts w:asciiTheme="minorEastAsia" w:hAnsiTheme="minorEastAsia" w:cs="Times New Roman"/>
                <w:sz w:val="24"/>
                <w:szCs w:val="24"/>
                <w:rPrChange w:id="5585" w:author="JY0225" w:date="2017-08-24T11:29:00Z">
                  <w:rPr>
                    <w:rFonts w:ascii="Times New Roman" w:hAnsi="Times New Roman" w:cs="Times New Roman"/>
                    <w:sz w:val="24"/>
                    <w:szCs w:val="24"/>
                  </w:rPr>
                </w:rPrChange>
              </w:rPr>
              <w:t>Atom</w:t>
            </w:r>
            <w:r w:rsidR="0046062A" w:rsidRPr="00B67BB3">
              <w:rPr>
                <w:rFonts w:asciiTheme="minorEastAsia" w:hAnsiTheme="minorEastAsia" w:cs="Times New Roman" w:hint="eastAsia"/>
                <w:sz w:val="24"/>
                <w:szCs w:val="24"/>
                <w:rPrChange w:id="5586" w:author="JY0225" w:date="2017-08-24T11:29:00Z">
                  <w:rPr>
                    <w:rFonts w:ascii="Times New Roman" w:hAnsi="Times New Roman" w:cs="Times New Roman" w:hint="eastAsia"/>
                    <w:sz w:val="24"/>
                    <w:szCs w:val="24"/>
                  </w:rPr>
                </w:rPrChange>
              </w:rPr>
              <w:t>、</w:t>
            </w:r>
            <w:r w:rsidRPr="00B67BB3">
              <w:rPr>
                <w:rFonts w:asciiTheme="minorEastAsia" w:hAnsiTheme="minorEastAsia" w:cs="Times New Roman"/>
                <w:sz w:val="24"/>
                <w:szCs w:val="24"/>
                <w:rPrChange w:id="5587" w:author="JY0225" w:date="2017-08-24T11:29:00Z">
                  <w:rPr>
                    <w:rFonts w:ascii="Times New Roman" w:hAnsi="Times New Roman" w:cs="Times New Roman"/>
                    <w:sz w:val="24"/>
                    <w:szCs w:val="24"/>
                  </w:rPr>
                </w:rPrChange>
              </w:rPr>
              <w:t>WebExtension</w:t>
            </w:r>
          </w:p>
        </w:tc>
      </w:tr>
      <w:tr w:rsidR="002646DB" w:rsidRPr="00B67BB3" w14:paraId="4D213D5E" w14:textId="77777777" w:rsidTr="00781F19">
        <w:trPr>
          <w:jc w:val="center"/>
        </w:trPr>
        <w:tc>
          <w:tcPr>
            <w:tcW w:w="1985" w:type="dxa"/>
            <w:tcPrChange w:id="5588" w:author="JY0225" w:date="2017-08-14T12:48:00Z">
              <w:tcPr>
                <w:tcW w:w="1985" w:type="dxa"/>
              </w:tcPr>
            </w:tcPrChange>
          </w:tcPr>
          <w:p w14:paraId="0ABE2FB5" w14:textId="77777777" w:rsidR="002646DB" w:rsidRPr="00B67BB3" w:rsidRDefault="00846551">
            <w:pPr>
              <w:spacing w:line="400" w:lineRule="exact"/>
              <w:rPr>
                <w:rFonts w:asciiTheme="minorEastAsia" w:hAnsiTheme="minorEastAsia" w:cs="Times New Roman"/>
                <w:sz w:val="24"/>
                <w:szCs w:val="24"/>
                <w:rPrChange w:id="5589" w:author="JY0225" w:date="2017-08-24T11:29:00Z">
                  <w:rPr>
                    <w:rFonts w:ascii="Times New Roman" w:hAnsi="Times New Roman" w:cs="Times New Roman"/>
                    <w:sz w:val="24"/>
                    <w:szCs w:val="24"/>
                  </w:rPr>
                </w:rPrChange>
              </w:rPr>
              <w:pPrChange w:id="5590" w:author="JY0225" w:date="2017-08-24T11:29:00Z">
                <w:pPr>
                  <w:spacing w:line="360" w:lineRule="auto"/>
                </w:pPr>
              </w:pPrChange>
            </w:pPr>
            <w:r w:rsidRPr="00B67BB3">
              <w:rPr>
                <w:rFonts w:asciiTheme="minorEastAsia" w:hAnsiTheme="minorEastAsia" w:cs="Times New Roman" w:hint="eastAsia"/>
                <w:sz w:val="24"/>
                <w:szCs w:val="24"/>
                <w:rPrChange w:id="5591" w:author="JY0225" w:date="2017-08-24T11:29:00Z">
                  <w:rPr>
                    <w:rFonts w:ascii="Times New Roman" w:hAnsi="Times New Roman" w:cs="Times New Roman" w:hint="eastAsia"/>
                    <w:sz w:val="24"/>
                    <w:szCs w:val="24"/>
                  </w:rPr>
                </w:rPrChange>
              </w:rPr>
              <w:t>数据库</w:t>
            </w:r>
          </w:p>
        </w:tc>
        <w:tc>
          <w:tcPr>
            <w:tcW w:w="4564" w:type="dxa"/>
            <w:tcPrChange w:id="5592" w:author="JY0225" w:date="2017-08-14T12:48:00Z">
              <w:tcPr>
                <w:tcW w:w="5386" w:type="dxa"/>
              </w:tcPr>
            </w:tcPrChange>
          </w:tcPr>
          <w:p w14:paraId="3D38F524" w14:textId="77777777" w:rsidR="002646DB" w:rsidRPr="00B67BB3" w:rsidRDefault="00846551">
            <w:pPr>
              <w:spacing w:line="400" w:lineRule="exact"/>
              <w:rPr>
                <w:rFonts w:asciiTheme="minorEastAsia" w:hAnsiTheme="minorEastAsia" w:cs="Times New Roman"/>
                <w:sz w:val="24"/>
                <w:szCs w:val="24"/>
                <w:rPrChange w:id="5593" w:author="JY0225" w:date="2017-08-24T11:29:00Z">
                  <w:rPr>
                    <w:rFonts w:ascii="Times New Roman" w:hAnsi="Times New Roman" w:cs="Times New Roman"/>
                    <w:sz w:val="24"/>
                    <w:szCs w:val="24"/>
                  </w:rPr>
                </w:rPrChange>
              </w:rPr>
              <w:pPrChange w:id="5594" w:author="JY0225" w:date="2017-08-24T11:29:00Z">
                <w:pPr>
                  <w:spacing w:line="360" w:lineRule="auto"/>
                </w:pPr>
              </w:pPrChange>
            </w:pPr>
            <w:r w:rsidRPr="00B67BB3">
              <w:rPr>
                <w:rFonts w:asciiTheme="minorEastAsia" w:hAnsiTheme="minorEastAsia" w:cs="Times New Roman"/>
                <w:sz w:val="24"/>
                <w:szCs w:val="24"/>
                <w:rPrChange w:id="5595" w:author="JY0225" w:date="2017-08-24T11:29:00Z">
                  <w:rPr>
                    <w:rFonts w:ascii="Times New Roman" w:hAnsi="Times New Roman" w:cs="Times New Roman"/>
                    <w:sz w:val="24"/>
                    <w:szCs w:val="24"/>
                  </w:rPr>
                </w:rPrChange>
              </w:rPr>
              <w:t>SQLite</w:t>
            </w:r>
          </w:p>
        </w:tc>
      </w:tr>
    </w:tbl>
    <w:p w14:paraId="0E7E72A1" w14:textId="7FDC722A" w:rsidR="00AD0394" w:rsidRPr="00B67BB3" w:rsidRDefault="00AD0394">
      <w:pPr>
        <w:spacing w:line="400" w:lineRule="exact"/>
        <w:rPr>
          <w:ins w:id="5596" w:author="JY0225" w:date="2017-08-24T11:26:00Z"/>
          <w:rFonts w:asciiTheme="minorEastAsia" w:hAnsiTheme="minorEastAsia"/>
          <w:sz w:val="24"/>
          <w:szCs w:val="24"/>
          <w:rPrChange w:id="5597" w:author="JY0225" w:date="2017-08-24T11:29:00Z">
            <w:rPr>
              <w:ins w:id="5598" w:author="JY0225" w:date="2017-08-24T11:26:00Z"/>
            </w:rPr>
          </w:rPrChange>
        </w:rPr>
        <w:pPrChange w:id="5599" w:author="JY0225" w:date="2017-08-24T11:29:00Z">
          <w:pPr>
            <w:pStyle w:val="21"/>
          </w:pPr>
        </w:pPrChange>
      </w:pPr>
      <w:ins w:id="5600" w:author="JY0225" w:date="2017-08-24T11:26:00Z">
        <w:r w:rsidRPr="00B67BB3">
          <w:rPr>
            <w:rFonts w:asciiTheme="minorEastAsia" w:hAnsiTheme="minorEastAsia"/>
            <w:sz w:val="24"/>
            <w:szCs w:val="24"/>
            <w:rPrChange w:id="5601" w:author="JY0225" w:date="2017-08-24T11:29:00Z">
              <w:rPr>
                <w:b w:val="0"/>
                <w:bCs w:val="0"/>
              </w:rPr>
            </w:rPrChange>
          </w:rPr>
          <w:tab/>
        </w:r>
        <w:r w:rsidR="00B202BF" w:rsidRPr="00B67BB3">
          <w:rPr>
            <w:rFonts w:asciiTheme="minorEastAsia" w:hAnsiTheme="minorEastAsia" w:hint="eastAsia"/>
            <w:sz w:val="24"/>
            <w:szCs w:val="24"/>
            <w:rPrChange w:id="5602" w:author="JY0225" w:date="2017-08-24T11:29:00Z">
              <w:rPr>
                <w:rFonts w:hint="eastAsia"/>
                <w:b w:val="0"/>
                <w:bCs w:val="0"/>
              </w:rPr>
            </w:rPrChange>
          </w:rPr>
          <w:t>云备份中间件系统优化的是在</w:t>
        </w:r>
        <w:r w:rsidR="00B202BF" w:rsidRPr="00B67BB3">
          <w:rPr>
            <w:rFonts w:asciiTheme="minorEastAsia" w:hAnsiTheme="minorEastAsia"/>
            <w:sz w:val="24"/>
            <w:szCs w:val="24"/>
            <w:rPrChange w:id="5603" w:author="JY0225" w:date="2017-08-24T11:29:00Z">
              <w:rPr>
                <w:b w:val="0"/>
                <w:bCs w:val="0"/>
              </w:rPr>
            </w:rPrChange>
          </w:rPr>
          <w:t>Ubuntu14.04</w:t>
        </w:r>
        <w:r w:rsidR="00B202BF" w:rsidRPr="00B67BB3">
          <w:rPr>
            <w:rFonts w:asciiTheme="minorEastAsia" w:hAnsiTheme="minorEastAsia" w:hint="eastAsia"/>
            <w:sz w:val="24"/>
            <w:szCs w:val="24"/>
            <w:rPrChange w:id="5604" w:author="JY0225" w:date="2017-08-24T11:29:00Z">
              <w:rPr>
                <w:rFonts w:hint="eastAsia"/>
                <w:b w:val="0"/>
                <w:bCs w:val="0"/>
              </w:rPr>
            </w:rPrChange>
          </w:rPr>
          <w:t>下开发的，使用的开发语言有</w:t>
        </w:r>
      </w:ins>
      <w:ins w:id="5605" w:author="JY0225" w:date="2017-08-24T11:27:00Z">
        <w:r w:rsidR="00BF5125" w:rsidRPr="00B67BB3">
          <w:rPr>
            <w:rFonts w:asciiTheme="minorEastAsia" w:hAnsiTheme="minorEastAsia"/>
            <w:sz w:val="24"/>
            <w:szCs w:val="24"/>
            <w:rPrChange w:id="5606" w:author="JY0225" w:date="2017-08-24T11:29:00Z">
              <w:rPr>
                <w:b w:val="0"/>
                <w:bCs w:val="0"/>
              </w:rPr>
            </w:rPrChange>
          </w:rPr>
          <w:t>Python</w:t>
        </w:r>
        <w:r w:rsidR="00BF5125" w:rsidRPr="00B67BB3">
          <w:rPr>
            <w:rFonts w:asciiTheme="minorEastAsia" w:hAnsiTheme="minorEastAsia" w:hint="eastAsia"/>
            <w:sz w:val="24"/>
            <w:szCs w:val="24"/>
            <w:rPrChange w:id="5607" w:author="JY0225" w:date="2017-08-24T11:29:00Z">
              <w:rPr>
                <w:rFonts w:hint="eastAsia"/>
                <w:b w:val="0"/>
                <w:bCs w:val="0"/>
              </w:rPr>
            </w:rPrChange>
          </w:rPr>
          <w:t>、</w:t>
        </w:r>
        <w:r w:rsidR="00BF5125" w:rsidRPr="00B67BB3">
          <w:rPr>
            <w:rFonts w:asciiTheme="minorEastAsia" w:hAnsiTheme="minorEastAsia"/>
            <w:sz w:val="24"/>
            <w:szCs w:val="24"/>
            <w:rPrChange w:id="5608" w:author="JY0225" w:date="2017-08-24T11:29:00Z">
              <w:rPr>
                <w:b w:val="0"/>
                <w:bCs w:val="0"/>
              </w:rPr>
            </w:rPrChange>
          </w:rPr>
          <w:t>Java</w:t>
        </w:r>
        <w:r w:rsidR="00BF5125" w:rsidRPr="00B67BB3">
          <w:rPr>
            <w:rFonts w:asciiTheme="minorEastAsia" w:hAnsiTheme="minorEastAsia" w:hint="eastAsia"/>
            <w:sz w:val="24"/>
            <w:szCs w:val="24"/>
            <w:rPrChange w:id="5609" w:author="JY0225" w:date="2017-08-24T11:29:00Z">
              <w:rPr>
                <w:rFonts w:hint="eastAsia"/>
                <w:b w:val="0"/>
                <w:bCs w:val="0"/>
              </w:rPr>
            </w:rPrChange>
          </w:rPr>
          <w:t>、</w:t>
        </w:r>
        <w:r w:rsidR="00BF5125" w:rsidRPr="00B67BB3">
          <w:rPr>
            <w:rFonts w:asciiTheme="minorEastAsia" w:hAnsiTheme="minorEastAsia"/>
            <w:sz w:val="24"/>
            <w:szCs w:val="24"/>
            <w:rPrChange w:id="5610" w:author="JY0225" w:date="2017-08-24T11:29:00Z">
              <w:rPr>
                <w:b w:val="0"/>
                <w:bCs w:val="0"/>
              </w:rPr>
            </w:rPrChange>
          </w:rPr>
          <w:t>JavaScript</w:t>
        </w:r>
        <w:r w:rsidR="00BF5125" w:rsidRPr="00B67BB3">
          <w:rPr>
            <w:rFonts w:asciiTheme="minorEastAsia" w:hAnsiTheme="minorEastAsia" w:hint="eastAsia"/>
            <w:sz w:val="24"/>
            <w:szCs w:val="24"/>
            <w:rPrChange w:id="5611" w:author="JY0225" w:date="2017-08-24T11:29:00Z">
              <w:rPr>
                <w:rFonts w:hint="eastAsia"/>
                <w:b w:val="0"/>
                <w:bCs w:val="0"/>
              </w:rPr>
            </w:rPrChange>
          </w:rPr>
          <w:t>以及</w:t>
        </w:r>
        <w:r w:rsidR="00BF5125" w:rsidRPr="00B67BB3">
          <w:rPr>
            <w:rFonts w:asciiTheme="minorEastAsia" w:hAnsiTheme="minorEastAsia"/>
            <w:sz w:val="24"/>
            <w:szCs w:val="24"/>
            <w:rPrChange w:id="5612" w:author="JY0225" w:date="2017-08-24T11:29:00Z">
              <w:rPr>
                <w:b w:val="0"/>
                <w:bCs w:val="0"/>
              </w:rPr>
            </w:rPrChange>
          </w:rPr>
          <w:t>HTML</w:t>
        </w:r>
        <w:r w:rsidR="00BF5125" w:rsidRPr="00B67BB3">
          <w:rPr>
            <w:rFonts w:asciiTheme="minorEastAsia" w:hAnsiTheme="minorEastAsia" w:hint="eastAsia"/>
            <w:sz w:val="24"/>
            <w:szCs w:val="24"/>
            <w:rPrChange w:id="5613" w:author="JY0225" w:date="2017-08-24T11:29:00Z">
              <w:rPr>
                <w:rFonts w:hint="eastAsia"/>
                <w:b w:val="0"/>
                <w:bCs w:val="0"/>
              </w:rPr>
            </w:rPrChange>
          </w:rPr>
          <w:t>，使用</w:t>
        </w:r>
      </w:ins>
      <w:ins w:id="5614" w:author="JY0225" w:date="2017-08-24T11:28:00Z">
        <w:r w:rsidR="00BF5125" w:rsidRPr="00B67BB3">
          <w:rPr>
            <w:rFonts w:asciiTheme="minorEastAsia" w:hAnsiTheme="minorEastAsia" w:hint="eastAsia"/>
            <w:sz w:val="24"/>
            <w:szCs w:val="24"/>
            <w:rPrChange w:id="5615" w:author="JY0225" w:date="2017-08-24T11:29:00Z">
              <w:rPr>
                <w:rFonts w:hint="eastAsia"/>
                <w:b w:val="0"/>
                <w:bCs w:val="0"/>
              </w:rPr>
            </w:rPrChange>
          </w:rPr>
          <w:t>了</w:t>
        </w:r>
        <w:r w:rsidR="00BF5125" w:rsidRPr="00B67BB3">
          <w:rPr>
            <w:rFonts w:asciiTheme="minorEastAsia" w:hAnsiTheme="minorEastAsia"/>
            <w:sz w:val="24"/>
            <w:szCs w:val="24"/>
            <w:rPrChange w:id="5616" w:author="JY0225" w:date="2017-08-24T11:29:00Z">
              <w:rPr>
                <w:b w:val="0"/>
                <w:bCs w:val="0"/>
              </w:rPr>
            </w:rPrChange>
          </w:rPr>
          <w:t>Atom</w:t>
        </w:r>
        <w:r w:rsidR="00BF5125" w:rsidRPr="00B67BB3">
          <w:rPr>
            <w:rFonts w:asciiTheme="minorEastAsia" w:hAnsiTheme="minorEastAsia" w:hint="eastAsia"/>
            <w:sz w:val="24"/>
            <w:szCs w:val="24"/>
            <w:rPrChange w:id="5617" w:author="JY0225" w:date="2017-08-24T11:29:00Z">
              <w:rPr>
                <w:rFonts w:hint="eastAsia"/>
                <w:b w:val="0"/>
                <w:bCs w:val="0"/>
              </w:rPr>
            </w:rPrChange>
          </w:rPr>
          <w:t>作为代码的编辑和调试工具，采用了</w:t>
        </w:r>
        <w:r w:rsidR="00BF5125" w:rsidRPr="00B67BB3">
          <w:rPr>
            <w:rFonts w:asciiTheme="minorEastAsia" w:hAnsiTheme="minorEastAsia"/>
            <w:sz w:val="24"/>
            <w:szCs w:val="24"/>
            <w:rPrChange w:id="5618" w:author="JY0225" w:date="2017-08-24T11:29:00Z">
              <w:rPr>
                <w:b w:val="0"/>
                <w:bCs w:val="0"/>
              </w:rPr>
            </w:rPrChange>
          </w:rPr>
          <w:t>WebExtension</w:t>
        </w:r>
        <w:r w:rsidR="00BF5125" w:rsidRPr="00B67BB3">
          <w:rPr>
            <w:rFonts w:asciiTheme="minorEastAsia" w:hAnsiTheme="minorEastAsia" w:hint="eastAsia"/>
            <w:sz w:val="24"/>
            <w:szCs w:val="24"/>
            <w:rPrChange w:id="5619" w:author="JY0225" w:date="2017-08-24T11:29:00Z">
              <w:rPr>
                <w:rFonts w:hint="eastAsia"/>
                <w:b w:val="0"/>
                <w:bCs w:val="0"/>
              </w:rPr>
            </w:rPrChange>
          </w:rPr>
          <w:t>框架开发</w:t>
        </w:r>
        <w:r w:rsidR="00BF5125" w:rsidRPr="00B67BB3">
          <w:rPr>
            <w:rFonts w:asciiTheme="minorEastAsia" w:hAnsiTheme="minorEastAsia"/>
            <w:sz w:val="24"/>
            <w:szCs w:val="24"/>
            <w:rPrChange w:id="5620" w:author="JY0225" w:date="2017-08-24T11:29:00Z">
              <w:rPr>
                <w:b w:val="0"/>
                <w:bCs w:val="0"/>
              </w:rPr>
            </w:rPrChange>
          </w:rPr>
          <w:t>Firefox</w:t>
        </w:r>
        <w:r w:rsidR="00BF5125" w:rsidRPr="00B67BB3">
          <w:rPr>
            <w:rFonts w:asciiTheme="minorEastAsia" w:hAnsiTheme="minorEastAsia" w:hint="eastAsia"/>
            <w:sz w:val="24"/>
            <w:szCs w:val="24"/>
            <w:rPrChange w:id="5621" w:author="JY0225" w:date="2017-08-24T11:29:00Z">
              <w:rPr>
                <w:rFonts w:hint="eastAsia"/>
                <w:b w:val="0"/>
                <w:bCs w:val="0"/>
              </w:rPr>
            </w:rPrChange>
          </w:rPr>
          <w:t>扩展程序</w:t>
        </w:r>
      </w:ins>
      <w:ins w:id="5622" w:author="JY0225" w:date="2017-08-24T11:29:00Z">
        <w:r w:rsidR="001A6661" w:rsidRPr="00B67BB3">
          <w:rPr>
            <w:rFonts w:asciiTheme="minorEastAsia" w:hAnsiTheme="minorEastAsia" w:hint="eastAsia"/>
            <w:sz w:val="24"/>
            <w:szCs w:val="24"/>
            <w:rPrChange w:id="5623" w:author="JY0225" w:date="2017-08-24T11:29:00Z">
              <w:rPr>
                <w:rFonts w:hint="eastAsia"/>
                <w:b w:val="0"/>
                <w:bCs w:val="0"/>
              </w:rPr>
            </w:rPrChange>
          </w:rPr>
          <w:t>，</w:t>
        </w:r>
      </w:ins>
      <w:ins w:id="5624" w:author="JY0225" w:date="2017-08-24T11:28:00Z">
        <w:r w:rsidR="00BF5125" w:rsidRPr="00B67BB3">
          <w:rPr>
            <w:rFonts w:asciiTheme="minorEastAsia" w:hAnsiTheme="minorEastAsia" w:hint="eastAsia"/>
            <w:sz w:val="24"/>
            <w:szCs w:val="24"/>
            <w:rPrChange w:id="5625" w:author="JY0225" w:date="2017-08-24T11:29:00Z">
              <w:rPr>
                <w:rFonts w:hint="eastAsia"/>
                <w:b w:val="0"/>
                <w:bCs w:val="0"/>
              </w:rPr>
            </w:rPrChange>
          </w:rPr>
          <w:t>使用的数据库为</w:t>
        </w:r>
        <w:r w:rsidR="00BF5125" w:rsidRPr="00B67BB3">
          <w:rPr>
            <w:rFonts w:asciiTheme="minorEastAsia" w:hAnsiTheme="minorEastAsia"/>
            <w:sz w:val="24"/>
            <w:szCs w:val="24"/>
            <w:rPrChange w:id="5626" w:author="JY0225" w:date="2017-08-24T11:29:00Z">
              <w:rPr>
                <w:b w:val="0"/>
                <w:bCs w:val="0"/>
              </w:rPr>
            </w:rPrChange>
          </w:rPr>
          <w:t>SQLite</w:t>
        </w:r>
        <w:r w:rsidR="00BF5125" w:rsidRPr="00B67BB3">
          <w:rPr>
            <w:rFonts w:asciiTheme="minorEastAsia" w:hAnsiTheme="minorEastAsia" w:hint="eastAsia"/>
            <w:sz w:val="24"/>
            <w:szCs w:val="24"/>
            <w:rPrChange w:id="5627" w:author="JY0225" w:date="2017-08-24T11:29:00Z">
              <w:rPr>
                <w:rFonts w:hint="eastAsia"/>
                <w:b w:val="0"/>
                <w:bCs w:val="0"/>
              </w:rPr>
            </w:rPrChange>
          </w:rPr>
          <w:t>。</w:t>
        </w:r>
      </w:ins>
    </w:p>
    <w:p w14:paraId="0F3C3071" w14:textId="66DEDAD8" w:rsidR="00D655BA" w:rsidRPr="00D655BA" w:rsidRDefault="00EE509E">
      <w:pPr>
        <w:pStyle w:val="21"/>
        <w:spacing w:line="240" w:lineRule="auto"/>
        <w:pPrChange w:id="5628" w:author="微软用户" w:date="2017-08-18T22:53:00Z">
          <w:pPr>
            <w:pStyle w:val="21"/>
          </w:pPr>
        </w:pPrChange>
      </w:pPr>
      <w:bookmarkStart w:id="5629" w:name="_Toc491606298"/>
      <w:r>
        <w:rPr>
          <w:rFonts w:hint="eastAsia"/>
        </w:rPr>
        <w:t>5.</w:t>
      </w:r>
      <w:r>
        <w:t>2</w:t>
      </w:r>
      <w:r w:rsidR="00AB4F70">
        <w:rPr>
          <w:rFonts w:hint="eastAsia"/>
        </w:rPr>
        <w:t xml:space="preserve"> </w:t>
      </w:r>
      <w:r w:rsidR="007756E4">
        <w:t>关键</w:t>
      </w:r>
      <w:ins w:id="5630" w:author="JY0225" w:date="2017-08-23T15:37:00Z">
        <w:r w:rsidR="000D77D2">
          <w:rPr>
            <w:rFonts w:hint="eastAsia"/>
          </w:rPr>
          <w:t>技术</w:t>
        </w:r>
      </w:ins>
      <w:ins w:id="5631" w:author="JY0225" w:date="2017-08-14T12:49:00Z">
        <w:r w:rsidR="00781F19">
          <w:rPr>
            <w:rFonts w:hint="eastAsia"/>
          </w:rPr>
          <w:t>实现</w:t>
        </w:r>
      </w:ins>
      <w:bookmarkEnd w:id="5629"/>
      <w:del w:id="5632" w:author="JY0225" w:date="2017-08-14T12:49:00Z">
        <w:r w:rsidR="00A30CF2" w:rsidDel="00781F19">
          <w:delText>技术</w:delText>
        </w:r>
      </w:del>
    </w:p>
    <w:p w14:paraId="131B2B1B" w14:textId="77777777" w:rsidR="00D655BA" w:rsidRDefault="00454843" w:rsidP="00D655BA">
      <w:pPr>
        <w:pStyle w:val="31"/>
      </w:pPr>
      <w:bookmarkStart w:id="5633" w:name="_Toc491606299"/>
      <w:r>
        <w:t>5.2.1</w:t>
      </w:r>
      <w:r w:rsidR="00214253">
        <w:rPr>
          <w:rFonts w:hint="eastAsia"/>
        </w:rPr>
        <w:t>加密方式</w:t>
      </w:r>
      <w:bookmarkEnd w:id="5633"/>
    </w:p>
    <w:p w14:paraId="14516C4D" w14:textId="721E0944" w:rsidR="002B1C7D" w:rsidRPr="00AE736A" w:rsidRDefault="00F61563">
      <w:pPr>
        <w:spacing w:line="400" w:lineRule="exact"/>
        <w:ind w:firstLine="420"/>
        <w:rPr>
          <w:rFonts w:asciiTheme="minorEastAsia" w:hAnsiTheme="minorEastAsia"/>
          <w:color w:val="000000" w:themeColor="text1"/>
          <w:sz w:val="24"/>
          <w:rPrChange w:id="5634" w:author="JY0225" w:date="2017-08-24T11:29:00Z">
            <w:rPr>
              <w:color w:val="000000" w:themeColor="text1"/>
              <w:sz w:val="24"/>
            </w:rPr>
          </w:rPrChange>
        </w:rPr>
        <w:pPrChange w:id="5635" w:author="JY0225" w:date="2017-08-24T11:30:00Z">
          <w:pPr>
            <w:spacing w:line="360" w:lineRule="auto"/>
            <w:ind w:firstLine="420"/>
          </w:pPr>
        </w:pPrChange>
      </w:pPr>
      <w:r w:rsidRPr="00AE736A">
        <w:rPr>
          <w:rFonts w:asciiTheme="minorEastAsia" w:hAnsiTheme="minorEastAsia" w:hint="eastAsia"/>
          <w:color w:val="000000" w:themeColor="text1"/>
          <w:sz w:val="24"/>
          <w:rPrChange w:id="5636" w:author="JY0225" w:date="2017-08-24T11:29:00Z">
            <w:rPr>
              <w:rFonts w:hint="eastAsia"/>
              <w:color w:val="000000" w:themeColor="text1"/>
              <w:sz w:val="24"/>
            </w:rPr>
          </w:rPrChange>
        </w:rPr>
        <w:t>缓存在中间件的用户登录信息是</w:t>
      </w:r>
      <w:r w:rsidR="00254E11" w:rsidRPr="00AE736A">
        <w:rPr>
          <w:rFonts w:asciiTheme="minorEastAsia" w:hAnsiTheme="minorEastAsia" w:hint="eastAsia"/>
          <w:color w:val="000000" w:themeColor="text1"/>
          <w:sz w:val="24"/>
          <w:rPrChange w:id="5637" w:author="JY0225" w:date="2017-08-24T11:29:00Z">
            <w:rPr>
              <w:rFonts w:hint="eastAsia"/>
              <w:color w:val="000000" w:themeColor="text1"/>
              <w:sz w:val="24"/>
            </w:rPr>
          </w:rPrChange>
        </w:rPr>
        <w:t>基于</w:t>
      </w:r>
      <w:ins w:id="5638" w:author="JY0225" w:date="2017-08-23T15:23:00Z">
        <w:r w:rsidR="00376B96" w:rsidRPr="00AE736A">
          <w:rPr>
            <w:rFonts w:asciiTheme="minorEastAsia" w:hAnsiTheme="minorEastAsia"/>
            <w:color w:val="000000" w:themeColor="text1"/>
            <w:sz w:val="24"/>
            <w:rPrChange w:id="5639" w:author="JY0225" w:date="2017-08-24T11:29:00Z">
              <w:rPr>
                <w:color w:val="000000" w:themeColor="text1"/>
                <w:sz w:val="24"/>
              </w:rPr>
            </w:rPrChange>
          </w:rPr>
          <w:t>******.so</w:t>
        </w:r>
        <w:r w:rsidR="00376B96" w:rsidRPr="00AE736A" w:rsidDel="00376B96">
          <w:rPr>
            <w:rFonts w:asciiTheme="minorEastAsia" w:hAnsiTheme="minorEastAsia"/>
            <w:color w:val="000000" w:themeColor="text1"/>
            <w:sz w:val="24"/>
            <w:rPrChange w:id="5640" w:author="JY0225" w:date="2017-08-24T11:29:00Z">
              <w:rPr>
                <w:color w:val="000000" w:themeColor="text1"/>
                <w:sz w:val="24"/>
              </w:rPr>
            </w:rPrChange>
          </w:rPr>
          <w:t xml:space="preserve"> </w:t>
        </w:r>
      </w:ins>
      <w:del w:id="5641" w:author="JY0225" w:date="2017-08-23T15:23:00Z">
        <w:r w:rsidR="00254E11" w:rsidRPr="00AE736A" w:rsidDel="00376B96">
          <w:rPr>
            <w:rFonts w:asciiTheme="minorEastAsia" w:hAnsiTheme="minorEastAsia"/>
            <w:color w:val="000000" w:themeColor="text1"/>
            <w:sz w:val="24"/>
            <w:rPrChange w:id="5642" w:author="JY0225" w:date="2017-08-24T11:29:00Z">
              <w:rPr>
                <w:color w:val="000000" w:themeColor="text1"/>
                <w:sz w:val="24"/>
              </w:rPr>
            </w:rPrChange>
          </w:rPr>
          <w:delText>libsecrypto</w:delText>
        </w:r>
      </w:del>
      <w:r w:rsidR="007A6E6B" w:rsidRPr="00AE736A">
        <w:rPr>
          <w:rFonts w:asciiTheme="minorEastAsia" w:hAnsiTheme="minorEastAsia" w:hint="eastAsia"/>
          <w:color w:val="000000" w:themeColor="text1"/>
          <w:sz w:val="24"/>
          <w:rPrChange w:id="5643" w:author="JY0225" w:date="2017-08-24T11:29:00Z">
            <w:rPr>
              <w:rFonts w:hint="eastAsia"/>
              <w:color w:val="000000" w:themeColor="text1"/>
              <w:sz w:val="24"/>
            </w:rPr>
          </w:rPrChange>
        </w:rPr>
        <w:t>库的接口进行加密的</w:t>
      </w:r>
      <w:r w:rsidR="00254E11" w:rsidRPr="00AE736A">
        <w:rPr>
          <w:rFonts w:asciiTheme="minorEastAsia" w:hAnsiTheme="minorEastAsia" w:hint="eastAsia"/>
          <w:color w:val="000000" w:themeColor="text1"/>
          <w:sz w:val="24"/>
          <w:rPrChange w:id="5644" w:author="JY0225" w:date="2017-08-24T11:29:00Z">
            <w:rPr>
              <w:rFonts w:hint="eastAsia"/>
              <w:color w:val="000000" w:themeColor="text1"/>
              <w:sz w:val="24"/>
            </w:rPr>
          </w:rPrChange>
        </w:rPr>
        <w:t>，</w:t>
      </w:r>
      <w:r w:rsidR="00312DA2" w:rsidRPr="00AE736A">
        <w:rPr>
          <w:rFonts w:asciiTheme="minorEastAsia" w:hAnsiTheme="minorEastAsia" w:hint="eastAsia"/>
          <w:color w:val="000000" w:themeColor="text1"/>
          <w:sz w:val="24"/>
          <w:rPrChange w:id="5645" w:author="JY0225" w:date="2017-08-24T11:29:00Z">
            <w:rPr>
              <w:rFonts w:hint="eastAsia"/>
              <w:color w:val="000000" w:themeColor="text1"/>
              <w:sz w:val="24"/>
            </w:rPr>
          </w:rPrChange>
        </w:rPr>
        <w:t>该接口由密钥服务器提供，使用的是</w:t>
      </w:r>
      <w:r w:rsidR="00312DA2" w:rsidRPr="00AE736A">
        <w:rPr>
          <w:rFonts w:asciiTheme="minorEastAsia" w:hAnsiTheme="minorEastAsia"/>
          <w:color w:val="000000" w:themeColor="text1"/>
          <w:sz w:val="24"/>
          <w:rPrChange w:id="5646" w:author="JY0225" w:date="2017-08-24T11:29:00Z">
            <w:rPr>
              <w:color w:val="000000" w:themeColor="text1"/>
              <w:sz w:val="24"/>
            </w:rPr>
          </w:rPrChange>
        </w:rPr>
        <w:t>128</w:t>
      </w:r>
      <w:r w:rsidR="00312DA2" w:rsidRPr="00AE736A">
        <w:rPr>
          <w:rFonts w:asciiTheme="minorEastAsia" w:hAnsiTheme="minorEastAsia" w:hint="eastAsia"/>
          <w:color w:val="000000" w:themeColor="text1"/>
          <w:sz w:val="24"/>
          <w:rPrChange w:id="5647" w:author="JY0225" w:date="2017-08-24T11:29:00Z">
            <w:rPr>
              <w:rFonts w:hint="eastAsia"/>
              <w:color w:val="000000" w:themeColor="text1"/>
              <w:sz w:val="24"/>
            </w:rPr>
          </w:rPrChange>
        </w:rPr>
        <w:t>位的</w:t>
      </w:r>
      <w:r w:rsidR="00312DA2" w:rsidRPr="00AE736A">
        <w:rPr>
          <w:rFonts w:asciiTheme="minorEastAsia" w:hAnsiTheme="minorEastAsia"/>
          <w:color w:val="000000" w:themeColor="text1"/>
          <w:sz w:val="24"/>
          <w:rPrChange w:id="5648" w:author="JY0225" w:date="2017-08-24T11:29:00Z">
            <w:rPr>
              <w:color w:val="000000" w:themeColor="text1"/>
              <w:sz w:val="24"/>
            </w:rPr>
          </w:rPrChange>
        </w:rPr>
        <w:t>AES</w:t>
      </w:r>
      <w:r w:rsidR="00312DA2" w:rsidRPr="00AE736A">
        <w:rPr>
          <w:rFonts w:asciiTheme="minorEastAsia" w:hAnsiTheme="minorEastAsia" w:hint="eastAsia"/>
          <w:color w:val="000000" w:themeColor="text1"/>
          <w:sz w:val="24"/>
          <w:rPrChange w:id="5649" w:author="JY0225" w:date="2017-08-24T11:29:00Z">
            <w:rPr>
              <w:rFonts w:hint="eastAsia"/>
              <w:color w:val="000000" w:themeColor="text1"/>
              <w:sz w:val="24"/>
            </w:rPr>
          </w:rPrChange>
        </w:rPr>
        <w:t>加密算法</w:t>
      </w:r>
      <w:r w:rsidR="00254E11" w:rsidRPr="00AE736A">
        <w:rPr>
          <w:rFonts w:asciiTheme="minorEastAsia" w:hAnsiTheme="minorEastAsia" w:hint="eastAsia"/>
          <w:color w:val="000000" w:themeColor="text1"/>
          <w:sz w:val="24"/>
          <w:rPrChange w:id="5650" w:author="JY0225" w:date="2017-08-24T11:29:00Z">
            <w:rPr>
              <w:rFonts w:hint="eastAsia"/>
              <w:color w:val="000000" w:themeColor="text1"/>
              <w:sz w:val="24"/>
            </w:rPr>
          </w:rPrChange>
        </w:rPr>
        <w:t>。</w:t>
      </w:r>
      <w:r w:rsidR="009F5E4D" w:rsidRPr="00AE736A">
        <w:rPr>
          <w:rFonts w:asciiTheme="minorEastAsia" w:hAnsiTheme="minorEastAsia" w:hint="eastAsia"/>
          <w:color w:val="000000" w:themeColor="text1"/>
          <w:sz w:val="24"/>
          <w:rPrChange w:id="5651" w:author="JY0225" w:date="2017-08-24T11:29:00Z">
            <w:rPr>
              <w:rFonts w:hint="eastAsia"/>
              <w:color w:val="000000" w:themeColor="text1"/>
              <w:sz w:val="24"/>
            </w:rPr>
          </w:rPrChange>
        </w:rPr>
        <w:t>由于该接口只提供文件级别的数据加密接口，不适应用户信</w:t>
      </w:r>
      <w:r w:rsidR="007E3873" w:rsidRPr="00AE736A">
        <w:rPr>
          <w:rFonts w:asciiTheme="minorEastAsia" w:hAnsiTheme="minorEastAsia" w:hint="eastAsia"/>
          <w:color w:val="000000" w:themeColor="text1"/>
          <w:sz w:val="24"/>
          <w:rPrChange w:id="5652" w:author="JY0225" w:date="2017-08-24T11:29:00Z">
            <w:rPr>
              <w:rFonts w:hint="eastAsia"/>
              <w:color w:val="000000" w:themeColor="text1"/>
              <w:sz w:val="24"/>
            </w:rPr>
          </w:rPrChange>
        </w:rPr>
        <w:t>息这类字符串级别的数据加密，因此需要</w:t>
      </w:r>
      <w:r w:rsidR="009F5E4D" w:rsidRPr="00AE736A">
        <w:rPr>
          <w:rFonts w:asciiTheme="minorEastAsia" w:hAnsiTheme="minorEastAsia" w:hint="eastAsia"/>
          <w:color w:val="000000" w:themeColor="text1"/>
          <w:sz w:val="24"/>
          <w:rPrChange w:id="5653" w:author="JY0225" w:date="2017-08-24T11:29:00Z">
            <w:rPr>
              <w:rFonts w:hint="eastAsia"/>
              <w:color w:val="000000" w:themeColor="text1"/>
              <w:sz w:val="24"/>
            </w:rPr>
          </w:rPrChange>
        </w:rPr>
        <w:t>对</w:t>
      </w:r>
      <w:r w:rsidR="00E4327E" w:rsidRPr="00AE736A">
        <w:rPr>
          <w:rFonts w:asciiTheme="minorEastAsia" w:hAnsiTheme="minorEastAsia" w:hint="eastAsia"/>
          <w:color w:val="000000" w:themeColor="text1"/>
          <w:sz w:val="24"/>
          <w:rPrChange w:id="5654" w:author="JY0225" w:date="2017-08-24T11:29:00Z">
            <w:rPr>
              <w:rFonts w:hint="eastAsia"/>
              <w:color w:val="000000" w:themeColor="text1"/>
              <w:sz w:val="24"/>
            </w:rPr>
          </w:rPrChange>
        </w:rPr>
        <w:t>现有</w:t>
      </w:r>
      <w:r w:rsidR="009F5E4D" w:rsidRPr="00AE736A">
        <w:rPr>
          <w:rFonts w:asciiTheme="minorEastAsia" w:hAnsiTheme="minorEastAsia" w:hint="eastAsia"/>
          <w:color w:val="000000" w:themeColor="text1"/>
          <w:sz w:val="24"/>
          <w:rPrChange w:id="5655" w:author="JY0225" w:date="2017-08-24T11:29:00Z">
            <w:rPr>
              <w:rFonts w:hint="eastAsia"/>
              <w:color w:val="000000" w:themeColor="text1"/>
              <w:sz w:val="24"/>
            </w:rPr>
          </w:rPrChange>
        </w:rPr>
        <w:t>的接口进行了修改，新增了对字符串的</w:t>
      </w:r>
      <w:r w:rsidR="004B7305" w:rsidRPr="00AE736A">
        <w:rPr>
          <w:rFonts w:asciiTheme="minorEastAsia" w:hAnsiTheme="minorEastAsia" w:hint="eastAsia"/>
          <w:color w:val="000000" w:themeColor="text1"/>
          <w:sz w:val="24"/>
          <w:rPrChange w:id="5656" w:author="JY0225" w:date="2017-08-24T11:29:00Z">
            <w:rPr>
              <w:rFonts w:hint="eastAsia"/>
              <w:color w:val="000000" w:themeColor="text1"/>
              <w:sz w:val="24"/>
            </w:rPr>
          </w:rPrChange>
        </w:rPr>
        <w:t>加解密</w:t>
      </w:r>
      <w:r w:rsidR="009F5E4D" w:rsidRPr="00AE736A">
        <w:rPr>
          <w:rFonts w:asciiTheme="minorEastAsia" w:hAnsiTheme="minorEastAsia" w:hint="eastAsia"/>
          <w:color w:val="000000" w:themeColor="text1"/>
          <w:sz w:val="24"/>
          <w:rPrChange w:id="5657" w:author="JY0225" w:date="2017-08-24T11:29:00Z">
            <w:rPr>
              <w:rFonts w:hint="eastAsia"/>
              <w:color w:val="000000" w:themeColor="text1"/>
              <w:sz w:val="24"/>
            </w:rPr>
          </w:rPrChange>
        </w:rPr>
        <w:t>接口，具体实现如下文所示</w:t>
      </w:r>
      <w:r w:rsidR="00254E11" w:rsidRPr="00AE736A">
        <w:rPr>
          <w:rFonts w:asciiTheme="minorEastAsia" w:hAnsiTheme="minorEastAsia" w:hint="eastAsia"/>
          <w:color w:val="000000" w:themeColor="text1"/>
          <w:sz w:val="24"/>
          <w:rPrChange w:id="5658" w:author="JY0225" w:date="2017-08-24T11:29:00Z">
            <w:rPr>
              <w:rFonts w:hint="eastAsia"/>
              <w:color w:val="000000" w:themeColor="text1"/>
              <w:sz w:val="24"/>
            </w:rPr>
          </w:rPrChange>
        </w:rPr>
        <w:t>：</w:t>
      </w:r>
    </w:p>
    <w:tbl>
      <w:tblPr>
        <w:tblStyle w:val="aa"/>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6"/>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6"/>
              <w:spacing w:line="400" w:lineRule="exact"/>
              <w:rPr>
                <w:rFonts w:eastAsiaTheme="minorEastAsia"/>
              </w:rPr>
            </w:pPr>
            <w:r w:rsidRPr="00B32D90">
              <w:rPr>
                <w:rFonts w:eastAsiaTheme="minorEastAsia"/>
              </w:rPr>
              <w:t xml:space="preserve">    result = ''</w:t>
            </w:r>
          </w:p>
          <w:p w14:paraId="5856B0F1" w14:textId="49B19527" w:rsidR="00B32D90" w:rsidRPr="00B32D90" w:rsidRDefault="00B32D90" w:rsidP="00B32D90">
            <w:pPr>
              <w:pStyle w:val="a6"/>
              <w:spacing w:line="400" w:lineRule="exact"/>
              <w:rPr>
                <w:rFonts w:eastAsiaTheme="minorEastAsia"/>
              </w:rPr>
            </w:pPr>
            <w:r w:rsidRPr="00B32D90">
              <w:rPr>
                <w:rFonts w:eastAsiaTheme="minorEastAsia"/>
              </w:rPr>
              <w:t xml:space="preserve">    dll = CDLL("/usr/lib/</w:t>
            </w:r>
            <w:del w:id="5659" w:author="JY0225" w:date="2017-08-14T12:50:00Z">
              <w:r w:rsidRPr="00B32D90" w:rsidDel="003F4529">
                <w:rPr>
                  <w:rFonts w:eastAsiaTheme="minorEastAsia"/>
                </w:rPr>
                <w:delText>libsecrypto</w:delText>
              </w:r>
            </w:del>
            <w:ins w:id="5660" w:author="JY0225" w:date="2017-08-14T12:50:00Z">
              <w:r w:rsidR="003F4529">
                <w:rPr>
                  <w:rFonts w:eastAsiaTheme="minorEastAsia"/>
                </w:rPr>
                <w:t>******</w:t>
              </w:r>
            </w:ins>
            <w:r w:rsidRPr="00B32D90">
              <w:rPr>
                <w:rFonts w:eastAsiaTheme="minorEastAsia"/>
              </w:rPr>
              <w:t>.so")</w:t>
            </w:r>
          </w:p>
          <w:p w14:paraId="10CEF94D"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6"/>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6"/>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6"/>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6"/>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6"/>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6"/>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6"/>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6"/>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6"/>
              <w:spacing w:line="400" w:lineRule="exact"/>
              <w:rPr>
                <w:rFonts w:eastAsiaTheme="minorEastAsia"/>
              </w:rPr>
            </w:pPr>
            <w:r w:rsidRPr="00B32D90">
              <w:rPr>
                <w:rFonts w:eastAsiaTheme="minorEastAsia"/>
              </w:rPr>
              <w:lastRenderedPageBreak/>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6"/>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6"/>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24D815D0" w:rsidR="00F8337B" w:rsidRPr="00AE736A" w:rsidRDefault="00E423F5">
      <w:pPr>
        <w:spacing w:line="400" w:lineRule="exact"/>
        <w:ind w:firstLine="420"/>
        <w:rPr>
          <w:rFonts w:asciiTheme="minorEastAsia" w:hAnsiTheme="minorEastAsia"/>
          <w:color w:val="000000" w:themeColor="text1"/>
          <w:sz w:val="24"/>
          <w:rPrChange w:id="5661" w:author="JY0225" w:date="2017-08-24T11:30:00Z">
            <w:rPr>
              <w:color w:val="000000" w:themeColor="text1"/>
              <w:sz w:val="24"/>
            </w:rPr>
          </w:rPrChange>
        </w:rPr>
        <w:pPrChange w:id="5662" w:author="JY0225" w:date="2017-08-24T11:30:00Z">
          <w:pPr>
            <w:spacing w:line="360" w:lineRule="auto"/>
            <w:ind w:firstLine="420"/>
          </w:pPr>
        </w:pPrChange>
      </w:pPr>
      <w:r w:rsidRPr="00AE736A">
        <w:rPr>
          <w:rFonts w:asciiTheme="minorEastAsia" w:hAnsiTheme="minorEastAsia" w:hint="eastAsia"/>
          <w:color w:val="000000" w:themeColor="text1"/>
          <w:sz w:val="24"/>
          <w:rPrChange w:id="5663" w:author="JY0225" w:date="2017-08-24T11:30:00Z">
            <w:rPr>
              <w:rFonts w:hint="eastAsia"/>
              <w:color w:val="000000" w:themeColor="text1"/>
              <w:sz w:val="24"/>
            </w:rPr>
          </w:rPrChange>
        </w:rPr>
        <w:lastRenderedPageBreak/>
        <w:t>该接口的是需要传入两个参数，</w:t>
      </w:r>
      <w:r w:rsidR="009B67A5" w:rsidRPr="00AE736A">
        <w:rPr>
          <w:rFonts w:asciiTheme="minorEastAsia" w:hAnsiTheme="minorEastAsia"/>
          <w:color w:val="000000" w:themeColor="text1"/>
          <w:sz w:val="24"/>
          <w:rPrChange w:id="5664" w:author="JY0225" w:date="2017-08-24T11:30:00Z">
            <w:rPr>
              <w:color w:val="000000" w:themeColor="text1"/>
              <w:sz w:val="24"/>
            </w:rPr>
          </w:rPrChange>
        </w:rPr>
        <w:t>req</w:t>
      </w:r>
      <w:r w:rsidR="009B67A5" w:rsidRPr="00AE736A">
        <w:rPr>
          <w:rFonts w:asciiTheme="minorEastAsia" w:hAnsiTheme="minorEastAsia" w:hint="eastAsia"/>
          <w:color w:val="000000" w:themeColor="text1"/>
          <w:sz w:val="24"/>
          <w:rPrChange w:id="5665" w:author="JY0225" w:date="2017-08-24T11:30:00Z">
            <w:rPr>
              <w:rFonts w:hint="eastAsia"/>
              <w:color w:val="000000" w:themeColor="text1"/>
              <w:sz w:val="24"/>
            </w:rPr>
          </w:rPrChange>
        </w:rPr>
        <w:t>表示用户请求，</w:t>
      </w:r>
      <w:r w:rsidR="009B67A5" w:rsidRPr="00AE736A">
        <w:rPr>
          <w:rFonts w:asciiTheme="minorEastAsia" w:hAnsiTheme="minorEastAsia"/>
          <w:color w:val="000000" w:themeColor="text1"/>
          <w:sz w:val="24"/>
          <w:rPrChange w:id="5666" w:author="JY0225" w:date="2017-08-24T11:30:00Z">
            <w:rPr>
              <w:color w:val="000000" w:themeColor="text1"/>
              <w:sz w:val="24"/>
            </w:rPr>
          </w:rPrChange>
        </w:rPr>
        <w:t>access_token</w:t>
      </w:r>
      <w:r w:rsidR="009B67A5" w:rsidRPr="00AE736A">
        <w:rPr>
          <w:rFonts w:asciiTheme="minorEastAsia" w:hAnsiTheme="minorEastAsia" w:hint="eastAsia"/>
          <w:color w:val="000000" w:themeColor="text1"/>
          <w:sz w:val="24"/>
          <w:rPrChange w:id="5667" w:author="JY0225" w:date="2017-08-24T11:30:00Z">
            <w:rPr>
              <w:rFonts w:hint="eastAsia"/>
              <w:color w:val="000000" w:themeColor="text1"/>
              <w:sz w:val="24"/>
            </w:rPr>
          </w:rPrChange>
        </w:rPr>
        <w:t>表示用户登录</w:t>
      </w:r>
      <w:r w:rsidR="00F8781F" w:rsidRPr="00AE736A">
        <w:rPr>
          <w:rFonts w:asciiTheme="minorEastAsia" w:hAnsiTheme="minorEastAsia"/>
          <w:color w:val="000000" w:themeColor="text1"/>
          <w:sz w:val="24"/>
          <w:rPrChange w:id="5668" w:author="JY0225" w:date="2017-08-24T11:30:00Z">
            <w:rPr>
              <w:color w:val="000000" w:themeColor="text1"/>
              <w:sz w:val="24"/>
            </w:rPr>
          </w:rPrChange>
        </w:rPr>
        <w:t>token</w:t>
      </w:r>
      <w:r w:rsidR="00F8781F" w:rsidRPr="00AE736A">
        <w:rPr>
          <w:rFonts w:asciiTheme="minorEastAsia" w:hAnsiTheme="minorEastAsia" w:hint="eastAsia"/>
          <w:color w:val="000000" w:themeColor="text1"/>
          <w:sz w:val="24"/>
          <w:rPrChange w:id="5669" w:author="JY0225" w:date="2017-08-24T11:30:00Z">
            <w:rPr>
              <w:rFonts w:hint="eastAsia"/>
              <w:color w:val="000000" w:themeColor="text1"/>
              <w:sz w:val="24"/>
            </w:rPr>
          </w:rPrChange>
        </w:rPr>
        <w:t>。</w:t>
      </w:r>
      <w:r w:rsidR="00E35780" w:rsidRPr="00AE736A">
        <w:rPr>
          <w:rFonts w:asciiTheme="minorEastAsia" w:hAnsiTheme="minorEastAsia" w:hint="eastAsia"/>
          <w:color w:val="000000" w:themeColor="text1"/>
          <w:sz w:val="24"/>
          <w:rPrChange w:id="5670" w:author="JY0225" w:date="2017-08-24T11:30:00Z">
            <w:rPr>
              <w:rFonts w:hint="eastAsia"/>
              <w:color w:val="000000" w:themeColor="text1"/>
              <w:sz w:val="24"/>
            </w:rPr>
          </w:rPrChange>
        </w:rPr>
        <w:t>通过引入</w:t>
      </w:r>
      <w:r w:rsidR="000473EA" w:rsidRPr="00AE736A">
        <w:rPr>
          <w:rFonts w:asciiTheme="minorEastAsia" w:hAnsiTheme="minorEastAsia"/>
          <w:color w:val="000000" w:themeColor="text1"/>
          <w:sz w:val="24"/>
          <w:rPrChange w:id="5671" w:author="JY0225" w:date="2017-08-24T11:30:00Z">
            <w:rPr>
              <w:color w:val="000000" w:themeColor="text1"/>
              <w:sz w:val="24"/>
            </w:rPr>
          </w:rPrChange>
        </w:rPr>
        <w:t>/usr/lib/</w:t>
      </w:r>
      <w:ins w:id="5672" w:author="JY0225" w:date="2017-08-23T15:23:00Z">
        <w:r w:rsidR="00973F39" w:rsidRPr="00AE736A">
          <w:rPr>
            <w:rFonts w:asciiTheme="minorEastAsia" w:hAnsiTheme="minorEastAsia"/>
            <w:color w:val="000000" w:themeColor="text1"/>
            <w:sz w:val="24"/>
            <w:rPrChange w:id="5673" w:author="JY0225" w:date="2017-08-24T11:30:00Z">
              <w:rPr>
                <w:color w:val="000000" w:themeColor="text1"/>
                <w:sz w:val="24"/>
              </w:rPr>
            </w:rPrChange>
          </w:rPr>
          <w:t>******.so</w:t>
        </w:r>
        <w:r w:rsidR="00973F39" w:rsidRPr="00AE736A" w:rsidDel="00973F39">
          <w:rPr>
            <w:rFonts w:asciiTheme="minorEastAsia" w:hAnsiTheme="minorEastAsia"/>
            <w:color w:val="000000" w:themeColor="text1"/>
            <w:sz w:val="24"/>
            <w:rPrChange w:id="5674" w:author="JY0225" w:date="2017-08-24T11:30:00Z">
              <w:rPr>
                <w:color w:val="000000" w:themeColor="text1"/>
                <w:sz w:val="24"/>
              </w:rPr>
            </w:rPrChange>
          </w:rPr>
          <w:t xml:space="preserve"> </w:t>
        </w:r>
      </w:ins>
      <w:del w:id="5675" w:author="JY0225" w:date="2017-08-23T15:23:00Z">
        <w:r w:rsidR="000473EA" w:rsidRPr="00AE736A" w:rsidDel="00973F39">
          <w:rPr>
            <w:rFonts w:asciiTheme="minorEastAsia" w:hAnsiTheme="minorEastAsia"/>
            <w:color w:val="000000" w:themeColor="text1"/>
            <w:sz w:val="24"/>
            <w:rPrChange w:id="5676" w:author="JY0225" w:date="2017-08-24T11:30:00Z">
              <w:rPr>
                <w:color w:val="000000" w:themeColor="text1"/>
                <w:sz w:val="24"/>
              </w:rPr>
            </w:rPrChange>
          </w:rPr>
          <w:delText>libsecrypto.so</w:delText>
        </w:r>
      </w:del>
      <w:r w:rsidR="000473EA" w:rsidRPr="00AE736A">
        <w:rPr>
          <w:rFonts w:asciiTheme="minorEastAsia" w:hAnsiTheme="minorEastAsia" w:hint="eastAsia"/>
          <w:color w:val="000000" w:themeColor="text1"/>
          <w:sz w:val="24"/>
          <w:rPrChange w:id="5677" w:author="JY0225" w:date="2017-08-24T11:30:00Z">
            <w:rPr>
              <w:rFonts w:hint="eastAsia"/>
              <w:color w:val="000000" w:themeColor="text1"/>
              <w:sz w:val="24"/>
            </w:rPr>
          </w:rPrChange>
        </w:rPr>
        <w:t>模块，</w:t>
      </w:r>
      <w:r w:rsidR="00EB6599" w:rsidRPr="00AE736A">
        <w:rPr>
          <w:rFonts w:asciiTheme="minorEastAsia" w:hAnsiTheme="minorEastAsia" w:hint="eastAsia"/>
          <w:color w:val="000000" w:themeColor="text1"/>
          <w:sz w:val="24"/>
          <w:rPrChange w:id="5678" w:author="JY0225" w:date="2017-08-24T11:30:00Z">
            <w:rPr>
              <w:rFonts w:hint="eastAsia"/>
              <w:color w:val="000000" w:themeColor="text1"/>
              <w:sz w:val="24"/>
            </w:rPr>
          </w:rPrChange>
        </w:rPr>
        <w:t>对字符串进行加密。</w:t>
      </w:r>
      <w:r w:rsidR="009C7EFD" w:rsidRPr="00AE736A">
        <w:rPr>
          <w:rFonts w:asciiTheme="minorEastAsia" w:hAnsiTheme="minorEastAsia" w:hint="eastAsia"/>
          <w:color w:val="000000" w:themeColor="text1"/>
          <w:sz w:val="24"/>
          <w:rPrChange w:id="5679" w:author="JY0225" w:date="2017-08-24T11:30:00Z">
            <w:rPr>
              <w:rFonts w:hint="eastAsia"/>
              <w:color w:val="000000" w:themeColor="text1"/>
              <w:sz w:val="24"/>
            </w:rPr>
          </w:rPrChange>
        </w:rPr>
        <w:t>该模块提供的接口每次只能</w:t>
      </w:r>
      <w:r w:rsidR="00B82A37" w:rsidRPr="00AE736A">
        <w:rPr>
          <w:rFonts w:asciiTheme="minorEastAsia" w:hAnsiTheme="minorEastAsia" w:hint="eastAsia"/>
          <w:color w:val="000000" w:themeColor="text1"/>
          <w:sz w:val="24"/>
          <w:rPrChange w:id="5680" w:author="JY0225" w:date="2017-08-24T11:30:00Z">
            <w:rPr>
              <w:rFonts w:hint="eastAsia"/>
              <w:color w:val="000000" w:themeColor="text1"/>
              <w:sz w:val="24"/>
            </w:rPr>
          </w:rPrChange>
        </w:rPr>
        <w:t>加密</w:t>
      </w:r>
      <w:r w:rsidR="00B82A37" w:rsidRPr="00AE736A">
        <w:rPr>
          <w:rFonts w:asciiTheme="minorEastAsia" w:hAnsiTheme="minorEastAsia"/>
          <w:color w:val="000000" w:themeColor="text1"/>
          <w:sz w:val="24"/>
          <w:rPrChange w:id="5681" w:author="JY0225" w:date="2017-08-24T11:30:00Z">
            <w:rPr>
              <w:color w:val="000000" w:themeColor="text1"/>
              <w:sz w:val="24"/>
            </w:rPr>
          </w:rPrChange>
        </w:rPr>
        <w:t>1024</w:t>
      </w:r>
      <w:r w:rsidR="00A940F0" w:rsidRPr="00AE736A">
        <w:rPr>
          <w:rFonts w:asciiTheme="minorEastAsia" w:hAnsiTheme="minorEastAsia" w:hint="eastAsia"/>
          <w:color w:val="000000" w:themeColor="text1"/>
          <w:sz w:val="24"/>
          <w:rPrChange w:id="5682" w:author="JY0225" w:date="2017-08-24T11:30:00Z">
            <w:rPr>
              <w:rFonts w:hint="eastAsia"/>
              <w:color w:val="000000" w:themeColor="text1"/>
              <w:sz w:val="24"/>
            </w:rPr>
          </w:rPrChange>
        </w:rPr>
        <w:t>个字节的数据，因此</w:t>
      </w:r>
      <w:r w:rsidR="00B82A37" w:rsidRPr="00AE736A">
        <w:rPr>
          <w:rFonts w:asciiTheme="minorEastAsia" w:hAnsiTheme="minorEastAsia" w:hint="eastAsia"/>
          <w:color w:val="000000" w:themeColor="text1"/>
          <w:sz w:val="24"/>
          <w:rPrChange w:id="5683" w:author="JY0225" w:date="2017-08-24T11:30:00Z">
            <w:rPr>
              <w:rFonts w:hint="eastAsia"/>
              <w:color w:val="000000" w:themeColor="text1"/>
              <w:sz w:val="24"/>
            </w:rPr>
          </w:rPrChange>
        </w:rPr>
        <w:t>需要对字符串的长度进行判断，如果超过了</w:t>
      </w:r>
      <w:r w:rsidR="00B82A37" w:rsidRPr="00AE736A">
        <w:rPr>
          <w:rFonts w:asciiTheme="minorEastAsia" w:hAnsiTheme="minorEastAsia"/>
          <w:color w:val="000000" w:themeColor="text1"/>
          <w:sz w:val="24"/>
          <w:rPrChange w:id="5684" w:author="JY0225" w:date="2017-08-24T11:30:00Z">
            <w:rPr>
              <w:color w:val="000000" w:themeColor="text1"/>
              <w:sz w:val="24"/>
            </w:rPr>
          </w:rPrChange>
        </w:rPr>
        <w:t>1024</w:t>
      </w:r>
      <w:r w:rsidR="00B82A37" w:rsidRPr="00AE736A">
        <w:rPr>
          <w:rFonts w:asciiTheme="minorEastAsia" w:hAnsiTheme="minorEastAsia" w:hint="eastAsia"/>
          <w:color w:val="000000" w:themeColor="text1"/>
          <w:sz w:val="24"/>
          <w:rPrChange w:id="5685" w:author="JY0225" w:date="2017-08-24T11:30:00Z">
            <w:rPr>
              <w:rFonts w:hint="eastAsia"/>
              <w:color w:val="000000" w:themeColor="text1"/>
              <w:sz w:val="24"/>
            </w:rPr>
          </w:rPrChange>
        </w:rPr>
        <w:t>个字节，那么需要对字符串进行分割，逐一进行加密后再整合形成最后的加密结果。</w:t>
      </w:r>
      <w:r w:rsidR="00F71715" w:rsidRPr="00AE736A">
        <w:rPr>
          <w:rFonts w:asciiTheme="minorEastAsia" w:hAnsiTheme="minorEastAsia" w:hint="eastAsia"/>
          <w:color w:val="000000" w:themeColor="text1"/>
          <w:sz w:val="24"/>
          <w:rPrChange w:id="5686" w:author="JY0225" w:date="2017-08-24T11:30:00Z">
            <w:rPr>
              <w:rFonts w:hint="eastAsia"/>
              <w:color w:val="000000" w:themeColor="text1"/>
              <w:sz w:val="24"/>
            </w:rPr>
          </w:rPrChange>
        </w:rPr>
        <w:t>数据的解密算法是</w:t>
      </w:r>
      <w:r w:rsidR="00507BC7" w:rsidRPr="00AE736A">
        <w:rPr>
          <w:rFonts w:asciiTheme="minorEastAsia" w:hAnsiTheme="minorEastAsia" w:hint="eastAsia"/>
          <w:color w:val="000000" w:themeColor="text1"/>
          <w:sz w:val="24"/>
          <w:rPrChange w:id="5687" w:author="JY0225" w:date="2017-08-24T11:30:00Z">
            <w:rPr>
              <w:rFonts w:hint="eastAsia"/>
              <w:color w:val="000000" w:themeColor="text1"/>
              <w:sz w:val="24"/>
            </w:rPr>
          </w:rPrChange>
        </w:rPr>
        <w:t>加密算法的逆过程，从数据库获取到加密后的会话信息后，需要提供用户的</w:t>
      </w:r>
      <w:r w:rsidR="00507BC7" w:rsidRPr="00AE736A">
        <w:rPr>
          <w:rFonts w:asciiTheme="minorEastAsia" w:hAnsiTheme="minorEastAsia"/>
          <w:color w:val="000000" w:themeColor="text1"/>
          <w:sz w:val="24"/>
          <w:rPrChange w:id="5688" w:author="JY0225" w:date="2017-08-24T11:30:00Z">
            <w:rPr>
              <w:color w:val="000000" w:themeColor="text1"/>
              <w:sz w:val="24"/>
            </w:rPr>
          </w:rPrChange>
        </w:rPr>
        <w:t>token</w:t>
      </w:r>
      <w:r w:rsidR="00507BC7" w:rsidRPr="00AE736A">
        <w:rPr>
          <w:rFonts w:asciiTheme="minorEastAsia" w:hAnsiTheme="minorEastAsia" w:hint="eastAsia"/>
          <w:color w:val="000000" w:themeColor="text1"/>
          <w:sz w:val="24"/>
          <w:rPrChange w:id="5689" w:author="JY0225" w:date="2017-08-24T11:30:00Z">
            <w:rPr>
              <w:rFonts w:hint="eastAsia"/>
              <w:color w:val="000000" w:themeColor="text1"/>
              <w:sz w:val="24"/>
            </w:rPr>
          </w:rPrChange>
        </w:rPr>
        <w:t>来进行解密</w:t>
      </w:r>
      <w:r w:rsidR="00642538" w:rsidRPr="00AE736A">
        <w:rPr>
          <w:rFonts w:asciiTheme="minorEastAsia" w:hAnsiTheme="minorEastAsia" w:hint="eastAsia"/>
          <w:color w:val="000000" w:themeColor="text1"/>
          <w:sz w:val="24"/>
          <w:rPrChange w:id="5690" w:author="JY0225" w:date="2017-08-24T11:30:00Z">
            <w:rPr>
              <w:rFonts w:hint="eastAsia"/>
              <w:color w:val="000000" w:themeColor="text1"/>
              <w:sz w:val="24"/>
            </w:rPr>
          </w:rPrChange>
        </w:rPr>
        <w:t>。</w:t>
      </w:r>
      <w:r w:rsidR="00953034" w:rsidRPr="00AE736A">
        <w:rPr>
          <w:rFonts w:asciiTheme="minorEastAsia" w:hAnsiTheme="minorEastAsia" w:hint="eastAsia"/>
          <w:color w:val="000000" w:themeColor="text1"/>
          <w:sz w:val="24"/>
          <w:rPrChange w:id="5691" w:author="JY0225" w:date="2017-08-24T11:30:00Z">
            <w:rPr>
              <w:rFonts w:hint="eastAsia"/>
              <w:color w:val="000000" w:themeColor="text1"/>
              <w:sz w:val="24"/>
            </w:rPr>
          </w:rPrChange>
        </w:rPr>
        <w:t>同理，若是请求的长度超过了</w:t>
      </w:r>
      <w:r w:rsidR="00953034" w:rsidRPr="00AE736A">
        <w:rPr>
          <w:rFonts w:asciiTheme="minorEastAsia" w:hAnsiTheme="minorEastAsia"/>
          <w:color w:val="000000" w:themeColor="text1"/>
          <w:sz w:val="24"/>
          <w:rPrChange w:id="5692" w:author="JY0225" w:date="2017-08-24T11:30:00Z">
            <w:rPr>
              <w:color w:val="000000" w:themeColor="text1"/>
              <w:sz w:val="24"/>
            </w:rPr>
          </w:rPrChange>
        </w:rPr>
        <w:t>1024</w:t>
      </w:r>
      <w:r w:rsidR="00953034" w:rsidRPr="00AE736A">
        <w:rPr>
          <w:rFonts w:asciiTheme="minorEastAsia" w:hAnsiTheme="minorEastAsia" w:hint="eastAsia"/>
          <w:color w:val="000000" w:themeColor="text1"/>
          <w:sz w:val="24"/>
          <w:rPrChange w:id="5693" w:author="JY0225" w:date="2017-08-24T11:30:00Z">
            <w:rPr>
              <w:rFonts w:hint="eastAsia"/>
              <w:color w:val="000000" w:themeColor="text1"/>
              <w:sz w:val="24"/>
            </w:rPr>
          </w:rPrChange>
        </w:rPr>
        <w:t>个字节，那么也需要逐一进行解密，最后组合得到解密信息。</w:t>
      </w:r>
      <w:r w:rsidR="00EF3D3B" w:rsidRPr="00AE736A">
        <w:rPr>
          <w:rFonts w:asciiTheme="minorEastAsia" w:hAnsiTheme="minorEastAsia" w:hint="eastAsia"/>
          <w:color w:val="000000" w:themeColor="text1"/>
          <w:sz w:val="24"/>
          <w:rPrChange w:id="5694" w:author="JY0225" w:date="2017-08-24T11:30:00Z">
            <w:rPr>
              <w:rFonts w:hint="eastAsia"/>
              <w:color w:val="000000" w:themeColor="text1"/>
              <w:sz w:val="24"/>
            </w:rPr>
          </w:rPrChange>
        </w:rPr>
        <w:t>加密和解密接口的使用方式如下：</w:t>
      </w:r>
    </w:p>
    <w:tbl>
      <w:tblPr>
        <w:tblStyle w:val="aa"/>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6"/>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6"/>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6"/>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6"/>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6500483" w14:textId="77777777" w:rsidR="00306E95" w:rsidDel="00306E95" w:rsidRDefault="00306E95" w:rsidP="00306E95">
      <w:pPr>
        <w:pStyle w:val="31"/>
        <w:rPr>
          <w:del w:id="5695" w:author="微软用户" w:date="2017-08-19T21:40:00Z"/>
          <w:moveTo w:id="5696" w:author="微软用户" w:date="2017-08-19T21:40:00Z"/>
        </w:rPr>
      </w:pPr>
      <w:bookmarkStart w:id="5697" w:name="_Toc491606300"/>
      <w:moveToRangeStart w:id="5698" w:author="微软用户" w:date="2017-08-19T21:40:00Z" w:name="move490942130"/>
      <w:moveTo w:id="5699" w:author="微软用户" w:date="2017-08-19T21:40:00Z">
        <w:r>
          <w:t>5.2.2</w:t>
        </w:r>
        <w:r>
          <w:rPr>
            <w:rFonts w:hint="eastAsia"/>
          </w:rPr>
          <w:t>中间件授权代理</w:t>
        </w:r>
        <w:bookmarkEnd w:id="5697"/>
      </w:moveTo>
    </w:p>
    <w:moveToRangeEnd w:id="5698"/>
    <w:p w14:paraId="4FB2943B" w14:textId="77777777" w:rsidR="00F8337B" w:rsidRPr="007B695A" w:rsidRDefault="00F8337B">
      <w:pPr>
        <w:pStyle w:val="31"/>
        <w:pPrChange w:id="5700" w:author="微软用户" w:date="2017-08-19T21:40:00Z">
          <w:pPr/>
        </w:pPrChange>
      </w:pPr>
    </w:p>
    <w:p w14:paraId="10ED68EA" w14:textId="608D6C99" w:rsidR="007B695A" w:rsidRPr="00AE736A" w:rsidDel="00306E95" w:rsidRDefault="005D2057" w:rsidP="003930AA">
      <w:pPr>
        <w:pStyle w:val="31"/>
        <w:rPr>
          <w:moveFrom w:id="5701" w:author="微软用户" w:date="2017-08-19T21:40:00Z"/>
          <w:rFonts w:asciiTheme="minorEastAsia" w:hAnsiTheme="minorEastAsia"/>
          <w:sz w:val="24"/>
          <w:szCs w:val="24"/>
          <w:rPrChange w:id="5702" w:author="JY0225" w:date="2017-08-24T11:30:00Z">
            <w:rPr>
              <w:moveFrom w:id="5703" w:author="微软用户" w:date="2017-08-19T21:40:00Z"/>
            </w:rPr>
          </w:rPrChange>
        </w:rPr>
      </w:pPr>
      <w:moveFromRangeStart w:id="5704" w:author="微软用户" w:date="2017-08-19T21:40:00Z" w:name="move490942130"/>
      <w:moveFrom w:id="5705" w:author="微软用户" w:date="2017-08-19T21:40:00Z">
        <w:r w:rsidRPr="00AE736A" w:rsidDel="00306E95">
          <w:rPr>
            <w:rFonts w:asciiTheme="minorEastAsia" w:hAnsiTheme="minorEastAsia"/>
            <w:b w:val="0"/>
            <w:bCs w:val="0"/>
            <w:sz w:val="24"/>
            <w:szCs w:val="24"/>
            <w:rPrChange w:id="5706" w:author="JY0225" w:date="2017-08-24T11:30:00Z">
              <w:rPr>
                <w:b w:val="0"/>
                <w:bCs w:val="0"/>
              </w:rPr>
            </w:rPrChange>
          </w:rPr>
          <w:t>5.2.2</w:t>
        </w:r>
        <w:r w:rsidR="00F76785" w:rsidRPr="00AE736A" w:rsidDel="00306E95">
          <w:rPr>
            <w:rFonts w:asciiTheme="minorEastAsia" w:hAnsiTheme="minorEastAsia" w:hint="eastAsia"/>
            <w:b w:val="0"/>
            <w:bCs w:val="0"/>
            <w:sz w:val="24"/>
            <w:szCs w:val="24"/>
            <w:rPrChange w:id="5707" w:author="JY0225" w:date="2017-08-24T11:30:00Z">
              <w:rPr>
                <w:rFonts w:hint="eastAsia"/>
                <w:b w:val="0"/>
                <w:bCs w:val="0"/>
              </w:rPr>
            </w:rPrChange>
          </w:rPr>
          <w:t>中间件授权代理</w:t>
        </w:r>
      </w:moveFrom>
    </w:p>
    <w:moveFromRangeEnd w:id="5704"/>
    <w:p w14:paraId="7EDE90E7" w14:textId="6F6B4E00" w:rsidR="003930AA" w:rsidRPr="00AE736A" w:rsidRDefault="00690D30" w:rsidP="00321261">
      <w:pPr>
        <w:spacing w:line="400" w:lineRule="exact"/>
        <w:ind w:firstLine="420"/>
        <w:rPr>
          <w:rFonts w:asciiTheme="minorEastAsia" w:hAnsiTheme="minorEastAsia"/>
          <w:color w:val="000000" w:themeColor="text1"/>
          <w:sz w:val="24"/>
          <w:szCs w:val="24"/>
          <w:rPrChange w:id="5708" w:author="JY0225" w:date="2017-08-24T11:30:00Z">
            <w:rPr>
              <w:color w:val="000000" w:themeColor="text1"/>
              <w:sz w:val="24"/>
            </w:rPr>
          </w:rPrChange>
        </w:rPr>
      </w:pPr>
      <w:r w:rsidRPr="00AE736A">
        <w:rPr>
          <w:rFonts w:asciiTheme="minorEastAsia" w:hAnsiTheme="minorEastAsia" w:hint="eastAsia"/>
          <w:color w:val="000000" w:themeColor="text1"/>
          <w:sz w:val="24"/>
          <w:szCs w:val="24"/>
          <w:rPrChange w:id="5709" w:author="JY0225" w:date="2017-08-24T11:30:00Z">
            <w:rPr>
              <w:rFonts w:hint="eastAsia"/>
              <w:color w:val="000000" w:themeColor="text1"/>
              <w:sz w:val="24"/>
            </w:rPr>
          </w:rPrChange>
        </w:rPr>
        <w:t>在</w:t>
      </w:r>
      <w:r w:rsidR="00E4327E" w:rsidRPr="00AE736A">
        <w:rPr>
          <w:rFonts w:asciiTheme="minorEastAsia" w:hAnsiTheme="minorEastAsia" w:hint="eastAsia"/>
          <w:color w:val="000000" w:themeColor="text1"/>
          <w:sz w:val="24"/>
          <w:szCs w:val="24"/>
          <w:rPrChange w:id="5710" w:author="JY0225" w:date="2017-08-24T11:30:00Z">
            <w:rPr>
              <w:rFonts w:hint="eastAsia"/>
              <w:color w:val="000000" w:themeColor="text1"/>
              <w:sz w:val="24"/>
            </w:rPr>
          </w:rPrChange>
        </w:rPr>
        <w:t>现有</w:t>
      </w:r>
      <w:r w:rsidRPr="00AE736A">
        <w:rPr>
          <w:rFonts w:asciiTheme="minorEastAsia" w:hAnsiTheme="minorEastAsia" w:hint="eastAsia"/>
          <w:color w:val="000000" w:themeColor="text1"/>
          <w:sz w:val="24"/>
          <w:szCs w:val="24"/>
          <w:rPrChange w:id="5711" w:author="JY0225" w:date="2017-08-24T11:30:00Z">
            <w:rPr>
              <w:rFonts w:hint="eastAsia"/>
              <w:color w:val="000000" w:themeColor="text1"/>
              <w:sz w:val="24"/>
            </w:rPr>
          </w:rPrChange>
        </w:rPr>
        <w:t>系统中，客户端提交任务如果长时间不活跃，则会导致大量任务的失败和重新提交，浪费</w:t>
      </w:r>
      <w:r w:rsidR="001C2465" w:rsidRPr="00AE736A">
        <w:rPr>
          <w:rFonts w:asciiTheme="minorEastAsia" w:hAnsiTheme="minorEastAsia" w:hint="eastAsia"/>
          <w:color w:val="000000" w:themeColor="text1"/>
          <w:sz w:val="24"/>
          <w:szCs w:val="24"/>
          <w:rPrChange w:id="5712" w:author="JY0225" w:date="2017-08-24T11:30:00Z">
            <w:rPr>
              <w:rFonts w:hint="eastAsia"/>
              <w:color w:val="000000" w:themeColor="text1"/>
              <w:sz w:val="24"/>
            </w:rPr>
          </w:rPrChange>
        </w:rPr>
        <w:t>了资源，用户体验也不够好。结合会话信息管理，</w:t>
      </w:r>
      <w:r w:rsidRPr="00AE736A">
        <w:rPr>
          <w:rFonts w:asciiTheme="minorEastAsia" w:hAnsiTheme="minorEastAsia" w:hint="eastAsia"/>
          <w:color w:val="000000" w:themeColor="text1"/>
          <w:sz w:val="24"/>
          <w:szCs w:val="24"/>
          <w:rPrChange w:id="5713" w:author="JY0225" w:date="2017-08-24T11:30:00Z">
            <w:rPr>
              <w:rFonts w:hint="eastAsia"/>
              <w:color w:val="000000" w:themeColor="text1"/>
              <w:sz w:val="24"/>
            </w:rPr>
          </w:rPrChange>
        </w:rPr>
        <w:t>可以进一步支持用户对中间件的授权，从而解决身份认证和授权信息过期所引发的问题。</w:t>
      </w:r>
    </w:p>
    <w:p w14:paraId="3B69DB17" w14:textId="220BC384" w:rsidR="007E443E" w:rsidRPr="00AE736A" w:rsidRDefault="007E443E" w:rsidP="00321261">
      <w:pPr>
        <w:spacing w:line="400" w:lineRule="exact"/>
        <w:ind w:firstLine="420"/>
        <w:rPr>
          <w:rFonts w:asciiTheme="minorEastAsia" w:hAnsiTheme="minorEastAsia"/>
          <w:color w:val="000000" w:themeColor="text1"/>
          <w:sz w:val="24"/>
          <w:szCs w:val="24"/>
          <w:rPrChange w:id="5714" w:author="JY0225" w:date="2017-08-24T11:30:00Z">
            <w:rPr>
              <w:color w:val="000000" w:themeColor="text1"/>
              <w:sz w:val="24"/>
            </w:rPr>
          </w:rPrChange>
        </w:rPr>
      </w:pPr>
      <w:r w:rsidRPr="00AE736A">
        <w:rPr>
          <w:rFonts w:asciiTheme="minorEastAsia" w:hAnsiTheme="minorEastAsia" w:hint="eastAsia"/>
          <w:color w:val="000000" w:themeColor="text1"/>
          <w:sz w:val="24"/>
          <w:szCs w:val="24"/>
          <w:rPrChange w:id="5715" w:author="JY0225" w:date="2017-08-24T11:30:00Z">
            <w:rPr>
              <w:rFonts w:hint="eastAsia"/>
              <w:color w:val="000000" w:themeColor="text1"/>
              <w:sz w:val="24"/>
            </w:rPr>
          </w:rPrChange>
        </w:rPr>
        <w:t>中间件系统授权代理的流程是</w:t>
      </w:r>
      <w:r w:rsidR="00C236F7" w:rsidRPr="00AE736A">
        <w:rPr>
          <w:rFonts w:asciiTheme="minorEastAsia" w:hAnsiTheme="minorEastAsia" w:hint="eastAsia"/>
          <w:color w:val="000000" w:themeColor="text1"/>
          <w:sz w:val="24"/>
          <w:szCs w:val="24"/>
          <w:rPrChange w:id="5716" w:author="JY0225" w:date="2017-08-24T11:30:00Z">
            <w:rPr>
              <w:rFonts w:hint="eastAsia"/>
              <w:color w:val="000000" w:themeColor="text1"/>
              <w:sz w:val="24"/>
            </w:rPr>
          </w:rPrChange>
        </w:rPr>
        <w:t>当用户的请求发</w:t>
      </w:r>
      <w:r w:rsidR="00DC24DA" w:rsidRPr="00AE736A">
        <w:rPr>
          <w:rFonts w:asciiTheme="minorEastAsia" w:hAnsiTheme="minorEastAsia" w:hint="eastAsia"/>
          <w:color w:val="000000" w:themeColor="text1"/>
          <w:sz w:val="24"/>
          <w:szCs w:val="24"/>
          <w:rPrChange w:id="5717" w:author="JY0225" w:date="2017-08-24T11:30:00Z">
            <w:rPr>
              <w:rFonts w:hint="eastAsia"/>
              <w:color w:val="000000" w:themeColor="text1"/>
              <w:sz w:val="24"/>
            </w:rPr>
          </w:rPrChange>
        </w:rPr>
        <w:t>送到服务器时，服务器返回给用户的结果是用户登录信息过期，那么</w:t>
      </w:r>
      <w:r w:rsidR="00C236F7" w:rsidRPr="00AE736A">
        <w:rPr>
          <w:rFonts w:asciiTheme="minorEastAsia" w:hAnsiTheme="minorEastAsia" w:hint="eastAsia"/>
          <w:color w:val="000000" w:themeColor="text1"/>
          <w:sz w:val="24"/>
          <w:szCs w:val="24"/>
          <w:rPrChange w:id="5718" w:author="JY0225" w:date="2017-08-24T11:30:00Z">
            <w:rPr>
              <w:rFonts w:hint="eastAsia"/>
              <w:color w:val="000000" w:themeColor="text1"/>
              <w:sz w:val="24"/>
            </w:rPr>
          </w:rPrChange>
        </w:rPr>
        <w:t>需要在中间件进行自动授权代理，重新登录后再重新发送用户的请求。</w:t>
      </w:r>
    </w:p>
    <w:tbl>
      <w:tblPr>
        <w:tblStyle w:val="aa"/>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6"/>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6"/>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6"/>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6"/>
              <w:spacing w:line="400" w:lineRule="exact"/>
              <w:rPr>
                <w:rFonts w:eastAsiaTheme="minorEastAsia"/>
              </w:rPr>
            </w:pPr>
            <w:r w:rsidRPr="008E59F2">
              <w:rPr>
                <w:rFonts w:eastAsiaTheme="minorEastAsia"/>
              </w:rPr>
              <w:t>data = os.popen(req)</w:t>
            </w:r>
          </w:p>
          <w:p w14:paraId="1288A0D7" w14:textId="77777777" w:rsidR="008E59F2" w:rsidRPr="008E59F2" w:rsidRDefault="008E59F2" w:rsidP="008E59F2">
            <w:pPr>
              <w:pStyle w:val="a6"/>
              <w:spacing w:line="400" w:lineRule="exact"/>
              <w:rPr>
                <w:rFonts w:eastAsiaTheme="minorEastAsia"/>
              </w:rPr>
            </w:pPr>
            <w:r w:rsidRPr="008E59F2">
              <w:rPr>
                <w:rFonts w:eastAsiaTheme="minorEastAsia"/>
              </w:rPr>
              <w:lastRenderedPageBreak/>
              <w:t>data = data.read()</w:t>
            </w:r>
          </w:p>
          <w:p w14:paraId="1E8F1506" w14:textId="77777777" w:rsidR="00EF6754" w:rsidRDefault="008E59F2" w:rsidP="008E59F2">
            <w:pPr>
              <w:pStyle w:val="a6"/>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6"/>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6"/>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6"/>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Pr="00AE736A" w:rsidRDefault="005A28CB" w:rsidP="00321261">
      <w:pPr>
        <w:spacing w:line="400" w:lineRule="exact"/>
        <w:ind w:firstLine="420"/>
        <w:rPr>
          <w:rFonts w:asciiTheme="minorEastAsia" w:hAnsiTheme="minorEastAsia"/>
          <w:color w:val="000000" w:themeColor="text1"/>
          <w:sz w:val="24"/>
          <w:rPrChange w:id="5719" w:author="JY0225" w:date="2017-08-24T11:30:00Z">
            <w:rPr>
              <w:color w:val="000000" w:themeColor="text1"/>
              <w:sz w:val="24"/>
            </w:rPr>
          </w:rPrChange>
        </w:rPr>
      </w:pPr>
      <w:r w:rsidRPr="00AE736A">
        <w:rPr>
          <w:rFonts w:asciiTheme="minorEastAsia" w:hAnsiTheme="minorEastAsia" w:hint="eastAsia"/>
          <w:color w:val="000000" w:themeColor="text1"/>
          <w:sz w:val="24"/>
          <w:rPrChange w:id="5720" w:author="JY0225" w:date="2017-08-24T11:30:00Z">
            <w:rPr>
              <w:rFonts w:hint="eastAsia"/>
              <w:color w:val="000000" w:themeColor="text1"/>
              <w:sz w:val="24"/>
            </w:rPr>
          </w:rPrChange>
        </w:rPr>
        <w:lastRenderedPageBreak/>
        <w:t>上述代码实现的是用户登录信息认证，若服务器返回的状态不为“</w:t>
      </w:r>
      <w:r w:rsidRPr="00AE736A">
        <w:rPr>
          <w:rFonts w:asciiTheme="minorEastAsia" w:hAnsiTheme="minorEastAsia"/>
          <w:color w:val="000000" w:themeColor="text1"/>
          <w:sz w:val="24"/>
          <w:rPrChange w:id="5721" w:author="JY0225" w:date="2017-08-24T11:30:00Z">
            <w:rPr>
              <w:color w:val="000000" w:themeColor="text1"/>
              <w:sz w:val="24"/>
            </w:rPr>
          </w:rPrChange>
        </w:rPr>
        <w:t>0</w:t>
      </w:r>
      <w:r w:rsidRPr="00AE736A">
        <w:rPr>
          <w:rFonts w:asciiTheme="minorEastAsia" w:hAnsiTheme="minorEastAsia" w:hint="eastAsia"/>
          <w:color w:val="000000" w:themeColor="text1"/>
          <w:sz w:val="24"/>
          <w:rPrChange w:id="5722" w:author="JY0225" w:date="2017-08-24T11:30:00Z">
            <w:rPr>
              <w:rFonts w:hint="eastAsia"/>
              <w:color w:val="000000" w:themeColor="text1"/>
              <w:sz w:val="24"/>
            </w:rPr>
          </w:rPrChange>
        </w:rPr>
        <w:t>”，则表示用户的登录信息过期，需要通过中间件代理授权登录。</w:t>
      </w:r>
    </w:p>
    <w:tbl>
      <w:tblPr>
        <w:tblStyle w:val="aa"/>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6"/>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6"/>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6"/>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6"/>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6"/>
              <w:spacing w:line="400" w:lineRule="exact"/>
              <w:rPr>
                <w:rFonts w:eastAsiaTheme="minorEastAsia"/>
              </w:rPr>
            </w:pPr>
            <w:r>
              <w:rPr>
                <w:rFonts w:eastAsiaTheme="minorEastAsia"/>
              </w:rPr>
              <w:t>data = data.read()</w:t>
            </w:r>
          </w:p>
          <w:p w14:paraId="504EAAA9" w14:textId="77777777" w:rsidR="00FD311F" w:rsidRDefault="00FD311F" w:rsidP="00FD311F">
            <w:pPr>
              <w:pStyle w:val="a6"/>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6"/>
              <w:spacing w:line="400" w:lineRule="exact"/>
              <w:rPr>
                <w:rFonts w:eastAsiaTheme="minorEastAsia"/>
              </w:rPr>
            </w:pPr>
            <w:r w:rsidRPr="007817F9">
              <w:rPr>
                <w:rFonts w:eastAsiaTheme="minorEastAsia"/>
              </w:rPr>
              <w:t>newToken = rstjson["access_token"]</w:t>
            </w:r>
          </w:p>
        </w:tc>
      </w:tr>
    </w:tbl>
    <w:p w14:paraId="0FD5DECB" w14:textId="68A5A3D0" w:rsidR="006117E2" w:rsidRPr="00AE736A" w:rsidRDefault="00C05068" w:rsidP="00321261">
      <w:pPr>
        <w:spacing w:line="400" w:lineRule="exact"/>
        <w:ind w:firstLine="420"/>
        <w:rPr>
          <w:rFonts w:asciiTheme="minorEastAsia" w:hAnsiTheme="minorEastAsia"/>
          <w:color w:val="000000" w:themeColor="text1"/>
          <w:sz w:val="24"/>
          <w:rPrChange w:id="5723" w:author="JY0225" w:date="2017-08-24T11:30:00Z">
            <w:rPr>
              <w:color w:val="000000" w:themeColor="text1"/>
              <w:sz w:val="24"/>
            </w:rPr>
          </w:rPrChange>
        </w:rPr>
      </w:pPr>
      <w:r w:rsidRPr="00AE736A">
        <w:rPr>
          <w:rFonts w:asciiTheme="minorEastAsia" w:hAnsiTheme="minorEastAsia" w:hint="eastAsia"/>
          <w:color w:val="000000" w:themeColor="text1"/>
          <w:sz w:val="24"/>
          <w:rPrChange w:id="5724" w:author="JY0225" w:date="2017-08-24T11:30:00Z">
            <w:rPr>
              <w:rFonts w:hint="eastAsia"/>
              <w:color w:val="000000" w:themeColor="text1"/>
              <w:sz w:val="24"/>
            </w:rPr>
          </w:rPrChange>
        </w:rPr>
        <w:t>中间件授权代理即使用用户的用户名和密码重新登录，在登录成功后，更新系统中保存的该用户的</w:t>
      </w:r>
      <w:r w:rsidRPr="00AE736A">
        <w:rPr>
          <w:rFonts w:asciiTheme="minorEastAsia" w:hAnsiTheme="minorEastAsia"/>
          <w:color w:val="000000" w:themeColor="text1"/>
          <w:sz w:val="24"/>
          <w:rPrChange w:id="5725" w:author="JY0225" w:date="2017-08-24T11:30:00Z">
            <w:rPr>
              <w:color w:val="000000" w:themeColor="text1"/>
              <w:sz w:val="24"/>
            </w:rPr>
          </w:rPrChange>
        </w:rPr>
        <w:t>token</w:t>
      </w:r>
      <w:r w:rsidRPr="00AE736A">
        <w:rPr>
          <w:rFonts w:asciiTheme="minorEastAsia" w:hAnsiTheme="minorEastAsia" w:hint="eastAsia"/>
          <w:color w:val="000000" w:themeColor="text1"/>
          <w:sz w:val="24"/>
          <w:rPrChange w:id="5726" w:author="JY0225" w:date="2017-08-24T11:30:00Z">
            <w:rPr>
              <w:rFonts w:hint="eastAsia"/>
              <w:color w:val="000000" w:themeColor="text1"/>
              <w:sz w:val="24"/>
            </w:rPr>
          </w:rPrChange>
        </w:rPr>
        <w:t>。对于改用的其他的请求，也需要替换其</w:t>
      </w:r>
      <w:r w:rsidR="00E4327E" w:rsidRPr="00AE736A">
        <w:rPr>
          <w:rFonts w:asciiTheme="minorEastAsia" w:hAnsiTheme="minorEastAsia" w:hint="eastAsia"/>
          <w:color w:val="000000" w:themeColor="text1"/>
          <w:sz w:val="24"/>
          <w:rPrChange w:id="5727" w:author="JY0225" w:date="2017-08-24T11:30:00Z">
            <w:rPr>
              <w:rFonts w:hint="eastAsia"/>
              <w:color w:val="000000" w:themeColor="text1"/>
              <w:sz w:val="24"/>
            </w:rPr>
          </w:rPrChange>
        </w:rPr>
        <w:t>现有</w:t>
      </w:r>
      <w:r w:rsidRPr="00AE736A">
        <w:rPr>
          <w:rFonts w:asciiTheme="minorEastAsia" w:hAnsiTheme="minorEastAsia" w:hint="eastAsia"/>
          <w:color w:val="000000" w:themeColor="text1"/>
          <w:sz w:val="24"/>
          <w:rPrChange w:id="5728" w:author="JY0225" w:date="2017-08-24T11:30:00Z">
            <w:rPr>
              <w:rFonts w:hint="eastAsia"/>
              <w:color w:val="000000" w:themeColor="text1"/>
              <w:sz w:val="24"/>
            </w:rPr>
          </w:rPrChange>
        </w:rPr>
        <w:t>的过期</w:t>
      </w:r>
      <w:r w:rsidRPr="00AE736A">
        <w:rPr>
          <w:rFonts w:asciiTheme="minorEastAsia" w:hAnsiTheme="minorEastAsia"/>
          <w:color w:val="000000" w:themeColor="text1"/>
          <w:sz w:val="24"/>
          <w:rPrChange w:id="5729" w:author="JY0225" w:date="2017-08-24T11:30:00Z">
            <w:rPr>
              <w:color w:val="000000" w:themeColor="text1"/>
              <w:sz w:val="24"/>
            </w:rPr>
          </w:rPrChange>
        </w:rPr>
        <w:t>token</w:t>
      </w:r>
      <w:r w:rsidRPr="00AE736A">
        <w:rPr>
          <w:rFonts w:asciiTheme="minorEastAsia" w:hAnsiTheme="minorEastAsia" w:hint="eastAsia"/>
          <w:color w:val="000000" w:themeColor="text1"/>
          <w:sz w:val="24"/>
          <w:rPrChange w:id="5730" w:author="JY0225" w:date="2017-08-24T11:30:00Z">
            <w:rPr>
              <w:rFonts w:hint="eastAsia"/>
              <w:color w:val="000000" w:themeColor="text1"/>
              <w:sz w:val="24"/>
            </w:rPr>
          </w:rPrChange>
        </w:rPr>
        <w:t>。</w:t>
      </w:r>
    </w:p>
    <w:p w14:paraId="1AD0C599" w14:textId="77777777" w:rsidR="00CA22B1" w:rsidRDefault="00CA22B1" w:rsidP="00CA22B1">
      <w:pPr>
        <w:pStyle w:val="31"/>
      </w:pPr>
      <w:bookmarkStart w:id="5731" w:name="_Toc491606301"/>
      <w:r>
        <w:t>5</w:t>
      </w:r>
      <w:r w:rsidR="007A5013">
        <w:t>.2.3</w:t>
      </w:r>
      <w:r>
        <w:rPr>
          <w:rFonts w:hint="eastAsia"/>
        </w:rPr>
        <w:t>大文件上传</w:t>
      </w:r>
      <w:bookmarkEnd w:id="5731"/>
    </w:p>
    <w:p w14:paraId="56394CBB" w14:textId="68C336E4" w:rsidR="002D4380" w:rsidDel="00CF74C5" w:rsidRDefault="00100400" w:rsidP="00EA1E84">
      <w:pPr>
        <w:jc w:val="center"/>
        <w:rPr>
          <w:del w:id="5732" w:author="微软用户" w:date="2017-08-19T21:29:00Z"/>
        </w:rPr>
      </w:pPr>
      <w:del w:id="5733" w:author="微软用户" w:date="2017-08-19T21:29:00Z">
        <w:r w:rsidDel="00CF74C5">
          <w:rPr>
            <w:noProof/>
          </w:rPr>
          <w:drawing>
            <wp:inline distT="0" distB="0" distL="0" distR="0" wp14:anchorId="1CECBB69" wp14:editId="5DD252E6">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99821" cy="3100921"/>
                      </a:xfrm>
                      <a:prstGeom prst="rect">
                        <a:avLst/>
                      </a:prstGeom>
                    </pic:spPr>
                  </pic:pic>
                </a:graphicData>
              </a:graphic>
            </wp:inline>
          </w:drawing>
        </w:r>
      </w:del>
    </w:p>
    <w:p w14:paraId="6F418D14" w14:textId="3F580F94" w:rsidR="00EA1E84" w:rsidDel="00CF74C5" w:rsidRDefault="00EA1E84" w:rsidP="00EA1E84">
      <w:pPr>
        <w:spacing w:line="360" w:lineRule="auto"/>
        <w:ind w:left="420"/>
        <w:jc w:val="center"/>
        <w:rPr>
          <w:del w:id="5734" w:author="微软用户" w:date="2017-08-19T21:29:00Z"/>
          <w:color w:val="000000" w:themeColor="text1"/>
          <w:sz w:val="24"/>
        </w:rPr>
      </w:pPr>
      <w:del w:id="5735" w:author="微软用户" w:date="2017-08-19T21:29:00Z">
        <w:r w:rsidRPr="00773488" w:rsidDel="00CF74C5">
          <w:rPr>
            <w:rFonts w:hint="eastAsia"/>
            <w:color w:val="000000" w:themeColor="text1"/>
            <w:sz w:val="24"/>
          </w:rPr>
          <w:delText>图</w:delText>
        </w:r>
        <w:r w:rsidDel="00CF74C5">
          <w:rPr>
            <w:color w:val="000000" w:themeColor="text1"/>
            <w:sz w:val="24"/>
          </w:rPr>
          <w:delText>5-1</w:delText>
        </w:r>
        <w:r w:rsidR="009F6D6D" w:rsidDel="00CF74C5">
          <w:rPr>
            <w:rFonts w:hint="eastAsia"/>
            <w:color w:val="000000" w:themeColor="text1"/>
            <w:sz w:val="24"/>
          </w:rPr>
          <w:delText>大文件上传流程图</w:delText>
        </w:r>
        <w:r w:rsidDel="00CF74C5">
          <w:rPr>
            <w:color w:val="000000" w:themeColor="text1"/>
            <w:sz w:val="24"/>
          </w:rPr>
          <w:delText xml:space="preserve"> </w:delText>
        </w:r>
      </w:del>
    </w:p>
    <w:p w14:paraId="40CE2EBA" w14:textId="0D715226" w:rsidR="00F43A61" w:rsidRPr="00AE736A" w:rsidRDefault="00900327">
      <w:pPr>
        <w:spacing w:line="400" w:lineRule="exact"/>
        <w:rPr>
          <w:rFonts w:asciiTheme="minorEastAsia" w:hAnsiTheme="minorEastAsia"/>
          <w:color w:val="000000" w:themeColor="text1"/>
          <w:sz w:val="24"/>
          <w:rPrChange w:id="5736" w:author="JY0225" w:date="2017-08-24T11:31:00Z">
            <w:rPr>
              <w:color w:val="000000" w:themeColor="text1"/>
              <w:sz w:val="24"/>
            </w:rPr>
          </w:rPrChange>
        </w:rPr>
        <w:pPrChange w:id="5737" w:author="JY0225" w:date="2017-08-24T11:31:00Z">
          <w:pPr>
            <w:spacing w:line="360" w:lineRule="auto"/>
          </w:pPr>
        </w:pPrChange>
      </w:pPr>
      <w:r>
        <w:rPr>
          <w:color w:val="000000" w:themeColor="text1"/>
          <w:sz w:val="24"/>
        </w:rPr>
        <w:tab/>
      </w:r>
      <w:del w:id="5738" w:author="微软用户" w:date="2017-08-19T21:29:00Z">
        <w:r w:rsidR="00DC7B1B" w:rsidRPr="00AE736A" w:rsidDel="004A372C">
          <w:rPr>
            <w:rFonts w:asciiTheme="minorEastAsia" w:hAnsiTheme="minorEastAsia" w:hint="eastAsia"/>
            <w:color w:val="000000" w:themeColor="text1"/>
            <w:sz w:val="24"/>
            <w:rPrChange w:id="5739" w:author="JY0225" w:date="2017-08-24T11:31:00Z">
              <w:rPr>
                <w:rFonts w:hint="eastAsia"/>
                <w:color w:val="000000" w:themeColor="text1"/>
                <w:sz w:val="24"/>
              </w:rPr>
            </w:rPrChange>
          </w:rPr>
          <w:delText>图</w:delText>
        </w:r>
        <w:r w:rsidR="00DC7B1B" w:rsidRPr="00AE736A" w:rsidDel="004A372C">
          <w:rPr>
            <w:rFonts w:asciiTheme="minorEastAsia" w:hAnsiTheme="minorEastAsia"/>
            <w:color w:val="000000" w:themeColor="text1"/>
            <w:sz w:val="24"/>
            <w:rPrChange w:id="5740" w:author="JY0225" w:date="2017-08-24T11:31:00Z">
              <w:rPr>
                <w:color w:val="000000" w:themeColor="text1"/>
                <w:sz w:val="24"/>
              </w:rPr>
            </w:rPrChange>
          </w:rPr>
          <w:delText>5-1</w:delText>
        </w:r>
        <w:r w:rsidR="00AF16CF" w:rsidRPr="00AE736A" w:rsidDel="004A372C">
          <w:rPr>
            <w:rFonts w:asciiTheme="minorEastAsia" w:hAnsiTheme="minorEastAsia" w:hint="eastAsia"/>
            <w:color w:val="000000" w:themeColor="text1"/>
            <w:sz w:val="24"/>
            <w:rPrChange w:id="5741" w:author="JY0225" w:date="2017-08-24T11:31:00Z">
              <w:rPr>
                <w:rFonts w:hint="eastAsia"/>
                <w:color w:val="000000" w:themeColor="text1"/>
                <w:sz w:val="24"/>
              </w:rPr>
            </w:rPrChange>
          </w:rPr>
          <w:delText>所示的是大文件上传以及断点续传的流程图，</w:delText>
        </w:r>
      </w:del>
      <w:r w:rsidR="00F54FE2" w:rsidRPr="00AE736A">
        <w:rPr>
          <w:rFonts w:asciiTheme="minorEastAsia" w:hAnsiTheme="minorEastAsia" w:hint="eastAsia"/>
          <w:color w:val="000000" w:themeColor="text1"/>
          <w:sz w:val="24"/>
          <w:rPrChange w:id="5742" w:author="JY0225" w:date="2017-08-24T11:31:00Z">
            <w:rPr>
              <w:rFonts w:hint="eastAsia"/>
              <w:color w:val="000000" w:themeColor="text1"/>
              <w:sz w:val="24"/>
            </w:rPr>
          </w:rPrChange>
        </w:rPr>
        <w:t>当文件的小于超过</w:t>
      </w:r>
      <w:r w:rsidR="00F54FE2" w:rsidRPr="00AE736A">
        <w:rPr>
          <w:rFonts w:asciiTheme="minorEastAsia" w:hAnsiTheme="minorEastAsia"/>
          <w:color w:val="000000" w:themeColor="text1"/>
          <w:sz w:val="24"/>
          <w:rPrChange w:id="5743" w:author="JY0225" w:date="2017-08-24T11:31:00Z">
            <w:rPr>
              <w:color w:val="000000" w:themeColor="text1"/>
              <w:sz w:val="24"/>
            </w:rPr>
          </w:rPrChange>
        </w:rPr>
        <w:t>4M</w:t>
      </w:r>
      <w:r w:rsidR="00F54FE2" w:rsidRPr="00AE736A">
        <w:rPr>
          <w:rFonts w:asciiTheme="minorEastAsia" w:hAnsiTheme="minorEastAsia" w:hint="eastAsia"/>
          <w:color w:val="000000" w:themeColor="text1"/>
          <w:sz w:val="24"/>
          <w:rPrChange w:id="5744" w:author="JY0225" w:date="2017-08-24T11:31:00Z">
            <w:rPr>
              <w:rFonts w:hint="eastAsia"/>
              <w:color w:val="000000" w:themeColor="text1"/>
              <w:sz w:val="24"/>
            </w:rPr>
          </w:rPrChange>
        </w:rPr>
        <w:t>时</w:t>
      </w:r>
      <w:r w:rsidR="004474F6" w:rsidRPr="00AE736A">
        <w:rPr>
          <w:rFonts w:asciiTheme="minorEastAsia" w:hAnsiTheme="minorEastAsia" w:hint="eastAsia"/>
          <w:color w:val="000000" w:themeColor="text1"/>
          <w:sz w:val="24"/>
          <w:rPrChange w:id="5745" w:author="JY0225" w:date="2017-08-24T11:31:00Z">
            <w:rPr>
              <w:rFonts w:hint="eastAsia"/>
              <w:color w:val="000000" w:themeColor="text1"/>
              <w:sz w:val="24"/>
            </w:rPr>
          </w:rPrChange>
        </w:rPr>
        <w:t>，执行正常的长传文件操作。</w:t>
      </w:r>
      <w:r w:rsidR="007B4787" w:rsidRPr="00AE736A">
        <w:rPr>
          <w:rFonts w:asciiTheme="minorEastAsia" w:hAnsiTheme="minorEastAsia" w:hint="eastAsia"/>
          <w:color w:val="000000" w:themeColor="text1"/>
          <w:sz w:val="24"/>
          <w:rPrChange w:id="5746" w:author="JY0225" w:date="2017-08-24T11:31:00Z">
            <w:rPr>
              <w:rFonts w:hint="eastAsia"/>
              <w:color w:val="000000" w:themeColor="text1"/>
              <w:sz w:val="24"/>
            </w:rPr>
          </w:rPrChange>
        </w:rPr>
        <w:t>当文件的大小超过</w:t>
      </w:r>
      <w:r w:rsidR="007B4787" w:rsidRPr="00AE736A">
        <w:rPr>
          <w:rFonts w:asciiTheme="minorEastAsia" w:hAnsiTheme="minorEastAsia"/>
          <w:color w:val="000000" w:themeColor="text1"/>
          <w:sz w:val="24"/>
          <w:rPrChange w:id="5747" w:author="JY0225" w:date="2017-08-24T11:31:00Z">
            <w:rPr>
              <w:color w:val="000000" w:themeColor="text1"/>
              <w:sz w:val="24"/>
            </w:rPr>
          </w:rPrChange>
        </w:rPr>
        <w:t>4M</w:t>
      </w:r>
      <w:r w:rsidR="007B4787" w:rsidRPr="00AE736A">
        <w:rPr>
          <w:rFonts w:asciiTheme="minorEastAsia" w:hAnsiTheme="minorEastAsia" w:hint="eastAsia"/>
          <w:color w:val="000000" w:themeColor="text1"/>
          <w:sz w:val="24"/>
          <w:rPrChange w:id="5748" w:author="JY0225" w:date="2017-08-24T11:31:00Z">
            <w:rPr>
              <w:rFonts w:hint="eastAsia"/>
              <w:color w:val="000000" w:themeColor="text1"/>
              <w:sz w:val="24"/>
            </w:rPr>
          </w:rPrChange>
        </w:rPr>
        <w:t>时，需要对大文件进行分块上传，每个文件块的大小均为</w:t>
      </w:r>
      <w:r w:rsidR="007B4787" w:rsidRPr="00AE736A">
        <w:rPr>
          <w:rFonts w:asciiTheme="minorEastAsia" w:hAnsiTheme="minorEastAsia"/>
          <w:color w:val="000000" w:themeColor="text1"/>
          <w:sz w:val="24"/>
          <w:rPrChange w:id="5749" w:author="JY0225" w:date="2017-08-24T11:31:00Z">
            <w:rPr>
              <w:color w:val="000000" w:themeColor="text1"/>
              <w:sz w:val="24"/>
            </w:rPr>
          </w:rPrChange>
        </w:rPr>
        <w:t>4M</w:t>
      </w:r>
      <w:r w:rsidR="007B4787" w:rsidRPr="00AE736A">
        <w:rPr>
          <w:rFonts w:asciiTheme="minorEastAsia" w:hAnsiTheme="minorEastAsia" w:hint="eastAsia"/>
          <w:color w:val="000000" w:themeColor="text1"/>
          <w:sz w:val="24"/>
          <w:rPrChange w:id="5750" w:author="JY0225" w:date="2017-08-24T11:31:00Z">
            <w:rPr>
              <w:rFonts w:hint="eastAsia"/>
              <w:color w:val="000000" w:themeColor="text1"/>
              <w:sz w:val="24"/>
            </w:rPr>
          </w:rPrChange>
        </w:rPr>
        <w:t>，系统为每个文件块的上传分配一个进程。</w:t>
      </w:r>
      <w:r w:rsidR="00B17AC9" w:rsidRPr="00AE736A">
        <w:rPr>
          <w:rFonts w:asciiTheme="minorEastAsia" w:hAnsiTheme="minorEastAsia" w:hint="eastAsia"/>
          <w:color w:val="000000" w:themeColor="text1"/>
          <w:sz w:val="24"/>
          <w:rPrChange w:id="5751" w:author="JY0225" w:date="2017-08-24T11:31:00Z">
            <w:rPr>
              <w:rFonts w:hint="eastAsia"/>
              <w:color w:val="000000" w:themeColor="text1"/>
              <w:sz w:val="24"/>
            </w:rPr>
          </w:rPrChange>
        </w:rPr>
        <w:t>当文件块在上传的过程中遇到网络故障时，将断点信息保存在数据库中，下次上传该文件时，若存在断点，则从断点的位置继续上传。</w:t>
      </w:r>
    </w:p>
    <w:tbl>
      <w:tblPr>
        <w:tblStyle w:val="aa"/>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6"/>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6"/>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6"/>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6"/>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6"/>
              <w:spacing w:line="400" w:lineRule="exact"/>
              <w:rPr>
                <w:rFonts w:eastAsiaTheme="minorEastAsia"/>
              </w:rPr>
            </w:pPr>
            <w:r w:rsidRPr="00BE5200">
              <w:rPr>
                <w:rFonts w:eastAsiaTheme="minorEastAsia"/>
              </w:rPr>
              <w:t>else:</w:t>
            </w:r>
          </w:p>
          <w:p w14:paraId="3A5324AF" w14:textId="77777777" w:rsidR="00BE5200" w:rsidRDefault="00BE5200" w:rsidP="00BE5200">
            <w:pPr>
              <w:pStyle w:val="a6"/>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6"/>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6"/>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6"/>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6"/>
              <w:spacing w:line="400" w:lineRule="exact"/>
              <w:rPr>
                <w:rFonts w:eastAsiaTheme="minorEastAsia"/>
              </w:rPr>
            </w:pPr>
            <w:r>
              <w:rPr>
                <w:rFonts w:eastAsiaTheme="minorEastAsia"/>
              </w:rPr>
              <w:t>if(breakpoint&gt;0):</w:t>
            </w:r>
          </w:p>
          <w:p w14:paraId="25219F75" w14:textId="77777777" w:rsidR="00A24A75" w:rsidRDefault="00A24A75" w:rsidP="008F6DC4">
            <w:pPr>
              <w:pStyle w:val="a6"/>
              <w:spacing w:line="400" w:lineRule="exact"/>
              <w:ind w:firstLineChars="200" w:firstLine="520"/>
              <w:rPr>
                <w:rFonts w:eastAsiaTheme="minorEastAsia"/>
              </w:rPr>
            </w:pPr>
            <w:r w:rsidRPr="00344234">
              <w:rPr>
                <w:rFonts w:eastAsiaTheme="minorEastAsia"/>
              </w:rPr>
              <w:lastRenderedPageBreak/>
              <w:t>breakpoint = breakpoint - 1</w:t>
            </w:r>
          </w:p>
          <w:p w14:paraId="15EF04C1" w14:textId="77777777" w:rsidR="001B01B2" w:rsidRDefault="001B01B2" w:rsidP="001B01B2">
            <w:pPr>
              <w:pStyle w:val="a6"/>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6"/>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6"/>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6"/>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6"/>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6"/>
              <w:spacing w:line="400" w:lineRule="exact"/>
              <w:ind w:firstLineChars="200" w:firstLine="520"/>
              <w:jc w:val="both"/>
              <w:rPr>
                <w:rFonts w:eastAsiaTheme="minorEastAsia"/>
              </w:rPr>
            </w:pPr>
            <w:r w:rsidRPr="00EB16B7">
              <w:rPr>
                <w:rFonts w:eastAsiaTheme="minorEastAsia"/>
              </w:rPr>
              <w:t>result = self.upload(rq)</w:t>
            </w:r>
          </w:p>
        </w:tc>
      </w:tr>
    </w:tbl>
    <w:p w14:paraId="168FF5E0" w14:textId="77777777" w:rsidR="00356C8C" w:rsidDel="00356C8C" w:rsidRDefault="00356C8C" w:rsidP="00356C8C">
      <w:pPr>
        <w:pStyle w:val="31"/>
        <w:rPr>
          <w:del w:id="5752" w:author="微软用户" w:date="2017-08-19T21:39:00Z"/>
          <w:moveTo w:id="5753" w:author="微软用户" w:date="2017-08-19T21:39:00Z"/>
        </w:rPr>
      </w:pPr>
      <w:bookmarkStart w:id="5754" w:name="_Toc491606302"/>
      <w:moveToRangeStart w:id="5755" w:author="微软用户" w:date="2017-08-19T21:39:00Z" w:name="move490942115"/>
      <w:moveTo w:id="5756" w:author="微软用户" w:date="2017-08-19T21:39:00Z">
        <w:r>
          <w:lastRenderedPageBreak/>
          <w:t>5.2.4</w:t>
        </w:r>
        <w:r>
          <w:rPr>
            <w:rFonts w:hint="eastAsia"/>
          </w:rPr>
          <w:t>本地缓存</w:t>
        </w:r>
        <w:bookmarkEnd w:id="5754"/>
      </w:moveTo>
    </w:p>
    <w:moveToRangeEnd w:id="5755"/>
    <w:p w14:paraId="04E83D21" w14:textId="77777777" w:rsidR="00C351BB" w:rsidRPr="00C351BB" w:rsidRDefault="00C351BB">
      <w:pPr>
        <w:pStyle w:val="31"/>
        <w:pPrChange w:id="5757" w:author="微软用户" w:date="2017-08-19T21:39:00Z">
          <w:pPr/>
        </w:pPrChange>
      </w:pPr>
    </w:p>
    <w:p w14:paraId="5C7DC2D9" w14:textId="5B665A99" w:rsidR="0066403A" w:rsidDel="00356C8C" w:rsidRDefault="00DA3920" w:rsidP="0066403A">
      <w:pPr>
        <w:pStyle w:val="31"/>
        <w:rPr>
          <w:moveFrom w:id="5758" w:author="微软用户" w:date="2017-08-19T21:39:00Z"/>
        </w:rPr>
      </w:pPr>
      <w:moveFromRangeStart w:id="5759" w:author="微软用户" w:date="2017-08-19T21:39:00Z" w:name="move490942115"/>
      <w:moveFrom w:id="5760" w:author="微软用户" w:date="2017-08-19T21:39:00Z">
        <w:r w:rsidDel="00356C8C">
          <w:t>5.2.4</w:t>
        </w:r>
        <w:r w:rsidR="0066403A" w:rsidDel="00356C8C">
          <w:rPr>
            <w:rFonts w:hint="eastAsia"/>
          </w:rPr>
          <w:t>本地缓存</w:t>
        </w:r>
      </w:moveFrom>
    </w:p>
    <w:moveFromRangeEnd w:id="5759"/>
    <w:p w14:paraId="5FA8F0F2" w14:textId="64C95BC3" w:rsidR="00A9124B" w:rsidRPr="00094C36" w:rsidRDefault="00613159" w:rsidP="00FB3FD8">
      <w:pPr>
        <w:spacing w:line="400" w:lineRule="exact"/>
        <w:rPr>
          <w:rFonts w:asciiTheme="minorEastAsia" w:hAnsiTheme="minorEastAsia"/>
          <w:color w:val="000000" w:themeColor="text1"/>
          <w:sz w:val="24"/>
          <w:rPrChange w:id="5761" w:author="JY0225" w:date="2017-08-24T12:01:00Z">
            <w:rPr>
              <w:color w:val="000000" w:themeColor="text1"/>
              <w:sz w:val="24"/>
            </w:rPr>
          </w:rPrChange>
        </w:rPr>
      </w:pPr>
      <w:r>
        <w:tab/>
      </w:r>
      <w:r w:rsidR="00964599" w:rsidRPr="00094C36">
        <w:rPr>
          <w:rFonts w:asciiTheme="minorEastAsia" w:hAnsiTheme="minorEastAsia" w:hint="eastAsia"/>
          <w:color w:val="000000" w:themeColor="text1"/>
          <w:sz w:val="24"/>
          <w:rPrChange w:id="5762" w:author="JY0225" w:date="2017-08-24T12:01:00Z">
            <w:rPr>
              <w:rFonts w:hint="eastAsia"/>
              <w:color w:val="000000" w:themeColor="text1"/>
              <w:sz w:val="24"/>
            </w:rPr>
          </w:rPrChange>
        </w:rPr>
        <w:t>本地缓存的是指将客户机本地的物理内存划分出一部分空间用来</w:t>
      </w:r>
      <w:r w:rsidR="00476838" w:rsidRPr="00094C36">
        <w:rPr>
          <w:rFonts w:asciiTheme="minorEastAsia" w:hAnsiTheme="minorEastAsia" w:hint="eastAsia"/>
          <w:color w:val="000000" w:themeColor="text1"/>
          <w:sz w:val="24"/>
          <w:rPrChange w:id="5763" w:author="JY0225" w:date="2017-08-24T12:01:00Z">
            <w:rPr>
              <w:rFonts w:hint="eastAsia"/>
              <w:color w:val="000000" w:themeColor="text1"/>
              <w:sz w:val="24"/>
            </w:rPr>
          </w:rPrChange>
        </w:rPr>
        <w:t>备份</w:t>
      </w:r>
      <w:r w:rsidR="00964599" w:rsidRPr="00094C36">
        <w:rPr>
          <w:rFonts w:asciiTheme="minorEastAsia" w:hAnsiTheme="minorEastAsia" w:hint="eastAsia"/>
          <w:color w:val="000000" w:themeColor="text1"/>
          <w:sz w:val="24"/>
          <w:rPrChange w:id="5764" w:author="JY0225" w:date="2017-08-24T12:01:00Z">
            <w:rPr>
              <w:rFonts w:hint="eastAsia"/>
              <w:color w:val="000000" w:themeColor="text1"/>
              <w:sz w:val="24"/>
            </w:rPr>
          </w:rPrChange>
        </w:rPr>
        <w:t>用户频繁使用的文件，当用户反复下载同一个文件，</w:t>
      </w:r>
      <w:r w:rsidR="0091763A" w:rsidRPr="00094C36">
        <w:rPr>
          <w:rFonts w:asciiTheme="minorEastAsia" w:hAnsiTheme="minorEastAsia" w:hint="eastAsia"/>
          <w:color w:val="000000" w:themeColor="text1"/>
          <w:sz w:val="24"/>
          <w:rPrChange w:id="5765" w:author="JY0225" w:date="2017-08-24T12:01:00Z">
            <w:rPr>
              <w:rFonts w:hint="eastAsia"/>
              <w:color w:val="000000" w:themeColor="text1"/>
              <w:sz w:val="24"/>
            </w:rPr>
          </w:rPrChange>
        </w:rPr>
        <w:t>如果每次都从远程下载该文件，则是对网络带宽资源的浪费。因此，</w:t>
      </w:r>
      <w:r w:rsidR="00964599" w:rsidRPr="00094C36">
        <w:rPr>
          <w:rFonts w:asciiTheme="minorEastAsia" w:hAnsiTheme="minorEastAsia" w:hint="eastAsia"/>
          <w:color w:val="000000" w:themeColor="text1"/>
          <w:sz w:val="24"/>
          <w:rPrChange w:id="5766" w:author="JY0225" w:date="2017-08-24T12:01:00Z">
            <w:rPr>
              <w:rFonts w:hint="eastAsia"/>
              <w:color w:val="000000" w:themeColor="text1"/>
              <w:sz w:val="24"/>
            </w:rPr>
          </w:rPrChange>
        </w:rPr>
        <w:t>需要高效的临时</w:t>
      </w:r>
      <w:r w:rsidR="00476838" w:rsidRPr="00094C36">
        <w:rPr>
          <w:rFonts w:asciiTheme="minorEastAsia" w:hAnsiTheme="minorEastAsia" w:hint="eastAsia"/>
          <w:color w:val="000000" w:themeColor="text1"/>
          <w:sz w:val="24"/>
          <w:rPrChange w:id="5767" w:author="JY0225" w:date="2017-08-24T12:01:00Z">
            <w:rPr>
              <w:rFonts w:hint="eastAsia"/>
              <w:color w:val="000000" w:themeColor="text1"/>
              <w:sz w:val="24"/>
            </w:rPr>
          </w:rPrChange>
        </w:rPr>
        <w:t>备份</w:t>
      </w:r>
      <w:r w:rsidR="00964599" w:rsidRPr="00094C36">
        <w:rPr>
          <w:rFonts w:asciiTheme="minorEastAsia" w:hAnsiTheme="minorEastAsia" w:hint="eastAsia"/>
          <w:color w:val="000000" w:themeColor="text1"/>
          <w:sz w:val="24"/>
          <w:rPrChange w:id="5768" w:author="JY0225" w:date="2017-08-24T12:01:00Z">
            <w:rPr>
              <w:rFonts w:hint="eastAsia"/>
              <w:color w:val="000000" w:themeColor="text1"/>
              <w:sz w:val="24"/>
            </w:rPr>
          </w:rPrChange>
        </w:rPr>
        <w:t>区域，以降低下载文件时所需要的</w:t>
      </w:r>
      <w:r w:rsidR="00964599" w:rsidRPr="00094C36">
        <w:rPr>
          <w:rFonts w:asciiTheme="minorEastAsia" w:hAnsiTheme="minorEastAsia"/>
          <w:color w:val="000000" w:themeColor="text1"/>
          <w:sz w:val="24"/>
          <w:rPrChange w:id="5769" w:author="JY0225" w:date="2017-08-24T12:01:00Z">
            <w:rPr>
              <w:color w:val="000000" w:themeColor="text1"/>
              <w:sz w:val="24"/>
            </w:rPr>
          </w:rPrChange>
        </w:rPr>
        <w:t>I/O</w:t>
      </w:r>
      <w:r w:rsidR="00964599" w:rsidRPr="00094C36">
        <w:rPr>
          <w:rFonts w:asciiTheme="minorEastAsia" w:hAnsiTheme="minorEastAsia" w:hint="eastAsia"/>
          <w:color w:val="000000" w:themeColor="text1"/>
          <w:sz w:val="24"/>
          <w:rPrChange w:id="5770" w:author="JY0225" w:date="2017-08-24T12:01:00Z">
            <w:rPr>
              <w:rFonts w:hint="eastAsia"/>
              <w:color w:val="000000" w:themeColor="text1"/>
              <w:sz w:val="24"/>
            </w:rPr>
          </w:rPrChange>
        </w:rPr>
        <w:t>请求。</w:t>
      </w:r>
      <w:r w:rsidR="00FB3FD8" w:rsidRPr="00094C36">
        <w:rPr>
          <w:rFonts w:asciiTheme="minorEastAsia" w:hAnsiTheme="minorEastAsia" w:hint="eastAsia"/>
          <w:color w:val="000000" w:themeColor="text1"/>
          <w:sz w:val="24"/>
          <w:rPrChange w:id="5771" w:author="JY0225" w:date="2017-08-24T12:01:00Z">
            <w:rPr>
              <w:rFonts w:hint="eastAsia"/>
              <w:color w:val="000000" w:themeColor="text1"/>
              <w:sz w:val="24"/>
            </w:rPr>
          </w:rPrChange>
        </w:rPr>
        <w:t>此外，</w:t>
      </w:r>
      <w:r w:rsidR="00FB3FD8" w:rsidRPr="00094C36">
        <w:rPr>
          <w:rFonts w:asciiTheme="minorEastAsia" w:hAnsiTheme="minorEastAsia"/>
          <w:color w:val="000000" w:themeColor="text1"/>
          <w:sz w:val="24"/>
          <w:rPrChange w:id="5772" w:author="JY0225" w:date="2017-08-24T12:01:00Z">
            <w:rPr>
              <w:color w:val="000000" w:themeColor="text1"/>
              <w:sz w:val="24"/>
            </w:rPr>
          </w:rPrChange>
        </w:rPr>
        <w:t xml:space="preserve"> </w:t>
      </w:r>
      <w:r w:rsidR="00FB3FD8" w:rsidRPr="00094C36">
        <w:rPr>
          <w:rFonts w:asciiTheme="minorEastAsia" w:hAnsiTheme="minorEastAsia" w:hint="eastAsia"/>
          <w:color w:val="000000" w:themeColor="text1"/>
          <w:sz w:val="24"/>
          <w:rPrChange w:id="5773" w:author="JY0225" w:date="2017-08-24T12:01:00Z">
            <w:rPr>
              <w:rFonts w:hint="eastAsia"/>
              <w:color w:val="000000" w:themeColor="text1"/>
              <w:sz w:val="24"/>
            </w:rPr>
          </w:rPrChange>
        </w:rPr>
        <w:t>同一个用户备份数据时会有相同的文件。在上传文件时，同一用户的相同文件是可以复用</w:t>
      </w:r>
      <w:r w:rsidR="007E712F" w:rsidRPr="00094C36">
        <w:rPr>
          <w:rFonts w:asciiTheme="minorEastAsia" w:hAnsiTheme="minorEastAsia" w:hint="eastAsia"/>
          <w:color w:val="000000" w:themeColor="text1"/>
          <w:sz w:val="24"/>
          <w:rPrChange w:id="5774" w:author="JY0225" w:date="2017-08-24T12:01:00Z">
            <w:rPr>
              <w:rFonts w:hint="eastAsia"/>
              <w:color w:val="000000" w:themeColor="text1"/>
              <w:sz w:val="24"/>
            </w:rPr>
          </w:rPrChange>
        </w:rPr>
        <w:t>的，</w:t>
      </w:r>
      <w:r w:rsidR="00FB3FD8" w:rsidRPr="00094C36">
        <w:rPr>
          <w:rFonts w:asciiTheme="minorEastAsia" w:hAnsiTheme="minorEastAsia" w:hint="eastAsia"/>
          <w:color w:val="000000" w:themeColor="text1"/>
          <w:sz w:val="24"/>
          <w:rPrChange w:id="5775" w:author="JY0225" w:date="2017-08-24T12:01:00Z">
            <w:rPr>
              <w:rFonts w:hint="eastAsia"/>
              <w:color w:val="000000" w:themeColor="text1"/>
              <w:sz w:val="24"/>
            </w:rPr>
          </w:rPrChange>
        </w:rPr>
        <w:t>可以利用服务器提供的复制文件接口，直接在服务器操作，以减少上传文件所需的网络带宽，从而实现“秒传”功能。</w:t>
      </w:r>
      <w:r w:rsidR="00C84C12" w:rsidRPr="00094C36">
        <w:rPr>
          <w:rFonts w:asciiTheme="minorEastAsia" w:hAnsiTheme="minorEastAsia" w:hint="eastAsia"/>
          <w:color w:val="000000" w:themeColor="text1"/>
          <w:sz w:val="24"/>
          <w:rPrChange w:id="5776" w:author="JY0225" w:date="2017-08-24T12:01:00Z">
            <w:rPr>
              <w:rFonts w:hint="eastAsia"/>
              <w:color w:val="000000" w:themeColor="text1"/>
              <w:sz w:val="24"/>
            </w:rPr>
          </w:rPrChange>
        </w:rPr>
        <w:t>本地缓存实现的核心代码如下：</w:t>
      </w:r>
    </w:p>
    <w:p w14:paraId="6F306641" w14:textId="77777777" w:rsidR="00744B7A" w:rsidRPr="00094C36" w:rsidRDefault="00577C71" w:rsidP="00FB3FD8">
      <w:pPr>
        <w:spacing w:line="400" w:lineRule="exact"/>
        <w:rPr>
          <w:rFonts w:asciiTheme="minorEastAsia" w:hAnsiTheme="minorEastAsia"/>
          <w:color w:val="000000" w:themeColor="text1"/>
          <w:sz w:val="24"/>
          <w:rPrChange w:id="5777" w:author="JY0225" w:date="2017-08-24T12:01:00Z">
            <w:rPr>
              <w:color w:val="000000" w:themeColor="text1"/>
              <w:sz w:val="24"/>
            </w:rPr>
          </w:rPrChange>
        </w:rPr>
      </w:pPr>
      <w:r w:rsidRPr="00094C36">
        <w:rPr>
          <w:rFonts w:asciiTheme="minorEastAsia" w:hAnsiTheme="minorEastAsia"/>
          <w:color w:val="000000" w:themeColor="text1"/>
          <w:sz w:val="24"/>
          <w:rPrChange w:id="5778" w:author="JY0225" w:date="2017-08-24T12:01:00Z">
            <w:rPr>
              <w:color w:val="000000" w:themeColor="text1"/>
              <w:sz w:val="24"/>
            </w:rPr>
          </w:rPrChange>
        </w:rPr>
        <w:tab/>
      </w:r>
      <w:r w:rsidR="00744B7A" w:rsidRPr="00094C36">
        <w:rPr>
          <w:rFonts w:asciiTheme="minorEastAsia" w:hAnsiTheme="minorEastAsia"/>
          <w:color w:val="000000" w:themeColor="text1"/>
          <w:sz w:val="24"/>
          <w:rPrChange w:id="5779" w:author="JY0225" w:date="2017-08-24T12:01:00Z">
            <w:rPr>
              <w:color w:val="000000" w:themeColor="text1"/>
              <w:sz w:val="24"/>
            </w:rPr>
          </w:rPrChange>
        </w:rPr>
        <w:t>1</w:t>
      </w:r>
      <w:r w:rsidR="00744B7A" w:rsidRPr="00094C36">
        <w:rPr>
          <w:rFonts w:asciiTheme="minorEastAsia" w:hAnsiTheme="minorEastAsia" w:hint="eastAsia"/>
          <w:color w:val="000000" w:themeColor="text1"/>
          <w:sz w:val="24"/>
          <w:rPrChange w:id="5780" w:author="JY0225" w:date="2017-08-24T12:01:00Z">
            <w:rPr>
              <w:rFonts w:hint="eastAsia"/>
              <w:color w:val="000000" w:themeColor="text1"/>
              <w:sz w:val="24"/>
            </w:rPr>
          </w:rPrChange>
        </w:rPr>
        <w:t>）</w:t>
      </w:r>
      <w:r w:rsidR="00961989" w:rsidRPr="00094C36">
        <w:rPr>
          <w:rFonts w:asciiTheme="minorEastAsia" w:hAnsiTheme="minorEastAsia" w:hint="eastAsia"/>
          <w:color w:val="000000" w:themeColor="text1"/>
          <w:sz w:val="24"/>
          <w:rPrChange w:id="5781" w:author="JY0225" w:date="2017-08-24T12:01:00Z">
            <w:rPr>
              <w:rFonts w:hint="eastAsia"/>
              <w:color w:val="000000" w:themeColor="text1"/>
              <w:sz w:val="24"/>
            </w:rPr>
          </w:rPrChange>
        </w:rPr>
        <w:t>下载文件本地缓存实现</w:t>
      </w:r>
    </w:p>
    <w:tbl>
      <w:tblPr>
        <w:tblStyle w:val="aa"/>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6"/>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6"/>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6"/>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6"/>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6"/>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6"/>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6"/>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094C36" w:rsidRDefault="00405BE7" w:rsidP="00405BE7">
      <w:pPr>
        <w:spacing w:line="400" w:lineRule="exact"/>
        <w:rPr>
          <w:rFonts w:asciiTheme="minorEastAsia" w:hAnsiTheme="minorEastAsia"/>
          <w:color w:val="000000" w:themeColor="text1"/>
          <w:sz w:val="24"/>
          <w:szCs w:val="24"/>
          <w:rPrChange w:id="5782" w:author="JY0225" w:date="2017-08-24T12:02:00Z">
            <w:rPr>
              <w:color w:val="000000" w:themeColor="text1"/>
              <w:sz w:val="24"/>
            </w:rPr>
          </w:rPrChange>
        </w:rPr>
      </w:pPr>
      <w:r w:rsidRPr="00094C36">
        <w:rPr>
          <w:rFonts w:asciiTheme="minorEastAsia" w:hAnsiTheme="minorEastAsia"/>
          <w:sz w:val="24"/>
          <w:szCs w:val="24"/>
          <w:rPrChange w:id="5783" w:author="JY0225" w:date="2017-08-24T12:02:00Z">
            <w:rPr/>
          </w:rPrChange>
        </w:rPr>
        <w:tab/>
      </w:r>
      <w:r w:rsidR="00171B66" w:rsidRPr="00094C36">
        <w:rPr>
          <w:rFonts w:asciiTheme="minorEastAsia" w:hAnsiTheme="minorEastAsia"/>
          <w:sz w:val="24"/>
          <w:szCs w:val="24"/>
          <w:rPrChange w:id="5784" w:author="JY0225" w:date="2017-08-24T12:02:00Z">
            <w:rPr/>
          </w:rPrChange>
        </w:rPr>
        <w:t>2</w:t>
      </w:r>
      <w:r w:rsidRPr="00094C36">
        <w:rPr>
          <w:rFonts w:asciiTheme="minorEastAsia" w:hAnsiTheme="minorEastAsia" w:hint="eastAsia"/>
          <w:color w:val="000000" w:themeColor="text1"/>
          <w:sz w:val="24"/>
          <w:szCs w:val="24"/>
          <w:rPrChange w:id="5785" w:author="JY0225" w:date="2017-08-24T12:02:00Z">
            <w:rPr>
              <w:rFonts w:hint="eastAsia"/>
              <w:color w:val="000000" w:themeColor="text1"/>
              <w:sz w:val="24"/>
            </w:rPr>
          </w:rPrChange>
        </w:rPr>
        <w:t>）</w:t>
      </w:r>
      <w:r w:rsidR="00303E7C" w:rsidRPr="00094C36">
        <w:rPr>
          <w:rFonts w:asciiTheme="minorEastAsia" w:hAnsiTheme="minorEastAsia" w:hint="eastAsia"/>
          <w:color w:val="000000" w:themeColor="text1"/>
          <w:sz w:val="24"/>
          <w:szCs w:val="24"/>
          <w:rPrChange w:id="5786" w:author="JY0225" w:date="2017-08-24T12:02:00Z">
            <w:rPr>
              <w:rFonts w:hint="eastAsia"/>
              <w:color w:val="000000" w:themeColor="text1"/>
              <w:sz w:val="24"/>
            </w:rPr>
          </w:rPrChange>
        </w:rPr>
        <w:t>上传</w:t>
      </w:r>
      <w:r w:rsidRPr="00094C36">
        <w:rPr>
          <w:rFonts w:asciiTheme="minorEastAsia" w:hAnsiTheme="minorEastAsia" w:hint="eastAsia"/>
          <w:color w:val="000000" w:themeColor="text1"/>
          <w:sz w:val="24"/>
          <w:szCs w:val="24"/>
          <w:rPrChange w:id="5787" w:author="JY0225" w:date="2017-08-24T12:02:00Z">
            <w:rPr>
              <w:rFonts w:hint="eastAsia"/>
              <w:color w:val="000000" w:themeColor="text1"/>
              <w:sz w:val="24"/>
            </w:rPr>
          </w:rPrChange>
        </w:rPr>
        <w:t>文件实现</w:t>
      </w:r>
      <w:r w:rsidR="00EF6B3D" w:rsidRPr="00094C36">
        <w:rPr>
          <w:rFonts w:asciiTheme="minorEastAsia" w:hAnsiTheme="minorEastAsia" w:hint="eastAsia"/>
          <w:color w:val="000000" w:themeColor="text1"/>
          <w:sz w:val="24"/>
          <w:szCs w:val="24"/>
          <w:rPrChange w:id="5788" w:author="JY0225" w:date="2017-08-24T12:02:00Z">
            <w:rPr>
              <w:rFonts w:hint="eastAsia"/>
              <w:color w:val="000000" w:themeColor="text1"/>
              <w:sz w:val="24"/>
            </w:rPr>
          </w:rPrChange>
        </w:rPr>
        <w:t>“秒传功能”</w:t>
      </w:r>
    </w:p>
    <w:tbl>
      <w:tblPr>
        <w:tblStyle w:val="aa"/>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6"/>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6"/>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6"/>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6"/>
              <w:spacing w:line="400" w:lineRule="exact"/>
              <w:jc w:val="both"/>
              <w:rPr>
                <w:rFonts w:eastAsiaTheme="minorEastAsia"/>
              </w:rPr>
            </w:pPr>
            <w:r>
              <w:rPr>
                <w:rFonts w:eastAsiaTheme="minorEastAsia"/>
              </w:rPr>
              <w:lastRenderedPageBreak/>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6"/>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6"/>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6"/>
              <w:spacing w:line="400" w:lineRule="exact"/>
              <w:jc w:val="both"/>
              <w:rPr>
                <w:rFonts w:eastAsiaTheme="minorEastAsia"/>
              </w:rPr>
            </w:pPr>
            <w:r w:rsidRPr="004C715F">
              <w:rPr>
                <w:rFonts w:eastAsiaTheme="minorEastAsia"/>
              </w:rPr>
              <w:t>data = os.popen(cp_req)</w:t>
            </w:r>
          </w:p>
        </w:tc>
      </w:tr>
    </w:tbl>
    <w:p w14:paraId="67DFA8E4" w14:textId="5A05C8D6" w:rsidR="00744B7A" w:rsidRPr="00094C36" w:rsidRDefault="00635D4C" w:rsidP="009111A4">
      <w:pPr>
        <w:spacing w:line="400" w:lineRule="exact"/>
        <w:rPr>
          <w:rFonts w:asciiTheme="minorEastAsia" w:hAnsiTheme="minorEastAsia"/>
          <w:color w:val="000000" w:themeColor="text1"/>
          <w:sz w:val="24"/>
          <w:rPrChange w:id="5789" w:author="JY0225" w:date="2017-08-24T12:02:00Z">
            <w:rPr>
              <w:color w:val="000000" w:themeColor="text1"/>
              <w:sz w:val="24"/>
            </w:rPr>
          </w:rPrChange>
        </w:rPr>
      </w:pPr>
      <w:r>
        <w:lastRenderedPageBreak/>
        <w:tab/>
      </w:r>
      <w:r w:rsidR="00503C89" w:rsidRPr="00094C36">
        <w:rPr>
          <w:rFonts w:asciiTheme="minorEastAsia" w:hAnsiTheme="minorEastAsia" w:hint="eastAsia"/>
          <w:color w:val="000000" w:themeColor="text1"/>
          <w:sz w:val="24"/>
          <w:rPrChange w:id="5790" w:author="JY0225" w:date="2017-08-24T12:02:00Z">
            <w:rPr>
              <w:rFonts w:hint="eastAsia"/>
              <w:color w:val="000000" w:themeColor="text1"/>
              <w:sz w:val="24"/>
            </w:rPr>
          </w:rPrChange>
        </w:rPr>
        <w:t>上述代码中，使用到了了两张表分别保存本地缓存数据信息和</w:t>
      </w:r>
      <w:r w:rsidR="00476838" w:rsidRPr="00094C36">
        <w:rPr>
          <w:rFonts w:asciiTheme="minorEastAsia" w:hAnsiTheme="minorEastAsia" w:hint="eastAsia"/>
          <w:color w:val="000000" w:themeColor="text1"/>
          <w:sz w:val="24"/>
          <w:rPrChange w:id="5791" w:author="JY0225" w:date="2017-08-24T12:02:00Z">
            <w:rPr>
              <w:rFonts w:hint="eastAsia"/>
              <w:color w:val="000000" w:themeColor="text1"/>
              <w:sz w:val="24"/>
            </w:rPr>
          </w:rPrChange>
        </w:rPr>
        <w:t>备份</w:t>
      </w:r>
      <w:r w:rsidR="00503C89" w:rsidRPr="00094C36">
        <w:rPr>
          <w:rFonts w:asciiTheme="minorEastAsia" w:hAnsiTheme="minorEastAsia" w:hint="eastAsia"/>
          <w:color w:val="000000" w:themeColor="text1"/>
          <w:sz w:val="24"/>
          <w:rPrChange w:id="5792" w:author="JY0225" w:date="2017-08-24T12:02:00Z">
            <w:rPr>
              <w:rFonts w:hint="eastAsia"/>
              <w:color w:val="000000" w:themeColor="text1"/>
              <w:sz w:val="24"/>
            </w:rPr>
          </w:rPrChange>
        </w:rPr>
        <w:t>在服务器端的数据信息</w:t>
      </w:r>
      <w:r w:rsidR="00D91857" w:rsidRPr="00094C36">
        <w:rPr>
          <w:rFonts w:asciiTheme="minorEastAsia" w:hAnsiTheme="minorEastAsia" w:hint="eastAsia"/>
          <w:color w:val="000000" w:themeColor="text1"/>
          <w:sz w:val="24"/>
          <w:rPrChange w:id="5793" w:author="JY0225" w:date="2017-08-24T12:02:00Z">
            <w:rPr>
              <w:rFonts w:hint="eastAsia"/>
              <w:color w:val="000000" w:themeColor="text1"/>
              <w:sz w:val="24"/>
            </w:rPr>
          </w:rPrChange>
        </w:rPr>
        <w:t>，数据库的详细设计参见</w:t>
      </w:r>
      <w:r w:rsidR="00D91857" w:rsidRPr="00094C36">
        <w:rPr>
          <w:rFonts w:asciiTheme="minorEastAsia" w:hAnsiTheme="minorEastAsia"/>
          <w:color w:val="000000" w:themeColor="text1"/>
          <w:sz w:val="24"/>
          <w:rPrChange w:id="5794" w:author="JY0225" w:date="2017-08-24T12:02:00Z">
            <w:rPr>
              <w:color w:val="000000" w:themeColor="text1"/>
              <w:sz w:val="24"/>
            </w:rPr>
          </w:rPrChange>
        </w:rPr>
        <w:t>4.4</w:t>
      </w:r>
      <w:r w:rsidR="00D91857" w:rsidRPr="00094C36">
        <w:rPr>
          <w:rFonts w:asciiTheme="minorEastAsia" w:hAnsiTheme="minorEastAsia" w:hint="eastAsia"/>
          <w:color w:val="000000" w:themeColor="text1"/>
          <w:sz w:val="24"/>
          <w:rPrChange w:id="5795" w:author="JY0225" w:date="2017-08-24T12:02:00Z">
            <w:rPr>
              <w:rFonts w:hint="eastAsia"/>
              <w:color w:val="000000" w:themeColor="text1"/>
              <w:sz w:val="24"/>
            </w:rPr>
          </w:rPrChange>
        </w:rPr>
        <w:t>数据库设计。</w:t>
      </w:r>
      <w:r w:rsidR="00153D2B" w:rsidRPr="00094C36">
        <w:rPr>
          <w:rFonts w:asciiTheme="minorEastAsia" w:hAnsiTheme="minorEastAsia" w:hint="eastAsia"/>
          <w:color w:val="000000" w:themeColor="text1"/>
          <w:sz w:val="24"/>
          <w:rPrChange w:id="5796" w:author="JY0225" w:date="2017-08-24T12:02:00Z">
            <w:rPr>
              <w:rFonts w:hint="eastAsia"/>
              <w:color w:val="000000" w:themeColor="text1"/>
              <w:sz w:val="24"/>
            </w:rPr>
          </w:rPrChange>
        </w:rPr>
        <w:t>表</w:t>
      </w:r>
      <w:r w:rsidR="00153D2B" w:rsidRPr="00094C36">
        <w:rPr>
          <w:rFonts w:asciiTheme="minorEastAsia" w:hAnsiTheme="minorEastAsia"/>
          <w:color w:val="000000" w:themeColor="text1"/>
          <w:sz w:val="24"/>
          <w:rPrChange w:id="5797" w:author="JY0225" w:date="2017-08-24T12:02:00Z">
            <w:rPr>
              <w:color w:val="000000" w:themeColor="text1"/>
              <w:sz w:val="24"/>
            </w:rPr>
          </w:rPrChange>
        </w:rPr>
        <w:t>localCache</w:t>
      </w:r>
      <w:r w:rsidR="00153D2B" w:rsidRPr="00094C36">
        <w:rPr>
          <w:rFonts w:asciiTheme="minorEastAsia" w:hAnsiTheme="minorEastAsia" w:hint="eastAsia"/>
          <w:color w:val="000000" w:themeColor="text1"/>
          <w:sz w:val="24"/>
          <w:rPrChange w:id="5798" w:author="JY0225" w:date="2017-08-24T12:02:00Z">
            <w:rPr>
              <w:rFonts w:hint="eastAsia"/>
              <w:color w:val="000000" w:themeColor="text1"/>
              <w:sz w:val="24"/>
            </w:rPr>
          </w:rPrChange>
        </w:rPr>
        <w:t>用来保存保存在本地的缓存文件信息，用文件</w:t>
      </w:r>
      <w:r w:rsidR="00153D2B" w:rsidRPr="00094C36">
        <w:rPr>
          <w:rFonts w:asciiTheme="minorEastAsia" w:hAnsiTheme="minorEastAsia"/>
          <w:color w:val="000000" w:themeColor="text1"/>
          <w:sz w:val="24"/>
          <w:rPrChange w:id="5799" w:author="JY0225" w:date="2017-08-24T12:02:00Z">
            <w:rPr>
              <w:color w:val="000000" w:themeColor="text1"/>
              <w:sz w:val="24"/>
            </w:rPr>
          </w:rPrChange>
        </w:rPr>
        <w:t>MD5</w:t>
      </w:r>
      <w:r w:rsidR="00153D2B" w:rsidRPr="00094C36">
        <w:rPr>
          <w:rFonts w:asciiTheme="minorEastAsia" w:hAnsiTheme="minorEastAsia" w:hint="eastAsia"/>
          <w:color w:val="000000" w:themeColor="text1"/>
          <w:sz w:val="24"/>
          <w:rPrChange w:id="5800" w:author="JY0225" w:date="2017-08-24T12:02:00Z">
            <w:rPr>
              <w:rFonts w:hint="eastAsia"/>
              <w:color w:val="000000" w:themeColor="text1"/>
              <w:sz w:val="24"/>
            </w:rPr>
          </w:rPrChange>
        </w:rPr>
        <w:t>进行唯一标识；</w:t>
      </w:r>
      <w:r w:rsidR="00D0062E" w:rsidRPr="00094C36">
        <w:rPr>
          <w:rFonts w:asciiTheme="minorEastAsia" w:hAnsiTheme="minorEastAsia" w:hint="eastAsia"/>
          <w:color w:val="000000" w:themeColor="text1"/>
          <w:sz w:val="24"/>
          <w:rPrChange w:id="5801" w:author="JY0225" w:date="2017-08-24T12:02:00Z">
            <w:rPr>
              <w:rFonts w:hint="eastAsia"/>
              <w:color w:val="000000" w:themeColor="text1"/>
              <w:sz w:val="24"/>
            </w:rPr>
          </w:rPrChange>
        </w:rPr>
        <w:t>表</w:t>
      </w:r>
      <w:r w:rsidR="00D0062E" w:rsidRPr="00094C36">
        <w:rPr>
          <w:rFonts w:asciiTheme="minorEastAsia" w:hAnsiTheme="minorEastAsia"/>
          <w:color w:val="000000" w:themeColor="text1"/>
          <w:sz w:val="24"/>
          <w:rPrChange w:id="5802" w:author="JY0225" w:date="2017-08-24T12:02:00Z">
            <w:rPr>
              <w:color w:val="000000" w:themeColor="text1"/>
              <w:sz w:val="24"/>
            </w:rPr>
          </w:rPrChange>
        </w:rPr>
        <w:t>serverCache</w:t>
      </w:r>
      <w:r w:rsidR="00D0062E" w:rsidRPr="00094C36">
        <w:rPr>
          <w:rFonts w:asciiTheme="minorEastAsia" w:hAnsiTheme="minorEastAsia" w:hint="eastAsia"/>
          <w:color w:val="000000" w:themeColor="text1"/>
          <w:sz w:val="24"/>
          <w:rPrChange w:id="5803" w:author="JY0225" w:date="2017-08-24T12:02:00Z">
            <w:rPr>
              <w:rFonts w:hint="eastAsia"/>
              <w:color w:val="000000" w:themeColor="text1"/>
              <w:sz w:val="24"/>
            </w:rPr>
          </w:rPrChange>
        </w:rPr>
        <w:t>用来保存</w:t>
      </w:r>
      <w:r w:rsidR="00476838" w:rsidRPr="00094C36">
        <w:rPr>
          <w:rFonts w:asciiTheme="minorEastAsia" w:hAnsiTheme="minorEastAsia" w:hint="eastAsia"/>
          <w:color w:val="000000" w:themeColor="text1"/>
          <w:sz w:val="24"/>
          <w:rPrChange w:id="5804" w:author="JY0225" w:date="2017-08-24T12:02:00Z">
            <w:rPr>
              <w:rFonts w:hint="eastAsia"/>
              <w:color w:val="000000" w:themeColor="text1"/>
              <w:sz w:val="24"/>
            </w:rPr>
          </w:rPrChange>
        </w:rPr>
        <w:t>备份</w:t>
      </w:r>
      <w:r w:rsidR="00D0062E" w:rsidRPr="00094C36">
        <w:rPr>
          <w:rFonts w:asciiTheme="minorEastAsia" w:hAnsiTheme="minorEastAsia" w:hint="eastAsia"/>
          <w:color w:val="000000" w:themeColor="text1"/>
          <w:sz w:val="24"/>
          <w:rPrChange w:id="5805" w:author="JY0225" w:date="2017-08-24T12:02:00Z">
            <w:rPr>
              <w:rFonts w:hint="eastAsia"/>
              <w:color w:val="000000" w:themeColor="text1"/>
              <w:sz w:val="24"/>
            </w:rPr>
          </w:rPrChange>
        </w:rPr>
        <w:t>在服务器端的数据信息。</w:t>
      </w:r>
      <w:r w:rsidR="004E5FD3" w:rsidRPr="00094C36">
        <w:rPr>
          <w:rFonts w:asciiTheme="minorEastAsia" w:hAnsiTheme="minorEastAsia" w:hint="eastAsia"/>
          <w:color w:val="000000" w:themeColor="text1"/>
          <w:sz w:val="24"/>
          <w:rPrChange w:id="5806" w:author="JY0225" w:date="2017-08-24T12:02:00Z">
            <w:rPr>
              <w:rFonts w:hint="eastAsia"/>
              <w:color w:val="000000" w:themeColor="text1"/>
              <w:sz w:val="24"/>
            </w:rPr>
          </w:rPrChange>
        </w:rPr>
        <w:t>由于服务器端不提供去重服务，因为</w:t>
      </w:r>
      <w:r w:rsidR="009111A4" w:rsidRPr="00094C36">
        <w:rPr>
          <w:rFonts w:asciiTheme="minorEastAsia" w:hAnsiTheme="minorEastAsia" w:hint="eastAsia"/>
          <w:color w:val="000000" w:themeColor="text1"/>
          <w:sz w:val="24"/>
          <w:rPrChange w:id="5807" w:author="JY0225" w:date="2017-08-24T12:02:00Z">
            <w:rPr>
              <w:rFonts w:hint="eastAsia"/>
              <w:color w:val="000000" w:themeColor="text1"/>
              <w:sz w:val="24"/>
            </w:rPr>
          </w:rPrChange>
        </w:rPr>
        <w:t>需要组合服务器提供的接口，以实现“秒传”功能</w:t>
      </w:r>
      <w:r w:rsidR="00236D66" w:rsidRPr="00094C36">
        <w:rPr>
          <w:rFonts w:asciiTheme="minorEastAsia" w:hAnsiTheme="minorEastAsia" w:hint="eastAsia"/>
          <w:color w:val="000000" w:themeColor="text1"/>
          <w:sz w:val="24"/>
          <w:rPrChange w:id="5808" w:author="JY0225" w:date="2017-08-24T12:02:00Z">
            <w:rPr>
              <w:rFonts w:hint="eastAsia"/>
              <w:color w:val="000000" w:themeColor="text1"/>
              <w:sz w:val="24"/>
            </w:rPr>
          </w:rPrChange>
        </w:rPr>
        <w:t>，通过获取文件属性的接口获取服务器端文件的</w:t>
      </w:r>
      <w:r w:rsidR="00236D66" w:rsidRPr="00094C36">
        <w:rPr>
          <w:rFonts w:asciiTheme="minorEastAsia" w:hAnsiTheme="minorEastAsia"/>
          <w:color w:val="000000" w:themeColor="text1"/>
          <w:sz w:val="24"/>
          <w:rPrChange w:id="5809" w:author="JY0225" w:date="2017-08-24T12:02:00Z">
            <w:rPr>
              <w:color w:val="000000" w:themeColor="text1"/>
              <w:sz w:val="24"/>
            </w:rPr>
          </w:rPrChange>
        </w:rPr>
        <w:t>MD5</w:t>
      </w:r>
      <w:r w:rsidR="00236D66" w:rsidRPr="00094C36">
        <w:rPr>
          <w:rFonts w:asciiTheme="minorEastAsia" w:hAnsiTheme="minorEastAsia" w:hint="eastAsia"/>
          <w:color w:val="000000" w:themeColor="text1"/>
          <w:sz w:val="24"/>
          <w:rPrChange w:id="5810" w:author="JY0225" w:date="2017-08-24T12:02:00Z">
            <w:rPr>
              <w:rFonts w:hint="eastAsia"/>
              <w:color w:val="000000" w:themeColor="text1"/>
              <w:sz w:val="24"/>
            </w:rPr>
          </w:rPrChange>
        </w:rPr>
        <w:t>值，并通过该值与</w:t>
      </w:r>
      <w:r w:rsidR="00236D66" w:rsidRPr="00094C36">
        <w:rPr>
          <w:rFonts w:asciiTheme="minorEastAsia" w:hAnsiTheme="minorEastAsia"/>
          <w:color w:val="000000" w:themeColor="text1"/>
          <w:sz w:val="24"/>
          <w:rPrChange w:id="5811" w:author="JY0225" w:date="2017-08-24T12:02:00Z">
            <w:rPr>
              <w:color w:val="000000" w:themeColor="text1"/>
              <w:sz w:val="24"/>
            </w:rPr>
          </w:rPrChange>
        </w:rPr>
        <w:t>serverCache</w:t>
      </w:r>
      <w:r w:rsidR="00236D66" w:rsidRPr="00094C36">
        <w:rPr>
          <w:rFonts w:asciiTheme="minorEastAsia" w:hAnsiTheme="minorEastAsia" w:hint="eastAsia"/>
          <w:color w:val="000000" w:themeColor="text1"/>
          <w:sz w:val="24"/>
          <w:rPrChange w:id="5812" w:author="JY0225" w:date="2017-08-24T12:02:00Z">
            <w:rPr>
              <w:rFonts w:hint="eastAsia"/>
              <w:color w:val="000000" w:themeColor="text1"/>
              <w:sz w:val="24"/>
            </w:rPr>
          </w:rPrChange>
        </w:rPr>
        <w:t>中</w:t>
      </w:r>
      <w:r w:rsidR="00236D66" w:rsidRPr="00094C36">
        <w:rPr>
          <w:rFonts w:asciiTheme="minorEastAsia" w:hAnsiTheme="minorEastAsia"/>
          <w:color w:val="000000" w:themeColor="text1"/>
          <w:sz w:val="24"/>
          <w:rPrChange w:id="5813" w:author="JY0225" w:date="2017-08-24T12:02:00Z">
            <w:rPr>
              <w:color w:val="000000" w:themeColor="text1"/>
              <w:sz w:val="24"/>
            </w:rPr>
          </w:rPrChange>
        </w:rPr>
        <w:t>MD5</w:t>
      </w:r>
      <w:r w:rsidR="00236D66" w:rsidRPr="00094C36">
        <w:rPr>
          <w:rFonts w:asciiTheme="minorEastAsia" w:hAnsiTheme="minorEastAsia" w:hint="eastAsia"/>
          <w:color w:val="000000" w:themeColor="text1"/>
          <w:sz w:val="24"/>
          <w:rPrChange w:id="5814" w:author="JY0225" w:date="2017-08-24T12:02:00Z">
            <w:rPr>
              <w:rFonts w:hint="eastAsia"/>
              <w:color w:val="000000" w:themeColor="text1"/>
              <w:sz w:val="24"/>
            </w:rPr>
          </w:rPrChange>
        </w:rPr>
        <w:t>值进行匹配，若存在相同的</w:t>
      </w:r>
      <w:r w:rsidR="00236D66" w:rsidRPr="00094C36">
        <w:rPr>
          <w:rFonts w:asciiTheme="minorEastAsia" w:hAnsiTheme="minorEastAsia"/>
          <w:color w:val="000000" w:themeColor="text1"/>
          <w:sz w:val="24"/>
          <w:rPrChange w:id="5815" w:author="JY0225" w:date="2017-08-24T12:02:00Z">
            <w:rPr>
              <w:color w:val="000000" w:themeColor="text1"/>
              <w:sz w:val="24"/>
            </w:rPr>
          </w:rPrChange>
        </w:rPr>
        <w:t>MD5</w:t>
      </w:r>
      <w:r w:rsidR="004E5FD3" w:rsidRPr="00094C36">
        <w:rPr>
          <w:rFonts w:asciiTheme="minorEastAsia" w:hAnsiTheme="minorEastAsia" w:hint="eastAsia"/>
          <w:color w:val="000000" w:themeColor="text1"/>
          <w:sz w:val="24"/>
          <w:rPrChange w:id="5816" w:author="JY0225" w:date="2017-08-24T12:02:00Z">
            <w:rPr>
              <w:rFonts w:hint="eastAsia"/>
              <w:color w:val="000000" w:themeColor="text1"/>
              <w:sz w:val="24"/>
            </w:rPr>
          </w:rPrChange>
        </w:rPr>
        <w:t>值，则说明服务器端存在该文件，此时，</w:t>
      </w:r>
      <w:r w:rsidR="00236D66" w:rsidRPr="00094C36">
        <w:rPr>
          <w:rFonts w:asciiTheme="minorEastAsia" w:hAnsiTheme="minorEastAsia" w:hint="eastAsia"/>
          <w:color w:val="000000" w:themeColor="text1"/>
          <w:sz w:val="24"/>
          <w:rPrChange w:id="5817" w:author="JY0225" w:date="2017-08-24T12:02:00Z">
            <w:rPr>
              <w:rFonts w:hint="eastAsia"/>
              <w:color w:val="000000" w:themeColor="text1"/>
              <w:sz w:val="24"/>
            </w:rPr>
          </w:rPrChange>
        </w:rPr>
        <w:t>调用服务器提供的复制文件接口，提升</w:t>
      </w:r>
      <w:r w:rsidR="00D62F64" w:rsidRPr="00094C36">
        <w:rPr>
          <w:rFonts w:asciiTheme="minorEastAsia" w:hAnsiTheme="minorEastAsia" w:hint="eastAsia"/>
          <w:color w:val="000000" w:themeColor="text1"/>
          <w:sz w:val="24"/>
          <w:rPrChange w:id="5818" w:author="JY0225" w:date="2017-08-24T12:02:00Z">
            <w:rPr>
              <w:rFonts w:hint="eastAsia"/>
              <w:color w:val="000000" w:themeColor="text1"/>
              <w:sz w:val="24"/>
            </w:rPr>
          </w:rPrChange>
        </w:rPr>
        <w:t>上传文件</w:t>
      </w:r>
      <w:r w:rsidR="00236D66" w:rsidRPr="00094C36">
        <w:rPr>
          <w:rFonts w:asciiTheme="minorEastAsia" w:hAnsiTheme="minorEastAsia" w:hint="eastAsia"/>
          <w:color w:val="000000" w:themeColor="text1"/>
          <w:sz w:val="24"/>
          <w:rPrChange w:id="5819" w:author="JY0225" w:date="2017-08-24T12:02:00Z">
            <w:rPr>
              <w:rFonts w:hint="eastAsia"/>
              <w:color w:val="000000" w:themeColor="text1"/>
              <w:sz w:val="24"/>
            </w:rPr>
          </w:rPrChange>
        </w:rPr>
        <w:t>的效率。</w:t>
      </w:r>
    </w:p>
    <w:p w14:paraId="0A5F1463" w14:textId="77777777" w:rsidR="0066403A" w:rsidRDefault="00AA1092" w:rsidP="000E5F49">
      <w:pPr>
        <w:pStyle w:val="31"/>
      </w:pPr>
      <w:bookmarkStart w:id="5820" w:name="_Toc491606303"/>
      <w:r>
        <w:t>5.2.5</w:t>
      </w:r>
      <w:r w:rsidR="003E75E4">
        <w:t xml:space="preserve"> LRU</w:t>
      </w:r>
      <w:r w:rsidR="003E75E4">
        <w:t>替换策略</w:t>
      </w:r>
      <w:bookmarkEnd w:id="5820"/>
    </w:p>
    <w:p w14:paraId="7C9DE078" w14:textId="2A1467DA" w:rsidR="00683933" w:rsidRPr="00094C36" w:rsidRDefault="00683933" w:rsidP="00DA6E5C">
      <w:pPr>
        <w:spacing w:line="400" w:lineRule="exact"/>
        <w:ind w:firstLine="420"/>
        <w:rPr>
          <w:rFonts w:asciiTheme="minorEastAsia" w:hAnsiTheme="minorEastAsia"/>
          <w:color w:val="000000" w:themeColor="text1"/>
          <w:sz w:val="24"/>
          <w:rPrChange w:id="5821" w:author="JY0225" w:date="2017-08-24T12:02:00Z">
            <w:rPr>
              <w:color w:val="000000" w:themeColor="text1"/>
              <w:sz w:val="24"/>
            </w:rPr>
          </w:rPrChange>
        </w:rPr>
      </w:pPr>
      <w:r w:rsidRPr="00094C36">
        <w:rPr>
          <w:rFonts w:asciiTheme="minorEastAsia" w:hAnsiTheme="minorEastAsia"/>
          <w:color w:val="000000" w:themeColor="text1"/>
          <w:sz w:val="24"/>
          <w:rPrChange w:id="5822" w:author="JY0225" w:date="2017-08-24T12:02:00Z">
            <w:rPr>
              <w:color w:val="000000" w:themeColor="text1"/>
              <w:sz w:val="24"/>
            </w:rPr>
          </w:rPrChange>
        </w:rPr>
        <w:t>LRU</w:t>
      </w:r>
      <w:r w:rsidRPr="00094C36">
        <w:rPr>
          <w:rFonts w:asciiTheme="minorEastAsia" w:hAnsiTheme="minorEastAsia" w:hint="eastAsia"/>
          <w:color w:val="000000" w:themeColor="text1"/>
          <w:sz w:val="24"/>
          <w:rPrChange w:id="5823" w:author="JY0225" w:date="2017-08-24T12:02:00Z">
            <w:rPr>
              <w:rFonts w:hint="eastAsia"/>
              <w:color w:val="000000" w:themeColor="text1"/>
              <w:sz w:val="24"/>
            </w:rPr>
          </w:rPrChange>
        </w:rPr>
        <w:t>缓存利用了这样的一种思想。</w:t>
      </w:r>
      <w:r w:rsidRPr="00094C36">
        <w:rPr>
          <w:rFonts w:asciiTheme="minorEastAsia" w:hAnsiTheme="minorEastAsia"/>
          <w:color w:val="000000" w:themeColor="text1"/>
          <w:sz w:val="24"/>
          <w:rPrChange w:id="5824" w:author="JY0225" w:date="2017-08-24T12:02:00Z">
            <w:rPr>
              <w:color w:val="000000" w:themeColor="text1"/>
              <w:sz w:val="24"/>
            </w:rPr>
          </w:rPrChange>
        </w:rPr>
        <w:t>LRU</w:t>
      </w:r>
      <w:r w:rsidRPr="00094C36">
        <w:rPr>
          <w:rFonts w:asciiTheme="minorEastAsia" w:hAnsiTheme="minorEastAsia" w:hint="eastAsia"/>
          <w:color w:val="000000" w:themeColor="text1"/>
          <w:sz w:val="24"/>
          <w:rPrChange w:id="5825" w:author="JY0225" w:date="2017-08-24T12:02:00Z">
            <w:rPr>
              <w:rFonts w:hint="eastAsia"/>
              <w:color w:val="000000" w:themeColor="text1"/>
              <w:sz w:val="24"/>
            </w:rPr>
          </w:rPrChange>
        </w:rPr>
        <w:t>是</w:t>
      </w:r>
      <w:r w:rsidRPr="00094C36">
        <w:rPr>
          <w:rFonts w:asciiTheme="minorEastAsia" w:hAnsiTheme="minorEastAsia"/>
          <w:color w:val="000000" w:themeColor="text1"/>
          <w:sz w:val="24"/>
          <w:rPrChange w:id="5826" w:author="JY0225" w:date="2017-08-24T12:02:00Z">
            <w:rPr>
              <w:color w:val="000000" w:themeColor="text1"/>
              <w:sz w:val="24"/>
            </w:rPr>
          </w:rPrChange>
        </w:rPr>
        <w:t xml:space="preserve">Least Recently Used </w:t>
      </w:r>
      <w:r w:rsidRPr="00094C36">
        <w:rPr>
          <w:rFonts w:asciiTheme="minorEastAsia" w:hAnsiTheme="minorEastAsia" w:hint="eastAsia"/>
          <w:color w:val="000000" w:themeColor="text1"/>
          <w:sz w:val="24"/>
          <w:rPrChange w:id="5827" w:author="JY0225" w:date="2017-08-24T12:02:00Z">
            <w:rPr>
              <w:rFonts w:hint="eastAsia"/>
              <w:color w:val="000000" w:themeColor="text1"/>
              <w:sz w:val="24"/>
            </w:rPr>
          </w:rPrChange>
        </w:rPr>
        <w:t>的缩写，</w:t>
      </w:r>
      <w:r w:rsidR="007902B1" w:rsidRPr="00094C36">
        <w:rPr>
          <w:rFonts w:asciiTheme="minorEastAsia" w:hAnsiTheme="minorEastAsia" w:hint="eastAsia"/>
          <w:color w:val="000000" w:themeColor="text1"/>
          <w:sz w:val="24"/>
          <w:rPrChange w:id="5828" w:author="JY0225" w:date="2017-08-24T12:02:00Z">
            <w:rPr>
              <w:rFonts w:hint="eastAsia"/>
              <w:color w:val="000000" w:themeColor="text1"/>
              <w:sz w:val="24"/>
            </w:rPr>
          </w:rPrChange>
        </w:rPr>
        <w:t>即</w:t>
      </w:r>
      <w:r w:rsidRPr="00094C36">
        <w:rPr>
          <w:rFonts w:asciiTheme="minorEastAsia" w:hAnsiTheme="minorEastAsia"/>
          <w:color w:val="000000" w:themeColor="text1"/>
          <w:sz w:val="24"/>
          <w:rPrChange w:id="5829" w:author="JY0225" w:date="2017-08-24T12:02:00Z">
            <w:rPr>
              <w:color w:val="000000" w:themeColor="text1"/>
              <w:sz w:val="24"/>
            </w:rPr>
          </w:rPrChange>
        </w:rPr>
        <w:t>“</w:t>
      </w:r>
      <w:r w:rsidRPr="00094C36">
        <w:rPr>
          <w:rFonts w:asciiTheme="minorEastAsia" w:hAnsiTheme="minorEastAsia" w:hint="eastAsia"/>
          <w:color w:val="000000" w:themeColor="text1"/>
          <w:sz w:val="24"/>
          <w:rPrChange w:id="5830" w:author="JY0225" w:date="2017-08-24T12:02:00Z">
            <w:rPr>
              <w:rFonts w:hint="eastAsia"/>
              <w:color w:val="000000" w:themeColor="text1"/>
              <w:sz w:val="24"/>
            </w:rPr>
          </w:rPrChange>
        </w:rPr>
        <w:t>最近最少使用</w:t>
      </w:r>
      <w:r w:rsidRPr="00094C36">
        <w:rPr>
          <w:rFonts w:asciiTheme="minorEastAsia" w:hAnsiTheme="minorEastAsia"/>
          <w:color w:val="000000" w:themeColor="text1"/>
          <w:sz w:val="24"/>
          <w:rPrChange w:id="5831" w:author="JY0225" w:date="2017-08-24T12:02:00Z">
            <w:rPr>
              <w:color w:val="000000" w:themeColor="text1"/>
              <w:sz w:val="24"/>
            </w:rPr>
          </w:rPrChange>
        </w:rPr>
        <w:t>”</w:t>
      </w:r>
      <w:r w:rsidRPr="00094C36">
        <w:rPr>
          <w:rFonts w:asciiTheme="minorEastAsia" w:hAnsiTheme="minorEastAsia" w:hint="eastAsia"/>
          <w:color w:val="000000" w:themeColor="text1"/>
          <w:sz w:val="24"/>
          <w:rPrChange w:id="5832" w:author="JY0225" w:date="2017-08-24T12:02:00Z">
            <w:rPr>
              <w:rFonts w:hint="eastAsia"/>
              <w:color w:val="000000" w:themeColor="text1"/>
              <w:sz w:val="24"/>
            </w:rPr>
          </w:rPrChange>
        </w:rPr>
        <w:t>，也就是说，</w:t>
      </w:r>
      <w:r w:rsidRPr="00094C36">
        <w:rPr>
          <w:rFonts w:asciiTheme="minorEastAsia" w:hAnsiTheme="minorEastAsia"/>
          <w:color w:val="000000" w:themeColor="text1"/>
          <w:sz w:val="24"/>
          <w:rPrChange w:id="5833" w:author="JY0225" w:date="2017-08-24T12:02:00Z">
            <w:rPr>
              <w:color w:val="000000" w:themeColor="text1"/>
              <w:sz w:val="24"/>
            </w:rPr>
          </w:rPrChange>
        </w:rPr>
        <w:t>LRU</w:t>
      </w:r>
      <w:r w:rsidRPr="00094C36">
        <w:rPr>
          <w:rFonts w:asciiTheme="minorEastAsia" w:hAnsiTheme="minorEastAsia" w:hint="eastAsia"/>
          <w:color w:val="000000" w:themeColor="text1"/>
          <w:sz w:val="24"/>
          <w:rPrChange w:id="5834" w:author="JY0225" w:date="2017-08-24T12:02:00Z">
            <w:rPr>
              <w:rFonts w:hint="eastAsia"/>
              <w:color w:val="000000" w:themeColor="text1"/>
              <w:sz w:val="24"/>
            </w:rPr>
          </w:rPrChange>
        </w:rPr>
        <w:t>缓存把最近最少使用的数据移除，</w:t>
      </w:r>
      <w:r w:rsidR="00E43560" w:rsidRPr="00094C36">
        <w:rPr>
          <w:rFonts w:asciiTheme="minorEastAsia" w:hAnsiTheme="minorEastAsia" w:hint="eastAsia"/>
          <w:color w:val="000000" w:themeColor="text1"/>
          <w:sz w:val="24"/>
          <w:rPrChange w:id="5835" w:author="JY0225" w:date="2017-08-24T12:02:00Z">
            <w:rPr>
              <w:rFonts w:hint="eastAsia"/>
              <w:color w:val="000000" w:themeColor="text1"/>
              <w:sz w:val="24"/>
            </w:rPr>
          </w:rPrChange>
        </w:rPr>
        <w:t>让给最新读取的数据。而往往最常读取的，也是读取次数最多的，所以</w:t>
      </w:r>
      <w:r w:rsidRPr="00094C36">
        <w:rPr>
          <w:rFonts w:asciiTheme="minorEastAsia" w:hAnsiTheme="minorEastAsia" w:hint="eastAsia"/>
          <w:color w:val="000000" w:themeColor="text1"/>
          <w:sz w:val="24"/>
          <w:rPrChange w:id="5836" w:author="JY0225" w:date="2017-08-24T12:02:00Z">
            <w:rPr>
              <w:rFonts w:hint="eastAsia"/>
              <w:color w:val="000000" w:themeColor="text1"/>
              <w:sz w:val="24"/>
            </w:rPr>
          </w:rPrChange>
        </w:rPr>
        <w:t>利用</w:t>
      </w:r>
      <w:r w:rsidRPr="00094C36">
        <w:rPr>
          <w:rFonts w:asciiTheme="minorEastAsia" w:hAnsiTheme="minorEastAsia"/>
          <w:color w:val="000000" w:themeColor="text1"/>
          <w:sz w:val="24"/>
          <w:rPrChange w:id="5837" w:author="JY0225" w:date="2017-08-24T12:02:00Z">
            <w:rPr>
              <w:color w:val="000000" w:themeColor="text1"/>
              <w:sz w:val="24"/>
            </w:rPr>
          </w:rPrChange>
        </w:rPr>
        <w:t>LRU</w:t>
      </w:r>
      <w:r w:rsidR="00E43560" w:rsidRPr="00094C36">
        <w:rPr>
          <w:rFonts w:asciiTheme="minorEastAsia" w:hAnsiTheme="minorEastAsia" w:hint="eastAsia"/>
          <w:color w:val="000000" w:themeColor="text1"/>
          <w:sz w:val="24"/>
          <w:rPrChange w:id="5838" w:author="JY0225" w:date="2017-08-24T12:02:00Z">
            <w:rPr>
              <w:rFonts w:hint="eastAsia"/>
              <w:color w:val="000000" w:themeColor="text1"/>
              <w:sz w:val="24"/>
            </w:rPr>
          </w:rPrChange>
        </w:rPr>
        <w:t>缓存策略</w:t>
      </w:r>
      <w:r w:rsidR="00575727" w:rsidRPr="00094C36">
        <w:rPr>
          <w:rFonts w:asciiTheme="minorEastAsia" w:hAnsiTheme="minorEastAsia" w:hint="eastAsia"/>
          <w:color w:val="000000" w:themeColor="text1"/>
          <w:sz w:val="24"/>
          <w:rPrChange w:id="5839" w:author="JY0225" w:date="2017-08-24T12:02:00Z">
            <w:rPr>
              <w:rFonts w:hint="eastAsia"/>
              <w:color w:val="000000" w:themeColor="text1"/>
              <w:sz w:val="24"/>
            </w:rPr>
          </w:rPrChange>
        </w:rPr>
        <w:t>能够提保证本地缓存文件的时效性</w:t>
      </w:r>
      <w:r w:rsidR="00080222" w:rsidRPr="00094C36">
        <w:rPr>
          <w:rFonts w:asciiTheme="minorEastAsia" w:hAnsiTheme="minorEastAsia" w:hint="eastAsia"/>
          <w:color w:val="000000" w:themeColor="text1"/>
          <w:sz w:val="24"/>
          <w:rPrChange w:id="5840" w:author="JY0225" w:date="2017-08-24T12:02:00Z">
            <w:rPr>
              <w:rFonts w:hint="eastAsia"/>
              <w:color w:val="000000" w:themeColor="text1"/>
              <w:sz w:val="24"/>
            </w:rPr>
          </w:rPrChange>
        </w:rPr>
        <w:t>。</w:t>
      </w:r>
    </w:p>
    <w:p w14:paraId="4FB958E0" w14:textId="2C764528" w:rsidR="0092719B" w:rsidRPr="00094C36" w:rsidRDefault="0092719B" w:rsidP="00DA6E5C">
      <w:pPr>
        <w:spacing w:line="400" w:lineRule="exact"/>
        <w:ind w:firstLine="420"/>
        <w:rPr>
          <w:rFonts w:asciiTheme="minorEastAsia" w:hAnsiTheme="minorEastAsia"/>
          <w:color w:val="000000" w:themeColor="text1"/>
          <w:sz w:val="24"/>
          <w:rPrChange w:id="5841" w:author="JY0225" w:date="2017-08-24T12:02:00Z">
            <w:rPr>
              <w:color w:val="000000" w:themeColor="text1"/>
              <w:sz w:val="24"/>
            </w:rPr>
          </w:rPrChange>
        </w:rPr>
      </w:pPr>
      <w:r w:rsidRPr="00094C36">
        <w:rPr>
          <w:rFonts w:asciiTheme="minorEastAsia" w:hAnsiTheme="minorEastAsia" w:hint="eastAsia"/>
          <w:color w:val="000000" w:themeColor="text1"/>
          <w:sz w:val="24"/>
          <w:rPrChange w:id="5842" w:author="JY0225" w:date="2017-08-24T12:02:00Z">
            <w:rPr>
              <w:rFonts w:hint="eastAsia"/>
              <w:color w:val="000000" w:themeColor="text1"/>
              <w:sz w:val="24"/>
            </w:rPr>
          </w:rPrChange>
        </w:rPr>
        <w:t>要实现</w:t>
      </w:r>
      <w:r w:rsidRPr="00094C36">
        <w:rPr>
          <w:rFonts w:asciiTheme="minorEastAsia" w:hAnsiTheme="minorEastAsia"/>
          <w:color w:val="000000" w:themeColor="text1"/>
          <w:sz w:val="24"/>
          <w:rPrChange w:id="5843" w:author="JY0225" w:date="2017-08-24T12:02:00Z">
            <w:rPr>
              <w:color w:val="000000" w:themeColor="text1"/>
              <w:sz w:val="24"/>
            </w:rPr>
          </w:rPrChange>
        </w:rPr>
        <w:t>LRU</w:t>
      </w:r>
      <w:r w:rsidR="008675FB" w:rsidRPr="00094C36">
        <w:rPr>
          <w:rFonts w:asciiTheme="minorEastAsia" w:hAnsiTheme="minorEastAsia" w:hint="eastAsia"/>
          <w:color w:val="000000" w:themeColor="text1"/>
          <w:sz w:val="24"/>
          <w:rPrChange w:id="5844" w:author="JY0225" w:date="2017-08-24T12:02:00Z">
            <w:rPr>
              <w:rFonts w:hint="eastAsia"/>
              <w:color w:val="000000" w:themeColor="text1"/>
              <w:sz w:val="24"/>
            </w:rPr>
          </w:rPrChange>
        </w:rPr>
        <w:t>缓存，</w:t>
      </w:r>
      <w:r w:rsidRPr="00094C36">
        <w:rPr>
          <w:rFonts w:asciiTheme="minorEastAsia" w:hAnsiTheme="minorEastAsia" w:hint="eastAsia"/>
          <w:color w:val="000000" w:themeColor="text1"/>
          <w:sz w:val="24"/>
          <w:rPrChange w:id="5845" w:author="JY0225" w:date="2017-08-24T12:02:00Z">
            <w:rPr>
              <w:rFonts w:hint="eastAsia"/>
              <w:color w:val="000000" w:themeColor="text1"/>
              <w:sz w:val="24"/>
            </w:rPr>
          </w:rPrChange>
        </w:rPr>
        <w:t>需要用一个数据库记录每个文件的使用频率，</w:t>
      </w:r>
      <w:r w:rsidR="00141160" w:rsidRPr="00094C36">
        <w:rPr>
          <w:rFonts w:asciiTheme="minorEastAsia" w:hAnsiTheme="minorEastAsia" w:hint="eastAsia"/>
          <w:color w:val="000000" w:themeColor="text1"/>
          <w:sz w:val="24"/>
          <w:rPrChange w:id="5846" w:author="JY0225" w:date="2017-08-24T12:02:00Z">
            <w:rPr>
              <w:rFonts w:hint="eastAsia"/>
              <w:color w:val="000000" w:themeColor="text1"/>
              <w:sz w:val="24"/>
            </w:rPr>
          </w:rPrChange>
        </w:rPr>
        <w:t>每当用户上传或者下载一个文件时，将会更新数据中关于该文件使用次数的字段</w:t>
      </w:r>
      <w:r w:rsidR="00AB031C" w:rsidRPr="00094C36">
        <w:rPr>
          <w:rFonts w:asciiTheme="minorEastAsia" w:hAnsiTheme="minorEastAsia" w:hint="eastAsia"/>
          <w:color w:val="000000" w:themeColor="text1"/>
          <w:sz w:val="24"/>
          <w:rPrChange w:id="5847" w:author="JY0225" w:date="2017-08-24T12:02:00Z">
            <w:rPr>
              <w:rFonts w:hint="eastAsia"/>
              <w:color w:val="000000" w:themeColor="text1"/>
              <w:sz w:val="24"/>
            </w:rPr>
          </w:rPrChange>
        </w:rPr>
        <w:t>，自动加一</w:t>
      </w:r>
      <w:r w:rsidR="00FF372F" w:rsidRPr="00094C36">
        <w:rPr>
          <w:rFonts w:asciiTheme="minorEastAsia" w:hAnsiTheme="minorEastAsia" w:hint="eastAsia"/>
          <w:color w:val="000000" w:themeColor="text1"/>
          <w:sz w:val="24"/>
          <w:rPrChange w:id="5848" w:author="JY0225" w:date="2017-08-24T12:02:00Z">
            <w:rPr>
              <w:rFonts w:hint="eastAsia"/>
              <w:color w:val="000000" w:themeColor="text1"/>
              <w:sz w:val="24"/>
            </w:rPr>
          </w:rPrChange>
        </w:rPr>
        <w:t>。</w:t>
      </w:r>
      <w:r w:rsidR="00864A9B" w:rsidRPr="00094C36">
        <w:rPr>
          <w:rFonts w:asciiTheme="minorEastAsia" w:hAnsiTheme="minorEastAsia" w:hint="eastAsia"/>
          <w:color w:val="000000" w:themeColor="text1"/>
          <w:sz w:val="24"/>
          <w:rPrChange w:id="5849" w:author="JY0225" w:date="2017-08-24T12:02:00Z">
            <w:rPr>
              <w:rFonts w:hint="eastAsia"/>
              <w:color w:val="000000" w:themeColor="text1"/>
              <w:sz w:val="24"/>
            </w:rPr>
          </w:rPrChange>
        </w:rPr>
        <w:t>当本地缓存达到</w:t>
      </w:r>
      <w:r w:rsidR="00476838" w:rsidRPr="00094C36">
        <w:rPr>
          <w:rFonts w:asciiTheme="minorEastAsia" w:hAnsiTheme="minorEastAsia" w:hint="eastAsia"/>
          <w:color w:val="000000" w:themeColor="text1"/>
          <w:sz w:val="24"/>
          <w:rPrChange w:id="5850" w:author="JY0225" w:date="2017-08-24T12:02:00Z">
            <w:rPr>
              <w:rFonts w:hint="eastAsia"/>
              <w:color w:val="000000" w:themeColor="text1"/>
              <w:sz w:val="24"/>
            </w:rPr>
          </w:rPrChange>
        </w:rPr>
        <w:t>备份</w:t>
      </w:r>
      <w:r w:rsidR="00864A9B" w:rsidRPr="00094C36">
        <w:rPr>
          <w:rFonts w:asciiTheme="minorEastAsia" w:hAnsiTheme="minorEastAsia" w:hint="eastAsia"/>
          <w:color w:val="000000" w:themeColor="text1"/>
          <w:sz w:val="24"/>
          <w:rPrChange w:id="5851" w:author="JY0225" w:date="2017-08-24T12:02:00Z">
            <w:rPr>
              <w:rFonts w:hint="eastAsia"/>
              <w:color w:val="000000" w:themeColor="text1"/>
              <w:sz w:val="24"/>
            </w:rPr>
          </w:rPrChange>
        </w:rPr>
        <w:t>空间的上限时，</w:t>
      </w:r>
      <w:r w:rsidR="002D5ABB" w:rsidRPr="00094C36">
        <w:rPr>
          <w:rFonts w:asciiTheme="minorEastAsia" w:hAnsiTheme="minorEastAsia"/>
          <w:color w:val="000000" w:themeColor="text1"/>
          <w:sz w:val="24"/>
          <w:rPrChange w:id="5852" w:author="JY0225" w:date="2017-08-24T12:02:00Z">
            <w:rPr>
              <w:color w:val="000000" w:themeColor="text1"/>
              <w:sz w:val="24"/>
            </w:rPr>
          </w:rPrChange>
        </w:rPr>
        <w:t>LRU</w:t>
      </w:r>
      <w:r w:rsidR="002D5ABB" w:rsidRPr="00094C36">
        <w:rPr>
          <w:rFonts w:asciiTheme="minorEastAsia" w:hAnsiTheme="minorEastAsia" w:hint="eastAsia"/>
          <w:color w:val="000000" w:themeColor="text1"/>
          <w:sz w:val="24"/>
          <w:rPrChange w:id="5853" w:author="JY0225" w:date="2017-08-24T12:02:00Z">
            <w:rPr>
              <w:rFonts w:hint="eastAsia"/>
              <w:color w:val="000000" w:themeColor="text1"/>
              <w:sz w:val="24"/>
            </w:rPr>
          </w:rPrChange>
        </w:rPr>
        <w:t>缓存策略</w:t>
      </w:r>
      <w:r w:rsidR="007A5675" w:rsidRPr="00094C36">
        <w:rPr>
          <w:rFonts w:asciiTheme="minorEastAsia" w:hAnsiTheme="minorEastAsia" w:hint="eastAsia"/>
          <w:color w:val="000000" w:themeColor="text1"/>
          <w:sz w:val="24"/>
          <w:rPrChange w:id="5854" w:author="JY0225" w:date="2017-08-24T12:02:00Z">
            <w:rPr>
              <w:rFonts w:hint="eastAsia"/>
              <w:color w:val="000000" w:themeColor="text1"/>
              <w:sz w:val="24"/>
            </w:rPr>
          </w:rPrChange>
        </w:rPr>
        <w:t>会将使用次数最少的文件替换掉，</w:t>
      </w:r>
      <w:r w:rsidR="00702A76" w:rsidRPr="00094C36">
        <w:rPr>
          <w:rFonts w:asciiTheme="minorEastAsia" w:hAnsiTheme="minorEastAsia" w:hint="eastAsia"/>
          <w:color w:val="000000" w:themeColor="text1"/>
          <w:sz w:val="24"/>
          <w:rPrChange w:id="5855" w:author="JY0225" w:date="2017-08-24T12:02:00Z">
            <w:rPr>
              <w:rFonts w:hint="eastAsia"/>
              <w:color w:val="000000" w:themeColor="text1"/>
              <w:sz w:val="24"/>
            </w:rPr>
          </w:rPrChange>
        </w:rPr>
        <w:t>如果同时存在两个使用次数相同的文件，那么</w:t>
      </w:r>
      <w:r w:rsidR="00B6265E" w:rsidRPr="00094C36">
        <w:rPr>
          <w:rFonts w:asciiTheme="minorEastAsia" w:hAnsiTheme="minorEastAsia" w:hint="eastAsia"/>
          <w:color w:val="000000" w:themeColor="text1"/>
          <w:sz w:val="24"/>
          <w:rPrChange w:id="5856" w:author="JY0225" w:date="2017-08-24T12:02:00Z">
            <w:rPr>
              <w:rFonts w:hint="eastAsia"/>
              <w:color w:val="000000" w:themeColor="text1"/>
              <w:sz w:val="24"/>
            </w:rPr>
          </w:rPrChange>
        </w:rPr>
        <w:t>会根据最近使用的时间来判断替换哪个文件。</w:t>
      </w:r>
      <w:r w:rsidR="00FC7C26" w:rsidRPr="00094C36">
        <w:rPr>
          <w:rFonts w:asciiTheme="minorEastAsia" w:hAnsiTheme="minorEastAsia"/>
          <w:color w:val="000000" w:themeColor="text1"/>
          <w:sz w:val="24"/>
          <w:rPrChange w:id="5857" w:author="JY0225" w:date="2017-08-24T12:02:00Z">
            <w:rPr>
              <w:color w:val="000000" w:themeColor="text1"/>
              <w:sz w:val="24"/>
            </w:rPr>
          </w:rPrChange>
        </w:rPr>
        <w:t>LRU</w:t>
      </w:r>
      <w:r w:rsidR="00FC7C26" w:rsidRPr="00094C36">
        <w:rPr>
          <w:rFonts w:asciiTheme="minorEastAsia" w:hAnsiTheme="minorEastAsia" w:hint="eastAsia"/>
          <w:color w:val="000000" w:themeColor="text1"/>
          <w:sz w:val="24"/>
          <w:rPrChange w:id="5858" w:author="JY0225" w:date="2017-08-24T12:02:00Z">
            <w:rPr>
              <w:rFonts w:hint="eastAsia"/>
              <w:color w:val="000000" w:themeColor="text1"/>
              <w:sz w:val="24"/>
            </w:rPr>
          </w:rPrChange>
        </w:rPr>
        <w:t>替换策略的核心代码如下：</w:t>
      </w:r>
    </w:p>
    <w:tbl>
      <w:tblPr>
        <w:tblStyle w:val="aa"/>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6"/>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6"/>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6"/>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6"/>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6"/>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6"/>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6"/>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6"/>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6"/>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6"/>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6"/>
              <w:spacing w:line="400" w:lineRule="exact"/>
              <w:rPr>
                <w:rFonts w:eastAsiaTheme="minorEastAsia"/>
              </w:rPr>
            </w:pPr>
            <w:r w:rsidRPr="0097484F">
              <w:rPr>
                <w:rFonts w:eastAsiaTheme="minorEastAsia"/>
              </w:rPr>
              <w:lastRenderedPageBreak/>
              <w:t>cx.execute("delete from fileCache where MD5 = '" + fcache[3] + "';")</w:t>
            </w:r>
          </w:p>
          <w:p w14:paraId="5FAEF12A" w14:textId="77777777" w:rsidR="00007196" w:rsidRDefault="0097484F" w:rsidP="0097484F">
            <w:pPr>
              <w:pStyle w:val="a6"/>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6"/>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6"/>
              <w:spacing w:line="400" w:lineRule="exact"/>
              <w:jc w:val="both"/>
              <w:rPr>
                <w:rFonts w:eastAsiaTheme="minorEastAsia"/>
              </w:rPr>
            </w:pPr>
            <w:r w:rsidRPr="00A23EFF">
              <w:rPr>
                <w:rFonts w:eastAsiaTheme="minorEastAsia"/>
              </w:rPr>
              <w:t>shutil.copy(path, sys.path[0] + "/mwcache/cache/" + file_name)</w:t>
            </w:r>
          </w:p>
        </w:tc>
      </w:tr>
    </w:tbl>
    <w:p w14:paraId="0C4E8528" w14:textId="77777777" w:rsidR="00AF0CA2" w:rsidDel="00AF0CA2" w:rsidRDefault="00AF0CA2" w:rsidP="00AF0CA2">
      <w:pPr>
        <w:pStyle w:val="31"/>
        <w:rPr>
          <w:del w:id="5859" w:author="微软用户" w:date="2017-08-19T21:40:00Z"/>
          <w:moveTo w:id="5860" w:author="微软用户" w:date="2017-08-19T21:40:00Z"/>
        </w:rPr>
      </w:pPr>
      <w:bookmarkStart w:id="5861" w:name="_Toc491606304"/>
      <w:moveToRangeStart w:id="5862" w:author="微软用户" w:date="2017-08-19T21:40:00Z" w:name="move490942165"/>
      <w:moveTo w:id="5863" w:author="微软用户" w:date="2017-08-19T21:40:00Z">
        <w:r>
          <w:lastRenderedPageBreak/>
          <w:t>5.2.6 Firefox</w:t>
        </w:r>
        <w:r>
          <w:t>扩展</w:t>
        </w:r>
        <w:bookmarkEnd w:id="5861"/>
      </w:moveTo>
    </w:p>
    <w:moveToRangeEnd w:id="5862"/>
    <w:p w14:paraId="5915580B" w14:textId="77777777" w:rsidR="000E5613" w:rsidRPr="00A23EFF" w:rsidRDefault="000E5613">
      <w:pPr>
        <w:pStyle w:val="31"/>
        <w:pPrChange w:id="5864" w:author="微软用户" w:date="2017-08-19T21:40:00Z">
          <w:pPr>
            <w:spacing w:line="400" w:lineRule="exact"/>
          </w:pPr>
        </w:pPrChange>
      </w:pPr>
    </w:p>
    <w:p w14:paraId="22DF7357" w14:textId="6F491EBE" w:rsidR="003D75FE" w:rsidRPr="00094C36" w:rsidDel="00AF0CA2" w:rsidRDefault="008160D7">
      <w:pPr>
        <w:pStyle w:val="31"/>
        <w:rPr>
          <w:moveFrom w:id="5865" w:author="微软用户" w:date="2017-08-19T21:40:00Z"/>
          <w:rFonts w:asciiTheme="minorEastAsia" w:hAnsiTheme="minorEastAsia"/>
          <w:sz w:val="24"/>
          <w:szCs w:val="24"/>
          <w:rPrChange w:id="5866" w:author="JY0225" w:date="2017-08-24T12:02:00Z">
            <w:rPr>
              <w:moveFrom w:id="5867" w:author="微软用户" w:date="2017-08-19T21:40:00Z"/>
            </w:rPr>
          </w:rPrChange>
        </w:rPr>
      </w:pPr>
      <w:moveFromRangeStart w:id="5868" w:author="微软用户" w:date="2017-08-19T21:40:00Z" w:name="move490942165"/>
      <w:moveFrom w:id="5869" w:author="微软用户" w:date="2017-08-19T21:40:00Z">
        <w:r w:rsidRPr="00094C36" w:rsidDel="00AF0CA2">
          <w:rPr>
            <w:rFonts w:asciiTheme="minorEastAsia" w:hAnsiTheme="minorEastAsia"/>
            <w:b w:val="0"/>
            <w:bCs w:val="0"/>
            <w:sz w:val="24"/>
            <w:szCs w:val="24"/>
            <w:rPrChange w:id="5870" w:author="JY0225" w:date="2017-08-24T12:02:00Z">
              <w:rPr>
                <w:b w:val="0"/>
                <w:bCs w:val="0"/>
              </w:rPr>
            </w:rPrChange>
          </w:rPr>
          <w:t>5.2.6</w:t>
        </w:r>
        <w:r w:rsidR="003D75FE" w:rsidRPr="00094C36" w:rsidDel="00AF0CA2">
          <w:rPr>
            <w:rFonts w:asciiTheme="minorEastAsia" w:hAnsiTheme="minorEastAsia"/>
            <w:b w:val="0"/>
            <w:bCs w:val="0"/>
            <w:sz w:val="24"/>
            <w:szCs w:val="24"/>
            <w:rPrChange w:id="5871" w:author="JY0225" w:date="2017-08-24T12:02:00Z">
              <w:rPr>
                <w:b w:val="0"/>
                <w:bCs w:val="0"/>
              </w:rPr>
            </w:rPrChange>
          </w:rPr>
          <w:t xml:space="preserve"> Firefox</w:t>
        </w:r>
        <w:r w:rsidR="002E5718" w:rsidRPr="00094C36" w:rsidDel="00AF0CA2">
          <w:rPr>
            <w:rFonts w:asciiTheme="minorEastAsia" w:hAnsiTheme="minorEastAsia" w:hint="eastAsia"/>
            <w:b w:val="0"/>
            <w:bCs w:val="0"/>
            <w:sz w:val="24"/>
            <w:szCs w:val="24"/>
            <w:rPrChange w:id="5872" w:author="JY0225" w:date="2017-08-24T12:02:00Z">
              <w:rPr>
                <w:rFonts w:hint="eastAsia"/>
                <w:b w:val="0"/>
                <w:bCs w:val="0"/>
              </w:rPr>
            </w:rPrChange>
          </w:rPr>
          <w:t>扩展</w:t>
        </w:r>
      </w:moveFrom>
    </w:p>
    <w:moveFromRangeEnd w:id="5868"/>
    <w:p w14:paraId="7158A62C" w14:textId="7975FEAB" w:rsidR="00566056" w:rsidRPr="00094C36" w:rsidRDefault="0048420B" w:rsidP="00205EDA">
      <w:pPr>
        <w:spacing w:line="400" w:lineRule="exact"/>
        <w:rPr>
          <w:rFonts w:asciiTheme="minorEastAsia" w:hAnsiTheme="minorEastAsia"/>
          <w:color w:val="000000" w:themeColor="text1"/>
          <w:sz w:val="24"/>
          <w:szCs w:val="24"/>
          <w:rPrChange w:id="5873" w:author="JY0225" w:date="2017-08-24T12:02:00Z">
            <w:rPr>
              <w:color w:val="000000" w:themeColor="text1"/>
              <w:sz w:val="24"/>
            </w:rPr>
          </w:rPrChange>
        </w:rPr>
      </w:pPr>
      <w:r w:rsidRPr="00094C36">
        <w:rPr>
          <w:rFonts w:asciiTheme="minorEastAsia" w:hAnsiTheme="minorEastAsia"/>
          <w:sz w:val="24"/>
          <w:szCs w:val="24"/>
          <w:rPrChange w:id="5874" w:author="JY0225" w:date="2017-08-24T12:02:00Z">
            <w:rPr/>
          </w:rPrChange>
        </w:rPr>
        <w:tab/>
      </w:r>
      <w:r w:rsidR="00205EDA" w:rsidRPr="00094C36">
        <w:rPr>
          <w:rFonts w:asciiTheme="minorEastAsia" w:hAnsiTheme="minorEastAsia" w:hint="eastAsia"/>
          <w:color w:val="000000" w:themeColor="text1"/>
          <w:sz w:val="24"/>
          <w:szCs w:val="24"/>
          <w:rPrChange w:id="5875" w:author="JY0225" w:date="2017-08-24T12:02:00Z">
            <w:rPr>
              <w:rFonts w:hint="eastAsia"/>
              <w:color w:val="000000" w:themeColor="text1"/>
              <w:sz w:val="24"/>
            </w:rPr>
          </w:rPrChange>
        </w:rPr>
        <w:t>浏览器</w:t>
      </w:r>
      <w:r w:rsidR="002E5718" w:rsidRPr="00094C36">
        <w:rPr>
          <w:rFonts w:asciiTheme="minorEastAsia" w:hAnsiTheme="minorEastAsia" w:hint="eastAsia"/>
          <w:color w:val="000000" w:themeColor="text1"/>
          <w:sz w:val="24"/>
          <w:szCs w:val="24"/>
          <w:rPrChange w:id="5876" w:author="JY0225" w:date="2017-08-24T12:02:00Z">
            <w:rPr>
              <w:rFonts w:hint="eastAsia"/>
              <w:color w:val="000000" w:themeColor="text1"/>
              <w:sz w:val="24"/>
            </w:rPr>
          </w:rPrChange>
        </w:rPr>
        <w:t>扩展</w:t>
      </w:r>
      <w:r w:rsidR="00205EDA" w:rsidRPr="00094C36">
        <w:rPr>
          <w:rFonts w:asciiTheme="minorEastAsia" w:hAnsiTheme="minorEastAsia" w:hint="eastAsia"/>
          <w:color w:val="000000" w:themeColor="text1"/>
          <w:sz w:val="24"/>
          <w:szCs w:val="24"/>
          <w:rPrChange w:id="5877" w:author="JY0225" w:date="2017-08-24T12:02:00Z">
            <w:rPr>
              <w:rFonts w:hint="eastAsia"/>
              <w:color w:val="000000" w:themeColor="text1"/>
              <w:sz w:val="24"/>
            </w:rPr>
          </w:rPrChange>
        </w:rPr>
        <w:t>是一种用来</w:t>
      </w:r>
      <w:r w:rsidR="00566056" w:rsidRPr="00094C36">
        <w:rPr>
          <w:rFonts w:asciiTheme="minorEastAsia" w:hAnsiTheme="minorEastAsia" w:hint="eastAsia"/>
          <w:color w:val="000000" w:themeColor="text1"/>
          <w:sz w:val="24"/>
          <w:szCs w:val="24"/>
          <w:rPrChange w:id="5878" w:author="JY0225" w:date="2017-08-24T12:02:00Z">
            <w:rPr>
              <w:rFonts w:hint="eastAsia"/>
              <w:color w:val="000000" w:themeColor="text1"/>
              <w:sz w:val="24"/>
            </w:rPr>
          </w:rPrChange>
        </w:rPr>
        <w:t>修改</w:t>
      </w:r>
      <w:r w:rsidR="00566056" w:rsidRPr="00094C36">
        <w:rPr>
          <w:rFonts w:asciiTheme="minorEastAsia" w:hAnsiTheme="minorEastAsia"/>
          <w:color w:val="000000" w:themeColor="text1"/>
          <w:sz w:val="24"/>
          <w:szCs w:val="24"/>
          <w:rPrChange w:id="5879" w:author="JY0225" w:date="2017-08-24T12:02:00Z">
            <w:rPr>
              <w:color w:val="000000" w:themeColor="text1"/>
              <w:sz w:val="24"/>
            </w:rPr>
          </w:rPrChange>
        </w:rPr>
        <w:t>web</w:t>
      </w:r>
      <w:r w:rsidR="00A62FA3" w:rsidRPr="00094C36">
        <w:rPr>
          <w:rFonts w:asciiTheme="minorEastAsia" w:hAnsiTheme="minorEastAsia" w:hint="eastAsia"/>
          <w:color w:val="000000" w:themeColor="text1"/>
          <w:sz w:val="24"/>
          <w:szCs w:val="24"/>
          <w:rPrChange w:id="5880" w:author="JY0225" w:date="2017-08-24T12:02:00Z">
            <w:rPr>
              <w:rFonts w:hint="eastAsia"/>
              <w:color w:val="000000" w:themeColor="text1"/>
              <w:sz w:val="24"/>
            </w:rPr>
          </w:rPrChange>
        </w:rPr>
        <w:t>浏览器</w:t>
      </w:r>
      <w:r w:rsidR="00205EDA" w:rsidRPr="00094C36">
        <w:rPr>
          <w:rFonts w:asciiTheme="minorEastAsia" w:hAnsiTheme="minorEastAsia" w:hint="eastAsia"/>
          <w:color w:val="000000" w:themeColor="text1"/>
          <w:sz w:val="24"/>
          <w:szCs w:val="24"/>
          <w:rPrChange w:id="5881" w:author="JY0225" w:date="2017-08-24T12:02:00Z">
            <w:rPr>
              <w:rFonts w:hint="eastAsia"/>
              <w:color w:val="000000" w:themeColor="text1"/>
              <w:sz w:val="24"/>
            </w:rPr>
          </w:rPrChange>
        </w:rPr>
        <w:t>功能的工具</w:t>
      </w:r>
      <w:r w:rsidR="00566056" w:rsidRPr="00094C36">
        <w:rPr>
          <w:rFonts w:asciiTheme="minorEastAsia" w:hAnsiTheme="minorEastAsia" w:hint="eastAsia"/>
          <w:color w:val="000000" w:themeColor="text1"/>
          <w:sz w:val="24"/>
          <w:szCs w:val="24"/>
          <w:rPrChange w:id="5882" w:author="JY0225" w:date="2017-08-24T12:02:00Z">
            <w:rPr>
              <w:rFonts w:hint="eastAsia"/>
              <w:color w:val="000000" w:themeColor="text1"/>
              <w:sz w:val="24"/>
            </w:rPr>
          </w:rPrChange>
        </w:rPr>
        <w:t>。它们使用</w:t>
      </w:r>
      <w:r w:rsidR="00217C16" w:rsidRPr="00094C36">
        <w:rPr>
          <w:rFonts w:asciiTheme="minorEastAsia" w:hAnsiTheme="minorEastAsia"/>
          <w:color w:val="000000" w:themeColor="text1"/>
          <w:sz w:val="24"/>
          <w:szCs w:val="24"/>
          <w:rPrChange w:id="5883" w:author="JY0225" w:date="2017-08-24T12:02:00Z">
            <w:rPr>
              <w:color w:val="000000" w:themeColor="text1"/>
              <w:sz w:val="24"/>
            </w:rPr>
          </w:rPrChange>
        </w:rPr>
        <w:t>JavaScript</w:t>
      </w:r>
      <w:r w:rsidR="00217C16" w:rsidRPr="00094C36">
        <w:rPr>
          <w:rFonts w:asciiTheme="minorEastAsia" w:hAnsiTheme="minorEastAsia" w:hint="eastAsia"/>
          <w:color w:val="000000" w:themeColor="text1"/>
          <w:sz w:val="24"/>
          <w:szCs w:val="24"/>
          <w:rPrChange w:id="5884" w:author="JY0225" w:date="2017-08-24T12:02:00Z">
            <w:rPr>
              <w:rFonts w:hint="eastAsia"/>
              <w:color w:val="000000" w:themeColor="text1"/>
              <w:sz w:val="24"/>
            </w:rPr>
          </w:rPrChange>
        </w:rPr>
        <w:t>、</w:t>
      </w:r>
      <w:r w:rsidR="00217C16" w:rsidRPr="00094C36">
        <w:rPr>
          <w:rFonts w:asciiTheme="minorEastAsia" w:hAnsiTheme="minorEastAsia"/>
          <w:color w:val="000000" w:themeColor="text1"/>
          <w:sz w:val="24"/>
          <w:szCs w:val="24"/>
          <w:rPrChange w:id="5885" w:author="JY0225" w:date="2017-08-24T12:02:00Z">
            <w:rPr>
              <w:color w:val="000000" w:themeColor="text1"/>
              <w:sz w:val="24"/>
            </w:rPr>
          </w:rPrChange>
        </w:rPr>
        <w:t>Html</w:t>
      </w:r>
      <w:r w:rsidR="00217C16" w:rsidRPr="00094C36">
        <w:rPr>
          <w:rFonts w:asciiTheme="minorEastAsia" w:hAnsiTheme="minorEastAsia" w:hint="eastAsia"/>
          <w:color w:val="000000" w:themeColor="text1"/>
          <w:sz w:val="24"/>
          <w:szCs w:val="24"/>
          <w:rPrChange w:id="5886" w:author="JY0225" w:date="2017-08-24T12:02:00Z">
            <w:rPr>
              <w:rFonts w:hint="eastAsia"/>
              <w:color w:val="000000" w:themeColor="text1"/>
              <w:sz w:val="24"/>
            </w:rPr>
          </w:rPrChange>
        </w:rPr>
        <w:t>、</w:t>
      </w:r>
      <w:r w:rsidR="00217C16" w:rsidRPr="00094C36">
        <w:rPr>
          <w:rFonts w:asciiTheme="minorEastAsia" w:hAnsiTheme="minorEastAsia"/>
          <w:color w:val="000000" w:themeColor="text1"/>
          <w:sz w:val="24"/>
          <w:szCs w:val="24"/>
          <w:rPrChange w:id="5887" w:author="JY0225" w:date="2017-08-24T12:02:00Z">
            <w:rPr>
              <w:color w:val="000000" w:themeColor="text1"/>
              <w:sz w:val="24"/>
            </w:rPr>
          </w:rPrChange>
        </w:rPr>
        <w:t>CSS</w:t>
      </w:r>
      <w:r w:rsidR="00217C16" w:rsidRPr="00094C36">
        <w:rPr>
          <w:rFonts w:asciiTheme="minorEastAsia" w:hAnsiTheme="minorEastAsia" w:hint="eastAsia"/>
          <w:color w:val="000000" w:themeColor="text1"/>
          <w:sz w:val="24"/>
          <w:szCs w:val="24"/>
          <w:rPrChange w:id="5888" w:author="JY0225" w:date="2017-08-24T12:02:00Z">
            <w:rPr>
              <w:rFonts w:hint="eastAsia"/>
              <w:color w:val="000000" w:themeColor="text1"/>
              <w:sz w:val="24"/>
            </w:rPr>
          </w:rPrChange>
        </w:rPr>
        <w:t>等</w:t>
      </w:r>
      <w:r w:rsidR="00566056" w:rsidRPr="00094C36">
        <w:rPr>
          <w:rFonts w:asciiTheme="minorEastAsia" w:hAnsiTheme="minorEastAsia" w:hint="eastAsia"/>
          <w:color w:val="000000" w:themeColor="text1"/>
          <w:sz w:val="24"/>
          <w:szCs w:val="24"/>
          <w:rPrChange w:id="5889" w:author="JY0225" w:date="2017-08-24T12:02:00Z">
            <w:rPr>
              <w:rFonts w:hint="eastAsia"/>
              <w:color w:val="000000" w:themeColor="text1"/>
              <w:sz w:val="24"/>
            </w:rPr>
          </w:rPrChange>
        </w:rPr>
        <w:t>标准的</w:t>
      </w:r>
      <w:r w:rsidR="00566056" w:rsidRPr="00094C36">
        <w:rPr>
          <w:rFonts w:asciiTheme="minorEastAsia" w:hAnsiTheme="minorEastAsia"/>
          <w:color w:val="000000" w:themeColor="text1"/>
          <w:sz w:val="24"/>
          <w:szCs w:val="24"/>
          <w:rPrChange w:id="5890" w:author="JY0225" w:date="2017-08-24T12:02:00Z">
            <w:rPr>
              <w:color w:val="000000" w:themeColor="text1"/>
              <w:sz w:val="24"/>
            </w:rPr>
          </w:rPrChange>
        </w:rPr>
        <w:t>web</w:t>
      </w:r>
      <w:r w:rsidR="00566056" w:rsidRPr="00094C36">
        <w:rPr>
          <w:rFonts w:asciiTheme="minorEastAsia" w:hAnsiTheme="minorEastAsia" w:hint="eastAsia"/>
          <w:color w:val="000000" w:themeColor="text1"/>
          <w:sz w:val="24"/>
          <w:szCs w:val="24"/>
          <w:rPrChange w:id="5891" w:author="JY0225" w:date="2017-08-24T12:02:00Z">
            <w:rPr>
              <w:rFonts w:hint="eastAsia"/>
              <w:color w:val="000000" w:themeColor="text1"/>
              <w:sz w:val="24"/>
            </w:rPr>
          </w:rPrChange>
        </w:rPr>
        <w:t>技术</w:t>
      </w:r>
      <w:r w:rsidR="0056330B" w:rsidRPr="00094C36">
        <w:rPr>
          <w:rFonts w:asciiTheme="minorEastAsia" w:hAnsiTheme="minorEastAsia" w:hint="eastAsia"/>
          <w:color w:val="000000" w:themeColor="text1"/>
          <w:sz w:val="24"/>
          <w:szCs w:val="24"/>
          <w:rPrChange w:id="5892" w:author="JY0225" w:date="2017-08-24T12:02:00Z">
            <w:rPr>
              <w:rFonts w:hint="eastAsia"/>
              <w:color w:val="000000" w:themeColor="text1"/>
              <w:sz w:val="24"/>
            </w:rPr>
          </w:rPrChange>
        </w:rPr>
        <w:t>，再加上一些专用的</w:t>
      </w:r>
      <w:r w:rsidR="0056330B" w:rsidRPr="00094C36">
        <w:rPr>
          <w:rFonts w:asciiTheme="minorEastAsia" w:hAnsiTheme="minorEastAsia"/>
          <w:color w:val="000000" w:themeColor="text1"/>
          <w:sz w:val="24"/>
          <w:szCs w:val="24"/>
          <w:rPrChange w:id="5893" w:author="JY0225" w:date="2017-08-24T12:02:00Z">
            <w:rPr>
              <w:color w:val="000000" w:themeColor="text1"/>
              <w:sz w:val="24"/>
            </w:rPr>
          </w:rPrChange>
        </w:rPr>
        <w:t>javascrip API</w:t>
      </w:r>
      <w:r w:rsidR="00651ABF" w:rsidRPr="00094C36">
        <w:rPr>
          <w:rFonts w:asciiTheme="minorEastAsia" w:hAnsiTheme="minorEastAsia" w:hint="eastAsia"/>
          <w:color w:val="000000" w:themeColor="text1"/>
          <w:sz w:val="24"/>
          <w:szCs w:val="24"/>
          <w:rPrChange w:id="5894" w:author="JY0225" w:date="2017-08-24T12:02:00Z">
            <w:rPr>
              <w:rFonts w:hint="eastAsia"/>
              <w:color w:val="000000" w:themeColor="text1"/>
              <w:sz w:val="24"/>
            </w:rPr>
          </w:rPrChange>
        </w:rPr>
        <w:t>进行编写</w:t>
      </w:r>
      <w:r w:rsidR="00566056" w:rsidRPr="00094C36">
        <w:rPr>
          <w:rFonts w:asciiTheme="minorEastAsia" w:hAnsiTheme="minorEastAsia" w:hint="eastAsia"/>
          <w:color w:val="000000" w:themeColor="text1"/>
          <w:sz w:val="24"/>
          <w:szCs w:val="24"/>
          <w:rPrChange w:id="5895" w:author="JY0225" w:date="2017-08-24T12:02:00Z">
            <w:rPr>
              <w:rFonts w:hint="eastAsia"/>
              <w:color w:val="000000" w:themeColor="text1"/>
              <w:sz w:val="24"/>
            </w:rPr>
          </w:rPrChange>
        </w:rPr>
        <w:t>。</w:t>
      </w:r>
      <w:r w:rsidR="00983C5D" w:rsidRPr="00094C36">
        <w:rPr>
          <w:rFonts w:asciiTheme="minorEastAsia" w:hAnsiTheme="minorEastAsia" w:hint="eastAsia"/>
          <w:color w:val="000000" w:themeColor="text1"/>
          <w:sz w:val="24"/>
          <w:szCs w:val="24"/>
          <w:rPrChange w:id="5896" w:author="JY0225" w:date="2017-08-24T12:02:00Z">
            <w:rPr>
              <w:rFonts w:hint="eastAsia"/>
              <w:color w:val="000000" w:themeColor="text1"/>
              <w:sz w:val="24"/>
            </w:rPr>
          </w:rPrChange>
        </w:rPr>
        <w:t>火狐扩展</w:t>
      </w:r>
      <w:r w:rsidR="00983C5D" w:rsidRPr="00094C36">
        <w:rPr>
          <w:rFonts w:asciiTheme="minorEastAsia" w:hAnsiTheme="minorEastAsia"/>
          <w:color w:val="000000" w:themeColor="text1"/>
          <w:sz w:val="24"/>
          <w:szCs w:val="24"/>
          <w:rPrChange w:id="5897" w:author="JY0225" w:date="2017-08-24T12:02:00Z">
            <w:rPr>
              <w:color w:val="000000" w:themeColor="text1"/>
              <w:sz w:val="24"/>
            </w:rPr>
          </w:rPrChange>
        </w:rPr>
        <w:t>(Extensions for Firefox)</w:t>
      </w:r>
      <w:r w:rsidR="00983C5D" w:rsidRPr="00094C36">
        <w:rPr>
          <w:rFonts w:asciiTheme="minorEastAsia" w:hAnsiTheme="minorEastAsia" w:hint="eastAsia"/>
          <w:color w:val="000000" w:themeColor="text1"/>
          <w:sz w:val="24"/>
          <w:szCs w:val="24"/>
          <w:rPrChange w:id="5898" w:author="JY0225" w:date="2017-08-24T12:02:00Z">
            <w:rPr>
              <w:rFonts w:hint="eastAsia"/>
              <w:color w:val="000000" w:themeColor="text1"/>
              <w:sz w:val="24"/>
            </w:rPr>
          </w:rPrChange>
        </w:rPr>
        <w:t>由</w:t>
      </w:r>
      <w:r w:rsidR="00983C5D" w:rsidRPr="00094C36">
        <w:rPr>
          <w:rFonts w:asciiTheme="minorEastAsia" w:hAnsiTheme="minorEastAsia"/>
          <w:color w:val="000000" w:themeColor="text1"/>
          <w:sz w:val="24"/>
          <w:szCs w:val="24"/>
          <w:rPrChange w:id="5899" w:author="JY0225" w:date="2017-08-24T12:02:00Z">
            <w:rPr>
              <w:color w:val="000000" w:themeColor="text1"/>
              <w:sz w:val="24"/>
            </w:rPr>
          </w:rPrChange>
        </w:rPr>
        <w:t>WebExtensions API</w:t>
      </w:r>
      <w:r w:rsidR="00983C5D" w:rsidRPr="00094C36">
        <w:rPr>
          <w:rFonts w:asciiTheme="minorEastAsia" w:hAnsiTheme="minorEastAsia" w:hint="eastAsia"/>
          <w:color w:val="000000" w:themeColor="text1"/>
          <w:sz w:val="24"/>
          <w:szCs w:val="24"/>
          <w:rPrChange w:id="5900" w:author="JY0225" w:date="2017-08-24T12:02:00Z">
            <w:rPr>
              <w:rFonts w:hint="eastAsia"/>
              <w:color w:val="000000" w:themeColor="text1"/>
              <w:sz w:val="24"/>
            </w:rPr>
          </w:rPrChange>
        </w:rPr>
        <w:t>构建而成。</w:t>
      </w:r>
      <w:r w:rsidR="00983C5D" w:rsidRPr="00094C36">
        <w:rPr>
          <w:rFonts w:asciiTheme="minorEastAsia" w:hAnsiTheme="minorEastAsia"/>
          <w:color w:val="000000" w:themeColor="text1"/>
          <w:sz w:val="24"/>
          <w:szCs w:val="24"/>
          <w:rPrChange w:id="5901" w:author="JY0225" w:date="2017-08-24T12:02:00Z">
            <w:rPr>
              <w:color w:val="000000" w:themeColor="text1"/>
              <w:sz w:val="24"/>
            </w:rPr>
          </w:rPrChange>
        </w:rPr>
        <w:t xml:space="preserve"> </w:t>
      </w:r>
      <w:r w:rsidR="00983C5D" w:rsidRPr="00094C36">
        <w:rPr>
          <w:rFonts w:asciiTheme="minorEastAsia" w:hAnsiTheme="minorEastAsia" w:hint="eastAsia"/>
          <w:color w:val="000000" w:themeColor="text1"/>
          <w:sz w:val="24"/>
          <w:szCs w:val="24"/>
          <w:rPrChange w:id="5902" w:author="JY0225" w:date="2017-08-24T12:02:00Z">
            <w:rPr>
              <w:rFonts w:hint="eastAsia"/>
              <w:color w:val="000000" w:themeColor="text1"/>
              <w:sz w:val="24"/>
            </w:rPr>
          </w:rPrChange>
        </w:rPr>
        <w:t>在很大程度上，与谷歌浏览器</w:t>
      </w:r>
      <w:r w:rsidR="00983C5D" w:rsidRPr="00094C36">
        <w:rPr>
          <w:rFonts w:asciiTheme="minorEastAsia" w:hAnsiTheme="minorEastAsia"/>
          <w:color w:val="000000" w:themeColor="text1"/>
          <w:sz w:val="24"/>
          <w:szCs w:val="24"/>
          <w:rPrChange w:id="5903" w:author="JY0225" w:date="2017-08-24T12:02:00Z">
            <w:rPr>
              <w:color w:val="000000" w:themeColor="text1"/>
              <w:sz w:val="24"/>
            </w:rPr>
          </w:rPrChange>
        </w:rPr>
        <w:t>Chrome</w:t>
      </w:r>
      <w:r w:rsidR="00983C5D" w:rsidRPr="00094C36">
        <w:rPr>
          <w:rFonts w:asciiTheme="minorEastAsia" w:hAnsiTheme="minorEastAsia" w:hint="eastAsia"/>
          <w:color w:val="000000" w:themeColor="text1"/>
          <w:sz w:val="24"/>
          <w:szCs w:val="24"/>
          <w:rPrChange w:id="5904" w:author="JY0225" w:date="2017-08-24T12:02:00Z">
            <w:rPr>
              <w:rFonts w:hint="eastAsia"/>
              <w:color w:val="000000" w:themeColor="text1"/>
              <w:sz w:val="24"/>
            </w:rPr>
          </w:rPrChange>
        </w:rPr>
        <w:t>和欧朋浏览器</w:t>
      </w:r>
      <w:r w:rsidR="00983C5D" w:rsidRPr="00094C36">
        <w:rPr>
          <w:rFonts w:asciiTheme="minorEastAsia" w:hAnsiTheme="minorEastAsia"/>
          <w:color w:val="000000" w:themeColor="text1"/>
          <w:sz w:val="24"/>
          <w:szCs w:val="24"/>
          <w:rPrChange w:id="5905" w:author="JY0225" w:date="2017-08-24T12:02:00Z">
            <w:rPr>
              <w:color w:val="000000" w:themeColor="text1"/>
              <w:sz w:val="24"/>
            </w:rPr>
          </w:rPrChange>
        </w:rPr>
        <w:t>Opera</w:t>
      </w:r>
      <w:r w:rsidR="00983C5D" w:rsidRPr="00094C36">
        <w:rPr>
          <w:rFonts w:asciiTheme="minorEastAsia" w:hAnsiTheme="minorEastAsia" w:hint="eastAsia"/>
          <w:color w:val="000000" w:themeColor="text1"/>
          <w:sz w:val="24"/>
          <w:szCs w:val="24"/>
          <w:rPrChange w:id="5906" w:author="JY0225" w:date="2017-08-24T12:02:00Z">
            <w:rPr>
              <w:rFonts w:hint="eastAsia"/>
              <w:color w:val="000000" w:themeColor="text1"/>
              <w:sz w:val="24"/>
            </w:rPr>
          </w:rPrChange>
        </w:rPr>
        <w:t>所支持的扩展</w:t>
      </w:r>
      <w:r w:rsidR="00983C5D" w:rsidRPr="00094C36">
        <w:rPr>
          <w:rFonts w:asciiTheme="minorEastAsia" w:hAnsiTheme="minorEastAsia"/>
          <w:color w:val="000000" w:themeColor="text1"/>
          <w:sz w:val="24"/>
          <w:szCs w:val="24"/>
          <w:rPrChange w:id="5907" w:author="JY0225" w:date="2017-08-24T12:02:00Z">
            <w:rPr>
              <w:color w:val="000000" w:themeColor="text1"/>
              <w:sz w:val="24"/>
            </w:rPr>
          </w:rPrChange>
        </w:rPr>
        <w:t xml:space="preserve">API </w:t>
      </w:r>
      <w:r w:rsidR="00983C5D" w:rsidRPr="00094C36">
        <w:rPr>
          <w:rFonts w:asciiTheme="minorEastAsia" w:hAnsiTheme="minorEastAsia" w:hint="eastAsia"/>
          <w:color w:val="000000" w:themeColor="text1"/>
          <w:sz w:val="24"/>
          <w:szCs w:val="24"/>
          <w:rPrChange w:id="5908" w:author="JY0225" w:date="2017-08-24T12:02:00Z">
            <w:rPr>
              <w:rFonts w:hint="eastAsia"/>
              <w:color w:val="000000" w:themeColor="text1"/>
              <w:sz w:val="24"/>
            </w:rPr>
          </w:rPrChange>
        </w:rPr>
        <w:t>兼容。</w:t>
      </w:r>
      <w:r w:rsidR="00962804" w:rsidRPr="00094C36">
        <w:rPr>
          <w:rFonts w:asciiTheme="minorEastAsia" w:hAnsiTheme="minorEastAsia" w:hint="eastAsia"/>
          <w:color w:val="000000" w:themeColor="text1"/>
          <w:sz w:val="24"/>
          <w:szCs w:val="24"/>
          <w:rPrChange w:id="5909" w:author="JY0225" w:date="2017-08-24T12:02:00Z">
            <w:rPr>
              <w:rFonts w:hint="eastAsia"/>
              <w:color w:val="000000" w:themeColor="text1"/>
              <w:sz w:val="24"/>
            </w:rPr>
          </w:rPrChange>
        </w:rPr>
        <w:t>通过浏览器</w:t>
      </w:r>
      <w:r w:rsidR="002E5718" w:rsidRPr="00094C36">
        <w:rPr>
          <w:rFonts w:asciiTheme="minorEastAsia" w:hAnsiTheme="minorEastAsia" w:hint="eastAsia"/>
          <w:color w:val="000000" w:themeColor="text1"/>
          <w:sz w:val="24"/>
          <w:szCs w:val="24"/>
          <w:rPrChange w:id="5910" w:author="JY0225" w:date="2017-08-24T12:02:00Z">
            <w:rPr>
              <w:rFonts w:hint="eastAsia"/>
              <w:color w:val="000000" w:themeColor="text1"/>
              <w:sz w:val="24"/>
            </w:rPr>
          </w:rPrChange>
        </w:rPr>
        <w:t>扩展</w:t>
      </w:r>
      <w:r w:rsidR="00566056" w:rsidRPr="00094C36">
        <w:rPr>
          <w:rFonts w:asciiTheme="minorEastAsia" w:hAnsiTheme="minorEastAsia" w:hint="eastAsia"/>
          <w:color w:val="000000" w:themeColor="text1"/>
          <w:sz w:val="24"/>
          <w:szCs w:val="24"/>
          <w:rPrChange w:id="5911" w:author="JY0225" w:date="2017-08-24T12:02:00Z">
            <w:rPr>
              <w:rFonts w:hint="eastAsia"/>
              <w:color w:val="000000" w:themeColor="text1"/>
              <w:sz w:val="24"/>
            </w:rPr>
          </w:rPrChange>
        </w:rPr>
        <w:t>可以为浏览器增加新的特性或者改变某些网站的外观和内容。</w:t>
      </w:r>
      <w:r w:rsidR="004B24E5" w:rsidRPr="00094C36">
        <w:rPr>
          <w:rFonts w:asciiTheme="minorEastAsia" w:hAnsiTheme="minorEastAsia" w:hint="eastAsia"/>
          <w:color w:val="000000" w:themeColor="text1"/>
          <w:sz w:val="24"/>
          <w:szCs w:val="24"/>
          <w:rPrChange w:id="5912" w:author="JY0225" w:date="2017-08-24T12:02:00Z">
            <w:rPr>
              <w:rFonts w:hint="eastAsia"/>
              <w:color w:val="000000" w:themeColor="text1"/>
              <w:sz w:val="24"/>
            </w:rPr>
          </w:rPrChange>
        </w:rPr>
        <w:t>本文主要是为验证</w:t>
      </w:r>
      <w:r w:rsidR="00B163AD" w:rsidRPr="00094C36">
        <w:rPr>
          <w:rFonts w:asciiTheme="minorEastAsia" w:hAnsiTheme="minorEastAsia" w:hint="eastAsia"/>
          <w:color w:val="000000" w:themeColor="text1"/>
          <w:sz w:val="24"/>
          <w:szCs w:val="24"/>
          <w:rPrChange w:id="5913" w:author="JY0225" w:date="2017-08-24T12:02:00Z">
            <w:rPr>
              <w:rFonts w:hint="eastAsia"/>
              <w:color w:val="000000" w:themeColor="text1"/>
              <w:sz w:val="24"/>
            </w:rPr>
          </w:rPrChange>
        </w:rPr>
        <w:t>优化后的中间件系统具备多应用适配的特性，因此开发了一款基于</w:t>
      </w:r>
      <w:r w:rsidR="00B163AD" w:rsidRPr="00094C36">
        <w:rPr>
          <w:rFonts w:asciiTheme="minorEastAsia" w:hAnsiTheme="minorEastAsia"/>
          <w:color w:val="000000" w:themeColor="text1"/>
          <w:sz w:val="24"/>
          <w:szCs w:val="24"/>
          <w:rPrChange w:id="5914" w:author="JY0225" w:date="2017-08-24T12:02:00Z">
            <w:rPr>
              <w:color w:val="000000" w:themeColor="text1"/>
              <w:sz w:val="24"/>
            </w:rPr>
          </w:rPrChange>
        </w:rPr>
        <w:t>Firefox</w:t>
      </w:r>
      <w:r w:rsidR="00B163AD" w:rsidRPr="00094C36">
        <w:rPr>
          <w:rFonts w:asciiTheme="minorEastAsia" w:hAnsiTheme="minorEastAsia" w:hint="eastAsia"/>
          <w:color w:val="000000" w:themeColor="text1"/>
          <w:sz w:val="24"/>
          <w:szCs w:val="24"/>
          <w:rPrChange w:id="5915" w:author="JY0225" w:date="2017-08-24T12:02:00Z">
            <w:rPr>
              <w:rFonts w:hint="eastAsia"/>
              <w:color w:val="000000" w:themeColor="text1"/>
              <w:sz w:val="24"/>
            </w:rPr>
          </w:rPrChange>
        </w:rPr>
        <w:t>的</w:t>
      </w:r>
      <w:r w:rsidR="002E5718" w:rsidRPr="00094C36">
        <w:rPr>
          <w:rFonts w:asciiTheme="minorEastAsia" w:hAnsiTheme="minorEastAsia" w:hint="eastAsia"/>
          <w:color w:val="000000" w:themeColor="text1"/>
          <w:sz w:val="24"/>
          <w:szCs w:val="24"/>
          <w:rPrChange w:id="5916" w:author="JY0225" w:date="2017-08-24T12:02:00Z">
            <w:rPr>
              <w:rFonts w:hint="eastAsia"/>
              <w:color w:val="000000" w:themeColor="text1"/>
              <w:sz w:val="24"/>
            </w:rPr>
          </w:rPrChange>
        </w:rPr>
        <w:t>扩展</w:t>
      </w:r>
      <w:r w:rsidR="00B163AD" w:rsidRPr="00094C36">
        <w:rPr>
          <w:rFonts w:asciiTheme="minorEastAsia" w:hAnsiTheme="minorEastAsia" w:hint="eastAsia"/>
          <w:color w:val="000000" w:themeColor="text1"/>
          <w:sz w:val="24"/>
          <w:szCs w:val="24"/>
          <w:rPrChange w:id="5917" w:author="JY0225" w:date="2017-08-24T12:02:00Z">
            <w:rPr>
              <w:rFonts w:hint="eastAsia"/>
              <w:color w:val="000000" w:themeColor="text1"/>
              <w:sz w:val="24"/>
            </w:rPr>
          </w:rPrChange>
        </w:rPr>
        <w:t>，使得用户可以通过</w:t>
      </w:r>
      <w:r w:rsidR="002E5718" w:rsidRPr="00094C36">
        <w:rPr>
          <w:rFonts w:asciiTheme="minorEastAsia" w:hAnsiTheme="minorEastAsia" w:hint="eastAsia"/>
          <w:color w:val="000000" w:themeColor="text1"/>
          <w:sz w:val="24"/>
          <w:szCs w:val="24"/>
          <w:rPrChange w:id="5918" w:author="JY0225" w:date="2017-08-24T12:02:00Z">
            <w:rPr>
              <w:rFonts w:hint="eastAsia"/>
              <w:color w:val="000000" w:themeColor="text1"/>
              <w:sz w:val="24"/>
            </w:rPr>
          </w:rPrChange>
        </w:rPr>
        <w:t>扩展</w:t>
      </w:r>
      <w:r w:rsidR="00B163AD" w:rsidRPr="00094C36">
        <w:rPr>
          <w:rFonts w:asciiTheme="minorEastAsia" w:hAnsiTheme="minorEastAsia" w:hint="eastAsia"/>
          <w:color w:val="000000" w:themeColor="text1"/>
          <w:sz w:val="24"/>
          <w:szCs w:val="24"/>
          <w:rPrChange w:id="5919" w:author="JY0225" w:date="2017-08-24T12:02:00Z">
            <w:rPr>
              <w:rFonts w:hint="eastAsia"/>
              <w:color w:val="000000" w:themeColor="text1"/>
              <w:sz w:val="24"/>
            </w:rPr>
          </w:rPrChange>
        </w:rPr>
        <w:t>来使用云</w:t>
      </w:r>
      <w:r w:rsidR="00476838" w:rsidRPr="00094C36">
        <w:rPr>
          <w:rFonts w:asciiTheme="minorEastAsia" w:hAnsiTheme="minorEastAsia" w:hint="eastAsia"/>
          <w:color w:val="000000" w:themeColor="text1"/>
          <w:sz w:val="24"/>
          <w:szCs w:val="24"/>
          <w:rPrChange w:id="5920" w:author="JY0225" w:date="2017-08-24T12:02:00Z">
            <w:rPr>
              <w:rFonts w:hint="eastAsia"/>
              <w:color w:val="000000" w:themeColor="text1"/>
              <w:sz w:val="24"/>
            </w:rPr>
          </w:rPrChange>
        </w:rPr>
        <w:t>备份</w:t>
      </w:r>
      <w:r w:rsidR="00B163AD" w:rsidRPr="00094C36">
        <w:rPr>
          <w:rFonts w:asciiTheme="minorEastAsia" w:hAnsiTheme="minorEastAsia" w:hint="eastAsia"/>
          <w:color w:val="000000" w:themeColor="text1"/>
          <w:sz w:val="24"/>
          <w:szCs w:val="24"/>
          <w:rPrChange w:id="5921" w:author="JY0225" w:date="2017-08-24T12:02:00Z">
            <w:rPr>
              <w:rFonts w:hint="eastAsia"/>
              <w:color w:val="000000" w:themeColor="text1"/>
              <w:sz w:val="24"/>
            </w:rPr>
          </w:rPrChange>
        </w:rPr>
        <w:t>服务</w:t>
      </w:r>
      <w:r w:rsidR="00623005" w:rsidRPr="00094C36">
        <w:rPr>
          <w:rFonts w:asciiTheme="minorEastAsia" w:hAnsiTheme="minorEastAsia" w:hint="eastAsia"/>
          <w:color w:val="000000" w:themeColor="text1"/>
          <w:sz w:val="24"/>
          <w:szCs w:val="24"/>
          <w:rPrChange w:id="5922" w:author="JY0225" w:date="2017-08-24T12:02:00Z">
            <w:rPr>
              <w:rFonts w:hint="eastAsia"/>
              <w:color w:val="000000" w:themeColor="text1"/>
              <w:sz w:val="24"/>
            </w:rPr>
          </w:rPrChange>
        </w:rPr>
        <w:t>。</w:t>
      </w:r>
    </w:p>
    <w:p w14:paraId="70EBD074" w14:textId="77777777" w:rsidR="0022666D" w:rsidRPr="00094C36" w:rsidRDefault="0022666D" w:rsidP="00205EDA">
      <w:pPr>
        <w:spacing w:line="400" w:lineRule="exact"/>
        <w:rPr>
          <w:rFonts w:asciiTheme="minorEastAsia" w:hAnsiTheme="minorEastAsia"/>
          <w:color w:val="000000" w:themeColor="text1"/>
          <w:sz w:val="24"/>
          <w:szCs w:val="24"/>
          <w:rPrChange w:id="5923" w:author="JY0225" w:date="2017-08-24T12:02:00Z">
            <w:rPr>
              <w:color w:val="000000" w:themeColor="text1"/>
              <w:sz w:val="24"/>
            </w:rPr>
          </w:rPrChange>
        </w:rPr>
      </w:pPr>
      <w:r w:rsidRPr="00094C36">
        <w:rPr>
          <w:rFonts w:asciiTheme="minorEastAsia" w:hAnsiTheme="minorEastAsia"/>
          <w:color w:val="000000" w:themeColor="text1"/>
          <w:sz w:val="24"/>
          <w:szCs w:val="24"/>
          <w:rPrChange w:id="5924" w:author="JY0225" w:date="2017-08-24T12:02:00Z">
            <w:rPr>
              <w:color w:val="000000" w:themeColor="text1"/>
              <w:sz w:val="24"/>
            </w:rPr>
          </w:rPrChange>
        </w:rPr>
        <w:tab/>
        <w:t>1</w:t>
      </w:r>
      <w:r w:rsidRPr="00094C36">
        <w:rPr>
          <w:rFonts w:asciiTheme="minorEastAsia" w:hAnsiTheme="minorEastAsia" w:hint="eastAsia"/>
          <w:color w:val="000000" w:themeColor="text1"/>
          <w:sz w:val="24"/>
          <w:szCs w:val="24"/>
          <w:rPrChange w:id="5925" w:author="JY0225" w:date="2017-08-24T12:02:00Z">
            <w:rPr>
              <w:rFonts w:hint="eastAsia"/>
              <w:color w:val="000000" w:themeColor="text1"/>
              <w:sz w:val="24"/>
            </w:rPr>
          </w:rPrChange>
        </w:rPr>
        <w:t>）组织结构</w:t>
      </w:r>
    </w:p>
    <w:p w14:paraId="21A8F6B1" w14:textId="77777777" w:rsidR="00F1459D" w:rsidRPr="00094C36" w:rsidRDefault="00F1459D" w:rsidP="00205EDA">
      <w:pPr>
        <w:spacing w:line="400" w:lineRule="exact"/>
        <w:rPr>
          <w:rFonts w:asciiTheme="minorEastAsia" w:hAnsiTheme="minorEastAsia"/>
          <w:color w:val="000000" w:themeColor="text1"/>
          <w:sz w:val="24"/>
          <w:szCs w:val="24"/>
          <w:rPrChange w:id="5926" w:author="JY0225" w:date="2017-08-24T12:02:00Z">
            <w:rPr>
              <w:color w:val="000000" w:themeColor="text1"/>
              <w:sz w:val="24"/>
            </w:rPr>
          </w:rPrChange>
        </w:rPr>
      </w:pPr>
      <w:r w:rsidRPr="00094C36">
        <w:rPr>
          <w:rFonts w:asciiTheme="minorEastAsia" w:hAnsiTheme="minorEastAsia"/>
          <w:color w:val="000000" w:themeColor="text1"/>
          <w:sz w:val="24"/>
          <w:szCs w:val="24"/>
          <w:rPrChange w:id="5927" w:author="JY0225" w:date="2017-08-24T12:02:00Z">
            <w:rPr>
              <w:color w:val="000000" w:themeColor="text1"/>
              <w:sz w:val="24"/>
            </w:rPr>
          </w:rPrChange>
        </w:rPr>
        <w:tab/>
      </w:r>
      <w:r w:rsidR="00EC5125" w:rsidRPr="00094C36">
        <w:rPr>
          <w:rFonts w:asciiTheme="minorEastAsia" w:hAnsiTheme="minorEastAsia"/>
          <w:color w:val="000000" w:themeColor="text1"/>
          <w:sz w:val="24"/>
          <w:szCs w:val="24"/>
          <w:rPrChange w:id="5928" w:author="JY0225" w:date="2017-08-24T12:02:00Z">
            <w:rPr>
              <w:color w:val="000000" w:themeColor="text1"/>
              <w:sz w:val="24"/>
            </w:rPr>
          </w:rPrChange>
        </w:rPr>
        <w:t>WebExtension</w:t>
      </w:r>
      <w:r w:rsidR="00957E2D" w:rsidRPr="00094C36">
        <w:rPr>
          <w:rFonts w:asciiTheme="minorEastAsia" w:hAnsiTheme="minorEastAsia" w:hint="eastAsia"/>
          <w:color w:val="000000" w:themeColor="text1"/>
          <w:sz w:val="24"/>
          <w:szCs w:val="24"/>
          <w:rPrChange w:id="5929" w:author="JY0225" w:date="2017-08-24T12:02:00Z">
            <w:rPr>
              <w:rFonts w:hint="eastAsia"/>
              <w:color w:val="000000" w:themeColor="text1"/>
              <w:sz w:val="24"/>
            </w:rPr>
          </w:rPrChange>
        </w:rPr>
        <w:t>中包含的组件如下：</w:t>
      </w:r>
    </w:p>
    <w:p w14:paraId="6A0CA436"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930"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931" w:author="JY0225" w:date="2017-08-24T12:02:00Z">
            <w:rPr>
              <w:color w:val="000000" w:themeColor="text1"/>
              <w:sz w:val="24"/>
              <w:szCs w:val="24"/>
            </w:rPr>
          </w:rPrChange>
        </w:rPr>
        <w:t>background pages</w:t>
      </w:r>
      <w:r w:rsidRPr="00094C36">
        <w:rPr>
          <w:rFonts w:asciiTheme="minorEastAsia" w:hAnsiTheme="minorEastAsia" w:hint="eastAsia"/>
          <w:color w:val="000000" w:themeColor="text1"/>
          <w:sz w:val="24"/>
          <w:szCs w:val="24"/>
          <w:rPrChange w:id="5932" w:author="JY0225" w:date="2017-08-24T12:02:00Z">
            <w:rPr>
              <w:rFonts w:hint="eastAsia"/>
              <w:color w:val="000000" w:themeColor="text1"/>
              <w:sz w:val="24"/>
              <w:szCs w:val="24"/>
            </w:rPr>
          </w:rPrChange>
        </w:rPr>
        <w:t>：执行一个长时间运行的逻辑</w:t>
      </w:r>
    </w:p>
    <w:p w14:paraId="0204A980"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933"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934" w:author="JY0225" w:date="2017-08-24T12:02:00Z">
            <w:rPr>
              <w:color w:val="000000" w:themeColor="text1"/>
              <w:sz w:val="24"/>
              <w:szCs w:val="24"/>
            </w:rPr>
          </w:rPrChange>
        </w:rPr>
        <w:t>content scripts</w:t>
      </w:r>
      <w:r w:rsidRPr="00094C36">
        <w:rPr>
          <w:rFonts w:asciiTheme="minorEastAsia" w:hAnsiTheme="minorEastAsia" w:hint="eastAsia"/>
          <w:color w:val="000000" w:themeColor="text1"/>
          <w:sz w:val="24"/>
          <w:szCs w:val="24"/>
          <w:rPrChange w:id="5935" w:author="JY0225" w:date="2017-08-24T12:02:00Z">
            <w:rPr>
              <w:rFonts w:hint="eastAsia"/>
              <w:color w:val="000000" w:themeColor="text1"/>
              <w:sz w:val="24"/>
              <w:szCs w:val="24"/>
            </w:rPr>
          </w:rPrChange>
        </w:rPr>
        <w:t>：与网页进行交互</w:t>
      </w:r>
      <w:r w:rsidRPr="00094C36">
        <w:rPr>
          <w:rFonts w:asciiTheme="minorEastAsia" w:hAnsiTheme="minorEastAsia"/>
          <w:color w:val="000000" w:themeColor="text1"/>
          <w:sz w:val="24"/>
          <w:szCs w:val="24"/>
          <w:rPrChange w:id="5936" w:author="JY0225" w:date="2017-08-24T12:02:00Z">
            <w:rPr>
              <w:color w:val="000000" w:themeColor="text1"/>
              <w:sz w:val="24"/>
              <w:szCs w:val="24"/>
            </w:rPr>
          </w:rPrChange>
        </w:rPr>
        <w:t>(</w:t>
      </w:r>
      <w:r w:rsidRPr="00094C36">
        <w:rPr>
          <w:rFonts w:asciiTheme="minorEastAsia" w:hAnsiTheme="minorEastAsia" w:hint="eastAsia"/>
          <w:color w:val="000000" w:themeColor="text1"/>
          <w:sz w:val="24"/>
          <w:szCs w:val="24"/>
          <w:rPrChange w:id="5937" w:author="JY0225" w:date="2017-08-24T12:02:00Z">
            <w:rPr>
              <w:rFonts w:hint="eastAsia"/>
              <w:color w:val="000000" w:themeColor="text1"/>
              <w:sz w:val="24"/>
              <w:szCs w:val="24"/>
            </w:rPr>
          </w:rPrChange>
        </w:rPr>
        <w:t>与</w:t>
      </w:r>
      <w:r w:rsidRPr="00094C36">
        <w:rPr>
          <w:rFonts w:asciiTheme="minorEastAsia" w:hAnsiTheme="minorEastAsia"/>
          <w:color w:val="000000" w:themeColor="text1"/>
          <w:sz w:val="24"/>
          <w:szCs w:val="24"/>
          <w:rPrChange w:id="5938" w:author="JY0225" w:date="2017-08-24T12:02:00Z">
            <w:rPr>
              <w:color w:val="000000" w:themeColor="text1"/>
              <w:sz w:val="24"/>
              <w:szCs w:val="24"/>
            </w:rPr>
          </w:rPrChange>
        </w:rPr>
        <w:t>JS</w:t>
      </w:r>
      <w:r w:rsidRPr="00094C36">
        <w:rPr>
          <w:rFonts w:asciiTheme="minorEastAsia" w:hAnsiTheme="minorEastAsia" w:hint="eastAsia"/>
          <w:color w:val="000000" w:themeColor="text1"/>
          <w:sz w:val="24"/>
          <w:szCs w:val="24"/>
          <w:rPrChange w:id="5939" w:author="JY0225" w:date="2017-08-24T12:02:00Z">
            <w:rPr>
              <w:rFonts w:hint="eastAsia"/>
              <w:color w:val="000000" w:themeColor="text1"/>
              <w:sz w:val="24"/>
              <w:szCs w:val="24"/>
            </w:rPr>
          </w:rPrChange>
        </w:rPr>
        <w:t>在页面中的</w:t>
      </w:r>
      <w:r w:rsidRPr="00094C36">
        <w:rPr>
          <w:rFonts w:asciiTheme="minorEastAsia" w:hAnsiTheme="minorEastAsia"/>
          <w:color w:val="000000" w:themeColor="text1"/>
          <w:sz w:val="24"/>
          <w:szCs w:val="24"/>
          <w:rPrChange w:id="5940" w:author="JY0225" w:date="2017-08-24T12:02:00Z">
            <w:rPr>
              <w:color w:val="000000" w:themeColor="text1"/>
              <w:sz w:val="24"/>
              <w:szCs w:val="24"/>
            </w:rPr>
          </w:rPrChange>
        </w:rPr>
        <w:t>&lt;script&gt;</w:t>
      </w:r>
      <w:r w:rsidRPr="00094C36">
        <w:rPr>
          <w:rFonts w:asciiTheme="minorEastAsia" w:hAnsiTheme="minorEastAsia" w:hint="eastAsia"/>
          <w:color w:val="000000" w:themeColor="text1"/>
          <w:sz w:val="24"/>
          <w:szCs w:val="24"/>
          <w:rPrChange w:id="5941" w:author="JY0225" w:date="2017-08-24T12:02:00Z">
            <w:rPr>
              <w:rFonts w:hint="eastAsia"/>
              <w:color w:val="000000" w:themeColor="text1"/>
              <w:sz w:val="24"/>
              <w:szCs w:val="24"/>
            </w:rPr>
          </w:rPrChange>
        </w:rPr>
        <w:t>元素不一样</w:t>
      </w:r>
      <w:r w:rsidRPr="00094C36">
        <w:rPr>
          <w:rFonts w:asciiTheme="minorEastAsia" w:hAnsiTheme="minorEastAsia"/>
          <w:color w:val="000000" w:themeColor="text1"/>
          <w:sz w:val="24"/>
          <w:szCs w:val="24"/>
          <w:rPrChange w:id="5942" w:author="JY0225" w:date="2017-08-24T12:02:00Z">
            <w:rPr>
              <w:color w:val="000000" w:themeColor="text1"/>
              <w:sz w:val="24"/>
              <w:szCs w:val="24"/>
            </w:rPr>
          </w:rPrChange>
        </w:rPr>
        <w:t>)</w:t>
      </w:r>
    </w:p>
    <w:p w14:paraId="07E74CF9"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943"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944" w:author="JY0225" w:date="2017-08-24T12:02:00Z">
            <w:rPr>
              <w:color w:val="000000" w:themeColor="text1"/>
              <w:sz w:val="24"/>
              <w:szCs w:val="24"/>
            </w:rPr>
          </w:rPrChange>
        </w:rPr>
        <w:t>browser action files</w:t>
      </w:r>
      <w:r w:rsidRPr="00094C36">
        <w:rPr>
          <w:rFonts w:asciiTheme="minorEastAsia" w:hAnsiTheme="minorEastAsia" w:hint="eastAsia"/>
          <w:color w:val="000000" w:themeColor="text1"/>
          <w:sz w:val="24"/>
          <w:szCs w:val="24"/>
          <w:rPrChange w:id="5945" w:author="JY0225" w:date="2017-08-24T12:02:00Z">
            <w:rPr>
              <w:rFonts w:hint="eastAsia"/>
              <w:color w:val="000000" w:themeColor="text1"/>
              <w:sz w:val="24"/>
              <w:szCs w:val="24"/>
            </w:rPr>
          </w:rPrChange>
        </w:rPr>
        <w:t>：在工具栏中添加按钮</w:t>
      </w:r>
    </w:p>
    <w:p w14:paraId="4F80AC26"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946"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947" w:author="JY0225" w:date="2017-08-24T12:02:00Z">
            <w:rPr>
              <w:color w:val="000000" w:themeColor="text1"/>
              <w:sz w:val="24"/>
              <w:szCs w:val="24"/>
            </w:rPr>
          </w:rPrChange>
        </w:rPr>
        <w:t>page action files</w:t>
      </w:r>
      <w:r w:rsidRPr="00094C36">
        <w:rPr>
          <w:rFonts w:asciiTheme="minorEastAsia" w:hAnsiTheme="minorEastAsia" w:hint="eastAsia"/>
          <w:color w:val="000000" w:themeColor="text1"/>
          <w:sz w:val="24"/>
          <w:szCs w:val="24"/>
          <w:rPrChange w:id="5948" w:author="JY0225" w:date="2017-08-24T12:02:00Z">
            <w:rPr>
              <w:rFonts w:hint="eastAsia"/>
              <w:color w:val="000000" w:themeColor="text1"/>
              <w:sz w:val="24"/>
              <w:szCs w:val="24"/>
            </w:rPr>
          </w:rPrChange>
        </w:rPr>
        <w:t>：在地址栏添加按钮</w:t>
      </w:r>
    </w:p>
    <w:p w14:paraId="1659076A"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949"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950" w:author="JY0225" w:date="2017-08-24T12:02:00Z">
            <w:rPr>
              <w:color w:val="000000" w:themeColor="text1"/>
              <w:sz w:val="24"/>
              <w:szCs w:val="24"/>
            </w:rPr>
          </w:rPrChange>
        </w:rPr>
        <w:t>options pages</w:t>
      </w:r>
      <w:r w:rsidRPr="00094C36">
        <w:rPr>
          <w:rFonts w:asciiTheme="minorEastAsia" w:hAnsiTheme="minorEastAsia" w:hint="eastAsia"/>
          <w:color w:val="000000" w:themeColor="text1"/>
          <w:sz w:val="24"/>
          <w:szCs w:val="24"/>
          <w:rPrChange w:id="5951" w:author="JY0225" w:date="2017-08-24T12:02:00Z">
            <w:rPr>
              <w:rFonts w:hint="eastAsia"/>
              <w:color w:val="000000" w:themeColor="text1"/>
              <w:sz w:val="24"/>
              <w:szCs w:val="24"/>
            </w:rPr>
          </w:rPrChange>
        </w:rPr>
        <w:t>：为用户定义一个可浏览的</w:t>
      </w:r>
      <w:r w:rsidRPr="00094C36">
        <w:rPr>
          <w:rFonts w:asciiTheme="minorEastAsia" w:hAnsiTheme="minorEastAsia"/>
          <w:color w:val="000000" w:themeColor="text1"/>
          <w:sz w:val="24"/>
          <w:szCs w:val="24"/>
          <w:rPrChange w:id="5952" w:author="JY0225" w:date="2017-08-24T12:02:00Z">
            <w:rPr>
              <w:color w:val="000000" w:themeColor="text1"/>
              <w:sz w:val="24"/>
              <w:szCs w:val="24"/>
            </w:rPr>
          </w:rPrChange>
        </w:rPr>
        <w:t>UI</w:t>
      </w:r>
      <w:r w:rsidRPr="00094C36">
        <w:rPr>
          <w:rFonts w:asciiTheme="minorEastAsia" w:hAnsiTheme="minorEastAsia" w:hint="eastAsia"/>
          <w:color w:val="000000" w:themeColor="text1"/>
          <w:sz w:val="24"/>
          <w:szCs w:val="24"/>
          <w:rPrChange w:id="5953" w:author="JY0225" w:date="2017-08-24T12:02:00Z">
            <w:rPr>
              <w:rFonts w:hint="eastAsia"/>
              <w:color w:val="000000" w:themeColor="text1"/>
              <w:sz w:val="24"/>
              <w:szCs w:val="24"/>
            </w:rPr>
          </w:rPrChange>
        </w:rPr>
        <w:t>界面，可以改变曾经的设置</w:t>
      </w:r>
    </w:p>
    <w:p w14:paraId="707E1AFD" w14:textId="77777777" w:rsidR="00B56A2F" w:rsidRPr="00094C36" w:rsidRDefault="00BF4396" w:rsidP="0074251F">
      <w:pPr>
        <w:numPr>
          <w:ilvl w:val="0"/>
          <w:numId w:val="18"/>
        </w:numPr>
        <w:spacing w:line="400" w:lineRule="exact"/>
        <w:rPr>
          <w:rFonts w:asciiTheme="minorEastAsia" w:hAnsiTheme="minorEastAsia"/>
          <w:color w:val="000000" w:themeColor="text1"/>
          <w:sz w:val="24"/>
          <w:szCs w:val="24"/>
          <w:rPrChange w:id="5954"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955" w:author="JY0225" w:date="2017-08-24T12:02:00Z">
            <w:rPr>
              <w:color w:val="000000" w:themeColor="text1"/>
              <w:sz w:val="24"/>
              <w:szCs w:val="24"/>
            </w:rPr>
          </w:rPrChange>
        </w:rPr>
        <w:t>web-accessible resources</w:t>
      </w:r>
      <w:r w:rsidRPr="00094C36">
        <w:rPr>
          <w:rFonts w:asciiTheme="minorEastAsia" w:hAnsiTheme="minorEastAsia" w:hint="eastAsia"/>
          <w:color w:val="000000" w:themeColor="text1"/>
          <w:sz w:val="24"/>
          <w:szCs w:val="24"/>
          <w:rPrChange w:id="5956" w:author="JY0225" w:date="2017-08-24T12:02:00Z">
            <w:rPr>
              <w:rFonts w:hint="eastAsia"/>
              <w:color w:val="000000" w:themeColor="text1"/>
              <w:sz w:val="24"/>
              <w:szCs w:val="24"/>
            </w:rPr>
          </w:rPrChange>
        </w:rPr>
        <w:t>：是打包好的内容可用于网页与目录脚本</w:t>
      </w:r>
    </w:p>
    <w:p w14:paraId="30DE3F91" w14:textId="77777777" w:rsidR="00453AD6" w:rsidRPr="00094C36" w:rsidRDefault="007A48BF" w:rsidP="00655461">
      <w:pPr>
        <w:spacing w:line="400" w:lineRule="exact"/>
        <w:rPr>
          <w:rFonts w:asciiTheme="minorEastAsia" w:hAnsiTheme="minorEastAsia"/>
          <w:color w:val="000000" w:themeColor="text1"/>
          <w:sz w:val="24"/>
          <w:szCs w:val="24"/>
          <w:rPrChange w:id="5957" w:author="JY0225" w:date="2017-08-24T12:02:00Z">
            <w:rPr>
              <w:color w:val="000000" w:themeColor="text1"/>
              <w:sz w:val="24"/>
            </w:rPr>
          </w:rPrChange>
        </w:rPr>
      </w:pPr>
      <w:r w:rsidRPr="00094C36">
        <w:rPr>
          <w:rFonts w:asciiTheme="minorEastAsia" w:hAnsiTheme="minorEastAsia"/>
          <w:color w:val="000000" w:themeColor="text1"/>
          <w:sz w:val="24"/>
          <w:szCs w:val="24"/>
          <w:rPrChange w:id="5958" w:author="JY0225" w:date="2017-08-24T12:02:00Z">
            <w:rPr>
              <w:color w:val="000000" w:themeColor="text1"/>
              <w:sz w:val="24"/>
            </w:rPr>
          </w:rPrChange>
        </w:rPr>
        <w:tab/>
      </w:r>
      <w:r w:rsidR="00655461" w:rsidRPr="00094C36">
        <w:rPr>
          <w:rFonts w:asciiTheme="minorEastAsia" w:hAnsiTheme="minorEastAsia"/>
          <w:color w:val="000000" w:themeColor="text1"/>
          <w:sz w:val="24"/>
          <w:szCs w:val="24"/>
          <w:rPrChange w:id="5959" w:author="JY0225" w:date="2017-08-24T12:02:00Z">
            <w:rPr>
              <w:color w:val="000000" w:themeColor="text1"/>
              <w:sz w:val="24"/>
            </w:rPr>
          </w:rPrChange>
        </w:rPr>
        <w:t>manifest.json</w:t>
      </w:r>
      <w:r w:rsidR="00385952" w:rsidRPr="00094C36">
        <w:rPr>
          <w:rFonts w:asciiTheme="minorEastAsia" w:hAnsiTheme="minorEastAsia" w:hint="eastAsia"/>
          <w:color w:val="000000" w:themeColor="text1"/>
          <w:sz w:val="24"/>
          <w:szCs w:val="24"/>
          <w:rPrChange w:id="5960" w:author="JY0225" w:date="2017-08-24T12:02:00Z">
            <w:rPr>
              <w:rFonts w:hint="eastAsia"/>
              <w:color w:val="000000" w:themeColor="text1"/>
              <w:sz w:val="24"/>
            </w:rPr>
          </w:rPrChange>
        </w:rPr>
        <w:t>是</w:t>
      </w:r>
      <w:r w:rsidR="00655461" w:rsidRPr="00094C36">
        <w:rPr>
          <w:rFonts w:asciiTheme="minorEastAsia" w:hAnsiTheme="minorEastAsia" w:hint="eastAsia"/>
          <w:color w:val="000000" w:themeColor="text1"/>
          <w:sz w:val="24"/>
          <w:szCs w:val="24"/>
          <w:rPrChange w:id="5961" w:author="JY0225" w:date="2017-08-24T12:02:00Z">
            <w:rPr>
              <w:rFonts w:hint="eastAsia"/>
              <w:color w:val="000000" w:themeColor="text1"/>
              <w:sz w:val="24"/>
            </w:rPr>
          </w:rPrChange>
        </w:rPr>
        <w:t>唯一一个在每个</w:t>
      </w:r>
      <w:r w:rsidR="00655461" w:rsidRPr="00094C36">
        <w:rPr>
          <w:rFonts w:asciiTheme="minorEastAsia" w:hAnsiTheme="minorEastAsia"/>
          <w:color w:val="000000" w:themeColor="text1"/>
          <w:sz w:val="24"/>
          <w:szCs w:val="24"/>
          <w:rPrChange w:id="5962" w:author="JY0225" w:date="2017-08-24T12:02:00Z">
            <w:rPr>
              <w:color w:val="000000" w:themeColor="text1"/>
              <w:sz w:val="24"/>
            </w:rPr>
          </w:rPrChange>
        </w:rPr>
        <w:t>WebExtension</w:t>
      </w:r>
      <w:r w:rsidR="00655461" w:rsidRPr="00094C36">
        <w:rPr>
          <w:rFonts w:asciiTheme="minorEastAsia" w:hAnsiTheme="minorEastAsia" w:hint="eastAsia"/>
          <w:color w:val="000000" w:themeColor="text1"/>
          <w:sz w:val="24"/>
          <w:szCs w:val="24"/>
          <w:rPrChange w:id="5963" w:author="JY0225" w:date="2017-08-24T12:02:00Z">
            <w:rPr>
              <w:rFonts w:hint="eastAsia"/>
              <w:color w:val="000000" w:themeColor="text1"/>
              <w:sz w:val="24"/>
            </w:rPr>
          </w:rPrChange>
        </w:rPr>
        <w:t>中必须存在的文件。包含了关于这个扩展</w:t>
      </w:r>
      <w:r w:rsidR="002E5718" w:rsidRPr="00094C36">
        <w:rPr>
          <w:rFonts w:asciiTheme="minorEastAsia" w:hAnsiTheme="minorEastAsia" w:hint="eastAsia"/>
          <w:color w:val="000000" w:themeColor="text1"/>
          <w:sz w:val="24"/>
          <w:szCs w:val="24"/>
          <w:rPrChange w:id="5964" w:author="JY0225" w:date="2017-08-24T12:02:00Z">
            <w:rPr>
              <w:rFonts w:hint="eastAsia"/>
              <w:color w:val="000000" w:themeColor="text1"/>
              <w:sz w:val="24"/>
            </w:rPr>
          </w:rPrChange>
        </w:rPr>
        <w:t>扩展</w:t>
      </w:r>
      <w:r w:rsidR="00655461" w:rsidRPr="00094C36">
        <w:rPr>
          <w:rFonts w:asciiTheme="minorEastAsia" w:hAnsiTheme="minorEastAsia" w:hint="eastAsia"/>
          <w:color w:val="000000" w:themeColor="text1"/>
          <w:sz w:val="24"/>
          <w:szCs w:val="24"/>
          <w:rPrChange w:id="5965" w:author="JY0225" w:date="2017-08-24T12:02:00Z">
            <w:rPr>
              <w:rFonts w:hint="eastAsia"/>
              <w:color w:val="000000" w:themeColor="text1"/>
              <w:sz w:val="24"/>
            </w:rPr>
          </w:rPrChange>
        </w:rPr>
        <w:t>基本的元数据。比如扩展的名字，版本和所需权限。以及扩张需要的版本信息与权限。并且，也对</w:t>
      </w:r>
      <w:r w:rsidR="00655461" w:rsidRPr="00094C36">
        <w:rPr>
          <w:rFonts w:asciiTheme="minorEastAsia" w:hAnsiTheme="minorEastAsia"/>
          <w:color w:val="000000" w:themeColor="text1"/>
          <w:sz w:val="24"/>
          <w:szCs w:val="24"/>
          <w:rPrChange w:id="5966" w:author="JY0225" w:date="2017-08-24T12:02:00Z">
            <w:rPr>
              <w:color w:val="000000" w:themeColor="text1"/>
              <w:sz w:val="24"/>
            </w:rPr>
          </w:rPrChange>
        </w:rPr>
        <w:t>WebExtension</w:t>
      </w:r>
      <w:r w:rsidR="00655461" w:rsidRPr="00094C36">
        <w:rPr>
          <w:rFonts w:asciiTheme="minorEastAsia" w:hAnsiTheme="minorEastAsia" w:hint="eastAsia"/>
          <w:color w:val="000000" w:themeColor="text1"/>
          <w:sz w:val="24"/>
          <w:szCs w:val="24"/>
          <w:rPrChange w:id="5967" w:author="JY0225" w:date="2017-08-24T12:02:00Z">
            <w:rPr>
              <w:rFonts w:hint="eastAsia"/>
              <w:color w:val="000000" w:themeColor="text1"/>
              <w:sz w:val="24"/>
            </w:rPr>
          </w:rPrChange>
        </w:rPr>
        <w:t>中其他文件进行了链接。</w:t>
      </w:r>
      <w:r w:rsidR="00D766B8" w:rsidRPr="00094C36">
        <w:rPr>
          <w:rFonts w:asciiTheme="minorEastAsia" w:hAnsiTheme="minorEastAsia" w:hint="eastAsia"/>
          <w:color w:val="000000" w:themeColor="text1"/>
          <w:sz w:val="24"/>
          <w:szCs w:val="24"/>
          <w:rPrChange w:id="5968" w:author="JY0225" w:date="2017-08-24T12:02:00Z">
            <w:rPr>
              <w:rFonts w:hint="eastAsia"/>
              <w:color w:val="000000" w:themeColor="text1"/>
              <w:sz w:val="24"/>
            </w:rPr>
          </w:rPrChange>
        </w:rPr>
        <w:t>本文中</w:t>
      </w:r>
      <w:r w:rsidR="00D766B8" w:rsidRPr="00094C36">
        <w:rPr>
          <w:rFonts w:asciiTheme="minorEastAsia" w:hAnsiTheme="minorEastAsia"/>
          <w:color w:val="000000" w:themeColor="text1"/>
          <w:sz w:val="24"/>
          <w:szCs w:val="24"/>
          <w:rPrChange w:id="5969" w:author="JY0225" w:date="2017-08-24T12:02:00Z">
            <w:rPr>
              <w:color w:val="000000" w:themeColor="text1"/>
              <w:sz w:val="24"/>
            </w:rPr>
          </w:rPrChange>
        </w:rPr>
        <w:t>manifest.json</w:t>
      </w:r>
      <w:r w:rsidR="00EB314C" w:rsidRPr="00094C36">
        <w:rPr>
          <w:rFonts w:asciiTheme="minorEastAsia" w:hAnsiTheme="minorEastAsia" w:hint="eastAsia"/>
          <w:color w:val="000000" w:themeColor="text1"/>
          <w:sz w:val="24"/>
          <w:szCs w:val="24"/>
          <w:rPrChange w:id="5970" w:author="JY0225" w:date="2017-08-24T12:02:00Z">
            <w:rPr>
              <w:rFonts w:hint="eastAsia"/>
              <w:color w:val="000000" w:themeColor="text1"/>
              <w:sz w:val="24"/>
            </w:rPr>
          </w:rPrChange>
        </w:rPr>
        <w:t>中</w:t>
      </w:r>
      <w:r w:rsidR="00D766B8" w:rsidRPr="00094C36">
        <w:rPr>
          <w:rFonts w:asciiTheme="minorEastAsia" w:hAnsiTheme="minorEastAsia" w:hint="eastAsia"/>
          <w:color w:val="000000" w:themeColor="text1"/>
          <w:sz w:val="24"/>
          <w:szCs w:val="24"/>
          <w:rPrChange w:id="5971" w:author="JY0225" w:date="2017-08-24T12:02:00Z">
            <w:rPr>
              <w:rFonts w:hint="eastAsia"/>
              <w:color w:val="000000" w:themeColor="text1"/>
              <w:sz w:val="24"/>
            </w:rPr>
          </w:rPrChange>
        </w:rPr>
        <w:t>的</w:t>
      </w:r>
      <w:r w:rsidR="00EB314C" w:rsidRPr="00094C36">
        <w:rPr>
          <w:rFonts w:asciiTheme="minorEastAsia" w:hAnsiTheme="minorEastAsia" w:hint="eastAsia"/>
          <w:color w:val="000000" w:themeColor="text1"/>
          <w:sz w:val="24"/>
          <w:szCs w:val="24"/>
          <w:rPrChange w:id="5972" w:author="JY0225" w:date="2017-08-24T12:02:00Z">
            <w:rPr>
              <w:rFonts w:hint="eastAsia"/>
              <w:color w:val="000000" w:themeColor="text1"/>
              <w:sz w:val="24"/>
            </w:rPr>
          </w:rPrChange>
        </w:rPr>
        <w:t>关键</w:t>
      </w:r>
      <w:r w:rsidR="00D766B8" w:rsidRPr="00094C36">
        <w:rPr>
          <w:rFonts w:asciiTheme="minorEastAsia" w:hAnsiTheme="minorEastAsia" w:hint="eastAsia"/>
          <w:color w:val="000000" w:themeColor="text1"/>
          <w:sz w:val="24"/>
          <w:szCs w:val="24"/>
          <w:rPrChange w:id="5973" w:author="JY0225" w:date="2017-08-24T12:02:00Z">
            <w:rPr>
              <w:rFonts w:hint="eastAsia"/>
              <w:color w:val="000000" w:themeColor="text1"/>
              <w:sz w:val="24"/>
            </w:rPr>
          </w:rPrChange>
        </w:rPr>
        <w:t>内容如下：</w:t>
      </w:r>
    </w:p>
    <w:tbl>
      <w:tblPr>
        <w:tblStyle w:val="aa"/>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6"/>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6"/>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6"/>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6"/>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6"/>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6"/>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6"/>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6"/>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6"/>
              <w:spacing w:line="400" w:lineRule="exact"/>
              <w:rPr>
                <w:rFonts w:eastAsiaTheme="minorEastAsia"/>
              </w:rPr>
            </w:pPr>
            <w:r w:rsidRPr="00DD7190">
              <w:rPr>
                <w:rFonts w:eastAsiaTheme="minorEastAsia"/>
              </w:rPr>
              <w:lastRenderedPageBreak/>
              <w:t xml:space="preserve">    "tabs",</w:t>
            </w:r>
          </w:p>
          <w:p w14:paraId="38FB465D" w14:textId="77777777" w:rsidR="00DD7190" w:rsidRPr="00DD7190" w:rsidRDefault="00DD7190" w:rsidP="00DD7190">
            <w:pPr>
              <w:pStyle w:val="a6"/>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6"/>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6"/>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6"/>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6"/>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6"/>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6"/>
              <w:spacing w:line="400" w:lineRule="exact"/>
              <w:jc w:val="both"/>
              <w:rPr>
                <w:rFonts w:eastAsiaTheme="minorEastAsia"/>
              </w:rPr>
            </w:pPr>
            <w:r w:rsidRPr="00DD7190">
              <w:rPr>
                <w:rFonts w:eastAsiaTheme="minorEastAsia"/>
              </w:rPr>
              <w:t>}</w:t>
            </w:r>
          </w:p>
        </w:tc>
      </w:tr>
    </w:tbl>
    <w:p w14:paraId="34911174" w14:textId="74F9AA80" w:rsidR="0075713A" w:rsidRPr="00094C36" w:rsidRDefault="00E90FAA" w:rsidP="00655461">
      <w:pPr>
        <w:spacing w:line="400" w:lineRule="exact"/>
        <w:rPr>
          <w:rFonts w:asciiTheme="minorEastAsia" w:hAnsiTheme="minorEastAsia"/>
          <w:color w:val="000000" w:themeColor="text1"/>
          <w:sz w:val="24"/>
          <w:rPrChange w:id="5974" w:author="JY0225" w:date="2017-08-24T12:03:00Z">
            <w:rPr>
              <w:color w:val="000000" w:themeColor="text1"/>
              <w:sz w:val="24"/>
            </w:rPr>
          </w:rPrChange>
        </w:rPr>
      </w:pPr>
      <w:r>
        <w:rPr>
          <w:color w:val="000000" w:themeColor="text1"/>
          <w:sz w:val="24"/>
        </w:rPr>
        <w:lastRenderedPageBreak/>
        <w:tab/>
      </w:r>
      <w:r w:rsidR="00FB357A" w:rsidRPr="00094C36">
        <w:rPr>
          <w:rFonts w:asciiTheme="minorEastAsia" w:hAnsiTheme="minorEastAsia" w:hint="eastAsia"/>
          <w:color w:val="000000" w:themeColor="text1"/>
          <w:sz w:val="24"/>
          <w:rPrChange w:id="5975" w:author="JY0225" w:date="2017-08-24T12:03:00Z">
            <w:rPr>
              <w:rFonts w:hint="eastAsia"/>
              <w:color w:val="000000" w:themeColor="text1"/>
              <w:sz w:val="24"/>
            </w:rPr>
          </w:rPrChange>
        </w:rPr>
        <w:t>上述代码描述的是</w:t>
      </w:r>
      <w:r w:rsidR="00FB357A" w:rsidRPr="00094C36">
        <w:rPr>
          <w:rFonts w:asciiTheme="minorEastAsia" w:hAnsiTheme="minorEastAsia"/>
          <w:color w:val="000000" w:themeColor="text1"/>
          <w:sz w:val="24"/>
          <w:rPrChange w:id="5976" w:author="JY0225" w:date="2017-08-24T12:03:00Z">
            <w:rPr>
              <w:color w:val="000000" w:themeColor="text1"/>
              <w:sz w:val="24"/>
            </w:rPr>
          </w:rPrChange>
        </w:rPr>
        <w:t>manifest.json</w:t>
      </w:r>
      <w:r w:rsidR="00FB357A" w:rsidRPr="00094C36">
        <w:rPr>
          <w:rFonts w:asciiTheme="minorEastAsia" w:hAnsiTheme="minorEastAsia" w:hint="eastAsia"/>
          <w:color w:val="000000" w:themeColor="text1"/>
          <w:sz w:val="24"/>
          <w:rPrChange w:id="5977" w:author="JY0225" w:date="2017-08-24T12:03:00Z">
            <w:rPr>
              <w:rFonts w:hint="eastAsia"/>
              <w:color w:val="000000" w:themeColor="text1"/>
              <w:sz w:val="24"/>
            </w:rPr>
          </w:rPrChange>
        </w:rPr>
        <w:t>中一些较为关键的内容，从配置文件中可以清晰地看到</w:t>
      </w:r>
      <w:r w:rsidR="002E5718" w:rsidRPr="00094C36">
        <w:rPr>
          <w:rFonts w:asciiTheme="minorEastAsia" w:hAnsiTheme="minorEastAsia" w:hint="eastAsia"/>
          <w:color w:val="000000" w:themeColor="text1"/>
          <w:sz w:val="24"/>
          <w:rPrChange w:id="5978" w:author="JY0225" w:date="2017-08-24T12:03:00Z">
            <w:rPr>
              <w:rFonts w:hint="eastAsia"/>
              <w:color w:val="000000" w:themeColor="text1"/>
              <w:sz w:val="24"/>
            </w:rPr>
          </w:rPrChange>
        </w:rPr>
        <w:t>扩展</w:t>
      </w:r>
      <w:r w:rsidR="00FB357A" w:rsidRPr="00094C36">
        <w:rPr>
          <w:rFonts w:asciiTheme="minorEastAsia" w:hAnsiTheme="minorEastAsia" w:hint="eastAsia"/>
          <w:color w:val="000000" w:themeColor="text1"/>
          <w:sz w:val="24"/>
          <w:rPrChange w:id="5979" w:author="JY0225" w:date="2017-08-24T12:03:00Z">
            <w:rPr>
              <w:rFonts w:hint="eastAsia"/>
              <w:color w:val="000000" w:themeColor="text1"/>
              <w:sz w:val="24"/>
            </w:rPr>
          </w:rPrChange>
        </w:rPr>
        <w:t>的名称</w:t>
      </w:r>
      <w:r w:rsidR="00587D24" w:rsidRPr="00094C36">
        <w:rPr>
          <w:rFonts w:asciiTheme="minorEastAsia" w:hAnsiTheme="minorEastAsia" w:hint="eastAsia"/>
          <w:color w:val="000000" w:themeColor="text1"/>
          <w:sz w:val="24"/>
          <w:rPrChange w:id="5980" w:author="JY0225" w:date="2017-08-24T12:03:00Z">
            <w:rPr>
              <w:rFonts w:hint="eastAsia"/>
              <w:color w:val="000000" w:themeColor="text1"/>
              <w:sz w:val="24"/>
            </w:rPr>
          </w:rPrChange>
        </w:rPr>
        <w:t>、</w:t>
      </w:r>
      <w:r w:rsidR="00FB357A" w:rsidRPr="00094C36">
        <w:rPr>
          <w:rFonts w:asciiTheme="minorEastAsia" w:hAnsiTheme="minorEastAsia" w:hint="eastAsia"/>
          <w:color w:val="000000" w:themeColor="text1"/>
          <w:sz w:val="24"/>
          <w:rPrChange w:id="5981" w:author="JY0225" w:date="2017-08-24T12:03:00Z">
            <w:rPr>
              <w:rFonts w:hint="eastAsia"/>
              <w:color w:val="000000" w:themeColor="text1"/>
              <w:sz w:val="24"/>
            </w:rPr>
          </w:rPrChange>
        </w:rPr>
        <w:t>版本信息</w:t>
      </w:r>
      <w:r w:rsidR="00763508" w:rsidRPr="00094C36">
        <w:rPr>
          <w:rFonts w:asciiTheme="minorEastAsia" w:hAnsiTheme="minorEastAsia" w:hint="eastAsia"/>
          <w:color w:val="000000" w:themeColor="text1"/>
          <w:sz w:val="24"/>
          <w:rPrChange w:id="5982" w:author="JY0225" w:date="2017-08-24T12:03:00Z">
            <w:rPr>
              <w:rFonts w:hint="eastAsia"/>
              <w:color w:val="000000" w:themeColor="text1"/>
              <w:sz w:val="24"/>
            </w:rPr>
          </w:rPrChange>
        </w:rPr>
        <w:t>以及所需的权限信息。</w:t>
      </w:r>
      <w:r w:rsidR="008F7D3A" w:rsidRPr="00094C36">
        <w:rPr>
          <w:rFonts w:asciiTheme="minorEastAsia" w:hAnsiTheme="minorEastAsia" w:hint="eastAsia"/>
          <w:color w:val="000000" w:themeColor="text1"/>
          <w:sz w:val="24"/>
          <w:rPrChange w:id="5983" w:author="JY0225" w:date="2017-08-24T12:03:00Z">
            <w:rPr>
              <w:rFonts w:hint="eastAsia"/>
              <w:color w:val="000000" w:themeColor="text1"/>
              <w:sz w:val="24"/>
            </w:rPr>
          </w:rPrChange>
        </w:rPr>
        <w:t>作为</w:t>
      </w:r>
      <w:r w:rsidR="002E5718" w:rsidRPr="00094C36">
        <w:rPr>
          <w:rFonts w:asciiTheme="minorEastAsia" w:hAnsiTheme="minorEastAsia" w:hint="eastAsia"/>
          <w:color w:val="000000" w:themeColor="text1"/>
          <w:sz w:val="24"/>
          <w:rPrChange w:id="5984" w:author="JY0225" w:date="2017-08-24T12:03:00Z">
            <w:rPr>
              <w:rFonts w:hint="eastAsia"/>
              <w:color w:val="000000" w:themeColor="text1"/>
              <w:sz w:val="24"/>
            </w:rPr>
          </w:rPrChange>
        </w:rPr>
        <w:t>扩展</w:t>
      </w:r>
      <w:r w:rsidR="00E309DF" w:rsidRPr="00094C36">
        <w:rPr>
          <w:rFonts w:asciiTheme="minorEastAsia" w:hAnsiTheme="minorEastAsia" w:hint="eastAsia"/>
          <w:color w:val="000000" w:themeColor="text1"/>
          <w:sz w:val="24"/>
          <w:rPrChange w:id="5985" w:author="JY0225" w:date="2017-08-24T12:03:00Z">
            <w:rPr>
              <w:rFonts w:hint="eastAsia"/>
              <w:color w:val="000000" w:themeColor="text1"/>
              <w:sz w:val="24"/>
            </w:rPr>
          </w:rPrChange>
        </w:rPr>
        <w:t>的入口，</w:t>
      </w:r>
      <w:r w:rsidR="008F7D3A" w:rsidRPr="00094C36">
        <w:rPr>
          <w:rFonts w:asciiTheme="minorEastAsia" w:hAnsiTheme="minorEastAsia" w:hint="eastAsia"/>
          <w:color w:val="000000" w:themeColor="text1"/>
          <w:sz w:val="24"/>
          <w:rPrChange w:id="5986" w:author="JY0225" w:date="2017-08-24T12:03:00Z">
            <w:rPr>
              <w:rFonts w:hint="eastAsia"/>
              <w:color w:val="000000" w:themeColor="text1"/>
              <w:sz w:val="24"/>
            </w:rPr>
          </w:rPrChange>
        </w:rPr>
        <w:t>需要在浏览器的导航栏里定义一个图标，以及一个初始界面，</w:t>
      </w:r>
      <w:r w:rsidR="002C2594" w:rsidRPr="00094C36">
        <w:rPr>
          <w:rFonts w:asciiTheme="minorEastAsia" w:hAnsiTheme="minorEastAsia"/>
          <w:color w:val="000000" w:themeColor="text1"/>
          <w:sz w:val="24"/>
          <w:rPrChange w:id="5987" w:author="JY0225" w:date="2017-08-24T12:03:00Z">
            <w:rPr>
              <w:color w:val="000000" w:themeColor="text1"/>
              <w:sz w:val="24"/>
            </w:rPr>
          </w:rPrChange>
        </w:rPr>
        <w:t>browser_action</w:t>
      </w:r>
      <w:r w:rsidR="002C2594" w:rsidRPr="00094C36">
        <w:rPr>
          <w:rFonts w:asciiTheme="minorEastAsia" w:hAnsiTheme="minorEastAsia" w:hint="eastAsia"/>
          <w:color w:val="000000" w:themeColor="text1"/>
          <w:sz w:val="24"/>
          <w:rPrChange w:id="5988" w:author="JY0225" w:date="2017-08-24T12:03:00Z">
            <w:rPr>
              <w:rFonts w:hint="eastAsia"/>
              <w:color w:val="000000" w:themeColor="text1"/>
              <w:sz w:val="24"/>
            </w:rPr>
          </w:rPrChange>
        </w:rPr>
        <w:t>参数中的</w:t>
      </w:r>
      <w:r w:rsidR="002C2594" w:rsidRPr="00094C36">
        <w:rPr>
          <w:rFonts w:asciiTheme="minorEastAsia" w:hAnsiTheme="minorEastAsia"/>
          <w:color w:val="000000" w:themeColor="text1"/>
          <w:sz w:val="24"/>
          <w:rPrChange w:id="5989" w:author="JY0225" w:date="2017-08-24T12:03:00Z">
            <w:rPr>
              <w:color w:val="000000" w:themeColor="text1"/>
              <w:sz w:val="24"/>
            </w:rPr>
          </w:rPrChange>
        </w:rPr>
        <w:t>default_icon</w:t>
      </w:r>
      <w:r w:rsidR="002C2594" w:rsidRPr="00094C36">
        <w:rPr>
          <w:rFonts w:asciiTheme="minorEastAsia" w:hAnsiTheme="minorEastAsia" w:hint="eastAsia"/>
          <w:color w:val="000000" w:themeColor="text1"/>
          <w:sz w:val="24"/>
          <w:rPrChange w:id="5990" w:author="JY0225" w:date="2017-08-24T12:03:00Z">
            <w:rPr>
              <w:rFonts w:hint="eastAsia"/>
              <w:color w:val="000000" w:themeColor="text1"/>
              <w:sz w:val="24"/>
            </w:rPr>
          </w:rPrChange>
        </w:rPr>
        <w:t>属性指定</w:t>
      </w:r>
      <w:r w:rsidR="002E5718" w:rsidRPr="00094C36">
        <w:rPr>
          <w:rFonts w:asciiTheme="minorEastAsia" w:hAnsiTheme="minorEastAsia" w:hint="eastAsia"/>
          <w:color w:val="000000" w:themeColor="text1"/>
          <w:sz w:val="24"/>
          <w:rPrChange w:id="5991" w:author="JY0225" w:date="2017-08-24T12:03:00Z">
            <w:rPr>
              <w:rFonts w:hint="eastAsia"/>
              <w:color w:val="000000" w:themeColor="text1"/>
              <w:sz w:val="24"/>
            </w:rPr>
          </w:rPrChange>
        </w:rPr>
        <w:t>扩展</w:t>
      </w:r>
      <w:r w:rsidR="002C2594" w:rsidRPr="00094C36">
        <w:rPr>
          <w:rFonts w:asciiTheme="minorEastAsia" w:hAnsiTheme="minorEastAsia" w:hint="eastAsia"/>
          <w:color w:val="000000" w:themeColor="text1"/>
          <w:sz w:val="24"/>
          <w:rPrChange w:id="5992" w:author="JY0225" w:date="2017-08-24T12:03:00Z">
            <w:rPr>
              <w:rFonts w:hint="eastAsia"/>
              <w:color w:val="000000" w:themeColor="text1"/>
              <w:sz w:val="24"/>
            </w:rPr>
          </w:rPrChange>
        </w:rPr>
        <w:t>的图标，而</w:t>
      </w:r>
      <w:r w:rsidR="002C2594" w:rsidRPr="00094C36">
        <w:rPr>
          <w:rFonts w:asciiTheme="minorEastAsia" w:hAnsiTheme="minorEastAsia"/>
          <w:color w:val="000000" w:themeColor="text1"/>
          <w:sz w:val="24"/>
          <w:rPrChange w:id="5993" w:author="JY0225" w:date="2017-08-24T12:03:00Z">
            <w:rPr>
              <w:color w:val="000000" w:themeColor="text1"/>
              <w:sz w:val="24"/>
            </w:rPr>
          </w:rPrChange>
        </w:rPr>
        <w:t>default_popup</w:t>
      </w:r>
      <w:r w:rsidR="002C2594" w:rsidRPr="00094C36">
        <w:rPr>
          <w:rFonts w:asciiTheme="minorEastAsia" w:hAnsiTheme="minorEastAsia" w:hint="eastAsia"/>
          <w:color w:val="000000" w:themeColor="text1"/>
          <w:sz w:val="24"/>
          <w:rPrChange w:id="5994" w:author="JY0225" w:date="2017-08-24T12:03:00Z">
            <w:rPr>
              <w:rFonts w:hint="eastAsia"/>
              <w:color w:val="000000" w:themeColor="text1"/>
              <w:sz w:val="24"/>
            </w:rPr>
          </w:rPrChange>
        </w:rPr>
        <w:t>指定了初始界面。</w:t>
      </w:r>
    </w:p>
    <w:p w14:paraId="3C57580C" w14:textId="77777777" w:rsidR="007B3025" w:rsidRPr="00094C36" w:rsidRDefault="003B7F7E" w:rsidP="004F34F8">
      <w:pPr>
        <w:spacing w:line="400" w:lineRule="exact"/>
        <w:rPr>
          <w:rFonts w:asciiTheme="minorEastAsia" w:hAnsiTheme="minorEastAsia"/>
          <w:color w:val="000000" w:themeColor="text1"/>
          <w:sz w:val="24"/>
          <w:rPrChange w:id="5995" w:author="JY0225" w:date="2017-08-24T12:03:00Z">
            <w:rPr>
              <w:color w:val="000000" w:themeColor="text1"/>
              <w:sz w:val="24"/>
            </w:rPr>
          </w:rPrChange>
        </w:rPr>
      </w:pPr>
      <w:r w:rsidRPr="00094C36">
        <w:rPr>
          <w:rFonts w:asciiTheme="minorEastAsia" w:hAnsiTheme="minorEastAsia"/>
          <w:color w:val="000000" w:themeColor="text1"/>
          <w:sz w:val="24"/>
          <w:rPrChange w:id="5996" w:author="JY0225" w:date="2017-08-24T12:03:00Z">
            <w:rPr>
              <w:color w:val="000000" w:themeColor="text1"/>
              <w:sz w:val="24"/>
            </w:rPr>
          </w:rPrChange>
        </w:rPr>
        <w:tab/>
        <w:t>2</w:t>
      </w:r>
      <w:r w:rsidRPr="00094C36">
        <w:rPr>
          <w:rFonts w:asciiTheme="minorEastAsia" w:hAnsiTheme="minorEastAsia" w:hint="eastAsia"/>
          <w:color w:val="000000" w:themeColor="text1"/>
          <w:sz w:val="24"/>
          <w:rPrChange w:id="5997" w:author="JY0225" w:date="2017-08-24T12:03:00Z">
            <w:rPr>
              <w:rFonts w:hint="eastAsia"/>
              <w:color w:val="000000" w:themeColor="text1"/>
              <w:sz w:val="24"/>
            </w:rPr>
          </w:rPrChange>
        </w:rPr>
        <w:t>）</w:t>
      </w:r>
      <w:r w:rsidR="004733F0" w:rsidRPr="00094C36">
        <w:rPr>
          <w:rFonts w:asciiTheme="minorEastAsia" w:hAnsiTheme="minorEastAsia" w:hint="eastAsia"/>
          <w:color w:val="000000" w:themeColor="text1"/>
          <w:sz w:val="24"/>
          <w:rPrChange w:id="5998" w:author="JY0225" w:date="2017-08-24T12:03:00Z">
            <w:rPr>
              <w:rFonts w:hint="eastAsia"/>
              <w:color w:val="000000" w:themeColor="text1"/>
              <w:sz w:val="24"/>
            </w:rPr>
          </w:rPrChange>
        </w:rPr>
        <w:t>通信方式</w:t>
      </w:r>
    </w:p>
    <w:p w14:paraId="7DD99414" w14:textId="77777777" w:rsidR="003E3ABC" w:rsidRPr="00094C36" w:rsidRDefault="003E3ABC" w:rsidP="004F34F8">
      <w:pPr>
        <w:spacing w:line="400" w:lineRule="exact"/>
        <w:rPr>
          <w:rFonts w:asciiTheme="minorEastAsia" w:hAnsiTheme="minorEastAsia"/>
          <w:color w:val="000000" w:themeColor="text1"/>
          <w:sz w:val="24"/>
          <w:rPrChange w:id="5999" w:author="JY0225" w:date="2017-08-24T12:03:00Z">
            <w:rPr>
              <w:color w:val="000000" w:themeColor="text1"/>
              <w:sz w:val="24"/>
            </w:rPr>
          </w:rPrChange>
        </w:rPr>
      </w:pPr>
      <w:r w:rsidRPr="00094C36">
        <w:rPr>
          <w:rFonts w:asciiTheme="minorEastAsia" w:hAnsiTheme="minorEastAsia"/>
          <w:color w:val="000000" w:themeColor="text1"/>
          <w:sz w:val="24"/>
          <w:rPrChange w:id="6000" w:author="JY0225" w:date="2017-08-24T12:03:00Z">
            <w:rPr>
              <w:color w:val="000000" w:themeColor="text1"/>
              <w:sz w:val="24"/>
            </w:rPr>
          </w:rPrChange>
        </w:rPr>
        <w:tab/>
      </w:r>
      <w:r w:rsidR="006F7B24" w:rsidRPr="00094C36">
        <w:rPr>
          <w:rFonts w:asciiTheme="minorEastAsia" w:hAnsiTheme="minorEastAsia"/>
          <w:color w:val="000000" w:themeColor="text1"/>
          <w:sz w:val="24"/>
          <w:rPrChange w:id="6001" w:author="JY0225" w:date="2017-08-24T12:03:00Z">
            <w:rPr>
              <w:color w:val="000000" w:themeColor="text1"/>
              <w:sz w:val="24"/>
            </w:rPr>
          </w:rPrChange>
        </w:rPr>
        <w:t>WebExtension</w:t>
      </w:r>
      <w:r w:rsidR="008A1F2A" w:rsidRPr="00094C36">
        <w:rPr>
          <w:rFonts w:asciiTheme="minorEastAsia" w:hAnsiTheme="minorEastAsia" w:hint="eastAsia"/>
          <w:color w:val="000000" w:themeColor="text1"/>
          <w:sz w:val="24"/>
          <w:rPrChange w:id="6002" w:author="JY0225" w:date="2017-08-24T12:03:00Z">
            <w:rPr>
              <w:rFonts w:hint="eastAsia"/>
              <w:color w:val="000000" w:themeColor="text1"/>
              <w:sz w:val="24"/>
            </w:rPr>
          </w:rPrChange>
        </w:rPr>
        <w:t>使用的是网页开发的标准技术，因此与服务器的通讯方式也与一般网页开发的方式相同</w:t>
      </w:r>
      <w:r w:rsidR="00B22E16" w:rsidRPr="00094C36">
        <w:rPr>
          <w:rFonts w:asciiTheme="minorEastAsia" w:hAnsiTheme="minorEastAsia" w:hint="eastAsia"/>
          <w:color w:val="000000" w:themeColor="text1"/>
          <w:sz w:val="24"/>
          <w:rPrChange w:id="6003" w:author="JY0225" w:date="2017-08-24T12:03:00Z">
            <w:rPr>
              <w:rFonts w:hint="eastAsia"/>
              <w:color w:val="000000" w:themeColor="text1"/>
              <w:sz w:val="24"/>
            </w:rPr>
          </w:rPrChange>
        </w:rPr>
        <w:t>，使用的是</w:t>
      </w:r>
      <w:r w:rsidR="00B22E16" w:rsidRPr="00094C36">
        <w:rPr>
          <w:rFonts w:asciiTheme="minorEastAsia" w:hAnsiTheme="minorEastAsia"/>
          <w:color w:val="000000" w:themeColor="text1"/>
          <w:sz w:val="24"/>
          <w:rPrChange w:id="6004" w:author="JY0225" w:date="2017-08-24T12:03:00Z">
            <w:rPr>
              <w:color w:val="000000" w:themeColor="text1"/>
              <w:sz w:val="24"/>
            </w:rPr>
          </w:rPrChange>
        </w:rPr>
        <w:t>Websocket</w:t>
      </w:r>
      <w:r w:rsidR="00B22E16" w:rsidRPr="00094C36">
        <w:rPr>
          <w:rFonts w:asciiTheme="minorEastAsia" w:hAnsiTheme="minorEastAsia" w:hint="eastAsia"/>
          <w:color w:val="000000" w:themeColor="text1"/>
          <w:sz w:val="24"/>
          <w:rPrChange w:id="6005" w:author="JY0225" w:date="2017-08-24T12:03:00Z">
            <w:rPr>
              <w:rFonts w:hint="eastAsia"/>
              <w:color w:val="000000" w:themeColor="text1"/>
              <w:sz w:val="24"/>
            </w:rPr>
          </w:rPrChange>
        </w:rPr>
        <w:t>。</w:t>
      </w:r>
      <w:r w:rsidR="004807FA" w:rsidRPr="00094C36">
        <w:rPr>
          <w:rFonts w:asciiTheme="minorEastAsia" w:hAnsiTheme="minorEastAsia"/>
          <w:color w:val="000000" w:themeColor="text1"/>
          <w:sz w:val="24"/>
          <w:rPrChange w:id="6006" w:author="JY0225" w:date="2017-08-24T12:03:00Z">
            <w:rPr>
              <w:color w:val="000000" w:themeColor="text1"/>
              <w:sz w:val="24"/>
            </w:rPr>
          </w:rPrChange>
        </w:rPr>
        <w:t>Websocket</w:t>
      </w:r>
      <w:r w:rsidR="00C97D37" w:rsidRPr="00094C36">
        <w:rPr>
          <w:rFonts w:asciiTheme="minorEastAsia" w:hAnsiTheme="minorEastAsia" w:hint="eastAsia"/>
          <w:color w:val="000000" w:themeColor="text1"/>
          <w:sz w:val="24"/>
          <w:rPrChange w:id="6007" w:author="JY0225" w:date="2017-08-24T12:03:00Z">
            <w:rPr>
              <w:rFonts w:hint="eastAsia"/>
              <w:color w:val="000000" w:themeColor="text1"/>
              <w:sz w:val="24"/>
            </w:rPr>
          </w:rPrChange>
        </w:rPr>
        <w:t>需要通过一次握手协议才能与服务器建立连接</w:t>
      </w:r>
      <w:r w:rsidR="0048733E" w:rsidRPr="00094C36">
        <w:rPr>
          <w:rFonts w:asciiTheme="minorEastAsia" w:hAnsiTheme="minorEastAsia" w:hint="eastAsia"/>
          <w:color w:val="000000" w:themeColor="text1"/>
          <w:sz w:val="24"/>
          <w:rPrChange w:id="6008" w:author="JY0225" w:date="2017-08-24T12:03:00Z">
            <w:rPr>
              <w:rFonts w:hint="eastAsia"/>
              <w:color w:val="000000" w:themeColor="text1"/>
              <w:sz w:val="24"/>
            </w:rPr>
          </w:rPrChange>
        </w:rPr>
        <w:t>，其实现的核心代码如下：</w:t>
      </w:r>
    </w:p>
    <w:p w14:paraId="1F12CDA9" w14:textId="77777777" w:rsidR="009E0465" w:rsidRPr="00094C36" w:rsidRDefault="00955C50" w:rsidP="004F34F8">
      <w:pPr>
        <w:spacing w:line="400" w:lineRule="exact"/>
        <w:rPr>
          <w:rFonts w:asciiTheme="minorEastAsia" w:hAnsiTheme="minorEastAsia"/>
          <w:color w:val="000000" w:themeColor="text1"/>
          <w:sz w:val="24"/>
          <w:rPrChange w:id="6009" w:author="JY0225" w:date="2017-08-24T12:03:00Z">
            <w:rPr>
              <w:color w:val="000000" w:themeColor="text1"/>
              <w:sz w:val="24"/>
            </w:rPr>
          </w:rPrChange>
        </w:rPr>
      </w:pPr>
      <w:r w:rsidRPr="00094C36">
        <w:rPr>
          <w:rFonts w:asciiTheme="minorEastAsia" w:hAnsiTheme="minorEastAsia"/>
          <w:color w:val="000000" w:themeColor="text1"/>
          <w:sz w:val="24"/>
          <w:rPrChange w:id="6010" w:author="JY0225" w:date="2017-08-24T12:03:00Z">
            <w:rPr>
              <w:color w:val="000000" w:themeColor="text1"/>
              <w:sz w:val="24"/>
            </w:rPr>
          </w:rPrChange>
        </w:rPr>
        <w:tab/>
      </w:r>
      <w:r w:rsidR="00AB5CA4" w:rsidRPr="00094C36">
        <w:rPr>
          <w:rFonts w:asciiTheme="minorEastAsia" w:hAnsiTheme="minorEastAsia"/>
          <w:color w:val="000000" w:themeColor="text1"/>
          <w:sz w:val="24"/>
          <w:rPrChange w:id="6011" w:author="JY0225" w:date="2017-08-24T12:03:00Z">
            <w:rPr>
              <w:color w:val="000000" w:themeColor="text1"/>
              <w:sz w:val="24"/>
            </w:rPr>
          </w:rPrChange>
        </w:rPr>
        <w:t>Firefox</w:t>
      </w:r>
      <w:r w:rsidR="002E5718" w:rsidRPr="00094C36">
        <w:rPr>
          <w:rFonts w:asciiTheme="minorEastAsia" w:hAnsiTheme="minorEastAsia" w:hint="eastAsia"/>
          <w:color w:val="000000" w:themeColor="text1"/>
          <w:sz w:val="24"/>
          <w:rPrChange w:id="6012" w:author="JY0225" w:date="2017-08-24T12:03:00Z">
            <w:rPr>
              <w:rFonts w:hint="eastAsia"/>
              <w:color w:val="000000" w:themeColor="text1"/>
              <w:sz w:val="24"/>
            </w:rPr>
          </w:rPrChange>
        </w:rPr>
        <w:t>扩展</w:t>
      </w:r>
      <w:r w:rsidR="00AB5CA4" w:rsidRPr="00094C36">
        <w:rPr>
          <w:rFonts w:asciiTheme="minorEastAsia" w:hAnsiTheme="minorEastAsia" w:hint="eastAsia"/>
          <w:color w:val="000000" w:themeColor="text1"/>
          <w:sz w:val="24"/>
          <w:rPrChange w:id="6013" w:author="JY0225" w:date="2017-08-24T12:03:00Z">
            <w:rPr>
              <w:rFonts w:hint="eastAsia"/>
              <w:color w:val="000000" w:themeColor="text1"/>
              <w:sz w:val="24"/>
            </w:rPr>
          </w:rPrChange>
        </w:rPr>
        <w:t>客户端核心代码：</w:t>
      </w:r>
    </w:p>
    <w:tbl>
      <w:tblPr>
        <w:tblStyle w:val="aa"/>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6"/>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6"/>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6"/>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6"/>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6"/>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6"/>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6"/>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6"/>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6"/>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6"/>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6"/>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6"/>
              <w:spacing w:line="400" w:lineRule="exact"/>
              <w:rPr>
                <w:rFonts w:eastAsiaTheme="minorEastAsia"/>
              </w:rPr>
            </w:pPr>
            <w:r w:rsidRPr="00F770E6">
              <w:rPr>
                <w:rFonts w:eastAsiaTheme="minorEastAsia"/>
              </w:rPr>
              <w:lastRenderedPageBreak/>
              <w:t>so</w:t>
            </w:r>
            <w:r w:rsidR="00D7274A">
              <w:rPr>
                <w:rFonts w:eastAsiaTheme="minorEastAsia"/>
              </w:rPr>
              <w:t>cket.onclose = function (msg) {</w:t>
            </w:r>
          </w:p>
          <w:p w14:paraId="68636232" w14:textId="77777777" w:rsidR="00D7274A" w:rsidRDefault="00F770E6" w:rsidP="00D7274A">
            <w:pPr>
              <w:pStyle w:val="a6"/>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6"/>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6"/>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lastRenderedPageBreak/>
        <w:tab/>
      </w:r>
      <w:r>
        <w:rPr>
          <w:rFonts w:hint="eastAsia"/>
          <w:color w:val="000000" w:themeColor="text1"/>
          <w:sz w:val="24"/>
        </w:rPr>
        <w:t>Python</w:t>
      </w:r>
      <w:r>
        <w:rPr>
          <w:rFonts w:hint="eastAsia"/>
          <w:color w:val="000000" w:themeColor="text1"/>
          <w:sz w:val="24"/>
        </w:rPr>
        <w:t>服务器端核心代码：</w:t>
      </w:r>
    </w:p>
    <w:tbl>
      <w:tblPr>
        <w:tblStyle w:val="aa"/>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6"/>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6"/>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6"/>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6"/>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6"/>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6"/>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6"/>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6"/>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6"/>
              <w:spacing w:line="400" w:lineRule="exact"/>
              <w:rPr>
                <w:rFonts w:eastAsiaTheme="minorEastAsia"/>
              </w:rPr>
            </w:pPr>
            <w:r>
              <w:rPr>
                <w:rFonts w:eastAsiaTheme="minorEastAsia"/>
              </w:rPr>
              <w:t>data = sock.recv(RECV_BUFFER)</w:t>
            </w:r>
          </w:p>
        </w:tc>
      </w:tr>
    </w:tbl>
    <w:p w14:paraId="0BF7BDB8" w14:textId="77777777" w:rsidR="006907E2" w:rsidRPr="00094C36" w:rsidRDefault="003B3EE1" w:rsidP="006907E2">
      <w:pPr>
        <w:pStyle w:val="a6"/>
        <w:spacing w:line="400" w:lineRule="exact"/>
        <w:rPr>
          <w:rFonts w:asciiTheme="minorEastAsia" w:eastAsiaTheme="minorEastAsia" w:hAnsiTheme="minorEastAsia"/>
          <w:rPrChange w:id="6014" w:author="JY0225" w:date="2017-08-24T12:03:00Z">
            <w:rPr>
              <w:rFonts w:eastAsiaTheme="minorEastAsia"/>
            </w:rPr>
          </w:rPrChange>
        </w:rPr>
      </w:pPr>
      <w:r>
        <w:rPr>
          <w:color w:val="000000" w:themeColor="text1"/>
        </w:rPr>
        <w:tab/>
      </w:r>
      <w:r w:rsidR="002F6E39" w:rsidRPr="00094C36">
        <w:rPr>
          <w:rFonts w:asciiTheme="minorEastAsia" w:eastAsiaTheme="minorEastAsia" w:hAnsiTheme="minorEastAsia" w:hint="eastAsia"/>
          <w:color w:val="000000" w:themeColor="text1"/>
          <w:rPrChange w:id="6015" w:author="JY0225" w:date="2017-08-24T12:03:00Z">
            <w:rPr>
              <w:rFonts w:hint="eastAsia"/>
              <w:color w:val="000000" w:themeColor="text1"/>
            </w:rPr>
          </w:rPrChange>
        </w:rPr>
        <w:t>在</w:t>
      </w:r>
      <w:r w:rsidR="002F6E39" w:rsidRPr="00094C36">
        <w:rPr>
          <w:rFonts w:asciiTheme="minorEastAsia" w:eastAsiaTheme="minorEastAsia" w:hAnsiTheme="minorEastAsia"/>
          <w:color w:val="000000" w:themeColor="text1"/>
          <w:rPrChange w:id="6016" w:author="JY0225" w:date="2017-08-24T12:03:00Z">
            <w:rPr>
              <w:color w:val="000000" w:themeColor="text1"/>
            </w:rPr>
          </w:rPrChange>
        </w:rPr>
        <w:t>Firefox</w:t>
      </w:r>
      <w:r w:rsidR="002E5718" w:rsidRPr="00094C36">
        <w:rPr>
          <w:rFonts w:asciiTheme="minorEastAsia" w:eastAsiaTheme="minorEastAsia" w:hAnsiTheme="minorEastAsia" w:hint="eastAsia"/>
          <w:color w:val="000000" w:themeColor="text1"/>
          <w:rPrChange w:id="6017" w:author="JY0225" w:date="2017-08-24T12:03:00Z">
            <w:rPr>
              <w:rFonts w:hint="eastAsia"/>
              <w:color w:val="000000" w:themeColor="text1"/>
            </w:rPr>
          </w:rPrChange>
        </w:rPr>
        <w:t>扩展</w:t>
      </w:r>
      <w:r w:rsidR="002F6E39" w:rsidRPr="00094C36">
        <w:rPr>
          <w:rFonts w:asciiTheme="minorEastAsia" w:eastAsiaTheme="minorEastAsia" w:hAnsiTheme="minorEastAsia" w:hint="eastAsia"/>
          <w:color w:val="000000" w:themeColor="text1"/>
          <w:rPrChange w:id="6018" w:author="JY0225" w:date="2017-08-24T12:03:00Z">
            <w:rPr>
              <w:rFonts w:hint="eastAsia"/>
              <w:color w:val="000000" w:themeColor="text1"/>
            </w:rPr>
          </w:rPrChange>
        </w:rPr>
        <w:t>客户端</w:t>
      </w:r>
      <w:r w:rsidR="00750792" w:rsidRPr="00094C36">
        <w:rPr>
          <w:rFonts w:asciiTheme="minorEastAsia" w:eastAsiaTheme="minorEastAsia" w:hAnsiTheme="minorEastAsia" w:hint="eastAsia"/>
          <w:color w:val="000000" w:themeColor="text1"/>
          <w:rPrChange w:id="6019" w:author="JY0225" w:date="2017-08-24T12:03:00Z">
            <w:rPr>
              <w:rFonts w:hint="eastAsia"/>
              <w:color w:val="000000" w:themeColor="text1"/>
            </w:rPr>
          </w:rPrChange>
        </w:rPr>
        <w:t>中，首先需要通过服务器的地址和端口号建立连接，</w:t>
      </w:r>
      <w:r w:rsidR="00D833E1" w:rsidRPr="00094C36">
        <w:rPr>
          <w:rFonts w:asciiTheme="minorEastAsia" w:eastAsiaTheme="minorEastAsia" w:hAnsiTheme="minorEastAsia" w:hint="eastAsia"/>
          <w:color w:val="000000" w:themeColor="text1"/>
          <w:rPrChange w:id="6020" w:author="JY0225" w:date="2017-08-24T12:03:00Z">
            <w:rPr>
              <w:rFonts w:hint="eastAsia"/>
              <w:color w:val="000000" w:themeColor="text1"/>
            </w:rPr>
          </w:rPrChange>
        </w:rPr>
        <w:t>在创建</w:t>
      </w:r>
      <w:r w:rsidR="00081D73" w:rsidRPr="00094C36">
        <w:rPr>
          <w:rFonts w:asciiTheme="minorEastAsia" w:eastAsiaTheme="minorEastAsia" w:hAnsiTheme="minorEastAsia"/>
          <w:color w:val="000000" w:themeColor="text1"/>
          <w:rPrChange w:id="6021" w:author="JY0225" w:date="2017-08-24T12:03:00Z">
            <w:rPr>
              <w:color w:val="000000" w:themeColor="text1"/>
            </w:rPr>
          </w:rPrChange>
        </w:rPr>
        <w:t>WebSocket</w:t>
      </w:r>
      <w:r w:rsidR="00081D73" w:rsidRPr="00094C36">
        <w:rPr>
          <w:rFonts w:asciiTheme="minorEastAsia" w:eastAsiaTheme="minorEastAsia" w:hAnsiTheme="minorEastAsia" w:hint="eastAsia"/>
          <w:color w:val="000000" w:themeColor="text1"/>
          <w:rPrChange w:id="6022" w:author="JY0225" w:date="2017-08-24T12:03:00Z">
            <w:rPr>
              <w:rFonts w:hint="eastAsia"/>
              <w:color w:val="000000" w:themeColor="text1"/>
            </w:rPr>
          </w:rPrChange>
        </w:rPr>
        <w:t>对象时，会主动向服务器发送握手协议，报文由</w:t>
      </w:r>
      <w:r w:rsidR="001E2637" w:rsidRPr="00094C36">
        <w:rPr>
          <w:rFonts w:asciiTheme="minorEastAsia" w:eastAsiaTheme="minorEastAsia" w:hAnsiTheme="minorEastAsia"/>
          <w:color w:val="000000" w:themeColor="text1"/>
          <w:rPrChange w:id="6023" w:author="JY0225" w:date="2017-08-24T12:03:00Z">
            <w:rPr>
              <w:color w:val="000000" w:themeColor="text1"/>
            </w:rPr>
          </w:rPrChange>
        </w:rPr>
        <w:t>WebSocket</w:t>
      </w:r>
      <w:r w:rsidR="001E2637" w:rsidRPr="00094C36">
        <w:rPr>
          <w:rFonts w:asciiTheme="minorEastAsia" w:eastAsiaTheme="minorEastAsia" w:hAnsiTheme="minorEastAsia" w:hint="eastAsia"/>
          <w:color w:val="000000" w:themeColor="text1"/>
          <w:rPrChange w:id="6024" w:author="JY0225" w:date="2017-08-24T12:03:00Z">
            <w:rPr>
              <w:rFonts w:hint="eastAsia"/>
              <w:color w:val="000000" w:themeColor="text1"/>
            </w:rPr>
          </w:rPrChange>
        </w:rPr>
        <w:t>自动生成。</w:t>
      </w:r>
      <w:r w:rsidR="009866F5" w:rsidRPr="00094C36">
        <w:rPr>
          <w:rFonts w:asciiTheme="minorEastAsia" w:eastAsiaTheme="minorEastAsia" w:hAnsiTheme="minorEastAsia" w:hint="eastAsia"/>
          <w:color w:val="000000" w:themeColor="text1"/>
          <w:rPrChange w:id="6025" w:author="JY0225" w:date="2017-08-24T12:03:00Z">
            <w:rPr>
              <w:rFonts w:hint="eastAsia"/>
              <w:color w:val="000000" w:themeColor="text1"/>
            </w:rPr>
          </w:rPrChange>
        </w:rPr>
        <w:t>建立连接之后，</w:t>
      </w:r>
      <w:r w:rsidR="009866F5" w:rsidRPr="00094C36">
        <w:rPr>
          <w:rFonts w:asciiTheme="minorEastAsia" w:eastAsiaTheme="minorEastAsia" w:hAnsiTheme="minorEastAsia"/>
          <w:color w:val="000000" w:themeColor="text1"/>
          <w:rPrChange w:id="6026" w:author="JY0225" w:date="2017-08-24T12:03:00Z">
            <w:rPr>
              <w:color w:val="000000" w:themeColor="text1"/>
            </w:rPr>
          </w:rPrChange>
        </w:rPr>
        <w:t>WebSocket</w:t>
      </w:r>
      <w:r w:rsidR="009866F5" w:rsidRPr="00094C36">
        <w:rPr>
          <w:rFonts w:asciiTheme="minorEastAsia" w:eastAsiaTheme="minorEastAsia" w:hAnsiTheme="minorEastAsia" w:hint="eastAsia"/>
          <w:color w:val="000000" w:themeColor="text1"/>
          <w:rPrChange w:id="6027" w:author="JY0225" w:date="2017-08-24T12:03:00Z">
            <w:rPr>
              <w:rFonts w:hint="eastAsia"/>
              <w:color w:val="000000" w:themeColor="text1"/>
            </w:rPr>
          </w:rPrChange>
        </w:rPr>
        <w:t>通过三个回调函数</w:t>
      </w:r>
      <w:r w:rsidR="009866F5" w:rsidRPr="00094C36">
        <w:rPr>
          <w:rFonts w:asciiTheme="minorEastAsia" w:eastAsiaTheme="minorEastAsia" w:hAnsiTheme="minorEastAsia"/>
          <w:color w:val="000000" w:themeColor="text1"/>
          <w:rPrChange w:id="6028" w:author="JY0225" w:date="2017-08-24T12:03:00Z">
            <w:rPr>
              <w:color w:val="000000" w:themeColor="text1"/>
            </w:rPr>
          </w:rPrChange>
        </w:rPr>
        <w:t>onopen</w:t>
      </w:r>
      <w:r w:rsidR="009866F5" w:rsidRPr="00094C36">
        <w:rPr>
          <w:rFonts w:asciiTheme="minorEastAsia" w:eastAsiaTheme="minorEastAsia" w:hAnsiTheme="minorEastAsia" w:hint="eastAsia"/>
          <w:color w:val="000000" w:themeColor="text1"/>
          <w:rPrChange w:id="6029" w:author="JY0225" w:date="2017-08-24T12:03:00Z">
            <w:rPr>
              <w:rFonts w:hint="eastAsia"/>
              <w:color w:val="000000" w:themeColor="text1"/>
            </w:rPr>
          </w:rPrChange>
        </w:rPr>
        <w:t>、</w:t>
      </w:r>
      <w:r w:rsidR="006907E2" w:rsidRPr="00094C36">
        <w:rPr>
          <w:rFonts w:asciiTheme="minorEastAsia" w:eastAsiaTheme="minorEastAsia" w:hAnsiTheme="minorEastAsia"/>
          <w:color w:val="000000" w:themeColor="text1"/>
          <w:rPrChange w:id="6030" w:author="JY0225" w:date="2017-08-24T12:03:00Z">
            <w:rPr>
              <w:color w:val="000000" w:themeColor="text1"/>
            </w:rPr>
          </w:rPrChange>
        </w:rPr>
        <w:t>onmessage</w:t>
      </w:r>
      <w:r w:rsidR="006907E2" w:rsidRPr="00094C36">
        <w:rPr>
          <w:rFonts w:asciiTheme="minorEastAsia" w:eastAsiaTheme="minorEastAsia" w:hAnsiTheme="minorEastAsia" w:hint="eastAsia"/>
          <w:color w:val="000000" w:themeColor="text1"/>
          <w:rPrChange w:id="6031" w:author="JY0225" w:date="2017-08-24T12:03:00Z">
            <w:rPr>
              <w:rFonts w:hint="eastAsia"/>
              <w:color w:val="000000" w:themeColor="text1"/>
            </w:rPr>
          </w:rPrChange>
        </w:rPr>
        <w:t>、</w:t>
      </w:r>
      <w:r w:rsidR="006907E2" w:rsidRPr="00094C36">
        <w:rPr>
          <w:rFonts w:asciiTheme="minorEastAsia" w:eastAsiaTheme="minorEastAsia" w:hAnsiTheme="minorEastAsia"/>
          <w:color w:val="000000" w:themeColor="text1"/>
          <w:rPrChange w:id="6032" w:author="JY0225" w:date="2017-08-24T12:03:00Z">
            <w:rPr>
              <w:color w:val="000000" w:themeColor="text1"/>
            </w:rPr>
          </w:rPrChange>
        </w:rPr>
        <w:t>onclose</w:t>
      </w:r>
      <w:r w:rsidR="006907E2" w:rsidRPr="00094C36">
        <w:rPr>
          <w:rFonts w:asciiTheme="minorEastAsia" w:eastAsiaTheme="minorEastAsia" w:hAnsiTheme="minorEastAsia" w:hint="eastAsia"/>
          <w:color w:val="000000" w:themeColor="text1"/>
          <w:rPrChange w:id="6033" w:author="JY0225" w:date="2017-08-24T12:03:00Z">
            <w:rPr>
              <w:rFonts w:hint="eastAsia"/>
              <w:color w:val="000000" w:themeColor="text1"/>
            </w:rPr>
          </w:rPrChange>
        </w:rPr>
        <w:t>分别来处理</w:t>
      </w:r>
      <w:r w:rsidR="006907E2" w:rsidRPr="00094C36">
        <w:rPr>
          <w:rFonts w:asciiTheme="minorEastAsia" w:eastAsiaTheme="minorEastAsia" w:hAnsiTheme="minorEastAsia" w:hint="eastAsia"/>
          <w:rPrChange w:id="6034" w:author="JY0225" w:date="2017-08-24T12:03:00Z">
            <w:rPr>
              <w:rFonts w:eastAsiaTheme="minorEastAsia" w:hint="eastAsia"/>
            </w:rPr>
          </w:rPrChange>
        </w:rPr>
        <w:t>连接建立时、收到服务器返回的消息时、连接关闭后</w:t>
      </w:r>
      <w:r w:rsidR="00E277EE" w:rsidRPr="00094C36">
        <w:rPr>
          <w:rFonts w:asciiTheme="minorEastAsia" w:eastAsiaTheme="minorEastAsia" w:hAnsiTheme="minorEastAsia" w:hint="eastAsia"/>
          <w:rPrChange w:id="6035" w:author="JY0225" w:date="2017-08-24T12:03:00Z">
            <w:rPr>
              <w:rFonts w:eastAsiaTheme="minorEastAsia" w:hint="eastAsia"/>
            </w:rPr>
          </w:rPrChange>
        </w:rPr>
        <w:t>的</w:t>
      </w:r>
      <w:r w:rsidR="007725E4" w:rsidRPr="00094C36">
        <w:rPr>
          <w:rFonts w:asciiTheme="minorEastAsia" w:eastAsiaTheme="minorEastAsia" w:hAnsiTheme="minorEastAsia" w:hint="eastAsia"/>
          <w:rPrChange w:id="6036" w:author="JY0225" w:date="2017-08-24T12:03:00Z">
            <w:rPr>
              <w:rFonts w:eastAsiaTheme="minorEastAsia" w:hint="eastAsia"/>
            </w:rPr>
          </w:rPrChange>
        </w:rPr>
        <w:t>请求和</w:t>
      </w:r>
      <w:r w:rsidR="00E277EE" w:rsidRPr="00094C36">
        <w:rPr>
          <w:rFonts w:asciiTheme="minorEastAsia" w:eastAsiaTheme="minorEastAsia" w:hAnsiTheme="minorEastAsia" w:hint="eastAsia"/>
          <w:rPrChange w:id="6037" w:author="JY0225" w:date="2017-08-24T12:03:00Z">
            <w:rPr>
              <w:rFonts w:eastAsiaTheme="minorEastAsia" w:hint="eastAsia"/>
            </w:rPr>
          </w:rPrChange>
        </w:rPr>
        <w:t>数据。</w:t>
      </w:r>
    </w:p>
    <w:p w14:paraId="3A35E0A2" w14:textId="77777777" w:rsidR="00487A3B" w:rsidRPr="00094C36" w:rsidRDefault="005E6FC5" w:rsidP="006907E2">
      <w:pPr>
        <w:spacing w:line="400" w:lineRule="exact"/>
        <w:rPr>
          <w:rFonts w:asciiTheme="minorEastAsia" w:hAnsiTheme="minorEastAsia"/>
          <w:color w:val="000000" w:themeColor="text1"/>
          <w:sz w:val="24"/>
          <w:rPrChange w:id="6038" w:author="JY0225" w:date="2017-08-24T12:03:00Z">
            <w:rPr>
              <w:color w:val="000000" w:themeColor="text1"/>
              <w:sz w:val="24"/>
            </w:rPr>
          </w:rPrChange>
        </w:rPr>
      </w:pPr>
      <w:r w:rsidRPr="00094C36">
        <w:rPr>
          <w:rFonts w:asciiTheme="minorEastAsia" w:hAnsiTheme="minorEastAsia"/>
          <w:color w:val="000000" w:themeColor="text1"/>
          <w:sz w:val="24"/>
          <w:rPrChange w:id="6039" w:author="JY0225" w:date="2017-08-24T12:03:00Z">
            <w:rPr>
              <w:color w:val="000000" w:themeColor="text1"/>
              <w:sz w:val="24"/>
            </w:rPr>
          </w:rPrChange>
        </w:rPr>
        <w:tab/>
      </w:r>
      <w:r w:rsidR="00183797" w:rsidRPr="00094C36">
        <w:rPr>
          <w:rFonts w:asciiTheme="minorEastAsia" w:hAnsiTheme="minorEastAsia" w:hint="eastAsia"/>
          <w:color w:val="000000" w:themeColor="text1"/>
          <w:sz w:val="24"/>
          <w:rPrChange w:id="6040" w:author="JY0225" w:date="2017-08-24T12:03:00Z">
            <w:rPr>
              <w:rFonts w:hint="eastAsia"/>
              <w:color w:val="000000" w:themeColor="text1"/>
              <w:sz w:val="24"/>
            </w:rPr>
          </w:rPrChange>
        </w:rPr>
        <w:t>在</w:t>
      </w:r>
      <w:r w:rsidR="004623B9" w:rsidRPr="00094C36">
        <w:rPr>
          <w:rFonts w:asciiTheme="minorEastAsia" w:hAnsiTheme="minorEastAsia"/>
          <w:color w:val="000000" w:themeColor="text1"/>
          <w:sz w:val="24"/>
          <w:rPrChange w:id="6041" w:author="JY0225" w:date="2017-08-24T12:03:00Z">
            <w:rPr>
              <w:color w:val="000000" w:themeColor="text1"/>
              <w:sz w:val="24"/>
            </w:rPr>
          </w:rPrChange>
        </w:rPr>
        <w:t>Python</w:t>
      </w:r>
      <w:r w:rsidR="004623B9" w:rsidRPr="00094C36">
        <w:rPr>
          <w:rFonts w:asciiTheme="minorEastAsia" w:hAnsiTheme="minorEastAsia" w:hint="eastAsia"/>
          <w:color w:val="000000" w:themeColor="text1"/>
          <w:sz w:val="24"/>
          <w:rPrChange w:id="6042" w:author="JY0225" w:date="2017-08-24T12:03:00Z">
            <w:rPr>
              <w:rFonts w:hint="eastAsia"/>
              <w:color w:val="000000" w:themeColor="text1"/>
              <w:sz w:val="24"/>
            </w:rPr>
          </w:rPrChange>
        </w:rPr>
        <w:t>服务器端</w:t>
      </w:r>
      <w:r w:rsidR="00D65756" w:rsidRPr="00094C36">
        <w:rPr>
          <w:rFonts w:asciiTheme="minorEastAsia" w:hAnsiTheme="minorEastAsia" w:hint="eastAsia"/>
          <w:color w:val="000000" w:themeColor="text1"/>
          <w:sz w:val="24"/>
          <w:rPrChange w:id="6043" w:author="JY0225" w:date="2017-08-24T12:03:00Z">
            <w:rPr>
              <w:rFonts w:hint="eastAsia"/>
              <w:color w:val="000000" w:themeColor="text1"/>
              <w:sz w:val="24"/>
            </w:rPr>
          </w:rPrChange>
        </w:rPr>
        <w:t>，</w:t>
      </w:r>
      <w:r w:rsidR="00DA42AE" w:rsidRPr="00094C36">
        <w:rPr>
          <w:rFonts w:asciiTheme="minorEastAsia" w:hAnsiTheme="minorEastAsia" w:hint="eastAsia"/>
          <w:color w:val="000000" w:themeColor="text1"/>
          <w:sz w:val="24"/>
          <w:rPrChange w:id="6044" w:author="JY0225" w:date="2017-08-24T12:03:00Z">
            <w:rPr>
              <w:rFonts w:hint="eastAsia"/>
              <w:color w:val="000000" w:themeColor="text1"/>
              <w:sz w:val="24"/>
            </w:rPr>
          </w:rPrChange>
        </w:rPr>
        <w:t>接收用户的请求之前需要完成握手协议。</w:t>
      </w:r>
      <w:r w:rsidR="00E21204" w:rsidRPr="00094C36">
        <w:rPr>
          <w:rFonts w:asciiTheme="minorEastAsia" w:hAnsiTheme="minorEastAsia"/>
          <w:color w:val="000000" w:themeColor="text1"/>
          <w:sz w:val="24"/>
          <w:rPrChange w:id="6045" w:author="JY0225" w:date="2017-08-24T12:03:00Z">
            <w:rPr>
              <w:color w:val="000000" w:themeColor="text1"/>
              <w:sz w:val="24"/>
            </w:rPr>
          </w:rPrChange>
        </w:rPr>
        <w:t>WebSocket</w:t>
      </w:r>
      <w:r w:rsidR="00E21204" w:rsidRPr="00094C36">
        <w:rPr>
          <w:rFonts w:asciiTheme="minorEastAsia" w:hAnsiTheme="minorEastAsia" w:hint="eastAsia"/>
          <w:color w:val="000000" w:themeColor="text1"/>
          <w:sz w:val="24"/>
          <w:rPrChange w:id="6046" w:author="JY0225" w:date="2017-08-24T12:03:00Z">
            <w:rPr>
              <w:rFonts w:hint="eastAsia"/>
              <w:color w:val="000000" w:themeColor="text1"/>
              <w:sz w:val="24"/>
            </w:rPr>
          </w:rPrChange>
        </w:rPr>
        <w:t>有一套标准的格式来规定服务器返回的信息，</w:t>
      </w:r>
      <w:r w:rsidR="0080146D" w:rsidRPr="00094C36">
        <w:rPr>
          <w:rFonts w:asciiTheme="minorEastAsia" w:hAnsiTheme="minorEastAsia" w:hint="eastAsia"/>
          <w:color w:val="000000" w:themeColor="text1"/>
          <w:sz w:val="24"/>
          <w:rPrChange w:id="6047" w:author="JY0225" w:date="2017-08-24T12:03:00Z">
            <w:rPr>
              <w:rFonts w:hint="eastAsia"/>
              <w:color w:val="000000" w:themeColor="text1"/>
              <w:sz w:val="24"/>
            </w:rPr>
          </w:rPrChange>
        </w:rPr>
        <w:t>通过此报文以完成握手协议。</w:t>
      </w:r>
      <w:r w:rsidR="005A5251" w:rsidRPr="00094C36">
        <w:rPr>
          <w:rFonts w:asciiTheme="minorEastAsia" w:hAnsiTheme="minorEastAsia" w:hint="eastAsia"/>
          <w:color w:val="000000" w:themeColor="text1"/>
          <w:sz w:val="24"/>
          <w:rPrChange w:id="6048" w:author="JY0225" w:date="2017-08-24T12:03:00Z">
            <w:rPr>
              <w:rFonts w:hint="eastAsia"/>
              <w:color w:val="000000" w:themeColor="text1"/>
              <w:sz w:val="24"/>
            </w:rPr>
          </w:rPrChange>
        </w:rPr>
        <w:t>随后，通过</w:t>
      </w:r>
      <w:r w:rsidR="005A5251" w:rsidRPr="00094C36">
        <w:rPr>
          <w:rFonts w:asciiTheme="minorEastAsia" w:hAnsiTheme="minorEastAsia"/>
          <w:color w:val="000000" w:themeColor="text1"/>
          <w:sz w:val="24"/>
          <w:rPrChange w:id="6049" w:author="JY0225" w:date="2017-08-24T12:03:00Z">
            <w:rPr>
              <w:color w:val="000000" w:themeColor="text1"/>
              <w:sz w:val="24"/>
            </w:rPr>
          </w:rPrChange>
        </w:rPr>
        <w:t>recv</w:t>
      </w:r>
      <w:r w:rsidR="005A5251" w:rsidRPr="00094C36">
        <w:rPr>
          <w:rFonts w:asciiTheme="minorEastAsia" w:hAnsiTheme="minorEastAsia" w:hint="eastAsia"/>
          <w:color w:val="000000" w:themeColor="text1"/>
          <w:sz w:val="24"/>
          <w:rPrChange w:id="6050" w:author="JY0225" w:date="2017-08-24T12:03:00Z">
            <w:rPr>
              <w:rFonts w:hint="eastAsia"/>
              <w:color w:val="000000" w:themeColor="text1"/>
              <w:sz w:val="24"/>
            </w:rPr>
          </w:rPrChange>
        </w:rPr>
        <w:t>方法接收用户的请求。</w:t>
      </w:r>
    </w:p>
    <w:p w14:paraId="3FF787CF" w14:textId="2BF31B23" w:rsidR="007302FB" w:rsidRPr="00094C36" w:rsidDel="003224A2" w:rsidRDefault="00E454EB" w:rsidP="006907E2">
      <w:pPr>
        <w:spacing w:line="400" w:lineRule="exact"/>
        <w:rPr>
          <w:del w:id="6051" w:author="微软用户" w:date="2017-08-19T21:41:00Z"/>
          <w:rFonts w:asciiTheme="minorEastAsia" w:hAnsiTheme="minorEastAsia"/>
          <w:color w:val="000000" w:themeColor="text1"/>
          <w:sz w:val="24"/>
          <w:rPrChange w:id="6052" w:author="JY0225" w:date="2017-08-24T12:03:00Z">
            <w:rPr>
              <w:del w:id="6053" w:author="微软用户" w:date="2017-08-19T21:41:00Z"/>
              <w:color w:val="000000" w:themeColor="text1"/>
              <w:sz w:val="24"/>
            </w:rPr>
          </w:rPrChange>
        </w:rPr>
      </w:pPr>
      <w:r>
        <w:rPr>
          <w:noProof/>
        </w:rPr>
        <w:pict w14:anchorId="6D8F5D36">
          <v:shape id="_x0000_s1037" type="#_x0000_t75" style="position:absolute;left:0;text-align:left;margin-left:17.65pt;margin-top:21.95pt;width:393.9pt;height:114.15pt;z-index:251665408;mso-position-horizontal-relative:text;mso-position-vertical-relative:text;mso-width-relative:page;mso-height-relative:page">
            <v:imagedata r:id="rId75" o:title="加载插件"/>
            <w10:wrap type="topAndBottom"/>
          </v:shape>
        </w:pict>
      </w:r>
      <w:r w:rsidR="007302FB">
        <w:rPr>
          <w:color w:val="000000" w:themeColor="text1"/>
          <w:sz w:val="24"/>
        </w:rPr>
        <w:tab/>
      </w:r>
      <w:r w:rsidR="00C877A6" w:rsidRPr="00094C36">
        <w:rPr>
          <w:rFonts w:asciiTheme="minorEastAsia" w:hAnsiTheme="minorEastAsia"/>
          <w:color w:val="000000" w:themeColor="text1"/>
          <w:sz w:val="24"/>
          <w:rPrChange w:id="6054" w:author="JY0225" w:date="2017-08-24T12:03:00Z">
            <w:rPr>
              <w:color w:val="000000" w:themeColor="text1"/>
              <w:sz w:val="24"/>
            </w:rPr>
          </w:rPrChange>
        </w:rPr>
        <w:t>3</w:t>
      </w:r>
      <w:r w:rsidR="00F41689" w:rsidRPr="00094C36">
        <w:rPr>
          <w:rFonts w:asciiTheme="minorEastAsia" w:hAnsiTheme="minorEastAsia" w:hint="eastAsia"/>
          <w:color w:val="000000" w:themeColor="text1"/>
          <w:sz w:val="24"/>
          <w:rPrChange w:id="6055" w:author="JY0225" w:date="2017-08-24T12:03:00Z">
            <w:rPr>
              <w:rFonts w:hint="eastAsia"/>
              <w:color w:val="000000" w:themeColor="text1"/>
              <w:sz w:val="24"/>
            </w:rPr>
          </w:rPrChange>
        </w:rPr>
        <w:t>）</w:t>
      </w:r>
      <w:r w:rsidR="00A358E9" w:rsidRPr="00094C36">
        <w:rPr>
          <w:rFonts w:asciiTheme="minorEastAsia" w:hAnsiTheme="minorEastAsia" w:hint="eastAsia"/>
          <w:color w:val="000000" w:themeColor="text1"/>
          <w:sz w:val="24"/>
          <w:rPrChange w:id="6056" w:author="JY0225" w:date="2017-08-24T12:03:00Z">
            <w:rPr>
              <w:rFonts w:hint="eastAsia"/>
              <w:color w:val="000000" w:themeColor="text1"/>
              <w:sz w:val="24"/>
            </w:rPr>
          </w:rPrChange>
        </w:rPr>
        <w:t>部署</w:t>
      </w:r>
      <w:r w:rsidR="007D13D1" w:rsidRPr="00094C36">
        <w:rPr>
          <w:rFonts w:asciiTheme="minorEastAsia" w:hAnsiTheme="minorEastAsia" w:hint="eastAsia"/>
          <w:color w:val="000000" w:themeColor="text1"/>
          <w:sz w:val="24"/>
          <w:rPrChange w:id="6057" w:author="JY0225" w:date="2017-08-24T12:03:00Z">
            <w:rPr>
              <w:rFonts w:hint="eastAsia"/>
              <w:color w:val="000000" w:themeColor="text1"/>
              <w:sz w:val="24"/>
            </w:rPr>
          </w:rPrChange>
        </w:rPr>
        <w:t>与实现</w:t>
      </w:r>
    </w:p>
    <w:p w14:paraId="1621EBB1" w14:textId="5038BE8E" w:rsidR="00253D4A" w:rsidRPr="00094C36" w:rsidRDefault="00253D4A" w:rsidP="006907E2">
      <w:pPr>
        <w:spacing w:line="400" w:lineRule="exact"/>
        <w:rPr>
          <w:rFonts w:asciiTheme="minorEastAsia" w:hAnsiTheme="minorEastAsia"/>
          <w:color w:val="000000" w:themeColor="text1"/>
          <w:sz w:val="24"/>
          <w:rPrChange w:id="6058" w:author="JY0225" w:date="2017-08-24T12:03:00Z">
            <w:rPr>
              <w:color w:val="000000" w:themeColor="text1"/>
              <w:sz w:val="24"/>
            </w:rPr>
          </w:rPrChange>
        </w:rPr>
      </w:pPr>
      <w:del w:id="6059" w:author="微软用户" w:date="2017-08-19T21:41:00Z">
        <w:r w:rsidRPr="00094C36" w:rsidDel="003224A2">
          <w:rPr>
            <w:rFonts w:asciiTheme="minorEastAsia" w:hAnsiTheme="minorEastAsia"/>
            <w:color w:val="000000" w:themeColor="text1"/>
            <w:sz w:val="24"/>
            <w:rPrChange w:id="6060" w:author="JY0225" w:date="2017-08-24T12:03:00Z">
              <w:rPr>
                <w:color w:val="000000" w:themeColor="text1"/>
                <w:sz w:val="24"/>
              </w:rPr>
            </w:rPrChange>
          </w:rPr>
          <w:tab/>
        </w:r>
      </w:del>
      <w:del w:id="6061" w:author="微软用户" w:date="2017-08-19T21:40:00Z">
        <w:r w:rsidR="007226B2" w:rsidRPr="00094C36" w:rsidDel="003224A2">
          <w:rPr>
            <w:rFonts w:asciiTheme="minorEastAsia" w:hAnsiTheme="minorEastAsia" w:hint="eastAsia"/>
            <w:color w:val="000000" w:themeColor="text1"/>
            <w:sz w:val="24"/>
            <w:rPrChange w:id="6062" w:author="JY0225" w:date="2017-08-24T12:03:00Z">
              <w:rPr>
                <w:rFonts w:hint="eastAsia"/>
                <w:color w:val="000000" w:themeColor="text1"/>
                <w:sz w:val="24"/>
              </w:rPr>
            </w:rPrChange>
          </w:rPr>
          <w:delText>在</w:delText>
        </w:r>
        <w:r w:rsidR="007226B2" w:rsidRPr="00094C36" w:rsidDel="003224A2">
          <w:rPr>
            <w:rFonts w:asciiTheme="minorEastAsia" w:hAnsiTheme="minorEastAsia"/>
            <w:color w:val="000000" w:themeColor="text1"/>
            <w:sz w:val="24"/>
            <w:rPrChange w:id="6063" w:author="JY0225" w:date="2017-08-24T12:03:00Z">
              <w:rPr>
                <w:color w:val="000000" w:themeColor="text1"/>
                <w:sz w:val="24"/>
              </w:rPr>
            </w:rPrChange>
          </w:rPr>
          <w:delText>Firefox</w:delText>
        </w:r>
        <w:r w:rsidR="007226B2" w:rsidRPr="00094C36" w:rsidDel="003224A2">
          <w:rPr>
            <w:rFonts w:asciiTheme="minorEastAsia" w:hAnsiTheme="minorEastAsia" w:hint="eastAsia"/>
            <w:color w:val="000000" w:themeColor="text1"/>
            <w:sz w:val="24"/>
            <w:rPrChange w:id="6064" w:author="JY0225" w:date="2017-08-24T12:03:00Z">
              <w:rPr>
                <w:rFonts w:hint="eastAsia"/>
                <w:color w:val="000000" w:themeColor="text1"/>
                <w:sz w:val="24"/>
              </w:rPr>
            </w:rPrChange>
          </w:rPr>
          <w:delText>浏览器中输入“</w:delText>
        </w:r>
        <w:r w:rsidR="007226B2" w:rsidRPr="00094C36" w:rsidDel="003224A2">
          <w:rPr>
            <w:rFonts w:asciiTheme="minorEastAsia" w:hAnsiTheme="minorEastAsia"/>
            <w:color w:val="000000" w:themeColor="text1"/>
            <w:sz w:val="24"/>
            <w:rPrChange w:id="6065" w:author="JY0225" w:date="2017-08-24T12:03:00Z">
              <w:rPr>
                <w:color w:val="000000" w:themeColor="text1"/>
                <w:sz w:val="24"/>
              </w:rPr>
            </w:rPrChange>
          </w:rPr>
          <w:delText>about:debugging</w:delText>
        </w:r>
        <w:r w:rsidR="007226B2" w:rsidRPr="00094C36" w:rsidDel="003224A2">
          <w:rPr>
            <w:rFonts w:asciiTheme="minorEastAsia" w:hAnsiTheme="minorEastAsia" w:hint="eastAsia"/>
            <w:color w:val="000000" w:themeColor="text1"/>
            <w:sz w:val="24"/>
            <w:rPrChange w:id="6066" w:author="JY0225" w:date="2017-08-24T12:03:00Z">
              <w:rPr>
                <w:rFonts w:hint="eastAsia"/>
                <w:color w:val="000000" w:themeColor="text1"/>
                <w:sz w:val="24"/>
              </w:rPr>
            </w:rPrChange>
          </w:rPr>
          <w:delText>”</w:delText>
        </w:r>
        <w:r w:rsidR="00AC25F6" w:rsidRPr="00094C36" w:rsidDel="003224A2">
          <w:rPr>
            <w:rFonts w:asciiTheme="minorEastAsia" w:hAnsiTheme="minorEastAsia"/>
            <w:rPrChange w:id="6067" w:author="JY0225" w:date="2017-08-24T12:03:00Z">
              <w:rPr/>
            </w:rPrChange>
          </w:rPr>
          <w:delText xml:space="preserve"> </w:delText>
        </w:r>
        <w:r w:rsidR="00AC25F6" w:rsidRPr="00094C36" w:rsidDel="003224A2">
          <w:rPr>
            <w:rFonts w:asciiTheme="minorEastAsia" w:hAnsiTheme="minorEastAsia" w:hint="eastAsia"/>
            <w:color w:val="000000" w:themeColor="text1"/>
            <w:sz w:val="24"/>
            <w:rPrChange w:id="6068" w:author="JY0225" w:date="2017-08-24T12:03:00Z">
              <w:rPr>
                <w:rFonts w:hint="eastAsia"/>
                <w:color w:val="000000" w:themeColor="text1"/>
                <w:sz w:val="24"/>
              </w:rPr>
            </w:rPrChange>
          </w:rPr>
          <w:delText>页面</w:delText>
        </w:r>
        <w:r w:rsidR="00AC25F6" w:rsidRPr="00094C36" w:rsidDel="003224A2">
          <w:rPr>
            <w:rFonts w:asciiTheme="minorEastAsia" w:hAnsiTheme="minorEastAsia"/>
            <w:color w:val="000000" w:themeColor="text1"/>
            <w:sz w:val="24"/>
            <w:rPrChange w:id="6069" w:author="JY0225" w:date="2017-08-24T12:03:00Z">
              <w:rPr>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6070" w:author="JY0225" w:date="2017-08-24T12:03:00Z">
              <w:rPr>
                <w:rFonts w:hint="eastAsia"/>
                <w:color w:val="000000" w:themeColor="text1"/>
                <w:sz w:val="24"/>
              </w:rPr>
            </w:rPrChange>
          </w:rPr>
          <w:delText>点击</w:delText>
        </w:r>
        <w:r w:rsidR="00AC25F6" w:rsidRPr="00094C36" w:rsidDel="003224A2">
          <w:rPr>
            <w:rFonts w:asciiTheme="minorEastAsia" w:hAnsiTheme="minorEastAsia"/>
            <w:color w:val="000000" w:themeColor="text1"/>
            <w:sz w:val="24"/>
            <w:rPrChange w:id="6071" w:author="JY0225" w:date="2017-08-24T12:03:00Z">
              <w:rPr>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6072" w:author="JY0225" w:date="2017-08-24T12:03:00Z">
              <w:rPr>
                <w:rFonts w:hint="eastAsia"/>
                <w:color w:val="000000" w:themeColor="text1"/>
                <w:sz w:val="24"/>
              </w:rPr>
            </w:rPrChange>
          </w:rPr>
          <w:delText>临时加载附加组件按钮</w:delText>
        </w:r>
        <w:r w:rsidR="00AC25F6" w:rsidRPr="00094C36" w:rsidDel="003224A2">
          <w:rPr>
            <w:rFonts w:asciiTheme="minorEastAsia" w:hAnsiTheme="minorEastAsia"/>
            <w:color w:val="000000" w:themeColor="text1"/>
            <w:sz w:val="24"/>
            <w:rPrChange w:id="6073" w:author="JY0225" w:date="2017-08-24T12:03:00Z">
              <w:rPr>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6074" w:author="JY0225" w:date="2017-08-24T12:03:00Z">
              <w:rPr>
                <w:rFonts w:hint="eastAsia"/>
                <w:color w:val="000000" w:themeColor="text1"/>
                <w:sz w:val="24"/>
              </w:rPr>
            </w:rPrChange>
          </w:rPr>
          <w:delText>并选择附加组件目录</w:delText>
        </w:r>
        <w:r w:rsidR="008432DE" w:rsidRPr="00094C36" w:rsidDel="003224A2">
          <w:rPr>
            <w:rFonts w:asciiTheme="minorEastAsia" w:hAnsiTheme="minorEastAsia" w:hint="eastAsia"/>
            <w:color w:val="000000" w:themeColor="text1"/>
            <w:sz w:val="24"/>
            <w:rPrChange w:id="6075" w:author="JY0225" w:date="2017-08-24T12:03:00Z">
              <w:rPr>
                <w:rFonts w:hint="eastAsia"/>
                <w:color w:val="000000" w:themeColor="text1"/>
                <w:sz w:val="24"/>
              </w:rPr>
            </w:rPrChange>
          </w:rPr>
          <w:delText>，即选择</w:delText>
        </w:r>
        <w:r w:rsidR="008432DE" w:rsidRPr="00094C36" w:rsidDel="003224A2">
          <w:rPr>
            <w:rFonts w:asciiTheme="minorEastAsia" w:hAnsiTheme="minorEastAsia"/>
            <w:color w:val="000000" w:themeColor="text1"/>
            <w:sz w:val="24"/>
            <w:rPrChange w:id="6076" w:author="JY0225" w:date="2017-08-24T12:03:00Z">
              <w:rPr>
                <w:color w:val="000000" w:themeColor="text1"/>
                <w:sz w:val="24"/>
              </w:rPr>
            </w:rPrChange>
          </w:rPr>
          <w:delText>manifest.json</w:delText>
        </w:r>
        <w:r w:rsidR="008432DE" w:rsidRPr="00094C36" w:rsidDel="003224A2">
          <w:rPr>
            <w:rFonts w:asciiTheme="minorEastAsia" w:hAnsiTheme="minorEastAsia" w:hint="eastAsia"/>
            <w:color w:val="000000" w:themeColor="text1"/>
            <w:sz w:val="24"/>
            <w:rPrChange w:id="6077" w:author="JY0225" w:date="2017-08-24T12:03:00Z">
              <w:rPr>
                <w:rFonts w:hint="eastAsia"/>
                <w:color w:val="000000" w:themeColor="text1"/>
                <w:sz w:val="24"/>
              </w:rPr>
            </w:rPrChange>
          </w:rPr>
          <w:delText>文件</w:delText>
        </w:r>
        <w:r w:rsidR="00F63AB9" w:rsidRPr="00094C36" w:rsidDel="003224A2">
          <w:rPr>
            <w:rFonts w:asciiTheme="minorEastAsia" w:hAnsiTheme="minorEastAsia" w:hint="eastAsia"/>
            <w:color w:val="000000" w:themeColor="text1"/>
            <w:sz w:val="24"/>
            <w:rPrChange w:id="6078" w:author="JY0225" w:date="2017-08-24T12:03:00Z">
              <w:rPr>
                <w:rFonts w:hint="eastAsia"/>
                <w:color w:val="000000" w:themeColor="text1"/>
                <w:sz w:val="24"/>
              </w:rPr>
            </w:rPrChange>
          </w:rPr>
          <w:delText>，如下图所示：</w:delText>
        </w:r>
      </w:del>
    </w:p>
    <w:p w14:paraId="2E5B9076" w14:textId="26B34BFE" w:rsidR="00731C1A" w:rsidRPr="00094C36" w:rsidRDefault="00906DFB">
      <w:pPr>
        <w:spacing w:line="400" w:lineRule="exact"/>
        <w:ind w:left="420"/>
        <w:jc w:val="center"/>
        <w:rPr>
          <w:ins w:id="6079" w:author="微软用户" w:date="2017-08-19T21:41:00Z"/>
          <w:rFonts w:asciiTheme="minorEastAsia" w:hAnsiTheme="minorEastAsia"/>
          <w:color w:val="000000" w:themeColor="text1"/>
          <w:sz w:val="24"/>
          <w:rPrChange w:id="6080" w:author="JY0225" w:date="2017-08-24T12:03:00Z">
            <w:rPr>
              <w:ins w:id="6081" w:author="微软用户" w:date="2017-08-19T21:41:00Z"/>
              <w:color w:val="000000" w:themeColor="text1"/>
              <w:sz w:val="24"/>
            </w:rPr>
          </w:rPrChange>
        </w:rPr>
        <w:pPrChange w:id="6082" w:author="JY0225" w:date="2017-08-24T12:04:00Z">
          <w:pPr>
            <w:spacing w:line="360" w:lineRule="auto"/>
            <w:ind w:left="420"/>
            <w:jc w:val="center"/>
          </w:pPr>
        </w:pPrChange>
      </w:pPr>
      <w:del w:id="6083" w:author="微软用户" w:date="2017-08-19T21:42:00Z">
        <w:r w:rsidRPr="00094C36" w:rsidDel="00FD13BC">
          <w:rPr>
            <w:rFonts w:asciiTheme="minorEastAsia" w:hAnsiTheme="minorEastAsia"/>
            <w:noProof/>
            <w:rPrChange w:id="6084" w:author="JY0225" w:date="2017-08-24T12:03:00Z">
              <w:rPr>
                <w:noProof/>
              </w:rPr>
            </w:rPrChange>
          </w:rPr>
          <w:drawing>
            <wp:anchor distT="0" distB="0" distL="114300" distR="114300" simplePos="0" relativeHeight="251672576" behindDoc="0" locked="0" layoutInCell="1" allowOverlap="1" wp14:anchorId="7413CD41" wp14:editId="47770380">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094C36">
        <w:rPr>
          <w:rFonts w:asciiTheme="minorEastAsia" w:hAnsiTheme="minorEastAsia" w:hint="eastAsia"/>
          <w:color w:val="000000" w:themeColor="text1"/>
          <w:sz w:val="24"/>
          <w:rPrChange w:id="6085" w:author="JY0225" w:date="2017-08-24T12:03:00Z">
            <w:rPr>
              <w:rFonts w:hint="eastAsia"/>
              <w:color w:val="000000" w:themeColor="text1"/>
              <w:sz w:val="24"/>
            </w:rPr>
          </w:rPrChange>
        </w:rPr>
        <w:t>图</w:t>
      </w:r>
      <w:r w:rsidR="00B73D9B" w:rsidRPr="00094C36">
        <w:rPr>
          <w:rFonts w:asciiTheme="minorEastAsia" w:hAnsiTheme="minorEastAsia"/>
          <w:color w:val="000000" w:themeColor="text1"/>
          <w:sz w:val="24"/>
          <w:rPrChange w:id="6086" w:author="JY0225" w:date="2017-08-24T12:03:00Z">
            <w:rPr>
              <w:color w:val="000000" w:themeColor="text1"/>
              <w:sz w:val="24"/>
            </w:rPr>
          </w:rPrChange>
        </w:rPr>
        <w:t>5-2</w:t>
      </w:r>
      <w:r w:rsidR="00EB30CA" w:rsidRPr="00094C36">
        <w:rPr>
          <w:rFonts w:asciiTheme="minorEastAsia" w:hAnsiTheme="minorEastAsia"/>
          <w:color w:val="000000" w:themeColor="text1"/>
          <w:sz w:val="24"/>
          <w:rPrChange w:id="6087" w:author="JY0225" w:date="2017-08-24T12:03:00Z">
            <w:rPr>
              <w:color w:val="000000" w:themeColor="text1"/>
              <w:sz w:val="24"/>
            </w:rPr>
          </w:rPrChange>
        </w:rPr>
        <w:t xml:space="preserve"> </w:t>
      </w:r>
      <w:r w:rsidR="00ED372F" w:rsidRPr="00094C36">
        <w:rPr>
          <w:rFonts w:asciiTheme="minorEastAsia" w:hAnsiTheme="minorEastAsia"/>
          <w:color w:val="000000" w:themeColor="text1"/>
          <w:sz w:val="24"/>
          <w:rPrChange w:id="6088" w:author="JY0225" w:date="2017-08-24T12:03:00Z">
            <w:rPr>
              <w:color w:val="000000" w:themeColor="text1"/>
              <w:sz w:val="24"/>
            </w:rPr>
          </w:rPrChange>
        </w:rPr>
        <w:t>Firefox</w:t>
      </w:r>
      <w:r w:rsidR="002E5718" w:rsidRPr="00094C36">
        <w:rPr>
          <w:rFonts w:asciiTheme="minorEastAsia" w:hAnsiTheme="minorEastAsia" w:hint="eastAsia"/>
          <w:color w:val="000000" w:themeColor="text1"/>
          <w:sz w:val="24"/>
          <w:rPrChange w:id="6089" w:author="JY0225" w:date="2017-08-24T12:03:00Z">
            <w:rPr>
              <w:rFonts w:hint="eastAsia"/>
              <w:color w:val="000000" w:themeColor="text1"/>
              <w:sz w:val="24"/>
            </w:rPr>
          </w:rPrChange>
        </w:rPr>
        <w:t>扩展</w:t>
      </w:r>
      <w:r w:rsidR="00ED372F" w:rsidRPr="00094C36">
        <w:rPr>
          <w:rFonts w:asciiTheme="minorEastAsia" w:hAnsiTheme="minorEastAsia" w:hint="eastAsia"/>
          <w:color w:val="000000" w:themeColor="text1"/>
          <w:sz w:val="24"/>
          <w:rPrChange w:id="6090" w:author="JY0225" w:date="2017-08-24T12:03:00Z">
            <w:rPr>
              <w:rFonts w:hint="eastAsia"/>
              <w:color w:val="000000" w:themeColor="text1"/>
              <w:sz w:val="24"/>
            </w:rPr>
          </w:rPrChange>
        </w:rPr>
        <w:t>部署</w:t>
      </w:r>
    </w:p>
    <w:p w14:paraId="3BCE1021" w14:textId="14F1FF28" w:rsidR="00FD13BC" w:rsidRPr="00094C36" w:rsidRDefault="005705E7">
      <w:pPr>
        <w:spacing w:line="400" w:lineRule="exact"/>
        <w:ind w:firstLine="420"/>
        <w:rPr>
          <w:rFonts w:asciiTheme="minorEastAsia" w:hAnsiTheme="minorEastAsia"/>
          <w:color w:val="000000" w:themeColor="text1"/>
          <w:sz w:val="24"/>
          <w:rPrChange w:id="6091" w:author="JY0225" w:date="2017-08-24T12:03:00Z">
            <w:rPr>
              <w:color w:val="000000" w:themeColor="text1"/>
              <w:sz w:val="24"/>
            </w:rPr>
          </w:rPrChange>
        </w:rPr>
        <w:pPrChange w:id="6092" w:author="微软用户" w:date="2017-08-19T21:43:00Z">
          <w:pPr>
            <w:spacing w:line="360" w:lineRule="auto"/>
            <w:ind w:left="420"/>
            <w:jc w:val="center"/>
          </w:pPr>
        </w:pPrChange>
      </w:pPr>
      <w:ins w:id="6093" w:author="微软用户" w:date="2017-08-19T21:42:00Z">
        <w:r>
          <w:rPr>
            <w:noProof/>
          </w:rPr>
          <w:lastRenderedPageBreak/>
          <w:drawing>
            <wp:anchor distT="0" distB="0" distL="114300" distR="114300" simplePos="0" relativeHeight="251675648" behindDoc="0" locked="0" layoutInCell="1" allowOverlap="1" wp14:anchorId="5F12DD8F" wp14:editId="5A554983">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6094" w:author="微软用户" w:date="2017-08-19T21:41:00Z">
        <w:r w:rsidR="003224A2">
          <w:rPr>
            <w:rFonts w:hint="eastAsia"/>
            <w:color w:val="000000" w:themeColor="text1"/>
            <w:sz w:val="24"/>
          </w:rPr>
          <w:t>在</w:t>
        </w:r>
        <w:r w:rsidR="003224A2" w:rsidRPr="00094C36">
          <w:rPr>
            <w:rFonts w:asciiTheme="minorEastAsia" w:hAnsiTheme="minorEastAsia"/>
            <w:color w:val="000000" w:themeColor="text1"/>
            <w:sz w:val="24"/>
            <w:rPrChange w:id="6095" w:author="JY0225" w:date="2017-08-24T12:03:00Z">
              <w:rPr>
                <w:color w:val="000000" w:themeColor="text1"/>
                <w:sz w:val="24"/>
              </w:rPr>
            </w:rPrChange>
          </w:rPr>
          <w:t>Firefox</w:t>
        </w:r>
        <w:r w:rsidR="003224A2" w:rsidRPr="00094C36">
          <w:rPr>
            <w:rFonts w:asciiTheme="minorEastAsia" w:hAnsiTheme="minorEastAsia" w:hint="eastAsia"/>
            <w:color w:val="000000" w:themeColor="text1"/>
            <w:sz w:val="24"/>
            <w:rPrChange w:id="6096" w:author="JY0225" w:date="2017-08-24T12:03:00Z">
              <w:rPr>
                <w:rFonts w:hint="eastAsia"/>
                <w:color w:val="000000" w:themeColor="text1"/>
                <w:sz w:val="24"/>
              </w:rPr>
            </w:rPrChange>
          </w:rPr>
          <w:t>浏览器中输入“</w:t>
        </w:r>
        <w:r w:rsidR="003224A2" w:rsidRPr="00094C36">
          <w:rPr>
            <w:rFonts w:asciiTheme="minorEastAsia" w:hAnsiTheme="minorEastAsia"/>
            <w:color w:val="000000" w:themeColor="text1"/>
            <w:sz w:val="24"/>
            <w:rPrChange w:id="6097" w:author="JY0225" w:date="2017-08-24T12:03:00Z">
              <w:rPr>
                <w:color w:val="000000" w:themeColor="text1"/>
                <w:sz w:val="24"/>
              </w:rPr>
            </w:rPrChange>
          </w:rPr>
          <w:t>about:debugging</w:t>
        </w:r>
        <w:r w:rsidR="003224A2" w:rsidRPr="00094C36">
          <w:rPr>
            <w:rFonts w:asciiTheme="minorEastAsia" w:hAnsiTheme="minorEastAsia" w:hint="eastAsia"/>
            <w:color w:val="000000" w:themeColor="text1"/>
            <w:sz w:val="24"/>
            <w:rPrChange w:id="6098" w:author="JY0225" w:date="2017-08-24T12:03:00Z">
              <w:rPr>
                <w:rFonts w:hint="eastAsia"/>
                <w:color w:val="000000" w:themeColor="text1"/>
                <w:sz w:val="24"/>
              </w:rPr>
            </w:rPrChange>
          </w:rPr>
          <w:t>”</w:t>
        </w:r>
        <w:r w:rsidR="003224A2" w:rsidRPr="00094C36">
          <w:rPr>
            <w:rFonts w:asciiTheme="minorEastAsia" w:hAnsiTheme="minorEastAsia"/>
            <w:rPrChange w:id="6099" w:author="JY0225" w:date="2017-08-24T12:03:00Z">
              <w:rPr/>
            </w:rPrChange>
          </w:rPr>
          <w:t xml:space="preserve"> </w:t>
        </w:r>
        <w:r w:rsidR="003224A2" w:rsidRPr="00094C36">
          <w:rPr>
            <w:rFonts w:asciiTheme="minorEastAsia" w:hAnsiTheme="minorEastAsia" w:hint="eastAsia"/>
            <w:color w:val="000000" w:themeColor="text1"/>
            <w:sz w:val="24"/>
            <w:rPrChange w:id="6100" w:author="JY0225" w:date="2017-08-24T12:03:00Z">
              <w:rPr>
                <w:rFonts w:hint="eastAsia"/>
                <w:color w:val="000000" w:themeColor="text1"/>
                <w:sz w:val="24"/>
              </w:rPr>
            </w:rPrChange>
          </w:rPr>
          <w:t>页面</w:t>
        </w:r>
        <w:r w:rsidR="003224A2" w:rsidRPr="00094C36">
          <w:rPr>
            <w:rFonts w:asciiTheme="minorEastAsia" w:hAnsiTheme="minorEastAsia"/>
            <w:color w:val="000000" w:themeColor="text1"/>
            <w:sz w:val="24"/>
            <w:rPrChange w:id="6101" w:author="JY0225" w:date="2017-08-24T12:03:00Z">
              <w:rPr>
                <w:color w:val="000000" w:themeColor="text1"/>
                <w:sz w:val="24"/>
              </w:rPr>
            </w:rPrChange>
          </w:rPr>
          <w:t xml:space="preserve">, </w:t>
        </w:r>
        <w:r w:rsidR="003224A2" w:rsidRPr="00094C36">
          <w:rPr>
            <w:rFonts w:asciiTheme="minorEastAsia" w:hAnsiTheme="minorEastAsia" w:hint="eastAsia"/>
            <w:color w:val="000000" w:themeColor="text1"/>
            <w:sz w:val="24"/>
            <w:rPrChange w:id="6102" w:author="JY0225" w:date="2017-08-24T12:03:00Z">
              <w:rPr>
                <w:rFonts w:hint="eastAsia"/>
                <w:color w:val="000000" w:themeColor="text1"/>
                <w:sz w:val="24"/>
              </w:rPr>
            </w:rPrChange>
          </w:rPr>
          <w:t>点击</w:t>
        </w:r>
        <w:r w:rsidR="003224A2" w:rsidRPr="00094C36">
          <w:rPr>
            <w:rFonts w:asciiTheme="minorEastAsia" w:hAnsiTheme="minorEastAsia"/>
            <w:color w:val="000000" w:themeColor="text1"/>
            <w:sz w:val="24"/>
            <w:rPrChange w:id="6103" w:author="JY0225" w:date="2017-08-24T12:03:00Z">
              <w:rPr>
                <w:color w:val="000000" w:themeColor="text1"/>
                <w:sz w:val="24"/>
              </w:rPr>
            </w:rPrChange>
          </w:rPr>
          <w:t xml:space="preserve"> "</w:t>
        </w:r>
        <w:r w:rsidR="003224A2" w:rsidRPr="00094C36">
          <w:rPr>
            <w:rFonts w:asciiTheme="minorEastAsia" w:hAnsiTheme="minorEastAsia" w:hint="eastAsia"/>
            <w:color w:val="000000" w:themeColor="text1"/>
            <w:sz w:val="24"/>
            <w:rPrChange w:id="6104" w:author="JY0225" w:date="2017-08-24T12:03:00Z">
              <w:rPr>
                <w:rFonts w:hint="eastAsia"/>
                <w:color w:val="000000" w:themeColor="text1"/>
                <w:sz w:val="24"/>
              </w:rPr>
            </w:rPrChange>
          </w:rPr>
          <w:t>临时加载附加组件按钮</w:t>
        </w:r>
        <w:r w:rsidR="003224A2" w:rsidRPr="00094C36">
          <w:rPr>
            <w:rFonts w:asciiTheme="minorEastAsia" w:hAnsiTheme="minorEastAsia"/>
            <w:color w:val="000000" w:themeColor="text1"/>
            <w:sz w:val="24"/>
            <w:rPrChange w:id="6105" w:author="JY0225" w:date="2017-08-24T12:03:00Z">
              <w:rPr>
                <w:color w:val="000000" w:themeColor="text1"/>
                <w:sz w:val="24"/>
              </w:rPr>
            </w:rPrChange>
          </w:rPr>
          <w:t xml:space="preserve">" </w:t>
        </w:r>
        <w:r w:rsidR="003224A2" w:rsidRPr="00094C36">
          <w:rPr>
            <w:rFonts w:asciiTheme="minorEastAsia" w:hAnsiTheme="minorEastAsia" w:hint="eastAsia"/>
            <w:color w:val="000000" w:themeColor="text1"/>
            <w:sz w:val="24"/>
            <w:rPrChange w:id="6106" w:author="JY0225" w:date="2017-08-24T12:03:00Z">
              <w:rPr>
                <w:rFonts w:hint="eastAsia"/>
                <w:color w:val="000000" w:themeColor="text1"/>
                <w:sz w:val="24"/>
              </w:rPr>
            </w:rPrChange>
          </w:rPr>
          <w:t>并选择附加组件目录，即选择</w:t>
        </w:r>
        <w:r w:rsidR="003224A2" w:rsidRPr="00094C36">
          <w:rPr>
            <w:rFonts w:asciiTheme="minorEastAsia" w:hAnsiTheme="minorEastAsia"/>
            <w:color w:val="000000" w:themeColor="text1"/>
            <w:sz w:val="24"/>
            <w:rPrChange w:id="6107" w:author="JY0225" w:date="2017-08-24T12:03:00Z">
              <w:rPr>
                <w:color w:val="000000" w:themeColor="text1"/>
                <w:sz w:val="24"/>
              </w:rPr>
            </w:rPrChange>
          </w:rPr>
          <w:t>manifest.json</w:t>
        </w:r>
        <w:r w:rsidR="003224A2" w:rsidRPr="00094C36">
          <w:rPr>
            <w:rFonts w:asciiTheme="minorEastAsia" w:hAnsiTheme="minorEastAsia" w:hint="eastAsia"/>
            <w:color w:val="000000" w:themeColor="text1"/>
            <w:sz w:val="24"/>
            <w:rPrChange w:id="6108" w:author="JY0225" w:date="2017-08-24T12:03:00Z">
              <w:rPr>
                <w:rFonts w:hint="eastAsia"/>
                <w:color w:val="000000" w:themeColor="text1"/>
                <w:sz w:val="24"/>
              </w:rPr>
            </w:rPrChange>
          </w:rPr>
          <w:t>文件，如下图所示：</w:t>
        </w:r>
      </w:ins>
    </w:p>
    <w:p w14:paraId="09C1CA53" w14:textId="4EAEF199" w:rsidR="00731C1A" w:rsidRPr="00094C36" w:rsidRDefault="000E23F3">
      <w:pPr>
        <w:spacing w:line="400" w:lineRule="exact"/>
        <w:ind w:left="420"/>
        <w:jc w:val="center"/>
        <w:rPr>
          <w:rFonts w:asciiTheme="minorEastAsia" w:hAnsiTheme="minorEastAsia"/>
          <w:color w:val="000000" w:themeColor="text1"/>
          <w:sz w:val="24"/>
          <w:rPrChange w:id="6109" w:author="JY0225" w:date="2017-08-24T12:04:00Z">
            <w:rPr>
              <w:color w:val="000000" w:themeColor="text1"/>
              <w:sz w:val="24"/>
            </w:rPr>
          </w:rPrChange>
        </w:rPr>
        <w:pPrChange w:id="6110" w:author="JY0225" w:date="2017-08-24T12:04:00Z">
          <w:pPr>
            <w:spacing w:line="360" w:lineRule="auto"/>
            <w:ind w:left="420"/>
            <w:jc w:val="center"/>
          </w:pPr>
        </w:pPrChange>
      </w:pPr>
      <w:r>
        <w:rPr>
          <w:color w:val="000000" w:themeColor="text1"/>
          <w:sz w:val="24"/>
        </w:rPr>
        <w:tab/>
      </w:r>
      <w:r w:rsidR="00731C1A" w:rsidRPr="00094C36">
        <w:rPr>
          <w:rFonts w:asciiTheme="minorEastAsia" w:hAnsiTheme="minorEastAsia" w:hint="eastAsia"/>
          <w:color w:val="000000" w:themeColor="text1"/>
          <w:sz w:val="24"/>
          <w:rPrChange w:id="6111" w:author="JY0225" w:date="2017-08-24T12:04:00Z">
            <w:rPr>
              <w:rFonts w:hint="eastAsia"/>
              <w:color w:val="000000" w:themeColor="text1"/>
              <w:sz w:val="24"/>
            </w:rPr>
          </w:rPrChange>
        </w:rPr>
        <w:t>图</w:t>
      </w:r>
      <w:r w:rsidR="009032A8" w:rsidRPr="00094C36">
        <w:rPr>
          <w:rFonts w:asciiTheme="minorEastAsia" w:hAnsiTheme="minorEastAsia"/>
          <w:color w:val="000000" w:themeColor="text1"/>
          <w:sz w:val="24"/>
          <w:rPrChange w:id="6112" w:author="JY0225" w:date="2017-08-24T12:04:00Z">
            <w:rPr>
              <w:color w:val="000000" w:themeColor="text1"/>
              <w:sz w:val="24"/>
            </w:rPr>
          </w:rPrChange>
        </w:rPr>
        <w:t>5-3</w:t>
      </w:r>
      <w:r w:rsidR="00731C1A" w:rsidRPr="00094C36">
        <w:rPr>
          <w:rFonts w:asciiTheme="minorEastAsia" w:hAnsiTheme="minorEastAsia"/>
          <w:color w:val="000000" w:themeColor="text1"/>
          <w:sz w:val="24"/>
          <w:rPrChange w:id="6113" w:author="JY0225" w:date="2017-08-24T12:04:00Z">
            <w:rPr>
              <w:color w:val="000000" w:themeColor="text1"/>
              <w:sz w:val="24"/>
            </w:rPr>
          </w:rPrChange>
        </w:rPr>
        <w:t xml:space="preserve"> Firefox</w:t>
      </w:r>
      <w:r w:rsidR="002E5718" w:rsidRPr="00094C36">
        <w:rPr>
          <w:rFonts w:asciiTheme="minorEastAsia" w:hAnsiTheme="minorEastAsia" w:hint="eastAsia"/>
          <w:color w:val="000000" w:themeColor="text1"/>
          <w:sz w:val="24"/>
          <w:rPrChange w:id="6114" w:author="JY0225" w:date="2017-08-24T12:04:00Z">
            <w:rPr>
              <w:rFonts w:hint="eastAsia"/>
              <w:color w:val="000000" w:themeColor="text1"/>
              <w:sz w:val="24"/>
            </w:rPr>
          </w:rPrChange>
        </w:rPr>
        <w:t>扩展</w:t>
      </w:r>
      <w:r w:rsidR="00C66E07" w:rsidRPr="00094C36">
        <w:rPr>
          <w:rFonts w:asciiTheme="minorEastAsia" w:hAnsiTheme="minorEastAsia" w:hint="eastAsia"/>
          <w:color w:val="000000" w:themeColor="text1"/>
          <w:sz w:val="24"/>
          <w:rPrChange w:id="6115" w:author="JY0225" w:date="2017-08-24T12:04:00Z">
            <w:rPr>
              <w:rFonts w:hint="eastAsia"/>
              <w:color w:val="000000" w:themeColor="text1"/>
              <w:sz w:val="24"/>
            </w:rPr>
          </w:rPrChange>
        </w:rPr>
        <w:t>登录后查询</w:t>
      </w:r>
      <w:r w:rsidR="00476838" w:rsidRPr="00094C36">
        <w:rPr>
          <w:rFonts w:asciiTheme="minorEastAsia" w:hAnsiTheme="minorEastAsia" w:hint="eastAsia"/>
          <w:color w:val="000000" w:themeColor="text1"/>
          <w:sz w:val="24"/>
          <w:rPrChange w:id="6116" w:author="JY0225" w:date="2017-08-24T12:04:00Z">
            <w:rPr>
              <w:rFonts w:hint="eastAsia"/>
              <w:color w:val="000000" w:themeColor="text1"/>
              <w:sz w:val="24"/>
            </w:rPr>
          </w:rPrChange>
        </w:rPr>
        <w:t>备份</w:t>
      </w:r>
      <w:r w:rsidR="00C66E07" w:rsidRPr="00094C36">
        <w:rPr>
          <w:rFonts w:asciiTheme="minorEastAsia" w:hAnsiTheme="minorEastAsia" w:hint="eastAsia"/>
          <w:color w:val="000000" w:themeColor="text1"/>
          <w:sz w:val="24"/>
          <w:rPrChange w:id="6117" w:author="JY0225" w:date="2017-08-24T12:04:00Z">
            <w:rPr>
              <w:rFonts w:hint="eastAsia"/>
              <w:color w:val="000000" w:themeColor="text1"/>
              <w:sz w:val="24"/>
            </w:rPr>
          </w:rPrChange>
        </w:rPr>
        <w:t>空间效果图</w:t>
      </w:r>
    </w:p>
    <w:p w14:paraId="6A7B8241" w14:textId="5F2D2690" w:rsidR="000E23F3" w:rsidRPr="00094C36" w:rsidRDefault="003A0B04">
      <w:pPr>
        <w:spacing w:line="400" w:lineRule="exact"/>
        <w:rPr>
          <w:rFonts w:asciiTheme="minorEastAsia" w:hAnsiTheme="minorEastAsia"/>
          <w:color w:val="000000" w:themeColor="text1"/>
          <w:sz w:val="24"/>
          <w:rPrChange w:id="6118" w:author="JY0225" w:date="2017-08-24T12:04:00Z">
            <w:rPr>
              <w:color w:val="000000" w:themeColor="text1"/>
              <w:sz w:val="24"/>
            </w:rPr>
          </w:rPrChange>
        </w:rPr>
      </w:pPr>
      <w:r w:rsidRPr="00094C36">
        <w:rPr>
          <w:rFonts w:asciiTheme="minorEastAsia" w:hAnsiTheme="minorEastAsia"/>
          <w:color w:val="000000" w:themeColor="text1"/>
          <w:sz w:val="24"/>
          <w:rPrChange w:id="6119" w:author="JY0225" w:date="2017-08-24T12:04:00Z">
            <w:rPr>
              <w:color w:val="000000" w:themeColor="text1"/>
              <w:sz w:val="24"/>
            </w:rPr>
          </w:rPrChange>
        </w:rPr>
        <w:tab/>
      </w:r>
      <w:r w:rsidR="00C91E4A" w:rsidRPr="00094C36">
        <w:rPr>
          <w:rFonts w:asciiTheme="minorEastAsia" w:hAnsiTheme="minorEastAsia" w:hint="eastAsia"/>
          <w:color w:val="000000" w:themeColor="text1"/>
          <w:sz w:val="24"/>
          <w:rPrChange w:id="6120" w:author="JY0225" w:date="2017-08-24T12:04:00Z">
            <w:rPr>
              <w:rFonts w:hint="eastAsia"/>
              <w:color w:val="000000" w:themeColor="text1"/>
              <w:sz w:val="24"/>
            </w:rPr>
          </w:rPrChange>
        </w:rPr>
        <w:t>图</w:t>
      </w:r>
      <w:r w:rsidR="00C91E4A" w:rsidRPr="00094C36">
        <w:rPr>
          <w:rFonts w:asciiTheme="minorEastAsia" w:hAnsiTheme="minorEastAsia"/>
          <w:color w:val="000000" w:themeColor="text1"/>
          <w:sz w:val="24"/>
          <w:rPrChange w:id="6121" w:author="JY0225" w:date="2017-08-24T12:04:00Z">
            <w:rPr>
              <w:color w:val="000000" w:themeColor="text1"/>
              <w:sz w:val="24"/>
            </w:rPr>
          </w:rPrChange>
        </w:rPr>
        <w:t>5-2</w:t>
      </w:r>
      <w:r w:rsidR="00C91E4A" w:rsidRPr="00094C36">
        <w:rPr>
          <w:rFonts w:asciiTheme="minorEastAsia" w:hAnsiTheme="minorEastAsia" w:hint="eastAsia"/>
          <w:color w:val="000000" w:themeColor="text1"/>
          <w:sz w:val="24"/>
          <w:rPrChange w:id="6122" w:author="JY0225" w:date="2017-08-24T12:04:00Z">
            <w:rPr>
              <w:rFonts w:hint="eastAsia"/>
              <w:color w:val="000000" w:themeColor="text1"/>
              <w:sz w:val="24"/>
            </w:rPr>
          </w:rPrChange>
        </w:rPr>
        <w:t>展示的是将开发好的</w:t>
      </w:r>
      <w:r w:rsidR="00C91E4A" w:rsidRPr="00094C36">
        <w:rPr>
          <w:rFonts w:asciiTheme="minorEastAsia" w:hAnsiTheme="minorEastAsia"/>
          <w:color w:val="000000" w:themeColor="text1"/>
          <w:sz w:val="24"/>
          <w:rPrChange w:id="6123" w:author="JY0225" w:date="2017-08-24T12:04:00Z">
            <w:rPr>
              <w:color w:val="000000" w:themeColor="text1"/>
              <w:sz w:val="24"/>
            </w:rPr>
          </w:rPrChange>
        </w:rPr>
        <w:t>Firefox</w:t>
      </w:r>
      <w:r w:rsidR="002E5718" w:rsidRPr="00094C36">
        <w:rPr>
          <w:rFonts w:asciiTheme="minorEastAsia" w:hAnsiTheme="minorEastAsia" w:hint="eastAsia"/>
          <w:color w:val="000000" w:themeColor="text1"/>
          <w:sz w:val="24"/>
          <w:rPrChange w:id="6124" w:author="JY0225" w:date="2017-08-24T12:04:00Z">
            <w:rPr>
              <w:rFonts w:hint="eastAsia"/>
              <w:color w:val="000000" w:themeColor="text1"/>
              <w:sz w:val="24"/>
            </w:rPr>
          </w:rPrChange>
        </w:rPr>
        <w:t>扩展</w:t>
      </w:r>
      <w:r w:rsidR="00C91E4A" w:rsidRPr="00094C36">
        <w:rPr>
          <w:rFonts w:asciiTheme="minorEastAsia" w:hAnsiTheme="minorEastAsia" w:hint="eastAsia"/>
          <w:color w:val="000000" w:themeColor="text1"/>
          <w:sz w:val="24"/>
          <w:rPrChange w:id="6125" w:author="JY0225" w:date="2017-08-24T12:04:00Z">
            <w:rPr>
              <w:rFonts w:hint="eastAsia"/>
              <w:color w:val="000000" w:themeColor="text1"/>
              <w:sz w:val="24"/>
            </w:rPr>
          </w:rPrChange>
        </w:rPr>
        <w:t>导入到</w:t>
      </w:r>
      <w:r w:rsidR="00C91E4A" w:rsidRPr="00094C36">
        <w:rPr>
          <w:rFonts w:asciiTheme="minorEastAsia" w:hAnsiTheme="minorEastAsia"/>
          <w:color w:val="000000" w:themeColor="text1"/>
          <w:sz w:val="24"/>
          <w:rPrChange w:id="6126" w:author="JY0225" w:date="2017-08-24T12:04:00Z">
            <w:rPr>
              <w:color w:val="000000" w:themeColor="text1"/>
              <w:sz w:val="24"/>
            </w:rPr>
          </w:rPrChange>
        </w:rPr>
        <w:t>Firefox</w:t>
      </w:r>
      <w:r w:rsidR="008B25D3" w:rsidRPr="00094C36">
        <w:rPr>
          <w:rFonts w:asciiTheme="minorEastAsia" w:hAnsiTheme="minorEastAsia" w:hint="eastAsia"/>
          <w:color w:val="000000" w:themeColor="text1"/>
          <w:sz w:val="24"/>
          <w:rPrChange w:id="6127" w:author="JY0225" w:date="2017-08-24T12:04:00Z">
            <w:rPr>
              <w:rFonts w:hint="eastAsia"/>
              <w:color w:val="000000" w:themeColor="text1"/>
              <w:sz w:val="24"/>
            </w:rPr>
          </w:rPrChange>
        </w:rPr>
        <w:t>浏览器中，从上图中</w:t>
      </w:r>
      <w:r w:rsidR="00C91E4A" w:rsidRPr="00094C36">
        <w:rPr>
          <w:rFonts w:asciiTheme="minorEastAsia" w:hAnsiTheme="minorEastAsia" w:hint="eastAsia"/>
          <w:color w:val="000000" w:themeColor="text1"/>
          <w:sz w:val="24"/>
          <w:rPrChange w:id="6128" w:author="JY0225" w:date="2017-08-24T12:04:00Z">
            <w:rPr>
              <w:rFonts w:hint="eastAsia"/>
              <w:color w:val="000000" w:themeColor="text1"/>
              <w:sz w:val="24"/>
            </w:rPr>
          </w:rPrChange>
        </w:rPr>
        <w:t>可以看到，名为</w:t>
      </w:r>
      <w:r w:rsidR="00C91E4A" w:rsidRPr="00094C36">
        <w:rPr>
          <w:rFonts w:asciiTheme="minorEastAsia" w:hAnsiTheme="minorEastAsia"/>
          <w:color w:val="000000" w:themeColor="text1"/>
          <w:sz w:val="24"/>
          <w:rPrChange w:id="6129" w:author="JY0225" w:date="2017-08-24T12:04:00Z">
            <w:rPr>
              <w:color w:val="000000" w:themeColor="text1"/>
              <w:sz w:val="24"/>
            </w:rPr>
          </w:rPrChange>
        </w:rPr>
        <w:t>Middleware</w:t>
      </w:r>
      <w:r w:rsidR="00C91E4A" w:rsidRPr="00094C36">
        <w:rPr>
          <w:rFonts w:asciiTheme="minorEastAsia" w:hAnsiTheme="minorEastAsia" w:hint="eastAsia"/>
          <w:color w:val="000000" w:themeColor="text1"/>
          <w:sz w:val="24"/>
          <w:rPrChange w:id="6130" w:author="JY0225" w:date="2017-08-24T12:04:00Z">
            <w:rPr>
              <w:rFonts w:hint="eastAsia"/>
              <w:color w:val="000000" w:themeColor="text1"/>
              <w:sz w:val="24"/>
            </w:rPr>
          </w:rPrChange>
        </w:rPr>
        <w:t>的</w:t>
      </w:r>
      <w:r w:rsidR="002E5718" w:rsidRPr="00094C36">
        <w:rPr>
          <w:rFonts w:asciiTheme="minorEastAsia" w:hAnsiTheme="minorEastAsia" w:hint="eastAsia"/>
          <w:color w:val="000000" w:themeColor="text1"/>
          <w:sz w:val="24"/>
          <w:rPrChange w:id="6131" w:author="JY0225" w:date="2017-08-24T12:04:00Z">
            <w:rPr>
              <w:rFonts w:hint="eastAsia"/>
              <w:color w:val="000000" w:themeColor="text1"/>
              <w:sz w:val="24"/>
            </w:rPr>
          </w:rPrChange>
        </w:rPr>
        <w:t>扩展</w:t>
      </w:r>
      <w:r w:rsidR="00C91E4A" w:rsidRPr="00094C36">
        <w:rPr>
          <w:rFonts w:asciiTheme="minorEastAsia" w:hAnsiTheme="minorEastAsia" w:hint="eastAsia"/>
          <w:color w:val="000000" w:themeColor="text1"/>
          <w:sz w:val="24"/>
          <w:rPrChange w:id="6132" w:author="JY0225" w:date="2017-08-24T12:04:00Z">
            <w:rPr>
              <w:rFonts w:hint="eastAsia"/>
              <w:color w:val="000000" w:themeColor="text1"/>
              <w:sz w:val="24"/>
            </w:rPr>
          </w:rPrChange>
        </w:rPr>
        <w:t>已经被部署到了浏览器中。</w:t>
      </w:r>
      <w:r w:rsidR="00175557" w:rsidRPr="00094C36">
        <w:rPr>
          <w:rFonts w:asciiTheme="minorEastAsia" w:hAnsiTheme="minorEastAsia"/>
          <w:color w:val="000000" w:themeColor="text1"/>
          <w:sz w:val="24"/>
          <w:rPrChange w:id="6133" w:author="JY0225" w:date="2017-08-24T12:04:00Z">
            <w:rPr>
              <w:color w:val="000000" w:themeColor="text1"/>
              <w:sz w:val="24"/>
            </w:rPr>
          </w:rPrChange>
        </w:rPr>
        <w:t>5-3</w:t>
      </w:r>
      <w:r w:rsidR="00175557" w:rsidRPr="00094C36">
        <w:rPr>
          <w:rFonts w:asciiTheme="minorEastAsia" w:hAnsiTheme="minorEastAsia" w:hint="eastAsia"/>
          <w:color w:val="000000" w:themeColor="text1"/>
          <w:sz w:val="24"/>
          <w:rPrChange w:id="6134" w:author="JY0225" w:date="2017-08-24T12:04:00Z">
            <w:rPr>
              <w:rFonts w:hint="eastAsia"/>
              <w:color w:val="000000" w:themeColor="text1"/>
              <w:sz w:val="24"/>
            </w:rPr>
          </w:rPrChange>
        </w:rPr>
        <w:t>展示的是使用浏览器</w:t>
      </w:r>
      <w:r w:rsidR="002E5718" w:rsidRPr="00094C36">
        <w:rPr>
          <w:rFonts w:asciiTheme="minorEastAsia" w:hAnsiTheme="minorEastAsia" w:hint="eastAsia"/>
          <w:color w:val="000000" w:themeColor="text1"/>
          <w:sz w:val="24"/>
          <w:rPrChange w:id="6135" w:author="JY0225" w:date="2017-08-24T12:04:00Z">
            <w:rPr>
              <w:rFonts w:hint="eastAsia"/>
              <w:color w:val="000000" w:themeColor="text1"/>
              <w:sz w:val="24"/>
            </w:rPr>
          </w:rPrChange>
        </w:rPr>
        <w:t>扩展</w:t>
      </w:r>
      <w:r w:rsidR="00175557" w:rsidRPr="00094C36">
        <w:rPr>
          <w:rFonts w:asciiTheme="minorEastAsia" w:hAnsiTheme="minorEastAsia" w:hint="eastAsia"/>
          <w:color w:val="000000" w:themeColor="text1"/>
          <w:sz w:val="24"/>
          <w:rPrChange w:id="6136" w:author="JY0225" w:date="2017-08-24T12:04:00Z">
            <w:rPr>
              <w:rFonts w:hint="eastAsia"/>
              <w:color w:val="000000" w:themeColor="text1"/>
              <w:sz w:val="24"/>
            </w:rPr>
          </w:rPrChange>
        </w:rPr>
        <w:t>登录云</w:t>
      </w:r>
      <w:r w:rsidR="00476838" w:rsidRPr="00094C36">
        <w:rPr>
          <w:rFonts w:asciiTheme="minorEastAsia" w:hAnsiTheme="minorEastAsia" w:hint="eastAsia"/>
          <w:color w:val="000000" w:themeColor="text1"/>
          <w:sz w:val="24"/>
          <w:rPrChange w:id="6137" w:author="JY0225" w:date="2017-08-24T12:04:00Z">
            <w:rPr>
              <w:rFonts w:hint="eastAsia"/>
              <w:color w:val="000000" w:themeColor="text1"/>
              <w:sz w:val="24"/>
            </w:rPr>
          </w:rPrChange>
        </w:rPr>
        <w:t>备份</w:t>
      </w:r>
      <w:r w:rsidR="00175557" w:rsidRPr="00094C36">
        <w:rPr>
          <w:rFonts w:asciiTheme="minorEastAsia" w:hAnsiTheme="minorEastAsia" w:hint="eastAsia"/>
          <w:color w:val="000000" w:themeColor="text1"/>
          <w:sz w:val="24"/>
          <w:rPrChange w:id="6138" w:author="JY0225" w:date="2017-08-24T12:04:00Z">
            <w:rPr>
              <w:rFonts w:hint="eastAsia"/>
              <w:color w:val="000000" w:themeColor="text1"/>
              <w:sz w:val="24"/>
            </w:rPr>
          </w:rPrChange>
        </w:rPr>
        <w:t>服务器，然后查询</w:t>
      </w:r>
      <w:r w:rsidR="00476838" w:rsidRPr="00094C36">
        <w:rPr>
          <w:rFonts w:asciiTheme="minorEastAsia" w:hAnsiTheme="minorEastAsia" w:hint="eastAsia"/>
          <w:color w:val="000000" w:themeColor="text1"/>
          <w:sz w:val="24"/>
          <w:rPrChange w:id="6139" w:author="JY0225" w:date="2017-08-24T12:04:00Z">
            <w:rPr>
              <w:rFonts w:hint="eastAsia"/>
              <w:color w:val="000000" w:themeColor="text1"/>
              <w:sz w:val="24"/>
            </w:rPr>
          </w:rPrChange>
        </w:rPr>
        <w:t>备份</w:t>
      </w:r>
      <w:r w:rsidR="00175557" w:rsidRPr="00094C36">
        <w:rPr>
          <w:rFonts w:asciiTheme="minorEastAsia" w:hAnsiTheme="minorEastAsia" w:hint="eastAsia"/>
          <w:color w:val="000000" w:themeColor="text1"/>
          <w:sz w:val="24"/>
          <w:rPrChange w:id="6140" w:author="JY0225" w:date="2017-08-24T12:04:00Z">
            <w:rPr>
              <w:rFonts w:hint="eastAsia"/>
              <w:color w:val="000000" w:themeColor="text1"/>
              <w:sz w:val="24"/>
            </w:rPr>
          </w:rPrChange>
        </w:rPr>
        <w:t>空间的</w:t>
      </w:r>
      <w:r w:rsidR="00473B86" w:rsidRPr="00094C36">
        <w:rPr>
          <w:rFonts w:asciiTheme="minorEastAsia" w:hAnsiTheme="minorEastAsia" w:hint="eastAsia"/>
          <w:color w:val="000000" w:themeColor="text1"/>
          <w:sz w:val="24"/>
          <w:rPrChange w:id="6141" w:author="JY0225" w:date="2017-08-24T12:04:00Z">
            <w:rPr>
              <w:rFonts w:hint="eastAsia"/>
              <w:color w:val="000000" w:themeColor="text1"/>
              <w:sz w:val="24"/>
            </w:rPr>
          </w:rPrChange>
        </w:rPr>
        <w:t>效果图。</w:t>
      </w:r>
    </w:p>
    <w:p w14:paraId="1F40E8FB" w14:textId="77777777" w:rsidR="0066403A" w:rsidRDefault="000B497A" w:rsidP="0066403A">
      <w:pPr>
        <w:pStyle w:val="31"/>
      </w:pPr>
      <w:bookmarkStart w:id="6142" w:name="_Toc491606305"/>
      <w:r>
        <w:t>5.2.7</w:t>
      </w:r>
      <w:r w:rsidR="003D75FE">
        <w:t xml:space="preserve"> </w:t>
      </w:r>
      <w:r w:rsidR="00D47CD7">
        <w:t>Java SDK</w:t>
      </w:r>
      <w:bookmarkEnd w:id="6142"/>
    </w:p>
    <w:p w14:paraId="1836B835" w14:textId="58F05E9C" w:rsidR="00CA22B1" w:rsidRPr="00094C36" w:rsidRDefault="00F44AA4" w:rsidP="00654745">
      <w:pPr>
        <w:spacing w:line="400" w:lineRule="exact"/>
        <w:rPr>
          <w:rFonts w:asciiTheme="minorEastAsia" w:hAnsiTheme="minorEastAsia"/>
          <w:color w:val="000000" w:themeColor="text1"/>
          <w:sz w:val="24"/>
          <w:rPrChange w:id="6143" w:author="JY0225" w:date="2017-08-24T12:04:00Z">
            <w:rPr>
              <w:color w:val="000000" w:themeColor="text1"/>
              <w:sz w:val="24"/>
            </w:rPr>
          </w:rPrChange>
        </w:rPr>
      </w:pPr>
      <w:r>
        <w:tab/>
      </w:r>
      <w:r w:rsidR="00654745" w:rsidRPr="00094C36">
        <w:rPr>
          <w:rFonts w:asciiTheme="minorEastAsia" w:hAnsiTheme="minorEastAsia" w:hint="eastAsia"/>
          <w:color w:val="000000" w:themeColor="text1"/>
          <w:sz w:val="24"/>
          <w:rPrChange w:id="6144" w:author="JY0225" w:date="2017-08-24T12:04:00Z">
            <w:rPr>
              <w:rFonts w:hint="eastAsia"/>
              <w:color w:val="000000" w:themeColor="text1"/>
              <w:sz w:val="24"/>
            </w:rPr>
          </w:rPrChange>
        </w:rPr>
        <w:t>优化的中间件系统具备一定的可扩展性，即支持多平台的应用使用云</w:t>
      </w:r>
      <w:r w:rsidR="00476838" w:rsidRPr="00094C36">
        <w:rPr>
          <w:rFonts w:asciiTheme="minorEastAsia" w:hAnsiTheme="minorEastAsia" w:hint="eastAsia"/>
          <w:color w:val="000000" w:themeColor="text1"/>
          <w:sz w:val="24"/>
          <w:rPrChange w:id="6145" w:author="JY0225" w:date="2017-08-24T12:04:00Z">
            <w:rPr>
              <w:rFonts w:hint="eastAsia"/>
              <w:color w:val="000000" w:themeColor="text1"/>
              <w:sz w:val="24"/>
            </w:rPr>
          </w:rPrChange>
        </w:rPr>
        <w:t>备份</w:t>
      </w:r>
      <w:r w:rsidR="00654745" w:rsidRPr="00094C36">
        <w:rPr>
          <w:rFonts w:asciiTheme="minorEastAsia" w:hAnsiTheme="minorEastAsia" w:hint="eastAsia"/>
          <w:color w:val="000000" w:themeColor="text1"/>
          <w:sz w:val="24"/>
          <w:rPrChange w:id="6146" w:author="JY0225" w:date="2017-08-24T12:04:00Z">
            <w:rPr>
              <w:rFonts w:hint="eastAsia"/>
              <w:color w:val="000000" w:themeColor="text1"/>
              <w:sz w:val="24"/>
            </w:rPr>
          </w:rPrChange>
        </w:rPr>
        <w:t>服务。</w:t>
      </w:r>
      <w:r w:rsidR="000F4B08" w:rsidRPr="00094C36">
        <w:rPr>
          <w:rFonts w:asciiTheme="minorEastAsia" w:hAnsiTheme="minorEastAsia" w:hint="eastAsia"/>
          <w:color w:val="000000" w:themeColor="text1"/>
          <w:sz w:val="24"/>
          <w:rPrChange w:id="6147" w:author="JY0225" w:date="2017-08-24T12:04:00Z">
            <w:rPr>
              <w:rFonts w:hint="eastAsia"/>
              <w:color w:val="000000" w:themeColor="text1"/>
              <w:sz w:val="24"/>
            </w:rPr>
          </w:rPrChange>
        </w:rPr>
        <w:t>除了提供基于</w:t>
      </w:r>
      <w:r w:rsidR="000F4B08" w:rsidRPr="00094C36">
        <w:rPr>
          <w:rFonts w:asciiTheme="minorEastAsia" w:hAnsiTheme="minorEastAsia"/>
          <w:color w:val="000000" w:themeColor="text1"/>
          <w:sz w:val="24"/>
          <w:rPrChange w:id="6148" w:author="JY0225" w:date="2017-08-24T12:04:00Z">
            <w:rPr>
              <w:color w:val="000000" w:themeColor="text1"/>
              <w:sz w:val="24"/>
            </w:rPr>
          </w:rPrChange>
        </w:rPr>
        <w:t>Firefox</w:t>
      </w:r>
      <w:r w:rsidR="000F4B08" w:rsidRPr="00094C36">
        <w:rPr>
          <w:rFonts w:asciiTheme="minorEastAsia" w:hAnsiTheme="minorEastAsia" w:hint="eastAsia"/>
          <w:color w:val="000000" w:themeColor="text1"/>
          <w:sz w:val="24"/>
          <w:rPrChange w:id="6149" w:author="JY0225" w:date="2017-08-24T12:04:00Z">
            <w:rPr>
              <w:rFonts w:hint="eastAsia"/>
              <w:color w:val="000000" w:themeColor="text1"/>
              <w:sz w:val="24"/>
            </w:rPr>
          </w:rPrChange>
        </w:rPr>
        <w:t>浏览器的中间件</w:t>
      </w:r>
      <w:r w:rsidR="002E5718" w:rsidRPr="00094C36">
        <w:rPr>
          <w:rFonts w:asciiTheme="minorEastAsia" w:hAnsiTheme="minorEastAsia" w:hint="eastAsia"/>
          <w:color w:val="000000" w:themeColor="text1"/>
          <w:sz w:val="24"/>
          <w:rPrChange w:id="6150" w:author="JY0225" w:date="2017-08-24T12:04:00Z">
            <w:rPr>
              <w:rFonts w:hint="eastAsia"/>
              <w:color w:val="000000" w:themeColor="text1"/>
              <w:sz w:val="24"/>
            </w:rPr>
          </w:rPrChange>
        </w:rPr>
        <w:t>扩展</w:t>
      </w:r>
      <w:r w:rsidR="000F4B08" w:rsidRPr="00094C36">
        <w:rPr>
          <w:rFonts w:asciiTheme="minorEastAsia" w:hAnsiTheme="minorEastAsia" w:hint="eastAsia"/>
          <w:color w:val="000000" w:themeColor="text1"/>
          <w:sz w:val="24"/>
          <w:rPrChange w:id="6151" w:author="JY0225" w:date="2017-08-24T12:04:00Z">
            <w:rPr>
              <w:rFonts w:hint="eastAsia"/>
              <w:color w:val="000000" w:themeColor="text1"/>
              <w:sz w:val="24"/>
            </w:rPr>
          </w:rPrChange>
        </w:rPr>
        <w:t>以外，</w:t>
      </w:r>
      <w:r w:rsidR="00D030B8" w:rsidRPr="00094C36">
        <w:rPr>
          <w:rFonts w:asciiTheme="minorEastAsia" w:hAnsiTheme="minorEastAsia" w:hint="eastAsia"/>
          <w:color w:val="000000" w:themeColor="text1"/>
          <w:sz w:val="24"/>
          <w:rPrChange w:id="6152" w:author="JY0225" w:date="2017-08-24T12:04:00Z">
            <w:rPr>
              <w:rFonts w:hint="eastAsia"/>
              <w:color w:val="000000" w:themeColor="text1"/>
              <w:sz w:val="24"/>
            </w:rPr>
          </w:rPrChange>
        </w:rPr>
        <w:t>本文</w:t>
      </w:r>
      <w:r w:rsidR="000F4B08" w:rsidRPr="00094C36">
        <w:rPr>
          <w:rFonts w:asciiTheme="minorEastAsia" w:hAnsiTheme="minorEastAsia" w:hint="eastAsia"/>
          <w:color w:val="000000" w:themeColor="text1"/>
          <w:sz w:val="24"/>
          <w:rPrChange w:id="6153" w:author="JY0225" w:date="2017-08-24T12:04:00Z">
            <w:rPr>
              <w:rFonts w:hint="eastAsia"/>
              <w:color w:val="000000" w:themeColor="text1"/>
              <w:sz w:val="24"/>
            </w:rPr>
          </w:rPrChange>
        </w:rPr>
        <w:t>还开发了一款基于</w:t>
      </w:r>
      <w:r w:rsidR="000F4B08" w:rsidRPr="00094C36">
        <w:rPr>
          <w:rFonts w:asciiTheme="minorEastAsia" w:hAnsiTheme="minorEastAsia"/>
          <w:color w:val="000000" w:themeColor="text1"/>
          <w:sz w:val="24"/>
          <w:rPrChange w:id="6154" w:author="JY0225" w:date="2017-08-24T12:04:00Z">
            <w:rPr>
              <w:color w:val="000000" w:themeColor="text1"/>
              <w:sz w:val="24"/>
            </w:rPr>
          </w:rPrChange>
        </w:rPr>
        <w:t>Java</w:t>
      </w:r>
      <w:r w:rsidR="000F4B08" w:rsidRPr="00094C36">
        <w:rPr>
          <w:rFonts w:asciiTheme="minorEastAsia" w:hAnsiTheme="minorEastAsia" w:hint="eastAsia"/>
          <w:color w:val="000000" w:themeColor="text1"/>
          <w:sz w:val="24"/>
          <w:rPrChange w:id="6155" w:author="JY0225" w:date="2017-08-24T12:04:00Z">
            <w:rPr>
              <w:rFonts w:hint="eastAsia"/>
              <w:color w:val="000000" w:themeColor="text1"/>
              <w:sz w:val="24"/>
            </w:rPr>
          </w:rPrChange>
        </w:rPr>
        <w:t>平台的</w:t>
      </w:r>
      <w:r w:rsidR="000F4B08" w:rsidRPr="00094C36">
        <w:rPr>
          <w:rFonts w:asciiTheme="minorEastAsia" w:hAnsiTheme="minorEastAsia"/>
          <w:color w:val="000000" w:themeColor="text1"/>
          <w:sz w:val="24"/>
          <w:rPrChange w:id="6156" w:author="JY0225" w:date="2017-08-24T12:04:00Z">
            <w:rPr>
              <w:color w:val="000000" w:themeColor="text1"/>
              <w:sz w:val="24"/>
            </w:rPr>
          </w:rPrChange>
        </w:rPr>
        <w:t>SDK</w:t>
      </w:r>
      <w:r w:rsidR="000F4B08" w:rsidRPr="00094C36">
        <w:rPr>
          <w:rFonts w:asciiTheme="minorEastAsia" w:hAnsiTheme="minorEastAsia" w:hint="eastAsia"/>
          <w:color w:val="000000" w:themeColor="text1"/>
          <w:sz w:val="24"/>
          <w:rPrChange w:id="6157" w:author="JY0225" w:date="2017-08-24T12:04:00Z">
            <w:rPr>
              <w:rFonts w:hint="eastAsia"/>
              <w:color w:val="000000" w:themeColor="text1"/>
              <w:sz w:val="24"/>
            </w:rPr>
          </w:rPrChange>
        </w:rPr>
        <w:t>。</w:t>
      </w:r>
      <w:r w:rsidR="00654745" w:rsidRPr="00094C36">
        <w:rPr>
          <w:rFonts w:asciiTheme="minorEastAsia" w:hAnsiTheme="minorEastAsia"/>
          <w:color w:val="000000" w:themeColor="text1"/>
          <w:sz w:val="24"/>
          <w:rPrChange w:id="6158" w:author="JY0225" w:date="2017-08-24T12:04:00Z">
            <w:rPr>
              <w:color w:val="000000" w:themeColor="text1"/>
              <w:sz w:val="24"/>
            </w:rPr>
          </w:rPrChange>
        </w:rPr>
        <w:t>Java SDK</w:t>
      </w:r>
      <w:r w:rsidR="00654745" w:rsidRPr="00094C36">
        <w:rPr>
          <w:rFonts w:asciiTheme="minorEastAsia" w:hAnsiTheme="minorEastAsia" w:hint="eastAsia"/>
          <w:color w:val="000000" w:themeColor="text1"/>
          <w:sz w:val="24"/>
          <w:rPrChange w:id="6159" w:author="JY0225" w:date="2017-08-24T12:04:00Z">
            <w:rPr>
              <w:rFonts w:hint="eastAsia"/>
              <w:color w:val="000000" w:themeColor="text1"/>
              <w:sz w:val="24"/>
            </w:rPr>
          </w:rPrChange>
        </w:rPr>
        <w:t>是提供给</w:t>
      </w:r>
      <w:r w:rsidR="00654745" w:rsidRPr="00094C36">
        <w:rPr>
          <w:rFonts w:asciiTheme="minorEastAsia" w:hAnsiTheme="minorEastAsia"/>
          <w:color w:val="000000" w:themeColor="text1"/>
          <w:sz w:val="24"/>
          <w:rPrChange w:id="6160" w:author="JY0225" w:date="2017-08-24T12:04:00Z">
            <w:rPr>
              <w:color w:val="000000" w:themeColor="text1"/>
              <w:sz w:val="24"/>
            </w:rPr>
          </w:rPrChange>
        </w:rPr>
        <w:t>Java</w:t>
      </w:r>
      <w:r w:rsidR="00654745" w:rsidRPr="00094C36">
        <w:rPr>
          <w:rFonts w:asciiTheme="minorEastAsia" w:hAnsiTheme="minorEastAsia" w:hint="eastAsia"/>
          <w:color w:val="000000" w:themeColor="text1"/>
          <w:sz w:val="24"/>
          <w:rPrChange w:id="6161" w:author="JY0225" w:date="2017-08-24T12:04:00Z">
            <w:rPr>
              <w:rFonts w:hint="eastAsia"/>
              <w:color w:val="000000" w:themeColor="text1"/>
              <w:sz w:val="24"/>
            </w:rPr>
          </w:rPrChange>
        </w:rPr>
        <w:t>开发人员建立应用时使用的开发工具集合，</w:t>
      </w:r>
      <w:r w:rsidR="000F4B08" w:rsidRPr="00094C36">
        <w:rPr>
          <w:rFonts w:asciiTheme="minorEastAsia" w:hAnsiTheme="minorEastAsia"/>
          <w:color w:val="000000" w:themeColor="text1"/>
          <w:sz w:val="24"/>
          <w:rPrChange w:id="6162" w:author="JY0225" w:date="2017-08-24T12:04:00Z">
            <w:rPr>
              <w:color w:val="000000" w:themeColor="text1"/>
              <w:sz w:val="24"/>
            </w:rPr>
          </w:rPrChange>
        </w:rPr>
        <w:t xml:space="preserve"> </w:t>
      </w:r>
      <w:r w:rsidR="00A2790A" w:rsidRPr="00094C36">
        <w:rPr>
          <w:rFonts w:asciiTheme="minorEastAsia" w:hAnsiTheme="minorEastAsia" w:hint="eastAsia"/>
          <w:color w:val="000000" w:themeColor="text1"/>
          <w:sz w:val="24"/>
          <w:rPrChange w:id="6163" w:author="JY0225" w:date="2017-08-24T12:04:00Z">
            <w:rPr>
              <w:rFonts w:hint="eastAsia"/>
              <w:color w:val="000000" w:themeColor="text1"/>
              <w:sz w:val="24"/>
            </w:rPr>
          </w:rPrChange>
        </w:rPr>
        <w:t>开发人员通过调用</w:t>
      </w:r>
      <w:r w:rsidR="00A2790A" w:rsidRPr="00094C36">
        <w:rPr>
          <w:rFonts w:asciiTheme="minorEastAsia" w:hAnsiTheme="minorEastAsia"/>
          <w:color w:val="000000" w:themeColor="text1"/>
          <w:sz w:val="24"/>
          <w:rPrChange w:id="6164" w:author="JY0225" w:date="2017-08-24T12:04:00Z">
            <w:rPr>
              <w:color w:val="000000" w:themeColor="text1"/>
              <w:sz w:val="24"/>
            </w:rPr>
          </w:rPrChange>
        </w:rPr>
        <w:t>SDK</w:t>
      </w:r>
      <w:r w:rsidR="00A2790A" w:rsidRPr="00094C36">
        <w:rPr>
          <w:rFonts w:asciiTheme="minorEastAsia" w:hAnsiTheme="minorEastAsia" w:hint="eastAsia"/>
          <w:color w:val="000000" w:themeColor="text1"/>
          <w:sz w:val="24"/>
          <w:rPrChange w:id="6165" w:author="JY0225" w:date="2017-08-24T12:04:00Z">
            <w:rPr>
              <w:rFonts w:hint="eastAsia"/>
              <w:color w:val="000000" w:themeColor="text1"/>
              <w:sz w:val="24"/>
            </w:rPr>
          </w:rPrChange>
        </w:rPr>
        <w:t>提供的接口，便可以与云</w:t>
      </w:r>
      <w:r w:rsidR="00476838" w:rsidRPr="00094C36">
        <w:rPr>
          <w:rFonts w:asciiTheme="minorEastAsia" w:hAnsiTheme="minorEastAsia" w:hint="eastAsia"/>
          <w:color w:val="000000" w:themeColor="text1"/>
          <w:sz w:val="24"/>
          <w:rPrChange w:id="6166" w:author="JY0225" w:date="2017-08-24T12:04:00Z">
            <w:rPr>
              <w:rFonts w:hint="eastAsia"/>
              <w:color w:val="000000" w:themeColor="text1"/>
              <w:sz w:val="24"/>
            </w:rPr>
          </w:rPrChange>
        </w:rPr>
        <w:t>备份</w:t>
      </w:r>
      <w:r w:rsidR="00A2790A" w:rsidRPr="00094C36">
        <w:rPr>
          <w:rFonts w:asciiTheme="minorEastAsia" w:hAnsiTheme="minorEastAsia" w:hint="eastAsia"/>
          <w:color w:val="000000" w:themeColor="text1"/>
          <w:sz w:val="24"/>
          <w:rPrChange w:id="6167" w:author="JY0225" w:date="2017-08-24T12:04:00Z">
            <w:rPr>
              <w:rFonts w:hint="eastAsia"/>
              <w:color w:val="000000" w:themeColor="text1"/>
              <w:sz w:val="24"/>
            </w:rPr>
          </w:rPrChange>
        </w:rPr>
        <w:t>服务器进行连接，从而使用云</w:t>
      </w:r>
      <w:r w:rsidR="00476838" w:rsidRPr="00094C36">
        <w:rPr>
          <w:rFonts w:asciiTheme="minorEastAsia" w:hAnsiTheme="minorEastAsia" w:hint="eastAsia"/>
          <w:color w:val="000000" w:themeColor="text1"/>
          <w:sz w:val="24"/>
          <w:rPrChange w:id="6168" w:author="JY0225" w:date="2017-08-24T12:04:00Z">
            <w:rPr>
              <w:rFonts w:hint="eastAsia"/>
              <w:color w:val="000000" w:themeColor="text1"/>
              <w:sz w:val="24"/>
            </w:rPr>
          </w:rPrChange>
        </w:rPr>
        <w:t>备份</w:t>
      </w:r>
      <w:r w:rsidR="00A2790A" w:rsidRPr="00094C36">
        <w:rPr>
          <w:rFonts w:asciiTheme="minorEastAsia" w:hAnsiTheme="minorEastAsia" w:hint="eastAsia"/>
          <w:color w:val="000000" w:themeColor="text1"/>
          <w:sz w:val="24"/>
          <w:rPrChange w:id="6169" w:author="JY0225" w:date="2017-08-24T12:04:00Z">
            <w:rPr>
              <w:rFonts w:hint="eastAsia"/>
              <w:color w:val="000000" w:themeColor="text1"/>
              <w:sz w:val="24"/>
            </w:rPr>
          </w:rPrChange>
        </w:rPr>
        <w:t>服务。</w:t>
      </w:r>
      <w:r w:rsidR="001D656B" w:rsidRPr="00094C36">
        <w:rPr>
          <w:rFonts w:asciiTheme="minorEastAsia" w:hAnsiTheme="minorEastAsia"/>
          <w:color w:val="000000" w:themeColor="text1"/>
          <w:sz w:val="24"/>
          <w:rPrChange w:id="6170" w:author="JY0225" w:date="2017-08-24T12:04:00Z">
            <w:rPr>
              <w:color w:val="000000" w:themeColor="text1"/>
              <w:sz w:val="24"/>
            </w:rPr>
          </w:rPrChange>
        </w:rPr>
        <w:t>Java</w:t>
      </w:r>
      <w:r w:rsidR="001D656B" w:rsidRPr="00094C36">
        <w:rPr>
          <w:rFonts w:asciiTheme="minorEastAsia" w:hAnsiTheme="minorEastAsia" w:hint="eastAsia"/>
          <w:color w:val="000000" w:themeColor="text1"/>
          <w:sz w:val="24"/>
          <w:rPrChange w:id="6171" w:author="JY0225" w:date="2017-08-24T12:04:00Z">
            <w:rPr>
              <w:rFonts w:hint="eastAsia"/>
              <w:color w:val="000000" w:themeColor="text1"/>
              <w:sz w:val="24"/>
            </w:rPr>
          </w:rPrChange>
        </w:rPr>
        <w:t>语言能够适用于当前很多应用的开发，如</w:t>
      </w:r>
      <w:r w:rsidR="001D656B" w:rsidRPr="00094C36">
        <w:rPr>
          <w:rFonts w:asciiTheme="minorEastAsia" w:hAnsiTheme="minorEastAsia"/>
          <w:color w:val="000000" w:themeColor="text1"/>
          <w:sz w:val="24"/>
          <w:rPrChange w:id="6172" w:author="JY0225" w:date="2017-08-24T12:04:00Z">
            <w:rPr>
              <w:color w:val="000000" w:themeColor="text1"/>
              <w:sz w:val="24"/>
            </w:rPr>
          </w:rPrChange>
        </w:rPr>
        <w:t>Web</w:t>
      </w:r>
      <w:r w:rsidR="001D656B" w:rsidRPr="00094C36">
        <w:rPr>
          <w:rFonts w:asciiTheme="minorEastAsia" w:hAnsiTheme="minorEastAsia" w:hint="eastAsia"/>
          <w:color w:val="000000" w:themeColor="text1"/>
          <w:sz w:val="24"/>
          <w:rPrChange w:id="6173" w:author="JY0225" w:date="2017-08-24T12:04:00Z">
            <w:rPr>
              <w:rFonts w:hint="eastAsia"/>
              <w:color w:val="000000" w:themeColor="text1"/>
              <w:sz w:val="24"/>
            </w:rPr>
          </w:rPrChange>
        </w:rPr>
        <w:t>开发、</w:t>
      </w:r>
      <w:r w:rsidR="001D656B" w:rsidRPr="00094C36">
        <w:rPr>
          <w:rFonts w:asciiTheme="minorEastAsia" w:hAnsiTheme="minorEastAsia"/>
          <w:color w:val="000000" w:themeColor="text1"/>
          <w:sz w:val="24"/>
          <w:rPrChange w:id="6174" w:author="JY0225" w:date="2017-08-24T12:04:00Z">
            <w:rPr>
              <w:color w:val="000000" w:themeColor="text1"/>
              <w:sz w:val="24"/>
            </w:rPr>
          </w:rPrChange>
        </w:rPr>
        <w:t>Android</w:t>
      </w:r>
      <w:r w:rsidR="00F706F4" w:rsidRPr="00094C36">
        <w:rPr>
          <w:rFonts w:asciiTheme="minorEastAsia" w:hAnsiTheme="minorEastAsia" w:hint="eastAsia"/>
          <w:color w:val="000000" w:themeColor="text1"/>
          <w:sz w:val="24"/>
          <w:rPrChange w:id="6175" w:author="JY0225" w:date="2017-08-24T12:04:00Z">
            <w:rPr>
              <w:rFonts w:hint="eastAsia"/>
              <w:color w:val="000000" w:themeColor="text1"/>
              <w:sz w:val="24"/>
            </w:rPr>
          </w:rPrChange>
        </w:rPr>
        <w:t>开发等，因此</w:t>
      </w:r>
      <w:r w:rsidR="001D656B" w:rsidRPr="00094C36">
        <w:rPr>
          <w:rFonts w:asciiTheme="minorEastAsia" w:hAnsiTheme="minorEastAsia" w:hint="eastAsia"/>
          <w:color w:val="000000" w:themeColor="text1"/>
          <w:sz w:val="24"/>
          <w:rPrChange w:id="6176" w:author="JY0225" w:date="2017-08-24T12:04:00Z">
            <w:rPr>
              <w:rFonts w:hint="eastAsia"/>
              <w:color w:val="000000" w:themeColor="text1"/>
              <w:sz w:val="24"/>
            </w:rPr>
          </w:rPrChange>
        </w:rPr>
        <w:t>通过提供</w:t>
      </w:r>
      <w:r w:rsidR="001D656B" w:rsidRPr="00094C36">
        <w:rPr>
          <w:rFonts w:asciiTheme="minorEastAsia" w:hAnsiTheme="minorEastAsia"/>
          <w:color w:val="000000" w:themeColor="text1"/>
          <w:sz w:val="24"/>
          <w:rPrChange w:id="6177" w:author="JY0225" w:date="2017-08-24T12:04:00Z">
            <w:rPr>
              <w:color w:val="000000" w:themeColor="text1"/>
              <w:sz w:val="24"/>
            </w:rPr>
          </w:rPrChange>
        </w:rPr>
        <w:t>SDK</w:t>
      </w:r>
      <w:r w:rsidR="002076CD" w:rsidRPr="00094C36">
        <w:rPr>
          <w:rFonts w:asciiTheme="minorEastAsia" w:hAnsiTheme="minorEastAsia" w:hint="eastAsia"/>
          <w:color w:val="000000" w:themeColor="text1"/>
          <w:sz w:val="24"/>
          <w:rPrChange w:id="6178" w:author="JY0225" w:date="2017-08-24T12:04:00Z">
            <w:rPr>
              <w:rFonts w:hint="eastAsia"/>
              <w:color w:val="000000" w:themeColor="text1"/>
              <w:sz w:val="24"/>
            </w:rPr>
          </w:rPrChange>
        </w:rPr>
        <w:t>的形式，让现有的中间件系统支持更多的应用。</w:t>
      </w:r>
    </w:p>
    <w:p w14:paraId="064586A0" w14:textId="77777777" w:rsidR="003145E9" w:rsidRPr="00094C36" w:rsidRDefault="003145E9" w:rsidP="00654745">
      <w:pPr>
        <w:spacing w:line="400" w:lineRule="exact"/>
        <w:rPr>
          <w:rFonts w:asciiTheme="minorEastAsia" w:hAnsiTheme="minorEastAsia"/>
          <w:color w:val="000000" w:themeColor="text1"/>
          <w:sz w:val="24"/>
          <w:rPrChange w:id="6179" w:author="JY0225" w:date="2017-08-24T12:04:00Z">
            <w:rPr>
              <w:color w:val="000000" w:themeColor="text1"/>
              <w:sz w:val="24"/>
            </w:rPr>
          </w:rPrChange>
        </w:rPr>
      </w:pPr>
      <w:r w:rsidRPr="00094C36">
        <w:rPr>
          <w:rFonts w:asciiTheme="minorEastAsia" w:hAnsiTheme="minorEastAsia"/>
          <w:color w:val="000000" w:themeColor="text1"/>
          <w:sz w:val="24"/>
          <w:rPrChange w:id="6180" w:author="JY0225" w:date="2017-08-24T12:04:00Z">
            <w:rPr>
              <w:color w:val="000000" w:themeColor="text1"/>
              <w:sz w:val="24"/>
            </w:rPr>
          </w:rPrChange>
        </w:rPr>
        <w:tab/>
      </w:r>
      <w:r w:rsidR="00CB3D06" w:rsidRPr="00094C36">
        <w:rPr>
          <w:rFonts w:asciiTheme="minorEastAsia" w:hAnsiTheme="minorEastAsia"/>
          <w:color w:val="000000" w:themeColor="text1"/>
          <w:sz w:val="24"/>
          <w:rPrChange w:id="6181" w:author="JY0225" w:date="2017-08-24T12:04:00Z">
            <w:rPr>
              <w:color w:val="000000" w:themeColor="text1"/>
              <w:sz w:val="24"/>
            </w:rPr>
          </w:rPrChange>
        </w:rPr>
        <w:t>1</w:t>
      </w:r>
      <w:r w:rsidR="00CB3D06" w:rsidRPr="00094C36">
        <w:rPr>
          <w:rFonts w:asciiTheme="minorEastAsia" w:hAnsiTheme="minorEastAsia" w:hint="eastAsia"/>
          <w:color w:val="000000" w:themeColor="text1"/>
          <w:sz w:val="24"/>
          <w:rPrChange w:id="6182" w:author="JY0225" w:date="2017-08-24T12:04:00Z">
            <w:rPr>
              <w:rFonts w:hint="eastAsia"/>
              <w:color w:val="000000" w:themeColor="text1"/>
              <w:sz w:val="24"/>
            </w:rPr>
          </w:rPrChange>
        </w:rPr>
        <w:t>）通信方式</w:t>
      </w:r>
    </w:p>
    <w:p w14:paraId="344A5289" w14:textId="3D05BAC3" w:rsidR="00AB7D23" w:rsidRPr="00094C36" w:rsidRDefault="00CB3D06" w:rsidP="00654745">
      <w:pPr>
        <w:spacing w:line="400" w:lineRule="exact"/>
        <w:rPr>
          <w:rFonts w:asciiTheme="minorEastAsia" w:hAnsiTheme="minorEastAsia"/>
          <w:color w:val="000000" w:themeColor="text1"/>
          <w:sz w:val="24"/>
          <w:rPrChange w:id="6183" w:author="JY0225" w:date="2017-08-24T12:04:00Z">
            <w:rPr>
              <w:color w:val="000000" w:themeColor="text1"/>
              <w:sz w:val="24"/>
            </w:rPr>
          </w:rPrChange>
        </w:rPr>
      </w:pPr>
      <w:r w:rsidRPr="00094C36">
        <w:rPr>
          <w:rFonts w:asciiTheme="minorEastAsia" w:hAnsiTheme="minorEastAsia"/>
          <w:rPrChange w:id="6184" w:author="JY0225" w:date="2017-08-24T12:04:00Z">
            <w:rPr/>
          </w:rPrChange>
        </w:rPr>
        <w:tab/>
      </w:r>
      <w:r w:rsidR="00A6009F" w:rsidRPr="00094C36">
        <w:rPr>
          <w:rFonts w:asciiTheme="minorEastAsia" w:hAnsiTheme="minorEastAsia" w:hint="eastAsia"/>
          <w:color w:val="000000" w:themeColor="text1"/>
          <w:sz w:val="24"/>
          <w:rPrChange w:id="6185" w:author="JY0225" w:date="2017-08-24T12:04:00Z">
            <w:rPr>
              <w:rFonts w:hint="eastAsia"/>
              <w:color w:val="000000" w:themeColor="text1"/>
              <w:sz w:val="24"/>
            </w:rPr>
          </w:rPrChange>
        </w:rPr>
        <w:t>服务器端的代码是由</w:t>
      </w:r>
      <w:r w:rsidR="00A6009F" w:rsidRPr="00094C36">
        <w:rPr>
          <w:rFonts w:asciiTheme="minorEastAsia" w:hAnsiTheme="minorEastAsia"/>
          <w:color w:val="000000" w:themeColor="text1"/>
          <w:sz w:val="24"/>
          <w:rPrChange w:id="6186" w:author="JY0225" w:date="2017-08-24T12:04:00Z">
            <w:rPr>
              <w:color w:val="000000" w:themeColor="text1"/>
              <w:sz w:val="24"/>
            </w:rPr>
          </w:rPrChange>
        </w:rPr>
        <w:t>Python</w:t>
      </w:r>
      <w:r w:rsidR="00A6009F" w:rsidRPr="00094C36">
        <w:rPr>
          <w:rFonts w:asciiTheme="minorEastAsia" w:hAnsiTheme="minorEastAsia" w:hint="eastAsia"/>
          <w:color w:val="000000" w:themeColor="text1"/>
          <w:sz w:val="24"/>
          <w:rPrChange w:id="6187" w:author="JY0225" w:date="2017-08-24T12:04:00Z">
            <w:rPr>
              <w:rFonts w:hint="eastAsia"/>
              <w:color w:val="000000" w:themeColor="text1"/>
              <w:sz w:val="24"/>
            </w:rPr>
          </w:rPrChange>
        </w:rPr>
        <w:t>语言编写的，</w:t>
      </w:r>
      <w:r w:rsidR="00C91A33" w:rsidRPr="00094C36">
        <w:rPr>
          <w:rFonts w:asciiTheme="minorEastAsia" w:hAnsiTheme="minorEastAsia"/>
          <w:color w:val="000000" w:themeColor="text1"/>
          <w:sz w:val="24"/>
          <w:rPrChange w:id="6188" w:author="JY0225" w:date="2017-08-24T12:04:00Z">
            <w:rPr>
              <w:color w:val="000000" w:themeColor="text1"/>
              <w:sz w:val="24"/>
            </w:rPr>
          </w:rPrChange>
        </w:rPr>
        <w:t>Java</w:t>
      </w:r>
      <w:r w:rsidR="00C91A33" w:rsidRPr="00094C36">
        <w:rPr>
          <w:rFonts w:asciiTheme="minorEastAsia" w:hAnsiTheme="minorEastAsia" w:hint="eastAsia"/>
          <w:color w:val="000000" w:themeColor="text1"/>
          <w:sz w:val="24"/>
          <w:rPrChange w:id="6189" w:author="JY0225" w:date="2017-08-24T12:04:00Z">
            <w:rPr>
              <w:rFonts w:hint="eastAsia"/>
              <w:color w:val="000000" w:themeColor="text1"/>
              <w:sz w:val="24"/>
            </w:rPr>
          </w:rPrChange>
        </w:rPr>
        <w:t>与</w:t>
      </w:r>
      <w:r w:rsidR="00C91A33" w:rsidRPr="00094C36">
        <w:rPr>
          <w:rFonts w:asciiTheme="minorEastAsia" w:hAnsiTheme="minorEastAsia"/>
          <w:color w:val="000000" w:themeColor="text1"/>
          <w:sz w:val="24"/>
          <w:rPrChange w:id="6190" w:author="JY0225" w:date="2017-08-24T12:04:00Z">
            <w:rPr>
              <w:color w:val="000000" w:themeColor="text1"/>
              <w:sz w:val="24"/>
            </w:rPr>
          </w:rPrChange>
        </w:rPr>
        <w:t>Python</w:t>
      </w:r>
      <w:r w:rsidR="00C91A33" w:rsidRPr="00094C36">
        <w:rPr>
          <w:rFonts w:asciiTheme="minorEastAsia" w:hAnsiTheme="minorEastAsia" w:hint="eastAsia"/>
          <w:color w:val="000000" w:themeColor="text1"/>
          <w:sz w:val="24"/>
          <w:rPrChange w:id="6191" w:author="JY0225" w:date="2017-08-24T12:04:00Z">
            <w:rPr>
              <w:rFonts w:hint="eastAsia"/>
              <w:color w:val="000000" w:themeColor="text1"/>
              <w:sz w:val="24"/>
            </w:rPr>
          </w:rPrChange>
        </w:rPr>
        <w:t>可以直接</w:t>
      </w:r>
      <w:r w:rsidR="00C91A33" w:rsidRPr="00094C36">
        <w:rPr>
          <w:rFonts w:asciiTheme="minorEastAsia" w:hAnsiTheme="minorEastAsia"/>
          <w:color w:val="000000" w:themeColor="text1"/>
          <w:sz w:val="24"/>
          <w:rPrChange w:id="6192" w:author="JY0225" w:date="2017-08-24T12:04:00Z">
            <w:rPr>
              <w:color w:val="000000" w:themeColor="text1"/>
              <w:sz w:val="24"/>
            </w:rPr>
          </w:rPrChange>
        </w:rPr>
        <w:t>Socket</w:t>
      </w:r>
      <w:r w:rsidR="00C91A33" w:rsidRPr="00094C36">
        <w:rPr>
          <w:rFonts w:asciiTheme="minorEastAsia" w:hAnsiTheme="minorEastAsia" w:hint="eastAsia"/>
          <w:color w:val="000000" w:themeColor="text1"/>
          <w:sz w:val="24"/>
          <w:rPrChange w:id="6193" w:author="JY0225" w:date="2017-08-24T12:04:00Z">
            <w:rPr>
              <w:rFonts w:hint="eastAsia"/>
              <w:color w:val="000000" w:themeColor="text1"/>
              <w:sz w:val="24"/>
            </w:rPr>
          </w:rPrChange>
        </w:rPr>
        <w:t>进行通信，</w:t>
      </w:r>
      <w:r w:rsidR="00E82C90" w:rsidRPr="00094C36">
        <w:rPr>
          <w:rFonts w:asciiTheme="minorEastAsia" w:hAnsiTheme="minorEastAsia" w:hint="eastAsia"/>
          <w:color w:val="000000" w:themeColor="text1"/>
          <w:sz w:val="24"/>
          <w:rPrChange w:id="6194" w:author="JY0225" w:date="2017-08-24T12:04:00Z">
            <w:rPr>
              <w:rFonts w:hint="eastAsia"/>
              <w:color w:val="000000" w:themeColor="text1"/>
              <w:sz w:val="24"/>
            </w:rPr>
          </w:rPrChange>
        </w:rPr>
        <w:t>因此可以使用</w:t>
      </w:r>
      <w:r w:rsidR="00E82C90" w:rsidRPr="00094C36">
        <w:rPr>
          <w:rFonts w:asciiTheme="minorEastAsia" w:hAnsiTheme="minorEastAsia"/>
          <w:color w:val="000000" w:themeColor="text1"/>
          <w:sz w:val="24"/>
          <w:rPrChange w:id="6195" w:author="JY0225" w:date="2017-08-24T12:04:00Z">
            <w:rPr>
              <w:color w:val="000000" w:themeColor="text1"/>
              <w:sz w:val="24"/>
            </w:rPr>
          </w:rPrChange>
        </w:rPr>
        <w:t>Java</w:t>
      </w:r>
      <w:r w:rsidR="00E82C90" w:rsidRPr="00094C36">
        <w:rPr>
          <w:rFonts w:asciiTheme="minorEastAsia" w:hAnsiTheme="minorEastAsia" w:hint="eastAsia"/>
          <w:color w:val="000000" w:themeColor="text1"/>
          <w:sz w:val="24"/>
          <w:rPrChange w:id="6196" w:author="JY0225" w:date="2017-08-24T12:04:00Z">
            <w:rPr>
              <w:rFonts w:hint="eastAsia"/>
              <w:color w:val="000000" w:themeColor="text1"/>
              <w:sz w:val="24"/>
            </w:rPr>
          </w:rPrChange>
        </w:rPr>
        <w:t>自带的</w:t>
      </w:r>
      <w:r w:rsidR="00C91A33" w:rsidRPr="00094C36">
        <w:rPr>
          <w:rFonts w:asciiTheme="minorEastAsia" w:hAnsiTheme="minorEastAsia"/>
          <w:color w:val="000000" w:themeColor="text1"/>
          <w:sz w:val="24"/>
          <w:rPrChange w:id="6197" w:author="JY0225" w:date="2017-08-24T12:04:00Z">
            <w:rPr>
              <w:color w:val="000000" w:themeColor="text1"/>
              <w:sz w:val="24"/>
            </w:rPr>
          </w:rPrChange>
        </w:rPr>
        <w:t>java.net.Socket</w:t>
      </w:r>
      <w:r w:rsidR="00C91A33" w:rsidRPr="00094C36">
        <w:rPr>
          <w:rFonts w:asciiTheme="minorEastAsia" w:hAnsiTheme="minorEastAsia" w:hint="eastAsia"/>
          <w:color w:val="000000" w:themeColor="text1"/>
          <w:sz w:val="24"/>
          <w:rPrChange w:id="6198" w:author="JY0225" w:date="2017-08-24T12:04:00Z">
            <w:rPr>
              <w:rFonts w:hint="eastAsia"/>
              <w:color w:val="000000" w:themeColor="text1"/>
              <w:sz w:val="24"/>
            </w:rPr>
          </w:rPrChange>
        </w:rPr>
        <w:t>工具包</w:t>
      </w:r>
      <w:r w:rsidR="00CA138B" w:rsidRPr="00094C36">
        <w:rPr>
          <w:rFonts w:asciiTheme="minorEastAsia" w:hAnsiTheme="minorEastAsia" w:hint="eastAsia"/>
          <w:color w:val="000000" w:themeColor="text1"/>
          <w:sz w:val="24"/>
          <w:rPrChange w:id="6199" w:author="JY0225" w:date="2017-08-24T12:04:00Z">
            <w:rPr>
              <w:rFonts w:hint="eastAsia"/>
              <w:color w:val="000000" w:themeColor="text1"/>
              <w:sz w:val="24"/>
            </w:rPr>
          </w:rPrChange>
        </w:rPr>
        <w:t>。</w:t>
      </w:r>
      <w:r w:rsidR="00BF3FF7" w:rsidRPr="00094C36">
        <w:rPr>
          <w:rFonts w:asciiTheme="minorEastAsia" w:hAnsiTheme="minorEastAsia" w:hint="eastAsia"/>
          <w:color w:val="000000" w:themeColor="text1"/>
          <w:sz w:val="24"/>
          <w:rPrChange w:id="6200" w:author="JY0225" w:date="2017-08-24T12:04:00Z">
            <w:rPr>
              <w:rFonts w:hint="eastAsia"/>
              <w:color w:val="000000" w:themeColor="text1"/>
              <w:sz w:val="24"/>
            </w:rPr>
          </w:rPrChange>
        </w:rPr>
        <w:t>相较于</w:t>
      </w:r>
      <w:r w:rsidR="00BF3FF7" w:rsidRPr="00094C36">
        <w:rPr>
          <w:rFonts w:asciiTheme="minorEastAsia" w:hAnsiTheme="minorEastAsia"/>
          <w:color w:val="000000" w:themeColor="text1"/>
          <w:sz w:val="24"/>
          <w:rPrChange w:id="6201" w:author="JY0225" w:date="2017-08-24T12:04:00Z">
            <w:rPr>
              <w:color w:val="000000" w:themeColor="text1"/>
              <w:sz w:val="24"/>
            </w:rPr>
          </w:rPrChange>
        </w:rPr>
        <w:t>WebSocket</w:t>
      </w:r>
      <w:r w:rsidR="006D31CB" w:rsidRPr="00094C36">
        <w:rPr>
          <w:rFonts w:asciiTheme="minorEastAsia" w:hAnsiTheme="minorEastAsia" w:hint="eastAsia"/>
          <w:color w:val="000000" w:themeColor="text1"/>
          <w:sz w:val="24"/>
          <w:rPrChange w:id="6202" w:author="JY0225" w:date="2017-08-24T12:04:00Z">
            <w:rPr>
              <w:rFonts w:hint="eastAsia"/>
              <w:color w:val="000000" w:themeColor="text1"/>
              <w:sz w:val="24"/>
            </w:rPr>
          </w:rPrChange>
        </w:rPr>
        <w:t>来说，</w:t>
      </w:r>
      <w:r w:rsidR="006D31CB" w:rsidRPr="00094C36">
        <w:rPr>
          <w:rFonts w:asciiTheme="minorEastAsia" w:hAnsiTheme="minorEastAsia"/>
          <w:color w:val="000000" w:themeColor="text1"/>
          <w:sz w:val="24"/>
          <w:rPrChange w:id="6203" w:author="JY0225" w:date="2017-08-24T12:04:00Z">
            <w:rPr>
              <w:color w:val="000000" w:themeColor="text1"/>
              <w:sz w:val="24"/>
            </w:rPr>
          </w:rPrChange>
        </w:rPr>
        <w:t>Socket</w:t>
      </w:r>
      <w:r w:rsidR="006D31CB" w:rsidRPr="00094C36">
        <w:rPr>
          <w:rFonts w:asciiTheme="minorEastAsia" w:hAnsiTheme="minorEastAsia" w:hint="eastAsia"/>
          <w:color w:val="000000" w:themeColor="text1"/>
          <w:sz w:val="24"/>
          <w:rPrChange w:id="6204" w:author="JY0225" w:date="2017-08-24T12:04:00Z">
            <w:rPr>
              <w:rFonts w:hint="eastAsia"/>
              <w:color w:val="000000" w:themeColor="text1"/>
              <w:sz w:val="24"/>
            </w:rPr>
          </w:rPrChange>
        </w:rPr>
        <w:t>与服务器进行连接无需通过握手协议，因此，可以在建立连接后直接向服务器发送请求</w:t>
      </w:r>
      <w:r w:rsidR="00875B6B" w:rsidRPr="00094C36">
        <w:rPr>
          <w:rFonts w:asciiTheme="minorEastAsia" w:hAnsiTheme="minorEastAsia" w:hint="eastAsia"/>
          <w:color w:val="000000" w:themeColor="text1"/>
          <w:sz w:val="24"/>
          <w:rPrChange w:id="6205" w:author="JY0225" w:date="2017-08-24T12:04:00Z">
            <w:rPr>
              <w:rFonts w:hint="eastAsia"/>
              <w:color w:val="000000" w:themeColor="text1"/>
              <w:sz w:val="24"/>
            </w:rPr>
          </w:rPrChange>
        </w:rPr>
        <w:t>。</w:t>
      </w:r>
      <w:r w:rsidR="003A6E91" w:rsidRPr="00094C36">
        <w:rPr>
          <w:rFonts w:asciiTheme="minorEastAsia" w:hAnsiTheme="minorEastAsia" w:hint="eastAsia"/>
          <w:color w:val="000000" w:themeColor="text1"/>
          <w:sz w:val="24"/>
          <w:rPrChange w:id="6206" w:author="JY0225" w:date="2017-08-24T12:04:00Z">
            <w:rPr>
              <w:rFonts w:hint="eastAsia"/>
              <w:color w:val="000000" w:themeColor="text1"/>
              <w:sz w:val="24"/>
            </w:rPr>
          </w:rPrChange>
        </w:rPr>
        <w:t>用户在使用</w:t>
      </w:r>
      <w:r w:rsidR="003A6E91" w:rsidRPr="00094C36">
        <w:rPr>
          <w:rFonts w:asciiTheme="minorEastAsia" w:hAnsiTheme="minorEastAsia"/>
          <w:color w:val="000000" w:themeColor="text1"/>
          <w:sz w:val="24"/>
          <w:rPrChange w:id="6207" w:author="JY0225" w:date="2017-08-24T12:04:00Z">
            <w:rPr>
              <w:color w:val="000000" w:themeColor="text1"/>
              <w:sz w:val="24"/>
            </w:rPr>
          </w:rPrChange>
        </w:rPr>
        <w:t>Java SDK</w:t>
      </w:r>
      <w:r w:rsidR="003A6E91" w:rsidRPr="00094C36">
        <w:rPr>
          <w:rFonts w:asciiTheme="minorEastAsia" w:hAnsiTheme="minorEastAsia" w:hint="eastAsia"/>
          <w:color w:val="000000" w:themeColor="text1"/>
          <w:sz w:val="24"/>
          <w:rPrChange w:id="6208" w:author="JY0225" w:date="2017-08-24T12:04:00Z">
            <w:rPr>
              <w:rFonts w:hint="eastAsia"/>
              <w:color w:val="000000" w:themeColor="text1"/>
              <w:sz w:val="24"/>
            </w:rPr>
          </w:rPrChange>
        </w:rPr>
        <w:t>时，每调用一个接口便会开启一个线程来处理用户的请求，由于需要处理</w:t>
      </w:r>
      <w:r w:rsidR="00C93D4E" w:rsidRPr="00094C36">
        <w:rPr>
          <w:rFonts w:asciiTheme="minorEastAsia" w:hAnsiTheme="minorEastAsia" w:hint="eastAsia"/>
          <w:color w:val="000000" w:themeColor="text1"/>
          <w:sz w:val="24"/>
          <w:rPrChange w:id="6209" w:author="JY0225" w:date="2017-08-24T12:04:00Z">
            <w:rPr>
              <w:rFonts w:hint="eastAsia"/>
              <w:color w:val="000000" w:themeColor="text1"/>
              <w:sz w:val="24"/>
            </w:rPr>
          </w:rPrChange>
        </w:rPr>
        <w:t>服务器反馈回来的信息，因此我们选用了</w:t>
      </w:r>
      <w:r w:rsidR="00DE0F73" w:rsidRPr="00094C36">
        <w:rPr>
          <w:rFonts w:asciiTheme="minorEastAsia" w:hAnsiTheme="minorEastAsia"/>
          <w:color w:val="000000" w:themeColor="text1"/>
          <w:sz w:val="24"/>
          <w:rPrChange w:id="6210" w:author="JY0225" w:date="2017-08-24T12:04:00Z">
            <w:rPr>
              <w:color w:val="000000" w:themeColor="text1"/>
              <w:sz w:val="24"/>
            </w:rPr>
          </w:rPrChange>
        </w:rPr>
        <w:t>java.util.concurrent.Callable</w:t>
      </w:r>
      <w:r w:rsidR="00DE0F73" w:rsidRPr="00094C36">
        <w:rPr>
          <w:rFonts w:asciiTheme="minorEastAsia" w:hAnsiTheme="minorEastAsia" w:hint="eastAsia"/>
          <w:color w:val="000000" w:themeColor="text1"/>
          <w:sz w:val="24"/>
          <w:rPrChange w:id="6211" w:author="JY0225" w:date="2017-08-24T12:04:00Z">
            <w:rPr>
              <w:rFonts w:hint="eastAsia"/>
              <w:color w:val="000000" w:themeColor="text1"/>
              <w:sz w:val="24"/>
            </w:rPr>
          </w:rPrChange>
        </w:rPr>
        <w:t>类作为线程类的接口。实现的核心代码如下：</w:t>
      </w:r>
    </w:p>
    <w:tbl>
      <w:tblPr>
        <w:tblStyle w:val="aa"/>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6"/>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6"/>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6"/>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6"/>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6"/>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6"/>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6"/>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6"/>
              <w:spacing w:line="400" w:lineRule="exact"/>
              <w:rPr>
                <w:rFonts w:eastAsiaTheme="minorEastAsia"/>
              </w:rPr>
            </w:pPr>
            <w:r w:rsidRPr="00A75925">
              <w:rPr>
                <w:rFonts w:eastAsiaTheme="minorEastAsia"/>
              </w:rPr>
              <w:lastRenderedPageBreak/>
              <w:t>InputStream mwInputStream=mwSocket.getInputStream();</w:t>
            </w:r>
          </w:p>
          <w:p w14:paraId="570AD958" w14:textId="77777777" w:rsidR="00C06089" w:rsidRPr="00A75925" w:rsidRDefault="00C06089" w:rsidP="00A75925">
            <w:pPr>
              <w:pStyle w:val="a6"/>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6"/>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6"/>
              <w:spacing w:line="400" w:lineRule="exact"/>
              <w:rPr>
                <w:rFonts w:eastAsiaTheme="minorEastAsia"/>
              </w:rPr>
            </w:pPr>
            <w:r w:rsidRPr="00A75925">
              <w:rPr>
                <w:rFonts w:eastAsiaTheme="minorEastAsia"/>
              </w:rPr>
              <w:t>String info=mwBufferedReader.readLine();</w:t>
            </w:r>
          </w:p>
        </w:tc>
      </w:tr>
    </w:tbl>
    <w:p w14:paraId="185AE539" w14:textId="77777777" w:rsidR="001A04B4" w:rsidRPr="00094C36" w:rsidRDefault="00E06E9E" w:rsidP="00654745">
      <w:pPr>
        <w:spacing w:line="400" w:lineRule="exact"/>
        <w:rPr>
          <w:rFonts w:asciiTheme="minorEastAsia" w:hAnsiTheme="minorEastAsia"/>
          <w:rPrChange w:id="6212" w:author="JY0225" w:date="2017-08-24T12:04:00Z">
            <w:rPr/>
          </w:rPrChange>
        </w:rPr>
      </w:pPr>
      <w:r>
        <w:lastRenderedPageBreak/>
        <w:tab/>
      </w:r>
      <w:r w:rsidR="00C17141" w:rsidRPr="00094C36">
        <w:rPr>
          <w:rFonts w:asciiTheme="minorEastAsia" w:hAnsiTheme="minorEastAsia"/>
          <w:color w:val="000000" w:themeColor="text1"/>
          <w:sz w:val="24"/>
          <w:rPrChange w:id="6213" w:author="JY0225" w:date="2017-08-24T12:04:00Z">
            <w:rPr>
              <w:color w:val="000000" w:themeColor="text1"/>
              <w:sz w:val="24"/>
            </w:rPr>
          </w:rPrChange>
        </w:rPr>
        <w:t>2</w:t>
      </w:r>
      <w:r w:rsidR="00C17141" w:rsidRPr="00094C36">
        <w:rPr>
          <w:rFonts w:asciiTheme="minorEastAsia" w:hAnsiTheme="minorEastAsia" w:hint="eastAsia"/>
          <w:color w:val="000000" w:themeColor="text1"/>
          <w:sz w:val="24"/>
          <w:rPrChange w:id="6214" w:author="JY0225" w:date="2017-08-24T12:04:00Z">
            <w:rPr>
              <w:rFonts w:hint="eastAsia"/>
              <w:color w:val="000000" w:themeColor="text1"/>
              <w:sz w:val="24"/>
            </w:rPr>
          </w:rPrChange>
        </w:rPr>
        <w:t>）接口设计</w:t>
      </w:r>
      <w:r w:rsidR="008A1710" w:rsidRPr="00094C36">
        <w:rPr>
          <w:rFonts w:asciiTheme="minorEastAsia" w:hAnsiTheme="minorEastAsia" w:hint="eastAsia"/>
          <w:color w:val="000000" w:themeColor="text1"/>
          <w:sz w:val="24"/>
          <w:rPrChange w:id="6215" w:author="JY0225" w:date="2017-08-24T12:04:00Z">
            <w:rPr>
              <w:rFonts w:hint="eastAsia"/>
              <w:color w:val="000000" w:themeColor="text1"/>
              <w:sz w:val="24"/>
            </w:rPr>
          </w:rPrChange>
        </w:rPr>
        <w:t>与实现</w:t>
      </w:r>
    </w:p>
    <w:p w14:paraId="721877F2" w14:textId="75F26258" w:rsidR="00D87ABD" w:rsidRPr="00094C36" w:rsidRDefault="00C17141" w:rsidP="00654745">
      <w:pPr>
        <w:spacing w:line="400" w:lineRule="exact"/>
        <w:rPr>
          <w:rFonts w:asciiTheme="minorEastAsia" w:hAnsiTheme="minorEastAsia"/>
          <w:color w:val="000000" w:themeColor="text1"/>
          <w:sz w:val="24"/>
          <w:rPrChange w:id="6216" w:author="JY0225" w:date="2017-08-24T12:04:00Z">
            <w:rPr>
              <w:color w:val="000000" w:themeColor="text1"/>
              <w:sz w:val="24"/>
            </w:rPr>
          </w:rPrChange>
        </w:rPr>
      </w:pPr>
      <w:r w:rsidRPr="00094C36">
        <w:rPr>
          <w:rFonts w:asciiTheme="minorEastAsia" w:hAnsiTheme="minorEastAsia"/>
          <w:rPrChange w:id="6217" w:author="JY0225" w:date="2017-08-24T12:04:00Z">
            <w:rPr/>
          </w:rPrChange>
        </w:rPr>
        <w:tab/>
      </w:r>
      <w:r w:rsidR="001E074E" w:rsidRPr="00094C36">
        <w:rPr>
          <w:rFonts w:asciiTheme="minorEastAsia" w:hAnsiTheme="minorEastAsia" w:hint="eastAsia"/>
          <w:color w:val="000000" w:themeColor="text1"/>
          <w:sz w:val="24"/>
          <w:rPrChange w:id="6218" w:author="JY0225" w:date="2017-08-24T12:04:00Z">
            <w:rPr>
              <w:rFonts w:hint="eastAsia"/>
              <w:color w:val="000000" w:themeColor="text1"/>
              <w:sz w:val="24"/>
            </w:rPr>
          </w:rPrChange>
        </w:rPr>
        <w:t>中间件</w:t>
      </w:r>
      <w:r w:rsidR="001E074E" w:rsidRPr="00094C36">
        <w:rPr>
          <w:rFonts w:asciiTheme="minorEastAsia" w:hAnsiTheme="minorEastAsia"/>
          <w:color w:val="000000" w:themeColor="text1"/>
          <w:sz w:val="24"/>
          <w:rPrChange w:id="6219" w:author="JY0225" w:date="2017-08-24T12:04:00Z">
            <w:rPr>
              <w:color w:val="000000" w:themeColor="text1"/>
              <w:sz w:val="24"/>
            </w:rPr>
          </w:rPrChange>
        </w:rPr>
        <w:t>Java SDK</w:t>
      </w:r>
      <w:r w:rsidR="001E074E" w:rsidRPr="00094C36">
        <w:rPr>
          <w:rFonts w:asciiTheme="minorEastAsia" w:hAnsiTheme="minorEastAsia" w:hint="eastAsia"/>
          <w:color w:val="000000" w:themeColor="text1"/>
          <w:sz w:val="24"/>
          <w:rPrChange w:id="6220" w:author="JY0225" w:date="2017-08-24T12:04:00Z">
            <w:rPr>
              <w:rFonts w:hint="eastAsia"/>
              <w:color w:val="000000" w:themeColor="text1"/>
              <w:sz w:val="24"/>
            </w:rPr>
          </w:rPrChange>
        </w:rPr>
        <w:t>的设计目的是使</w:t>
      </w:r>
      <w:r w:rsidR="001E074E" w:rsidRPr="00094C36">
        <w:rPr>
          <w:rFonts w:asciiTheme="minorEastAsia" w:hAnsiTheme="minorEastAsia"/>
          <w:color w:val="000000" w:themeColor="text1"/>
          <w:sz w:val="24"/>
          <w:rPrChange w:id="6221" w:author="JY0225" w:date="2017-08-24T12:04:00Z">
            <w:rPr>
              <w:color w:val="000000" w:themeColor="text1"/>
              <w:sz w:val="24"/>
            </w:rPr>
          </w:rPrChange>
        </w:rPr>
        <w:t>Java</w:t>
      </w:r>
      <w:r w:rsidR="00917FF9" w:rsidRPr="00094C36">
        <w:rPr>
          <w:rFonts w:asciiTheme="minorEastAsia" w:hAnsiTheme="minorEastAsia" w:hint="eastAsia"/>
          <w:color w:val="000000" w:themeColor="text1"/>
          <w:sz w:val="24"/>
          <w:rPrChange w:id="6222" w:author="JY0225" w:date="2017-08-24T12:04:00Z">
            <w:rPr>
              <w:rFonts w:hint="eastAsia"/>
              <w:color w:val="000000" w:themeColor="text1"/>
              <w:sz w:val="24"/>
            </w:rPr>
          </w:rPrChange>
        </w:rPr>
        <w:t>开发人员集成本文所优化</w:t>
      </w:r>
      <w:r w:rsidR="005D1EBC" w:rsidRPr="00094C36">
        <w:rPr>
          <w:rFonts w:asciiTheme="minorEastAsia" w:hAnsiTheme="minorEastAsia" w:hint="eastAsia"/>
          <w:color w:val="000000" w:themeColor="text1"/>
          <w:sz w:val="24"/>
          <w:rPrChange w:id="6223" w:author="JY0225" w:date="2017-08-24T12:04:00Z">
            <w:rPr>
              <w:rFonts w:hint="eastAsia"/>
              <w:color w:val="000000" w:themeColor="text1"/>
              <w:sz w:val="24"/>
            </w:rPr>
          </w:rPrChange>
        </w:rPr>
        <w:t>的</w:t>
      </w:r>
      <w:r w:rsidR="001E074E" w:rsidRPr="00094C36">
        <w:rPr>
          <w:rFonts w:asciiTheme="minorEastAsia" w:hAnsiTheme="minorEastAsia" w:hint="eastAsia"/>
          <w:color w:val="000000" w:themeColor="text1"/>
          <w:sz w:val="24"/>
          <w:rPrChange w:id="6224" w:author="JY0225" w:date="2017-08-24T12:04:00Z">
            <w:rPr>
              <w:rFonts w:hint="eastAsia"/>
              <w:color w:val="000000" w:themeColor="text1"/>
              <w:sz w:val="24"/>
            </w:rPr>
          </w:rPrChange>
        </w:rPr>
        <w:t>云</w:t>
      </w:r>
      <w:r w:rsidR="00476838" w:rsidRPr="00094C36">
        <w:rPr>
          <w:rFonts w:asciiTheme="minorEastAsia" w:hAnsiTheme="minorEastAsia" w:hint="eastAsia"/>
          <w:color w:val="000000" w:themeColor="text1"/>
          <w:sz w:val="24"/>
          <w:rPrChange w:id="6225" w:author="JY0225" w:date="2017-08-24T12:04:00Z">
            <w:rPr>
              <w:rFonts w:hint="eastAsia"/>
              <w:color w:val="000000" w:themeColor="text1"/>
              <w:sz w:val="24"/>
            </w:rPr>
          </w:rPrChange>
        </w:rPr>
        <w:t>备份</w:t>
      </w:r>
      <w:r w:rsidR="001E074E" w:rsidRPr="00094C36">
        <w:rPr>
          <w:rFonts w:asciiTheme="minorEastAsia" w:hAnsiTheme="minorEastAsia" w:hint="eastAsia"/>
          <w:color w:val="000000" w:themeColor="text1"/>
          <w:sz w:val="24"/>
          <w:rPrChange w:id="6226" w:author="JY0225" w:date="2017-08-24T12:04:00Z">
            <w:rPr>
              <w:rFonts w:hint="eastAsia"/>
              <w:color w:val="000000" w:themeColor="text1"/>
              <w:sz w:val="24"/>
            </w:rPr>
          </w:rPrChange>
        </w:rPr>
        <w:t>服务器到</w:t>
      </w:r>
      <w:r w:rsidR="001E074E" w:rsidRPr="00094C36">
        <w:rPr>
          <w:rFonts w:asciiTheme="minorEastAsia" w:hAnsiTheme="minorEastAsia"/>
          <w:color w:val="000000" w:themeColor="text1"/>
          <w:sz w:val="24"/>
          <w:rPrChange w:id="6227" w:author="JY0225" w:date="2017-08-24T12:04:00Z">
            <w:rPr>
              <w:color w:val="000000" w:themeColor="text1"/>
              <w:sz w:val="24"/>
            </w:rPr>
          </w:rPrChange>
        </w:rPr>
        <w:t>Java</w:t>
      </w:r>
      <w:r w:rsidR="001E074E" w:rsidRPr="00094C36">
        <w:rPr>
          <w:rFonts w:asciiTheme="minorEastAsia" w:hAnsiTheme="minorEastAsia" w:hint="eastAsia"/>
          <w:color w:val="000000" w:themeColor="text1"/>
          <w:sz w:val="24"/>
          <w:rPrChange w:id="6228" w:author="JY0225" w:date="2017-08-24T12:04:00Z">
            <w:rPr>
              <w:rFonts w:hint="eastAsia"/>
              <w:color w:val="000000" w:themeColor="text1"/>
              <w:sz w:val="24"/>
            </w:rPr>
          </w:rPrChange>
        </w:rPr>
        <w:t>应用中去，从而使应用能够使用云</w:t>
      </w:r>
      <w:r w:rsidR="00476838" w:rsidRPr="00094C36">
        <w:rPr>
          <w:rFonts w:asciiTheme="minorEastAsia" w:hAnsiTheme="minorEastAsia" w:hint="eastAsia"/>
          <w:color w:val="000000" w:themeColor="text1"/>
          <w:sz w:val="24"/>
          <w:rPrChange w:id="6229" w:author="JY0225" w:date="2017-08-24T12:04:00Z">
            <w:rPr>
              <w:rFonts w:hint="eastAsia"/>
              <w:color w:val="000000" w:themeColor="text1"/>
              <w:sz w:val="24"/>
            </w:rPr>
          </w:rPrChange>
        </w:rPr>
        <w:t>备份</w:t>
      </w:r>
      <w:r w:rsidR="001E074E" w:rsidRPr="00094C36">
        <w:rPr>
          <w:rFonts w:asciiTheme="minorEastAsia" w:hAnsiTheme="minorEastAsia" w:hint="eastAsia"/>
          <w:color w:val="000000" w:themeColor="text1"/>
          <w:sz w:val="24"/>
          <w:rPrChange w:id="6230" w:author="JY0225" w:date="2017-08-24T12:04:00Z">
            <w:rPr>
              <w:rFonts w:hint="eastAsia"/>
              <w:color w:val="000000" w:themeColor="text1"/>
              <w:sz w:val="24"/>
            </w:rPr>
          </w:rPrChange>
        </w:rPr>
        <w:t>服务。</w:t>
      </w:r>
      <w:r w:rsidR="00C71F34" w:rsidRPr="00094C36">
        <w:rPr>
          <w:rFonts w:asciiTheme="minorEastAsia" w:hAnsiTheme="minorEastAsia" w:hint="eastAsia"/>
          <w:color w:val="000000" w:themeColor="text1"/>
          <w:sz w:val="24"/>
          <w:rPrChange w:id="6231" w:author="JY0225" w:date="2017-08-24T12:04:00Z">
            <w:rPr>
              <w:rFonts w:hint="eastAsia"/>
              <w:color w:val="000000" w:themeColor="text1"/>
              <w:sz w:val="24"/>
            </w:rPr>
          </w:rPrChange>
        </w:rPr>
        <w:t>在设计</w:t>
      </w:r>
      <w:r w:rsidR="00C71F34" w:rsidRPr="00094C36">
        <w:rPr>
          <w:rFonts w:asciiTheme="minorEastAsia" w:hAnsiTheme="minorEastAsia"/>
          <w:color w:val="000000" w:themeColor="text1"/>
          <w:sz w:val="24"/>
          <w:rPrChange w:id="6232" w:author="JY0225" w:date="2017-08-24T12:04:00Z">
            <w:rPr>
              <w:color w:val="000000" w:themeColor="text1"/>
              <w:sz w:val="24"/>
            </w:rPr>
          </w:rPrChange>
        </w:rPr>
        <w:t>Java SDK</w:t>
      </w:r>
      <w:r w:rsidR="00C71F34" w:rsidRPr="00094C36">
        <w:rPr>
          <w:rFonts w:asciiTheme="minorEastAsia" w:hAnsiTheme="minorEastAsia" w:hint="eastAsia"/>
          <w:color w:val="000000" w:themeColor="text1"/>
          <w:sz w:val="24"/>
          <w:rPrChange w:id="6233" w:author="JY0225" w:date="2017-08-24T12:04:00Z">
            <w:rPr>
              <w:rFonts w:hint="eastAsia"/>
              <w:color w:val="000000" w:themeColor="text1"/>
              <w:sz w:val="24"/>
            </w:rPr>
          </w:rPrChange>
        </w:rPr>
        <w:t>的接口时，参照现有的中间件</w:t>
      </w:r>
      <w:r w:rsidR="00C71F34" w:rsidRPr="00094C36">
        <w:rPr>
          <w:rFonts w:asciiTheme="minorEastAsia" w:hAnsiTheme="minorEastAsia"/>
          <w:color w:val="000000" w:themeColor="text1"/>
          <w:sz w:val="24"/>
          <w:rPrChange w:id="6234" w:author="JY0225" w:date="2017-08-24T12:04:00Z">
            <w:rPr>
              <w:color w:val="000000" w:themeColor="text1"/>
              <w:sz w:val="24"/>
            </w:rPr>
          </w:rPrChange>
        </w:rPr>
        <w:t>CLI</w:t>
      </w:r>
      <w:r w:rsidR="00C71F34" w:rsidRPr="00094C36">
        <w:rPr>
          <w:rFonts w:asciiTheme="minorEastAsia" w:hAnsiTheme="minorEastAsia" w:hint="eastAsia"/>
          <w:color w:val="000000" w:themeColor="text1"/>
          <w:sz w:val="24"/>
          <w:rPrChange w:id="6235" w:author="JY0225" w:date="2017-08-24T12:04:00Z">
            <w:rPr>
              <w:rFonts w:hint="eastAsia"/>
              <w:color w:val="000000" w:themeColor="text1"/>
              <w:sz w:val="24"/>
            </w:rPr>
          </w:rPrChange>
        </w:rPr>
        <w:t>客户端接口</w:t>
      </w:r>
      <w:r w:rsidR="0091511C" w:rsidRPr="00094C36">
        <w:rPr>
          <w:rFonts w:asciiTheme="minorEastAsia" w:hAnsiTheme="minorEastAsia" w:hint="eastAsia"/>
          <w:color w:val="000000" w:themeColor="text1"/>
          <w:sz w:val="24"/>
          <w:rPrChange w:id="6236" w:author="JY0225" w:date="2017-08-24T12:04:00Z">
            <w:rPr>
              <w:rFonts w:hint="eastAsia"/>
              <w:color w:val="000000" w:themeColor="text1"/>
              <w:sz w:val="24"/>
            </w:rPr>
          </w:rPrChange>
        </w:rPr>
        <w:t>，确保了</w:t>
      </w:r>
      <w:r w:rsidR="0091511C" w:rsidRPr="00094C36">
        <w:rPr>
          <w:rFonts w:asciiTheme="minorEastAsia" w:hAnsiTheme="minorEastAsia"/>
          <w:color w:val="000000" w:themeColor="text1"/>
          <w:sz w:val="24"/>
          <w:rPrChange w:id="6237" w:author="JY0225" w:date="2017-08-24T12:04:00Z">
            <w:rPr>
              <w:color w:val="000000" w:themeColor="text1"/>
              <w:sz w:val="24"/>
            </w:rPr>
          </w:rPrChange>
        </w:rPr>
        <w:t>Java SDK</w:t>
      </w:r>
      <w:r w:rsidR="0091511C" w:rsidRPr="00094C36">
        <w:rPr>
          <w:rFonts w:asciiTheme="minorEastAsia" w:hAnsiTheme="minorEastAsia" w:hint="eastAsia"/>
          <w:color w:val="000000" w:themeColor="text1"/>
          <w:sz w:val="24"/>
          <w:rPrChange w:id="6238" w:author="JY0225" w:date="2017-08-24T12:04:00Z">
            <w:rPr>
              <w:rFonts w:hint="eastAsia"/>
              <w:color w:val="000000" w:themeColor="text1"/>
              <w:sz w:val="24"/>
            </w:rPr>
          </w:rPrChange>
        </w:rPr>
        <w:t>开发工具提供的接口与其保持一致，除了</w:t>
      </w:r>
      <w:r w:rsidR="00E4327E" w:rsidRPr="00094C36">
        <w:rPr>
          <w:rFonts w:asciiTheme="minorEastAsia" w:hAnsiTheme="minorEastAsia" w:hint="eastAsia"/>
          <w:color w:val="000000" w:themeColor="text1"/>
          <w:sz w:val="24"/>
          <w:rPrChange w:id="6239" w:author="JY0225" w:date="2017-08-24T12:04:00Z">
            <w:rPr>
              <w:rFonts w:hint="eastAsia"/>
              <w:color w:val="000000" w:themeColor="text1"/>
              <w:sz w:val="24"/>
            </w:rPr>
          </w:rPrChange>
        </w:rPr>
        <w:t>现有</w:t>
      </w:r>
      <w:r w:rsidR="0091511C" w:rsidRPr="00094C36">
        <w:rPr>
          <w:rFonts w:asciiTheme="minorEastAsia" w:hAnsiTheme="minorEastAsia" w:hint="eastAsia"/>
          <w:color w:val="000000" w:themeColor="text1"/>
          <w:sz w:val="24"/>
          <w:rPrChange w:id="6240" w:author="JY0225" w:date="2017-08-24T12:04:00Z">
            <w:rPr>
              <w:rFonts w:hint="eastAsia"/>
              <w:color w:val="000000" w:themeColor="text1"/>
              <w:sz w:val="24"/>
            </w:rPr>
          </w:rPrChange>
        </w:rPr>
        <w:t>的中间件系统提供的基本接口外，还加入了优化后实现的一些高级接口，接口的定义和实现如下所示：</w:t>
      </w:r>
    </w:p>
    <w:tbl>
      <w:tblPr>
        <w:tblStyle w:val="aa"/>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6"/>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6"/>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6"/>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6"/>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6"/>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6"/>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a"/>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6"/>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6"/>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5FE85238" w14:textId="77777777" w:rsidR="00DE1043" w:rsidRPr="00DE1043" w:rsidRDefault="00DE1043" w:rsidP="00DE1043">
            <w:pPr>
              <w:pStyle w:val="a6"/>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6"/>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6"/>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6"/>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6"/>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6"/>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6"/>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49479E01" w:rsidR="002E0997" w:rsidRPr="00094C36" w:rsidRDefault="003A3922" w:rsidP="00654745">
      <w:pPr>
        <w:spacing w:line="400" w:lineRule="exact"/>
        <w:rPr>
          <w:rFonts w:asciiTheme="minorEastAsia" w:hAnsiTheme="minorEastAsia"/>
          <w:color w:val="000000" w:themeColor="text1"/>
          <w:sz w:val="24"/>
          <w:rPrChange w:id="6241" w:author="JY0225" w:date="2017-08-24T12:04:00Z">
            <w:rPr>
              <w:color w:val="000000" w:themeColor="text1"/>
              <w:sz w:val="24"/>
            </w:rPr>
          </w:rPrChange>
        </w:rPr>
      </w:pPr>
      <w:r>
        <w:tab/>
      </w:r>
      <w:r w:rsidR="00972983" w:rsidRPr="00094C36">
        <w:rPr>
          <w:rFonts w:asciiTheme="minorEastAsia" w:hAnsiTheme="minorEastAsia" w:hint="eastAsia"/>
          <w:color w:val="000000" w:themeColor="text1"/>
          <w:sz w:val="24"/>
          <w:rPrChange w:id="6242" w:author="JY0225" w:date="2017-08-24T12:04:00Z">
            <w:rPr>
              <w:rFonts w:hint="eastAsia"/>
              <w:color w:val="000000" w:themeColor="text1"/>
              <w:sz w:val="24"/>
            </w:rPr>
          </w:rPrChange>
        </w:rPr>
        <w:t>在</w:t>
      </w:r>
      <w:r w:rsidR="00972983" w:rsidRPr="00094C36">
        <w:rPr>
          <w:rFonts w:asciiTheme="minorEastAsia" w:hAnsiTheme="minorEastAsia"/>
          <w:color w:val="000000" w:themeColor="text1"/>
          <w:sz w:val="24"/>
          <w:rPrChange w:id="6243" w:author="JY0225" w:date="2017-08-24T12:04:00Z">
            <w:rPr>
              <w:color w:val="000000" w:themeColor="text1"/>
              <w:sz w:val="24"/>
            </w:rPr>
          </w:rPrChange>
        </w:rPr>
        <w:t>IMiddlewareAPI</w:t>
      </w:r>
      <w:r w:rsidR="00972983" w:rsidRPr="00094C36">
        <w:rPr>
          <w:rFonts w:asciiTheme="minorEastAsia" w:hAnsiTheme="minorEastAsia" w:hint="eastAsia"/>
          <w:color w:val="000000" w:themeColor="text1"/>
          <w:sz w:val="24"/>
          <w:rPrChange w:id="6244" w:author="JY0225" w:date="2017-08-24T12:04:00Z">
            <w:rPr>
              <w:rFonts w:hint="eastAsia"/>
              <w:color w:val="000000" w:themeColor="text1"/>
              <w:sz w:val="24"/>
            </w:rPr>
          </w:rPrChange>
        </w:rPr>
        <w:t>类中定义了</w:t>
      </w:r>
      <w:r w:rsidR="00972983" w:rsidRPr="00094C36">
        <w:rPr>
          <w:rFonts w:asciiTheme="minorEastAsia" w:hAnsiTheme="minorEastAsia"/>
          <w:color w:val="000000" w:themeColor="text1"/>
          <w:sz w:val="24"/>
          <w:rPrChange w:id="6245" w:author="JY0225" w:date="2017-08-24T12:04:00Z">
            <w:rPr>
              <w:color w:val="000000" w:themeColor="text1"/>
              <w:sz w:val="24"/>
            </w:rPr>
          </w:rPrChange>
        </w:rPr>
        <w:t>Java SDK</w:t>
      </w:r>
      <w:r w:rsidR="00972983" w:rsidRPr="00094C36">
        <w:rPr>
          <w:rFonts w:asciiTheme="minorEastAsia" w:hAnsiTheme="minorEastAsia" w:hint="eastAsia"/>
          <w:color w:val="000000" w:themeColor="text1"/>
          <w:sz w:val="24"/>
          <w:rPrChange w:id="6246" w:author="JY0225" w:date="2017-08-24T12:04:00Z">
            <w:rPr>
              <w:rFonts w:hint="eastAsia"/>
              <w:color w:val="000000" w:themeColor="text1"/>
              <w:sz w:val="24"/>
            </w:rPr>
          </w:rPrChange>
        </w:rPr>
        <w:t>提供的所有接口，包含了</w:t>
      </w:r>
      <w:r w:rsidR="00972983" w:rsidRPr="00094C36">
        <w:rPr>
          <w:rFonts w:asciiTheme="minorEastAsia" w:hAnsiTheme="minorEastAsia" w:hint="eastAsia"/>
          <w:color w:val="000000" w:themeColor="text1"/>
          <w:sz w:val="24"/>
          <w:rPrChange w:id="6247" w:author="JY0225" w:date="2017-08-24T12:04:00Z">
            <w:rPr>
              <w:rFonts w:hint="eastAsia"/>
              <w:color w:val="000000" w:themeColor="text1"/>
              <w:sz w:val="24"/>
            </w:rPr>
          </w:rPrChange>
        </w:rPr>
        <w:t>CLI客户</w:t>
      </w:r>
      <w:r w:rsidR="00972983" w:rsidRPr="00094C36">
        <w:rPr>
          <w:rFonts w:asciiTheme="minorEastAsia" w:hAnsiTheme="minorEastAsia" w:hint="eastAsia"/>
          <w:color w:val="000000" w:themeColor="text1"/>
          <w:sz w:val="24"/>
          <w:rPrChange w:id="6248" w:author="JY0225" w:date="2017-08-24T12:04:00Z">
            <w:rPr>
              <w:rFonts w:hint="eastAsia"/>
              <w:color w:val="000000" w:themeColor="text1"/>
              <w:sz w:val="24"/>
            </w:rPr>
          </w:rPrChange>
        </w:rPr>
        <w:lastRenderedPageBreak/>
        <w:t>端所有的功能以及优化后扩展的功能。</w:t>
      </w:r>
      <w:r w:rsidR="00063903" w:rsidRPr="00094C36">
        <w:rPr>
          <w:rFonts w:asciiTheme="minorEastAsia" w:hAnsiTheme="minorEastAsia" w:hint="eastAsia"/>
          <w:color w:val="000000" w:themeColor="text1"/>
          <w:sz w:val="24"/>
          <w:rPrChange w:id="6249" w:author="JY0225" w:date="2017-08-24T12:04:00Z">
            <w:rPr>
              <w:rFonts w:hint="eastAsia"/>
              <w:color w:val="000000" w:themeColor="text1"/>
              <w:sz w:val="24"/>
            </w:rPr>
          </w:rPrChange>
        </w:rPr>
        <w:t>为保证与</w:t>
      </w:r>
      <w:r w:rsidR="00063903" w:rsidRPr="00094C36">
        <w:rPr>
          <w:rFonts w:asciiTheme="minorEastAsia" w:hAnsiTheme="minorEastAsia"/>
          <w:color w:val="000000" w:themeColor="text1"/>
          <w:sz w:val="24"/>
          <w:rPrChange w:id="6250" w:author="JY0225" w:date="2017-08-24T12:04:00Z">
            <w:rPr>
              <w:color w:val="000000" w:themeColor="text1"/>
              <w:sz w:val="24"/>
            </w:rPr>
          </w:rPrChange>
        </w:rPr>
        <w:t>CLI</w:t>
      </w:r>
      <w:r w:rsidR="00063903" w:rsidRPr="00094C36">
        <w:rPr>
          <w:rFonts w:asciiTheme="minorEastAsia" w:hAnsiTheme="minorEastAsia" w:hint="eastAsia"/>
          <w:color w:val="000000" w:themeColor="text1"/>
          <w:sz w:val="24"/>
          <w:rPrChange w:id="6251" w:author="JY0225" w:date="2017-08-24T12:04:00Z">
            <w:rPr>
              <w:rFonts w:hint="eastAsia"/>
              <w:color w:val="000000" w:themeColor="text1"/>
              <w:sz w:val="24"/>
            </w:rPr>
          </w:rPrChange>
        </w:rPr>
        <w:t>客户端的特性一致，相同功能的接口参数和返回值与其保持一致。</w:t>
      </w:r>
      <w:r w:rsidR="00C2307A" w:rsidRPr="00094C36">
        <w:rPr>
          <w:rFonts w:asciiTheme="minorEastAsia" w:hAnsiTheme="minorEastAsia" w:hint="eastAsia"/>
          <w:color w:val="000000" w:themeColor="text1"/>
          <w:sz w:val="24"/>
          <w:rPrChange w:id="6252" w:author="JY0225" w:date="2017-08-24T12:04:00Z">
            <w:rPr>
              <w:rFonts w:hint="eastAsia"/>
              <w:color w:val="000000" w:themeColor="text1"/>
              <w:sz w:val="24"/>
            </w:rPr>
          </w:rPrChange>
        </w:rPr>
        <w:t>在</w:t>
      </w:r>
      <w:r w:rsidR="00C2307A" w:rsidRPr="00094C36">
        <w:rPr>
          <w:rFonts w:asciiTheme="minorEastAsia" w:hAnsiTheme="minorEastAsia"/>
          <w:color w:val="000000" w:themeColor="text1"/>
          <w:sz w:val="24"/>
          <w:rPrChange w:id="6253" w:author="JY0225" w:date="2017-08-24T12:04:00Z">
            <w:rPr>
              <w:color w:val="000000" w:themeColor="text1"/>
              <w:sz w:val="24"/>
            </w:rPr>
          </w:rPrChange>
        </w:rPr>
        <w:t>MiddlewareAPI</w:t>
      </w:r>
      <w:r w:rsidR="00C2307A" w:rsidRPr="00094C36">
        <w:rPr>
          <w:rFonts w:asciiTheme="minorEastAsia" w:hAnsiTheme="minorEastAsia" w:hint="eastAsia"/>
          <w:color w:val="000000" w:themeColor="text1"/>
          <w:sz w:val="24"/>
          <w:rPrChange w:id="6254" w:author="JY0225" w:date="2017-08-24T12:04:00Z">
            <w:rPr>
              <w:rFonts w:hint="eastAsia"/>
              <w:color w:val="000000" w:themeColor="text1"/>
              <w:sz w:val="24"/>
            </w:rPr>
          </w:rPrChange>
        </w:rPr>
        <w:t>类中实现了所有接口</w:t>
      </w:r>
      <w:r w:rsidR="003B6119" w:rsidRPr="00094C36">
        <w:rPr>
          <w:rFonts w:asciiTheme="minorEastAsia" w:hAnsiTheme="minorEastAsia" w:hint="eastAsia"/>
          <w:color w:val="000000" w:themeColor="text1"/>
          <w:sz w:val="24"/>
          <w:rPrChange w:id="6255" w:author="JY0225" w:date="2017-08-24T12:04:00Z">
            <w:rPr>
              <w:rFonts w:hint="eastAsia"/>
              <w:color w:val="000000" w:themeColor="text1"/>
              <w:sz w:val="24"/>
            </w:rPr>
          </w:rPrChange>
        </w:rPr>
        <w:t>，实现接口一般分为三</w:t>
      </w:r>
      <w:ins w:id="6256" w:author="JY0225" w:date="2017-08-24T12:05:00Z">
        <w:r w:rsidR="00094C36">
          <w:rPr>
            <w:rFonts w:asciiTheme="minorEastAsia" w:hAnsiTheme="minorEastAsia" w:hint="eastAsia"/>
            <w:color w:val="000000" w:themeColor="text1"/>
            <w:sz w:val="24"/>
          </w:rPr>
          <w:t>个步骤</w:t>
        </w:r>
      </w:ins>
      <w:del w:id="6257" w:author="JY0225" w:date="2017-08-24T12:05:00Z">
        <w:r w:rsidR="003B6119" w:rsidRPr="00094C36" w:rsidDel="00094C36">
          <w:rPr>
            <w:rFonts w:asciiTheme="minorEastAsia" w:hAnsiTheme="minorEastAsia" w:hint="eastAsia"/>
            <w:color w:val="000000" w:themeColor="text1"/>
            <w:sz w:val="24"/>
            <w:rPrChange w:id="6258" w:author="JY0225" w:date="2017-08-24T12:04:00Z">
              <w:rPr>
                <w:rFonts w:hint="eastAsia"/>
                <w:color w:val="000000" w:themeColor="text1"/>
                <w:sz w:val="24"/>
              </w:rPr>
            </w:rPrChange>
          </w:rPr>
          <w:delText>个步奏</w:delText>
        </w:r>
      </w:del>
      <w:r w:rsidR="003B6119" w:rsidRPr="00094C36">
        <w:rPr>
          <w:rFonts w:asciiTheme="minorEastAsia" w:hAnsiTheme="minorEastAsia" w:hint="eastAsia"/>
          <w:color w:val="000000" w:themeColor="text1"/>
          <w:sz w:val="24"/>
          <w:rPrChange w:id="6259" w:author="JY0225" w:date="2017-08-24T12:04:00Z">
            <w:rPr>
              <w:rFonts w:hint="eastAsia"/>
              <w:color w:val="000000" w:themeColor="text1"/>
              <w:sz w:val="24"/>
            </w:rPr>
          </w:rPrChange>
        </w:rPr>
        <w:t>，首先构建请求，通过</w:t>
      </w:r>
      <w:r w:rsidR="004D6C86" w:rsidRPr="00094C36">
        <w:rPr>
          <w:rFonts w:asciiTheme="minorEastAsia" w:hAnsiTheme="minorEastAsia" w:hint="eastAsia"/>
          <w:color w:val="000000" w:themeColor="text1"/>
          <w:sz w:val="24"/>
          <w:rPrChange w:id="6260" w:author="JY0225" w:date="2017-08-24T12:04:00Z">
            <w:rPr>
              <w:rFonts w:hint="eastAsia"/>
              <w:color w:val="000000" w:themeColor="text1"/>
              <w:sz w:val="24"/>
            </w:rPr>
          </w:rPrChange>
        </w:rPr>
        <w:t>引用</w:t>
      </w:r>
      <w:r w:rsidR="003B6119" w:rsidRPr="00094C36">
        <w:rPr>
          <w:rFonts w:asciiTheme="minorEastAsia" w:hAnsiTheme="minorEastAsia"/>
          <w:color w:val="000000" w:themeColor="text1"/>
          <w:sz w:val="24"/>
          <w:rPrChange w:id="6261" w:author="JY0225" w:date="2017-08-24T12:04:00Z">
            <w:rPr>
              <w:color w:val="000000" w:themeColor="text1"/>
              <w:sz w:val="24"/>
            </w:rPr>
          </w:rPrChange>
        </w:rPr>
        <w:t>Constant</w:t>
      </w:r>
      <w:r w:rsidR="003B6119" w:rsidRPr="00094C36">
        <w:rPr>
          <w:rFonts w:asciiTheme="minorEastAsia" w:hAnsiTheme="minorEastAsia" w:hint="eastAsia"/>
          <w:color w:val="000000" w:themeColor="text1"/>
          <w:sz w:val="24"/>
          <w:rPrChange w:id="6262" w:author="JY0225" w:date="2017-08-24T12:04:00Z">
            <w:rPr>
              <w:rFonts w:hint="eastAsia"/>
              <w:color w:val="000000" w:themeColor="text1"/>
              <w:sz w:val="24"/>
            </w:rPr>
          </w:rPrChange>
        </w:rPr>
        <w:t>常量类中预定义好的请求模式，替换相应的参数值；</w:t>
      </w:r>
      <w:r w:rsidR="00EF055F" w:rsidRPr="00094C36">
        <w:rPr>
          <w:rFonts w:asciiTheme="minorEastAsia" w:hAnsiTheme="minorEastAsia" w:hint="eastAsia"/>
          <w:color w:val="000000" w:themeColor="text1"/>
          <w:sz w:val="24"/>
          <w:rPrChange w:id="6263" w:author="JY0225" w:date="2017-08-24T12:04:00Z">
            <w:rPr>
              <w:rFonts w:hint="eastAsia"/>
              <w:color w:val="000000" w:themeColor="text1"/>
              <w:sz w:val="24"/>
            </w:rPr>
          </w:rPrChange>
        </w:rPr>
        <w:t>然后新建一个线程，发送用户请求；</w:t>
      </w:r>
      <w:r w:rsidR="00566309" w:rsidRPr="00094C36">
        <w:rPr>
          <w:rFonts w:asciiTheme="minorEastAsia" w:hAnsiTheme="minorEastAsia" w:hint="eastAsia"/>
          <w:color w:val="000000" w:themeColor="text1"/>
          <w:sz w:val="24"/>
          <w:rPrChange w:id="6264" w:author="JY0225" w:date="2017-08-24T12:04:00Z">
            <w:rPr>
              <w:rFonts w:hint="eastAsia"/>
              <w:color w:val="000000" w:themeColor="text1"/>
              <w:sz w:val="24"/>
            </w:rPr>
          </w:rPrChange>
        </w:rPr>
        <w:t>最后处理服务器返回的信息，将其转化为标准的</w:t>
      </w:r>
      <w:r w:rsidR="00566309" w:rsidRPr="00094C36">
        <w:rPr>
          <w:rFonts w:asciiTheme="minorEastAsia" w:hAnsiTheme="minorEastAsia"/>
          <w:color w:val="000000" w:themeColor="text1"/>
          <w:sz w:val="24"/>
          <w:rPrChange w:id="6265" w:author="JY0225" w:date="2017-08-24T12:04:00Z">
            <w:rPr>
              <w:color w:val="000000" w:themeColor="text1"/>
              <w:sz w:val="24"/>
            </w:rPr>
          </w:rPrChange>
        </w:rPr>
        <w:t>Json</w:t>
      </w:r>
      <w:r w:rsidR="00566309" w:rsidRPr="00094C36">
        <w:rPr>
          <w:rFonts w:asciiTheme="minorEastAsia" w:hAnsiTheme="minorEastAsia" w:hint="eastAsia"/>
          <w:color w:val="000000" w:themeColor="text1"/>
          <w:sz w:val="24"/>
          <w:rPrChange w:id="6266" w:author="JY0225" w:date="2017-08-24T12:04:00Z">
            <w:rPr>
              <w:rFonts w:hint="eastAsia"/>
              <w:color w:val="000000" w:themeColor="text1"/>
              <w:sz w:val="24"/>
            </w:rPr>
          </w:rPrChange>
        </w:rPr>
        <w:t>格式。</w:t>
      </w:r>
    </w:p>
    <w:p w14:paraId="48388933" w14:textId="77777777" w:rsidR="00DA1C78" w:rsidRPr="00094C36" w:rsidRDefault="00287C78" w:rsidP="00DA1C78">
      <w:pPr>
        <w:spacing w:line="400" w:lineRule="exact"/>
        <w:rPr>
          <w:rFonts w:asciiTheme="minorEastAsia" w:hAnsiTheme="minorEastAsia"/>
          <w:rPrChange w:id="6267" w:author="JY0225" w:date="2017-08-24T12:04:00Z">
            <w:rPr/>
          </w:rPrChange>
        </w:rPr>
      </w:pPr>
      <w:r w:rsidRPr="00094C36">
        <w:rPr>
          <w:rFonts w:asciiTheme="minorEastAsia" w:hAnsiTheme="minorEastAsia"/>
          <w:color w:val="000000" w:themeColor="text1"/>
          <w:sz w:val="24"/>
          <w:rPrChange w:id="6268" w:author="JY0225" w:date="2017-08-24T12:04:00Z">
            <w:rPr>
              <w:color w:val="000000" w:themeColor="text1"/>
              <w:sz w:val="24"/>
            </w:rPr>
          </w:rPrChange>
        </w:rPr>
        <w:tab/>
      </w:r>
      <w:r w:rsidR="007C1A70" w:rsidRPr="00094C36">
        <w:rPr>
          <w:rFonts w:asciiTheme="minorEastAsia" w:hAnsiTheme="minorEastAsia"/>
          <w:color w:val="000000" w:themeColor="text1"/>
          <w:sz w:val="24"/>
          <w:rPrChange w:id="6269" w:author="JY0225" w:date="2017-08-24T12:04:00Z">
            <w:rPr>
              <w:color w:val="000000" w:themeColor="text1"/>
              <w:sz w:val="24"/>
            </w:rPr>
          </w:rPrChange>
        </w:rPr>
        <w:t>3</w:t>
      </w:r>
      <w:r w:rsidR="00DA1C78" w:rsidRPr="00094C36">
        <w:rPr>
          <w:rFonts w:asciiTheme="minorEastAsia" w:hAnsiTheme="minorEastAsia" w:hint="eastAsia"/>
          <w:color w:val="000000" w:themeColor="text1"/>
          <w:sz w:val="24"/>
          <w:rPrChange w:id="6270" w:author="JY0225" w:date="2017-08-24T12:04:00Z">
            <w:rPr>
              <w:rFonts w:hint="eastAsia"/>
              <w:color w:val="000000" w:themeColor="text1"/>
              <w:sz w:val="24"/>
            </w:rPr>
          </w:rPrChange>
        </w:rPr>
        <w:t>）</w:t>
      </w:r>
      <w:r w:rsidR="006C1A99" w:rsidRPr="00094C36">
        <w:rPr>
          <w:rFonts w:asciiTheme="minorEastAsia" w:hAnsiTheme="minorEastAsia" w:hint="eastAsia"/>
          <w:color w:val="000000" w:themeColor="text1"/>
          <w:sz w:val="24"/>
          <w:rPrChange w:id="6271" w:author="JY0225" w:date="2017-08-24T12:04:00Z">
            <w:rPr>
              <w:rFonts w:hint="eastAsia"/>
              <w:color w:val="000000" w:themeColor="text1"/>
              <w:sz w:val="24"/>
            </w:rPr>
          </w:rPrChange>
        </w:rPr>
        <w:t>部署与</w:t>
      </w:r>
      <w:r w:rsidR="00C0328A" w:rsidRPr="00094C36">
        <w:rPr>
          <w:rFonts w:asciiTheme="minorEastAsia" w:hAnsiTheme="minorEastAsia" w:hint="eastAsia"/>
          <w:color w:val="000000" w:themeColor="text1"/>
          <w:sz w:val="24"/>
          <w:rPrChange w:id="6272" w:author="JY0225" w:date="2017-08-24T12:04:00Z">
            <w:rPr>
              <w:rFonts w:hint="eastAsia"/>
              <w:color w:val="000000" w:themeColor="text1"/>
              <w:sz w:val="24"/>
            </w:rPr>
          </w:rPrChange>
        </w:rPr>
        <w:t>使用</w:t>
      </w:r>
    </w:p>
    <w:p w14:paraId="3BF4367B" w14:textId="77777777" w:rsidR="00287C78" w:rsidRPr="00094C36" w:rsidRDefault="006B3681" w:rsidP="00654745">
      <w:pPr>
        <w:spacing w:line="400" w:lineRule="exact"/>
        <w:rPr>
          <w:rFonts w:asciiTheme="minorEastAsia" w:hAnsiTheme="minorEastAsia"/>
          <w:color w:val="000000" w:themeColor="text1"/>
          <w:sz w:val="24"/>
          <w:rPrChange w:id="6273" w:author="JY0225" w:date="2017-08-24T12:04:00Z">
            <w:rPr>
              <w:color w:val="000000" w:themeColor="text1"/>
              <w:sz w:val="24"/>
            </w:rPr>
          </w:rPrChange>
        </w:rPr>
      </w:pPr>
      <w:r w:rsidRPr="00094C36">
        <w:rPr>
          <w:rFonts w:asciiTheme="minorEastAsia" w:hAnsiTheme="minorEastAsia"/>
          <w:rPrChange w:id="6274" w:author="JY0225" w:date="2017-08-24T12:04:00Z">
            <w:rPr/>
          </w:rPrChange>
        </w:rPr>
        <w:tab/>
      </w:r>
      <w:r w:rsidR="0091285B" w:rsidRPr="00094C36">
        <w:rPr>
          <w:rFonts w:asciiTheme="minorEastAsia" w:hAnsiTheme="minorEastAsia"/>
          <w:color w:val="000000" w:themeColor="text1"/>
          <w:sz w:val="24"/>
          <w:rPrChange w:id="6275" w:author="JY0225" w:date="2017-08-24T12:04:00Z">
            <w:rPr>
              <w:color w:val="000000" w:themeColor="text1"/>
              <w:sz w:val="24"/>
            </w:rPr>
          </w:rPrChange>
        </w:rPr>
        <w:t>Java SDK</w:t>
      </w:r>
      <w:r w:rsidR="00A31B05" w:rsidRPr="00094C36">
        <w:rPr>
          <w:rFonts w:asciiTheme="minorEastAsia" w:hAnsiTheme="minorEastAsia" w:hint="eastAsia"/>
          <w:color w:val="000000" w:themeColor="text1"/>
          <w:sz w:val="24"/>
          <w:rPrChange w:id="6276" w:author="JY0225" w:date="2017-08-24T12:04:00Z">
            <w:rPr>
              <w:rFonts w:hint="eastAsia"/>
              <w:color w:val="000000" w:themeColor="text1"/>
              <w:sz w:val="24"/>
            </w:rPr>
          </w:rPrChange>
        </w:rPr>
        <w:t>的使用一共分为五个步骤：</w:t>
      </w:r>
    </w:p>
    <w:p w14:paraId="22DAD511" w14:textId="77777777" w:rsidR="006425B8" w:rsidRPr="00094C36" w:rsidRDefault="006425B8" w:rsidP="00654745">
      <w:pPr>
        <w:spacing w:line="400" w:lineRule="exact"/>
        <w:rPr>
          <w:rFonts w:asciiTheme="minorEastAsia" w:hAnsiTheme="minorEastAsia"/>
          <w:color w:val="000000" w:themeColor="text1"/>
          <w:sz w:val="24"/>
          <w:rPrChange w:id="6277" w:author="JY0225" w:date="2017-08-24T12:04:00Z">
            <w:rPr>
              <w:color w:val="000000" w:themeColor="text1"/>
              <w:sz w:val="24"/>
            </w:rPr>
          </w:rPrChange>
        </w:rPr>
      </w:pPr>
      <w:r w:rsidRPr="00094C36">
        <w:rPr>
          <w:rFonts w:asciiTheme="minorEastAsia" w:hAnsiTheme="minorEastAsia"/>
          <w:color w:val="000000" w:themeColor="text1"/>
          <w:sz w:val="24"/>
          <w:rPrChange w:id="6278" w:author="JY0225" w:date="2017-08-24T12:04:00Z">
            <w:rPr>
              <w:color w:val="000000" w:themeColor="text1"/>
              <w:sz w:val="24"/>
            </w:rPr>
          </w:rPrChange>
        </w:rPr>
        <w:tab/>
        <w:t xml:space="preserve">1. </w:t>
      </w:r>
      <w:r w:rsidR="00B11CED" w:rsidRPr="00094C36">
        <w:rPr>
          <w:rFonts w:asciiTheme="minorEastAsia" w:hAnsiTheme="minorEastAsia" w:hint="eastAsia"/>
          <w:color w:val="000000" w:themeColor="text1"/>
          <w:sz w:val="24"/>
          <w:rPrChange w:id="6279" w:author="JY0225" w:date="2017-08-24T12:04:00Z">
            <w:rPr>
              <w:rFonts w:hint="eastAsia"/>
              <w:color w:val="000000" w:themeColor="text1"/>
              <w:sz w:val="24"/>
            </w:rPr>
          </w:rPrChange>
        </w:rPr>
        <w:t>新建一个</w:t>
      </w:r>
      <w:r w:rsidR="00B11CED" w:rsidRPr="00094C36">
        <w:rPr>
          <w:rFonts w:asciiTheme="minorEastAsia" w:hAnsiTheme="minorEastAsia"/>
          <w:color w:val="000000" w:themeColor="text1"/>
          <w:sz w:val="24"/>
          <w:rPrChange w:id="6280" w:author="JY0225" w:date="2017-08-24T12:04:00Z">
            <w:rPr>
              <w:color w:val="000000" w:themeColor="text1"/>
              <w:sz w:val="24"/>
            </w:rPr>
          </w:rPrChange>
        </w:rPr>
        <w:t>Java</w:t>
      </w:r>
      <w:r w:rsidR="00B11CED" w:rsidRPr="00094C36">
        <w:rPr>
          <w:rFonts w:asciiTheme="minorEastAsia" w:hAnsiTheme="minorEastAsia" w:hint="eastAsia"/>
          <w:color w:val="000000" w:themeColor="text1"/>
          <w:sz w:val="24"/>
          <w:rPrChange w:id="6281" w:author="JY0225" w:date="2017-08-24T12:04:00Z">
            <w:rPr>
              <w:rFonts w:hint="eastAsia"/>
              <w:color w:val="000000" w:themeColor="text1"/>
              <w:sz w:val="24"/>
            </w:rPr>
          </w:rPrChange>
        </w:rPr>
        <w:t>项目，并创建</w:t>
      </w:r>
      <w:r w:rsidR="00B11CED" w:rsidRPr="00094C36">
        <w:rPr>
          <w:rFonts w:asciiTheme="minorEastAsia" w:hAnsiTheme="minorEastAsia"/>
          <w:color w:val="000000" w:themeColor="text1"/>
          <w:sz w:val="24"/>
          <w:rPrChange w:id="6282" w:author="JY0225" w:date="2017-08-24T12:04:00Z">
            <w:rPr>
              <w:color w:val="000000" w:themeColor="text1"/>
              <w:sz w:val="24"/>
            </w:rPr>
          </w:rPrChange>
        </w:rPr>
        <w:t>lib</w:t>
      </w:r>
      <w:r w:rsidR="00B11CED" w:rsidRPr="00094C36">
        <w:rPr>
          <w:rFonts w:asciiTheme="minorEastAsia" w:hAnsiTheme="minorEastAsia" w:hint="eastAsia"/>
          <w:color w:val="000000" w:themeColor="text1"/>
          <w:sz w:val="24"/>
          <w:rPrChange w:id="6283" w:author="JY0225" w:date="2017-08-24T12:04:00Z">
            <w:rPr>
              <w:rFonts w:hint="eastAsia"/>
              <w:color w:val="000000" w:themeColor="text1"/>
              <w:sz w:val="24"/>
            </w:rPr>
          </w:rPrChange>
        </w:rPr>
        <w:t>文件夹</w:t>
      </w:r>
      <w:r w:rsidR="00272641" w:rsidRPr="00094C36">
        <w:rPr>
          <w:rFonts w:asciiTheme="minorEastAsia" w:hAnsiTheme="minorEastAsia" w:hint="eastAsia"/>
          <w:color w:val="000000" w:themeColor="text1"/>
          <w:sz w:val="24"/>
          <w:rPrChange w:id="6284" w:author="JY0225" w:date="2017-08-24T12:04:00Z">
            <w:rPr>
              <w:rFonts w:hint="eastAsia"/>
              <w:color w:val="000000" w:themeColor="text1"/>
              <w:sz w:val="24"/>
            </w:rPr>
          </w:rPrChange>
        </w:rPr>
        <w:t>；</w:t>
      </w:r>
    </w:p>
    <w:p w14:paraId="402CB27C" w14:textId="77777777" w:rsidR="00991264" w:rsidRPr="00094C36" w:rsidRDefault="001F466B" w:rsidP="00654745">
      <w:pPr>
        <w:spacing w:line="400" w:lineRule="exact"/>
        <w:rPr>
          <w:rFonts w:asciiTheme="minorEastAsia" w:hAnsiTheme="minorEastAsia"/>
          <w:color w:val="000000" w:themeColor="text1"/>
          <w:sz w:val="24"/>
          <w:rPrChange w:id="6285" w:author="JY0225" w:date="2017-08-24T12:04:00Z">
            <w:rPr>
              <w:color w:val="000000" w:themeColor="text1"/>
              <w:sz w:val="24"/>
            </w:rPr>
          </w:rPrChange>
        </w:rPr>
      </w:pPr>
      <w:r w:rsidRPr="00094C36">
        <w:rPr>
          <w:rFonts w:asciiTheme="minorEastAsia" w:hAnsiTheme="minorEastAsia"/>
          <w:color w:val="000000" w:themeColor="text1"/>
          <w:sz w:val="24"/>
          <w:rPrChange w:id="6286" w:author="JY0225" w:date="2017-08-24T12:04:00Z">
            <w:rPr>
              <w:color w:val="000000" w:themeColor="text1"/>
              <w:sz w:val="24"/>
            </w:rPr>
          </w:rPrChange>
        </w:rPr>
        <w:tab/>
        <w:t xml:space="preserve">2. </w:t>
      </w:r>
      <w:r w:rsidR="00CD57BB" w:rsidRPr="00094C36">
        <w:rPr>
          <w:rFonts w:asciiTheme="minorEastAsia" w:hAnsiTheme="minorEastAsia" w:hint="eastAsia"/>
          <w:color w:val="000000" w:themeColor="text1"/>
          <w:sz w:val="24"/>
          <w:rPrChange w:id="6287" w:author="JY0225" w:date="2017-08-24T12:04:00Z">
            <w:rPr>
              <w:rFonts w:hint="eastAsia"/>
              <w:color w:val="000000" w:themeColor="text1"/>
              <w:sz w:val="24"/>
            </w:rPr>
          </w:rPrChange>
        </w:rPr>
        <w:t>将</w:t>
      </w:r>
      <w:r w:rsidR="00CD57BB" w:rsidRPr="00094C36">
        <w:rPr>
          <w:rFonts w:asciiTheme="minorEastAsia" w:hAnsiTheme="minorEastAsia"/>
          <w:color w:val="000000" w:themeColor="text1"/>
          <w:sz w:val="24"/>
          <w:rPrChange w:id="6288" w:author="JY0225" w:date="2017-08-24T12:04:00Z">
            <w:rPr>
              <w:color w:val="000000" w:themeColor="text1"/>
              <w:sz w:val="24"/>
            </w:rPr>
          </w:rPrChange>
        </w:rPr>
        <w:t>Java SDK MiddlewareSDK.jar</w:t>
      </w:r>
      <w:r w:rsidR="00272641" w:rsidRPr="00094C36">
        <w:rPr>
          <w:rFonts w:asciiTheme="minorEastAsia" w:hAnsiTheme="minorEastAsia" w:hint="eastAsia"/>
          <w:color w:val="000000" w:themeColor="text1"/>
          <w:sz w:val="24"/>
          <w:rPrChange w:id="6289" w:author="JY0225" w:date="2017-08-24T12:04:00Z">
            <w:rPr>
              <w:rFonts w:hint="eastAsia"/>
              <w:color w:val="000000" w:themeColor="text1"/>
              <w:sz w:val="24"/>
            </w:rPr>
          </w:rPrChange>
        </w:rPr>
        <w:t>拷贝纸</w:t>
      </w:r>
      <w:r w:rsidR="00272641" w:rsidRPr="00094C36">
        <w:rPr>
          <w:rFonts w:asciiTheme="minorEastAsia" w:hAnsiTheme="minorEastAsia"/>
          <w:color w:val="000000" w:themeColor="text1"/>
          <w:sz w:val="24"/>
          <w:rPrChange w:id="6290" w:author="JY0225" w:date="2017-08-24T12:04:00Z">
            <w:rPr>
              <w:color w:val="000000" w:themeColor="text1"/>
              <w:sz w:val="24"/>
            </w:rPr>
          </w:rPrChange>
        </w:rPr>
        <w:t>lib</w:t>
      </w:r>
      <w:r w:rsidR="00272641" w:rsidRPr="00094C36">
        <w:rPr>
          <w:rFonts w:asciiTheme="minorEastAsia" w:hAnsiTheme="minorEastAsia" w:hint="eastAsia"/>
          <w:color w:val="000000" w:themeColor="text1"/>
          <w:sz w:val="24"/>
          <w:rPrChange w:id="6291" w:author="JY0225" w:date="2017-08-24T12:04:00Z">
            <w:rPr>
              <w:rFonts w:hint="eastAsia"/>
              <w:color w:val="000000" w:themeColor="text1"/>
              <w:sz w:val="24"/>
            </w:rPr>
          </w:rPrChange>
        </w:rPr>
        <w:t>目录下</w:t>
      </w:r>
      <w:r w:rsidR="001F2EF8" w:rsidRPr="00094C36">
        <w:rPr>
          <w:rFonts w:asciiTheme="minorEastAsia" w:hAnsiTheme="minorEastAsia" w:hint="eastAsia"/>
          <w:color w:val="000000" w:themeColor="text1"/>
          <w:sz w:val="24"/>
          <w:rPrChange w:id="6292" w:author="JY0225" w:date="2017-08-24T12:04:00Z">
            <w:rPr>
              <w:rFonts w:hint="eastAsia"/>
              <w:color w:val="000000" w:themeColor="text1"/>
              <w:sz w:val="24"/>
            </w:rPr>
          </w:rPrChange>
        </w:rPr>
        <w:t>；</w:t>
      </w:r>
    </w:p>
    <w:p w14:paraId="0DC81990" w14:textId="77777777" w:rsidR="00991264" w:rsidRPr="00094C36" w:rsidRDefault="00991264" w:rsidP="00991264">
      <w:pPr>
        <w:spacing w:line="400" w:lineRule="exact"/>
        <w:ind w:firstLine="420"/>
        <w:rPr>
          <w:rFonts w:asciiTheme="minorEastAsia" w:hAnsiTheme="minorEastAsia"/>
          <w:color w:val="000000" w:themeColor="text1"/>
          <w:sz w:val="24"/>
          <w:rPrChange w:id="6293" w:author="JY0225" w:date="2017-08-24T12:04:00Z">
            <w:rPr>
              <w:color w:val="000000" w:themeColor="text1"/>
              <w:sz w:val="24"/>
            </w:rPr>
          </w:rPrChange>
        </w:rPr>
      </w:pPr>
      <w:r w:rsidRPr="00094C36">
        <w:rPr>
          <w:rFonts w:asciiTheme="minorEastAsia" w:hAnsiTheme="minorEastAsia"/>
          <w:color w:val="000000" w:themeColor="text1"/>
          <w:sz w:val="24"/>
          <w:rPrChange w:id="6294" w:author="JY0225" w:date="2017-08-24T12:04:00Z">
            <w:rPr>
              <w:color w:val="000000" w:themeColor="text1"/>
              <w:sz w:val="24"/>
            </w:rPr>
          </w:rPrChange>
        </w:rPr>
        <w:t xml:space="preserve">3. </w:t>
      </w:r>
      <w:r w:rsidRPr="00094C36">
        <w:rPr>
          <w:rFonts w:asciiTheme="minorEastAsia" w:hAnsiTheme="minorEastAsia" w:hint="eastAsia"/>
          <w:color w:val="000000" w:themeColor="text1"/>
          <w:sz w:val="24"/>
          <w:rPrChange w:id="6295" w:author="JY0225" w:date="2017-08-24T12:04:00Z">
            <w:rPr>
              <w:rFonts w:hint="eastAsia"/>
              <w:color w:val="000000" w:themeColor="text1"/>
              <w:sz w:val="24"/>
            </w:rPr>
          </w:rPrChange>
        </w:rPr>
        <w:t>将</w:t>
      </w:r>
      <w:r w:rsidRPr="00094C36">
        <w:rPr>
          <w:rFonts w:asciiTheme="minorEastAsia" w:hAnsiTheme="minorEastAsia"/>
          <w:color w:val="000000" w:themeColor="text1"/>
          <w:sz w:val="24"/>
          <w:rPrChange w:id="6296" w:author="JY0225" w:date="2017-08-24T12:04:00Z">
            <w:rPr>
              <w:color w:val="000000" w:themeColor="text1"/>
              <w:sz w:val="24"/>
            </w:rPr>
          </w:rPrChange>
        </w:rPr>
        <w:t>lib</w:t>
      </w:r>
      <w:r w:rsidRPr="00094C36">
        <w:rPr>
          <w:rFonts w:asciiTheme="minorEastAsia" w:hAnsiTheme="minorEastAsia" w:hint="eastAsia"/>
          <w:color w:val="000000" w:themeColor="text1"/>
          <w:sz w:val="24"/>
          <w:rPrChange w:id="6297" w:author="JY0225" w:date="2017-08-24T12:04:00Z">
            <w:rPr>
              <w:rFonts w:hint="eastAsia"/>
              <w:color w:val="000000" w:themeColor="text1"/>
              <w:sz w:val="24"/>
            </w:rPr>
          </w:rPrChange>
        </w:rPr>
        <w:t>目录下的</w:t>
      </w:r>
      <w:r w:rsidRPr="00094C36">
        <w:rPr>
          <w:rFonts w:asciiTheme="minorEastAsia" w:hAnsiTheme="minorEastAsia"/>
          <w:color w:val="000000" w:themeColor="text1"/>
          <w:sz w:val="24"/>
          <w:rPrChange w:id="6298" w:author="JY0225" w:date="2017-08-24T12:04:00Z">
            <w:rPr>
              <w:color w:val="000000" w:themeColor="text1"/>
              <w:sz w:val="24"/>
            </w:rPr>
          </w:rPrChange>
        </w:rPr>
        <w:t>MiddlewareSDK.jar</w:t>
      </w:r>
      <w:r w:rsidRPr="00094C36">
        <w:rPr>
          <w:rFonts w:asciiTheme="minorEastAsia" w:hAnsiTheme="minorEastAsia" w:hint="eastAsia"/>
          <w:color w:val="000000" w:themeColor="text1"/>
          <w:sz w:val="24"/>
          <w:rPrChange w:id="6299" w:author="JY0225" w:date="2017-08-24T12:04:00Z">
            <w:rPr>
              <w:rFonts w:hint="eastAsia"/>
              <w:color w:val="000000" w:themeColor="text1"/>
              <w:sz w:val="24"/>
            </w:rPr>
          </w:rPrChange>
        </w:rPr>
        <w:t>添加到</w:t>
      </w:r>
      <w:r w:rsidRPr="00094C36">
        <w:rPr>
          <w:rFonts w:asciiTheme="minorEastAsia" w:hAnsiTheme="minorEastAsia"/>
          <w:color w:val="000000" w:themeColor="text1"/>
          <w:sz w:val="24"/>
          <w:rPrChange w:id="6300" w:author="JY0225" w:date="2017-08-24T12:04:00Z">
            <w:rPr>
              <w:color w:val="000000" w:themeColor="text1"/>
              <w:sz w:val="24"/>
            </w:rPr>
          </w:rPrChange>
        </w:rPr>
        <w:t>Build Path</w:t>
      </w:r>
      <w:r w:rsidRPr="00094C36">
        <w:rPr>
          <w:rFonts w:asciiTheme="minorEastAsia" w:hAnsiTheme="minorEastAsia" w:hint="eastAsia"/>
          <w:color w:val="000000" w:themeColor="text1"/>
          <w:sz w:val="24"/>
          <w:rPrChange w:id="6301" w:author="JY0225" w:date="2017-08-24T12:04:00Z">
            <w:rPr>
              <w:rFonts w:hint="eastAsia"/>
              <w:color w:val="000000" w:themeColor="text1"/>
              <w:sz w:val="24"/>
            </w:rPr>
          </w:rPrChange>
        </w:rPr>
        <w:t>中；</w:t>
      </w:r>
    </w:p>
    <w:p w14:paraId="50896CF9" w14:textId="77777777" w:rsidR="006C1A99" w:rsidRPr="00094C36" w:rsidRDefault="006C1A99" w:rsidP="00991264">
      <w:pPr>
        <w:spacing w:line="400" w:lineRule="exact"/>
        <w:ind w:firstLine="420"/>
        <w:rPr>
          <w:rFonts w:asciiTheme="minorEastAsia" w:hAnsiTheme="minorEastAsia"/>
          <w:color w:val="000000" w:themeColor="text1"/>
          <w:sz w:val="24"/>
          <w:rPrChange w:id="6302" w:author="JY0225" w:date="2017-08-24T12:04:00Z">
            <w:rPr>
              <w:color w:val="000000" w:themeColor="text1"/>
              <w:sz w:val="24"/>
            </w:rPr>
          </w:rPrChange>
        </w:rPr>
      </w:pPr>
      <w:r w:rsidRPr="00094C36">
        <w:rPr>
          <w:rFonts w:asciiTheme="minorEastAsia" w:hAnsiTheme="minorEastAsia"/>
          <w:color w:val="000000" w:themeColor="text1"/>
          <w:sz w:val="24"/>
          <w:rPrChange w:id="6303" w:author="JY0225" w:date="2017-08-24T12:04:00Z">
            <w:rPr>
              <w:color w:val="000000" w:themeColor="text1"/>
              <w:sz w:val="24"/>
            </w:rPr>
          </w:rPrChange>
        </w:rPr>
        <w:t xml:space="preserve">4. </w:t>
      </w:r>
      <w:r w:rsidRPr="00094C36">
        <w:rPr>
          <w:rFonts w:asciiTheme="minorEastAsia" w:hAnsiTheme="minorEastAsia" w:hint="eastAsia"/>
          <w:color w:val="000000" w:themeColor="text1"/>
          <w:sz w:val="24"/>
          <w:rPrChange w:id="6304" w:author="JY0225" w:date="2017-08-24T12:04:00Z">
            <w:rPr>
              <w:rFonts w:hint="eastAsia"/>
              <w:color w:val="000000" w:themeColor="text1"/>
              <w:sz w:val="24"/>
            </w:rPr>
          </w:rPrChange>
        </w:rPr>
        <w:t>实例化</w:t>
      </w:r>
      <w:r w:rsidRPr="00094C36">
        <w:rPr>
          <w:rFonts w:asciiTheme="minorEastAsia" w:hAnsiTheme="minorEastAsia"/>
          <w:color w:val="000000" w:themeColor="text1"/>
          <w:sz w:val="24"/>
          <w:rPrChange w:id="6305" w:author="JY0225" w:date="2017-08-24T12:04:00Z">
            <w:rPr>
              <w:color w:val="000000" w:themeColor="text1"/>
              <w:sz w:val="24"/>
            </w:rPr>
          </w:rPrChange>
        </w:rPr>
        <w:t xml:space="preserve">MiddlewareAPI </w:t>
      </w:r>
      <w:r w:rsidRPr="00094C36">
        <w:rPr>
          <w:rFonts w:asciiTheme="minorEastAsia" w:hAnsiTheme="minorEastAsia" w:hint="eastAsia"/>
          <w:color w:val="000000" w:themeColor="text1"/>
          <w:sz w:val="24"/>
          <w:rPrChange w:id="6306" w:author="JY0225" w:date="2017-08-24T12:04:00Z">
            <w:rPr>
              <w:rFonts w:hint="eastAsia"/>
              <w:color w:val="000000" w:themeColor="text1"/>
              <w:sz w:val="24"/>
            </w:rPr>
          </w:rPrChange>
        </w:rPr>
        <w:t>对象</w:t>
      </w:r>
    </w:p>
    <w:p w14:paraId="4326671F" w14:textId="77777777" w:rsidR="006C1A99" w:rsidRPr="00094C36" w:rsidRDefault="006C1A99" w:rsidP="00991264">
      <w:pPr>
        <w:spacing w:line="400" w:lineRule="exact"/>
        <w:ind w:firstLine="420"/>
        <w:rPr>
          <w:rFonts w:asciiTheme="minorEastAsia" w:hAnsiTheme="minorEastAsia"/>
          <w:color w:val="000000" w:themeColor="text1"/>
          <w:sz w:val="24"/>
          <w:rPrChange w:id="6307" w:author="JY0225" w:date="2017-08-24T12:04:00Z">
            <w:rPr>
              <w:color w:val="000000" w:themeColor="text1"/>
              <w:sz w:val="24"/>
            </w:rPr>
          </w:rPrChange>
        </w:rPr>
      </w:pPr>
      <w:r w:rsidRPr="00094C36">
        <w:rPr>
          <w:rFonts w:asciiTheme="minorEastAsia" w:hAnsiTheme="minorEastAsia"/>
          <w:color w:val="000000" w:themeColor="text1"/>
          <w:sz w:val="24"/>
          <w:rPrChange w:id="6308" w:author="JY0225" w:date="2017-08-24T12:04:00Z">
            <w:rPr>
              <w:color w:val="000000" w:themeColor="text1"/>
              <w:sz w:val="24"/>
            </w:rPr>
          </w:rPrChange>
        </w:rPr>
        <w:t xml:space="preserve">  //</w:t>
      </w:r>
      <w:r w:rsidRPr="00094C36">
        <w:rPr>
          <w:rFonts w:asciiTheme="minorEastAsia" w:hAnsiTheme="minorEastAsia"/>
          <w:rPrChange w:id="6309" w:author="JY0225" w:date="2017-08-24T12:04:00Z">
            <w:rPr/>
          </w:rPrChange>
        </w:rPr>
        <w:t xml:space="preserve"> </w:t>
      </w:r>
      <w:r w:rsidRPr="00094C36">
        <w:rPr>
          <w:rFonts w:asciiTheme="minorEastAsia" w:hAnsiTheme="minorEastAsia"/>
          <w:i/>
          <w:color w:val="000000" w:themeColor="text1"/>
          <w:sz w:val="24"/>
          <w:rPrChange w:id="6310" w:author="JY0225" w:date="2017-08-24T12:04:00Z">
            <w:rPr>
              <w:color w:val="000000" w:themeColor="text1"/>
              <w:sz w:val="24"/>
            </w:rPr>
          </w:rPrChange>
        </w:rPr>
        <w:t>MiddlewareAPI mwAPI = new MiddlewareAPI("kaeyika@163.com", "12356");</w:t>
      </w:r>
    </w:p>
    <w:p w14:paraId="334EE1DC" w14:textId="77777777" w:rsidR="006C1A99" w:rsidRPr="00094C36" w:rsidRDefault="006C1A99" w:rsidP="00991264">
      <w:pPr>
        <w:spacing w:line="400" w:lineRule="exact"/>
        <w:ind w:firstLine="420"/>
        <w:rPr>
          <w:rFonts w:asciiTheme="minorEastAsia" w:hAnsiTheme="minorEastAsia"/>
          <w:color w:val="000000" w:themeColor="text1"/>
          <w:sz w:val="24"/>
          <w:rPrChange w:id="6311" w:author="JY0225" w:date="2017-08-24T12:04:00Z">
            <w:rPr>
              <w:color w:val="000000" w:themeColor="text1"/>
              <w:sz w:val="24"/>
            </w:rPr>
          </w:rPrChange>
        </w:rPr>
      </w:pPr>
      <w:r w:rsidRPr="00094C36">
        <w:rPr>
          <w:rFonts w:asciiTheme="minorEastAsia" w:hAnsiTheme="minorEastAsia"/>
          <w:color w:val="000000" w:themeColor="text1"/>
          <w:sz w:val="24"/>
          <w:rPrChange w:id="6312" w:author="JY0225" w:date="2017-08-24T12:04:00Z">
            <w:rPr>
              <w:color w:val="000000" w:themeColor="text1"/>
              <w:sz w:val="24"/>
            </w:rPr>
          </w:rPrChange>
        </w:rPr>
        <w:t xml:space="preserve">5. </w:t>
      </w:r>
      <w:r w:rsidRPr="00094C36">
        <w:rPr>
          <w:rFonts w:asciiTheme="minorEastAsia" w:hAnsiTheme="minorEastAsia" w:hint="eastAsia"/>
          <w:color w:val="000000" w:themeColor="text1"/>
          <w:sz w:val="24"/>
          <w:rPrChange w:id="6313" w:author="JY0225" w:date="2017-08-24T12:04:00Z">
            <w:rPr>
              <w:rFonts w:hint="eastAsia"/>
              <w:color w:val="000000" w:themeColor="text1"/>
              <w:sz w:val="24"/>
            </w:rPr>
          </w:rPrChange>
        </w:rPr>
        <w:t>调用</w:t>
      </w:r>
      <w:r w:rsidRPr="00094C36">
        <w:rPr>
          <w:rFonts w:asciiTheme="minorEastAsia" w:hAnsiTheme="minorEastAsia"/>
          <w:color w:val="000000" w:themeColor="text1"/>
          <w:sz w:val="24"/>
          <w:rPrChange w:id="6314" w:author="JY0225" w:date="2017-08-24T12:04:00Z">
            <w:rPr>
              <w:color w:val="000000" w:themeColor="text1"/>
              <w:sz w:val="24"/>
            </w:rPr>
          </w:rPrChange>
        </w:rPr>
        <w:t>API</w:t>
      </w:r>
      <w:r w:rsidRPr="00094C36">
        <w:rPr>
          <w:rFonts w:asciiTheme="minorEastAsia" w:hAnsiTheme="minorEastAsia" w:hint="eastAsia"/>
          <w:color w:val="000000" w:themeColor="text1"/>
          <w:sz w:val="24"/>
          <w:rPrChange w:id="6315" w:author="JY0225" w:date="2017-08-24T12:04:00Z">
            <w:rPr>
              <w:rFonts w:hint="eastAsia"/>
              <w:color w:val="000000" w:themeColor="text1"/>
              <w:sz w:val="24"/>
            </w:rPr>
          </w:rPrChange>
        </w:rPr>
        <w:t>接口</w:t>
      </w:r>
    </w:p>
    <w:p w14:paraId="743B8757" w14:textId="77777777" w:rsidR="006C1A99" w:rsidRPr="00094C36" w:rsidRDefault="006C1A99" w:rsidP="00991264">
      <w:pPr>
        <w:spacing w:line="400" w:lineRule="exact"/>
        <w:ind w:firstLine="420"/>
        <w:rPr>
          <w:rFonts w:asciiTheme="minorEastAsia" w:hAnsiTheme="minorEastAsia"/>
          <w:color w:val="000000" w:themeColor="text1"/>
          <w:sz w:val="24"/>
          <w:rPrChange w:id="6316" w:author="JY0225" w:date="2017-08-24T12:04:00Z">
            <w:rPr>
              <w:color w:val="000000" w:themeColor="text1"/>
              <w:sz w:val="24"/>
            </w:rPr>
          </w:rPrChange>
        </w:rPr>
      </w:pPr>
      <w:r w:rsidRPr="00094C36">
        <w:rPr>
          <w:rFonts w:asciiTheme="minorEastAsia" w:hAnsiTheme="minorEastAsia"/>
          <w:color w:val="000000" w:themeColor="text1"/>
          <w:sz w:val="24"/>
          <w:rPrChange w:id="6317" w:author="JY0225" w:date="2017-08-24T12:04:00Z">
            <w:rPr>
              <w:color w:val="000000" w:themeColor="text1"/>
              <w:sz w:val="24"/>
            </w:rPr>
          </w:rPrChange>
        </w:rPr>
        <w:t xml:space="preserve">  //</w:t>
      </w:r>
      <w:r w:rsidR="00606381" w:rsidRPr="00094C36">
        <w:rPr>
          <w:rFonts w:asciiTheme="minorEastAsia" w:hAnsiTheme="minorEastAsia"/>
          <w:i/>
          <w:rPrChange w:id="6318" w:author="JY0225" w:date="2017-08-24T12:04:00Z">
            <w:rPr/>
          </w:rPrChange>
        </w:rPr>
        <w:t xml:space="preserve"> </w:t>
      </w:r>
      <w:r w:rsidR="00606381" w:rsidRPr="00094C36">
        <w:rPr>
          <w:rFonts w:asciiTheme="minorEastAsia" w:hAnsiTheme="minorEastAsia"/>
          <w:i/>
          <w:color w:val="000000" w:themeColor="text1"/>
          <w:sz w:val="24"/>
          <w:rPrChange w:id="6319" w:author="JY0225" w:date="2017-08-24T12:04:00Z">
            <w:rPr>
              <w:color w:val="000000" w:themeColor="text1"/>
              <w:sz w:val="24"/>
            </w:rPr>
          </w:rPrChange>
        </w:rPr>
        <w:t>String result = mwAPI.getQuota();</w:t>
      </w:r>
    </w:p>
    <w:p w14:paraId="2AC40D51" w14:textId="77777777" w:rsidR="003C29CC" w:rsidRDefault="001345C1" w:rsidP="003C29CC">
      <w:r>
        <w:br w:type="page"/>
      </w:r>
      <w:r w:rsidR="006C1A99">
        <w:rPr>
          <w:rFonts w:hint="eastAsia"/>
        </w:rPr>
        <w:lastRenderedPageBreak/>
        <w:t>、</w:t>
      </w:r>
    </w:p>
    <w:p w14:paraId="3E3FA7E1" w14:textId="665B3C1A" w:rsidR="005E189E" w:rsidRDefault="003C29CC" w:rsidP="00D83C84">
      <w:pPr>
        <w:pStyle w:val="1"/>
        <w:rPr>
          <w:rFonts w:ascii="Times New Roman" w:hAnsi="Times New Roman" w:cs="Times New Roman"/>
        </w:rPr>
      </w:pPr>
      <w:bookmarkStart w:id="6320" w:name="_Toc491606306"/>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ins w:id="6321" w:author="JY0225" w:date="2017-08-14T12:53:00Z">
        <w:r w:rsidR="003F4529">
          <w:rPr>
            <w:rFonts w:ascii="Times New Roman" w:hAnsi="Times New Roman" w:cs="Times New Roman"/>
          </w:rPr>
          <w:t>优化</w:t>
        </w:r>
      </w:ins>
      <w:r>
        <w:rPr>
          <w:rFonts w:ascii="Times New Roman" w:hAnsi="Times New Roman" w:cs="Times New Roman"/>
        </w:rPr>
        <w:t>系统</w:t>
      </w:r>
      <w:del w:id="6322" w:author="JY0225" w:date="2017-08-14T12:53:00Z">
        <w:r w:rsidDel="003F4529">
          <w:rPr>
            <w:rFonts w:ascii="Times New Roman" w:hAnsi="Times New Roman" w:cs="Times New Roman"/>
          </w:rPr>
          <w:delText>优化</w:delText>
        </w:r>
      </w:del>
      <w:r w:rsidR="00EE607E">
        <w:rPr>
          <w:rFonts w:ascii="Times New Roman" w:hAnsi="Times New Roman" w:cs="Times New Roman"/>
        </w:rPr>
        <w:t>测试</w:t>
      </w:r>
      <w:bookmarkEnd w:id="6320"/>
      <w:del w:id="6323" w:author="JY0225" w:date="2017-08-14T12:53:00Z">
        <w:r w:rsidR="00812FB7" w:rsidDel="003F4529">
          <w:rPr>
            <w:rFonts w:ascii="Times New Roman" w:hAnsi="Times New Roman" w:cs="Times New Roman"/>
          </w:rPr>
          <w:delText>分析</w:delText>
        </w:r>
      </w:del>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pPr>
        <w:pStyle w:val="21"/>
        <w:spacing w:line="240" w:lineRule="auto"/>
        <w:pPrChange w:id="6324" w:author="微软用户" w:date="2017-08-18T22:53:00Z">
          <w:pPr>
            <w:pStyle w:val="21"/>
          </w:pPr>
        </w:pPrChange>
      </w:pPr>
      <w:bookmarkStart w:id="6325" w:name="_Toc491606307"/>
      <w:r>
        <w:t>6.1</w:t>
      </w:r>
      <w:r w:rsidR="00D83C84" w:rsidRPr="00B87EE1">
        <w:t xml:space="preserve"> </w:t>
      </w:r>
      <w:r w:rsidR="00106816">
        <w:t>测试环境部署</w:t>
      </w:r>
      <w:bookmarkEnd w:id="6325"/>
    </w:p>
    <w:p w14:paraId="44A0C3FF" w14:textId="77777777" w:rsidR="00AA54E3" w:rsidRPr="00653D38" w:rsidRDefault="006977AF">
      <w:pPr>
        <w:spacing w:line="400" w:lineRule="exact"/>
        <w:jc w:val="center"/>
        <w:rPr>
          <w:rFonts w:asciiTheme="minorEastAsia" w:hAnsiTheme="minorEastAsia"/>
          <w:rPrChange w:id="6326" w:author="JY0225" w:date="2017-08-24T12:05:00Z">
            <w:rPr/>
          </w:rPrChange>
        </w:rPr>
        <w:pPrChange w:id="6327" w:author="JY0225" w:date="2017-08-24T12:05:00Z">
          <w:pPr>
            <w:jc w:val="center"/>
          </w:pPr>
        </w:pPrChange>
      </w:pPr>
      <w:r w:rsidRPr="00653D38">
        <w:rPr>
          <w:rFonts w:asciiTheme="minorEastAsia" w:hAnsiTheme="minorEastAsia" w:hint="eastAsia"/>
          <w:color w:val="000000" w:themeColor="text1"/>
          <w:sz w:val="24"/>
          <w:rPrChange w:id="6328" w:author="JY0225" w:date="2017-08-24T12:05:00Z">
            <w:rPr>
              <w:rFonts w:hint="eastAsia"/>
              <w:color w:val="000000" w:themeColor="text1"/>
              <w:sz w:val="24"/>
            </w:rPr>
          </w:rPrChange>
        </w:rPr>
        <w:t>图</w:t>
      </w:r>
      <w:r w:rsidRPr="00653D38">
        <w:rPr>
          <w:rFonts w:asciiTheme="minorEastAsia" w:hAnsiTheme="minorEastAsia"/>
          <w:color w:val="000000" w:themeColor="text1"/>
          <w:sz w:val="24"/>
          <w:rPrChange w:id="6329" w:author="JY0225" w:date="2017-08-24T12:05:00Z">
            <w:rPr>
              <w:color w:val="000000" w:themeColor="text1"/>
              <w:sz w:val="24"/>
            </w:rPr>
          </w:rPrChange>
        </w:rPr>
        <w:t xml:space="preserve">6-1 </w:t>
      </w:r>
      <w:r w:rsidRPr="00653D38">
        <w:rPr>
          <w:rFonts w:asciiTheme="minorEastAsia" w:hAnsiTheme="minorEastAsia" w:hint="eastAsia"/>
          <w:color w:val="000000" w:themeColor="text1"/>
          <w:sz w:val="24"/>
          <w:rPrChange w:id="6330" w:author="JY0225" w:date="2017-08-24T12:05:00Z">
            <w:rPr>
              <w:rFonts w:hint="eastAsia"/>
              <w:color w:val="000000" w:themeColor="text1"/>
              <w:sz w:val="24"/>
            </w:rPr>
          </w:rPrChange>
        </w:rPr>
        <w:t>测试环境表</w:t>
      </w:r>
    </w:p>
    <w:tbl>
      <w:tblPr>
        <w:tblStyle w:val="aa"/>
        <w:tblW w:w="0" w:type="auto"/>
        <w:tblInd w:w="817" w:type="dxa"/>
        <w:tblLook w:val="04A0" w:firstRow="1" w:lastRow="0" w:firstColumn="1" w:lastColumn="0" w:noHBand="0" w:noVBand="1"/>
      </w:tblPr>
      <w:tblGrid>
        <w:gridCol w:w="1985"/>
        <w:gridCol w:w="5386"/>
      </w:tblGrid>
      <w:tr w:rsidR="0057119D" w:rsidRPr="00653D38" w14:paraId="15E6F73C" w14:textId="77777777" w:rsidTr="001F74B9">
        <w:tc>
          <w:tcPr>
            <w:tcW w:w="1985" w:type="dxa"/>
          </w:tcPr>
          <w:p w14:paraId="668BF15D" w14:textId="77777777" w:rsidR="0057119D" w:rsidRPr="00653D38" w:rsidRDefault="0057119D">
            <w:pPr>
              <w:spacing w:line="400" w:lineRule="exact"/>
              <w:rPr>
                <w:rFonts w:asciiTheme="minorEastAsia" w:hAnsiTheme="minorEastAsia" w:cs="Times New Roman"/>
                <w:sz w:val="24"/>
                <w:szCs w:val="24"/>
                <w:rPrChange w:id="6331" w:author="JY0225" w:date="2017-08-24T12:06:00Z">
                  <w:rPr>
                    <w:rFonts w:ascii="Times New Roman" w:hAnsi="Times New Roman" w:cs="Times New Roman"/>
                    <w:szCs w:val="21"/>
                  </w:rPr>
                </w:rPrChange>
              </w:rPr>
              <w:pPrChange w:id="6332" w:author="JY0225" w:date="2017-08-24T12:06:00Z">
                <w:pPr>
                  <w:spacing w:line="360" w:lineRule="auto"/>
                </w:pPr>
              </w:pPrChange>
            </w:pPr>
            <w:r w:rsidRPr="00653D38">
              <w:rPr>
                <w:rFonts w:asciiTheme="minorEastAsia" w:hAnsiTheme="minorEastAsia" w:cs="Times New Roman" w:hint="eastAsia"/>
                <w:sz w:val="24"/>
                <w:szCs w:val="24"/>
                <w:rPrChange w:id="6333" w:author="JY0225" w:date="2017-08-24T12:06:00Z">
                  <w:rPr>
                    <w:rFonts w:ascii="Times New Roman" w:hAnsi="Times New Roman" w:cs="Times New Roman" w:hint="eastAsia"/>
                    <w:szCs w:val="21"/>
                  </w:rPr>
                </w:rPrChange>
              </w:rPr>
              <w:t>硬件环境</w:t>
            </w:r>
          </w:p>
        </w:tc>
        <w:tc>
          <w:tcPr>
            <w:tcW w:w="5386" w:type="dxa"/>
          </w:tcPr>
          <w:p w14:paraId="21B773EC" w14:textId="77777777" w:rsidR="0057119D" w:rsidRPr="00653D38" w:rsidRDefault="0057119D">
            <w:pPr>
              <w:spacing w:line="400" w:lineRule="exact"/>
              <w:rPr>
                <w:rFonts w:asciiTheme="minorEastAsia" w:hAnsiTheme="minorEastAsia" w:cs="Times New Roman"/>
                <w:sz w:val="24"/>
                <w:szCs w:val="24"/>
                <w:rPrChange w:id="6334" w:author="JY0225" w:date="2017-08-24T12:06:00Z">
                  <w:rPr>
                    <w:rFonts w:ascii="Times New Roman" w:hAnsi="Times New Roman" w:cs="Times New Roman"/>
                    <w:szCs w:val="21"/>
                  </w:rPr>
                </w:rPrChange>
              </w:rPr>
              <w:pPrChange w:id="6335" w:author="JY0225" w:date="2017-08-24T12:06:00Z">
                <w:pPr>
                  <w:spacing w:line="360" w:lineRule="auto"/>
                </w:pPr>
              </w:pPrChange>
            </w:pPr>
            <w:r w:rsidRPr="00653D38">
              <w:rPr>
                <w:rFonts w:asciiTheme="minorEastAsia" w:hAnsiTheme="minorEastAsia" w:cs="Times New Roman" w:hint="eastAsia"/>
                <w:sz w:val="24"/>
                <w:szCs w:val="24"/>
                <w:rPrChange w:id="6336" w:author="JY0225" w:date="2017-08-24T12:06:00Z">
                  <w:rPr>
                    <w:rFonts w:ascii="Times New Roman" w:hAnsi="Times New Roman" w:cs="Times New Roman" w:hint="eastAsia"/>
                    <w:szCs w:val="21"/>
                  </w:rPr>
                </w:rPrChange>
              </w:rPr>
              <w:t>具体参数</w:t>
            </w:r>
          </w:p>
        </w:tc>
      </w:tr>
      <w:tr w:rsidR="0057119D" w:rsidRPr="00653D38" w14:paraId="2E85589A" w14:textId="77777777" w:rsidTr="001F74B9">
        <w:tc>
          <w:tcPr>
            <w:tcW w:w="1985" w:type="dxa"/>
          </w:tcPr>
          <w:p w14:paraId="58A76BBF" w14:textId="77777777" w:rsidR="0057119D" w:rsidRPr="00653D38" w:rsidRDefault="0057119D">
            <w:pPr>
              <w:spacing w:line="400" w:lineRule="exact"/>
              <w:rPr>
                <w:rFonts w:asciiTheme="minorEastAsia" w:hAnsiTheme="minorEastAsia" w:cs="Times New Roman"/>
                <w:sz w:val="24"/>
                <w:szCs w:val="24"/>
                <w:rPrChange w:id="6337" w:author="JY0225" w:date="2017-08-24T12:06:00Z">
                  <w:rPr>
                    <w:rFonts w:ascii="Times New Roman" w:hAnsi="Times New Roman" w:cs="Times New Roman"/>
                    <w:szCs w:val="21"/>
                  </w:rPr>
                </w:rPrChange>
              </w:rPr>
              <w:pPrChange w:id="6338" w:author="JY0225" w:date="2017-08-24T12:06:00Z">
                <w:pPr>
                  <w:spacing w:line="360" w:lineRule="auto"/>
                </w:pPr>
              </w:pPrChange>
            </w:pPr>
            <w:r w:rsidRPr="00653D38">
              <w:rPr>
                <w:rFonts w:asciiTheme="minorEastAsia" w:hAnsiTheme="minorEastAsia" w:cs="Times New Roman" w:hint="eastAsia"/>
                <w:sz w:val="24"/>
                <w:szCs w:val="24"/>
                <w:rPrChange w:id="6339" w:author="JY0225" w:date="2017-08-24T12:06:00Z">
                  <w:rPr>
                    <w:rFonts w:ascii="Times New Roman" w:hAnsi="Times New Roman" w:cs="Times New Roman" w:hint="eastAsia"/>
                    <w:szCs w:val="21"/>
                  </w:rPr>
                </w:rPrChange>
              </w:rPr>
              <w:t>计算机型号</w:t>
            </w:r>
          </w:p>
        </w:tc>
        <w:tc>
          <w:tcPr>
            <w:tcW w:w="5386" w:type="dxa"/>
          </w:tcPr>
          <w:p w14:paraId="29DD6C02" w14:textId="77777777" w:rsidR="0057119D" w:rsidRPr="00653D38" w:rsidRDefault="0057119D">
            <w:pPr>
              <w:spacing w:line="400" w:lineRule="exact"/>
              <w:rPr>
                <w:rFonts w:asciiTheme="minorEastAsia" w:hAnsiTheme="minorEastAsia" w:cs="Times New Roman"/>
                <w:sz w:val="24"/>
                <w:szCs w:val="24"/>
                <w:rPrChange w:id="6340" w:author="JY0225" w:date="2017-08-24T12:06:00Z">
                  <w:rPr>
                    <w:rFonts w:ascii="Times New Roman" w:hAnsi="Times New Roman" w:cs="Times New Roman"/>
                    <w:szCs w:val="21"/>
                  </w:rPr>
                </w:rPrChange>
              </w:rPr>
              <w:pPrChange w:id="6341" w:author="JY0225" w:date="2017-08-24T12:06:00Z">
                <w:pPr>
                  <w:spacing w:line="360" w:lineRule="auto"/>
                </w:pPr>
              </w:pPrChange>
            </w:pPr>
            <w:r w:rsidRPr="00653D38">
              <w:rPr>
                <w:rFonts w:asciiTheme="minorEastAsia" w:hAnsiTheme="minorEastAsia" w:cs="Times New Roman"/>
                <w:sz w:val="24"/>
                <w:szCs w:val="24"/>
                <w:rPrChange w:id="6342" w:author="JY0225" w:date="2017-08-24T12:06:00Z">
                  <w:rPr>
                    <w:rFonts w:ascii="Times New Roman" w:hAnsi="Times New Roman" w:cs="Times New Roman"/>
                    <w:szCs w:val="21"/>
                  </w:rPr>
                </w:rPrChange>
              </w:rPr>
              <w:t>Dell Inc. OptiPlex 990</w:t>
            </w:r>
          </w:p>
        </w:tc>
      </w:tr>
      <w:tr w:rsidR="0057119D" w:rsidRPr="00653D38" w14:paraId="46A6C577" w14:textId="77777777" w:rsidTr="001F74B9">
        <w:tc>
          <w:tcPr>
            <w:tcW w:w="1985" w:type="dxa"/>
          </w:tcPr>
          <w:p w14:paraId="4CA4D78C" w14:textId="77777777" w:rsidR="0057119D" w:rsidRPr="00653D38" w:rsidRDefault="0057119D">
            <w:pPr>
              <w:spacing w:line="400" w:lineRule="exact"/>
              <w:rPr>
                <w:rFonts w:asciiTheme="minorEastAsia" w:hAnsiTheme="minorEastAsia" w:cs="Times New Roman"/>
                <w:sz w:val="24"/>
                <w:szCs w:val="24"/>
                <w:rPrChange w:id="6343" w:author="JY0225" w:date="2017-08-24T12:06:00Z">
                  <w:rPr>
                    <w:rFonts w:ascii="Times New Roman" w:hAnsi="Times New Roman" w:cs="Times New Roman"/>
                    <w:szCs w:val="21"/>
                  </w:rPr>
                </w:rPrChange>
              </w:rPr>
              <w:pPrChange w:id="6344" w:author="JY0225" w:date="2017-08-24T12:06:00Z">
                <w:pPr>
                  <w:spacing w:line="360" w:lineRule="auto"/>
                </w:pPr>
              </w:pPrChange>
            </w:pPr>
            <w:r w:rsidRPr="00653D38">
              <w:rPr>
                <w:rFonts w:asciiTheme="minorEastAsia" w:hAnsiTheme="minorEastAsia" w:cs="Times New Roman" w:hint="eastAsia"/>
                <w:sz w:val="24"/>
                <w:szCs w:val="24"/>
                <w:rPrChange w:id="6345" w:author="JY0225" w:date="2017-08-24T12:06:00Z">
                  <w:rPr>
                    <w:rFonts w:ascii="Times New Roman" w:hAnsi="Times New Roman" w:cs="Times New Roman" w:hint="eastAsia"/>
                    <w:szCs w:val="21"/>
                  </w:rPr>
                </w:rPrChange>
              </w:rPr>
              <w:t>处理器型号</w:t>
            </w:r>
          </w:p>
        </w:tc>
        <w:tc>
          <w:tcPr>
            <w:tcW w:w="5386" w:type="dxa"/>
          </w:tcPr>
          <w:p w14:paraId="6AEDFA43" w14:textId="77777777" w:rsidR="0057119D" w:rsidRPr="00653D38" w:rsidRDefault="0057119D">
            <w:pPr>
              <w:spacing w:line="400" w:lineRule="exact"/>
              <w:rPr>
                <w:rFonts w:asciiTheme="minorEastAsia" w:hAnsiTheme="minorEastAsia" w:cs="Times New Roman"/>
                <w:sz w:val="24"/>
                <w:szCs w:val="24"/>
                <w:rPrChange w:id="6346" w:author="JY0225" w:date="2017-08-24T12:06:00Z">
                  <w:rPr>
                    <w:rFonts w:ascii="Times New Roman" w:hAnsi="Times New Roman" w:cs="Times New Roman"/>
                    <w:szCs w:val="21"/>
                  </w:rPr>
                </w:rPrChange>
              </w:rPr>
              <w:pPrChange w:id="6347" w:author="JY0225" w:date="2017-08-24T12:06:00Z">
                <w:pPr>
                  <w:spacing w:line="360" w:lineRule="auto"/>
                </w:pPr>
              </w:pPrChange>
            </w:pPr>
            <w:r w:rsidRPr="00653D38">
              <w:rPr>
                <w:rFonts w:asciiTheme="minorEastAsia" w:hAnsiTheme="minorEastAsia" w:cs="Times New Roman"/>
                <w:sz w:val="24"/>
                <w:szCs w:val="24"/>
                <w:rPrChange w:id="6348" w:author="JY0225" w:date="2017-08-24T12:06:00Z">
                  <w:rPr>
                    <w:rFonts w:ascii="Times New Roman" w:hAnsi="Times New Roman" w:cs="Times New Roman"/>
                    <w:szCs w:val="21"/>
                  </w:rPr>
                </w:rPrChange>
              </w:rPr>
              <w:t>Intel(R) Core(TM) i5-2500S CPU @ 2.7GHz</w:t>
            </w:r>
          </w:p>
        </w:tc>
      </w:tr>
      <w:tr w:rsidR="0057119D" w:rsidRPr="00653D38" w14:paraId="54C30DC1" w14:textId="77777777" w:rsidTr="001F74B9">
        <w:tc>
          <w:tcPr>
            <w:tcW w:w="1985" w:type="dxa"/>
          </w:tcPr>
          <w:p w14:paraId="06F23A14" w14:textId="77777777" w:rsidR="0057119D" w:rsidRPr="00653D38" w:rsidRDefault="0057119D">
            <w:pPr>
              <w:spacing w:line="400" w:lineRule="exact"/>
              <w:rPr>
                <w:rFonts w:asciiTheme="minorEastAsia" w:hAnsiTheme="minorEastAsia" w:cs="Times New Roman"/>
                <w:sz w:val="24"/>
                <w:szCs w:val="24"/>
                <w:rPrChange w:id="6349" w:author="JY0225" w:date="2017-08-24T12:06:00Z">
                  <w:rPr>
                    <w:rFonts w:ascii="Times New Roman" w:hAnsi="Times New Roman" w:cs="Times New Roman"/>
                    <w:szCs w:val="21"/>
                  </w:rPr>
                </w:rPrChange>
              </w:rPr>
              <w:pPrChange w:id="6350" w:author="JY0225" w:date="2017-08-24T12:06:00Z">
                <w:pPr>
                  <w:spacing w:line="360" w:lineRule="auto"/>
                </w:pPr>
              </w:pPrChange>
            </w:pPr>
            <w:r w:rsidRPr="00653D38">
              <w:rPr>
                <w:rFonts w:asciiTheme="minorEastAsia" w:hAnsiTheme="minorEastAsia" w:cs="Times New Roman" w:hint="eastAsia"/>
                <w:sz w:val="24"/>
                <w:szCs w:val="24"/>
                <w:rPrChange w:id="6351" w:author="JY0225" w:date="2017-08-24T12:06:00Z">
                  <w:rPr>
                    <w:rFonts w:ascii="Times New Roman" w:hAnsi="Times New Roman" w:cs="Times New Roman" w:hint="eastAsia"/>
                    <w:szCs w:val="21"/>
                  </w:rPr>
                </w:rPrChange>
              </w:rPr>
              <w:t>内存大小</w:t>
            </w:r>
          </w:p>
        </w:tc>
        <w:tc>
          <w:tcPr>
            <w:tcW w:w="5386" w:type="dxa"/>
          </w:tcPr>
          <w:p w14:paraId="15AACE8F" w14:textId="77777777" w:rsidR="0057119D" w:rsidRPr="00653D38" w:rsidRDefault="0057119D">
            <w:pPr>
              <w:spacing w:line="400" w:lineRule="exact"/>
              <w:rPr>
                <w:rFonts w:asciiTheme="minorEastAsia" w:hAnsiTheme="minorEastAsia" w:cs="Times New Roman"/>
                <w:sz w:val="24"/>
                <w:szCs w:val="24"/>
                <w:rPrChange w:id="6352" w:author="JY0225" w:date="2017-08-24T12:06:00Z">
                  <w:rPr>
                    <w:rFonts w:ascii="Times New Roman" w:hAnsi="Times New Roman" w:cs="Times New Roman"/>
                    <w:szCs w:val="21"/>
                  </w:rPr>
                </w:rPrChange>
              </w:rPr>
              <w:pPrChange w:id="6353" w:author="JY0225" w:date="2017-08-24T12:06:00Z">
                <w:pPr>
                  <w:spacing w:line="360" w:lineRule="auto"/>
                </w:pPr>
              </w:pPrChange>
            </w:pPr>
            <w:r w:rsidRPr="00653D38">
              <w:rPr>
                <w:rFonts w:asciiTheme="minorEastAsia" w:hAnsiTheme="minorEastAsia" w:cs="Times New Roman"/>
                <w:sz w:val="24"/>
                <w:szCs w:val="24"/>
                <w:rPrChange w:id="6354" w:author="JY0225" w:date="2017-08-24T12:06:00Z">
                  <w:rPr>
                    <w:rFonts w:ascii="Times New Roman" w:hAnsi="Times New Roman" w:cs="Times New Roman"/>
                    <w:szCs w:val="21"/>
                  </w:rPr>
                </w:rPrChange>
              </w:rPr>
              <w:t>10.0 GB RAM</w:t>
            </w:r>
          </w:p>
        </w:tc>
      </w:tr>
      <w:tr w:rsidR="0057119D" w:rsidRPr="00653D38" w14:paraId="30F59528" w14:textId="77777777" w:rsidTr="001F74B9">
        <w:tc>
          <w:tcPr>
            <w:tcW w:w="1985" w:type="dxa"/>
          </w:tcPr>
          <w:p w14:paraId="59F37BBB" w14:textId="77777777" w:rsidR="0057119D" w:rsidRPr="00653D38" w:rsidRDefault="0057119D">
            <w:pPr>
              <w:spacing w:line="400" w:lineRule="exact"/>
              <w:rPr>
                <w:rFonts w:asciiTheme="minorEastAsia" w:hAnsiTheme="minorEastAsia" w:cs="Times New Roman"/>
                <w:sz w:val="24"/>
                <w:szCs w:val="24"/>
                <w:rPrChange w:id="6355" w:author="JY0225" w:date="2017-08-24T12:06:00Z">
                  <w:rPr>
                    <w:rFonts w:ascii="Times New Roman" w:hAnsi="Times New Roman" w:cs="Times New Roman"/>
                    <w:szCs w:val="21"/>
                  </w:rPr>
                </w:rPrChange>
              </w:rPr>
              <w:pPrChange w:id="6356" w:author="JY0225" w:date="2017-08-24T12:06:00Z">
                <w:pPr>
                  <w:spacing w:line="360" w:lineRule="auto"/>
                </w:pPr>
              </w:pPrChange>
            </w:pPr>
            <w:r w:rsidRPr="00653D38">
              <w:rPr>
                <w:rFonts w:asciiTheme="minorEastAsia" w:hAnsiTheme="minorEastAsia" w:cs="Times New Roman" w:hint="eastAsia"/>
                <w:sz w:val="24"/>
                <w:szCs w:val="24"/>
                <w:rPrChange w:id="6357" w:author="JY0225" w:date="2017-08-24T12:06:00Z">
                  <w:rPr>
                    <w:rFonts w:ascii="Times New Roman" w:hAnsi="Times New Roman" w:cs="Times New Roman" w:hint="eastAsia"/>
                    <w:szCs w:val="21"/>
                  </w:rPr>
                </w:rPrChange>
              </w:rPr>
              <w:t>硬盘总大小</w:t>
            </w:r>
          </w:p>
        </w:tc>
        <w:tc>
          <w:tcPr>
            <w:tcW w:w="5386" w:type="dxa"/>
          </w:tcPr>
          <w:p w14:paraId="6CDE8DDF" w14:textId="77777777" w:rsidR="0057119D" w:rsidRPr="00653D38" w:rsidRDefault="0057119D">
            <w:pPr>
              <w:spacing w:line="400" w:lineRule="exact"/>
              <w:rPr>
                <w:rFonts w:asciiTheme="minorEastAsia" w:hAnsiTheme="minorEastAsia" w:cs="Times New Roman"/>
                <w:sz w:val="24"/>
                <w:szCs w:val="24"/>
                <w:rPrChange w:id="6358" w:author="JY0225" w:date="2017-08-24T12:06:00Z">
                  <w:rPr>
                    <w:rFonts w:ascii="Times New Roman" w:hAnsi="Times New Roman" w:cs="Times New Roman"/>
                    <w:szCs w:val="21"/>
                  </w:rPr>
                </w:rPrChange>
              </w:rPr>
              <w:pPrChange w:id="6359" w:author="JY0225" w:date="2017-08-24T12:06:00Z">
                <w:pPr>
                  <w:spacing w:line="360" w:lineRule="auto"/>
                </w:pPr>
              </w:pPrChange>
            </w:pPr>
            <w:r w:rsidRPr="00653D38">
              <w:rPr>
                <w:rFonts w:asciiTheme="minorEastAsia" w:hAnsiTheme="minorEastAsia" w:cs="Times New Roman"/>
                <w:sz w:val="24"/>
                <w:szCs w:val="24"/>
                <w:rPrChange w:id="6360" w:author="JY0225" w:date="2017-08-24T12:06:00Z">
                  <w:rPr>
                    <w:rFonts w:ascii="Times New Roman" w:hAnsi="Times New Roman" w:cs="Times New Roman"/>
                    <w:szCs w:val="21"/>
                  </w:rPr>
                </w:rPrChange>
              </w:rPr>
              <w:t>750 GB</w:t>
            </w:r>
          </w:p>
        </w:tc>
      </w:tr>
      <w:tr w:rsidR="0057119D" w:rsidRPr="00653D38" w14:paraId="663B43B3" w14:textId="77777777" w:rsidTr="001F74B9">
        <w:tc>
          <w:tcPr>
            <w:tcW w:w="1985" w:type="dxa"/>
          </w:tcPr>
          <w:p w14:paraId="5867DDCC" w14:textId="77777777" w:rsidR="0057119D" w:rsidRPr="00653D38" w:rsidRDefault="0057119D">
            <w:pPr>
              <w:spacing w:line="400" w:lineRule="exact"/>
              <w:rPr>
                <w:rFonts w:asciiTheme="minorEastAsia" w:hAnsiTheme="minorEastAsia" w:cs="Times New Roman"/>
                <w:sz w:val="24"/>
                <w:szCs w:val="24"/>
                <w:rPrChange w:id="6361" w:author="JY0225" w:date="2017-08-24T12:06:00Z">
                  <w:rPr>
                    <w:rFonts w:ascii="Times New Roman" w:hAnsi="Times New Roman" w:cs="Times New Roman"/>
                    <w:szCs w:val="21"/>
                  </w:rPr>
                </w:rPrChange>
              </w:rPr>
              <w:pPrChange w:id="6362" w:author="JY0225" w:date="2017-08-24T12:06:00Z">
                <w:pPr>
                  <w:spacing w:line="360" w:lineRule="auto"/>
                </w:pPr>
              </w:pPrChange>
            </w:pPr>
            <w:r w:rsidRPr="00653D38">
              <w:rPr>
                <w:rFonts w:asciiTheme="minorEastAsia" w:hAnsiTheme="minorEastAsia" w:cs="Times New Roman" w:hint="eastAsia"/>
                <w:sz w:val="24"/>
                <w:szCs w:val="24"/>
                <w:rPrChange w:id="6363" w:author="JY0225" w:date="2017-08-24T12:06:00Z">
                  <w:rPr>
                    <w:rFonts w:ascii="Times New Roman" w:hAnsi="Times New Roman" w:cs="Times New Roman" w:hint="eastAsia"/>
                    <w:szCs w:val="21"/>
                  </w:rPr>
                </w:rPrChange>
              </w:rPr>
              <w:t>操作系统</w:t>
            </w:r>
          </w:p>
        </w:tc>
        <w:tc>
          <w:tcPr>
            <w:tcW w:w="5386" w:type="dxa"/>
          </w:tcPr>
          <w:p w14:paraId="23B4B2C7" w14:textId="77777777" w:rsidR="0057119D" w:rsidRPr="00653D38" w:rsidRDefault="0057119D">
            <w:pPr>
              <w:spacing w:line="400" w:lineRule="exact"/>
              <w:rPr>
                <w:rFonts w:asciiTheme="minorEastAsia" w:hAnsiTheme="minorEastAsia" w:cs="Times New Roman"/>
                <w:sz w:val="24"/>
                <w:szCs w:val="24"/>
                <w:rPrChange w:id="6364" w:author="JY0225" w:date="2017-08-24T12:06:00Z">
                  <w:rPr>
                    <w:rFonts w:ascii="Times New Roman" w:hAnsi="Times New Roman" w:cs="Times New Roman"/>
                    <w:szCs w:val="21"/>
                  </w:rPr>
                </w:rPrChange>
              </w:rPr>
              <w:pPrChange w:id="6365" w:author="JY0225" w:date="2017-08-24T12:06:00Z">
                <w:pPr>
                  <w:spacing w:line="360" w:lineRule="auto"/>
                </w:pPr>
              </w:pPrChange>
            </w:pPr>
            <w:r w:rsidRPr="00653D38">
              <w:rPr>
                <w:rFonts w:asciiTheme="minorEastAsia" w:hAnsiTheme="minorEastAsia" w:cs="Times New Roman"/>
                <w:sz w:val="24"/>
                <w:szCs w:val="24"/>
                <w:rPrChange w:id="6366" w:author="JY0225" w:date="2017-08-24T12:06:00Z">
                  <w:rPr>
                    <w:rFonts w:ascii="Times New Roman" w:hAnsi="Times New Roman" w:cs="Times New Roman"/>
                    <w:szCs w:val="21"/>
                  </w:rPr>
                </w:rPrChange>
              </w:rPr>
              <w:t>Ubuntu 14.04</w:t>
            </w:r>
          </w:p>
        </w:tc>
      </w:tr>
      <w:tr w:rsidR="0057119D" w:rsidRPr="00653D38" w14:paraId="1B516863" w14:textId="77777777" w:rsidTr="001F74B9">
        <w:tc>
          <w:tcPr>
            <w:tcW w:w="1985" w:type="dxa"/>
          </w:tcPr>
          <w:p w14:paraId="0AA107D7" w14:textId="77777777" w:rsidR="0057119D" w:rsidRPr="00653D38" w:rsidRDefault="0057119D">
            <w:pPr>
              <w:spacing w:line="400" w:lineRule="exact"/>
              <w:rPr>
                <w:rFonts w:asciiTheme="minorEastAsia" w:hAnsiTheme="minorEastAsia" w:cs="Times New Roman"/>
                <w:sz w:val="24"/>
                <w:szCs w:val="24"/>
                <w:rPrChange w:id="6367" w:author="JY0225" w:date="2017-08-24T12:06:00Z">
                  <w:rPr>
                    <w:rFonts w:ascii="Times New Roman" w:hAnsi="Times New Roman" w:cs="Times New Roman"/>
                    <w:szCs w:val="21"/>
                  </w:rPr>
                </w:rPrChange>
              </w:rPr>
              <w:pPrChange w:id="6368" w:author="JY0225" w:date="2017-08-24T12:06:00Z">
                <w:pPr>
                  <w:spacing w:line="360" w:lineRule="auto"/>
                </w:pPr>
              </w:pPrChange>
            </w:pPr>
            <w:r w:rsidRPr="00653D38">
              <w:rPr>
                <w:rFonts w:asciiTheme="minorEastAsia" w:hAnsiTheme="minorEastAsia" w:cs="Times New Roman" w:hint="eastAsia"/>
                <w:sz w:val="24"/>
                <w:szCs w:val="24"/>
                <w:rPrChange w:id="6369" w:author="JY0225" w:date="2017-08-24T12:06:00Z">
                  <w:rPr>
                    <w:rFonts w:ascii="Times New Roman" w:hAnsi="Times New Roman" w:cs="Times New Roman" w:hint="eastAsia"/>
                    <w:szCs w:val="21"/>
                  </w:rPr>
                </w:rPrChange>
              </w:rPr>
              <w:t>测试软件名称</w:t>
            </w:r>
          </w:p>
        </w:tc>
        <w:tc>
          <w:tcPr>
            <w:tcW w:w="5386" w:type="dxa"/>
          </w:tcPr>
          <w:p w14:paraId="5EB68677" w14:textId="77777777" w:rsidR="0057119D" w:rsidRPr="00653D38" w:rsidRDefault="0057119D">
            <w:pPr>
              <w:spacing w:line="400" w:lineRule="exact"/>
              <w:rPr>
                <w:rFonts w:asciiTheme="minorEastAsia" w:hAnsiTheme="minorEastAsia" w:cs="Times New Roman"/>
                <w:sz w:val="24"/>
                <w:szCs w:val="24"/>
                <w:rPrChange w:id="6370" w:author="JY0225" w:date="2017-08-24T12:06:00Z">
                  <w:rPr>
                    <w:rFonts w:ascii="Times New Roman" w:hAnsi="Times New Roman" w:cs="Times New Roman"/>
                    <w:szCs w:val="21"/>
                  </w:rPr>
                </w:rPrChange>
              </w:rPr>
              <w:pPrChange w:id="6371" w:author="JY0225" w:date="2017-08-24T12:06:00Z">
                <w:pPr>
                  <w:spacing w:line="360" w:lineRule="auto"/>
                </w:pPr>
              </w:pPrChange>
            </w:pPr>
            <w:r w:rsidRPr="00653D38">
              <w:rPr>
                <w:rFonts w:asciiTheme="minorEastAsia" w:hAnsiTheme="minorEastAsia" w:cs="Times New Roman"/>
                <w:sz w:val="24"/>
                <w:szCs w:val="24"/>
                <w:rPrChange w:id="6372" w:author="JY0225" w:date="2017-08-24T12:06:00Z">
                  <w:rPr>
                    <w:rFonts w:ascii="Times New Roman" w:hAnsi="Times New Roman" w:cs="Times New Roman"/>
                    <w:szCs w:val="21"/>
                  </w:rPr>
                </w:rPrChange>
              </w:rPr>
              <w:t>middleware</w:t>
            </w:r>
          </w:p>
        </w:tc>
      </w:tr>
      <w:tr w:rsidR="0057119D" w:rsidRPr="00653D38" w14:paraId="6F536B91" w14:textId="77777777" w:rsidTr="001F74B9">
        <w:tc>
          <w:tcPr>
            <w:tcW w:w="1985" w:type="dxa"/>
          </w:tcPr>
          <w:p w14:paraId="1D1E59AF" w14:textId="77777777" w:rsidR="0057119D" w:rsidRPr="00653D38" w:rsidRDefault="0057119D">
            <w:pPr>
              <w:spacing w:line="400" w:lineRule="exact"/>
              <w:rPr>
                <w:rFonts w:asciiTheme="minorEastAsia" w:hAnsiTheme="minorEastAsia" w:cs="Times New Roman"/>
                <w:sz w:val="24"/>
                <w:szCs w:val="24"/>
                <w:rPrChange w:id="6373" w:author="JY0225" w:date="2017-08-24T12:06:00Z">
                  <w:rPr>
                    <w:rFonts w:ascii="Times New Roman" w:hAnsi="Times New Roman" w:cs="Times New Roman"/>
                    <w:szCs w:val="21"/>
                  </w:rPr>
                </w:rPrChange>
              </w:rPr>
              <w:pPrChange w:id="6374" w:author="JY0225" w:date="2017-08-24T12:06:00Z">
                <w:pPr>
                  <w:spacing w:line="360" w:lineRule="auto"/>
                </w:pPr>
              </w:pPrChange>
            </w:pPr>
            <w:r w:rsidRPr="00653D38">
              <w:rPr>
                <w:rFonts w:asciiTheme="minorEastAsia" w:hAnsiTheme="minorEastAsia" w:cs="Times New Roman" w:hint="eastAsia"/>
                <w:sz w:val="24"/>
                <w:szCs w:val="24"/>
                <w:rPrChange w:id="6375" w:author="JY0225" w:date="2017-08-24T12:06:00Z">
                  <w:rPr>
                    <w:rFonts w:ascii="Times New Roman" w:hAnsi="Times New Roman" w:cs="Times New Roman" w:hint="eastAsia"/>
                    <w:szCs w:val="21"/>
                  </w:rPr>
                </w:rPrChange>
              </w:rPr>
              <w:t>测试软件版本号</w:t>
            </w:r>
          </w:p>
        </w:tc>
        <w:tc>
          <w:tcPr>
            <w:tcW w:w="5386" w:type="dxa"/>
          </w:tcPr>
          <w:p w14:paraId="30635F80" w14:textId="77777777" w:rsidR="0057119D" w:rsidRPr="00653D38" w:rsidRDefault="0057119D">
            <w:pPr>
              <w:spacing w:line="400" w:lineRule="exact"/>
              <w:rPr>
                <w:rFonts w:asciiTheme="minorEastAsia" w:hAnsiTheme="minorEastAsia" w:cs="Times New Roman"/>
                <w:sz w:val="24"/>
                <w:szCs w:val="24"/>
                <w:rPrChange w:id="6376" w:author="JY0225" w:date="2017-08-24T12:06:00Z">
                  <w:rPr>
                    <w:rFonts w:ascii="Times New Roman" w:hAnsi="Times New Roman" w:cs="Times New Roman"/>
                    <w:szCs w:val="21"/>
                  </w:rPr>
                </w:rPrChange>
              </w:rPr>
              <w:pPrChange w:id="6377" w:author="JY0225" w:date="2017-08-24T12:06:00Z">
                <w:pPr>
                  <w:spacing w:line="360" w:lineRule="auto"/>
                </w:pPr>
              </w:pPrChange>
            </w:pPr>
            <w:r w:rsidRPr="00653D38">
              <w:rPr>
                <w:rFonts w:asciiTheme="minorEastAsia" w:hAnsiTheme="minorEastAsia" w:cs="Times New Roman"/>
                <w:sz w:val="24"/>
                <w:szCs w:val="24"/>
                <w:rPrChange w:id="6378" w:author="JY0225" w:date="2017-08-24T12:06:00Z">
                  <w:rPr>
                    <w:rFonts w:ascii="Times New Roman" w:hAnsi="Times New Roman" w:cs="Times New Roman"/>
                    <w:szCs w:val="21"/>
                  </w:rPr>
                </w:rPrChange>
              </w:rPr>
              <w:t>0.94</w:t>
            </w:r>
          </w:p>
        </w:tc>
      </w:tr>
      <w:tr w:rsidR="0057119D" w:rsidRPr="00653D38" w14:paraId="3E00D625" w14:textId="77777777" w:rsidTr="001F74B9">
        <w:tc>
          <w:tcPr>
            <w:tcW w:w="1985" w:type="dxa"/>
          </w:tcPr>
          <w:p w14:paraId="6E52911C" w14:textId="77777777" w:rsidR="0057119D" w:rsidRPr="00653D38" w:rsidRDefault="0057119D">
            <w:pPr>
              <w:spacing w:line="400" w:lineRule="exact"/>
              <w:rPr>
                <w:rFonts w:asciiTheme="minorEastAsia" w:hAnsiTheme="minorEastAsia" w:cs="Times New Roman"/>
                <w:sz w:val="24"/>
                <w:szCs w:val="24"/>
                <w:rPrChange w:id="6379" w:author="JY0225" w:date="2017-08-24T12:06:00Z">
                  <w:rPr>
                    <w:rFonts w:ascii="Times New Roman" w:hAnsi="Times New Roman" w:cs="Times New Roman"/>
                    <w:szCs w:val="21"/>
                  </w:rPr>
                </w:rPrChange>
              </w:rPr>
              <w:pPrChange w:id="6380" w:author="JY0225" w:date="2017-08-24T12:06:00Z">
                <w:pPr>
                  <w:spacing w:line="360" w:lineRule="auto"/>
                </w:pPr>
              </w:pPrChange>
            </w:pPr>
            <w:r w:rsidRPr="00653D38">
              <w:rPr>
                <w:rFonts w:asciiTheme="minorEastAsia" w:hAnsiTheme="minorEastAsia" w:cs="Times New Roman" w:hint="eastAsia"/>
                <w:sz w:val="24"/>
                <w:szCs w:val="24"/>
                <w:rPrChange w:id="6381" w:author="JY0225" w:date="2017-08-24T12:06:00Z">
                  <w:rPr>
                    <w:rFonts w:ascii="Times New Roman" w:hAnsi="Times New Roman" w:cs="Times New Roman" w:hint="eastAsia"/>
                    <w:szCs w:val="21"/>
                  </w:rPr>
                </w:rPrChange>
              </w:rPr>
              <w:t>测试服务器</w:t>
            </w:r>
          </w:p>
        </w:tc>
        <w:tc>
          <w:tcPr>
            <w:tcW w:w="5386" w:type="dxa"/>
          </w:tcPr>
          <w:p w14:paraId="7095CDB0" w14:textId="77777777" w:rsidR="0057119D" w:rsidRPr="00653D38" w:rsidRDefault="0057119D">
            <w:pPr>
              <w:spacing w:line="400" w:lineRule="exact"/>
              <w:rPr>
                <w:rFonts w:asciiTheme="minorEastAsia" w:hAnsiTheme="minorEastAsia" w:cs="Times New Roman"/>
                <w:sz w:val="24"/>
                <w:szCs w:val="24"/>
                <w:rPrChange w:id="6382" w:author="JY0225" w:date="2017-08-24T12:06:00Z">
                  <w:rPr>
                    <w:rFonts w:ascii="Times New Roman" w:hAnsi="Times New Roman" w:cs="Times New Roman"/>
                    <w:szCs w:val="21"/>
                  </w:rPr>
                </w:rPrChange>
              </w:rPr>
              <w:pPrChange w:id="6383" w:author="JY0225" w:date="2017-08-24T12:06:00Z">
                <w:pPr>
                  <w:spacing w:line="360" w:lineRule="auto"/>
                </w:pPr>
              </w:pPrChange>
            </w:pPr>
            <w:r w:rsidRPr="00653D38">
              <w:rPr>
                <w:rFonts w:asciiTheme="minorEastAsia" w:hAnsiTheme="minorEastAsia" w:cs="Times New Roman"/>
                <w:sz w:val="24"/>
                <w:szCs w:val="24"/>
                <w:rPrChange w:id="6384" w:author="JY0225" w:date="2017-08-24T12:06:00Z">
                  <w:rPr>
                    <w:rFonts w:ascii="Times New Roman" w:hAnsi="Times New Roman" w:cs="Times New Roman"/>
                    <w:szCs w:val="21"/>
                  </w:rPr>
                </w:rPrChange>
              </w:rPr>
              <w:t>IP</w:t>
            </w:r>
            <w:r w:rsidRPr="00653D38">
              <w:rPr>
                <w:rFonts w:asciiTheme="minorEastAsia" w:hAnsiTheme="minorEastAsia" w:cs="Times New Roman" w:hint="eastAsia"/>
                <w:sz w:val="24"/>
                <w:szCs w:val="24"/>
                <w:rPrChange w:id="6385" w:author="JY0225" w:date="2017-08-24T12:06:00Z">
                  <w:rPr>
                    <w:rFonts w:ascii="Times New Roman" w:hAnsi="Times New Roman" w:cs="Times New Roman" w:hint="eastAsia"/>
                    <w:szCs w:val="21"/>
                  </w:rPr>
                </w:rPrChange>
              </w:rPr>
              <w:t>：</w:t>
            </w:r>
            <w:r w:rsidRPr="00653D38">
              <w:rPr>
                <w:rFonts w:asciiTheme="minorEastAsia" w:hAnsiTheme="minorEastAsia" w:cs="Times New Roman"/>
                <w:sz w:val="24"/>
                <w:szCs w:val="24"/>
                <w:rPrChange w:id="6386" w:author="JY0225" w:date="2017-08-24T12:06:00Z">
                  <w:rPr>
                    <w:rFonts w:ascii="Times New Roman" w:hAnsi="Times New Roman" w:cs="Times New Roman"/>
                    <w:szCs w:val="21"/>
                  </w:rPr>
                </w:rPrChange>
              </w:rPr>
              <w:t>192.168.7.62</w:t>
            </w:r>
          </w:p>
        </w:tc>
      </w:tr>
    </w:tbl>
    <w:p w14:paraId="41241100" w14:textId="77777777" w:rsidR="00BA0985" w:rsidRPr="00653D38" w:rsidRDefault="00BA0985">
      <w:pPr>
        <w:spacing w:line="400" w:lineRule="exact"/>
        <w:jc w:val="center"/>
        <w:rPr>
          <w:rFonts w:asciiTheme="minorEastAsia" w:hAnsiTheme="minorEastAsia"/>
          <w:sz w:val="24"/>
          <w:szCs w:val="24"/>
          <w:rPrChange w:id="6387" w:author="JY0225" w:date="2017-08-24T12:06:00Z">
            <w:rPr/>
          </w:rPrChange>
        </w:rPr>
      </w:pPr>
    </w:p>
    <w:p w14:paraId="1FACF263" w14:textId="77777777" w:rsidR="00BB18EA" w:rsidRDefault="004D1D47">
      <w:pPr>
        <w:pStyle w:val="21"/>
        <w:spacing w:line="240" w:lineRule="auto"/>
        <w:pPrChange w:id="6388" w:author="微软用户" w:date="2017-08-18T22:53:00Z">
          <w:pPr>
            <w:pStyle w:val="21"/>
          </w:pPr>
        </w:pPrChange>
      </w:pPr>
      <w:bookmarkStart w:id="6389" w:name="_Toc491606308"/>
      <w:r>
        <w:t>6.2</w:t>
      </w:r>
      <w:r w:rsidR="00BB18EA" w:rsidRPr="00B87EE1">
        <w:t xml:space="preserve"> </w:t>
      </w:r>
      <w:r w:rsidR="00BB18EA">
        <w:t>测试</w:t>
      </w:r>
      <w:r w:rsidR="006977AF">
        <w:rPr>
          <w:rFonts w:hint="eastAsia"/>
        </w:rPr>
        <w:t>目标</w:t>
      </w:r>
      <w:bookmarkEnd w:id="6389"/>
    </w:p>
    <w:p w14:paraId="48DB7B15" w14:textId="76A54BF5" w:rsidR="00AC397D" w:rsidRPr="00653D38" w:rsidRDefault="008859A1">
      <w:pPr>
        <w:spacing w:line="400" w:lineRule="exact"/>
        <w:ind w:firstLine="420"/>
        <w:rPr>
          <w:rFonts w:asciiTheme="minorEastAsia" w:hAnsiTheme="minorEastAsia"/>
          <w:sz w:val="24"/>
          <w:szCs w:val="24"/>
          <w:rPrChange w:id="6390" w:author="JY0225" w:date="2017-08-24T12:05:00Z">
            <w:rPr>
              <w:rFonts w:ascii="Times New Roman" w:hAnsi="Times New Roman"/>
              <w:sz w:val="24"/>
            </w:rPr>
          </w:rPrChange>
        </w:rPr>
        <w:pPrChange w:id="6391" w:author="JY0225" w:date="2017-08-24T12:06:00Z">
          <w:pPr>
            <w:spacing w:line="360" w:lineRule="auto"/>
            <w:ind w:firstLine="420"/>
          </w:pPr>
        </w:pPrChange>
      </w:pPr>
      <w:r w:rsidRPr="00653D38">
        <w:rPr>
          <w:rFonts w:asciiTheme="minorEastAsia" w:hAnsiTheme="minorEastAsia" w:hint="eastAsia"/>
          <w:sz w:val="24"/>
          <w:szCs w:val="24"/>
          <w:rPrChange w:id="6392" w:author="JY0225" w:date="2017-08-24T12:05:00Z">
            <w:rPr>
              <w:rFonts w:ascii="Times New Roman" w:hAnsi="Times New Roman" w:hint="eastAsia"/>
              <w:sz w:val="24"/>
            </w:rPr>
          </w:rPrChange>
        </w:rPr>
        <w:t>本文对中间件优化的内容</w:t>
      </w:r>
      <w:r w:rsidR="00C82607" w:rsidRPr="00653D38">
        <w:rPr>
          <w:rFonts w:asciiTheme="minorEastAsia" w:hAnsiTheme="minorEastAsia" w:hint="eastAsia"/>
          <w:sz w:val="24"/>
          <w:szCs w:val="24"/>
          <w:rPrChange w:id="6393" w:author="JY0225" w:date="2017-08-24T12:05:00Z">
            <w:rPr>
              <w:rFonts w:ascii="Times New Roman" w:hAnsi="Times New Roman" w:hint="eastAsia"/>
              <w:sz w:val="24"/>
            </w:rPr>
          </w:rPrChange>
        </w:rPr>
        <w:t>为</w:t>
      </w:r>
      <w:r w:rsidR="00AC397D" w:rsidRPr="00653D38">
        <w:rPr>
          <w:rFonts w:asciiTheme="minorEastAsia" w:hAnsiTheme="minorEastAsia" w:hint="eastAsia"/>
          <w:sz w:val="24"/>
          <w:szCs w:val="24"/>
          <w:rPrChange w:id="6394" w:author="JY0225" w:date="2017-08-24T12:05:00Z">
            <w:rPr>
              <w:rFonts w:ascii="Times New Roman" w:hAnsi="Times New Roman" w:hint="eastAsia"/>
              <w:sz w:val="24"/>
            </w:rPr>
          </w:rPrChange>
        </w:rPr>
        <w:t>基于前期的成果，在</w:t>
      </w:r>
      <w:r w:rsidR="00AC397D" w:rsidRPr="00653D38">
        <w:rPr>
          <w:rFonts w:asciiTheme="minorEastAsia" w:hAnsiTheme="minorEastAsia"/>
          <w:sz w:val="24"/>
          <w:szCs w:val="24"/>
          <w:rPrChange w:id="6395" w:author="JY0225" w:date="2017-08-24T12:05:00Z">
            <w:rPr>
              <w:rFonts w:ascii="Times New Roman" w:hAnsi="Times New Roman"/>
              <w:sz w:val="24"/>
            </w:rPr>
          </w:rPrChange>
        </w:rPr>
        <w:t>Linux</w:t>
      </w:r>
      <w:r w:rsidR="00AC397D" w:rsidRPr="00653D38">
        <w:rPr>
          <w:rFonts w:asciiTheme="minorEastAsia" w:hAnsiTheme="minorEastAsia" w:hint="eastAsia"/>
          <w:sz w:val="24"/>
          <w:szCs w:val="24"/>
          <w:rPrChange w:id="6396" w:author="JY0225" w:date="2017-08-24T12:05:00Z">
            <w:rPr>
              <w:rFonts w:ascii="Times New Roman" w:hAnsi="Times New Roman" w:hint="eastAsia"/>
              <w:sz w:val="24"/>
            </w:rPr>
          </w:rPrChange>
        </w:rPr>
        <w:t>平台上，针对需要改善的问题，综合运用前期的技术积累，优化并完善平台框架和</w:t>
      </w:r>
      <w:r w:rsidR="00AC397D" w:rsidRPr="00653D38">
        <w:rPr>
          <w:rFonts w:asciiTheme="minorEastAsia" w:hAnsiTheme="minorEastAsia"/>
          <w:sz w:val="24"/>
          <w:szCs w:val="24"/>
          <w:rPrChange w:id="6397" w:author="JY0225" w:date="2017-08-24T12:05:00Z">
            <w:rPr>
              <w:rFonts w:ascii="Times New Roman" w:hAnsi="Times New Roman"/>
              <w:sz w:val="24"/>
            </w:rPr>
          </w:rPrChange>
        </w:rPr>
        <w:t>API</w:t>
      </w:r>
      <w:r w:rsidR="00AC397D" w:rsidRPr="00653D38">
        <w:rPr>
          <w:rFonts w:asciiTheme="minorEastAsia" w:hAnsiTheme="minorEastAsia" w:hint="eastAsia"/>
          <w:sz w:val="24"/>
          <w:szCs w:val="24"/>
          <w:rPrChange w:id="6398" w:author="JY0225" w:date="2017-08-24T12:05:00Z">
            <w:rPr>
              <w:rFonts w:ascii="Times New Roman" w:hAnsi="Times New Roman" w:hint="eastAsia"/>
              <w:sz w:val="24"/>
            </w:rPr>
          </w:rPrChange>
        </w:rPr>
        <w:t>支持机制，以支持更多的桌面</w:t>
      </w:r>
      <w:r w:rsidR="00AC397D" w:rsidRPr="00653D38">
        <w:rPr>
          <w:rFonts w:asciiTheme="minorEastAsia" w:hAnsiTheme="minorEastAsia"/>
          <w:sz w:val="24"/>
          <w:szCs w:val="24"/>
          <w:rPrChange w:id="6399" w:author="JY0225" w:date="2017-08-24T12:05:00Z">
            <w:rPr>
              <w:rFonts w:ascii="Times New Roman" w:hAnsi="Times New Roman"/>
              <w:sz w:val="24"/>
            </w:rPr>
          </w:rPrChange>
        </w:rPr>
        <w:t>OS</w:t>
      </w:r>
      <w:r w:rsidR="00AC397D" w:rsidRPr="00653D38">
        <w:rPr>
          <w:rFonts w:asciiTheme="minorEastAsia" w:hAnsiTheme="minorEastAsia" w:hint="eastAsia"/>
          <w:sz w:val="24"/>
          <w:szCs w:val="24"/>
          <w:rPrChange w:id="6400" w:author="JY0225" w:date="2017-08-24T12:05:00Z">
            <w:rPr>
              <w:rFonts w:ascii="Times New Roman" w:hAnsi="Times New Roman" w:hint="eastAsia"/>
              <w:sz w:val="24"/>
            </w:rPr>
          </w:rPrChange>
        </w:rPr>
        <w:t>组件使用云备份与云</w:t>
      </w:r>
      <w:r w:rsidR="00476838" w:rsidRPr="00653D38">
        <w:rPr>
          <w:rFonts w:asciiTheme="minorEastAsia" w:hAnsiTheme="minorEastAsia" w:hint="eastAsia"/>
          <w:sz w:val="24"/>
          <w:szCs w:val="24"/>
          <w:rPrChange w:id="6401" w:author="JY0225" w:date="2017-08-24T12:05:00Z">
            <w:rPr>
              <w:rFonts w:ascii="Times New Roman" w:hAnsi="Times New Roman" w:hint="eastAsia"/>
              <w:sz w:val="24"/>
            </w:rPr>
          </w:rPrChange>
        </w:rPr>
        <w:t>备份</w:t>
      </w:r>
      <w:r w:rsidR="00AC397D" w:rsidRPr="00653D38">
        <w:rPr>
          <w:rFonts w:asciiTheme="minorEastAsia" w:hAnsiTheme="minorEastAsia" w:hint="eastAsia"/>
          <w:sz w:val="24"/>
          <w:szCs w:val="24"/>
          <w:rPrChange w:id="6402" w:author="JY0225" w:date="2017-08-24T12:05:00Z">
            <w:rPr>
              <w:rFonts w:ascii="Times New Roman" w:hAnsi="Times New Roman" w:hint="eastAsia"/>
              <w:sz w:val="24"/>
            </w:rPr>
          </w:rPrChange>
        </w:rPr>
        <w:t>服务。为了确保</w:t>
      </w:r>
      <w:r w:rsidR="0038245B" w:rsidRPr="00653D38">
        <w:rPr>
          <w:rFonts w:asciiTheme="minorEastAsia" w:hAnsiTheme="minorEastAsia" w:hint="eastAsia"/>
          <w:sz w:val="24"/>
          <w:szCs w:val="24"/>
          <w:rPrChange w:id="6403" w:author="JY0225" w:date="2017-08-24T12:05:00Z">
            <w:rPr>
              <w:rFonts w:ascii="Times New Roman" w:hAnsi="Times New Roman" w:hint="eastAsia"/>
              <w:sz w:val="24"/>
            </w:rPr>
          </w:rPrChange>
        </w:rPr>
        <w:t>优化</w:t>
      </w:r>
      <w:ins w:id="6404" w:author="微软用户" w:date="2017-08-24T21:28:00Z">
        <w:r w:rsidR="00EB6B4E">
          <w:rPr>
            <w:rFonts w:asciiTheme="minorEastAsia" w:hAnsiTheme="minorEastAsia" w:hint="eastAsia"/>
            <w:sz w:val="24"/>
            <w:szCs w:val="24"/>
          </w:rPr>
          <w:t>的</w:t>
        </w:r>
      </w:ins>
      <w:del w:id="6405" w:author="微软用户" w:date="2017-08-24T21:28:00Z">
        <w:r w:rsidR="0038245B" w:rsidRPr="00653D38" w:rsidDel="00EB6B4E">
          <w:rPr>
            <w:rFonts w:asciiTheme="minorEastAsia" w:hAnsiTheme="minorEastAsia" w:hint="eastAsia"/>
            <w:sz w:val="24"/>
            <w:szCs w:val="24"/>
            <w:rPrChange w:id="6406" w:author="JY0225" w:date="2017-08-24T12:05:00Z">
              <w:rPr>
                <w:rFonts w:ascii="Times New Roman" w:hAnsi="Times New Roman" w:hint="eastAsia"/>
                <w:sz w:val="24"/>
              </w:rPr>
            </w:rPrChange>
          </w:rPr>
          <w:delText>在</w:delText>
        </w:r>
      </w:del>
      <w:r w:rsidR="00AC397D" w:rsidRPr="00653D38">
        <w:rPr>
          <w:rFonts w:asciiTheme="minorEastAsia" w:hAnsiTheme="minorEastAsia" w:hint="eastAsia"/>
          <w:sz w:val="24"/>
          <w:szCs w:val="24"/>
          <w:rPrChange w:id="6407" w:author="JY0225" w:date="2017-08-24T12:05:00Z">
            <w:rPr>
              <w:rFonts w:ascii="Times New Roman" w:hAnsi="Times New Roman" w:hint="eastAsia"/>
              <w:sz w:val="24"/>
            </w:rPr>
          </w:rPrChange>
        </w:rPr>
        <w:t>功能需求与性能需要</w:t>
      </w:r>
      <w:del w:id="6408" w:author="微软用户" w:date="2017-08-24T21:28:00Z">
        <w:r w:rsidR="000B74BF" w:rsidRPr="00653D38" w:rsidDel="007463B7">
          <w:rPr>
            <w:rFonts w:asciiTheme="minorEastAsia" w:hAnsiTheme="minorEastAsia"/>
            <w:color w:val="000000" w:themeColor="text1"/>
            <w:sz w:val="24"/>
            <w:szCs w:val="24"/>
            <w:vertAlign w:val="superscript"/>
            <w:rPrChange w:id="6409" w:author="JY0225" w:date="2017-08-24T12:05:00Z">
              <w:rPr>
                <w:color w:val="000000" w:themeColor="text1"/>
                <w:vertAlign w:val="superscript"/>
              </w:rPr>
            </w:rPrChange>
          </w:rPr>
          <w:fldChar w:fldCharType="begin"/>
        </w:r>
        <w:r w:rsidR="000B74BF" w:rsidRPr="00653D38" w:rsidDel="007463B7">
          <w:rPr>
            <w:rFonts w:asciiTheme="minorEastAsia" w:hAnsiTheme="minorEastAsia"/>
            <w:color w:val="000000" w:themeColor="text1"/>
            <w:sz w:val="24"/>
            <w:szCs w:val="24"/>
            <w:vertAlign w:val="superscript"/>
            <w:rPrChange w:id="6410" w:author="JY0225" w:date="2017-08-24T12:05:00Z">
              <w:rPr>
                <w:color w:val="000000" w:themeColor="text1"/>
                <w:vertAlign w:val="superscript"/>
              </w:rPr>
            </w:rPrChange>
          </w:rPr>
          <w:delInstrText xml:space="preserve"> REF _Ref489794944 \r \h </w:delInstrText>
        </w:r>
        <w:r w:rsidR="00653D38" w:rsidRPr="00653D38" w:rsidDel="007463B7">
          <w:rPr>
            <w:rFonts w:asciiTheme="minorEastAsia" w:hAnsiTheme="minorEastAsia"/>
            <w:color w:val="000000" w:themeColor="text1"/>
            <w:sz w:val="24"/>
            <w:szCs w:val="24"/>
            <w:vertAlign w:val="superscript"/>
            <w:rPrChange w:id="6411" w:author="JY0225" w:date="2017-08-24T12:05:00Z">
              <w:rPr>
                <w:color w:val="000000" w:themeColor="text1"/>
                <w:sz w:val="24"/>
                <w:szCs w:val="24"/>
                <w:vertAlign w:val="superscript"/>
              </w:rPr>
            </w:rPrChange>
          </w:rPr>
          <w:delInstrText xml:space="preserve"> \* MERGEFORMAT </w:delInstrText>
        </w:r>
        <w:r w:rsidR="000B74BF" w:rsidRPr="00653D38" w:rsidDel="007463B7">
          <w:rPr>
            <w:rFonts w:asciiTheme="minorEastAsia" w:hAnsiTheme="minorEastAsia"/>
            <w:color w:val="000000" w:themeColor="text1"/>
            <w:sz w:val="24"/>
            <w:szCs w:val="24"/>
            <w:vertAlign w:val="superscript"/>
            <w:rPrChange w:id="6412" w:author="JY0225" w:date="2017-08-24T12:05:00Z">
              <w:rPr>
                <w:rFonts w:asciiTheme="minorEastAsia" w:hAnsiTheme="minorEastAsia"/>
                <w:color w:val="000000" w:themeColor="text1"/>
                <w:sz w:val="24"/>
                <w:szCs w:val="24"/>
                <w:vertAlign w:val="superscript"/>
              </w:rPr>
            </w:rPrChange>
          </w:rPr>
        </w:r>
        <w:r w:rsidR="000B74BF" w:rsidRPr="00653D38" w:rsidDel="007463B7">
          <w:rPr>
            <w:rFonts w:asciiTheme="minorEastAsia" w:hAnsiTheme="minorEastAsia"/>
            <w:color w:val="000000" w:themeColor="text1"/>
            <w:sz w:val="24"/>
            <w:szCs w:val="24"/>
            <w:vertAlign w:val="superscript"/>
            <w:rPrChange w:id="6413" w:author="JY0225" w:date="2017-08-24T12:05:00Z">
              <w:rPr>
                <w:color w:val="000000" w:themeColor="text1"/>
                <w:vertAlign w:val="superscript"/>
              </w:rPr>
            </w:rPrChange>
          </w:rPr>
          <w:fldChar w:fldCharType="separate"/>
        </w:r>
        <w:r w:rsidR="008E2759" w:rsidRPr="00653D38" w:rsidDel="007463B7">
          <w:rPr>
            <w:rFonts w:asciiTheme="minorEastAsia" w:hAnsiTheme="minorEastAsia"/>
            <w:color w:val="000000" w:themeColor="text1"/>
            <w:sz w:val="24"/>
            <w:szCs w:val="24"/>
            <w:vertAlign w:val="superscript"/>
            <w:rPrChange w:id="6414" w:author="JY0225" w:date="2017-08-24T12:05:00Z">
              <w:rPr>
                <w:color w:val="000000" w:themeColor="text1"/>
                <w:vertAlign w:val="superscript"/>
              </w:rPr>
            </w:rPrChange>
          </w:rPr>
          <w:delText>[37]</w:delText>
        </w:r>
        <w:r w:rsidR="000B74BF" w:rsidRPr="00653D38" w:rsidDel="007463B7">
          <w:rPr>
            <w:rFonts w:asciiTheme="minorEastAsia" w:hAnsiTheme="minorEastAsia"/>
            <w:color w:val="000000" w:themeColor="text1"/>
            <w:sz w:val="24"/>
            <w:szCs w:val="24"/>
            <w:vertAlign w:val="superscript"/>
            <w:rPrChange w:id="6415" w:author="JY0225" w:date="2017-08-24T12:05:00Z">
              <w:rPr>
                <w:color w:val="000000" w:themeColor="text1"/>
                <w:vertAlign w:val="superscript"/>
              </w:rPr>
            </w:rPrChange>
          </w:rPr>
          <w:fldChar w:fldCharType="end"/>
        </w:r>
      </w:del>
      <w:ins w:id="6416" w:author="微软用户" w:date="2017-08-24T22:08:00Z">
        <w:r w:rsidR="004C52E1">
          <w:rPr>
            <w:rFonts w:asciiTheme="minorEastAsia" w:hAnsiTheme="minorEastAsia"/>
            <w:color w:val="000000" w:themeColor="text1"/>
            <w:sz w:val="24"/>
            <w:szCs w:val="24"/>
            <w:vertAlign w:val="superscript"/>
          </w:rPr>
          <w:fldChar w:fldCharType="begin"/>
        </w:r>
        <w:r w:rsidR="004C52E1">
          <w:rPr>
            <w:rFonts w:asciiTheme="minorEastAsia" w:hAnsiTheme="minorEastAsia"/>
            <w:color w:val="000000" w:themeColor="text1"/>
            <w:sz w:val="24"/>
            <w:szCs w:val="24"/>
            <w:vertAlign w:val="superscript"/>
          </w:rPr>
          <w:instrText xml:space="preserve"> REF _Ref489794944 \r \h </w:instrText>
        </w:r>
      </w:ins>
      <w:r w:rsidR="004C52E1">
        <w:rPr>
          <w:rFonts w:asciiTheme="minorEastAsia" w:hAnsiTheme="minorEastAsia"/>
          <w:color w:val="000000" w:themeColor="text1"/>
          <w:sz w:val="24"/>
          <w:szCs w:val="24"/>
          <w:vertAlign w:val="superscript"/>
        </w:rPr>
      </w:r>
      <w:r w:rsidR="004C52E1">
        <w:rPr>
          <w:rFonts w:asciiTheme="minorEastAsia" w:hAnsiTheme="minorEastAsia"/>
          <w:color w:val="000000" w:themeColor="text1"/>
          <w:sz w:val="24"/>
          <w:szCs w:val="24"/>
          <w:vertAlign w:val="superscript"/>
        </w:rPr>
        <w:fldChar w:fldCharType="separate"/>
      </w:r>
      <w:ins w:id="6417" w:author="微软用户" w:date="2017-08-24T22:18:00Z">
        <w:r w:rsidR="00C56CDB">
          <w:rPr>
            <w:rFonts w:asciiTheme="minorEastAsia" w:hAnsiTheme="minorEastAsia"/>
            <w:color w:val="000000" w:themeColor="text1"/>
            <w:sz w:val="24"/>
            <w:szCs w:val="24"/>
            <w:vertAlign w:val="superscript"/>
          </w:rPr>
          <w:t>[35]</w:t>
        </w:r>
      </w:ins>
      <w:ins w:id="6418" w:author="微软用户" w:date="2017-08-24T22:08:00Z">
        <w:r w:rsidR="004C52E1">
          <w:rPr>
            <w:rFonts w:asciiTheme="minorEastAsia" w:hAnsiTheme="minorEastAsia"/>
            <w:color w:val="000000" w:themeColor="text1"/>
            <w:sz w:val="24"/>
            <w:szCs w:val="24"/>
            <w:vertAlign w:val="superscript"/>
          </w:rPr>
          <w:fldChar w:fldCharType="end"/>
        </w:r>
      </w:ins>
      <w:r w:rsidR="00AC397D" w:rsidRPr="00653D38">
        <w:rPr>
          <w:rFonts w:asciiTheme="minorEastAsia" w:hAnsiTheme="minorEastAsia" w:hint="eastAsia"/>
          <w:sz w:val="24"/>
          <w:szCs w:val="24"/>
          <w:rPrChange w:id="6419" w:author="JY0225" w:date="2017-08-24T12:05:00Z">
            <w:rPr>
              <w:rFonts w:ascii="Times New Roman" w:hAnsi="Times New Roman" w:hint="eastAsia"/>
              <w:sz w:val="24"/>
            </w:rPr>
          </w:rPrChange>
        </w:rPr>
        <w:t>，对云</w:t>
      </w:r>
      <w:r w:rsidR="00476838" w:rsidRPr="00653D38">
        <w:rPr>
          <w:rFonts w:asciiTheme="minorEastAsia" w:hAnsiTheme="minorEastAsia" w:hint="eastAsia"/>
          <w:sz w:val="24"/>
          <w:szCs w:val="24"/>
          <w:rPrChange w:id="6420" w:author="JY0225" w:date="2017-08-24T12:05:00Z">
            <w:rPr>
              <w:rFonts w:ascii="Times New Roman" w:hAnsi="Times New Roman" w:hint="eastAsia"/>
              <w:sz w:val="24"/>
            </w:rPr>
          </w:rPrChange>
        </w:rPr>
        <w:t>备份</w:t>
      </w:r>
      <w:r w:rsidR="00AC397D" w:rsidRPr="00653D38">
        <w:rPr>
          <w:rFonts w:asciiTheme="minorEastAsia" w:hAnsiTheme="minorEastAsia" w:hint="eastAsia"/>
          <w:sz w:val="24"/>
          <w:szCs w:val="24"/>
          <w:rPrChange w:id="6421" w:author="JY0225" w:date="2017-08-24T12:05:00Z">
            <w:rPr>
              <w:rFonts w:ascii="Times New Roman" w:hAnsi="Times New Roman" w:hint="eastAsia"/>
              <w:sz w:val="24"/>
            </w:rPr>
          </w:rPrChange>
        </w:rPr>
        <w:t>与云备份中间件进行</w:t>
      </w:r>
      <w:r w:rsidR="00A27101" w:rsidRPr="00653D38">
        <w:rPr>
          <w:rFonts w:asciiTheme="minorEastAsia" w:hAnsiTheme="minorEastAsia" w:hint="eastAsia"/>
          <w:sz w:val="24"/>
          <w:szCs w:val="24"/>
          <w:rPrChange w:id="6422" w:author="JY0225" w:date="2017-08-24T12:05:00Z">
            <w:rPr>
              <w:rFonts w:ascii="Times New Roman" w:hAnsi="Times New Roman" w:hint="eastAsia"/>
              <w:sz w:val="24"/>
            </w:rPr>
          </w:rPrChange>
        </w:rPr>
        <w:t>了</w:t>
      </w:r>
      <w:r w:rsidR="00AC397D" w:rsidRPr="00653D38">
        <w:rPr>
          <w:rFonts w:asciiTheme="minorEastAsia" w:hAnsiTheme="minorEastAsia" w:hint="eastAsia"/>
          <w:sz w:val="24"/>
          <w:szCs w:val="24"/>
          <w:rPrChange w:id="6423" w:author="JY0225" w:date="2017-08-24T12:05:00Z">
            <w:rPr>
              <w:rFonts w:ascii="Times New Roman" w:hAnsi="Times New Roman" w:hint="eastAsia"/>
              <w:sz w:val="24"/>
            </w:rPr>
          </w:rPrChange>
        </w:rPr>
        <w:t>测试。</w:t>
      </w:r>
    </w:p>
    <w:p w14:paraId="270DBA89" w14:textId="77777777" w:rsidR="00AC397D" w:rsidRPr="00653D38" w:rsidRDefault="00AC397D">
      <w:pPr>
        <w:spacing w:line="400" w:lineRule="exact"/>
        <w:ind w:firstLine="420"/>
        <w:rPr>
          <w:rFonts w:asciiTheme="minorEastAsia" w:hAnsiTheme="minorEastAsia"/>
          <w:sz w:val="24"/>
          <w:szCs w:val="24"/>
          <w:rPrChange w:id="6424" w:author="JY0225" w:date="2017-08-24T12:05:00Z">
            <w:rPr>
              <w:rFonts w:ascii="Times New Roman" w:hAnsi="Times New Roman"/>
              <w:sz w:val="24"/>
            </w:rPr>
          </w:rPrChange>
        </w:rPr>
        <w:pPrChange w:id="6425" w:author="JY0225" w:date="2017-08-24T12:06:00Z">
          <w:pPr>
            <w:spacing w:line="360" w:lineRule="auto"/>
            <w:ind w:firstLine="420"/>
          </w:pPr>
        </w:pPrChange>
      </w:pPr>
      <w:r w:rsidRPr="00653D38">
        <w:rPr>
          <w:rFonts w:asciiTheme="minorEastAsia" w:hAnsiTheme="minorEastAsia" w:hint="eastAsia"/>
          <w:sz w:val="24"/>
          <w:szCs w:val="24"/>
          <w:rPrChange w:id="6426" w:author="JY0225" w:date="2017-08-24T12:05:00Z">
            <w:rPr>
              <w:rFonts w:ascii="Times New Roman" w:hAnsi="Times New Roman" w:hint="eastAsia"/>
              <w:sz w:val="24"/>
            </w:rPr>
          </w:rPrChange>
        </w:rPr>
        <w:t>具体</w:t>
      </w:r>
      <w:r w:rsidR="004A1E33" w:rsidRPr="00653D38">
        <w:rPr>
          <w:rFonts w:asciiTheme="minorEastAsia" w:hAnsiTheme="minorEastAsia" w:hint="eastAsia"/>
          <w:sz w:val="24"/>
          <w:szCs w:val="24"/>
          <w:rPrChange w:id="6427" w:author="JY0225" w:date="2017-08-24T12:05:00Z">
            <w:rPr>
              <w:rFonts w:ascii="Times New Roman" w:hAnsi="Times New Roman" w:hint="eastAsia"/>
              <w:sz w:val="24"/>
            </w:rPr>
          </w:rPrChange>
        </w:rPr>
        <w:t>测试</w:t>
      </w:r>
      <w:r w:rsidR="005C7F8E" w:rsidRPr="00653D38">
        <w:rPr>
          <w:rFonts w:asciiTheme="minorEastAsia" w:hAnsiTheme="minorEastAsia" w:hint="eastAsia"/>
          <w:sz w:val="24"/>
          <w:szCs w:val="24"/>
          <w:rPrChange w:id="6428" w:author="JY0225" w:date="2017-08-24T12:05:00Z">
            <w:rPr>
              <w:rFonts w:ascii="Times New Roman" w:hAnsi="Times New Roman" w:hint="eastAsia"/>
              <w:sz w:val="24"/>
            </w:rPr>
          </w:rPrChange>
        </w:rPr>
        <w:t>目标</w:t>
      </w:r>
      <w:r w:rsidRPr="00653D38">
        <w:rPr>
          <w:rFonts w:asciiTheme="minorEastAsia" w:hAnsiTheme="minorEastAsia" w:hint="eastAsia"/>
          <w:sz w:val="24"/>
          <w:szCs w:val="24"/>
          <w:rPrChange w:id="6429" w:author="JY0225" w:date="2017-08-24T12:05:00Z">
            <w:rPr>
              <w:rFonts w:ascii="Times New Roman" w:hAnsi="Times New Roman" w:hint="eastAsia"/>
              <w:sz w:val="24"/>
            </w:rPr>
          </w:rPrChange>
        </w:rPr>
        <w:t>如下：</w:t>
      </w:r>
    </w:p>
    <w:p w14:paraId="54B9CE71" w14:textId="059AF8A4" w:rsidR="00AC397D" w:rsidRPr="00653D38" w:rsidRDefault="00AC397D">
      <w:pPr>
        <w:numPr>
          <w:ilvl w:val="0"/>
          <w:numId w:val="18"/>
        </w:numPr>
        <w:spacing w:line="400" w:lineRule="exact"/>
        <w:rPr>
          <w:rFonts w:asciiTheme="minorEastAsia" w:hAnsiTheme="minorEastAsia"/>
          <w:color w:val="000000" w:themeColor="text1"/>
          <w:sz w:val="24"/>
          <w:szCs w:val="24"/>
          <w:rPrChange w:id="6430" w:author="JY0225" w:date="2017-08-24T12:05:00Z">
            <w:rPr>
              <w:rFonts w:ascii="Times New Roman" w:hAnsi="Times New Roman" w:cs="黑体"/>
              <w:sz w:val="24"/>
            </w:rPr>
          </w:rPrChange>
        </w:rPr>
        <w:pPrChange w:id="6431" w:author="JY0225" w:date="2017-08-24T12:06:00Z">
          <w:pPr>
            <w:pStyle w:val="a5"/>
            <w:numPr>
              <w:numId w:val="17"/>
            </w:numPr>
            <w:spacing w:line="360" w:lineRule="auto"/>
            <w:ind w:left="780" w:firstLineChars="0" w:hanging="360"/>
          </w:pPr>
        </w:pPrChange>
      </w:pPr>
      <w:r w:rsidRPr="00653D38">
        <w:rPr>
          <w:rFonts w:asciiTheme="minorEastAsia" w:hAnsiTheme="minorEastAsia" w:hint="eastAsia"/>
          <w:color w:val="000000" w:themeColor="text1"/>
          <w:sz w:val="24"/>
          <w:szCs w:val="24"/>
          <w:rPrChange w:id="6432" w:author="JY0225" w:date="2017-08-24T12:05:00Z">
            <w:rPr>
              <w:rFonts w:ascii="Times New Roman" w:hAnsi="Times New Roman" w:hint="eastAsia"/>
              <w:sz w:val="24"/>
            </w:rPr>
          </w:rPrChange>
        </w:rPr>
        <w:t>测试</w:t>
      </w:r>
      <w:del w:id="6433" w:author="JY0225" w:date="2017-08-24T10:57:00Z">
        <w:r w:rsidRPr="00653D38" w:rsidDel="001A48B7">
          <w:rPr>
            <w:rFonts w:asciiTheme="minorEastAsia" w:hAnsiTheme="minorEastAsia" w:hint="eastAsia"/>
            <w:color w:val="000000" w:themeColor="text1"/>
            <w:sz w:val="24"/>
            <w:szCs w:val="24"/>
            <w:rPrChange w:id="6434" w:author="JY0225" w:date="2017-08-24T12:05:00Z">
              <w:rPr>
                <w:rFonts w:ascii="Times New Roman" w:hAnsi="Times New Roman" w:hint="eastAsia"/>
                <w:sz w:val="24"/>
              </w:rPr>
            </w:rPrChange>
          </w:rPr>
          <w:delText>已实现的中间件是否达到任务及设计的要求，包括：各个功能点是否以实现，业务流</w:delText>
        </w:r>
        <w:r w:rsidRPr="00653D38" w:rsidDel="001A48B7">
          <w:rPr>
            <w:rFonts w:asciiTheme="minorEastAsia" w:hAnsiTheme="minorEastAsia" w:hint="eastAsia"/>
            <w:color w:val="000000" w:themeColor="text1"/>
            <w:sz w:val="24"/>
            <w:szCs w:val="24"/>
            <w:rPrChange w:id="6435" w:author="JY0225" w:date="2017-08-24T12:05:00Z">
              <w:rPr>
                <w:rFonts w:ascii="Times New Roman" w:hAnsi="Times New Roman" w:cs="黑体" w:hint="eastAsia"/>
                <w:sz w:val="24"/>
              </w:rPr>
            </w:rPrChange>
          </w:rPr>
          <w:delText>程是否正确；</w:delText>
        </w:r>
      </w:del>
      <w:ins w:id="6436" w:author="JY0225" w:date="2017-08-24T10:57:00Z">
        <w:r w:rsidR="001A48B7" w:rsidRPr="00653D38">
          <w:rPr>
            <w:rFonts w:asciiTheme="minorEastAsia" w:hAnsiTheme="minorEastAsia" w:hint="eastAsia"/>
            <w:color w:val="000000" w:themeColor="text1"/>
            <w:sz w:val="24"/>
            <w:szCs w:val="24"/>
            <w:rPrChange w:id="6437" w:author="JY0225" w:date="2017-08-24T12:05:00Z">
              <w:rPr>
                <w:rFonts w:hint="eastAsia"/>
                <w:color w:val="000000" w:themeColor="text1"/>
                <w:sz w:val="24"/>
                <w:szCs w:val="24"/>
              </w:rPr>
            </w:rPrChange>
          </w:rPr>
          <w:t>优化后的中间件系统是否完成</w:t>
        </w:r>
        <w:r w:rsidR="00671799" w:rsidRPr="00653D38">
          <w:rPr>
            <w:rFonts w:asciiTheme="minorEastAsia" w:hAnsiTheme="minorEastAsia" w:hint="eastAsia"/>
            <w:color w:val="000000" w:themeColor="text1"/>
            <w:sz w:val="24"/>
            <w:szCs w:val="24"/>
            <w:rPrChange w:id="6438" w:author="JY0225" w:date="2017-08-24T12:05:00Z">
              <w:rPr>
                <w:rFonts w:hint="eastAsia"/>
                <w:color w:val="000000" w:themeColor="text1"/>
                <w:sz w:val="24"/>
                <w:szCs w:val="24"/>
              </w:rPr>
            </w:rPrChange>
          </w:rPr>
          <w:t>分析</w:t>
        </w:r>
        <w:r w:rsidR="001A48B7" w:rsidRPr="00653D38">
          <w:rPr>
            <w:rFonts w:asciiTheme="minorEastAsia" w:hAnsiTheme="minorEastAsia" w:hint="eastAsia"/>
            <w:color w:val="000000" w:themeColor="text1"/>
            <w:sz w:val="24"/>
            <w:szCs w:val="24"/>
            <w:rPrChange w:id="6439" w:author="JY0225" w:date="2017-08-24T12:05:00Z">
              <w:rPr>
                <w:rFonts w:hint="eastAsia"/>
                <w:color w:val="000000" w:themeColor="text1"/>
                <w:sz w:val="24"/>
                <w:szCs w:val="24"/>
              </w:rPr>
            </w:rPrChange>
          </w:rPr>
          <w:t>设计</w:t>
        </w:r>
        <w:r w:rsidR="00671799" w:rsidRPr="00653D38">
          <w:rPr>
            <w:rFonts w:asciiTheme="minorEastAsia" w:hAnsiTheme="minorEastAsia" w:hint="eastAsia"/>
            <w:color w:val="000000" w:themeColor="text1"/>
            <w:sz w:val="24"/>
            <w:szCs w:val="24"/>
            <w:rPrChange w:id="6440" w:author="JY0225" w:date="2017-08-24T12:05:00Z">
              <w:rPr>
                <w:rFonts w:hint="eastAsia"/>
                <w:color w:val="000000" w:themeColor="text1"/>
                <w:sz w:val="24"/>
                <w:szCs w:val="24"/>
              </w:rPr>
            </w:rPrChange>
          </w:rPr>
          <w:t>提出的功能要求。</w:t>
        </w:r>
      </w:ins>
    </w:p>
    <w:p w14:paraId="7731B97C" w14:textId="7EC8B278" w:rsidR="00AC397D" w:rsidRPr="00653D38" w:rsidRDefault="000A7925">
      <w:pPr>
        <w:numPr>
          <w:ilvl w:val="0"/>
          <w:numId w:val="18"/>
        </w:numPr>
        <w:spacing w:line="400" w:lineRule="exact"/>
        <w:rPr>
          <w:rFonts w:asciiTheme="minorEastAsia" w:hAnsiTheme="minorEastAsia"/>
          <w:color w:val="000000" w:themeColor="text1"/>
          <w:sz w:val="24"/>
          <w:szCs w:val="24"/>
          <w:rPrChange w:id="6441" w:author="JY0225" w:date="2017-08-24T12:05:00Z">
            <w:rPr>
              <w:rFonts w:ascii="Times New Roman" w:hAnsi="Times New Roman"/>
              <w:sz w:val="24"/>
            </w:rPr>
          </w:rPrChange>
        </w:rPr>
        <w:pPrChange w:id="6442" w:author="JY0225" w:date="2017-08-24T12:06:00Z">
          <w:pPr>
            <w:pStyle w:val="a5"/>
            <w:numPr>
              <w:numId w:val="17"/>
            </w:numPr>
            <w:spacing w:line="360" w:lineRule="auto"/>
            <w:ind w:left="780" w:firstLineChars="0" w:hanging="360"/>
          </w:pPr>
        </w:pPrChange>
      </w:pPr>
      <w:ins w:id="6443" w:author="JY0225" w:date="2017-08-24T10:57:00Z">
        <w:r w:rsidRPr="00653D38">
          <w:rPr>
            <w:rFonts w:asciiTheme="minorEastAsia" w:hAnsiTheme="minorEastAsia" w:hint="eastAsia"/>
            <w:color w:val="000000" w:themeColor="text1"/>
            <w:sz w:val="24"/>
            <w:szCs w:val="24"/>
            <w:rPrChange w:id="6444" w:author="JY0225" w:date="2017-08-24T12:05:00Z">
              <w:rPr>
                <w:rFonts w:hint="eastAsia"/>
                <w:color w:val="000000" w:themeColor="text1"/>
                <w:sz w:val="24"/>
                <w:szCs w:val="24"/>
              </w:rPr>
            </w:rPrChange>
          </w:rPr>
          <w:t>测试系统的</w:t>
        </w:r>
      </w:ins>
      <w:ins w:id="6445" w:author="JY0225" w:date="2017-08-24T10:58:00Z">
        <w:r w:rsidRPr="00653D38">
          <w:rPr>
            <w:rFonts w:asciiTheme="minorEastAsia" w:hAnsiTheme="minorEastAsia" w:hint="eastAsia"/>
            <w:color w:val="000000" w:themeColor="text1"/>
            <w:sz w:val="24"/>
            <w:szCs w:val="24"/>
            <w:rPrChange w:id="6446" w:author="JY0225" w:date="2017-08-24T12:05:00Z">
              <w:rPr>
                <w:rFonts w:hint="eastAsia"/>
                <w:color w:val="000000" w:themeColor="text1"/>
                <w:sz w:val="24"/>
                <w:szCs w:val="24"/>
              </w:rPr>
            </w:rPrChange>
          </w:rPr>
          <w:t>安全性、稳定性、鲁棒性。</w:t>
        </w:r>
      </w:ins>
      <w:del w:id="6447" w:author="JY0225" w:date="2017-08-24T10:57:00Z">
        <w:r w:rsidR="00AC397D" w:rsidRPr="00653D38" w:rsidDel="000A7925">
          <w:rPr>
            <w:rFonts w:asciiTheme="minorEastAsia" w:hAnsiTheme="minorEastAsia" w:hint="eastAsia"/>
            <w:color w:val="000000" w:themeColor="text1"/>
            <w:sz w:val="24"/>
            <w:szCs w:val="24"/>
            <w:rPrChange w:id="6448" w:author="JY0225" w:date="2017-08-24T12:05:00Z">
              <w:rPr>
                <w:rFonts w:ascii="Times New Roman" w:hAnsi="Times New Roman" w:hint="eastAsia"/>
                <w:sz w:val="24"/>
              </w:rPr>
            </w:rPrChange>
          </w:rPr>
          <w:delText>任务规定的操作和运行稳定；</w:delText>
        </w:r>
      </w:del>
    </w:p>
    <w:p w14:paraId="49A5D497" w14:textId="48698DAB" w:rsidR="002A5CE9" w:rsidRPr="00653D38" w:rsidRDefault="000A0938">
      <w:pPr>
        <w:numPr>
          <w:ilvl w:val="0"/>
          <w:numId w:val="18"/>
        </w:numPr>
        <w:spacing w:line="400" w:lineRule="exact"/>
        <w:rPr>
          <w:rFonts w:asciiTheme="minorEastAsia" w:hAnsiTheme="minorEastAsia"/>
          <w:color w:val="000000" w:themeColor="text1"/>
          <w:sz w:val="24"/>
          <w:szCs w:val="24"/>
          <w:rPrChange w:id="6449" w:author="JY0225" w:date="2017-08-24T12:05:00Z">
            <w:rPr>
              <w:rFonts w:ascii="Times New Roman" w:hAnsi="Times New Roman"/>
              <w:sz w:val="24"/>
            </w:rPr>
          </w:rPrChange>
        </w:rPr>
        <w:pPrChange w:id="6450" w:author="JY0225" w:date="2017-08-24T12:06:00Z">
          <w:pPr>
            <w:pStyle w:val="a5"/>
            <w:numPr>
              <w:numId w:val="17"/>
            </w:numPr>
            <w:spacing w:line="360" w:lineRule="auto"/>
            <w:ind w:left="780" w:firstLineChars="0" w:hanging="360"/>
          </w:pPr>
        </w:pPrChange>
      </w:pPr>
      <w:ins w:id="6451" w:author="JY0225" w:date="2017-08-24T10:58:00Z">
        <w:r w:rsidRPr="00653D38">
          <w:rPr>
            <w:rFonts w:asciiTheme="minorEastAsia" w:hAnsiTheme="minorEastAsia" w:hint="eastAsia"/>
            <w:color w:val="000000" w:themeColor="text1"/>
            <w:sz w:val="24"/>
            <w:szCs w:val="24"/>
            <w:rPrChange w:id="6452" w:author="JY0225" w:date="2017-08-24T12:05:00Z">
              <w:rPr>
                <w:rFonts w:hint="eastAsia"/>
                <w:color w:val="000000" w:themeColor="text1"/>
                <w:sz w:val="24"/>
                <w:szCs w:val="24"/>
              </w:rPr>
            </w:rPrChange>
          </w:rPr>
          <w:t>与原有的中间件系统和</w:t>
        </w:r>
      </w:ins>
      <w:ins w:id="6453" w:author="JY0225" w:date="2017-08-24T10:59:00Z">
        <w:r w:rsidRPr="00653D38">
          <w:rPr>
            <w:rFonts w:asciiTheme="minorEastAsia" w:hAnsiTheme="minorEastAsia" w:hint="eastAsia"/>
            <w:color w:val="000000" w:themeColor="text1"/>
            <w:sz w:val="24"/>
            <w:szCs w:val="24"/>
            <w:rPrChange w:id="6454" w:author="JY0225" w:date="2017-08-24T12:05:00Z">
              <w:rPr>
                <w:rFonts w:hint="eastAsia"/>
                <w:color w:val="000000" w:themeColor="text1"/>
                <w:sz w:val="24"/>
                <w:szCs w:val="24"/>
              </w:rPr>
            </w:rPrChange>
          </w:rPr>
          <w:t>国内外</w:t>
        </w:r>
      </w:ins>
      <w:ins w:id="6455" w:author="JY0225" w:date="2017-08-24T10:58:00Z">
        <w:r w:rsidRPr="00653D38">
          <w:rPr>
            <w:rFonts w:asciiTheme="minorEastAsia" w:hAnsiTheme="minorEastAsia" w:hint="eastAsia"/>
            <w:color w:val="000000" w:themeColor="text1"/>
            <w:sz w:val="24"/>
            <w:szCs w:val="24"/>
            <w:rPrChange w:id="6456" w:author="JY0225" w:date="2017-08-24T12:05:00Z">
              <w:rPr>
                <w:rFonts w:hint="eastAsia"/>
                <w:color w:val="000000" w:themeColor="text1"/>
                <w:sz w:val="24"/>
                <w:szCs w:val="24"/>
              </w:rPr>
            </w:rPrChange>
          </w:rPr>
          <w:t>成熟的</w:t>
        </w:r>
      </w:ins>
      <w:ins w:id="6457" w:author="JY0225" w:date="2017-08-24T10:59:00Z">
        <w:r w:rsidRPr="00653D38">
          <w:rPr>
            <w:rFonts w:asciiTheme="minorEastAsia" w:hAnsiTheme="minorEastAsia" w:hint="eastAsia"/>
            <w:color w:val="000000" w:themeColor="text1"/>
            <w:sz w:val="24"/>
            <w:szCs w:val="24"/>
            <w:rPrChange w:id="6458" w:author="JY0225" w:date="2017-08-24T12:05:00Z">
              <w:rPr>
                <w:rFonts w:hint="eastAsia"/>
                <w:color w:val="000000" w:themeColor="text1"/>
                <w:sz w:val="24"/>
                <w:szCs w:val="24"/>
              </w:rPr>
            </w:rPrChange>
          </w:rPr>
          <w:t>云备份产品进行对比分析。</w:t>
        </w:r>
      </w:ins>
      <w:del w:id="6459" w:author="JY0225" w:date="2017-08-24T10:58:00Z">
        <w:r w:rsidR="00AC397D" w:rsidRPr="00653D38" w:rsidDel="000A0938">
          <w:rPr>
            <w:rFonts w:asciiTheme="minorEastAsia" w:hAnsiTheme="minorEastAsia"/>
            <w:color w:val="000000" w:themeColor="text1"/>
            <w:sz w:val="24"/>
            <w:szCs w:val="24"/>
            <w:rPrChange w:id="6460" w:author="JY0225" w:date="2017-08-24T12:05:00Z">
              <w:rPr>
                <w:rFonts w:ascii="Times New Roman" w:hAnsi="Times New Roman"/>
                <w:sz w:val="24"/>
              </w:rPr>
            </w:rPrChange>
          </w:rPr>
          <w:delText>Bug</w:delText>
        </w:r>
        <w:r w:rsidR="00AC397D" w:rsidRPr="00653D38" w:rsidDel="000A0938">
          <w:rPr>
            <w:rFonts w:asciiTheme="minorEastAsia" w:hAnsiTheme="minorEastAsia" w:hint="eastAsia"/>
            <w:color w:val="000000" w:themeColor="text1"/>
            <w:sz w:val="24"/>
            <w:szCs w:val="24"/>
            <w:rPrChange w:id="6461" w:author="JY0225" w:date="2017-08-24T12:05:00Z">
              <w:rPr>
                <w:rFonts w:ascii="Times New Roman" w:hAnsi="Times New Roman" w:hint="eastAsia"/>
                <w:sz w:val="24"/>
              </w:rPr>
            </w:rPrChange>
          </w:rPr>
          <w:delText>数和缺陷率控制在可接收的范围之内。</w:delText>
        </w:r>
      </w:del>
    </w:p>
    <w:p w14:paraId="79D97926" w14:textId="429795C8" w:rsidR="00F84057" w:rsidRDefault="00F84057">
      <w:pPr>
        <w:pStyle w:val="21"/>
        <w:spacing w:line="240" w:lineRule="auto"/>
        <w:pPrChange w:id="6462" w:author="微软用户" w:date="2017-08-18T22:53:00Z">
          <w:pPr>
            <w:pStyle w:val="21"/>
          </w:pPr>
        </w:pPrChange>
      </w:pPr>
      <w:bookmarkStart w:id="6463" w:name="_Toc491606309"/>
      <w:r>
        <w:t>6</w:t>
      </w:r>
      <w:r w:rsidR="0012527B">
        <w:t>.3</w:t>
      </w:r>
      <w:r w:rsidRPr="00B87EE1">
        <w:t xml:space="preserve"> </w:t>
      </w:r>
      <w:r w:rsidR="000D76F1">
        <w:t>功能测试</w:t>
      </w:r>
      <w:bookmarkEnd w:id="6463"/>
    </w:p>
    <w:p w14:paraId="27098DE8" w14:textId="63CAEA71"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lastRenderedPageBreak/>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3A1793">
        <w:rPr>
          <w:rFonts w:hint="eastAsia"/>
          <w:color w:val="000000" w:themeColor="text1"/>
          <w:sz w:val="24"/>
        </w:rPr>
        <w:t>较多，所以本文</w:t>
      </w:r>
      <w:r w:rsidR="00A50FB2">
        <w:rPr>
          <w:rFonts w:hint="eastAsia"/>
          <w:color w:val="000000" w:themeColor="text1"/>
          <w:sz w:val="24"/>
        </w:rPr>
        <w:t>选取了每个优化项中具有代表性的核心功能进行分析。</w:t>
      </w:r>
    </w:p>
    <w:p w14:paraId="3495D4B9" w14:textId="079AA8F9" w:rsidR="0050572F" w:rsidRDefault="00647309" w:rsidP="00753384">
      <w:pPr>
        <w:pStyle w:val="31"/>
      </w:pPr>
      <w:bookmarkStart w:id="6464" w:name="_Toc491606310"/>
      <w:r>
        <w:t>6.3</w:t>
      </w:r>
      <w:r w:rsidR="00753384">
        <w:t>.1</w:t>
      </w:r>
      <w:r w:rsidR="0050572F" w:rsidRPr="006637A1">
        <w:t xml:space="preserve"> </w:t>
      </w:r>
      <w:r w:rsidR="00CE1794">
        <w:rPr>
          <w:rFonts w:hint="eastAsia"/>
        </w:rPr>
        <w:t>持久会话管理功能测试</w:t>
      </w:r>
      <w:bookmarkEnd w:id="6464"/>
    </w:p>
    <w:p w14:paraId="730E9612" w14:textId="191E35FA" w:rsidR="00106859" w:rsidRPr="00653D38" w:rsidRDefault="00106859" w:rsidP="007B5F9C">
      <w:pPr>
        <w:spacing w:line="400" w:lineRule="exact"/>
        <w:rPr>
          <w:rFonts w:asciiTheme="minorEastAsia" w:hAnsiTheme="minorEastAsia"/>
          <w:color w:val="000000" w:themeColor="text1"/>
          <w:sz w:val="24"/>
          <w:rPrChange w:id="6465" w:author="JY0225" w:date="2017-08-24T12:06:00Z">
            <w:rPr>
              <w:color w:val="000000" w:themeColor="text1"/>
              <w:sz w:val="24"/>
            </w:rPr>
          </w:rPrChange>
        </w:rPr>
      </w:pPr>
      <w:r>
        <w:tab/>
      </w:r>
      <w:r w:rsidR="00B507DE" w:rsidRPr="00653D38">
        <w:rPr>
          <w:rFonts w:asciiTheme="minorEastAsia" w:hAnsiTheme="minorEastAsia" w:hint="eastAsia"/>
          <w:color w:val="000000" w:themeColor="text1"/>
          <w:sz w:val="24"/>
          <w:rPrChange w:id="6466" w:author="JY0225" w:date="2017-08-24T12:06:00Z">
            <w:rPr>
              <w:rFonts w:hint="eastAsia"/>
              <w:color w:val="000000" w:themeColor="text1"/>
              <w:sz w:val="24"/>
            </w:rPr>
          </w:rPrChange>
        </w:rPr>
        <w:t>持久会话管理</w:t>
      </w:r>
      <w:r w:rsidR="0084639D" w:rsidRPr="00653D38">
        <w:rPr>
          <w:rFonts w:asciiTheme="minorEastAsia" w:hAnsiTheme="minorEastAsia" w:hint="eastAsia"/>
          <w:color w:val="000000" w:themeColor="text1"/>
          <w:sz w:val="24"/>
          <w:rPrChange w:id="6467" w:author="JY0225" w:date="2017-08-24T12:06:00Z">
            <w:rPr>
              <w:rFonts w:hint="eastAsia"/>
              <w:color w:val="000000" w:themeColor="text1"/>
              <w:sz w:val="24"/>
            </w:rPr>
          </w:rPrChange>
        </w:rPr>
        <w:t>的主要功能是将</w:t>
      </w:r>
      <w:r w:rsidR="00FF2F64" w:rsidRPr="00653D38">
        <w:rPr>
          <w:rFonts w:asciiTheme="minorEastAsia" w:hAnsiTheme="minorEastAsia" w:hint="eastAsia"/>
          <w:color w:val="000000" w:themeColor="text1"/>
          <w:sz w:val="24"/>
          <w:rPrChange w:id="6468" w:author="JY0225" w:date="2017-08-24T12:06:00Z">
            <w:rPr>
              <w:rFonts w:hint="eastAsia"/>
              <w:color w:val="000000" w:themeColor="text1"/>
              <w:sz w:val="24"/>
            </w:rPr>
          </w:rPrChange>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sidRPr="00653D38">
        <w:rPr>
          <w:rFonts w:asciiTheme="minorEastAsia" w:hAnsiTheme="minorEastAsia" w:hint="eastAsia"/>
          <w:color w:val="000000" w:themeColor="text1"/>
          <w:sz w:val="24"/>
          <w:rPrChange w:id="6469" w:author="JY0225" w:date="2017-08-24T12:06:00Z">
            <w:rPr>
              <w:rFonts w:hint="eastAsia"/>
              <w:color w:val="000000" w:themeColor="text1"/>
              <w:sz w:val="24"/>
            </w:rPr>
          </w:rPrChange>
        </w:rPr>
        <w:t>备份</w:t>
      </w:r>
      <w:r w:rsidR="00FF2F64" w:rsidRPr="00653D38">
        <w:rPr>
          <w:rFonts w:asciiTheme="minorEastAsia" w:hAnsiTheme="minorEastAsia" w:hint="eastAsia"/>
          <w:color w:val="000000" w:themeColor="text1"/>
          <w:sz w:val="24"/>
          <w:rPrChange w:id="6470" w:author="JY0225" w:date="2017-08-24T12:06:00Z">
            <w:rPr>
              <w:rFonts w:hint="eastAsia"/>
              <w:color w:val="000000" w:themeColor="text1"/>
              <w:sz w:val="24"/>
            </w:rPr>
          </w:rPrChange>
        </w:rPr>
        <w:t>在数据库中，以提高用户信息的安全性。</w:t>
      </w:r>
    </w:p>
    <w:p w14:paraId="11A01AB7" w14:textId="77777777" w:rsidR="00DF3D47" w:rsidRPr="00653D38" w:rsidRDefault="00DF3D47" w:rsidP="007B5F9C">
      <w:pPr>
        <w:spacing w:line="400" w:lineRule="exact"/>
        <w:rPr>
          <w:rFonts w:asciiTheme="minorEastAsia" w:hAnsiTheme="minorEastAsia"/>
          <w:color w:val="000000" w:themeColor="text1"/>
          <w:sz w:val="24"/>
          <w:rPrChange w:id="6471" w:author="JY0225" w:date="2017-08-24T12:06:00Z">
            <w:rPr>
              <w:color w:val="000000" w:themeColor="text1"/>
              <w:sz w:val="24"/>
            </w:rPr>
          </w:rPrChange>
        </w:rPr>
      </w:pPr>
      <w:r w:rsidRPr="00653D38">
        <w:rPr>
          <w:rFonts w:asciiTheme="minorEastAsia" w:hAnsiTheme="minorEastAsia"/>
          <w:color w:val="000000" w:themeColor="text1"/>
          <w:sz w:val="24"/>
          <w:rPrChange w:id="6472" w:author="JY0225" w:date="2017-08-24T12:06:00Z">
            <w:rPr>
              <w:color w:val="000000" w:themeColor="text1"/>
              <w:sz w:val="24"/>
            </w:rPr>
          </w:rPrChange>
        </w:rPr>
        <w:tab/>
      </w:r>
      <w:r w:rsidR="008B4862" w:rsidRPr="00653D38">
        <w:rPr>
          <w:rFonts w:asciiTheme="minorEastAsia" w:hAnsiTheme="minorEastAsia" w:hint="eastAsia"/>
          <w:color w:val="000000" w:themeColor="text1"/>
          <w:sz w:val="24"/>
          <w:rPrChange w:id="6473" w:author="JY0225" w:date="2017-08-24T12:06:00Z">
            <w:rPr>
              <w:rFonts w:hint="eastAsia"/>
              <w:color w:val="000000" w:themeColor="text1"/>
              <w:sz w:val="24"/>
            </w:rPr>
          </w:rPrChange>
        </w:rPr>
        <w:t>测试用例一：</w:t>
      </w:r>
    </w:p>
    <w:p w14:paraId="462DA0CB" w14:textId="017F9C1A" w:rsidR="00296065" w:rsidRPr="00653D38" w:rsidRDefault="00917301" w:rsidP="00416F5D">
      <w:pPr>
        <w:spacing w:line="400" w:lineRule="exact"/>
        <w:jc w:val="center"/>
        <w:rPr>
          <w:rFonts w:asciiTheme="minorEastAsia" w:hAnsiTheme="minorEastAsia"/>
          <w:color w:val="000000" w:themeColor="text1"/>
          <w:sz w:val="24"/>
          <w:rPrChange w:id="6474" w:author="JY0225" w:date="2017-08-24T12:06:00Z">
            <w:rPr>
              <w:color w:val="000000" w:themeColor="text1"/>
              <w:sz w:val="24"/>
            </w:rPr>
          </w:rPrChange>
        </w:rPr>
      </w:pPr>
      <w:r w:rsidRPr="00653D38">
        <w:rPr>
          <w:rFonts w:asciiTheme="minorEastAsia" w:hAnsiTheme="minorEastAsia" w:hint="eastAsia"/>
          <w:color w:val="000000" w:themeColor="text1"/>
          <w:sz w:val="24"/>
          <w:rPrChange w:id="6475" w:author="JY0225" w:date="2017-08-24T12:06:00Z">
            <w:rPr>
              <w:rFonts w:hint="eastAsia"/>
              <w:color w:val="000000" w:themeColor="text1"/>
              <w:sz w:val="24"/>
            </w:rPr>
          </w:rPrChange>
        </w:rPr>
        <w:t>表</w:t>
      </w:r>
      <w:r w:rsidR="00633CC9" w:rsidRPr="00653D38">
        <w:rPr>
          <w:rFonts w:asciiTheme="minorEastAsia" w:hAnsiTheme="minorEastAsia"/>
          <w:color w:val="000000" w:themeColor="text1"/>
          <w:sz w:val="24"/>
          <w:rPrChange w:id="6476" w:author="JY0225" w:date="2017-08-24T12:06:00Z">
            <w:rPr>
              <w:color w:val="000000" w:themeColor="text1"/>
              <w:sz w:val="24"/>
            </w:rPr>
          </w:rPrChange>
        </w:rPr>
        <w:t>6-2</w:t>
      </w:r>
      <w:r w:rsidR="00296065" w:rsidRPr="00653D38">
        <w:rPr>
          <w:rFonts w:asciiTheme="minorEastAsia" w:hAnsiTheme="minorEastAsia"/>
          <w:color w:val="000000" w:themeColor="text1"/>
          <w:sz w:val="24"/>
          <w:rPrChange w:id="6477" w:author="JY0225" w:date="2017-08-24T12:06:00Z">
            <w:rPr>
              <w:color w:val="000000" w:themeColor="text1"/>
              <w:sz w:val="24"/>
            </w:rPr>
          </w:rPrChange>
        </w:rPr>
        <w:t xml:space="preserve"> </w:t>
      </w:r>
      <w:r w:rsidR="000545CE" w:rsidRPr="00653D38">
        <w:rPr>
          <w:rFonts w:asciiTheme="minorEastAsia" w:hAnsiTheme="minorEastAsia" w:hint="eastAsia"/>
          <w:color w:val="000000" w:themeColor="text1"/>
          <w:sz w:val="24"/>
          <w:rPrChange w:id="6478" w:author="JY0225" w:date="2017-08-24T12:06:00Z">
            <w:rPr>
              <w:rFonts w:hint="eastAsia"/>
              <w:color w:val="000000" w:themeColor="text1"/>
              <w:sz w:val="24"/>
            </w:rPr>
          </w:rPrChange>
        </w:rPr>
        <w:t>会话</w:t>
      </w:r>
      <w:r w:rsidR="00476838" w:rsidRPr="00653D38">
        <w:rPr>
          <w:rFonts w:asciiTheme="minorEastAsia" w:hAnsiTheme="minorEastAsia" w:hint="eastAsia"/>
          <w:color w:val="000000" w:themeColor="text1"/>
          <w:sz w:val="24"/>
          <w:rPrChange w:id="6479" w:author="JY0225" w:date="2017-08-24T12:06:00Z">
            <w:rPr>
              <w:rFonts w:hint="eastAsia"/>
              <w:color w:val="000000" w:themeColor="text1"/>
              <w:sz w:val="24"/>
            </w:rPr>
          </w:rPrChange>
        </w:rPr>
        <w:t>备份</w:t>
      </w:r>
      <w:r w:rsidR="000545CE" w:rsidRPr="00653D38">
        <w:rPr>
          <w:rFonts w:asciiTheme="minorEastAsia" w:hAnsiTheme="minorEastAsia" w:hint="eastAsia"/>
          <w:color w:val="000000" w:themeColor="text1"/>
          <w:sz w:val="24"/>
          <w:rPrChange w:id="6480" w:author="JY0225" w:date="2017-08-24T12:06:00Z">
            <w:rPr>
              <w:rFonts w:hint="eastAsia"/>
              <w:color w:val="000000" w:themeColor="text1"/>
              <w:sz w:val="24"/>
            </w:rPr>
          </w:rPrChange>
        </w:rPr>
        <w:t>及加密测试</w:t>
      </w:r>
    </w:p>
    <w:tbl>
      <w:tblPr>
        <w:tblStyle w:val="aa"/>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Pr="00653D38" w:rsidRDefault="0006112C" w:rsidP="007B5F9C">
      <w:pPr>
        <w:spacing w:line="400" w:lineRule="exact"/>
        <w:rPr>
          <w:rFonts w:asciiTheme="minorEastAsia" w:hAnsiTheme="minorEastAsia"/>
          <w:rPrChange w:id="6481" w:author="JY0225" w:date="2017-08-24T12:06:00Z">
            <w:rPr/>
          </w:rPrChange>
        </w:rPr>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653D38">
        <w:rPr>
          <w:rFonts w:asciiTheme="minorEastAsia" w:hAnsiTheme="minorEastAsia" w:hint="eastAsia"/>
          <w:color w:val="000000" w:themeColor="text1"/>
          <w:sz w:val="24"/>
          <w:rPrChange w:id="6482" w:author="JY0225" w:date="2017-08-24T12:06:00Z">
            <w:rPr>
              <w:rFonts w:hint="eastAsia"/>
              <w:color w:val="000000" w:themeColor="text1"/>
              <w:sz w:val="24"/>
            </w:rPr>
          </w:rPrChange>
        </w:rPr>
        <w:t>本测试</w:t>
      </w:r>
      <w:r w:rsidR="00CC267E" w:rsidRPr="00653D38">
        <w:rPr>
          <w:rFonts w:asciiTheme="minorEastAsia" w:hAnsiTheme="minorEastAsia" w:hint="eastAsia"/>
          <w:color w:val="000000" w:themeColor="text1"/>
          <w:sz w:val="24"/>
          <w:rPrChange w:id="6483" w:author="JY0225" w:date="2017-08-24T12:06:00Z">
            <w:rPr>
              <w:rFonts w:hint="eastAsia"/>
              <w:color w:val="000000" w:themeColor="text1"/>
              <w:sz w:val="24"/>
            </w:rPr>
          </w:rPrChange>
        </w:rPr>
        <w:t>主要对持久会话管理模块中会话</w:t>
      </w:r>
      <w:r w:rsidR="00476838" w:rsidRPr="00653D38">
        <w:rPr>
          <w:rFonts w:asciiTheme="minorEastAsia" w:hAnsiTheme="minorEastAsia" w:hint="eastAsia"/>
          <w:color w:val="000000" w:themeColor="text1"/>
          <w:sz w:val="24"/>
          <w:rPrChange w:id="6484" w:author="JY0225" w:date="2017-08-24T12:06:00Z">
            <w:rPr>
              <w:rFonts w:hint="eastAsia"/>
              <w:color w:val="000000" w:themeColor="text1"/>
              <w:sz w:val="24"/>
            </w:rPr>
          </w:rPrChange>
        </w:rPr>
        <w:t>备份</w:t>
      </w:r>
      <w:r w:rsidR="00CC267E" w:rsidRPr="00653D38">
        <w:rPr>
          <w:rFonts w:asciiTheme="minorEastAsia" w:hAnsiTheme="minorEastAsia" w:hint="eastAsia"/>
          <w:color w:val="000000" w:themeColor="text1"/>
          <w:sz w:val="24"/>
          <w:rPrChange w:id="6485" w:author="JY0225" w:date="2017-08-24T12:06:00Z">
            <w:rPr>
              <w:rFonts w:hint="eastAsia"/>
              <w:color w:val="000000" w:themeColor="text1"/>
              <w:sz w:val="24"/>
            </w:rPr>
          </w:rPrChange>
        </w:rPr>
        <w:t>及加密进行了测试，</w:t>
      </w:r>
      <w:r w:rsidR="00233561" w:rsidRPr="00653D38">
        <w:rPr>
          <w:rFonts w:asciiTheme="minorEastAsia" w:hAnsiTheme="minorEastAsia" w:hint="eastAsia"/>
          <w:color w:val="000000" w:themeColor="text1"/>
          <w:sz w:val="24"/>
          <w:rPrChange w:id="6486" w:author="JY0225" w:date="2017-08-24T12:06:00Z">
            <w:rPr>
              <w:rFonts w:hint="eastAsia"/>
              <w:color w:val="000000" w:themeColor="text1"/>
              <w:sz w:val="24"/>
            </w:rPr>
          </w:rPrChange>
        </w:rPr>
        <w:t>测试</w:t>
      </w:r>
      <w:r w:rsidR="00D62A16" w:rsidRPr="00653D38">
        <w:rPr>
          <w:rFonts w:asciiTheme="minorEastAsia" w:hAnsiTheme="minorEastAsia" w:hint="eastAsia"/>
          <w:color w:val="000000" w:themeColor="text1"/>
          <w:sz w:val="24"/>
          <w:rPrChange w:id="6487" w:author="JY0225" w:date="2017-08-24T12:06:00Z">
            <w:rPr>
              <w:rFonts w:hint="eastAsia"/>
              <w:color w:val="000000" w:themeColor="text1"/>
              <w:sz w:val="24"/>
            </w:rPr>
          </w:rPrChange>
        </w:rPr>
        <w:t>用例来自用户的请求</w:t>
      </w:r>
      <w:r w:rsidR="003652CA" w:rsidRPr="00653D38">
        <w:rPr>
          <w:rFonts w:asciiTheme="minorEastAsia" w:hAnsiTheme="minorEastAsia" w:hint="eastAsia"/>
          <w:color w:val="000000" w:themeColor="text1"/>
          <w:sz w:val="24"/>
          <w:rPrChange w:id="6488" w:author="JY0225" w:date="2017-08-24T12:06:00Z">
            <w:rPr>
              <w:rFonts w:hint="eastAsia"/>
              <w:color w:val="000000" w:themeColor="text1"/>
              <w:sz w:val="24"/>
            </w:rPr>
          </w:rPrChange>
        </w:rPr>
        <w:t>，该用例</w:t>
      </w:r>
      <w:r w:rsidR="00276705" w:rsidRPr="00653D38">
        <w:rPr>
          <w:rFonts w:asciiTheme="minorEastAsia" w:hAnsiTheme="minorEastAsia" w:hint="eastAsia"/>
          <w:color w:val="000000" w:themeColor="text1"/>
          <w:sz w:val="24"/>
          <w:rPrChange w:id="6489" w:author="JY0225" w:date="2017-08-24T12:06:00Z">
            <w:rPr>
              <w:rFonts w:hint="eastAsia"/>
              <w:color w:val="000000" w:themeColor="text1"/>
              <w:sz w:val="24"/>
            </w:rPr>
          </w:rPrChange>
        </w:rPr>
        <w:t>表示的是</w:t>
      </w:r>
      <w:r w:rsidR="003652CA" w:rsidRPr="00653D38">
        <w:rPr>
          <w:rFonts w:asciiTheme="minorEastAsia" w:hAnsiTheme="minorEastAsia" w:hint="eastAsia"/>
          <w:color w:val="000000" w:themeColor="text1"/>
          <w:sz w:val="24"/>
          <w:rPrChange w:id="6490" w:author="JY0225" w:date="2017-08-24T12:06:00Z">
            <w:rPr>
              <w:rFonts w:hint="eastAsia"/>
              <w:color w:val="000000" w:themeColor="text1"/>
              <w:sz w:val="24"/>
            </w:rPr>
          </w:rPrChange>
        </w:rPr>
        <w:t>用户名</w:t>
      </w:r>
      <w:r w:rsidR="00276705" w:rsidRPr="00653D38">
        <w:rPr>
          <w:rFonts w:asciiTheme="minorEastAsia" w:hAnsiTheme="minorEastAsia" w:hint="eastAsia"/>
          <w:color w:val="000000" w:themeColor="text1"/>
          <w:sz w:val="24"/>
          <w:rPrChange w:id="6491" w:author="JY0225" w:date="2017-08-24T12:06:00Z">
            <w:rPr>
              <w:rFonts w:hint="eastAsia"/>
              <w:color w:val="000000" w:themeColor="text1"/>
              <w:sz w:val="24"/>
            </w:rPr>
          </w:rPrChange>
        </w:rPr>
        <w:t>为</w:t>
      </w:r>
      <w:r w:rsidR="00276705" w:rsidRPr="00653D38">
        <w:rPr>
          <w:rFonts w:asciiTheme="minorEastAsia" w:hAnsiTheme="minorEastAsia"/>
          <w:color w:val="000000" w:themeColor="text1"/>
          <w:sz w:val="24"/>
          <w:rPrChange w:id="6492" w:author="JY0225" w:date="2017-08-24T12:06:00Z">
            <w:rPr>
              <w:color w:val="000000" w:themeColor="text1"/>
              <w:sz w:val="24"/>
            </w:rPr>
          </w:rPrChange>
        </w:rPr>
        <w:t>kaeyika163com</w:t>
      </w:r>
      <w:r w:rsidR="0000714B" w:rsidRPr="00653D38">
        <w:rPr>
          <w:rFonts w:asciiTheme="minorEastAsia" w:hAnsiTheme="minorEastAsia" w:hint="eastAsia"/>
          <w:color w:val="000000" w:themeColor="text1"/>
          <w:sz w:val="24"/>
          <w:rPrChange w:id="6493" w:author="JY0225" w:date="2017-08-24T12:06:00Z">
            <w:rPr>
              <w:rFonts w:hint="eastAsia"/>
              <w:color w:val="000000" w:themeColor="text1"/>
              <w:sz w:val="24"/>
            </w:rPr>
          </w:rPrChange>
        </w:rPr>
        <w:t>，</w:t>
      </w:r>
      <w:r w:rsidR="00C74210" w:rsidRPr="00653D38">
        <w:rPr>
          <w:rFonts w:asciiTheme="minorEastAsia" w:hAnsiTheme="minorEastAsia" w:hint="eastAsia"/>
          <w:color w:val="000000" w:themeColor="text1"/>
          <w:sz w:val="24"/>
          <w:rPrChange w:id="6494" w:author="JY0225" w:date="2017-08-24T12:06:00Z">
            <w:rPr>
              <w:rFonts w:hint="eastAsia"/>
              <w:color w:val="000000" w:themeColor="text1"/>
              <w:sz w:val="24"/>
            </w:rPr>
          </w:rPrChange>
        </w:rPr>
        <w:t>密码为</w:t>
      </w:r>
      <w:r w:rsidR="00C74210" w:rsidRPr="00653D38">
        <w:rPr>
          <w:rFonts w:asciiTheme="minorEastAsia" w:hAnsiTheme="minorEastAsia"/>
          <w:color w:val="000000" w:themeColor="text1"/>
          <w:sz w:val="24"/>
          <w:rPrChange w:id="6495" w:author="JY0225" w:date="2017-08-24T12:06:00Z">
            <w:rPr>
              <w:color w:val="000000" w:themeColor="text1"/>
              <w:sz w:val="24"/>
            </w:rPr>
          </w:rPrChange>
        </w:rPr>
        <w:t>123456</w:t>
      </w:r>
      <w:r w:rsidR="00C74210" w:rsidRPr="00653D38">
        <w:rPr>
          <w:rFonts w:asciiTheme="minorEastAsia" w:hAnsiTheme="minorEastAsia" w:hint="eastAsia"/>
          <w:color w:val="000000" w:themeColor="text1"/>
          <w:sz w:val="24"/>
          <w:rPrChange w:id="6496" w:author="JY0225" w:date="2017-08-24T12:06:00Z">
            <w:rPr>
              <w:rFonts w:hint="eastAsia"/>
              <w:color w:val="000000" w:themeColor="text1"/>
              <w:sz w:val="24"/>
            </w:rPr>
          </w:rPrChange>
        </w:rPr>
        <w:t>的用户请求登录。</w:t>
      </w:r>
      <w:r w:rsidR="002759CF" w:rsidRPr="00653D38">
        <w:rPr>
          <w:rFonts w:asciiTheme="minorEastAsia" w:hAnsiTheme="minorEastAsia" w:hint="eastAsia"/>
          <w:color w:val="000000" w:themeColor="text1"/>
          <w:sz w:val="24"/>
          <w:rPrChange w:id="6497" w:author="JY0225" w:date="2017-08-24T12:06:00Z">
            <w:rPr>
              <w:rFonts w:hint="eastAsia"/>
              <w:color w:val="000000" w:themeColor="text1"/>
              <w:sz w:val="24"/>
            </w:rPr>
          </w:rPrChange>
        </w:rPr>
        <w:t>优化后的中间件系统首先会调用请求加密函数，对会话进行加密，然后调用数据库层的服务，将加密后的请求存入到数据库。</w:t>
      </w:r>
      <w:r w:rsidR="006E6A72" w:rsidRPr="00653D38">
        <w:rPr>
          <w:rFonts w:asciiTheme="minorEastAsia" w:hAnsiTheme="minorEastAsia" w:hint="eastAsia"/>
          <w:color w:val="000000" w:themeColor="text1"/>
          <w:sz w:val="24"/>
          <w:rPrChange w:id="6498" w:author="JY0225" w:date="2017-08-24T12:06:00Z">
            <w:rPr>
              <w:rFonts w:hint="eastAsia"/>
              <w:color w:val="000000" w:themeColor="text1"/>
              <w:sz w:val="24"/>
            </w:rPr>
          </w:rPrChange>
        </w:rPr>
        <w:t>测试</w:t>
      </w:r>
      <w:r w:rsidR="00E30C53" w:rsidRPr="00653D38">
        <w:rPr>
          <w:rFonts w:asciiTheme="minorEastAsia" w:hAnsiTheme="minorEastAsia" w:hint="eastAsia"/>
          <w:color w:val="000000" w:themeColor="text1"/>
          <w:sz w:val="24"/>
          <w:rPrChange w:id="6499" w:author="JY0225" w:date="2017-08-24T12:06:00Z">
            <w:rPr>
              <w:rFonts w:hint="eastAsia"/>
              <w:color w:val="000000" w:themeColor="text1"/>
              <w:sz w:val="24"/>
            </w:rPr>
          </w:rPrChange>
        </w:rPr>
        <w:t>结果图下图所示：</w:t>
      </w:r>
    </w:p>
    <w:p w14:paraId="59C23C05" w14:textId="77777777" w:rsidR="005850BE" w:rsidRPr="00653D38" w:rsidRDefault="0006112C">
      <w:pPr>
        <w:spacing w:line="400" w:lineRule="exact"/>
        <w:ind w:left="420"/>
        <w:jc w:val="center"/>
        <w:rPr>
          <w:rFonts w:asciiTheme="minorEastAsia" w:hAnsiTheme="minorEastAsia"/>
          <w:color w:val="000000" w:themeColor="text1"/>
          <w:sz w:val="24"/>
          <w:rPrChange w:id="6500" w:author="JY0225" w:date="2017-08-24T12:07:00Z">
            <w:rPr>
              <w:color w:val="000000" w:themeColor="text1"/>
              <w:sz w:val="24"/>
            </w:rPr>
          </w:rPrChange>
        </w:rPr>
        <w:pPrChange w:id="6501" w:author="JY0225" w:date="2017-08-24T12:07:00Z">
          <w:pPr>
            <w:spacing w:line="360" w:lineRule="auto"/>
            <w:ind w:left="420"/>
            <w:jc w:val="center"/>
          </w:pPr>
        </w:pPrChange>
      </w:pPr>
      <w:r w:rsidRPr="00653D38">
        <w:rPr>
          <w:rFonts w:asciiTheme="minorEastAsia" w:hAnsiTheme="minorEastAsia"/>
          <w:rPrChange w:id="6502" w:author="JY0225" w:date="2017-08-24T12:07:00Z">
            <w:rPr/>
          </w:rPrChange>
        </w:rPr>
        <w:tab/>
      </w:r>
      <w:r w:rsidR="005850BE" w:rsidRPr="00653D38">
        <w:rPr>
          <w:rFonts w:asciiTheme="minorEastAsia" w:hAnsiTheme="minorEastAsia" w:hint="eastAsia"/>
          <w:color w:val="000000" w:themeColor="text1"/>
          <w:sz w:val="24"/>
          <w:rPrChange w:id="6503" w:author="JY0225" w:date="2017-08-24T12:07:00Z">
            <w:rPr>
              <w:rFonts w:hint="eastAsia"/>
              <w:color w:val="000000" w:themeColor="text1"/>
              <w:sz w:val="24"/>
            </w:rPr>
          </w:rPrChange>
        </w:rPr>
        <w:t>图</w:t>
      </w:r>
      <w:r w:rsidR="00C73049" w:rsidRPr="00653D38">
        <w:rPr>
          <w:rFonts w:asciiTheme="minorEastAsia" w:hAnsiTheme="minorEastAsia"/>
          <w:color w:val="000000" w:themeColor="text1"/>
          <w:sz w:val="24"/>
          <w:rPrChange w:id="6504" w:author="JY0225" w:date="2017-08-24T12:07:00Z">
            <w:rPr>
              <w:color w:val="000000" w:themeColor="text1"/>
              <w:sz w:val="24"/>
            </w:rPr>
          </w:rPrChange>
        </w:rPr>
        <w:t>6-1</w:t>
      </w:r>
      <w:r w:rsidR="00C73049" w:rsidRPr="00653D38">
        <w:rPr>
          <w:rFonts w:asciiTheme="minorEastAsia" w:hAnsiTheme="minorEastAsia" w:hint="eastAsia"/>
          <w:color w:val="000000" w:themeColor="text1"/>
          <w:sz w:val="24"/>
          <w:rPrChange w:id="6505" w:author="JY0225" w:date="2017-08-24T12:07:00Z">
            <w:rPr>
              <w:rFonts w:hint="eastAsia"/>
              <w:color w:val="000000" w:themeColor="text1"/>
              <w:sz w:val="24"/>
            </w:rPr>
          </w:rPrChange>
        </w:rPr>
        <w:t>会话信息加密测试</w:t>
      </w:r>
      <w:r w:rsidR="005850BE" w:rsidRPr="00653D38">
        <w:rPr>
          <w:rFonts w:asciiTheme="minorEastAsia" w:hAnsiTheme="minorEastAsia" w:hint="eastAsia"/>
          <w:color w:val="000000" w:themeColor="text1"/>
          <w:sz w:val="24"/>
          <w:rPrChange w:id="6506" w:author="JY0225" w:date="2017-08-24T12:07:00Z">
            <w:rPr>
              <w:rFonts w:hint="eastAsia"/>
              <w:color w:val="000000" w:themeColor="text1"/>
              <w:sz w:val="24"/>
            </w:rPr>
          </w:rPrChange>
        </w:rPr>
        <w:t>图</w:t>
      </w:r>
    </w:p>
    <w:p w14:paraId="0B8569DB" w14:textId="2EE690B0" w:rsidR="00BD00EB" w:rsidRPr="00653D38" w:rsidRDefault="0006112C">
      <w:pPr>
        <w:spacing w:line="400" w:lineRule="exact"/>
        <w:ind w:firstLine="420"/>
        <w:rPr>
          <w:rFonts w:asciiTheme="minorEastAsia" w:hAnsiTheme="minorEastAsia"/>
          <w:rPrChange w:id="6507" w:author="JY0225" w:date="2017-08-24T12:07:00Z">
            <w:rPr/>
          </w:rPrChange>
        </w:rPr>
      </w:pPr>
      <w:r w:rsidRPr="00653D38">
        <w:rPr>
          <w:rFonts w:asciiTheme="minorEastAsia" w:hAnsiTheme="minorEastAsia" w:hint="eastAsia"/>
          <w:color w:val="000000" w:themeColor="text1"/>
          <w:sz w:val="24"/>
          <w:rPrChange w:id="6508" w:author="JY0225" w:date="2017-08-24T12:07:00Z">
            <w:rPr>
              <w:rFonts w:hint="eastAsia"/>
              <w:color w:val="000000" w:themeColor="text1"/>
              <w:sz w:val="24"/>
            </w:rPr>
          </w:rPrChange>
        </w:rPr>
        <w:t>从测试结果的截图中可以看出，请求已经被存在</w:t>
      </w:r>
      <w:r w:rsidRPr="00653D38">
        <w:rPr>
          <w:rFonts w:asciiTheme="minorEastAsia" w:hAnsiTheme="minorEastAsia"/>
          <w:color w:val="000000" w:themeColor="text1"/>
          <w:sz w:val="24"/>
          <w:rPrChange w:id="6509" w:author="JY0225" w:date="2017-08-24T12:07:00Z">
            <w:rPr>
              <w:color w:val="000000" w:themeColor="text1"/>
              <w:sz w:val="24"/>
            </w:rPr>
          </w:rPrChange>
        </w:rPr>
        <w:t>SQLite</w:t>
      </w:r>
      <w:r w:rsidRPr="00653D38">
        <w:rPr>
          <w:rFonts w:asciiTheme="minorEastAsia" w:hAnsiTheme="minorEastAsia" w:hint="eastAsia"/>
          <w:color w:val="000000" w:themeColor="text1"/>
          <w:sz w:val="24"/>
          <w:rPrChange w:id="6510" w:author="JY0225" w:date="2017-08-24T12:07:00Z">
            <w:rPr>
              <w:rFonts w:hint="eastAsia"/>
              <w:color w:val="000000" w:themeColor="text1"/>
              <w:sz w:val="24"/>
            </w:rPr>
          </w:rPrChange>
        </w:rPr>
        <w:t>数据中，数据库的路径为</w:t>
      </w:r>
      <w:r w:rsidRPr="00653D38">
        <w:rPr>
          <w:rFonts w:asciiTheme="minorEastAsia" w:hAnsiTheme="minorEastAsia"/>
          <w:color w:val="000000" w:themeColor="text1"/>
          <w:sz w:val="24"/>
          <w:rPrChange w:id="6511" w:author="JY0225" w:date="2017-08-24T12:07:00Z">
            <w:rPr>
              <w:color w:val="000000" w:themeColor="text1"/>
              <w:sz w:val="24"/>
            </w:rPr>
          </w:rPrChange>
        </w:rPr>
        <w:t>/va/log/mwlog.db</w:t>
      </w:r>
      <w:r w:rsidR="00BC2D03" w:rsidRPr="00653D38">
        <w:rPr>
          <w:rFonts w:asciiTheme="minorEastAsia" w:hAnsiTheme="minorEastAsia" w:hint="eastAsia"/>
          <w:color w:val="000000" w:themeColor="text1"/>
          <w:sz w:val="24"/>
          <w:rPrChange w:id="6512" w:author="JY0225" w:date="2017-08-24T12:07:00Z">
            <w:rPr>
              <w:rFonts w:hint="eastAsia"/>
              <w:color w:val="000000" w:themeColor="text1"/>
              <w:sz w:val="24"/>
            </w:rPr>
          </w:rPrChange>
        </w:rPr>
        <w:t>。</w:t>
      </w:r>
      <w:r w:rsidR="007D65D9" w:rsidRPr="00653D38">
        <w:rPr>
          <w:rFonts w:asciiTheme="minorEastAsia" w:hAnsiTheme="minorEastAsia" w:hint="eastAsia"/>
          <w:color w:val="000000" w:themeColor="text1"/>
          <w:sz w:val="24"/>
          <w:rPrChange w:id="6513" w:author="JY0225" w:date="2017-08-24T12:07:00Z">
            <w:rPr>
              <w:rFonts w:hint="eastAsia"/>
              <w:color w:val="000000" w:themeColor="text1"/>
              <w:sz w:val="24"/>
            </w:rPr>
          </w:rPrChange>
        </w:rPr>
        <w:t>我们可以看到，用户的请求是以乱码的形式</w:t>
      </w:r>
      <w:r w:rsidR="00476838" w:rsidRPr="00653D38">
        <w:rPr>
          <w:rFonts w:asciiTheme="minorEastAsia" w:hAnsiTheme="minorEastAsia" w:hint="eastAsia"/>
          <w:color w:val="000000" w:themeColor="text1"/>
          <w:sz w:val="24"/>
          <w:rPrChange w:id="6514" w:author="JY0225" w:date="2017-08-24T12:07:00Z">
            <w:rPr>
              <w:rFonts w:hint="eastAsia"/>
              <w:color w:val="000000" w:themeColor="text1"/>
              <w:sz w:val="24"/>
            </w:rPr>
          </w:rPrChange>
        </w:rPr>
        <w:t>备份</w:t>
      </w:r>
      <w:r w:rsidR="007D65D9" w:rsidRPr="00653D38">
        <w:rPr>
          <w:rFonts w:asciiTheme="minorEastAsia" w:hAnsiTheme="minorEastAsia" w:hint="eastAsia"/>
          <w:color w:val="000000" w:themeColor="text1"/>
          <w:sz w:val="24"/>
          <w:rPrChange w:id="6515" w:author="JY0225" w:date="2017-08-24T12:07:00Z">
            <w:rPr>
              <w:rFonts w:hint="eastAsia"/>
              <w:color w:val="000000" w:themeColor="text1"/>
              <w:sz w:val="24"/>
            </w:rPr>
          </w:rPrChange>
        </w:rPr>
        <w:t>在数据库中的，这很好地验证了对数据进行加密</w:t>
      </w:r>
      <w:r w:rsidR="00476838" w:rsidRPr="00653D38">
        <w:rPr>
          <w:rFonts w:asciiTheme="minorEastAsia" w:hAnsiTheme="minorEastAsia" w:hint="eastAsia"/>
          <w:color w:val="000000" w:themeColor="text1"/>
          <w:sz w:val="24"/>
          <w:rPrChange w:id="6516" w:author="JY0225" w:date="2017-08-24T12:07:00Z">
            <w:rPr>
              <w:rFonts w:hint="eastAsia"/>
              <w:color w:val="000000" w:themeColor="text1"/>
              <w:sz w:val="24"/>
            </w:rPr>
          </w:rPrChange>
        </w:rPr>
        <w:t>备份</w:t>
      </w:r>
      <w:r w:rsidR="007D65D9" w:rsidRPr="00653D38">
        <w:rPr>
          <w:rFonts w:asciiTheme="minorEastAsia" w:hAnsiTheme="minorEastAsia" w:hint="eastAsia"/>
          <w:color w:val="000000" w:themeColor="text1"/>
          <w:sz w:val="24"/>
          <w:rPrChange w:id="6517" w:author="JY0225" w:date="2017-08-24T12:07:00Z">
            <w:rPr>
              <w:rFonts w:hint="eastAsia"/>
              <w:color w:val="000000" w:themeColor="text1"/>
              <w:sz w:val="24"/>
            </w:rPr>
          </w:rPrChange>
        </w:rPr>
        <w:t>的需求。</w:t>
      </w:r>
    </w:p>
    <w:p w14:paraId="183AA877" w14:textId="77777777" w:rsidR="00CE1794" w:rsidRDefault="00223DF5" w:rsidP="00CE1794">
      <w:pPr>
        <w:pStyle w:val="31"/>
      </w:pPr>
      <w:bookmarkStart w:id="6518" w:name="_Toc491606311"/>
      <w:r>
        <w:t>6.3</w:t>
      </w:r>
      <w:r w:rsidR="00CE1794">
        <w:t>.2</w:t>
      </w:r>
      <w:r w:rsidR="00CE1794" w:rsidRPr="006637A1">
        <w:t xml:space="preserve"> </w:t>
      </w:r>
      <w:r w:rsidR="00CE1794">
        <w:rPr>
          <w:rFonts w:hint="eastAsia"/>
        </w:rPr>
        <w:t>大文件上传功能测试</w:t>
      </w:r>
      <w:bookmarkEnd w:id="6518"/>
    </w:p>
    <w:p w14:paraId="1D5D8FA9" w14:textId="61EC1D47" w:rsidR="00095851" w:rsidRPr="00653D38" w:rsidRDefault="00C31EDD" w:rsidP="00156C80">
      <w:pPr>
        <w:spacing w:line="400" w:lineRule="exact"/>
        <w:ind w:firstLine="418"/>
        <w:rPr>
          <w:rFonts w:asciiTheme="minorEastAsia" w:hAnsiTheme="minorEastAsia"/>
          <w:color w:val="000000" w:themeColor="text1"/>
          <w:sz w:val="24"/>
          <w:rPrChange w:id="6519" w:author="JY0225" w:date="2017-08-24T12:07:00Z">
            <w:rPr>
              <w:color w:val="000000" w:themeColor="text1"/>
              <w:sz w:val="24"/>
            </w:rPr>
          </w:rPrChange>
        </w:rPr>
      </w:pPr>
      <w:r w:rsidRPr="00653D38">
        <w:rPr>
          <w:rFonts w:asciiTheme="minorEastAsia" w:hAnsiTheme="minorEastAsia" w:hint="eastAsia"/>
          <w:color w:val="000000" w:themeColor="text1"/>
          <w:sz w:val="24"/>
          <w:rPrChange w:id="6520" w:author="JY0225" w:date="2017-08-24T12:07:00Z">
            <w:rPr>
              <w:rFonts w:hint="eastAsia"/>
              <w:color w:val="000000" w:themeColor="text1"/>
              <w:sz w:val="24"/>
            </w:rPr>
          </w:rPrChange>
        </w:rPr>
        <w:t>大文件上传</w:t>
      </w:r>
      <w:r w:rsidR="007C7124" w:rsidRPr="00653D38">
        <w:rPr>
          <w:rFonts w:asciiTheme="minorEastAsia" w:hAnsiTheme="minorEastAsia" w:hint="eastAsia"/>
          <w:color w:val="000000" w:themeColor="text1"/>
          <w:sz w:val="24"/>
          <w:rPrChange w:id="6521" w:author="JY0225" w:date="2017-08-24T12:07:00Z">
            <w:rPr>
              <w:rFonts w:hint="eastAsia"/>
              <w:color w:val="000000" w:themeColor="text1"/>
              <w:sz w:val="24"/>
            </w:rPr>
          </w:rPrChange>
        </w:rPr>
        <w:t>利用服务器提供的高级功能，实现了大文件分块上传功能，在受到网络状况受到影响的情况下，若文件上传中断，会自动启用断点续传功能，避免数据重传。</w:t>
      </w:r>
      <w:r w:rsidR="000F6E74" w:rsidRPr="00653D38">
        <w:rPr>
          <w:rFonts w:asciiTheme="minorEastAsia" w:hAnsiTheme="minorEastAsia" w:hint="eastAsia"/>
          <w:color w:val="000000" w:themeColor="text1"/>
          <w:sz w:val="24"/>
          <w:rPrChange w:id="6522" w:author="JY0225" w:date="2017-08-24T12:07:00Z">
            <w:rPr>
              <w:rFonts w:hint="eastAsia"/>
              <w:color w:val="000000" w:themeColor="text1"/>
              <w:sz w:val="24"/>
            </w:rPr>
          </w:rPrChange>
        </w:rPr>
        <w:t>测试中，</w:t>
      </w:r>
      <w:r w:rsidR="004F1FD7" w:rsidRPr="00653D38">
        <w:rPr>
          <w:rFonts w:asciiTheme="minorEastAsia" w:hAnsiTheme="minorEastAsia" w:hint="eastAsia"/>
          <w:color w:val="000000" w:themeColor="text1"/>
          <w:sz w:val="24"/>
          <w:rPrChange w:id="6523" w:author="JY0225" w:date="2017-08-24T12:07:00Z">
            <w:rPr>
              <w:rFonts w:hint="eastAsia"/>
              <w:color w:val="000000" w:themeColor="text1"/>
              <w:sz w:val="24"/>
            </w:rPr>
          </w:rPrChange>
        </w:rPr>
        <w:t>本文</w:t>
      </w:r>
      <w:r w:rsidR="00D86C9A" w:rsidRPr="00653D38">
        <w:rPr>
          <w:rFonts w:asciiTheme="minorEastAsia" w:hAnsiTheme="minorEastAsia" w:hint="eastAsia"/>
          <w:color w:val="000000" w:themeColor="text1"/>
          <w:sz w:val="24"/>
          <w:rPrChange w:id="6524" w:author="JY0225" w:date="2017-08-24T12:07:00Z">
            <w:rPr>
              <w:rFonts w:hint="eastAsia"/>
              <w:color w:val="000000" w:themeColor="text1"/>
              <w:sz w:val="24"/>
            </w:rPr>
          </w:rPrChange>
        </w:rPr>
        <w:t>分别对网络状况正常和出现异常两种情况进行测试。</w:t>
      </w:r>
      <w:r w:rsidR="00A86B32" w:rsidRPr="00653D38">
        <w:rPr>
          <w:rFonts w:asciiTheme="minorEastAsia" w:hAnsiTheme="minorEastAsia" w:hint="eastAsia"/>
          <w:color w:val="000000" w:themeColor="text1"/>
          <w:sz w:val="24"/>
          <w:rPrChange w:id="6525" w:author="JY0225" w:date="2017-08-24T12:07:00Z">
            <w:rPr>
              <w:rFonts w:hint="eastAsia"/>
              <w:color w:val="000000" w:themeColor="text1"/>
              <w:sz w:val="24"/>
            </w:rPr>
          </w:rPrChange>
        </w:rPr>
        <w:t>在正常的网络状态下，超过规定大小的文件将被分割成固定大小的文件块，然后</w:t>
      </w:r>
      <w:r w:rsidR="00371D34" w:rsidRPr="00653D38">
        <w:rPr>
          <w:rFonts w:asciiTheme="minorEastAsia" w:hAnsiTheme="minorEastAsia" w:hint="eastAsia"/>
          <w:color w:val="000000" w:themeColor="text1"/>
          <w:sz w:val="24"/>
          <w:rPrChange w:id="6526" w:author="JY0225" w:date="2017-08-24T12:07:00Z">
            <w:rPr>
              <w:rFonts w:hint="eastAsia"/>
              <w:color w:val="000000" w:themeColor="text1"/>
              <w:sz w:val="24"/>
            </w:rPr>
          </w:rPrChange>
        </w:rPr>
        <w:t>逐一</w:t>
      </w:r>
      <w:r w:rsidR="00A86B32" w:rsidRPr="00653D38">
        <w:rPr>
          <w:rFonts w:asciiTheme="minorEastAsia" w:hAnsiTheme="minorEastAsia" w:hint="eastAsia"/>
          <w:color w:val="000000" w:themeColor="text1"/>
          <w:sz w:val="24"/>
          <w:rPrChange w:id="6527" w:author="JY0225" w:date="2017-08-24T12:07:00Z">
            <w:rPr>
              <w:rFonts w:hint="eastAsia"/>
              <w:color w:val="000000" w:themeColor="text1"/>
              <w:sz w:val="24"/>
            </w:rPr>
          </w:rPrChange>
        </w:rPr>
        <w:t>上传至服务器，</w:t>
      </w:r>
      <w:r w:rsidR="007C7D3D" w:rsidRPr="00653D38">
        <w:rPr>
          <w:rFonts w:asciiTheme="minorEastAsia" w:hAnsiTheme="minorEastAsia" w:hint="eastAsia"/>
          <w:color w:val="000000" w:themeColor="text1"/>
          <w:sz w:val="24"/>
          <w:rPrChange w:id="6528" w:author="JY0225" w:date="2017-08-24T12:07:00Z">
            <w:rPr>
              <w:rFonts w:hint="eastAsia"/>
              <w:color w:val="000000" w:themeColor="text1"/>
              <w:sz w:val="24"/>
            </w:rPr>
          </w:rPrChange>
        </w:rPr>
        <w:t>等所有文件块上传完之后，调用服务器提供的合并文件结构，</w:t>
      </w:r>
      <w:r w:rsidR="007C7D3D" w:rsidRPr="00653D38">
        <w:rPr>
          <w:rFonts w:asciiTheme="minorEastAsia" w:hAnsiTheme="minorEastAsia" w:hint="eastAsia"/>
          <w:color w:val="000000" w:themeColor="text1"/>
          <w:sz w:val="24"/>
          <w:rPrChange w:id="6529" w:author="JY0225" w:date="2017-08-24T12:07:00Z">
            <w:rPr>
              <w:rFonts w:hint="eastAsia"/>
              <w:color w:val="000000" w:themeColor="text1"/>
              <w:sz w:val="24"/>
            </w:rPr>
          </w:rPrChange>
        </w:rPr>
        <w:lastRenderedPageBreak/>
        <w:t>完成大文件在服务器端的合并。</w:t>
      </w:r>
      <w:r w:rsidR="000226C4" w:rsidRPr="00653D38">
        <w:rPr>
          <w:rFonts w:asciiTheme="minorEastAsia" w:hAnsiTheme="minorEastAsia" w:hint="eastAsia"/>
          <w:color w:val="000000" w:themeColor="text1"/>
          <w:sz w:val="24"/>
          <w:rPrChange w:id="6530" w:author="JY0225" w:date="2017-08-24T12:07:00Z">
            <w:rPr>
              <w:rFonts w:hint="eastAsia"/>
              <w:color w:val="000000" w:themeColor="text1"/>
              <w:sz w:val="24"/>
            </w:rPr>
          </w:rPrChange>
        </w:rPr>
        <w:t>在网络异常的状态下，中间件需要记录上传的断点信息，然后在下次网络连接正常后，根据断点信息实现续传。</w:t>
      </w:r>
    </w:p>
    <w:p w14:paraId="295D033D" w14:textId="77777777" w:rsidR="00437E40" w:rsidRPr="00653D38" w:rsidRDefault="00BD6F29" w:rsidP="00364A58">
      <w:pPr>
        <w:spacing w:line="400" w:lineRule="exact"/>
        <w:ind w:firstLine="418"/>
        <w:rPr>
          <w:rFonts w:asciiTheme="minorEastAsia" w:hAnsiTheme="minorEastAsia"/>
          <w:color w:val="000000" w:themeColor="text1"/>
          <w:sz w:val="24"/>
          <w:rPrChange w:id="6531" w:author="JY0225" w:date="2017-08-24T12:07:00Z">
            <w:rPr>
              <w:color w:val="000000" w:themeColor="text1"/>
              <w:sz w:val="24"/>
            </w:rPr>
          </w:rPrChange>
        </w:rPr>
      </w:pPr>
      <w:r w:rsidRPr="00653D38">
        <w:rPr>
          <w:rFonts w:asciiTheme="minorEastAsia" w:hAnsiTheme="minorEastAsia" w:hint="eastAsia"/>
          <w:color w:val="000000" w:themeColor="text1"/>
          <w:sz w:val="24"/>
          <w:rPrChange w:id="6532" w:author="JY0225" w:date="2017-08-24T12:07:00Z">
            <w:rPr>
              <w:rFonts w:hint="eastAsia"/>
              <w:color w:val="000000" w:themeColor="text1"/>
              <w:sz w:val="24"/>
            </w:rPr>
          </w:rPrChange>
        </w:rPr>
        <w:t>测试用例二</w:t>
      </w:r>
      <w:r w:rsidR="00437E40" w:rsidRPr="00653D38">
        <w:rPr>
          <w:rFonts w:asciiTheme="minorEastAsia" w:hAnsiTheme="minorEastAsia" w:hint="eastAsia"/>
          <w:color w:val="000000" w:themeColor="text1"/>
          <w:sz w:val="24"/>
          <w:rPrChange w:id="6533" w:author="JY0225" w:date="2017-08-24T12:07:00Z">
            <w:rPr>
              <w:rFonts w:hint="eastAsia"/>
              <w:color w:val="000000" w:themeColor="text1"/>
              <w:sz w:val="24"/>
            </w:rPr>
          </w:rPrChange>
        </w:rPr>
        <w:t>：</w:t>
      </w:r>
    </w:p>
    <w:p w14:paraId="70520184" w14:textId="77777777" w:rsidR="00437E40" w:rsidRPr="00653D38" w:rsidRDefault="00437E40" w:rsidP="00437E40">
      <w:pPr>
        <w:spacing w:line="400" w:lineRule="exact"/>
        <w:jc w:val="center"/>
        <w:rPr>
          <w:rFonts w:asciiTheme="minorEastAsia" w:hAnsiTheme="minorEastAsia"/>
          <w:color w:val="000000" w:themeColor="text1"/>
          <w:sz w:val="24"/>
          <w:rPrChange w:id="6534" w:author="JY0225" w:date="2017-08-24T12:07:00Z">
            <w:rPr>
              <w:color w:val="000000" w:themeColor="text1"/>
              <w:sz w:val="24"/>
            </w:rPr>
          </w:rPrChange>
        </w:rPr>
      </w:pPr>
      <w:r w:rsidRPr="00653D38">
        <w:rPr>
          <w:rFonts w:asciiTheme="minorEastAsia" w:hAnsiTheme="minorEastAsia"/>
          <w:color w:val="000000" w:themeColor="text1"/>
          <w:sz w:val="24"/>
          <w:rPrChange w:id="6535" w:author="JY0225" w:date="2017-08-24T12:07:00Z">
            <w:rPr>
              <w:color w:val="000000" w:themeColor="text1"/>
              <w:sz w:val="24"/>
            </w:rPr>
          </w:rPrChange>
        </w:rPr>
        <w:tab/>
      </w:r>
      <w:r w:rsidRPr="00653D38">
        <w:rPr>
          <w:rFonts w:asciiTheme="minorEastAsia" w:hAnsiTheme="minorEastAsia" w:hint="eastAsia"/>
          <w:color w:val="000000" w:themeColor="text1"/>
          <w:sz w:val="24"/>
          <w:rPrChange w:id="6536" w:author="JY0225" w:date="2017-08-24T12:07:00Z">
            <w:rPr>
              <w:rFonts w:hint="eastAsia"/>
              <w:color w:val="000000" w:themeColor="text1"/>
              <w:sz w:val="24"/>
            </w:rPr>
          </w:rPrChange>
        </w:rPr>
        <w:t>表</w:t>
      </w:r>
      <w:r w:rsidR="00ED4CF0" w:rsidRPr="00653D38">
        <w:rPr>
          <w:rFonts w:asciiTheme="minorEastAsia" w:hAnsiTheme="minorEastAsia"/>
          <w:color w:val="000000" w:themeColor="text1"/>
          <w:sz w:val="24"/>
          <w:rPrChange w:id="6537" w:author="JY0225" w:date="2017-08-24T12:07:00Z">
            <w:rPr>
              <w:color w:val="000000" w:themeColor="text1"/>
              <w:sz w:val="24"/>
            </w:rPr>
          </w:rPrChange>
        </w:rPr>
        <w:t>6-3</w:t>
      </w:r>
      <w:r w:rsidRPr="00653D38">
        <w:rPr>
          <w:rFonts w:asciiTheme="minorEastAsia" w:hAnsiTheme="minorEastAsia"/>
          <w:color w:val="000000" w:themeColor="text1"/>
          <w:sz w:val="24"/>
          <w:rPrChange w:id="6538" w:author="JY0225" w:date="2017-08-24T12:07:00Z">
            <w:rPr>
              <w:color w:val="000000" w:themeColor="text1"/>
              <w:sz w:val="24"/>
            </w:rPr>
          </w:rPrChange>
        </w:rPr>
        <w:t xml:space="preserve"> </w:t>
      </w:r>
      <w:r w:rsidR="00223031" w:rsidRPr="00653D38">
        <w:rPr>
          <w:rFonts w:asciiTheme="minorEastAsia" w:hAnsiTheme="minorEastAsia" w:hint="eastAsia"/>
          <w:color w:val="000000" w:themeColor="text1"/>
          <w:sz w:val="24"/>
          <w:rPrChange w:id="6539" w:author="JY0225" w:date="2017-08-24T12:07:00Z">
            <w:rPr>
              <w:rFonts w:hint="eastAsia"/>
              <w:color w:val="000000" w:themeColor="text1"/>
              <w:sz w:val="24"/>
            </w:rPr>
          </w:rPrChange>
        </w:rPr>
        <w:t>大文件分块上传</w:t>
      </w:r>
      <w:r w:rsidR="00236AD0" w:rsidRPr="00653D38">
        <w:rPr>
          <w:rFonts w:asciiTheme="minorEastAsia" w:hAnsiTheme="minorEastAsia" w:hint="eastAsia"/>
          <w:color w:val="000000" w:themeColor="text1"/>
          <w:sz w:val="24"/>
          <w:rPrChange w:id="6540" w:author="JY0225" w:date="2017-08-24T12:07:00Z">
            <w:rPr>
              <w:rFonts w:hint="eastAsia"/>
              <w:color w:val="000000" w:themeColor="text1"/>
              <w:sz w:val="24"/>
            </w:rPr>
          </w:rPrChange>
        </w:rPr>
        <w:t>测试</w:t>
      </w:r>
    </w:p>
    <w:tbl>
      <w:tblPr>
        <w:tblStyle w:val="aa"/>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Pr="00653D38" w:rsidRDefault="00D764AB" w:rsidP="00D250D8">
      <w:pPr>
        <w:spacing w:line="400" w:lineRule="exact"/>
        <w:ind w:firstLine="418"/>
        <w:rPr>
          <w:rFonts w:asciiTheme="minorEastAsia" w:hAnsiTheme="minorEastAsia"/>
          <w:color w:val="000000" w:themeColor="text1"/>
          <w:sz w:val="24"/>
          <w:rPrChange w:id="6541" w:author="JY0225" w:date="2017-08-24T12:07:00Z">
            <w:rPr>
              <w:color w:val="000000" w:themeColor="text1"/>
              <w:sz w:val="24"/>
            </w:rPr>
          </w:rPrChange>
        </w:rPr>
      </w:pPr>
      <w:r w:rsidRPr="00653D38">
        <w:rPr>
          <w:rFonts w:asciiTheme="minorEastAsia" w:hAnsiTheme="minorEastAsia" w:hint="eastAsia"/>
          <w:color w:val="000000" w:themeColor="text1"/>
          <w:sz w:val="24"/>
          <w:rPrChange w:id="6542" w:author="JY0225" w:date="2017-08-24T12:07:00Z">
            <w:rPr>
              <w:rFonts w:hint="eastAsia"/>
              <w:color w:val="000000" w:themeColor="text1"/>
              <w:sz w:val="24"/>
            </w:rPr>
          </w:rPrChange>
        </w:rPr>
        <w:t>本测试主要针对大文件分块上传功能，</w:t>
      </w:r>
      <w:r w:rsidR="00D250D8" w:rsidRPr="00653D38">
        <w:rPr>
          <w:rFonts w:asciiTheme="minorEastAsia" w:hAnsiTheme="minorEastAsia" w:hint="eastAsia"/>
          <w:color w:val="000000" w:themeColor="text1"/>
          <w:sz w:val="24"/>
          <w:rPrChange w:id="6543" w:author="JY0225" w:date="2017-08-24T12:07:00Z">
            <w:rPr>
              <w:rFonts w:hint="eastAsia"/>
              <w:color w:val="000000" w:themeColor="text1"/>
              <w:sz w:val="24"/>
            </w:rPr>
          </w:rPrChange>
        </w:rPr>
        <w:t>请求表示用户名为</w:t>
      </w:r>
      <w:r w:rsidR="00D250D8" w:rsidRPr="00653D38">
        <w:rPr>
          <w:rFonts w:asciiTheme="minorEastAsia" w:hAnsiTheme="minorEastAsia"/>
          <w:color w:val="000000" w:themeColor="text1"/>
          <w:sz w:val="24"/>
          <w:rPrChange w:id="6544" w:author="JY0225" w:date="2017-08-24T12:07:00Z">
            <w:rPr>
              <w:color w:val="000000" w:themeColor="text1"/>
              <w:sz w:val="24"/>
            </w:rPr>
          </w:rPrChange>
        </w:rPr>
        <w:t>kaeyika163com</w:t>
      </w:r>
      <w:r w:rsidR="00D250D8" w:rsidRPr="00653D38">
        <w:rPr>
          <w:rFonts w:asciiTheme="minorEastAsia" w:hAnsiTheme="minorEastAsia" w:hint="eastAsia"/>
          <w:color w:val="000000" w:themeColor="text1"/>
          <w:sz w:val="24"/>
          <w:rPrChange w:id="6545" w:author="JY0225" w:date="2017-08-24T12:07:00Z">
            <w:rPr>
              <w:rFonts w:hint="eastAsia"/>
              <w:color w:val="000000" w:themeColor="text1"/>
              <w:sz w:val="24"/>
            </w:rPr>
          </w:rPrChange>
        </w:rPr>
        <w:t>的用户上传一个大文件</w:t>
      </w:r>
      <w:r w:rsidR="00EE2D71" w:rsidRPr="00653D38">
        <w:rPr>
          <w:rFonts w:asciiTheme="minorEastAsia" w:hAnsiTheme="minorEastAsia"/>
          <w:color w:val="000000" w:themeColor="text1"/>
          <w:sz w:val="24"/>
          <w:rPrChange w:id="6546" w:author="JY0225" w:date="2017-08-24T12:07:00Z">
            <w:rPr>
              <w:color w:val="000000" w:themeColor="text1"/>
              <w:sz w:val="24"/>
            </w:rPr>
          </w:rPrChange>
        </w:rPr>
        <w:t>test.py</w:t>
      </w:r>
      <w:r w:rsidR="00D250D8" w:rsidRPr="00653D38">
        <w:rPr>
          <w:rFonts w:asciiTheme="minorEastAsia" w:hAnsiTheme="minorEastAsia" w:hint="eastAsia"/>
          <w:color w:val="000000" w:themeColor="text1"/>
          <w:sz w:val="24"/>
          <w:rPrChange w:id="6547" w:author="JY0225" w:date="2017-08-24T12:07:00Z">
            <w:rPr>
              <w:rFonts w:hint="eastAsia"/>
              <w:color w:val="000000" w:themeColor="text1"/>
              <w:sz w:val="24"/>
            </w:rPr>
          </w:rPrChange>
        </w:rPr>
        <w:t>文件至服务器，</w:t>
      </w:r>
      <w:r w:rsidR="00B42E09" w:rsidRPr="00653D38">
        <w:rPr>
          <w:rFonts w:asciiTheme="minorEastAsia" w:hAnsiTheme="minorEastAsia" w:hint="eastAsia"/>
          <w:color w:val="000000" w:themeColor="text1"/>
          <w:sz w:val="24"/>
          <w:rPrChange w:id="6548" w:author="JY0225" w:date="2017-08-24T12:07:00Z">
            <w:rPr>
              <w:rFonts w:hint="eastAsia"/>
              <w:color w:val="000000" w:themeColor="text1"/>
              <w:sz w:val="24"/>
            </w:rPr>
          </w:rPrChange>
        </w:rPr>
        <w:t>上传至服务器的路径为</w:t>
      </w:r>
      <w:r w:rsidR="00B42E09" w:rsidRPr="00653D38">
        <w:rPr>
          <w:rFonts w:asciiTheme="minorEastAsia" w:hAnsiTheme="minorEastAsia"/>
          <w:color w:val="000000" w:themeColor="text1"/>
          <w:sz w:val="24"/>
          <w:rPrChange w:id="6549" w:author="JY0225" w:date="2017-08-24T12:07:00Z">
            <w:rPr>
              <w:color w:val="000000" w:themeColor="text1"/>
              <w:sz w:val="24"/>
            </w:rPr>
          </w:rPrChange>
        </w:rPr>
        <w:t>/</w:t>
      </w:r>
      <w:r w:rsidR="00F11699" w:rsidRPr="00653D38">
        <w:rPr>
          <w:rFonts w:asciiTheme="minorEastAsia" w:hAnsiTheme="minorEastAsia"/>
          <w:color w:val="000000" w:themeColor="text1"/>
          <w:sz w:val="24"/>
          <w:rPrChange w:id="6550" w:author="JY0225" w:date="2017-08-24T12:07:00Z">
            <w:rPr>
              <w:color w:val="000000" w:themeColor="text1"/>
              <w:sz w:val="24"/>
            </w:rPr>
          </w:rPrChange>
        </w:rPr>
        <w:t>biye/test.py</w:t>
      </w:r>
      <w:r w:rsidR="00A159C7" w:rsidRPr="00653D38">
        <w:rPr>
          <w:rFonts w:asciiTheme="minorEastAsia" w:hAnsiTheme="minorEastAsia" w:hint="eastAsia"/>
          <w:color w:val="000000" w:themeColor="text1"/>
          <w:sz w:val="24"/>
          <w:rPrChange w:id="6551" w:author="JY0225" w:date="2017-08-24T12:07:00Z">
            <w:rPr>
              <w:rFonts w:hint="eastAsia"/>
              <w:color w:val="000000" w:themeColor="text1"/>
              <w:sz w:val="24"/>
            </w:rPr>
          </w:rPrChange>
        </w:rPr>
        <w:t>。</w:t>
      </w:r>
      <w:r w:rsidR="006E6A72" w:rsidRPr="00653D38">
        <w:rPr>
          <w:rFonts w:asciiTheme="minorEastAsia" w:hAnsiTheme="minorEastAsia" w:hint="eastAsia"/>
          <w:color w:val="000000" w:themeColor="text1"/>
          <w:sz w:val="24"/>
          <w:rPrChange w:id="6552" w:author="JY0225" w:date="2017-08-24T12:07:00Z">
            <w:rPr>
              <w:rFonts w:hint="eastAsia"/>
              <w:color w:val="000000" w:themeColor="text1"/>
              <w:sz w:val="24"/>
            </w:rPr>
          </w:rPrChange>
        </w:rPr>
        <w:t>测试的结果如下图所示</w:t>
      </w:r>
      <w:r w:rsidR="00E52BD2" w:rsidRPr="00653D38">
        <w:rPr>
          <w:rFonts w:asciiTheme="minorEastAsia" w:hAnsiTheme="minorEastAsia" w:hint="eastAsia"/>
          <w:color w:val="000000" w:themeColor="text1"/>
          <w:sz w:val="24"/>
          <w:rPrChange w:id="6553" w:author="JY0225" w:date="2017-08-24T12:07:00Z">
            <w:rPr>
              <w:rFonts w:hint="eastAsia"/>
              <w:color w:val="000000" w:themeColor="text1"/>
              <w:sz w:val="24"/>
            </w:rPr>
          </w:rPrChange>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Pr="00653D38" w:rsidRDefault="00403F9B">
      <w:pPr>
        <w:spacing w:line="400" w:lineRule="exact"/>
        <w:ind w:left="420"/>
        <w:jc w:val="center"/>
        <w:rPr>
          <w:rFonts w:asciiTheme="minorEastAsia" w:hAnsiTheme="minorEastAsia"/>
          <w:color w:val="000000" w:themeColor="text1"/>
          <w:sz w:val="24"/>
          <w:rPrChange w:id="6554" w:author="JY0225" w:date="2017-08-24T12:07:00Z">
            <w:rPr>
              <w:color w:val="000000" w:themeColor="text1"/>
              <w:sz w:val="24"/>
            </w:rPr>
          </w:rPrChange>
        </w:rPr>
        <w:pPrChange w:id="6555" w:author="JY0225" w:date="2017-08-24T12:07:00Z">
          <w:pPr>
            <w:spacing w:line="360" w:lineRule="auto"/>
            <w:ind w:left="420"/>
            <w:jc w:val="center"/>
          </w:pPr>
        </w:pPrChange>
      </w:pPr>
      <w:r w:rsidRPr="00653D38">
        <w:rPr>
          <w:rFonts w:asciiTheme="minorEastAsia" w:hAnsiTheme="minorEastAsia" w:hint="eastAsia"/>
          <w:color w:val="000000" w:themeColor="text1"/>
          <w:sz w:val="24"/>
          <w:rPrChange w:id="6556" w:author="JY0225" w:date="2017-08-24T12:07:00Z">
            <w:rPr>
              <w:rFonts w:hint="eastAsia"/>
              <w:color w:val="000000" w:themeColor="text1"/>
              <w:sz w:val="24"/>
            </w:rPr>
          </w:rPrChange>
        </w:rPr>
        <w:t>图</w:t>
      </w:r>
      <w:r w:rsidRPr="00653D38">
        <w:rPr>
          <w:rFonts w:asciiTheme="minorEastAsia" w:hAnsiTheme="minorEastAsia"/>
          <w:color w:val="000000" w:themeColor="text1"/>
          <w:sz w:val="24"/>
          <w:rPrChange w:id="6557" w:author="JY0225" w:date="2017-08-24T12:07:00Z">
            <w:rPr>
              <w:color w:val="000000" w:themeColor="text1"/>
              <w:sz w:val="24"/>
            </w:rPr>
          </w:rPrChange>
        </w:rPr>
        <w:t>6-2</w:t>
      </w:r>
      <w:r w:rsidR="00BF6E89" w:rsidRPr="00653D38">
        <w:rPr>
          <w:rFonts w:asciiTheme="minorEastAsia" w:hAnsiTheme="minorEastAsia" w:hint="eastAsia"/>
          <w:color w:val="000000" w:themeColor="text1"/>
          <w:sz w:val="24"/>
          <w:rPrChange w:id="6558" w:author="JY0225" w:date="2017-08-24T12:07:00Z">
            <w:rPr>
              <w:rFonts w:hint="eastAsia"/>
              <w:color w:val="000000" w:themeColor="text1"/>
              <w:sz w:val="24"/>
            </w:rPr>
          </w:rPrChange>
        </w:rPr>
        <w:t>大文件分块上传测试</w:t>
      </w:r>
      <w:r w:rsidRPr="00653D38">
        <w:rPr>
          <w:rFonts w:asciiTheme="minorEastAsia" w:hAnsiTheme="minorEastAsia" w:hint="eastAsia"/>
          <w:color w:val="000000" w:themeColor="text1"/>
          <w:sz w:val="24"/>
          <w:rPrChange w:id="6559" w:author="JY0225" w:date="2017-08-24T12:07:00Z">
            <w:rPr>
              <w:rFonts w:hint="eastAsia"/>
              <w:color w:val="000000" w:themeColor="text1"/>
              <w:sz w:val="24"/>
            </w:rPr>
          </w:rPrChange>
        </w:rPr>
        <w:t>图</w:t>
      </w:r>
    </w:p>
    <w:p w14:paraId="3461BF06" w14:textId="1F086A50" w:rsidR="00B92CE0" w:rsidRPr="00653D38" w:rsidRDefault="004F1FD7">
      <w:pPr>
        <w:spacing w:line="400" w:lineRule="exact"/>
        <w:ind w:firstLine="418"/>
        <w:rPr>
          <w:rFonts w:asciiTheme="minorEastAsia" w:hAnsiTheme="minorEastAsia"/>
          <w:color w:val="000000" w:themeColor="text1"/>
          <w:sz w:val="24"/>
          <w:rPrChange w:id="6560" w:author="JY0225" w:date="2017-08-24T12:07:00Z">
            <w:rPr>
              <w:color w:val="000000" w:themeColor="text1"/>
              <w:sz w:val="24"/>
            </w:rPr>
          </w:rPrChange>
        </w:rPr>
      </w:pPr>
      <w:r w:rsidRPr="00653D38">
        <w:rPr>
          <w:rFonts w:asciiTheme="minorEastAsia" w:hAnsiTheme="minorEastAsia" w:hint="eastAsia"/>
          <w:color w:val="000000" w:themeColor="text1"/>
          <w:sz w:val="24"/>
          <w:rPrChange w:id="6561" w:author="JY0225" w:date="2017-08-24T12:07:00Z">
            <w:rPr>
              <w:rFonts w:hint="eastAsia"/>
              <w:color w:val="000000" w:themeColor="text1"/>
              <w:sz w:val="24"/>
            </w:rPr>
          </w:rPrChange>
        </w:rPr>
        <w:t>从测试结果图中输出的日志文件</w:t>
      </w:r>
      <w:r w:rsidR="00E52BD2" w:rsidRPr="00653D38">
        <w:rPr>
          <w:rFonts w:asciiTheme="minorEastAsia" w:hAnsiTheme="minorEastAsia" w:hint="eastAsia"/>
          <w:color w:val="000000" w:themeColor="text1"/>
          <w:sz w:val="24"/>
          <w:rPrChange w:id="6562" w:author="JY0225" w:date="2017-08-24T12:07:00Z">
            <w:rPr>
              <w:rFonts w:hint="eastAsia"/>
              <w:color w:val="000000" w:themeColor="text1"/>
              <w:sz w:val="24"/>
            </w:rPr>
          </w:rPrChange>
        </w:rPr>
        <w:t>可以看出，</w:t>
      </w:r>
      <w:r w:rsidR="00E52BD2" w:rsidRPr="00653D38">
        <w:rPr>
          <w:rFonts w:asciiTheme="minorEastAsia" w:hAnsiTheme="minorEastAsia"/>
          <w:color w:val="000000" w:themeColor="text1"/>
          <w:sz w:val="24"/>
          <w:rPrChange w:id="6563" w:author="JY0225" w:date="2017-08-24T12:07:00Z">
            <w:rPr>
              <w:color w:val="000000" w:themeColor="text1"/>
              <w:sz w:val="24"/>
            </w:rPr>
          </w:rPrChange>
        </w:rPr>
        <w:t>test</w:t>
      </w:r>
      <w:r w:rsidR="00A0221D" w:rsidRPr="00653D38">
        <w:rPr>
          <w:rFonts w:asciiTheme="minorEastAsia" w:hAnsiTheme="minorEastAsia"/>
          <w:color w:val="000000" w:themeColor="text1"/>
          <w:sz w:val="24"/>
          <w:rPrChange w:id="6564" w:author="JY0225" w:date="2017-08-24T12:07:00Z">
            <w:rPr>
              <w:color w:val="000000" w:themeColor="text1"/>
              <w:sz w:val="24"/>
            </w:rPr>
          </w:rPrChange>
        </w:rPr>
        <w:t>.py</w:t>
      </w:r>
      <w:r w:rsidR="000550E5" w:rsidRPr="00653D38">
        <w:rPr>
          <w:rFonts w:asciiTheme="minorEastAsia" w:hAnsiTheme="minorEastAsia" w:hint="eastAsia"/>
          <w:color w:val="000000" w:themeColor="text1"/>
          <w:sz w:val="24"/>
          <w:rPrChange w:id="6565" w:author="JY0225" w:date="2017-08-24T12:07:00Z">
            <w:rPr>
              <w:rFonts w:hint="eastAsia"/>
              <w:color w:val="000000" w:themeColor="text1"/>
              <w:sz w:val="24"/>
            </w:rPr>
          </w:rPrChange>
        </w:rPr>
        <w:t>文件</w:t>
      </w:r>
      <w:r w:rsidR="00E52BD2" w:rsidRPr="00653D38">
        <w:rPr>
          <w:rFonts w:asciiTheme="minorEastAsia" w:hAnsiTheme="minorEastAsia" w:hint="eastAsia"/>
          <w:color w:val="000000" w:themeColor="text1"/>
          <w:sz w:val="24"/>
          <w:rPrChange w:id="6566" w:author="JY0225" w:date="2017-08-24T12:07:00Z">
            <w:rPr>
              <w:rFonts w:hint="eastAsia"/>
              <w:color w:val="000000" w:themeColor="text1"/>
              <w:sz w:val="24"/>
            </w:rPr>
          </w:rPrChange>
        </w:rPr>
        <w:t>按用户</w:t>
      </w:r>
      <w:r w:rsidR="00E52BD2" w:rsidRPr="00653D38">
        <w:rPr>
          <w:rFonts w:asciiTheme="minorEastAsia" w:hAnsiTheme="minorEastAsia"/>
          <w:color w:val="000000" w:themeColor="text1"/>
          <w:sz w:val="24"/>
          <w:rPrChange w:id="6567" w:author="JY0225" w:date="2017-08-24T12:07:00Z">
            <w:rPr>
              <w:color w:val="000000" w:themeColor="text1"/>
              <w:sz w:val="24"/>
            </w:rPr>
          </w:rPrChange>
        </w:rPr>
        <w:t>id</w:t>
      </w:r>
      <w:r w:rsidR="00E52BD2" w:rsidRPr="00653D38">
        <w:rPr>
          <w:rFonts w:asciiTheme="minorEastAsia" w:hAnsiTheme="minorEastAsia" w:hint="eastAsia"/>
          <w:color w:val="000000" w:themeColor="text1"/>
          <w:sz w:val="24"/>
          <w:rPrChange w:id="6568" w:author="JY0225" w:date="2017-08-24T12:07:00Z">
            <w:rPr>
              <w:rFonts w:hint="eastAsia"/>
              <w:color w:val="000000" w:themeColor="text1"/>
              <w:sz w:val="24"/>
            </w:rPr>
          </w:rPrChange>
        </w:rPr>
        <w:t>信息及时间信息被分成大小相等的</w:t>
      </w:r>
      <w:r w:rsidR="006B64DD" w:rsidRPr="00653D38">
        <w:rPr>
          <w:rFonts w:asciiTheme="minorEastAsia" w:hAnsiTheme="minorEastAsia"/>
          <w:color w:val="000000" w:themeColor="text1"/>
          <w:sz w:val="24"/>
          <w:rPrChange w:id="6569" w:author="JY0225" w:date="2017-08-24T12:07:00Z">
            <w:rPr>
              <w:color w:val="000000" w:themeColor="text1"/>
              <w:sz w:val="24"/>
            </w:rPr>
          </w:rPrChange>
        </w:rPr>
        <w:t>4</w:t>
      </w:r>
      <w:r w:rsidR="00E52BD2" w:rsidRPr="00653D38">
        <w:rPr>
          <w:rFonts w:asciiTheme="minorEastAsia" w:hAnsiTheme="minorEastAsia" w:hint="eastAsia"/>
          <w:color w:val="000000" w:themeColor="text1"/>
          <w:sz w:val="24"/>
          <w:rPrChange w:id="6570" w:author="JY0225" w:date="2017-08-24T12:07:00Z">
            <w:rPr>
              <w:rFonts w:hint="eastAsia"/>
              <w:color w:val="000000" w:themeColor="text1"/>
              <w:sz w:val="24"/>
            </w:rPr>
          </w:rPrChange>
        </w:rPr>
        <w:t>个文件块</w:t>
      </w:r>
      <w:r w:rsidR="00F97AA2" w:rsidRPr="00653D38">
        <w:rPr>
          <w:rFonts w:asciiTheme="minorEastAsia" w:hAnsiTheme="minorEastAsia" w:hint="eastAsia"/>
          <w:color w:val="000000" w:themeColor="text1"/>
          <w:sz w:val="24"/>
          <w:rPrChange w:id="6571" w:author="JY0225" w:date="2017-08-24T12:07:00Z">
            <w:rPr>
              <w:rFonts w:hint="eastAsia"/>
              <w:color w:val="000000" w:themeColor="text1"/>
              <w:sz w:val="24"/>
            </w:rPr>
          </w:rPrChange>
        </w:rPr>
        <w:t>，最后一个文件块的大小不足</w:t>
      </w:r>
      <w:r w:rsidR="00F97AA2" w:rsidRPr="00653D38">
        <w:rPr>
          <w:rFonts w:asciiTheme="minorEastAsia" w:hAnsiTheme="minorEastAsia"/>
          <w:color w:val="000000" w:themeColor="text1"/>
          <w:sz w:val="24"/>
          <w:rPrChange w:id="6572" w:author="JY0225" w:date="2017-08-24T12:07:00Z">
            <w:rPr>
              <w:color w:val="000000" w:themeColor="text1"/>
              <w:sz w:val="24"/>
            </w:rPr>
          </w:rPrChange>
        </w:rPr>
        <w:t>4M</w:t>
      </w:r>
      <w:r w:rsidR="003C2052" w:rsidRPr="00653D38">
        <w:rPr>
          <w:rFonts w:asciiTheme="minorEastAsia" w:hAnsiTheme="minorEastAsia" w:hint="eastAsia"/>
          <w:color w:val="000000" w:themeColor="text1"/>
          <w:sz w:val="24"/>
          <w:rPrChange w:id="6573" w:author="JY0225" w:date="2017-08-24T12:07:00Z">
            <w:rPr>
              <w:rFonts w:hint="eastAsia"/>
              <w:color w:val="000000" w:themeColor="text1"/>
              <w:sz w:val="24"/>
            </w:rPr>
          </w:rPrChange>
        </w:rPr>
        <w:t>。</w:t>
      </w:r>
      <w:r w:rsidR="00B93137" w:rsidRPr="00653D38">
        <w:rPr>
          <w:rFonts w:asciiTheme="minorEastAsia" w:hAnsiTheme="minorEastAsia" w:hint="eastAsia"/>
          <w:color w:val="000000" w:themeColor="text1"/>
          <w:sz w:val="24"/>
          <w:rPrChange w:id="6574" w:author="JY0225" w:date="2017-08-24T12:07:00Z">
            <w:rPr>
              <w:rFonts w:hint="eastAsia"/>
              <w:color w:val="000000" w:themeColor="text1"/>
              <w:sz w:val="24"/>
            </w:rPr>
          </w:rPrChange>
        </w:rPr>
        <w:t>每个文件块都由一个上传文件的进程单独上传到了服务器，并且最后调用的服务器端的合并文件接口。通过对服务器端文</w:t>
      </w:r>
      <w:r w:rsidR="00B92856" w:rsidRPr="00653D38">
        <w:rPr>
          <w:rFonts w:asciiTheme="minorEastAsia" w:hAnsiTheme="minorEastAsia" w:hint="eastAsia"/>
          <w:color w:val="000000" w:themeColor="text1"/>
          <w:sz w:val="24"/>
          <w:rPrChange w:id="6575" w:author="JY0225" w:date="2017-08-24T12:07:00Z">
            <w:rPr>
              <w:rFonts w:hint="eastAsia"/>
              <w:color w:val="000000" w:themeColor="text1"/>
              <w:sz w:val="24"/>
            </w:rPr>
          </w:rPrChange>
        </w:rPr>
        <w:t>件的查询</w:t>
      </w:r>
      <w:r w:rsidR="00B93137" w:rsidRPr="00653D38">
        <w:rPr>
          <w:rFonts w:asciiTheme="minorEastAsia" w:hAnsiTheme="minorEastAsia" w:hint="eastAsia"/>
          <w:color w:val="000000" w:themeColor="text1"/>
          <w:sz w:val="24"/>
          <w:rPrChange w:id="6576" w:author="JY0225" w:date="2017-08-24T12:07:00Z">
            <w:rPr>
              <w:rFonts w:hint="eastAsia"/>
              <w:color w:val="000000" w:themeColor="text1"/>
              <w:sz w:val="24"/>
            </w:rPr>
          </w:rPrChange>
        </w:rPr>
        <w:t>可以看到，文件块被合并成了一个完成的文件。</w:t>
      </w:r>
    </w:p>
    <w:p w14:paraId="24EA08CC" w14:textId="77777777" w:rsidR="00354CEB" w:rsidRDefault="00354CEB" w:rsidP="00354CEB">
      <w:pPr>
        <w:pStyle w:val="31"/>
      </w:pPr>
      <w:bookmarkStart w:id="6577" w:name="_Toc491606312"/>
      <w:r>
        <w:t>6.</w:t>
      </w:r>
      <w:r w:rsidR="00C60938">
        <w:t>3</w:t>
      </w:r>
      <w:r w:rsidR="00220E76">
        <w:t>.3</w:t>
      </w:r>
      <w:r w:rsidRPr="006637A1">
        <w:t xml:space="preserve"> </w:t>
      </w:r>
      <w:r w:rsidR="003A3099">
        <w:rPr>
          <w:rFonts w:hint="eastAsia"/>
        </w:rPr>
        <w:t>本地缓存</w:t>
      </w:r>
      <w:r>
        <w:rPr>
          <w:rFonts w:hint="eastAsia"/>
        </w:rPr>
        <w:t>功能测试</w:t>
      </w:r>
      <w:bookmarkEnd w:id="6577"/>
    </w:p>
    <w:p w14:paraId="416035C1" w14:textId="2EECB796" w:rsidR="00607CBD" w:rsidRPr="00653D38" w:rsidRDefault="00CC2F60" w:rsidP="00607CBD">
      <w:pPr>
        <w:spacing w:line="400" w:lineRule="exact"/>
        <w:ind w:firstLine="420"/>
        <w:rPr>
          <w:rFonts w:asciiTheme="minorEastAsia" w:hAnsiTheme="minorEastAsia"/>
          <w:color w:val="000000" w:themeColor="text1"/>
          <w:sz w:val="24"/>
          <w:rPrChange w:id="6578" w:author="JY0225" w:date="2017-08-24T12:07:00Z">
            <w:rPr>
              <w:color w:val="000000" w:themeColor="text1"/>
              <w:sz w:val="24"/>
            </w:rPr>
          </w:rPrChange>
        </w:rPr>
      </w:pPr>
      <w:r w:rsidRPr="00653D38">
        <w:rPr>
          <w:rFonts w:asciiTheme="minorEastAsia" w:hAnsiTheme="minorEastAsia" w:hint="eastAsia"/>
          <w:color w:val="000000" w:themeColor="text1"/>
          <w:sz w:val="24"/>
          <w:rPrChange w:id="6579" w:author="JY0225" w:date="2017-08-24T12:07:00Z">
            <w:rPr>
              <w:rFonts w:hint="eastAsia"/>
              <w:color w:val="000000" w:themeColor="text1"/>
              <w:sz w:val="24"/>
            </w:rPr>
          </w:rPrChange>
        </w:rPr>
        <w:t>本地缓存主要</w:t>
      </w:r>
      <w:r w:rsidR="00607CBD" w:rsidRPr="00653D38">
        <w:rPr>
          <w:rFonts w:asciiTheme="minorEastAsia" w:hAnsiTheme="minorEastAsia" w:hint="eastAsia"/>
          <w:color w:val="000000" w:themeColor="text1"/>
          <w:sz w:val="24"/>
          <w:rPrChange w:id="6580" w:author="JY0225" w:date="2017-08-24T12:07:00Z">
            <w:rPr>
              <w:rFonts w:hint="eastAsia"/>
              <w:color w:val="000000" w:themeColor="text1"/>
              <w:sz w:val="24"/>
            </w:rPr>
          </w:rPrChange>
        </w:rPr>
        <w:t>利用现代计算机普遍较大的</w:t>
      </w:r>
      <w:r w:rsidR="00476838" w:rsidRPr="00653D38">
        <w:rPr>
          <w:rFonts w:asciiTheme="minorEastAsia" w:hAnsiTheme="minorEastAsia" w:hint="eastAsia"/>
          <w:color w:val="000000" w:themeColor="text1"/>
          <w:sz w:val="24"/>
          <w:rPrChange w:id="6581" w:author="JY0225" w:date="2017-08-24T12:07:00Z">
            <w:rPr>
              <w:rFonts w:hint="eastAsia"/>
              <w:color w:val="000000" w:themeColor="text1"/>
              <w:sz w:val="24"/>
            </w:rPr>
          </w:rPrChange>
        </w:rPr>
        <w:t>备份</w:t>
      </w:r>
      <w:r w:rsidR="00607CBD" w:rsidRPr="00653D38">
        <w:rPr>
          <w:rFonts w:asciiTheme="minorEastAsia" w:hAnsiTheme="minorEastAsia" w:hint="eastAsia"/>
          <w:color w:val="000000" w:themeColor="text1"/>
          <w:sz w:val="24"/>
          <w:rPrChange w:id="6582" w:author="JY0225" w:date="2017-08-24T12:07:00Z">
            <w:rPr>
              <w:rFonts w:hint="eastAsia"/>
              <w:color w:val="000000" w:themeColor="text1"/>
              <w:sz w:val="24"/>
            </w:rPr>
          </w:rPrChange>
        </w:rPr>
        <w:t>空间以及高性能的计算能力，实现了本地缓存管理，进一步减少了系统</w:t>
      </w:r>
      <w:r w:rsidR="00607CBD" w:rsidRPr="00653D38">
        <w:rPr>
          <w:rFonts w:asciiTheme="minorEastAsia" w:hAnsiTheme="minorEastAsia"/>
          <w:color w:val="000000" w:themeColor="text1"/>
          <w:sz w:val="24"/>
          <w:rPrChange w:id="6583" w:author="JY0225" w:date="2017-08-24T12:07:00Z">
            <w:rPr>
              <w:color w:val="000000" w:themeColor="text1"/>
              <w:sz w:val="24"/>
            </w:rPr>
          </w:rPrChange>
        </w:rPr>
        <w:t>I/O</w:t>
      </w:r>
      <w:r w:rsidR="00607CBD" w:rsidRPr="00653D38">
        <w:rPr>
          <w:rFonts w:asciiTheme="minorEastAsia" w:hAnsiTheme="minorEastAsia" w:hint="eastAsia"/>
          <w:color w:val="000000" w:themeColor="text1"/>
          <w:sz w:val="24"/>
          <w:rPrChange w:id="6584" w:author="JY0225" w:date="2017-08-24T12:07:00Z">
            <w:rPr>
              <w:rFonts w:hint="eastAsia"/>
              <w:color w:val="000000" w:themeColor="text1"/>
              <w:sz w:val="24"/>
            </w:rPr>
          </w:rPrChange>
        </w:rPr>
        <w:t>操作，提高了中间件性能。同时，利用服务器提供的个人</w:t>
      </w:r>
      <w:r w:rsidR="00476838" w:rsidRPr="00653D38">
        <w:rPr>
          <w:rFonts w:asciiTheme="minorEastAsia" w:hAnsiTheme="minorEastAsia" w:hint="eastAsia"/>
          <w:color w:val="000000" w:themeColor="text1"/>
          <w:sz w:val="24"/>
          <w:rPrChange w:id="6585" w:author="JY0225" w:date="2017-08-24T12:07:00Z">
            <w:rPr>
              <w:rFonts w:hint="eastAsia"/>
              <w:color w:val="000000" w:themeColor="text1"/>
              <w:sz w:val="24"/>
            </w:rPr>
          </w:rPrChange>
        </w:rPr>
        <w:t>备份</w:t>
      </w:r>
      <w:r w:rsidR="00607CBD" w:rsidRPr="00653D38">
        <w:rPr>
          <w:rFonts w:asciiTheme="minorEastAsia" w:hAnsiTheme="minorEastAsia" w:hint="eastAsia"/>
          <w:color w:val="000000" w:themeColor="text1"/>
          <w:sz w:val="24"/>
          <w:rPrChange w:id="6586" w:author="JY0225" w:date="2017-08-24T12:07:00Z">
            <w:rPr>
              <w:rFonts w:hint="eastAsia"/>
              <w:color w:val="000000" w:themeColor="text1"/>
              <w:sz w:val="24"/>
            </w:rPr>
          </w:rPrChange>
        </w:rPr>
        <w:t>在云端的数据信息，实现了针对单一用户的“秒传”功能。</w:t>
      </w:r>
      <w:r w:rsidR="00DB05E2" w:rsidRPr="00653D38">
        <w:rPr>
          <w:rFonts w:asciiTheme="minorEastAsia" w:hAnsiTheme="minorEastAsia" w:hint="eastAsia"/>
          <w:color w:val="000000" w:themeColor="text1"/>
          <w:sz w:val="24"/>
          <w:rPrChange w:id="6587" w:author="JY0225" w:date="2017-08-24T12:07:00Z">
            <w:rPr>
              <w:rFonts w:hint="eastAsia"/>
              <w:color w:val="000000" w:themeColor="text1"/>
              <w:sz w:val="24"/>
            </w:rPr>
          </w:rPrChange>
        </w:rPr>
        <w:t>测试中，本文</w:t>
      </w:r>
      <w:r w:rsidR="00364083" w:rsidRPr="00653D38">
        <w:rPr>
          <w:rFonts w:asciiTheme="minorEastAsia" w:hAnsiTheme="minorEastAsia" w:hint="eastAsia"/>
          <w:color w:val="000000" w:themeColor="text1"/>
          <w:sz w:val="24"/>
          <w:rPrChange w:id="6588" w:author="JY0225" w:date="2017-08-24T12:07:00Z">
            <w:rPr>
              <w:rFonts w:hint="eastAsia"/>
              <w:color w:val="000000" w:themeColor="text1"/>
              <w:sz w:val="24"/>
            </w:rPr>
          </w:rPrChange>
        </w:rPr>
        <w:t>主要针对存在本地或是服务器缓存的情况下，记录文件下载或上传过程中调用的接口和传输的效率。</w:t>
      </w:r>
    </w:p>
    <w:p w14:paraId="22FAF712" w14:textId="77777777" w:rsidR="006B7096" w:rsidRPr="00653D38" w:rsidRDefault="00041539" w:rsidP="006B7096">
      <w:pPr>
        <w:spacing w:line="400" w:lineRule="exact"/>
        <w:ind w:firstLine="418"/>
        <w:rPr>
          <w:rFonts w:asciiTheme="minorEastAsia" w:hAnsiTheme="minorEastAsia"/>
          <w:color w:val="000000" w:themeColor="text1"/>
          <w:sz w:val="24"/>
          <w:rPrChange w:id="6589" w:author="JY0225" w:date="2017-08-24T12:07:00Z">
            <w:rPr>
              <w:color w:val="000000" w:themeColor="text1"/>
              <w:sz w:val="24"/>
            </w:rPr>
          </w:rPrChange>
        </w:rPr>
      </w:pPr>
      <w:r w:rsidRPr="00653D38">
        <w:rPr>
          <w:rFonts w:asciiTheme="minorEastAsia" w:hAnsiTheme="minorEastAsia" w:hint="eastAsia"/>
          <w:color w:val="000000" w:themeColor="text1"/>
          <w:sz w:val="24"/>
          <w:rPrChange w:id="6590" w:author="JY0225" w:date="2017-08-24T12:07:00Z">
            <w:rPr>
              <w:rFonts w:hint="eastAsia"/>
              <w:color w:val="000000" w:themeColor="text1"/>
              <w:sz w:val="24"/>
            </w:rPr>
          </w:rPrChange>
        </w:rPr>
        <w:lastRenderedPageBreak/>
        <w:t>测试用例三</w:t>
      </w:r>
      <w:r w:rsidR="006B7096" w:rsidRPr="00653D38">
        <w:rPr>
          <w:rFonts w:asciiTheme="minorEastAsia" w:hAnsiTheme="minorEastAsia" w:hint="eastAsia"/>
          <w:color w:val="000000" w:themeColor="text1"/>
          <w:sz w:val="24"/>
          <w:rPrChange w:id="6591" w:author="JY0225" w:date="2017-08-24T12:07:00Z">
            <w:rPr>
              <w:rFonts w:hint="eastAsia"/>
              <w:color w:val="000000" w:themeColor="text1"/>
              <w:sz w:val="24"/>
            </w:rPr>
          </w:rPrChange>
        </w:rPr>
        <w:t>：</w:t>
      </w:r>
    </w:p>
    <w:p w14:paraId="10E52BBC" w14:textId="77777777" w:rsidR="006B7096" w:rsidRPr="00653D38" w:rsidRDefault="006B7096" w:rsidP="006B7096">
      <w:pPr>
        <w:spacing w:line="400" w:lineRule="exact"/>
        <w:jc w:val="center"/>
        <w:rPr>
          <w:rFonts w:asciiTheme="minorEastAsia" w:hAnsiTheme="minorEastAsia"/>
          <w:color w:val="000000" w:themeColor="text1"/>
          <w:sz w:val="24"/>
          <w:rPrChange w:id="6592" w:author="JY0225" w:date="2017-08-24T12:07:00Z">
            <w:rPr>
              <w:color w:val="000000" w:themeColor="text1"/>
              <w:sz w:val="24"/>
            </w:rPr>
          </w:rPrChange>
        </w:rPr>
      </w:pPr>
      <w:r w:rsidRPr="00653D38">
        <w:rPr>
          <w:rFonts w:asciiTheme="minorEastAsia" w:hAnsiTheme="minorEastAsia"/>
          <w:color w:val="000000" w:themeColor="text1"/>
          <w:sz w:val="24"/>
          <w:rPrChange w:id="6593" w:author="JY0225" w:date="2017-08-24T12:07:00Z">
            <w:rPr>
              <w:color w:val="000000" w:themeColor="text1"/>
              <w:sz w:val="24"/>
            </w:rPr>
          </w:rPrChange>
        </w:rPr>
        <w:tab/>
      </w:r>
      <w:r w:rsidRPr="00653D38">
        <w:rPr>
          <w:rFonts w:asciiTheme="minorEastAsia" w:hAnsiTheme="minorEastAsia" w:hint="eastAsia"/>
          <w:color w:val="000000" w:themeColor="text1"/>
          <w:sz w:val="24"/>
          <w:rPrChange w:id="6594" w:author="JY0225" w:date="2017-08-24T12:07:00Z">
            <w:rPr>
              <w:rFonts w:hint="eastAsia"/>
              <w:color w:val="000000" w:themeColor="text1"/>
              <w:sz w:val="24"/>
            </w:rPr>
          </w:rPrChange>
        </w:rPr>
        <w:t>表</w:t>
      </w:r>
      <w:r w:rsidR="00033A4A" w:rsidRPr="00653D38">
        <w:rPr>
          <w:rFonts w:asciiTheme="minorEastAsia" w:hAnsiTheme="minorEastAsia"/>
          <w:color w:val="000000" w:themeColor="text1"/>
          <w:sz w:val="24"/>
          <w:rPrChange w:id="6595" w:author="JY0225" w:date="2017-08-24T12:07:00Z">
            <w:rPr>
              <w:color w:val="000000" w:themeColor="text1"/>
              <w:sz w:val="24"/>
            </w:rPr>
          </w:rPrChange>
        </w:rPr>
        <w:t>6-</w:t>
      </w:r>
      <w:r w:rsidR="00CA6AB8" w:rsidRPr="00653D38">
        <w:rPr>
          <w:rFonts w:asciiTheme="minorEastAsia" w:hAnsiTheme="minorEastAsia"/>
          <w:color w:val="000000" w:themeColor="text1"/>
          <w:sz w:val="24"/>
          <w:rPrChange w:id="6596" w:author="JY0225" w:date="2017-08-24T12:07:00Z">
            <w:rPr>
              <w:color w:val="000000" w:themeColor="text1"/>
              <w:sz w:val="24"/>
            </w:rPr>
          </w:rPrChange>
        </w:rPr>
        <w:t>4</w:t>
      </w:r>
      <w:r w:rsidRPr="00653D38">
        <w:rPr>
          <w:rFonts w:asciiTheme="minorEastAsia" w:hAnsiTheme="minorEastAsia"/>
          <w:color w:val="000000" w:themeColor="text1"/>
          <w:sz w:val="24"/>
          <w:rPrChange w:id="6597" w:author="JY0225" w:date="2017-08-24T12:07:00Z">
            <w:rPr>
              <w:color w:val="000000" w:themeColor="text1"/>
              <w:sz w:val="24"/>
            </w:rPr>
          </w:rPrChange>
        </w:rPr>
        <w:t xml:space="preserve"> </w:t>
      </w:r>
      <w:r w:rsidR="00CC0A96" w:rsidRPr="00653D38">
        <w:rPr>
          <w:rFonts w:asciiTheme="minorEastAsia" w:hAnsiTheme="minorEastAsia" w:hint="eastAsia"/>
          <w:color w:val="000000" w:themeColor="text1"/>
          <w:sz w:val="24"/>
          <w:rPrChange w:id="6598" w:author="JY0225" w:date="2017-08-24T12:07:00Z">
            <w:rPr>
              <w:rFonts w:hint="eastAsia"/>
              <w:color w:val="000000" w:themeColor="text1"/>
              <w:sz w:val="24"/>
            </w:rPr>
          </w:rPrChange>
        </w:rPr>
        <w:t>本地缓存测试</w:t>
      </w:r>
    </w:p>
    <w:tbl>
      <w:tblPr>
        <w:tblStyle w:val="aa"/>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Pr="00653D38" w:rsidRDefault="00180699" w:rsidP="00670103">
      <w:pPr>
        <w:spacing w:line="400" w:lineRule="exact"/>
        <w:rPr>
          <w:rFonts w:asciiTheme="minorEastAsia" w:hAnsiTheme="minorEastAsia"/>
          <w:color w:val="000000" w:themeColor="text1"/>
          <w:sz w:val="24"/>
          <w:rPrChange w:id="6599" w:author="JY0225" w:date="2017-08-24T12:08:00Z">
            <w:rPr>
              <w:color w:val="000000" w:themeColor="text1"/>
              <w:sz w:val="24"/>
            </w:rPr>
          </w:rPrChange>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sidRPr="00653D38">
        <w:rPr>
          <w:rFonts w:asciiTheme="minorEastAsia" w:hAnsiTheme="minorEastAsia" w:hint="eastAsia"/>
          <w:color w:val="000000" w:themeColor="text1"/>
          <w:sz w:val="24"/>
          <w:rPrChange w:id="6600" w:author="JY0225" w:date="2017-08-24T12:08:00Z">
            <w:rPr>
              <w:rFonts w:hint="eastAsia"/>
              <w:color w:val="000000" w:themeColor="text1"/>
              <w:sz w:val="24"/>
            </w:rPr>
          </w:rPrChange>
        </w:rPr>
        <w:t>本测试针对本地缓存设计，测试用例由两个相同的下载文件请求构成。</w:t>
      </w:r>
      <w:r w:rsidR="004E40EE" w:rsidRPr="00653D38">
        <w:rPr>
          <w:rFonts w:asciiTheme="minorEastAsia" w:hAnsiTheme="minorEastAsia" w:hint="eastAsia"/>
          <w:color w:val="000000" w:themeColor="text1"/>
          <w:sz w:val="24"/>
          <w:rPrChange w:id="6601" w:author="JY0225" w:date="2017-08-24T12:08:00Z">
            <w:rPr>
              <w:rFonts w:hint="eastAsia"/>
              <w:color w:val="000000" w:themeColor="text1"/>
              <w:sz w:val="24"/>
            </w:rPr>
          </w:rPrChange>
        </w:rPr>
        <w:t>该请求表示用户</w:t>
      </w:r>
      <w:r w:rsidR="004E40EE" w:rsidRPr="00653D38">
        <w:rPr>
          <w:rFonts w:asciiTheme="minorEastAsia" w:hAnsiTheme="minorEastAsia"/>
          <w:color w:val="000000" w:themeColor="text1"/>
          <w:sz w:val="24"/>
          <w:rPrChange w:id="6602" w:author="JY0225" w:date="2017-08-24T12:08:00Z">
            <w:rPr>
              <w:color w:val="000000" w:themeColor="text1"/>
              <w:sz w:val="24"/>
            </w:rPr>
          </w:rPrChange>
        </w:rPr>
        <w:t>kaeyika163com</w:t>
      </w:r>
      <w:r w:rsidR="00F463B7" w:rsidRPr="00653D38">
        <w:rPr>
          <w:rFonts w:asciiTheme="minorEastAsia" w:hAnsiTheme="minorEastAsia" w:hint="eastAsia"/>
          <w:color w:val="000000" w:themeColor="text1"/>
          <w:sz w:val="24"/>
          <w:rPrChange w:id="6603" w:author="JY0225" w:date="2017-08-24T12:08:00Z">
            <w:rPr>
              <w:rFonts w:hint="eastAsia"/>
              <w:color w:val="000000" w:themeColor="text1"/>
              <w:sz w:val="24"/>
            </w:rPr>
          </w:rPrChange>
        </w:rPr>
        <w:t>下载服务器端的</w:t>
      </w:r>
      <w:r w:rsidR="00F463B7" w:rsidRPr="00653D38">
        <w:rPr>
          <w:rFonts w:asciiTheme="minorEastAsia" w:hAnsiTheme="minorEastAsia"/>
          <w:color w:val="000000" w:themeColor="text1"/>
          <w:sz w:val="24"/>
          <w:rPrChange w:id="6604" w:author="JY0225" w:date="2017-08-24T12:08:00Z">
            <w:rPr>
              <w:color w:val="000000" w:themeColor="text1"/>
              <w:sz w:val="24"/>
            </w:rPr>
          </w:rPrChange>
        </w:rPr>
        <w:t>/end/test.docx</w:t>
      </w:r>
      <w:r w:rsidR="00750666" w:rsidRPr="00653D38">
        <w:rPr>
          <w:rFonts w:asciiTheme="minorEastAsia" w:hAnsiTheme="minorEastAsia" w:hint="eastAsia"/>
          <w:color w:val="000000" w:themeColor="text1"/>
          <w:sz w:val="24"/>
          <w:rPrChange w:id="6605" w:author="JY0225" w:date="2017-08-24T12:08:00Z">
            <w:rPr>
              <w:rFonts w:hint="eastAsia"/>
              <w:color w:val="000000" w:themeColor="text1"/>
              <w:sz w:val="24"/>
            </w:rPr>
          </w:rPrChange>
        </w:rPr>
        <w:t>文件至本地的</w:t>
      </w:r>
      <w:r w:rsidR="00750666" w:rsidRPr="00653D38">
        <w:rPr>
          <w:rFonts w:asciiTheme="minorEastAsia" w:hAnsiTheme="minorEastAsia"/>
          <w:color w:val="000000" w:themeColor="text1"/>
          <w:sz w:val="24"/>
          <w:rPrChange w:id="6606" w:author="JY0225" w:date="2017-08-24T12:08:00Z">
            <w:rPr>
              <w:color w:val="000000" w:themeColor="text1"/>
              <w:sz w:val="24"/>
            </w:rPr>
          </w:rPrChange>
        </w:rPr>
        <w:t>/home/herh/end.docx</w:t>
      </w:r>
      <w:r w:rsidR="00750666" w:rsidRPr="00653D38">
        <w:rPr>
          <w:rFonts w:asciiTheme="minorEastAsia" w:hAnsiTheme="minorEastAsia" w:hint="eastAsia"/>
          <w:color w:val="000000" w:themeColor="text1"/>
          <w:sz w:val="24"/>
          <w:rPrChange w:id="6607" w:author="JY0225" w:date="2017-08-24T12:08:00Z">
            <w:rPr>
              <w:rFonts w:hint="eastAsia"/>
              <w:color w:val="000000" w:themeColor="text1"/>
              <w:sz w:val="24"/>
            </w:rPr>
          </w:rPrChange>
        </w:rPr>
        <w:t>。</w:t>
      </w:r>
      <w:r w:rsidR="00445CAA" w:rsidRPr="00653D38">
        <w:rPr>
          <w:rFonts w:asciiTheme="minorEastAsia" w:hAnsiTheme="minorEastAsia" w:hint="eastAsia"/>
          <w:color w:val="000000" w:themeColor="text1"/>
          <w:sz w:val="24"/>
          <w:rPrChange w:id="6608" w:author="JY0225" w:date="2017-08-24T12:08:00Z">
            <w:rPr>
              <w:rFonts w:hint="eastAsia"/>
              <w:color w:val="000000" w:themeColor="text1"/>
              <w:sz w:val="24"/>
            </w:rPr>
          </w:rPrChange>
        </w:rPr>
        <w:t>测试的结果如下图所示：</w:t>
      </w:r>
    </w:p>
    <w:p w14:paraId="7D74D7D5" w14:textId="77777777" w:rsidR="00C93051" w:rsidRPr="00653D38" w:rsidRDefault="00C93051">
      <w:pPr>
        <w:spacing w:line="400" w:lineRule="exact"/>
        <w:ind w:left="420"/>
        <w:jc w:val="center"/>
        <w:rPr>
          <w:rFonts w:asciiTheme="minorEastAsia" w:hAnsiTheme="minorEastAsia"/>
          <w:color w:val="000000" w:themeColor="text1"/>
          <w:sz w:val="24"/>
          <w:rPrChange w:id="6609" w:author="JY0225" w:date="2017-08-24T12:08:00Z">
            <w:rPr>
              <w:color w:val="000000" w:themeColor="text1"/>
              <w:sz w:val="24"/>
            </w:rPr>
          </w:rPrChange>
        </w:rPr>
        <w:pPrChange w:id="6610" w:author="JY0225" w:date="2017-08-24T12:08:00Z">
          <w:pPr>
            <w:spacing w:line="360" w:lineRule="auto"/>
            <w:ind w:left="420"/>
            <w:jc w:val="center"/>
          </w:pPr>
        </w:pPrChange>
      </w:pPr>
      <w:r w:rsidRPr="00653D38">
        <w:rPr>
          <w:rFonts w:asciiTheme="minorEastAsia" w:hAnsiTheme="minorEastAsia" w:hint="eastAsia"/>
          <w:color w:val="000000" w:themeColor="text1"/>
          <w:sz w:val="24"/>
          <w:rPrChange w:id="6611" w:author="JY0225" w:date="2017-08-24T12:08:00Z">
            <w:rPr>
              <w:rFonts w:hint="eastAsia"/>
              <w:color w:val="000000" w:themeColor="text1"/>
              <w:sz w:val="24"/>
            </w:rPr>
          </w:rPrChange>
        </w:rPr>
        <w:t>图</w:t>
      </w:r>
      <w:r w:rsidR="003B4FC4" w:rsidRPr="00653D38">
        <w:rPr>
          <w:rFonts w:asciiTheme="minorEastAsia" w:hAnsiTheme="minorEastAsia"/>
          <w:color w:val="000000" w:themeColor="text1"/>
          <w:sz w:val="24"/>
          <w:rPrChange w:id="6612" w:author="JY0225" w:date="2017-08-24T12:08:00Z">
            <w:rPr>
              <w:color w:val="000000" w:themeColor="text1"/>
              <w:sz w:val="24"/>
            </w:rPr>
          </w:rPrChange>
        </w:rPr>
        <w:t>6</w:t>
      </w:r>
      <w:r w:rsidRPr="00653D38">
        <w:rPr>
          <w:rFonts w:asciiTheme="minorEastAsia" w:hAnsiTheme="minorEastAsia"/>
          <w:color w:val="000000" w:themeColor="text1"/>
          <w:sz w:val="24"/>
          <w:rPrChange w:id="6613" w:author="JY0225" w:date="2017-08-24T12:08:00Z">
            <w:rPr>
              <w:color w:val="000000" w:themeColor="text1"/>
              <w:sz w:val="24"/>
            </w:rPr>
          </w:rPrChange>
        </w:rPr>
        <w:t xml:space="preserve">-3 </w:t>
      </w:r>
      <w:r w:rsidR="00CD4827" w:rsidRPr="00653D38">
        <w:rPr>
          <w:rFonts w:asciiTheme="minorEastAsia" w:hAnsiTheme="minorEastAsia" w:hint="eastAsia"/>
          <w:color w:val="000000" w:themeColor="text1"/>
          <w:sz w:val="24"/>
          <w:rPrChange w:id="6614" w:author="JY0225" w:date="2017-08-24T12:08:00Z">
            <w:rPr>
              <w:rFonts w:hint="eastAsia"/>
              <w:color w:val="000000" w:themeColor="text1"/>
              <w:sz w:val="24"/>
            </w:rPr>
          </w:rPrChange>
        </w:rPr>
        <w:t>本地缓存测试</w:t>
      </w:r>
      <w:r w:rsidRPr="00653D38">
        <w:rPr>
          <w:rFonts w:asciiTheme="minorEastAsia" w:hAnsiTheme="minorEastAsia" w:hint="eastAsia"/>
          <w:color w:val="000000" w:themeColor="text1"/>
          <w:sz w:val="24"/>
          <w:rPrChange w:id="6615" w:author="JY0225" w:date="2017-08-24T12:08:00Z">
            <w:rPr>
              <w:rFonts w:hint="eastAsia"/>
              <w:color w:val="000000" w:themeColor="text1"/>
              <w:sz w:val="24"/>
            </w:rPr>
          </w:rPrChange>
        </w:rPr>
        <w:t>图</w:t>
      </w:r>
      <w:r w:rsidR="002B2FA0" w:rsidRPr="00653D38">
        <w:rPr>
          <w:rFonts w:asciiTheme="minorEastAsia" w:hAnsiTheme="minorEastAsia"/>
          <w:color w:val="000000" w:themeColor="text1"/>
          <w:sz w:val="24"/>
          <w:rPrChange w:id="6616" w:author="JY0225" w:date="2017-08-24T12:08:00Z">
            <w:rPr>
              <w:color w:val="000000" w:themeColor="text1"/>
              <w:sz w:val="24"/>
            </w:rPr>
          </w:rPrChange>
        </w:rPr>
        <w:tab/>
      </w:r>
    </w:p>
    <w:p w14:paraId="06891366" w14:textId="2B3B44DD" w:rsidR="002B2FA0" w:rsidRPr="00653D38" w:rsidDel="00C03968" w:rsidRDefault="00002FD4">
      <w:pPr>
        <w:spacing w:line="400" w:lineRule="exact"/>
        <w:ind w:firstLine="418"/>
        <w:rPr>
          <w:del w:id="6617" w:author="JY0225" w:date="2017-08-24T10:56:00Z"/>
          <w:rFonts w:asciiTheme="minorEastAsia" w:hAnsiTheme="minorEastAsia"/>
          <w:color w:val="000000" w:themeColor="text1"/>
          <w:sz w:val="24"/>
          <w:rPrChange w:id="6618" w:author="JY0225" w:date="2017-08-24T12:08:00Z">
            <w:rPr>
              <w:del w:id="6619" w:author="JY0225" w:date="2017-08-24T10:56:00Z"/>
              <w:color w:val="000000" w:themeColor="text1"/>
              <w:sz w:val="24"/>
            </w:rPr>
          </w:rPrChange>
        </w:rPr>
      </w:pPr>
      <w:r w:rsidRPr="00653D38">
        <w:rPr>
          <w:rFonts w:asciiTheme="minorEastAsia" w:hAnsiTheme="minorEastAsia" w:hint="eastAsia"/>
          <w:color w:val="000000" w:themeColor="text1"/>
          <w:sz w:val="24"/>
          <w:rPrChange w:id="6620" w:author="JY0225" w:date="2017-08-24T12:08:00Z">
            <w:rPr>
              <w:rFonts w:hint="eastAsia"/>
              <w:color w:val="000000" w:themeColor="text1"/>
              <w:sz w:val="24"/>
            </w:rPr>
          </w:rPrChange>
        </w:rPr>
        <w:t>从测试结果图中输出的日志文件</w:t>
      </w:r>
      <w:r w:rsidR="002B2FA0" w:rsidRPr="00653D38">
        <w:rPr>
          <w:rFonts w:asciiTheme="minorEastAsia" w:hAnsiTheme="minorEastAsia" w:hint="eastAsia"/>
          <w:color w:val="000000" w:themeColor="text1"/>
          <w:sz w:val="24"/>
          <w:rPrChange w:id="6621" w:author="JY0225" w:date="2017-08-24T12:08:00Z">
            <w:rPr>
              <w:rFonts w:hint="eastAsia"/>
              <w:color w:val="000000" w:themeColor="text1"/>
              <w:sz w:val="24"/>
            </w:rPr>
          </w:rPrChange>
        </w:rPr>
        <w:t>可以看出，第一次下载文件时，正常调用了下载文件接口，并将文件保存到了下载路径。</w:t>
      </w:r>
      <w:r w:rsidR="00BD50AE" w:rsidRPr="00653D38">
        <w:rPr>
          <w:rFonts w:asciiTheme="minorEastAsia" w:hAnsiTheme="minorEastAsia" w:hint="eastAsia"/>
          <w:color w:val="000000" w:themeColor="text1"/>
          <w:sz w:val="24"/>
          <w:rPrChange w:id="6622" w:author="JY0225" w:date="2017-08-24T12:08:00Z">
            <w:rPr>
              <w:rFonts w:hint="eastAsia"/>
              <w:color w:val="000000" w:themeColor="text1"/>
              <w:sz w:val="24"/>
            </w:rPr>
          </w:rPrChange>
        </w:rPr>
        <w:t>再次下载该文件时，</w:t>
      </w:r>
      <w:r w:rsidR="00B51181" w:rsidRPr="00653D38">
        <w:rPr>
          <w:rFonts w:asciiTheme="minorEastAsia" w:hAnsiTheme="minorEastAsia" w:hint="eastAsia"/>
          <w:color w:val="000000" w:themeColor="text1"/>
          <w:sz w:val="24"/>
          <w:rPrChange w:id="6623" w:author="JY0225" w:date="2017-08-24T12:08:00Z">
            <w:rPr>
              <w:rFonts w:hint="eastAsia"/>
              <w:color w:val="000000" w:themeColor="text1"/>
              <w:sz w:val="24"/>
            </w:rPr>
          </w:rPrChange>
        </w:rPr>
        <w:t>并没有调用下载文件接口，而是直接从本地缓存中将该文件拷贝到了下载路径，</w:t>
      </w:r>
      <w:r w:rsidR="00FC5101" w:rsidRPr="00653D38">
        <w:rPr>
          <w:rFonts w:asciiTheme="minorEastAsia" w:hAnsiTheme="minorEastAsia" w:hint="eastAsia"/>
          <w:color w:val="000000" w:themeColor="text1"/>
          <w:sz w:val="24"/>
          <w:rPrChange w:id="6624" w:author="JY0225" w:date="2017-08-24T12:08:00Z">
            <w:rPr>
              <w:rFonts w:hint="eastAsia"/>
              <w:color w:val="000000" w:themeColor="text1"/>
              <w:sz w:val="24"/>
            </w:rPr>
          </w:rPrChange>
        </w:rPr>
        <w:t>下载所需的时间相较于正常下载任务来说，可以忽略不计，</w:t>
      </w:r>
      <w:r w:rsidR="00DB1F27" w:rsidRPr="00653D38">
        <w:rPr>
          <w:rFonts w:asciiTheme="minorEastAsia" w:hAnsiTheme="minorEastAsia" w:hint="eastAsia"/>
          <w:color w:val="000000" w:themeColor="text1"/>
          <w:sz w:val="24"/>
          <w:rPrChange w:id="6625" w:author="JY0225" w:date="2017-08-24T12:08:00Z">
            <w:rPr>
              <w:rFonts w:hint="eastAsia"/>
              <w:color w:val="000000" w:themeColor="text1"/>
              <w:sz w:val="24"/>
            </w:rPr>
          </w:rPrChange>
        </w:rPr>
        <w:t>这</w:t>
      </w:r>
      <w:r w:rsidR="00B51181" w:rsidRPr="00653D38">
        <w:rPr>
          <w:rFonts w:asciiTheme="minorEastAsia" w:hAnsiTheme="minorEastAsia" w:hint="eastAsia"/>
          <w:color w:val="000000" w:themeColor="text1"/>
          <w:sz w:val="24"/>
          <w:rPrChange w:id="6626" w:author="JY0225" w:date="2017-08-24T12:08:00Z">
            <w:rPr>
              <w:rFonts w:hint="eastAsia"/>
              <w:color w:val="000000" w:themeColor="text1"/>
              <w:sz w:val="24"/>
            </w:rPr>
          </w:rPrChange>
        </w:rPr>
        <w:t>大大</w:t>
      </w:r>
      <w:r w:rsidR="00DB1F27" w:rsidRPr="00653D38">
        <w:rPr>
          <w:rFonts w:asciiTheme="minorEastAsia" w:hAnsiTheme="minorEastAsia" w:hint="eastAsia"/>
          <w:color w:val="000000" w:themeColor="text1"/>
          <w:sz w:val="24"/>
          <w:rPrChange w:id="6627" w:author="JY0225" w:date="2017-08-24T12:08:00Z">
            <w:rPr>
              <w:rFonts w:hint="eastAsia"/>
              <w:color w:val="000000" w:themeColor="text1"/>
              <w:sz w:val="24"/>
            </w:rPr>
          </w:rPrChange>
        </w:rPr>
        <w:t>地</w:t>
      </w:r>
      <w:r w:rsidR="00B51181" w:rsidRPr="00653D38">
        <w:rPr>
          <w:rFonts w:asciiTheme="minorEastAsia" w:hAnsiTheme="minorEastAsia" w:hint="eastAsia"/>
          <w:color w:val="000000" w:themeColor="text1"/>
          <w:sz w:val="24"/>
          <w:rPrChange w:id="6628" w:author="JY0225" w:date="2017-08-24T12:08:00Z">
            <w:rPr>
              <w:rFonts w:hint="eastAsia"/>
              <w:color w:val="000000" w:themeColor="text1"/>
              <w:sz w:val="24"/>
            </w:rPr>
          </w:rPrChange>
        </w:rPr>
        <w:t>提升了文件下载的效率。</w:t>
      </w:r>
    </w:p>
    <w:p w14:paraId="53B9DDD6" w14:textId="77777777" w:rsidR="00572938" w:rsidRPr="00653D38" w:rsidDel="00C03968" w:rsidRDefault="00572938">
      <w:pPr>
        <w:spacing w:line="400" w:lineRule="exact"/>
        <w:rPr>
          <w:del w:id="6629" w:author="JY0225" w:date="2017-08-24T10:56:00Z"/>
          <w:rFonts w:asciiTheme="minorEastAsia" w:hAnsiTheme="minorEastAsia"/>
          <w:color w:val="000000" w:themeColor="text1"/>
          <w:sz w:val="24"/>
          <w:rPrChange w:id="6630" w:author="JY0225" w:date="2017-08-24T12:08:00Z">
            <w:rPr>
              <w:del w:id="6631" w:author="JY0225" w:date="2017-08-24T10:56:00Z"/>
              <w:color w:val="000000" w:themeColor="text1"/>
              <w:sz w:val="24"/>
            </w:rPr>
          </w:rPrChange>
        </w:rPr>
      </w:pPr>
    </w:p>
    <w:p w14:paraId="1C8033E9" w14:textId="77777777" w:rsidR="00572938" w:rsidRPr="00653D38" w:rsidRDefault="00572938">
      <w:pPr>
        <w:spacing w:line="400" w:lineRule="exact"/>
        <w:ind w:firstLine="418"/>
        <w:rPr>
          <w:rFonts w:asciiTheme="minorEastAsia" w:hAnsiTheme="minorEastAsia"/>
          <w:color w:val="000000" w:themeColor="text1"/>
          <w:sz w:val="24"/>
          <w:rPrChange w:id="6632" w:author="JY0225" w:date="2017-08-24T12:08:00Z">
            <w:rPr>
              <w:color w:val="000000" w:themeColor="text1"/>
              <w:sz w:val="24"/>
            </w:rPr>
          </w:rPrChange>
        </w:rPr>
        <w:pPrChange w:id="6633" w:author="JY0225" w:date="2017-08-24T12:08:00Z">
          <w:pPr>
            <w:spacing w:line="400" w:lineRule="exact"/>
          </w:pPr>
        </w:pPrChange>
      </w:pPr>
    </w:p>
    <w:p w14:paraId="7D542AF6" w14:textId="77777777" w:rsidR="00587412" w:rsidRPr="00653D38" w:rsidRDefault="00532C1F">
      <w:pPr>
        <w:spacing w:line="400" w:lineRule="exact"/>
        <w:ind w:firstLine="418"/>
        <w:rPr>
          <w:rFonts w:asciiTheme="minorEastAsia" w:hAnsiTheme="minorEastAsia"/>
          <w:color w:val="000000" w:themeColor="text1"/>
          <w:sz w:val="24"/>
          <w:rPrChange w:id="6634" w:author="JY0225" w:date="2017-08-24T12:08:00Z">
            <w:rPr>
              <w:color w:val="000000" w:themeColor="text1"/>
              <w:sz w:val="24"/>
            </w:rPr>
          </w:rPrChange>
        </w:rPr>
      </w:pPr>
      <w:r w:rsidRPr="00653D38">
        <w:rPr>
          <w:rFonts w:asciiTheme="minorEastAsia" w:hAnsiTheme="minorEastAsia" w:hint="eastAsia"/>
          <w:color w:val="000000" w:themeColor="text1"/>
          <w:sz w:val="24"/>
          <w:rPrChange w:id="6635" w:author="JY0225" w:date="2017-08-24T12:08:00Z">
            <w:rPr>
              <w:rFonts w:hint="eastAsia"/>
              <w:color w:val="000000" w:themeColor="text1"/>
              <w:sz w:val="24"/>
            </w:rPr>
          </w:rPrChange>
        </w:rPr>
        <w:t>测试用例四</w:t>
      </w:r>
      <w:r w:rsidR="00587412" w:rsidRPr="00653D38">
        <w:rPr>
          <w:rFonts w:asciiTheme="minorEastAsia" w:hAnsiTheme="minorEastAsia" w:hint="eastAsia"/>
          <w:color w:val="000000" w:themeColor="text1"/>
          <w:sz w:val="24"/>
          <w:rPrChange w:id="6636" w:author="JY0225" w:date="2017-08-24T12:08:00Z">
            <w:rPr>
              <w:rFonts w:hint="eastAsia"/>
              <w:color w:val="000000" w:themeColor="text1"/>
              <w:sz w:val="24"/>
            </w:rPr>
          </w:rPrChange>
        </w:rPr>
        <w:t>：</w:t>
      </w:r>
    </w:p>
    <w:p w14:paraId="21011DD9" w14:textId="77777777" w:rsidR="00587412" w:rsidRPr="00653D38" w:rsidRDefault="00587412">
      <w:pPr>
        <w:spacing w:line="400" w:lineRule="exact"/>
        <w:jc w:val="center"/>
        <w:rPr>
          <w:rFonts w:asciiTheme="minorEastAsia" w:hAnsiTheme="minorEastAsia"/>
          <w:color w:val="000000" w:themeColor="text1"/>
          <w:sz w:val="24"/>
          <w:rPrChange w:id="6637" w:author="JY0225" w:date="2017-08-24T12:08:00Z">
            <w:rPr>
              <w:color w:val="000000" w:themeColor="text1"/>
              <w:sz w:val="24"/>
            </w:rPr>
          </w:rPrChange>
        </w:rPr>
      </w:pPr>
      <w:r w:rsidRPr="00653D38">
        <w:rPr>
          <w:rFonts w:asciiTheme="minorEastAsia" w:hAnsiTheme="minorEastAsia"/>
          <w:color w:val="000000" w:themeColor="text1"/>
          <w:sz w:val="24"/>
          <w:rPrChange w:id="6638" w:author="JY0225" w:date="2017-08-24T12:08:00Z">
            <w:rPr>
              <w:color w:val="000000" w:themeColor="text1"/>
              <w:sz w:val="24"/>
            </w:rPr>
          </w:rPrChange>
        </w:rPr>
        <w:tab/>
      </w:r>
      <w:r w:rsidRPr="00653D38">
        <w:rPr>
          <w:rFonts w:asciiTheme="minorEastAsia" w:hAnsiTheme="minorEastAsia" w:hint="eastAsia"/>
          <w:color w:val="000000" w:themeColor="text1"/>
          <w:sz w:val="24"/>
          <w:rPrChange w:id="6639" w:author="JY0225" w:date="2017-08-24T12:08:00Z">
            <w:rPr>
              <w:rFonts w:hint="eastAsia"/>
              <w:color w:val="000000" w:themeColor="text1"/>
              <w:sz w:val="24"/>
            </w:rPr>
          </w:rPrChange>
        </w:rPr>
        <w:t>表</w:t>
      </w:r>
      <w:r w:rsidR="0079391B" w:rsidRPr="00653D38">
        <w:rPr>
          <w:rFonts w:asciiTheme="minorEastAsia" w:hAnsiTheme="minorEastAsia"/>
          <w:color w:val="000000" w:themeColor="text1"/>
          <w:sz w:val="24"/>
          <w:rPrChange w:id="6640" w:author="JY0225" w:date="2017-08-24T12:08:00Z">
            <w:rPr>
              <w:color w:val="000000" w:themeColor="text1"/>
              <w:sz w:val="24"/>
            </w:rPr>
          </w:rPrChange>
        </w:rPr>
        <w:t>6-5</w:t>
      </w:r>
      <w:r w:rsidRPr="00653D38">
        <w:rPr>
          <w:rFonts w:asciiTheme="minorEastAsia" w:hAnsiTheme="minorEastAsia"/>
          <w:color w:val="000000" w:themeColor="text1"/>
          <w:sz w:val="24"/>
          <w:rPrChange w:id="6641" w:author="JY0225" w:date="2017-08-24T12:08:00Z">
            <w:rPr>
              <w:color w:val="000000" w:themeColor="text1"/>
              <w:sz w:val="24"/>
            </w:rPr>
          </w:rPrChange>
        </w:rPr>
        <w:t xml:space="preserve"> </w:t>
      </w:r>
      <w:r w:rsidR="00F86DAC" w:rsidRPr="00653D38">
        <w:rPr>
          <w:rFonts w:asciiTheme="minorEastAsia" w:hAnsiTheme="minorEastAsia" w:hint="eastAsia"/>
          <w:color w:val="000000" w:themeColor="text1"/>
          <w:sz w:val="24"/>
          <w:rPrChange w:id="6642" w:author="JY0225" w:date="2017-08-24T12:08:00Z">
            <w:rPr>
              <w:rFonts w:hint="eastAsia"/>
              <w:color w:val="000000" w:themeColor="text1"/>
              <w:sz w:val="24"/>
            </w:rPr>
          </w:rPrChange>
        </w:rPr>
        <w:t>服务器</w:t>
      </w:r>
      <w:r w:rsidR="002C04A2" w:rsidRPr="00653D38">
        <w:rPr>
          <w:rFonts w:asciiTheme="minorEastAsia" w:hAnsiTheme="minorEastAsia" w:hint="eastAsia"/>
          <w:color w:val="000000" w:themeColor="text1"/>
          <w:sz w:val="24"/>
          <w:rPrChange w:id="6643" w:author="JY0225" w:date="2017-08-24T12:08:00Z">
            <w:rPr>
              <w:rFonts w:hint="eastAsia"/>
              <w:color w:val="000000" w:themeColor="text1"/>
              <w:sz w:val="24"/>
            </w:rPr>
          </w:rPrChange>
        </w:rPr>
        <w:t>去重</w:t>
      </w:r>
      <w:r w:rsidRPr="00653D38">
        <w:rPr>
          <w:rFonts w:asciiTheme="minorEastAsia" w:hAnsiTheme="minorEastAsia" w:hint="eastAsia"/>
          <w:color w:val="000000" w:themeColor="text1"/>
          <w:sz w:val="24"/>
          <w:rPrChange w:id="6644" w:author="JY0225" w:date="2017-08-24T12:08:00Z">
            <w:rPr>
              <w:rFonts w:hint="eastAsia"/>
              <w:color w:val="000000" w:themeColor="text1"/>
              <w:sz w:val="24"/>
            </w:rPr>
          </w:rPrChange>
        </w:rPr>
        <w:t>测试</w:t>
      </w:r>
    </w:p>
    <w:tbl>
      <w:tblPr>
        <w:tblStyle w:val="aa"/>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w:t>
            </w:r>
            <w:r w:rsidRPr="006612CD">
              <w:rPr>
                <w:color w:val="000000" w:themeColor="text1"/>
                <w:sz w:val="24"/>
              </w:rPr>
              <w:lastRenderedPageBreak/>
              <w:t>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lastRenderedPageBreak/>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Pr="00653D38" w:rsidRDefault="000E355B" w:rsidP="00670103">
      <w:pPr>
        <w:spacing w:line="400" w:lineRule="exact"/>
        <w:rPr>
          <w:rFonts w:asciiTheme="minorEastAsia" w:hAnsiTheme="minorEastAsia"/>
          <w:color w:val="000000" w:themeColor="text1"/>
          <w:sz w:val="24"/>
          <w:rPrChange w:id="6645" w:author="JY0225" w:date="2017-08-24T12:08:00Z">
            <w:rPr>
              <w:color w:val="000000" w:themeColor="text1"/>
              <w:sz w:val="24"/>
            </w:rPr>
          </w:rPrChange>
        </w:rPr>
      </w:pPr>
      <w:r>
        <w:rPr>
          <w:color w:val="000000" w:themeColor="text1"/>
          <w:sz w:val="24"/>
        </w:rPr>
        <w:tab/>
      </w:r>
      <w:r w:rsidRPr="00653D38">
        <w:rPr>
          <w:rFonts w:asciiTheme="minorEastAsia" w:hAnsiTheme="minorEastAsia" w:hint="eastAsia"/>
          <w:color w:val="000000" w:themeColor="text1"/>
          <w:sz w:val="24"/>
          <w:rPrChange w:id="6646" w:author="JY0225" w:date="2017-08-24T12:08:00Z">
            <w:rPr>
              <w:rFonts w:hint="eastAsia"/>
              <w:color w:val="000000" w:themeColor="text1"/>
              <w:sz w:val="24"/>
            </w:rPr>
          </w:rPrChange>
        </w:rPr>
        <w:t>本测试针对服务器端的去重测试，</w:t>
      </w:r>
      <w:r w:rsidR="008554AA" w:rsidRPr="00653D38">
        <w:rPr>
          <w:rFonts w:asciiTheme="minorEastAsia" w:hAnsiTheme="minorEastAsia" w:hint="eastAsia"/>
          <w:color w:val="000000" w:themeColor="text1"/>
          <w:sz w:val="24"/>
          <w:rPrChange w:id="6647" w:author="JY0225" w:date="2017-08-24T12:08:00Z">
            <w:rPr>
              <w:rFonts w:hint="eastAsia"/>
              <w:color w:val="000000" w:themeColor="text1"/>
              <w:sz w:val="24"/>
            </w:rPr>
          </w:rPrChange>
        </w:rPr>
        <w:t>测试用例由两个相同的上传文件请求构成</w:t>
      </w:r>
      <w:r w:rsidR="00751A4A" w:rsidRPr="00653D38">
        <w:rPr>
          <w:rFonts w:asciiTheme="minorEastAsia" w:hAnsiTheme="minorEastAsia" w:hint="eastAsia"/>
          <w:color w:val="000000" w:themeColor="text1"/>
          <w:sz w:val="24"/>
          <w:rPrChange w:id="6648" w:author="JY0225" w:date="2017-08-24T12:08:00Z">
            <w:rPr>
              <w:rFonts w:hint="eastAsia"/>
              <w:color w:val="000000" w:themeColor="text1"/>
              <w:sz w:val="24"/>
            </w:rPr>
          </w:rPrChange>
        </w:rPr>
        <w:t>。</w:t>
      </w:r>
      <w:r w:rsidR="000F6F94" w:rsidRPr="00653D38">
        <w:rPr>
          <w:rFonts w:asciiTheme="minorEastAsia" w:hAnsiTheme="minorEastAsia" w:hint="eastAsia"/>
          <w:color w:val="000000" w:themeColor="text1"/>
          <w:sz w:val="24"/>
          <w:rPrChange w:id="6649" w:author="JY0225" w:date="2017-08-24T12:08:00Z">
            <w:rPr>
              <w:rFonts w:hint="eastAsia"/>
              <w:color w:val="000000" w:themeColor="text1"/>
              <w:sz w:val="24"/>
            </w:rPr>
          </w:rPrChange>
        </w:rPr>
        <w:t>该请求表示用户</w:t>
      </w:r>
      <w:r w:rsidR="000F6F94" w:rsidRPr="00653D38">
        <w:rPr>
          <w:rFonts w:asciiTheme="minorEastAsia" w:hAnsiTheme="minorEastAsia"/>
          <w:color w:val="000000" w:themeColor="text1"/>
          <w:sz w:val="24"/>
          <w:rPrChange w:id="6650" w:author="JY0225" w:date="2017-08-24T12:08:00Z">
            <w:rPr>
              <w:color w:val="000000" w:themeColor="text1"/>
              <w:sz w:val="24"/>
            </w:rPr>
          </w:rPrChange>
        </w:rPr>
        <w:t>kaeyika163com</w:t>
      </w:r>
      <w:r w:rsidR="00AF4C2A" w:rsidRPr="00653D38">
        <w:rPr>
          <w:rFonts w:asciiTheme="minorEastAsia" w:hAnsiTheme="minorEastAsia" w:hint="eastAsia"/>
          <w:color w:val="000000" w:themeColor="text1"/>
          <w:sz w:val="24"/>
          <w:rPrChange w:id="6651" w:author="JY0225" w:date="2017-08-24T12:08:00Z">
            <w:rPr>
              <w:rFonts w:hint="eastAsia"/>
              <w:color w:val="000000" w:themeColor="text1"/>
              <w:sz w:val="24"/>
            </w:rPr>
          </w:rPrChange>
        </w:rPr>
        <w:t>上传本地文件</w:t>
      </w:r>
      <w:r w:rsidR="00612CA4" w:rsidRPr="00653D38">
        <w:rPr>
          <w:rFonts w:asciiTheme="minorEastAsia" w:hAnsiTheme="minorEastAsia"/>
          <w:color w:val="000000" w:themeColor="text1"/>
          <w:sz w:val="24"/>
          <w:rPrChange w:id="6652" w:author="JY0225" w:date="2017-08-24T12:08:00Z">
            <w:rPr>
              <w:color w:val="000000" w:themeColor="text1"/>
              <w:sz w:val="24"/>
            </w:rPr>
          </w:rPrChange>
        </w:rPr>
        <w:t>/home/herh/test.py</w:t>
      </w:r>
      <w:r w:rsidR="00AF4C2A" w:rsidRPr="00653D38">
        <w:rPr>
          <w:rFonts w:asciiTheme="minorEastAsia" w:hAnsiTheme="minorEastAsia" w:hint="eastAsia"/>
          <w:color w:val="000000" w:themeColor="text1"/>
          <w:sz w:val="24"/>
          <w:rPrChange w:id="6653" w:author="JY0225" w:date="2017-08-24T12:08:00Z">
            <w:rPr>
              <w:rFonts w:hint="eastAsia"/>
              <w:color w:val="000000" w:themeColor="text1"/>
              <w:sz w:val="24"/>
            </w:rPr>
          </w:rPrChange>
        </w:rPr>
        <w:t>至服务器端</w:t>
      </w:r>
      <w:r w:rsidR="004D45F5" w:rsidRPr="00653D38">
        <w:rPr>
          <w:rFonts w:asciiTheme="minorEastAsia" w:hAnsiTheme="minorEastAsia"/>
          <w:color w:val="000000" w:themeColor="text1"/>
          <w:sz w:val="24"/>
          <w:rPrChange w:id="6654" w:author="JY0225" w:date="2017-08-24T12:08:00Z">
            <w:rPr>
              <w:color w:val="000000" w:themeColor="text1"/>
              <w:sz w:val="24"/>
            </w:rPr>
          </w:rPrChange>
        </w:rPr>
        <w:t>/biye</w:t>
      </w:r>
      <w:r w:rsidR="00AF4C2A" w:rsidRPr="00653D38">
        <w:rPr>
          <w:rFonts w:asciiTheme="minorEastAsia" w:hAnsiTheme="minorEastAsia"/>
          <w:color w:val="000000" w:themeColor="text1"/>
          <w:sz w:val="24"/>
          <w:rPrChange w:id="6655" w:author="JY0225" w:date="2017-08-24T12:08:00Z">
            <w:rPr>
              <w:color w:val="000000" w:themeColor="text1"/>
              <w:sz w:val="24"/>
            </w:rPr>
          </w:rPrChange>
        </w:rPr>
        <w:t>/test</w:t>
      </w:r>
      <w:r w:rsidR="00C7186F" w:rsidRPr="00653D38">
        <w:rPr>
          <w:rFonts w:asciiTheme="minorEastAsia" w:hAnsiTheme="minorEastAsia"/>
          <w:color w:val="000000" w:themeColor="text1"/>
          <w:sz w:val="24"/>
          <w:rPrChange w:id="6656" w:author="JY0225" w:date="2017-08-24T12:08:00Z">
            <w:rPr>
              <w:color w:val="000000" w:themeColor="text1"/>
              <w:sz w:val="24"/>
            </w:rPr>
          </w:rPrChange>
        </w:rPr>
        <w:t>.py</w:t>
      </w:r>
      <w:r w:rsidR="00BC7F9B" w:rsidRPr="00653D38">
        <w:rPr>
          <w:rFonts w:asciiTheme="minorEastAsia" w:hAnsiTheme="minorEastAsia" w:hint="eastAsia"/>
          <w:color w:val="000000" w:themeColor="text1"/>
          <w:sz w:val="24"/>
          <w:rPrChange w:id="6657" w:author="JY0225" w:date="2017-08-24T12:08:00Z">
            <w:rPr>
              <w:rFonts w:hint="eastAsia"/>
              <w:color w:val="000000" w:themeColor="text1"/>
              <w:sz w:val="24"/>
            </w:rPr>
          </w:rPrChange>
        </w:rPr>
        <w:t>。测试结果如下图所示：</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Pr="00653D38" w:rsidRDefault="00810E3C">
      <w:pPr>
        <w:spacing w:line="400" w:lineRule="exact"/>
        <w:ind w:left="420"/>
        <w:jc w:val="center"/>
        <w:rPr>
          <w:rFonts w:asciiTheme="minorEastAsia" w:hAnsiTheme="minorEastAsia"/>
          <w:color w:val="000000" w:themeColor="text1"/>
          <w:sz w:val="24"/>
          <w:rPrChange w:id="6658" w:author="JY0225" w:date="2017-08-24T12:08:00Z">
            <w:rPr>
              <w:color w:val="000000" w:themeColor="text1"/>
              <w:sz w:val="24"/>
            </w:rPr>
          </w:rPrChange>
        </w:rPr>
        <w:pPrChange w:id="6659" w:author="JY0225" w:date="2017-08-24T12:08:00Z">
          <w:pPr>
            <w:spacing w:line="360" w:lineRule="auto"/>
            <w:ind w:left="420"/>
            <w:jc w:val="center"/>
          </w:pPr>
        </w:pPrChange>
      </w:pPr>
      <w:r w:rsidRPr="00653D38">
        <w:rPr>
          <w:rFonts w:asciiTheme="minorEastAsia" w:hAnsiTheme="minorEastAsia"/>
          <w:color w:val="000000" w:themeColor="text1"/>
          <w:sz w:val="24"/>
          <w:rPrChange w:id="6660" w:author="JY0225" w:date="2017-08-24T12:08:00Z">
            <w:rPr>
              <w:color w:val="000000" w:themeColor="text1"/>
              <w:sz w:val="24"/>
            </w:rPr>
          </w:rPrChange>
        </w:rPr>
        <w:tab/>
      </w:r>
      <w:r w:rsidR="000B2F4D" w:rsidRPr="00653D38">
        <w:rPr>
          <w:rFonts w:asciiTheme="minorEastAsia" w:hAnsiTheme="minorEastAsia" w:hint="eastAsia"/>
          <w:color w:val="000000" w:themeColor="text1"/>
          <w:sz w:val="24"/>
          <w:rPrChange w:id="6661" w:author="JY0225" w:date="2017-08-24T12:08:00Z">
            <w:rPr>
              <w:rFonts w:hint="eastAsia"/>
              <w:color w:val="000000" w:themeColor="text1"/>
              <w:sz w:val="24"/>
            </w:rPr>
          </w:rPrChange>
        </w:rPr>
        <w:t>图</w:t>
      </w:r>
      <w:r w:rsidR="0040777A" w:rsidRPr="00653D38">
        <w:rPr>
          <w:rFonts w:asciiTheme="minorEastAsia" w:hAnsiTheme="minorEastAsia"/>
          <w:color w:val="000000" w:themeColor="text1"/>
          <w:sz w:val="24"/>
          <w:rPrChange w:id="6662" w:author="JY0225" w:date="2017-08-24T12:08:00Z">
            <w:rPr>
              <w:color w:val="000000" w:themeColor="text1"/>
              <w:sz w:val="24"/>
            </w:rPr>
          </w:rPrChange>
        </w:rPr>
        <w:t>6-4</w:t>
      </w:r>
      <w:r w:rsidR="0040777A" w:rsidRPr="00653D38">
        <w:rPr>
          <w:rFonts w:asciiTheme="minorEastAsia" w:hAnsiTheme="minorEastAsia" w:hint="eastAsia"/>
          <w:color w:val="000000" w:themeColor="text1"/>
          <w:sz w:val="24"/>
          <w:rPrChange w:id="6663" w:author="JY0225" w:date="2017-08-24T12:08:00Z">
            <w:rPr>
              <w:rFonts w:hint="eastAsia"/>
              <w:color w:val="000000" w:themeColor="text1"/>
              <w:sz w:val="24"/>
            </w:rPr>
          </w:rPrChange>
        </w:rPr>
        <w:t>服务器端去重测试</w:t>
      </w:r>
      <w:r w:rsidR="000B2F4D" w:rsidRPr="00653D38">
        <w:rPr>
          <w:rFonts w:asciiTheme="minorEastAsia" w:hAnsiTheme="minorEastAsia" w:hint="eastAsia"/>
          <w:color w:val="000000" w:themeColor="text1"/>
          <w:sz w:val="24"/>
          <w:rPrChange w:id="6664" w:author="JY0225" w:date="2017-08-24T12:08:00Z">
            <w:rPr>
              <w:rFonts w:hint="eastAsia"/>
              <w:color w:val="000000" w:themeColor="text1"/>
              <w:sz w:val="24"/>
            </w:rPr>
          </w:rPrChange>
        </w:rPr>
        <w:t>图</w:t>
      </w:r>
    </w:p>
    <w:p w14:paraId="320FC1E6" w14:textId="74810FEA" w:rsidR="00810E3C" w:rsidRPr="00653D38" w:rsidRDefault="00B302B9">
      <w:pPr>
        <w:spacing w:line="400" w:lineRule="exact"/>
        <w:ind w:firstLine="420"/>
        <w:rPr>
          <w:rFonts w:asciiTheme="minorEastAsia" w:hAnsiTheme="minorEastAsia"/>
          <w:color w:val="000000" w:themeColor="text1"/>
          <w:sz w:val="24"/>
          <w:rPrChange w:id="6665" w:author="JY0225" w:date="2017-08-24T12:08:00Z">
            <w:rPr>
              <w:color w:val="000000" w:themeColor="text1"/>
              <w:sz w:val="24"/>
            </w:rPr>
          </w:rPrChange>
        </w:rPr>
      </w:pPr>
      <w:r w:rsidRPr="00653D38">
        <w:rPr>
          <w:rFonts w:asciiTheme="minorEastAsia" w:hAnsiTheme="minorEastAsia" w:hint="eastAsia"/>
          <w:color w:val="000000" w:themeColor="text1"/>
          <w:sz w:val="24"/>
          <w:rPrChange w:id="6666" w:author="JY0225" w:date="2017-08-24T12:08:00Z">
            <w:rPr>
              <w:rFonts w:hint="eastAsia"/>
              <w:color w:val="000000" w:themeColor="text1"/>
              <w:sz w:val="24"/>
            </w:rPr>
          </w:rPrChange>
        </w:rPr>
        <w:t>从测试结果图中输出的日志文件</w:t>
      </w:r>
      <w:r w:rsidR="00C11BE7" w:rsidRPr="00653D38">
        <w:rPr>
          <w:rFonts w:asciiTheme="minorEastAsia" w:hAnsiTheme="minorEastAsia" w:hint="eastAsia"/>
          <w:color w:val="000000" w:themeColor="text1"/>
          <w:sz w:val="24"/>
          <w:rPrChange w:id="6667" w:author="JY0225" w:date="2017-08-24T12:08:00Z">
            <w:rPr>
              <w:rFonts w:hint="eastAsia"/>
              <w:color w:val="000000" w:themeColor="text1"/>
              <w:sz w:val="24"/>
            </w:rPr>
          </w:rPrChange>
        </w:rPr>
        <w:t>可以看出，</w:t>
      </w:r>
      <w:r w:rsidR="003B5E1A" w:rsidRPr="00653D38">
        <w:rPr>
          <w:rFonts w:asciiTheme="minorEastAsia" w:hAnsiTheme="minorEastAsia" w:hint="eastAsia"/>
          <w:color w:val="000000" w:themeColor="text1"/>
          <w:sz w:val="24"/>
          <w:rPrChange w:id="6668" w:author="JY0225" w:date="2017-08-24T12:08:00Z">
            <w:rPr>
              <w:rFonts w:hint="eastAsia"/>
              <w:color w:val="000000" w:themeColor="text1"/>
              <w:sz w:val="24"/>
            </w:rPr>
          </w:rPrChange>
        </w:rPr>
        <w:t>第一次上传文件时，</w:t>
      </w:r>
      <w:r w:rsidR="000438FA" w:rsidRPr="00653D38">
        <w:rPr>
          <w:rFonts w:asciiTheme="minorEastAsia" w:hAnsiTheme="minorEastAsia" w:hint="eastAsia"/>
          <w:color w:val="000000" w:themeColor="text1"/>
          <w:sz w:val="24"/>
          <w:rPrChange w:id="6669" w:author="JY0225" w:date="2017-08-24T12:08:00Z">
            <w:rPr>
              <w:rFonts w:hint="eastAsia"/>
              <w:color w:val="000000" w:themeColor="text1"/>
              <w:sz w:val="24"/>
            </w:rPr>
          </w:rPrChange>
        </w:rPr>
        <w:t>正常调用了上传文件接口，</w:t>
      </w:r>
      <w:r w:rsidR="008C15CD" w:rsidRPr="00653D38">
        <w:rPr>
          <w:rFonts w:asciiTheme="minorEastAsia" w:hAnsiTheme="minorEastAsia" w:hint="eastAsia"/>
          <w:color w:val="000000" w:themeColor="text1"/>
          <w:sz w:val="24"/>
          <w:rPrChange w:id="6670" w:author="JY0225" w:date="2017-08-24T12:08:00Z">
            <w:rPr>
              <w:rFonts w:hint="eastAsia"/>
              <w:color w:val="000000" w:themeColor="text1"/>
              <w:sz w:val="24"/>
            </w:rPr>
          </w:rPrChange>
        </w:rPr>
        <w:t>将文件上传至了服务器端的指定路径。</w:t>
      </w:r>
      <w:r w:rsidR="00582BC4" w:rsidRPr="00653D38">
        <w:rPr>
          <w:rFonts w:asciiTheme="minorEastAsia" w:hAnsiTheme="minorEastAsia" w:hint="eastAsia"/>
          <w:color w:val="000000" w:themeColor="text1"/>
          <w:sz w:val="24"/>
          <w:rPrChange w:id="6671" w:author="JY0225" w:date="2017-08-24T12:08:00Z">
            <w:rPr>
              <w:rFonts w:hint="eastAsia"/>
              <w:color w:val="000000" w:themeColor="text1"/>
              <w:sz w:val="24"/>
            </w:rPr>
          </w:rPrChange>
        </w:rPr>
        <w:t>再次上传该文</w:t>
      </w:r>
      <w:r w:rsidR="00DB6966" w:rsidRPr="00653D38">
        <w:rPr>
          <w:rFonts w:asciiTheme="minorEastAsia" w:hAnsiTheme="minorEastAsia" w:hint="eastAsia"/>
          <w:color w:val="000000" w:themeColor="text1"/>
          <w:sz w:val="24"/>
          <w:rPrChange w:id="6672" w:author="JY0225" w:date="2017-08-24T12:08:00Z">
            <w:rPr>
              <w:rFonts w:hint="eastAsia"/>
              <w:color w:val="000000" w:themeColor="text1"/>
              <w:sz w:val="24"/>
            </w:rPr>
          </w:rPrChange>
        </w:rPr>
        <w:t>件时，并没有调用上传文件接口，通过服务器端去重校验，发现服务器</w:t>
      </w:r>
      <w:r w:rsidR="00582BC4" w:rsidRPr="00653D38">
        <w:rPr>
          <w:rFonts w:asciiTheme="minorEastAsia" w:hAnsiTheme="minorEastAsia" w:hint="eastAsia"/>
          <w:color w:val="000000" w:themeColor="text1"/>
          <w:sz w:val="24"/>
          <w:rPrChange w:id="6673" w:author="JY0225" w:date="2017-08-24T12:08:00Z">
            <w:rPr>
              <w:rFonts w:hint="eastAsia"/>
              <w:color w:val="000000" w:themeColor="text1"/>
              <w:sz w:val="24"/>
            </w:rPr>
          </w:rPrChange>
        </w:rPr>
        <w:t>存在该文件，所以调用的是服务器端复制文件的接口。该接口的执行时间很短，因此实现了“秒传”功能</w:t>
      </w:r>
      <w:r w:rsidR="00684E2C" w:rsidRPr="00653D38">
        <w:rPr>
          <w:rFonts w:asciiTheme="minorEastAsia" w:hAnsiTheme="minorEastAsia" w:hint="eastAsia"/>
          <w:color w:val="000000" w:themeColor="text1"/>
          <w:sz w:val="24"/>
          <w:rPrChange w:id="6674" w:author="JY0225" w:date="2017-08-24T12:08:00Z">
            <w:rPr>
              <w:rFonts w:hint="eastAsia"/>
              <w:color w:val="000000" w:themeColor="text1"/>
              <w:sz w:val="24"/>
            </w:rPr>
          </w:rPrChange>
        </w:rPr>
        <w:t>。</w:t>
      </w:r>
    </w:p>
    <w:p w14:paraId="218E6149" w14:textId="276E788D" w:rsidR="00CE1794" w:rsidRDefault="0043710A" w:rsidP="00B857FC">
      <w:pPr>
        <w:pStyle w:val="31"/>
      </w:pPr>
      <w:bookmarkStart w:id="6675" w:name="_Toc491606313"/>
      <w:r>
        <w:t>6.3</w:t>
      </w:r>
      <w:r w:rsidR="00B857FC">
        <w:t>.</w:t>
      </w:r>
      <w:ins w:id="6676" w:author="微软用户" w:date="2017-08-18T23:01:00Z">
        <w:r w:rsidR="009C4718">
          <w:t>4</w:t>
        </w:r>
      </w:ins>
      <w:del w:id="6677" w:author="微软用户" w:date="2017-08-18T23:01:00Z">
        <w:r w:rsidR="00B857FC" w:rsidDel="009C4718">
          <w:delText>2</w:delText>
        </w:r>
      </w:del>
      <w:r w:rsidR="00B857FC" w:rsidRPr="006637A1">
        <w:t xml:space="preserve"> </w:t>
      </w:r>
      <w:r w:rsidR="00683A29">
        <w:rPr>
          <w:rFonts w:hint="eastAsia"/>
        </w:rPr>
        <w:t>多应用适配</w:t>
      </w:r>
      <w:r w:rsidR="00B857FC">
        <w:rPr>
          <w:rFonts w:hint="eastAsia"/>
        </w:rPr>
        <w:t>功能测试</w:t>
      </w:r>
      <w:bookmarkEnd w:id="6675"/>
    </w:p>
    <w:p w14:paraId="6E36E0FE" w14:textId="3F9664BD" w:rsidR="00CC78D1" w:rsidRPr="00653D38" w:rsidRDefault="00CC78D1" w:rsidP="0000407A">
      <w:pPr>
        <w:spacing w:line="400" w:lineRule="exact"/>
        <w:rPr>
          <w:rFonts w:asciiTheme="minorEastAsia" w:hAnsiTheme="minorEastAsia"/>
          <w:color w:val="000000" w:themeColor="text1"/>
          <w:sz w:val="24"/>
          <w:rPrChange w:id="6678" w:author="JY0225" w:date="2017-08-24T12:08:00Z">
            <w:rPr>
              <w:color w:val="000000" w:themeColor="text1"/>
              <w:sz w:val="24"/>
            </w:rPr>
          </w:rPrChange>
        </w:rPr>
      </w:pPr>
      <w:r>
        <w:tab/>
      </w:r>
      <w:r w:rsidR="0000407A" w:rsidRPr="00653D38">
        <w:rPr>
          <w:rFonts w:asciiTheme="minorEastAsia" w:hAnsiTheme="minorEastAsia" w:hint="eastAsia"/>
          <w:color w:val="000000" w:themeColor="text1"/>
          <w:sz w:val="24"/>
          <w:rPrChange w:id="6679" w:author="JY0225" w:date="2017-08-24T12:08:00Z">
            <w:rPr>
              <w:rFonts w:hint="eastAsia"/>
              <w:color w:val="000000" w:themeColor="text1"/>
              <w:sz w:val="24"/>
            </w:rPr>
          </w:rPrChange>
        </w:rPr>
        <w:t>多应用适配为实现</w:t>
      </w:r>
      <w:r w:rsidR="00354DF3" w:rsidRPr="00653D38">
        <w:rPr>
          <w:rFonts w:asciiTheme="minorEastAsia" w:hAnsiTheme="minorEastAsia" w:hint="eastAsia"/>
          <w:color w:val="000000" w:themeColor="text1"/>
          <w:sz w:val="24"/>
          <w:rPrChange w:id="6680" w:author="JY0225" w:date="2017-08-24T12:08:00Z">
            <w:rPr>
              <w:rFonts w:hint="eastAsia"/>
              <w:color w:val="000000" w:themeColor="text1"/>
              <w:sz w:val="24"/>
            </w:rPr>
          </w:rPrChange>
        </w:rPr>
        <w:t>中间件系统</w:t>
      </w:r>
      <w:r w:rsidR="004E3CF2" w:rsidRPr="00653D38">
        <w:rPr>
          <w:rFonts w:asciiTheme="minorEastAsia" w:hAnsiTheme="minorEastAsia" w:hint="eastAsia"/>
          <w:color w:val="000000" w:themeColor="text1"/>
          <w:sz w:val="24"/>
          <w:rPrChange w:id="6681" w:author="JY0225" w:date="2017-08-24T12:08:00Z">
            <w:rPr>
              <w:rFonts w:hint="eastAsia"/>
              <w:color w:val="000000" w:themeColor="text1"/>
              <w:sz w:val="24"/>
            </w:rPr>
          </w:rPrChange>
        </w:rPr>
        <w:t>对不同客户端请求的适配，支持更多的客户端类型，实现</w:t>
      </w:r>
      <w:r w:rsidR="0000407A" w:rsidRPr="00653D38">
        <w:rPr>
          <w:rFonts w:asciiTheme="minorEastAsia" w:hAnsiTheme="minorEastAsia" w:hint="eastAsia"/>
          <w:color w:val="000000" w:themeColor="text1"/>
          <w:sz w:val="24"/>
          <w:rPrChange w:id="6682" w:author="JY0225" w:date="2017-08-24T12:08:00Z">
            <w:rPr>
              <w:rFonts w:hint="eastAsia"/>
              <w:color w:val="000000" w:themeColor="text1"/>
              <w:sz w:val="24"/>
            </w:rPr>
          </w:rPrChange>
        </w:rPr>
        <w:t>系统的跨平台性。</w:t>
      </w:r>
      <w:r w:rsidR="00497FBB" w:rsidRPr="00653D38">
        <w:rPr>
          <w:rFonts w:asciiTheme="minorEastAsia" w:hAnsiTheme="minorEastAsia" w:hint="eastAsia"/>
          <w:color w:val="000000" w:themeColor="text1"/>
          <w:sz w:val="24"/>
          <w:rPrChange w:id="6683" w:author="JY0225" w:date="2017-08-24T12:08:00Z">
            <w:rPr>
              <w:rFonts w:hint="eastAsia"/>
              <w:color w:val="000000" w:themeColor="text1"/>
              <w:sz w:val="24"/>
            </w:rPr>
          </w:rPrChange>
        </w:rPr>
        <w:t>本文</w:t>
      </w:r>
      <w:r w:rsidR="0000407A" w:rsidRPr="00653D38">
        <w:rPr>
          <w:rFonts w:asciiTheme="minorEastAsia" w:hAnsiTheme="minorEastAsia" w:hint="eastAsia"/>
          <w:color w:val="000000" w:themeColor="text1"/>
          <w:sz w:val="24"/>
          <w:rPrChange w:id="6684" w:author="JY0225" w:date="2017-08-24T12:08:00Z">
            <w:rPr>
              <w:rFonts w:hint="eastAsia"/>
              <w:color w:val="000000" w:themeColor="text1"/>
              <w:sz w:val="24"/>
            </w:rPr>
          </w:rPrChange>
        </w:rPr>
        <w:t>开发了一款基于</w:t>
      </w:r>
      <w:r w:rsidR="006707F9" w:rsidRPr="00653D38">
        <w:rPr>
          <w:rFonts w:asciiTheme="minorEastAsia" w:hAnsiTheme="minorEastAsia"/>
          <w:color w:val="000000" w:themeColor="text1"/>
          <w:sz w:val="24"/>
          <w:rPrChange w:id="6685" w:author="JY0225" w:date="2017-08-24T12:08:00Z">
            <w:rPr>
              <w:color w:val="000000" w:themeColor="text1"/>
              <w:sz w:val="24"/>
            </w:rPr>
          </w:rPrChange>
        </w:rPr>
        <w:t>Firefox</w:t>
      </w:r>
      <w:r w:rsidR="0000407A" w:rsidRPr="00653D38">
        <w:rPr>
          <w:rFonts w:asciiTheme="minorEastAsia" w:hAnsiTheme="minorEastAsia" w:hint="eastAsia"/>
          <w:color w:val="000000" w:themeColor="text1"/>
          <w:sz w:val="24"/>
          <w:rPrChange w:id="6686" w:author="JY0225" w:date="2017-08-24T12:08:00Z">
            <w:rPr>
              <w:rFonts w:hint="eastAsia"/>
              <w:color w:val="000000" w:themeColor="text1"/>
              <w:sz w:val="24"/>
            </w:rPr>
          </w:rPrChange>
        </w:rPr>
        <w:t>浏览器的</w:t>
      </w:r>
      <w:r w:rsidR="002E5718" w:rsidRPr="00653D38">
        <w:rPr>
          <w:rFonts w:asciiTheme="minorEastAsia" w:hAnsiTheme="minorEastAsia" w:hint="eastAsia"/>
          <w:color w:val="000000" w:themeColor="text1"/>
          <w:sz w:val="24"/>
          <w:rPrChange w:id="6687" w:author="JY0225" w:date="2017-08-24T12:08:00Z">
            <w:rPr>
              <w:rFonts w:hint="eastAsia"/>
              <w:color w:val="000000" w:themeColor="text1"/>
              <w:sz w:val="24"/>
            </w:rPr>
          </w:rPrChange>
        </w:rPr>
        <w:t>扩展工具</w:t>
      </w:r>
      <w:r w:rsidR="0000407A" w:rsidRPr="00653D38">
        <w:rPr>
          <w:rFonts w:asciiTheme="minorEastAsia" w:hAnsiTheme="minorEastAsia" w:hint="eastAsia"/>
          <w:color w:val="000000" w:themeColor="text1"/>
          <w:sz w:val="24"/>
          <w:rPrChange w:id="6688" w:author="JY0225" w:date="2017-08-24T12:08:00Z">
            <w:rPr>
              <w:rFonts w:hint="eastAsia"/>
              <w:color w:val="000000" w:themeColor="text1"/>
              <w:sz w:val="24"/>
            </w:rPr>
          </w:rPrChange>
        </w:rPr>
        <w:t>，用户可以利用</w:t>
      </w:r>
      <w:r w:rsidR="002E5718" w:rsidRPr="00653D38">
        <w:rPr>
          <w:rFonts w:asciiTheme="minorEastAsia" w:hAnsiTheme="minorEastAsia" w:hint="eastAsia"/>
          <w:color w:val="000000" w:themeColor="text1"/>
          <w:sz w:val="24"/>
          <w:rPrChange w:id="6689" w:author="JY0225" w:date="2017-08-24T12:08:00Z">
            <w:rPr>
              <w:rFonts w:hint="eastAsia"/>
              <w:color w:val="000000" w:themeColor="text1"/>
              <w:sz w:val="24"/>
            </w:rPr>
          </w:rPrChange>
        </w:rPr>
        <w:t>扩展</w:t>
      </w:r>
      <w:r w:rsidR="0000407A" w:rsidRPr="00653D38">
        <w:rPr>
          <w:rFonts w:asciiTheme="minorEastAsia" w:hAnsiTheme="minorEastAsia" w:hint="eastAsia"/>
          <w:color w:val="000000" w:themeColor="text1"/>
          <w:sz w:val="24"/>
          <w:rPrChange w:id="6690" w:author="JY0225" w:date="2017-08-24T12:08:00Z">
            <w:rPr>
              <w:rFonts w:hint="eastAsia"/>
              <w:color w:val="000000" w:themeColor="text1"/>
              <w:sz w:val="24"/>
            </w:rPr>
          </w:rPrChange>
        </w:rPr>
        <w:t>使用云</w:t>
      </w:r>
      <w:r w:rsidR="00476838" w:rsidRPr="00653D38">
        <w:rPr>
          <w:rFonts w:asciiTheme="minorEastAsia" w:hAnsiTheme="minorEastAsia" w:hint="eastAsia"/>
          <w:color w:val="000000" w:themeColor="text1"/>
          <w:sz w:val="24"/>
          <w:rPrChange w:id="6691" w:author="JY0225" w:date="2017-08-24T12:08:00Z">
            <w:rPr>
              <w:rFonts w:hint="eastAsia"/>
              <w:color w:val="000000" w:themeColor="text1"/>
              <w:sz w:val="24"/>
            </w:rPr>
          </w:rPrChange>
        </w:rPr>
        <w:t>备份</w:t>
      </w:r>
      <w:r w:rsidR="0000407A" w:rsidRPr="00653D38">
        <w:rPr>
          <w:rFonts w:asciiTheme="minorEastAsia" w:hAnsiTheme="minorEastAsia" w:hint="eastAsia"/>
          <w:color w:val="000000" w:themeColor="text1"/>
          <w:sz w:val="24"/>
          <w:rPrChange w:id="6692" w:author="JY0225" w:date="2017-08-24T12:08:00Z">
            <w:rPr>
              <w:rFonts w:hint="eastAsia"/>
              <w:color w:val="000000" w:themeColor="text1"/>
              <w:sz w:val="24"/>
            </w:rPr>
          </w:rPrChange>
        </w:rPr>
        <w:t>服务，并提供了</w:t>
      </w:r>
      <w:r w:rsidR="0000407A" w:rsidRPr="00653D38">
        <w:rPr>
          <w:rFonts w:asciiTheme="minorEastAsia" w:hAnsiTheme="minorEastAsia"/>
          <w:color w:val="000000" w:themeColor="text1"/>
          <w:sz w:val="24"/>
          <w:rPrChange w:id="6693" w:author="JY0225" w:date="2017-08-24T12:08:00Z">
            <w:rPr>
              <w:color w:val="000000" w:themeColor="text1"/>
              <w:sz w:val="24"/>
            </w:rPr>
          </w:rPrChange>
        </w:rPr>
        <w:t>Java</w:t>
      </w:r>
      <w:r w:rsidR="0000407A" w:rsidRPr="00653D38">
        <w:rPr>
          <w:rFonts w:asciiTheme="minorEastAsia" w:hAnsiTheme="minorEastAsia" w:hint="eastAsia"/>
          <w:color w:val="000000" w:themeColor="text1"/>
          <w:sz w:val="24"/>
          <w:rPrChange w:id="6694" w:author="JY0225" w:date="2017-08-24T12:08:00Z">
            <w:rPr>
              <w:rFonts w:hint="eastAsia"/>
              <w:color w:val="000000" w:themeColor="text1"/>
              <w:sz w:val="24"/>
            </w:rPr>
          </w:rPrChange>
        </w:rPr>
        <w:t>平台的软件开发包（</w:t>
      </w:r>
      <w:r w:rsidR="0000407A" w:rsidRPr="00653D38">
        <w:rPr>
          <w:rFonts w:asciiTheme="minorEastAsia" w:hAnsiTheme="minorEastAsia"/>
          <w:color w:val="000000" w:themeColor="text1"/>
          <w:sz w:val="24"/>
          <w:rPrChange w:id="6695" w:author="JY0225" w:date="2017-08-24T12:08:00Z">
            <w:rPr>
              <w:color w:val="000000" w:themeColor="text1"/>
              <w:sz w:val="24"/>
            </w:rPr>
          </w:rPrChange>
        </w:rPr>
        <w:t>SDK</w:t>
      </w:r>
      <w:r w:rsidR="0000407A" w:rsidRPr="00653D38">
        <w:rPr>
          <w:rFonts w:asciiTheme="minorEastAsia" w:hAnsiTheme="minorEastAsia" w:hint="eastAsia"/>
          <w:color w:val="000000" w:themeColor="text1"/>
          <w:sz w:val="24"/>
          <w:rPrChange w:id="6696" w:author="JY0225" w:date="2017-08-24T12:08:00Z">
            <w:rPr>
              <w:rFonts w:hint="eastAsia"/>
              <w:color w:val="000000" w:themeColor="text1"/>
              <w:sz w:val="24"/>
            </w:rPr>
          </w:rPrChange>
        </w:rPr>
        <w:t>），</w:t>
      </w:r>
      <w:r w:rsidR="0000407A" w:rsidRPr="00653D38">
        <w:rPr>
          <w:rFonts w:asciiTheme="minorEastAsia" w:hAnsiTheme="minorEastAsia"/>
          <w:color w:val="000000" w:themeColor="text1"/>
          <w:sz w:val="24"/>
          <w:rPrChange w:id="6697" w:author="JY0225" w:date="2017-08-24T12:08:00Z">
            <w:rPr>
              <w:color w:val="000000" w:themeColor="text1"/>
              <w:sz w:val="24"/>
            </w:rPr>
          </w:rPrChange>
        </w:rPr>
        <w:t>Java</w:t>
      </w:r>
      <w:r w:rsidR="0000407A" w:rsidRPr="00653D38">
        <w:rPr>
          <w:rFonts w:asciiTheme="minorEastAsia" w:hAnsiTheme="minorEastAsia" w:hint="eastAsia"/>
          <w:color w:val="000000" w:themeColor="text1"/>
          <w:sz w:val="24"/>
          <w:rPrChange w:id="6698" w:author="JY0225" w:date="2017-08-24T12:08:00Z">
            <w:rPr>
              <w:rFonts w:hint="eastAsia"/>
              <w:color w:val="000000" w:themeColor="text1"/>
              <w:sz w:val="24"/>
            </w:rPr>
          </w:rPrChange>
        </w:rPr>
        <w:t>开发者可以利用该开发包提供的应用接口</w:t>
      </w:r>
      <w:r w:rsidR="0000407A" w:rsidRPr="00653D38">
        <w:rPr>
          <w:rFonts w:asciiTheme="minorEastAsia" w:hAnsiTheme="minorEastAsia"/>
          <w:color w:val="000000" w:themeColor="text1"/>
          <w:sz w:val="24"/>
          <w:rPrChange w:id="6699" w:author="JY0225" w:date="2017-08-24T12:08:00Z">
            <w:rPr>
              <w:color w:val="000000" w:themeColor="text1"/>
              <w:sz w:val="24"/>
            </w:rPr>
          </w:rPrChange>
        </w:rPr>
        <w:t>API</w:t>
      </w:r>
      <w:r w:rsidR="00C6295D" w:rsidRPr="00653D38">
        <w:rPr>
          <w:rFonts w:asciiTheme="minorEastAsia" w:hAnsiTheme="minorEastAsia" w:hint="eastAsia"/>
          <w:color w:val="000000" w:themeColor="text1"/>
          <w:sz w:val="24"/>
          <w:rPrChange w:id="6700" w:author="JY0225" w:date="2017-08-24T12:08:00Z">
            <w:rPr>
              <w:rFonts w:hint="eastAsia"/>
              <w:color w:val="000000" w:themeColor="text1"/>
              <w:sz w:val="24"/>
            </w:rPr>
          </w:rPrChange>
        </w:rPr>
        <w:t>来集成本文优化的</w:t>
      </w:r>
      <w:r w:rsidR="0000407A" w:rsidRPr="00653D38">
        <w:rPr>
          <w:rFonts w:asciiTheme="minorEastAsia" w:hAnsiTheme="minorEastAsia" w:hint="eastAsia"/>
          <w:color w:val="000000" w:themeColor="text1"/>
          <w:sz w:val="24"/>
          <w:rPrChange w:id="6701" w:author="JY0225" w:date="2017-08-24T12:08: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6702" w:author="JY0225" w:date="2017-08-24T12:08:00Z">
            <w:rPr>
              <w:rFonts w:hint="eastAsia"/>
              <w:color w:val="000000" w:themeColor="text1"/>
              <w:sz w:val="24"/>
            </w:rPr>
          </w:rPrChange>
        </w:rPr>
        <w:t>备份</w:t>
      </w:r>
      <w:r w:rsidR="0000407A" w:rsidRPr="00653D38">
        <w:rPr>
          <w:rFonts w:asciiTheme="minorEastAsia" w:hAnsiTheme="minorEastAsia" w:hint="eastAsia"/>
          <w:color w:val="000000" w:themeColor="text1"/>
          <w:sz w:val="24"/>
          <w:rPrChange w:id="6703" w:author="JY0225" w:date="2017-08-24T12:08:00Z">
            <w:rPr>
              <w:rFonts w:hint="eastAsia"/>
              <w:color w:val="000000" w:themeColor="text1"/>
              <w:sz w:val="24"/>
            </w:rPr>
          </w:rPrChange>
        </w:rPr>
        <w:t>服务。</w:t>
      </w:r>
      <w:r w:rsidR="005B076F" w:rsidRPr="00653D38">
        <w:rPr>
          <w:rFonts w:asciiTheme="minorEastAsia" w:hAnsiTheme="minorEastAsia" w:hint="eastAsia"/>
          <w:color w:val="000000" w:themeColor="text1"/>
          <w:sz w:val="24"/>
          <w:rPrChange w:id="6704" w:author="JY0225" w:date="2017-08-24T12:08:00Z">
            <w:rPr>
              <w:rFonts w:hint="eastAsia"/>
              <w:color w:val="000000" w:themeColor="text1"/>
              <w:sz w:val="24"/>
            </w:rPr>
          </w:rPrChange>
        </w:rPr>
        <w:t>测试中，本文</w:t>
      </w:r>
      <w:r w:rsidR="00B70482" w:rsidRPr="00653D38">
        <w:rPr>
          <w:rFonts w:asciiTheme="minorEastAsia" w:hAnsiTheme="minorEastAsia" w:hint="eastAsia"/>
          <w:color w:val="000000" w:themeColor="text1"/>
          <w:sz w:val="24"/>
          <w:rPrChange w:id="6705" w:author="JY0225" w:date="2017-08-24T12:08:00Z">
            <w:rPr>
              <w:rFonts w:hint="eastAsia"/>
              <w:color w:val="000000" w:themeColor="text1"/>
              <w:sz w:val="24"/>
            </w:rPr>
          </w:rPrChange>
        </w:rPr>
        <w:t>对通过</w:t>
      </w:r>
      <w:r w:rsidR="006707F9" w:rsidRPr="00653D38">
        <w:rPr>
          <w:rFonts w:asciiTheme="minorEastAsia" w:hAnsiTheme="minorEastAsia"/>
          <w:color w:val="000000" w:themeColor="text1"/>
          <w:sz w:val="24"/>
          <w:rPrChange w:id="6706" w:author="JY0225" w:date="2017-08-24T12:08:00Z">
            <w:rPr>
              <w:color w:val="000000" w:themeColor="text1"/>
              <w:sz w:val="24"/>
            </w:rPr>
          </w:rPrChange>
        </w:rPr>
        <w:t>Firefox</w:t>
      </w:r>
      <w:r w:rsidR="002E5718" w:rsidRPr="00653D38">
        <w:rPr>
          <w:rFonts w:asciiTheme="minorEastAsia" w:hAnsiTheme="minorEastAsia" w:hint="eastAsia"/>
          <w:color w:val="000000" w:themeColor="text1"/>
          <w:sz w:val="24"/>
          <w:rPrChange w:id="6707" w:author="JY0225" w:date="2017-08-24T12:08:00Z">
            <w:rPr>
              <w:rFonts w:hint="eastAsia"/>
              <w:color w:val="000000" w:themeColor="text1"/>
              <w:sz w:val="24"/>
            </w:rPr>
          </w:rPrChange>
        </w:rPr>
        <w:t>扩展</w:t>
      </w:r>
      <w:r w:rsidR="00B70482" w:rsidRPr="00653D38">
        <w:rPr>
          <w:rFonts w:asciiTheme="minorEastAsia" w:hAnsiTheme="minorEastAsia" w:hint="eastAsia"/>
          <w:color w:val="000000" w:themeColor="text1"/>
          <w:sz w:val="24"/>
          <w:rPrChange w:id="6708" w:author="JY0225" w:date="2017-08-24T12:08:00Z">
            <w:rPr>
              <w:rFonts w:hint="eastAsia"/>
              <w:color w:val="000000" w:themeColor="text1"/>
              <w:sz w:val="24"/>
            </w:rPr>
          </w:rPrChange>
        </w:rPr>
        <w:t>和</w:t>
      </w:r>
      <w:r w:rsidR="00B70482" w:rsidRPr="00653D38">
        <w:rPr>
          <w:rFonts w:asciiTheme="minorEastAsia" w:hAnsiTheme="minorEastAsia"/>
          <w:color w:val="000000" w:themeColor="text1"/>
          <w:sz w:val="24"/>
          <w:rPrChange w:id="6709" w:author="JY0225" w:date="2017-08-24T12:08:00Z">
            <w:rPr>
              <w:color w:val="000000" w:themeColor="text1"/>
              <w:sz w:val="24"/>
            </w:rPr>
          </w:rPrChange>
        </w:rPr>
        <w:t>Java</w:t>
      </w:r>
      <w:r w:rsidR="00B70482" w:rsidRPr="00653D38">
        <w:rPr>
          <w:rFonts w:asciiTheme="minorEastAsia" w:hAnsiTheme="minorEastAsia" w:hint="eastAsia"/>
          <w:color w:val="000000" w:themeColor="text1"/>
          <w:sz w:val="24"/>
          <w:rPrChange w:id="6710" w:author="JY0225" w:date="2017-08-24T12:08:00Z">
            <w:rPr>
              <w:rFonts w:hint="eastAsia"/>
              <w:color w:val="000000" w:themeColor="text1"/>
              <w:sz w:val="24"/>
            </w:rPr>
          </w:rPrChange>
        </w:rPr>
        <w:t>开发包用户的功能测试，验证优化后的中间件系统能够适配各种类型的客户端。</w:t>
      </w:r>
    </w:p>
    <w:p w14:paraId="4A62684F" w14:textId="77777777" w:rsidR="0013776C" w:rsidRPr="00653D38" w:rsidRDefault="0013776C" w:rsidP="0013776C">
      <w:pPr>
        <w:spacing w:line="400" w:lineRule="exact"/>
        <w:ind w:firstLine="418"/>
        <w:rPr>
          <w:rFonts w:asciiTheme="minorEastAsia" w:hAnsiTheme="minorEastAsia"/>
          <w:color w:val="000000" w:themeColor="text1"/>
          <w:sz w:val="24"/>
          <w:rPrChange w:id="6711" w:author="JY0225" w:date="2017-08-24T12:08:00Z">
            <w:rPr>
              <w:color w:val="000000" w:themeColor="text1"/>
              <w:sz w:val="24"/>
            </w:rPr>
          </w:rPrChange>
        </w:rPr>
      </w:pPr>
      <w:r w:rsidRPr="00653D38">
        <w:rPr>
          <w:rFonts w:asciiTheme="minorEastAsia" w:hAnsiTheme="minorEastAsia"/>
          <w:color w:val="000000" w:themeColor="text1"/>
          <w:sz w:val="24"/>
          <w:rPrChange w:id="6712" w:author="JY0225" w:date="2017-08-24T12:08:00Z">
            <w:rPr>
              <w:color w:val="000000" w:themeColor="text1"/>
              <w:sz w:val="24"/>
            </w:rPr>
          </w:rPrChange>
        </w:rPr>
        <w:tab/>
      </w:r>
      <w:r w:rsidR="000845A1" w:rsidRPr="00653D38">
        <w:rPr>
          <w:rFonts w:asciiTheme="minorEastAsia" w:hAnsiTheme="minorEastAsia" w:hint="eastAsia"/>
          <w:color w:val="000000" w:themeColor="text1"/>
          <w:sz w:val="24"/>
          <w:rPrChange w:id="6713" w:author="JY0225" w:date="2017-08-24T12:08:00Z">
            <w:rPr>
              <w:rFonts w:hint="eastAsia"/>
              <w:color w:val="000000" w:themeColor="text1"/>
              <w:sz w:val="24"/>
            </w:rPr>
          </w:rPrChange>
        </w:rPr>
        <w:t>测试用例五</w:t>
      </w:r>
      <w:r w:rsidRPr="00653D38">
        <w:rPr>
          <w:rFonts w:asciiTheme="minorEastAsia" w:hAnsiTheme="minorEastAsia" w:hint="eastAsia"/>
          <w:color w:val="000000" w:themeColor="text1"/>
          <w:sz w:val="24"/>
          <w:rPrChange w:id="6714" w:author="JY0225" w:date="2017-08-24T12:08:00Z">
            <w:rPr>
              <w:rFonts w:hint="eastAsia"/>
              <w:color w:val="000000" w:themeColor="text1"/>
              <w:sz w:val="24"/>
            </w:rPr>
          </w:rPrChange>
        </w:rPr>
        <w:t>：</w:t>
      </w:r>
    </w:p>
    <w:p w14:paraId="3C48783D" w14:textId="77777777" w:rsidR="0013776C" w:rsidRPr="00653D38" w:rsidRDefault="0013776C" w:rsidP="0013776C">
      <w:pPr>
        <w:spacing w:line="400" w:lineRule="exact"/>
        <w:jc w:val="center"/>
        <w:rPr>
          <w:rFonts w:asciiTheme="minorEastAsia" w:hAnsiTheme="minorEastAsia"/>
          <w:color w:val="000000" w:themeColor="text1"/>
          <w:sz w:val="24"/>
          <w:rPrChange w:id="6715" w:author="JY0225" w:date="2017-08-24T12:08:00Z">
            <w:rPr>
              <w:color w:val="000000" w:themeColor="text1"/>
              <w:sz w:val="24"/>
            </w:rPr>
          </w:rPrChange>
        </w:rPr>
      </w:pPr>
      <w:r w:rsidRPr="00653D38">
        <w:rPr>
          <w:rFonts w:asciiTheme="minorEastAsia" w:hAnsiTheme="minorEastAsia"/>
          <w:color w:val="000000" w:themeColor="text1"/>
          <w:sz w:val="24"/>
          <w:rPrChange w:id="6716" w:author="JY0225" w:date="2017-08-24T12:08:00Z">
            <w:rPr>
              <w:color w:val="000000" w:themeColor="text1"/>
              <w:sz w:val="24"/>
            </w:rPr>
          </w:rPrChange>
        </w:rPr>
        <w:lastRenderedPageBreak/>
        <w:tab/>
      </w:r>
      <w:r w:rsidRPr="00653D38">
        <w:rPr>
          <w:rFonts w:asciiTheme="minorEastAsia" w:hAnsiTheme="minorEastAsia" w:hint="eastAsia"/>
          <w:color w:val="000000" w:themeColor="text1"/>
          <w:sz w:val="24"/>
          <w:rPrChange w:id="6717" w:author="JY0225" w:date="2017-08-24T12:08:00Z">
            <w:rPr>
              <w:rFonts w:hint="eastAsia"/>
              <w:color w:val="000000" w:themeColor="text1"/>
              <w:sz w:val="24"/>
            </w:rPr>
          </w:rPrChange>
        </w:rPr>
        <w:t>表</w:t>
      </w:r>
      <w:r w:rsidR="00B7557F" w:rsidRPr="00653D38">
        <w:rPr>
          <w:rFonts w:asciiTheme="minorEastAsia" w:hAnsiTheme="minorEastAsia"/>
          <w:color w:val="000000" w:themeColor="text1"/>
          <w:sz w:val="24"/>
          <w:rPrChange w:id="6718" w:author="JY0225" w:date="2017-08-24T12:08:00Z">
            <w:rPr>
              <w:color w:val="000000" w:themeColor="text1"/>
              <w:sz w:val="24"/>
            </w:rPr>
          </w:rPrChange>
        </w:rPr>
        <w:t>6-6</w:t>
      </w:r>
      <w:r w:rsidRPr="00653D38">
        <w:rPr>
          <w:rFonts w:asciiTheme="minorEastAsia" w:hAnsiTheme="minorEastAsia"/>
          <w:color w:val="000000" w:themeColor="text1"/>
          <w:sz w:val="24"/>
          <w:rPrChange w:id="6719" w:author="JY0225" w:date="2017-08-24T12:08:00Z">
            <w:rPr>
              <w:color w:val="000000" w:themeColor="text1"/>
              <w:sz w:val="24"/>
            </w:rPr>
          </w:rPrChange>
        </w:rPr>
        <w:t xml:space="preserve"> </w:t>
      </w:r>
      <w:r w:rsidR="006C39A3" w:rsidRPr="00653D38">
        <w:rPr>
          <w:rFonts w:asciiTheme="minorEastAsia" w:hAnsiTheme="minorEastAsia" w:hint="eastAsia"/>
          <w:color w:val="000000" w:themeColor="text1"/>
          <w:sz w:val="24"/>
          <w:rPrChange w:id="6720" w:author="JY0225" w:date="2017-08-24T12:08:00Z">
            <w:rPr>
              <w:rFonts w:hint="eastAsia"/>
              <w:color w:val="000000" w:themeColor="text1"/>
              <w:sz w:val="24"/>
            </w:rPr>
          </w:rPrChange>
        </w:rPr>
        <w:t>多应用适配</w:t>
      </w:r>
      <w:r w:rsidRPr="00653D38">
        <w:rPr>
          <w:rFonts w:asciiTheme="minorEastAsia" w:hAnsiTheme="minorEastAsia" w:hint="eastAsia"/>
          <w:color w:val="000000" w:themeColor="text1"/>
          <w:sz w:val="24"/>
          <w:rPrChange w:id="6721" w:author="JY0225" w:date="2017-08-24T12:08:00Z">
            <w:rPr>
              <w:rFonts w:hint="eastAsia"/>
              <w:color w:val="000000" w:themeColor="text1"/>
              <w:sz w:val="24"/>
            </w:rPr>
          </w:rPrChange>
        </w:rPr>
        <w:t>测试</w:t>
      </w:r>
    </w:p>
    <w:tbl>
      <w:tblPr>
        <w:tblStyle w:val="aa"/>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Pr="00653D38" w:rsidRDefault="00DD7C91" w:rsidP="0000407A">
      <w:pPr>
        <w:spacing w:line="400" w:lineRule="exact"/>
        <w:rPr>
          <w:rFonts w:asciiTheme="minorEastAsia" w:hAnsiTheme="minorEastAsia"/>
          <w:color w:val="000000" w:themeColor="text1"/>
          <w:sz w:val="24"/>
          <w:rPrChange w:id="6722" w:author="JY0225" w:date="2017-08-24T12:09:00Z">
            <w:rPr>
              <w:color w:val="000000" w:themeColor="text1"/>
              <w:sz w:val="24"/>
            </w:rPr>
          </w:rPrChange>
        </w:rPr>
      </w:pPr>
      <w:r w:rsidRPr="00DD7C91">
        <w:rPr>
          <w:noProof/>
          <w:color w:val="000000" w:themeColor="text1"/>
          <w:sz w:val="24"/>
        </w:rPr>
        <w:drawing>
          <wp:anchor distT="0" distB="0" distL="114300" distR="114300" simplePos="0" relativeHeight="251670528" behindDoc="0" locked="0" layoutInCell="1" allowOverlap="1" wp14:anchorId="0242A6B1" wp14:editId="1FAAA380">
            <wp:simplePos x="0" y="0"/>
            <wp:positionH relativeFrom="column">
              <wp:posOffset>1261745</wp:posOffset>
            </wp:positionH>
            <wp:positionV relativeFrom="paragraph">
              <wp:posOffset>1090295</wp:posOffset>
            </wp:positionV>
            <wp:extent cx="3127375" cy="2976880"/>
            <wp:effectExtent l="0" t="0" r="0" b="0"/>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27375" cy="297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sidRPr="00653D38">
        <w:rPr>
          <w:rFonts w:asciiTheme="minorEastAsia" w:hAnsiTheme="minorEastAsia" w:hint="eastAsia"/>
          <w:color w:val="000000" w:themeColor="text1"/>
          <w:sz w:val="24"/>
          <w:rPrChange w:id="6723" w:author="JY0225" w:date="2017-08-24T12:09:00Z">
            <w:rPr>
              <w:rFonts w:hint="eastAsia"/>
              <w:color w:val="000000" w:themeColor="text1"/>
              <w:sz w:val="24"/>
            </w:rPr>
          </w:rPrChange>
        </w:rPr>
        <w:t>本测试同时测试了</w:t>
      </w:r>
      <w:r w:rsidR="001A498E" w:rsidRPr="00653D38">
        <w:rPr>
          <w:rFonts w:asciiTheme="minorEastAsia" w:hAnsiTheme="minorEastAsia"/>
          <w:color w:val="000000" w:themeColor="text1"/>
          <w:sz w:val="24"/>
          <w:rPrChange w:id="6724" w:author="JY0225" w:date="2017-08-24T12:09:00Z">
            <w:rPr>
              <w:color w:val="000000" w:themeColor="text1"/>
              <w:sz w:val="24"/>
            </w:rPr>
          </w:rPrChange>
        </w:rPr>
        <w:t>Firefox</w:t>
      </w:r>
      <w:r w:rsidR="002E5718" w:rsidRPr="00653D38">
        <w:rPr>
          <w:rFonts w:asciiTheme="minorEastAsia" w:hAnsiTheme="minorEastAsia" w:hint="eastAsia"/>
          <w:color w:val="000000" w:themeColor="text1"/>
          <w:sz w:val="24"/>
          <w:rPrChange w:id="6725" w:author="JY0225" w:date="2017-08-24T12:09:00Z">
            <w:rPr>
              <w:rFonts w:hint="eastAsia"/>
              <w:color w:val="000000" w:themeColor="text1"/>
              <w:sz w:val="24"/>
            </w:rPr>
          </w:rPrChange>
        </w:rPr>
        <w:t>扩展</w:t>
      </w:r>
      <w:r w:rsidR="005A672A" w:rsidRPr="00653D38">
        <w:rPr>
          <w:rFonts w:asciiTheme="minorEastAsia" w:hAnsiTheme="minorEastAsia" w:hint="eastAsia"/>
          <w:color w:val="000000" w:themeColor="text1"/>
          <w:sz w:val="24"/>
          <w:rPrChange w:id="6726" w:author="JY0225" w:date="2017-08-24T12:09:00Z">
            <w:rPr>
              <w:rFonts w:hint="eastAsia"/>
              <w:color w:val="000000" w:themeColor="text1"/>
              <w:sz w:val="24"/>
            </w:rPr>
          </w:rPrChange>
        </w:rPr>
        <w:t>以及</w:t>
      </w:r>
      <w:r w:rsidR="005A672A" w:rsidRPr="00653D38">
        <w:rPr>
          <w:rFonts w:asciiTheme="minorEastAsia" w:hAnsiTheme="minorEastAsia"/>
          <w:color w:val="000000" w:themeColor="text1"/>
          <w:sz w:val="24"/>
          <w:rPrChange w:id="6727" w:author="JY0225" w:date="2017-08-24T12:09:00Z">
            <w:rPr>
              <w:color w:val="000000" w:themeColor="text1"/>
              <w:sz w:val="24"/>
            </w:rPr>
          </w:rPrChange>
        </w:rPr>
        <w:t>Java SDK</w:t>
      </w:r>
      <w:r w:rsidR="005A672A" w:rsidRPr="00653D38">
        <w:rPr>
          <w:rFonts w:asciiTheme="minorEastAsia" w:hAnsiTheme="minorEastAsia" w:hint="eastAsia"/>
          <w:color w:val="000000" w:themeColor="text1"/>
          <w:sz w:val="24"/>
          <w:rPrChange w:id="6728" w:author="JY0225" w:date="2017-08-24T12:09:00Z">
            <w:rPr>
              <w:rFonts w:hint="eastAsia"/>
              <w:color w:val="000000" w:themeColor="text1"/>
              <w:sz w:val="24"/>
            </w:rPr>
          </w:rPrChange>
        </w:rPr>
        <w:t>的登录功能。</w:t>
      </w:r>
      <w:r w:rsidR="00A72E6A" w:rsidRPr="00653D38">
        <w:rPr>
          <w:rFonts w:asciiTheme="minorEastAsia" w:hAnsiTheme="minorEastAsia"/>
          <w:color w:val="000000" w:themeColor="text1"/>
          <w:sz w:val="24"/>
          <w:rPrChange w:id="6729" w:author="JY0225" w:date="2017-08-24T12:09:00Z">
            <w:rPr>
              <w:color w:val="000000" w:themeColor="text1"/>
              <w:sz w:val="24"/>
            </w:rPr>
          </w:rPrChange>
        </w:rPr>
        <w:t>Firefox</w:t>
      </w:r>
      <w:r w:rsidR="00A72E6A" w:rsidRPr="00653D38">
        <w:rPr>
          <w:rFonts w:asciiTheme="minorEastAsia" w:hAnsiTheme="minorEastAsia" w:hint="eastAsia"/>
          <w:color w:val="000000" w:themeColor="text1"/>
          <w:sz w:val="24"/>
          <w:rPrChange w:id="6730" w:author="JY0225" w:date="2017-08-24T12:09:00Z">
            <w:rPr>
              <w:rFonts w:hint="eastAsia"/>
              <w:color w:val="000000" w:themeColor="text1"/>
              <w:sz w:val="24"/>
            </w:rPr>
          </w:rPrChange>
        </w:rPr>
        <w:t>通过</w:t>
      </w:r>
      <w:r w:rsidR="00A72E6A" w:rsidRPr="00653D38">
        <w:rPr>
          <w:rFonts w:asciiTheme="minorEastAsia" w:hAnsiTheme="minorEastAsia"/>
          <w:color w:val="000000" w:themeColor="text1"/>
          <w:sz w:val="24"/>
          <w:rPrChange w:id="6731" w:author="JY0225" w:date="2017-08-24T12:09:00Z">
            <w:rPr>
              <w:color w:val="000000" w:themeColor="text1"/>
              <w:sz w:val="24"/>
            </w:rPr>
          </w:rPrChange>
        </w:rPr>
        <w:t>WebSocket</w:t>
      </w:r>
      <w:r w:rsidR="00A72E6A" w:rsidRPr="00653D38">
        <w:rPr>
          <w:rFonts w:asciiTheme="minorEastAsia" w:hAnsiTheme="minorEastAsia" w:hint="eastAsia"/>
          <w:color w:val="000000" w:themeColor="text1"/>
          <w:sz w:val="24"/>
          <w:rPrChange w:id="6732" w:author="JY0225" w:date="2017-08-24T12:09:00Z">
            <w:rPr>
              <w:rFonts w:hint="eastAsia"/>
              <w:color w:val="000000" w:themeColor="text1"/>
              <w:sz w:val="24"/>
            </w:rPr>
          </w:rPrChange>
        </w:rPr>
        <w:t>向服务器发送请求，</w:t>
      </w:r>
      <w:r w:rsidR="00A72E6A" w:rsidRPr="00653D38">
        <w:rPr>
          <w:rFonts w:asciiTheme="minorEastAsia" w:hAnsiTheme="minorEastAsia"/>
          <w:color w:val="000000" w:themeColor="text1"/>
          <w:sz w:val="24"/>
          <w:rPrChange w:id="6733" w:author="JY0225" w:date="2017-08-24T12:09:00Z">
            <w:rPr>
              <w:color w:val="000000" w:themeColor="text1"/>
              <w:sz w:val="24"/>
            </w:rPr>
          </w:rPrChange>
        </w:rPr>
        <w:t>Firefox</w:t>
      </w:r>
      <w:r w:rsidR="002E5718" w:rsidRPr="00653D38">
        <w:rPr>
          <w:rFonts w:asciiTheme="minorEastAsia" w:hAnsiTheme="minorEastAsia" w:hint="eastAsia"/>
          <w:color w:val="000000" w:themeColor="text1"/>
          <w:sz w:val="24"/>
          <w:rPrChange w:id="6734" w:author="JY0225" w:date="2017-08-24T12:09:00Z">
            <w:rPr>
              <w:rFonts w:hint="eastAsia"/>
              <w:color w:val="000000" w:themeColor="text1"/>
              <w:sz w:val="24"/>
            </w:rPr>
          </w:rPrChange>
        </w:rPr>
        <w:t>扩展</w:t>
      </w:r>
      <w:r w:rsidR="00A72E6A" w:rsidRPr="00653D38">
        <w:rPr>
          <w:rFonts w:asciiTheme="minorEastAsia" w:hAnsiTheme="minorEastAsia" w:hint="eastAsia"/>
          <w:color w:val="000000" w:themeColor="text1"/>
          <w:sz w:val="24"/>
          <w:rPrChange w:id="6735" w:author="JY0225" w:date="2017-08-24T12:09:00Z">
            <w:rPr>
              <w:rFonts w:hint="eastAsia"/>
              <w:color w:val="000000" w:themeColor="text1"/>
              <w:sz w:val="24"/>
            </w:rPr>
          </w:rPrChange>
        </w:rPr>
        <w:t>的请求由“</w:t>
      </w:r>
      <w:r w:rsidR="00A72E6A" w:rsidRPr="00653D38">
        <w:rPr>
          <w:rFonts w:asciiTheme="minorEastAsia" w:hAnsiTheme="minorEastAsia"/>
          <w:color w:val="000000" w:themeColor="text1"/>
          <w:sz w:val="24"/>
          <w:rPrChange w:id="6736" w:author="JY0225" w:date="2017-08-24T12:09:00Z">
            <w:rPr>
              <w:color w:val="000000" w:themeColor="text1"/>
              <w:sz w:val="24"/>
            </w:rPr>
          </w:rPrChange>
        </w:rPr>
        <w:t>firefox_</w:t>
      </w:r>
      <w:r w:rsidR="00A72E6A" w:rsidRPr="00653D38">
        <w:rPr>
          <w:rFonts w:asciiTheme="minorEastAsia" w:hAnsiTheme="minorEastAsia" w:hint="eastAsia"/>
          <w:color w:val="000000" w:themeColor="text1"/>
          <w:sz w:val="24"/>
          <w:rPrChange w:id="6737" w:author="JY0225" w:date="2017-08-24T12:09:00Z">
            <w:rPr>
              <w:rFonts w:hint="eastAsia"/>
              <w:color w:val="000000" w:themeColor="text1"/>
              <w:sz w:val="24"/>
            </w:rPr>
          </w:rPrChange>
        </w:rPr>
        <w:t>”标识。</w:t>
      </w:r>
      <w:r w:rsidR="006C3495" w:rsidRPr="00653D38">
        <w:rPr>
          <w:rFonts w:asciiTheme="minorEastAsia" w:hAnsiTheme="minorEastAsia"/>
          <w:color w:val="000000" w:themeColor="text1"/>
          <w:sz w:val="24"/>
          <w:rPrChange w:id="6738" w:author="JY0225" w:date="2017-08-24T12:09:00Z">
            <w:rPr>
              <w:color w:val="000000" w:themeColor="text1"/>
              <w:sz w:val="24"/>
            </w:rPr>
          </w:rPrChange>
        </w:rPr>
        <w:t>Java SDK</w:t>
      </w:r>
      <w:r w:rsidR="006C3495" w:rsidRPr="00653D38">
        <w:rPr>
          <w:rFonts w:asciiTheme="minorEastAsia" w:hAnsiTheme="minorEastAsia" w:hint="eastAsia"/>
          <w:color w:val="000000" w:themeColor="text1"/>
          <w:sz w:val="24"/>
          <w:rPrChange w:id="6739" w:author="JY0225" w:date="2017-08-24T12:09:00Z">
            <w:rPr>
              <w:rFonts w:hint="eastAsia"/>
              <w:color w:val="000000" w:themeColor="text1"/>
              <w:sz w:val="24"/>
            </w:rPr>
          </w:rPrChange>
        </w:rPr>
        <w:t>通过</w:t>
      </w:r>
      <w:r w:rsidR="006C3495" w:rsidRPr="00653D38">
        <w:rPr>
          <w:rFonts w:asciiTheme="minorEastAsia" w:hAnsiTheme="minorEastAsia"/>
          <w:color w:val="000000" w:themeColor="text1"/>
          <w:sz w:val="24"/>
          <w:rPrChange w:id="6740" w:author="JY0225" w:date="2017-08-24T12:09:00Z">
            <w:rPr>
              <w:color w:val="000000" w:themeColor="text1"/>
              <w:sz w:val="24"/>
            </w:rPr>
          </w:rPrChange>
        </w:rPr>
        <w:t>Socket</w:t>
      </w:r>
      <w:r w:rsidR="006C3495" w:rsidRPr="00653D38">
        <w:rPr>
          <w:rFonts w:asciiTheme="minorEastAsia" w:hAnsiTheme="minorEastAsia" w:hint="eastAsia"/>
          <w:color w:val="000000" w:themeColor="text1"/>
          <w:sz w:val="24"/>
          <w:rPrChange w:id="6741" w:author="JY0225" w:date="2017-08-24T12:09:00Z">
            <w:rPr>
              <w:rFonts w:hint="eastAsia"/>
              <w:color w:val="000000" w:themeColor="text1"/>
              <w:sz w:val="24"/>
            </w:rPr>
          </w:rPrChange>
        </w:rPr>
        <w:t>向服务器发送请求，并有“</w:t>
      </w:r>
      <w:r w:rsidR="006C3495" w:rsidRPr="00653D38">
        <w:rPr>
          <w:rFonts w:asciiTheme="minorEastAsia" w:hAnsiTheme="minorEastAsia"/>
          <w:color w:val="000000" w:themeColor="text1"/>
          <w:sz w:val="24"/>
          <w:rPrChange w:id="6742" w:author="JY0225" w:date="2017-08-24T12:09:00Z">
            <w:rPr>
              <w:color w:val="000000" w:themeColor="text1"/>
              <w:sz w:val="24"/>
            </w:rPr>
          </w:rPrChange>
        </w:rPr>
        <w:t>java_</w:t>
      </w:r>
      <w:r w:rsidR="006C3495" w:rsidRPr="00653D38">
        <w:rPr>
          <w:rFonts w:asciiTheme="minorEastAsia" w:hAnsiTheme="minorEastAsia" w:hint="eastAsia"/>
          <w:color w:val="000000" w:themeColor="text1"/>
          <w:sz w:val="24"/>
          <w:rPrChange w:id="6743" w:author="JY0225" w:date="2017-08-24T12:09:00Z">
            <w:rPr>
              <w:rFonts w:hint="eastAsia"/>
              <w:color w:val="000000" w:themeColor="text1"/>
              <w:sz w:val="24"/>
            </w:rPr>
          </w:rPrChange>
        </w:rPr>
        <w:t>”标识。</w:t>
      </w:r>
      <w:r w:rsidR="0043301D" w:rsidRPr="00653D38">
        <w:rPr>
          <w:rFonts w:asciiTheme="minorEastAsia" w:hAnsiTheme="minorEastAsia" w:hint="eastAsia"/>
          <w:color w:val="000000" w:themeColor="text1"/>
          <w:sz w:val="24"/>
          <w:rPrChange w:id="6744" w:author="JY0225" w:date="2017-08-24T12:09:00Z">
            <w:rPr>
              <w:rFonts w:hint="eastAsia"/>
              <w:color w:val="000000" w:themeColor="text1"/>
              <w:sz w:val="24"/>
            </w:rPr>
          </w:rPrChange>
        </w:rPr>
        <w:t>通过身份认证之后，便可使用云云</w:t>
      </w:r>
      <w:r w:rsidR="00476838" w:rsidRPr="00653D38">
        <w:rPr>
          <w:rFonts w:asciiTheme="minorEastAsia" w:hAnsiTheme="minorEastAsia" w:hint="eastAsia"/>
          <w:color w:val="000000" w:themeColor="text1"/>
          <w:sz w:val="24"/>
          <w:rPrChange w:id="6745" w:author="JY0225" w:date="2017-08-24T12:09:00Z">
            <w:rPr>
              <w:rFonts w:hint="eastAsia"/>
              <w:color w:val="000000" w:themeColor="text1"/>
              <w:sz w:val="24"/>
            </w:rPr>
          </w:rPrChange>
        </w:rPr>
        <w:t>备份</w:t>
      </w:r>
      <w:r w:rsidR="0043301D" w:rsidRPr="00653D38">
        <w:rPr>
          <w:rFonts w:asciiTheme="minorEastAsia" w:hAnsiTheme="minorEastAsia" w:hint="eastAsia"/>
          <w:color w:val="000000" w:themeColor="text1"/>
          <w:sz w:val="24"/>
          <w:rPrChange w:id="6746" w:author="JY0225" w:date="2017-08-24T12:09:00Z">
            <w:rPr>
              <w:rFonts w:hint="eastAsia"/>
              <w:color w:val="000000" w:themeColor="text1"/>
              <w:sz w:val="24"/>
            </w:rPr>
          </w:rPrChange>
        </w:rPr>
        <w:t>平台提供的接口。</w:t>
      </w:r>
      <w:r w:rsidR="007768E9" w:rsidRPr="00653D38">
        <w:rPr>
          <w:rFonts w:asciiTheme="minorEastAsia" w:hAnsiTheme="minorEastAsia" w:hint="eastAsia"/>
          <w:color w:val="000000" w:themeColor="text1"/>
          <w:sz w:val="24"/>
          <w:rPrChange w:id="6747" w:author="JY0225" w:date="2017-08-24T12:09:00Z">
            <w:rPr>
              <w:rFonts w:hint="eastAsia"/>
              <w:color w:val="000000" w:themeColor="text1"/>
              <w:sz w:val="24"/>
            </w:rPr>
          </w:rPrChange>
        </w:rPr>
        <w:t>测试结果如下图所示：</w:t>
      </w:r>
    </w:p>
    <w:p w14:paraId="4DEB45E7" w14:textId="04715EA9" w:rsidR="008D0259" w:rsidRPr="009356B2" w:rsidRDefault="00267112" w:rsidP="007B757C">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E86A68">
        <w:rPr>
          <w:color w:val="000000" w:themeColor="text1"/>
          <w:sz w:val="24"/>
        </w:rPr>
        <w:t>6-5</w:t>
      </w:r>
      <w:r w:rsidR="009356B2">
        <w:rPr>
          <w:color w:val="000000" w:themeColor="text1"/>
          <w:sz w:val="24"/>
        </w:rPr>
        <w:t xml:space="preserve">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55E59B90"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120" cy="412750"/>
                    </a:xfrm>
                    <a:prstGeom prst="rect">
                      <a:avLst/>
                    </a:prstGeom>
                  </pic:spPr>
                </pic:pic>
              </a:graphicData>
            </a:graphic>
          </wp:inline>
        </w:drawing>
      </w:r>
    </w:p>
    <w:p w14:paraId="648DCBB0" w14:textId="49D52165" w:rsidR="003973BB" w:rsidRPr="00653D38" w:rsidRDefault="003973BB">
      <w:pPr>
        <w:spacing w:line="400" w:lineRule="exact"/>
        <w:ind w:left="420"/>
        <w:jc w:val="center"/>
        <w:rPr>
          <w:rFonts w:asciiTheme="minorEastAsia" w:hAnsiTheme="minorEastAsia"/>
          <w:color w:val="000000" w:themeColor="text1"/>
          <w:sz w:val="24"/>
          <w:szCs w:val="24"/>
          <w:rPrChange w:id="6748" w:author="JY0225" w:date="2017-08-24T12:09:00Z">
            <w:rPr>
              <w:color w:val="000000" w:themeColor="text1"/>
              <w:sz w:val="24"/>
            </w:rPr>
          </w:rPrChange>
        </w:rPr>
        <w:pPrChange w:id="6749" w:author="JY0225" w:date="2017-08-24T12:09:00Z">
          <w:pPr>
            <w:spacing w:line="360" w:lineRule="auto"/>
            <w:ind w:left="420"/>
            <w:jc w:val="center"/>
          </w:pPr>
        </w:pPrChange>
      </w:pPr>
      <w:r w:rsidRPr="00653D38">
        <w:rPr>
          <w:rFonts w:asciiTheme="minorEastAsia" w:hAnsiTheme="minorEastAsia" w:hint="eastAsia"/>
          <w:color w:val="000000" w:themeColor="text1"/>
          <w:sz w:val="24"/>
          <w:szCs w:val="24"/>
          <w:rPrChange w:id="6750" w:author="JY0225" w:date="2017-08-24T12:09:00Z">
            <w:rPr>
              <w:rFonts w:hint="eastAsia"/>
              <w:color w:val="000000" w:themeColor="text1"/>
              <w:sz w:val="24"/>
            </w:rPr>
          </w:rPrChange>
        </w:rPr>
        <w:t>图</w:t>
      </w:r>
      <w:r w:rsidR="00E86A68" w:rsidRPr="00653D38">
        <w:rPr>
          <w:rFonts w:asciiTheme="minorEastAsia" w:hAnsiTheme="minorEastAsia"/>
          <w:color w:val="000000" w:themeColor="text1"/>
          <w:sz w:val="24"/>
          <w:szCs w:val="24"/>
          <w:rPrChange w:id="6751" w:author="JY0225" w:date="2017-08-24T12:09:00Z">
            <w:rPr>
              <w:color w:val="000000" w:themeColor="text1"/>
              <w:sz w:val="24"/>
            </w:rPr>
          </w:rPrChange>
        </w:rPr>
        <w:t>6-6</w:t>
      </w:r>
      <w:r w:rsidRPr="00653D38">
        <w:rPr>
          <w:rFonts w:asciiTheme="minorEastAsia" w:hAnsiTheme="minorEastAsia"/>
          <w:color w:val="000000" w:themeColor="text1"/>
          <w:sz w:val="24"/>
          <w:szCs w:val="24"/>
          <w:rPrChange w:id="6752" w:author="JY0225" w:date="2017-08-24T12:09:00Z">
            <w:rPr>
              <w:color w:val="000000" w:themeColor="text1"/>
              <w:sz w:val="24"/>
            </w:rPr>
          </w:rPrChange>
        </w:rPr>
        <w:t xml:space="preserve"> </w:t>
      </w:r>
      <w:r w:rsidR="00C06286" w:rsidRPr="00653D38">
        <w:rPr>
          <w:rFonts w:asciiTheme="minorEastAsia" w:hAnsiTheme="minorEastAsia"/>
          <w:color w:val="000000" w:themeColor="text1"/>
          <w:sz w:val="24"/>
          <w:szCs w:val="24"/>
          <w:rPrChange w:id="6753" w:author="JY0225" w:date="2017-08-24T12:09:00Z">
            <w:rPr>
              <w:color w:val="000000" w:themeColor="text1"/>
              <w:sz w:val="24"/>
            </w:rPr>
          </w:rPrChange>
        </w:rPr>
        <w:t>Java SDK</w:t>
      </w:r>
      <w:r w:rsidR="00C06286" w:rsidRPr="00653D38">
        <w:rPr>
          <w:rFonts w:asciiTheme="minorEastAsia" w:hAnsiTheme="minorEastAsia" w:hint="eastAsia"/>
          <w:color w:val="000000" w:themeColor="text1"/>
          <w:sz w:val="24"/>
          <w:szCs w:val="24"/>
          <w:rPrChange w:id="6754" w:author="JY0225" w:date="2017-08-24T12:09:00Z">
            <w:rPr>
              <w:rFonts w:hint="eastAsia"/>
              <w:color w:val="000000" w:themeColor="text1"/>
              <w:sz w:val="24"/>
            </w:rPr>
          </w:rPrChange>
        </w:rPr>
        <w:t>测试</w:t>
      </w:r>
      <w:r w:rsidRPr="00653D38">
        <w:rPr>
          <w:rFonts w:asciiTheme="minorEastAsia" w:hAnsiTheme="minorEastAsia" w:hint="eastAsia"/>
          <w:color w:val="000000" w:themeColor="text1"/>
          <w:sz w:val="24"/>
          <w:szCs w:val="24"/>
          <w:rPrChange w:id="6755" w:author="JY0225" w:date="2017-08-24T12:09:00Z">
            <w:rPr>
              <w:rFonts w:hint="eastAsia"/>
              <w:color w:val="000000" w:themeColor="text1"/>
              <w:sz w:val="24"/>
            </w:rPr>
          </w:rPrChange>
        </w:rPr>
        <w:t>图</w:t>
      </w:r>
    </w:p>
    <w:p w14:paraId="2ECBF9C1" w14:textId="2DE08B5A" w:rsidR="00955D51" w:rsidRPr="00653D38" w:rsidRDefault="00D7072D">
      <w:pPr>
        <w:spacing w:line="400" w:lineRule="exact"/>
        <w:ind w:firstLineChars="200" w:firstLine="480"/>
        <w:rPr>
          <w:rFonts w:asciiTheme="minorEastAsia" w:hAnsiTheme="minorEastAsia"/>
          <w:color w:val="000000" w:themeColor="text1"/>
          <w:sz w:val="24"/>
          <w:szCs w:val="24"/>
          <w:rPrChange w:id="6756" w:author="JY0225" w:date="2017-08-24T12:09:00Z">
            <w:rPr>
              <w:color w:val="000000" w:themeColor="text1"/>
              <w:sz w:val="24"/>
            </w:rPr>
          </w:rPrChange>
        </w:rPr>
      </w:pPr>
      <w:r w:rsidRPr="00653D38">
        <w:rPr>
          <w:rFonts w:asciiTheme="minorEastAsia" w:hAnsiTheme="minorEastAsia" w:hint="eastAsia"/>
          <w:color w:val="000000" w:themeColor="text1"/>
          <w:sz w:val="24"/>
          <w:szCs w:val="24"/>
          <w:rPrChange w:id="6757" w:author="JY0225" w:date="2017-08-24T12:09:00Z">
            <w:rPr>
              <w:rFonts w:hint="eastAsia"/>
              <w:color w:val="000000" w:themeColor="text1"/>
              <w:sz w:val="24"/>
            </w:rPr>
          </w:rPrChange>
        </w:rPr>
        <w:t>功能</w:t>
      </w:r>
      <w:r w:rsidR="000D29FA" w:rsidRPr="00653D38">
        <w:rPr>
          <w:rFonts w:asciiTheme="minorEastAsia" w:hAnsiTheme="minorEastAsia" w:hint="eastAsia"/>
          <w:color w:val="000000" w:themeColor="text1"/>
          <w:sz w:val="24"/>
          <w:szCs w:val="24"/>
          <w:rPrChange w:id="6758" w:author="JY0225" w:date="2017-08-24T12:09:00Z">
            <w:rPr>
              <w:rFonts w:hint="eastAsia"/>
              <w:color w:val="000000" w:themeColor="text1"/>
              <w:sz w:val="24"/>
            </w:rPr>
          </w:rPrChange>
        </w:rPr>
        <w:t>都通过了测试，能够正常登录并连接云</w:t>
      </w:r>
      <w:r w:rsidR="00476838" w:rsidRPr="00653D38">
        <w:rPr>
          <w:rFonts w:asciiTheme="minorEastAsia" w:hAnsiTheme="minorEastAsia" w:hint="eastAsia"/>
          <w:color w:val="000000" w:themeColor="text1"/>
          <w:sz w:val="24"/>
          <w:szCs w:val="24"/>
          <w:rPrChange w:id="6759" w:author="JY0225" w:date="2017-08-24T12:09:00Z">
            <w:rPr>
              <w:rFonts w:hint="eastAsia"/>
              <w:color w:val="000000" w:themeColor="text1"/>
              <w:sz w:val="24"/>
            </w:rPr>
          </w:rPrChange>
        </w:rPr>
        <w:t>备份</w:t>
      </w:r>
      <w:r w:rsidR="000D29FA" w:rsidRPr="00653D38">
        <w:rPr>
          <w:rFonts w:asciiTheme="minorEastAsia" w:hAnsiTheme="minorEastAsia" w:hint="eastAsia"/>
          <w:color w:val="000000" w:themeColor="text1"/>
          <w:sz w:val="24"/>
          <w:szCs w:val="24"/>
          <w:rPrChange w:id="6760" w:author="JY0225" w:date="2017-08-24T12:09:00Z">
            <w:rPr>
              <w:rFonts w:hint="eastAsia"/>
              <w:color w:val="000000" w:themeColor="text1"/>
              <w:sz w:val="24"/>
            </w:rPr>
          </w:rPrChange>
        </w:rPr>
        <w:t>服务器。此外，对这两个客户端的其他接口都进行了详细的测试</w:t>
      </w:r>
      <w:r w:rsidR="008D7022" w:rsidRPr="00653D38">
        <w:rPr>
          <w:rFonts w:asciiTheme="minorEastAsia" w:hAnsiTheme="minorEastAsia" w:hint="eastAsia"/>
          <w:color w:val="000000" w:themeColor="text1"/>
          <w:sz w:val="24"/>
          <w:szCs w:val="24"/>
          <w:rPrChange w:id="6761" w:author="JY0225" w:date="2017-08-24T12:09:00Z">
            <w:rPr>
              <w:rFonts w:hint="eastAsia"/>
              <w:color w:val="000000" w:themeColor="text1"/>
              <w:sz w:val="24"/>
            </w:rPr>
          </w:rPrChange>
        </w:rPr>
        <w:t>。</w:t>
      </w:r>
      <w:r w:rsidR="00806FAC" w:rsidRPr="00653D38">
        <w:rPr>
          <w:rFonts w:asciiTheme="minorEastAsia" w:hAnsiTheme="minorEastAsia" w:hint="eastAsia"/>
          <w:color w:val="000000" w:themeColor="text1"/>
          <w:sz w:val="24"/>
          <w:szCs w:val="24"/>
          <w:rPrChange w:id="6762" w:author="JY0225" w:date="2017-08-24T12:09:00Z">
            <w:rPr>
              <w:rFonts w:hint="eastAsia"/>
              <w:color w:val="000000" w:themeColor="text1"/>
              <w:sz w:val="24"/>
            </w:rPr>
          </w:rPrChange>
        </w:rPr>
        <w:t>图</w:t>
      </w:r>
      <w:r w:rsidR="00806FAC" w:rsidRPr="00653D38">
        <w:rPr>
          <w:rFonts w:asciiTheme="minorEastAsia" w:hAnsiTheme="minorEastAsia"/>
          <w:color w:val="000000" w:themeColor="text1"/>
          <w:sz w:val="24"/>
          <w:szCs w:val="24"/>
          <w:rPrChange w:id="6763" w:author="JY0225" w:date="2017-08-24T12:09:00Z">
            <w:rPr>
              <w:color w:val="000000" w:themeColor="text1"/>
              <w:sz w:val="24"/>
            </w:rPr>
          </w:rPrChange>
        </w:rPr>
        <w:t>5-3</w:t>
      </w:r>
      <w:r w:rsidR="00806FAC" w:rsidRPr="00653D38">
        <w:rPr>
          <w:rFonts w:asciiTheme="minorEastAsia" w:hAnsiTheme="minorEastAsia" w:hint="eastAsia"/>
          <w:color w:val="000000" w:themeColor="text1"/>
          <w:sz w:val="24"/>
          <w:szCs w:val="24"/>
          <w:rPrChange w:id="6764" w:author="JY0225" w:date="2017-08-24T12:09:00Z">
            <w:rPr>
              <w:rFonts w:hint="eastAsia"/>
              <w:color w:val="000000" w:themeColor="text1"/>
              <w:sz w:val="24"/>
            </w:rPr>
          </w:rPrChange>
        </w:rPr>
        <w:t>所示的是</w:t>
      </w:r>
      <w:r w:rsidR="00806FAC" w:rsidRPr="00653D38">
        <w:rPr>
          <w:rFonts w:asciiTheme="minorEastAsia" w:hAnsiTheme="minorEastAsia"/>
          <w:color w:val="000000" w:themeColor="text1"/>
          <w:sz w:val="24"/>
          <w:szCs w:val="24"/>
          <w:rPrChange w:id="6765" w:author="JY0225" w:date="2017-08-24T12:09:00Z">
            <w:rPr>
              <w:color w:val="000000" w:themeColor="text1"/>
              <w:sz w:val="24"/>
            </w:rPr>
          </w:rPrChange>
        </w:rPr>
        <w:t>Firefox</w:t>
      </w:r>
      <w:r w:rsidR="00806FAC" w:rsidRPr="00653D38">
        <w:rPr>
          <w:rFonts w:asciiTheme="minorEastAsia" w:hAnsiTheme="minorEastAsia" w:hint="eastAsia"/>
          <w:color w:val="000000" w:themeColor="text1"/>
          <w:sz w:val="24"/>
          <w:szCs w:val="24"/>
          <w:rPrChange w:id="6766" w:author="JY0225" w:date="2017-08-24T12:09:00Z">
            <w:rPr>
              <w:rFonts w:hint="eastAsia"/>
              <w:color w:val="000000" w:themeColor="text1"/>
              <w:sz w:val="24"/>
            </w:rPr>
          </w:rPrChange>
        </w:rPr>
        <w:t>扩展</w:t>
      </w:r>
      <w:r w:rsidR="005D4FF0" w:rsidRPr="00653D38">
        <w:rPr>
          <w:rFonts w:asciiTheme="minorEastAsia" w:hAnsiTheme="minorEastAsia" w:hint="eastAsia"/>
          <w:color w:val="000000" w:themeColor="text1"/>
          <w:sz w:val="24"/>
          <w:szCs w:val="24"/>
          <w:rPrChange w:id="6767" w:author="JY0225" w:date="2017-08-24T12:09:00Z">
            <w:rPr>
              <w:rFonts w:hint="eastAsia"/>
              <w:color w:val="000000" w:themeColor="text1"/>
              <w:sz w:val="24"/>
            </w:rPr>
          </w:rPrChange>
        </w:rPr>
        <w:t>登陆功能，用户点击插件图标后，会弹出登陆界面，输入正确的账户信息后会会将服务器返回的登陆成功信息展示在插件界面上。</w:t>
      </w:r>
      <w:r w:rsidR="00A9424A" w:rsidRPr="00653D38">
        <w:rPr>
          <w:rFonts w:asciiTheme="minorEastAsia" w:hAnsiTheme="minorEastAsia" w:hint="eastAsia"/>
          <w:color w:val="000000" w:themeColor="text1"/>
          <w:sz w:val="24"/>
          <w:szCs w:val="24"/>
          <w:rPrChange w:id="6768" w:author="JY0225" w:date="2017-08-24T12:09:00Z">
            <w:rPr>
              <w:rFonts w:hint="eastAsia"/>
              <w:color w:val="000000" w:themeColor="text1"/>
              <w:sz w:val="24"/>
            </w:rPr>
          </w:rPrChange>
        </w:rPr>
        <w:t>图</w:t>
      </w:r>
      <w:r w:rsidR="00A9424A" w:rsidRPr="00653D38">
        <w:rPr>
          <w:rFonts w:asciiTheme="minorEastAsia" w:hAnsiTheme="minorEastAsia"/>
          <w:color w:val="000000" w:themeColor="text1"/>
          <w:sz w:val="24"/>
          <w:szCs w:val="24"/>
          <w:rPrChange w:id="6769" w:author="JY0225" w:date="2017-08-24T12:09:00Z">
            <w:rPr>
              <w:color w:val="000000" w:themeColor="text1"/>
              <w:sz w:val="24"/>
            </w:rPr>
          </w:rPrChange>
        </w:rPr>
        <w:t>5-3</w:t>
      </w:r>
      <w:r w:rsidR="00A9424A" w:rsidRPr="00653D38">
        <w:rPr>
          <w:rFonts w:asciiTheme="minorEastAsia" w:hAnsiTheme="minorEastAsia" w:hint="eastAsia"/>
          <w:color w:val="000000" w:themeColor="text1"/>
          <w:sz w:val="24"/>
          <w:szCs w:val="24"/>
          <w:rPrChange w:id="6770" w:author="JY0225" w:date="2017-08-24T12:09:00Z">
            <w:rPr>
              <w:rFonts w:hint="eastAsia"/>
              <w:color w:val="000000" w:themeColor="text1"/>
              <w:sz w:val="24"/>
            </w:rPr>
          </w:rPrChange>
        </w:rPr>
        <w:t>所示的是</w:t>
      </w:r>
      <w:r w:rsidR="00A9424A" w:rsidRPr="00653D38">
        <w:rPr>
          <w:rFonts w:asciiTheme="minorEastAsia" w:hAnsiTheme="minorEastAsia"/>
          <w:color w:val="000000" w:themeColor="text1"/>
          <w:sz w:val="24"/>
          <w:szCs w:val="24"/>
          <w:rPrChange w:id="6771" w:author="JY0225" w:date="2017-08-24T12:09:00Z">
            <w:rPr>
              <w:color w:val="000000" w:themeColor="text1"/>
              <w:sz w:val="24"/>
            </w:rPr>
          </w:rPrChange>
        </w:rPr>
        <w:t>Java SDK</w:t>
      </w:r>
      <w:r w:rsidR="00A9424A" w:rsidRPr="00653D38">
        <w:rPr>
          <w:rFonts w:asciiTheme="minorEastAsia" w:hAnsiTheme="minorEastAsia" w:hint="eastAsia"/>
          <w:color w:val="000000" w:themeColor="text1"/>
          <w:sz w:val="24"/>
          <w:szCs w:val="24"/>
          <w:rPrChange w:id="6772" w:author="JY0225" w:date="2017-08-24T12:09:00Z">
            <w:rPr>
              <w:rFonts w:hint="eastAsia"/>
              <w:color w:val="000000" w:themeColor="text1"/>
              <w:sz w:val="24"/>
            </w:rPr>
          </w:rPrChange>
        </w:rPr>
        <w:t>的测试结果，开发人员将</w:t>
      </w:r>
      <w:r w:rsidR="00A9424A" w:rsidRPr="00653D38">
        <w:rPr>
          <w:rFonts w:asciiTheme="minorEastAsia" w:hAnsiTheme="minorEastAsia"/>
          <w:color w:val="000000" w:themeColor="text1"/>
          <w:sz w:val="24"/>
          <w:szCs w:val="24"/>
          <w:rPrChange w:id="6773" w:author="JY0225" w:date="2017-08-24T12:09:00Z">
            <w:rPr>
              <w:color w:val="000000" w:themeColor="text1"/>
              <w:sz w:val="24"/>
            </w:rPr>
          </w:rPrChange>
        </w:rPr>
        <w:t>Middleware.jar</w:t>
      </w:r>
      <w:r w:rsidR="00A9424A" w:rsidRPr="00653D38">
        <w:rPr>
          <w:rFonts w:asciiTheme="minorEastAsia" w:hAnsiTheme="minorEastAsia" w:hint="eastAsia"/>
          <w:color w:val="000000" w:themeColor="text1"/>
          <w:sz w:val="24"/>
          <w:szCs w:val="24"/>
          <w:rPrChange w:id="6774" w:author="JY0225" w:date="2017-08-24T12:09:00Z">
            <w:rPr>
              <w:rFonts w:hint="eastAsia"/>
              <w:color w:val="000000" w:themeColor="text1"/>
              <w:sz w:val="24"/>
            </w:rPr>
          </w:rPrChange>
        </w:rPr>
        <w:t>导入到工程中后，调用登陆接口创建中间件接口实</w:t>
      </w:r>
      <w:r w:rsidR="00A9424A" w:rsidRPr="00653D38">
        <w:rPr>
          <w:rFonts w:asciiTheme="minorEastAsia" w:hAnsiTheme="minorEastAsia" w:hint="eastAsia"/>
          <w:color w:val="000000" w:themeColor="text1"/>
          <w:sz w:val="24"/>
          <w:szCs w:val="24"/>
          <w:rPrChange w:id="6775" w:author="JY0225" w:date="2017-08-24T12:09:00Z">
            <w:rPr>
              <w:rFonts w:hint="eastAsia"/>
              <w:color w:val="000000" w:themeColor="text1"/>
              <w:sz w:val="24"/>
            </w:rPr>
          </w:rPrChange>
        </w:rPr>
        <w:lastRenderedPageBreak/>
        <w:t>例对象，然后调用获取</w:t>
      </w:r>
      <w:r w:rsidR="00476838" w:rsidRPr="00653D38">
        <w:rPr>
          <w:rFonts w:asciiTheme="minorEastAsia" w:hAnsiTheme="minorEastAsia" w:hint="eastAsia"/>
          <w:color w:val="000000" w:themeColor="text1"/>
          <w:sz w:val="24"/>
          <w:szCs w:val="24"/>
          <w:rPrChange w:id="6776" w:author="JY0225" w:date="2017-08-24T12:09:00Z">
            <w:rPr>
              <w:rFonts w:hint="eastAsia"/>
              <w:color w:val="000000" w:themeColor="text1"/>
              <w:sz w:val="24"/>
            </w:rPr>
          </w:rPrChange>
        </w:rPr>
        <w:t>备份</w:t>
      </w:r>
      <w:r w:rsidR="00A9424A" w:rsidRPr="00653D38">
        <w:rPr>
          <w:rFonts w:asciiTheme="minorEastAsia" w:hAnsiTheme="minorEastAsia" w:hint="eastAsia"/>
          <w:color w:val="000000" w:themeColor="text1"/>
          <w:sz w:val="24"/>
          <w:szCs w:val="24"/>
          <w:rPrChange w:id="6777" w:author="JY0225" w:date="2017-08-24T12:09:00Z">
            <w:rPr>
              <w:rFonts w:hint="eastAsia"/>
              <w:color w:val="000000" w:themeColor="text1"/>
              <w:sz w:val="24"/>
            </w:rPr>
          </w:rPrChange>
        </w:rPr>
        <w:t>空间接口，返回的是</w:t>
      </w:r>
      <w:r w:rsidR="00AA51D8" w:rsidRPr="00653D38">
        <w:rPr>
          <w:rFonts w:asciiTheme="minorEastAsia" w:hAnsiTheme="minorEastAsia"/>
          <w:color w:val="000000" w:themeColor="text1"/>
          <w:sz w:val="24"/>
          <w:szCs w:val="24"/>
          <w:rPrChange w:id="6778" w:author="JY0225" w:date="2017-08-24T12:09:00Z">
            <w:rPr>
              <w:color w:val="000000" w:themeColor="text1"/>
              <w:sz w:val="24"/>
            </w:rPr>
          </w:rPrChange>
        </w:rPr>
        <w:t>J</w:t>
      </w:r>
      <w:r w:rsidR="00A9424A" w:rsidRPr="00653D38">
        <w:rPr>
          <w:rFonts w:asciiTheme="minorEastAsia" w:hAnsiTheme="minorEastAsia"/>
          <w:color w:val="000000" w:themeColor="text1"/>
          <w:sz w:val="24"/>
          <w:szCs w:val="24"/>
          <w:rPrChange w:id="6779" w:author="JY0225" w:date="2017-08-24T12:09:00Z">
            <w:rPr>
              <w:color w:val="000000" w:themeColor="text1"/>
              <w:sz w:val="24"/>
            </w:rPr>
          </w:rPrChange>
        </w:rPr>
        <w:t>son</w:t>
      </w:r>
      <w:r w:rsidR="00A9424A" w:rsidRPr="00653D38">
        <w:rPr>
          <w:rFonts w:asciiTheme="minorEastAsia" w:hAnsiTheme="minorEastAsia" w:hint="eastAsia"/>
          <w:color w:val="000000" w:themeColor="text1"/>
          <w:sz w:val="24"/>
          <w:szCs w:val="24"/>
          <w:rPrChange w:id="6780" w:author="JY0225" w:date="2017-08-24T12:09:00Z">
            <w:rPr>
              <w:rFonts w:hint="eastAsia"/>
              <w:color w:val="000000" w:themeColor="text1"/>
              <w:sz w:val="24"/>
            </w:rPr>
          </w:rPrChange>
        </w:rPr>
        <w:t>格式的数据</w:t>
      </w:r>
      <w:del w:id="6781" w:author="微软用户" w:date="2017-08-24T21:29:00Z">
        <w:r w:rsidR="003376D8" w:rsidRPr="00653D38" w:rsidDel="001A2F94">
          <w:rPr>
            <w:rFonts w:asciiTheme="minorEastAsia" w:hAnsiTheme="minorEastAsia"/>
            <w:color w:val="000000" w:themeColor="text1"/>
            <w:sz w:val="24"/>
            <w:szCs w:val="24"/>
            <w:vertAlign w:val="superscript"/>
            <w:rPrChange w:id="6782" w:author="JY0225" w:date="2017-08-24T12:09:00Z">
              <w:rPr>
                <w:color w:val="000000" w:themeColor="text1"/>
                <w:vertAlign w:val="superscript"/>
              </w:rPr>
            </w:rPrChange>
          </w:rPr>
          <w:fldChar w:fldCharType="begin"/>
        </w:r>
        <w:r w:rsidR="003376D8" w:rsidRPr="00653D38" w:rsidDel="001A2F94">
          <w:rPr>
            <w:rFonts w:asciiTheme="minorEastAsia" w:hAnsiTheme="minorEastAsia"/>
            <w:color w:val="000000" w:themeColor="text1"/>
            <w:sz w:val="24"/>
            <w:szCs w:val="24"/>
            <w:vertAlign w:val="superscript"/>
            <w:rPrChange w:id="6783" w:author="JY0225" w:date="2017-08-24T12:09:00Z">
              <w:rPr>
                <w:color w:val="000000" w:themeColor="text1"/>
                <w:vertAlign w:val="superscript"/>
              </w:rPr>
            </w:rPrChange>
          </w:rPr>
          <w:delInstrText xml:space="preserve"> REF _Ref489795022 \r \h </w:delInstrText>
        </w:r>
        <w:r w:rsidR="00653D38" w:rsidRPr="00653D38" w:rsidDel="001A2F94">
          <w:rPr>
            <w:rFonts w:asciiTheme="minorEastAsia" w:hAnsiTheme="minorEastAsia"/>
            <w:color w:val="000000" w:themeColor="text1"/>
            <w:sz w:val="24"/>
            <w:szCs w:val="24"/>
            <w:vertAlign w:val="superscript"/>
            <w:rPrChange w:id="6784" w:author="JY0225" w:date="2017-08-24T12:09:00Z">
              <w:rPr>
                <w:color w:val="000000" w:themeColor="text1"/>
                <w:sz w:val="24"/>
                <w:szCs w:val="24"/>
                <w:vertAlign w:val="superscript"/>
              </w:rPr>
            </w:rPrChange>
          </w:rPr>
          <w:delInstrText xml:space="preserve"> \* MERGEFORMAT </w:delInstrText>
        </w:r>
        <w:r w:rsidR="003376D8" w:rsidRPr="00653D38" w:rsidDel="001A2F94">
          <w:rPr>
            <w:rFonts w:asciiTheme="minorEastAsia" w:hAnsiTheme="minorEastAsia"/>
            <w:color w:val="000000" w:themeColor="text1"/>
            <w:sz w:val="24"/>
            <w:szCs w:val="24"/>
            <w:vertAlign w:val="superscript"/>
            <w:rPrChange w:id="6785" w:author="JY0225" w:date="2017-08-24T12:09:00Z">
              <w:rPr>
                <w:rFonts w:asciiTheme="minorEastAsia" w:hAnsiTheme="minorEastAsia"/>
                <w:color w:val="000000" w:themeColor="text1"/>
                <w:sz w:val="24"/>
                <w:szCs w:val="24"/>
                <w:vertAlign w:val="superscript"/>
              </w:rPr>
            </w:rPrChange>
          </w:rPr>
        </w:r>
        <w:r w:rsidR="003376D8" w:rsidRPr="00653D38" w:rsidDel="001A2F94">
          <w:rPr>
            <w:rFonts w:asciiTheme="minorEastAsia" w:hAnsiTheme="minorEastAsia"/>
            <w:color w:val="000000" w:themeColor="text1"/>
            <w:sz w:val="24"/>
            <w:szCs w:val="24"/>
            <w:vertAlign w:val="superscript"/>
            <w:rPrChange w:id="6786" w:author="JY0225" w:date="2017-08-24T12:09:00Z">
              <w:rPr>
                <w:color w:val="000000" w:themeColor="text1"/>
                <w:vertAlign w:val="superscript"/>
              </w:rPr>
            </w:rPrChange>
          </w:rPr>
          <w:fldChar w:fldCharType="separate"/>
        </w:r>
        <w:r w:rsidR="008E2759" w:rsidRPr="00653D38" w:rsidDel="001A2F94">
          <w:rPr>
            <w:rFonts w:asciiTheme="minorEastAsia" w:hAnsiTheme="minorEastAsia"/>
            <w:color w:val="000000" w:themeColor="text1"/>
            <w:sz w:val="24"/>
            <w:szCs w:val="24"/>
            <w:vertAlign w:val="superscript"/>
            <w:rPrChange w:id="6787" w:author="JY0225" w:date="2017-08-24T12:09:00Z">
              <w:rPr>
                <w:color w:val="000000" w:themeColor="text1"/>
                <w:vertAlign w:val="superscript"/>
              </w:rPr>
            </w:rPrChange>
          </w:rPr>
          <w:delText>[38]</w:delText>
        </w:r>
        <w:r w:rsidR="003376D8" w:rsidRPr="00653D38" w:rsidDel="001A2F94">
          <w:rPr>
            <w:rFonts w:asciiTheme="minorEastAsia" w:hAnsiTheme="minorEastAsia"/>
            <w:color w:val="000000" w:themeColor="text1"/>
            <w:sz w:val="24"/>
            <w:szCs w:val="24"/>
            <w:vertAlign w:val="superscript"/>
            <w:rPrChange w:id="6788" w:author="JY0225" w:date="2017-08-24T12:09:00Z">
              <w:rPr>
                <w:color w:val="000000" w:themeColor="text1"/>
                <w:vertAlign w:val="superscript"/>
              </w:rPr>
            </w:rPrChange>
          </w:rPr>
          <w:fldChar w:fldCharType="end"/>
        </w:r>
      </w:del>
      <w:ins w:id="6789" w:author="微软用户" w:date="2017-08-24T22:09:00Z">
        <w:r w:rsidR="004C52E1">
          <w:rPr>
            <w:rFonts w:asciiTheme="minorEastAsia" w:hAnsiTheme="minorEastAsia"/>
            <w:color w:val="000000" w:themeColor="text1"/>
            <w:sz w:val="24"/>
            <w:szCs w:val="24"/>
            <w:vertAlign w:val="superscript"/>
          </w:rPr>
          <w:fldChar w:fldCharType="begin"/>
        </w:r>
        <w:r w:rsidR="004C52E1">
          <w:rPr>
            <w:rFonts w:asciiTheme="minorEastAsia" w:hAnsiTheme="minorEastAsia"/>
            <w:color w:val="000000" w:themeColor="text1"/>
            <w:sz w:val="24"/>
            <w:szCs w:val="24"/>
            <w:vertAlign w:val="superscript"/>
          </w:rPr>
          <w:instrText xml:space="preserve"> REF _Ref491373483 \r \h </w:instrText>
        </w:r>
      </w:ins>
      <w:r w:rsidR="004C52E1">
        <w:rPr>
          <w:rFonts w:asciiTheme="minorEastAsia" w:hAnsiTheme="minorEastAsia"/>
          <w:color w:val="000000" w:themeColor="text1"/>
          <w:sz w:val="24"/>
          <w:szCs w:val="24"/>
          <w:vertAlign w:val="superscript"/>
        </w:rPr>
      </w:r>
      <w:r w:rsidR="004C52E1">
        <w:rPr>
          <w:rFonts w:asciiTheme="minorEastAsia" w:hAnsiTheme="minorEastAsia"/>
          <w:color w:val="000000" w:themeColor="text1"/>
          <w:sz w:val="24"/>
          <w:szCs w:val="24"/>
          <w:vertAlign w:val="superscript"/>
        </w:rPr>
        <w:fldChar w:fldCharType="separate"/>
      </w:r>
      <w:ins w:id="6790" w:author="微软用户" w:date="2017-08-24T22:18:00Z">
        <w:r w:rsidR="00C56CDB">
          <w:rPr>
            <w:rFonts w:asciiTheme="minorEastAsia" w:hAnsiTheme="minorEastAsia"/>
            <w:color w:val="000000" w:themeColor="text1"/>
            <w:sz w:val="24"/>
            <w:szCs w:val="24"/>
            <w:vertAlign w:val="superscript"/>
          </w:rPr>
          <w:t>[36]</w:t>
        </w:r>
      </w:ins>
      <w:ins w:id="6791" w:author="微软用户" w:date="2017-08-24T22:09:00Z">
        <w:r w:rsidR="004C52E1">
          <w:rPr>
            <w:rFonts w:asciiTheme="minorEastAsia" w:hAnsiTheme="minorEastAsia"/>
            <w:color w:val="000000" w:themeColor="text1"/>
            <w:sz w:val="24"/>
            <w:szCs w:val="24"/>
            <w:vertAlign w:val="superscript"/>
          </w:rPr>
          <w:fldChar w:fldCharType="end"/>
        </w:r>
      </w:ins>
      <w:r w:rsidR="00A9424A" w:rsidRPr="00653D38">
        <w:rPr>
          <w:rFonts w:asciiTheme="minorEastAsia" w:hAnsiTheme="minorEastAsia" w:hint="eastAsia"/>
          <w:color w:val="000000" w:themeColor="text1"/>
          <w:sz w:val="24"/>
          <w:szCs w:val="24"/>
          <w:rPrChange w:id="6792" w:author="JY0225" w:date="2017-08-24T12:09:00Z">
            <w:rPr>
              <w:rFonts w:hint="eastAsia"/>
              <w:color w:val="000000" w:themeColor="text1"/>
              <w:sz w:val="24"/>
            </w:rPr>
          </w:rPrChange>
        </w:rPr>
        <w:t>。</w:t>
      </w:r>
      <w:r w:rsidR="00282E50" w:rsidRPr="00653D38">
        <w:rPr>
          <w:rFonts w:asciiTheme="minorEastAsia" w:hAnsiTheme="minorEastAsia" w:hint="eastAsia"/>
          <w:color w:val="000000" w:themeColor="text1"/>
          <w:sz w:val="24"/>
          <w:szCs w:val="24"/>
          <w:rPrChange w:id="6793" w:author="JY0225" w:date="2017-08-24T12:09:00Z">
            <w:rPr>
              <w:rFonts w:hint="eastAsia"/>
              <w:color w:val="000000" w:themeColor="text1"/>
              <w:sz w:val="24"/>
            </w:rPr>
          </w:rPrChange>
        </w:rPr>
        <w:t>同时</w:t>
      </w:r>
      <w:r w:rsidR="000D29FA" w:rsidRPr="00653D38">
        <w:rPr>
          <w:rFonts w:asciiTheme="minorEastAsia" w:hAnsiTheme="minorEastAsia" w:hint="eastAsia"/>
          <w:color w:val="000000" w:themeColor="text1"/>
          <w:sz w:val="24"/>
          <w:szCs w:val="24"/>
          <w:rPrChange w:id="6794" w:author="JY0225" w:date="2017-08-24T12:09:00Z">
            <w:rPr>
              <w:rFonts w:hint="eastAsia"/>
              <w:color w:val="000000" w:themeColor="text1"/>
              <w:sz w:val="24"/>
            </w:rPr>
          </w:rPrChange>
        </w:rPr>
        <w:t>，</w:t>
      </w:r>
      <w:r w:rsidR="000D29FA" w:rsidRPr="00653D38">
        <w:rPr>
          <w:rFonts w:asciiTheme="minorEastAsia" w:hAnsiTheme="minorEastAsia"/>
          <w:color w:val="000000" w:themeColor="text1"/>
          <w:sz w:val="24"/>
          <w:szCs w:val="24"/>
          <w:rPrChange w:id="6795" w:author="JY0225" w:date="2017-08-24T12:09:00Z">
            <w:rPr>
              <w:color w:val="000000" w:themeColor="text1"/>
              <w:sz w:val="24"/>
            </w:rPr>
          </w:rPrChange>
        </w:rPr>
        <w:t>Firefox</w:t>
      </w:r>
      <w:r w:rsidR="002E5718" w:rsidRPr="00653D38">
        <w:rPr>
          <w:rFonts w:asciiTheme="minorEastAsia" w:hAnsiTheme="minorEastAsia" w:hint="eastAsia"/>
          <w:color w:val="000000" w:themeColor="text1"/>
          <w:sz w:val="24"/>
          <w:szCs w:val="24"/>
          <w:rPrChange w:id="6796" w:author="JY0225" w:date="2017-08-24T12:09:00Z">
            <w:rPr>
              <w:rFonts w:hint="eastAsia"/>
              <w:color w:val="000000" w:themeColor="text1"/>
              <w:sz w:val="24"/>
            </w:rPr>
          </w:rPrChange>
        </w:rPr>
        <w:t>扩展</w:t>
      </w:r>
      <w:r w:rsidR="000D29FA" w:rsidRPr="00653D38">
        <w:rPr>
          <w:rFonts w:asciiTheme="minorEastAsia" w:hAnsiTheme="minorEastAsia" w:hint="eastAsia"/>
          <w:color w:val="000000" w:themeColor="text1"/>
          <w:sz w:val="24"/>
          <w:szCs w:val="24"/>
          <w:rPrChange w:id="6797" w:author="JY0225" w:date="2017-08-24T12:09:00Z">
            <w:rPr>
              <w:rFonts w:hint="eastAsia"/>
              <w:color w:val="000000" w:themeColor="text1"/>
              <w:sz w:val="24"/>
            </w:rPr>
          </w:rPrChange>
        </w:rPr>
        <w:t>以及</w:t>
      </w:r>
      <w:r w:rsidR="000D29FA" w:rsidRPr="00653D38">
        <w:rPr>
          <w:rFonts w:asciiTheme="minorEastAsia" w:hAnsiTheme="minorEastAsia"/>
          <w:color w:val="000000" w:themeColor="text1"/>
          <w:sz w:val="24"/>
          <w:szCs w:val="24"/>
          <w:rPrChange w:id="6798" w:author="JY0225" w:date="2017-08-24T12:09:00Z">
            <w:rPr>
              <w:color w:val="000000" w:themeColor="text1"/>
              <w:sz w:val="24"/>
            </w:rPr>
          </w:rPrChange>
        </w:rPr>
        <w:t>Java SDK</w:t>
      </w:r>
      <w:r w:rsidR="000D29FA" w:rsidRPr="00653D38">
        <w:rPr>
          <w:rFonts w:asciiTheme="minorEastAsia" w:hAnsiTheme="minorEastAsia" w:hint="eastAsia"/>
          <w:color w:val="000000" w:themeColor="text1"/>
          <w:sz w:val="24"/>
          <w:szCs w:val="24"/>
          <w:rPrChange w:id="6799" w:author="JY0225" w:date="2017-08-24T12:09:00Z">
            <w:rPr>
              <w:rFonts w:hint="eastAsia"/>
              <w:color w:val="000000" w:themeColor="text1"/>
              <w:sz w:val="24"/>
            </w:rPr>
          </w:rPrChange>
        </w:rPr>
        <w:t>实现了与</w:t>
      </w:r>
      <w:r w:rsidR="00E4327E" w:rsidRPr="00653D38">
        <w:rPr>
          <w:rFonts w:asciiTheme="minorEastAsia" w:hAnsiTheme="minorEastAsia" w:hint="eastAsia"/>
          <w:color w:val="000000" w:themeColor="text1"/>
          <w:sz w:val="24"/>
          <w:szCs w:val="24"/>
          <w:rPrChange w:id="6800" w:author="JY0225" w:date="2017-08-24T12:09:00Z">
            <w:rPr>
              <w:rFonts w:hint="eastAsia"/>
              <w:color w:val="000000" w:themeColor="text1"/>
              <w:sz w:val="24"/>
            </w:rPr>
          </w:rPrChange>
        </w:rPr>
        <w:t>现有</w:t>
      </w:r>
      <w:r w:rsidR="000D29FA" w:rsidRPr="00653D38">
        <w:rPr>
          <w:rFonts w:asciiTheme="minorEastAsia" w:hAnsiTheme="minorEastAsia" w:hint="eastAsia"/>
          <w:color w:val="000000" w:themeColor="text1"/>
          <w:sz w:val="24"/>
          <w:szCs w:val="24"/>
          <w:rPrChange w:id="6801" w:author="JY0225" w:date="2017-08-24T12:09:00Z">
            <w:rPr>
              <w:rFonts w:hint="eastAsia"/>
              <w:color w:val="000000" w:themeColor="text1"/>
              <w:sz w:val="24"/>
            </w:rPr>
          </w:rPrChange>
        </w:rPr>
        <w:t>的</w:t>
      </w:r>
      <w:r w:rsidR="000D29FA" w:rsidRPr="00653D38">
        <w:rPr>
          <w:rFonts w:asciiTheme="minorEastAsia" w:hAnsiTheme="minorEastAsia"/>
          <w:color w:val="000000" w:themeColor="text1"/>
          <w:sz w:val="24"/>
          <w:szCs w:val="24"/>
          <w:rPrChange w:id="6802" w:author="JY0225" w:date="2017-08-24T12:09:00Z">
            <w:rPr>
              <w:color w:val="000000" w:themeColor="text1"/>
              <w:sz w:val="24"/>
            </w:rPr>
          </w:rPrChange>
        </w:rPr>
        <w:t>CLI</w:t>
      </w:r>
      <w:r w:rsidR="000D29FA" w:rsidRPr="00653D38">
        <w:rPr>
          <w:rFonts w:asciiTheme="minorEastAsia" w:hAnsiTheme="minorEastAsia" w:hint="eastAsia"/>
          <w:color w:val="000000" w:themeColor="text1"/>
          <w:sz w:val="24"/>
          <w:szCs w:val="24"/>
          <w:rPrChange w:id="6803" w:author="JY0225" w:date="2017-08-24T12:09:00Z">
            <w:rPr>
              <w:rFonts w:hint="eastAsia"/>
              <w:color w:val="000000" w:themeColor="text1"/>
              <w:sz w:val="24"/>
            </w:rPr>
          </w:rPrChange>
        </w:rPr>
        <w:t>相同的功能，且具有一定稳定性、安全性和鲁棒性。</w:t>
      </w:r>
    </w:p>
    <w:p w14:paraId="62391A48" w14:textId="77777777" w:rsidR="00110C35" w:rsidRDefault="00505457">
      <w:pPr>
        <w:pStyle w:val="21"/>
        <w:spacing w:line="240" w:lineRule="auto"/>
        <w:pPrChange w:id="6804" w:author="微软用户" w:date="2017-08-18T22:54:00Z">
          <w:pPr>
            <w:pStyle w:val="21"/>
          </w:pPr>
        </w:pPrChange>
      </w:pPr>
      <w:bookmarkStart w:id="6805" w:name="_Toc491606314"/>
      <w:r>
        <w:t>6.4</w:t>
      </w:r>
      <w:r w:rsidR="0055000A" w:rsidRPr="00B87EE1">
        <w:t xml:space="preserve"> </w:t>
      </w:r>
      <w:r w:rsidR="0055000A">
        <w:t>性能</w:t>
      </w:r>
      <w:r w:rsidR="007462AC">
        <w:t>分析</w:t>
      </w:r>
      <w:bookmarkEnd w:id="6805"/>
    </w:p>
    <w:p w14:paraId="43B22CB3" w14:textId="77777777" w:rsidR="00860818" w:rsidRDefault="00860818" w:rsidP="006263CF">
      <w:pPr>
        <w:pStyle w:val="31"/>
      </w:pPr>
      <w:bookmarkStart w:id="6806" w:name="_Toc491606315"/>
      <w:r>
        <w:t>6.4.1</w:t>
      </w:r>
      <w:r>
        <w:t>安全性分析</w:t>
      </w:r>
      <w:bookmarkEnd w:id="6806"/>
    </w:p>
    <w:p w14:paraId="2569A220" w14:textId="77777777" w:rsidR="00D326DB" w:rsidRPr="00653D38" w:rsidRDefault="00D326DB">
      <w:pPr>
        <w:spacing w:line="400" w:lineRule="exact"/>
        <w:rPr>
          <w:rFonts w:asciiTheme="minorEastAsia" w:hAnsiTheme="minorEastAsia"/>
          <w:color w:val="000000" w:themeColor="text1"/>
          <w:sz w:val="24"/>
          <w:rPrChange w:id="6807" w:author="JY0225" w:date="2017-08-24T12:09:00Z">
            <w:rPr>
              <w:color w:val="000000" w:themeColor="text1"/>
              <w:sz w:val="24"/>
            </w:rPr>
          </w:rPrChange>
        </w:rPr>
        <w:pPrChange w:id="6808" w:author="JY0225" w:date="2017-08-24T12:09:00Z">
          <w:pPr/>
        </w:pPrChange>
      </w:pPr>
      <w:r>
        <w:tab/>
      </w:r>
      <w:r w:rsidRPr="00653D38">
        <w:rPr>
          <w:rFonts w:asciiTheme="minorEastAsia" w:hAnsiTheme="minorEastAsia"/>
          <w:color w:val="000000" w:themeColor="text1"/>
          <w:sz w:val="24"/>
          <w:rPrChange w:id="6809" w:author="JY0225" w:date="2017-08-24T12:09:00Z">
            <w:rPr>
              <w:color w:val="000000" w:themeColor="text1"/>
              <w:sz w:val="24"/>
            </w:rPr>
          </w:rPrChange>
        </w:rPr>
        <w:t>1</w:t>
      </w:r>
      <w:r w:rsidRPr="00653D38">
        <w:rPr>
          <w:rFonts w:asciiTheme="minorEastAsia" w:hAnsiTheme="minorEastAsia" w:hint="eastAsia"/>
          <w:color w:val="000000" w:themeColor="text1"/>
          <w:sz w:val="24"/>
          <w:rPrChange w:id="6810" w:author="JY0225" w:date="2017-08-24T12:09:00Z">
            <w:rPr>
              <w:rFonts w:hint="eastAsia"/>
              <w:color w:val="000000" w:themeColor="text1"/>
              <w:sz w:val="24"/>
            </w:rPr>
          </w:rPrChange>
        </w:rPr>
        <w:t>）</w:t>
      </w:r>
      <w:r w:rsidR="00056D34" w:rsidRPr="00653D38">
        <w:rPr>
          <w:rFonts w:asciiTheme="minorEastAsia" w:hAnsiTheme="minorEastAsia" w:hint="eastAsia"/>
          <w:color w:val="000000" w:themeColor="text1"/>
          <w:sz w:val="24"/>
          <w:rPrChange w:id="6811" w:author="JY0225" w:date="2017-08-24T12:09:00Z">
            <w:rPr>
              <w:rFonts w:hint="eastAsia"/>
              <w:color w:val="000000" w:themeColor="text1"/>
              <w:sz w:val="24"/>
            </w:rPr>
          </w:rPrChange>
        </w:rPr>
        <w:t>会话信息</w:t>
      </w:r>
      <w:r w:rsidR="00262415" w:rsidRPr="00653D38">
        <w:rPr>
          <w:rFonts w:asciiTheme="minorEastAsia" w:hAnsiTheme="minorEastAsia" w:hint="eastAsia"/>
          <w:color w:val="000000" w:themeColor="text1"/>
          <w:sz w:val="24"/>
          <w:rPrChange w:id="6812" w:author="JY0225" w:date="2017-08-24T12:09:00Z">
            <w:rPr>
              <w:rFonts w:hint="eastAsia"/>
              <w:color w:val="000000" w:themeColor="text1"/>
              <w:sz w:val="24"/>
            </w:rPr>
          </w:rPrChange>
        </w:rPr>
        <w:t>安全性</w:t>
      </w:r>
    </w:p>
    <w:p w14:paraId="607D69F5" w14:textId="3EC90285" w:rsidR="00751428" w:rsidRPr="00653D38" w:rsidRDefault="00751428">
      <w:pPr>
        <w:spacing w:line="400" w:lineRule="exact"/>
        <w:rPr>
          <w:rFonts w:asciiTheme="minorEastAsia" w:hAnsiTheme="minorEastAsia" w:cs="Times New Roman"/>
          <w:spacing w:val="10"/>
          <w:kern w:val="0"/>
          <w:sz w:val="24"/>
          <w:szCs w:val="20"/>
          <w:rPrChange w:id="6813" w:author="JY0225" w:date="2017-08-24T12:09:00Z">
            <w:rPr>
              <w:rFonts w:ascii="Times New Roman" w:hAnsi="Times New Roman" w:cs="Times New Roman"/>
              <w:spacing w:val="10"/>
              <w:kern w:val="0"/>
              <w:sz w:val="24"/>
              <w:szCs w:val="20"/>
            </w:rPr>
          </w:rPrChange>
        </w:rPr>
      </w:pPr>
      <w:r w:rsidRPr="00653D38">
        <w:rPr>
          <w:rFonts w:asciiTheme="minorEastAsia" w:hAnsiTheme="minorEastAsia"/>
          <w:rPrChange w:id="6814" w:author="JY0225" w:date="2017-08-24T12:09:00Z">
            <w:rPr/>
          </w:rPrChange>
        </w:rPr>
        <w:tab/>
      </w:r>
      <w:r w:rsidR="00224D4D" w:rsidRPr="00653D38">
        <w:rPr>
          <w:rFonts w:asciiTheme="minorEastAsia" w:hAnsiTheme="minorEastAsia" w:hint="eastAsia"/>
          <w:color w:val="000000" w:themeColor="text1"/>
          <w:sz w:val="24"/>
          <w:rPrChange w:id="6815" w:author="JY0225" w:date="2017-08-24T12:09:00Z">
            <w:rPr>
              <w:rFonts w:hint="eastAsia"/>
              <w:color w:val="000000" w:themeColor="text1"/>
              <w:sz w:val="24"/>
            </w:rPr>
          </w:rPrChange>
        </w:rPr>
        <w:t>为确保中间件系统的安全性，</w:t>
      </w:r>
      <w:r w:rsidR="00E4327E" w:rsidRPr="00653D38">
        <w:rPr>
          <w:rFonts w:asciiTheme="minorEastAsia" w:hAnsiTheme="minorEastAsia" w:hint="eastAsia"/>
          <w:color w:val="000000" w:themeColor="text1"/>
          <w:sz w:val="24"/>
          <w:rPrChange w:id="6816" w:author="JY0225" w:date="2017-08-24T12:09:00Z">
            <w:rPr>
              <w:rFonts w:hint="eastAsia"/>
              <w:color w:val="000000" w:themeColor="text1"/>
              <w:sz w:val="24"/>
            </w:rPr>
          </w:rPrChange>
        </w:rPr>
        <w:t>现有</w:t>
      </w:r>
      <w:r w:rsidRPr="00653D38">
        <w:rPr>
          <w:rFonts w:asciiTheme="minorEastAsia" w:hAnsiTheme="minorEastAsia" w:hint="eastAsia"/>
          <w:color w:val="000000" w:themeColor="text1"/>
          <w:sz w:val="24"/>
          <w:rPrChange w:id="6817" w:author="JY0225" w:date="2017-08-24T12:09:00Z">
            <w:rPr>
              <w:rFonts w:hint="eastAsia"/>
              <w:color w:val="000000" w:themeColor="text1"/>
              <w:sz w:val="24"/>
            </w:rPr>
          </w:rPrChange>
        </w:rPr>
        <w:t>的中间件系统在文件传输过程中，系统采用了</w:t>
      </w:r>
      <w:r w:rsidRPr="00653D38">
        <w:rPr>
          <w:rFonts w:asciiTheme="minorEastAsia" w:hAnsiTheme="minorEastAsia"/>
          <w:color w:val="000000" w:themeColor="text1"/>
          <w:sz w:val="24"/>
          <w:rPrChange w:id="6818" w:author="JY0225" w:date="2017-08-24T12:09:00Z">
            <w:rPr>
              <w:color w:val="000000" w:themeColor="text1"/>
              <w:sz w:val="24"/>
            </w:rPr>
          </w:rPrChange>
        </w:rPr>
        <w:t>128</w:t>
      </w:r>
      <w:r w:rsidRPr="00653D38">
        <w:rPr>
          <w:rFonts w:asciiTheme="minorEastAsia" w:hAnsiTheme="minorEastAsia" w:hint="eastAsia"/>
          <w:color w:val="000000" w:themeColor="text1"/>
          <w:sz w:val="24"/>
          <w:rPrChange w:id="6819" w:author="JY0225" w:date="2017-08-24T12:09:00Z">
            <w:rPr>
              <w:rFonts w:hint="eastAsia"/>
              <w:color w:val="000000" w:themeColor="text1"/>
              <w:sz w:val="24"/>
            </w:rPr>
          </w:rPrChange>
        </w:rPr>
        <w:t>位的</w:t>
      </w:r>
      <w:r w:rsidRPr="00653D38">
        <w:rPr>
          <w:rFonts w:asciiTheme="minorEastAsia" w:hAnsiTheme="minorEastAsia"/>
          <w:color w:val="000000" w:themeColor="text1"/>
          <w:sz w:val="24"/>
          <w:rPrChange w:id="6820" w:author="JY0225" w:date="2017-08-24T12:09:00Z">
            <w:rPr>
              <w:color w:val="000000" w:themeColor="text1"/>
              <w:sz w:val="24"/>
            </w:rPr>
          </w:rPrChange>
        </w:rPr>
        <w:t>SSL</w:t>
      </w:r>
      <w:r w:rsidRPr="00653D38">
        <w:rPr>
          <w:rFonts w:asciiTheme="minorEastAsia" w:hAnsiTheme="minorEastAsia" w:hint="eastAsia"/>
          <w:color w:val="000000" w:themeColor="text1"/>
          <w:sz w:val="24"/>
          <w:rPrChange w:id="6821" w:author="JY0225" w:date="2017-08-24T12:09:00Z">
            <w:rPr>
              <w:rFonts w:hint="eastAsia"/>
              <w:color w:val="000000" w:themeColor="text1"/>
              <w:sz w:val="24"/>
            </w:rPr>
          </w:rPrChange>
        </w:rPr>
        <w:t>加密技术，在文件的</w:t>
      </w:r>
      <w:r w:rsidR="00476838" w:rsidRPr="00653D38">
        <w:rPr>
          <w:rFonts w:asciiTheme="minorEastAsia" w:hAnsiTheme="minorEastAsia" w:hint="eastAsia"/>
          <w:color w:val="000000" w:themeColor="text1"/>
          <w:sz w:val="24"/>
          <w:rPrChange w:id="6822" w:author="JY0225" w:date="2017-08-24T12:09:00Z">
            <w:rPr>
              <w:rFonts w:hint="eastAsia"/>
              <w:color w:val="000000" w:themeColor="text1"/>
              <w:sz w:val="24"/>
            </w:rPr>
          </w:rPrChange>
        </w:rPr>
        <w:t>备份</w:t>
      </w:r>
      <w:r w:rsidRPr="00653D38">
        <w:rPr>
          <w:rFonts w:asciiTheme="minorEastAsia" w:hAnsiTheme="minorEastAsia" w:hint="eastAsia"/>
          <w:color w:val="000000" w:themeColor="text1"/>
          <w:sz w:val="24"/>
          <w:rPrChange w:id="6823" w:author="JY0225" w:date="2017-08-24T12:09:00Z">
            <w:rPr>
              <w:rFonts w:hint="eastAsia"/>
              <w:color w:val="000000" w:themeColor="text1"/>
              <w:sz w:val="24"/>
            </w:rPr>
          </w:rPrChange>
        </w:rPr>
        <w:t>形式上，让用户主动选择是否加密，使用的是</w:t>
      </w:r>
      <w:r w:rsidRPr="00653D38">
        <w:rPr>
          <w:rFonts w:asciiTheme="minorEastAsia" w:hAnsiTheme="minorEastAsia"/>
          <w:color w:val="000000" w:themeColor="text1"/>
          <w:sz w:val="24"/>
          <w:rPrChange w:id="6824" w:author="JY0225" w:date="2017-08-24T12:09:00Z">
            <w:rPr>
              <w:color w:val="000000" w:themeColor="text1"/>
              <w:sz w:val="24"/>
            </w:rPr>
          </w:rPrChange>
        </w:rPr>
        <w:t>AES</w:t>
      </w:r>
      <w:r w:rsidRPr="00653D38">
        <w:rPr>
          <w:rFonts w:asciiTheme="minorEastAsia" w:hAnsiTheme="minorEastAsia" w:hint="eastAsia"/>
          <w:color w:val="000000" w:themeColor="text1"/>
          <w:sz w:val="24"/>
          <w:rPrChange w:id="6825" w:author="JY0225" w:date="2017-08-24T12:09:00Z">
            <w:rPr>
              <w:rFonts w:hint="eastAsia"/>
              <w:color w:val="000000" w:themeColor="text1"/>
              <w:sz w:val="24"/>
            </w:rPr>
          </w:rPrChange>
        </w:rPr>
        <w:t>加密算法</w:t>
      </w:r>
      <w:r w:rsidR="00096556" w:rsidRPr="00653D38">
        <w:rPr>
          <w:rFonts w:asciiTheme="minorEastAsia" w:hAnsiTheme="minorEastAsia" w:hint="eastAsia"/>
          <w:color w:val="000000" w:themeColor="text1"/>
          <w:sz w:val="24"/>
          <w:rPrChange w:id="6826" w:author="JY0225" w:date="2017-08-24T12:09:00Z">
            <w:rPr>
              <w:rFonts w:hint="eastAsia"/>
              <w:color w:val="000000" w:themeColor="text1"/>
              <w:sz w:val="24"/>
            </w:rPr>
          </w:rPrChange>
        </w:rPr>
        <w:t>。</w:t>
      </w:r>
      <w:r w:rsidR="007C49F1" w:rsidRPr="00653D38">
        <w:rPr>
          <w:rFonts w:asciiTheme="minorEastAsia" w:hAnsiTheme="minorEastAsia" w:cs="Times New Roman" w:hint="eastAsia"/>
          <w:spacing w:val="10"/>
          <w:kern w:val="0"/>
          <w:sz w:val="24"/>
          <w:szCs w:val="20"/>
          <w:rPrChange w:id="6827" w:author="JY0225" w:date="2017-08-24T12:09:00Z">
            <w:rPr>
              <w:rFonts w:ascii="Times New Roman" w:hAnsi="Times New Roman" w:cs="Times New Roman" w:hint="eastAsia"/>
              <w:spacing w:val="10"/>
              <w:kern w:val="0"/>
              <w:sz w:val="24"/>
              <w:szCs w:val="20"/>
            </w:rPr>
          </w:rPrChange>
        </w:rPr>
        <w:t>然而</w:t>
      </w:r>
      <w:r w:rsidR="00E4327E" w:rsidRPr="00653D38">
        <w:rPr>
          <w:rFonts w:asciiTheme="minorEastAsia" w:hAnsiTheme="minorEastAsia" w:cs="Times New Roman" w:hint="eastAsia"/>
          <w:spacing w:val="10"/>
          <w:kern w:val="0"/>
          <w:sz w:val="24"/>
          <w:szCs w:val="20"/>
          <w:rPrChange w:id="6828" w:author="JY0225" w:date="2017-08-24T12:09:00Z">
            <w:rPr>
              <w:rFonts w:ascii="Times New Roman" w:hAnsi="Times New Roman" w:cs="Times New Roman" w:hint="eastAsia"/>
              <w:spacing w:val="10"/>
              <w:kern w:val="0"/>
              <w:sz w:val="24"/>
              <w:szCs w:val="20"/>
            </w:rPr>
          </w:rPrChange>
        </w:rPr>
        <w:t>现有</w:t>
      </w:r>
      <w:r w:rsidR="007C49F1" w:rsidRPr="00653D38">
        <w:rPr>
          <w:rFonts w:asciiTheme="minorEastAsia" w:hAnsiTheme="minorEastAsia" w:cs="Times New Roman" w:hint="eastAsia"/>
          <w:spacing w:val="10"/>
          <w:kern w:val="0"/>
          <w:sz w:val="24"/>
          <w:szCs w:val="20"/>
          <w:rPrChange w:id="6829" w:author="JY0225" w:date="2017-08-24T12:09:00Z">
            <w:rPr>
              <w:rFonts w:ascii="Times New Roman" w:hAnsi="Times New Roman" w:cs="Times New Roman" w:hint="eastAsia"/>
              <w:spacing w:val="10"/>
              <w:kern w:val="0"/>
              <w:sz w:val="24"/>
              <w:szCs w:val="20"/>
            </w:rPr>
          </w:rPrChange>
        </w:rPr>
        <w:t>中间件</w:t>
      </w:r>
      <w:r w:rsidR="00565287" w:rsidRPr="00653D38">
        <w:rPr>
          <w:rFonts w:asciiTheme="minorEastAsia" w:hAnsiTheme="minorEastAsia" w:cs="Times New Roman" w:hint="eastAsia"/>
          <w:spacing w:val="10"/>
          <w:kern w:val="0"/>
          <w:sz w:val="24"/>
          <w:szCs w:val="20"/>
          <w:rPrChange w:id="6830" w:author="JY0225" w:date="2017-08-24T12:09:00Z">
            <w:rPr>
              <w:rFonts w:ascii="Times New Roman" w:hAnsi="Times New Roman" w:cs="Times New Roman" w:hint="eastAsia"/>
              <w:spacing w:val="10"/>
              <w:kern w:val="0"/>
              <w:sz w:val="24"/>
              <w:szCs w:val="20"/>
            </w:rPr>
          </w:rPrChange>
        </w:rPr>
        <w:t>系统是以明文的形式保存</w:t>
      </w:r>
      <w:r w:rsidR="007C49F1" w:rsidRPr="00653D38">
        <w:rPr>
          <w:rFonts w:asciiTheme="minorEastAsia" w:hAnsiTheme="minorEastAsia" w:cs="Times New Roman" w:hint="eastAsia"/>
          <w:spacing w:val="10"/>
          <w:kern w:val="0"/>
          <w:sz w:val="24"/>
          <w:szCs w:val="20"/>
          <w:rPrChange w:id="6831" w:author="JY0225" w:date="2017-08-24T12:09:00Z">
            <w:rPr>
              <w:rFonts w:ascii="Times New Roman" w:hAnsi="Times New Roman" w:cs="Times New Roman" w:hint="eastAsia"/>
              <w:spacing w:val="10"/>
              <w:kern w:val="0"/>
              <w:sz w:val="24"/>
              <w:szCs w:val="20"/>
            </w:rPr>
          </w:rPrChange>
        </w:rPr>
        <w:t>用户的登录信息、会话信息等敏感数据</w:t>
      </w:r>
      <w:r w:rsidR="0019518D" w:rsidRPr="00653D38">
        <w:rPr>
          <w:rFonts w:asciiTheme="minorEastAsia" w:hAnsiTheme="minorEastAsia" w:cs="Times New Roman" w:hint="eastAsia"/>
          <w:spacing w:val="10"/>
          <w:kern w:val="0"/>
          <w:sz w:val="24"/>
          <w:szCs w:val="20"/>
          <w:rPrChange w:id="6832" w:author="JY0225" w:date="2017-08-24T12:09:00Z">
            <w:rPr>
              <w:rFonts w:ascii="Times New Roman" w:hAnsi="Times New Roman" w:cs="Times New Roman" w:hint="eastAsia"/>
              <w:spacing w:val="10"/>
              <w:kern w:val="0"/>
              <w:sz w:val="24"/>
              <w:szCs w:val="20"/>
            </w:rPr>
          </w:rPrChange>
        </w:rPr>
        <w:t>的</w:t>
      </w:r>
      <w:r w:rsidR="007C49F1" w:rsidRPr="00653D38">
        <w:rPr>
          <w:rFonts w:asciiTheme="minorEastAsia" w:hAnsiTheme="minorEastAsia" w:cs="Times New Roman" w:hint="eastAsia"/>
          <w:spacing w:val="10"/>
          <w:kern w:val="0"/>
          <w:sz w:val="24"/>
          <w:szCs w:val="20"/>
          <w:rPrChange w:id="6833" w:author="JY0225" w:date="2017-08-24T12:09:00Z">
            <w:rPr>
              <w:rFonts w:ascii="Times New Roman" w:hAnsi="Times New Roman" w:cs="Times New Roman" w:hint="eastAsia"/>
              <w:spacing w:val="10"/>
              <w:kern w:val="0"/>
              <w:sz w:val="24"/>
              <w:szCs w:val="20"/>
            </w:rPr>
          </w:rPrChange>
        </w:rPr>
        <w:t>。</w:t>
      </w:r>
      <w:r w:rsidR="009A2F72" w:rsidRPr="00653D38">
        <w:rPr>
          <w:rFonts w:asciiTheme="minorEastAsia" w:hAnsiTheme="minorEastAsia" w:cs="Times New Roman" w:hint="eastAsia"/>
          <w:spacing w:val="10"/>
          <w:kern w:val="0"/>
          <w:sz w:val="24"/>
          <w:szCs w:val="20"/>
          <w:rPrChange w:id="6834" w:author="JY0225" w:date="2017-08-24T12:09:00Z">
            <w:rPr>
              <w:rFonts w:ascii="Times New Roman" w:hAnsi="Times New Roman" w:cs="Times New Roman" w:hint="eastAsia"/>
              <w:spacing w:val="10"/>
              <w:kern w:val="0"/>
              <w:sz w:val="24"/>
              <w:szCs w:val="20"/>
            </w:rPr>
          </w:rPrChange>
        </w:rPr>
        <w:t>这很有可能造成用户隐私的泄露。</w:t>
      </w:r>
    </w:p>
    <w:p w14:paraId="4656CF05" w14:textId="7BBDAA91" w:rsidR="00B51462" w:rsidRPr="00653D38" w:rsidRDefault="00B51462">
      <w:pPr>
        <w:spacing w:line="400" w:lineRule="exact"/>
        <w:rPr>
          <w:rFonts w:asciiTheme="minorEastAsia" w:hAnsiTheme="minorEastAsia" w:cs="Times New Roman"/>
          <w:spacing w:val="10"/>
          <w:kern w:val="0"/>
          <w:sz w:val="24"/>
          <w:szCs w:val="20"/>
          <w:rPrChange w:id="6835" w:author="JY0225" w:date="2017-08-24T12:09:00Z">
            <w:rPr>
              <w:rFonts w:ascii="Times New Roman" w:hAnsi="Times New Roman" w:cs="Times New Roman"/>
              <w:spacing w:val="10"/>
              <w:kern w:val="0"/>
              <w:sz w:val="24"/>
              <w:szCs w:val="20"/>
            </w:rPr>
          </w:rPrChange>
        </w:rPr>
      </w:pPr>
      <w:r w:rsidRPr="00653D38">
        <w:rPr>
          <w:rFonts w:asciiTheme="minorEastAsia" w:hAnsiTheme="minorEastAsia" w:cs="Times New Roman"/>
          <w:spacing w:val="10"/>
          <w:kern w:val="0"/>
          <w:sz w:val="24"/>
          <w:szCs w:val="20"/>
          <w:rPrChange w:id="6836" w:author="JY0225" w:date="2017-08-24T12:09:00Z">
            <w:rPr>
              <w:rFonts w:ascii="Times New Roman" w:hAnsi="Times New Roman" w:cs="Times New Roman"/>
              <w:spacing w:val="10"/>
              <w:kern w:val="0"/>
              <w:sz w:val="24"/>
              <w:szCs w:val="20"/>
            </w:rPr>
          </w:rPrChange>
        </w:rPr>
        <w:tab/>
      </w:r>
      <w:r w:rsidR="00D23F83" w:rsidRPr="00653D38">
        <w:rPr>
          <w:rFonts w:asciiTheme="minorEastAsia" w:hAnsiTheme="minorEastAsia" w:cs="Times New Roman" w:hint="eastAsia"/>
          <w:spacing w:val="10"/>
          <w:kern w:val="0"/>
          <w:sz w:val="24"/>
          <w:szCs w:val="20"/>
          <w:rPrChange w:id="6837" w:author="JY0225" w:date="2017-08-24T12:09:00Z">
            <w:rPr>
              <w:rFonts w:ascii="Times New Roman" w:hAnsi="Times New Roman" w:cs="Times New Roman" w:hint="eastAsia"/>
              <w:spacing w:val="10"/>
              <w:kern w:val="0"/>
              <w:sz w:val="24"/>
              <w:szCs w:val="20"/>
            </w:rPr>
          </w:rPrChange>
        </w:rPr>
        <w:t>优化后的中间件系统对系统的安全性进行了更为全面的考虑。</w:t>
      </w:r>
      <w:r w:rsidR="007D25D5" w:rsidRPr="00653D38">
        <w:rPr>
          <w:rFonts w:asciiTheme="minorEastAsia" w:hAnsiTheme="minorEastAsia" w:cs="Times New Roman" w:hint="eastAsia"/>
          <w:spacing w:val="10"/>
          <w:kern w:val="0"/>
          <w:sz w:val="24"/>
          <w:szCs w:val="20"/>
          <w:rPrChange w:id="6838" w:author="JY0225" w:date="2017-08-24T12:09:00Z">
            <w:rPr>
              <w:rFonts w:ascii="Times New Roman" w:hAnsi="Times New Roman" w:cs="Times New Roman" w:hint="eastAsia"/>
              <w:spacing w:val="10"/>
              <w:kern w:val="0"/>
              <w:sz w:val="24"/>
              <w:szCs w:val="20"/>
            </w:rPr>
          </w:rPrChange>
        </w:rPr>
        <w:t>为了保证</w:t>
      </w:r>
      <w:r w:rsidR="00476838" w:rsidRPr="00653D38">
        <w:rPr>
          <w:rFonts w:asciiTheme="minorEastAsia" w:hAnsiTheme="minorEastAsia" w:cs="Times New Roman" w:hint="eastAsia"/>
          <w:spacing w:val="10"/>
          <w:kern w:val="0"/>
          <w:sz w:val="24"/>
          <w:szCs w:val="20"/>
          <w:rPrChange w:id="6839" w:author="JY0225" w:date="2017-08-24T12:09:00Z">
            <w:rPr>
              <w:rFonts w:ascii="Times New Roman" w:hAnsi="Times New Roman" w:cs="Times New Roman" w:hint="eastAsia"/>
              <w:spacing w:val="10"/>
              <w:kern w:val="0"/>
              <w:sz w:val="24"/>
              <w:szCs w:val="20"/>
            </w:rPr>
          </w:rPrChange>
        </w:rPr>
        <w:t>备份</w:t>
      </w:r>
      <w:r w:rsidR="00FE34E9" w:rsidRPr="00653D38">
        <w:rPr>
          <w:rFonts w:asciiTheme="minorEastAsia" w:hAnsiTheme="minorEastAsia" w:cs="Times New Roman" w:hint="eastAsia"/>
          <w:spacing w:val="10"/>
          <w:kern w:val="0"/>
          <w:sz w:val="24"/>
          <w:szCs w:val="20"/>
          <w:rPrChange w:id="6840" w:author="JY0225" w:date="2017-08-24T12:09:00Z">
            <w:rPr>
              <w:rFonts w:ascii="Times New Roman" w:hAnsi="Times New Roman" w:cs="Times New Roman" w:hint="eastAsia"/>
              <w:spacing w:val="10"/>
              <w:kern w:val="0"/>
              <w:sz w:val="24"/>
              <w:szCs w:val="20"/>
            </w:rPr>
          </w:rPrChange>
        </w:rPr>
        <w:t>在数据库中用户会话信息不被窃取，</w:t>
      </w:r>
      <w:r w:rsidR="00E26DDC" w:rsidRPr="00653D38">
        <w:rPr>
          <w:rFonts w:asciiTheme="minorEastAsia" w:hAnsiTheme="minorEastAsia" w:cs="Times New Roman" w:hint="eastAsia"/>
          <w:spacing w:val="10"/>
          <w:kern w:val="0"/>
          <w:sz w:val="24"/>
          <w:szCs w:val="20"/>
          <w:rPrChange w:id="6841" w:author="JY0225" w:date="2017-08-24T12:09:00Z">
            <w:rPr>
              <w:rFonts w:ascii="Times New Roman" w:hAnsi="Times New Roman" w:cs="Times New Roman" w:hint="eastAsia"/>
              <w:spacing w:val="10"/>
              <w:kern w:val="0"/>
              <w:sz w:val="24"/>
              <w:szCs w:val="20"/>
            </w:rPr>
          </w:rPrChange>
        </w:rPr>
        <w:t>优化后的中间件系统</w:t>
      </w:r>
      <w:r w:rsidR="007D25D5" w:rsidRPr="00653D38">
        <w:rPr>
          <w:rFonts w:asciiTheme="minorEastAsia" w:hAnsiTheme="minorEastAsia" w:cs="Times New Roman" w:hint="eastAsia"/>
          <w:spacing w:val="10"/>
          <w:kern w:val="0"/>
          <w:sz w:val="24"/>
          <w:szCs w:val="20"/>
          <w:rPrChange w:id="6842" w:author="JY0225" w:date="2017-08-24T12:09:00Z">
            <w:rPr>
              <w:rFonts w:ascii="Times New Roman" w:hAnsi="Times New Roman" w:cs="Times New Roman" w:hint="eastAsia"/>
              <w:spacing w:val="10"/>
              <w:kern w:val="0"/>
              <w:sz w:val="24"/>
              <w:szCs w:val="20"/>
            </w:rPr>
          </w:rPrChange>
        </w:rPr>
        <w:t>对会话信息进行了加密。</w:t>
      </w:r>
    </w:p>
    <w:p w14:paraId="0B50C5B1" w14:textId="77777777" w:rsidR="002A2394" w:rsidRPr="00653D38" w:rsidRDefault="002A2394">
      <w:pPr>
        <w:spacing w:line="400" w:lineRule="exact"/>
        <w:rPr>
          <w:rFonts w:asciiTheme="minorEastAsia" w:hAnsiTheme="minorEastAsia" w:cs="Times New Roman"/>
          <w:spacing w:val="10"/>
          <w:kern w:val="0"/>
          <w:sz w:val="24"/>
          <w:szCs w:val="20"/>
          <w:rPrChange w:id="6843" w:author="JY0225" w:date="2017-08-24T12:09:00Z">
            <w:rPr>
              <w:rFonts w:ascii="Times New Roman" w:hAnsi="Times New Roman" w:cs="Times New Roman"/>
              <w:spacing w:val="10"/>
              <w:kern w:val="0"/>
              <w:sz w:val="24"/>
              <w:szCs w:val="20"/>
            </w:rPr>
          </w:rPrChange>
        </w:rPr>
      </w:pPr>
      <w:r w:rsidRPr="00653D38">
        <w:rPr>
          <w:rFonts w:asciiTheme="minorEastAsia" w:hAnsiTheme="minorEastAsia" w:cs="Times New Roman" w:hint="eastAsia"/>
          <w:spacing w:val="10"/>
          <w:kern w:val="0"/>
          <w:sz w:val="24"/>
          <w:szCs w:val="20"/>
          <w:rPrChange w:id="6844" w:author="JY0225" w:date="2017-08-24T12:09:00Z">
            <w:rPr>
              <w:rFonts w:ascii="Times New Roman" w:hAnsi="Times New Roman" w:cs="Times New Roman" w:hint="eastAsia"/>
              <w:spacing w:val="10"/>
              <w:kern w:val="0"/>
              <w:sz w:val="24"/>
              <w:szCs w:val="20"/>
            </w:rPr>
          </w:rPrChange>
        </w:rPr>
        <w:t>具体</w:t>
      </w:r>
      <w:r w:rsidR="00256F43" w:rsidRPr="00653D38">
        <w:rPr>
          <w:rFonts w:asciiTheme="minorEastAsia" w:hAnsiTheme="minorEastAsia" w:cs="Times New Roman" w:hint="eastAsia"/>
          <w:spacing w:val="10"/>
          <w:kern w:val="0"/>
          <w:sz w:val="24"/>
          <w:szCs w:val="20"/>
          <w:rPrChange w:id="6845" w:author="JY0225" w:date="2017-08-24T12:09:00Z">
            <w:rPr>
              <w:rFonts w:ascii="Times New Roman" w:hAnsi="Times New Roman" w:cs="Times New Roman" w:hint="eastAsia"/>
              <w:spacing w:val="10"/>
              <w:kern w:val="0"/>
              <w:sz w:val="24"/>
              <w:szCs w:val="20"/>
            </w:rPr>
          </w:rPrChange>
        </w:rPr>
        <w:t>实现</w:t>
      </w:r>
      <w:r w:rsidRPr="00653D38">
        <w:rPr>
          <w:rFonts w:asciiTheme="minorEastAsia" w:hAnsiTheme="minorEastAsia" w:cs="Times New Roman" w:hint="eastAsia"/>
          <w:spacing w:val="10"/>
          <w:kern w:val="0"/>
          <w:sz w:val="24"/>
          <w:szCs w:val="20"/>
          <w:rPrChange w:id="6846" w:author="JY0225" w:date="2017-08-24T12:09:00Z">
            <w:rPr>
              <w:rFonts w:ascii="Times New Roman" w:hAnsi="Times New Roman" w:cs="Times New Roman" w:hint="eastAsia"/>
              <w:spacing w:val="10"/>
              <w:kern w:val="0"/>
              <w:sz w:val="24"/>
              <w:szCs w:val="20"/>
            </w:rPr>
          </w:rPrChange>
        </w:rPr>
        <w:t>如下：</w:t>
      </w:r>
    </w:p>
    <w:tbl>
      <w:tblPr>
        <w:tblStyle w:val="aa"/>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6"/>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6"/>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6"/>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6"/>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Pr="00653D38" w:rsidRDefault="00B223C3" w:rsidP="006E586D">
      <w:pPr>
        <w:spacing w:line="400" w:lineRule="exact"/>
        <w:rPr>
          <w:rFonts w:asciiTheme="minorEastAsia" w:hAnsiTheme="minorEastAsia"/>
          <w:color w:val="000000" w:themeColor="text1"/>
          <w:sz w:val="24"/>
          <w:szCs w:val="24"/>
          <w:rPrChange w:id="6847" w:author="JY0225" w:date="2017-08-24T12:09:00Z">
            <w:rPr>
              <w:color w:val="000000" w:themeColor="text1"/>
              <w:sz w:val="24"/>
            </w:rPr>
          </w:rPrChange>
        </w:rPr>
      </w:pPr>
      <w:r>
        <w:tab/>
      </w:r>
      <w:r w:rsidR="0026260A" w:rsidRPr="00653D38">
        <w:rPr>
          <w:rFonts w:asciiTheme="minorEastAsia" w:hAnsiTheme="minorEastAsia"/>
          <w:color w:val="000000" w:themeColor="text1"/>
          <w:sz w:val="24"/>
          <w:szCs w:val="24"/>
          <w:rPrChange w:id="6848" w:author="JY0225" w:date="2017-08-24T12:09:00Z">
            <w:rPr>
              <w:color w:val="000000" w:themeColor="text1"/>
              <w:sz w:val="24"/>
            </w:rPr>
          </w:rPrChange>
        </w:rPr>
        <w:t>2</w:t>
      </w:r>
      <w:r w:rsidR="0026260A" w:rsidRPr="00653D38">
        <w:rPr>
          <w:rFonts w:asciiTheme="minorEastAsia" w:hAnsiTheme="minorEastAsia" w:hint="eastAsia"/>
          <w:color w:val="000000" w:themeColor="text1"/>
          <w:sz w:val="24"/>
          <w:szCs w:val="24"/>
          <w:rPrChange w:id="6849" w:author="JY0225" w:date="2017-08-24T12:09:00Z">
            <w:rPr>
              <w:rFonts w:hint="eastAsia"/>
              <w:color w:val="000000" w:themeColor="text1"/>
              <w:sz w:val="24"/>
            </w:rPr>
          </w:rPrChange>
        </w:rPr>
        <w:t>）</w:t>
      </w:r>
      <w:r w:rsidR="007B66D3" w:rsidRPr="00653D38">
        <w:rPr>
          <w:rFonts w:asciiTheme="minorEastAsia" w:hAnsiTheme="minorEastAsia" w:hint="eastAsia"/>
          <w:color w:val="000000" w:themeColor="text1"/>
          <w:sz w:val="24"/>
          <w:szCs w:val="24"/>
          <w:rPrChange w:id="6850" w:author="JY0225" w:date="2017-08-24T12:09:00Z">
            <w:rPr>
              <w:rFonts w:hint="eastAsia"/>
              <w:color w:val="000000" w:themeColor="text1"/>
              <w:sz w:val="24"/>
            </w:rPr>
          </w:rPrChange>
        </w:rPr>
        <w:t>本地缓存安全性</w:t>
      </w:r>
    </w:p>
    <w:p w14:paraId="5874BA7E" w14:textId="4DD4B8E0" w:rsidR="00BD467E" w:rsidRPr="00653D38" w:rsidRDefault="00FB0A49" w:rsidP="006E586D">
      <w:pPr>
        <w:spacing w:line="400" w:lineRule="exact"/>
        <w:rPr>
          <w:rFonts w:asciiTheme="minorEastAsia" w:hAnsiTheme="minorEastAsia"/>
          <w:color w:val="000000" w:themeColor="text1"/>
          <w:sz w:val="24"/>
          <w:szCs w:val="24"/>
          <w:rPrChange w:id="6851" w:author="JY0225" w:date="2017-08-24T12:09:00Z">
            <w:rPr>
              <w:color w:val="000000" w:themeColor="text1"/>
              <w:sz w:val="24"/>
            </w:rPr>
          </w:rPrChange>
        </w:rPr>
      </w:pPr>
      <w:r w:rsidRPr="00653D38">
        <w:rPr>
          <w:rFonts w:asciiTheme="minorEastAsia" w:hAnsiTheme="minorEastAsia"/>
          <w:color w:val="000000" w:themeColor="text1"/>
          <w:sz w:val="24"/>
          <w:szCs w:val="24"/>
          <w:rPrChange w:id="6852" w:author="JY0225" w:date="2017-08-24T12:09:00Z">
            <w:rPr>
              <w:color w:val="000000" w:themeColor="text1"/>
              <w:sz w:val="24"/>
            </w:rPr>
          </w:rPrChange>
        </w:rPr>
        <w:tab/>
      </w:r>
      <w:r w:rsidR="002B37E2" w:rsidRPr="00653D38">
        <w:rPr>
          <w:rFonts w:asciiTheme="minorEastAsia" w:hAnsiTheme="minorEastAsia" w:hint="eastAsia"/>
          <w:color w:val="000000" w:themeColor="text1"/>
          <w:sz w:val="24"/>
          <w:szCs w:val="24"/>
          <w:rPrChange w:id="6853" w:author="JY0225" w:date="2017-08-24T12:09:00Z">
            <w:rPr>
              <w:rFonts w:hint="eastAsia"/>
              <w:color w:val="000000" w:themeColor="text1"/>
              <w:sz w:val="24"/>
            </w:rPr>
          </w:rPrChange>
        </w:rPr>
        <w:t>优化后的中间件系统新增了本地缓存的功能，旨在解决同一用户多次从服务器下载同一文件而导致的网络带宽浪费的问题。</w:t>
      </w:r>
      <w:r w:rsidR="00256F43" w:rsidRPr="00653D38">
        <w:rPr>
          <w:rFonts w:asciiTheme="minorEastAsia" w:hAnsiTheme="minorEastAsia" w:hint="eastAsia"/>
          <w:color w:val="000000" w:themeColor="text1"/>
          <w:sz w:val="24"/>
          <w:szCs w:val="24"/>
          <w:rPrChange w:id="6854" w:author="JY0225" w:date="2017-08-24T12:09:00Z">
            <w:rPr>
              <w:rFonts w:hint="eastAsia"/>
              <w:color w:val="000000" w:themeColor="text1"/>
              <w:sz w:val="24"/>
            </w:rPr>
          </w:rPrChange>
        </w:rPr>
        <w:t>在现有的计算机系统中，存在一台终端被多人使用的情况</w:t>
      </w:r>
      <w:r w:rsidR="00893BF5" w:rsidRPr="00653D38">
        <w:rPr>
          <w:rFonts w:asciiTheme="minorEastAsia" w:hAnsiTheme="minorEastAsia" w:hint="eastAsia"/>
          <w:color w:val="000000" w:themeColor="text1"/>
          <w:sz w:val="24"/>
          <w:szCs w:val="24"/>
          <w:rPrChange w:id="6855" w:author="JY0225" w:date="2017-08-24T12:09:00Z">
            <w:rPr>
              <w:rFonts w:hint="eastAsia"/>
              <w:color w:val="000000" w:themeColor="text1"/>
              <w:sz w:val="24"/>
            </w:rPr>
          </w:rPrChange>
        </w:rPr>
        <w:t>，</w:t>
      </w:r>
      <w:r w:rsidR="003C0E01" w:rsidRPr="00653D38">
        <w:rPr>
          <w:rFonts w:asciiTheme="minorEastAsia" w:hAnsiTheme="minorEastAsia" w:hint="eastAsia"/>
          <w:color w:val="000000" w:themeColor="text1"/>
          <w:sz w:val="24"/>
          <w:szCs w:val="24"/>
          <w:rPrChange w:id="6856" w:author="JY0225" w:date="2017-08-24T12:09:00Z">
            <w:rPr>
              <w:rFonts w:hint="eastAsia"/>
              <w:color w:val="000000" w:themeColor="text1"/>
              <w:sz w:val="24"/>
            </w:rPr>
          </w:rPrChange>
        </w:rPr>
        <w:t>因此</w:t>
      </w:r>
      <w:r w:rsidR="00893BF5" w:rsidRPr="00653D38">
        <w:rPr>
          <w:rFonts w:asciiTheme="minorEastAsia" w:hAnsiTheme="minorEastAsia" w:hint="eastAsia"/>
          <w:color w:val="000000" w:themeColor="text1"/>
          <w:sz w:val="24"/>
          <w:szCs w:val="24"/>
          <w:rPrChange w:id="6857" w:author="JY0225" w:date="2017-08-24T12:09:00Z">
            <w:rPr>
              <w:rFonts w:hint="eastAsia"/>
              <w:color w:val="000000" w:themeColor="text1"/>
              <w:sz w:val="24"/>
            </w:rPr>
          </w:rPrChange>
        </w:rPr>
        <w:t>需要对不同的用户的缓存</w:t>
      </w:r>
      <w:r w:rsidR="00FC2055" w:rsidRPr="00653D38">
        <w:rPr>
          <w:rFonts w:asciiTheme="minorEastAsia" w:hAnsiTheme="minorEastAsia" w:hint="eastAsia"/>
          <w:color w:val="000000" w:themeColor="text1"/>
          <w:sz w:val="24"/>
          <w:szCs w:val="24"/>
          <w:rPrChange w:id="6858" w:author="JY0225" w:date="2017-08-24T12:09:00Z">
            <w:rPr>
              <w:rFonts w:hint="eastAsia"/>
              <w:color w:val="000000" w:themeColor="text1"/>
              <w:sz w:val="24"/>
            </w:rPr>
          </w:rPrChange>
        </w:rPr>
        <w:t>数据</w:t>
      </w:r>
      <w:r w:rsidR="00893BF5" w:rsidRPr="00653D38">
        <w:rPr>
          <w:rFonts w:asciiTheme="minorEastAsia" w:hAnsiTheme="minorEastAsia" w:hint="eastAsia"/>
          <w:color w:val="000000" w:themeColor="text1"/>
          <w:sz w:val="24"/>
          <w:szCs w:val="24"/>
          <w:rPrChange w:id="6859" w:author="JY0225" w:date="2017-08-24T12:09:00Z">
            <w:rPr>
              <w:rFonts w:hint="eastAsia"/>
              <w:color w:val="000000" w:themeColor="text1"/>
              <w:sz w:val="24"/>
            </w:rPr>
          </w:rPrChange>
        </w:rPr>
        <w:t>进行物理隔离，防止某一用户的缓存信息被其他用户窃取</w:t>
      </w:r>
      <w:del w:id="6860" w:author="微软用户" w:date="2017-08-24T21:29:00Z">
        <w:r w:rsidR="007C7265" w:rsidRPr="00653D38" w:rsidDel="001F4DC7">
          <w:rPr>
            <w:rFonts w:asciiTheme="minorEastAsia" w:hAnsiTheme="minorEastAsia"/>
            <w:sz w:val="24"/>
            <w:szCs w:val="24"/>
            <w:vertAlign w:val="superscript"/>
            <w:rPrChange w:id="6861" w:author="JY0225" w:date="2017-08-24T12:09:00Z">
              <w:rPr>
                <w:vertAlign w:val="superscript"/>
              </w:rPr>
            </w:rPrChange>
          </w:rPr>
          <w:fldChar w:fldCharType="begin"/>
        </w:r>
        <w:r w:rsidR="007C7265" w:rsidRPr="00653D38" w:rsidDel="001F4DC7">
          <w:rPr>
            <w:rFonts w:asciiTheme="minorEastAsia" w:hAnsiTheme="minorEastAsia"/>
            <w:sz w:val="24"/>
            <w:szCs w:val="24"/>
            <w:vertAlign w:val="superscript"/>
            <w:rPrChange w:id="6862" w:author="JY0225" w:date="2017-08-24T12:09:00Z">
              <w:rPr>
                <w:vertAlign w:val="superscript"/>
              </w:rPr>
            </w:rPrChange>
          </w:rPr>
          <w:delInstrText xml:space="preserve"> REF _Ref489795578 \r \h </w:delInstrText>
        </w:r>
        <w:r w:rsidR="00653D38" w:rsidRPr="00653D38" w:rsidDel="001F4DC7">
          <w:rPr>
            <w:rFonts w:asciiTheme="minorEastAsia" w:hAnsiTheme="minorEastAsia"/>
            <w:sz w:val="24"/>
            <w:szCs w:val="24"/>
            <w:vertAlign w:val="superscript"/>
            <w:rPrChange w:id="6863" w:author="JY0225" w:date="2017-08-24T12:09:00Z">
              <w:rPr>
                <w:rFonts w:asciiTheme="minorEastAsia" w:hAnsiTheme="minorEastAsia"/>
                <w:vertAlign w:val="superscript"/>
              </w:rPr>
            </w:rPrChange>
          </w:rPr>
          <w:delInstrText xml:space="preserve"> \* MERGEFORMAT </w:delInstrText>
        </w:r>
        <w:r w:rsidR="007C7265" w:rsidRPr="00653D38" w:rsidDel="001F4DC7">
          <w:rPr>
            <w:rFonts w:asciiTheme="minorEastAsia" w:hAnsiTheme="minorEastAsia"/>
            <w:sz w:val="24"/>
            <w:szCs w:val="24"/>
            <w:vertAlign w:val="superscript"/>
            <w:rPrChange w:id="6864" w:author="JY0225" w:date="2017-08-24T12:09:00Z">
              <w:rPr>
                <w:rFonts w:asciiTheme="minorEastAsia" w:hAnsiTheme="minorEastAsia"/>
                <w:sz w:val="24"/>
                <w:szCs w:val="24"/>
                <w:vertAlign w:val="superscript"/>
              </w:rPr>
            </w:rPrChange>
          </w:rPr>
        </w:r>
        <w:r w:rsidR="007C7265" w:rsidRPr="00653D38" w:rsidDel="001F4DC7">
          <w:rPr>
            <w:rFonts w:asciiTheme="minorEastAsia" w:hAnsiTheme="minorEastAsia"/>
            <w:sz w:val="24"/>
            <w:szCs w:val="24"/>
            <w:vertAlign w:val="superscript"/>
            <w:rPrChange w:id="6865" w:author="JY0225" w:date="2017-08-24T12:09:00Z">
              <w:rPr>
                <w:vertAlign w:val="superscript"/>
              </w:rPr>
            </w:rPrChange>
          </w:rPr>
          <w:fldChar w:fldCharType="separate"/>
        </w:r>
        <w:r w:rsidR="008E2759" w:rsidRPr="00653D38" w:rsidDel="001F4DC7">
          <w:rPr>
            <w:rFonts w:asciiTheme="minorEastAsia" w:hAnsiTheme="minorEastAsia"/>
            <w:sz w:val="24"/>
            <w:szCs w:val="24"/>
            <w:vertAlign w:val="superscript"/>
            <w:rPrChange w:id="6866" w:author="JY0225" w:date="2017-08-24T12:09:00Z">
              <w:rPr>
                <w:vertAlign w:val="superscript"/>
              </w:rPr>
            </w:rPrChange>
          </w:rPr>
          <w:delText>[39]</w:delText>
        </w:r>
        <w:r w:rsidR="007C7265" w:rsidRPr="00653D38" w:rsidDel="001F4DC7">
          <w:rPr>
            <w:rFonts w:asciiTheme="minorEastAsia" w:hAnsiTheme="minorEastAsia"/>
            <w:sz w:val="24"/>
            <w:szCs w:val="24"/>
            <w:vertAlign w:val="superscript"/>
            <w:rPrChange w:id="6867" w:author="JY0225" w:date="2017-08-24T12:09:00Z">
              <w:rPr>
                <w:vertAlign w:val="superscript"/>
              </w:rPr>
            </w:rPrChange>
          </w:rPr>
          <w:fldChar w:fldCharType="end"/>
        </w:r>
      </w:del>
      <w:ins w:id="6868" w:author="微软用户" w:date="2017-08-24T22:10:00Z">
        <w:r w:rsidR="004C52E1">
          <w:rPr>
            <w:rFonts w:asciiTheme="minorEastAsia" w:hAnsiTheme="minorEastAsia"/>
            <w:sz w:val="24"/>
            <w:szCs w:val="24"/>
            <w:vertAlign w:val="superscript"/>
          </w:rPr>
          <w:fldChar w:fldCharType="begin"/>
        </w:r>
        <w:r w:rsidR="004C52E1">
          <w:rPr>
            <w:rFonts w:asciiTheme="minorEastAsia" w:hAnsiTheme="minorEastAsia"/>
            <w:sz w:val="24"/>
            <w:szCs w:val="24"/>
            <w:vertAlign w:val="superscript"/>
          </w:rPr>
          <w:instrText xml:space="preserve"> REF _Ref491373509 \r \h </w:instrText>
        </w:r>
      </w:ins>
      <w:r w:rsidR="004C52E1">
        <w:rPr>
          <w:rFonts w:asciiTheme="minorEastAsia" w:hAnsiTheme="minorEastAsia"/>
          <w:sz w:val="24"/>
          <w:szCs w:val="24"/>
          <w:vertAlign w:val="superscript"/>
        </w:rPr>
      </w:r>
      <w:r w:rsidR="004C52E1">
        <w:rPr>
          <w:rFonts w:asciiTheme="minorEastAsia" w:hAnsiTheme="minorEastAsia"/>
          <w:sz w:val="24"/>
          <w:szCs w:val="24"/>
          <w:vertAlign w:val="superscript"/>
        </w:rPr>
        <w:fldChar w:fldCharType="separate"/>
      </w:r>
      <w:ins w:id="6869" w:author="微软用户" w:date="2017-08-24T22:18:00Z">
        <w:r w:rsidR="00C56CDB">
          <w:rPr>
            <w:rFonts w:asciiTheme="minorEastAsia" w:hAnsiTheme="minorEastAsia"/>
            <w:sz w:val="24"/>
            <w:szCs w:val="24"/>
            <w:vertAlign w:val="superscript"/>
          </w:rPr>
          <w:t>[37]</w:t>
        </w:r>
      </w:ins>
      <w:ins w:id="6870" w:author="微软用户" w:date="2017-08-24T22:10:00Z">
        <w:r w:rsidR="004C52E1">
          <w:rPr>
            <w:rFonts w:asciiTheme="minorEastAsia" w:hAnsiTheme="minorEastAsia"/>
            <w:sz w:val="24"/>
            <w:szCs w:val="24"/>
            <w:vertAlign w:val="superscript"/>
          </w:rPr>
          <w:fldChar w:fldCharType="end"/>
        </w:r>
      </w:ins>
      <w:r w:rsidR="00256F43" w:rsidRPr="00653D38">
        <w:rPr>
          <w:rFonts w:asciiTheme="minorEastAsia" w:hAnsiTheme="minorEastAsia" w:hint="eastAsia"/>
          <w:color w:val="000000" w:themeColor="text1"/>
          <w:sz w:val="24"/>
          <w:szCs w:val="24"/>
          <w:rPrChange w:id="6871" w:author="JY0225" w:date="2017-08-24T12:09:00Z">
            <w:rPr>
              <w:rFonts w:hint="eastAsia"/>
              <w:color w:val="000000" w:themeColor="text1"/>
              <w:sz w:val="24"/>
            </w:rPr>
          </w:rPrChange>
        </w:rPr>
        <w:t>。</w:t>
      </w:r>
      <w:r w:rsidR="00260686" w:rsidRPr="00653D38">
        <w:rPr>
          <w:rFonts w:asciiTheme="minorEastAsia" w:hAnsiTheme="minorEastAsia" w:hint="eastAsia"/>
          <w:color w:val="000000" w:themeColor="text1"/>
          <w:sz w:val="24"/>
          <w:szCs w:val="24"/>
          <w:rPrChange w:id="6872" w:author="JY0225" w:date="2017-08-24T12:09:00Z">
            <w:rPr>
              <w:rFonts w:hint="eastAsia"/>
              <w:color w:val="000000" w:themeColor="text1"/>
              <w:sz w:val="24"/>
            </w:rPr>
          </w:rPrChange>
        </w:rPr>
        <w:t>具体实现如下：</w:t>
      </w:r>
    </w:p>
    <w:tbl>
      <w:tblPr>
        <w:tblStyle w:val="aa"/>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6"/>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6"/>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6"/>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6"/>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6"/>
              <w:spacing w:line="400" w:lineRule="exact"/>
              <w:rPr>
                <w:rFonts w:eastAsiaTheme="minorEastAsia"/>
              </w:rPr>
            </w:pPr>
            <w:r>
              <w:rPr>
                <w:rFonts w:eastAsiaTheme="minorEastAsia"/>
              </w:rPr>
              <w:lastRenderedPageBreak/>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6"/>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Pr="00653D38" w:rsidRDefault="000F5F91" w:rsidP="00784E14">
      <w:pPr>
        <w:spacing w:line="400" w:lineRule="exact"/>
        <w:ind w:firstLine="420"/>
        <w:rPr>
          <w:rFonts w:asciiTheme="minorEastAsia" w:hAnsiTheme="minorEastAsia"/>
          <w:color w:val="000000" w:themeColor="text1"/>
          <w:sz w:val="24"/>
          <w:rPrChange w:id="6873" w:author="JY0225" w:date="2017-08-24T12:09:00Z">
            <w:rPr>
              <w:color w:val="000000" w:themeColor="text1"/>
              <w:sz w:val="24"/>
            </w:rPr>
          </w:rPrChange>
        </w:rPr>
      </w:pPr>
      <w:r w:rsidRPr="00653D38">
        <w:rPr>
          <w:rFonts w:asciiTheme="minorEastAsia" w:hAnsiTheme="minorEastAsia"/>
          <w:color w:val="000000" w:themeColor="text1"/>
          <w:sz w:val="24"/>
          <w:rPrChange w:id="6874" w:author="JY0225" w:date="2017-08-24T12:09:00Z">
            <w:rPr>
              <w:color w:val="000000" w:themeColor="text1"/>
              <w:sz w:val="24"/>
            </w:rPr>
          </w:rPrChange>
        </w:rPr>
        <w:lastRenderedPageBreak/>
        <w:t>3</w:t>
      </w:r>
      <w:r w:rsidR="00784E14" w:rsidRPr="00653D38">
        <w:rPr>
          <w:rFonts w:asciiTheme="minorEastAsia" w:hAnsiTheme="minorEastAsia" w:hint="eastAsia"/>
          <w:color w:val="000000" w:themeColor="text1"/>
          <w:sz w:val="24"/>
          <w:rPrChange w:id="6875" w:author="JY0225" w:date="2017-08-24T12:09:00Z">
            <w:rPr>
              <w:rFonts w:hint="eastAsia"/>
              <w:color w:val="000000" w:themeColor="text1"/>
              <w:sz w:val="24"/>
            </w:rPr>
          </w:rPrChange>
        </w:rPr>
        <w:t>）</w:t>
      </w:r>
      <w:r w:rsidR="00114A7F" w:rsidRPr="00653D38">
        <w:rPr>
          <w:rFonts w:asciiTheme="minorEastAsia" w:hAnsiTheme="minorEastAsia" w:hint="eastAsia"/>
          <w:color w:val="000000" w:themeColor="text1"/>
          <w:sz w:val="24"/>
          <w:rPrChange w:id="6876" w:author="JY0225" w:date="2017-08-24T12:09:00Z">
            <w:rPr>
              <w:rFonts w:hint="eastAsia"/>
              <w:color w:val="000000" w:themeColor="text1"/>
              <w:sz w:val="24"/>
            </w:rPr>
          </w:rPrChange>
        </w:rPr>
        <w:t>数据库</w:t>
      </w:r>
      <w:r w:rsidR="00784E14" w:rsidRPr="00653D38">
        <w:rPr>
          <w:rFonts w:asciiTheme="minorEastAsia" w:hAnsiTheme="minorEastAsia" w:hint="eastAsia"/>
          <w:color w:val="000000" w:themeColor="text1"/>
          <w:sz w:val="24"/>
          <w:rPrChange w:id="6877" w:author="JY0225" w:date="2017-08-24T12:09:00Z">
            <w:rPr>
              <w:rFonts w:hint="eastAsia"/>
              <w:color w:val="000000" w:themeColor="text1"/>
              <w:sz w:val="24"/>
            </w:rPr>
          </w:rPrChange>
        </w:rPr>
        <w:t>安全性</w:t>
      </w:r>
    </w:p>
    <w:p w14:paraId="77AEF766" w14:textId="2C752069" w:rsidR="00424059" w:rsidRPr="00653D38" w:rsidRDefault="000F3558" w:rsidP="000F3558">
      <w:pPr>
        <w:spacing w:line="400" w:lineRule="exact"/>
        <w:rPr>
          <w:rFonts w:asciiTheme="minorEastAsia" w:hAnsiTheme="minorEastAsia"/>
          <w:color w:val="000000" w:themeColor="text1"/>
          <w:sz w:val="24"/>
          <w:rPrChange w:id="6878" w:author="JY0225" w:date="2017-08-24T12:09:00Z">
            <w:rPr>
              <w:color w:val="000000" w:themeColor="text1"/>
              <w:sz w:val="24"/>
            </w:rPr>
          </w:rPrChange>
        </w:rPr>
      </w:pPr>
      <w:r w:rsidRPr="00653D38">
        <w:rPr>
          <w:rFonts w:asciiTheme="minorEastAsia" w:hAnsiTheme="minorEastAsia"/>
          <w:color w:val="000000" w:themeColor="text1"/>
          <w:sz w:val="24"/>
          <w:rPrChange w:id="6879" w:author="JY0225" w:date="2017-08-24T12:09:00Z">
            <w:rPr>
              <w:color w:val="000000" w:themeColor="text1"/>
              <w:sz w:val="24"/>
            </w:rPr>
          </w:rPrChange>
        </w:rPr>
        <w:tab/>
      </w:r>
      <w:r w:rsidR="00E4327E" w:rsidRPr="00653D38">
        <w:rPr>
          <w:rFonts w:asciiTheme="minorEastAsia" w:hAnsiTheme="minorEastAsia" w:hint="eastAsia"/>
          <w:color w:val="000000" w:themeColor="text1"/>
          <w:sz w:val="24"/>
          <w:rPrChange w:id="6880" w:author="JY0225" w:date="2017-08-24T12:09:00Z">
            <w:rPr>
              <w:rFonts w:hint="eastAsia"/>
              <w:color w:val="000000" w:themeColor="text1"/>
              <w:sz w:val="24"/>
            </w:rPr>
          </w:rPrChange>
        </w:rPr>
        <w:t>现有</w:t>
      </w:r>
      <w:r w:rsidRPr="00653D38">
        <w:rPr>
          <w:rFonts w:asciiTheme="minorEastAsia" w:hAnsiTheme="minorEastAsia" w:hint="eastAsia"/>
          <w:color w:val="000000" w:themeColor="text1"/>
          <w:sz w:val="24"/>
          <w:rPrChange w:id="6881" w:author="JY0225" w:date="2017-08-24T12:09:00Z">
            <w:rPr>
              <w:rFonts w:hint="eastAsia"/>
              <w:color w:val="000000" w:themeColor="text1"/>
              <w:sz w:val="24"/>
            </w:rPr>
          </w:rPrChange>
        </w:rPr>
        <w:t>的中间件系统在执行数据库操作时，采取的方式是建立临时的数据库连接，并编写相应的</w:t>
      </w:r>
      <w:r w:rsidRPr="00653D38">
        <w:rPr>
          <w:rFonts w:asciiTheme="minorEastAsia" w:hAnsiTheme="minorEastAsia"/>
          <w:color w:val="000000" w:themeColor="text1"/>
          <w:sz w:val="24"/>
          <w:rPrChange w:id="6882" w:author="JY0225" w:date="2017-08-24T12:09:00Z">
            <w:rPr>
              <w:color w:val="000000" w:themeColor="text1"/>
              <w:sz w:val="24"/>
            </w:rPr>
          </w:rPrChange>
        </w:rPr>
        <w:t>SQL</w:t>
      </w:r>
      <w:r w:rsidRPr="00653D38">
        <w:rPr>
          <w:rFonts w:asciiTheme="minorEastAsia" w:hAnsiTheme="minorEastAsia" w:hint="eastAsia"/>
          <w:color w:val="000000" w:themeColor="text1"/>
          <w:sz w:val="24"/>
          <w:rPrChange w:id="6883" w:author="JY0225" w:date="2017-08-24T12:09:00Z">
            <w:rPr>
              <w:rFonts w:hint="eastAsia"/>
              <w:color w:val="000000" w:themeColor="text1"/>
              <w:sz w:val="24"/>
            </w:rPr>
          </w:rPrChange>
        </w:rPr>
        <w:t>语句，最后执行数据库操作。</w:t>
      </w:r>
    </w:p>
    <w:tbl>
      <w:tblPr>
        <w:tblStyle w:val="aa"/>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6"/>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6"/>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6"/>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6"/>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6C87D3E1" w:rsidR="007335E7" w:rsidRPr="00653D38" w:rsidRDefault="007D2F7F" w:rsidP="006E586D">
      <w:pPr>
        <w:spacing w:line="400" w:lineRule="exact"/>
        <w:rPr>
          <w:rFonts w:asciiTheme="minorEastAsia" w:hAnsiTheme="minorEastAsia"/>
          <w:color w:val="000000" w:themeColor="text1"/>
          <w:sz w:val="24"/>
          <w:szCs w:val="24"/>
          <w:rPrChange w:id="6884" w:author="JY0225" w:date="2017-08-24T12:10:00Z">
            <w:rPr>
              <w:color w:val="000000" w:themeColor="text1"/>
              <w:sz w:val="24"/>
            </w:rPr>
          </w:rPrChange>
        </w:rPr>
      </w:pPr>
      <w:r>
        <w:rPr>
          <w:color w:val="000000" w:themeColor="text1"/>
          <w:sz w:val="24"/>
        </w:rPr>
        <w:tab/>
      </w:r>
      <w:r w:rsidR="00952C5C" w:rsidRPr="00653D38">
        <w:rPr>
          <w:rFonts w:asciiTheme="minorEastAsia" w:hAnsiTheme="minorEastAsia" w:hint="eastAsia"/>
          <w:color w:val="000000" w:themeColor="text1"/>
          <w:sz w:val="24"/>
          <w:szCs w:val="24"/>
          <w:rPrChange w:id="6885" w:author="JY0225" w:date="2017-08-24T12:10:00Z">
            <w:rPr>
              <w:rFonts w:hint="eastAsia"/>
              <w:color w:val="000000" w:themeColor="text1"/>
              <w:sz w:val="24"/>
            </w:rPr>
          </w:rPrChange>
        </w:rPr>
        <w:t>这样的操作存在一定的安全隐患，如</w:t>
      </w:r>
      <w:r w:rsidR="00A45A1E" w:rsidRPr="00653D38">
        <w:rPr>
          <w:rFonts w:asciiTheme="minorEastAsia" w:hAnsiTheme="minorEastAsia"/>
          <w:color w:val="000000" w:themeColor="text1"/>
          <w:sz w:val="24"/>
          <w:szCs w:val="24"/>
          <w:rPrChange w:id="6886" w:author="JY0225" w:date="2017-08-24T12:10:00Z">
            <w:rPr>
              <w:color w:val="000000" w:themeColor="text1"/>
              <w:sz w:val="24"/>
            </w:rPr>
          </w:rPrChange>
        </w:rPr>
        <w:t>SQL</w:t>
      </w:r>
      <w:r w:rsidR="00952C5C" w:rsidRPr="00653D38">
        <w:rPr>
          <w:rFonts w:asciiTheme="minorEastAsia" w:hAnsiTheme="minorEastAsia" w:hint="eastAsia"/>
          <w:color w:val="000000" w:themeColor="text1"/>
          <w:sz w:val="24"/>
          <w:szCs w:val="24"/>
          <w:rPrChange w:id="6887" w:author="JY0225" w:date="2017-08-24T12:10:00Z">
            <w:rPr>
              <w:rFonts w:hint="eastAsia"/>
              <w:color w:val="000000" w:themeColor="text1"/>
              <w:sz w:val="24"/>
            </w:rPr>
          </w:rPrChange>
        </w:rPr>
        <w:t>注入攻击</w:t>
      </w:r>
      <w:r w:rsidR="000B18C5" w:rsidRPr="00653D38">
        <w:rPr>
          <w:rFonts w:asciiTheme="minorEastAsia" w:hAnsiTheme="minorEastAsia" w:hint="eastAsia"/>
          <w:color w:val="000000" w:themeColor="text1"/>
          <w:sz w:val="24"/>
          <w:szCs w:val="24"/>
          <w:rPrChange w:id="6888" w:author="JY0225" w:date="2017-08-24T12:10:00Z">
            <w:rPr>
              <w:rFonts w:hint="eastAsia"/>
              <w:color w:val="000000" w:themeColor="text1"/>
              <w:sz w:val="24"/>
            </w:rPr>
          </w:rPrChange>
        </w:rPr>
        <w:t>。</w:t>
      </w:r>
      <w:r w:rsidR="00F34C36" w:rsidRPr="00653D38">
        <w:rPr>
          <w:rFonts w:asciiTheme="minorEastAsia" w:hAnsiTheme="minorEastAsia"/>
          <w:color w:val="000000" w:themeColor="text1"/>
          <w:sz w:val="24"/>
          <w:szCs w:val="24"/>
          <w:rPrChange w:id="6889" w:author="JY0225" w:date="2017-08-24T12:10:00Z">
            <w:rPr>
              <w:color w:val="000000" w:themeColor="text1"/>
              <w:sz w:val="24"/>
            </w:rPr>
          </w:rPrChange>
        </w:rPr>
        <w:t>SQL</w:t>
      </w:r>
      <w:r w:rsidR="00F34C36" w:rsidRPr="00653D38">
        <w:rPr>
          <w:rFonts w:asciiTheme="minorEastAsia" w:hAnsiTheme="minorEastAsia" w:hint="eastAsia"/>
          <w:color w:val="000000" w:themeColor="text1"/>
          <w:sz w:val="24"/>
          <w:szCs w:val="24"/>
          <w:rPrChange w:id="6890" w:author="JY0225" w:date="2017-08-24T12:10:00Z">
            <w:rPr>
              <w:rFonts w:hint="eastAsia"/>
              <w:color w:val="000000" w:themeColor="text1"/>
              <w:sz w:val="24"/>
            </w:rPr>
          </w:rPrChange>
        </w:rPr>
        <w:t>注入攻击是黑客对数据库进行攻击的常用手段之一，</w:t>
      </w:r>
      <w:r w:rsidR="006A7039" w:rsidRPr="00653D38">
        <w:rPr>
          <w:rFonts w:asciiTheme="minorEastAsia" w:hAnsiTheme="minorEastAsia" w:hint="eastAsia"/>
          <w:color w:val="000000" w:themeColor="text1"/>
          <w:sz w:val="24"/>
          <w:szCs w:val="24"/>
          <w:rPrChange w:id="6891" w:author="JY0225" w:date="2017-08-24T12:10:00Z">
            <w:rPr>
              <w:rFonts w:hint="eastAsia"/>
              <w:color w:val="000000" w:themeColor="text1"/>
              <w:sz w:val="24"/>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53D38">
        <w:rPr>
          <w:rFonts w:asciiTheme="minorEastAsia" w:hAnsiTheme="minorEastAsia"/>
          <w:color w:val="000000" w:themeColor="text1"/>
          <w:sz w:val="24"/>
          <w:szCs w:val="24"/>
          <w:rPrChange w:id="6892" w:author="JY0225" w:date="2017-08-24T12:10:00Z">
            <w:rPr>
              <w:color w:val="000000" w:themeColor="text1"/>
              <w:sz w:val="24"/>
            </w:rPr>
          </w:rPrChange>
        </w:rPr>
        <w:t>SQL Injection</w:t>
      </w:r>
      <w:r w:rsidR="006A7039" w:rsidRPr="00653D38">
        <w:rPr>
          <w:rFonts w:asciiTheme="minorEastAsia" w:hAnsiTheme="minorEastAsia" w:hint="eastAsia"/>
          <w:color w:val="000000" w:themeColor="text1"/>
          <w:sz w:val="24"/>
          <w:szCs w:val="24"/>
          <w:rPrChange w:id="6893" w:author="JY0225" w:date="2017-08-24T12:10:00Z">
            <w:rPr>
              <w:rFonts w:hint="eastAsia"/>
              <w:color w:val="000000" w:themeColor="text1"/>
              <w:sz w:val="24"/>
            </w:rPr>
          </w:rPrChange>
        </w:rPr>
        <w:t>，即</w:t>
      </w:r>
      <w:r w:rsidR="006A7039" w:rsidRPr="00653D38">
        <w:rPr>
          <w:rFonts w:asciiTheme="minorEastAsia" w:hAnsiTheme="minorEastAsia"/>
          <w:color w:val="000000" w:themeColor="text1"/>
          <w:sz w:val="24"/>
          <w:szCs w:val="24"/>
          <w:rPrChange w:id="6894" w:author="JY0225" w:date="2017-08-24T12:10:00Z">
            <w:rPr>
              <w:color w:val="000000" w:themeColor="text1"/>
              <w:sz w:val="24"/>
            </w:rPr>
          </w:rPrChange>
        </w:rPr>
        <w:t>SQL</w:t>
      </w:r>
      <w:r w:rsidR="006A7039" w:rsidRPr="00653D38">
        <w:rPr>
          <w:rFonts w:asciiTheme="minorEastAsia" w:hAnsiTheme="minorEastAsia" w:hint="eastAsia"/>
          <w:color w:val="000000" w:themeColor="text1"/>
          <w:sz w:val="24"/>
          <w:szCs w:val="24"/>
          <w:rPrChange w:id="6895" w:author="JY0225" w:date="2017-08-24T12:10:00Z">
            <w:rPr>
              <w:rFonts w:hint="eastAsia"/>
              <w:color w:val="000000" w:themeColor="text1"/>
              <w:sz w:val="24"/>
            </w:rPr>
          </w:rPrChange>
        </w:rPr>
        <w:t>注入</w:t>
      </w:r>
      <w:del w:id="6896" w:author="微软用户" w:date="2017-08-24T21:30:00Z">
        <w:r w:rsidR="007C7265" w:rsidRPr="00653D38" w:rsidDel="00F31754">
          <w:rPr>
            <w:rFonts w:asciiTheme="minorEastAsia" w:hAnsiTheme="minorEastAsia"/>
            <w:sz w:val="24"/>
            <w:szCs w:val="24"/>
            <w:vertAlign w:val="superscript"/>
            <w:rPrChange w:id="6897" w:author="JY0225" w:date="2017-08-24T12:10:00Z">
              <w:rPr>
                <w:vertAlign w:val="superscript"/>
              </w:rPr>
            </w:rPrChange>
          </w:rPr>
          <w:fldChar w:fldCharType="begin"/>
        </w:r>
        <w:r w:rsidR="007C7265" w:rsidRPr="00653D38" w:rsidDel="00F31754">
          <w:rPr>
            <w:rFonts w:asciiTheme="minorEastAsia" w:hAnsiTheme="minorEastAsia"/>
            <w:sz w:val="24"/>
            <w:szCs w:val="24"/>
            <w:vertAlign w:val="superscript"/>
            <w:rPrChange w:id="6898" w:author="JY0225" w:date="2017-08-24T12:10:00Z">
              <w:rPr>
                <w:vertAlign w:val="superscript"/>
              </w:rPr>
            </w:rPrChange>
          </w:rPr>
          <w:delInstrText xml:space="preserve"> REF _Ref489795056 \r \h </w:delInstrText>
        </w:r>
        <w:r w:rsidR="00653D38" w:rsidRPr="00653D38" w:rsidDel="00F31754">
          <w:rPr>
            <w:rFonts w:asciiTheme="minorEastAsia" w:hAnsiTheme="minorEastAsia"/>
            <w:sz w:val="24"/>
            <w:szCs w:val="24"/>
            <w:vertAlign w:val="superscript"/>
            <w:rPrChange w:id="6899" w:author="JY0225" w:date="2017-08-24T12:10:00Z">
              <w:rPr>
                <w:rFonts w:asciiTheme="minorEastAsia" w:hAnsiTheme="minorEastAsia"/>
                <w:vertAlign w:val="superscript"/>
              </w:rPr>
            </w:rPrChange>
          </w:rPr>
          <w:delInstrText xml:space="preserve"> \* MERGEFORMAT </w:delInstrText>
        </w:r>
        <w:r w:rsidR="007C7265" w:rsidRPr="00653D38" w:rsidDel="00F31754">
          <w:rPr>
            <w:rFonts w:asciiTheme="minorEastAsia" w:hAnsiTheme="minorEastAsia"/>
            <w:sz w:val="24"/>
            <w:szCs w:val="24"/>
            <w:vertAlign w:val="superscript"/>
            <w:rPrChange w:id="6900" w:author="JY0225" w:date="2017-08-24T12:10:00Z">
              <w:rPr>
                <w:rFonts w:asciiTheme="minorEastAsia" w:hAnsiTheme="minorEastAsia"/>
                <w:sz w:val="24"/>
                <w:szCs w:val="24"/>
                <w:vertAlign w:val="superscript"/>
              </w:rPr>
            </w:rPrChange>
          </w:rPr>
        </w:r>
        <w:r w:rsidR="007C7265" w:rsidRPr="00653D38" w:rsidDel="00F31754">
          <w:rPr>
            <w:rFonts w:asciiTheme="minorEastAsia" w:hAnsiTheme="minorEastAsia"/>
            <w:sz w:val="24"/>
            <w:szCs w:val="24"/>
            <w:vertAlign w:val="superscript"/>
            <w:rPrChange w:id="6901" w:author="JY0225" w:date="2017-08-24T12:10:00Z">
              <w:rPr>
                <w:vertAlign w:val="superscript"/>
              </w:rPr>
            </w:rPrChange>
          </w:rPr>
          <w:fldChar w:fldCharType="separate"/>
        </w:r>
        <w:r w:rsidR="008E2759" w:rsidRPr="00653D38" w:rsidDel="00F31754">
          <w:rPr>
            <w:rFonts w:asciiTheme="minorEastAsia" w:hAnsiTheme="minorEastAsia"/>
            <w:sz w:val="24"/>
            <w:szCs w:val="24"/>
            <w:vertAlign w:val="superscript"/>
            <w:rPrChange w:id="6902" w:author="JY0225" w:date="2017-08-24T12:10:00Z">
              <w:rPr>
                <w:vertAlign w:val="superscript"/>
              </w:rPr>
            </w:rPrChange>
          </w:rPr>
          <w:delText>[40]</w:delText>
        </w:r>
        <w:r w:rsidR="007C7265" w:rsidRPr="00653D38" w:rsidDel="00F31754">
          <w:rPr>
            <w:rFonts w:asciiTheme="minorEastAsia" w:hAnsiTheme="minorEastAsia"/>
            <w:sz w:val="24"/>
            <w:szCs w:val="24"/>
            <w:vertAlign w:val="superscript"/>
            <w:rPrChange w:id="6903" w:author="JY0225" w:date="2017-08-24T12:10:00Z">
              <w:rPr>
                <w:vertAlign w:val="superscript"/>
              </w:rPr>
            </w:rPrChange>
          </w:rPr>
          <w:fldChar w:fldCharType="end"/>
        </w:r>
      </w:del>
      <w:ins w:id="6904" w:author="微软用户" w:date="2017-08-24T22:10:00Z">
        <w:r w:rsidR="004C52E1">
          <w:rPr>
            <w:rFonts w:asciiTheme="minorEastAsia" w:hAnsiTheme="minorEastAsia"/>
            <w:sz w:val="24"/>
            <w:szCs w:val="24"/>
            <w:vertAlign w:val="superscript"/>
          </w:rPr>
          <w:fldChar w:fldCharType="begin"/>
        </w:r>
        <w:r w:rsidR="004C52E1">
          <w:rPr>
            <w:rFonts w:asciiTheme="minorEastAsia" w:hAnsiTheme="minorEastAsia"/>
            <w:sz w:val="24"/>
            <w:szCs w:val="24"/>
            <w:vertAlign w:val="superscript"/>
          </w:rPr>
          <w:instrText xml:space="preserve"> REF _Ref491375976 \r \h </w:instrText>
        </w:r>
      </w:ins>
      <w:r w:rsidR="004C52E1">
        <w:rPr>
          <w:rFonts w:asciiTheme="minorEastAsia" w:hAnsiTheme="minorEastAsia"/>
          <w:sz w:val="24"/>
          <w:szCs w:val="24"/>
          <w:vertAlign w:val="superscript"/>
        </w:rPr>
      </w:r>
      <w:r w:rsidR="004C52E1">
        <w:rPr>
          <w:rFonts w:asciiTheme="minorEastAsia" w:hAnsiTheme="minorEastAsia"/>
          <w:sz w:val="24"/>
          <w:szCs w:val="24"/>
          <w:vertAlign w:val="superscript"/>
        </w:rPr>
        <w:fldChar w:fldCharType="separate"/>
      </w:r>
      <w:ins w:id="6905" w:author="微软用户" w:date="2017-08-24T22:18:00Z">
        <w:r w:rsidR="00C56CDB">
          <w:rPr>
            <w:rFonts w:asciiTheme="minorEastAsia" w:hAnsiTheme="minorEastAsia"/>
            <w:sz w:val="24"/>
            <w:szCs w:val="24"/>
            <w:vertAlign w:val="superscript"/>
          </w:rPr>
          <w:t>[38]</w:t>
        </w:r>
      </w:ins>
      <w:ins w:id="6906" w:author="微软用户" w:date="2017-08-24T22:10:00Z">
        <w:r w:rsidR="004C52E1">
          <w:rPr>
            <w:rFonts w:asciiTheme="minorEastAsia" w:hAnsiTheme="minorEastAsia"/>
            <w:sz w:val="24"/>
            <w:szCs w:val="24"/>
            <w:vertAlign w:val="superscript"/>
          </w:rPr>
          <w:fldChar w:fldCharType="end"/>
        </w:r>
      </w:ins>
      <w:r w:rsidR="006A7039" w:rsidRPr="00653D38">
        <w:rPr>
          <w:rFonts w:asciiTheme="minorEastAsia" w:hAnsiTheme="minorEastAsia" w:hint="eastAsia"/>
          <w:color w:val="000000" w:themeColor="text1"/>
          <w:sz w:val="24"/>
          <w:szCs w:val="24"/>
          <w:rPrChange w:id="6907" w:author="JY0225" w:date="2017-08-24T12:10:00Z">
            <w:rPr>
              <w:rFonts w:hint="eastAsia"/>
              <w:color w:val="000000" w:themeColor="text1"/>
              <w:sz w:val="24"/>
            </w:rPr>
          </w:rPrChange>
        </w:rPr>
        <w:t>。</w:t>
      </w:r>
      <w:r w:rsidR="00293FB6" w:rsidRPr="00653D38">
        <w:rPr>
          <w:rFonts w:asciiTheme="minorEastAsia" w:hAnsiTheme="minorEastAsia" w:hint="eastAsia"/>
          <w:color w:val="000000" w:themeColor="text1"/>
          <w:sz w:val="24"/>
          <w:szCs w:val="24"/>
          <w:rPrChange w:id="6908" w:author="JY0225" w:date="2017-08-24T12:10:00Z">
            <w:rPr>
              <w:rFonts w:hint="eastAsia"/>
              <w:color w:val="000000" w:themeColor="text1"/>
              <w:sz w:val="24"/>
            </w:rPr>
          </w:rPrChange>
        </w:rPr>
        <w:t>优化后的中间件系统对数据库的操作进行的全面优化，不仅分离了数据库层操作，更是改变了执行数据库操作的方式</w:t>
      </w:r>
      <w:r w:rsidR="007622AD" w:rsidRPr="00653D38">
        <w:rPr>
          <w:rFonts w:asciiTheme="minorEastAsia" w:hAnsiTheme="minorEastAsia" w:hint="eastAsia"/>
          <w:color w:val="000000" w:themeColor="text1"/>
          <w:sz w:val="24"/>
          <w:szCs w:val="24"/>
          <w:rPrChange w:id="6909" w:author="JY0225" w:date="2017-08-24T12:10:00Z">
            <w:rPr>
              <w:rFonts w:hint="eastAsia"/>
              <w:color w:val="000000" w:themeColor="text1"/>
              <w:sz w:val="24"/>
            </w:rPr>
          </w:rPrChange>
        </w:rPr>
        <w:t>。</w:t>
      </w:r>
      <w:r w:rsidR="00F01704" w:rsidRPr="00653D38">
        <w:rPr>
          <w:rFonts w:asciiTheme="minorEastAsia" w:hAnsiTheme="minorEastAsia" w:hint="eastAsia"/>
          <w:color w:val="000000" w:themeColor="text1"/>
          <w:sz w:val="24"/>
          <w:szCs w:val="24"/>
          <w:rPrChange w:id="6910" w:author="JY0225" w:date="2017-08-24T12:10:00Z">
            <w:rPr>
              <w:rFonts w:hint="eastAsia"/>
              <w:color w:val="000000" w:themeColor="text1"/>
              <w:sz w:val="24"/>
            </w:rPr>
          </w:rPrChange>
        </w:rPr>
        <w:t>优化后的中间件系统使用了占位符的方式来抵御</w:t>
      </w:r>
      <w:r w:rsidR="00F01704" w:rsidRPr="00653D38">
        <w:rPr>
          <w:rFonts w:asciiTheme="minorEastAsia" w:hAnsiTheme="minorEastAsia"/>
          <w:color w:val="000000" w:themeColor="text1"/>
          <w:sz w:val="24"/>
          <w:szCs w:val="24"/>
          <w:rPrChange w:id="6911" w:author="JY0225" w:date="2017-08-24T12:10:00Z">
            <w:rPr>
              <w:color w:val="000000" w:themeColor="text1"/>
              <w:sz w:val="24"/>
            </w:rPr>
          </w:rPrChange>
        </w:rPr>
        <w:t>SQL</w:t>
      </w:r>
      <w:r w:rsidR="00F01704" w:rsidRPr="00653D38">
        <w:rPr>
          <w:rFonts w:asciiTheme="minorEastAsia" w:hAnsiTheme="minorEastAsia" w:hint="eastAsia"/>
          <w:color w:val="000000" w:themeColor="text1"/>
          <w:sz w:val="24"/>
          <w:szCs w:val="24"/>
          <w:rPrChange w:id="6912" w:author="JY0225" w:date="2017-08-24T12:10:00Z">
            <w:rPr>
              <w:rFonts w:hint="eastAsia"/>
              <w:color w:val="000000" w:themeColor="text1"/>
              <w:sz w:val="24"/>
            </w:rPr>
          </w:rPrChange>
        </w:rPr>
        <w:t>注入攻击</w:t>
      </w:r>
      <w:del w:id="6913" w:author="微软用户" w:date="2017-08-24T21:30:00Z">
        <w:r w:rsidR="007C7265" w:rsidRPr="00653D38" w:rsidDel="00A1673A">
          <w:rPr>
            <w:rFonts w:asciiTheme="minorEastAsia" w:hAnsiTheme="minorEastAsia"/>
            <w:color w:val="000000" w:themeColor="text1"/>
            <w:sz w:val="24"/>
            <w:szCs w:val="24"/>
            <w:vertAlign w:val="superscript"/>
            <w:rPrChange w:id="6914" w:author="JY0225" w:date="2017-08-24T12:10:00Z">
              <w:rPr>
                <w:color w:val="000000" w:themeColor="text1"/>
                <w:vertAlign w:val="superscript"/>
              </w:rPr>
            </w:rPrChange>
          </w:rPr>
          <w:fldChar w:fldCharType="begin"/>
        </w:r>
        <w:r w:rsidR="007C7265" w:rsidRPr="00653D38" w:rsidDel="00A1673A">
          <w:rPr>
            <w:rFonts w:asciiTheme="minorEastAsia" w:hAnsiTheme="minorEastAsia"/>
            <w:color w:val="000000" w:themeColor="text1"/>
            <w:sz w:val="24"/>
            <w:szCs w:val="24"/>
            <w:vertAlign w:val="superscript"/>
            <w:rPrChange w:id="6915" w:author="JY0225" w:date="2017-08-24T12:10:00Z">
              <w:rPr>
                <w:color w:val="000000" w:themeColor="text1"/>
                <w:vertAlign w:val="superscript"/>
              </w:rPr>
            </w:rPrChange>
          </w:rPr>
          <w:delInstrText xml:space="preserve"> REF _Ref489795089 \r \h </w:delInstrText>
        </w:r>
        <w:r w:rsidR="00653D38" w:rsidRPr="00653D38" w:rsidDel="00A1673A">
          <w:rPr>
            <w:rFonts w:asciiTheme="minorEastAsia" w:hAnsiTheme="minorEastAsia"/>
            <w:color w:val="000000" w:themeColor="text1"/>
            <w:sz w:val="24"/>
            <w:szCs w:val="24"/>
            <w:vertAlign w:val="superscript"/>
            <w:rPrChange w:id="6916" w:author="JY0225" w:date="2017-08-24T12:10:00Z">
              <w:rPr>
                <w:rFonts w:asciiTheme="minorEastAsia" w:hAnsiTheme="minorEastAsia"/>
                <w:color w:val="000000" w:themeColor="text1"/>
                <w:vertAlign w:val="superscript"/>
              </w:rPr>
            </w:rPrChange>
          </w:rPr>
          <w:delInstrText xml:space="preserve"> \* MERGEFORMAT </w:delInstrText>
        </w:r>
        <w:r w:rsidR="007C7265" w:rsidRPr="00653D38" w:rsidDel="00A1673A">
          <w:rPr>
            <w:rFonts w:asciiTheme="minorEastAsia" w:hAnsiTheme="minorEastAsia"/>
            <w:color w:val="000000" w:themeColor="text1"/>
            <w:sz w:val="24"/>
            <w:szCs w:val="24"/>
            <w:vertAlign w:val="superscript"/>
            <w:rPrChange w:id="6917" w:author="JY0225" w:date="2017-08-24T12:10:00Z">
              <w:rPr>
                <w:rFonts w:asciiTheme="minorEastAsia" w:hAnsiTheme="minorEastAsia"/>
                <w:color w:val="000000" w:themeColor="text1"/>
                <w:sz w:val="24"/>
                <w:szCs w:val="24"/>
                <w:vertAlign w:val="superscript"/>
              </w:rPr>
            </w:rPrChange>
          </w:rPr>
        </w:r>
        <w:r w:rsidR="007C7265" w:rsidRPr="00653D38" w:rsidDel="00A1673A">
          <w:rPr>
            <w:rFonts w:asciiTheme="minorEastAsia" w:hAnsiTheme="minorEastAsia"/>
            <w:color w:val="000000" w:themeColor="text1"/>
            <w:sz w:val="24"/>
            <w:szCs w:val="24"/>
            <w:vertAlign w:val="superscript"/>
            <w:rPrChange w:id="6918" w:author="JY0225" w:date="2017-08-24T12:10:00Z">
              <w:rPr>
                <w:color w:val="000000" w:themeColor="text1"/>
                <w:vertAlign w:val="superscript"/>
              </w:rPr>
            </w:rPrChange>
          </w:rPr>
          <w:fldChar w:fldCharType="separate"/>
        </w:r>
      </w:del>
      <w:ins w:id="6919" w:author="JY0225" w:date="2017-08-23T16:27:00Z">
        <w:del w:id="6920" w:author="微软用户" w:date="2017-08-24T21:30:00Z">
          <w:r w:rsidR="008E2759" w:rsidRPr="00653D38" w:rsidDel="00A1673A">
            <w:rPr>
              <w:rFonts w:asciiTheme="minorEastAsia" w:hAnsiTheme="minorEastAsia"/>
              <w:color w:val="000000" w:themeColor="text1"/>
              <w:sz w:val="24"/>
              <w:szCs w:val="24"/>
              <w:vertAlign w:val="superscript"/>
              <w:rPrChange w:id="6921" w:author="JY0225" w:date="2017-08-24T12:10:00Z">
                <w:rPr>
                  <w:color w:val="000000" w:themeColor="text1"/>
                  <w:vertAlign w:val="superscript"/>
                </w:rPr>
              </w:rPrChange>
            </w:rPr>
            <w:delText>[1]</w:delText>
          </w:r>
        </w:del>
      </w:ins>
      <w:del w:id="6922" w:author="微软用户" w:date="2017-08-24T21:30:00Z">
        <w:r w:rsidR="00F518C7" w:rsidRPr="00653D38" w:rsidDel="00A1673A">
          <w:rPr>
            <w:rFonts w:asciiTheme="minorEastAsia" w:hAnsiTheme="minorEastAsia"/>
            <w:color w:val="000000" w:themeColor="text1"/>
            <w:sz w:val="24"/>
            <w:szCs w:val="24"/>
            <w:vertAlign w:val="superscript"/>
            <w:rPrChange w:id="6923" w:author="JY0225" w:date="2017-08-24T12:10:00Z">
              <w:rPr>
                <w:color w:val="000000" w:themeColor="text1"/>
                <w:vertAlign w:val="superscript"/>
              </w:rPr>
            </w:rPrChange>
          </w:rPr>
          <w:delText>[41]</w:delText>
        </w:r>
        <w:r w:rsidR="007C7265" w:rsidRPr="00653D38" w:rsidDel="00A1673A">
          <w:rPr>
            <w:rFonts w:asciiTheme="minorEastAsia" w:hAnsiTheme="minorEastAsia"/>
            <w:color w:val="000000" w:themeColor="text1"/>
            <w:sz w:val="24"/>
            <w:szCs w:val="24"/>
            <w:vertAlign w:val="superscript"/>
            <w:rPrChange w:id="6924" w:author="JY0225" w:date="2017-08-24T12:10:00Z">
              <w:rPr>
                <w:color w:val="000000" w:themeColor="text1"/>
                <w:vertAlign w:val="superscript"/>
              </w:rPr>
            </w:rPrChange>
          </w:rPr>
          <w:fldChar w:fldCharType="end"/>
        </w:r>
      </w:del>
      <w:r w:rsidR="00F01704" w:rsidRPr="00653D38">
        <w:rPr>
          <w:rFonts w:asciiTheme="minorEastAsia" w:hAnsiTheme="minorEastAsia" w:hint="eastAsia"/>
          <w:color w:val="000000" w:themeColor="text1"/>
          <w:sz w:val="24"/>
          <w:szCs w:val="24"/>
          <w:rPrChange w:id="6925" w:author="JY0225" w:date="2017-08-24T12:10:00Z">
            <w:rPr>
              <w:rFonts w:hint="eastAsia"/>
              <w:color w:val="000000" w:themeColor="text1"/>
              <w:sz w:val="24"/>
            </w:rPr>
          </w:rPrChange>
        </w:rPr>
        <w:t>。</w:t>
      </w:r>
    </w:p>
    <w:tbl>
      <w:tblPr>
        <w:tblStyle w:val="aa"/>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6"/>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6"/>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6926" w:name="_Toc491606316"/>
      <w:r>
        <w:t>6.4</w:t>
      </w:r>
      <w:r w:rsidR="004A0C1E">
        <w:t>.2</w:t>
      </w:r>
      <w:r w:rsidR="00FB279D">
        <w:t>稳定</w:t>
      </w:r>
      <w:r>
        <w:t>性分析</w:t>
      </w:r>
      <w:bookmarkEnd w:id="6926"/>
    </w:p>
    <w:p w14:paraId="16539171" w14:textId="77777777" w:rsidR="00375191" w:rsidRPr="00653D38" w:rsidRDefault="00375191" w:rsidP="00C040AC">
      <w:pPr>
        <w:spacing w:line="400" w:lineRule="exact"/>
        <w:rPr>
          <w:rFonts w:asciiTheme="minorEastAsia" w:hAnsiTheme="minorEastAsia"/>
          <w:color w:val="000000" w:themeColor="text1"/>
          <w:sz w:val="24"/>
          <w:rPrChange w:id="6927" w:author="JY0225" w:date="2017-08-24T12:10:00Z">
            <w:rPr>
              <w:color w:val="000000" w:themeColor="text1"/>
              <w:sz w:val="24"/>
            </w:rPr>
          </w:rPrChange>
        </w:rPr>
      </w:pPr>
      <w:r w:rsidRPr="00C040AC">
        <w:rPr>
          <w:color w:val="000000" w:themeColor="text1"/>
          <w:sz w:val="24"/>
        </w:rPr>
        <w:tab/>
      </w:r>
      <w:r w:rsidRPr="00653D38">
        <w:rPr>
          <w:rFonts w:asciiTheme="minorEastAsia" w:hAnsiTheme="minorEastAsia"/>
          <w:color w:val="000000" w:themeColor="text1"/>
          <w:sz w:val="24"/>
          <w:rPrChange w:id="6928" w:author="JY0225" w:date="2017-08-24T12:10:00Z">
            <w:rPr>
              <w:color w:val="000000" w:themeColor="text1"/>
              <w:sz w:val="24"/>
            </w:rPr>
          </w:rPrChange>
        </w:rPr>
        <w:t>1</w:t>
      </w:r>
      <w:r w:rsidRPr="00653D38">
        <w:rPr>
          <w:rFonts w:asciiTheme="minorEastAsia" w:hAnsiTheme="minorEastAsia" w:hint="eastAsia"/>
          <w:color w:val="000000" w:themeColor="text1"/>
          <w:sz w:val="24"/>
          <w:rPrChange w:id="6929" w:author="JY0225" w:date="2017-08-24T12:10:00Z">
            <w:rPr>
              <w:rFonts w:hint="eastAsia"/>
              <w:color w:val="000000" w:themeColor="text1"/>
              <w:sz w:val="24"/>
            </w:rPr>
          </w:rPrChange>
        </w:rPr>
        <w:t>）系统稳定性</w:t>
      </w:r>
    </w:p>
    <w:p w14:paraId="1EFF5E71" w14:textId="0C66F9F7" w:rsidR="00C040AC" w:rsidRPr="00653D38" w:rsidRDefault="00C040AC" w:rsidP="00C040AC">
      <w:pPr>
        <w:spacing w:line="400" w:lineRule="exact"/>
        <w:rPr>
          <w:rFonts w:asciiTheme="minorEastAsia" w:hAnsiTheme="minorEastAsia"/>
          <w:color w:val="000000" w:themeColor="text1"/>
          <w:sz w:val="24"/>
          <w:rPrChange w:id="6930" w:author="JY0225" w:date="2017-08-24T12:10:00Z">
            <w:rPr>
              <w:color w:val="000000" w:themeColor="text1"/>
              <w:sz w:val="24"/>
            </w:rPr>
          </w:rPrChange>
        </w:rPr>
      </w:pPr>
      <w:r w:rsidRPr="00653D38">
        <w:rPr>
          <w:rFonts w:asciiTheme="minorEastAsia" w:hAnsiTheme="minorEastAsia"/>
          <w:color w:val="000000" w:themeColor="text1"/>
          <w:sz w:val="24"/>
          <w:rPrChange w:id="6931" w:author="JY0225" w:date="2017-08-24T12:10:00Z">
            <w:rPr>
              <w:color w:val="000000" w:themeColor="text1"/>
              <w:sz w:val="24"/>
            </w:rPr>
          </w:rPrChange>
        </w:rPr>
        <w:tab/>
      </w:r>
      <w:r w:rsidR="0095674E" w:rsidRPr="00653D38">
        <w:rPr>
          <w:rFonts w:asciiTheme="minorEastAsia" w:hAnsiTheme="minorEastAsia" w:cs="Times New Roman" w:hint="eastAsia"/>
          <w:sz w:val="24"/>
          <w:rPrChange w:id="6932" w:author="JY0225" w:date="2017-08-24T12:10:00Z">
            <w:rPr>
              <w:rFonts w:ascii="Times New Roman" w:hAnsi="Times New Roman" w:cs="Times New Roman" w:hint="eastAsia"/>
              <w:sz w:val="24"/>
            </w:rPr>
          </w:rPrChange>
        </w:rPr>
        <w:t>中间件系统可以同时处理来自不同用户的请求，</w:t>
      </w:r>
      <w:r w:rsidR="005968AF" w:rsidRPr="00653D38">
        <w:rPr>
          <w:rFonts w:asciiTheme="minorEastAsia" w:hAnsiTheme="minorEastAsia" w:cs="Times New Roman" w:hint="eastAsia"/>
          <w:sz w:val="24"/>
          <w:rPrChange w:id="6933" w:author="JY0225" w:date="2017-08-24T12:10:00Z">
            <w:rPr>
              <w:rFonts w:ascii="Times New Roman" w:hAnsi="Times New Roman" w:cs="Times New Roman" w:hint="eastAsia"/>
              <w:sz w:val="24"/>
            </w:rPr>
          </w:rPrChange>
        </w:rPr>
        <w:t>同时</w:t>
      </w:r>
      <w:r w:rsidR="0095674E" w:rsidRPr="00653D38">
        <w:rPr>
          <w:rFonts w:asciiTheme="minorEastAsia" w:hAnsiTheme="minorEastAsia" w:cs="Times New Roman" w:hint="eastAsia"/>
          <w:sz w:val="24"/>
          <w:rPrChange w:id="6934" w:author="JY0225" w:date="2017-08-24T12:10:00Z">
            <w:rPr>
              <w:rFonts w:ascii="Times New Roman" w:hAnsi="Times New Roman" w:cs="Times New Roman" w:hint="eastAsia"/>
              <w:sz w:val="24"/>
            </w:rPr>
          </w:rPrChange>
        </w:rPr>
        <w:t>用户也能批量地发送请求给中间件。</w:t>
      </w:r>
      <w:r w:rsidR="009D5030" w:rsidRPr="00653D38">
        <w:rPr>
          <w:rFonts w:asciiTheme="minorEastAsia" w:hAnsiTheme="minorEastAsia" w:cs="Times New Roman" w:hint="eastAsia"/>
          <w:sz w:val="24"/>
          <w:rPrChange w:id="6935" w:author="JY0225" w:date="2017-08-24T12:10:00Z">
            <w:rPr>
              <w:rFonts w:ascii="Times New Roman" w:hAnsi="Times New Roman" w:cs="Times New Roman" w:hint="eastAsia"/>
              <w:sz w:val="24"/>
            </w:rPr>
          </w:rPrChange>
        </w:rPr>
        <w:t>因此用户的请求</w:t>
      </w:r>
      <w:r w:rsidR="000C6282" w:rsidRPr="00653D38">
        <w:rPr>
          <w:rFonts w:asciiTheme="minorEastAsia" w:hAnsiTheme="minorEastAsia" w:cs="Times New Roman" w:hint="eastAsia"/>
          <w:sz w:val="24"/>
          <w:rPrChange w:id="6936" w:author="JY0225" w:date="2017-08-24T12:10:00Z">
            <w:rPr>
              <w:rFonts w:ascii="Times New Roman" w:hAnsi="Times New Roman" w:cs="Times New Roman" w:hint="eastAsia"/>
              <w:sz w:val="24"/>
            </w:rPr>
          </w:rPrChange>
        </w:rPr>
        <w:t>不会立马被执行，</w:t>
      </w:r>
      <w:r w:rsidR="00763271" w:rsidRPr="00653D38">
        <w:rPr>
          <w:rFonts w:asciiTheme="minorEastAsia" w:hAnsiTheme="minorEastAsia" w:cs="Times New Roman" w:hint="eastAsia"/>
          <w:sz w:val="24"/>
          <w:rPrChange w:id="6937" w:author="JY0225" w:date="2017-08-24T12:10:00Z">
            <w:rPr>
              <w:rFonts w:ascii="Times New Roman" w:hAnsi="Times New Roman" w:cs="Times New Roman" w:hint="eastAsia"/>
              <w:sz w:val="24"/>
            </w:rPr>
          </w:rPrChange>
        </w:rPr>
        <w:t>而</w:t>
      </w:r>
      <w:r w:rsidR="009D5030" w:rsidRPr="00653D38">
        <w:rPr>
          <w:rFonts w:asciiTheme="minorEastAsia" w:hAnsiTheme="minorEastAsia" w:cs="Times New Roman" w:hint="eastAsia"/>
          <w:sz w:val="24"/>
          <w:rPrChange w:id="6938" w:author="JY0225" w:date="2017-08-24T12:10:00Z">
            <w:rPr>
              <w:rFonts w:ascii="Times New Roman" w:hAnsi="Times New Roman" w:cs="Times New Roman" w:hint="eastAsia"/>
              <w:sz w:val="24"/>
            </w:rPr>
          </w:rPrChange>
        </w:rPr>
        <w:t>是以缓存的形式保存的</w:t>
      </w:r>
      <w:r w:rsidR="00763271" w:rsidRPr="00653D38">
        <w:rPr>
          <w:rFonts w:asciiTheme="minorEastAsia" w:hAnsiTheme="minorEastAsia" w:cs="Times New Roman" w:hint="eastAsia"/>
          <w:sz w:val="24"/>
          <w:rPrChange w:id="6939" w:author="JY0225" w:date="2017-08-24T12:10:00Z">
            <w:rPr>
              <w:rFonts w:ascii="Times New Roman" w:hAnsi="Times New Roman" w:cs="Times New Roman" w:hint="eastAsia"/>
              <w:sz w:val="24"/>
            </w:rPr>
          </w:rPrChange>
        </w:rPr>
        <w:t>。</w:t>
      </w:r>
      <w:r w:rsidR="006358BB" w:rsidRPr="00653D38">
        <w:rPr>
          <w:rFonts w:asciiTheme="minorEastAsia" w:hAnsiTheme="minorEastAsia" w:cs="Times New Roman" w:hint="eastAsia"/>
          <w:sz w:val="24"/>
          <w:rPrChange w:id="6940" w:author="JY0225" w:date="2017-08-24T12:10:00Z">
            <w:rPr>
              <w:rFonts w:ascii="Times New Roman" w:hAnsi="Times New Roman" w:cs="Times New Roman" w:hint="eastAsia"/>
              <w:sz w:val="24"/>
            </w:rPr>
          </w:rPrChange>
        </w:rPr>
        <w:t>当</w:t>
      </w:r>
      <w:r w:rsidR="00C77062" w:rsidRPr="00653D38">
        <w:rPr>
          <w:rFonts w:asciiTheme="minorEastAsia" w:hAnsiTheme="minorEastAsia" w:cs="Times New Roman" w:hint="eastAsia"/>
          <w:sz w:val="24"/>
          <w:rPrChange w:id="6941" w:author="JY0225" w:date="2017-08-24T12:10:00Z">
            <w:rPr>
              <w:rFonts w:ascii="Times New Roman" w:hAnsi="Times New Roman" w:cs="Times New Roman" w:hint="eastAsia"/>
              <w:sz w:val="24"/>
            </w:rPr>
          </w:rPrChange>
        </w:rPr>
        <w:t>用户注销</w:t>
      </w:r>
      <w:r w:rsidR="00AA2C63" w:rsidRPr="00653D38">
        <w:rPr>
          <w:rFonts w:asciiTheme="minorEastAsia" w:hAnsiTheme="minorEastAsia" w:cs="Times New Roman" w:hint="eastAsia"/>
          <w:sz w:val="24"/>
          <w:rPrChange w:id="6942" w:author="JY0225" w:date="2017-08-24T12:10:00Z">
            <w:rPr>
              <w:rFonts w:ascii="Times New Roman" w:hAnsi="Times New Roman" w:cs="Times New Roman" w:hint="eastAsia"/>
              <w:sz w:val="24"/>
            </w:rPr>
          </w:rPrChange>
        </w:rPr>
        <w:t>或是中间件系统遇到故障之后，</w:t>
      </w:r>
      <w:r w:rsidR="005B487E" w:rsidRPr="00653D38">
        <w:rPr>
          <w:rFonts w:asciiTheme="minorEastAsia" w:hAnsiTheme="minorEastAsia" w:cs="Times New Roman" w:hint="eastAsia"/>
          <w:sz w:val="24"/>
          <w:rPrChange w:id="6943" w:author="JY0225" w:date="2017-08-24T12:10:00Z">
            <w:rPr>
              <w:rFonts w:ascii="Times New Roman" w:hAnsi="Times New Roman" w:cs="Times New Roman" w:hint="eastAsia"/>
              <w:sz w:val="24"/>
            </w:rPr>
          </w:rPrChange>
        </w:rPr>
        <w:t>优化后的中间件系统会在</w:t>
      </w:r>
      <w:r w:rsidR="00C77062" w:rsidRPr="00653D38">
        <w:rPr>
          <w:rFonts w:asciiTheme="minorEastAsia" w:hAnsiTheme="minorEastAsia" w:cs="Times New Roman" w:hint="eastAsia"/>
          <w:sz w:val="24"/>
          <w:rPrChange w:id="6944" w:author="JY0225" w:date="2017-08-24T12:10:00Z">
            <w:rPr>
              <w:rFonts w:ascii="Times New Roman" w:hAnsi="Times New Roman" w:cs="Times New Roman" w:hint="eastAsia"/>
              <w:sz w:val="24"/>
            </w:rPr>
          </w:rPrChange>
        </w:rPr>
        <w:t>中间件系统</w:t>
      </w:r>
      <w:r w:rsidR="00B300C7" w:rsidRPr="00653D38">
        <w:rPr>
          <w:rFonts w:asciiTheme="minorEastAsia" w:hAnsiTheme="minorEastAsia" w:cs="Times New Roman" w:hint="eastAsia"/>
          <w:sz w:val="24"/>
          <w:rPrChange w:id="6945" w:author="JY0225" w:date="2017-08-24T12:10:00Z">
            <w:rPr>
              <w:rFonts w:ascii="Times New Roman" w:hAnsi="Times New Roman" w:cs="Times New Roman" w:hint="eastAsia"/>
              <w:sz w:val="24"/>
            </w:rPr>
          </w:rPrChange>
        </w:rPr>
        <w:t>重启后，</w:t>
      </w:r>
      <w:r w:rsidR="00CD7FD3" w:rsidRPr="00653D38">
        <w:rPr>
          <w:rFonts w:asciiTheme="minorEastAsia" w:hAnsiTheme="minorEastAsia" w:cs="Times New Roman" w:hint="eastAsia"/>
          <w:sz w:val="24"/>
          <w:rPrChange w:id="6946" w:author="JY0225" w:date="2017-08-24T12:10:00Z">
            <w:rPr>
              <w:rFonts w:ascii="Times New Roman" w:hAnsi="Times New Roman" w:cs="Times New Roman" w:hint="eastAsia"/>
              <w:sz w:val="24"/>
            </w:rPr>
          </w:rPrChange>
        </w:rPr>
        <w:t>自动执行未完成的任务。保证</w:t>
      </w:r>
      <w:r w:rsidR="00A6599F" w:rsidRPr="00653D38">
        <w:rPr>
          <w:rFonts w:asciiTheme="minorEastAsia" w:hAnsiTheme="minorEastAsia" w:cs="Times New Roman" w:hint="eastAsia"/>
          <w:sz w:val="24"/>
          <w:rPrChange w:id="6947" w:author="JY0225" w:date="2017-08-24T12:10:00Z">
            <w:rPr>
              <w:rFonts w:ascii="Times New Roman" w:hAnsi="Times New Roman" w:cs="Times New Roman" w:hint="eastAsia"/>
              <w:sz w:val="24"/>
            </w:rPr>
          </w:rPrChange>
        </w:rPr>
        <w:t>用户提供的请求不会丢失。</w:t>
      </w:r>
      <w:r w:rsidR="009B6053" w:rsidRPr="00653D38">
        <w:rPr>
          <w:rFonts w:asciiTheme="minorEastAsia" w:hAnsiTheme="minorEastAsia" w:cs="Times New Roman" w:hint="eastAsia"/>
          <w:sz w:val="24"/>
          <w:rPrChange w:id="6948" w:author="JY0225" w:date="2017-08-24T12:10:00Z">
            <w:rPr>
              <w:rFonts w:ascii="Times New Roman" w:hAnsi="Times New Roman" w:cs="Times New Roman" w:hint="eastAsia"/>
              <w:sz w:val="24"/>
            </w:rPr>
          </w:rPrChange>
        </w:rPr>
        <w:t>此外，</w:t>
      </w:r>
      <w:r w:rsidR="00FB7BB0" w:rsidRPr="00653D38">
        <w:rPr>
          <w:rFonts w:asciiTheme="minorEastAsia" w:hAnsiTheme="minorEastAsia" w:cs="Times New Roman" w:hint="eastAsia"/>
          <w:sz w:val="24"/>
          <w:rPrChange w:id="6949" w:author="JY0225" w:date="2017-08-24T12:10:00Z">
            <w:rPr>
              <w:rFonts w:ascii="Times New Roman" w:hAnsi="Times New Roman" w:cs="Times New Roman" w:hint="eastAsia"/>
              <w:sz w:val="24"/>
            </w:rPr>
          </w:rPrChange>
        </w:rPr>
        <w:t>通过大量的压力测试、边界值测试</w:t>
      </w:r>
      <w:r w:rsidR="00DF26F8" w:rsidRPr="00653D38">
        <w:rPr>
          <w:rFonts w:asciiTheme="minorEastAsia" w:hAnsiTheme="minorEastAsia" w:cs="Times New Roman" w:hint="eastAsia"/>
          <w:sz w:val="24"/>
          <w:rPrChange w:id="6950" w:author="JY0225" w:date="2017-08-24T12:10:00Z">
            <w:rPr>
              <w:rFonts w:ascii="Times New Roman" w:hAnsi="Times New Roman" w:cs="Times New Roman" w:hint="eastAsia"/>
              <w:sz w:val="24"/>
            </w:rPr>
          </w:rPrChange>
        </w:rPr>
        <w:t>增强了中间件</w:t>
      </w:r>
      <w:r w:rsidR="00F44D28" w:rsidRPr="00653D38">
        <w:rPr>
          <w:rFonts w:asciiTheme="minorEastAsia" w:hAnsiTheme="minorEastAsia" w:cs="Times New Roman" w:hint="eastAsia"/>
          <w:sz w:val="24"/>
          <w:rPrChange w:id="6951" w:author="JY0225" w:date="2017-08-24T12:10:00Z">
            <w:rPr>
              <w:rFonts w:ascii="Times New Roman" w:hAnsi="Times New Roman" w:cs="Times New Roman" w:hint="eastAsia"/>
              <w:sz w:val="24"/>
            </w:rPr>
          </w:rPrChange>
        </w:rPr>
        <w:t>系统的鲁棒性</w:t>
      </w:r>
      <w:r w:rsidR="000C11AD" w:rsidRPr="00653D38">
        <w:rPr>
          <w:rFonts w:asciiTheme="minorEastAsia" w:hAnsiTheme="minorEastAsia" w:cs="Times New Roman" w:hint="eastAsia"/>
          <w:sz w:val="24"/>
          <w:rPrChange w:id="6952" w:author="JY0225" w:date="2017-08-24T12:10:00Z">
            <w:rPr>
              <w:rFonts w:ascii="Times New Roman" w:hAnsi="Times New Roman" w:cs="Times New Roman" w:hint="eastAsia"/>
              <w:sz w:val="24"/>
            </w:rPr>
          </w:rPrChange>
        </w:rPr>
        <w:t>。</w:t>
      </w:r>
      <w:r w:rsidR="00E92391" w:rsidRPr="00653D38">
        <w:rPr>
          <w:rFonts w:asciiTheme="minorEastAsia" w:hAnsiTheme="minorEastAsia" w:cs="Times New Roman" w:hint="eastAsia"/>
          <w:sz w:val="24"/>
          <w:rPrChange w:id="6953" w:author="JY0225" w:date="2017-08-24T12:10:00Z">
            <w:rPr>
              <w:rFonts w:ascii="Times New Roman" w:hAnsi="Times New Roman" w:cs="Times New Roman" w:hint="eastAsia"/>
              <w:sz w:val="24"/>
            </w:rPr>
          </w:rPrChange>
        </w:rPr>
        <w:t>当用户执行错误的操作时，会抛出相应的异常，而不是强制退出。</w:t>
      </w:r>
    </w:p>
    <w:p w14:paraId="45D6C5FB" w14:textId="77777777" w:rsidR="00375191" w:rsidRPr="00653D38" w:rsidRDefault="00375191" w:rsidP="00C040AC">
      <w:pPr>
        <w:spacing w:line="400" w:lineRule="exact"/>
        <w:rPr>
          <w:rFonts w:asciiTheme="minorEastAsia" w:hAnsiTheme="minorEastAsia"/>
          <w:color w:val="000000" w:themeColor="text1"/>
          <w:sz w:val="24"/>
          <w:rPrChange w:id="6954" w:author="JY0225" w:date="2017-08-24T12:10:00Z">
            <w:rPr>
              <w:color w:val="000000" w:themeColor="text1"/>
              <w:sz w:val="24"/>
            </w:rPr>
          </w:rPrChange>
        </w:rPr>
      </w:pPr>
      <w:r w:rsidRPr="00653D38">
        <w:rPr>
          <w:rFonts w:asciiTheme="minorEastAsia" w:hAnsiTheme="minorEastAsia"/>
          <w:color w:val="000000" w:themeColor="text1"/>
          <w:sz w:val="24"/>
          <w:rPrChange w:id="6955" w:author="JY0225" w:date="2017-08-24T12:10:00Z">
            <w:rPr>
              <w:color w:val="000000" w:themeColor="text1"/>
              <w:sz w:val="24"/>
            </w:rPr>
          </w:rPrChange>
        </w:rPr>
        <w:tab/>
        <w:t>2</w:t>
      </w:r>
      <w:r w:rsidRPr="00653D38">
        <w:rPr>
          <w:rFonts w:asciiTheme="minorEastAsia" w:hAnsiTheme="minorEastAsia" w:hint="eastAsia"/>
          <w:color w:val="000000" w:themeColor="text1"/>
          <w:sz w:val="24"/>
          <w:rPrChange w:id="6956" w:author="JY0225" w:date="2017-08-24T12:10:00Z">
            <w:rPr>
              <w:rFonts w:hint="eastAsia"/>
              <w:color w:val="000000" w:themeColor="text1"/>
              <w:sz w:val="24"/>
            </w:rPr>
          </w:rPrChange>
        </w:rPr>
        <w:t>）</w:t>
      </w:r>
      <w:r w:rsidR="002A015A" w:rsidRPr="00653D38">
        <w:rPr>
          <w:rFonts w:asciiTheme="minorEastAsia" w:hAnsiTheme="minorEastAsia" w:hint="eastAsia"/>
          <w:color w:val="000000" w:themeColor="text1"/>
          <w:sz w:val="24"/>
          <w:rPrChange w:id="6957" w:author="JY0225" w:date="2017-08-24T12:10:00Z">
            <w:rPr>
              <w:rFonts w:hint="eastAsia"/>
              <w:color w:val="000000" w:themeColor="text1"/>
              <w:sz w:val="24"/>
            </w:rPr>
          </w:rPrChange>
        </w:rPr>
        <w:t>传输</w:t>
      </w:r>
      <w:r w:rsidRPr="00653D38">
        <w:rPr>
          <w:rFonts w:asciiTheme="minorEastAsia" w:hAnsiTheme="minorEastAsia" w:hint="eastAsia"/>
          <w:color w:val="000000" w:themeColor="text1"/>
          <w:sz w:val="24"/>
          <w:rPrChange w:id="6958" w:author="JY0225" w:date="2017-08-24T12:10:00Z">
            <w:rPr>
              <w:rFonts w:hint="eastAsia"/>
              <w:color w:val="000000" w:themeColor="text1"/>
              <w:sz w:val="24"/>
            </w:rPr>
          </w:rPrChange>
        </w:rPr>
        <w:t>稳定性</w:t>
      </w:r>
    </w:p>
    <w:p w14:paraId="5B75F91C" w14:textId="228794FC" w:rsidR="00BE4096" w:rsidRPr="00653D38" w:rsidRDefault="00A728D1" w:rsidP="00C040AC">
      <w:pPr>
        <w:spacing w:line="400" w:lineRule="exact"/>
        <w:rPr>
          <w:rFonts w:asciiTheme="minorEastAsia" w:hAnsiTheme="minorEastAsia"/>
          <w:color w:val="000000" w:themeColor="text1"/>
          <w:sz w:val="24"/>
          <w:rPrChange w:id="6959" w:author="JY0225" w:date="2017-08-24T12:10:00Z">
            <w:rPr>
              <w:color w:val="000000" w:themeColor="text1"/>
              <w:sz w:val="24"/>
            </w:rPr>
          </w:rPrChange>
        </w:rPr>
      </w:pPr>
      <w:r w:rsidRPr="00653D38">
        <w:rPr>
          <w:rFonts w:asciiTheme="minorEastAsia" w:hAnsiTheme="minorEastAsia"/>
          <w:color w:val="000000" w:themeColor="text1"/>
          <w:sz w:val="24"/>
          <w:rPrChange w:id="6960" w:author="JY0225" w:date="2017-08-24T12:10:00Z">
            <w:rPr>
              <w:color w:val="000000" w:themeColor="text1"/>
              <w:sz w:val="24"/>
            </w:rPr>
          </w:rPrChange>
        </w:rPr>
        <w:tab/>
      </w:r>
      <w:r w:rsidR="00225C00" w:rsidRPr="00653D38">
        <w:rPr>
          <w:rFonts w:asciiTheme="minorEastAsia" w:hAnsiTheme="minorEastAsia" w:hint="eastAsia"/>
          <w:color w:val="000000" w:themeColor="text1"/>
          <w:sz w:val="24"/>
          <w:rPrChange w:id="6961" w:author="JY0225" w:date="2017-08-24T12:10:00Z">
            <w:rPr>
              <w:rFonts w:hint="eastAsia"/>
              <w:color w:val="000000" w:themeColor="text1"/>
              <w:sz w:val="24"/>
            </w:rPr>
          </w:rPrChange>
        </w:rPr>
        <w:t>网络环境受到很多因素的制约，云</w:t>
      </w:r>
      <w:r w:rsidR="00476838" w:rsidRPr="00653D38">
        <w:rPr>
          <w:rFonts w:asciiTheme="minorEastAsia" w:hAnsiTheme="minorEastAsia" w:hint="eastAsia"/>
          <w:color w:val="000000" w:themeColor="text1"/>
          <w:sz w:val="24"/>
          <w:rPrChange w:id="6962" w:author="JY0225" w:date="2017-08-24T12:10:00Z">
            <w:rPr>
              <w:rFonts w:hint="eastAsia"/>
              <w:color w:val="000000" w:themeColor="text1"/>
              <w:sz w:val="24"/>
            </w:rPr>
          </w:rPrChange>
        </w:rPr>
        <w:t>备份</w:t>
      </w:r>
      <w:r w:rsidR="00225C00" w:rsidRPr="00653D38">
        <w:rPr>
          <w:rFonts w:asciiTheme="minorEastAsia" w:hAnsiTheme="minorEastAsia" w:hint="eastAsia"/>
          <w:color w:val="000000" w:themeColor="text1"/>
          <w:sz w:val="24"/>
          <w:rPrChange w:id="6963" w:author="JY0225" w:date="2017-08-24T12:10:00Z">
            <w:rPr>
              <w:rFonts w:hint="eastAsia"/>
              <w:color w:val="000000" w:themeColor="text1"/>
              <w:sz w:val="24"/>
            </w:rPr>
          </w:rPrChange>
        </w:rPr>
        <w:t>平台是以网络作为基础的，尤其是上</w:t>
      </w:r>
      <w:r w:rsidR="00225C00" w:rsidRPr="00653D38">
        <w:rPr>
          <w:rFonts w:asciiTheme="minorEastAsia" w:hAnsiTheme="minorEastAsia" w:hint="eastAsia"/>
          <w:color w:val="000000" w:themeColor="text1"/>
          <w:sz w:val="24"/>
          <w:rPrChange w:id="6964" w:author="JY0225" w:date="2017-08-24T12:10:00Z">
            <w:rPr>
              <w:rFonts w:hint="eastAsia"/>
              <w:color w:val="000000" w:themeColor="text1"/>
              <w:sz w:val="24"/>
            </w:rPr>
          </w:rPrChange>
        </w:rPr>
        <w:lastRenderedPageBreak/>
        <w:t>传和下载操作。</w:t>
      </w:r>
      <w:r w:rsidR="002A015A" w:rsidRPr="00653D38">
        <w:rPr>
          <w:rFonts w:asciiTheme="minorEastAsia" w:hAnsiTheme="minorEastAsia" w:hint="eastAsia"/>
          <w:color w:val="000000" w:themeColor="text1"/>
          <w:sz w:val="24"/>
          <w:rPrChange w:id="6965" w:author="JY0225" w:date="2017-08-24T12:10:00Z">
            <w:rPr>
              <w:rFonts w:hint="eastAsia"/>
              <w:color w:val="000000" w:themeColor="text1"/>
              <w:sz w:val="24"/>
            </w:rPr>
          </w:rPrChange>
        </w:rPr>
        <w:t>优化后的中间件系统充分地考虑到了网络的不稳定因素，当出现网络故障时，</w:t>
      </w:r>
      <w:r w:rsidR="00821421" w:rsidRPr="00653D38">
        <w:rPr>
          <w:rFonts w:asciiTheme="minorEastAsia" w:hAnsiTheme="minorEastAsia" w:hint="eastAsia"/>
          <w:color w:val="000000" w:themeColor="text1"/>
          <w:sz w:val="24"/>
          <w:rPrChange w:id="6966" w:author="JY0225" w:date="2017-08-24T12:10:00Z">
            <w:rPr>
              <w:rFonts w:hint="eastAsia"/>
              <w:color w:val="000000" w:themeColor="text1"/>
              <w:sz w:val="24"/>
            </w:rPr>
          </w:rPrChange>
        </w:rPr>
        <w:t>会记录断点信息，下次上传文件的时候，会根据断点信息进行续传，这大大地提升了数据传输的稳定性。</w:t>
      </w:r>
    </w:p>
    <w:p w14:paraId="57E29996" w14:textId="29D7563C" w:rsidR="00110C35" w:rsidRDefault="005F4657">
      <w:pPr>
        <w:pStyle w:val="21"/>
        <w:spacing w:line="240" w:lineRule="auto"/>
        <w:pPrChange w:id="6967" w:author="微软用户" w:date="2017-08-18T22:55:00Z">
          <w:pPr>
            <w:pStyle w:val="21"/>
          </w:pPr>
        </w:pPrChange>
      </w:pPr>
      <w:bookmarkStart w:id="6968" w:name="_Toc491606317"/>
      <w:r>
        <w:t>6.5</w:t>
      </w:r>
      <w:r w:rsidR="00110C35" w:rsidRPr="00B87EE1">
        <w:t xml:space="preserve"> </w:t>
      </w:r>
      <w:ins w:id="6969" w:author="JY0225" w:date="2017-08-14T12:54:00Z">
        <w:del w:id="6970" w:author="微软用户" w:date="2017-08-27T14:10:00Z">
          <w:r w:rsidR="003F4529" w:rsidDel="00EF300D">
            <w:rPr>
              <w:rFonts w:hint="eastAsia"/>
            </w:rPr>
            <w:delText>功能和性能</w:delText>
          </w:r>
        </w:del>
      </w:ins>
      <w:r w:rsidR="00AA17F8">
        <w:t>对比</w:t>
      </w:r>
      <w:ins w:id="6971" w:author="微软用户" w:date="2017-08-27T14:10:00Z">
        <w:r w:rsidR="00EF300D">
          <w:t>分析</w:t>
        </w:r>
      </w:ins>
      <w:ins w:id="6972" w:author="JY0225" w:date="2017-08-14T12:54:00Z">
        <w:del w:id="6973" w:author="微软用户" w:date="2017-08-27T14:10:00Z">
          <w:r w:rsidR="003F4529" w:rsidDel="00EF300D">
            <w:rPr>
              <w:rFonts w:hint="eastAsia"/>
            </w:rPr>
            <w:delText>测试</w:delText>
          </w:r>
        </w:del>
      </w:ins>
      <w:bookmarkEnd w:id="6968"/>
      <w:del w:id="6974" w:author="JY0225" w:date="2017-08-14T12:54:00Z">
        <w:r w:rsidR="00C276C1" w:rsidDel="003F4529">
          <w:delText>分析</w:delText>
        </w:r>
      </w:del>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6975" w:name="_Toc491606318"/>
      <w:r>
        <w:t>6.5</w:t>
      </w:r>
      <w:r w:rsidR="006707F9">
        <w:t>.1</w:t>
      </w:r>
      <w:r w:rsidR="00367089">
        <w:rPr>
          <w:rFonts w:hint="eastAsia"/>
        </w:rPr>
        <w:t>原</w:t>
      </w:r>
      <w:r w:rsidR="00367089">
        <w:t>中间系统对比</w:t>
      </w:r>
      <w:r w:rsidR="006707F9">
        <w:t>分析</w:t>
      </w:r>
      <w:bookmarkEnd w:id="6975"/>
    </w:p>
    <w:p w14:paraId="0198833D" w14:textId="62D70A82" w:rsidR="00756CCF" w:rsidRDefault="002D7EBD" w:rsidP="00147E9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a"/>
        <w:tblW w:w="0" w:type="auto"/>
        <w:tblLook w:val="04A0" w:firstRow="1" w:lastRow="0" w:firstColumn="1" w:lastColumn="0" w:noHBand="0" w:noVBand="1"/>
      </w:tblPr>
      <w:tblGrid>
        <w:gridCol w:w="2065"/>
        <w:gridCol w:w="1530"/>
        <w:gridCol w:w="1710"/>
        <w:gridCol w:w="1530"/>
        <w:gridCol w:w="1467"/>
      </w:tblGrid>
      <w:tr w:rsidR="00571132" w14:paraId="1C3D1041" w14:textId="77777777" w:rsidTr="00571132">
        <w:tc>
          <w:tcPr>
            <w:tcW w:w="2065" w:type="dxa"/>
          </w:tcPr>
          <w:p w14:paraId="5A04BBEB" w14:textId="77777777" w:rsidR="00571132" w:rsidRPr="00571132" w:rsidRDefault="00571132" w:rsidP="00756CCF">
            <w:pPr>
              <w:spacing w:line="400" w:lineRule="exact"/>
              <w:jc w:val="center"/>
              <w:rPr>
                <w:szCs w:val="21"/>
              </w:rPr>
            </w:pPr>
          </w:p>
        </w:tc>
        <w:tc>
          <w:tcPr>
            <w:tcW w:w="1530" w:type="dxa"/>
          </w:tcPr>
          <w:p w14:paraId="02AA1C63" w14:textId="018D9956" w:rsidR="00571132" w:rsidRPr="00571132" w:rsidRDefault="00571132" w:rsidP="00756CCF">
            <w:pPr>
              <w:spacing w:line="400" w:lineRule="exact"/>
              <w:jc w:val="center"/>
              <w:rPr>
                <w:szCs w:val="21"/>
              </w:rPr>
            </w:pPr>
            <w:r w:rsidRPr="00571132">
              <w:rPr>
                <w:rFonts w:hint="eastAsia"/>
                <w:szCs w:val="21"/>
              </w:rPr>
              <w:t>数据传输加密</w:t>
            </w:r>
          </w:p>
        </w:tc>
        <w:tc>
          <w:tcPr>
            <w:tcW w:w="1710" w:type="dxa"/>
          </w:tcPr>
          <w:p w14:paraId="530FB8A9" w14:textId="09D6ADAA" w:rsidR="00571132" w:rsidRPr="00571132" w:rsidRDefault="00571132" w:rsidP="00756CCF">
            <w:pPr>
              <w:spacing w:line="400" w:lineRule="exact"/>
              <w:jc w:val="center"/>
              <w:rPr>
                <w:szCs w:val="21"/>
              </w:rPr>
            </w:pPr>
            <w:r w:rsidRPr="00571132">
              <w:rPr>
                <w:rFonts w:hint="eastAsia"/>
                <w:szCs w:val="21"/>
              </w:rPr>
              <w:t>数据在云端加密</w:t>
            </w:r>
          </w:p>
        </w:tc>
        <w:tc>
          <w:tcPr>
            <w:tcW w:w="1530" w:type="dxa"/>
          </w:tcPr>
          <w:p w14:paraId="47A58ABC" w14:textId="7122CA1B" w:rsidR="00571132" w:rsidRPr="00571132" w:rsidRDefault="00571132" w:rsidP="00756CCF">
            <w:pPr>
              <w:spacing w:line="400" w:lineRule="exact"/>
              <w:jc w:val="center"/>
              <w:rPr>
                <w:szCs w:val="21"/>
              </w:rPr>
            </w:pPr>
            <w:r w:rsidRPr="00571132">
              <w:rPr>
                <w:rFonts w:hint="eastAsia"/>
                <w:szCs w:val="21"/>
              </w:rPr>
              <w:t>缓存信息加密</w:t>
            </w:r>
          </w:p>
        </w:tc>
        <w:tc>
          <w:tcPr>
            <w:tcW w:w="1467" w:type="dxa"/>
          </w:tcPr>
          <w:p w14:paraId="1D2C1C2B" w14:textId="778F1856" w:rsidR="00571132" w:rsidRPr="00571132" w:rsidRDefault="00571132" w:rsidP="00756CCF">
            <w:pPr>
              <w:spacing w:line="400" w:lineRule="exact"/>
              <w:jc w:val="center"/>
              <w:rPr>
                <w:szCs w:val="21"/>
              </w:rPr>
            </w:pPr>
            <w:r w:rsidRPr="00571132">
              <w:rPr>
                <w:rFonts w:hint="eastAsia"/>
                <w:szCs w:val="21"/>
              </w:rPr>
              <w:t>防注入攻击</w:t>
            </w:r>
          </w:p>
        </w:tc>
      </w:tr>
      <w:tr w:rsidR="00571132" w14:paraId="022D25DA" w14:textId="77777777" w:rsidTr="00571132">
        <w:tc>
          <w:tcPr>
            <w:tcW w:w="2065" w:type="dxa"/>
          </w:tcPr>
          <w:p w14:paraId="6DA555D7" w14:textId="1778B34D" w:rsidR="00571132" w:rsidRPr="00571132" w:rsidRDefault="00571132" w:rsidP="00756CCF">
            <w:pPr>
              <w:spacing w:line="400" w:lineRule="exact"/>
              <w:jc w:val="left"/>
              <w:rPr>
                <w:szCs w:val="21"/>
              </w:rPr>
            </w:pPr>
            <w:r w:rsidRPr="00571132">
              <w:rPr>
                <w:rFonts w:hint="eastAsia"/>
                <w:szCs w:val="21"/>
              </w:rPr>
              <w:t>原中间件系统</w:t>
            </w:r>
          </w:p>
        </w:tc>
        <w:tc>
          <w:tcPr>
            <w:tcW w:w="1530" w:type="dxa"/>
          </w:tcPr>
          <w:p w14:paraId="7ADB1D33" w14:textId="7ABF25B0"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42FC36B9" w14:textId="63CA511C"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7F5685C3" w14:textId="77777777" w:rsidR="00571132" w:rsidRPr="00571132" w:rsidRDefault="00571132" w:rsidP="00756CCF">
            <w:pPr>
              <w:spacing w:line="400" w:lineRule="exact"/>
              <w:jc w:val="center"/>
              <w:rPr>
                <w:szCs w:val="21"/>
              </w:rPr>
            </w:pPr>
          </w:p>
        </w:tc>
        <w:tc>
          <w:tcPr>
            <w:tcW w:w="1467" w:type="dxa"/>
          </w:tcPr>
          <w:p w14:paraId="60CC2129" w14:textId="34C832ED" w:rsidR="00571132" w:rsidRPr="00571132" w:rsidRDefault="00571132" w:rsidP="00756CCF">
            <w:pPr>
              <w:spacing w:line="400" w:lineRule="exact"/>
              <w:jc w:val="center"/>
              <w:rPr>
                <w:szCs w:val="21"/>
              </w:rPr>
            </w:pPr>
          </w:p>
        </w:tc>
      </w:tr>
      <w:tr w:rsidR="00571132" w14:paraId="79A0FDEF" w14:textId="77777777" w:rsidTr="00571132">
        <w:tc>
          <w:tcPr>
            <w:tcW w:w="2065" w:type="dxa"/>
          </w:tcPr>
          <w:p w14:paraId="273712D3" w14:textId="03B79E08" w:rsidR="00571132" w:rsidRPr="00571132" w:rsidRDefault="00571132" w:rsidP="00756CCF">
            <w:pPr>
              <w:spacing w:line="400" w:lineRule="exact"/>
              <w:jc w:val="left"/>
              <w:rPr>
                <w:szCs w:val="21"/>
              </w:rPr>
            </w:pPr>
            <w:r w:rsidRPr="00571132">
              <w:rPr>
                <w:rFonts w:hint="eastAsia"/>
                <w:szCs w:val="21"/>
              </w:rPr>
              <w:t>优化后中间件系统</w:t>
            </w:r>
          </w:p>
        </w:tc>
        <w:tc>
          <w:tcPr>
            <w:tcW w:w="1530" w:type="dxa"/>
          </w:tcPr>
          <w:p w14:paraId="06D9EB0B" w14:textId="62AEA739"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711AB5EC" w14:textId="67342B2F"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5137798E" w14:textId="26A34925" w:rsidR="00571132" w:rsidRPr="00571132" w:rsidRDefault="00571132" w:rsidP="00756CCF">
            <w:pPr>
              <w:spacing w:line="400" w:lineRule="exact"/>
              <w:jc w:val="center"/>
              <w:rPr>
                <w:color w:val="000000" w:themeColor="text1"/>
                <w:szCs w:val="21"/>
              </w:rPr>
            </w:pPr>
            <w:r w:rsidRPr="00571132">
              <w:rPr>
                <w:rFonts w:hint="eastAsia"/>
                <w:color w:val="000000" w:themeColor="text1"/>
                <w:szCs w:val="21"/>
              </w:rPr>
              <w:t>√</w:t>
            </w:r>
          </w:p>
        </w:tc>
        <w:tc>
          <w:tcPr>
            <w:tcW w:w="1467" w:type="dxa"/>
          </w:tcPr>
          <w:p w14:paraId="28C21007" w14:textId="3556779C" w:rsidR="00571132" w:rsidRPr="00571132" w:rsidRDefault="00571132" w:rsidP="00756CCF">
            <w:pPr>
              <w:spacing w:line="400" w:lineRule="exact"/>
              <w:jc w:val="center"/>
              <w:rPr>
                <w:szCs w:val="21"/>
              </w:rPr>
            </w:pPr>
            <w:r w:rsidRPr="00571132">
              <w:rPr>
                <w:rFonts w:hint="eastAsia"/>
                <w:color w:val="000000" w:themeColor="text1"/>
                <w:szCs w:val="21"/>
              </w:rPr>
              <w:t>√</w:t>
            </w:r>
          </w:p>
        </w:tc>
      </w:tr>
    </w:tbl>
    <w:p w14:paraId="17896435" w14:textId="27B2D785" w:rsidR="00E86A68" w:rsidRPr="00653D38" w:rsidRDefault="00F51036" w:rsidP="00F51036">
      <w:pPr>
        <w:spacing w:line="400" w:lineRule="exact"/>
        <w:ind w:firstLine="420"/>
        <w:rPr>
          <w:rFonts w:asciiTheme="minorEastAsia" w:hAnsiTheme="minorEastAsia"/>
          <w:color w:val="000000" w:themeColor="text1"/>
          <w:sz w:val="24"/>
          <w:rPrChange w:id="6976" w:author="JY0225" w:date="2017-08-24T12:10:00Z">
            <w:rPr>
              <w:color w:val="000000" w:themeColor="text1"/>
              <w:sz w:val="24"/>
            </w:rPr>
          </w:rPrChange>
        </w:rPr>
      </w:pPr>
      <w:r w:rsidRPr="00653D38">
        <w:rPr>
          <w:rFonts w:asciiTheme="minorEastAsia" w:hAnsiTheme="minorEastAsia" w:hint="eastAsia"/>
          <w:color w:val="000000" w:themeColor="text1"/>
          <w:sz w:val="24"/>
          <w:rPrChange w:id="6977" w:author="JY0225" w:date="2017-08-24T12:10:00Z">
            <w:rPr>
              <w:rFonts w:hint="eastAsia"/>
              <w:color w:val="000000" w:themeColor="text1"/>
              <w:sz w:val="24"/>
            </w:rPr>
          </w:rPrChange>
        </w:rPr>
        <w:t>表</w:t>
      </w:r>
      <w:r w:rsidRPr="00653D38">
        <w:rPr>
          <w:rFonts w:asciiTheme="minorEastAsia" w:hAnsiTheme="minorEastAsia"/>
          <w:color w:val="000000" w:themeColor="text1"/>
          <w:sz w:val="24"/>
          <w:rPrChange w:id="6978" w:author="JY0225" w:date="2017-08-24T12:10:00Z">
            <w:rPr>
              <w:color w:val="000000" w:themeColor="text1"/>
              <w:sz w:val="24"/>
            </w:rPr>
          </w:rPrChange>
        </w:rPr>
        <w:t>6-7</w:t>
      </w:r>
      <w:r w:rsidRPr="00653D38">
        <w:rPr>
          <w:rFonts w:asciiTheme="minorEastAsia" w:hAnsiTheme="minorEastAsia" w:hint="eastAsia"/>
          <w:color w:val="000000" w:themeColor="text1"/>
          <w:sz w:val="24"/>
          <w:rPrChange w:id="6979" w:author="JY0225" w:date="2017-08-24T12:10:00Z">
            <w:rPr>
              <w:rFonts w:hint="eastAsia"/>
              <w:color w:val="000000" w:themeColor="text1"/>
              <w:sz w:val="24"/>
            </w:rPr>
          </w:rPrChange>
        </w:rPr>
        <w:t>展示了</w:t>
      </w:r>
      <w:r w:rsidR="00147E9E" w:rsidRPr="00653D38">
        <w:rPr>
          <w:rFonts w:asciiTheme="minorEastAsia" w:hAnsiTheme="minorEastAsia" w:hint="eastAsia"/>
          <w:color w:val="000000" w:themeColor="text1"/>
          <w:sz w:val="24"/>
          <w:rPrChange w:id="6980" w:author="JY0225" w:date="2017-08-24T12:10:00Z">
            <w:rPr>
              <w:rFonts w:hint="eastAsia"/>
              <w:color w:val="000000" w:themeColor="text1"/>
              <w:sz w:val="24"/>
            </w:rPr>
          </w:rPrChange>
        </w:rPr>
        <w:t>原</w:t>
      </w:r>
      <w:r w:rsidRPr="00653D38">
        <w:rPr>
          <w:rFonts w:asciiTheme="minorEastAsia" w:hAnsiTheme="minorEastAsia" w:hint="eastAsia"/>
          <w:color w:val="000000" w:themeColor="text1"/>
          <w:sz w:val="24"/>
          <w:rPrChange w:id="6981" w:author="JY0225" w:date="2017-08-24T12:10:00Z">
            <w:rPr>
              <w:rFonts w:hint="eastAsia"/>
              <w:color w:val="000000" w:themeColor="text1"/>
              <w:sz w:val="24"/>
            </w:rPr>
          </w:rPrChange>
        </w:rPr>
        <w:t>有的中间件系统与优化后的中间件系统</w:t>
      </w:r>
      <w:r w:rsidR="00147E9E" w:rsidRPr="00653D38">
        <w:rPr>
          <w:rFonts w:asciiTheme="minorEastAsia" w:hAnsiTheme="minorEastAsia" w:hint="eastAsia"/>
          <w:color w:val="000000" w:themeColor="text1"/>
          <w:sz w:val="24"/>
          <w:rPrChange w:id="6982" w:author="JY0225" w:date="2017-08-24T12:10:00Z">
            <w:rPr>
              <w:rFonts w:hint="eastAsia"/>
              <w:color w:val="000000" w:themeColor="text1"/>
              <w:sz w:val="24"/>
            </w:rPr>
          </w:rPrChange>
        </w:rPr>
        <w:t>在安全性上</w:t>
      </w:r>
      <w:r w:rsidRPr="00653D38">
        <w:rPr>
          <w:rFonts w:asciiTheme="minorEastAsia" w:hAnsiTheme="minorEastAsia" w:hint="eastAsia"/>
          <w:color w:val="000000" w:themeColor="text1"/>
          <w:sz w:val="24"/>
          <w:rPrChange w:id="6983" w:author="JY0225" w:date="2017-08-24T12:10:00Z">
            <w:rPr>
              <w:rFonts w:hint="eastAsia"/>
              <w:color w:val="000000" w:themeColor="text1"/>
              <w:sz w:val="24"/>
            </w:rPr>
          </w:rPrChange>
        </w:rPr>
        <w:t>的对比结果。</w:t>
      </w:r>
      <w:r w:rsidR="00147E9E" w:rsidRPr="00653D38">
        <w:rPr>
          <w:rFonts w:asciiTheme="minorEastAsia" w:hAnsiTheme="minorEastAsia" w:hint="eastAsia"/>
          <w:color w:val="000000" w:themeColor="text1"/>
          <w:sz w:val="24"/>
          <w:rPrChange w:id="6984" w:author="JY0225" w:date="2017-08-24T12:10:00Z">
            <w:rPr>
              <w:rFonts w:hint="eastAsia"/>
              <w:color w:val="000000" w:themeColor="text1"/>
              <w:sz w:val="24"/>
            </w:rPr>
          </w:rPrChange>
        </w:rPr>
        <w:t>原</w:t>
      </w:r>
      <w:r w:rsidRPr="00653D38">
        <w:rPr>
          <w:rFonts w:asciiTheme="minorEastAsia" w:hAnsiTheme="minorEastAsia" w:hint="eastAsia"/>
          <w:color w:val="000000" w:themeColor="text1"/>
          <w:sz w:val="24"/>
          <w:rPrChange w:id="6985" w:author="JY0225" w:date="2017-08-24T12:10:00Z">
            <w:rPr>
              <w:rFonts w:hint="eastAsia"/>
              <w:color w:val="000000" w:themeColor="text1"/>
              <w:sz w:val="24"/>
            </w:rPr>
          </w:rPrChange>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1302E1A9" w14:textId="700A8788" w:rsidR="006E3188" w:rsidRDefault="006E3188">
      <w:pPr>
        <w:jc w:val="center"/>
        <w:rPr>
          <w:color w:val="000000" w:themeColor="text1"/>
          <w:sz w:val="24"/>
        </w:rPr>
        <w:pPrChange w:id="6986" w:author="微软用户" w:date="2017-08-19T21:46:00Z">
          <w:pPr/>
        </w:pPrChange>
      </w:pPr>
      <w:r>
        <w:rPr>
          <w:rFonts w:hint="eastAsia"/>
          <w:noProof/>
        </w:rPr>
        <w:drawing>
          <wp:inline distT="0" distB="0" distL="0" distR="0" wp14:anchorId="0AFA14F5" wp14:editId="4B2F7724">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EFE55C1" w14:textId="31041AF7" w:rsidR="006E3188" w:rsidRPr="00653D38" w:rsidRDefault="006E3188">
      <w:pPr>
        <w:spacing w:line="400" w:lineRule="exact"/>
        <w:jc w:val="center"/>
        <w:rPr>
          <w:rFonts w:asciiTheme="minorEastAsia" w:hAnsiTheme="minorEastAsia"/>
          <w:color w:val="000000" w:themeColor="text1"/>
          <w:sz w:val="24"/>
          <w:rPrChange w:id="6987" w:author="JY0225" w:date="2017-08-24T12:10:00Z">
            <w:rPr>
              <w:color w:val="000000" w:themeColor="text1"/>
              <w:sz w:val="24"/>
            </w:rPr>
          </w:rPrChange>
        </w:rPr>
        <w:pPrChange w:id="6988" w:author="微软用户" w:date="2017-08-19T21:46:00Z">
          <w:pPr>
            <w:jc w:val="center"/>
          </w:pPr>
        </w:pPrChange>
      </w:pPr>
      <w:r w:rsidRPr="00653D38">
        <w:rPr>
          <w:rFonts w:asciiTheme="minorEastAsia" w:hAnsiTheme="minorEastAsia" w:hint="eastAsia"/>
          <w:color w:val="000000" w:themeColor="text1"/>
          <w:sz w:val="24"/>
          <w:rPrChange w:id="6989" w:author="JY0225" w:date="2017-08-24T12:10:00Z">
            <w:rPr>
              <w:rFonts w:hint="eastAsia"/>
              <w:color w:val="000000" w:themeColor="text1"/>
              <w:sz w:val="24"/>
            </w:rPr>
          </w:rPrChange>
        </w:rPr>
        <w:t>图</w:t>
      </w:r>
      <w:r w:rsidRPr="00653D38">
        <w:rPr>
          <w:rFonts w:asciiTheme="minorEastAsia" w:hAnsiTheme="minorEastAsia"/>
          <w:color w:val="000000" w:themeColor="text1"/>
          <w:sz w:val="24"/>
          <w:rPrChange w:id="6990" w:author="JY0225" w:date="2017-08-24T12:10:00Z">
            <w:rPr>
              <w:color w:val="000000" w:themeColor="text1"/>
              <w:sz w:val="24"/>
            </w:rPr>
          </w:rPrChange>
        </w:rPr>
        <w:t xml:space="preserve">6-7 </w:t>
      </w:r>
      <w:r w:rsidRPr="00653D38">
        <w:rPr>
          <w:rFonts w:asciiTheme="minorEastAsia" w:hAnsiTheme="minorEastAsia" w:hint="eastAsia"/>
          <w:color w:val="000000" w:themeColor="text1"/>
          <w:sz w:val="24"/>
          <w:rPrChange w:id="6991" w:author="JY0225" w:date="2017-08-24T12:10:00Z">
            <w:rPr>
              <w:rFonts w:hint="eastAsia"/>
              <w:color w:val="000000" w:themeColor="text1"/>
              <w:sz w:val="24"/>
            </w:rPr>
          </w:rPrChange>
        </w:rPr>
        <w:t>“秒传”功能传输速率图</w:t>
      </w:r>
    </w:p>
    <w:p w14:paraId="6BCD2B05" w14:textId="68F096C2" w:rsidR="00747305" w:rsidRPr="00653D38" w:rsidRDefault="00747305" w:rsidP="0069323C">
      <w:pPr>
        <w:spacing w:line="400" w:lineRule="exact"/>
        <w:rPr>
          <w:rFonts w:asciiTheme="minorEastAsia" w:hAnsiTheme="minorEastAsia"/>
          <w:color w:val="000000" w:themeColor="text1"/>
          <w:sz w:val="24"/>
          <w:rPrChange w:id="6992" w:author="JY0225" w:date="2017-08-24T12:10:00Z">
            <w:rPr>
              <w:color w:val="000000" w:themeColor="text1"/>
              <w:sz w:val="24"/>
            </w:rPr>
          </w:rPrChange>
        </w:rPr>
      </w:pPr>
      <w:r w:rsidRPr="00653D38">
        <w:rPr>
          <w:rFonts w:asciiTheme="minorEastAsia" w:hAnsiTheme="minorEastAsia"/>
          <w:color w:val="000000" w:themeColor="text1"/>
          <w:sz w:val="24"/>
          <w:rPrChange w:id="6993" w:author="JY0225" w:date="2017-08-24T12:10:00Z">
            <w:rPr>
              <w:color w:val="000000" w:themeColor="text1"/>
              <w:sz w:val="24"/>
            </w:rPr>
          </w:rPrChange>
        </w:rPr>
        <w:tab/>
      </w:r>
      <w:r w:rsidRPr="00653D38">
        <w:rPr>
          <w:rFonts w:asciiTheme="minorEastAsia" w:hAnsiTheme="minorEastAsia" w:hint="eastAsia"/>
          <w:color w:val="000000" w:themeColor="text1"/>
          <w:sz w:val="24"/>
          <w:rPrChange w:id="6994" w:author="JY0225" w:date="2017-08-24T12:10:00Z">
            <w:rPr>
              <w:rFonts w:hint="eastAsia"/>
              <w:color w:val="000000" w:themeColor="text1"/>
              <w:sz w:val="24"/>
            </w:rPr>
          </w:rPrChange>
        </w:rPr>
        <w:t>在系统的稳定性上</w:t>
      </w:r>
      <w:r w:rsidR="00AC7A54" w:rsidRPr="00653D38">
        <w:rPr>
          <w:rFonts w:asciiTheme="minorEastAsia" w:hAnsiTheme="minorEastAsia" w:hint="eastAsia"/>
          <w:color w:val="000000" w:themeColor="text1"/>
          <w:sz w:val="24"/>
          <w:rPrChange w:id="6995" w:author="JY0225" w:date="2017-08-24T12:10:00Z">
            <w:rPr>
              <w:rFonts w:hint="eastAsia"/>
              <w:color w:val="000000" w:themeColor="text1"/>
              <w:sz w:val="24"/>
            </w:rPr>
          </w:rPrChange>
        </w:rPr>
        <w:t>，</w:t>
      </w:r>
      <w:r w:rsidR="00E4327E" w:rsidRPr="00653D38">
        <w:rPr>
          <w:rFonts w:asciiTheme="minorEastAsia" w:hAnsiTheme="minorEastAsia" w:hint="eastAsia"/>
          <w:color w:val="000000" w:themeColor="text1"/>
          <w:sz w:val="24"/>
          <w:rPrChange w:id="6996" w:author="JY0225" w:date="2017-08-24T12:10:00Z">
            <w:rPr>
              <w:rFonts w:hint="eastAsia"/>
              <w:color w:val="000000" w:themeColor="text1"/>
              <w:sz w:val="24"/>
            </w:rPr>
          </w:rPrChange>
        </w:rPr>
        <w:t>现有</w:t>
      </w:r>
      <w:r w:rsidR="00AC7A54" w:rsidRPr="00653D38">
        <w:rPr>
          <w:rFonts w:asciiTheme="minorEastAsia" w:hAnsiTheme="minorEastAsia" w:hint="eastAsia"/>
          <w:color w:val="000000" w:themeColor="text1"/>
          <w:sz w:val="24"/>
          <w:rPrChange w:id="6997" w:author="JY0225" w:date="2017-08-24T12:10:00Z">
            <w:rPr>
              <w:rFonts w:hint="eastAsia"/>
              <w:color w:val="000000" w:themeColor="text1"/>
              <w:sz w:val="24"/>
            </w:rPr>
          </w:rPrChange>
        </w:rPr>
        <w:t>的中间件系统只做了简单的异常处理。</w:t>
      </w:r>
      <w:r w:rsidR="00B51386" w:rsidRPr="00653D38">
        <w:rPr>
          <w:rFonts w:asciiTheme="minorEastAsia" w:hAnsiTheme="minorEastAsia" w:hint="eastAsia"/>
          <w:color w:val="000000" w:themeColor="text1"/>
          <w:sz w:val="24"/>
          <w:rPrChange w:id="6998" w:author="JY0225" w:date="2017-08-24T12:10:00Z">
            <w:rPr>
              <w:rFonts w:hint="eastAsia"/>
              <w:color w:val="000000" w:themeColor="text1"/>
              <w:sz w:val="24"/>
            </w:rPr>
          </w:rPrChange>
        </w:rPr>
        <w:t>优化后的中间件系统对网络状况、代码</w:t>
      </w:r>
      <w:r w:rsidR="00C945BC" w:rsidRPr="00653D38">
        <w:rPr>
          <w:rFonts w:asciiTheme="minorEastAsia" w:hAnsiTheme="minorEastAsia" w:hint="eastAsia"/>
          <w:color w:val="000000" w:themeColor="text1"/>
          <w:sz w:val="24"/>
          <w:rPrChange w:id="6999" w:author="JY0225" w:date="2017-08-24T12:10:00Z">
            <w:rPr>
              <w:rFonts w:hint="eastAsia"/>
              <w:color w:val="000000" w:themeColor="text1"/>
              <w:sz w:val="24"/>
            </w:rPr>
          </w:rPrChange>
        </w:rPr>
        <w:t>的稳定性、异常处理</w:t>
      </w:r>
      <w:r w:rsidR="005B16FD" w:rsidRPr="00653D38">
        <w:rPr>
          <w:rFonts w:asciiTheme="minorEastAsia" w:hAnsiTheme="minorEastAsia" w:hint="eastAsia"/>
          <w:color w:val="000000" w:themeColor="text1"/>
          <w:sz w:val="24"/>
          <w:rPrChange w:id="7000" w:author="JY0225" w:date="2017-08-24T12:10:00Z">
            <w:rPr>
              <w:rFonts w:hint="eastAsia"/>
              <w:color w:val="000000" w:themeColor="text1"/>
              <w:sz w:val="24"/>
            </w:rPr>
          </w:rPrChange>
        </w:rPr>
        <w:t>三个方面进行了改进，</w:t>
      </w:r>
      <w:r w:rsidR="00395786" w:rsidRPr="00653D38">
        <w:rPr>
          <w:rFonts w:asciiTheme="minorEastAsia" w:hAnsiTheme="minorEastAsia" w:hint="eastAsia"/>
          <w:color w:val="000000" w:themeColor="text1"/>
          <w:sz w:val="24"/>
          <w:rPrChange w:id="7001" w:author="JY0225" w:date="2017-08-24T12:10:00Z">
            <w:rPr>
              <w:rFonts w:hint="eastAsia"/>
              <w:color w:val="000000" w:themeColor="text1"/>
              <w:sz w:val="24"/>
            </w:rPr>
          </w:rPrChange>
        </w:rPr>
        <w:t>能够在遇到网络异常后断点续传</w:t>
      </w:r>
      <w:r w:rsidR="00B454B9" w:rsidRPr="00653D38">
        <w:rPr>
          <w:rFonts w:asciiTheme="minorEastAsia" w:hAnsiTheme="minorEastAsia" w:hint="eastAsia"/>
          <w:color w:val="000000" w:themeColor="text1"/>
          <w:sz w:val="24"/>
          <w:rPrChange w:id="7002" w:author="JY0225" w:date="2017-08-24T12:10:00Z">
            <w:rPr>
              <w:rFonts w:hint="eastAsia"/>
              <w:color w:val="000000" w:themeColor="text1"/>
              <w:sz w:val="24"/>
            </w:rPr>
          </w:rPrChange>
        </w:rPr>
        <w:t>，</w:t>
      </w:r>
      <w:r w:rsidR="00040CDD" w:rsidRPr="00653D38">
        <w:rPr>
          <w:rFonts w:asciiTheme="minorEastAsia" w:hAnsiTheme="minorEastAsia" w:hint="eastAsia"/>
          <w:color w:val="000000" w:themeColor="text1"/>
          <w:sz w:val="24"/>
          <w:rPrChange w:id="7003" w:author="JY0225" w:date="2017-08-24T12:10:00Z">
            <w:rPr>
              <w:rFonts w:hint="eastAsia"/>
              <w:color w:val="000000" w:themeColor="text1"/>
              <w:sz w:val="24"/>
            </w:rPr>
          </w:rPrChange>
        </w:rPr>
        <w:t>图</w:t>
      </w:r>
      <w:r w:rsidR="00040CDD" w:rsidRPr="00653D38">
        <w:rPr>
          <w:rFonts w:asciiTheme="minorEastAsia" w:hAnsiTheme="minorEastAsia"/>
          <w:color w:val="000000" w:themeColor="text1"/>
          <w:sz w:val="24"/>
          <w:rPrChange w:id="7004" w:author="JY0225" w:date="2017-08-24T12:10:00Z">
            <w:rPr>
              <w:color w:val="000000" w:themeColor="text1"/>
              <w:sz w:val="24"/>
            </w:rPr>
          </w:rPrChange>
        </w:rPr>
        <w:t>6-7</w:t>
      </w:r>
      <w:r w:rsidR="00B454B9" w:rsidRPr="00653D38">
        <w:rPr>
          <w:rFonts w:asciiTheme="minorEastAsia" w:hAnsiTheme="minorEastAsia" w:hint="eastAsia"/>
          <w:color w:val="000000" w:themeColor="text1"/>
          <w:sz w:val="24"/>
          <w:rPrChange w:id="7005" w:author="JY0225" w:date="2017-08-24T12:10:00Z">
            <w:rPr>
              <w:rFonts w:hint="eastAsia"/>
              <w:color w:val="000000" w:themeColor="text1"/>
              <w:sz w:val="24"/>
            </w:rPr>
          </w:rPrChange>
        </w:rPr>
        <w:t>展示了“秒传”功能的传输效率</w:t>
      </w:r>
      <w:r w:rsidR="001573F3" w:rsidRPr="00653D38">
        <w:rPr>
          <w:rFonts w:asciiTheme="minorEastAsia" w:hAnsiTheme="minorEastAsia" w:hint="eastAsia"/>
          <w:color w:val="000000" w:themeColor="text1"/>
          <w:sz w:val="24"/>
          <w:rPrChange w:id="7006" w:author="JY0225" w:date="2017-08-24T12:10:00Z">
            <w:rPr>
              <w:rFonts w:hint="eastAsia"/>
              <w:color w:val="000000" w:themeColor="text1"/>
              <w:sz w:val="24"/>
            </w:rPr>
          </w:rPrChange>
        </w:rPr>
        <w:t>，此外</w:t>
      </w:r>
      <w:r w:rsidR="00395786" w:rsidRPr="00653D38">
        <w:rPr>
          <w:rFonts w:asciiTheme="minorEastAsia" w:hAnsiTheme="minorEastAsia" w:hint="eastAsia"/>
          <w:color w:val="000000" w:themeColor="text1"/>
          <w:sz w:val="24"/>
          <w:rPrChange w:id="7007" w:author="JY0225" w:date="2017-08-24T12:10:00Z">
            <w:rPr>
              <w:rFonts w:hint="eastAsia"/>
              <w:color w:val="000000" w:themeColor="text1"/>
              <w:sz w:val="24"/>
            </w:rPr>
          </w:rPrChange>
        </w:rPr>
        <w:t>中间件系统出现异常后用户请求不会丢失、提供更多的异常处理机制。</w:t>
      </w:r>
    </w:p>
    <w:p w14:paraId="0E7CF019" w14:textId="65CE563A" w:rsidR="003644D1" w:rsidRPr="00653D38" w:rsidRDefault="00E72D4E" w:rsidP="00E72D4E">
      <w:pPr>
        <w:spacing w:line="400" w:lineRule="exact"/>
        <w:jc w:val="center"/>
        <w:rPr>
          <w:rFonts w:asciiTheme="minorEastAsia" w:hAnsiTheme="minorEastAsia"/>
          <w:rPrChange w:id="7008" w:author="JY0225" w:date="2017-08-24T12:10:00Z">
            <w:rPr/>
          </w:rPrChange>
        </w:rPr>
      </w:pPr>
      <w:r w:rsidRPr="00653D38">
        <w:rPr>
          <w:rFonts w:asciiTheme="minorEastAsia" w:hAnsiTheme="minorEastAsia" w:hint="eastAsia"/>
          <w:color w:val="000000" w:themeColor="text1"/>
          <w:sz w:val="24"/>
          <w:rPrChange w:id="7009" w:author="JY0225" w:date="2017-08-24T12:10:00Z">
            <w:rPr>
              <w:rFonts w:hint="eastAsia"/>
              <w:color w:val="000000" w:themeColor="text1"/>
              <w:sz w:val="24"/>
            </w:rPr>
          </w:rPrChange>
        </w:rPr>
        <w:t>表</w:t>
      </w:r>
      <w:r w:rsidRPr="00653D38">
        <w:rPr>
          <w:rFonts w:asciiTheme="minorEastAsia" w:hAnsiTheme="minorEastAsia"/>
          <w:color w:val="000000" w:themeColor="text1"/>
          <w:sz w:val="24"/>
          <w:rPrChange w:id="7010" w:author="JY0225" w:date="2017-08-24T12:10:00Z">
            <w:rPr>
              <w:color w:val="000000" w:themeColor="text1"/>
              <w:sz w:val="24"/>
            </w:rPr>
          </w:rPrChange>
        </w:rPr>
        <w:t xml:space="preserve">6-7 </w:t>
      </w:r>
      <w:r w:rsidRPr="00653D38">
        <w:rPr>
          <w:rFonts w:asciiTheme="minorEastAsia" w:hAnsiTheme="minorEastAsia" w:hint="eastAsia"/>
          <w:color w:val="000000" w:themeColor="text1"/>
          <w:sz w:val="24"/>
          <w:rPrChange w:id="7011" w:author="JY0225" w:date="2017-08-24T12:10:00Z">
            <w:rPr>
              <w:rFonts w:hint="eastAsia"/>
              <w:color w:val="000000" w:themeColor="text1"/>
              <w:sz w:val="24"/>
            </w:rPr>
          </w:rPrChange>
        </w:rPr>
        <w:t>与原中间件系统功能模块对比分析表</w:t>
      </w:r>
    </w:p>
    <w:tbl>
      <w:tblPr>
        <w:tblStyle w:val="aa"/>
        <w:tblW w:w="0" w:type="auto"/>
        <w:tblLook w:val="04A0" w:firstRow="1" w:lastRow="0" w:firstColumn="1" w:lastColumn="0" w:noHBand="0" w:noVBand="1"/>
      </w:tblPr>
      <w:tblGrid>
        <w:gridCol w:w="1975"/>
        <w:gridCol w:w="6242"/>
      </w:tblGrid>
      <w:tr w:rsidR="00147E9E" w14:paraId="14486A00" w14:textId="77777777" w:rsidTr="008A7B58">
        <w:tc>
          <w:tcPr>
            <w:tcW w:w="1975" w:type="dxa"/>
          </w:tcPr>
          <w:p w14:paraId="4AD8CE6F" w14:textId="77777777" w:rsidR="00147E9E" w:rsidRPr="0092318C" w:rsidRDefault="00147E9E" w:rsidP="00856A51">
            <w:pPr>
              <w:spacing w:line="400" w:lineRule="exact"/>
              <w:jc w:val="center"/>
              <w:rPr>
                <w:szCs w:val="21"/>
              </w:rPr>
            </w:pPr>
          </w:p>
        </w:tc>
        <w:tc>
          <w:tcPr>
            <w:tcW w:w="6242" w:type="dxa"/>
          </w:tcPr>
          <w:p w14:paraId="534B8C0B" w14:textId="12B4F8DA" w:rsidR="00147E9E" w:rsidRPr="0092318C" w:rsidRDefault="00147E9E" w:rsidP="00147E9E">
            <w:pPr>
              <w:spacing w:line="400" w:lineRule="exact"/>
              <w:jc w:val="left"/>
              <w:rPr>
                <w:szCs w:val="21"/>
              </w:rPr>
            </w:pPr>
            <w:r w:rsidRPr="0092318C">
              <w:rPr>
                <w:rFonts w:hint="eastAsia"/>
                <w:szCs w:val="21"/>
              </w:rPr>
              <w:t>功能模块</w:t>
            </w:r>
          </w:p>
        </w:tc>
      </w:tr>
      <w:tr w:rsidR="00147E9E" w14:paraId="7CBD8770" w14:textId="77777777" w:rsidTr="008A7B58">
        <w:tc>
          <w:tcPr>
            <w:tcW w:w="1975" w:type="dxa"/>
          </w:tcPr>
          <w:p w14:paraId="391739F9" w14:textId="77777777" w:rsidR="00147E9E" w:rsidRPr="0092318C" w:rsidRDefault="00147E9E" w:rsidP="00856A51">
            <w:pPr>
              <w:spacing w:line="400" w:lineRule="exact"/>
              <w:jc w:val="left"/>
              <w:rPr>
                <w:szCs w:val="21"/>
              </w:rPr>
            </w:pPr>
            <w:r w:rsidRPr="0092318C">
              <w:rPr>
                <w:rFonts w:hint="eastAsia"/>
                <w:szCs w:val="21"/>
              </w:rPr>
              <w:lastRenderedPageBreak/>
              <w:t>原中间件系统</w:t>
            </w:r>
          </w:p>
        </w:tc>
        <w:tc>
          <w:tcPr>
            <w:tcW w:w="6242" w:type="dxa"/>
          </w:tcPr>
          <w:p w14:paraId="26D96327" w14:textId="1C9BE1EA"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w:t>
            </w:r>
          </w:p>
        </w:tc>
      </w:tr>
      <w:tr w:rsidR="00147E9E" w14:paraId="56142DEB" w14:textId="77777777" w:rsidTr="008A7B58">
        <w:tc>
          <w:tcPr>
            <w:tcW w:w="1975" w:type="dxa"/>
          </w:tcPr>
          <w:p w14:paraId="0E01BD57" w14:textId="77777777" w:rsidR="00147E9E" w:rsidRPr="0092318C" w:rsidRDefault="00147E9E" w:rsidP="00856A51">
            <w:pPr>
              <w:spacing w:line="400" w:lineRule="exact"/>
              <w:jc w:val="left"/>
              <w:rPr>
                <w:szCs w:val="21"/>
              </w:rPr>
            </w:pPr>
            <w:r w:rsidRPr="0092318C">
              <w:rPr>
                <w:rFonts w:hint="eastAsia"/>
                <w:szCs w:val="21"/>
              </w:rPr>
              <w:t>优化后中间件系统</w:t>
            </w:r>
          </w:p>
        </w:tc>
        <w:tc>
          <w:tcPr>
            <w:tcW w:w="6242" w:type="dxa"/>
          </w:tcPr>
          <w:p w14:paraId="5A7F05F3" w14:textId="0059FE1E"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、数据加密模块、数据压缩模块、持久会话管理模块、大文件上传模块、本地缓存模块、多应用适配模块</w:t>
            </w:r>
          </w:p>
        </w:tc>
      </w:tr>
    </w:tbl>
    <w:p w14:paraId="3CEAD722" w14:textId="3F20620F" w:rsidR="005C3EE1" w:rsidRPr="004B2CDD" w:rsidRDefault="005C3EE1" w:rsidP="004B2CDD">
      <w:pPr>
        <w:spacing w:line="400" w:lineRule="exact"/>
        <w:ind w:firstLine="420"/>
      </w:pPr>
      <w:r>
        <w:rPr>
          <w:color w:val="000000" w:themeColor="text1"/>
          <w:sz w:val="24"/>
        </w:rPr>
        <w:t>功能上</w:t>
      </w:r>
      <w:r>
        <w:rPr>
          <w:rFonts w:hint="eastAsia"/>
          <w:color w:val="000000" w:themeColor="text1"/>
          <w:sz w:val="24"/>
        </w:rPr>
        <w:t>，</w:t>
      </w:r>
      <w:r>
        <w:rPr>
          <w:color w:val="000000" w:themeColor="text1"/>
          <w:sz w:val="24"/>
        </w:rPr>
        <w:t>现有的中间件系统主要提供基础的数据传输功能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27D2DDA3" w14:textId="02AF3471" w:rsidR="00A21524" w:rsidRDefault="00FB12EA" w:rsidP="006263CF">
      <w:pPr>
        <w:pStyle w:val="31"/>
      </w:pPr>
      <w:bookmarkStart w:id="7012" w:name="_Toc491606319"/>
      <w:r>
        <w:t>6.5</w:t>
      </w:r>
      <w:r w:rsidR="00A21524">
        <w:t>.</w:t>
      </w:r>
      <w:ins w:id="7013" w:author="微软用户" w:date="2017-08-18T23:01:00Z">
        <w:r w:rsidR="0054071C">
          <w:t>2</w:t>
        </w:r>
      </w:ins>
      <w:del w:id="7014" w:author="微软用户" w:date="2017-08-18T23:01:00Z">
        <w:r w:rsidR="00A21524" w:rsidDel="0054071C">
          <w:delText>1</w:delText>
        </w:r>
      </w:del>
      <w:r w:rsidR="004A3474">
        <w:rPr>
          <w:rFonts w:hint="eastAsia"/>
        </w:rPr>
        <w:t>同类产品</w:t>
      </w:r>
      <w:r w:rsidR="00A21524">
        <w:t>对比分析</w:t>
      </w:r>
      <w:bookmarkEnd w:id="7012"/>
    </w:p>
    <w:p w14:paraId="5F8D7933" w14:textId="78B59613"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sidR="00A67C8B">
        <w:rPr>
          <w:rFonts w:hint="eastAsia"/>
          <w:color w:val="000000" w:themeColor="text1"/>
          <w:sz w:val="24"/>
        </w:rPr>
        <w:t>本文</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w:t>
      </w:r>
      <w:r w:rsidR="00E847F3">
        <w:rPr>
          <w:rFonts w:hint="eastAsia"/>
          <w:color w:val="000000" w:themeColor="text1"/>
          <w:sz w:val="24"/>
        </w:rPr>
        <w:t>功能</w:t>
      </w:r>
      <w:r w:rsidR="006B4B6C">
        <w:rPr>
          <w:rFonts w:hint="eastAsia"/>
          <w:color w:val="000000" w:themeColor="text1"/>
          <w:sz w:val="24"/>
        </w:rPr>
        <w:t>特性</w:t>
      </w:r>
      <w:r w:rsidR="002B758C">
        <w:rPr>
          <w:rFonts w:hint="eastAsia"/>
          <w:color w:val="000000" w:themeColor="text1"/>
          <w:sz w:val="24"/>
        </w:rPr>
        <w:t>具备一定的优势。</w:t>
      </w:r>
    </w:p>
    <w:p w14:paraId="76A491CD" w14:textId="5747CEEF" w:rsidR="00F01E57" w:rsidRDefault="00F01E57" w:rsidP="00F01E57">
      <w:pPr>
        <w:jc w:val="center"/>
      </w:pPr>
      <w:r>
        <w:rPr>
          <w:rFonts w:hint="eastAsia"/>
          <w:noProof/>
        </w:rPr>
        <w:drawing>
          <wp:inline distT="0" distB="0" distL="0" distR="0" wp14:anchorId="78DA811C" wp14:editId="4AA909FA">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458D0068" w14:textId="11DDB3E5" w:rsidR="00F01E57" w:rsidRPr="00653D38" w:rsidRDefault="00F01E57" w:rsidP="00F01E57">
      <w:pPr>
        <w:spacing w:line="400" w:lineRule="exact"/>
        <w:jc w:val="center"/>
        <w:rPr>
          <w:rFonts w:asciiTheme="minorEastAsia" w:hAnsiTheme="minorEastAsia"/>
          <w:color w:val="000000" w:themeColor="text1"/>
          <w:sz w:val="24"/>
          <w:rPrChange w:id="7015" w:author="JY0225" w:date="2017-08-24T12:11:00Z">
            <w:rPr>
              <w:color w:val="000000" w:themeColor="text1"/>
              <w:sz w:val="24"/>
            </w:rPr>
          </w:rPrChange>
        </w:rPr>
      </w:pPr>
      <w:r w:rsidRPr="00653D38">
        <w:rPr>
          <w:rFonts w:asciiTheme="minorEastAsia" w:hAnsiTheme="minorEastAsia" w:hint="eastAsia"/>
          <w:color w:val="000000" w:themeColor="text1"/>
          <w:sz w:val="24"/>
          <w:rPrChange w:id="7016" w:author="JY0225" w:date="2017-08-24T12:11:00Z">
            <w:rPr>
              <w:rFonts w:hint="eastAsia"/>
              <w:color w:val="000000" w:themeColor="text1"/>
              <w:sz w:val="24"/>
            </w:rPr>
          </w:rPrChange>
        </w:rPr>
        <w:t>图</w:t>
      </w:r>
      <w:r w:rsidRPr="00653D38">
        <w:rPr>
          <w:rFonts w:asciiTheme="minorEastAsia" w:hAnsiTheme="minorEastAsia"/>
          <w:color w:val="000000" w:themeColor="text1"/>
          <w:sz w:val="24"/>
          <w:rPrChange w:id="7017" w:author="JY0225" w:date="2017-08-24T12:11:00Z">
            <w:rPr>
              <w:color w:val="000000" w:themeColor="text1"/>
              <w:sz w:val="24"/>
            </w:rPr>
          </w:rPrChange>
        </w:rPr>
        <w:t xml:space="preserve">6-8 </w:t>
      </w:r>
      <w:r w:rsidRPr="00653D38">
        <w:rPr>
          <w:rFonts w:asciiTheme="minorEastAsia" w:hAnsiTheme="minorEastAsia" w:hint="eastAsia"/>
          <w:color w:val="000000" w:themeColor="text1"/>
          <w:sz w:val="24"/>
          <w:rPrChange w:id="7018" w:author="JY0225" w:date="2017-08-24T12:11:00Z">
            <w:rPr>
              <w:rFonts w:hint="eastAsia"/>
              <w:color w:val="000000" w:themeColor="text1"/>
              <w:sz w:val="24"/>
            </w:rPr>
          </w:rPrChange>
        </w:rPr>
        <w:t>云备份系统与同类产品文件传输效率对比图</w:t>
      </w:r>
    </w:p>
    <w:p w14:paraId="014AFFFC" w14:textId="68351E71" w:rsidR="00F01E57" w:rsidRPr="00653D38" w:rsidRDefault="00F01E57" w:rsidP="008E7EEE">
      <w:pPr>
        <w:spacing w:line="400" w:lineRule="exact"/>
        <w:ind w:firstLine="420"/>
        <w:rPr>
          <w:rFonts w:asciiTheme="minorEastAsia" w:hAnsiTheme="minorEastAsia"/>
          <w:color w:val="000000" w:themeColor="text1"/>
          <w:sz w:val="24"/>
          <w:rPrChange w:id="7019" w:author="JY0225" w:date="2017-08-24T12:11:00Z">
            <w:rPr>
              <w:color w:val="000000" w:themeColor="text1"/>
              <w:sz w:val="24"/>
            </w:rPr>
          </w:rPrChange>
        </w:rPr>
      </w:pPr>
      <w:r w:rsidRPr="00653D38">
        <w:rPr>
          <w:rFonts w:asciiTheme="minorEastAsia" w:hAnsiTheme="minorEastAsia" w:hint="eastAsia"/>
          <w:color w:val="000000" w:themeColor="text1"/>
          <w:sz w:val="24"/>
          <w:rPrChange w:id="7020" w:author="JY0225" w:date="2017-08-24T12:11:00Z">
            <w:rPr>
              <w:rFonts w:hint="eastAsia"/>
              <w:color w:val="000000" w:themeColor="text1"/>
              <w:sz w:val="24"/>
            </w:rPr>
          </w:rPrChange>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Pr="00653D38">
        <w:rPr>
          <w:rFonts w:asciiTheme="minorEastAsia" w:hAnsiTheme="minorEastAsia"/>
          <w:color w:val="000000" w:themeColor="text1"/>
          <w:sz w:val="24"/>
          <w:rPrChange w:id="7021" w:author="JY0225" w:date="2017-08-24T12:11:00Z">
            <w:rPr>
              <w:color w:val="000000" w:themeColor="text1"/>
              <w:sz w:val="24"/>
            </w:rPr>
          </w:rPrChange>
        </w:rPr>
        <w:t>2M</w:t>
      </w:r>
      <w:r w:rsidRPr="00653D38">
        <w:rPr>
          <w:rFonts w:asciiTheme="minorEastAsia" w:hAnsiTheme="minorEastAsia" w:hint="eastAsia"/>
          <w:color w:val="000000" w:themeColor="text1"/>
          <w:sz w:val="24"/>
          <w:rPrChange w:id="7022"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023" w:author="JY0225" w:date="2017-08-24T12:11:00Z">
            <w:rPr>
              <w:color w:val="000000" w:themeColor="text1"/>
              <w:sz w:val="24"/>
            </w:rPr>
          </w:rPrChange>
        </w:rPr>
        <w:t>4M</w:t>
      </w:r>
      <w:r w:rsidRPr="00653D38">
        <w:rPr>
          <w:rFonts w:asciiTheme="minorEastAsia" w:hAnsiTheme="minorEastAsia" w:hint="eastAsia"/>
          <w:color w:val="000000" w:themeColor="text1"/>
          <w:sz w:val="24"/>
          <w:rPrChange w:id="7024"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025" w:author="JY0225" w:date="2017-08-24T12:11:00Z">
            <w:rPr>
              <w:color w:val="000000" w:themeColor="text1"/>
              <w:sz w:val="24"/>
            </w:rPr>
          </w:rPrChange>
        </w:rPr>
        <w:t>8M</w:t>
      </w:r>
      <w:r w:rsidRPr="00653D38">
        <w:rPr>
          <w:rFonts w:asciiTheme="minorEastAsia" w:hAnsiTheme="minorEastAsia" w:hint="eastAsia"/>
          <w:color w:val="000000" w:themeColor="text1"/>
          <w:sz w:val="24"/>
          <w:rPrChange w:id="7026"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027" w:author="JY0225" w:date="2017-08-24T12:11:00Z">
            <w:rPr>
              <w:color w:val="000000" w:themeColor="text1"/>
              <w:sz w:val="24"/>
            </w:rPr>
          </w:rPrChange>
        </w:rPr>
        <w:t>50M</w:t>
      </w:r>
      <w:r w:rsidRPr="00653D38">
        <w:rPr>
          <w:rFonts w:asciiTheme="minorEastAsia" w:hAnsiTheme="minorEastAsia" w:hint="eastAsia"/>
          <w:color w:val="000000" w:themeColor="text1"/>
          <w:sz w:val="24"/>
          <w:rPrChange w:id="7028" w:author="JY0225" w:date="2017-08-24T12:11:00Z">
            <w:rPr>
              <w:rFonts w:hint="eastAsia"/>
              <w:color w:val="000000" w:themeColor="text1"/>
              <w:sz w:val="24"/>
            </w:rPr>
          </w:rPrChange>
        </w:rPr>
        <w:t>四个大小的文件对云备份服务平台、百度网盘、</w:t>
      </w:r>
      <w:r w:rsidRPr="00653D38">
        <w:rPr>
          <w:rFonts w:asciiTheme="minorEastAsia" w:hAnsiTheme="minorEastAsia"/>
          <w:color w:val="000000" w:themeColor="text1"/>
          <w:sz w:val="24"/>
          <w:rPrChange w:id="7029" w:author="JY0225" w:date="2017-08-24T12:11:00Z">
            <w:rPr>
              <w:color w:val="000000" w:themeColor="text1"/>
              <w:sz w:val="24"/>
            </w:rPr>
          </w:rPrChange>
        </w:rPr>
        <w:t>360</w:t>
      </w:r>
      <w:r w:rsidRPr="00653D38">
        <w:rPr>
          <w:rFonts w:asciiTheme="minorEastAsia" w:hAnsiTheme="minorEastAsia" w:hint="eastAsia"/>
          <w:color w:val="000000" w:themeColor="text1"/>
          <w:sz w:val="24"/>
          <w:rPrChange w:id="7030" w:author="JY0225" w:date="2017-08-24T12:11:00Z">
            <w:rPr>
              <w:rFonts w:hint="eastAsia"/>
              <w:color w:val="000000" w:themeColor="text1"/>
              <w:sz w:val="24"/>
            </w:rPr>
          </w:rPrChange>
        </w:rPr>
        <w:t>云盘的传输效率进行了测试，由于只能通过网络代理的方式访问</w:t>
      </w:r>
      <w:r w:rsidRPr="00653D38">
        <w:rPr>
          <w:rFonts w:asciiTheme="minorEastAsia" w:hAnsiTheme="minorEastAsia"/>
          <w:color w:val="000000" w:themeColor="text1"/>
          <w:sz w:val="24"/>
          <w:rPrChange w:id="7031"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7032" w:author="JY0225" w:date="2017-08-24T12:11:00Z">
            <w:rPr>
              <w:rFonts w:hint="eastAsia"/>
              <w:color w:val="000000" w:themeColor="text1"/>
              <w:sz w:val="24"/>
            </w:rPr>
          </w:rPrChange>
        </w:rPr>
        <w:t>和</w:t>
      </w:r>
      <w:r w:rsidRPr="00653D38">
        <w:rPr>
          <w:rFonts w:asciiTheme="minorEastAsia" w:hAnsiTheme="minorEastAsia"/>
          <w:color w:val="000000" w:themeColor="text1"/>
          <w:sz w:val="24"/>
          <w:rPrChange w:id="7033" w:author="JY0225" w:date="2017-08-24T12:11:00Z">
            <w:rPr>
              <w:color w:val="000000" w:themeColor="text1"/>
              <w:sz w:val="24"/>
            </w:rPr>
          </w:rPrChange>
        </w:rPr>
        <w:t>Google Drive</w:t>
      </w:r>
      <w:r w:rsidRPr="00653D38">
        <w:rPr>
          <w:rFonts w:asciiTheme="minorEastAsia" w:hAnsiTheme="minorEastAsia" w:hint="eastAsia"/>
          <w:color w:val="000000" w:themeColor="text1"/>
          <w:sz w:val="24"/>
          <w:rPrChange w:id="7034" w:author="JY0225" w:date="2017-08-24T12:11:00Z">
            <w:rPr>
              <w:rFonts w:hint="eastAsia"/>
              <w:color w:val="000000" w:themeColor="text1"/>
              <w:sz w:val="24"/>
            </w:rPr>
          </w:rPrChange>
        </w:rPr>
        <w:t>，而代理的网络状况较差，测试出的数据不具备参考性，因此没有展示其测试结果。图</w:t>
      </w:r>
      <w:r w:rsidRPr="00653D38">
        <w:rPr>
          <w:rFonts w:asciiTheme="minorEastAsia" w:hAnsiTheme="minorEastAsia"/>
          <w:color w:val="000000" w:themeColor="text1"/>
          <w:sz w:val="24"/>
          <w:rPrChange w:id="7035" w:author="JY0225" w:date="2017-08-24T12:11:00Z">
            <w:rPr>
              <w:color w:val="000000" w:themeColor="text1"/>
              <w:sz w:val="24"/>
            </w:rPr>
          </w:rPrChange>
        </w:rPr>
        <w:t>6-8</w:t>
      </w:r>
      <w:r w:rsidRPr="00653D38">
        <w:rPr>
          <w:rFonts w:asciiTheme="minorEastAsia" w:hAnsiTheme="minorEastAsia" w:hint="eastAsia"/>
          <w:color w:val="000000" w:themeColor="text1"/>
          <w:sz w:val="24"/>
          <w:rPrChange w:id="7036" w:author="JY0225" w:date="2017-08-24T12:11:00Z">
            <w:rPr>
              <w:rFonts w:hint="eastAsia"/>
              <w:color w:val="000000" w:themeColor="text1"/>
              <w:sz w:val="24"/>
            </w:rPr>
          </w:rPrChange>
        </w:rPr>
        <w:t>所示的是云备份系统与同类产品文件传输效率对比图。</w:t>
      </w:r>
    </w:p>
    <w:p w14:paraId="516F8234" w14:textId="7BF19D22" w:rsidR="00ED577E" w:rsidRPr="00653D38" w:rsidRDefault="00ED577E" w:rsidP="00F01E57">
      <w:pPr>
        <w:spacing w:line="400" w:lineRule="exact"/>
        <w:ind w:firstLine="420"/>
        <w:rPr>
          <w:rFonts w:asciiTheme="minorEastAsia" w:hAnsiTheme="minorEastAsia"/>
          <w:color w:val="000000" w:themeColor="text1"/>
          <w:sz w:val="24"/>
          <w:rPrChange w:id="7037" w:author="JY0225" w:date="2017-08-24T12:11:00Z">
            <w:rPr>
              <w:color w:val="000000" w:themeColor="text1"/>
              <w:sz w:val="24"/>
            </w:rPr>
          </w:rPrChange>
        </w:rPr>
      </w:pPr>
      <w:r w:rsidRPr="00653D38">
        <w:rPr>
          <w:rFonts w:asciiTheme="minorEastAsia" w:hAnsiTheme="minorEastAsia" w:hint="eastAsia"/>
          <w:color w:val="000000" w:themeColor="text1"/>
          <w:sz w:val="24"/>
          <w:rPrChange w:id="7038" w:author="JY0225" w:date="2017-08-24T12:11:00Z">
            <w:rPr>
              <w:rFonts w:hint="eastAsia"/>
              <w:color w:val="000000" w:themeColor="text1"/>
              <w:sz w:val="24"/>
            </w:rPr>
          </w:rPrChange>
        </w:rPr>
        <w:t>在系统的安全性上，优化后的系统对缓存在中间件的用户登录信息、会话信息进行了加密，使用的是与其他同类产品类似的加密方式，采取了</w:t>
      </w:r>
      <w:r w:rsidRPr="00653D38">
        <w:rPr>
          <w:rFonts w:asciiTheme="minorEastAsia" w:hAnsiTheme="minorEastAsia"/>
          <w:color w:val="000000" w:themeColor="text1"/>
          <w:sz w:val="24"/>
          <w:rPrChange w:id="7039" w:author="JY0225" w:date="2017-08-24T12:11:00Z">
            <w:rPr>
              <w:color w:val="000000" w:themeColor="text1"/>
              <w:sz w:val="24"/>
            </w:rPr>
          </w:rPrChange>
        </w:rPr>
        <w:t>128</w:t>
      </w:r>
      <w:r w:rsidRPr="00653D38">
        <w:rPr>
          <w:rFonts w:asciiTheme="minorEastAsia" w:hAnsiTheme="minorEastAsia" w:hint="eastAsia"/>
          <w:color w:val="000000" w:themeColor="text1"/>
          <w:sz w:val="24"/>
          <w:rPrChange w:id="7040" w:author="JY0225" w:date="2017-08-24T12:11:00Z">
            <w:rPr>
              <w:rFonts w:hint="eastAsia"/>
              <w:color w:val="000000" w:themeColor="text1"/>
              <w:sz w:val="24"/>
            </w:rPr>
          </w:rPrChange>
        </w:rPr>
        <w:t>位的</w:t>
      </w:r>
      <w:r w:rsidRPr="00653D38">
        <w:rPr>
          <w:rFonts w:asciiTheme="minorEastAsia" w:hAnsiTheme="minorEastAsia"/>
          <w:color w:val="000000" w:themeColor="text1"/>
          <w:sz w:val="24"/>
          <w:rPrChange w:id="7041" w:author="JY0225" w:date="2017-08-24T12:11:00Z">
            <w:rPr>
              <w:color w:val="000000" w:themeColor="text1"/>
              <w:sz w:val="24"/>
            </w:rPr>
          </w:rPrChange>
        </w:rPr>
        <w:t>AES</w:t>
      </w:r>
      <w:r w:rsidR="00F106A3" w:rsidRPr="00653D38">
        <w:rPr>
          <w:rFonts w:asciiTheme="minorEastAsia" w:hAnsiTheme="minorEastAsia" w:hint="eastAsia"/>
          <w:color w:val="000000" w:themeColor="text1"/>
          <w:sz w:val="24"/>
          <w:rPrChange w:id="7042" w:author="JY0225" w:date="2017-08-24T12:11:00Z">
            <w:rPr>
              <w:rFonts w:hint="eastAsia"/>
              <w:color w:val="000000" w:themeColor="text1"/>
              <w:sz w:val="24"/>
            </w:rPr>
          </w:rPrChange>
        </w:rPr>
        <w:t>加密算法，</w:t>
      </w:r>
      <w:r w:rsidR="006609DD" w:rsidRPr="00653D38">
        <w:rPr>
          <w:rFonts w:asciiTheme="minorEastAsia" w:hAnsiTheme="minorEastAsia" w:hint="eastAsia"/>
          <w:color w:val="000000" w:themeColor="text1"/>
          <w:sz w:val="24"/>
          <w:rPrChange w:id="7043" w:author="JY0225" w:date="2017-08-24T12:11:00Z">
            <w:rPr>
              <w:rFonts w:hint="eastAsia"/>
              <w:color w:val="000000" w:themeColor="text1"/>
              <w:sz w:val="24"/>
            </w:rPr>
          </w:rPrChange>
        </w:rPr>
        <w:t>相较于</w:t>
      </w:r>
      <w:r w:rsidR="006609DD" w:rsidRPr="00653D38">
        <w:rPr>
          <w:rFonts w:asciiTheme="minorEastAsia" w:hAnsiTheme="minorEastAsia"/>
          <w:color w:val="000000" w:themeColor="text1"/>
          <w:sz w:val="24"/>
          <w:rPrChange w:id="7044" w:author="JY0225" w:date="2017-08-24T12:11:00Z">
            <w:rPr>
              <w:color w:val="000000" w:themeColor="text1"/>
              <w:sz w:val="24"/>
            </w:rPr>
          </w:rPrChange>
        </w:rPr>
        <w:t>258</w:t>
      </w:r>
      <w:r w:rsidR="006609DD" w:rsidRPr="00653D38">
        <w:rPr>
          <w:rFonts w:asciiTheme="minorEastAsia" w:hAnsiTheme="minorEastAsia" w:hint="eastAsia"/>
          <w:color w:val="000000" w:themeColor="text1"/>
          <w:sz w:val="24"/>
          <w:rPrChange w:id="7045" w:author="JY0225" w:date="2017-08-24T12:11:00Z">
            <w:rPr>
              <w:rFonts w:hint="eastAsia"/>
              <w:color w:val="000000" w:themeColor="text1"/>
              <w:sz w:val="24"/>
            </w:rPr>
          </w:rPrChange>
        </w:rPr>
        <w:t>位的</w:t>
      </w:r>
      <w:r w:rsidR="006609DD" w:rsidRPr="00653D38">
        <w:rPr>
          <w:rFonts w:asciiTheme="minorEastAsia" w:hAnsiTheme="minorEastAsia"/>
          <w:color w:val="000000" w:themeColor="text1"/>
          <w:sz w:val="24"/>
          <w:rPrChange w:id="7046" w:author="JY0225" w:date="2017-08-24T12:11:00Z">
            <w:rPr>
              <w:color w:val="000000" w:themeColor="text1"/>
              <w:sz w:val="24"/>
            </w:rPr>
          </w:rPrChange>
        </w:rPr>
        <w:t>AES</w:t>
      </w:r>
      <w:r w:rsidR="006609DD" w:rsidRPr="00653D38">
        <w:rPr>
          <w:rFonts w:asciiTheme="minorEastAsia" w:hAnsiTheme="minorEastAsia" w:hint="eastAsia"/>
          <w:color w:val="000000" w:themeColor="text1"/>
          <w:sz w:val="24"/>
          <w:rPrChange w:id="7047" w:author="JY0225" w:date="2017-08-24T12:11:00Z">
            <w:rPr>
              <w:rFonts w:hint="eastAsia"/>
              <w:color w:val="000000" w:themeColor="text1"/>
              <w:sz w:val="24"/>
            </w:rPr>
          </w:rPrChange>
        </w:rPr>
        <w:t>加密算法，</w:t>
      </w:r>
      <w:r w:rsidR="006609DD" w:rsidRPr="00653D38">
        <w:rPr>
          <w:rFonts w:asciiTheme="minorEastAsia" w:hAnsiTheme="minorEastAsia"/>
          <w:color w:val="000000" w:themeColor="text1"/>
          <w:sz w:val="24"/>
          <w:rPrChange w:id="7048" w:author="JY0225" w:date="2017-08-24T12:11:00Z">
            <w:rPr>
              <w:color w:val="000000" w:themeColor="text1"/>
              <w:sz w:val="24"/>
            </w:rPr>
          </w:rPrChange>
        </w:rPr>
        <w:t>128</w:t>
      </w:r>
      <w:r w:rsidR="006609DD" w:rsidRPr="00653D38">
        <w:rPr>
          <w:rFonts w:asciiTheme="minorEastAsia" w:hAnsiTheme="minorEastAsia" w:hint="eastAsia"/>
          <w:color w:val="000000" w:themeColor="text1"/>
          <w:sz w:val="24"/>
          <w:rPrChange w:id="7049" w:author="JY0225" w:date="2017-08-24T12:11:00Z">
            <w:rPr>
              <w:rFonts w:hint="eastAsia"/>
              <w:color w:val="000000" w:themeColor="text1"/>
              <w:sz w:val="24"/>
            </w:rPr>
          </w:rPrChange>
        </w:rPr>
        <w:t>位的加密算法能够节省大约40%</w:t>
      </w:r>
      <w:r w:rsidR="006609DD" w:rsidRPr="00653D38">
        <w:rPr>
          <w:rFonts w:asciiTheme="minorEastAsia" w:hAnsiTheme="minorEastAsia" w:hint="eastAsia"/>
          <w:color w:val="000000" w:themeColor="text1"/>
          <w:sz w:val="24"/>
          <w:rPrChange w:id="7050" w:author="JY0225" w:date="2017-08-24T12:11:00Z">
            <w:rPr>
              <w:rFonts w:hint="eastAsia"/>
              <w:color w:val="000000" w:themeColor="text1"/>
              <w:sz w:val="24"/>
            </w:rPr>
          </w:rPrChange>
        </w:rPr>
        <w:lastRenderedPageBreak/>
        <w:t>的加密时间，同时</w:t>
      </w:r>
      <w:r w:rsidR="008812B1" w:rsidRPr="00653D38">
        <w:rPr>
          <w:rFonts w:asciiTheme="minorEastAsia" w:hAnsiTheme="minorEastAsia" w:hint="eastAsia"/>
          <w:color w:val="000000" w:themeColor="text1"/>
          <w:sz w:val="24"/>
          <w:rPrChange w:id="7051" w:author="JY0225" w:date="2017-08-24T12:11:00Z">
            <w:rPr>
              <w:rFonts w:hint="eastAsia"/>
              <w:color w:val="000000" w:themeColor="text1"/>
              <w:sz w:val="24"/>
            </w:rPr>
          </w:rPrChange>
        </w:rPr>
        <w:t>能够保证数据的安全性，因为它足够复杂无法被暴力破解。</w:t>
      </w:r>
    </w:p>
    <w:p w14:paraId="7F262659" w14:textId="07EEBDBF" w:rsidR="00CC37CF" w:rsidRPr="00653D38" w:rsidRDefault="00CC37CF" w:rsidP="00CC37CF">
      <w:pPr>
        <w:spacing w:line="400" w:lineRule="exact"/>
        <w:jc w:val="center"/>
        <w:rPr>
          <w:rFonts w:asciiTheme="minorEastAsia" w:hAnsiTheme="minorEastAsia"/>
          <w:rPrChange w:id="7052" w:author="JY0225" w:date="2017-08-24T12:11:00Z">
            <w:rPr/>
          </w:rPrChange>
        </w:rPr>
      </w:pPr>
      <w:r w:rsidRPr="00653D38">
        <w:rPr>
          <w:rFonts w:asciiTheme="minorEastAsia" w:hAnsiTheme="minorEastAsia" w:hint="eastAsia"/>
          <w:color w:val="000000" w:themeColor="text1"/>
          <w:sz w:val="24"/>
          <w:rPrChange w:id="7053" w:author="JY0225" w:date="2017-08-24T12:11:00Z">
            <w:rPr>
              <w:rFonts w:hint="eastAsia"/>
              <w:color w:val="000000" w:themeColor="text1"/>
              <w:sz w:val="24"/>
            </w:rPr>
          </w:rPrChange>
        </w:rPr>
        <w:t>表</w:t>
      </w:r>
      <w:r w:rsidRPr="00653D38">
        <w:rPr>
          <w:rFonts w:asciiTheme="minorEastAsia" w:hAnsiTheme="minorEastAsia"/>
          <w:color w:val="000000" w:themeColor="text1"/>
          <w:sz w:val="24"/>
          <w:rPrChange w:id="7054" w:author="JY0225" w:date="2017-08-24T12:11:00Z">
            <w:rPr>
              <w:color w:val="000000" w:themeColor="text1"/>
              <w:sz w:val="24"/>
            </w:rPr>
          </w:rPrChange>
        </w:rPr>
        <w:t xml:space="preserve">6-8 </w:t>
      </w:r>
      <w:r w:rsidRPr="00653D38">
        <w:rPr>
          <w:rFonts w:asciiTheme="minorEastAsia" w:hAnsiTheme="minorEastAsia" w:hint="eastAsia"/>
          <w:color w:val="000000" w:themeColor="text1"/>
          <w:sz w:val="24"/>
          <w:rPrChange w:id="7055" w:author="JY0225" w:date="2017-08-24T12:11:00Z">
            <w:rPr>
              <w:rFonts w:hint="eastAsia"/>
              <w:color w:val="000000" w:themeColor="text1"/>
              <w:sz w:val="24"/>
            </w:rPr>
          </w:rPrChange>
        </w:rPr>
        <w:t>同类产品去重分析表</w:t>
      </w:r>
    </w:p>
    <w:tbl>
      <w:tblPr>
        <w:tblStyle w:val="aa"/>
        <w:tblW w:w="0" w:type="auto"/>
        <w:tblLook w:val="04A0" w:firstRow="1" w:lastRow="0" w:firstColumn="1" w:lastColumn="0" w:noHBand="0" w:noVBand="1"/>
      </w:tblPr>
      <w:tblGrid>
        <w:gridCol w:w="1555"/>
        <w:gridCol w:w="1701"/>
        <w:gridCol w:w="1275"/>
        <w:gridCol w:w="1134"/>
        <w:gridCol w:w="1134"/>
        <w:gridCol w:w="1503"/>
      </w:tblGrid>
      <w:tr w:rsidR="00CC37CF" w14:paraId="0BD92D1E" w14:textId="77777777" w:rsidTr="00856A51">
        <w:tc>
          <w:tcPr>
            <w:tcW w:w="1555" w:type="dxa"/>
          </w:tcPr>
          <w:p w14:paraId="66E2D521" w14:textId="77777777" w:rsidR="00CC37CF" w:rsidRPr="008A7B58" w:rsidRDefault="00CC37CF" w:rsidP="00856A51">
            <w:pPr>
              <w:spacing w:line="400" w:lineRule="exact"/>
              <w:rPr>
                <w:color w:val="000000" w:themeColor="text1"/>
                <w:szCs w:val="21"/>
              </w:rPr>
            </w:pPr>
          </w:p>
        </w:tc>
        <w:tc>
          <w:tcPr>
            <w:tcW w:w="1701" w:type="dxa"/>
          </w:tcPr>
          <w:p w14:paraId="271745C8"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云备份服务器</w:t>
            </w:r>
          </w:p>
        </w:tc>
        <w:tc>
          <w:tcPr>
            <w:tcW w:w="1275" w:type="dxa"/>
          </w:tcPr>
          <w:p w14:paraId="42DCC79F"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百度网盘</w:t>
            </w:r>
          </w:p>
        </w:tc>
        <w:tc>
          <w:tcPr>
            <w:tcW w:w="1134" w:type="dxa"/>
          </w:tcPr>
          <w:p w14:paraId="2AE300EB"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360</w:t>
            </w:r>
            <w:r w:rsidRPr="008A7B58">
              <w:rPr>
                <w:rFonts w:hint="eastAsia"/>
                <w:color w:val="000000" w:themeColor="text1"/>
                <w:szCs w:val="21"/>
              </w:rPr>
              <w:t>云盘</w:t>
            </w:r>
          </w:p>
        </w:tc>
        <w:tc>
          <w:tcPr>
            <w:tcW w:w="1134" w:type="dxa"/>
          </w:tcPr>
          <w:p w14:paraId="61A70F4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D</w:t>
            </w:r>
            <w:r w:rsidRPr="008A7B58">
              <w:rPr>
                <w:color w:val="000000" w:themeColor="text1"/>
                <w:szCs w:val="21"/>
              </w:rPr>
              <w:t>ropbox</w:t>
            </w:r>
          </w:p>
        </w:tc>
        <w:tc>
          <w:tcPr>
            <w:tcW w:w="1503" w:type="dxa"/>
          </w:tcPr>
          <w:p w14:paraId="610159A6"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Google Drive</w:t>
            </w:r>
          </w:p>
        </w:tc>
      </w:tr>
      <w:tr w:rsidR="00CC37CF" w14:paraId="166EC76D" w14:textId="77777777" w:rsidTr="00856A51">
        <w:tc>
          <w:tcPr>
            <w:tcW w:w="1555" w:type="dxa"/>
          </w:tcPr>
          <w:p w14:paraId="25A49C6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服务器去重</w:t>
            </w:r>
          </w:p>
        </w:tc>
        <w:tc>
          <w:tcPr>
            <w:tcW w:w="1701" w:type="dxa"/>
          </w:tcPr>
          <w:p w14:paraId="37103631"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3FBC06F"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6C12128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0C5CB0D7"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503" w:type="dxa"/>
          </w:tcPr>
          <w:p w14:paraId="5AF8D0CA" w14:textId="77777777" w:rsidR="00CC37CF" w:rsidRPr="008A7B58" w:rsidRDefault="00CC37CF" w:rsidP="00856A51">
            <w:pPr>
              <w:spacing w:line="400" w:lineRule="exact"/>
              <w:jc w:val="center"/>
              <w:rPr>
                <w:color w:val="000000" w:themeColor="text1"/>
                <w:szCs w:val="21"/>
              </w:rPr>
            </w:pPr>
          </w:p>
        </w:tc>
      </w:tr>
      <w:tr w:rsidR="00CC37CF" w14:paraId="4D178E5B" w14:textId="77777777" w:rsidTr="00856A51">
        <w:tc>
          <w:tcPr>
            <w:tcW w:w="1555" w:type="dxa"/>
          </w:tcPr>
          <w:p w14:paraId="32E5659C"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本地缓存</w:t>
            </w:r>
          </w:p>
        </w:tc>
        <w:tc>
          <w:tcPr>
            <w:tcW w:w="1701" w:type="dxa"/>
          </w:tcPr>
          <w:p w14:paraId="2577D05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07F6136" w14:textId="77777777" w:rsidR="00CC37CF" w:rsidRPr="008A7B58" w:rsidRDefault="00CC37CF" w:rsidP="00856A51">
            <w:pPr>
              <w:spacing w:line="400" w:lineRule="exact"/>
              <w:jc w:val="center"/>
              <w:rPr>
                <w:color w:val="000000" w:themeColor="text1"/>
                <w:szCs w:val="21"/>
              </w:rPr>
            </w:pPr>
          </w:p>
        </w:tc>
        <w:tc>
          <w:tcPr>
            <w:tcW w:w="1134" w:type="dxa"/>
          </w:tcPr>
          <w:p w14:paraId="31C1076B" w14:textId="77777777" w:rsidR="00CC37CF" w:rsidRPr="008A7B58" w:rsidRDefault="00CC37CF" w:rsidP="00856A51">
            <w:pPr>
              <w:spacing w:line="400" w:lineRule="exact"/>
              <w:jc w:val="center"/>
              <w:rPr>
                <w:color w:val="000000" w:themeColor="text1"/>
                <w:szCs w:val="21"/>
              </w:rPr>
            </w:pPr>
          </w:p>
        </w:tc>
        <w:tc>
          <w:tcPr>
            <w:tcW w:w="1134" w:type="dxa"/>
          </w:tcPr>
          <w:p w14:paraId="5546738E" w14:textId="77777777" w:rsidR="00CC37CF" w:rsidRPr="008A7B58" w:rsidRDefault="00CC37CF" w:rsidP="00856A51">
            <w:pPr>
              <w:spacing w:line="400" w:lineRule="exact"/>
              <w:jc w:val="center"/>
              <w:rPr>
                <w:color w:val="000000" w:themeColor="text1"/>
                <w:szCs w:val="21"/>
              </w:rPr>
            </w:pPr>
          </w:p>
        </w:tc>
        <w:tc>
          <w:tcPr>
            <w:tcW w:w="1503" w:type="dxa"/>
          </w:tcPr>
          <w:p w14:paraId="0ACBF235" w14:textId="77777777" w:rsidR="00CC37CF" w:rsidRPr="008A7B58" w:rsidRDefault="00CC37CF" w:rsidP="00856A51">
            <w:pPr>
              <w:spacing w:line="400" w:lineRule="exact"/>
              <w:jc w:val="center"/>
              <w:rPr>
                <w:color w:val="000000" w:themeColor="text1"/>
                <w:szCs w:val="21"/>
              </w:rPr>
            </w:pPr>
          </w:p>
        </w:tc>
      </w:tr>
    </w:tbl>
    <w:p w14:paraId="60A4182C" w14:textId="08621DED" w:rsidR="00A15916" w:rsidRPr="00653D38" w:rsidRDefault="00D8350A" w:rsidP="008B03C9">
      <w:pPr>
        <w:spacing w:line="400" w:lineRule="exact"/>
        <w:ind w:firstLine="420"/>
        <w:rPr>
          <w:rFonts w:asciiTheme="minorEastAsia" w:hAnsiTheme="minorEastAsia"/>
          <w:color w:val="000000" w:themeColor="text1"/>
          <w:sz w:val="24"/>
          <w:rPrChange w:id="7056" w:author="JY0225" w:date="2017-08-24T12:11:00Z">
            <w:rPr>
              <w:color w:val="000000" w:themeColor="text1"/>
              <w:sz w:val="24"/>
            </w:rPr>
          </w:rPrChange>
        </w:rPr>
      </w:pPr>
      <w:r w:rsidRPr="00653D38">
        <w:rPr>
          <w:rFonts w:asciiTheme="minorEastAsia" w:hAnsiTheme="minorEastAsia" w:hint="eastAsia"/>
          <w:color w:val="000000" w:themeColor="text1"/>
          <w:sz w:val="24"/>
          <w:rPrChange w:id="7057" w:author="JY0225" w:date="2017-08-24T12:11:00Z">
            <w:rPr>
              <w:rFonts w:hint="eastAsia"/>
              <w:color w:val="000000" w:themeColor="text1"/>
              <w:sz w:val="24"/>
            </w:rPr>
          </w:rPrChange>
        </w:rPr>
        <w:t>在数据去重方面，如表</w:t>
      </w:r>
      <w:r w:rsidRPr="00653D38">
        <w:rPr>
          <w:rFonts w:asciiTheme="minorEastAsia" w:hAnsiTheme="minorEastAsia"/>
          <w:color w:val="000000" w:themeColor="text1"/>
          <w:sz w:val="24"/>
          <w:rPrChange w:id="7058" w:author="JY0225" w:date="2017-08-24T12:11:00Z">
            <w:rPr>
              <w:color w:val="000000" w:themeColor="text1"/>
              <w:sz w:val="24"/>
            </w:rPr>
          </w:rPrChange>
        </w:rPr>
        <w:t>6-8</w:t>
      </w:r>
      <w:r w:rsidRPr="00653D38">
        <w:rPr>
          <w:rFonts w:asciiTheme="minorEastAsia" w:hAnsiTheme="minorEastAsia" w:hint="eastAsia"/>
          <w:color w:val="000000" w:themeColor="text1"/>
          <w:sz w:val="24"/>
          <w:rPrChange w:id="7059" w:author="JY0225" w:date="2017-08-24T12:11:00Z">
            <w:rPr>
              <w:rFonts w:hint="eastAsia"/>
              <w:color w:val="000000" w:themeColor="text1"/>
              <w:sz w:val="24"/>
            </w:rPr>
          </w:rPrChange>
        </w:rPr>
        <w:t>所示，百度网盘和</w:t>
      </w:r>
      <w:r w:rsidRPr="00653D38">
        <w:rPr>
          <w:rFonts w:asciiTheme="minorEastAsia" w:hAnsiTheme="minorEastAsia"/>
          <w:color w:val="000000" w:themeColor="text1"/>
          <w:sz w:val="24"/>
          <w:rPrChange w:id="7060" w:author="JY0225" w:date="2017-08-24T12:11:00Z">
            <w:rPr>
              <w:color w:val="000000" w:themeColor="text1"/>
              <w:sz w:val="24"/>
            </w:rPr>
          </w:rPrChange>
        </w:rPr>
        <w:t>360</w:t>
      </w:r>
      <w:r w:rsidRPr="00653D38">
        <w:rPr>
          <w:rFonts w:asciiTheme="minorEastAsia" w:hAnsiTheme="minorEastAsia" w:hint="eastAsia"/>
          <w:color w:val="000000" w:themeColor="text1"/>
          <w:sz w:val="24"/>
          <w:rPrChange w:id="7061" w:author="JY0225" w:date="2017-08-24T12:11:00Z">
            <w:rPr>
              <w:rFonts w:hint="eastAsia"/>
              <w:color w:val="000000" w:themeColor="text1"/>
              <w:sz w:val="24"/>
            </w:rPr>
          </w:rPrChange>
        </w:rPr>
        <w:t>云盘都采取了全局去重的方式，</w:t>
      </w:r>
      <w:r w:rsidRPr="00653D38">
        <w:rPr>
          <w:rFonts w:asciiTheme="minorEastAsia" w:hAnsiTheme="minorEastAsia"/>
          <w:color w:val="000000" w:themeColor="text1"/>
          <w:sz w:val="24"/>
          <w:rPrChange w:id="7062"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7063" w:author="JY0225" w:date="2017-08-24T12:11:00Z">
            <w:rPr>
              <w:rFonts w:hint="eastAsia"/>
              <w:color w:val="000000" w:themeColor="text1"/>
              <w:sz w:val="24"/>
            </w:rPr>
          </w:rPrChange>
        </w:rPr>
        <w:t>使用了单一用户去重，而</w:t>
      </w:r>
      <w:r w:rsidRPr="00653D38">
        <w:rPr>
          <w:rFonts w:asciiTheme="minorEastAsia" w:hAnsiTheme="minorEastAsia"/>
          <w:color w:val="000000" w:themeColor="text1"/>
          <w:sz w:val="24"/>
          <w:rPrChange w:id="7064" w:author="JY0225" w:date="2017-08-24T12:11:00Z">
            <w:rPr>
              <w:color w:val="000000" w:themeColor="text1"/>
              <w:sz w:val="24"/>
            </w:rPr>
          </w:rPrChange>
        </w:rPr>
        <w:t>Google Drive</w:t>
      </w:r>
      <w:r w:rsidRPr="00653D38">
        <w:rPr>
          <w:rFonts w:asciiTheme="minorEastAsia" w:hAnsiTheme="minorEastAsia" w:hint="eastAsia"/>
          <w:color w:val="000000" w:themeColor="text1"/>
          <w:sz w:val="24"/>
          <w:rPrChange w:id="7065" w:author="JY0225" w:date="2017-08-24T12:11:00Z">
            <w:rPr>
              <w:rFonts w:hint="eastAsia"/>
              <w:color w:val="000000" w:themeColor="text1"/>
              <w:sz w:val="24"/>
            </w:rPr>
          </w:rPrChange>
        </w:rPr>
        <w:t>未进行系统去重处理。优化后的中间件借鉴了</w:t>
      </w:r>
      <w:r w:rsidRPr="00653D38">
        <w:rPr>
          <w:rFonts w:asciiTheme="minorEastAsia" w:hAnsiTheme="minorEastAsia"/>
          <w:color w:val="000000" w:themeColor="text1"/>
          <w:sz w:val="24"/>
          <w:rPrChange w:id="7066"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7067" w:author="JY0225" w:date="2017-08-24T12:11:00Z">
            <w:rPr>
              <w:rFonts w:hint="eastAsia"/>
              <w:color w:val="000000" w:themeColor="text1"/>
              <w:sz w:val="24"/>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Pr="00653D38">
        <w:rPr>
          <w:rFonts w:asciiTheme="minorEastAsia" w:hAnsiTheme="minorEastAsia"/>
          <w:color w:val="000000" w:themeColor="text1"/>
          <w:sz w:val="24"/>
          <w:rPrChange w:id="7068" w:author="JY0225" w:date="2017-08-24T12:11:00Z">
            <w:rPr>
              <w:color w:val="000000" w:themeColor="text1"/>
              <w:sz w:val="24"/>
            </w:rPr>
          </w:rPrChange>
        </w:rPr>
        <w:t>360</w:t>
      </w:r>
      <w:r w:rsidRPr="00653D38">
        <w:rPr>
          <w:rFonts w:asciiTheme="minorEastAsia" w:hAnsiTheme="minorEastAsia" w:hint="eastAsia"/>
          <w:color w:val="000000" w:themeColor="text1"/>
          <w:sz w:val="24"/>
          <w:rPrChange w:id="7069" w:author="JY0225" w:date="2017-08-24T12:11:00Z">
            <w:rPr>
              <w:rFonts w:hint="eastAsia"/>
              <w:color w:val="000000" w:themeColor="text1"/>
              <w:sz w:val="24"/>
            </w:rPr>
          </w:rPrChange>
        </w:rPr>
        <w:t>云盘已经</w:t>
      </w:r>
      <w:r w:rsidRPr="00653D38">
        <w:rPr>
          <w:rFonts w:asciiTheme="minorEastAsia" w:hAnsiTheme="minorEastAsia"/>
          <w:color w:val="000000" w:themeColor="text1"/>
          <w:sz w:val="24"/>
          <w:rPrChange w:id="7070"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7071" w:author="JY0225" w:date="2017-08-24T12:11:00Z">
            <w:rPr>
              <w:rFonts w:hint="eastAsia"/>
              <w:color w:val="000000" w:themeColor="text1"/>
              <w:sz w:val="24"/>
            </w:rPr>
          </w:rPrChange>
        </w:rPr>
        <w:t>和</w:t>
      </w:r>
      <w:r w:rsidRPr="00653D38">
        <w:rPr>
          <w:rFonts w:asciiTheme="minorEastAsia" w:hAnsiTheme="minorEastAsia"/>
          <w:color w:val="000000" w:themeColor="text1"/>
          <w:sz w:val="24"/>
          <w:rPrChange w:id="7072" w:author="JY0225" w:date="2017-08-24T12:11:00Z">
            <w:rPr>
              <w:color w:val="000000" w:themeColor="text1"/>
              <w:sz w:val="24"/>
            </w:rPr>
          </w:rPrChange>
        </w:rPr>
        <w:t>Google Drive</w:t>
      </w:r>
      <w:r w:rsidRPr="00653D38">
        <w:rPr>
          <w:rFonts w:asciiTheme="minorEastAsia" w:hAnsiTheme="minorEastAsia" w:hint="eastAsia"/>
          <w:color w:val="000000" w:themeColor="text1"/>
          <w:sz w:val="24"/>
          <w:rPrChange w:id="7073" w:author="JY0225" w:date="2017-08-24T12:11:00Z">
            <w:rPr>
              <w:rFonts w:hint="eastAsia"/>
              <w:color w:val="000000" w:themeColor="text1"/>
              <w:sz w:val="24"/>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690660C7" w14:textId="673F69A8" w:rsidR="00785449" w:rsidRPr="00653D38" w:rsidRDefault="005116A7" w:rsidP="005116A7">
      <w:pPr>
        <w:spacing w:line="400" w:lineRule="exact"/>
        <w:ind w:firstLine="420"/>
        <w:rPr>
          <w:rFonts w:asciiTheme="minorEastAsia" w:hAnsiTheme="minorEastAsia"/>
          <w:color w:val="000000" w:themeColor="text1"/>
          <w:sz w:val="24"/>
          <w:rPrChange w:id="7074" w:author="JY0225" w:date="2017-08-24T12:11:00Z">
            <w:rPr>
              <w:color w:val="000000" w:themeColor="text1"/>
              <w:sz w:val="24"/>
            </w:rPr>
          </w:rPrChange>
        </w:rPr>
      </w:pPr>
      <w:r w:rsidRPr="00653D38">
        <w:rPr>
          <w:rFonts w:asciiTheme="minorEastAsia" w:hAnsiTheme="minorEastAsia" w:hint="eastAsia"/>
          <w:color w:val="000000" w:themeColor="text1"/>
          <w:sz w:val="24"/>
          <w:rPrChange w:id="7075" w:author="JY0225" w:date="2017-08-24T12:11:00Z">
            <w:rPr>
              <w:rFonts w:hint="eastAsia"/>
              <w:color w:val="000000" w:themeColor="text1"/>
              <w:sz w:val="24"/>
            </w:rPr>
          </w:rPrChange>
        </w:rPr>
        <w:t>优化后的中间件系统支持大文件的断点续传功能，当遇到网络故障的时候，会在网络恢复正常后，</w:t>
      </w:r>
      <w:r w:rsidR="00AD01E6" w:rsidRPr="00653D38">
        <w:rPr>
          <w:rFonts w:asciiTheme="minorEastAsia" w:hAnsiTheme="minorEastAsia" w:hint="eastAsia"/>
          <w:color w:val="000000" w:themeColor="text1"/>
          <w:sz w:val="24"/>
          <w:rPrChange w:id="7076" w:author="JY0225" w:date="2017-08-24T12:11:00Z">
            <w:rPr>
              <w:rFonts w:hint="eastAsia"/>
              <w:color w:val="000000" w:themeColor="text1"/>
              <w:sz w:val="24"/>
            </w:rPr>
          </w:rPrChange>
        </w:rPr>
        <w:t>根据断点信息</w:t>
      </w:r>
      <w:r w:rsidRPr="00653D38">
        <w:rPr>
          <w:rFonts w:asciiTheme="minorEastAsia" w:hAnsiTheme="minorEastAsia" w:hint="eastAsia"/>
          <w:color w:val="000000" w:themeColor="text1"/>
          <w:sz w:val="24"/>
          <w:rPrChange w:id="7077" w:author="JY0225" w:date="2017-08-24T12:11:00Z">
            <w:rPr>
              <w:rFonts w:hint="eastAsia"/>
              <w:color w:val="000000" w:themeColor="text1"/>
              <w:sz w:val="24"/>
            </w:rPr>
          </w:rPrChange>
        </w:rPr>
        <w:t>续传，</w:t>
      </w:r>
      <w:r w:rsidR="00BF762B" w:rsidRPr="00653D38">
        <w:rPr>
          <w:rFonts w:asciiTheme="minorEastAsia" w:hAnsiTheme="minorEastAsia" w:hint="eastAsia"/>
          <w:color w:val="000000" w:themeColor="text1"/>
          <w:sz w:val="24"/>
          <w:rPrChange w:id="7078" w:author="JY0225" w:date="2017-08-24T12:11:00Z">
            <w:rPr>
              <w:rFonts w:hint="eastAsia"/>
              <w:color w:val="000000" w:themeColor="text1"/>
              <w:sz w:val="24"/>
            </w:rPr>
          </w:rPrChange>
        </w:rPr>
        <w:t>以上</w:t>
      </w:r>
      <w:r w:rsidRPr="00653D38">
        <w:rPr>
          <w:rFonts w:asciiTheme="minorEastAsia" w:hAnsiTheme="minorEastAsia" w:hint="eastAsia"/>
          <w:color w:val="000000" w:themeColor="text1"/>
          <w:sz w:val="24"/>
          <w:rPrChange w:id="7079" w:author="JY0225" w:date="2017-08-24T12:11:00Z">
            <w:rPr>
              <w:rFonts w:hint="eastAsia"/>
              <w:color w:val="000000" w:themeColor="text1"/>
              <w:sz w:val="24"/>
            </w:rPr>
          </w:rPrChange>
        </w:rPr>
        <w:t>云备份平台都支持此项功能。</w:t>
      </w:r>
    </w:p>
    <w:p w14:paraId="31C70AFA" w14:textId="096783CB" w:rsidR="00D7532A" w:rsidRPr="00653D38" w:rsidRDefault="00D7532A" w:rsidP="00D7532A">
      <w:pPr>
        <w:spacing w:line="400" w:lineRule="exact"/>
        <w:jc w:val="center"/>
        <w:rPr>
          <w:rFonts w:asciiTheme="minorEastAsia" w:hAnsiTheme="minorEastAsia"/>
          <w:rPrChange w:id="7080" w:author="JY0225" w:date="2017-08-24T12:11:00Z">
            <w:rPr/>
          </w:rPrChange>
        </w:rPr>
      </w:pPr>
      <w:r w:rsidRPr="00653D38">
        <w:rPr>
          <w:rFonts w:asciiTheme="minorEastAsia" w:hAnsiTheme="minorEastAsia" w:hint="eastAsia"/>
          <w:color w:val="000000" w:themeColor="text1"/>
          <w:sz w:val="24"/>
          <w:rPrChange w:id="7081" w:author="JY0225" w:date="2017-08-24T12:11:00Z">
            <w:rPr>
              <w:rFonts w:hint="eastAsia"/>
              <w:color w:val="000000" w:themeColor="text1"/>
              <w:sz w:val="24"/>
            </w:rPr>
          </w:rPrChange>
        </w:rPr>
        <w:t>表</w:t>
      </w:r>
      <w:r w:rsidR="00852E47" w:rsidRPr="00653D38">
        <w:rPr>
          <w:rFonts w:asciiTheme="minorEastAsia" w:hAnsiTheme="minorEastAsia"/>
          <w:color w:val="000000" w:themeColor="text1"/>
          <w:sz w:val="24"/>
          <w:rPrChange w:id="7082" w:author="JY0225" w:date="2017-08-24T12:11:00Z">
            <w:rPr>
              <w:color w:val="000000" w:themeColor="text1"/>
              <w:sz w:val="24"/>
            </w:rPr>
          </w:rPrChange>
        </w:rPr>
        <w:t>6-9</w:t>
      </w:r>
      <w:r w:rsidRPr="00653D38">
        <w:rPr>
          <w:rFonts w:asciiTheme="minorEastAsia" w:hAnsiTheme="minorEastAsia"/>
          <w:color w:val="000000" w:themeColor="text1"/>
          <w:sz w:val="24"/>
          <w:rPrChange w:id="7083" w:author="JY0225" w:date="2017-08-24T12:11:00Z">
            <w:rPr>
              <w:color w:val="000000" w:themeColor="text1"/>
              <w:sz w:val="24"/>
            </w:rPr>
          </w:rPrChange>
        </w:rPr>
        <w:t xml:space="preserve"> </w:t>
      </w:r>
      <w:r w:rsidRPr="00653D38">
        <w:rPr>
          <w:rFonts w:asciiTheme="minorEastAsia" w:hAnsiTheme="minorEastAsia" w:hint="eastAsia"/>
          <w:color w:val="000000" w:themeColor="text1"/>
          <w:sz w:val="24"/>
          <w:rPrChange w:id="7084" w:author="JY0225" w:date="2017-08-24T12:11:00Z">
            <w:rPr>
              <w:rFonts w:hint="eastAsia"/>
              <w:color w:val="000000" w:themeColor="text1"/>
              <w:sz w:val="24"/>
            </w:rPr>
          </w:rPrChange>
        </w:rPr>
        <w:t>同类产品</w:t>
      </w:r>
      <w:r w:rsidR="00834EEE" w:rsidRPr="00653D38">
        <w:rPr>
          <w:rFonts w:asciiTheme="minorEastAsia" w:hAnsiTheme="minorEastAsia" w:hint="eastAsia"/>
          <w:color w:val="000000" w:themeColor="text1"/>
          <w:sz w:val="24"/>
          <w:rPrChange w:id="7085" w:author="JY0225" w:date="2017-08-24T12:11:00Z">
            <w:rPr>
              <w:rFonts w:hint="eastAsia"/>
              <w:color w:val="000000" w:themeColor="text1"/>
              <w:sz w:val="24"/>
            </w:rPr>
          </w:rPrChange>
        </w:rPr>
        <w:t>支持客户端类型</w:t>
      </w:r>
      <w:r w:rsidRPr="00653D38">
        <w:rPr>
          <w:rFonts w:asciiTheme="minorEastAsia" w:hAnsiTheme="minorEastAsia" w:hint="eastAsia"/>
          <w:color w:val="000000" w:themeColor="text1"/>
          <w:sz w:val="24"/>
          <w:rPrChange w:id="7086" w:author="JY0225" w:date="2017-08-24T12:11:00Z">
            <w:rPr>
              <w:rFonts w:hint="eastAsia"/>
              <w:color w:val="000000" w:themeColor="text1"/>
              <w:sz w:val="24"/>
            </w:rPr>
          </w:rPrChange>
        </w:rPr>
        <w:t>表</w:t>
      </w:r>
    </w:p>
    <w:tbl>
      <w:tblPr>
        <w:tblStyle w:val="aa"/>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14:paraId="7BE8595D" w14:textId="18587CC1" w:rsidTr="00FD46CC">
        <w:trPr>
          <w:jc w:val="center"/>
        </w:trPr>
        <w:tc>
          <w:tcPr>
            <w:tcW w:w="1525" w:type="dxa"/>
          </w:tcPr>
          <w:p w14:paraId="6FA21CD1" w14:textId="77777777" w:rsidR="000E0EC6" w:rsidRPr="00FD46CC" w:rsidRDefault="000E0EC6" w:rsidP="00856A51">
            <w:pPr>
              <w:spacing w:line="400" w:lineRule="exact"/>
              <w:rPr>
                <w:color w:val="000000" w:themeColor="text1"/>
                <w:szCs w:val="21"/>
              </w:rPr>
            </w:pPr>
          </w:p>
        </w:tc>
        <w:tc>
          <w:tcPr>
            <w:tcW w:w="1080" w:type="dxa"/>
          </w:tcPr>
          <w:p w14:paraId="3938675A" w14:textId="3A4C3ABC"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Windows</w:t>
            </w:r>
          </w:p>
        </w:tc>
        <w:tc>
          <w:tcPr>
            <w:tcW w:w="792" w:type="dxa"/>
          </w:tcPr>
          <w:p w14:paraId="43E1B10D" w14:textId="2281AC6E" w:rsidR="000E0EC6" w:rsidRPr="00FD46CC" w:rsidRDefault="000E0EC6" w:rsidP="000E0EC6">
            <w:pPr>
              <w:spacing w:line="400" w:lineRule="exact"/>
              <w:jc w:val="center"/>
              <w:rPr>
                <w:color w:val="000000" w:themeColor="text1"/>
                <w:szCs w:val="21"/>
              </w:rPr>
            </w:pPr>
            <w:r w:rsidRPr="00FD46CC">
              <w:rPr>
                <w:color w:val="000000" w:themeColor="text1"/>
                <w:szCs w:val="21"/>
              </w:rPr>
              <w:t>iOS</w:t>
            </w:r>
          </w:p>
        </w:tc>
        <w:tc>
          <w:tcPr>
            <w:tcW w:w="709" w:type="dxa"/>
          </w:tcPr>
          <w:p w14:paraId="445212E5" w14:textId="309118A0"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Linux</w:t>
            </w:r>
          </w:p>
        </w:tc>
        <w:tc>
          <w:tcPr>
            <w:tcW w:w="992" w:type="dxa"/>
          </w:tcPr>
          <w:p w14:paraId="1BABA67F" w14:textId="5F675073" w:rsidR="000E0EC6" w:rsidRPr="00FD46CC" w:rsidRDefault="000E0EC6" w:rsidP="000E0EC6">
            <w:pPr>
              <w:spacing w:line="400" w:lineRule="exact"/>
              <w:jc w:val="center"/>
              <w:rPr>
                <w:color w:val="000000" w:themeColor="text1"/>
                <w:szCs w:val="21"/>
              </w:rPr>
            </w:pPr>
            <w:r w:rsidRPr="00FD46CC">
              <w:rPr>
                <w:color w:val="000000" w:themeColor="text1"/>
                <w:szCs w:val="21"/>
              </w:rPr>
              <w:t>Android</w:t>
            </w:r>
          </w:p>
        </w:tc>
        <w:tc>
          <w:tcPr>
            <w:tcW w:w="709" w:type="dxa"/>
          </w:tcPr>
          <w:p w14:paraId="231F1EAB" w14:textId="5BAF2082" w:rsidR="000E0EC6" w:rsidRPr="00FD46CC" w:rsidRDefault="000E0EC6" w:rsidP="000E0EC6">
            <w:pPr>
              <w:spacing w:line="400" w:lineRule="exact"/>
              <w:jc w:val="center"/>
              <w:rPr>
                <w:color w:val="000000" w:themeColor="text1"/>
                <w:szCs w:val="21"/>
              </w:rPr>
            </w:pPr>
            <w:r w:rsidRPr="00FD46CC">
              <w:rPr>
                <w:color w:val="000000" w:themeColor="text1"/>
                <w:szCs w:val="21"/>
              </w:rPr>
              <w:t>Web</w:t>
            </w:r>
          </w:p>
        </w:tc>
        <w:tc>
          <w:tcPr>
            <w:tcW w:w="992" w:type="dxa"/>
          </w:tcPr>
          <w:p w14:paraId="2C111262" w14:textId="058AA6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Java SDK</w:t>
            </w:r>
          </w:p>
        </w:tc>
        <w:tc>
          <w:tcPr>
            <w:tcW w:w="1163" w:type="dxa"/>
          </w:tcPr>
          <w:p w14:paraId="15B6BD80" w14:textId="59E561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Extension</w:t>
            </w:r>
          </w:p>
        </w:tc>
      </w:tr>
      <w:tr w:rsidR="000E681F" w14:paraId="5E060B2A" w14:textId="1E90929F" w:rsidTr="00FD46CC">
        <w:trPr>
          <w:jc w:val="center"/>
        </w:trPr>
        <w:tc>
          <w:tcPr>
            <w:tcW w:w="1525" w:type="dxa"/>
          </w:tcPr>
          <w:p w14:paraId="1BB93D6C" w14:textId="2C25A40C" w:rsidR="000E0EC6" w:rsidRPr="00FD46CC" w:rsidRDefault="000E681F" w:rsidP="00856A51">
            <w:pPr>
              <w:spacing w:line="400" w:lineRule="exact"/>
              <w:rPr>
                <w:color w:val="000000" w:themeColor="text1"/>
                <w:szCs w:val="21"/>
              </w:rPr>
            </w:pPr>
            <w:r w:rsidRPr="00FD46CC">
              <w:rPr>
                <w:rFonts w:hint="eastAsia"/>
                <w:color w:val="000000" w:themeColor="text1"/>
                <w:szCs w:val="21"/>
              </w:rPr>
              <w:t>云备份服务器</w:t>
            </w:r>
          </w:p>
        </w:tc>
        <w:tc>
          <w:tcPr>
            <w:tcW w:w="1080" w:type="dxa"/>
          </w:tcPr>
          <w:p w14:paraId="2C761CCC" w14:textId="6E61F2A2" w:rsidR="000E0EC6" w:rsidRPr="00FD46CC" w:rsidRDefault="000E0EC6" w:rsidP="00856A51">
            <w:pPr>
              <w:spacing w:line="400" w:lineRule="exact"/>
              <w:jc w:val="center"/>
              <w:rPr>
                <w:color w:val="000000" w:themeColor="text1"/>
                <w:szCs w:val="21"/>
              </w:rPr>
            </w:pPr>
          </w:p>
        </w:tc>
        <w:tc>
          <w:tcPr>
            <w:tcW w:w="792" w:type="dxa"/>
          </w:tcPr>
          <w:p w14:paraId="4A3B794D" w14:textId="79F8B774" w:rsidR="000E0EC6" w:rsidRPr="00FD46CC" w:rsidRDefault="000E0EC6" w:rsidP="00856A51">
            <w:pPr>
              <w:spacing w:line="400" w:lineRule="exact"/>
              <w:jc w:val="center"/>
              <w:rPr>
                <w:color w:val="000000" w:themeColor="text1"/>
                <w:szCs w:val="21"/>
              </w:rPr>
            </w:pPr>
          </w:p>
        </w:tc>
        <w:tc>
          <w:tcPr>
            <w:tcW w:w="709" w:type="dxa"/>
          </w:tcPr>
          <w:p w14:paraId="66A96BD7" w14:textId="1CA459D1" w:rsidR="000E0EC6" w:rsidRPr="00FD46CC" w:rsidRDefault="00851844"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C9B1464" w14:textId="15153A57" w:rsidR="000E0EC6" w:rsidRPr="00FD46CC" w:rsidRDefault="000E0EC6" w:rsidP="00856A51">
            <w:pPr>
              <w:spacing w:line="400" w:lineRule="exact"/>
              <w:jc w:val="center"/>
              <w:rPr>
                <w:color w:val="000000" w:themeColor="text1"/>
                <w:szCs w:val="21"/>
              </w:rPr>
            </w:pPr>
          </w:p>
        </w:tc>
        <w:tc>
          <w:tcPr>
            <w:tcW w:w="709" w:type="dxa"/>
          </w:tcPr>
          <w:p w14:paraId="3469E86A" w14:textId="77777777" w:rsidR="000E0EC6" w:rsidRPr="00FD46CC" w:rsidRDefault="000E0EC6" w:rsidP="00856A51">
            <w:pPr>
              <w:spacing w:line="400" w:lineRule="exact"/>
              <w:jc w:val="center"/>
              <w:rPr>
                <w:color w:val="000000" w:themeColor="text1"/>
                <w:szCs w:val="21"/>
              </w:rPr>
            </w:pPr>
          </w:p>
        </w:tc>
        <w:tc>
          <w:tcPr>
            <w:tcW w:w="992" w:type="dxa"/>
          </w:tcPr>
          <w:p w14:paraId="2712622E" w14:textId="52FC5DE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2B559D4D" w14:textId="2F9786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r>
      <w:tr w:rsidR="000E681F" w14:paraId="07D877B6" w14:textId="0E806E04" w:rsidTr="00FD46CC">
        <w:trPr>
          <w:jc w:val="center"/>
        </w:trPr>
        <w:tc>
          <w:tcPr>
            <w:tcW w:w="1525" w:type="dxa"/>
          </w:tcPr>
          <w:p w14:paraId="28E7303D" w14:textId="6E18FAB5" w:rsidR="000E0EC6" w:rsidRPr="00FD46CC" w:rsidRDefault="000E681F" w:rsidP="00856A51">
            <w:pPr>
              <w:spacing w:line="400" w:lineRule="exact"/>
              <w:rPr>
                <w:color w:val="000000" w:themeColor="text1"/>
                <w:szCs w:val="21"/>
              </w:rPr>
            </w:pPr>
            <w:r w:rsidRPr="00FD46CC">
              <w:rPr>
                <w:rFonts w:hint="eastAsia"/>
                <w:color w:val="000000" w:themeColor="text1"/>
                <w:szCs w:val="21"/>
              </w:rPr>
              <w:t>百度网盘</w:t>
            </w:r>
          </w:p>
        </w:tc>
        <w:tc>
          <w:tcPr>
            <w:tcW w:w="1080" w:type="dxa"/>
          </w:tcPr>
          <w:p w14:paraId="48324FCE" w14:textId="77777777" w:rsidR="000E0EC6" w:rsidRPr="00FD46CC" w:rsidRDefault="000E0EC6"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4D2C5BCA" w14:textId="6B4C06C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9CA38F0" w14:textId="0C59675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F71FE3" w14:textId="60601862"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2C8F12FE" w14:textId="4954BE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AA4928" w14:textId="62770F50"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7009372A" w14:textId="77777777" w:rsidR="000E0EC6" w:rsidRPr="00FD46CC" w:rsidRDefault="000E0EC6" w:rsidP="00856A51">
            <w:pPr>
              <w:spacing w:line="400" w:lineRule="exact"/>
              <w:jc w:val="center"/>
              <w:rPr>
                <w:color w:val="000000" w:themeColor="text1"/>
                <w:szCs w:val="21"/>
              </w:rPr>
            </w:pPr>
          </w:p>
        </w:tc>
      </w:tr>
      <w:tr w:rsidR="000E681F" w14:paraId="7E8A2B9A" w14:textId="77777777" w:rsidTr="00FD46CC">
        <w:trPr>
          <w:jc w:val="center"/>
        </w:trPr>
        <w:tc>
          <w:tcPr>
            <w:tcW w:w="1525" w:type="dxa"/>
          </w:tcPr>
          <w:p w14:paraId="78A4CA40" w14:textId="2EE44D87" w:rsidR="000E681F" w:rsidRPr="00FD46CC" w:rsidRDefault="000E681F" w:rsidP="00856A51">
            <w:pPr>
              <w:spacing w:line="400" w:lineRule="exact"/>
              <w:rPr>
                <w:color w:val="000000" w:themeColor="text1"/>
                <w:szCs w:val="21"/>
              </w:rPr>
            </w:pPr>
            <w:r w:rsidRPr="00FD46CC">
              <w:rPr>
                <w:rFonts w:hint="eastAsia"/>
                <w:color w:val="000000" w:themeColor="text1"/>
                <w:szCs w:val="21"/>
              </w:rPr>
              <w:t>360</w:t>
            </w:r>
            <w:r w:rsidRPr="00FD46CC">
              <w:rPr>
                <w:rFonts w:hint="eastAsia"/>
                <w:color w:val="000000" w:themeColor="text1"/>
                <w:szCs w:val="21"/>
              </w:rPr>
              <w:t>云盘</w:t>
            </w:r>
          </w:p>
        </w:tc>
        <w:tc>
          <w:tcPr>
            <w:tcW w:w="1080" w:type="dxa"/>
          </w:tcPr>
          <w:p w14:paraId="64EFE359" w14:textId="02AF30BF"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61F1AEF6" w14:textId="00E706E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0FD20736" w14:textId="32DE3E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76B4F0E" w14:textId="324FDFC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AC4748C" w14:textId="210E4257"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B7FBFF" w14:textId="0CC5282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64B3702" w14:textId="77777777" w:rsidR="000E681F" w:rsidRPr="00FD46CC" w:rsidRDefault="000E681F" w:rsidP="00856A51">
            <w:pPr>
              <w:spacing w:line="400" w:lineRule="exact"/>
              <w:jc w:val="center"/>
              <w:rPr>
                <w:color w:val="000000" w:themeColor="text1"/>
                <w:szCs w:val="21"/>
              </w:rPr>
            </w:pPr>
          </w:p>
        </w:tc>
      </w:tr>
      <w:tr w:rsidR="000E681F" w14:paraId="3AA41755" w14:textId="77777777" w:rsidTr="00FD46CC">
        <w:trPr>
          <w:jc w:val="center"/>
        </w:trPr>
        <w:tc>
          <w:tcPr>
            <w:tcW w:w="1525" w:type="dxa"/>
          </w:tcPr>
          <w:p w14:paraId="5E71D5FE" w14:textId="7382AB3C" w:rsidR="000E681F" w:rsidRPr="00FD46CC" w:rsidRDefault="000E681F" w:rsidP="00856A51">
            <w:pPr>
              <w:spacing w:line="400" w:lineRule="exact"/>
              <w:rPr>
                <w:color w:val="000000" w:themeColor="text1"/>
                <w:szCs w:val="21"/>
              </w:rPr>
            </w:pPr>
            <w:r w:rsidRPr="00FD46CC">
              <w:rPr>
                <w:rFonts w:hint="eastAsia"/>
                <w:color w:val="000000" w:themeColor="text1"/>
                <w:szCs w:val="21"/>
              </w:rPr>
              <w:t>Dropbox</w:t>
            </w:r>
          </w:p>
        </w:tc>
        <w:tc>
          <w:tcPr>
            <w:tcW w:w="1080" w:type="dxa"/>
          </w:tcPr>
          <w:p w14:paraId="502B62F0" w14:textId="4FC279E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2B7F8015" w14:textId="0DE417EC"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556178E0" w14:textId="63FF3201"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766FBA6" w14:textId="6DD945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64D0D3B6" w14:textId="24514736"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56E71A" w14:textId="5BD8678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2EC9F32" w14:textId="77777777" w:rsidR="000E681F" w:rsidRPr="00FD46CC" w:rsidRDefault="000E681F" w:rsidP="00856A51">
            <w:pPr>
              <w:spacing w:line="400" w:lineRule="exact"/>
              <w:jc w:val="center"/>
              <w:rPr>
                <w:color w:val="000000" w:themeColor="text1"/>
                <w:szCs w:val="21"/>
              </w:rPr>
            </w:pPr>
          </w:p>
        </w:tc>
      </w:tr>
      <w:tr w:rsidR="000E681F" w14:paraId="6C33F008" w14:textId="77777777" w:rsidTr="00FD46CC">
        <w:trPr>
          <w:jc w:val="center"/>
        </w:trPr>
        <w:tc>
          <w:tcPr>
            <w:tcW w:w="1525" w:type="dxa"/>
          </w:tcPr>
          <w:p w14:paraId="3A7887FA" w14:textId="7AB54CD6" w:rsidR="000E681F" w:rsidRPr="00FD46CC" w:rsidRDefault="000E681F" w:rsidP="00856A51">
            <w:pPr>
              <w:spacing w:line="400" w:lineRule="exact"/>
              <w:rPr>
                <w:color w:val="000000" w:themeColor="text1"/>
                <w:szCs w:val="21"/>
              </w:rPr>
            </w:pPr>
            <w:r w:rsidRPr="00FD46CC">
              <w:rPr>
                <w:rFonts w:hint="eastAsia"/>
                <w:color w:val="000000" w:themeColor="text1"/>
                <w:szCs w:val="21"/>
              </w:rPr>
              <w:t>Google Drive</w:t>
            </w:r>
          </w:p>
        </w:tc>
        <w:tc>
          <w:tcPr>
            <w:tcW w:w="1080" w:type="dxa"/>
          </w:tcPr>
          <w:p w14:paraId="3D054E3F" w14:textId="04F1CE5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0F97AB38" w14:textId="202C4F3D"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48903F23" w14:textId="6E866A9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D2F99B" w14:textId="05977A70"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18BE8B9F" w14:textId="7CDFA97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FF2435" w14:textId="53DDEF5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71CF01A" w14:textId="77777777" w:rsidR="000E681F" w:rsidRPr="00FD46CC" w:rsidRDefault="000E681F" w:rsidP="00856A51">
            <w:pPr>
              <w:spacing w:line="400" w:lineRule="exact"/>
              <w:jc w:val="center"/>
              <w:rPr>
                <w:color w:val="000000" w:themeColor="text1"/>
                <w:szCs w:val="21"/>
              </w:rPr>
            </w:pPr>
          </w:p>
        </w:tc>
      </w:tr>
    </w:tbl>
    <w:p w14:paraId="2F84D654" w14:textId="448D41FB" w:rsidR="00AE638A" w:rsidRPr="00653D38" w:rsidDel="00EB7C9A" w:rsidRDefault="00937BE2" w:rsidP="00A17D76">
      <w:pPr>
        <w:spacing w:line="400" w:lineRule="exact"/>
        <w:ind w:firstLine="420"/>
        <w:rPr>
          <w:del w:id="7087" w:author="JY0225" w:date="2017-08-24T10:55:00Z"/>
          <w:rFonts w:asciiTheme="minorEastAsia" w:hAnsiTheme="minorEastAsia"/>
          <w:color w:val="000000" w:themeColor="text1"/>
          <w:sz w:val="24"/>
          <w:rPrChange w:id="7088" w:author="JY0225" w:date="2017-08-24T12:11:00Z">
            <w:rPr>
              <w:del w:id="7089" w:author="JY0225" w:date="2017-08-24T10:55:00Z"/>
              <w:color w:val="000000" w:themeColor="text1"/>
              <w:sz w:val="24"/>
            </w:rPr>
          </w:rPrChange>
        </w:rPr>
      </w:pPr>
      <w:r w:rsidRPr="00653D38">
        <w:rPr>
          <w:rFonts w:asciiTheme="minorEastAsia" w:hAnsiTheme="minorEastAsia" w:hint="eastAsia"/>
          <w:color w:val="000000" w:themeColor="text1"/>
          <w:sz w:val="24"/>
          <w:rPrChange w:id="7090" w:author="JY0225" w:date="2017-08-24T12:11:00Z">
            <w:rPr>
              <w:rFonts w:hint="eastAsia"/>
              <w:color w:val="000000" w:themeColor="text1"/>
              <w:sz w:val="24"/>
            </w:rPr>
          </w:rPrChange>
        </w:rPr>
        <w:t>在平台的可扩展性上</w:t>
      </w:r>
      <w:r w:rsidR="00852E47" w:rsidRPr="00653D38">
        <w:rPr>
          <w:rFonts w:asciiTheme="minorEastAsia" w:hAnsiTheme="minorEastAsia" w:hint="eastAsia"/>
          <w:color w:val="000000" w:themeColor="text1"/>
          <w:sz w:val="24"/>
          <w:rPrChange w:id="7091" w:author="JY0225" w:date="2017-08-24T12:11:00Z">
            <w:rPr>
              <w:rFonts w:hint="eastAsia"/>
              <w:color w:val="000000" w:themeColor="text1"/>
              <w:sz w:val="24"/>
            </w:rPr>
          </w:rPrChange>
        </w:rPr>
        <w:t>如表</w:t>
      </w:r>
      <w:r w:rsidR="00D602AD" w:rsidRPr="00653D38">
        <w:rPr>
          <w:rFonts w:asciiTheme="minorEastAsia" w:hAnsiTheme="minorEastAsia"/>
          <w:color w:val="000000" w:themeColor="text1"/>
          <w:sz w:val="24"/>
          <w:rPrChange w:id="7092" w:author="JY0225" w:date="2017-08-24T12:11:00Z">
            <w:rPr>
              <w:color w:val="000000" w:themeColor="text1"/>
              <w:sz w:val="24"/>
            </w:rPr>
          </w:rPrChange>
        </w:rPr>
        <w:t>6-9</w:t>
      </w:r>
      <w:r w:rsidR="00D602AD" w:rsidRPr="00653D38">
        <w:rPr>
          <w:rFonts w:asciiTheme="minorEastAsia" w:hAnsiTheme="minorEastAsia" w:hint="eastAsia"/>
          <w:color w:val="000000" w:themeColor="text1"/>
          <w:sz w:val="24"/>
          <w:rPrChange w:id="7093" w:author="JY0225" w:date="2017-08-24T12:11:00Z">
            <w:rPr>
              <w:rFonts w:hint="eastAsia"/>
              <w:color w:val="000000" w:themeColor="text1"/>
              <w:sz w:val="24"/>
            </w:rPr>
          </w:rPrChange>
        </w:rPr>
        <w:t>所示</w:t>
      </w:r>
      <w:r w:rsidRPr="00653D38">
        <w:rPr>
          <w:rFonts w:asciiTheme="minorEastAsia" w:hAnsiTheme="minorEastAsia" w:hint="eastAsia"/>
          <w:color w:val="000000" w:themeColor="text1"/>
          <w:sz w:val="24"/>
          <w:rPrChange w:id="7094" w:author="JY0225" w:date="2017-08-24T12:11:00Z">
            <w:rPr>
              <w:rFonts w:hint="eastAsia"/>
              <w:color w:val="000000" w:themeColor="text1"/>
              <w:sz w:val="24"/>
            </w:rPr>
          </w:rPrChange>
        </w:rPr>
        <w:t>，其他同类产品大多支持主流的</w:t>
      </w:r>
      <w:r w:rsidR="00FD46CC" w:rsidRPr="00653D38">
        <w:rPr>
          <w:rFonts w:asciiTheme="minorEastAsia" w:hAnsiTheme="minorEastAsia" w:hint="eastAsia"/>
          <w:color w:val="000000" w:themeColor="text1"/>
          <w:sz w:val="24"/>
          <w:rPrChange w:id="7095" w:author="JY0225" w:date="2017-08-24T12:11:00Z">
            <w:rPr>
              <w:rFonts w:hint="eastAsia"/>
              <w:color w:val="000000" w:themeColor="text1"/>
              <w:sz w:val="24"/>
            </w:rPr>
          </w:rPrChange>
        </w:rPr>
        <w:t>操作系统和平台</w:t>
      </w:r>
      <w:r w:rsidRPr="00653D38">
        <w:rPr>
          <w:rFonts w:asciiTheme="minorEastAsia" w:hAnsiTheme="minorEastAsia" w:hint="eastAsia"/>
          <w:color w:val="000000" w:themeColor="text1"/>
          <w:sz w:val="24"/>
          <w:rPrChange w:id="7096" w:author="JY0225" w:date="2017-08-24T12:11:00Z">
            <w:rPr>
              <w:rFonts w:hint="eastAsia"/>
              <w:color w:val="000000" w:themeColor="text1"/>
              <w:sz w:val="24"/>
            </w:rPr>
          </w:rPrChange>
        </w:rPr>
        <w:t>，如</w:t>
      </w:r>
      <w:r w:rsidRPr="00653D38">
        <w:rPr>
          <w:rFonts w:asciiTheme="minorEastAsia" w:hAnsiTheme="minorEastAsia"/>
          <w:color w:val="000000" w:themeColor="text1"/>
          <w:sz w:val="24"/>
          <w:rPrChange w:id="7097" w:author="JY0225" w:date="2017-08-24T12:11:00Z">
            <w:rPr>
              <w:color w:val="000000" w:themeColor="text1"/>
              <w:sz w:val="24"/>
            </w:rPr>
          </w:rPrChange>
        </w:rPr>
        <w:t>Windows</w:t>
      </w:r>
      <w:r w:rsidRPr="00653D38">
        <w:rPr>
          <w:rFonts w:asciiTheme="minorEastAsia" w:hAnsiTheme="minorEastAsia" w:hint="eastAsia"/>
          <w:color w:val="000000" w:themeColor="text1"/>
          <w:sz w:val="24"/>
          <w:rPrChange w:id="7098"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099" w:author="JY0225" w:date="2017-08-24T12:11:00Z">
            <w:rPr>
              <w:color w:val="000000" w:themeColor="text1"/>
              <w:sz w:val="24"/>
            </w:rPr>
          </w:rPrChange>
        </w:rPr>
        <w:t>iOS</w:t>
      </w:r>
      <w:r w:rsidRPr="00653D38">
        <w:rPr>
          <w:rFonts w:asciiTheme="minorEastAsia" w:hAnsiTheme="minorEastAsia" w:hint="eastAsia"/>
          <w:color w:val="000000" w:themeColor="text1"/>
          <w:sz w:val="24"/>
          <w:rPrChange w:id="7100"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101" w:author="JY0225" w:date="2017-08-24T12:11:00Z">
            <w:rPr>
              <w:color w:val="000000" w:themeColor="text1"/>
              <w:sz w:val="24"/>
            </w:rPr>
          </w:rPrChange>
        </w:rPr>
        <w:t>Linux</w:t>
      </w:r>
      <w:r w:rsidRPr="00653D38">
        <w:rPr>
          <w:rFonts w:asciiTheme="minorEastAsia" w:hAnsiTheme="minorEastAsia" w:hint="eastAsia"/>
          <w:color w:val="000000" w:themeColor="text1"/>
          <w:sz w:val="24"/>
          <w:rPrChange w:id="7102"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103" w:author="JY0225" w:date="2017-08-24T12:11:00Z">
            <w:rPr>
              <w:color w:val="000000" w:themeColor="text1"/>
              <w:sz w:val="24"/>
            </w:rPr>
          </w:rPrChange>
        </w:rPr>
        <w:t>Android</w:t>
      </w:r>
      <w:r w:rsidRPr="00653D38">
        <w:rPr>
          <w:rFonts w:asciiTheme="minorEastAsia" w:hAnsiTheme="minorEastAsia" w:hint="eastAsia"/>
          <w:color w:val="000000" w:themeColor="text1"/>
          <w:sz w:val="24"/>
          <w:rPrChange w:id="7104"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105" w:author="JY0225" w:date="2017-08-24T12:11:00Z">
            <w:rPr>
              <w:color w:val="000000" w:themeColor="text1"/>
              <w:sz w:val="24"/>
            </w:rPr>
          </w:rPrChange>
        </w:rPr>
        <w:t>Web</w:t>
      </w:r>
      <w:r w:rsidRPr="00653D38">
        <w:rPr>
          <w:rFonts w:asciiTheme="minorEastAsia" w:hAnsiTheme="minorEastAsia" w:hint="eastAsia"/>
          <w:color w:val="000000" w:themeColor="text1"/>
          <w:sz w:val="24"/>
          <w:rPrChange w:id="7106" w:author="JY0225" w:date="2017-08-24T12:11:00Z">
            <w:rPr>
              <w:rFonts w:hint="eastAsia"/>
              <w:color w:val="000000" w:themeColor="text1"/>
              <w:sz w:val="24"/>
            </w:rPr>
          </w:rPrChange>
        </w:rPr>
        <w:t>等。为适应当前平台多元化的格局，本文开发了两款云备份客户端，分别是</w:t>
      </w:r>
      <w:r w:rsidRPr="00653D38">
        <w:rPr>
          <w:rFonts w:asciiTheme="minorEastAsia" w:hAnsiTheme="minorEastAsia"/>
          <w:color w:val="000000" w:themeColor="text1"/>
          <w:sz w:val="24"/>
          <w:rPrChange w:id="7107" w:author="JY0225" w:date="2017-08-24T12:11:00Z">
            <w:rPr>
              <w:color w:val="000000" w:themeColor="text1"/>
              <w:sz w:val="24"/>
            </w:rPr>
          </w:rPrChange>
        </w:rPr>
        <w:t>Java SDK</w:t>
      </w:r>
      <w:r w:rsidRPr="00653D38">
        <w:rPr>
          <w:rFonts w:asciiTheme="minorEastAsia" w:hAnsiTheme="minorEastAsia" w:hint="eastAsia"/>
          <w:color w:val="000000" w:themeColor="text1"/>
          <w:sz w:val="24"/>
          <w:rPrChange w:id="7108" w:author="JY0225" w:date="2017-08-24T12:11:00Z">
            <w:rPr>
              <w:rFonts w:hint="eastAsia"/>
              <w:color w:val="000000" w:themeColor="text1"/>
              <w:sz w:val="24"/>
            </w:rPr>
          </w:rPrChange>
        </w:rPr>
        <w:t>和</w:t>
      </w:r>
      <w:r w:rsidRPr="00653D38">
        <w:rPr>
          <w:rFonts w:asciiTheme="minorEastAsia" w:hAnsiTheme="minorEastAsia"/>
          <w:color w:val="000000" w:themeColor="text1"/>
          <w:sz w:val="24"/>
          <w:rPrChange w:id="7109" w:author="JY0225" w:date="2017-08-24T12:11:00Z">
            <w:rPr>
              <w:color w:val="000000" w:themeColor="text1"/>
              <w:sz w:val="24"/>
            </w:rPr>
          </w:rPrChange>
        </w:rPr>
        <w:t>Firefox</w:t>
      </w:r>
      <w:r w:rsidRPr="00653D38">
        <w:rPr>
          <w:rFonts w:asciiTheme="minorEastAsia" w:hAnsiTheme="minorEastAsia" w:hint="eastAsia"/>
          <w:color w:val="000000" w:themeColor="text1"/>
          <w:sz w:val="24"/>
          <w:rPrChange w:id="7110" w:author="JY0225" w:date="2017-08-24T12:11:00Z">
            <w:rPr>
              <w:rFonts w:hint="eastAsia"/>
              <w:color w:val="000000" w:themeColor="text1"/>
              <w:sz w:val="24"/>
            </w:rPr>
          </w:rPrChange>
        </w:rPr>
        <w:t>扩展工具</w:t>
      </w:r>
      <w:r w:rsidR="006266BD" w:rsidRPr="00653D38">
        <w:rPr>
          <w:rFonts w:asciiTheme="minorEastAsia" w:hAnsiTheme="minorEastAsia" w:hint="eastAsia"/>
          <w:color w:val="000000" w:themeColor="text1"/>
          <w:sz w:val="24"/>
          <w:rPrChange w:id="7111"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7112" w:author="JY0225" w:date="2017-08-24T12:11:00Z">
            <w:rPr>
              <w:color w:val="000000" w:themeColor="text1"/>
              <w:sz w:val="24"/>
            </w:rPr>
          </w:rPrChange>
        </w:rPr>
        <w:t>Java SDK</w:t>
      </w:r>
      <w:r w:rsidRPr="00653D38">
        <w:rPr>
          <w:rFonts w:asciiTheme="minorEastAsia" w:hAnsiTheme="minorEastAsia" w:hint="eastAsia"/>
          <w:color w:val="000000" w:themeColor="text1"/>
          <w:sz w:val="24"/>
          <w:rPrChange w:id="7113" w:author="JY0225" w:date="2017-08-24T12:11:00Z">
            <w:rPr>
              <w:rFonts w:hint="eastAsia"/>
              <w:color w:val="000000" w:themeColor="text1"/>
              <w:sz w:val="24"/>
            </w:rPr>
          </w:rPrChange>
        </w:rPr>
        <w:t>可用于与</w:t>
      </w:r>
      <w:r w:rsidRPr="00653D38">
        <w:rPr>
          <w:rFonts w:asciiTheme="minorEastAsia" w:hAnsiTheme="minorEastAsia"/>
          <w:color w:val="000000" w:themeColor="text1"/>
          <w:sz w:val="24"/>
          <w:rPrChange w:id="7114" w:author="JY0225" w:date="2017-08-24T12:11:00Z">
            <w:rPr>
              <w:color w:val="000000" w:themeColor="text1"/>
              <w:sz w:val="24"/>
            </w:rPr>
          </w:rPrChange>
        </w:rPr>
        <w:t>Java</w:t>
      </w:r>
      <w:r w:rsidRPr="00653D38">
        <w:rPr>
          <w:rFonts w:asciiTheme="minorEastAsia" w:hAnsiTheme="minorEastAsia" w:hint="eastAsia"/>
          <w:color w:val="000000" w:themeColor="text1"/>
          <w:sz w:val="24"/>
          <w:rPrChange w:id="7115" w:author="JY0225" w:date="2017-08-24T12:11:00Z">
            <w:rPr>
              <w:rFonts w:hint="eastAsia"/>
              <w:color w:val="000000" w:themeColor="text1"/>
              <w:sz w:val="24"/>
            </w:rPr>
          </w:rPrChange>
        </w:rPr>
        <w:t>相关的应用，如</w:t>
      </w:r>
      <w:r w:rsidRPr="00653D38">
        <w:rPr>
          <w:rFonts w:asciiTheme="minorEastAsia" w:hAnsiTheme="minorEastAsia"/>
          <w:color w:val="000000" w:themeColor="text1"/>
          <w:sz w:val="24"/>
          <w:rPrChange w:id="7116" w:author="JY0225" w:date="2017-08-24T12:11:00Z">
            <w:rPr>
              <w:color w:val="000000" w:themeColor="text1"/>
              <w:sz w:val="24"/>
            </w:rPr>
          </w:rPrChange>
        </w:rPr>
        <w:t>Web</w:t>
      </w:r>
      <w:r w:rsidRPr="00653D38">
        <w:rPr>
          <w:rFonts w:asciiTheme="minorEastAsia" w:hAnsiTheme="minorEastAsia" w:hint="eastAsia"/>
          <w:color w:val="000000" w:themeColor="text1"/>
          <w:sz w:val="24"/>
          <w:rPrChange w:id="7117" w:author="JY0225" w:date="2017-08-24T12:11:00Z">
            <w:rPr>
              <w:rFonts w:hint="eastAsia"/>
              <w:color w:val="000000" w:themeColor="text1"/>
              <w:sz w:val="24"/>
            </w:rPr>
          </w:rPrChange>
        </w:rPr>
        <w:t>开发和</w:t>
      </w:r>
      <w:r w:rsidRPr="00653D38">
        <w:rPr>
          <w:rFonts w:asciiTheme="minorEastAsia" w:hAnsiTheme="minorEastAsia"/>
          <w:color w:val="000000" w:themeColor="text1"/>
          <w:sz w:val="24"/>
          <w:rPrChange w:id="7118" w:author="JY0225" w:date="2017-08-24T12:11:00Z">
            <w:rPr>
              <w:color w:val="000000" w:themeColor="text1"/>
              <w:sz w:val="24"/>
            </w:rPr>
          </w:rPrChange>
        </w:rPr>
        <w:t>Android</w:t>
      </w:r>
      <w:r w:rsidRPr="00653D38">
        <w:rPr>
          <w:rFonts w:asciiTheme="minorEastAsia" w:hAnsiTheme="minorEastAsia" w:hint="eastAsia"/>
          <w:color w:val="000000" w:themeColor="text1"/>
          <w:sz w:val="24"/>
          <w:rPrChange w:id="7119" w:author="JY0225" w:date="2017-08-24T12:11:00Z">
            <w:rPr>
              <w:rFonts w:hint="eastAsia"/>
              <w:color w:val="000000" w:themeColor="text1"/>
              <w:sz w:val="24"/>
            </w:rPr>
          </w:rPrChange>
        </w:rPr>
        <w:t>开发。</w:t>
      </w:r>
      <w:r w:rsidRPr="00653D38">
        <w:rPr>
          <w:rFonts w:asciiTheme="minorEastAsia" w:hAnsiTheme="minorEastAsia"/>
          <w:color w:val="000000" w:themeColor="text1"/>
          <w:sz w:val="24"/>
          <w:rPrChange w:id="7120" w:author="JY0225" w:date="2017-08-24T12:11:00Z">
            <w:rPr>
              <w:color w:val="000000" w:themeColor="text1"/>
              <w:sz w:val="24"/>
            </w:rPr>
          </w:rPrChange>
        </w:rPr>
        <w:t>Firefox</w:t>
      </w:r>
      <w:r w:rsidR="00C3143A" w:rsidRPr="00653D38">
        <w:rPr>
          <w:rFonts w:asciiTheme="minorEastAsia" w:hAnsiTheme="minorEastAsia" w:hint="eastAsia"/>
          <w:color w:val="000000" w:themeColor="text1"/>
          <w:sz w:val="24"/>
          <w:rPrChange w:id="7121" w:author="JY0225" w:date="2017-08-24T12:11:00Z">
            <w:rPr>
              <w:rFonts w:hint="eastAsia"/>
              <w:color w:val="000000" w:themeColor="text1"/>
              <w:sz w:val="24"/>
            </w:rPr>
          </w:rPrChange>
        </w:rPr>
        <w:t>扩展工具相较于</w:t>
      </w:r>
      <w:r w:rsidRPr="00653D38">
        <w:rPr>
          <w:rFonts w:asciiTheme="minorEastAsia" w:hAnsiTheme="minorEastAsia" w:hint="eastAsia"/>
          <w:color w:val="000000" w:themeColor="text1"/>
          <w:sz w:val="24"/>
          <w:rPrChange w:id="7122" w:author="JY0225" w:date="2017-08-24T12:11:00Z">
            <w:rPr>
              <w:rFonts w:hint="eastAsia"/>
              <w:color w:val="000000" w:themeColor="text1"/>
              <w:sz w:val="24"/>
            </w:rPr>
          </w:rPrChange>
        </w:rPr>
        <w:t>其他客户端来说，更加轻量级，访问更加便利，且支持将浏览器中的文件实时上传到服务器中。</w:t>
      </w:r>
    </w:p>
    <w:p w14:paraId="796F30FF" w14:textId="77777777" w:rsidR="003B1BA0" w:rsidRPr="00653D38" w:rsidDel="00EB7C9A" w:rsidRDefault="003B1BA0" w:rsidP="000D5DE4">
      <w:pPr>
        <w:spacing w:line="400" w:lineRule="exact"/>
        <w:rPr>
          <w:del w:id="7123" w:author="JY0225" w:date="2017-08-24T10:55:00Z"/>
          <w:rFonts w:asciiTheme="minorEastAsia" w:hAnsiTheme="minorEastAsia"/>
          <w:color w:val="000000" w:themeColor="text1"/>
          <w:sz w:val="24"/>
          <w:rPrChange w:id="7124" w:author="JY0225" w:date="2017-08-24T12:11:00Z">
            <w:rPr>
              <w:del w:id="7125" w:author="JY0225" w:date="2017-08-24T10:55:00Z"/>
              <w:color w:val="000000" w:themeColor="text1"/>
              <w:sz w:val="24"/>
            </w:rPr>
          </w:rPrChange>
        </w:rPr>
      </w:pPr>
    </w:p>
    <w:p w14:paraId="613E8A80" w14:textId="77777777" w:rsidR="006707F9" w:rsidRPr="006707F9" w:rsidRDefault="00841226">
      <w:pPr>
        <w:spacing w:line="400" w:lineRule="exact"/>
        <w:ind w:firstLine="420"/>
        <w:sectPr w:rsidR="006707F9" w:rsidRPr="006707F9" w:rsidSect="00CB4DC8">
          <w:headerReference w:type="default" r:id="rId85"/>
          <w:headerReference w:type="first" r:id="rId86"/>
          <w:footerReference w:type="first" r:id="rId87"/>
          <w:pgSz w:w="11906" w:h="16838"/>
          <w:pgMar w:top="1440" w:right="1797" w:bottom="1440" w:left="1797" w:header="851" w:footer="992" w:gutter="0"/>
          <w:cols w:space="425"/>
          <w:titlePg/>
          <w:docGrid w:type="lines" w:linePitch="312"/>
        </w:sectPr>
        <w:pPrChange w:id="7126" w:author="JY0225" w:date="2017-08-24T10:55:00Z">
          <w:pPr>
            <w:spacing w:line="400" w:lineRule="exact"/>
            <w:jc w:val="center"/>
          </w:pPr>
        </w:pPrChange>
      </w:pPr>
      <w:r w:rsidRPr="00653D38">
        <w:rPr>
          <w:rFonts w:asciiTheme="minorEastAsia" w:hAnsiTheme="minorEastAsia"/>
          <w:color w:val="000000" w:themeColor="text1"/>
          <w:sz w:val="24"/>
          <w:rPrChange w:id="7127" w:author="JY0225" w:date="2017-08-24T12:11:00Z">
            <w:rPr>
              <w:color w:val="000000" w:themeColor="text1"/>
              <w:sz w:val="24"/>
            </w:rPr>
          </w:rPrChange>
        </w:rPr>
        <w:tab/>
      </w:r>
    </w:p>
    <w:p w14:paraId="37544B02" w14:textId="77777777" w:rsidR="00240A2F" w:rsidRPr="00B87EE1" w:rsidRDefault="00AF0713" w:rsidP="00B87EE1">
      <w:pPr>
        <w:pStyle w:val="1"/>
        <w:rPr>
          <w:rFonts w:ascii="Times New Roman" w:hAnsi="Times New Roman" w:cs="Times New Roman"/>
        </w:rPr>
      </w:pPr>
      <w:bookmarkStart w:id="7128" w:name="_Toc491606320"/>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7128"/>
    </w:p>
    <w:p w14:paraId="04015E84" w14:textId="3074DDF0" w:rsidR="008276E8" w:rsidRPr="00581DE2" w:rsidRDefault="009B2B17">
      <w:pPr>
        <w:pStyle w:val="21"/>
        <w:spacing w:line="240" w:lineRule="auto"/>
        <w:pPrChange w:id="7129" w:author="微软用户" w:date="2017-08-18T22:56:00Z">
          <w:pPr>
            <w:pStyle w:val="21"/>
          </w:pPr>
        </w:pPrChange>
      </w:pPr>
      <w:bookmarkStart w:id="7130" w:name="_Toc491606321"/>
      <w:r>
        <w:t>7</w:t>
      </w:r>
      <w:r w:rsidR="0032102F" w:rsidRPr="00B87EE1">
        <w:t xml:space="preserve">.1 </w:t>
      </w:r>
      <w:r w:rsidR="0032102F" w:rsidRPr="00B87EE1">
        <w:t>总结</w:t>
      </w:r>
      <w:bookmarkEnd w:id="7130"/>
    </w:p>
    <w:p w14:paraId="43939FB5" w14:textId="0ABDC5CD" w:rsidR="00D4036B" w:rsidRPr="009E206C" w:rsidDel="0049416F" w:rsidRDefault="00D4036B">
      <w:pPr>
        <w:spacing w:line="400" w:lineRule="exact"/>
        <w:rPr>
          <w:del w:id="7131" w:author="微软用户" w:date="2017-08-24T16:05:00Z"/>
          <w:color w:val="000000" w:themeColor="text1"/>
          <w:sz w:val="24"/>
        </w:rPr>
      </w:pPr>
      <w:r w:rsidRPr="00045B7F">
        <w:rPr>
          <w:color w:val="FF0000"/>
          <w:sz w:val="24"/>
          <w:rPrChange w:id="7132" w:author="JY0225" w:date="2017-08-14T12:55:00Z">
            <w:rPr>
              <w:color w:val="000000" w:themeColor="text1"/>
              <w:sz w:val="24"/>
            </w:rPr>
          </w:rPrChange>
        </w:rPr>
        <w:tab/>
      </w:r>
      <w:ins w:id="7133" w:author="微软用户" w:date="2017-08-24T15:56:00Z">
        <w:r w:rsidR="00000F84">
          <w:rPr>
            <w:color w:val="000000" w:themeColor="text1"/>
            <w:sz w:val="24"/>
          </w:rPr>
          <w:t>云备份</w:t>
        </w:r>
        <w:r w:rsidR="00806AC8">
          <w:rPr>
            <w:color w:val="000000" w:themeColor="text1"/>
            <w:sz w:val="24"/>
          </w:rPr>
          <w:t>服务</w:t>
        </w:r>
        <w:r w:rsidR="00000F84">
          <w:rPr>
            <w:color w:val="000000" w:themeColor="text1"/>
            <w:sz w:val="24"/>
          </w:rPr>
          <w:t>在近几年来发展十分迅速</w:t>
        </w:r>
        <w:r w:rsidR="00000F84">
          <w:rPr>
            <w:rFonts w:hint="eastAsia"/>
            <w:color w:val="000000" w:themeColor="text1"/>
            <w:sz w:val="24"/>
          </w:rPr>
          <w:t>，</w:t>
        </w:r>
      </w:ins>
      <w:ins w:id="7134" w:author="微软用户" w:date="2017-08-24T16:16:00Z">
        <w:r w:rsidR="007B4C70">
          <w:rPr>
            <w:rFonts w:hint="eastAsia"/>
            <w:color w:val="000000" w:themeColor="text1"/>
            <w:sz w:val="24"/>
          </w:rPr>
          <w:t>越来越受人们的青睐</w:t>
        </w:r>
      </w:ins>
      <w:ins w:id="7135" w:author="微软用户" w:date="2017-08-24T16:15:00Z">
        <w:r w:rsidR="0075589C">
          <w:rPr>
            <w:rFonts w:hint="eastAsia"/>
            <w:color w:val="000000" w:themeColor="text1"/>
            <w:sz w:val="24"/>
          </w:rPr>
          <w:t>，</w:t>
        </w:r>
      </w:ins>
      <w:ins w:id="7136" w:author="微软用户" w:date="2017-08-24T16:17:00Z">
        <w:r w:rsidR="00090718">
          <w:rPr>
            <w:rFonts w:hint="eastAsia"/>
            <w:color w:val="000000" w:themeColor="text1"/>
            <w:sz w:val="24"/>
          </w:rPr>
          <w:t>而</w:t>
        </w:r>
        <w:r w:rsidR="00F56A29">
          <w:rPr>
            <w:rFonts w:hint="eastAsia"/>
            <w:color w:val="000000" w:themeColor="text1"/>
            <w:sz w:val="24"/>
          </w:rPr>
          <w:t>云备份</w:t>
        </w:r>
        <w:r w:rsidR="000F15FC">
          <w:rPr>
            <w:rFonts w:hint="eastAsia"/>
            <w:color w:val="000000" w:themeColor="text1"/>
            <w:sz w:val="24"/>
          </w:rPr>
          <w:t>服务</w:t>
        </w:r>
        <w:r w:rsidR="00F56A29">
          <w:rPr>
            <w:rFonts w:hint="eastAsia"/>
            <w:color w:val="000000" w:themeColor="text1"/>
            <w:sz w:val="24"/>
          </w:rPr>
          <w:t>的</w:t>
        </w:r>
      </w:ins>
      <w:ins w:id="7137" w:author="微软用户" w:date="2017-08-24T16:14:00Z">
        <w:r w:rsidR="0075589C">
          <w:rPr>
            <w:rFonts w:hint="eastAsia"/>
            <w:color w:val="000000" w:themeColor="text1"/>
            <w:sz w:val="24"/>
          </w:rPr>
          <w:t>安全性、稳定</w:t>
        </w:r>
      </w:ins>
      <w:ins w:id="7138" w:author="微软用户" w:date="2017-08-24T16:15:00Z">
        <w:r w:rsidR="0075589C">
          <w:rPr>
            <w:rFonts w:hint="eastAsia"/>
            <w:color w:val="000000" w:themeColor="text1"/>
            <w:sz w:val="24"/>
          </w:rPr>
          <w:t>性、可扩展性等问题</w:t>
        </w:r>
      </w:ins>
      <w:ins w:id="7139" w:author="微软用户" w:date="2017-08-24T16:23:00Z">
        <w:r w:rsidR="001249DF">
          <w:rPr>
            <w:rFonts w:hint="eastAsia"/>
            <w:color w:val="000000" w:themeColor="text1"/>
            <w:sz w:val="24"/>
          </w:rPr>
          <w:t>日益突显</w:t>
        </w:r>
      </w:ins>
      <w:ins w:id="7140" w:author="微软用户" w:date="2017-08-24T15:57:00Z">
        <w:r w:rsidR="00000F84">
          <w:rPr>
            <w:rFonts w:hint="eastAsia"/>
            <w:color w:val="000000" w:themeColor="text1"/>
            <w:sz w:val="24"/>
          </w:rPr>
          <w:t>，</w:t>
        </w:r>
      </w:ins>
      <w:ins w:id="7141" w:author="微软用户" w:date="2017-08-24T16:21:00Z">
        <w:r w:rsidR="00086E01">
          <w:rPr>
            <w:rFonts w:hint="eastAsia"/>
            <w:color w:val="000000" w:themeColor="text1"/>
            <w:sz w:val="24"/>
          </w:rPr>
          <w:t>对云备份服务的关键技术</w:t>
        </w:r>
      </w:ins>
      <w:ins w:id="7142" w:author="微软用户" w:date="2017-08-24T16:22:00Z">
        <w:r w:rsidR="00086E01">
          <w:rPr>
            <w:rFonts w:hint="eastAsia"/>
            <w:color w:val="000000" w:themeColor="text1"/>
            <w:sz w:val="24"/>
          </w:rPr>
          <w:t>进行革新</w:t>
        </w:r>
        <w:r w:rsidR="00C2693A">
          <w:rPr>
            <w:rFonts w:hint="eastAsia"/>
            <w:color w:val="000000" w:themeColor="text1"/>
            <w:sz w:val="24"/>
          </w:rPr>
          <w:t>显得</w:t>
        </w:r>
        <w:r w:rsidR="00086E01">
          <w:rPr>
            <w:rFonts w:hint="eastAsia"/>
            <w:color w:val="000000" w:themeColor="text1"/>
            <w:sz w:val="24"/>
          </w:rPr>
          <w:t>尤为</w:t>
        </w:r>
        <w:r w:rsidR="00051096">
          <w:rPr>
            <w:rFonts w:hint="eastAsia"/>
            <w:color w:val="000000" w:themeColor="text1"/>
            <w:sz w:val="24"/>
          </w:rPr>
          <w:t>重要</w:t>
        </w:r>
      </w:ins>
      <w:ins w:id="7143" w:author="微软用户" w:date="2017-08-24T15:58:00Z">
        <w:r w:rsidR="00000F84">
          <w:rPr>
            <w:rFonts w:hint="eastAsia"/>
            <w:color w:val="000000" w:themeColor="text1"/>
            <w:sz w:val="24"/>
          </w:rPr>
          <w:t>。</w:t>
        </w:r>
      </w:ins>
      <w:ins w:id="7144" w:author="微软用户" w:date="2017-08-24T15:59:00Z">
        <w:r w:rsidR="00132BC5">
          <w:rPr>
            <w:color w:val="000000" w:themeColor="text1"/>
            <w:sz w:val="24"/>
          </w:rPr>
          <w:t>本文针对一款自主研发的云备份中间件</w:t>
        </w:r>
      </w:ins>
      <w:ins w:id="7145" w:author="微软用户" w:date="2017-08-24T16:04:00Z">
        <w:r w:rsidR="009675B3">
          <w:rPr>
            <w:color w:val="000000" w:themeColor="text1"/>
            <w:sz w:val="24"/>
          </w:rPr>
          <w:t>系统</w:t>
        </w:r>
        <w:r w:rsidR="009675B3">
          <w:rPr>
            <w:rFonts w:hint="eastAsia"/>
            <w:color w:val="000000" w:themeColor="text1"/>
            <w:sz w:val="24"/>
          </w:rPr>
          <w:t>，</w:t>
        </w:r>
        <w:r w:rsidR="009675B3">
          <w:rPr>
            <w:color w:val="000000" w:themeColor="text1"/>
            <w:sz w:val="24"/>
          </w:rPr>
          <w:t>对其</w:t>
        </w:r>
      </w:ins>
      <w:ins w:id="7146" w:author="微软用户" w:date="2017-08-24T16:00:00Z">
        <w:r w:rsidR="00132BC5">
          <w:rPr>
            <w:color w:val="000000" w:themeColor="text1"/>
            <w:sz w:val="24"/>
          </w:rPr>
          <w:t>关键技术进行了优化</w:t>
        </w:r>
      </w:ins>
      <w:ins w:id="7147" w:author="微软用户" w:date="2017-08-24T16:04:00Z">
        <w:r w:rsidR="00E46377">
          <w:rPr>
            <w:rFonts w:hint="eastAsia"/>
            <w:color w:val="000000" w:themeColor="text1"/>
            <w:sz w:val="24"/>
          </w:rPr>
          <w:t>。</w:t>
        </w:r>
      </w:ins>
      <w:ins w:id="7148" w:author="微软用户" w:date="2017-08-24T16:25:00Z">
        <w:r w:rsidR="007E6781">
          <w:rPr>
            <w:rFonts w:hint="eastAsia"/>
            <w:color w:val="000000" w:themeColor="text1"/>
            <w:sz w:val="24"/>
          </w:rPr>
          <w:t>通过</w:t>
        </w:r>
      </w:ins>
      <w:ins w:id="7149" w:author="微软用户" w:date="2017-08-24T16:00:00Z">
        <w:r w:rsidR="00806AC8">
          <w:rPr>
            <w:rFonts w:hint="eastAsia"/>
            <w:color w:val="000000" w:themeColor="text1"/>
            <w:sz w:val="24"/>
          </w:rPr>
          <w:t>对原有中间件系统</w:t>
        </w:r>
      </w:ins>
      <w:ins w:id="7150" w:author="微软用户" w:date="2017-08-24T16:37:00Z">
        <w:r w:rsidR="005E30C7">
          <w:rPr>
            <w:rFonts w:hint="eastAsia"/>
            <w:color w:val="000000" w:themeColor="text1"/>
            <w:sz w:val="24"/>
          </w:rPr>
          <w:t>全面</w:t>
        </w:r>
      </w:ins>
      <w:ins w:id="7151" w:author="微软用户" w:date="2017-08-24T16:00:00Z">
        <w:r w:rsidR="00806AC8">
          <w:rPr>
            <w:rFonts w:hint="eastAsia"/>
            <w:color w:val="000000" w:themeColor="text1"/>
            <w:sz w:val="24"/>
          </w:rPr>
          <w:t>的分析，</w:t>
        </w:r>
      </w:ins>
      <w:ins w:id="7152" w:author="微软用户" w:date="2017-08-24T16:27:00Z">
        <w:r w:rsidR="009F4EA9">
          <w:rPr>
            <w:rFonts w:hint="eastAsia"/>
            <w:color w:val="000000" w:themeColor="text1"/>
            <w:sz w:val="24"/>
          </w:rPr>
          <w:t>结合</w:t>
        </w:r>
      </w:ins>
      <w:ins w:id="7153" w:author="微软用户" w:date="2017-08-24T16:01:00Z">
        <w:r w:rsidR="00806AC8">
          <w:rPr>
            <w:rFonts w:hint="eastAsia"/>
            <w:color w:val="000000" w:themeColor="text1"/>
            <w:sz w:val="24"/>
          </w:rPr>
          <w:t>对国内外成熟的云备份</w:t>
        </w:r>
      </w:ins>
      <w:ins w:id="7154" w:author="微软用户" w:date="2017-08-24T16:02:00Z">
        <w:r w:rsidR="00E60628">
          <w:rPr>
            <w:rFonts w:hint="eastAsia"/>
            <w:color w:val="000000" w:themeColor="text1"/>
            <w:sz w:val="24"/>
          </w:rPr>
          <w:t>服务产品</w:t>
        </w:r>
      </w:ins>
      <w:del w:id="7155" w:author="微软用户" w:date="2017-08-24T15:41:00Z">
        <w:r w:rsidR="00352C52" w:rsidRPr="0060791E" w:rsidDel="0060791E">
          <w:rPr>
            <w:rFonts w:asciiTheme="minorEastAsia" w:hAnsiTheme="minorEastAsia" w:hint="eastAsia"/>
            <w:color w:val="000000" w:themeColor="text1"/>
            <w:sz w:val="24"/>
            <w:rPrChange w:id="7156" w:author="微软用户" w:date="2017-08-24T15:42:00Z">
              <w:rPr>
                <w:rFonts w:hint="eastAsia"/>
                <w:color w:val="000000" w:themeColor="text1"/>
                <w:sz w:val="24"/>
              </w:rPr>
            </w:rPrChange>
          </w:rPr>
          <w:delText>本文针对一款自主研发的云备份中间件系统</w:delText>
        </w:r>
        <w:r w:rsidR="00F518C7" w:rsidRPr="0060791E" w:rsidDel="0060791E">
          <w:rPr>
            <w:rFonts w:asciiTheme="minorEastAsia" w:hAnsiTheme="minorEastAsia" w:hint="eastAsia"/>
            <w:color w:val="000000" w:themeColor="text1"/>
            <w:sz w:val="24"/>
            <w:rPrChange w:id="7157" w:author="微软用户" w:date="2017-08-24T15:42:00Z">
              <w:rPr>
                <w:rFonts w:hint="eastAsia"/>
                <w:color w:val="000000" w:themeColor="text1"/>
                <w:sz w:val="24"/>
              </w:rPr>
            </w:rPrChange>
          </w:rPr>
          <w:delText>的关键技术</w:delText>
        </w:r>
        <w:r w:rsidR="00352C52" w:rsidRPr="0060791E" w:rsidDel="0060791E">
          <w:rPr>
            <w:rFonts w:asciiTheme="minorEastAsia" w:hAnsiTheme="minorEastAsia" w:hint="eastAsia"/>
            <w:color w:val="000000" w:themeColor="text1"/>
            <w:sz w:val="24"/>
            <w:rPrChange w:id="7158" w:author="微软用户" w:date="2017-08-24T15:42:00Z">
              <w:rPr>
                <w:rFonts w:hint="eastAsia"/>
                <w:color w:val="000000" w:themeColor="text1"/>
                <w:sz w:val="24"/>
              </w:rPr>
            </w:rPrChange>
          </w:rPr>
          <w:delText>进行了优化，</w:delText>
        </w:r>
        <w:r w:rsidRPr="0060791E" w:rsidDel="0060791E">
          <w:rPr>
            <w:rFonts w:asciiTheme="minorEastAsia" w:hAnsiTheme="minorEastAsia" w:hint="eastAsia"/>
            <w:color w:val="000000" w:themeColor="text1"/>
            <w:sz w:val="24"/>
            <w:rPrChange w:id="7159" w:author="微软用户" w:date="2017-08-24T15:42:00Z">
              <w:rPr>
                <w:rFonts w:hint="eastAsia"/>
                <w:color w:val="000000" w:themeColor="text1"/>
                <w:sz w:val="24"/>
              </w:rPr>
            </w:rPrChange>
          </w:rPr>
          <w:delText>首先对</w:delText>
        </w:r>
        <w:r w:rsidR="00E4327E" w:rsidRPr="0060791E" w:rsidDel="0060791E">
          <w:rPr>
            <w:rFonts w:asciiTheme="minorEastAsia" w:hAnsiTheme="minorEastAsia" w:hint="eastAsia"/>
            <w:color w:val="000000" w:themeColor="text1"/>
            <w:sz w:val="24"/>
            <w:rPrChange w:id="7160" w:author="微软用户" w:date="2017-08-24T15:42:00Z">
              <w:rPr>
                <w:rFonts w:hint="eastAsia"/>
                <w:color w:val="000000" w:themeColor="text1"/>
                <w:sz w:val="24"/>
              </w:rPr>
            </w:rPrChange>
          </w:rPr>
          <w:delText>现有</w:delText>
        </w:r>
        <w:r w:rsidRPr="0060791E" w:rsidDel="0060791E">
          <w:rPr>
            <w:rFonts w:asciiTheme="minorEastAsia" w:hAnsiTheme="minorEastAsia" w:hint="eastAsia"/>
            <w:color w:val="000000" w:themeColor="text1"/>
            <w:sz w:val="24"/>
            <w:rPrChange w:id="7161" w:author="微软用户" w:date="2017-08-24T15:42:00Z">
              <w:rPr>
                <w:rFonts w:hint="eastAsia"/>
                <w:color w:val="000000" w:themeColor="text1"/>
                <w:sz w:val="24"/>
              </w:rPr>
            </w:rPrChange>
          </w:rPr>
          <w:delText>的中间件系统和市场上成熟的产品进行了分析，得出了中间件优化的意义和必要性</w:delText>
        </w:r>
        <w:r w:rsidR="00DF413B" w:rsidRPr="0060791E" w:rsidDel="0060791E">
          <w:rPr>
            <w:rFonts w:asciiTheme="minorEastAsia" w:hAnsiTheme="minorEastAsia" w:hint="eastAsia"/>
            <w:color w:val="000000" w:themeColor="text1"/>
            <w:sz w:val="24"/>
            <w:rPrChange w:id="7162" w:author="微软用户" w:date="2017-08-24T15:42:00Z">
              <w:rPr>
                <w:rFonts w:hint="eastAsia"/>
                <w:color w:val="000000" w:themeColor="text1"/>
                <w:sz w:val="24"/>
              </w:rPr>
            </w:rPrChange>
          </w:rPr>
          <w:delText>，确立了研究的内容。</w:delText>
        </w:r>
        <w:r w:rsidR="00CA2D83" w:rsidRPr="0060791E" w:rsidDel="0060791E">
          <w:rPr>
            <w:rFonts w:asciiTheme="minorEastAsia" w:hAnsiTheme="minorEastAsia" w:hint="eastAsia"/>
            <w:color w:val="000000" w:themeColor="text1"/>
            <w:sz w:val="24"/>
            <w:rPrChange w:id="7163" w:author="微软用户" w:date="2017-08-24T15:42:00Z">
              <w:rPr>
                <w:rFonts w:hint="eastAsia"/>
                <w:color w:val="000000" w:themeColor="text1"/>
                <w:sz w:val="24"/>
              </w:rPr>
            </w:rPrChange>
          </w:rPr>
          <w:delText>随后，对实现过程中需要用的技术进行了详细的介绍，为后续的系统实现提供了技术支持。</w:delText>
        </w:r>
        <w:r w:rsidR="009E5504" w:rsidRPr="0060791E" w:rsidDel="0060791E">
          <w:rPr>
            <w:rFonts w:asciiTheme="minorEastAsia" w:hAnsiTheme="minorEastAsia" w:hint="eastAsia"/>
            <w:color w:val="000000" w:themeColor="text1"/>
            <w:sz w:val="24"/>
            <w:rPrChange w:id="7164" w:author="微软用户" w:date="2017-08-24T15:42:00Z">
              <w:rPr>
                <w:rFonts w:hint="eastAsia"/>
                <w:color w:val="000000" w:themeColor="text1"/>
                <w:sz w:val="24"/>
              </w:rPr>
            </w:rPrChange>
          </w:rPr>
          <w:delText>紧接着，详细地阐述了</w:delText>
        </w:r>
        <w:r w:rsidR="00E4327E" w:rsidRPr="0060791E" w:rsidDel="0060791E">
          <w:rPr>
            <w:rFonts w:asciiTheme="minorEastAsia" w:hAnsiTheme="minorEastAsia" w:hint="eastAsia"/>
            <w:color w:val="000000" w:themeColor="text1"/>
            <w:sz w:val="24"/>
            <w:rPrChange w:id="7165" w:author="微软用户" w:date="2017-08-24T15:42:00Z">
              <w:rPr>
                <w:rFonts w:hint="eastAsia"/>
                <w:color w:val="000000" w:themeColor="text1"/>
                <w:sz w:val="24"/>
              </w:rPr>
            </w:rPrChange>
          </w:rPr>
          <w:delText>现有</w:delText>
        </w:r>
        <w:r w:rsidR="009E5504" w:rsidRPr="0060791E" w:rsidDel="0060791E">
          <w:rPr>
            <w:rFonts w:asciiTheme="minorEastAsia" w:hAnsiTheme="minorEastAsia" w:hint="eastAsia"/>
            <w:color w:val="000000" w:themeColor="text1"/>
            <w:sz w:val="24"/>
            <w:rPrChange w:id="7166" w:author="微软用户" w:date="2017-08-24T15:42:00Z">
              <w:rPr>
                <w:rFonts w:hint="eastAsia"/>
                <w:color w:val="000000" w:themeColor="text1"/>
                <w:sz w:val="24"/>
              </w:rPr>
            </w:rPrChange>
          </w:rPr>
          <w:delText>的中间件系统的不足，并引出了需要进行优化的具体内容。</w:delText>
        </w:r>
        <w:r w:rsidR="002955A9" w:rsidRPr="0060791E" w:rsidDel="0060791E">
          <w:rPr>
            <w:rFonts w:asciiTheme="minorEastAsia" w:hAnsiTheme="minorEastAsia" w:hint="eastAsia"/>
            <w:color w:val="000000" w:themeColor="text1"/>
            <w:sz w:val="24"/>
            <w:rPrChange w:id="7167" w:author="微软用户" w:date="2017-08-24T15:42:00Z">
              <w:rPr>
                <w:rFonts w:hint="eastAsia"/>
                <w:color w:val="000000" w:themeColor="text1"/>
                <w:sz w:val="24"/>
              </w:rPr>
            </w:rPrChange>
          </w:rPr>
          <w:delText>接下来的工作中，本文</w:delText>
        </w:r>
        <w:r w:rsidR="00B5677D" w:rsidRPr="0060791E" w:rsidDel="0060791E">
          <w:rPr>
            <w:rFonts w:asciiTheme="minorEastAsia" w:hAnsiTheme="minorEastAsia" w:hint="eastAsia"/>
            <w:color w:val="000000" w:themeColor="text1"/>
            <w:sz w:val="24"/>
            <w:rPrChange w:id="7168" w:author="微软用户" w:date="2017-08-24T15:42:00Z">
              <w:rPr>
                <w:rFonts w:hint="eastAsia"/>
                <w:color w:val="000000" w:themeColor="text1"/>
                <w:sz w:val="24"/>
              </w:rPr>
            </w:rPrChange>
          </w:rPr>
          <w:delText>细致地介绍了中间件系统核心技术优化</w:delText>
        </w:r>
        <w:r w:rsidR="00534E6E" w:rsidRPr="0060791E" w:rsidDel="0060791E">
          <w:rPr>
            <w:rFonts w:asciiTheme="minorEastAsia" w:hAnsiTheme="minorEastAsia" w:hint="eastAsia"/>
            <w:color w:val="000000" w:themeColor="text1"/>
            <w:sz w:val="24"/>
            <w:rPrChange w:id="7169" w:author="微软用户" w:date="2017-08-24T15:42:00Z">
              <w:rPr>
                <w:rFonts w:hint="eastAsia"/>
                <w:color w:val="000000" w:themeColor="text1"/>
                <w:sz w:val="24"/>
              </w:rPr>
            </w:rPrChange>
          </w:rPr>
          <w:delText>设计</w:delText>
        </w:r>
        <w:r w:rsidR="00B5677D" w:rsidRPr="0060791E" w:rsidDel="0060791E">
          <w:rPr>
            <w:rFonts w:asciiTheme="minorEastAsia" w:hAnsiTheme="minorEastAsia" w:hint="eastAsia"/>
            <w:color w:val="000000" w:themeColor="text1"/>
            <w:sz w:val="24"/>
            <w:rPrChange w:id="7170" w:author="微软用户" w:date="2017-08-24T15:42:00Z">
              <w:rPr>
                <w:rFonts w:hint="eastAsia"/>
                <w:color w:val="000000" w:themeColor="text1"/>
                <w:sz w:val="24"/>
              </w:rPr>
            </w:rPrChange>
          </w:rPr>
          <w:delText>过程，包括系统设计的整体框架、流程设计和接口设计等</w:delText>
        </w:r>
        <w:r w:rsidR="00534E6E" w:rsidRPr="0060791E" w:rsidDel="0060791E">
          <w:rPr>
            <w:rFonts w:asciiTheme="minorEastAsia" w:hAnsiTheme="minorEastAsia" w:hint="eastAsia"/>
            <w:color w:val="000000" w:themeColor="text1"/>
            <w:sz w:val="24"/>
            <w:rPrChange w:id="7171" w:author="微软用户" w:date="2017-08-24T15:42:00Z">
              <w:rPr>
                <w:rFonts w:hint="eastAsia"/>
                <w:color w:val="000000" w:themeColor="text1"/>
                <w:sz w:val="24"/>
              </w:rPr>
            </w:rPrChange>
          </w:rPr>
          <w:delText>，并通过核心代码的分析介绍了</w:delText>
        </w:r>
        <w:r w:rsidR="00DE517F" w:rsidRPr="0060791E" w:rsidDel="0060791E">
          <w:rPr>
            <w:rFonts w:asciiTheme="minorEastAsia" w:hAnsiTheme="minorEastAsia" w:hint="eastAsia"/>
            <w:color w:val="000000" w:themeColor="text1"/>
            <w:sz w:val="24"/>
            <w:rPrChange w:id="7172" w:author="微软用户" w:date="2017-08-24T15:42:00Z">
              <w:rPr>
                <w:rFonts w:hint="eastAsia"/>
                <w:color w:val="000000" w:themeColor="text1"/>
                <w:sz w:val="24"/>
              </w:rPr>
            </w:rPrChange>
          </w:rPr>
          <w:delText>系统实现的细节。</w:delText>
        </w:r>
        <w:r w:rsidR="00972E0F" w:rsidRPr="0060791E" w:rsidDel="0060791E">
          <w:rPr>
            <w:rFonts w:asciiTheme="minorEastAsia" w:hAnsiTheme="minorEastAsia" w:hint="eastAsia"/>
            <w:color w:val="000000" w:themeColor="text1"/>
            <w:sz w:val="24"/>
            <w:rPrChange w:id="7173" w:author="微软用户" w:date="2017-08-24T15:42:00Z">
              <w:rPr>
                <w:rFonts w:hint="eastAsia"/>
                <w:color w:val="000000" w:themeColor="text1"/>
                <w:sz w:val="24"/>
              </w:rPr>
            </w:rPrChange>
          </w:rPr>
          <w:delText>最后，搭建了系统测试环境，分析了中间件系统优化后的性能。</w:delText>
        </w:r>
      </w:del>
      <w:ins w:id="7174" w:author="微软用户" w:date="2017-08-24T16:19:00Z">
        <w:r w:rsidR="00E74CCE">
          <w:rPr>
            <w:rFonts w:hint="eastAsia"/>
            <w:color w:val="000000" w:themeColor="text1"/>
            <w:sz w:val="24"/>
          </w:rPr>
          <w:t>充分的调研</w:t>
        </w:r>
      </w:ins>
      <w:ins w:id="7175" w:author="微软用户" w:date="2017-08-24T16:05:00Z">
        <w:r w:rsidR="009C292A">
          <w:rPr>
            <w:rFonts w:hint="eastAsia"/>
            <w:color w:val="000000" w:themeColor="text1"/>
            <w:sz w:val="24"/>
          </w:rPr>
          <w:t>，</w:t>
        </w:r>
      </w:ins>
      <w:ins w:id="7176" w:author="微软用户" w:date="2017-08-24T16:19:00Z">
        <w:r w:rsidR="00E74CCE">
          <w:rPr>
            <w:rFonts w:hint="eastAsia"/>
            <w:color w:val="000000" w:themeColor="text1"/>
            <w:sz w:val="24"/>
          </w:rPr>
          <w:t>设计并实现了</w:t>
        </w:r>
      </w:ins>
      <w:ins w:id="7177" w:author="微软用户" w:date="2017-08-24T16:37:00Z">
        <w:r w:rsidR="00497598">
          <w:rPr>
            <w:rFonts w:hint="eastAsia"/>
            <w:color w:val="000000" w:themeColor="text1"/>
            <w:sz w:val="24"/>
          </w:rPr>
          <w:t>对</w:t>
        </w:r>
      </w:ins>
      <w:ins w:id="7178" w:author="微软用户" w:date="2017-08-24T16:19:00Z">
        <w:r w:rsidR="00E74CCE">
          <w:rPr>
            <w:rFonts w:hint="eastAsia"/>
            <w:color w:val="000000" w:themeColor="text1"/>
            <w:sz w:val="24"/>
          </w:rPr>
          <w:t>原有</w:t>
        </w:r>
      </w:ins>
      <w:ins w:id="7179" w:author="微软用户" w:date="2017-08-24T16:20:00Z">
        <w:r w:rsidR="00E74CCE">
          <w:rPr>
            <w:rFonts w:hint="eastAsia"/>
            <w:color w:val="000000" w:themeColor="text1"/>
            <w:sz w:val="24"/>
          </w:rPr>
          <w:t>中间件系统关键技术的优化，解决了以下四个问题</w:t>
        </w:r>
      </w:ins>
      <w:ins w:id="7180" w:author="微软用户" w:date="2017-08-24T16:05:00Z">
        <w:r w:rsidR="009C292A">
          <w:rPr>
            <w:rFonts w:hint="eastAsia"/>
            <w:color w:val="000000" w:themeColor="text1"/>
            <w:sz w:val="24"/>
          </w:rPr>
          <w:t>：</w:t>
        </w:r>
      </w:ins>
    </w:p>
    <w:p w14:paraId="6D8EC71D" w14:textId="647FA4CE" w:rsidR="003638A4" w:rsidRPr="003744D7" w:rsidRDefault="008F4561">
      <w:pPr>
        <w:spacing w:line="400" w:lineRule="exact"/>
        <w:rPr>
          <w:ins w:id="7181" w:author="微软用户" w:date="2017-08-24T15:37:00Z"/>
          <w:rFonts w:asciiTheme="minorEastAsia" w:hAnsiTheme="minorEastAsia"/>
          <w:color w:val="000000" w:themeColor="text1"/>
          <w:sz w:val="24"/>
          <w:rPrChange w:id="7182" w:author="微软用户" w:date="2017-08-24T15:39:00Z">
            <w:rPr>
              <w:ins w:id="7183" w:author="微软用户" w:date="2017-08-24T15:37:00Z"/>
              <w:rFonts w:asciiTheme="minorEastAsia" w:hAnsiTheme="minorEastAsia"/>
              <w:color w:val="FF0000"/>
              <w:sz w:val="24"/>
            </w:rPr>
          </w:rPrChange>
        </w:rPr>
      </w:pPr>
      <w:del w:id="7184" w:author="微软用户" w:date="2017-08-24T16:05:00Z">
        <w:r w:rsidRPr="003744D7" w:rsidDel="0049416F">
          <w:rPr>
            <w:rFonts w:asciiTheme="minorEastAsia" w:hAnsiTheme="minorEastAsia"/>
            <w:color w:val="000000" w:themeColor="text1"/>
            <w:sz w:val="24"/>
            <w:rPrChange w:id="7185" w:author="微软用户" w:date="2017-08-24T15:39:00Z">
              <w:rPr>
                <w:color w:val="000000" w:themeColor="text1"/>
                <w:sz w:val="24"/>
              </w:rPr>
            </w:rPrChange>
          </w:rPr>
          <w:tab/>
        </w:r>
        <w:r w:rsidR="002C2D27" w:rsidRPr="003744D7" w:rsidDel="0049416F">
          <w:rPr>
            <w:rFonts w:asciiTheme="minorEastAsia" w:hAnsiTheme="minorEastAsia" w:hint="eastAsia"/>
            <w:color w:val="000000" w:themeColor="text1"/>
            <w:sz w:val="24"/>
            <w:rPrChange w:id="7186" w:author="微软用户" w:date="2017-08-24T15:39:00Z">
              <w:rPr>
                <w:rFonts w:hint="eastAsia"/>
                <w:color w:val="000000" w:themeColor="text1"/>
                <w:sz w:val="24"/>
              </w:rPr>
            </w:rPrChange>
          </w:rPr>
          <w:delText>云</w:delText>
        </w:r>
        <w:r w:rsidR="00476838" w:rsidRPr="003744D7" w:rsidDel="0049416F">
          <w:rPr>
            <w:rFonts w:asciiTheme="minorEastAsia" w:hAnsiTheme="minorEastAsia" w:hint="eastAsia"/>
            <w:color w:val="000000" w:themeColor="text1"/>
            <w:sz w:val="24"/>
            <w:rPrChange w:id="7187" w:author="微软用户" w:date="2017-08-24T15:39:00Z">
              <w:rPr>
                <w:rFonts w:hint="eastAsia"/>
                <w:color w:val="000000" w:themeColor="text1"/>
                <w:sz w:val="24"/>
              </w:rPr>
            </w:rPrChange>
          </w:rPr>
          <w:delText>备份</w:delText>
        </w:r>
        <w:r w:rsidR="002C2D27" w:rsidRPr="003744D7" w:rsidDel="0049416F">
          <w:rPr>
            <w:rFonts w:asciiTheme="minorEastAsia" w:hAnsiTheme="minorEastAsia" w:hint="eastAsia"/>
            <w:color w:val="000000" w:themeColor="text1"/>
            <w:sz w:val="24"/>
            <w:rPrChange w:id="7188" w:author="微软用户" w:date="2017-08-24T15:39:00Z">
              <w:rPr>
                <w:rFonts w:hint="eastAsia"/>
                <w:color w:val="000000" w:themeColor="text1"/>
                <w:sz w:val="24"/>
              </w:rPr>
            </w:rPrChange>
          </w:rPr>
          <w:delText>中间件</w:delText>
        </w:r>
        <w:r w:rsidR="00661E95" w:rsidRPr="003744D7" w:rsidDel="0049416F">
          <w:rPr>
            <w:rFonts w:asciiTheme="minorEastAsia" w:hAnsiTheme="minorEastAsia" w:hint="eastAsia"/>
            <w:color w:val="000000" w:themeColor="text1"/>
            <w:sz w:val="24"/>
            <w:rPrChange w:id="7189" w:author="微软用户" w:date="2017-08-24T15:39:00Z">
              <w:rPr>
                <w:rFonts w:hint="eastAsia"/>
                <w:color w:val="000000" w:themeColor="text1"/>
                <w:sz w:val="24"/>
              </w:rPr>
            </w:rPrChange>
          </w:rPr>
          <w:delText>系统</w:delText>
        </w:r>
        <w:r w:rsidR="002C2D27" w:rsidRPr="003744D7" w:rsidDel="0049416F">
          <w:rPr>
            <w:rFonts w:asciiTheme="minorEastAsia" w:hAnsiTheme="minorEastAsia" w:hint="eastAsia"/>
            <w:color w:val="000000" w:themeColor="text1"/>
            <w:sz w:val="24"/>
            <w:rPrChange w:id="7190" w:author="微软用户" w:date="2017-08-24T15:39:00Z">
              <w:rPr>
                <w:rFonts w:hint="eastAsia"/>
                <w:color w:val="000000" w:themeColor="text1"/>
                <w:sz w:val="24"/>
              </w:rPr>
            </w:rPrChange>
          </w:rPr>
          <w:delText>关键技术</w:delText>
        </w:r>
      </w:del>
      <w:del w:id="7191" w:author="微软用户" w:date="2017-08-24T15:39:00Z">
        <w:r w:rsidR="002C2D27" w:rsidRPr="003744D7" w:rsidDel="00187518">
          <w:rPr>
            <w:rFonts w:asciiTheme="minorEastAsia" w:hAnsiTheme="minorEastAsia" w:hint="eastAsia"/>
            <w:color w:val="000000" w:themeColor="text1"/>
            <w:sz w:val="24"/>
            <w:rPrChange w:id="7192" w:author="微软用户" w:date="2017-08-24T15:39:00Z">
              <w:rPr>
                <w:rFonts w:hint="eastAsia"/>
                <w:color w:val="000000" w:themeColor="text1"/>
                <w:sz w:val="24"/>
              </w:rPr>
            </w:rPrChange>
          </w:rPr>
          <w:delText>的</w:delText>
        </w:r>
      </w:del>
      <w:del w:id="7193" w:author="微软用户" w:date="2017-08-24T16:05:00Z">
        <w:r w:rsidR="002C2D27" w:rsidRPr="003744D7" w:rsidDel="0049416F">
          <w:rPr>
            <w:rFonts w:asciiTheme="minorEastAsia" w:hAnsiTheme="minorEastAsia" w:hint="eastAsia"/>
            <w:color w:val="000000" w:themeColor="text1"/>
            <w:sz w:val="24"/>
            <w:rPrChange w:id="7194" w:author="微软用户" w:date="2017-08-24T15:39:00Z">
              <w:rPr>
                <w:rFonts w:hint="eastAsia"/>
                <w:color w:val="000000" w:themeColor="text1"/>
                <w:sz w:val="24"/>
              </w:rPr>
            </w:rPrChange>
          </w:rPr>
          <w:delText>优化</w:delText>
        </w:r>
        <w:r w:rsidR="000F4170" w:rsidRPr="003744D7" w:rsidDel="0049416F">
          <w:rPr>
            <w:rFonts w:asciiTheme="minorEastAsia" w:hAnsiTheme="minorEastAsia" w:hint="eastAsia"/>
            <w:color w:val="000000" w:themeColor="text1"/>
            <w:sz w:val="24"/>
            <w:rPrChange w:id="7195" w:author="微软用户" w:date="2017-08-24T15:39:00Z">
              <w:rPr>
                <w:rFonts w:hint="eastAsia"/>
                <w:color w:val="000000" w:themeColor="text1"/>
                <w:sz w:val="24"/>
              </w:rPr>
            </w:rPrChange>
          </w:rPr>
          <w:delText>的</w:delText>
        </w:r>
        <w:r w:rsidR="002C2D27" w:rsidRPr="003744D7" w:rsidDel="0049416F">
          <w:rPr>
            <w:rFonts w:asciiTheme="minorEastAsia" w:hAnsiTheme="minorEastAsia" w:hint="eastAsia"/>
            <w:color w:val="000000" w:themeColor="text1"/>
            <w:sz w:val="24"/>
            <w:rPrChange w:id="7196" w:author="微软用户" w:date="2017-08-24T15:39:00Z">
              <w:rPr>
                <w:rFonts w:hint="eastAsia"/>
                <w:color w:val="000000" w:themeColor="text1"/>
                <w:sz w:val="24"/>
              </w:rPr>
            </w:rPrChange>
          </w:rPr>
          <w:delText>内容包括四个方面</w:delText>
        </w:r>
        <w:r w:rsidR="006818B0" w:rsidRPr="003744D7" w:rsidDel="0049416F">
          <w:rPr>
            <w:rFonts w:asciiTheme="minorEastAsia" w:hAnsiTheme="minorEastAsia" w:hint="eastAsia"/>
            <w:color w:val="000000" w:themeColor="text1"/>
            <w:sz w:val="24"/>
            <w:rPrChange w:id="7197" w:author="微软用户" w:date="2017-08-24T15:39:00Z">
              <w:rPr>
                <w:rFonts w:hint="eastAsia"/>
                <w:color w:val="000000" w:themeColor="text1"/>
                <w:sz w:val="24"/>
              </w:rPr>
            </w:rPrChange>
          </w:rPr>
          <w:delText>。</w:delText>
        </w:r>
      </w:del>
    </w:p>
    <w:p w14:paraId="67C83B38" w14:textId="0FCD8AC0" w:rsidR="003638A4" w:rsidRPr="002E4CCF" w:rsidRDefault="006818B0">
      <w:pPr>
        <w:numPr>
          <w:ilvl w:val="0"/>
          <w:numId w:val="18"/>
        </w:numPr>
        <w:spacing w:line="400" w:lineRule="exact"/>
        <w:rPr>
          <w:ins w:id="7198" w:author="微软用户" w:date="2017-08-24T15:37:00Z"/>
          <w:rFonts w:asciiTheme="minorEastAsia" w:hAnsiTheme="minorEastAsia"/>
          <w:color w:val="000000" w:themeColor="text1"/>
          <w:sz w:val="24"/>
          <w:szCs w:val="24"/>
          <w:rPrChange w:id="7199" w:author="微软用户" w:date="2017-08-24T15:38:00Z">
            <w:rPr>
              <w:ins w:id="7200" w:author="微软用户" w:date="2017-08-24T15:37:00Z"/>
              <w:rFonts w:asciiTheme="minorEastAsia" w:hAnsiTheme="minorEastAsia"/>
              <w:color w:val="FF0000"/>
              <w:sz w:val="24"/>
            </w:rPr>
          </w:rPrChange>
        </w:rPr>
        <w:pPrChange w:id="7201" w:author="微软用户" w:date="2017-08-24T15:38:00Z">
          <w:pPr>
            <w:spacing w:line="400" w:lineRule="exact"/>
          </w:pPr>
        </w:pPrChange>
      </w:pPr>
      <w:r w:rsidRPr="002E4CCF">
        <w:rPr>
          <w:rFonts w:asciiTheme="minorEastAsia" w:hAnsiTheme="minorEastAsia" w:hint="eastAsia"/>
          <w:color w:val="000000" w:themeColor="text1"/>
          <w:sz w:val="24"/>
          <w:szCs w:val="24"/>
          <w:rPrChange w:id="7202" w:author="微软用户" w:date="2017-08-24T15:38:00Z">
            <w:rPr>
              <w:rFonts w:hint="eastAsia"/>
              <w:color w:val="000000" w:themeColor="text1"/>
              <w:sz w:val="24"/>
            </w:rPr>
          </w:rPrChange>
        </w:rPr>
        <w:t>持久会话管理</w:t>
      </w:r>
      <w:ins w:id="7203" w:author="微软用户" w:date="2017-08-24T16:28:00Z">
        <w:r w:rsidR="009C71FF">
          <w:rPr>
            <w:rFonts w:asciiTheme="minorEastAsia" w:hAnsiTheme="minorEastAsia" w:hint="eastAsia"/>
            <w:color w:val="000000" w:themeColor="text1"/>
            <w:sz w:val="24"/>
            <w:szCs w:val="24"/>
          </w:rPr>
          <w:t>通过128位的AES加密技术，</w:t>
        </w:r>
      </w:ins>
      <w:r w:rsidR="00E95BCD" w:rsidRPr="002E4CCF">
        <w:rPr>
          <w:rFonts w:asciiTheme="minorEastAsia" w:hAnsiTheme="minorEastAsia" w:hint="eastAsia"/>
          <w:color w:val="000000" w:themeColor="text1"/>
          <w:sz w:val="24"/>
          <w:szCs w:val="24"/>
          <w:rPrChange w:id="7204" w:author="微软用户" w:date="2017-08-24T15:38:00Z">
            <w:rPr>
              <w:rFonts w:hint="eastAsia"/>
              <w:color w:val="000000" w:themeColor="text1"/>
              <w:sz w:val="24"/>
            </w:rPr>
          </w:rPrChange>
        </w:rPr>
        <w:t>解决</w:t>
      </w:r>
      <w:r w:rsidR="00133C92" w:rsidRPr="002E4CCF">
        <w:rPr>
          <w:rFonts w:asciiTheme="minorEastAsia" w:hAnsiTheme="minorEastAsia" w:hint="eastAsia"/>
          <w:color w:val="000000" w:themeColor="text1"/>
          <w:sz w:val="24"/>
          <w:szCs w:val="24"/>
          <w:rPrChange w:id="7205" w:author="微软用户" w:date="2017-08-24T15:38:00Z">
            <w:rPr>
              <w:rFonts w:hint="eastAsia"/>
              <w:color w:val="000000" w:themeColor="text1"/>
              <w:sz w:val="24"/>
            </w:rPr>
          </w:rPrChange>
        </w:rPr>
        <w:t>了</w:t>
      </w:r>
      <w:r w:rsidR="00010307" w:rsidRPr="002E4CCF">
        <w:rPr>
          <w:rFonts w:asciiTheme="minorEastAsia" w:hAnsiTheme="minorEastAsia" w:hint="eastAsia"/>
          <w:color w:val="000000" w:themeColor="text1"/>
          <w:sz w:val="24"/>
          <w:szCs w:val="24"/>
          <w:rPrChange w:id="7206" w:author="微软用户" w:date="2017-08-24T15:38:00Z">
            <w:rPr>
              <w:rFonts w:hint="eastAsia"/>
              <w:color w:val="000000" w:themeColor="text1"/>
              <w:sz w:val="24"/>
            </w:rPr>
          </w:rPrChange>
        </w:rPr>
        <w:t>缓存</w:t>
      </w:r>
      <w:r w:rsidR="00E95BCD" w:rsidRPr="002E4CCF">
        <w:rPr>
          <w:rFonts w:asciiTheme="minorEastAsia" w:hAnsiTheme="minorEastAsia" w:hint="eastAsia"/>
          <w:color w:val="000000" w:themeColor="text1"/>
          <w:sz w:val="24"/>
          <w:szCs w:val="24"/>
          <w:rPrChange w:id="7207" w:author="微软用户" w:date="2017-08-24T15:38:00Z">
            <w:rPr>
              <w:rFonts w:hint="eastAsia"/>
              <w:color w:val="000000" w:themeColor="text1"/>
              <w:sz w:val="24"/>
            </w:rPr>
          </w:rPrChange>
        </w:rPr>
        <w:t>在中间件的用户</w:t>
      </w:r>
      <w:del w:id="7208" w:author="微软用户" w:date="2017-08-24T16:28:00Z">
        <w:r w:rsidR="00E95BCD" w:rsidRPr="002E4CCF" w:rsidDel="00D15952">
          <w:rPr>
            <w:rFonts w:asciiTheme="minorEastAsia" w:hAnsiTheme="minorEastAsia" w:hint="eastAsia"/>
            <w:color w:val="000000" w:themeColor="text1"/>
            <w:sz w:val="24"/>
            <w:szCs w:val="24"/>
            <w:rPrChange w:id="7209" w:author="微软用户" w:date="2017-08-24T15:38:00Z">
              <w:rPr>
                <w:rFonts w:hint="eastAsia"/>
                <w:color w:val="000000" w:themeColor="text1"/>
                <w:sz w:val="24"/>
              </w:rPr>
            </w:rPrChange>
          </w:rPr>
          <w:delText>缓存</w:delText>
        </w:r>
      </w:del>
      <w:r w:rsidR="00E95BCD" w:rsidRPr="002E4CCF">
        <w:rPr>
          <w:rFonts w:asciiTheme="minorEastAsia" w:hAnsiTheme="minorEastAsia" w:hint="eastAsia"/>
          <w:color w:val="000000" w:themeColor="text1"/>
          <w:sz w:val="24"/>
          <w:szCs w:val="24"/>
          <w:rPrChange w:id="7210" w:author="微软用户" w:date="2017-08-24T15:38:00Z">
            <w:rPr>
              <w:rFonts w:hint="eastAsia"/>
              <w:color w:val="000000" w:themeColor="text1"/>
              <w:sz w:val="24"/>
            </w:rPr>
          </w:rPrChange>
        </w:rPr>
        <w:t>信息</w:t>
      </w:r>
      <w:ins w:id="7211" w:author="微软用户" w:date="2017-08-24T16:28:00Z">
        <w:r w:rsidR="009901D5">
          <w:rPr>
            <w:rFonts w:asciiTheme="minorEastAsia" w:hAnsiTheme="minorEastAsia" w:hint="eastAsia"/>
            <w:color w:val="000000" w:themeColor="text1"/>
            <w:sz w:val="24"/>
            <w:szCs w:val="24"/>
          </w:rPr>
          <w:t>如登陆信息、会话信息</w:t>
        </w:r>
      </w:ins>
      <w:ins w:id="7212" w:author="微软用户" w:date="2017-08-24T16:10:00Z">
        <w:r w:rsidR="00550937">
          <w:rPr>
            <w:rFonts w:asciiTheme="minorEastAsia" w:hAnsiTheme="minorEastAsia" w:hint="eastAsia"/>
            <w:color w:val="000000" w:themeColor="text1"/>
            <w:sz w:val="24"/>
            <w:szCs w:val="24"/>
          </w:rPr>
          <w:t>的安全性问题</w:t>
        </w:r>
      </w:ins>
      <w:r w:rsidR="00E95BCD" w:rsidRPr="002E4CCF">
        <w:rPr>
          <w:rFonts w:asciiTheme="minorEastAsia" w:hAnsiTheme="minorEastAsia" w:hint="eastAsia"/>
          <w:color w:val="000000" w:themeColor="text1"/>
          <w:sz w:val="24"/>
          <w:szCs w:val="24"/>
          <w:rPrChange w:id="7213" w:author="微软用户" w:date="2017-08-24T15:38:00Z">
            <w:rPr>
              <w:rFonts w:hint="eastAsia"/>
              <w:color w:val="000000" w:themeColor="text1"/>
              <w:sz w:val="24"/>
            </w:rPr>
          </w:rPrChange>
        </w:rPr>
        <w:t>，</w:t>
      </w:r>
      <w:del w:id="7214" w:author="微软用户" w:date="2017-08-24T16:10:00Z">
        <w:r w:rsidR="00E95BCD" w:rsidRPr="002E4CCF" w:rsidDel="00550937">
          <w:rPr>
            <w:rFonts w:asciiTheme="minorEastAsia" w:hAnsiTheme="minorEastAsia" w:hint="eastAsia"/>
            <w:color w:val="000000" w:themeColor="text1"/>
            <w:sz w:val="24"/>
            <w:szCs w:val="24"/>
            <w:rPrChange w:id="7215" w:author="微软用户" w:date="2017-08-24T15:38:00Z">
              <w:rPr>
                <w:rFonts w:hint="eastAsia"/>
                <w:color w:val="000000" w:themeColor="text1"/>
                <w:sz w:val="24"/>
              </w:rPr>
            </w:rPrChange>
          </w:rPr>
          <w:delText>包括用户登录状态信息和用户个人信息，</w:delText>
        </w:r>
      </w:del>
      <w:del w:id="7216" w:author="微软用户" w:date="2017-08-24T16:07:00Z">
        <w:r w:rsidR="00E95BCD" w:rsidRPr="002E4CCF" w:rsidDel="000A1ECF">
          <w:rPr>
            <w:rFonts w:asciiTheme="minorEastAsia" w:hAnsiTheme="minorEastAsia" w:hint="eastAsia"/>
            <w:color w:val="000000" w:themeColor="text1"/>
            <w:sz w:val="24"/>
            <w:szCs w:val="24"/>
            <w:rPrChange w:id="7217" w:author="微软用户" w:date="2017-08-24T15:38:00Z">
              <w:rPr>
                <w:rFonts w:hint="eastAsia"/>
                <w:color w:val="000000" w:themeColor="text1"/>
                <w:sz w:val="24"/>
              </w:rPr>
            </w:rPrChange>
          </w:rPr>
          <w:delText>本</w:delText>
        </w:r>
      </w:del>
      <w:del w:id="7218" w:author="微软用户" w:date="2017-08-24T16:10:00Z">
        <w:r w:rsidR="00E95BCD" w:rsidRPr="002E4CCF" w:rsidDel="00550937">
          <w:rPr>
            <w:rFonts w:asciiTheme="minorEastAsia" w:hAnsiTheme="minorEastAsia" w:hint="eastAsia"/>
            <w:color w:val="000000" w:themeColor="text1"/>
            <w:sz w:val="24"/>
            <w:szCs w:val="24"/>
            <w:rPrChange w:id="7219" w:author="微软用户" w:date="2017-08-24T15:38:00Z">
              <w:rPr>
                <w:rFonts w:hint="eastAsia"/>
                <w:color w:val="000000" w:themeColor="text1"/>
                <w:sz w:val="24"/>
              </w:rPr>
            </w:rPrChange>
          </w:rPr>
          <w:delText>系统使用了</w:delText>
        </w:r>
        <w:r w:rsidR="00E95BCD" w:rsidRPr="002E4CCF" w:rsidDel="00550937">
          <w:rPr>
            <w:rFonts w:asciiTheme="minorEastAsia" w:hAnsiTheme="minorEastAsia"/>
            <w:color w:val="000000" w:themeColor="text1"/>
            <w:sz w:val="24"/>
            <w:szCs w:val="24"/>
            <w:rPrChange w:id="7220" w:author="微软用户" w:date="2017-08-24T15:38:00Z">
              <w:rPr>
                <w:color w:val="000000" w:themeColor="text1"/>
                <w:sz w:val="24"/>
              </w:rPr>
            </w:rPrChange>
          </w:rPr>
          <w:delText>128</w:delText>
        </w:r>
        <w:r w:rsidR="00E95BCD" w:rsidRPr="002E4CCF" w:rsidDel="00550937">
          <w:rPr>
            <w:rFonts w:asciiTheme="minorEastAsia" w:hAnsiTheme="minorEastAsia" w:hint="eastAsia"/>
            <w:color w:val="000000" w:themeColor="text1"/>
            <w:sz w:val="24"/>
            <w:szCs w:val="24"/>
            <w:rPrChange w:id="7221" w:author="微软用户" w:date="2017-08-24T15:38:00Z">
              <w:rPr>
                <w:rFonts w:hint="eastAsia"/>
                <w:color w:val="000000" w:themeColor="text1"/>
                <w:sz w:val="24"/>
              </w:rPr>
            </w:rPrChange>
          </w:rPr>
          <w:delText>位的</w:delText>
        </w:r>
        <w:r w:rsidR="00E95BCD" w:rsidRPr="002E4CCF" w:rsidDel="00550937">
          <w:rPr>
            <w:rFonts w:asciiTheme="minorEastAsia" w:hAnsiTheme="minorEastAsia"/>
            <w:color w:val="000000" w:themeColor="text1"/>
            <w:sz w:val="24"/>
            <w:szCs w:val="24"/>
            <w:rPrChange w:id="7222" w:author="微软用户" w:date="2017-08-24T15:38:00Z">
              <w:rPr>
                <w:color w:val="000000" w:themeColor="text1"/>
                <w:sz w:val="24"/>
              </w:rPr>
            </w:rPrChange>
          </w:rPr>
          <w:delText>AES</w:delText>
        </w:r>
        <w:r w:rsidR="00E95BCD" w:rsidRPr="002E4CCF" w:rsidDel="00550937">
          <w:rPr>
            <w:rFonts w:asciiTheme="minorEastAsia" w:hAnsiTheme="minorEastAsia" w:hint="eastAsia"/>
            <w:color w:val="000000" w:themeColor="text1"/>
            <w:sz w:val="24"/>
            <w:szCs w:val="24"/>
            <w:rPrChange w:id="7223" w:author="微软用户" w:date="2017-08-24T15:38:00Z">
              <w:rPr>
                <w:rFonts w:hint="eastAsia"/>
                <w:color w:val="000000" w:themeColor="text1"/>
                <w:sz w:val="24"/>
              </w:rPr>
            </w:rPrChange>
          </w:rPr>
          <w:delText>加密算法对这些隐私信息进行了加密，</w:delText>
        </w:r>
        <w:r w:rsidR="00AB605D" w:rsidRPr="002E4CCF" w:rsidDel="00550937">
          <w:rPr>
            <w:rFonts w:asciiTheme="minorEastAsia" w:hAnsiTheme="minorEastAsia" w:hint="eastAsia"/>
            <w:color w:val="000000" w:themeColor="text1"/>
            <w:sz w:val="24"/>
            <w:szCs w:val="24"/>
            <w:rPrChange w:id="7224" w:author="微软用户" w:date="2017-08-24T15:38:00Z">
              <w:rPr>
                <w:rFonts w:hint="eastAsia"/>
                <w:color w:val="000000" w:themeColor="text1"/>
                <w:sz w:val="24"/>
              </w:rPr>
            </w:rPrChange>
          </w:rPr>
          <w:delText>保证了用户的隐私安全</w:delText>
        </w:r>
        <w:r w:rsidR="004723B5" w:rsidRPr="002E4CCF" w:rsidDel="00550937">
          <w:rPr>
            <w:rFonts w:asciiTheme="minorEastAsia" w:hAnsiTheme="minorEastAsia" w:hint="eastAsia"/>
            <w:color w:val="000000" w:themeColor="text1"/>
            <w:sz w:val="24"/>
            <w:szCs w:val="24"/>
            <w:rPrChange w:id="7225" w:author="微软用户" w:date="2017-08-24T15:38:00Z">
              <w:rPr>
                <w:rFonts w:hint="eastAsia"/>
                <w:color w:val="000000" w:themeColor="text1"/>
                <w:sz w:val="24"/>
              </w:rPr>
            </w:rPrChange>
          </w:rPr>
          <w:delText>，</w:delText>
        </w:r>
      </w:del>
      <w:r w:rsidR="00AB605D" w:rsidRPr="002E4CCF">
        <w:rPr>
          <w:rFonts w:asciiTheme="minorEastAsia" w:hAnsiTheme="minorEastAsia" w:hint="eastAsia"/>
          <w:color w:val="000000" w:themeColor="text1"/>
          <w:sz w:val="24"/>
          <w:szCs w:val="24"/>
          <w:rPrChange w:id="7226" w:author="微软用户" w:date="2017-08-24T15:38:00Z">
            <w:rPr>
              <w:rFonts w:hint="eastAsia"/>
              <w:color w:val="000000" w:themeColor="text1"/>
              <w:sz w:val="24"/>
            </w:rPr>
          </w:rPrChange>
        </w:rPr>
        <w:t>同时</w:t>
      </w:r>
      <w:del w:id="7227" w:author="微软用户" w:date="2017-08-24T16:10:00Z">
        <w:r w:rsidR="00AB605D" w:rsidRPr="002E4CCF" w:rsidDel="00B168E2">
          <w:rPr>
            <w:rFonts w:asciiTheme="minorEastAsia" w:hAnsiTheme="minorEastAsia" w:hint="eastAsia"/>
            <w:color w:val="000000" w:themeColor="text1"/>
            <w:sz w:val="24"/>
            <w:szCs w:val="24"/>
            <w:rPrChange w:id="7228" w:author="微软用户" w:date="2017-08-24T15:38:00Z">
              <w:rPr>
                <w:rFonts w:hint="eastAsia"/>
                <w:color w:val="000000" w:themeColor="text1"/>
                <w:sz w:val="24"/>
              </w:rPr>
            </w:rPrChange>
          </w:rPr>
          <w:delText>提供给用户</w:delText>
        </w:r>
      </w:del>
      <w:ins w:id="7229" w:author="微软用户" w:date="2017-08-24T16:28:00Z">
        <w:r w:rsidR="005731D2">
          <w:rPr>
            <w:rFonts w:asciiTheme="minorEastAsia" w:hAnsiTheme="minorEastAsia" w:hint="eastAsia"/>
            <w:color w:val="000000" w:themeColor="text1"/>
            <w:sz w:val="24"/>
            <w:szCs w:val="24"/>
          </w:rPr>
          <w:t>新增</w:t>
        </w:r>
      </w:ins>
      <w:ins w:id="7230" w:author="微软用户" w:date="2017-08-24T16:10:00Z">
        <w:r w:rsidR="00B168E2">
          <w:rPr>
            <w:rFonts w:asciiTheme="minorEastAsia" w:hAnsiTheme="minorEastAsia" w:hint="eastAsia"/>
            <w:color w:val="000000" w:themeColor="text1"/>
            <w:sz w:val="24"/>
            <w:szCs w:val="24"/>
          </w:rPr>
          <w:t>了</w:t>
        </w:r>
      </w:ins>
      <w:r w:rsidR="00AB605D" w:rsidRPr="002E4CCF">
        <w:rPr>
          <w:rFonts w:asciiTheme="minorEastAsia" w:hAnsiTheme="minorEastAsia" w:hint="eastAsia"/>
          <w:color w:val="000000" w:themeColor="text1"/>
          <w:sz w:val="24"/>
          <w:szCs w:val="24"/>
          <w:rPrChange w:id="7231" w:author="微软用户" w:date="2017-08-24T15:38:00Z">
            <w:rPr>
              <w:rFonts w:hint="eastAsia"/>
              <w:color w:val="000000" w:themeColor="text1"/>
              <w:sz w:val="24"/>
            </w:rPr>
          </w:rPrChange>
        </w:rPr>
        <w:t>撤销、查询</w:t>
      </w:r>
      <w:r w:rsidR="00E95BCD" w:rsidRPr="002E4CCF">
        <w:rPr>
          <w:rFonts w:asciiTheme="minorEastAsia" w:hAnsiTheme="minorEastAsia" w:hint="eastAsia"/>
          <w:color w:val="000000" w:themeColor="text1"/>
          <w:sz w:val="24"/>
          <w:szCs w:val="24"/>
          <w:rPrChange w:id="7232" w:author="微软用户" w:date="2017-08-24T15:38:00Z">
            <w:rPr>
              <w:rFonts w:hint="eastAsia"/>
              <w:color w:val="000000" w:themeColor="text1"/>
              <w:sz w:val="24"/>
            </w:rPr>
          </w:rPrChange>
        </w:rPr>
        <w:t>会话的</w:t>
      </w:r>
      <w:ins w:id="7233" w:author="微软用户" w:date="2017-08-24T16:10:00Z">
        <w:r w:rsidR="0020460B">
          <w:rPr>
            <w:rFonts w:asciiTheme="minorEastAsia" w:hAnsiTheme="minorEastAsia"/>
            <w:color w:val="000000" w:themeColor="text1"/>
            <w:sz w:val="24"/>
            <w:szCs w:val="24"/>
          </w:rPr>
          <w:t>功能</w:t>
        </w:r>
      </w:ins>
      <w:del w:id="7234" w:author="微软用户" w:date="2017-08-24T16:10:00Z">
        <w:r w:rsidR="00E95BCD" w:rsidRPr="002E4CCF" w:rsidDel="0020460B">
          <w:rPr>
            <w:rFonts w:asciiTheme="minorEastAsia" w:hAnsiTheme="minorEastAsia" w:hint="eastAsia"/>
            <w:color w:val="000000" w:themeColor="text1"/>
            <w:sz w:val="24"/>
            <w:szCs w:val="24"/>
            <w:rPrChange w:id="7235" w:author="微软用户" w:date="2017-08-24T15:38:00Z">
              <w:rPr>
                <w:rFonts w:hint="eastAsia"/>
                <w:color w:val="000000" w:themeColor="text1"/>
                <w:sz w:val="24"/>
              </w:rPr>
            </w:rPrChange>
          </w:rPr>
          <w:delText>接口</w:delText>
        </w:r>
      </w:del>
      <w:r w:rsidR="00FF159E" w:rsidRPr="002E4CCF">
        <w:rPr>
          <w:rFonts w:asciiTheme="minorEastAsia" w:hAnsiTheme="minorEastAsia" w:hint="eastAsia"/>
          <w:color w:val="000000" w:themeColor="text1"/>
          <w:sz w:val="24"/>
          <w:szCs w:val="24"/>
          <w:rPrChange w:id="7236" w:author="微软用户" w:date="2017-08-24T15:38:00Z">
            <w:rPr>
              <w:rFonts w:hint="eastAsia"/>
              <w:color w:val="000000" w:themeColor="text1"/>
              <w:sz w:val="24"/>
            </w:rPr>
          </w:rPrChange>
        </w:rPr>
        <w:t>。</w:t>
      </w:r>
    </w:p>
    <w:p w14:paraId="2D69F25B" w14:textId="40262301" w:rsidR="003638A4" w:rsidRDefault="007F2E42">
      <w:pPr>
        <w:numPr>
          <w:ilvl w:val="0"/>
          <w:numId w:val="18"/>
        </w:numPr>
        <w:spacing w:line="400" w:lineRule="exact"/>
        <w:rPr>
          <w:ins w:id="7237" w:author="微软用户" w:date="2017-08-24T16:11:00Z"/>
          <w:rFonts w:asciiTheme="minorEastAsia" w:hAnsiTheme="minorEastAsia"/>
          <w:color w:val="000000" w:themeColor="text1"/>
          <w:sz w:val="24"/>
          <w:szCs w:val="24"/>
        </w:rPr>
        <w:pPrChange w:id="7238" w:author="微软用户" w:date="2017-08-24T15:38:00Z">
          <w:pPr>
            <w:spacing w:line="400" w:lineRule="exact"/>
          </w:pPr>
        </w:pPrChange>
      </w:pPr>
      <w:r w:rsidRPr="002E4CCF">
        <w:rPr>
          <w:rFonts w:asciiTheme="minorEastAsia" w:hAnsiTheme="minorEastAsia" w:hint="eastAsia"/>
          <w:color w:val="000000" w:themeColor="text1"/>
          <w:sz w:val="24"/>
          <w:szCs w:val="24"/>
          <w:rPrChange w:id="7239" w:author="微软用户" w:date="2017-08-24T15:38:00Z">
            <w:rPr>
              <w:rFonts w:hint="eastAsia"/>
              <w:color w:val="000000" w:themeColor="text1"/>
              <w:sz w:val="24"/>
            </w:rPr>
          </w:rPrChange>
        </w:rPr>
        <w:t>大文件上传</w:t>
      </w:r>
      <w:del w:id="7240" w:author="微软用户" w:date="2017-08-24T16:11:00Z">
        <w:r w:rsidR="0043711D" w:rsidRPr="002E4CCF" w:rsidDel="00F5007C">
          <w:rPr>
            <w:rFonts w:asciiTheme="minorEastAsia" w:hAnsiTheme="minorEastAsia" w:hint="eastAsia"/>
            <w:color w:val="000000" w:themeColor="text1"/>
            <w:sz w:val="24"/>
            <w:szCs w:val="24"/>
            <w:rPrChange w:id="7241" w:author="微软用户" w:date="2017-08-24T15:38:00Z">
              <w:rPr>
                <w:rFonts w:hint="eastAsia"/>
                <w:color w:val="000000" w:themeColor="text1"/>
                <w:sz w:val="24"/>
              </w:rPr>
            </w:rPrChange>
          </w:rPr>
          <w:delText>关键</w:delText>
        </w:r>
      </w:del>
      <w:ins w:id="7242" w:author="微软用户" w:date="2017-08-24T16:38:00Z">
        <w:r w:rsidR="000321AF">
          <w:rPr>
            <w:rFonts w:asciiTheme="minorEastAsia" w:hAnsiTheme="minorEastAsia"/>
            <w:color w:val="000000" w:themeColor="text1"/>
            <w:sz w:val="24"/>
            <w:szCs w:val="24"/>
          </w:rPr>
          <w:t>利用</w:t>
        </w:r>
      </w:ins>
      <w:ins w:id="7243" w:author="微软用户" w:date="2017-08-24T16:39:00Z">
        <w:r w:rsidR="00D65E24">
          <w:rPr>
            <w:rFonts w:asciiTheme="minorEastAsia" w:hAnsiTheme="minorEastAsia"/>
            <w:color w:val="000000" w:themeColor="text1"/>
            <w:sz w:val="24"/>
            <w:szCs w:val="24"/>
          </w:rPr>
          <w:t>断点</w:t>
        </w:r>
      </w:ins>
      <w:ins w:id="7244" w:author="微软用户" w:date="2017-08-24T16:38:00Z">
        <w:r w:rsidR="000321AF">
          <w:rPr>
            <w:rFonts w:asciiTheme="minorEastAsia" w:hAnsiTheme="minorEastAsia"/>
            <w:color w:val="000000" w:themeColor="text1"/>
            <w:sz w:val="24"/>
            <w:szCs w:val="24"/>
          </w:rPr>
          <w:t>续传技术</w:t>
        </w:r>
      </w:ins>
      <w:del w:id="7245" w:author="微软用户" w:date="2017-08-24T16:37:00Z">
        <w:r w:rsidR="0043711D" w:rsidRPr="002E4CCF" w:rsidDel="000321AF">
          <w:rPr>
            <w:rFonts w:asciiTheme="minorEastAsia" w:hAnsiTheme="minorEastAsia" w:hint="eastAsia"/>
            <w:color w:val="000000" w:themeColor="text1"/>
            <w:sz w:val="24"/>
            <w:szCs w:val="24"/>
            <w:rPrChange w:id="7246" w:author="微软用户" w:date="2017-08-24T15:38:00Z">
              <w:rPr>
                <w:rFonts w:hint="eastAsia"/>
                <w:color w:val="000000" w:themeColor="text1"/>
                <w:sz w:val="24"/>
              </w:rPr>
            </w:rPrChange>
          </w:rPr>
          <w:delText>技术</w:delText>
        </w:r>
      </w:del>
      <w:del w:id="7247" w:author="微软用户" w:date="2017-08-24T16:11:00Z">
        <w:r w:rsidR="0043711D" w:rsidRPr="002E4CCF" w:rsidDel="004E1C76">
          <w:rPr>
            <w:rFonts w:asciiTheme="minorEastAsia" w:hAnsiTheme="minorEastAsia" w:hint="eastAsia"/>
            <w:color w:val="000000" w:themeColor="text1"/>
            <w:sz w:val="24"/>
            <w:szCs w:val="24"/>
            <w:rPrChange w:id="7248" w:author="微软用户" w:date="2017-08-24T15:38:00Z">
              <w:rPr>
                <w:rFonts w:hint="eastAsia"/>
                <w:color w:val="000000" w:themeColor="text1"/>
                <w:sz w:val="24"/>
              </w:rPr>
            </w:rPrChange>
          </w:rPr>
          <w:delText>的优化</w:delText>
        </w:r>
      </w:del>
      <w:ins w:id="7249" w:author="微软用户" w:date="2017-08-24T16:29:00Z">
        <w:r w:rsidR="00F80634">
          <w:rPr>
            <w:rFonts w:asciiTheme="minorEastAsia" w:hAnsiTheme="minorEastAsia"/>
            <w:color w:val="000000" w:themeColor="text1"/>
            <w:sz w:val="24"/>
            <w:szCs w:val="24"/>
          </w:rPr>
          <w:t>缓解</w:t>
        </w:r>
      </w:ins>
      <w:del w:id="7250" w:author="微软用户" w:date="2017-08-24T16:29:00Z">
        <w:r w:rsidRPr="002E4CCF" w:rsidDel="00F80634">
          <w:rPr>
            <w:rFonts w:asciiTheme="minorEastAsia" w:hAnsiTheme="minorEastAsia" w:hint="eastAsia"/>
            <w:color w:val="000000" w:themeColor="text1"/>
            <w:sz w:val="24"/>
            <w:szCs w:val="24"/>
            <w:rPrChange w:id="7251" w:author="微软用户" w:date="2017-08-24T15:38:00Z">
              <w:rPr>
                <w:rFonts w:hint="eastAsia"/>
                <w:color w:val="000000" w:themeColor="text1"/>
                <w:sz w:val="24"/>
              </w:rPr>
            </w:rPrChange>
          </w:rPr>
          <w:delText>解决</w:delText>
        </w:r>
      </w:del>
      <w:r w:rsidRPr="002E4CCF">
        <w:rPr>
          <w:rFonts w:asciiTheme="minorEastAsia" w:hAnsiTheme="minorEastAsia" w:hint="eastAsia"/>
          <w:color w:val="000000" w:themeColor="text1"/>
          <w:sz w:val="24"/>
          <w:szCs w:val="24"/>
          <w:rPrChange w:id="7252" w:author="微软用户" w:date="2017-08-24T15:38:00Z">
            <w:rPr>
              <w:rFonts w:hint="eastAsia"/>
              <w:color w:val="000000" w:themeColor="text1"/>
              <w:sz w:val="24"/>
            </w:rPr>
          </w:rPrChange>
        </w:rPr>
        <w:t>了</w:t>
      </w:r>
      <w:ins w:id="7253" w:author="微软用户" w:date="2017-08-24T16:29:00Z">
        <w:r w:rsidR="00F80634">
          <w:rPr>
            <w:rFonts w:asciiTheme="minorEastAsia" w:hAnsiTheme="minorEastAsia" w:hint="eastAsia"/>
            <w:color w:val="000000" w:themeColor="text1"/>
            <w:sz w:val="24"/>
            <w:szCs w:val="24"/>
          </w:rPr>
          <w:t>云备份数据传输服务受网络波动的影响，</w:t>
        </w:r>
        <w:r w:rsidR="00EA4546">
          <w:rPr>
            <w:rFonts w:asciiTheme="minorEastAsia" w:hAnsiTheme="minorEastAsia" w:hint="eastAsia"/>
            <w:color w:val="000000" w:themeColor="text1"/>
            <w:sz w:val="24"/>
            <w:szCs w:val="24"/>
          </w:rPr>
          <w:t>避免了</w:t>
        </w:r>
      </w:ins>
      <w:r w:rsidRPr="002E4CCF">
        <w:rPr>
          <w:rFonts w:asciiTheme="minorEastAsia" w:hAnsiTheme="minorEastAsia" w:hint="eastAsia"/>
          <w:color w:val="000000" w:themeColor="text1"/>
          <w:sz w:val="24"/>
          <w:szCs w:val="24"/>
          <w:rPrChange w:id="7254" w:author="微软用户" w:date="2017-08-24T15:38:00Z">
            <w:rPr>
              <w:rFonts w:hint="eastAsia"/>
              <w:color w:val="000000" w:themeColor="text1"/>
              <w:sz w:val="24"/>
            </w:rPr>
          </w:rPrChange>
        </w:rPr>
        <w:t>因网络故障而导致的</w:t>
      </w:r>
      <w:ins w:id="7255" w:author="微软用户" w:date="2017-08-24T16:30:00Z">
        <w:r w:rsidR="00EA4546">
          <w:rPr>
            <w:rFonts w:asciiTheme="minorEastAsia" w:hAnsiTheme="minorEastAsia"/>
            <w:color w:val="000000" w:themeColor="text1"/>
            <w:sz w:val="24"/>
            <w:szCs w:val="24"/>
          </w:rPr>
          <w:t>数据</w:t>
        </w:r>
      </w:ins>
      <w:del w:id="7256" w:author="微软用户" w:date="2017-08-24T16:30:00Z">
        <w:r w:rsidRPr="002E4CCF" w:rsidDel="00EA4546">
          <w:rPr>
            <w:rFonts w:asciiTheme="minorEastAsia" w:hAnsiTheme="minorEastAsia" w:hint="eastAsia"/>
            <w:color w:val="000000" w:themeColor="text1"/>
            <w:sz w:val="24"/>
            <w:szCs w:val="24"/>
            <w:rPrChange w:id="7257" w:author="微软用户" w:date="2017-08-24T15:38:00Z">
              <w:rPr>
                <w:rFonts w:hint="eastAsia"/>
                <w:color w:val="000000" w:themeColor="text1"/>
                <w:sz w:val="24"/>
              </w:rPr>
            </w:rPrChange>
          </w:rPr>
          <w:delText>频繁的</w:delText>
        </w:r>
      </w:del>
      <w:r w:rsidRPr="002E4CCF">
        <w:rPr>
          <w:rFonts w:asciiTheme="minorEastAsia" w:hAnsiTheme="minorEastAsia" w:hint="eastAsia"/>
          <w:color w:val="000000" w:themeColor="text1"/>
          <w:sz w:val="24"/>
          <w:szCs w:val="24"/>
          <w:rPrChange w:id="7258" w:author="微软用户" w:date="2017-08-24T15:38:00Z">
            <w:rPr>
              <w:rFonts w:hint="eastAsia"/>
              <w:color w:val="000000" w:themeColor="text1"/>
              <w:sz w:val="24"/>
            </w:rPr>
          </w:rPrChange>
        </w:rPr>
        <w:t>重传问题，</w:t>
      </w:r>
      <w:del w:id="7259" w:author="微软用户" w:date="2017-08-24T16:11:00Z">
        <w:r w:rsidRPr="002E4CCF" w:rsidDel="00466D39">
          <w:rPr>
            <w:rFonts w:asciiTheme="minorEastAsia" w:hAnsiTheme="minorEastAsia" w:hint="eastAsia"/>
            <w:color w:val="000000" w:themeColor="text1"/>
            <w:sz w:val="24"/>
            <w:szCs w:val="24"/>
            <w:rPrChange w:id="7260" w:author="微软用户" w:date="2017-08-24T15:38:00Z">
              <w:rPr>
                <w:rFonts w:hint="eastAsia"/>
                <w:color w:val="000000" w:themeColor="text1"/>
                <w:sz w:val="24"/>
              </w:rPr>
            </w:rPrChange>
          </w:rPr>
          <w:delText>可以根据断点信息进行文件续传</w:delText>
        </w:r>
        <w:r w:rsidR="00657750" w:rsidRPr="002E4CCF" w:rsidDel="00466D39">
          <w:rPr>
            <w:rFonts w:asciiTheme="minorEastAsia" w:hAnsiTheme="minorEastAsia" w:hint="eastAsia"/>
            <w:color w:val="000000" w:themeColor="text1"/>
            <w:sz w:val="24"/>
            <w:szCs w:val="24"/>
            <w:rPrChange w:id="7261" w:author="微软用户" w:date="2017-08-24T15:38:00Z">
              <w:rPr>
                <w:rFonts w:hint="eastAsia"/>
                <w:color w:val="000000" w:themeColor="text1"/>
                <w:sz w:val="24"/>
              </w:rPr>
            </w:rPrChange>
          </w:rPr>
          <w:delText>，</w:delText>
        </w:r>
      </w:del>
      <w:r w:rsidR="00657750" w:rsidRPr="002E4CCF">
        <w:rPr>
          <w:rFonts w:asciiTheme="minorEastAsia" w:hAnsiTheme="minorEastAsia" w:hint="eastAsia"/>
          <w:color w:val="000000" w:themeColor="text1"/>
          <w:sz w:val="24"/>
          <w:szCs w:val="24"/>
          <w:rPrChange w:id="7262" w:author="微软用户" w:date="2017-08-24T15:38:00Z">
            <w:rPr>
              <w:rFonts w:hint="eastAsia"/>
              <w:color w:val="000000" w:themeColor="text1"/>
              <w:sz w:val="24"/>
            </w:rPr>
          </w:rPrChange>
        </w:rPr>
        <w:t>保证了在网络状况</w:t>
      </w:r>
      <w:r w:rsidR="00E34814" w:rsidRPr="002E4CCF">
        <w:rPr>
          <w:rFonts w:asciiTheme="minorEastAsia" w:hAnsiTheme="minorEastAsia" w:hint="eastAsia"/>
          <w:color w:val="000000" w:themeColor="text1"/>
          <w:sz w:val="24"/>
          <w:szCs w:val="24"/>
          <w:rPrChange w:id="7263" w:author="微软用户" w:date="2017-08-24T15:38:00Z">
            <w:rPr>
              <w:rFonts w:hint="eastAsia"/>
              <w:color w:val="000000" w:themeColor="text1"/>
              <w:sz w:val="24"/>
            </w:rPr>
          </w:rPrChange>
        </w:rPr>
        <w:t>不佳</w:t>
      </w:r>
      <w:r w:rsidR="00657750" w:rsidRPr="002E4CCF">
        <w:rPr>
          <w:rFonts w:asciiTheme="minorEastAsia" w:hAnsiTheme="minorEastAsia" w:hint="eastAsia"/>
          <w:color w:val="000000" w:themeColor="text1"/>
          <w:sz w:val="24"/>
          <w:szCs w:val="24"/>
          <w:rPrChange w:id="7264" w:author="微软用户" w:date="2017-08-24T15:38:00Z">
            <w:rPr>
              <w:rFonts w:hint="eastAsia"/>
              <w:color w:val="000000" w:themeColor="text1"/>
              <w:sz w:val="24"/>
            </w:rPr>
          </w:rPrChange>
        </w:rPr>
        <w:t>的情况下</w:t>
      </w:r>
      <w:ins w:id="7265" w:author="微软用户" w:date="2017-08-24T16:11:00Z">
        <w:r w:rsidR="00EB6EB2">
          <w:rPr>
            <w:rFonts w:asciiTheme="minorEastAsia" w:hAnsiTheme="minorEastAsia" w:hint="eastAsia"/>
            <w:color w:val="000000" w:themeColor="text1"/>
            <w:sz w:val="24"/>
            <w:szCs w:val="24"/>
          </w:rPr>
          <w:t>，</w:t>
        </w:r>
      </w:ins>
      <w:r w:rsidR="00657750" w:rsidRPr="002E4CCF">
        <w:rPr>
          <w:rFonts w:asciiTheme="minorEastAsia" w:hAnsiTheme="minorEastAsia" w:hint="eastAsia"/>
          <w:color w:val="000000" w:themeColor="text1"/>
          <w:sz w:val="24"/>
          <w:szCs w:val="24"/>
          <w:rPrChange w:id="7266" w:author="微软用户" w:date="2017-08-24T15:38:00Z">
            <w:rPr>
              <w:rFonts w:hint="eastAsia"/>
              <w:color w:val="000000" w:themeColor="text1"/>
              <w:sz w:val="24"/>
            </w:rPr>
          </w:rPrChange>
        </w:rPr>
        <w:t>数据传输的</w:t>
      </w:r>
      <w:r w:rsidR="00E34814" w:rsidRPr="002E4CCF">
        <w:rPr>
          <w:rFonts w:asciiTheme="minorEastAsia" w:hAnsiTheme="minorEastAsia" w:hint="eastAsia"/>
          <w:color w:val="000000" w:themeColor="text1"/>
          <w:sz w:val="24"/>
          <w:szCs w:val="24"/>
          <w:rPrChange w:id="7267" w:author="微软用户" w:date="2017-08-24T15:38:00Z">
            <w:rPr>
              <w:rFonts w:hint="eastAsia"/>
              <w:color w:val="000000" w:themeColor="text1"/>
              <w:sz w:val="24"/>
            </w:rPr>
          </w:rPrChange>
        </w:rPr>
        <w:t>稳定性</w:t>
      </w:r>
      <w:ins w:id="7268" w:author="微软用户" w:date="2017-08-24T15:37:00Z">
        <w:r w:rsidR="003638A4" w:rsidRPr="002E4CCF">
          <w:rPr>
            <w:rFonts w:asciiTheme="minorEastAsia" w:hAnsiTheme="minorEastAsia" w:hint="eastAsia"/>
            <w:color w:val="000000" w:themeColor="text1"/>
            <w:sz w:val="24"/>
            <w:szCs w:val="24"/>
            <w:rPrChange w:id="7269" w:author="微软用户" w:date="2017-08-24T15:38:00Z">
              <w:rPr>
                <w:rFonts w:asciiTheme="minorEastAsia" w:hAnsiTheme="minorEastAsia" w:hint="eastAsia"/>
                <w:color w:val="FF0000"/>
                <w:sz w:val="24"/>
              </w:rPr>
            </w:rPrChange>
          </w:rPr>
          <w:t>。</w:t>
        </w:r>
      </w:ins>
    </w:p>
    <w:p w14:paraId="4EF2F397" w14:textId="23D89EE1" w:rsidR="0068341F" w:rsidRPr="002E4CCF" w:rsidRDefault="0068341F">
      <w:pPr>
        <w:numPr>
          <w:ilvl w:val="0"/>
          <w:numId w:val="18"/>
        </w:numPr>
        <w:spacing w:line="400" w:lineRule="exact"/>
        <w:rPr>
          <w:ins w:id="7270" w:author="微软用户" w:date="2017-08-24T15:38:00Z"/>
          <w:rFonts w:asciiTheme="minorEastAsia" w:hAnsiTheme="minorEastAsia"/>
          <w:color w:val="000000" w:themeColor="text1"/>
          <w:sz w:val="24"/>
          <w:szCs w:val="24"/>
          <w:rPrChange w:id="7271" w:author="微软用户" w:date="2017-08-24T15:38:00Z">
            <w:rPr>
              <w:ins w:id="7272" w:author="微软用户" w:date="2017-08-24T15:38:00Z"/>
              <w:rFonts w:asciiTheme="minorEastAsia" w:hAnsiTheme="minorEastAsia"/>
              <w:color w:val="FF0000"/>
              <w:sz w:val="24"/>
            </w:rPr>
          </w:rPrChange>
        </w:rPr>
        <w:pPrChange w:id="7273" w:author="微软用户" w:date="2017-08-24T15:38:00Z">
          <w:pPr>
            <w:spacing w:line="400" w:lineRule="exact"/>
          </w:pPr>
        </w:pPrChange>
      </w:pPr>
      <w:ins w:id="7274" w:author="微软用户" w:date="2017-08-24T16:11:00Z">
        <w:r>
          <w:rPr>
            <w:rFonts w:asciiTheme="minorEastAsia" w:hAnsiTheme="minorEastAsia"/>
            <w:color w:val="000000" w:themeColor="text1"/>
            <w:sz w:val="24"/>
            <w:szCs w:val="24"/>
          </w:rPr>
          <w:t>本地缓存</w:t>
        </w:r>
      </w:ins>
      <w:ins w:id="7275" w:author="微软用户" w:date="2017-08-24T16:38:00Z">
        <w:r w:rsidR="00BE5F2C">
          <w:rPr>
            <w:rFonts w:asciiTheme="minorEastAsia" w:hAnsiTheme="minorEastAsia" w:hint="eastAsia"/>
            <w:color w:val="000000" w:themeColor="text1"/>
            <w:sz w:val="24"/>
            <w:szCs w:val="24"/>
          </w:rPr>
          <w:t>利用本地计算机的存储能力和服务器提供的高级接口</w:t>
        </w:r>
        <w:r w:rsidR="00272C0B">
          <w:rPr>
            <w:rFonts w:asciiTheme="minorEastAsia" w:hAnsiTheme="minorEastAsia" w:hint="eastAsia"/>
            <w:color w:val="000000" w:themeColor="text1"/>
            <w:sz w:val="24"/>
            <w:szCs w:val="24"/>
          </w:rPr>
          <w:t>，</w:t>
        </w:r>
      </w:ins>
      <w:ins w:id="7276" w:author="微软用户" w:date="2017-08-24T16:30:00Z">
        <w:r w:rsidR="005F1F1F">
          <w:rPr>
            <w:rFonts w:asciiTheme="minorEastAsia" w:hAnsiTheme="minorEastAsia"/>
            <w:color w:val="000000" w:themeColor="text1"/>
            <w:sz w:val="24"/>
            <w:szCs w:val="24"/>
          </w:rPr>
          <w:t>解决对</w:t>
        </w:r>
      </w:ins>
      <w:ins w:id="7277" w:author="微软用户" w:date="2017-08-24T16:31:00Z">
        <w:r w:rsidR="005F1F1F">
          <w:rPr>
            <w:rFonts w:asciiTheme="minorEastAsia" w:hAnsiTheme="minorEastAsia"/>
            <w:color w:val="000000" w:themeColor="text1"/>
            <w:sz w:val="24"/>
            <w:szCs w:val="24"/>
          </w:rPr>
          <w:t>同一文件重复上传</w:t>
        </w:r>
        <w:r w:rsidR="005F1F1F">
          <w:rPr>
            <w:rFonts w:asciiTheme="minorEastAsia" w:hAnsiTheme="minorEastAsia" w:hint="eastAsia"/>
            <w:color w:val="000000" w:themeColor="text1"/>
            <w:sz w:val="24"/>
            <w:szCs w:val="24"/>
          </w:rPr>
          <w:t>/</w:t>
        </w:r>
        <w:r w:rsidR="00041301">
          <w:rPr>
            <w:rFonts w:asciiTheme="minorEastAsia" w:hAnsiTheme="minorEastAsia" w:hint="eastAsia"/>
            <w:color w:val="000000" w:themeColor="text1"/>
            <w:sz w:val="24"/>
            <w:szCs w:val="24"/>
          </w:rPr>
          <w:t>下载所</w:t>
        </w:r>
      </w:ins>
      <w:ins w:id="7278" w:author="微软用户" w:date="2017-08-24T16:34:00Z">
        <w:r w:rsidR="00041301">
          <w:rPr>
            <w:rFonts w:asciiTheme="minorEastAsia" w:hAnsiTheme="minorEastAsia" w:hint="eastAsia"/>
            <w:color w:val="000000" w:themeColor="text1"/>
            <w:sz w:val="24"/>
            <w:szCs w:val="24"/>
          </w:rPr>
          <w:t>导致</w:t>
        </w:r>
      </w:ins>
      <w:ins w:id="7279" w:author="微软用户" w:date="2017-08-24T16:31:00Z">
        <w:r w:rsidR="005F1F1F">
          <w:rPr>
            <w:rFonts w:asciiTheme="minorEastAsia" w:hAnsiTheme="minorEastAsia" w:hint="eastAsia"/>
            <w:color w:val="000000" w:themeColor="text1"/>
            <w:sz w:val="24"/>
            <w:szCs w:val="24"/>
          </w:rPr>
          <w:t>的网络带宽浪费问题</w:t>
        </w:r>
        <w:r w:rsidR="00EB3EF6">
          <w:rPr>
            <w:rFonts w:asciiTheme="minorEastAsia" w:hAnsiTheme="minorEastAsia" w:hint="eastAsia"/>
            <w:color w:val="000000" w:themeColor="text1"/>
            <w:sz w:val="24"/>
            <w:szCs w:val="24"/>
          </w:rPr>
          <w:t>，</w:t>
        </w:r>
      </w:ins>
      <w:ins w:id="7280" w:author="微软用户" w:date="2017-08-24T16:32:00Z">
        <w:r w:rsidR="00DF7E85">
          <w:rPr>
            <w:rFonts w:asciiTheme="minorEastAsia" w:hAnsiTheme="minorEastAsia" w:hint="eastAsia"/>
            <w:color w:val="000000" w:themeColor="text1"/>
            <w:sz w:val="24"/>
            <w:szCs w:val="24"/>
          </w:rPr>
          <w:t>实现了针对同一文件重复上传/下载的“秒传”功能。</w:t>
        </w:r>
      </w:ins>
    </w:p>
    <w:p w14:paraId="1162AD9C" w14:textId="34B3E4FB" w:rsidR="008F4561" w:rsidRDefault="007F2E42">
      <w:pPr>
        <w:numPr>
          <w:ilvl w:val="0"/>
          <w:numId w:val="18"/>
        </w:numPr>
        <w:spacing w:line="400" w:lineRule="exact"/>
        <w:rPr>
          <w:ins w:id="7281" w:author="微软用户" w:date="2017-08-24T15:39:00Z"/>
          <w:rFonts w:asciiTheme="minorEastAsia" w:hAnsiTheme="minorEastAsia"/>
          <w:color w:val="000000" w:themeColor="text1"/>
          <w:sz w:val="24"/>
          <w:szCs w:val="24"/>
        </w:rPr>
        <w:pPrChange w:id="7282" w:author="微软用户" w:date="2017-08-24T15:38:00Z">
          <w:pPr>
            <w:spacing w:line="400" w:lineRule="exact"/>
          </w:pPr>
        </w:pPrChange>
      </w:pPr>
      <w:del w:id="7283" w:author="微软用户" w:date="2017-08-24T15:37:00Z">
        <w:r w:rsidRPr="002E4CCF" w:rsidDel="003638A4">
          <w:rPr>
            <w:rFonts w:asciiTheme="minorEastAsia" w:hAnsiTheme="minorEastAsia" w:hint="eastAsia"/>
            <w:color w:val="000000" w:themeColor="text1"/>
            <w:sz w:val="24"/>
            <w:szCs w:val="24"/>
            <w:rPrChange w:id="7284" w:author="微软用户" w:date="2017-08-24T15:38:00Z">
              <w:rPr>
                <w:rFonts w:hint="eastAsia"/>
                <w:color w:val="000000" w:themeColor="text1"/>
                <w:sz w:val="24"/>
              </w:rPr>
            </w:rPrChange>
          </w:rPr>
          <w:delText>；</w:delText>
        </w:r>
      </w:del>
      <w:del w:id="7285" w:author="微软用户" w:date="2017-08-24T16:34:00Z">
        <w:r w:rsidR="00776401" w:rsidRPr="002E4CCF" w:rsidDel="00711605">
          <w:rPr>
            <w:rFonts w:asciiTheme="minorEastAsia" w:hAnsiTheme="minorEastAsia" w:hint="eastAsia"/>
            <w:color w:val="000000" w:themeColor="text1"/>
            <w:sz w:val="24"/>
            <w:szCs w:val="24"/>
            <w:rPrChange w:id="7286" w:author="微软用户" w:date="2017-08-24T15:38:00Z">
              <w:rPr>
                <w:rFonts w:hint="eastAsia"/>
                <w:color w:val="000000" w:themeColor="text1"/>
                <w:sz w:val="24"/>
              </w:rPr>
            </w:rPrChange>
          </w:rPr>
          <w:delText>本地缓存主要包含两部分的内容，客户端缓存和服务器端缓存。</w:delText>
        </w:r>
        <w:r w:rsidR="00CD6282" w:rsidRPr="002E4CCF" w:rsidDel="00711605">
          <w:rPr>
            <w:rFonts w:asciiTheme="minorEastAsia" w:hAnsiTheme="minorEastAsia" w:hint="eastAsia"/>
            <w:color w:val="000000" w:themeColor="text1"/>
            <w:sz w:val="24"/>
            <w:szCs w:val="24"/>
            <w:rPrChange w:id="7287" w:author="微软用户" w:date="2017-08-24T15:38:00Z">
              <w:rPr>
                <w:rFonts w:hint="eastAsia"/>
                <w:color w:val="000000" w:themeColor="text1"/>
                <w:sz w:val="24"/>
              </w:rPr>
            </w:rPrChange>
          </w:rPr>
          <w:delText>客户端缓存利用本地计算机的</w:delText>
        </w:r>
        <w:r w:rsidR="00476838" w:rsidRPr="002E4CCF" w:rsidDel="00711605">
          <w:rPr>
            <w:rFonts w:asciiTheme="minorEastAsia" w:hAnsiTheme="minorEastAsia" w:hint="eastAsia"/>
            <w:color w:val="000000" w:themeColor="text1"/>
            <w:sz w:val="24"/>
            <w:szCs w:val="24"/>
            <w:rPrChange w:id="7288" w:author="微软用户" w:date="2017-08-24T15:38:00Z">
              <w:rPr>
                <w:rFonts w:hint="eastAsia"/>
                <w:color w:val="000000" w:themeColor="text1"/>
                <w:sz w:val="24"/>
              </w:rPr>
            </w:rPrChange>
          </w:rPr>
          <w:delText>备份</w:delText>
        </w:r>
        <w:r w:rsidR="00CD6282" w:rsidRPr="002E4CCF" w:rsidDel="00711605">
          <w:rPr>
            <w:rFonts w:asciiTheme="minorEastAsia" w:hAnsiTheme="minorEastAsia" w:hint="eastAsia"/>
            <w:color w:val="000000" w:themeColor="text1"/>
            <w:sz w:val="24"/>
            <w:szCs w:val="24"/>
            <w:rPrChange w:id="7289" w:author="微软用户" w:date="2017-08-24T15:38:00Z">
              <w:rPr>
                <w:rFonts w:hint="eastAsia"/>
                <w:color w:val="000000" w:themeColor="text1"/>
                <w:sz w:val="24"/>
              </w:rPr>
            </w:rPrChange>
          </w:rPr>
          <w:delText>能力和计算能力，对下载的文件进行缓存管理，使得用户频繁地下载同一文件时，可以利用本地缓存节省网络带宽。</w:delText>
        </w:r>
        <w:r w:rsidR="00A17E23" w:rsidRPr="002E4CCF" w:rsidDel="00711605">
          <w:rPr>
            <w:rFonts w:asciiTheme="minorEastAsia" w:hAnsiTheme="minorEastAsia" w:hint="eastAsia"/>
            <w:color w:val="000000" w:themeColor="text1"/>
            <w:sz w:val="24"/>
            <w:szCs w:val="24"/>
            <w:rPrChange w:id="7290" w:author="微软用户" w:date="2017-08-24T15:38:00Z">
              <w:rPr>
                <w:rFonts w:hint="eastAsia"/>
                <w:color w:val="000000" w:themeColor="text1"/>
                <w:sz w:val="24"/>
              </w:rPr>
            </w:rPrChange>
          </w:rPr>
          <w:delText>服务器端缓存利用服务器提供的</w:delText>
        </w:r>
        <w:r w:rsidR="008229E0" w:rsidRPr="002E4CCF" w:rsidDel="00711605">
          <w:rPr>
            <w:rFonts w:asciiTheme="minorEastAsia" w:hAnsiTheme="minorEastAsia" w:hint="eastAsia"/>
            <w:color w:val="000000" w:themeColor="text1"/>
            <w:sz w:val="24"/>
            <w:szCs w:val="24"/>
            <w:rPrChange w:id="7291" w:author="微软用户" w:date="2017-08-24T15:38:00Z">
              <w:rPr>
                <w:rFonts w:hint="eastAsia"/>
                <w:color w:val="000000" w:themeColor="text1"/>
                <w:sz w:val="24"/>
              </w:rPr>
            </w:rPrChange>
          </w:rPr>
          <w:delText>备份在云端的</w:delText>
        </w:r>
        <w:r w:rsidR="00A17E23" w:rsidRPr="002E4CCF" w:rsidDel="00711605">
          <w:rPr>
            <w:rFonts w:asciiTheme="minorEastAsia" w:hAnsiTheme="minorEastAsia" w:hint="eastAsia"/>
            <w:color w:val="000000" w:themeColor="text1"/>
            <w:sz w:val="24"/>
            <w:szCs w:val="24"/>
            <w:rPrChange w:id="7292" w:author="微软用户" w:date="2017-08-24T15:38:00Z">
              <w:rPr>
                <w:rFonts w:hint="eastAsia"/>
                <w:color w:val="000000" w:themeColor="text1"/>
                <w:sz w:val="24"/>
              </w:rPr>
            </w:rPrChange>
          </w:rPr>
          <w:delText>数据信息，</w:delText>
        </w:r>
        <w:r w:rsidR="008229E0" w:rsidRPr="002E4CCF" w:rsidDel="00711605">
          <w:rPr>
            <w:rFonts w:asciiTheme="minorEastAsia" w:hAnsiTheme="minorEastAsia" w:hint="eastAsia"/>
            <w:color w:val="000000" w:themeColor="text1"/>
            <w:sz w:val="24"/>
            <w:szCs w:val="24"/>
            <w:rPrChange w:id="7293" w:author="微软用户" w:date="2017-08-24T15:38:00Z">
              <w:rPr>
                <w:rFonts w:hint="eastAsia"/>
                <w:color w:val="000000" w:themeColor="text1"/>
                <w:sz w:val="24"/>
              </w:rPr>
            </w:rPrChange>
          </w:rPr>
          <w:delText>实现了服务器端去重的特性，新增了</w:delText>
        </w:r>
        <w:r w:rsidR="003A7750" w:rsidRPr="002E4CCF" w:rsidDel="00711605">
          <w:rPr>
            <w:rFonts w:asciiTheme="minorEastAsia" w:hAnsiTheme="minorEastAsia" w:hint="eastAsia"/>
            <w:color w:val="000000" w:themeColor="text1"/>
            <w:sz w:val="24"/>
            <w:szCs w:val="24"/>
            <w:rPrChange w:id="7294" w:author="微软用户" w:date="2017-08-24T15:38:00Z">
              <w:rPr>
                <w:rFonts w:hint="eastAsia"/>
                <w:color w:val="000000" w:themeColor="text1"/>
                <w:sz w:val="24"/>
              </w:rPr>
            </w:rPrChange>
          </w:rPr>
          <w:delText>针对单一用户的</w:delText>
        </w:r>
        <w:r w:rsidR="008229E0" w:rsidRPr="002E4CCF" w:rsidDel="00711605">
          <w:rPr>
            <w:rFonts w:asciiTheme="minorEastAsia" w:hAnsiTheme="minorEastAsia" w:hint="eastAsia"/>
            <w:color w:val="000000" w:themeColor="text1"/>
            <w:sz w:val="24"/>
            <w:szCs w:val="24"/>
            <w:rPrChange w:id="7295" w:author="微软用户" w:date="2017-08-24T15:38:00Z">
              <w:rPr>
                <w:rFonts w:hint="eastAsia"/>
                <w:color w:val="000000" w:themeColor="text1"/>
                <w:sz w:val="24"/>
              </w:rPr>
            </w:rPrChange>
          </w:rPr>
          <w:delText>数据“秒传”功能</w:delText>
        </w:r>
      </w:del>
      <w:del w:id="7296" w:author="微软用户" w:date="2017-08-24T16:08:00Z">
        <w:r w:rsidR="003A7750" w:rsidRPr="002E4CCF" w:rsidDel="00F54A23">
          <w:rPr>
            <w:rFonts w:asciiTheme="minorEastAsia" w:hAnsiTheme="minorEastAsia" w:hint="eastAsia"/>
            <w:color w:val="000000" w:themeColor="text1"/>
            <w:sz w:val="24"/>
            <w:szCs w:val="24"/>
            <w:rPrChange w:id="7297" w:author="微软用户" w:date="2017-08-24T15:38:00Z">
              <w:rPr>
                <w:rFonts w:hint="eastAsia"/>
                <w:color w:val="000000" w:themeColor="text1"/>
                <w:sz w:val="24"/>
              </w:rPr>
            </w:rPrChange>
          </w:rPr>
          <w:delText>，即用户</w:delText>
        </w:r>
        <w:r w:rsidR="003922BA" w:rsidRPr="002E4CCF" w:rsidDel="00F54A23">
          <w:rPr>
            <w:rFonts w:asciiTheme="minorEastAsia" w:hAnsiTheme="minorEastAsia" w:hint="eastAsia"/>
            <w:color w:val="000000" w:themeColor="text1"/>
            <w:sz w:val="24"/>
            <w:szCs w:val="24"/>
            <w:rPrChange w:id="7298" w:author="微软用户" w:date="2017-08-24T15:38:00Z">
              <w:rPr>
                <w:rFonts w:hint="eastAsia"/>
                <w:color w:val="000000" w:themeColor="text1"/>
                <w:sz w:val="24"/>
              </w:rPr>
            </w:rPrChange>
          </w:rPr>
          <w:delText>重复上传同一文件时，可以调用服务器端提供的复制文件接口，而无需上传该文件</w:delText>
        </w:r>
      </w:del>
      <w:del w:id="7299" w:author="微软用户" w:date="2017-08-24T15:38:00Z">
        <w:r w:rsidR="00A17E23" w:rsidRPr="002E4CCF" w:rsidDel="003638A4">
          <w:rPr>
            <w:rFonts w:asciiTheme="minorEastAsia" w:hAnsiTheme="minorEastAsia" w:hint="eastAsia"/>
            <w:color w:val="000000" w:themeColor="text1"/>
            <w:sz w:val="24"/>
            <w:szCs w:val="24"/>
            <w:rPrChange w:id="7300" w:author="微软用户" w:date="2017-08-24T15:38:00Z">
              <w:rPr>
                <w:rFonts w:hint="eastAsia"/>
                <w:color w:val="000000" w:themeColor="text1"/>
                <w:sz w:val="24"/>
              </w:rPr>
            </w:rPrChange>
          </w:rPr>
          <w:delText>；</w:delText>
        </w:r>
      </w:del>
      <w:r w:rsidR="007A3B57" w:rsidRPr="002E4CCF">
        <w:rPr>
          <w:rFonts w:asciiTheme="minorEastAsia" w:hAnsiTheme="minorEastAsia" w:hint="eastAsia"/>
          <w:color w:val="000000" w:themeColor="text1"/>
          <w:sz w:val="24"/>
          <w:szCs w:val="24"/>
          <w:rPrChange w:id="7301" w:author="微软用户" w:date="2017-08-24T15:38:00Z">
            <w:rPr>
              <w:rFonts w:hint="eastAsia"/>
              <w:color w:val="000000" w:themeColor="text1"/>
              <w:sz w:val="24"/>
            </w:rPr>
          </w:rPrChange>
        </w:rPr>
        <w:t>多应用适配</w:t>
      </w:r>
      <w:ins w:id="7302" w:author="微软用户" w:date="2017-08-24T16:38:00Z">
        <w:r w:rsidR="001334AA">
          <w:rPr>
            <w:rFonts w:asciiTheme="minorEastAsia" w:hAnsiTheme="minorEastAsia" w:hint="eastAsia"/>
            <w:color w:val="000000" w:themeColor="text1"/>
            <w:sz w:val="24"/>
            <w:szCs w:val="24"/>
          </w:rPr>
          <w:t>通过开发两款</w:t>
        </w:r>
      </w:ins>
      <w:ins w:id="7303" w:author="微软用户" w:date="2017-08-24T16:39:00Z">
        <w:r w:rsidR="001334AA">
          <w:rPr>
            <w:rFonts w:asciiTheme="minorEastAsia" w:hAnsiTheme="minorEastAsia" w:hint="eastAsia"/>
            <w:color w:val="000000" w:themeColor="text1"/>
            <w:sz w:val="24"/>
            <w:szCs w:val="24"/>
          </w:rPr>
          <w:t>客户端，并对来自不同客户端请求的适配，</w:t>
        </w:r>
      </w:ins>
      <w:del w:id="7304" w:author="微软用户" w:date="2017-08-24T16:34:00Z">
        <w:r w:rsidR="007A3B57" w:rsidRPr="002E4CCF" w:rsidDel="00B6771A">
          <w:rPr>
            <w:rFonts w:asciiTheme="minorEastAsia" w:hAnsiTheme="minorEastAsia" w:hint="eastAsia"/>
            <w:color w:val="000000" w:themeColor="text1"/>
            <w:sz w:val="24"/>
            <w:szCs w:val="24"/>
            <w:rPrChange w:id="7305" w:author="微软用户" w:date="2017-08-24T15:38:00Z">
              <w:rPr>
                <w:rFonts w:hint="eastAsia"/>
                <w:color w:val="000000" w:themeColor="text1"/>
                <w:sz w:val="24"/>
              </w:rPr>
            </w:rPrChange>
          </w:rPr>
          <w:delText>模块</w:delText>
        </w:r>
      </w:del>
      <w:r w:rsidR="007A3B57" w:rsidRPr="002E4CCF">
        <w:rPr>
          <w:rFonts w:asciiTheme="minorEastAsia" w:hAnsiTheme="minorEastAsia" w:hint="eastAsia"/>
          <w:color w:val="000000" w:themeColor="text1"/>
          <w:sz w:val="24"/>
          <w:szCs w:val="24"/>
          <w:rPrChange w:id="7306" w:author="微软用户" w:date="2017-08-24T15:38:00Z">
            <w:rPr>
              <w:rFonts w:hint="eastAsia"/>
              <w:color w:val="000000" w:themeColor="text1"/>
              <w:sz w:val="24"/>
            </w:rPr>
          </w:rPrChange>
        </w:rPr>
        <w:t>解决了</w:t>
      </w:r>
      <w:r w:rsidR="00E4327E" w:rsidRPr="002E4CCF">
        <w:rPr>
          <w:rFonts w:asciiTheme="minorEastAsia" w:hAnsiTheme="minorEastAsia" w:hint="eastAsia"/>
          <w:color w:val="000000" w:themeColor="text1"/>
          <w:sz w:val="24"/>
          <w:szCs w:val="24"/>
          <w:rPrChange w:id="7307" w:author="微软用户" w:date="2017-08-24T15:38:00Z">
            <w:rPr>
              <w:rFonts w:hint="eastAsia"/>
              <w:color w:val="000000" w:themeColor="text1"/>
              <w:sz w:val="24"/>
            </w:rPr>
          </w:rPrChange>
        </w:rPr>
        <w:t>现有</w:t>
      </w:r>
      <w:r w:rsidR="007A3B57" w:rsidRPr="002E4CCF">
        <w:rPr>
          <w:rFonts w:asciiTheme="minorEastAsia" w:hAnsiTheme="minorEastAsia" w:hint="eastAsia"/>
          <w:color w:val="000000" w:themeColor="text1"/>
          <w:sz w:val="24"/>
          <w:szCs w:val="24"/>
          <w:rPrChange w:id="7308" w:author="微软用户" w:date="2017-08-24T15:38:00Z">
            <w:rPr>
              <w:rFonts w:hint="eastAsia"/>
              <w:color w:val="000000" w:themeColor="text1"/>
              <w:sz w:val="24"/>
            </w:rPr>
          </w:rPrChange>
        </w:rPr>
        <w:t>中间件系统缺乏可扩展性的问题</w:t>
      </w:r>
      <w:ins w:id="7309" w:author="微软用户" w:date="2017-08-24T16:39:00Z">
        <w:r w:rsidR="001334AA">
          <w:rPr>
            <w:rFonts w:asciiTheme="minorEastAsia" w:hAnsiTheme="minorEastAsia" w:hint="eastAsia"/>
            <w:color w:val="000000" w:themeColor="text1"/>
            <w:sz w:val="24"/>
            <w:szCs w:val="24"/>
          </w:rPr>
          <w:t>。</w:t>
        </w:r>
      </w:ins>
      <w:del w:id="7310" w:author="微软用户" w:date="2017-08-24T16:39:00Z">
        <w:r w:rsidR="007A3B57" w:rsidRPr="002E4CCF" w:rsidDel="001334AA">
          <w:rPr>
            <w:rFonts w:asciiTheme="minorEastAsia" w:hAnsiTheme="minorEastAsia" w:hint="eastAsia"/>
            <w:color w:val="000000" w:themeColor="text1"/>
            <w:sz w:val="24"/>
            <w:szCs w:val="24"/>
            <w:rPrChange w:id="7311" w:author="微软用户" w:date="2017-08-24T15:38:00Z">
              <w:rPr>
                <w:rFonts w:hint="eastAsia"/>
                <w:color w:val="000000" w:themeColor="text1"/>
                <w:sz w:val="24"/>
              </w:rPr>
            </w:rPrChange>
          </w:rPr>
          <w:delText>，本系统</w:delText>
        </w:r>
      </w:del>
      <w:del w:id="7312" w:author="微软用户" w:date="2017-08-24T16:35:00Z">
        <w:r w:rsidR="007A3B57" w:rsidRPr="002E4CCF" w:rsidDel="00AF3F1B">
          <w:rPr>
            <w:rFonts w:asciiTheme="minorEastAsia" w:hAnsiTheme="minorEastAsia" w:hint="eastAsia"/>
            <w:color w:val="000000" w:themeColor="text1"/>
            <w:sz w:val="24"/>
            <w:szCs w:val="24"/>
            <w:rPrChange w:id="7313" w:author="微软用户" w:date="2017-08-24T15:38:00Z">
              <w:rPr>
                <w:rFonts w:hint="eastAsia"/>
                <w:color w:val="000000" w:themeColor="text1"/>
                <w:sz w:val="24"/>
              </w:rPr>
            </w:rPrChange>
          </w:rPr>
          <w:delText>同时</w:delText>
        </w:r>
      </w:del>
      <w:del w:id="7314" w:author="微软用户" w:date="2017-08-24T16:39:00Z">
        <w:r w:rsidR="007A3B57" w:rsidRPr="002E4CCF" w:rsidDel="001334AA">
          <w:rPr>
            <w:rFonts w:asciiTheme="minorEastAsia" w:hAnsiTheme="minorEastAsia" w:hint="eastAsia"/>
            <w:color w:val="000000" w:themeColor="text1"/>
            <w:sz w:val="24"/>
            <w:szCs w:val="24"/>
            <w:rPrChange w:id="7315" w:author="微软用户" w:date="2017-08-24T15:38:00Z">
              <w:rPr>
                <w:rFonts w:hint="eastAsia"/>
                <w:color w:val="000000" w:themeColor="text1"/>
                <w:sz w:val="24"/>
              </w:rPr>
            </w:rPrChange>
          </w:rPr>
          <w:delText>研发了两款客户端，</w:delText>
        </w:r>
        <w:r w:rsidR="007A3B57" w:rsidRPr="002E4CCF" w:rsidDel="001334AA">
          <w:rPr>
            <w:rFonts w:asciiTheme="minorEastAsia" w:hAnsiTheme="minorEastAsia"/>
            <w:color w:val="000000" w:themeColor="text1"/>
            <w:sz w:val="24"/>
            <w:szCs w:val="24"/>
            <w:rPrChange w:id="7316" w:author="微软用户" w:date="2017-08-24T15:38:00Z">
              <w:rPr>
                <w:color w:val="000000" w:themeColor="text1"/>
                <w:sz w:val="24"/>
              </w:rPr>
            </w:rPrChange>
          </w:rPr>
          <w:delText>Java SDK</w:delText>
        </w:r>
        <w:r w:rsidR="007A3B57" w:rsidRPr="002E4CCF" w:rsidDel="001334AA">
          <w:rPr>
            <w:rFonts w:asciiTheme="minorEastAsia" w:hAnsiTheme="minorEastAsia" w:hint="eastAsia"/>
            <w:color w:val="000000" w:themeColor="text1"/>
            <w:sz w:val="24"/>
            <w:szCs w:val="24"/>
            <w:rPrChange w:id="7317" w:author="微软用户" w:date="2017-08-24T15:38:00Z">
              <w:rPr>
                <w:rFonts w:hint="eastAsia"/>
                <w:color w:val="000000" w:themeColor="text1"/>
                <w:sz w:val="24"/>
              </w:rPr>
            </w:rPrChange>
          </w:rPr>
          <w:delText>和</w:delText>
        </w:r>
        <w:r w:rsidR="007A3B57" w:rsidRPr="002E4CCF" w:rsidDel="001334AA">
          <w:rPr>
            <w:rFonts w:asciiTheme="minorEastAsia" w:hAnsiTheme="minorEastAsia"/>
            <w:color w:val="000000" w:themeColor="text1"/>
            <w:sz w:val="24"/>
            <w:szCs w:val="24"/>
            <w:rPrChange w:id="7318" w:author="微软用户" w:date="2017-08-24T15:38:00Z">
              <w:rPr>
                <w:color w:val="000000" w:themeColor="text1"/>
                <w:sz w:val="24"/>
              </w:rPr>
            </w:rPrChange>
          </w:rPr>
          <w:delText>Firefox</w:delText>
        </w:r>
        <w:r w:rsidR="007A3B57" w:rsidRPr="002E4CCF" w:rsidDel="001334AA">
          <w:rPr>
            <w:rFonts w:asciiTheme="minorEastAsia" w:hAnsiTheme="minorEastAsia" w:hint="eastAsia"/>
            <w:color w:val="000000" w:themeColor="text1"/>
            <w:sz w:val="24"/>
            <w:szCs w:val="24"/>
            <w:rPrChange w:id="7319" w:author="微软用户" w:date="2017-08-24T15:38:00Z">
              <w:rPr>
                <w:rFonts w:hint="eastAsia"/>
                <w:color w:val="000000" w:themeColor="text1"/>
                <w:sz w:val="24"/>
              </w:rPr>
            </w:rPrChange>
          </w:rPr>
          <w:delText>扩展，</w:delText>
        </w:r>
        <w:r w:rsidR="00503C1F" w:rsidRPr="002E4CCF" w:rsidDel="001334AA">
          <w:rPr>
            <w:rFonts w:asciiTheme="minorEastAsia" w:hAnsiTheme="minorEastAsia" w:hint="eastAsia"/>
            <w:color w:val="000000" w:themeColor="text1"/>
            <w:sz w:val="24"/>
            <w:szCs w:val="24"/>
            <w:rPrChange w:id="7320" w:author="微软用户" w:date="2017-08-24T15:38:00Z">
              <w:rPr>
                <w:rFonts w:hint="eastAsia"/>
                <w:color w:val="000000" w:themeColor="text1"/>
                <w:sz w:val="24"/>
              </w:rPr>
            </w:rPrChange>
          </w:rPr>
          <w:delText>能够</w:delText>
        </w:r>
        <w:r w:rsidR="006E09BC" w:rsidRPr="002E4CCF" w:rsidDel="001334AA">
          <w:rPr>
            <w:rFonts w:asciiTheme="minorEastAsia" w:hAnsiTheme="minorEastAsia" w:hint="eastAsia"/>
            <w:color w:val="000000" w:themeColor="text1"/>
            <w:sz w:val="24"/>
            <w:szCs w:val="24"/>
            <w:rPrChange w:id="7321" w:author="微软用户" w:date="2017-08-24T15:38:00Z">
              <w:rPr>
                <w:rFonts w:hint="eastAsia"/>
                <w:color w:val="000000" w:themeColor="text1"/>
                <w:sz w:val="24"/>
              </w:rPr>
            </w:rPrChange>
          </w:rPr>
          <w:delText>支持更多客户端类型</w:delText>
        </w:r>
        <w:r w:rsidR="007A3B57" w:rsidRPr="002E4CCF" w:rsidDel="001334AA">
          <w:rPr>
            <w:rFonts w:asciiTheme="minorEastAsia" w:hAnsiTheme="minorEastAsia" w:hint="eastAsia"/>
            <w:color w:val="000000" w:themeColor="text1"/>
            <w:sz w:val="24"/>
            <w:szCs w:val="24"/>
            <w:rPrChange w:id="7322" w:author="微软用户" w:date="2017-08-24T15:38:00Z">
              <w:rPr>
                <w:rFonts w:hint="eastAsia"/>
                <w:color w:val="000000" w:themeColor="text1"/>
                <w:sz w:val="24"/>
              </w:rPr>
            </w:rPrChange>
          </w:rPr>
          <w:delText>。</w:delText>
        </w:r>
      </w:del>
      <w:ins w:id="7323" w:author="微软用户" w:date="2017-08-24T16:35:00Z">
        <w:r w:rsidR="00175F67">
          <w:rPr>
            <w:rFonts w:asciiTheme="minorEastAsia" w:hAnsiTheme="minorEastAsia" w:hint="eastAsia"/>
            <w:color w:val="000000" w:themeColor="text1"/>
            <w:sz w:val="24"/>
            <w:szCs w:val="24"/>
          </w:rPr>
          <w:t>Java</w:t>
        </w:r>
      </w:ins>
      <w:ins w:id="7324" w:author="微软用户" w:date="2017-08-24T16:36:00Z">
        <w:r w:rsidR="00C9133B">
          <w:rPr>
            <w:rFonts w:asciiTheme="minorEastAsia" w:hAnsiTheme="minorEastAsia"/>
            <w:color w:val="000000" w:themeColor="text1"/>
            <w:sz w:val="24"/>
            <w:szCs w:val="24"/>
          </w:rPr>
          <w:t xml:space="preserve"> </w:t>
        </w:r>
      </w:ins>
      <w:ins w:id="7325" w:author="微软用户" w:date="2017-08-24T16:35:00Z">
        <w:r w:rsidR="00175F67">
          <w:rPr>
            <w:rFonts w:asciiTheme="minorEastAsia" w:hAnsiTheme="minorEastAsia" w:hint="eastAsia"/>
            <w:color w:val="000000" w:themeColor="text1"/>
            <w:sz w:val="24"/>
            <w:szCs w:val="24"/>
          </w:rPr>
          <w:t>SDK可用于Java相关的应用开发，如Web、Android等。</w:t>
        </w:r>
      </w:ins>
      <w:ins w:id="7326" w:author="微软用户" w:date="2017-08-24T16:09:00Z">
        <w:r w:rsidR="00CD74AC">
          <w:rPr>
            <w:rFonts w:asciiTheme="minorEastAsia" w:hAnsiTheme="minorEastAsia" w:hint="eastAsia"/>
            <w:color w:val="000000" w:themeColor="text1"/>
            <w:sz w:val="24"/>
            <w:szCs w:val="24"/>
          </w:rPr>
          <w:t>Firefox扩展应用</w:t>
        </w:r>
      </w:ins>
      <w:ins w:id="7327" w:author="微软用户" w:date="2017-08-24T16:36:00Z">
        <w:r w:rsidR="00C9133B">
          <w:rPr>
            <w:rFonts w:asciiTheme="minorEastAsia" w:hAnsiTheme="minorEastAsia" w:hint="eastAsia"/>
            <w:color w:val="000000" w:themeColor="text1"/>
            <w:sz w:val="24"/>
            <w:szCs w:val="24"/>
          </w:rPr>
          <w:t>是</w:t>
        </w:r>
      </w:ins>
      <w:ins w:id="7328" w:author="微软用户" w:date="2017-08-24T16:09:00Z">
        <w:r w:rsidR="00CD74AC">
          <w:rPr>
            <w:rFonts w:asciiTheme="minorEastAsia" w:hAnsiTheme="minorEastAsia" w:hint="eastAsia"/>
            <w:color w:val="000000" w:themeColor="text1"/>
            <w:sz w:val="24"/>
            <w:szCs w:val="24"/>
          </w:rPr>
          <w:t>其他同类产品不具有的客户端类型，支持用户在浏览网页时，实时地将各种资源上传到云备份服务器。</w:t>
        </w:r>
      </w:ins>
    </w:p>
    <w:p w14:paraId="31ED00AF" w14:textId="6593CCA6" w:rsidR="003744D7" w:rsidRPr="003744D7" w:rsidRDefault="003744D7">
      <w:pPr>
        <w:tabs>
          <w:tab w:val="left" w:pos="495"/>
        </w:tabs>
        <w:spacing w:line="400" w:lineRule="exact"/>
        <w:rPr>
          <w:rFonts w:asciiTheme="minorEastAsia" w:hAnsiTheme="minorEastAsia" w:cs="Times New Roman"/>
          <w:color w:val="000000" w:themeColor="text1"/>
          <w:spacing w:val="10"/>
          <w:sz w:val="24"/>
          <w:szCs w:val="24"/>
          <w:rPrChange w:id="7329" w:author="微软用户" w:date="2017-08-24T15:39:00Z">
            <w:rPr>
              <w:color w:val="000000" w:themeColor="text1"/>
            </w:rPr>
          </w:rPrChange>
        </w:rPr>
        <w:pPrChange w:id="7330" w:author="微软用户" w:date="2017-08-24T15:39:00Z">
          <w:pPr>
            <w:spacing w:line="400" w:lineRule="exact"/>
          </w:pPr>
        </w:pPrChange>
      </w:pPr>
      <w:ins w:id="7331" w:author="微软用户" w:date="2017-08-24T15:39:00Z">
        <w:r>
          <w:rPr>
            <w:rFonts w:asciiTheme="minorEastAsia" w:hAnsiTheme="minorEastAsia" w:cs="Times New Roman"/>
            <w:color w:val="000000" w:themeColor="text1"/>
            <w:spacing w:val="10"/>
            <w:sz w:val="24"/>
            <w:szCs w:val="24"/>
          </w:rPr>
          <w:tab/>
        </w:r>
        <w:r w:rsidRPr="003744D7">
          <w:rPr>
            <w:rFonts w:asciiTheme="minorEastAsia" w:hAnsiTheme="minorEastAsia" w:cs="Times New Roman" w:hint="eastAsia"/>
            <w:color w:val="000000" w:themeColor="text1"/>
            <w:spacing w:val="10"/>
            <w:sz w:val="24"/>
            <w:szCs w:val="24"/>
            <w:rPrChange w:id="7332" w:author="微软用户" w:date="2017-08-24T15:39:00Z">
              <w:rPr>
                <w:rFonts w:hint="eastAsia"/>
              </w:rPr>
            </w:rPrChange>
          </w:rPr>
          <w:t>优化后的中间件系统具有更好的安全性</w:t>
        </w:r>
      </w:ins>
      <w:ins w:id="7333" w:author="微软用户" w:date="2017-08-24T16:43:00Z">
        <w:r w:rsidR="00964714">
          <w:rPr>
            <w:rFonts w:asciiTheme="minorEastAsia" w:hAnsiTheme="minorEastAsia" w:cs="Times New Roman" w:hint="eastAsia"/>
            <w:color w:val="000000" w:themeColor="text1"/>
            <w:spacing w:val="10"/>
            <w:sz w:val="24"/>
            <w:szCs w:val="24"/>
          </w:rPr>
          <w:t>，能确保用户的数据在传输过程中</w:t>
        </w:r>
      </w:ins>
      <w:ins w:id="7334" w:author="微软用户" w:date="2017-08-24T16:44:00Z">
        <w:r w:rsidR="00964714">
          <w:rPr>
            <w:rFonts w:asciiTheme="minorEastAsia" w:hAnsiTheme="minorEastAsia" w:cs="Times New Roman" w:hint="eastAsia"/>
            <w:color w:val="000000" w:themeColor="text1"/>
            <w:spacing w:val="10"/>
            <w:sz w:val="24"/>
            <w:szCs w:val="24"/>
          </w:rPr>
          <w:t>、缓存在中间件时以及存储在服务器不会被窃取和泄露</w:t>
        </w:r>
      </w:ins>
      <w:ins w:id="7335" w:author="微软用户" w:date="2017-08-24T16:45:00Z">
        <w:r w:rsidR="00ED0FE7">
          <w:rPr>
            <w:rFonts w:asciiTheme="minorEastAsia" w:hAnsiTheme="minorEastAsia" w:cs="Times New Roman" w:hint="eastAsia"/>
            <w:color w:val="000000" w:themeColor="text1"/>
            <w:spacing w:val="10"/>
            <w:sz w:val="24"/>
            <w:szCs w:val="24"/>
          </w:rPr>
          <w:t>，</w:t>
        </w:r>
      </w:ins>
      <w:ins w:id="7336" w:author="微软用户" w:date="2017-08-24T15:39:00Z">
        <w:r w:rsidRPr="003744D7">
          <w:rPr>
            <w:rFonts w:asciiTheme="minorEastAsia" w:hAnsiTheme="minorEastAsia" w:cs="Times New Roman" w:hint="eastAsia"/>
            <w:color w:val="000000" w:themeColor="text1"/>
            <w:spacing w:val="10"/>
            <w:sz w:val="24"/>
            <w:szCs w:val="24"/>
            <w:rPrChange w:id="7337" w:author="微软用户" w:date="2017-08-24T15:39:00Z">
              <w:rPr>
                <w:rFonts w:hint="eastAsia"/>
              </w:rPr>
            </w:rPrChange>
          </w:rPr>
          <w:t>通过对源码的</w:t>
        </w:r>
      </w:ins>
      <w:ins w:id="7338" w:author="微软用户" w:date="2017-08-24T16:45:00Z">
        <w:r w:rsidR="0029581D">
          <w:rPr>
            <w:rFonts w:asciiTheme="minorEastAsia" w:hAnsiTheme="minorEastAsia" w:cs="Times New Roman" w:hint="eastAsia"/>
            <w:color w:val="000000" w:themeColor="text1"/>
            <w:spacing w:val="10"/>
            <w:sz w:val="24"/>
            <w:szCs w:val="24"/>
          </w:rPr>
          <w:t>优化和</w:t>
        </w:r>
      </w:ins>
      <w:ins w:id="7339" w:author="微软用户" w:date="2017-08-24T15:39:00Z">
        <w:r w:rsidR="00D865E9">
          <w:rPr>
            <w:rFonts w:asciiTheme="minorEastAsia" w:hAnsiTheme="minorEastAsia" w:cs="Times New Roman" w:hint="eastAsia"/>
            <w:color w:val="000000" w:themeColor="text1"/>
            <w:spacing w:val="10"/>
            <w:sz w:val="24"/>
            <w:szCs w:val="24"/>
          </w:rPr>
          <w:t>重构，减少了代码自身的漏洞</w:t>
        </w:r>
      </w:ins>
      <w:ins w:id="7340" w:author="微软用户" w:date="2017-08-24T16:45:00Z">
        <w:r w:rsidR="00D865E9">
          <w:rPr>
            <w:rFonts w:asciiTheme="minorEastAsia" w:hAnsiTheme="minorEastAsia" w:cs="Times New Roman" w:hint="eastAsia"/>
            <w:color w:val="000000" w:themeColor="text1"/>
            <w:spacing w:val="10"/>
            <w:sz w:val="24"/>
            <w:szCs w:val="24"/>
          </w:rPr>
          <w:t>；</w:t>
        </w:r>
        <w:r w:rsidR="000B0A18">
          <w:rPr>
            <w:rFonts w:asciiTheme="minorEastAsia" w:hAnsiTheme="minorEastAsia" w:cs="Times New Roman" w:hint="eastAsia"/>
            <w:color w:val="000000" w:themeColor="text1"/>
            <w:spacing w:val="10"/>
            <w:sz w:val="24"/>
            <w:szCs w:val="24"/>
          </w:rPr>
          <w:t>同时，优化后的中间件系统具备更好的稳定性，</w:t>
        </w:r>
      </w:ins>
      <w:ins w:id="7341" w:author="微软用户" w:date="2017-08-24T15:39:00Z">
        <w:r w:rsidRPr="003744D7">
          <w:rPr>
            <w:rFonts w:asciiTheme="minorEastAsia" w:hAnsiTheme="minorEastAsia" w:cs="Times New Roman" w:hint="eastAsia"/>
            <w:color w:val="000000" w:themeColor="text1"/>
            <w:spacing w:val="10"/>
            <w:sz w:val="24"/>
            <w:szCs w:val="24"/>
            <w:rPrChange w:id="7342" w:author="微软用户" w:date="2017-08-24T15:39:00Z">
              <w:rPr>
                <w:rFonts w:hint="eastAsia"/>
              </w:rPr>
            </w:rPrChange>
          </w:rPr>
          <w:t>且能够在不稳定的网络环境下保证数据的传输效率。此外，</w:t>
        </w:r>
      </w:ins>
      <w:ins w:id="7343" w:author="微软用户" w:date="2017-08-24T16:47:00Z">
        <w:r w:rsidR="00E30B01">
          <w:rPr>
            <w:rFonts w:asciiTheme="minorEastAsia" w:hAnsiTheme="minorEastAsia" w:cs="Times New Roman" w:hint="eastAsia"/>
            <w:color w:val="000000" w:themeColor="text1"/>
            <w:spacing w:val="10"/>
            <w:sz w:val="24"/>
            <w:szCs w:val="24"/>
          </w:rPr>
          <w:t>通过对请求进行适配，结合两款新开发的客户端，使中间件系统具备一定的可扩展性</w:t>
        </w:r>
      </w:ins>
      <w:ins w:id="7344" w:author="微软用户" w:date="2017-08-24T16:48:00Z">
        <w:r w:rsidR="00812579">
          <w:rPr>
            <w:rFonts w:asciiTheme="minorEastAsia" w:hAnsiTheme="minorEastAsia" w:cs="Times New Roman" w:hint="eastAsia"/>
            <w:color w:val="000000" w:themeColor="text1"/>
            <w:spacing w:val="10"/>
            <w:sz w:val="24"/>
            <w:szCs w:val="24"/>
          </w:rPr>
          <w:t>，支持更多的客户端</w:t>
        </w:r>
      </w:ins>
      <w:ins w:id="7345" w:author="微软用户" w:date="2017-08-24T16:49:00Z">
        <w:r w:rsidR="00812579">
          <w:rPr>
            <w:rFonts w:asciiTheme="minorEastAsia" w:hAnsiTheme="minorEastAsia" w:cs="Times New Roman" w:hint="eastAsia"/>
            <w:color w:val="000000" w:themeColor="text1"/>
            <w:spacing w:val="10"/>
            <w:sz w:val="24"/>
            <w:szCs w:val="24"/>
          </w:rPr>
          <w:t>类型</w:t>
        </w:r>
      </w:ins>
      <w:ins w:id="7346" w:author="微软用户" w:date="2017-08-24T15:39:00Z">
        <w:r w:rsidRPr="003744D7">
          <w:rPr>
            <w:rFonts w:asciiTheme="minorEastAsia" w:hAnsiTheme="minorEastAsia" w:cs="Times New Roman" w:hint="eastAsia"/>
            <w:color w:val="000000" w:themeColor="text1"/>
            <w:spacing w:val="10"/>
            <w:sz w:val="24"/>
            <w:szCs w:val="24"/>
            <w:rPrChange w:id="7347" w:author="微软用户" w:date="2017-08-24T15:39:00Z">
              <w:rPr>
                <w:rFonts w:hint="eastAsia"/>
              </w:rPr>
            </w:rPrChange>
          </w:rPr>
          <w:t>。</w:t>
        </w:r>
      </w:ins>
    </w:p>
    <w:p w14:paraId="11AAFEC2" w14:textId="77777777" w:rsidR="009D35A2" w:rsidRDefault="00D14E61">
      <w:pPr>
        <w:pStyle w:val="21"/>
        <w:spacing w:line="240" w:lineRule="auto"/>
        <w:pPrChange w:id="7348" w:author="微软用户" w:date="2017-08-18T22:56:00Z">
          <w:pPr>
            <w:pStyle w:val="21"/>
          </w:pPr>
        </w:pPrChange>
      </w:pPr>
      <w:bookmarkStart w:id="7349" w:name="_Toc491606322"/>
      <w:r>
        <w:t>7</w:t>
      </w:r>
      <w:r w:rsidR="0032102F" w:rsidRPr="00B87EE1">
        <w:t xml:space="preserve">.2 </w:t>
      </w:r>
      <w:r w:rsidR="0032102F" w:rsidRPr="00B87EE1">
        <w:t>展望</w:t>
      </w:r>
      <w:bookmarkEnd w:id="7349"/>
    </w:p>
    <w:p w14:paraId="67FC1E15" w14:textId="5E7D131E" w:rsidR="00F73411" w:rsidRPr="00653D38" w:rsidRDefault="009D35A2" w:rsidP="009D35A2">
      <w:pPr>
        <w:spacing w:line="400" w:lineRule="exact"/>
        <w:rPr>
          <w:rFonts w:asciiTheme="minorEastAsia" w:hAnsiTheme="minorEastAsia"/>
          <w:color w:val="000000" w:themeColor="text1"/>
          <w:sz w:val="24"/>
          <w:rPrChange w:id="7350" w:author="JY0225" w:date="2017-08-24T12:11:00Z">
            <w:rPr>
              <w:color w:val="000000" w:themeColor="text1"/>
              <w:sz w:val="24"/>
            </w:rPr>
          </w:rPrChange>
        </w:rPr>
      </w:pPr>
      <w:r>
        <w:tab/>
      </w:r>
      <w:r w:rsidRPr="00653D38">
        <w:rPr>
          <w:rFonts w:asciiTheme="minorEastAsia" w:hAnsiTheme="minorEastAsia" w:hint="eastAsia"/>
          <w:color w:val="000000" w:themeColor="text1"/>
          <w:sz w:val="24"/>
          <w:rPrChange w:id="7351" w:author="JY0225" w:date="2017-08-24T12:11:00Z">
            <w:rPr>
              <w:rFonts w:hint="eastAsia"/>
              <w:color w:val="000000" w:themeColor="text1"/>
              <w:sz w:val="24"/>
            </w:rPr>
          </w:rPrChange>
        </w:rPr>
        <w:t>本文针对</w:t>
      </w:r>
      <w:ins w:id="7352" w:author="微软用户" w:date="2017-08-24T16:49:00Z">
        <w:r w:rsidR="00A510F1">
          <w:rPr>
            <w:rFonts w:asciiTheme="minorEastAsia" w:hAnsiTheme="minorEastAsia" w:hint="eastAsia"/>
            <w:color w:val="000000" w:themeColor="text1"/>
            <w:sz w:val="24"/>
          </w:rPr>
          <w:t>现有的</w:t>
        </w:r>
      </w:ins>
      <w:r w:rsidRPr="00653D38">
        <w:rPr>
          <w:rFonts w:asciiTheme="minorEastAsia" w:hAnsiTheme="minorEastAsia" w:hint="eastAsia"/>
          <w:color w:val="000000" w:themeColor="text1"/>
          <w:sz w:val="24"/>
          <w:rPrChange w:id="7353" w:author="JY0225" w:date="2017-08-24T12:11: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7354" w:author="JY0225" w:date="2017-08-24T12:11:00Z">
            <w:rPr>
              <w:rFonts w:hint="eastAsia"/>
              <w:color w:val="000000" w:themeColor="text1"/>
              <w:sz w:val="24"/>
            </w:rPr>
          </w:rPrChange>
        </w:rPr>
        <w:t>备份</w:t>
      </w:r>
      <w:r w:rsidRPr="00653D38">
        <w:rPr>
          <w:rFonts w:asciiTheme="minorEastAsia" w:hAnsiTheme="minorEastAsia" w:hint="eastAsia"/>
          <w:color w:val="000000" w:themeColor="text1"/>
          <w:sz w:val="24"/>
          <w:rPrChange w:id="7355" w:author="JY0225" w:date="2017-08-24T12:11:00Z">
            <w:rPr>
              <w:rFonts w:hint="eastAsia"/>
              <w:color w:val="000000" w:themeColor="text1"/>
              <w:sz w:val="24"/>
            </w:rPr>
          </w:rPrChange>
        </w:rPr>
        <w:t>中间件</w:t>
      </w:r>
      <w:ins w:id="7356" w:author="微软用户" w:date="2017-08-24T16:49:00Z">
        <w:r w:rsidR="00C12AC5">
          <w:rPr>
            <w:rFonts w:asciiTheme="minorEastAsia" w:hAnsiTheme="minorEastAsia" w:hint="eastAsia"/>
            <w:color w:val="000000" w:themeColor="text1"/>
            <w:sz w:val="24"/>
          </w:rPr>
          <w:t>系统</w:t>
        </w:r>
      </w:ins>
      <w:r w:rsidRPr="00653D38">
        <w:rPr>
          <w:rFonts w:asciiTheme="minorEastAsia" w:hAnsiTheme="minorEastAsia" w:hint="eastAsia"/>
          <w:color w:val="000000" w:themeColor="text1"/>
          <w:sz w:val="24"/>
          <w:rPrChange w:id="7357" w:author="JY0225" w:date="2017-08-24T12:11:00Z">
            <w:rPr>
              <w:rFonts w:hint="eastAsia"/>
              <w:color w:val="000000" w:themeColor="text1"/>
              <w:sz w:val="24"/>
            </w:rPr>
          </w:rPrChange>
        </w:rPr>
        <w:t>关键技术</w:t>
      </w:r>
      <w:del w:id="7358" w:author="微软用户" w:date="2017-08-24T16:49:00Z">
        <w:r w:rsidRPr="00653D38" w:rsidDel="00500E93">
          <w:rPr>
            <w:rFonts w:asciiTheme="minorEastAsia" w:hAnsiTheme="minorEastAsia" w:hint="eastAsia"/>
            <w:color w:val="000000" w:themeColor="text1"/>
            <w:sz w:val="24"/>
            <w:rPrChange w:id="7359" w:author="JY0225" w:date="2017-08-24T12:11:00Z">
              <w:rPr>
                <w:rFonts w:hint="eastAsia"/>
                <w:color w:val="000000" w:themeColor="text1"/>
                <w:sz w:val="24"/>
              </w:rPr>
            </w:rPrChange>
          </w:rPr>
          <w:delText>做</w:delText>
        </w:r>
      </w:del>
      <w:del w:id="7360" w:author="微软用户" w:date="2017-08-24T16:50:00Z">
        <w:r w:rsidRPr="00653D38" w:rsidDel="009A65FB">
          <w:rPr>
            <w:rFonts w:asciiTheme="minorEastAsia" w:hAnsiTheme="minorEastAsia" w:hint="eastAsia"/>
            <w:color w:val="000000" w:themeColor="text1"/>
            <w:sz w:val="24"/>
            <w:rPrChange w:id="7361" w:author="JY0225" w:date="2017-08-24T12:11:00Z">
              <w:rPr>
                <w:rFonts w:hint="eastAsia"/>
                <w:color w:val="000000" w:themeColor="text1"/>
                <w:sz w:val="24"/>
              </w:rPr>
            </w:rPrChange>
          </w:rPr>
          <w:delText>出</w:delText>
        </w:r>
      </w:del>
      <w:r w:rsidRPr="00653D38">
        <w:rPr>
          <w:rFonts w:asciiTheme="minorEastAsia" w:hAnsiTheme="minorEastAsia" w:hint="eastAsia"/>
          <w:color w:val="000000" w:themeColor="text1"/>
          <w:sz w:val="24"/>
          <w:rPrChange w:id="7362" w:author="JY0225" w:date="2017-08-24T12:11:00Z">
            <w:rPr>
              <w:rFonts w:hint="eastAsia"/>
              <w:color w:val="000000" w:themeColor="text1"/>
              <w:sz w:val="24"/>
            </w:rPr>
          </w:rPrChange>
        </w:rPr>
        <w:t>的优化，</w:t>
      </w:r>
      <w:ins w:id="7363" w:author="微软用户" w:date="2017-08-24T16:50:00Z">
        <w:r w:rsidR="00834A28">
          <w:rPr>
            <w:rFonts w:asciiTheme="minorEastAsia" w:hAnsiTheme="minorEastAsia"/>
            <w:color w:val="000000" w:themeColor="text1"/>
            <w:sz w:val="24"/>
          </w:rPr>
          <w:t>总体</w:t>
        </w:r>
      </w:ins>
      <w:del w:id="7364" w:author="微软用户" w:date="2017-08-24T16:50:00Z">
        <w:r w:rsidR="00333A0C" w:rsidRPr="00653D38" w:rsidDel="00834A28">
          <w:rPr>
            <w:rFonts w:asciiTheme="minorEastAsia" w:hAnsiTheme="minorEastAsia" w:hint="eastAsia"/>
            <w:color w:val="000000" w:themeColor="text1"/>
            <w:sz w:val="24"/>
            <w:rPrChange w:id="7365" w:author="JY0225" w:date="2017-08-24T12:11:00Z">
              <w:rPr>
                <w:rFonts w:hint="eastAsia"/>
                <w:color w:val="000000" w:themeColor="text1"/>
                <w:sz w:val="24"/>
              </w:rPr>
            </w:rPrChange>
          </w:rPr>
          <w:delText>大体</w:delText>
        </w:r>
      </w:del>
      <w:r w:rsidRPr="00653D38">
        <w:rPr>
          <w:rFonts w:asciiTheme="minorEastAsia" w:hAnsiTheme="minorEastAsia" w:hint="eastAsia"/>
          <w:color w:val="000000" w:themeColor="text1"/>
          <w:sz w:val="24"/>
          <w:rPrChange w:id="7366" w:author="JY0225" w:date="2017-08-24T12:11:00Z">
            <w:rPr>
              <w:rFonts w:hint="eastAsia"/>
              <w:color w:val="000000" w:themeColor="text1"/>
              <w:sz w:val="24"/>
            </w:rPr>
          </w:rPrChange>
        </w:rPr>
        <w:t>符合了当前云</w:t>
      </w:r>
      <w:r w:rsidR="00476838" w:rsidRPr="00653D38">
        <w:rPr>
          <w:rFonts w:asciiTheme="minorEastAsia" w:hAnsiTheme="minorEastAsia" w:hint="eastAsia"/>
          <w:color w:val="000000" w:themeColor="text1"/>
          <w:sz w:val="24"/>
          <w:rPrChange w:id="7367" w:author="JY0225" w:date="2017-08-24T12:11:00Z">
            <w:rPr>
              <w:rFonts w:hint="eastAsia"/>
              <w:color w:val="000000" w:themeColor="text1"/>
              <w:sz w:val="24"/>
            </w:rPr>
          </w:rPrChange>
        </w:rPr>
        <w:t>备份</w:t>
      </w:r>
      <w:r w:rsidRPr="00653D38">
        <w:rPr>
          <w:rFonts w:asciiTheme="minorEastAsia" w:hAnsiTheme="minorEastAsia" w:hint="eastAsia"/>
          <w:color w:val="000000" w:themeColor="text1"/>
          <w:sz w:val="24"/>
          <w:rPrChange w:id="7368" w:author="JY0225" w:date="2017-08-24T12:11:00Z">
            <w:rPr>
              <w:rFonts w:hint="eastAsia"/>
              <w:color w:val="000000" w:themeColor="text1"/>
              <w:sz w:val="24"/>
            </w:rPr>
          </w:rPrChange>
        </w:rPr>
        <w:t>行业发展的趋势，与同类成熟的云</w:t>
      </w:r>
      <w:r w:rsidR="00476838" w:rsidRPr="00653D38">
        <w:rPr>
          <w:rFonts w:asciiTheme="minorEastAsia" w:hAnsiTheme="minorEastAsia" w:hint="eastAsia"/>
          <w:color w:val="000000" w:themeColor="text1"/>
          <w:sz w:val="24"/>
          <w:rPrChange w:id="7369" w:author="JY0225" w:date="2017-08-24T12:11:00Z">
            <w:rPr>
              <w:rFonts w:hint="eastAsia"/>
              <w:color w:val="000000" w:themeColor="text1"/>
              <w:sz w:val="24"/>
            </w:rPr>
          </w:rPrChange>
        </w:rPr>
        <w:t>备份</w:t>
      </w:r>
      <w:r w:rsidRPr="00653D38">
        <w:rPr>
          <w:rFonts w:asciiTheme="minorEastAsia" w:hAnsiTheme="minorEastAsia" w:hint="eastAsia"/>
          <w:color w:val="000000" w:themeColor="text1"/>
          <w:sz w:val="24"/>
          <w:rPrChange w:id="7370" w:author="JY0225" w:date="2017-08-24T12:11:00Z">
            <w:rPr>
              <w:rFonts w:hint="eastAsia"/>
              <w:color w:val="000000" w:themeColor="text1"/>
              <w:sz w:val="24"/>
            </w:rPr>
          </w:rPrChange>
        </w:rPr>
        <w:t>产品在功能上</w:t>
      </w:r>
      <w:r w:rsidR="00E6765D" w:rsidRPr="00653D38">
        <w:rPr>
          <w:rFonts w:asciiTheme="minorEastAsia" w:hAnsiTheme="minorEastAsia" w:hint="eastAsia"/>
          <w:color w:val="000000" w:themeColor="text1"/>
          <w:sz w:val="24"/>
          <w:rPrChange w:id="7371" w:author="JY0225" w:date="2017-08-24T12:11:00Z">
            <w:rPr>
              <w:rFonts w:hint="eastAsia"/>
              <w:color w:val="000000" w:themeColor="text1"/>
              <w:sz w:val="24"/>
            </w:rPr>
          </w:rPrChange>
        </w:rPr>
        <w:t>基本</w:t>
      </w:r>
      <w:r w:rsidRPr="00653D38">
        <w:rPr>
          <w:rFonts w:asciiTheme="minorEastAsia" w:hAnsiTheme="minorEastAsia" w:hint="eastAsia"/>
          <w:color w:val="000000" w:themeColor="text1"/>
          <w:sz w:val="24"/>
          <w:rPrChange w:id="7372" w:author="JY0225" w:date="2017-08-24T12:11:00Z">
            <w:rPr>
              <w:rFonts w:hint="eastAsia"/>
              <w:color w:val="000000" w:themeColor="text1"/>
              <w:sz w:val="24"/>
            </w:rPr>
          </w:rPrChange>
        </w:rPr>
        <w:t>保持了一致性。</w:t>
      </w:r>
      <w:r w:rsidR="00333A0C" w:rsidRPr="00653D38">
        <w:rPr>
          <w:rFonts w:asciiTheme="minorEastAsia" w:hAnsiTheme="minorEastAsia" w:hint="eastAsia"/>
          <w:color w:val="000000" w:themeColor="text1"/>
          <w:sz w:val="24"/>
          <w:rPrChange w:id="7373" w:author="JY0225" w:date="2017-08-24T12:11:00Z">
            <w:rPr>
              <w:rFonts w:hint="eastAsia"/>
              <w:color w:val="000000" w:themeColor="text1"/>
              <w:sz w:val="24"/>
            </w:rPr>
          </w:rPrChange>
        </w:rPr>
        <w:t>然而，</w:t>
      </w:r>
      <w:r w:rsidR="0025670F" w:rsidRPr="00653D38">
        <w:rPr>
          <w:rFonts w:asciiTheme="minorEastAsia" w:hAnsiTheme="minorEastAsia" w:hint="eastAsia"/>
          <w:color w:val="000000" w:themeColor="text1"/>
          <w:sz w:val="24"/>
          <w:rPrChange w:id="7374" w:author="JY0225" w:date="2017-08-24T12:11:00Z">
            <w:rPr>
              <w:rFonts w:hint="eastAsia"/>
              <w:color w:val="000000" w:themeColor="text1"/>
              <w:sz w:val="24"/>
            </w:rPr>
          </w:rPrChange>
        </w:rPr>
        <w:t>仍存在一些挑战，需要在后续的工作中</w:t>
      </w:r>
      <w:del w:id="7375" w:author="微软用户" w:date="2017-08-24T16:50:00Z">
        <w:r w:rsidR="0025670F" w:rsidRPr="00653D38" w:rsidDel="00155487">
          <w:rPr>
            <w:rFonts w:asciiTheme="minorEastAsia" w:hAnsiTheme="minorEastAsia" w:hint="eastAsia"/>
            <w:color w:val="000000" w:themeColor="text1"/>
            <w:sz w:val="24"/>
            <w:rPrChange w:id="7376" w:author="JY0225" w:date="2017-08-24T12:11:00Z">
              <w:rPr>
                <w:rFonts w:hint="eastAsia"/>
                <w:color w:val="000000" w:themeColor="text1"/>
                <w:sz w:val="24"/>
              </w:rPr>
            </w:rPrChange>
          </w:rPr>
          <w:delText>对中间件系统进行</w:delText>
        </w:r>
      </w:del>
      <w:r w:rsidR="0025670F" w:rsidRPr="00653D38">
        <w:rPr>
          <w:rFonts w:asciiTheme="minorEastAsia" w:hAnsiTheme="minorEastAsia" w:hint="eastAsia"/>
          <w:color w:val="000000" w:themeColor="text1"/>
          <w:sz w:val="24"/>
          <w:rPrChange w:id="7377" w:author="JY0225" w:date="2017-08-24T12:11:00Z">
            <w:rPr>
              <w:rFonts w:hint="eastAsia"/>
              <w:color w:val="000000" w:themeColor="text1"/>
              <w:sz w:val="24"/>
            </w:rPr>
          </w:rPrChange>
        </w:rPr>
        <w:t>不断的完善。</w:t>
      </w:r>
    </w:p>
    <w:p w14:paraId="4E1B0204" w14:textId="6BE07FF8" w:rsidR="002C3812" w:rsidRPr="00653D38" w:rsidRDefault="00F73411" w:rsidP="009D35A2">
      <w:pPr>
        <w:spacing w:line="400" w:lineRule="exact"/>
        <w:rPr>
          <w:rFonts w:asciiTheme="minorEastAsia" w:hAnsiTheme="minorEastAsia"/>
          <w:color w:val="000000" w:themeColor="text1"/>
          <w:sz w:val="24"/>
          <w:rPrChange w:id="7378" w:author="JY0225" w:date="2017-08-24T12:11:00Z">
            <w:rPr>
              <w:color w:val="000000" w:themeColor="text1"/>
              <w:sz w:val="24"/>
            </w:rPr>
          </w:rPrChange>
        </w:rPr>
      </w:pPr>
      <w:r w:rsidRPr="00653D38">
        <w:rPr>
          <w:rFonts w:asciiTheme="minorEastAsia" w:hAnsiTheme="minorEastAsia"/>
          <w:color w:val="000000" w:themeColor="text1"/>
          <w:sz w:val="24"/>
          <w:rPrChange w:id="7379" w:author="JY0225" w:date="2017-08-24T12:11:00Z">
            <w:rPr>
              <w:color w:val="000000" w:themeColor="text1"/>
              <w:sz w:val="24"/>
            </w:rPr>
          </w:rPrChange>
        </w:rPr>
        <w:lastRenderedPageBreak/>
        <w:tab/>
      </w:r>
      <w:r w:rsidR="009C3620" w:rsidRPr="00653D38">
        <w:rPr>
          <w:rFonts w:asciiTheme="minorEastAsia" w:hAnsiTheme="minorEastAsia" w:hint="eastAsia"/>
          <w:color w:val="000000" w:themeColor="text1"/>
          <w:sz w:val="24"/>
          <w:rPrChange w:id="7380" w:author="JY0225" w:date="2017-08-24T12:11:00Z">
            <w:rPr>
              <w:rFonts w:hint="eastAsia"/>
              <w:color w:val="000000" w:themeColor="text1"/>
              <w:sz w:val="24"/>
            </w:rPr>
          </w:rPrChange>
        </w:rPr>
        <w:t>目前，该款云</w:t>
      </w:r>
      <w:r w:rsidR="00476838" w:rsidRPr="00653D38">
        <w:rPr>
          <w:rFonts w:asciiTheme="minorEastAsia" w:hAnsiTheme="minorEastAsia" w:hint="eastAsia"/>
          <w:color w:val="000000" w:themeColor="text1"/>
          <w:sz w:val="24"/>
          <w:rPrChange w:id="7381" w:author="JY0225" w:date="2017-08-24T12:11:00Z">
            <w:rPr>
              <w:rFonts w:hint="eastAsia"/>
              <w:color w:val="000000" w:themeColor="text1"/>
              <w:sz w:val="24"/>
            </w:rPr>
          </w:rPrChange>
        </w:rPr>
        <w:t>备份</w:t>
      </w:r>
      <w:r w:rsidR="009C3620" w:rsidRPr="00653D38">
        <w:rPr>
          <w:rFonts w:asciiTheme="minorEastAsia" w:hAnsiTheme="minorEastAsia" w:hint="eastAsia"/>
          <w:color w:val="000000" w:themeColor="text1"/>
          <w:sz w:val="24"/>
          <w:rPrChange w:id="7382" w:author="JY0225" w:date="2017-08-24T12:11:00Z">
            <w:rPr>
              <w:rFonts w:hint="eastAsia"/>
              <w:color w:val="000000" w:themeColor="text1"/>
              <w:sz w:val="24"/>
            </w:rPr>
          </w:rPrChange>
        </w:rPr>
        <w:t>服务平台没有投入商用，只</w:t>
      </w:r>
      <w:del w:id="7383" w:author="微软用户" w:date="2017-08-24T16:50:00Z">
        <w:r w:rsidR="009C3620" w:rsidRPr="00653D38" w:rsidDel="001A7DD9">
          <w:rPr>
            <w:rFonts w:asciiTheme="minorEastAsia" w:hAnsiTheme="minorEastAsia" w:hint="eastAsia"/>
            <w:color w:val="000000" w:themeColor="text1"/>
            <w:sz w:val="24"/>
            <w:rPrChange w:id="7384" w:author="JY0225" w:date="2017-08-24T12:11:00Z">
              <w:rPr>
                <w:rFonts w:hint="eastAsia"/>
                <w:color w:val="000000" w:themeColor="text1"/>
                <w:sz w:val="24"/>
              </w:rPr>
            </w:rPrChange>
          </w:rPr>
          <w:delText>是</w:delText>
        </w:r>
      </w:del>
      <w:r w:rsidR="009C3620" w:rsidRPr="00653D38">
        <w:rPr>
          <w:rFonts w:asciiTheme="minorEastAsia" w:hAnsiTheme="minorEastAsia" w:hint="eastAsia"/>
          <w:color w:val="000000" w:themeColor="text1"/>
          <w:sz w:val="24"/>
          <w:rPrChange w:id="7385" w:author="JY0225" w:date="2017-08-24T12:11:00Z">
            <w:rPr>
              <w:rFonts w:hint="eastAsia"/>
              <w:color w:val="000000" w:themeColor="text1"/>
              <w:sz w:val="24"/>
            </w:rPr>
          </w:rPrChange>
        </w:rPr>
        <w:t>适用于内部小范围的</w:t>
      </w:r>
      <w:r w:rsidR="00380540" w:rsidRPr="00653D38">
        <w:rPr>
          <w:rFonts w:asciiTheme="minorEastAsia" w:hAnsiTheme="minorEastAsia" w:hint="eastAsia"/>
          <w:color w:val="000000" w:themeColor="text1"/>
          <w:sz w:val="24"/>
          <w:rPrChange w:id="7386" w:author="JY0225" w:date="2017-08-24T12:11:00Z">
            <w:rPr>
              <w:rFonts w:hint="eastAsia"/>
              <w:color w:val="000000" w:themeColor="text1"/>
              <w:sz w:val="24"/>
            </w:rPr>
          </w:rPrChange>
        </w:rPr>
        <w:t>使用</w:t>
      </w:r>
      <w:r w:rsidR="00710446" w:rsidRPr="00653D38">
        <w:rPr>
          <w:rFonts w:asciiTheme="minorEastAsia" w:hAnsiTheme="minorEastAsia" w:hint="eastAsia"/>
          <w:color w:val="000000" w:themeColor="text1"/>
          <w:sz w:val="24"/>
          <w:rPrChange w:id="7387" w:author="JY0225" w:date="2017-08-24T12:11:00Z">
            <w:rPr>
              <w:rFonts w:hint="eastAsia"/>
              <w:color w:val="000000" w:themeColor="text1"/>
              <w:sz w:val="24"/>
            </w:rPr>
          </w:rPrChange>
        </w:rPr>
        <w:t>。</w:t>
      </w:r>
      <w:r w:rsidR="00380540" w:rsidRPr="00653D38">
        <w:rPr>
          <w:rFonts w:asciiTheme="minorEastAsia" w:hAnsiTheme="minorEastAsia" w:hint="eastAsia"/>
          <w:color w:val="000000" w:themeColor="text1"/>
          <w:sz w:val="24"/>
          <w:rPrChange w:id="7388" w:author="JY0225" w:date="2017-08-24T12:11:00Z">
            <w:rPr>
              <w:rFonts w:hint="eastAsia"/>
              <w:color w:val="000000" w:themeColor="text1"/>
              <w:sz w:val="24"/>
            </w:rPr>
          </w:rPrChange>
        </w:rPr>
        <w:t>与其他同类产品相比，没有经历过市场和用户的</w:t>
      </w:r>
      <w:r w:rsidR="00EC77EC" w:rsidRPr="00653D38">
        <w:rPr>
          <w:rFonts w:asciiTheme="minorEastAsia" w:hAnsiTheme="minorEastAsia" w:hint="eastAsia"/>
          <w:color w:val="000000" w:themeColor="text1"/>
          <w:sz w:val="24"/>
          <w:rPrChange w:id="7389" w:author="JY0225" w:date="2017-08-24T12:11:00Z">
            <w:rPr>
              <w:rFonts w:hint="eastAsia"/>
              <w:color w:val="000000" w:themeColor="text1"/>
              <w:sz w:val="24"/>
            </w:rPr>
          </w:rPrChange>
        </w:rPr>
        <w:t>检验，而测试受硬件、人员条件的限制，虽然对基本功能进行了较为完备的测试，然而在压力测试、边界测试上具有一定的局限性，</w:t>
      </w:r>
      <w:r w:rsidR="00E94668" w:rsidRPr="00653D38">
        <w:rPr>
          <w:rFonts w:asciiTheme="minorEastAsia" w:hAnsiTheme="minorEastAsia" w:hint="eastAsia"/>
          <w:color w:val="000000" w:themeColor="text1"/>
          <w:sz w:val="24"/>
          <w:rPrChange w:id="7390" w:author="JY0225" w:date="2017-08-24T12:11:00Z">
            <w:rPr>
              <w:rFonts w:hint="eastAsia"/>
              <w:color w:val="000000" w:themeColor="text1"/>
              <w:sz w:val="24"/>
            </w:rPr>
          </w:rPrChange>
        </w:rPr>
        <w:t>因此</w:t>
      </w:r>
      <w:r w:rsidR="001B1800" w:rsidRPr="00653D38">
        <w:rPr>
          <w:rFonts w:asciiTheme="minorEastAsia" w:hAnsiTheme="minorEastAsia" w:hint="eastAsia"/>
          <w:color w:val="000000" w:themeColor="text1"/>
          <w:sz w:val="24"/>
          <w:rPrChange w:id="7391" w:author="JY0225" w:date="2017-08-24T12:11:00Z">
            <w:rPr>
              <w:rFonts w:hint="eastAsia"/>
              <w:color w:val="000000" w:themeColor="text1"/>
              <w:sz w:val="24"/>
            </w:rPr>
          </w:rPrChange>
        </w:rPr>
        <w:t>需要在后续的工作中通过搜集用户使用时的数据以及反馈信息，对</w:t>
      </w:r>
      <w:r w:rsidR="00B500ED" w:rsidRPr="00653D38">
        <w:rPr>
          <w:rFonts w:asciiTheme="minorEastAsia" w:hAnsiTheme="minorEastAsia" w:hint="eastAsia"/>
          <w:color w:val="000000" w:themeColor="text1"/>
          <w:sz w:val="24"/>
          <w:rPrChange w:id="7392" w:author="JY0225" w:date="2017-08-24T12:11:00Z">
            <w:rPr>
              <w:rFonts w:hint="eastAsia"/>
              <w:color w:val="000000" w:themeColor="text1"/>
              <w:sz w:val="24"/>
            </w:rPr>
          </w:rPrChange>
        </w:rPr>
        <w:t>中间件系统进行持续优化，</w:t>
      </w:r>
      <w:ins w:id="7393" w:author="微软用户" w:date="2017-08-24T16:50:00Z">
        <w:r w:rsidR="004A58E6">
          <w:rPr>
            <w:rFonts w:asciiTheme="minorEastAsia" w:hAnsiTheme="minorEastAsia"/>
            <w:color w:val="000000" w:themeColor="text1"/>
            <w:sz w:val="24"/>
          </w:rPr>
          <w:t>提高</w:t>
        </w:r>
      </w:ins>
      <w:del w:id="7394" w:author="微软用户" w:date="2017-08-24T16:50:00Z">
        <w:r w:rsidR="00B500ED" w:rsidRPr="00653D38" w:rsidDel="004A58E6">
          <w:rPr>
            <w:rFonts w:asciiTheme="minorEastAsia" w:hAnsiTheme="minorEastAsia" w:hint="eastAsia"/>
            <w:color w:val="000000" w:themeColor="text1"/>
            <w:sz w:val="24"/>
            <w:rPrChange w:id="7395" w:author="JY0225" w:date="2017-08-24T12:11:00Z">
              <w:rPr>
                <w:rFonts w:hint="eastAsia"/>
                <w:color w:val="000000" w:themeColor="text1"/>
                <w:sz w:val="24"/>
              </w:rPr>
            </w:rPrChange>
          </w:rPr>
          <w:delText>通过</w:delText>
        </w:r>
      </w:del>
      <w:r w:rsidR="00B500ED" w:rsidRPr="00653D38">
        <w:rPr>
          <w:rFonts w:asciiTheme="minorEastAsia" w:hAnsiTheme="minorEastAsia" w:hint="eastAsia"/>
          <w:color w:val="000000" w:themeColor="text1"/>
          <w:sz w:val="24"/>
          <w:rPrChange w:id="7396" w:author="JY0225" w:date="2017-08-24T12:11:00Z">
            <w:rPr>
              <w:rFonts w:hint="eastAsia"/>
              <w:color w:val="000000" w:themeColor="text1"/>
              <w:sz w:val="24"/>
            </w:rPr>
          </w:rPrChange>
        </w:rPr>
        <w:t>系统的稳定性。</w:t>
      </w:r>
    </w:p>
    <w:p w14:paraId="7D292CFD" w14:textId="0E7CF856" w:rsidR="00582C4A" w:rsidRPr="00653D38" w:rsidRDefault="002C3812" w:rsidP="009D35A2">
      <w:pPr>
        <w:spacing w:line="400" w:lineRule="exact"/>
        <w:rPr>
          <w:rFonts w:asciiTheme="minorEastAsia" w:hAnsiTheme="minorEastAsia"/>
          <w:color w:val="000000" w:themeColor="text1"/>
          <w:sz w:val="24"/>
          <w:rPrChange w:id="7397" w:author="JY0225" w:date="2017-08-24T12:11:00Z">
            <w:rPr>
              <w:color w:val="000000" w:themeColor="text1"/>
              <w:sz w:val="24"/>
            </w:rPr>
          </w:rPrChange>
        </w:rPr>
      </w:pPr>
      <w:r w:rsidRPr="00653D38">
        <w:rPr>
          <w:rFonts w:asciiTheme="minorEastAsia" w:hAnsiTheme="minorEastAsia"/>
          <w:color w:val="000000" w:themeColor="text1"/>
          <w:sz w:val="24"/>
          <w:rPrChange w:id="7398" w:author="JY0225" w:date="2017-08-24T12:11:00Z">
            <w:rPr>
              <w:color w:val="000000" w:themeColor="text1"/>
              <w:sz w:val="24"/>
            </w:rPr>
          </w:rPrChange>
        </w:rPr>
        <w:tab/>
      </w:r>
      <w:r w:rsidR="00472FD6" w:rsidRPr="00653D38">
        <w:rPr>
          <w:rFonts w:asciiTheme="minorEastAsia" w:hAnsiTheme="minorEastAsia" w:hint="eastAsia"/>
          <w:color w:val="000000" w:themeColor="text1"/>
          <w:sz w:val="24"/>
          <w:rPrChange w:id="7399" w:author="JY0225" w:date="2017-08-24T12:11:00Z">
            <w:rPr>
              <w:rFonts w:hint="eastAsia"/>
              <w:color w:val="000000" w:themeColor="text1"/>
              <w:sz w:val="24"/>
            </w:rPr>
          </w:rPrChange>
        </w:rPr>
        <w:t>此外，优化的后的中间件系统虽然具备了一定的可扩展性和跨平台性，</w:t>
      </w:r>
      <w:r w:rsidR="007F03D0" w:rsidRPr="00653D38">
        <w:rPr>
          <w:rFonts w:asciiTheme="minorEastAsia" w:hAnsiTheme="minorEastAsia" w:hint="eastAsia"/>
          <w:color w:val="000000" w:themeColor="text1"/>
          <w:sz w:val="24"/>
          <w:rPrChange w:id="7400" w:author="JY0225" w:date="2017-08-24T12:11:00Z">
            <w:rPr>
              <w:rFonts w:hint="eastAsia"/>
              <w:color w:val="000000" w:themeColor="text1"/>
              <w:sz w:val="24"/>
            </w:rPr>
          </w:rPrChange>
        </w:rPr>
        <w:t>并提供了</w:t>
      </w:r>
      <w:r w:rsidR="007F03D0" w:rsidRPr="00653D38">
        <w:rPr>
          <w:rFonts w:asciiTheme="minorEastAsia" w:hAnsiTheme="minorEastAsia"/>
          <w:color w:val="000000" w:themeColor="text1"/>
          <w:sz w:val="24"/>
          <w:rPrChange w:id="7401" w:author="JY0225" w:date="2017-08-24T12:11:00Z">
            <w:rPr>
              <w:color w:val="000000" w:themeColor="text1"/>
              <w:sz w:val="24"/>
            </w:rPr>
          </w:rPrChange>
        </w:rPr>
        <w:t>CLI</w:t>
      </w:r>
      <w:r w:rsidR="007F03D0" w:rsidRPr="00653D38">
        <w:rPr>
          <w:rFonts w:asciiTheme="minorEastAsia" w:hAnsiTheme="minorEastAsia" w:hint="eastAsia"/>
          <w:color w:val="000000" w:themeColor="text1"/>
          <w:sz w:val="24"/>
          <w:rPrChange w:id="7402" w:author="JY0225" w:date="2017-08-24T12:11:00Z">
            <w:rPr>
              <w:rFonts w:hint="eastAsia"/>
              <w:color w:val="000000" w:themeColor="text1"/>
              <w:sz w:val="24"/>
            </w:rPr>
          </w:rPrChange>
        </w:rPr>
        <w:t>、</w:t>
      </w:r>
      <w:r w:rsidR="007F03D0" w:rsidRPr="00653D38">
        <w:rPr>
          <w:rFonts w:asciiTheme="minorEastAsia" w:hAnsiTheme="minorEastAsia"/>
          <w:color w:val="000000" w:themeColor="text1"/>
          <w:sz w:val="24"/>
          <w:rPrChange w:id="7403" w:author="JY0225" w:date="2017-08-24T12:11:00Z">
            <w:rPr>
              <w:color w:val="000000" w:themeColor="text1"/>
              <w:sz w:val="24"/>
            </w:rPr>
          </w:rPrChange>
        </w:rPr>
        <w:t>Java SDK</w:t>
      </w:r>
      <w:r w:rsidR="007F03D0" w:rsidRPr="00653D38">
        <w:rPr>
          <w:rFonts w:asciiTheme="minorEastAsia" w:hAnsiTheme="minorEastAsia" w:hint="eastAsia"/>
          <w:color w:val="000000" w:themeColor="text1"/>
          <w:sz w:val="24"/>
          <w:rPrChange w:id="7404" w:author="JY0225" w:date="2017-08-24T12:11:00Z">
            <w:rPr>
              <w:rFonts w:hint="eastAsia"/>
              <w:color w:val="000000" w:themeColor="text1"/>
              <w:sz w:val="24"/>
            </w:rPr>
          </w:rPrChange>
        </w:rPr>
        <w:t>和</w:t>
      </w:r>
      <w:r w:rsidR="007F03D0" w:rsidRPr="00653D38">
        <w:rPr>
          <w:rFonts w:asciiTheme="minorEastAsia" w:hAnsiTheme="minorEastAsia"/>
          <w:color w:val="000000" w:themeColor="text1"/>
          <w:sz w:val="24"/>
          <w:rPrChange w:id="7405" w:author="JY0225" w:date="2017-08-24T12:11:00Z">
            <w:rPr>
              <w:color w:val="000000" w:themeColor="text1"/>
              <w:sz w:val="24"/>
            </w:rPr>
          </w:rPrChange>
        </w:rPr>
        <w:t>Firefox</w:t>
      </w:r>
      <w:r w:rsidR="007F03D0" w:rsidRPr="00653D38">
        <w:rPr>
          <w:rFonts w:asciiTheme="minorEastAsia" w:hAnsiTheme="minorEastAsia" w:hint="eastAsia"/>
          <w:color w:val="000000" w:themeColor="text1"/>
          <w:sz w:val="24"/>
          <w:rPrChange w:id="7406" w:author="JY0225" w:date="2017-08-24T12:11:00Z">
            <w:rPr>
              <w:rFonts w:hint="eastAsia"/>
              <w:color w:val="000000" w:themeColor="text1"/>
              <w:sz w:val="24"/>
            </w:rPr>
          </w:rPrChange>
        </w:rPr>
        <w:t>扩展三</w:t>
      </w:r>
      <w:ins w:id="7407" w:author="微软用户" w:date="2017-08-24T16:51:00Z">
        <w:r w:rsidR="00731BF8">
          <w:rPr>
            <w:rFonts w:asciiTheme="minorEastAsia" w:hAnsiTheme="minorEastAsia"/>
            <w:color w:val="000000" w:themeColor="text1"/>
            <w:sz w:val="24"/>
          </w:rPr>
          <w:t>种</w:t>
        </w:r>
      </w:ins>
      <w:del w:id="7408" w:author="微软用户" w:date="2017-08-24T16:51:00Z">
        <w:r w:rsidR="007F03D0" w:rsidRPr="00653D38" w:rsidDel="00731BF8">
          <w:rPr>
            <w:rFonts w:asciiTheme="minorEastAsia" w:hAnsiTheme="minorEastAsia" w:hint="eastAsia"/>
            <w:color w:val="000000" w:themeColor="text1"/>
            <w:sz w:val="24"/>
            <w:rPrChange w:id="7409" w:author="JY0225" w:date="2017-08-24T12:11:00Z">
              <w:rPr>
                <w:rFonts w:hint="eastAsia"/>
                <w:color w:val="000000" w:themeColor="text1"/>
                <w:sz w:val="24"/>
              </w:rPr>
            </w:rPrChange>
          </w:rPr>
          <w:delText>个</w:delText>
        </w:r>
      </w:del>
      <w:r w:rsidR="007F03D0" w:rsidRPr="00653D38">
        <w:rPr>
          <w:rFonts w:asciiTheme="minorEastAsia" w:hAnsiTheme="minorEastAsia" w:hint="eastAsia"/>
          <w:color w:val="000000" w:themeColor="text1"/>
          <w:sz w:val="24"/>
          <w:rPrChange w:id="7410" w:author="JY0225" w:date="2017-08-24T12:11:00Z">
            <w:rPr>
              <w:rFonts w:hint="eastAsia"/>
              <w:color w:val="000000" w:themeColor="text1"/>
              <w:sz w:val="24"/>
            </w:rPr>
          </w:rPrChange>
        </w:rPr>
        <w:t>客户端，分别支持在</w:t>
      </w:r>
      <w:r w:rsidR="007F03D0" w:rsidRPr="00653D38">
        <w:rPr>
          <w:rFonts w:asciiTheme="minorEastAsia" w:hAnsiTheme="minorEastAsia"/>
          <w:color w:val="000000" w:themeColor="text1"/>
          <w:sz w:val="24"/>
          <w:rPrChange w:id="7411" w:author="JY0225" w:date="2017-08-24T12:11:00Z">
            <w:rPr>
              <w:color w:val="000000" w:themeColor="text1"/>
              <w:sz w:val="24"/>
            </w:rPr>
          </w:rPrChange>
        </w:rPr>
        <w:t>Linux</w:t>
      </w:r>
      <w:r w:rsidR="007F03D0" w:rsidRPr="00653D38">
        <w:rPr>
          <w:rFonts w:asciiTheme="minorEastAsia" w:hAnsiTheme="minorEastAsia" w:hint="eastAsia"/>
          <w:color w:val="000000" w:themeColor="text1"/>
          <w:sz w:val="24"/>
          <w:rPrChange w:id="7412" w:author="JY0225" w:date="2017-08-24T12:11:00Z">
            <w:rPr>
              <w:rFonts w:hint="eastAsia"/>
              <w:color w:val="000000" w:themeColor="text1"/>
              <w:sz w:val="24"/>
            </w:rPr>
          </w:rPrChange>
        </w:rPr>
        <w:t>平台下、移动端和</w:t>
      </w:r>
      <w:r w:rsidR="007F03D0" w:rsidRPr="00653D38">
        <w:rPr>
          <w:rFonts w:asciiTheme="minorEastAsia" w:hAnsiTheme="minorEastAsia"/>
          <w:color w:val="000000" w:themeColor="text1"/>
          <w:sz w:val="24"/>
          <w:rPrChange w:id="7413" w:author="JY0225" w:date="2017-08-24T12:11:00Z">
            <w:rPr>
              <w:color w:val="000000" w:themeColor="text1"/>
              <w:sz w:val="24"/>
            </w:rPr>
          </w:rPrChange>
        </w:rPr>
        <w:t>Web</w:t>
      </w:r>
      <w:r w:rsidR="007F03D0" w:rsidRPr="00653D38">
        <w:rPr>
          <w:rFonts w:asciiTheme="minorEastAsia" w:hAnsiTheme="minorEastAsia" w:hint="eastAsia"/>
          <w:color w:val="000000" w:themeColor="text1"/>
          <w:sz w:val="24"/>
          <w:rPrChange w:id="7414" w:author="JY0225" w:date="2017-08-24T12:11:00Z">
            <w:rPr>
              <w:rFonts w:hint="eastAsia"/>
              <w:color w:val="000000" w:themeColor="text1"/>
              <w:sz w:val="24"/>
            </w:rPr>
          </w:rPrChange>
        </w:rPr>
        <w:t>端使用中间件，但是相较于其他同类产品，支持的客户端类型较少，</w:t>
      </w:r>
      <w:r w:rsidR="009737B2" w:rsidRPr="00653D38">
        <w:rPr>
          <w:rFonts w:asciiTheme="minorEastAsia" w:hAnsiTheme="minorEastAsia" w:hint="eastAsia"/>
          <w:color w:val="000000" w:themeColor="text1"/>
          <w:sz w:val="24"/>
          <w:rPrChange w:id="7415" w:author="JY0225" w:date="2017-08-24T12:11:00Z">
            <w:rPr>
              <w:rFonts w:hint="eastAsia"/>
              <w:color w:val="000000" w:themeColor="text1"/>
              <w:sz w:val="24"/>
            </w:rPr>
          </w:rPrChange>
        </w:rPr>
        <w:t>在未来的工作中，可以考虑实现</w:t>
      </w:r>
      <w:r w:rsidR="009737B2" w:rsidRPr="00653D38">
        <w:rPr>
          <w:rFonts w:asciiTheme="minorEastAsia" w:hAnsiTheme="minorEastAsia"/>
          <w:color w:val="000000" w:themeColor="text1"/>
          <w:sz w:val="24"/>
          <w:rPrChange w:id="7416" w:author="JY0225" w:date="2017-08-24T12:11:00Z">
            <w:rPr>
              <w:color w:val="000000" w:themeColor="text1"/>
              <w:sz w:val="24"/>
            </w:rPr>
          </w:rPrChange>
        </w:rPr>
        <w:t>Android</w:t>
      </w:r>
      <w:r w:rsidR="009737B2" w:rsidRPr="00653D38">
        <w:rPr>
          <w:rFonts w:asciiTheme="minorEastAsia" w:hAnsiTheme="minorEastAsia" w:hint="eastAsia"/>
          <w:color w:val="000000" w:themeColor="text1"/>
          <w:sz w:val="24"/>
          <w:rPrChange w:id="7417" w:author="JY0225" w:date="2017-08-24T12:11:00Z">
            <w:rPr>
              <w:rFonts w:hint="eastAsia"/>
              <w:color w:val="000000" w:themeColor="text1"/>
              <w:sz w:val="24"/>
            </w:rPr>
          </w:rPrChange>
        </w:rPr>
        <w:t>和</w:t>
      </w:r>
      <w:r w:rsidR="00B33DB4" w:rsidRPr="00653D38">
        <w:rPr>
          <w:rFonts w:asciiTheme="minorEastAsia" w:hAnsiTheme="minorEastAsia"/>
          <w:color w:val="000000" w:themeColor="text1"/>
          <w:sz w:val="24"/>
          <w:rPrChange w:id="7418" w:author="JY0225" w:date="2017-08-24T12:11:00Z">
            <w:rPr>
              <w:color w:val="000000" w:themeColor="text1"/>
              <w:sz w:val="24"/>
            </w:rPr>
          </w:rPrChange>
        </w:rPr>
        <w:t>i</w:t>
      </w:r>
      <w:r w:rsidR="009737B2" w:rsidRPr="00653D38">
        <w:rPr>
          <w:rFonts w:asciiTheme="minorEastAsia" w:hAnsiTheme="minorEastAsia"/>
          <w:color w:val="000000" w:themeColor="text1"/>
          <w:sz w:val="24"/>
          <w:rPrChange w:id="7419" w:author="JY0225" w:date="2017-08-24T12:11:00Z">
            <w:rPr>
              <w:color w:val="000000" w:themeColor="text1"/>
              <w:sz w:val="24"/>
            </w:rPr>
          </w:rPrChange>
        </w:rPr>
        <w:t>OS</w:t>
      </w:r>
      <w:r w:rsidR="009737B2" w:rsidRPr="00653D38">
        <w:rPr>
          <w:rFonts w:asciiTheme="minorEastAsia" w:hAnsiTheme="minorEastAsia" w:hint="eastAsia"/>
          <w:color w:val="000000" w:themeColor="text1"/>
          <w:sz w:val="24"/>
          <w:rPrChange w:id="7420" w:author="JY0225" w:date="2017-08-24T12:11:00Z">
            <w:rPr>
              <w:rFonts w:hint="eastAsia"/>
              <w:color w:val="000000" w:themeColor="text1"/>
              <w:sz w:val="24"/>
            </w:rPr>
          </w:rPrChange>
        </w:rPr>
        <w:t>两大当今主流的客户端</w:t>
      </w:r>
      <w:ins w:id="7421" w:author="微软用户" w:date="2017-08-24T16:51:00Z">
        <w:r w:rsidR="00A576EA">
          <w:rPr>
            <w:rFonts w:asciiTheme="minorEastAsia" w:hAnsiTheme="minorEastAsia" w:hint="eastAsia"/>
            <w:color w:val="000000" w:themeColor="text1"/>
            <w:sz w:val="24"/>
          </w:rPr>
          <w:t>类型</w:t>
        </w:r>
      </w:ins>
      <w:r w:rsidR="009737B2" w:rsidRPr="00653D38">
        <w:rPr>
          <w:rFonts w:asciiTheme="minorEastAsia" w:hAnsiTheme="minorEastAsia" w:hint="eastAsia"/>
          <w:color w:val="000000" w:themeColor="text1"/>
          <w:sz w:val="24"/>
          <w:rPrChange w:id="7422" w:author="JY0225" w:date="2017-08-24T12:11:00Z">
            <w:rPr>
              <w:rFonts w:hint="eastAsia"/>
              <w:color w:val="000000" w:themeColor="text1"/>
              <w:sz w:val="24"/>
            </w:rPr>
          </w:rPrChange>
        </w:rPr>
        <w:t>，以支持更多的用户使用。</w:t>
      </w:r>
      <w:del w:id="7423" w:author="微软用户" w:date="2017-08-24T16:51:00Z">
        <w:r w:rsidR="00E75006" w:rsidRPr="00653D38" w:rsidDel="00331E18">
          <w:rPr>
            <w:rFonts w:asciiTheme="minorEastAsia" w:hAnsiTheme="minorEastAsia" w:hint="eastAsia"/>
            <w:color w:val="000000" w:themeColor="text1"/>
            <w:sz w:val="24"/>
            <w:rPrChange w:id="7424" w:author="JY0225" w:date="2017-08-24T12:11:00Z">
              <w:rPr>
                <w:rFonts w:hint="eastAsia"/>
                <w:color w:val="000000" w:themeColor="text1"/>
                <w:sz w:val="24"/>
              </w:rPr>
            </w:rPrChange>
          </w:rPr>
          <w:delText>此外，当前</w:delText>
        </w:r>
        <w:r w:rsidR="00E957AB" w:rsidRPr="00653D38" w:rsidDel="00331E18">
          <w:rPr>
            <w:rFonts w:asciiTheme="minorEastAsia" w:hAnsiTheme="minorEastAsia" w:hint="eastAsia"/>
            <w:color w:val="000000" w:themeColor="text1"/>
            <w:sz w:val="24"/>
            <w:rPrChange w:id="7425" w:author="JY0225" w:date="2017-08-24T12:11:00Z">
              <w:rPr>
                <w:rFonts w:hint="eastAsia"/>
                <w:color w:val="000000" w:themeColor="text1"/>
                <w:sz w:val="24"/>
              </w:rPr>
            </w:rPrChange>
          </w:rPr>
          <w:delText>支持的</w:delText>
        </w:r>
        <w:r w:rsidR="00E75006" w:rsidRPr="00653D38" w:rsidDel="00331E18">
          <w:rPr>
            <w:rFonts w:asciiTheme="minorEastAsia" w:hAnsiTheme="minorEastAsia" w:hint="eastAsia"/>
            <w:color w:val="000000" w:themeColor="text1"/>
            <w:sz w:val="24"/>
            <w:rPrChange w:id="7426" w:author="JY0225" w:date="2017-08-24T12:11:00Z">
              <w:rPr>
                <w:rFonts w:hint="eastAsia"/>
                <w:color w:val="000000" w:themeColor="text1"/>
                <w:sz w:val="24"/>
              </w:rPr>
            </w:rPrChange>
          </w:rPr>
          <w:delText>客户端</w:delText>
        </w:r>
        <w:r w:rsidR="007F03D0" w:rsidRPr="00653D38" w:rsidDel="00331E18">
          <w:rPr>
            <w:rFonts w:asciiTheme="minorEastAsia" w:hAnsiTheme="minorEastAsia" w:hint="eastAsia"/>
            <w:color w:val="000000" w:themeColor="text1"/>
            <w:sz w:val="24"/>
            <w:rPrChange w:id="7427" w:author="JY0225" w:date="2017-08-24T12:11:00Z">
              <w:rPr>
                <w:rFonts w:hint="eastAsia"/>
                <w:color w:val="000000" w:themeColor="text1"/>
                <w:sz w:val="24"/>
              </w:rPr>
            </w:rPrChange>
          </w:rPr>
          <w:delText>只实现了基本的功能，在性能方面需要进行更为深入的研究。</w:delText>
        </w:r>
      </w:del>
    </w:p>
    <w:p w14:paraId="2FAFE870" w14:textId="51F50F2C" w:rsidR="0032102F" w:rsidRPr="00B87EE1" w:rsidRDefault="00582C4A" w:rsidP="009D35A2">
      <w:pPr>
        <w:spacing w:line="400" w:lineRule="exact"/>
      </w:pPr>
      <w:r w:rsidRPr="00653D38">
        <w:rPr>
          <w:rFonts w:asciiTheme="minorEastAsia" w:hAnsiTheme="minorEastAsia"/>
          <w:color w:val="000000" w:themeColor="text1"/>
          <w:sz w:val="24"/>
          <w:rPrChange w:id="7428" w:author="JY0225" w:date="2017-08-24T12:11:00Z">
            <w:rPr>
              <w:color w:val="000000" w:themeColor="text1"/>
              <w:sz w:val="24"/>
            </w:rPr>
          </w:rPrChange>
        </w:rPr>
        <w:tab/>
      </w:r>
      <w:r w:rsidR="00FE23EB" w:rsidRPr="00653D38">
        <w:rPr>
          <w:rFonts w:asciiTheme="minorEastAsia" w:hAnsiTheme="minorEastAsia" w:hint="eastAsia"/>
          <w:color w:val="000000" w:themeColor="text1"/>
          <w:sz w:val="24"/>
          <w:rPrChange w:id="7429" w:author="JY0225" w:date="2017-08-24T12:11:00Z">
            <w:rPr>
              <w:rFonts w:hint="eastAsia"/>
              <w:color w:val="000000" w:themeColor="text1"/>
              <w:sz w:val="24"/>
            </w:rPr>
          </w:rPrChange>
        </w:rPr>
        <w:t>最后，本文只对云</w:t>
      </w:r>
      <w:r w:rsidR="00476838" w:rsidRPr="00653D38">
        <w:rPr>
          <w:rFonts w:asciiTheme="minorEastAsia" w:hAnsiTheme="minorEastAsia" w:hint="eastAsia"/>
          <w:color w:val="000000" w:themeColor="text1"/>
          <w:sz w:val="24"/>
          <w:rPrChange w:id="7430" w:author="JY0225" w:date="2017-08-24T12:11:00Z">
            <w:rPr>
              <w:rFonts w:hint="eastAsia"/>
              <w:color w:val="000000" w:themeColor="text1"/>
              <w:sz w:val="24"/>
            </w:rPr>
          </w:rPrChange>
        </w:rPr>
        <w:t>备份</w:t>
      </w:r>
      <w:r w:rsidR="00FE23EB" w:rsidRPr="00653D38">
        <w:rPr>
          <w:rFonts w:asciiTheme="minorEastAsia" w:hAnsiTheme="minorEastAsia" w:hint="eastAsia"/>
          <w:color w:val="000000" w:themeColor="text1"/>
          <w:sz w:val="24"/>
          <w:rPrChange w:id="7431" w:author="JY0225" w:date="2017-08-24T12:11:00Z">
            <w:rPr>
              <w:rFonts w:hint="eastAsia"/>
              <w:color w:val="000000" w:themeColor="text1"/>
              <w:sz w:val="24"/>
            </w:rPr>
          </w:rPrChange>
        </w:rPr>
        <w:t>服务中</w:t>
      </w:r>
      <w:ins w:id="7432" w:author="微软用户" w:date="2017-08-24T16:51:00Z">
        <w:r w:rsidR="00331E18">
          <w:rPr>
            <w:rFonts w:asciiTheme="minorEastAsia" w:hAnsiTheme="minorEastAsia"/>
            <w:color w:val="000000" w:themeColor="text1"/>
            <w:sz w:val="24"/>
          </w:rPr>
          <w:t>部分</w:t>
        </w:r>
      </w:ins>
      <w:del w:id="7433" w:author="微软用户" w:date="2017-08-24T16:51:00Z">
        <w:r w:rsidR="00FE23EB" w:rsidRPr="00653D38" w:rsidDel="00331E18">
          <w:rPr>
            <w:rFonts w:asciiTheme="minorEastAsia" w:hAnsiTheme="minorEastAsia" w:hint="eastAsia"/>
            <w:color w:val="000000" w:themeColor="text1"/>
            <w:sz w:val="24"/>
            <w:rPrChange w:id="7434" w:author="JY0225" w:date="2017-08-24T12:11:00Z">
              <w:rPr>
                <w:rFonts w:hint="eastAsia"/>
                <w:color w:val="000000" w:themeColor="text1"/>
                <w:sz w:val="24"/>
              </w:rPr>
            </w:rPrChange>
          </w:rPr>
          <w:delText>最为</w:delText>
        </w:r>
      </w:del>
      <w:r w:rsidR="00FE23EB" w:rsidRPr="00653D38">
        <w:rPr>
          <w:rFonts w:asciiTheme="minorEastAsia" w:hAnsiTheme="minorEastAsia" w:hint="eastAsia"/>
          <w:color w:val="000000" w:themeColor="text1"/>
          <w:sz w:val="24"/>
          <w:rPrChange w:id="7435" w:author="JY0225" w:date="2017-08-24T12:11:00Z">
            <w:rPr>
              <w:rFonts w:hint="eastAsia"/>
              <w:color w:val="000000" w:themeColor="text1"/>
              <w:sz w:val="24"/>
            </w:rPr>
          </w:rPrChange>
        </w:rPr>
        <w:t>关键</w:t>
      </w:r>
      <w:del w:id="7436" w:author="微软用户" w:date="2017-08-24T16:51:00Z">
        <w:r w:rsidR="00FE23EB" w:rsidRPr="00653D38" w:rsidDel="00307BF6">
          <w:rPr>
            <w:rFonts w:asciiTheme="minorEastAsia" w:hAnsiTheme="minorEastAsia" w:hint="eastAsia"/>
            <w:color w:val="000000" w:themeColor="text1"/>
            <w:sz w:val="24"/>
            <w:rPrChange w:id="7437" w:author="JY0225" w:date="2017-08-24T12:11:00Z">
              <w:rPr>
                <w:rFonts w:hint="eastAsia"/>
                <w:color w:val="000000" w:themeColor="text1"/>
                <w:sz w:val="24"/>
              </w:rPr>
            </w:rPrChange>
          </w:rPr>
          <w:delText>的</w:delText>
        </w:r>
      </w:del>
      <w:r w:rsidR="00FE23EB" w:rsidRPr="00653D38">
        <w:rPr>
          <w:rFonts w:asciiTheme="minorEastAsia" w:hAnsiTheme="minorEastAsia" w:hint="eastAsia"/>
          <w:color w:val="000000" w:themeColor="text1"/>
          <w:sz w:val="24"/>
          <w:rPrChange w:id="7438" w:author="JY0225" w:date="2017-08-24T12:11:00Z">
            <w:rPr>
              <w:rFonts w:hint="eastAsia"/>
              <w:color w:val="000000" w:themeColor="text1"/>
              <w:sz w:val="24"/>
            </w:rPr>
          </w:rPrChange>
        </w:rPr>
        <w:t>技术进行了优化，随着云</w:t>
      </w:r>
      <w:r w:rsidR="00476838" w:rsidRPr="00653D38">
        <w:rPr>
          <w:rFonts w:asciiTheme="minorEastAsia" w:hAnsiTheme="minorEastAsia" w:hint="eastAsia"/>
          <w:color w:val="000000" w:themeColor="text1"/>
          <w:sz w:val="24"/>
          <w:rPrChange w:id="7439" w:author="JY0225" w:date="2017-08-24T12:11:00Z">
            <w:rPr>
              <w:rFonts w:hint="eastAsia"/>
              <w:color w:val="000000" w:themeColor="text1"/>
              <w:sz w:val="24"/>
            </w:rPr>
          </w:rPrChange>
        </w:rPr>
        <w:t>备份</w:t>
      </w:r>
      <w:r w:rsidR="00FE23EB" w:rsidRPr="00653D38">
        <w:rPr>
          <w:rFonts w:asciiTheme="minorEastAsia" w:hAnsiTheme="minorEastAsia" w:hint="eastAsia"/>
          <w:color w:val="000000" w:themeColor="text1"/>
          <w:sz w:val="24"/>
          <w:rPrChange w:id="7440" w:author="JY0225" w:date="2017-08-24T12:11:00Z">
            <w:rPr>
              <w:rFonts w:hint="eastAsia"/>
              <w:color w:val="000000" w:themeColor="text1"/>
              <w:sz w:val="24"/>
            </w:rPr>
          </w:rPrChange>
        </w:rPr>
        <w:t>技术</w:t>
      </w:r>
      <w:del w:id="7441" w:author="微软用户" w:date="2017-08-24T16:52:00Z">
        <w:r w:rsidR="00FE23EB" w:rsidRPr="00653D38" w:rsidDel="000820CB">
          <w:rPr>
            <w:rFonts w:asciiTheme="minorEastAsia" w:hAnsiTheme="minorEastAsia" w:hint="eastAsia"/>
            <w:color w:val="000000" w:themeColor="text1"/>
            <w:sz w:val="24"/>
            <w:rPrChange w:id="7442" w:author="JY0225" w:date="2017-08-24T12:11:00Z">
              <w:rPr>
                <w:rFonts w:hint="eastAsia"/>
                <w:color w:val="000000" w:themeColor="text1"/>
                <w:sz w:val="24"/>
              </w:rPr>
            </w:rPrChange>
          </w:rPr>
          <w:delText>的</w:delText>
        </w:r>
      </w:del>
      <w:r w:rsidR="00FE23EB" w:rsidRPr="00653D38">
        <w:rPr>
          <w:rFonts w:asciiTheme="minorEastAsia" w:hAnsiTheme="minorEastAsia" w:hint="eastAsia"/>
          <w:color w:val="000000" w:themeColor="text1"/>
          <w:sz w:val="24"/>
          <w:rPrChange w:id="7443" w:author="JY0225" w:date="2017-08-24T12:11:00Z">
            <w:rPr>
              <w:rFonts w:hint="eastAsia"/>
              <w:color w:val="000000" w:themeColor="text1"/>
              <w:sz w:val="24"/>
            </w:rPr>
          </w:rPrChange>
        </w:rPr>
        <w:t>不断</w:t>
      </w:r>
      <w:ins w:id="7444" w:author="微软用户" w:date="2017-08-24T16:52:00Z">
        <w:r w:rsidR="000820CB">
          <w:rPr>
            <w:rFonts w:asciiTheme="minorEastAsia" w:hAnsiTheme="minorEastAsia" w:hint="eastAsia"/>
            <w:color w:val="000000" w:themeColor="text1"/>
            <w:sz w:val="24"/>
          </w:rPr>
          <w:t>的</w:t>
        </w:r>
      </w:ins>
      <w:r w:rsidR="00FE23EB" w:rsidRPr="00653D38">
        <w:rPr>
          <w:rFonts w:asciiTheme="minorEastAsia" w:hAnsiTheme="minorEastAsia" w:hint="eastAsia"/>
          <w:color w:val="000000" w:themeColor="text1"/>
          <w:sz w:val="24"/>
          <w:rPrChange w:id="7445" w:author="JY0225" w:date="2017-08-24T12:11:00Z">
            <w:rPr>
              <w:rFonts w:hint="eastAsia"/>
              <w:color w:val="000000" w:themeColor="text1"/>
              <w:sz w:val="24"/>
            </w:rPr>
          </w:rPrChange>
        </w:rPr>
        <w:t>革新，以及人们日益增长的需求，</w:t>
      </w:r>
      <w:r w:rsidR="007003E4" w:rsidRPr="00653D38">
        <w:rPr>
          <w:rFonts w:asciiTheme="minorEastAsia" w:hAnsiTheme="minorEastAsia" w:hint="eastAsia"/>
          <w:color w:val="000000" w:themeColor="text1"/>
          <w:sz w:val="24"/>
          <w:rPrChange w:id="7446" w:author="JY0225" w:date="2017-08-24T12:11: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7447" w:author="JY0225" w:date="2017-08-24T12:11:00Z">
            <w:rPr>
              <w:rFonts w:hint="eastAsia"/>
              <w:color w:val="000000" w:themeColor="text1"/>
              <w:sz w:val="24"/>
            </w:rPr>
          </w:rPrChange>
        </w:rPr>
        <w:t>备份</w:t>
      </w:r>
      <w:r w:rsidR="007003E4" w:rsidRPr="00653D38">
        <w:rPr>
          <w:rFonts w:asciiTheme="minorEastAsia" w:hAnsiTheme="minorEastAsia" w:hint="eastAsia"/>
          <w:color w:val="000000" w:themeColor="text1"/>
          <w:sz w:val="24"/>
          <w:rPrChange w:id="7448" w:author="JY0225" w:date="2017-08-24T12:11:00Z">
            <w:rPr>
              <w:rFonts w:hint="eastAsia"/>
              <w:color w:val="000000" w:themeColor="text1"/>
              <w:sz w:val="24"/>
            </w:rPr>
          </w:rPrChange>
        </w:rPr>
        <w:t>服务平台的高级功能越来越多</w:t>
      </w:r>
      <w:r w:rsidR="005B2EE8" w:rsidRPr="00653D38">
        <w:rPr>
          <w:rFonts w:asciiTheme="minorEastAsia" w:hAnsiTheme="minorEastAsia" w:hint="eastAsia"/>
          <w:color w:val="000000" w:themeColor="text1"/>
          <w:sz w:val="24"/>
          <w:rPrChange w:id="7449" w:author="JY0225" w:date="2017-08-24T12:11:00Z">
            <w:rPr>
              <w:rFonts w:hint="eastAsia"/>
              <w:color w:val="000000" w:themeColor="text1"/>
              <w:sz w:val="24"/>
            </w:rPr>
          </w:rPrChange>
        </w:rPr>
        <w:t>，如在线预览、视频播放、自动备份等</w:t>
      </w:r>
      <w:r w:rsidR="00243057" w:rsidRPr="00653D38">
        <w:rPr>
          <w:rFonts w:asciiTheme="minorEastAsia" w:hAnsiTheme="minorEastAsia" w:hint="eastAsia"/>
          <w:color w:val="000000" w:themeColor="text1"/>
          <w:sz w:val="24"/>
          <w:rPrChange w:id="7450" w:author="JY0225" w:date="2017-08-24T12:11:00Z">
            <w:rPr>
              <w:rFonts w:hint="eastAsia"/>
              <w:color w:val="000000" w:themeColor="text1"/>
              <w:sz w:val="24"/>
            </w:rPr>
          </w:rPrChange>
        </w:rPr>
        <w:t>，这要求云</w:t>
      </w:r>
      <w:r w:rsidR="00476838" w:rsidRPr="00653D38">
        <w:rPr>
          <w:rFonts w:asciiTheme="minorEastAsia" w:hAnsiTheme="minorEastAsia" w:hint="eastAsia"/>
          <w:color w:val="000000" w:themeColor="text1"/>
          <w:sz w:val="24"/>
          <w:rPrChange w:id="7451" w:author="JY0225" w:date="2017-08-24T12:11:00Z">
            <w:rPr>
              <w:rFonts w:hint="eastAsia"/>
              <w:color w:val="000000" w:themeColor="text1"/>
              <w:sz w:val="24"/>
            </w:rPr>
          </w:rPrChange>
        </w:rPr>
        <w:t>备份</w:t>
      </w:r>
      <w:r w:rsidR="00243057" w:rsidRPr="00653D38">
        <w:rPr>
          <w:rFonts w:asciiTheme="minorEastAsia" w:hAnsiTheme="minorEastAsia" w:hint="eastAsia"/>
          <w:color w:val="000000" w:themeColor="text1"/>
          <w:sz w:val="24"/>
          <w:rPrChange w:id="7452" w:author="JY0225" w:date="2017-08-24T12:11:00Z">
            <w:rPr>
              <w:rFonts w:hint="eastAsia"/>
              <w:color w:val="000000" w:themeColor="text1"/>
              <w:sz w:val="24"/>
            </w:rPr>
          </w:rPrChange>
        </w:rPr>
        <w:t>中间件系统做持续的更新和优化，</w:t>
      </w:r>
      <w:r w:rsidR="00C34D23" w:rsidRPr="00653D38">
        <w:rPr>
          <w:rFonts w:asciiTheme="minorEastAsia" w:hAnsiTheme="minorEastAsia" w:hint="eastAsia"/>
          <w:color w:val="000000" w:themeColor="text1"/>
          <w:sz w:val="24"/>
          <w:rPrChange w:id="7453" w:author="JY0225" w:date="2017-08-24T12:11:00Z">
            <w:rPr>
              <w:rFonts w:hint="eastAsia"/>
              <w:color w:val="000000" w:themeColor="text1"/>
              <w:sz w:val="24"/>
            </w:rPr>
          </w:rPrChange>
        </w:rPr>
        <w:t>在未来的工作中，我们会持续调研云</w:t>
      </w:r>
      <w:r w:rsidR="00476838" w:rsidRPr="00653D38">
        <w:rPr>
          <w:rFonts w:asciiTheme="minorEastAsia" w:hAnsiTheme="minorEastAsia" w:hint="eastAsia"/>
          <w:color w:val="000000" w:themeColor="text1"/>
          <w:sz w:val="24"/>
          <w:rPrChange w:id="7454" w:author="JY0225" w:date="2017-08-24T12:11:00Z">
            <w:rPr>
              <w:rFonts w:hint="eastAsia"/>
              <w:color w:val="000000" w:themeColor="text1"/>
              <w:sz w:val="24"/>
            </w:rPr>
          </w:rPrChange>
        </w:rPr>
        <w:t>备份</w:t>
      </w:r>
      <w:r w:rsidR="00C34D23" w:rsidRPr="00653D38">
        <w:rPr>
          <w:rFonts w:asciiTheme="minorEastAsia" w:hAnsiTheme="minorEastAsia" w:hint="eastAsia"/>
          <w:color w:val="000000" w:themeColor="text1"/>
          <w:sz w:val="24"/>
          <w:rPrChange w:id="7455" w:author="JY0225" w:date="2017-08-24T12:11:00Z">
            <w:rPr>
              <w:rFonts w:hint="eastAsia"/>
              <w:color w:val="000000" w:themeColor="text1"/>
              <w:sz w:val="24"/>
            </w:rPr>
          </w:rPrChange>
        </w:rPr>
        <w:t>行业关键技术的发展趋势，使这款自主研发的云</w:t>
      </w:r>
      <w:r w:rsidR="00476838" w:rsidRPr="00653D38">
        <w:rPr>
          <w:rFonts w:asciiTheme="minorEastAsia" w:hAnsiTheme="minorEastAsia" w:hint="eastAsia"/>
          <w:color w:val="000000" w:themeColor="text1"/>
          <w:sz w:val="24"/>
          <w:rPrChange w:id="7456" w:author="JY0225" w:date="2017-08-24T12:11:00Z">
            <w:rPr>
              <w:rFonts w:hint="eastAsia"/>
              <w:color w:val="000000" w:themeColor="text1"/>
              <w:sz w:val="24"/>
            </w:rPr>
          </w:rPrChange>
        </w:rPr>
        <w:t>备份</w:t>
      </w:r>
      <w:r w:rsidR="00C34D23" w:rsidRPr="00653D38">
        <w:rPr>
          <w:rFonts w:asciiTheme="minorEastAsia" w:hAnsiTheme="minorEastAsia" w:hint="eastAsia"/>
          <w:color w:val="000000" w:themeColor="text1"/>
          <w:sz w:val="24"/>
          <w:rPrChange w:id="7457" w:author="JY0225" w:date="2017-08-24T12:11:00Z">
            <w:rPr>
              <w:rFonts w:hint="eastAsia"/>
              <w:color w:val="000000" w:themeColor="text1"/>
              <w:sz w:val="24"/>
            </w:rPr>
          </w:rPrChange>
        </w:rPr>
        <w:t>系统能最大程度地满足用户的需求。</w:t>
      </w:r>
      <w:r w:rsidR="003E2D2D" w:rsidRPr="00653D38">
        <w:rPr>
          <w:rFonts w:asciiTheme="minorEastAsia" w:hAnsiTheme="minorEastAsia"/>
          <w:rPrChange w:id="7458" w:author="JY0225" w:date="2017-08-24T12:11:00Z">
            <w:rPr/>
          </w:rPrChange>
        </w:rPr>
        <w:br w:type="page"/>
      </w:r>
    </w:p>
    <w:p w14:paraId="63D9E991" w14:textId="77777777" w:rsidR="000D534B" w:rsidRDefault="00CF36F8" w:rsidP="000D534B">
      <w:pPr>
        <w:pStyle w:val="1"/>
        <w:rPr>
          <w:rFonts w:ascii="Times New Roman" w:hAnsi="Times New Roman" w:cs="Times New Roman"/>
        </w:rPr>
      </w:pPr>
      <w:bookmarkStart w:id="7459" w:name="_Toc420959894"/>
      <w:bookmarkStart w:id="7460" w:name="_Toc421026958"/>
      <w:bookmarkStart w:id="7461" w:name="_Toc421230625"/>
      <w:bookmarkStart w:id="7462" w:name="_Toc491606323"/>
      <w:r w:rsidRPr="00B87EE1">
        <w:rPr>
          <w:rFonts w:ascii="Times New Roman" w:hAnsi="Times New Roman" w:cs="Times New Roman"/>
        </w:rPr>
        <w:lastRenderedPageBreak/>
        <w:t>参考文献</w:t>
      </w:r>
      <w:bookmarkStart w:id="7463" w:name="_Toc420959893"/>
      <w:bookmarkStart w:id="7464" w:name="_Toc421026957"/>
      <w:bookmarkStart w:id="7465" w:name="_Toc421230624"/>
      <w:bookmarkEnd w:id="7459"/>
      <w:bookmarkEnd w:id="7460"/>
      <w:bookmarkEnd w:id="7461"/>
      <w:bookmarkEnd w:id="7462"/>
    </w:p>
    <w:p w14:paraId="46D2AC32" w14:textId="11B24DF5" w:rsidR="005C17C6" w:rsidRPr="003912A4" w:rsidRDefault="005C17C6" w:rsidP="003912A4">
      <w:pPr>
        <w:pStyle w:val="a6"/>
        <w:numPr>
          <w:ilvl w:val="0"/>
          <w:numId w:val="1"/>
        </w:numPr>
        <w:spacing w:line="400" w:lineRule="exact"/>
        <w:rPr>
          <w:sz w:val="21"/>
          <w:szCs w:val="21"/>
        </w:rPr>
      </w:pPr>
      <w:bookmarkStart w:id="7466" w:name="_Ref489689998"/>
      <w:bookmarkStart w:id="7467" w:name="_Ref489705969"/>
      <w:bookmarkStart w:id="7468"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ins w:id="7469" w:author="JY0225" w:date="2017-08-23T16:03:00Z">
        <w:r w:rsidR="00E948A8">
          <w:rPr>
            <w:rFonts w:hint="eastAsia"/>
            <w:sz w:val="21"/>
            <w:szCs w:val="21"/>
          </w:rPr>
          <w:t>[</w:t>
        </w:r>
        <w:r w:rsidR="00E948A8">
          <w:rPr>
            <w:sz w:val="21"/>
            <w:szCs w:val="21"/>
          </w:rPr>
          <w:t>R</w:t>
        </w:r>
        <w:r w:rsidR="00E948A8">
          <w:rPr>
            <w:rFonts w:hint="eastAsia"/>
            <w:sz w:val="21"/>
            <w:szCs w:val="21"/>
          </w:rPr>
          <w:t>]</w:t>
        </w:r>
      </w:ins>
      <w:r>
        <w:rPr>
          <w:rFonts w:hint="eastAsia"/>
          <w:sz w:val="21"/>
          <w:szCs w:val="21"/>
        </w:rPr>
        <w:t xml:space="preserve">. </w:t>
      </w:r>
      <w:r>
        <w:rPr>
          <w:sz w:val="21"/>
          <w:szCs w:val="21"/>
        </w:rPr>
        <w:t>2017</w:t>
      </w:r>
      <w:del w:id="7470" w:author="JY0225" w:date="2017-08-23T16:31:00Z">
        <w:r w:rsidDel="008E2759">
          <w:rPr>
            <w:sz w:val="21"/>
            <w:szCs w:val="21"/>
          </w:rPr>
          <w:delText>.3.21</w:delText>
        </w:r>
      </w:del>
      <w:bookmarkEnd w:id="7466"/>
      <w:r>
        <w:rPr>
          <w:sz w:val="21"/>
          <w:szCs w:val="21"/>
        </w:rPr>
        <w:t>.</w:t>
      </w:r>
      <w:bookmarkEnd w:id="7467"/>
    </w:p>
    <w:p w14:paraId="60AF671E" w14:textId="13F94DC2" w:rsidR="00505F6F" w:rsidRDefault="00505F6F" w:rsidP="00505F6F">
      <w:pPr>
        <w:pStyle w:val="a6"/>
        <w:numPr>
          <w:ilvl w:val="0"/>
          <w:numId w:val="1"/>
        </w:numPr>
        <w:spacing w:line="400" w:lineRule="exact"/>
        <w:rPr>
          <w:sz w:val="21"/>
          <w:szCs w:val="21"/>
        </w:rPr>
      </w:pPr>
      <w:bookmarkStart w:id="7471" w:name="_Ref489705884"/>
      <w:bookmarkEnd w:id="7468"/>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w:t>
      </w:r>
      <w:del w:id="7472" w:author="JY0225" w:date="2017-08-23T16:06:00Z">
        <w:r w:rsidRPr="00505F6F" w:rsidDel="00685811">
          <w:rPr>
            <w:rFonts w:hint="eastAsia"/>
            <w:sz w:val="21"/>
            <w:szCs w:val="21"/>
          </w:rPr>
          <w:delText xml:space="preserve">+29. </w:delText>
        </w:r>
      </w:del>
      <w:ins w:id="7473" w:author="JY0225" w:date="2017-08-23T16:06:00Z">
        <w:r w:rsidR="00685811">
          <w:rPr>
            <w:sz w:val="21"/>
            <w:szCs w:val="21"/>
          </w:rPr>
          <w:t>.</w:t>
        </w:r>
      </w:ins>
      <w:del w:id="7474" w:author="JY0225" w:date="2017-08-23T16:06:00Z">
        <w:r w:rsidRPr="00505F6F" w:rsidDel="00936D04">
          <w:rPr>
            <w:rFonts w:hint="eastAsia"/>
            <w:sz w:val="21"/>
            <w:szCs w:val="21"/>
          </w:rPr>
          <w:delText>[2017-08-05]. DOI</w:delText>
        </w:r>
        <w:r w:rsidRPr="00505F6F" w:rsidDel="00936D04">
          <w:rPr>
            <w:rFonts w:hint="eastAsia"/>
            <w:sz w:val="21"/>
            <w:szCs w:val="21"/>
          </w:rPr>
          <w:delText>：</w:delText>
        </w:r>
        <w:r w:rsidRPr="00505F6F" w:rsidDel="00936D04">
          <w:rPr>
            <w:rFonts w:hint="eastAsia"/>
            <w:sz w:val="21"/>
            <w:szCs w:val="21"/>
          </w:rPr>
          <w:delText>10.16652/j.issn.1004-373x.2016.06.006</w:delText>
        </w:r>
      </w:del>
      <w:bookmarkEnd w:id="7471"/>
    </w:p>
    <w:p w14:paraId="3C4B1A6F" w14:textId="113DDE9C" w:rsidR="00793B98" w:rsidRDefault="005A3D87" w:rsidP="00F0367C">
      <w:pPr>
        <w:pStyle w:val="a6"/>
        <w:numPr>
          <w:ilvl w:val="0"/>
          <w:numId w:val="1"/>
        </w:numPr>
        <w:spacing w:line="400" w:lineRule="exact"/>
        <w:rPr>
          <w:sz w:val="21"/>
          <w:szCs w:val="21"/>
        </w:rPr>
      </w:pPr>
      <w:bookmarkStart w:id="7475" w:name="_Ref489820088"/>
      <w:r w:rsidRPr="005A3D87">
        <w:rPr>
          <w:sz w:val="21"/>
          <w:szCs w:val="21"/>
        </w:rPr>
        <w:t>Zhong Lin He,</w:t>
      </w:r>
      <w:ins w:id="7476" w:author="JY0225" w:date="2017-08-23T16:07:00Z">
        <w:r w:rsidR="003D193E">
          <w:rPr>
            <w:sz w:val="21"/>
            <w:szCs w:val="21"/>
          </w:rPr>
          <w:t xml:space="preserve"> </w:t>
        </w:r>
      </w:ins>
      <w:r w:rsidRPr="005A3D87">
        <w:rPr>
          <w:sz w:val="21"/>
          <w:szCs w:val="21"/>
        </w:rPr>
        <w:t>Yu Hua He,</w:t>
      </w:r>
      <w:ins w:id="7477" w:author="JY0225" w:date="2017-08-23T16:07:00Z">
        <w:r w:rsidR="009B51AA">
          <w:rPr>
            <w:sz w:val="21"/>
            <w:szCs w:val="21"/>
          </w:rPr>
          <w:t xml:space="preserve"> </w:t>
        </w:r>
      </w:ins>
      <w:r w:rsidRPr="005A3D87">
        <w:rPr>
          <w:sz w:val="21"/>
          <w:szCs w:val="21"/>
        </w:rPr>
        <w:t>Li Yu Chen. A Study on the Key Issues of Cloud Storage Technology[J]. Applied Mechanics and Materials,</w:t>
      </w:r>
      <w:ins w:id="7478" w:author="JY0225" w:date="2017-08-14T13:00:00Z">
        <w:r w:rsidR="00B46969">
          <w:rPr>
            <w:sz w:val="21"/>
            <w:szCs w:val="21"/>
          </w:rPr>
          <w:t xml:space="preserve"> </w:t>
        </w:r>
      </w:ins>
      <w:r w:rsidRPr="005A3D87">
        <w:rPr>
          <w:sz w:val="21"/>
          <w:szCs w:val="21"/>
        </w:rPr>
        <w:t>2010,</w:t>
      </w:r>
      <w:ins w:id="7479" w:author="JY0225" w:date="2017-08-14T13:00:00Z">
        <w:r w:rsidR="00B46969">
          <w:rPr>
            <w:sz w:val="21"/>
            <w:szCs w:val="21"/>
          </w:rPr>
          <w:t xml:space="preserve"> </w:t>
        </w:r>
      </w:ins>
      <w:r w:rsidRPr="005A3D87">
        <w:rPr>
          <w:sz w:val="21"/>
          <w:szCs w:val="21"/>
        </w:rPr>
        <w:t>979(29)</w:t>
      </w:r>
      <w:del w:id="7480" w:author="JY0225" w:date="2017-08-23T16:07:00Z">
        <w:r w:rsidRPr="005A3D87" w:rsidDel="00DE0114">
          <w:rPr>
            <w:sz w:val="21"/>
            <w:szCs w:val="21"/>
          </w:rPr>
          <w:delText>:</w:delText>
        </w:r>
      </w:del>
      <w:r w:rsidRPr="005A3D87">
        <w:rPr>
          <w:sz w:val="21"/>
          <w:szCs w:val="21"/>
        </w:rPr>
        <w:t>.</w:t>
      </w:r>
      <w:bookmarkEnd w:id="7475"/>
    </w:p>
    <w:p w14:paraId="358ECECE" w14:textId="319F1350" w:rsidR="00F60053" w:rsidRPr="00F60053" w:rsidRDefault="00F60053" w:rsidP="00F60053">
      <w:pPr>
        <w:pStyle w:val="a6"/>
        <w:numPr>
          <w:ilvl w:val="0"/>
          <w:numId w:val="1"/>
        </w:numPr>
        <w:spacing w:line="400" w:lineRule="exact"/>
        <w:rPr>
          <w:sz w:val="21"/>
          <w:szCs w:val="21"/>
        </w:rPr>
      </w:pPr>
      <w:bookmarkStart w:id="7481" w:name="_Ref489791737"/>
      <w:r w:rsidRPr="003970CA">
        <w:rPr>
          <w:sz w:val="21"/>
          <w:szCs w:val="21"/>
        </w:rPr>
        <w:t>Amirhossein Farahzadi,</w:t>
      </w:r>
      <w:ins w:id="7482" w:author="JY0225" w:date="2017-08-23T16:08:00Z">
        <w:r w:rsidR="00100804">
          <w:rPr>
            <w:sz w:val="21"/>
            <w:szCs w:val="21"/>
          </w:rPr>
          <w:t xml:space="preserve"> </w:t>
        </w:r>
      </w:ins>
      <w:r w:rsidRPr="003970CA">
        <w:rPr>
          <w:sz w:val="21"/>
          <w:szCs w:val="21"/>
        </w:rPr>
        <w:t>Pooyan Shams,</w:t>
      </w:r>
      <w:ins w:id="7483" w:author="JY0225" w:date="2017-08-23T16:08:00Z">
        <w:r w:rsidR="00100804">
          <w:rPr>
            <w:sz w:val="21"/>
            <w:szCs w:val="21"/>
          </w:rPr>
          <w:t xml:space="preserve"> </w:t>
        </w:r>
      </w:ins>
      <w:r w:rsidRPr="003970CA">
        <w:rPr>
          <w:sz w:val="21"/>
          <w:szCs w:val="21"/>
        </w:rPr>
        <w:t>Javad Rezazadeh,</w:t>
      </w:r>
      <w:ins w:id="7484" w:author="JY0225" w:date="2017-08-23T16:08:00Z">
        <w:r w:rsidR="00100804">
          <w:rPr>
            <w:sz w:val="21"/>
            <w:szCs w:val="21"/>
          </w:rPr>
          <w:t xml:space="preserve"> </w:t>
        </w:r>
      </w:ins>
      <w:r w:rsidRPr="003970CA">
        <w:rPr>
          <w:sz w:val="21"/>
          <w:szCs w:val="21"/>
        </w:rPr>
        <w:t>Reza Farahbakhsh. Middleware technologies for cloud of things-a survey[J]. Digital Communications and Networks,</w:t>
      </w:r>
      <w:ins w:id="7485" w:author="JY0225" w:date="2017-08-23T16:08:00Z">
        <w:r w:rsidR="00DE2AF4">
          <w:rPr>
            <w:sz w:val="21"/>
            <w:szCs w:val="21"/>
          </w:rPr>
          <w:t xml:space="preserve"> </w:t>
        </w:r>
      </w:ins>
      <w:r w:rsidRPr="003970CA">
        <w:rPr>
          <w:sz w:val="21"/>
          <w:szCs w:val="21"/>
        </w:rPr>
        <w:t>2017</w:t>
      </w:r>
      <w:del w:id="7486" w:author="JY0225" w:date="2017-08-23T16:08:00Z">
        <w:r w:rsidRPr="003970CA" w:rsidDel="00901B7B">
          <w:rPr>
            <w:sz w:val="21"/>
            <w:szCs w:val="21"/>
          </w:rPr>
          <w:delText>,:</w:delText>
        </w:r>
      </w:del>
      <w:r w:rsidRPr="003970CA">
        <w:rPr>
          <w:sz w:val="21"/>
          <w:szCs w:val="21"/>
        </w:rPr>
        <w:t>.</w:t>
      </w:r>
      <w:bookmarkEnd w:id="7481"/>
    </w:p>
    <w:p w14:paraId="1EC53769" w14:textId="5A32C620" w:rsidR="00196979" w:rsidRDefault="00196979" w:rsidP="00196979">
      <w:pPr>
        <w:pStyle w:val="a6"/>
        <w:numPr>
          <w:ilvl w:val="0"/>
          <w:numId w:val="1"/>
        </w:numPr>
        <w:spacing w:line="400" w:lineRule="exact"/>
        <w:rPr>
          <w:sz w:val="21"/>
          <w:szCs w:val="21"/>
        </w:rPr>
      </w:pPr>
      <w:bookmarkStart w:id="7487" w:name="_Ref489691828"/>
      <w:bookmarkStart w:id="7488" w:name="_Ref489705992"/>
      <w:r w:rsidRPr="00196979">
        <w:rPr>
          <w:rFonts w:hint="eastAsia"/>
          <w:sz w:val="21"/>
          <w:szCs w:val="21"/>
        </w:rPr>
        <w:t>卜瑞琪</w:t>
      </w:r>
      <w:ins w:id="7489" w:author="JY0225" w:date="2017-08-23T16:05:00Z">
        <w:r w:rsidR="00FF3F08">
          <w:rPr>
            <w:sz w:val="21"/>
            <w:szCs w:val="21"/>
          </w:rPr>
          <w:t>.</w:t>
        </w:r>
      </w:ins>
      <w:ins w:id="7490" w:author="JY0225" w:date="2017-08-23T16:09:00Z">
        <w:r w:rsidR="006E4DE6">
          <w:rPr>
            <w:sz w:val="21"/>
            <w:szCs w:val="21"/>
          </w:rPr>
          <w:t xml:space="preserve"> </w:t>
        </w:r>
      </w:ins>
      <w:del w:id="7491" w:author="JY0225" w:date="2017-08-23T16:05:00Z">
        <w:r w:rsidDel="00FF3F08">
          <w:rPr>
            <w:rFonts w:hint="eastAsia"/>
            <w:sz w:val="21"/>
            <w:szCs w:val="21"/>
          </w:rPr>
          <w:delText xml:space="preserve">. </w:delText>
        </w:r>
      </w:del>
      <w:r w:rsidRPr="00196979">
        <w:rPr>
          <w:rFonts w:hint="eastAsia"/>
          <w:sz w:val="21"/>
          <w:szCs w:val="21"/>
        </w:rPr>
        <w:t>面向云备份的高效中间件设计与实现</w:t>
      </w:r>
      <w:ins w:id="7492" w:author="JY0225" w:date="2017-08-23T16:05:00Z">
        <w:r w:rsidR="00AA7A45">
          <w:rPr>
            <w:rFonts w:hint="eastAsia"/>
            <w:sz w:val="21"/>
            <w:szCs w:val="21"/>
          </w:rPr>
          <w:t>[</w:t>
        </w:r>
        <w:r w:rsidR="00AA7A45">
          <w:rPr>
            <w:sz w:val="21"/>
            <w:szCs w:val="21"/>
          </w:rPr>
          <w:t>D</w:t>
        </w:r>
        <w:r w:rsidR="00AA7A45">
          <w:rPr>
            <w:rFonts w:hint="eastAsia"/>
            <w:sz w:val="21"/>
            <w:szCs w:val="21"/>
          </w:rPr>
          <w:t>]</w:t>
        </w:r>
      </w:ins>
      <w:r>
        <w:rPr>
          <w:rFonts w:hint="eastAsia"/>
          <w:sz w:val="21"/>
          <w:szCs w:val="21"/>
        </w:rPr>
        <w:t>.</w:t>
      </w:r>
      <w:ins w:id="7493" w:author="JY0225" w:date="2017-08-23T16:23:00Z">
        <w:r w:rsidR="003063FF">
          <w:rPr>
            <w:sz w:val="21"/>
            <w:szCs w:val="21"/>
          </w:rPr>
          <w:t xml:space="preserve"> </w:t>
        </w:r>
        <w:r w:rsidR="003063FF">
          <w:rPr>
            <w:rFonts w:hint="eastAsia"/>
            <w:sz w:val="21"/>
            <w:szCs w:val="21"/>
          </w:rPr>
          <w:t>复旦大学</w:t>
        </w:r>
      </w:ins>
      <w:ins w:id="7494" w:author="JY0225" w:date="2017-08-23T16:24:00Z">
        <w:r w:rsidR="004B56A8">
          <w:rPr>
            <w:rFonts w:hint="eastAsia"/>
            <w:sz w:val="21"/>
            <w:szCs w:val="21"/>
          </w:rPr>
          <w:t>,</w:t>
        </w:r>
      </w:ins>
      <w:ins w:id="7495" w:author="JY0225" w:date="2017-08-23T16:23:00Z">
        <w:r w:rsidR="003063FF">
          <w:rPr>
            <w:rFonts w:hint="eastAsia"/>
            <w:sz w:val="21"/>
            <w:szCs w:val="21"/>
          </w:rPr>
          <w:t xml:space="preserve"> </w:t>
        </w:r>
      </w:ins>
      <w:del w:id="7496" w:author="JY0225" w:date="2017-08-23T16:23:00Z">
        <w:r w:rsidDel="003063FF">
          <w:rPr>
            <w:rFonts w:hint="eastAsia"/>
            <w:sz w:val="21"/>
            <w:szCs w:val="21"/>
          </w:rPr>
          <w:delText xml:space="preserve"> </w:delText>
        </w:r>
      </w:del>
      <w:r>
        <w:rPr>
          <w:sz w:val="21"/>
          <w:szCs w:val="21"/>
        </w:rPr>
        <w:t>2015</w:t>
      </w:r>
      <w:del w:id="7497" w:author="JY0225" w:date="2017-08-23T16:24:00Z">
        <w:r w:rsidDel="00B77BBE">
          <w:rPr>
            <w:sz w:val="21"/>
            <w:szCs w:val="21"/>
          </w:rPr>
          <w:delText>.10.23</w:delText>
        </w:r>
      </w:del>
      <w:bookmarkEnd w:id="7487"/>
      <w:r w:rsidR="00EC26E4">
        <w:rPr>
          <w:sz w:val="21"/>
          <w:szCs w:val="21"/>
        </w:rPr>
        <w:t>.</w:t>
      </w:r>
      <w:bookmarkEnd w:id="7488"/>
    </w:p>
    <w:p w14:paraId="4D1728AD" w14:textId="4A7888F6" w:rsidR="003175C3" w:rsidRDefault="003175C3" w:rsidP="003175C3">
      <w:pPr>
        <w:pStyle w:val="a6"/>
        <w:numPr>
          <w:ilvl w:val="0"/>
          <w:numId w:val="1"/>
        </w:numPr>
        <w:spacing w:line="400" w:lineRule="exact"/>
        <w:rPr>
          <w:sz w:val="21"/>
          <w:szCs w:val="21"/>
        </w:rPr>
      </w:pPr>
      <w:bookmarkStart w:id="7498" w:name="_Ref489690644"/>
      <w:r w:rsidRPr="003175C3">
        <w:rPr>
          <w:sz w:val="21"/>
          <w:szCs w:val="21"/>
        </w:rPr>
        <w:t>Naresh vurukonda,</w:t>
      </w:r>
      <w:ins w:id="7499" w:author="JY0225" w:date="2017-08-23T16:09:00Z">
        <w:r w:rsidR="00104647">
          <w:rPr>
            <w:sz w:val="21"/>
            <w:szCs w:val="21"/>
          </w:rPr>
          <w:t xml:space="preserve"> </w:t>
        </w:r>
      </w:ins>
      <w:r w:rsidRPr="003175C3">
        <w:rPr>
          <w:sz w:val="21"/>
          <w:szCs w:val="21"/>
        </w:rPr>
        <w:t>B. Thirumala Rao. A Study on Data Storage Security Issues in Cloud Computing[J]. Pr</w:t>
      </w:r>
      <w:r w:rsidR="00BB3634">
        <w:rPr>
          <w:sz w:val="21"/>
          <w:szCs w:val="21"/>
        </w:rPr>
        <w:t>ocedia Computer Science,</w:t>
      </w:r>
      <w:ins w:id="7500" w:author="JY0225" w:date="2017-08-23T16:09:00Z">
        <w:r w:rsidR="00107CC9">
          <w:rPr>
            <w:sz w:val="21"/>
            <w:szCs w:val="21"/>
          </w:rPr>
          <w:t xml:space="preserve"> </w:t>
        </w:r>
      </w:ins>
      <w:r w:rsidR="00BB3634">
        <w:rPr>
          <w:sz w:val="21"/>
          <w:szCs w:val="21"/>
        </w:rPr>
        <w:t>2016,</w:t>
      </w:r>
      <w:ins w:id="7501" w:author="JY0225" w:date="2017-08-23T16:09:00Z">
        <w:r w:rsidR="00E73740">
          <w:rPr>
            <w:sz w:val="21"/>
            <w:szCs w:val="21"/>
          </w:rPr>
          <w:t xml:space="preserve"> </w:t>
        </w:r>
      </w:ins>
      <w:r w:rsidR="00BB3634">
        <w:rPr>
          <w:sz w:val="21"/>
          <w:szCs w:val="21"/>
        </w:rPr>
        <w:t>92</w:t>
      </w:r>
      <w:r w:rsidRPr="003175C3">
        <w:rPr>
          <w:sz w:val="21"/>
          <w:szCs w:val="21"/>
        </w:rPr>
        <w:t>.</w:t>
      </w:r>
      <w:bookmarkEnd w:id="7498"/>
    </w:p>
    <w:p w14:paraId="1D6D7730" w14:textId="739ACD5D" w:rsidR="00793B98" w:rsidRDefault="006A1E35" w:rsidP="006A1E35">
      <w:pPr>
        <w:pStyle w:val="a6"/>
        <w:numPr>
          <w:ilvl w:val="0"/>
          <w:numId w:val="1"/>
        </w:numPr>
        <w:spacing w:line="400" w:lineRule="exact"/>
        <w:rPr>
          <w:sz w:val="21"/>
          <w:szCs w:val="21"/>
        </w:rPr>
      </w:pPr>
      <w:bookmarkStart w:id="7502"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w:t>
      </w:r>
      <w:ins w:id="7503" w:author="JY0225" w:date="2017-08-23T16:09:00Z">
        <w:r w:rsidR="001924A8">
          <w:rPr>
            <w:sz w:val="21"/>
            <w:szCs w:val="21"/>
          </w:rPr>
          <w:t xml:space="preserve"> </w:t>
        </w:r>
      </w:ins>
      <w:r w:rsidRPr="006A1E35">
        <w:rPr>
          <w:rFonts w:hint="eastAsia"/>
          <w:sz w:val="21"/>
          <w:szCs w:val="21"/>
        </w:rPr>
        <w:t xml:space="preserve">2012,18(06):30-33. </w:t>
      </w:r>
      <w:del w:id="7504" w:author="JY0225" w:date="2017-08-23T16:09:00Z">
        <w:r w:rsidRPr="006A1E35" w:rsidDel="00F308BD">
          <w:rPr>
            <w:rFonts w:hint="eastAsia"/>
            <w:sz w:val="21"/>
            <w:szCs w:val="21"/>
          </w:rPr>
          <w:delText>[2017-08-05].</w:delText>
        </w:r>
      </w:del>
      <w:bookmarkEnd w:id="7502"/>
    </w:p>
    <w:p w14:paraId="0F51B847" w14:textId="22A0C298" w:rsidR="003175C3" w:rsidRDefault="009E3509" w:rsidP="009E3509">
      <w:pPr>
        <w:pStyle w:val="a6"/>
        <w:numPr>
          <w:ilvl w:val="0"/>
          <w:numId w:val="1"/>
        </w:numPr>
        <w:spacing w:line="400" w:lineRule="exact"/>
        <w:rPr>
          <w:sz w:val="21"/>
          <w:szCs w:val="21"/>
        </w:rPr>
      </w:pPr>
      <w:bookmarkStart w:id="7505"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ins w:id="7506" w:author="JY0225" w:date="2017-08-23T16:11:00Z">
        <w:r w:rsidR="00A4501C">
          <w:rPr>
            <w:sz w:val="21"/>
            <w:szCs w:val="21"/>
          </w:rPr>
          <w:t>[J]</w:t>
        </w:r>
      </w:ins>
      <w:r>
        <w:rPr>
          <w:sz w:val="21"/>
          <w:szCs w:val="21"/>
        </w:rPr>
        <w:t xml:space="preserve">. </w:t>
      </w:r>
      <w:r w:rsidRPr="009E3509">
        <w:rPr>
          <w:sz w:val="21"/>
          <w:szCs w:val="21"/>
        </w:rPr>
        <w:t>Journal of Zhejiang University SCIENCE C, 2011, Vol.12 (12)</w:t>
      </w:r>
      <w:del w:id="7507" w:author="JY0225" w:date="2017-08-23T16:11:00Z">
        <w:r w:rsidRPr="009E3509" w:rsidDel="003848A4">
          <w:rPr>
            <w:sz w:val="21"/>
            <w:szCs w:val="21"/>
          </w:rPr>
          <w:delText>, pp.</w:delText>
        </w:r>
      </w:del>
      <w:ins w:id="7508" w:author="JY0225" w:date="2017-08-23T16:11:00Z">
        <w:r w:rsidR="003848A4">
          <w:rPr>
            <w:sz w:val="21"/>
            <w:szCs w:val="21"/>
          </w:rPr>
          <w:t>:</w:t>
        </w:r>
      </w:ins>
      <w:r w:rsidRPr="009E3509">
        <w:rPr>
          <w:sz w:val="21"/>
          <w:szCs w:val="21"/>
        </w:rPr>
        <w:t>951-964</w:t>
      </w:r>
      <w:r>
        <w:rPr>
          <w:sz w:val="21"/>
          <w:szCs w:val="21"/>
        </w:rPr>
        <w:t>.</w:t>
      </w:r>
      <w:bookmarkEnd w:id="7505"/>
    </w:p>
    <w:p w14:paraId="317F9EFC" w14:textId="0FD5FA84" w:rsidR="006E0CD1" w:rsidRPr="006E0CD1" w:rsidRDefault="006E0CD1" w:rsidP="006E0CD1">
      <w:pPr>
        <w:pStyle w:val="a5"/>
        <w:numPr>
          <w:ilvl w:val="0"/>
          <w:numId w:val="1"/>
        </w:numPr>
        <w:ind w:firstLineChars="0"/>
        <w:rPr>
          <w:rFonts w:ascii="Times New Roman" w:eastAsia="宋体" w:hAnsi="Times New Roman" w:cs="Times New Roman"/>
          <w:spacing w:val="10"/>
          <w:kern w:val="0"/>
          <w:szCs w:val="21"/>
        </w:rPr>
      </w:pPr>
      <w:bookmarkStart w:id="7509" w:name="_Ref490467202"/>
      <w:r w:rsidRPr="006E0CD1">
        <w:rPr>
          <w:rFonts w:ascii="Times New Roman" w:eastAsia="宋体" w:hAnsi="Times New Roman" w:cs="Times New Roman" w:hint="eastAsia"/>
          <w:spacing w:val="10"/>
          <w:kern w:val="0"/>
          <w:szCs w:val="21"/>
        </w:rPr>
        <w:t>李新宇</w:t>
      </w:r>
      <w:r w:rsidRPr="006E0CD1">
        <w:rPr>
          <w:rFonts w:ascii="Times New Roman" w:eastAsia="宋体" w:hAnsi="Times New Roman" w:cs="Times New Roman" w:hint="eastAsia"/>
          <w:spacing w:val="10"/>
          <w:kern w:val="0"/>
          <w:szCs w:val="21"/>
        </w:rPr>
        <w:t xml:space="preserve">. </w:t>
      </w:r>
      <w:r w:rsidRPr="006E0CD1">
        <w:rPr>
          <w:rFonts w:ascii="Times New Roman" w:eastAsia="宋体" w:hAnsi="Times New Roman" w:cs="Times New Roman" w:hint="eastAsia"/>
          <w:spacing w:val="10"/>
          <w:kern w:val="0"/>
          <w:szCs w:val="21"/>
        </w:rPr>
        <w:t>网络云盘介绍——以</w:t>
      </w:r>
      <w:r w:rsidRPr="006E0CD1">
        <w:rPr>
          <w:rFonts w:ascii="Times New Roman" w:eastAsia="宋体" w:hAnsi="Times New Roman" w:cs="Times New Roman" w:hint="eastAsia"/>
          <w:spacing w:val="10"/>
          <w:kern w:val="0"/>
          <w:szCs w:val="21"/>
        </w:rPr>
        <w:t>360</w:t>
      </w:r>
      <w:r w:rsidRPr="006E0CD1">
        <w:rPr>
          <w:rFonts w:ascii="Times New Roman" w:eastAsia="宋体" w:hAnsi="Times New Roman" w:cs="Times New Roman" w:hint="eastAsia"/>
          <w:spacing w:val="10"/>
          <w:kern w:val="0"/>
          <w:szCs w:val="21"/>
        </w:rPr>
        <w:t>云盘和百度云为例</w:t>
      </w:r>
      <w:r w:rsidRPr="006E0CD1">
        <w:rPr>
          <w:rFonts w:ascii="Times New Roman" w:eastAsia="宋体" w:hAnsi="Times New Roman" w:cs="Times New Roman" w:hint="eastAsia"/>
          <w:spacing w:val="10"/>
          <w:kern w:val="0"/>
          <w:szCs w:val="21"/>
        </w:rPr>
        <w:t xml:space="preserve">[J]. </w:t>
      </w:r>
      <w:r w:rsidRPr="006E0CD1">
        <w:rPr>
          <w:rFonts w:ascii="Times New Roman" w:eastAsia="宋体" w:hAnsi="Times New Roman" w:cs="Times New Roman" w:hint="eastAsia"/>
          <w:spacing w:val="10"/>
          <w:kern w:val="0"/>
          <w:szCs w:val="21"/>
        </w:rPr>
        <w:t>无线互联科技</w:t>
      </w:r>
      <w:r w:rsidRPr="006E0CD1">
        <w:rPr>
          <w:rFonts w:ascii="Times New Roman" w:eastAsia="宋体" w:hAnsi="Times New Roman" w:cs="Times New Roman" w:hint="eastAsia"/>
          <w:spacing w:val="10"/>
          <w:kern w:val="0"/>
          <w:szCs w:val="21"/>
        </w:rPr>
        <w:t>,2014,01:38.</w:t>
      </w:r>
      <w:bookmarkEnd w:id="7509"/>
    </w:p>
    <w:p w14:paraId="2171E046" w14:textId="48301FE6" w:rsidR="00550F66" w:rsidRDefault="00550F66" w:rsidP="00550F66">
      <w:pPr>
        <w:pStyle w:val="a6"/>
        <w:numPr>
          <w:ilvl w:val="0"/>
          <w:numId w:val="1"/>
        </w:numPr>
        <w:spacing w:line="400" w:lineRule="exact"/>
        <w:rPr>
          <w:sz w:val="21"/>
          <w:szCs w:val="21"/>
        </w:rPr>
      </w:pPr>
      <w:bookmarkStart w:id="7510" w:name="_Ref489792117"/>
      <w:r w:rsidRPr="00153B28">
        <w:rPr>
          <w:sz w:val="21"/>
          <w:szCs w:val="21"/>
        </w:rPr>
        <w:t>Anonymous. Research and Markets; Implementing SSL/TLS Using Cryptography and PKI - Guide to Implementing Protocols for Internet Security[J]. Computers, Networks &amp; Communications,</w:t>
      </w:r>
      <w:ins w:id="7511" w:author="JY0225" w:date="2017-08-14T12:57:00Z">
        <w:r w:rsidR="00B46969">
          <w:rPr>
            <w:sz w:val="21"/>
            <w:szCs w:val="21"/>
          </w:rPr>
          <w:t xml:space="preserve"> </w:t>
        </w:r>
      </w:ins>
      <w:r w:rsidRPr="00153B28">
        <w:rPr>
          <w:sz w:val="21"/>
          <w:szCs w:val="21"/>
        </w:rPr>
        <w:t>20</w:t>
      </w:r>
      <w:r>
        <w:rPr>
          <w:sz w:val="21"/>
          <w:szCs w:val="21"/>
        </w:rPr>
        <w:t>11</w:t>
      </w:r>
      <w:r w:rsidRPr="00153B28">
        <w:rPr>
          <w:sz w:val="21"/>
          <w:szCs w:val="21"/>
        </w:rPr>
        <w:t>.</w:t>
      </w:r>
      <w:bookmarkEnd w:id="7510"/>
    </w:p>
    <w:p w14:paraId="33C1613F" w14:textId="680FDF2E" w:rsidR="008A1737" w:rsidRPr="008A1737" w:rsidRDefault="008A1737" w:rsidP="008A1737">
      <w:pPr>
        <w:pStyle w:val="a6"/>
        <w:numPr>
          <w:ilvl w:val="0"/>
          <w:numId w:val="1"/>
        </w:numPr>
        <w:spacing w:line="400" w:lineRule="exact"/>
        <w:rPr>
          <w:sz w:val="21"/>
          <w:szCs w:val="21"/>
        </w:rPr>
      </w:pPr>
      <w:bookmarkStart w:id="7512"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w:t>
      </w:r>
      <w:del w:id="7513" w:author="JY0225" w:date="2017-08-23T16:12:00Z">
        <w:r w:rsidRPr="0028319A" w:rsidDel="00A96D73">
          <w:rPr>
            <w:rFonts w:hint="eastAsia"/>
            <w:sz w:val="21"/>
            <w:szCs w:val="21"/>
          </w:rPr>
          <w:delText>+13. [2017-08-05]. DOI</w:delText>
        </w:r>
        <w:r w:rsidRPr="0028319A" w:rsidDel="00A96D73">
          <w:rPr>
            <w:rFonts w:hint="eastAsia"/>
            <w:sz w:val="21"/>
            <w:szCs w:val="21"/>
          </w:rPr>
          <w:delText>：</w:delText>
        </w:r>
        <w:r w:rsidRPr="0028319A" w:rsidDel="00A96D73">
          <w:rPr>
            <w:rFonts w:hint="eastAsia"/>
            <w:sz w:val="21"/>
            <w:szCs w:val="21"/>
          </w:rPr>
          <w:delText>10.16652/j.issn.1004-373x.2016.10.002</w:delText>
        </w:r>
      </w:del>
      <w:r>
        <w:rPr>
          <w:rFonts w:hint="eastAsia"/>
          <w:sz w:val="21"/>
          <w:szCs w:val="21"/>
        </w:rPr>
        <w:t>.</w:t>
      </w:r>
      <w:bookmarkEnd w:id="7512"/>
    </w:p>
    <w:p w14:paraId="1AA60336" w14:textId="6D20821D" w:rsidR="00544D71" w:rsidRDefault="00544D71" w:rsidP="00544D71">
      <w:pPr>
        <w:pStyle w:val="a6"/>
        <w:numPr>
          <w:ilvl w:val="0"/>
          <w:numId w:val="1"/>
        </w:numPr>
        <w:spacing w:line="400" w:lineRule="exact"/>
        <w:rPr>
          <w:sz w:val="21"/>
          <w:szCs w:val="21"/>
        </w:rPr>
      </w:pPr>
      <w:bookmarkStart w:id="7514" w:name="_Ref489792207"/>
      <w:r w:rsidRPr="00544D71">
        <w:rPr>
          <w:rFonts w:hint="eastAsia"/>
          <w:sz w:val="21"/>
          <w:szCs w:val="21"/>
        </w:rPr>
        <w:t>刘召富</w:t>
      </w:r>
      <w:r w:rsidRPr="00544D71">
        <w:rPr>
          <w:rFonts w:hint="eastAsia"/>
          <w:sz w:val="21"/>
          <w:szCs w:val="21"/>
        </w:rPr>
        <w:t>.</w:t>
      </w:r>
      <w:ins w:id="7515" w:author="JY0225" w:date="2017-08-23T16:12:00Z">
        <w:r w:rsidR="00440D4D">
          <w:rPr>
            <w:sz w:val="21"/>
            <w:szCs w:val="21"/>
          </w:rPr>
          <w:t xml:space="preserve"> </w:t>
        </w:r>
      </w:ins>
      <w:del w:id="7516" w:author="JY0225" w:date="2017-08-23T16:12:00Z">
        <w:r w:rsidRPr="00544D71" w:rsidDel="00440D4D">
          <w:rPr>
            <w:rFonts w:hint="eastAsia"/>
            <w:sz w:val="21"/>
            <w:szCs w:val="21"/>
          </w:rPr>
          <w:delText xml:space="preserve"> </w:delText>
        </w:r>
      </w:del>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7514"/>
    </w:p>
    <w:p w14:paraId="0981D947" w14:textId="1690D857" w:rsidR="002551D9" w:rsidRDefault="002551D9" w:rsidP="002551D9">
      <w:pPr>
        <w:pStyle w:val="a6"/>
        <w:numPr>
          <w:ilvl w:val="0"/>
          <w:numId w:val="1"/>
        </w:numPr>
        <w:spacing w:line="400" w:lineRule="exact"/>
        <w:rPr>
          <w:sz w:val="21"/>
          <w:szCs w:val="21"/>
        </w:rPr>
      </w:pPr>
      <w:bookmarkStart w:id="7517"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7517"/>
    </w:p>
    <w:p w14:paraId="62DA0067" w14:textId="4813C0B4" w:rsidR="002551D9" w:rsidRPr="00BA56A7" w:rsidRDefault="002551D9" w:rsidP="00BA56A7">
      <w:pPr>
        <w:pStyle w:val="a6"/>
        <w:numPr>
          <w:ilvl w:val="0"/>
          <w:numId w:val="1"/>
        </w:numPr>
        <w:spacing w:line="400" w:lineRule="exact"/>
        <w:rPr>
          <w:sz w:val="21"/>
          <w:szCs w:val="21"/>
        </w:rPr>
      </w:pPr>
      <w:bookmarkStart w:id="7518"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w:t>
      </w:r>
      <w:del w:id="7519" w:author="JY0225" w:date="2017-08-23T16:12:00Z">
        <w:r w:rsidRPr="00DA04F3" w:rsidDel="00E708B7">
          <w:rPr>
            <w:rFonts w:hint="eastAsia"/>
            <w:sz w:val="21"/>
            <w:szCs w:val="21"/>
          </w:rPr>
          <w:delText>.</w:delText>
        </w:r>
        <w:r w:rsidRPr="00DA04F3" w:rsidDel="00B50F78">
          <w:rPr>
            <w:rFonts w:hint="eastAsia"/>
            <w:sz w:val="21"/>
            <w:szCs w:val="21"/>
          </w:rPr>
          <w:delText xml:space="preserve"> [2017-08-05]</w:delText>
        </w:r>
      </w:del>
      <w:r w:rsidRPr="00DA04F3">
        <w:rPr>
          <w:rFonts w:hint="eastAsia"/>
          <w:sz w:val="21"/>
          <w:szCs w:val="21"/>
        </w:rPr>
        <w:t>.</w:t>
      </w:r>
      <w:bookmarkEnd w:id="7518"/>
    </w:p>
    <w:p w14:paraId="19848E4C" w14:textId="39BE6FF1" w:rsidR="0067344D" w:rsidRDefault="0067344D" w:rsidP="0067344D">
      <w:pPr>
        <w:pStyle w:val="a6"/>
        <w:numPr>
          <w:ilvl w:val="0"/>
          <w:numId w:val="1"/>
        </w:numPr>
        <w:spacing w:line="400" w:lineRule="exact"/>
        <w:rPr>
          <w:sz w:val="21"/>
          <w:szCs w:val="21"/>
        </w:rPr>
      </w:pPr>
      <w:bookmarkStart w:id="7520" w:name="_Ref489793121"/>
      <w:r w:rsidRPr="00F34669">
        <w:rPr>
          <w:sz w:val="21"/>
          <w:szCs w:val="21"/>
        </w:rPr>
        <w:t>K. Akhila,</w:t>
      </w:r>
      <w:ins w:id="7521" w:author="JY0225" w:date="2017-08-23T16:12:00Z">
        <w:r w:rsidR="00131F0F">
          <w:rPr>
            <w:sz w:val="21"/>
            <w:szCs w:val="21"/>
          </w:rPr>
          <w:t xml:space="preserve"> </w:t>
        </w:r>
      </w:ins>
      <w:r w:rsidRPr="00F34669">
        <w:rPr>
          <w:sz w:val="21"/>
          <w:szCs w:val="21"/>
        </w:rPr>
        <w:t>Amal Ganesh,</w:t>
      </w:r>
      <w:ins w:id="7522" w:author="JY0225" w:date="2017-08-23T16:13:00Z">
        <w:r w:rsidR="00131F0F">
          <w:rPr>
            <w:sz w:val="21"/>
            <w:szCs w:val="21"/>
          </w:rPr>
          <w:t xml:space="preserve"> </w:t>
        </w:r>
      </w:ins>
      <w:r w:rsidRPr="00F34669">
        <w:rPr>
          <w:sz w:val="21"/>
          <w:szCs w:val="21"/>
        </w:rPr>
        <w:t>C. Sunitha. A Study on Deduplication Techniques over Encrypted Data[J]. Procedia Computer Science,2016,87</w:t>
      </w:r>
      <w:del w:id="7523" w:author="JY0225" w:date="2017-08-23T16:13:00Z">
        <w:r w:rsidRPr="00F34669" w:rsidDel="00131F0F">
          <w:rPr>
            <w:sz w:val="21"/>
            <w:szCs w:val="21"/>
          </w:rPr>
          <w:delText>:</w:delText>
        </w:r>
      </w:del>
      <w:r w:rsidRPr="00F34669">
        <w:rPr>
          <w:sz w:val="21"/>
          <w:szCs w:val="21"/>
        </w:rPr>
        <w:t>.</w:t>
      </w:r>
      <w:bookmarkEnd w:id="7520"/>
    </w:p>
    <w:p w14:paraId="5C1C7C2B" w14:textId="055C82F2" w:rsidR="00BA56A7" w:rsidDel="0083643A" w:rsidRDefault="00BA56A7" w:rsidP="00BA56A7">
      <w:pPr>
        <w:pStyle w:val="a6"/>
        <w:numPr>
          <w:ilvl w:val="0"/>
          <w:numId w:val="1"/>
        </w:numPr>
        <w:spacing w:line="400" w:lineRule="exact"/>
        <w:rPr>
          <w:del w:id="7524" w:author="JY0225" w:date="2017-08-23T16:13:00Z"/>
          <w:sz w:val="21"/>
          <w:szCs w:val="21"/>
        </w:rPr>
      </w:pPr>
      <w:bookmarkStart w:id="7525" w:name="_Ref489793122"/>
      <w:r>
        <w:rPr>
          <w:sz w:val="21"/>
          <w:szCs w:val="21"/>
        </w:rPr>
        <w:t>Xuan Li, Jin Li,</w:t>
      </w:r>
      <w:ins w:id="7526" w:author="JY0225" w:date="2017-08-23T16:13:00Z">
        <w:r w:rsidR="00A85FB1">
          <w:rPr>
            <w:sz w:val="21"/>
            <w:szCs w:val="21"/>
          </w:rPr>
          <w:t xml:space="preserve"> </w:t>
        </w:r>
      </w:ins>
      <w:del w:id="7527" w:author="JY0225" w:date="2017-08-23T16:13:00Z">
        <w:r w:rsidDel="00A85FB1">
          <w:rPr>
            <w:sz w:val="21"/>
            <w:szCs w:val="21"/>
          </w:rPr>
          <w:delText xml:space="preserve"> </w:delText>
        </w:r>
      </w:del>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w:t>
      </w:r>
      <w:del w:id="7528" w:author="JY0225" w:date="2017-08-23T16:13:00Z">
        <w:r w:rsidRPr="00F34669" w:rsidDel="00880B5B">
          <w:rPr>
            <w:sz w:val="21"/>
            <w:szCs w:val="21"/>
          </w:rPr>
          <w:delText>, pp</w:delText>
        </w:r>
      </w:del>
      <w:ins w:id="7529" w:author="JY0225" w:date="2017-08-23T16:13:00Z">
        <w:r w:rsidR="00880B5B">
          <w:rPr>
            <w:sz w:val="21"/>
            <w:szCs w:val="21"/>
          </w:rPr>
          <w:t>:</w:t>
        </w:r>
      </w:ins>
      <w:del w:id="7530" w:author="JY0225" w:date="2017-08-23T16:13:00Z">
        <w:r w:rsidRPr="00F34669" w:rsidDel="00880B5B">
          <w:rPr>
            <w:sz w:val="21"/>
            <w:szCs w:val="21"/>
          </w:rPr>
          <w:delText>.</w:delText>
        </w:r>
      </w:del>
      <w:r w:rsidRPr="00F34669">
        <w:rPr>
          <w:sz w:val="21"/>
          <w:szCs w:val="21"/>
        </w:rPr>
        <w:t>1437-1448</w:t>
      </w:r>
      <w:r>
        <w:rPr>
          <w:sz w:val="21"/>
          <w:szCs w:val="21"/>
        </w:rPr>
        <w:t>.</w:t>
      </w:r>
      <w:bookmarkEnd w:id="7525"/>
    </w:p>
    <w:p w14:paraId="51F9180D" w14:textId="77777777" w:rsidR="00BA56A7" w:rsidRPr="0083643A" w:rsidRDefault="00BA56A7">
      <w:pPr>
        <w:pStyle w:val="a6"/>
        <w:numPr>
          <w:ilvl w:val="0"/>
          <w:numId w:val="1"/>
        </w:numPr>
        <w:spacing w:line="400" w:lineRule="exact"/>
        <w:rPr>
          <w:sz w:val="21"/>
          <w:szCs w:val="21"/>
        </w:rPr>
        <w:pPrChange w:id="7531" w:author="JY0225" w:date="2017-08-23T16:13:00Z">
          <w:pPr>
            <w:pStyle w:val="a6"/>
            <w:spacing w:line="400" w:lineRule="exact"/>
          </w:pPr>
        </w:pPrChange>
      </w:pPr>
      <w:bookmarkStart w:id="7532" w:name="_Ref491374837"/>
    </w:p>
    <w:p w14:paraId="502B746E" w14:textId="05913694" w:rsidR="00001744" w:rsidRPr="00521F0B" w:rsidRDefault="00DB7AF6">
      <w:pPr>
        <w:pStyle w:val="a6"/>
        <w:numPr>
          <w:ilvl w:val="0"/>
          <w:numId w:val="1"/>
        </w:numPr>
        <w:spacing w:line="400" w:lineRule="exact"/>
        <w:rPr>
          <w:sz w:val="21"/>
          <w:szCs w:val="21"/>
        </w:rPr>
      </w:pPr>
      <w:bookmarkStart w:id="7533" w:name="_Ref489793153"/>
      <w:bookmarkEnd w:id="7532"/>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w:t>
      </w:r>
      <w:del w:id="7534" w:author="JY0225" w:date="2017-08-23T16:13:00Z">
        <w:r w:rsidRPr="00521F0B" w:rsidDel="00BE7399">
          <w:rPr>
            <w:sz w:val="21"/>
            <w:szCs w:val="21"/>
          </w:rPr>
          <w:delText xml:space="preserve"> [2017-08-05]</w:delText>
        </w:r>
        <w:r w:rsidRPr="00521F0B" w:rsidDel="00956544">
          <w:rPr>
            <w:sz w:val="21"/>
            <w:szCs w:val="21"/>
          </w:rPr>
          <w:delText>.</w:delText>
        </w:r>
      </w:del>
      <w:bookmarkEnd w:id="7533"/>
    </w:p>
    <w:p w14:paraId="38592D4B" w14:textId="737463F1" w:rsidR="00001744" w:rsidRPr="00001744" w:rsidRDefault="00001744" w:rsidP="00001744">
      <w:pPr>
        <w:pStyle w:val="a6"/>
        <w:numPr>
          <w:ilvl w:val="0"/>
          <w:numId w:val="1"/>
        </w:numPr>
        <w:spacing w:line="400" w:lineRule="exact"/>
        <w:ind w:left="418" w:hanging="418"/>
        <w:rPr>
          <w:sz w:val="21"/>
          <w:szCs w:val="21"/>
        </w:rPr>
      </w:pPr>
      <w:bookmarkStart w:id="7535" w:name="_Ref489793205"/>
      <w:r w:rsidRPr="009D4C79">
        <w:rPr>
          <w:sz w:val="21"/>
          <w:szCs w:val="21"/>
        </w:rPr>
        <w:lastRenderedPageBreak/>
        <w:t>Lei Wang,</w:t>
      </w:r>
      <w:ins w:id="7536" w:author="JY0225" w:date="2017-08-23T16:14:00Z">
        <w:r w:rsidR="002D6E9C">
          <w:rPr>
            <w:sz w:val="21"/>
            <w:szCs w:val="21"/>
          </w:rPr>
          <w:t xml:space="preserve"> </w:t>
        </w:r>
      </w:ins>
      <w:r w:rsidRPr="009D4C79">
        <w:rPr>
          <w:sz w:val="21"/>
          <w:szCs w:val="21"/>
        </w:rPr>
        <w:t>Yan Yan Yu,</w:t>
      </w:r>
      <w:ins w:id="7537" w:author="JY0225" w:date="2017-08-23T16:15:00Z">
        <w:r w:rsidR="00955402">
          <w:rPr>
            <w:sz w:val="21"/>
            <w:szCs w:val="21"/>
          </w:rPr>
          <w:t xml:space="preserve"> </w:t>
        </w:r>
      </w:ins>
      <w:r w:rsidRPr="009D4C79">
        <w:rPr>
          <w:sz w:val="21"/>
          <w:szCs w:val="21"/>
        </w:rPr>
        <w:t>Qian Huang,</w:t>
      </w:r>
      <w:ins w:id="7538" w:author="JY0225" w:date="2017-08-23T16:15:00Z">
        <w:r w:rsidR="00955402">
          <w:rPr>
            <w:sz w:val="21"/>
            <w:szCs w:val="21"/>
          </w:rPr>
          <w:t xml:space="preserve"> </w:t>
        </w:r>
      </w:ins>
      <w:r w:rsidRPr="009D4C79">
        <w:rPr>
          <w:sz w:val="21"/>
          <w:szCs w:val="21"/>
        </w:rPr>
        <w:t>Jun Yang,</w:t>
      </w:r>
      <w:ins w:id="7539" w:author="JY0225" w:date="2017-08-23T16:15:00Z">
        <w:r w:rsidR="00955402">
          <w:rPr>
            <w:sz w:val="21"/>
            <w:szCs w:val="21"/>
          </w:rPr>
          <w:t xml:space="preserve"> </w:t>
        </w:r>
      </w:ins>
      <w:r w:rsidRPr="009D4C79">
        <w:rPr>
          <w:sz w:val="21"/>
          <w:szCs w:val="21"/>
        </w:rPr>
        <w:t>Zheng Peng Zhao. The Design and Implementation of the MD5 Algorithm Based on FPGA[J]. Applied Mechanics and Materials,2013,2748(427)</w:t>
      </w:r>
      <w:del w:id="7540" w:author="JY0225" w:date="2017-08-23T16:15:00Z">
        <w:r w:rsidRPr="009D4C79" w:rsidDel="00955402">
          <w:rPr>
            <w:sz w:val="21"/>
            <w:szCs w:val="21"/>
          </w:rPr>
          <w:delText>:</w:delText>
        </w:r>
      </w:del>
      <w:r w:rsidRPr="009D4C79">
        <w:rPr>
          <w:sz w:val="21"/>
          <w:szCs w:val="21"/>
        </w:rPr>
        <w:t>.</w:t>
      </w:r>
      <w:bookmarkEnd w:id="7535"/>
    </w:p>
    <w:p w14:paraId="585BF0A8" w14:textId="5B6F34A6" w:rsidR="00010CC0" w:rsidRDefault="00010CC0" w:rsidP="00010CC0">
      <w:pPr>
        <w:pStyle w:val="a6"/>
        <w:numPr>
          <w:ilvl w:val="0"/>
          <w:numId w:val="1"/>
        </w:numPr>
        <w:spacing w:line="400" w:lineRule="exact"/>
        <w:rPr>
          <w:sz w:val="21"/>
          <w:szCs w:val="21"/>
        </w:rPr>
      </w:pPr>
      <w:bookmarkStart w:id="7541" w:name="_Ref489793232"/>
      <w:r w:rsidRPr="00010CC0">
        <w:rPr>
          <w:sz w:val="21"/>
          <w:szCs w:val="21"/>
        </w:rPr>
        <w:t>Fei Liu,</w:t>
      </w:r>
      <w:ins w:id="7542" w:author="JY0225" w:date="2017-08-23T16:15:00Z">
        <w:r w:rsidR="00811E68">
          <w:rPr>
            <w:sz w:val="21"/>
            <w:szCs w:val="21"/>
          </w:rPr>
          <w:t xml:space="preserve"> </w:t>
        </w:r>
      </w:ins>
      <w:r w:rsidRPr="00010CC0">
        <w:rPr>
          <w:sz w:val="21"/>
          <w:szCs w:val="21"/>
        </w:rPr>
        <w:t>Lanfang Ren,</w:t>
      </w:r>
      <w:ins w:id="7543" w:author="JY0225" w:date="2017-08-23T16:15:00Z">
        <w:r w:rsidR="00811E68">
          <w:rPr>
            <w:sz w:val="21"/>
            <w:szCs w:val="21"/>
          </w:rPr>
          <w:t xml:space="preserve"> </w:t>
        </w:r>
      </w:ins>
      <w:r w:rsidRPr="00010CC0">
        <w:rPr>
          <w:sz w:val="21"/>
          <w:szCs w:val="21"/>
        </w:rPr>
        <w:t>Hongtao Bai. Mitigating Cross-VM Side Channel Attack on Multiple Tenants Cloud Platform[J].</w:t>
      </w:r>
      <w:r w:rsidR="003F3063">
        <w:rPr>
          <w:sz w:val="21"/>
          <w:szCs w:val="21"/>
        </w:rPr>
        <w:t xml:space="preserve"> Journal of Computers,2014,9(4)</w:t>
      </w:r>
      <w:r w:rsidRPr="00010CC0">
        <w:rPr>
          <w:sz w:val="21"/>
          <w:szCs w:val="21"/>
        </w:rPr>
        <w:t>.</w:t>
      </w:r>
      <w:bookmarkEnd w:id="7541"/>
    </w:p>
    <w:p w14:paraId="2C815431" w14:textId="487B4C6B" w:rsidR="00A25B38" w:rsidRDefault="00A25B38"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544" w:name="_Ref489793334"/>
      <w:r w:rsidRPr="00A25B38">
        <w:rPr>
          <w:rFonts w:ascii="Times New Roman" w:eastAsia="宋体" w:hAnsi="Times New Roman" w:cs="Times New Roman"/>
          <w:spacing w:val="10"/>
          <w:kern w:val="0"/>
          <w:szCs w:val="21"/>
        </w:rPr>
        <w:t>Darren Quick,</w:t>
      </w:r>
      <w:ins w:id="7545" w:author="JY0225" w:date="2017-08-23T16:15:00Z">
        <w:r w:rsidR="00811E68">
          <w:rPr>
            <w:rFonts w:ascii="Times New Roman" w:eastAsia="宋体" w:hAnsi="Times New Roman" w:cs="Times New Roman"/>
            <w:spacing w:val="10"/>
            <w:kern w:val="0"/>
            <w:szCs w:val="21"/>
          </w:rPr>
          <w:t xml:space="preserve"> </w:t>
        </w:r>
      </w:ins>
      <w:r w:rsidRPr="00A25B38">
        <w:rPr>
          <w:rFonts w:ascii="Times New Roman" w:eastAsia="宋体" w:hAnsi="Times New Roman" w:cs="Times New Roman"/>
          <w:spacing w:val="10"/>
          <w:kern w:val="0"/>
          <w:szCs w:val="21"/>
        </w:rPr>
        <w:t>Kim-Kwang Raymond Choo. Dropbox analysis: Data remnants on user machines[J]. Digital Investigation,2013,101</w:t>
      </w:r>
      <w:del w:id="7546" w:author="JY0225" w:date="2017-08-23T16:15:00Z">
        <w:r w:rsidRPr="00A25B38" w:rsidDel="00F76C9B">
          <w:rPr>
            <w:rFonts w:ascii="Times New Roman" w:eastAsia="宋体" w:hAnsi="Times New Roman" w:cs="Times New Roman"/>
            <w:spacing w:val="10"/>
            <w:kern w:val="0"/>
            <w:szCs w:val="21"/>
          </w:rPr>
          <w:delText>:</w:delText>
        </w:r>
      </w:del>
      <w:r w:rsidRPr="00A25B38">
        <w:rPr>
          <w:rFonts w:ascii="Times New Roman" w:eastAsia="宋体" w:hAnsi="Times New Roman" w:cs="Times New Roman"/>
          <w:spacing w:val="10"/>
          <w:kern w:val="0"/>
          <w:szCs w:val="21"/>
        </w:rPr>
        <w:t>.</w:t>
      </w:r>
      <w:bookmarkEnd w:id="7544"/>
    </w:p>
    <w:p w14:paraId="5639AC94" w14:textId="34715F9B" w:rsidR="00EB4F1C" w:rsidRDefault="00EB4F1C" w:rsidP="00EB4F1C">
      <w:pPr>
        <w:pStyle w:val="a5"/>
        <w:numPr>
          <w:ilvl w:val="0"/>
          <w:numId w:val="1"/>
        </w:numPr>
        <w:spacing w:line="400" w:lineRule="exact"/>
        <w:ind w:firstLineChars="0"/>
        <w:rPr>
          <w:ins w:id="7547" w:author="微软用户" w:date="2017-08-24T21:33:00Z"/>
          <w:rFonts w:ascii="Times New Roman" w:eastAsia="宋体" w:hAnsi="Times New Roman" w:cs="Times New Roman"/>
          <w:spacing w:val="10"/>
          <w:kern w:val="0"/>
          <w:szCs w:val="21"/>
        </w:rPr>
      </w:pPr>
      <w:bookmarkStart w:id="7548" w:name="_Ref489793642"/>
      <w:r w:rsidRPr="00EB4F1C">
        <w:rPr>
          <w:rFonts w:ascii="Times New Roman" w:eastAsia="宋体" w:hAnsi="Times New Roman" w:cs="Times New Roman" w:hint="eastAsia"/>
          <w:spacing w:val="10"/>
          <w:kern w:val="0"/>
          <w:szCs w:val="21"/>
        </w:rPr>
        <w:t>王济意</w:t>
      </w:r>
      <w:r w:rsidRPr="00EB4F1C">
        <w:rPr>
          <w:rFonts w:ascii="Times New Roman" w:eastAsia="宋体" w:hAnsi="Times New Roman" w:cs="Times New Roman" w:hint="eastAsia"/>
          <w:spacing w:val="10"/>
          <w:kern w:val="0"/>
          <w:szCs w:val="21"/>
        </w:rPr>
        <w:t xml:space="preserve">. </w:t>
      </w:r>
      <w:r w:rsidRPr="00EB4F1C">
        <w:rPr>
          <w:rFonts w:ascii="Times New Roman" w:eastAsia="宋体" w:hAnsi="Times New Roman" w:cs="Times New Roman" w:hint="eastAsia"/>
          <w:spacing w:val="10"/>
          <w:kern w:val="0"/>
          <w:szCs w:val="21"/>
        </w:rPr>
        <w:t>基于物理隔离技术的安全信息交换系统</w:t>
      </w:r>
      <w:r w:rsidRPr="00EB4F1C">
        <w:rPr>
          <w:rFonts w:ascii="Times New Roman" w:eastAsia="宋体" w:hAnsi="Times New Roman" w:cs="Times New Roman" w:hint="eastAsia"/>
          <w:spacing w:val="10"/>
          <w:kern w:val="0"/>
          <w:szCs w:val="21"/>
        </w:rPr>
        <w:t>[D].</w:t>
      </w:r>
      <w:ins w:id="7549" w:author="JY0225" w:date="2017-08-23T16:15:00Z">
        <w:r w:rsidR="00ED11D1">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hint="eastAsia"/>
          <w:spacing w:val="10"/>
          <w:kern w:val="0"/>
          <w:szCs w:val="21"/>
        </w:rPr>
        <w:t>西安电子科技大学</w:t>
      </w:r>
      <w:r w:rsidRPr="00EB4F1C">
        <w:rPr>
          <w:rFonts w:ascii="Times New Roman" w:eastAsia="宋体" w:hAnsi="Times New Roman" w:cs="Times New Roman" w:hint="eastAsia"/>
          <w:spacing w:val="10"/>
          <w:kern w:val="0"/>
          <w:szCs w:val="21"/>
        </w:rPr>
        <w:t>,2015.</w:t>
      </w:r>
      <w:bookmarkEnd w:id="7548"/>
    </w:p>
    <w:p w14:paraId="112D65FE" w14:textId="15AE8144" w:rsidR="00C46DC2" w:rsidRDefault="00C46DC2" w:rsidP="00EB4F1C">
      <w:pPr>
        <w:pStyle w:val="a5"/>
        <w:numPr>
          <w:ilvl w:val="0"/>
          <w:numId w:val="1"/>
        </w:numPr>
        <w:spacing w:line="400" w:lineRule="exact"/>
        <w:ind w:firstLineChars="0"/>
        <w:rPr>
          <w:rFonts w:ascii="Times New Roman" w:eastAsia="宋体" w:hAnsi="Times New Roman" w:cs="Times New Roman"/>
          <w:spacing w:val="10"/>
          <w:kern w:val="0"/>
          <w:szCs w:val="21"/>
        </w:rPr>
      </w:pPr>
      <w:bookmarkStart w:id="7550" w:name="_Ref491373771"/>
      <w:ins w:id="7551" w:author="微软用户" w:date="2017-08-24T21:33:00Z">
        <w:r w:rsidRPr="00B27022">
          <w:rPr>
            <w:rFonts w:ascii="Times New Roman" w:eastAsia="宋体" w:hAnsi="Times New Roman" w:cs="Times New Roman" w:hint="eastAsia"/>
            <w:spacing w:val="10"/>
            <w:kern w:val="0"/>
            <w:szCs w:val="21"/>
          </w:rPr>
          <w:t>朱思怡</w:t>
        </w:r>
        <w:r w:rsidRPr="00B27022">
          <w:rPr>
            <w:rFonts w:ascii="Times New Roman" w:eastAsia="宋体" w:hAnsi="Times New Roman" w:cs="Times New Roman"/>
            <w:spacing w:val="10"/>
            <w:kern w:val="0"/>
            <w:szCs w:val="21"/>
          </w:rPr>
          <w:t xml:space="preserve">. </w:t>
        </w:r>
        <w:r w:rsidRPr="00B27022">
          <w:rPr>
            <w:rFonts w:ascii="Times New Roman" w:eastAsia="宋体" w:hAnsi="Times New Roman" w:cs="Times New Roman" w:hint="eastAsia"/>
            <w:spacing w:val="10"/>
            <w:kern w:val="0"/>
            <w:szCs w:val="21"/>
          </w:rPr>
          <w:t>计算机云备份技术的特征初探</w:t>
        </w:r>
        <w:r w:rsidRPr="00B27022">
          <w:rPr>
            <w:rFonts w:ascii="Times New Roman" w:eastAsia="宋体" w:hAnsi="Times New Roman" w:cs="Times New Roman"/>
            <w:spacing w:val="10"/>
            <w:kern w:val="0"/>
            <w:szCs w:val="21"/>
          </w:rPr>
          <w:t xml:space="preserve">[J]. </w:t>
        </w:r>
        <w:r w:rsidRPr="00B27022">
          <w:rPr>
            <w:rFonts w:ascii="Times New Roman" w:eastAsia="宋体" w:hAnsi="Times New Roman" w:cs="Times New Roman" w:hint="eastAsia"/>
            <w:spacing w:val="10"/>
            <w:kern w:val="0"/>
            <w:szCs w:val="21"/>
          </w:rPr>
          <w:t>电脑迷</w:t>
        </w:r>
        <w:r w:rsidRPr="00B27022">
          <w:rPr>
            <w:rFonts w:ascii="Times New Roman" w:eastAsia="宋体" w:hAnsi="Times New Roman" w:cs="Times New Roman"/>
            <w:spacing w:val="10"/>
            <w:kern w:val="0"/>
            <w:szCs w:val="21"/>
          </w:rPr>
          <w:t>,</w:t>
        </w:r>
        <w:r>
          <w:rPr>
            <w:rFonts w:ascii="Times New Roman" w:eastAsia="宋体" w:hAnsi="Times New Roman" w:cs="Times New Roman"/>
            <w:spacing w:val="10"/>
            <w:kern w:val="0"/>
            <w:szCs w:val="21"/>
          </w:rPr>
          <w:t xml:space="preserve"> </w:t>
        </w:r>
        <w:r w:rsidRPr="00B27022">
          <w:rPr>
            <w:rFonts w:ascii="Times New Roman" w:eastAsia="宋体" w:hAnsi="Times New Roman" w:cs="Times New Roman"/>
            <w:spacing w:val="10"/>
            <w:kern w:val="0"/>
            <w:szCs w:val="21"/>
          </w:rPr>
          <w:t>2017,</w:t>
        </w:r>
        <w:r>
          <w:rPr>
            <w:rFonts w:ascii="Times New Roman" w:eastAsia="宋体" w:hAnsi="Times New Roman" w:cs="Times New Roman"/>
            <w:spacing w:val="10"/>
            <w:kern w:val="0"/>
            <w:szCs w:val="21"/>
          </w:rPr>
          <w:t xml:space="preserve"> </w:t>
        </w:r>
        <w:r w:rsidRPr="00B27022">
          <w:rPr>
            <w:rFonts w:ascii="Times New Roman" w:eastAsia="宋体" w:hAnsi="Times New Roman" w:cs="Times New Roman"/>
            <w:spacing w:val="10"/>
            <w:kern w:val="0"/>
            <w:szCs w:val="21"/>
          </w:rPr>
          <w:t>(03):96.</w:t>
        </w:r>
      </w:ins>
      <w:bookmarkEnd w:id="7550"/>
    </w:p>
    <w:p w14:paraId="7488CD0C" w14:textId="5027BDC2" w:rsidR="00DB6C01" w:rsidRDefault="00DB6C01" w:rsidP="00DB6C01">
      <w:pPr>
        <w:pStyle w:val="a5"/>
        <w:numPr>
          <w:ilvl w:val="0"/>
          <w:numId w:val="1"/>
        </w:numPr>
        <w:spacing w:line="400" w:lineRule="exact"/>
        <w:ind w:firstLineChars="0"/>
        <w:rPr>
          <w:rFonts w:ascii="Times New Roman" w:eastAsia="宋体" w:hAnsi="Times New Roman" w:cs="Times New Roman"/>
          <w:spacing w:val="10"/>
          <w:kern w:val="0"/>
          <w:szCs w:val="21"/>
        </w:rPr>
      </w:pPr>
      <w:bookmarkStart w:id="7552" w:name="_Ref489793797"/>
      <w:r w:rsidRPr="00DB6C01">
        <w:rPr>
          <w:rFonts w:ascii="Times New Roman" w:eastAsia="宋体" w:hAnsi="Times New Roman" w:cs="Times New Roman" w:hint="eastAsia"/>
          <w:spacing w:val="10"/>
          <w:kern w:val="0"/>
          <w:szCs w:val="21"/>
        </w:rPr>
        <w:t>张广斌</w:t>
      </w:r>
      <w:r w:rsidRPr="00DB6C01">
        <w:rPr>
          <w:rFonts w:ascii="Times New Roman" w:eastAsia="宋体" w:hAnsi="Times New Roman" w:cs="Times New Roman" w:hint="eastAsia"/>
          <w:spacing w:val="10"/>
          <w:kern w:val="0"/>
          <w:szCs w:val="21"/>
        </w:rPr>
        <w:t>,</w:t>
      </w:r>
      <w:ins w:id="7553" w:author="JY0225" w:date="2017-08-23T16:15:00Z">
        <w:r w:rsidR="00DC0C68">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宫金林</w:t>
      </w:r>
      <w:r w:rsidRPr="00DB6C01">
        <w:rPr>
          <w:rFonts w:ascii="Times New Roman" w:eastAsia="宋体" w:hAnsi="Times New Roman" w:cs="Times New Roman" w:hint="eastAsia"/>
          <w:spacing w:val="10"/>
          <w:kern w:val="0"/>
          <w:szCs w:val="21"/>
        </w:rPr>
        <w:t>,</w:t>
      </w:r>
      <w:ins w:id="7554" w:author="JY0225" w:date="2017-08-23T16:16:00Z">
        <w:r w:rsidR="00DC0C68">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陈爽</w:t>
      </w:r>
      <w:r w:rsidRPr="00DB6C01">
        <w:rPr>
          <w:rFonts w:ascii="Times New Roman" w:eastAsia="宋体" w:hAnsi="Times New Roman" w:cs="Times New Roman" w:hint="eastAsia"/>
          <w:spacing w:val="10"/>
          <w:kern w:val="0"/>
          <w:szCs w:val="21"/>
        </w:rPr>
        <w:t>. SQLite</w:t>
      </w:r>
      <w:r w:rsidRPr="00DB6C01">
        <w:rPr>
          <w:rFonts w:ascii="Times New Roman" w:eastAsia="宋体" w:hAnsi="Times New Roman" w:cs="Times New Roman" w:hint="eastAsia"/>
          <w:spacing w:val="10"/>
          <w:kern w:val="0"/>
          <w:szCs w:val="21"/>
        </w:rPr>
        <w:t>嵌入式数据库系统的研究与实现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单片机与嵌入式系统应用</w:t>
      </w:r>
      <w:r w:rsidRPr="00DB6C01">
        <w:rPr>
          <w:rFonts w:ascii="Times New Roman" w:eastAsia="宋体" w:hAnsi="Times New Roman" w:cs="Times New Roman" w:hint="eastAsia"/>
          <w:spacing w:val="10"/>
          <w:kern w:val="0"/>
          <w:szCs w:val="21"/>
        </w:rPr>
        <w:t>,2008,(06):11-13</w:t>
      </w:r>
      <w:del w:id="7555" w:author="JY0225" w:date="2017-08-23T16:16:00Z">
        <w:r w:rsidRPr="00DB6C01" w:rsidDel="005D3603">
          <w:rPr>
            <w:rFonts w:ascii="Times New Roman" w:eastAsia="宋体" w:hAnsi="Times New Roman" w:cs="Times New Roman" w:hint="eastAsia"/>
            <w:spacing w:val="10"/>
            <w:kern w:val="0"/>
            <w:szCs w:val="21"/>
          </w:rPr>
          <w:delText>. [2017-08-05]</w:delText>
        </w:r>
      </w:del>
      <w:r w:rsidRPr="00DB6C01">
        <w:rPr>
          <w:rFonts w:ascii="Times New Roman" w:eastAsia="宋体" w:hAnsi="Times New Roman" w:cs="Times New Roman" w:hint="eastAsia"/>
          <w:spacing w:val="10"/>
          <w:kern w:val="0"/>
          <w:szCs w:val="21"/>
        </w:rPr>
        <w:t>.</w:t>
      </w:r>
      <w:bookmarkEnd w:id="7552"/>
    </w:p>
    <w:p w14:paraId="63C332D9" w14:textId="3DB4D92E" w:rsidR="002A69C7" w:rsidRDefault="002A69C7"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556" w:name="_Ref489793853"/>
      <w:r w:rsidRPr="002A69C7">
        <w:rPr>
          <w:rFonts w:ascii="Times New Roman" w:eastAsia="宋体" w:hAnsi="Times New Roman" w:cs="Times New Roman" w:hint="eastAsia"/>
          <w:spacing w:val="10"/>
          <w:kern w:val="0"/>
          <w:szCs w:val="21"/>
        </w:rPr>
        <w:t>朱清华</w:t>
      </w:r>
      <w:r w:rsidRPr="002A69C7">
        <w:rPr>
          <w:rFonts w:ascii="Times New Roman" w:eastAsia="宋体" w:hAnsi="Times New Roman" w:cs="Times New Roman" w:hint="eastAsia"/>
          <w:spacing w:val="10"/>
          <w:kern w:val="0"/>
          <w:szCs w:val="21"/>
        </w:rPr>
        <w:t>.</w:t>
      </w:r>
      <w:ins w:id="7557" w:author="JY0225" w:date="2017-08-23T16:16:00Z">
        <w:r w:rsidR="00995CE7">
          <w:rPr>
            <w:rFonts w:ascii="Times New Roman" w:eastAsia="宋体" w:hAnsi="Times New Roman" w:cs="Times New Roman"/>
            <w:spacing w:val="10"/>
            <w:kern w:val="0"/>
            <w:szCs w:val="21"/>
          </w:rPr>
          <w:t xml:space="preserve"> </w:t>
        </w:r>
      </w:ins>
      <w:del w:id="7558" w:author="JY0225" w:date="2017-08-23T16:16:00Z">
        <w:r w:rsidRPr="002A69C7" w:rsidDel="00995CE7">
          <w:rPr>
            <w:rFonts w:ascii="Times New Roman" w:eastAsia="宋体" w:hAnsi="Times New Roman" w:cs="Times New Roman" w:hint="eastAsia"/>
            <w:spacing w:val="10"/>
            <w:kern w:val="0"/>
            <w:szCs w:val="21"/>
          </w:rPr>
          <w:delText xml:space="preserve"> </w:delText>
        </w:r>
      </w:del>
      <w:r w:rsidRPr="002A69C7">
        <w:rPr>
          <w:rFonts w:ascii="Times New Roman" w:eastAsia="宋体" w:hAnsi="Times New Roman" w:cs="Times New Roman" w:hint="eastAsia"/>
          <w:spacing w:val="10"/>
          <w:kern w:val="0"/>
          <w:szCs w:val="21"/>
        </w:rPr>
        <w:t>基于</w:t>
      </w:r>
      <w:r w:rsidRPr="002A69C7">
        <w:rPr>
          <w:rFonts w:ascii="Times New Roman" w:eastAsia="宋体" w:hAnsi="Times New Roman" w:cs="Times New Roman" w:hint="eastAsia"/>
          <w:spacing w:val="10"/>
          <w:kern w:val="0"/>
          <w:szCs w:val="21"/>
        </w:rPr>
        <w:t>Android</w:t>
      </w:r>
      <w:r w:rsidRPr="002A69C7">
        <w:rPr>
          <w:rFonts w:ascii="Times New Roman" w:eastAsia="宋体" w:hAnsi="Times New Roman" w:cs="Times New Roman" w:hint="eastAsia"/>
          <w:spacing w:val="10"/>
          <w:kern w:val="0"/>
          <w:szCs w:val="21"/>
        </w:rPr>
        <w:t>手机</w:t>
      </w:r>
      <w:r w:rsidRPr="002A69C7">
        <w:rPr>
          <w:rFonts w:ascii="Times New Roman" w:eastAsia="宋体" w:hAnsi="Times New Roman" w:cs="Times New Roman" w:hint="eastAsia"/>
          <w:spacing w:val="10"/>
          <w:kern w:val="0"/>
          <w:szCs w:val="21"/>
        </w:rPr>
        <w:t>SQLite</w:t>
      </w:r>
      <w:r w:rsidRPr="002A69C7">
        <w:rPr>
          <w:rFonts w:ascii="Times New Roman" w:eastAsia="宋体" w:hAnsi="Times New Roman" w:cs="Times New Roman" w:hint="eastAsia"/>
          <w:spacing w:val="10"/>
          <w:kern w:val="0"/>
          <w:szCs w:val="21"/>
        </w:rPr>
        <w:t>的取证系统设计实现</w:t>
      </w:r>
      <w:r w:rsidRPr="002A69C7">
        <w:rPr>
          <w:rFonts w:ascii="Times New Roman" w:eastAsia="宋体" w:hAnsi="Times New Roman" w:cs="Times New Roman" w:hint="eastAsia"/>
          <w:spacing w:val="10"/>
          <w:kern w:val="0"/>
          <w:szCs w:val="21"/>
        </w:rPr>
        <w:t>[D].</w:t>
      </w:r>
      <w:r w:rsidRPr="002A69C7">
        <w:rPr>
          <w:rFonts w:ascii="Times New Roman" w:eastAsia="宋体" w:hAnsi="Times New Roman" w:cs="Times New Roman" w:hint="eastAsia"/>
          <w:spacing w:val="10"/>
          <w:kern w:val="0"/>
          <w:szCs w:val="21"/>
        </w:rPr>
        <w:t>大连理工大学</w:t>
      </w:r>
      <w:r w:rsidRPr="002A69C7">
        <w:rPr>
          <w:rFonts w:ascii="Times New Roman" w:eastAsia="宋体" w:hAnsi="Times New Roman" w:cs="Times New Roman" w:hint="eastAsia"/>
          <w:spacing w:val="10"/>
          <w:kern w:val="0"/>
          <w:szCs w:val="21"/>
        </w:rPr>
        <w:t>,2015.</w:t>
      </w:r>
      <w:bookmarkEnd w:id="7556"/>
    </w:p>
    <w:p w14:paraId="6E015C9B" w14:textId="064D14E8" w:rsidR="000E3ED0" w:rsidRPr="002A69C7" w:rsidDel="00ED0B09" w:rsidRDefault="000E3ED0" w:rsidP="000E3ED0">
      <w:pPr>
        <w:pStyle w:val="a5"/>
        <w:numPr>
          <w:ilvl w:val="0"/>
          <w:numId w:val="1"/>
        </w:numPr>
        <w:spacing w:line="400" w:lineRule="exact"/>
        <w:ind w:firstLineChars="0"/>
        <w:rPr>
          <w:del w:id="7559" w:author="微软用户" w:date="2017-08-24T21:37:00Z"/>
          <w:rFonts w:ascii="Times New Roman" w:eastAsia="宋体" w:hAnsi="Times New Roman" w:cs="Times New Roman"/>
          <w:spacing w:val="10"/>
          <w:kern w:val="0"/>
          <w:szCs w:val="21"/>
        </w:rPr>
      </w:pPr>
      <w:bookmarkStart w:id="7560" w:name="_Ref489793856"/>
      <w:del w:id="7561" w:author="微软用户" w:date="2017-08-24T21:37:00Z">
        <w:r w:rsidRPr="000E3ED0" w:rsidDel="00ED0B09">
          <w:rPr>
            <w:rFonts w:ascii="Times New Roman" w:eastAsia="宋体" w:hAnsi="Times New Roman" w:cs="Times New Roman"/>
            <w:spacing w:val="10"/>
            <w:kern w:val="0"/>
            <w:szCs w:val="21"/>
          </w:rPr>
          <w:delText>Grant Allen,</w:delText>
        </w:r>
      </w:del>
      <w:ins w:id="7562" w:author="JY0225" w:date="2017-08-23T16:16:00Z">
        <w:del w:id="7563" w:author="微软用户" w:date="2017-08-24T21:37:00Z">
          <w:r w:rsidR="00C84E68" w:rsidDel="00ED0B09">
            <w:rPr>
              <w:rFonts w:ascii="Times New Roman" w:eastAsia="宋体" w:hAnsi="Times New Roman" w:cs="Times New Roman"/>
              <w:spacing w:val="10"/>
              <w:kern w:val="0"/>
              <w:szCs w:val="21"/>
            </w:rPr>
            <w:delText xml:space="preserve"> </w:delText>
          </w:r>
        </w:del>
      </w:ins>
      <w:del w:id="7564" w:author="微软用户" w:date="2017-08-24T21:37:00Z">
        <w:r w:rsidRPr="000E3ED0" w:rsidDel="00ED0B09">
          <w:rPr>
            <w:rFonts w:ascii="Times New Roman" w:eastAsia="宋体" w:hAnsi="Times New Roman" w:cs="Times New Roman"/>
            <w:spacing w:val="10"/>
            <w:kern w:val="0"/>
            <w:szCs w:val="21"/>
          </w:rPr>
          <w:delText>Mike Owens. iOS Development with SQLite[M].</w:delText>
        </w:r>
      </w:del>
      <w:ins w:id="7565" w:author="JY0225" w:date="2017-08-23T16:16:00Z">
        <w:del w:id="7566" w:author="微软用户" w:date="2017-08-24T21:37:00Z">
          <w:r w:rsidR="00263B95" w:rsidDel="00ED0B09">
            <w:rPr>
              <w:rFonts w:ascii="Times New Roman" w:eastAsia="宋体" w:hAnsi="Times New Roman" w:cs="Times New Roman"/>
              <w:spacing w:val="10"/>
              <w:kern w:val="0"/>
              <w:szCs w:val="21"/>
            </w:rPr>
            <w:delText xml:space="preserve"> </w:delText>
          </w:r>
        </w:del>
      </w:ins>
      <w:del w:id="7567" w:author="微软用户" w:date="2017-08-24T21:37:00Z">
        <w:r w:rsidRPr="000E3ED0" w:rsidDel="00ED0B09">
          <w:rPr>
            <w:rFonts w:ascii="Times New Roman" w:eastAsia="宋体" w:hAnsi="Times New Roman" w:cs="Times New Roman"/>
            <w:spacing w:val="10"/>
            <w:kern w:val="0"/>
            <w:szCs w:val="21"/>
          </w:rPr>
          <w:delText>Apress</w:delText>
        </w:r>
      </w:del>
      <w:ins w:id="7568" w:author="JY0225" w:date="2017-08-23T16:17:00Z">
        <w:del w:id="7569" w:author="微软用户" w:date="2017-08-24T21:37:00Z">
          <w:r w:rsidR="00263B95" w:rsidDel="00ED0B09">
            <w:rPr>
              <w:rFonts w:ascii="Times New Roman" w:eastAsia="宋体" w:hAnsi="Times New Roman" w:cs="Times New Roman"/>
              <w:spacing w:val="10"/>
              <w:kern w:val="0"/>
              <w:szCs w:val="21"/>
            </w:rPr>
            <w:delText xml:space="preserve">, </w:delText>
          </w:r>
        </w:del>
      </w:ins>
      <w:del w:id="7570" w:author="微软用户" w:date="2017-08-24T21:37:00Z">
        <w:r w:rsidRPr="000E3ED0" w:rsidDel="00ED0B09">
          <w:rPr>
            <w:rFonts w:ascii="Times New Roman" w:eastAsia="宋体" w:hAnsi="Times New Roman" w:cs="Times New Roman"/>
            <w:spacing w:val="10"/>
            <w:kern w:val="0"/>
            <w:szCs w:val="21"/>
          </w:rPr>
          <w:delText>:2010.</w:delText>
        </w:r>
        <w:bookmarkEnd w:id="7560"/>
      </w:del>
    </w:p>
    <w:p w14:paraId="59EC2A3B" w14:textId="2815AA56" w:rsidR="002A69C7"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571" w:name="_Ref489794026"/>
      <w:r w:rsidRPr="00DA04F3">
        <w:rPr>
          <w:rFonts w:ascii="Times New Roman" w:eastAsia="宋体" w:hAnsi="Times New Roman" w:cs="Times New Roman"/>
          <w:spacing w:val="10"/>
          <w:kern w:val="0"/>
          <w:szCs w:val="21"/>
        </w:rPr>
        <w:t>Wen Tao Liu. Research on the Development of WebSocket Server[J]. Advanced Materials Research,2014,2986(886)</w:t>
      </w:r>
      <w:del w:id="7572" w:author="JY0225" w:date="2017-08-23T16:23:00Z">
        <w:r w:rsidRPr="00DA04F3" w:rsidDel="00B01139">
          <w:rPr>
            <w:rFonts w:ascii="Times New Roman" w:eastAsia="宋体" w:hAnsi="Times New Roman" w:cs="Times New Roman"/>
            <w:spacing w:val="10"/>
            <w:kern w:val="0"/>
            <w:szCs w:val="21"/>
          </w:rPr>
          <w:delText>:</w:delText>
        </w:r>
      </w:del>
      <w:r w:rsidRPr="00DA04F3">
        <w:rPr>
          <w:rFonts w:ascii="Times New Roman" w:eastAsia="宋体" w:hAnsi="Times New Roman" w:cs="Times New Roman"/>
          <w:spacing w:val="10"/>
          <w:kern w:val="0"/>
          <w:szCs w:val="21"/>
        </w:rPr>
        <w:t>.</w:t>
      </w:r>
      <w:bookmarkEnd w:id="7571"/>
    </w:p>
    <w:p w14:paraId="7BAA1368" w14:textId="2433965C" w:rsidR="005469E3" w:rsidRDefault="005469E3" w:rsidP="005469E3">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573" w:name="_Ref489794119"/>
      <w:r w:rsidRPr="00DA04F3">
        <w:rPr>
          <w:rFonts w:ascii="Times New Roman" w:eastAsia="宋体" w:hAnsi="Times New Roman" w:cs="Times New Roman" w:hint="eastAsia"/>
          <w:spacing w:val="10"/>
          <w:kern w:val="0"/>
          <w:szCs w:val="21"/>
        </w:rPr>
        <w:t>杜明远</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基于</w:t>
      </w:r>
      <w:r w:rsidRPr="00DA04F3">
        <w:rPr>
          <w:rFonts w:ascii="Times New Roman" w:eastAsia="宋体" w:hAnsi="Times New Roman" w:cs="Times New Roman" w:hint="eastAsia"/>
          <w:spacing w:val="10"/>
          <w:kern w:val="0"/>
          <w:szCs w:val="21"/>
        </w:rPr>
        <w:t>WebSocket</w:t>
      </w:r>
      <w:r w:rsidRPr="00DA04F3">
        <w:rPr>
          <w:rFonts w:ascii="Times New Roman" w:eastAsia="宋体" w:hAnsi="Times New Roman" w:cs="Times New Roman" w:hint="eastAsia"/>
          <w:spacing w:val="10"/>
          <w:kern w:val="0"/>
          <w:szCs w:val="21"/>
        </w:rPr>
        <w:t>的即时通信系统设计与实现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大连理工大学</w:t>
      </w:r>
      <w:r w:rsidRPr="00DA04F3">
        <w:rPr>
          <w:rFonts w:ascii="Times New Roman" w:eastAsia="宋体" w:hAnsi="Times New Roman" w:cs="Times New Roman" w:hint="eastAsia"/>
          <w:spacing w:val="10"/>
          <w:kern w:val="0"/>
          <w:szCs w:val="21"/>
        </w:rPr>
        <w:t>,2016.</w:t>
      </w:r>
      <w:bookmarkEnd w:id="7573"/>
    </w:p>
    <w:p w14:paraId="32C8F494" w14:textId="379569D8" w:rsidR="007152AD" w:rsidRPr="007152AD" w:rsidRDefault="007152AD" w:rsidP="007152AD">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574" w:name="_Ref489794321"/>
      <w:r w:rsidRPr="00DB6C01">
        <w:rPr>
          <w:rFonts w:ascii="Times New Roman" w:eastAsia="宋体" w:hAnsi="Times New Roman" w:cs="Times New Roman" w:hint="eastAsia"/>
          <w:spacing w:val="10"/>
          <w:kern w:val="0"/>
          <w:szCs w:val="21"/>
        </w:rPr>
        <w:t>陆晨</w:t>
      </w:r>
      <w:r w:rsidRPr="00DB6C01">
        <w:rPr>
          <w:rFonts w:ascii="Times New Roman" w:eastAsia="宋体" w:hAnsi="Times New Roman" w:cs="Times New Roman" w:hint="eastAsia"/>
          <w:spacing w:val="10"/>
          <w:kern w:val="0"/>
          <w:szCs w:val="21"/>
        </w:rPr>
        <w:t>,</w:t>
      </w:r>
      <w:ins w:id="7575" w:author="JY0225" w:date="2017-08-23T16:17:00Z">
        <w:r w:rsidR="00EC0DF9">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冯向阳</w:t>
      </w:r>
      <w:r w:rsidRPr="00DB6C01">
        <w:rPr>
          <w:rFonts w:ascii="Times New Roman" w:eastAsia="宋体" w:hAnsi="Times New Roman" w:cs="Times New Roman" w:hint="eastAsia"/>
          <w:spacing w:val="10"/>
          <w:kern w:val="0"/>
          <w:szCs w:val="21"/>
        </w:rPr>
        <w:t>,</w:t>
      </w:r>
      <w:ins w:id="7576" w:author="JY0225" w:date="2017-08-23T16:17:00Z">
        <w:r w:rsidR="00EC0DF9">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苏厚勤</w:t>
      </w:r>
      <w:r w:rsidRPr="00DB6C01">
        <w:rPr>
          <w:rFonts w:ascii="Times New Roman" w:eastAsia="宋体" w:hAnsi="Times New Roman" w:cs="Times New Roman" w:hint="eastAsia"/>
          <w:spacing w:val="10"/>
          <w:kern w:val="0"/>
          <w:szCs w:val="21"/>
        </w:rPr>
        <w:t>. HTML5 WebSocket</w:t>
      </w:r>
      <w:r w:rsidRPr="00DB6C01">
        <w:rPr>
          <w:rFonts w:ascii="Times New Roman" w:eastAsia="宋体" w:hAnsi="Times New Roman" w:cs="Times New Roman" w:hint="eastAsia"/>
          <w:spacing w:val="10"/>
          <w:kern w:val="0"/>
          <w:szCs w:val="21"/>
        </w:rPr>
        <w:t>握手协议的研究与实现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计算机应用与软件</w:t>
      </w:r>
      <w:r w:rsidRPr="00DB6C01">
        <w:rPr>
          <w:rFonts w:ascii="Times New Roman" w:eastAsia="宋体" w:hAnsi="Times New Roman" w:cs="Times New Roman" w:hint="eastAsia"/>
          <w:spacing w:val="10"/>
          <w:kern w:val="0"/>
          <w:szCs w:val="21"/>
        </w:rPr>
        <w:t>,2015,32(01):128-131</w:t>
      </w:r>
      <w:del w:id="7577" w:author="JY0225" w:date="2017-08-23T16:17:00Z">
        <w:r w:rsidRPr="00DB6C01" w:rsidDel="00EC0DF9">
          <w:rPr>
            <w:rFonts w:ascii="Times New Roman" w:eastAsia="宋体" w:hAnsi="Times New Roman" w:cs="Times New Roman" w:hint="eastAsia"/>
            <w:spacing w:val="10"/>
            <w:kern w:val="0"/>
            <w:szCs w:val="21"/>
          </w:rPr>
          <w:delText>+178. [2017-08-05]</w:delText>
        </w:r>
      </w:del>
      <w:r w:rsidRPr="00DB6C01">
        <w:rPr>
          <w:rFonts w:ascii="Times New Roman" w:eastAsia="宋体" w:hAnsi="Times New Roman" w:cs="Times New Roman" w:hint="eastAsia"/>
          <w:spacing w:val="10"/>
          <w:kern w:val="0"/>
          <w:szCs w:val="21"/>
        </w:rPr>
        <w:t>.</w:t>
      </w:r>
      <w:bookmarkEnd w:id="7574"/>
    </w:p>
    <w:p w14:paraId="422AAD1D" w14:textId="62D3D71F" w:rsidR="00596482" w:rsidRPr="00596482" w:rsidDel="002602D0" w:rsidRDefault="00596482" w:rsidP="00596482">
      <w:pPr>
        <w:pStyle w:val="a5"/>
        <w:numPr>
          <w:ilvl w:val="0"/>
          <w:numId w:val="1"/>
        </w:numPr>
        <w:spacing w:line="400" w:lineRule="exact"/>
        <w:ind w:left="418" w:firstLineChars="0" w:hanging="418"/>
        <w:rPr>
          <w:del w:id="7578" w:author="微软用户" w:date="2017-08-24T21:55:00Z"/>
          <w:rFonts w:ascii="Times New Roman" w:eastAsia="宋体" w:hAnsi="Times New Roman" w:cs="Times New Roman"/>
          <w:spacing w:val="10"/>
          <w:kern w:val="0"/>
          <w:szCs w:val="21"/>
        </w:rPr>
      </w:pPr>
      <w:bookmarkStart w:id="7579" w:name="_Ref489794348"/>
      <w:del w:id="7580" w:author="微软用户" w:date="2017-08-24T21:55:00Z">
        <w:r w:rsidRPr="00DA04F3" w:rsidDel="002602D0">
          <w:rPr>
            <w:rFonts w:ascii="Times New Roman" w:eastAsia="宋体" w:hAnsi="Times New Roman" w:cs="Times New Roman"/>
            <w:spacing w:val="10"/>
            <w:kern w:val="0"/>
            <w:szCs w:val="21"/>
          </w:rPr>
          <w:delText>Hong Wang. Research on the Realization of LRU Algorithm[J]. Applied Mechanics and Materials,</w:delText>
        </w:r>
      </w:del>
      <w:ins w:id="7581" w:author="JY0225" w:date="2017-08-23T16:17:00Z">
        <w:del w:id="7582" w:author="微软用户" w:date="2017-08-24T21:55:00Z">
          <w:r w:rsidR="00996788" w:rsidDel="002602D0">
            <w:rPr>
              <w:rFonts w:ascii="Times New Roman" w:eastAsia="宋体" w:hAnsi="Times New Roman" w:cs="Times New Roman"/>
              <w:spacing w:val="10"/>
              <w:kern w:val="0"/>
              <w:szCs w:val="21"/>
            </w:rPr>
            <w:delText xml:space="preserve"> </w:delText>
          </w:r>
        </w:del>
      </w:ins>
      <w:del w:id="7583" w:author="微软用户" w:date="2017-08-24T21:55:00Z">
        <w:r w:rsidRPr="00DA04F3" w:rsidDel="002602D0">
          <w:rPr>
            <w:rFonts w:ascii="Times New Roman" w:eastAsia="宋体" w:hAnsi="Times New Roman" w:cs="Times New Roman"/>
            <w:spacing w:val="10"/>
            <w:kern w:val="0"/>
            <w:szCs w:val="21"/>
          </w:rPr>
          <w:delText>2014,</w:delText>
        </w:r>
      </w:del>
      <w:ins w:id="7584" w:author="JY0225" w:date="2017-08-23T16:17:00Z">
        <w:del w:id="7585" w:author="微软用户" w:date="2017-08-24T21:55:00Z">
          <w:r w:rsidR="00963524" w:rsidDel="002602D0">
            <w:rPr>
              <w:rFonts w:ascii="Times New Roman" w:eastAsia="宋体" w:hAnsi="Times New Roman" w:cs="Times New Roman"/>
              <w:spacing w:val="10"/>
              <w:kern w:val="0"/>
              <w:szCs w:val="21"/>
            </w:rPr>
            <w:delText xml:space="preserve"> </w:delText>
          </w:r>
        </w:del>
      </w:ins>
      <w:del w:id="7586" w:author="微软用户" w:date="2017-08-24T21:55:00Z">
        <w:r w:rsidRPr="00DA04F3" w:rsidDel="002602D0">
          <w:rPr>
            <w:rFonts w:ascii="Times New Roman" w:eastAsia="宋体" w:hAnsi="Times New Roman" w:cs="Times New Roman"/>
            <w:spacing w:val="10"/>
            <w:kern w:val="0"/>
            <w:szCs w:val="21"/>
          </w:rPr>
          <w:delText>3047(530):.</w:delText>
        </w:r>
        <w:bookmarkEnd w:id="7579"/>
      </w:del>
    </w:p>
    <w:p w14:paraId="70FB1658" w14:textId="1A6B46F5" w:rsidR="001F6DED" w:rsidRDefault="001F6DED" w:rsidP="001F6DED">
      <w:pPr>
        <w:pStyle w:val="a5"/>
        <w:numPr>
          <w:ilvl w:val="0"/>
          <w:numId w:val="1"/>
        </w:numPr>
        <w:spacing w:line="400" w:lineRule="exact"/>
        <w:ind w:firstLineChars="0"/>
        <w:rPr>
          <w:rFonts w:ascii="Times New Roman" w:eastAsia="宋体" w:hAnsi="Times New Roman" w:cs="Times New Roman"/>
          <w:spacing w:val="10"/>
          <w:kern w:val="0"/>
          <w:szCs w:val="21"/>
        </w:rPr>
      </w:pPr>
      <w:bookmarkStart w:id="7587" w:name="_Ref489794388"/>
      <w:r w:rsidRPr="001F6DED">
        <w:rPr>
          <w:rFonts w:ascii="Times New Roman" w:eastAsia="宋体" w:hAnsi="Times New Roman" w:cs="Times New Roman"/>
          <w:spacing w:val="10"/>
          <w:kern w:val="0"/>
          <w:szCs w:val="21"/>
        </w:rPr>
        <w:t>Anonymous. Research and Markets: Beginning HTML, XHTML, CSS, and JavaScript: Essential Update to the Key Web Authoring Standards[J]. M2 Presswire,</w:t>
      </w:r>
      <w:ins w:id="7588" w:author="JY0225" w:date="2017-08-23T16:17:00Z">
        <w:r w:rsidR="00870E19">
          <w:rPr>
            <w:rFonts w:ascii="Times New Roman" w:eastAsia="宋体" w:hAnsi="Times New Roman" w:cs="Times New Roman"/>
            <w:spacing w:val="10"/>
            <w:kern w:val="0"/>
            <w:szCs w:val="21"/>
          </w:rPr>
          <w:t xml:space="preserve"> </w:t>
        </w:r>
      </w:ins>
      <w:r w:rsidRPr="001F6DED">
        <w:rPr>
          <w:rFonts w:ascii="Times New Roman" w:eastAsia="宋体" w:hAnsi="Times New Roman" w:cs="Times New Roman"/>
          <w:spacing w:val="10"/>
          <w:kern w:val="0"/>
          <w:szCs w:val="21"/>
        </w:rPr>
        <w:t>2010</w:t>
      </w:r>
      <w:del w:id="7589" w:author="JY0225" w:date="2017-08-23T16:17:00Z">
        <w:r w:rsidRPr="001F6DED" w:rsidDel="00C74F68">
          <w:rPr>
            <w:rFonts w:ascii="Times New Roman" w:eastAsia="宋体" w:hAnsi="Times New Roman" w:cs="Times New Roman"/>
            <w:spacing w:val="10"/>
            <w:kern w:val="0"/>
            <w:szCs w:val="21"/>
          </w:rPr>
          <w:delText>,:</w:delText>
        </w:r>
      </w:del>
      <w:r w:rsidRPr="001F6DED">
        <w:rPr>
          <w:rFonts w:ascii="Times New Roman" w:eastAsia="宋体" w:hAnsi="Times New Roman" w:cs="Times New Roman"/>
          <w:spacing w:val="10"/>
          <w:kern w:val="0"/>
          <w:szCs w:val="21"/>
        </w:rPr>
        <w:t>.</w:t>
      </w:r>
      <w:bookmarkEnd w:id="7587"/>
    </w:p>
    <w:p w14:paraId="3A80929C" w14:textId="1FBBD35D" w:rsidR="00AF2C6A" w:rsidRPr="00AF2C6A" w:rsidRDefault="00AF2C6A" w:rsidP="00AF2C6A">
      <w:pPr>
        <w:pStyle w:val="a5"/>
        <w:numPr>
          <w:ilvl w:val="0"/>
          <w:numId w:val="1"/>
        </w:numPr>
        <w:spacing w:line="400" w:lineRule="exact"/>
        <w:ind w:firstLineChars="0"/>
        <w:rPr>
          <w:rFonts w:ascii="Times New Roman" w:eastAsia="宋体" w:hAnsi="Times New Roman" w:cs="Times New Roman"/>
          <w:spacing w:val="10"/>
          <w:kern w:val="0"/>
          <w:szCs w:val="21"/>
        </w:rPr>
      </w:pPr>
      <w:bookmarkStart w:id="7590" w:name="_Ref491375612"/>
      <w:r w:rsidRPr="009A51B3">
        <w:rPr>
          <w:rFonts w:ascii="Times New Roman" w:eastAsia="宋体" w:hAnsi="Times New Roman" w:cs="Times New Roman"/>
          <w:spacing w:val="10"/>
          <w:kern w:val="0"/>
          <w:szCs w:val="21"/>
        </w:rPr>
        <w:t>Yi Huang,</w:t>
      </w:r>
      <w:ins w:id="7591" w:author="JY0225" w:date="2017-08-23T16:18:00Z">
        <w:r w:rsidR="00E43756">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Xin Qiang Ma,</w:t>
      </w:r>
      <w:ins w:id="7592" w:author="JY0225" w:date="2017-08-23T16:18:00Z">
        <w:r w:rsidR="007578B1">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Dan Ning Li,</w:t>
      </w:r>
      <w:ins w:id="7593" w:author="JY0225" w:date="2017-08-23T16:18:00Z">
        <w:r w:rsidR="00E26CE7">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Rong Wu. Research and Applications of Access Control Based on Logic SQL Database System[J]. Advanced Materials Research,</w:t>
      </w:r>
      <w:ins w:id="7594" w:author="JY0225" w:date="2017-08-23T16:18:00Z">
        <w:r w:rsidR="000529B3">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2011,</w:t>
      </w:r>
      <w:ins w:id="7595" w:author="JY0225" w:date="2017-08-23T16:18:00Z">
        <w:r w:rsidR="00310A51">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1043(143)</w:t>
      </w:r>
      <w:del w:id="7596" w:author="JY0225" w:date="2017-08-23T16:18:00Z">
        <w:r w:rsidRPr="009A51B3" w:rsidDel="00310A51">
          <w:rPr>
            <w:rFonts w:ascii="Times New Roman" w:eastAsia="宋体" w:hAnsi="Times New Roman" w:cs="Times New Roman"/>
            <w:spacing w:val="10"/>
            <w:kern w:val="0"/>
            <w:szCs w:val="21"/>
          </w:rPr>
          <w:delText>:</w:delText>
        </w:r>
      </w:del>
      <w:r w:rsidRPr="009A51B3">
        <w:rPr>
          <w:rFonts w:ascii="Times New Roman" w:eastAsia="宋体" w:hAnsi="Times New Roman" w:cs="Times New Roman"/>
          <w:spacing w:val="10"/>
          <w:kern w:val="0"/>
          <w:szCs w:val="21"/>
        </w:rPr>
        <w:t>.</w:t>
      </w:r>
      <w:bookmarkEnd w:id="7590"/>
    </w:p>
    <w:p w14:paraId="1D547BDB" w14:textId="3AE80A37" w:rsidR="00DA04F3"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597" w:name="_Ref489794425"/>
      <w:r w:rsidRPr="00DA04F3">
        <w:rPr>
          <w:rFonts w:ascii="Times New Roman" w:eastAsia="宋体" w:hAnsi="Times New Roman" w:cs="Times New Roman" w:hint="eastAsia"/>
          <w:spacing w:val="10"/>
          <w:kern w:val="0"/>
          <w:szCs w:val="21"/>
        </w:rPr>
        <w:t>谢杰涛</w:t>
      </w:r>
      <w:r w:rsidRPr="00DA04F3">
        <w:rPr>
          <w:rFonts w:ascii="Times New Roman" w:eastAsia="宋体" w:hAnsi="Times New Roman" w:cs="Times New Roman" w:hint="eastAsia"/>
          <w:spacing w:val="10"/>
          <w:kern w:val="0"/>
          <w:szCs w:val="21"/>
        </w:rPr>
        <w:t>,</w:t>
      </w:r>
      <w:ins w:id="7598"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吴敏</w:t>
      </w:r>
      <w:r w:rsidRPr="00DA04F3">
        <w:rPr>
          <w:rFonts w:ascii="Times New Roman" w:eastAsia="宋体" w:hAnsi="Times New Roman" w:cs="Times New Roman" w:hint="eastAsia"/>
          <w:spacing w:val="10"/>
          <w:kern w:val="0"/>
          <w:szCs w:val="21"/>
        </w:rPr>
        <w:t>,</w:t>
      </w:r>
      <w:ins w:id="7599"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吴娟</w:t>
      </w:r>
      <w:r w:rsidRPr="00DA04F3">
        <w:rPr>
          <w:rFonts w:ascii="Times New Roman" w:eastAsia="宋体" w:hAnsi="Times New Roman" w:cs="Times New Roman" w:hint="eastAsia"/>
          <w:spacing w:val="10"/>
          <w:kern w:val="0"/>
          <w:szCs w:val="21"/>
        </w:rPr>
        <w:t>,</w:t>
      </w:r>
      <w:ins w:id="7600"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史睿冰</w:t>
      </w:r>
      <w:r w:rsidRPr="00DA04F3">
        <w:rPr>
          <w:rFonts w:ascii="Times New Roman" w:eastAsia="宋体" w:hAnsi="Times New Roman" w:cs="Times New Roman" w:hint="eastAsia"/>
          <w:spacing w:val="10"/>
          <w:kern w:val="0"/>
          <w:szCs w:val="21"/>
        </w:rPr>
        <w:t>. Web</w:t>
      </w:r>
      <w:r w:rsidRPr="00DA04F3">
        <w:rPr>
          <w:rFonts w:ascii="Times New Roman" w:eastAsia="宋体" w:hAnsi="Times New Roman" w:cs="Times New Roman" w:hint="eastAsia"/>
          <w:spacing w:val="10"/>
          <w:kern w:val="0"/>
          <w:szCs w:val="21"/>
        </w:rPr>
        <w:t>系统高性能本地数据缓存实现机制</w:t>
      </w:r>
      <w:r w:rsidRPr="00DA04F3">
        <w:rPr>
          <w:rFonts w:ascii="Times New Roman" w:eastAsia="宋体" w:hAnsi="Times New Roman" w:cs="Times New Roman" w:hint="eastAsia"/>
          <w:spacing w:val="10"/>
          <w:kern w:val="0"/>
          <w:szCs w:val="21"/>
        </w:rPr>
        <w:t>[J</w:t>
      </w:r>
      <w:del w:id="7601" w:author="JY0225" w:date="2017-08-23T16:18:00Z">
        <w:r w:rsidRPr="00DA04F3" w:rsidDel="002A2FED">
          <w:rPr>
            <w:rFonts w:ascii="Times New Roman" w:eastAsia="宋体" w:hAnsi="Times New Roman" w:cs="Times New Roman" w:hint="eastAsia"/>
            <w:spacing w:val="10"/>
            <w:kern w:val="0"/>
            <w:szCs w:val="21"/>
          </w:rPr>
          <w:delText>/OL</w:delText>
        </w:r>
      </w:del>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计算机应用研究</w:t>
      </w:r>
      <w:r w:rsidRPr="00DA04F3">
        <w:rPr>
          <w:rFonts w:ascii="Times New Roman" w:eastAsia="宋体" w:hAnsi="Times New Roman" w:cs="Times New Roman" w:hint="eastAsia"/>
          <w:spacing w:val="10"/>
          <w:kern w:val="0"/>
          <w:szCs w:val="21"/>
        </w:rPr>
        <w:t>,2014,31(07):2074-2077</w:t>
      </w:r>
      <w:del w:id="7602" w:author="JY0225" w:date="2017-08-23T16:19:00Z">
        <w:r w:rsidRPr="00DA04F3" w:rsidDel="0067698F">
          <w:rPr>
            <w:rFonts w:ascii="Times New Roman" w:eastAsia="宋体" w:hAnsi="Times New Roman" w:cs="Times New Roman" w:hint="eastAsia"/>
            <w:spacing w:val="10"/>
            <w:kern w:val="0"/>
            <w:szCs w:val="21"/>
          </w:rPr>
          <w:delText>. (2014-04-16)[2017-08-05]</w:delText>
        </w:r>
      </w:del>
      <w:r w:rsidRPr="00DA04F3">
        <w:rPr>
          <w:rFonts w:ascii="Times New Roman" w:eastAsia="宋体" w:hAnsi="Times New Roman" w:cs="Times New Roman" w:hint="eastAsia"/>
          <w:spacing w:val="10"/>
          <w:kern w:val="0"/>
          <w:szCs w:val="21"/>
        </w:rPr>
        <w:t>.</w:t>
      </w:r>
      <w:bookmarkEnd w:id="7597"/>
    </w:p>
    <w:p w14:paraId="04911107" w14:textId="5E289E10" w:rsidR="00180959" w:rsidRPr="00DF44D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7603" w:name="_Ref489794793"/>
      <w:r>
        <w:rPr>
          <w:rFonts w:ascii="Arial" w:hAnsi="Arial" w:cs="Arial"/>
          <w:color w:val="333333"/>
          <w:szCs w:val="21"/>
          <w:shd w:val="clear" w:color="auto" w:fill="FFFFFF"/>
        </w:rPr>
        <w:t>韩菲</w:t>
      </w:r>
      <w:ins w:id="7604" w:author="JY0225" w:date="2017-08-23T16:19:00Z">
        <w:r w:rsidR="002F6182">
          <w:rPr>
            <w:rFonts w:ascii="Arial" w:hAnsi="Arial" w:cs="Arial"/>
            <w:color w:val="333333"/>
            <w:szCs w:val="21"/>
            <w:shd w:val="clear" w:color="auto" w:fill="FFFFFF"/>
          </w:rPr>
          <w:t>.</w:t>
        </w:r>
      </w:ins>
      <w:del w:id="7605" w:author="JY0225" w:date="2017-08-23T16:19:00Z">
        <w:r w:rsidDel="002F6182">
          <w:rPr>
            <w:rFonts w:ascii="Arial" w:hAnsi="Arial" w:cs="Arial"/>
            <w:color w:val="333333"/>
            <w:szCs w:val="21"/>
            <w:shd w:val="clear" w:color="auto" w:fill="FFFFFF"/>
          </w:rPr>
          <w:delText>.</w:delText>
        </w:r>
      </w:del>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ins w:id="7606" w:author="JY0225" w:date="2017-08-23T16:19:00Z">
        <w:r w:rsidR="003B6328">
          <w:rPr>
            <w:rFonts w:ascii="Arial" w:hAnsi="Arial" w:cs="Arial"/>
            <w:color w:val="333333"/>
            <w:szCs w:val="21"/>
            <w:shd w:val="clear" w:color="auto" w:fill="FFFFFF"/>
          </w:rPr>
          <w:t xml:space="preserve"> </w:t>
        </w:r>
      </w:ins>
      <w:r>
        <w:rPr>
          <w:rFonts w:ascii="Arial" w:hAnsi="Arial" w:cs="Arial"/>
          <w:color w:val="333333"/>
          <w:szCs w:val="21"/>
          <w:shd w:val="clear" w:color="auto" w:fill="FFFFFF"/>
        </w:rPr>
        <w:t>北京邮电大学</w:t>
      </w:r>
      <w:r>
        <w:rPr>
          <w:rFonts w:ascii="Arial" w:hAnsi="Arial" w:cs="Arial"/>
          <w:color w:val="333333"/>
          <w:szCs w:val="21"/>
          <w:shd w:val="clear" w:color="auto" w:fill="FFFFFF"/>
        </w:rPr>
        <w:t>,</w:t>
      </w:r>
      <w:ins w:id="7607" w:author="JY0225" w:date="2017-08-23T16:19:00Z">
        <w:r w:rsidR="00BB218B">
          <w:rPr>
            <w:rFonts w:ascii="Arial" w:hAnsi="Arial" w:cs="Arial"/>
            <w:color w:val="333333"/>
            <w:szCs w:val="21"/>
            <w:shd w:val="clear" w:color="auto" w:fill="FFFFFF"/>
          </w:rPr>
          <w:t xml:space="preserve"> </w:t>
        </w:r>
      </w:ins>
      <w:r>
        <w:rPr>
          <w:rFonts w:ascii="Arial" w:hAnsi="Arial" w:cs="Arial"/>
          <w:color w:val="333333"/>
          <w:szCs w:val="21"/>
          <w:shd w:val="clear" w:color="auto" w:fill="FFFFFF"/>
        </w:rPr>
        <w:t>2006.</w:t>
      </w:r>
      <w:bookmarkEnd w:id="7603"/>
    </w:p>
    <w:p w14:paraId="146C720F" w14:textId="158E3D0F" w:rsidR="00DF44D9" w:rsidRPr="00DF44D9" w:rsidRDefault="00DF44D9" w:rsidP="00DF44D9">
      <w:pPr>
        <w:pStyle w:val="a5"/>
        <w:numPr>
          <w:ilvl w:val="0"/>
          <w:numId w:val="1"/>
        </w:numPr>
        <w:spacing w:line="400" w:lineRule="exact"/>
        <w:ind w:firstLineChars="0"/>
        <w:rPr>
          <w:rFonts w:ascii="Times New Roman" w:eastAsia="宋体" w:hAnsi="Times New Roman" w:cs="Times New Roman"/>
          <w:spacing w:val="10"/>
          <w:kern w:val="0"/>
          <w:szCs w:val="21"/>
        </w:rPr>
      </w:pPr>
      <w:bookmarkStart w:id="7608" w:name="_Ref489794794"/>
      <w:r w:rsidRPr="00271774">
        <w:rPr>
          <w:rFonts w:ascii="Times New Roman" w:eastAsia="宋体" w:hAnsi="Times New Roman" w:cs="Times New Roman"/>
          <w:spacing w:val="10"/>
          <w:kern w:val="0"/>
          <w:szCs w:val="21"/>
        </w:rPr>
        <w:t>Sargon Hasso,</w:t>
      </w:r>
      <w:ins w:id="7609" w:author="JY0225" w:date="2017-08-23T16:19:00Z">
        <w:r w:rsidR="00386675">
          <w:rPr>
            <w:rFonts w:ascii="Times New Roman" w:eastAsia="宋体" w:hAnsi="Times New Roman" w:cs="Times New Roman"/>
            <w:spacing w:val="10"/>
            <w:kern w:val="0"/>
            <w:szCs w:val="21"/>
          </w:rPr>
          <w:t xml:space="preserve"> </w:t>
        </w:r>
      </w:ins>
      <w:r w:rsidRPr="00271774">
        <w:rPr>
          <w:rFonts w:ascii="Times New Roman" w:eastAsia="宋体" w:hAnsi="Times New Roman" w:cs="Times New Roman"/>
          <w:spacing w:val="10"/>
          <w:kern w:val="0"/>
          <w:szCs w:val="21"/>
        </w:rPr>
        <w:t>Carl Robert Carlson. Software Composition Using Behavioral Models of Design Patterns[J]. Journal of Software Engineering and Applications,2014,07(02)</w:t>
      </w:r>
      <w:del w:id="7610" w:author="JY0225" w:date="2017-08-23T16:19:00Z">
        <w:r w:rsidRPr="00271774" w:rsidDel="00386675">
          <w:rPr>
            <w:rFonts w:ascii="Times New Roman" w:eastAsia="宋体" w:hAnsi="Times New Roman" w:cs="Times New Roman"/>
            <w:spacing w:val="10"/>
            <w:kern w:val="0"/>
            <w:szCs w:val="21"/>
          </w:rPr>
          <w:delText>:</w:delText>
        </w:r>
      </w:del>
      <w:r w:rsidRPr="00271774">
        <w:rPr>
          <w:rFonts w:ascii="Times New Roman" w:eastAsia="宋体" w:hAnsi="Times New Roman" w:cs="Times New Roman"/>
          <w:spacing w:val="10"/>
          <w:kern w:val="0"/>
          <w:szCs w:val="21"/>
        </w:rPr>
        <w:t>.</w:t>
      </w:r>
      <w:bookmarkEnd w:id="7608"/>
    </w:p>
    <w:p w14:paraId="6904248C" w14:textId="31836C0C" w:rsidR="003970CA" w:rsidRDefault="003970CA" w:rsidP="003970CA">
      <w:pPr>
        <w:pStyle w:val="a5"/>
        <w:numPr>
          <w:ilvl w:val="0"/>
          <w:numId w:val="1"/>
        </w:numPr>
        <w:spacing w:line="400" w:lineRule="exact"/>
        <w:ind w:firstLineChars="0"/>
        <w:rPr>
          <w:rFonts w:ascii="Times New Roman" w:eastAsia="宋体" w:hAnsi="Times New Roman" w:cs="Times New Roman"/>
          <w:spacing w:val="10"/>
          <w:kern w:val="0"/>
          <w:szCs w:val="21"/>
        </w:rPr>
      </w:pPr>
      <w:bookmarkStart w:id="7611" w:name="_Ref489794817"/>
      <w:r w:rsidRPr="003970CA">
        <w:rPr>
          <w:rFonts w:ascii="Times New Roman" w:eastAsia="宋体" w:hAnsi="Times New Roman" w:cs="Times New Roman"/>
          <w:spacing w:val="10"/>
          <w:kern w:val="0"/>
          <w:szCs w:val="21"/>
        </w:rPr>
        <w:t>Oksana Nikiforova,</w:t>
      </w:r>
      <w:ins w:id="7612" w:author="JY0225" w:date="2017-08-23T16:19:00Z">
        <w:r w:rsidR="003756B9">
          <w:rPr>
            <w:rFonts w:ascii="Times New Roman" w:eastAsia="宋体" w:hAnsi="Times New Roman" w:cs="Times New Roman"/>
            <w:spacing w:val="10"/>
            <w:kern w:val="0"/>
            <w:szCs w:val="21"/>
          </w:rPr>
          <w:t xml:space="preserve"> </w:t>
        </w:r>
      </w:ins>
      <w:r w:rsidRPr="003970CA">
        <w:rPr>
          <w:rFonts w:ascii="Times New Roman" w:eastAsia="宋体" w:hAnsi="Times New Roman" w:cs="Times New Roman"/>
          <w:spacing w:val="10"/>
          <w:kern w:val="0"/>
          <w:szCs w:val="21"/>
        </w:rPr>
        <w:t>Janis Sejans,</w:t>
      </w:r>
      <w:ins w:id="7613" w:author="JY0225" w:date="2017-08-23T16:19:00Z">
        <w:r w:rsidR="00350669">
          <w:rPr>
            <w:rFonts w:ascii="Times New Roman" w:eastAsia="宋体" w:hAnsi="Times New Roman" w:cs="Times New Roman"/>
            <w:spacing w:val="10"/>
            <w:kern w:val="0"/>
            <w:szCs w:val="21"/>
          </w:rPr>
          <w:t xml:space="preserve"> </w:t>
        </w:r>
      </w:ins>
      <w:r w:rsidRPr="003970CA">
        <w:rPr>
          <w:rFonts w:ascii="Times New Roman" w:eastAsia="宋体" w:hAnsi="Times New Roman" w:cs="Times New Roman"/>
          <w:spacing w:val="10"/>
          <w:kern w:val="0"/>
          <w:szCs w:val="21"/>
        </w:rPr>
        <w:t>Antons Cernickins. Role of UML Class Diagram in Object-Oriented Software Development[J]. Scientific Journal of Riga Technical University. Computer Sciences,2011,44(-1)</w:t>
      </w:r>
      <w:del w:id="7614" w:author="JY0225" w:date="2017-08-23T16:19:00Z">
        <w:r w:rsidRPr="003970CA" w:rsidDel="0074650D">
          <w:rPr>
            <w:rFonts w:ascii="Times New Roman" w:eastAsia="宋体" w:hAnsi="Times New Roman" w:cs="Times New Roman"/>
            <w:spacing w:val="10"/>
            <w:kern w:val="0"/>
            <w:szCs w:val="21"/>
          </w:rPr>
          <w:delText>:</w:delText>
        </w:r>
      </w:del>
      <w:r w:rsidRPr="003970CA">
        <w:rPr>
          <w:rFonts w:ascii="Times New Roman" w:eastAsia="宋体" w:hAnsi="Times New Roman" w:cs="Times New Roman"/>
          <w:spacing w:val="10"/>
          <w:kern w:val="0"/>
          <w:szCs w:val="21"/>
        </w:rPr>
        <w:t>.</w:t>
      </w:r>
      <w:bookmarkEnd w:id="7611"/>
    </w:p>
    <w:p w14:paraId="1B87699F" w14:textId="24C44F94" w:rsidR="00180959" w:rsidRPr="00180959" w:rsidDel="0036530F" w:rsidRDefault="00180959" w:rsidP="00180959">
      <w:pPr>
        <w:pStyle w:val="a5"/>
        <w:numPr>
          <w:ilvl w:val="0"/>
          <w:numId w:val="1"/>
        </w:numPr>
        <w:spacing w:line="400" w:lineRule="exact"/>
        <w:ind w:firstLineChars="0"/>
        <w:rPr>
          <w:del w:id="7615" w:author="微软用户" w:date="2017-08-24T21:26:00Z"/>
          <w:rFonts w:ascii="Times New Roman" w:eastAsia="宋体" w:hAnsi="Times New Roman" w:cs="Times New Roman"/>
          <w:spacing w:val="10"/>
          <w:kern w:val="0"/>
          <w:szCs w:val="21"/>
        </w:rPr>
      </w:pPr>
      <w:bookmarkStart w:id="7616" w:name="_Ref489794863"/>
      <w:del w:id="7617" w:author="微软用户" w:date="2017-08-24T21:26:00Z">
        <w:r w:rsidRPr="006972C9" w:rsidDel="0036530F">
          <w:rPr>
            <w:rFonts w:ascii="Times New Roman" w:eastAsia="宋体" w:hAnsi="Times New Roman" w:cs="Times New Roman" w:hint="eastAsia"/>
            <w:spacing w:val="10"/>
            <w:kern w:val="0"/>
            <w:szCs w:val="21"/>
          </w:rPr>
          <w:delText>王延武</w:delText>
        </w:r>
        <w:r w:rsidRPr="006972C9" w:rsidDel="0036530F">
          <w:rPr>
            <w:rFonts w:ascii="Times New Roman" w:eastAsia="宋体" w:hAnsi="Times New Roman" w:cs="Times New Roman" w:hint="eastAsia"/>
            <w:spacing w:val="10"/>
            <w:kern w:val="0"/>
            <w:szCs w:val="21"/>
          </w:rPr>
          <w:delText xml:space="preserve">. </w:delText>
        </w:r>
        <w:r w:rsidRPr="006972C9" w:rsidDel="0036530F">
          <w:rPr>
            <w:rFonts w:ascii="Times New Roman" w:eastAsia="宋体" w:hAnsi="Times New Roman" w:cs="Times New Roman" w:hint="eastAsia"/>
            <w:spacing w:val="10"/>
            <w:kern w:val="0"/>
            <w:szCs w:val="21"/>
          </w:rPr>
          <w:delText>浅谈数据库设计方法</w:delText>
        </w:r>
        <w:r w:rsidRPr="006972C9" w:rsidDel="0036530F">
          <w:rPr>
            <w:rFonts w:ascii="Times New Roman" w:eastAsia="宋体" w:hAnsi="Times New Roman" w:cs="Times New Roman" w:hint="eastAsia"/>
            <w:spacing w:val="10"/>
            <w:kern w:val="0"/>
            <w:szCs w:val="21"/>
          </w:rPr>
          <w:delText xml:space="preserve">[J]. </w:delText>
        </w:r>
        <w:r w:rsidRPr="006972C9" w:rsidDel="0036530F">
          <w:rPr>
            <w:rFonts w:ascii="Times New Roman" w:eastAsia="宋体" w:hAnsi="Times New Roman" w:cs="Times New Roman" w:hint="eastAsia"/>
            <w:spacing w:val="10"/>
            <w:kern w:val="0"/>
            <w:szCs w:val="21"/>
          </w:rPr>
          <w:delText>山东工业技术</w:delText>
        </w:r>
        <w:r w:rsidRPr="006972C9" w:rsidDel="0036530F">
          <w:rPr>
            <w:rFonts w:ascii="Times New Roman" w:eastAsia="宋体" w:hAnsi="Times New Roman" w:cs="Times New Roman" w:hint="eastAsia"/>
            <w:spacing w:val="10"/>
            <w:kern w:val="0"/>
            <w:szCs w:val="21"/>
          </w:rPr>
          <w:delText>,2016,(18):139. [2017-08-05]. DOI</w:delText>
        </w:r>
        <w:r w:rsidRPr="006972C9" w:rsidDel="0036530F">
          <w:rPr>
            <w:rFonts w:ascii="Times New Roman" w:eastAsia="宋体" w:hAnsi="Times New Roman" w:cs="Times New Roman" w:hint="eastAsia"/>
            <w:spacing w:val="10"/>
            <w:kern w:val="0"/>
            <w:szCs w:val="21"/>
          </w:rPr>
          <w:delText>：</w:delText>
        </w:r>
        <w:r w:rsidRPr="006972C9" w:rsidDel="0036530F">
          <w:rPr>
            <w:rFonts w:ascii="Times New Roman" w:eastAsia="宋体" w:hAnsi="Times New Roman" w:cs="Times New Roman" w:hint="eastAsia"/>
            <w:spacing w:val="10"/>
            <w:kern w:val="0"/>
            <w:szCs w:val="21"/>
          </w:rPr>
          <w:delText>10.16640/j.cnki.37-1222/t.2016.18.121</w:delText>
        </w:r>
        <w:bookmarkEnd w:id="7616"/>
      </w:del>
    </w:p>
    <w:p w14:paraId="41FC2E4E" w14:textId="10496E9B" w:rsidR="007F57C7" w:rsidRDefault="005A3D87" w:rsidP="005A3D87">
      <w:pPr>
        <w:pStyle w:val="a5"/>
        <w:numPr>
          <w:ilvl w:val="0"/>
          <w:numId w:val="1"/>
        </w:numPr>
        <w:spacing w:line="400" w:lineRule="exact"/>
        <w:ind w:firstLineChars="0"/>
        <w:rPr>
          <w:rFonts w:ascii="Times New Roman" w:eastAsia="宋体" w:hAnsi="Times New Roman" w:cs="Times New Roman"/>
          <w:spacing w:val="10"/>
          <w:kern w:val="0"/>
          <w:szCs w:val="21"/>
        </w:rPr>
      </w:pPr>
      <w:bookmarkStart w:id="7618" w:name="_Ref489794879"/>
      <w:r w:rsidRPr="005A3D87">
        <w:rPr>
          <w:rFonts w:ascii="Times New Roman" w:eastAsia="宋体" w:hAnsi="Times New Roman" w:cs="Times New Roman"/>
          <w:spacing w:val="10"/>
          <w:kern w:val="0"/>
          <w:szCs w:val="21"/>
        </w:rPr>
        <w:t>Jian Zhang,</w:t>
      </w:r>
      <w:ins w:id="7619"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Peihua Gu,</w:t>
      </w:r>
      <w:ins w:id="7620"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Qingjin Peng,</w:t>
      </w:r>
      <w:ins w:id="7621"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S. Jack Hu. Open interface design for product personalization[J]. CIRP Annals - Manufacturing Technology,</w:t>
      </w:r>
      <w:ins w:id="7622" w:author="JY0225" w:date="2017-08-23T16:20:00Z">
        <w:r w:rsidR="0006749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2017,</w:t>
      </w:r>
      <w:ins w:id="7623" w:author="JY0225" w:date="2017-08-23T16:20:00Z">
        <w:r w:rsidR="0006749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66(1)</w:t>
      </w:r>
      <w:del w:id="7624" w:author="JY0225" w:date="2017-08-23T16:19:00Z">
        <w:r w:rsidRPr="005A3D87" w:rsidDel="00D3385B">
          <w:rPr>
            <w:rFonts w:ascii="Times New Roman" w:eastAsia="宋体" w:hAnsi="Times New Roman" w:cs="Times New Roman"/>
            <w:spacing w:val="10"/>
            <w:kern w:val="0"/>
            <w:szCs w:val="21"/>
          </w:rPr>
          <w:delText>:</w:delText>
        </w:r>
      </w:del>
      <w:r w:rsidRPr="005A3D87">
        <w:rPr>
          <w:rFonts w:ascii="Times New Roman" w:eastAsia="宋体" w:hAnsi="Times New Roman" w:cs="Times New Roman"/>
          <w:spacing w:val="10"/>
          <w:kern w:val="0"/>
          <w:szCs w:val="21"/>
        </w:rPr>
        <w:t>.</w:t>
      </w:r>
      <w:bookmarkEnd w:id="7618"/>
    </w:p>
    <w:p w14:paraId="5AEDD0AE" w14:textId="00F4A599"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7625" w:name="_Ref489794944"/>
      <w:r w:rsidRPr="00BD3CCD">
        <w:rPr>
          <w:rFonts w:ascii="Times New Roman" w:eastAsia="宋体" w:hAnsi="Times New Roman" w:cs="Times New Roman" w:hint="eastAsia"/>
          <w:spacing w:val="10"/>
          <w:kern w:val="0"/>
          <w:szCs w:val="21"/>
        </w:rPr>
        <w:t>李阿妮</w:t>
      </w:r>
      <w:r w:rsidRPr="00BD3CCD">
        <w:rPr>
          <w:rFonts w:ascii="Times New Roman" w:eastAsia="宋体" w:hAnsi="Times New Roman" w:cs="Times New Roman" w:hint="eastAsia"/>
          <w:spacing w:val="10"/>
          <w:kern w:val="0"/>
          <w:szCs w:val="21"/>
        </w:rPr>
        <w:t>,</w:t>
      </w:r>
      <w:ins w:id="7626"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张晓</w:t>
      </w:r>
      <w:r w:rsidRPr="00BD3CCD">
        <w:rPr>
          <w:rFonts w:ascii="Times New Roman" w:eastAsia="宋体" w:hAnsi="Times New Roman" w:cs="Times New Roman" w:hint="eastAsia"/>
          <w:spacing w:val="10"/>
          <w:kern w:val="0"/>
          <w:szCs w:val="21"/>
        </w:rPr>
        <w:t>,</w:t>
      </w:r>
      <w:ins w:id="7627"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张伯阳</w:t>
      </w:r>
      <w:r w:rsidRPr="00BD3CCD">
        <w:rPr>
          <w:rFonts w:ascii="Times New Roman" w:eastAsia="宋体" w:hAnsi="Times New Roman" w:cs="Times New Roman" w:hint="eastAsia"/>
          <w:spacing w:val="10"/>
          <w:kern w:val="0"/>
          <w:szCs w:val="21"/>
        </w:rPr>
        <w:t>,</w:t>
      </w:r>
      <w:ins w:id="7628"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柳春懿</w:t>
      </w:r>
      <w:ins w:id="7629" w:author="JY0225" w:date="2017-08-23T16:20:00Z">
        <w:r w:rsidR="00664E72">
          <w:rPr>
            <w:rFonts w:ascii="Times New Roman" w:eastAsia="宋体" w:hAnsi="Times New Roman" w:cs="Times New Roman"/>
            <w:spacing w:val="10"/>
            <w:kern w:val="0"/>
            <w:szCs w:val="21"/>
          </w:rPr>
          <w:t>,</w:t>
        </w:r>
      </w:ins>
      <w:del w:id="7630" w:author="JY0225" w:date="2017-08-23T16:20:00Z">
        <w:r w:rsidRPr="00BD3CCD" w:rsidDel="00664E72">
          <w:rPr>
            <w:rFonts w:ascii="Times New Roman" w:eastAsia="宋体" w:hAnsi="Times New Roman" w:cs="Times New Roman" w:hint="eastAsia"/>
            <w:spacing w:val="10"/>
            <w:kern w:val="0"/>
            <w:szCs w:val="21"/>
          </w:rPr>
          <w:delText>,</w:delText>
        </w:r>
      </w:del>
      <w:ins w:id="7631"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赵晓南</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公有云存储系统性能评测方法研究</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lastRenderedPageBreak/>
        <w:t>计算机应用</w:t>
      </w:r>
      <w:r w:rsidRPr="00BD3CCD">
        <w:rPr>
          <w:rFonts w:ascii="Times New Roman" w:eastAsia="宋体" w:hAnsi="Times New Roman" w:cs="Times New Roman" w:hint="eastAsia"/>
          <w:spacing w:val="10"/>
          <w:kern w:val="0"/>
          <w:szCs w:val="21"/>
        </w:rPr>
        <w:t>,</w:t>
      </w:r>
      <w:ins w:id="7632" w:author="JY0225" w:date="2017-08-23T16:21:00Z">
        <w:r w:rsidR="007F49AA">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2017,</w:t>
      </w:r>
      <w:ins w:id="7633" w:author="JY0225" w:date="2017-08-23T16:21:00Z">
        <w:r w:rsidR="007F49AA">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37(05):1229-1235</w:t>
      </w:r>
      <w:del w:id="7634" w:author="JY0225" w:date="2017-08-23T16:20:00Z">
        <w:r w:rsidRPr="00BD3CCD" w:rsidDel="009D19E7">
          <w:rPr>
            <w:rFonts w:ascii="Times New Roman" w:eastAsia="宋体" w:hAnsi="Times New Roman" w:cs="Times New Roman" w:hint="eastAsia"/>
            <w:spacing w:val="10"/>
            <w:kern w:val="0"/>
            <w:szCs w:val="21"/>
          </w:rPr>
          <w:delText>. [2017-08-06]</w:delText>
        </w:r>
      </w:del>
      <w:r w:rsidRPr="00BD3CCD">
        <w:rPr>
          <w:rFonts w:ascii="Times New Roman" w:eastAsia="宋体" w:hAnsi="Times New Roman" w:cs="Times New Roman" w:hint="eastAsia"/>
          <w:spacing w:val="10"/>
          <w:kern w:val="0"/>
          <w:szCs w:val="21"/>
        </w:rPr>
        <w:t>.</w:t>
      </w:r>
      <w:bookmarkEnd w:id="7625"/>
    </w:p>
    <w:p w14:paraId="56453B68" w14:textId="283EEE1C"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7635" w:name="_Ref491373483"/>
      <w:bookmarkStart w:id="7636" w:name="_Ref489795022"/>
      <w:r w:rsidRPr="00BD3CCD">
        <w:rPr>
          <w:rFonts w:ascii="Times New Roman" w:eastAsia="宋体" w:hAnsi="Times New Roman" w:cs="Times New Roman" w:hint="eastAsia"/>
          <w:spacing w:val="10"/>
          <w:kern w:val="0"/>
          <w:szCs w:val="21"/>
        </w:rPr>
        <w:t>张沪寅</w:t>
      </w:r>
      <w:r w:rsidRPr="00BD3CCD">
        <w:rPr>
          <w:rFonts w:ascii="Times New Roman" w:eastAsia="宋体" w:hAnsi="Times New Roman" w:cs="Times New Roman" w:hint="eastAsia"/>
          <w:spacing w:val="10"/>
          <w:kern w:val="0"/>
          <w:szCs w:val="21"/>
        </w:rPr>
        <w:t>,</w:t>
      </w:r>
      <w:ins w:id="7637" w:author="JY0225" w:date="2017-08-23T16:21:00Z">
        <w:r w:rsidR="00E74D1F">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屈乾松</w:t>
      </w:r>
      <w:r w:rsidRPr="00BD3CCD">
        <w:rPr>
          <w:rFonts w:ascii="Times New Roman" w:eastAsia="宋体" w:hAnsi="Times New Roman" w:cs="Times New Roman" w:hint="eastAsia"/>
          <w:spacing w:val="10"/>
          <w:kern w:val="0"/>
          <w:szCs w:val="21"/>
        </w:rPr>
        <w:t>,</w:t>
      </w:r>
      <w:ins w:id="7638" w:author="JY0225" w:date="2017-08-23T16:21:00Z">
        <w:r w:rsidR="00E74D1F">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胡瑞芸</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基于</w:t>
      </w:r>
      <w:r w:rsidRPr="00BD3CCD">
        <w:rPr>
          <w:rFonts w:ascii="Times New Roman" w:eastAsia="宋体" w:hAnsi="Times New Roman" w:cs="Times New Roman" w:hint="eastAsia"/>
          <w:spacing w:val="10"/>
          <w:kern w:val="0"/>
          <w:szCs w:val="21"/>
        </w:rPr>
        <w:t>JSON</w:t>
      </w:r>
      <w:r w:rsidRPr="00BD3CCD">
        <w:rPr>
          <w:rFonts w:ascii="Times New Roman" w:eastAsia="宋体" w:hAnsi="Times New Roman" w:cs="Times New Roman" w:hint="eastAsia"/>
          <w:spacing w:val="10"/>
          <w:kern w:val="0"/>
          <w:szCs w:val="21"/>
        </w:rPr>
        <w:t>的数据交换模型</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计算机工程与设计</w:t>
      </w:r>
      <w:r w:rsidRPr="00BD3CCD">
        <w:rPr>
          <w:rFonts w:ascii="Times New Roman" w:eastAsia="宋体" w:hAnsi="Times New Roman" w:cs="Times New Roman" w:hint="eastAsia"/>
          <w:spacing w:val="10"/>
          <w:kern w:val="0"/>
          <w:szCs w:val="21"/>
        </w:rPr>
        <w:t>,</w:t>
      </w:r>
      <w:ins w:id="7639" w:author="JY0225" w:date="2017-08-23T16:21:00Z">
        <w:r w:rsidR="00551F5E">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2015,</w:t>
      </w:r>
      <w:ins w:id="7640" w:author="JY0225" w:date="2017-08-23T16:21:00Z">
        <w:r w:rsidR="00551F5E">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36(12):3380-3384.</w:t>
      </w:r>
      <w:bookmarkEnd w:id="7635"/>
      <w:del w:id="7641" w:author="JY0225" w:date="2017-08-23T16:21:00Z">
        <w:r w:rsidRPr="00BD3CCD" w:rsidDel="00E74D1F">
          <w:rPr>
            <w:rFonts w:ascii="Times New Roman" w:eastAsia="宋体" w:hAnsi="Times New Roman" w:cs="Times New Roman" w:hint="eastAsia"/>
            <w:spacing w:val="10"/>
            <w:kern w:val="0"/>
            <w:szCs w:val="21"/>
          </w:rPr>
          <w:delText xml:space="preserve"> [2017-08-06]. DOI</w:delText>
        </w:r>
        <w:r w:rsidRPr="00BD3CCD" w:rsidDel="00E74D1F">
          <w:rPr>
            <w:rFonts w:ascii="Times New Roman" w:eastAsia="宋体" w:hAnsi="Times New Roman" w:cs="Times New Roman" w:hint="eastAsia"/>
            <w:spacing w:val="10"/>
            <w:kern w:val="0"/>
            <w:szCs w:val="21"/>
          </w:rPr>
          <w:delText>：</w:delText>
        </w:r>
        <w:r w:rsidRPr="00BD3CCD" w:rsidDel="00E74D1F">
          <w:rPr>
            <w:rFonts w:ascii="Times New Roman" w:eastAsia="宋体" w:hAnsi="Times New Roman" w:cs="Times New Roman" w:hint="eastAsia"/>
            <w:spacing w:val="10"/>
            <w:kern w:val="0"/>
            <w:szCs w:val="21"/>
          </w:rPr>
          <w:delText>10.16208/j.issn1000-7024.2015.12.042</w:delText>
        </w:r>
        <w:bookmarkEnd w:id="7636"/>
        <w:r w:rsidR="007C7265" w:rsidDel="00E74D1F">
          <w:rPr>
            <w:rFonts w:ascii="Times New Roman" w:eastAsia="宋体" w:hAnsi="Times New Roman" w:cs="Times New Roman"/>
            <w:spacing w:val="10"/>
            <w:kern w:val="0"/>
            <w:szCs w:val="21"/>
          </w:rPr>
          <w:delText>.</w:delText>
        </w:r>
      </w:del>
    </w:p>
    <w:p w14:paraId="52BA3C7E" w14:textId="663FC47A" w:rsidR="007C7265" w:rsidRDefault="007C7265" w:rsidP="007C7265">
      <w:pPr>
        <w:pStyle w:val="a5"/>
        <w:numPr>
          <w:ilvl w:val="0"/>
          <w:numId w:val="1"/>
        </w:numPr>
        <w:spacing w:line="400" w:lineRule="exact"/>
        <w:ind w:firstLineChars="0"/>
        <w:rPr>
          <w:rFonts w:ascii="Times New Roman" w:eastAsia="宋体" w:hAnsi="Times New Roman" w:cs="Times New Roman"/>
          <w:spacing w:val="10"/>
          <w:kern w:val="0"/>
          <w:szCs w:val="21"/>
        </w:rPr>
      </w:pPr>
      <w:bookmarkStart w:id="7642" w:name="_Ref491373509"/>
      <w:bookmarkStart w:id="7643" w:name="_Ref489795578"/>
      <w:r w:rsidRPr="007C7265">
        <w:rPr>
          <w:rFonts w:ascii="Times New Roman" w:eastAsia="宋体" w:hAnsi="Times New Roman" w:cs="Times New Roman" w:hint="eastAsia"/>
          <w:spacing w:val="10"/>
          <w:kern w:val="0"/>
          <w:szCs w:val="21"/>
        </w:rPr>
        <w:t>李伟</w:t>
      </w:r>
      <w:r w:rsidRPr="007C7265">
        <w:rPr>
          <w:rFonts w:ascii="Times New Roman" w:eastAsia="宋体" w:hAnsi="Times New Roman" w:cs="Times New Roman" w:hint="eastAsia"/>
          <w:spacing w:val="10"/>
          <w:kern w:val="0"/>
          <w:szCs w:val="21"/>
        </w:rPr>
        <w:t>. Linux</w:t>
      </w:r>
      <w:r w:rsidRPr="007C7265">
        <w:rPr>
          <w:rFonts w:ascii="Times New Roman" w:eastAsia="宋体" w:hAnsi="Times New Roman" w:cs="Times New Roman" w:hint="eastAsia"/>
          <w:spacing w:val="10"/>
          <w:kern w:val="0"/>
          <w:szCs w:val="21"/>
        </w:rPr>
        <w:t>系统中文件权限管理及应用</w:t>
      </w:r>
      <w:r w:rsidRPr="007C7265">
        <w:rPr>
          <w:rFonts w:ascii="Times New Roman" w:eastAsia="宋体" w:hAnsi="Times New Roman" w:cs="Times New Roman" w:hint="eastAsia"/>
          <w:spacing w:val="10"/>
          <w:kern w:val="0"/>
          <w:szCs w:val="21"/>
        </w:rPr>
        <w:t xml:space="preserve">[J]. </w:t>
      </w:r>
      <w:r w:rsidRPr="007C7265">
        <w:rPr>
          <w:rFonts w:ascii="Times New Roman" w:eastAsia="宋体" w:hAnsi="Times New Roman" w:cs="Times New Roman" w:hint="eastAsia"/>
          <w:spacing w:val="10"/>
          <w:kern w:val="0"/>
          <w:szCs w:val="21"/>
        </w:rPr>
        <w:t>无线互联科技</w:t>
      </w:r>
      <w:r w:rsidRPr="007C7265">
        <w:rPr>
          <w:rFonts w:ascii="Times New Roman" w:eastAsia="宋体" w:hAnsi="Times New Roman" w:cs="Times New Roman" w:hint="eastAsia"/>
          <w:spacing w:val="10"/>
          <w:kern w:val="0"/>
          <w:szCs w:val="21"/>
        </w:rPr>
        <w:t>,2014,(04):70.</w:t>
      </w:r>
      <w:bookmarkEnd w:id="7642"/>
      <w:del w:id="7644" w:author="JY0225" w:date="2017-08-23T16:21:00Z">
        <w:r w:rsidRPr="007C7265" w:rsidDel="00A235BA">
          <w:rPr>
            <w:rFonts w:ascii="Times New Roman" w:eastAsia="宋体" w:hAnsi="Times New Roman" w:cs="Times New Roman" w:hint="eastAsia"/>
            <w:spacing w:val="10"/>
            <w:kern w:val="0"/>
            <w:szCs w:val="21"/>
          </w:rPr>
          <w:delText xml:space="preserve"> [2017-08-06].</w:delText>
        </w:r>
      </w:del>
      <w:bookmarkEnd w:id="7643"/>
    </w:p>
    <w:p w14:paraId="5D96DE14" w14:textId="27B45C74" w:rsidR="00646CA4" w:rsidDel="00505AC9" w:rsidRDefault="00646CA4" w:rsidP="00646CA4">
      <w:pPr>
        <w:pStyle w:val="a5"/>
        <w:numPr>
          <w:ilvl w:val="0"/>
          <w:numId w:val="1"/>
        </w:numPr>
        <w:spacing w:line="400" w:lineRule="exact"/>
        <w:ind w:left="418" w:firstLineChars="0" w:hanging="418"/>
        <w:rPr>
          <w:del w:id="7645" w:author="微软用户" w:date="2017-08-24T21:31:00Z"/>
          <w:rFonts w:ascii="Times New Roman" w:eastAsia="宋体" w:hAnsi="Times New Roman" w:cs="Times New Roman"/>
          <w:spacing w:val="10"/>
          <w:kern w:val="0"/>
          <w:szCs w:val="21"/>
        </w:rPr>
      </w:pPr>
      <w:bookmarkStart w:id="7646" w:name="_Ref489795056"/>
      <w:del w:id="7647" w:author="微软用户" w:date="2017-08-24T21:31:00Z">
        <w:r w:rsidRPr="00DA04F3" w:rsidDel="00505AC9">
          <w:rPr>
            <w:rFonts w:ascii="Times New Roman" w:eastAsia="宋体" w:hAnsi="Times New Roman" w:cs="Times New Roman" w:hint="eastAsia"/>
            <w:spacing w:val="10"/>
            <w:kern w:val="0"/>
            <w:szCs w:val="21"/>
          </w:rPr>
          <w:delText>杨小丽</w:delText>
        </w:r>
        <w:r w:rsidRPr="00DA04F3" w:rsidDel="00505AC9">
          <w:rPr>
            <w:rFonts w:ascii="Times New Roman" w:eastAsia="宋体" w:hAnsi="Times New Roman" w:cs="Times New Roman" w:hint="eastAsia"/>
            <w:spacing w:val="10"/>
            <w:kern w:val="0"/>
            <w:szCs w:val="21"/>
          </w:rPr>
          <w:delText xml:space="preserve">. </w:delText>
        </w:r>
        <w:r w:rsidRPr="00DA04F3" w:rsidDel="00505AC9">
          <w:rPr>
            <w:rFonts w:ascii="Times New Roman" w:eastAsia="宋体" w:hAnsi="Times New Roman" w:cs="Times New Roman" w:hint="eastAsia"/>
            <w:spacing w:val="10"/>
            <w:kern w:val="0"/>
            <w:szCs w:val="21"/>
          </w:rPr>
          <w:delText>防</w:delText>
        </w:r>
        <w:r w:rsidRPr="00DA04F3" w:rsidDel="00505AC9">
          <w:rPr>
            <w:rFonts w:ascii="Times New Roman" w:eastAsia="宋体" w:hAnsi="Times New Roman" w:cs="Times New Roman" w:hint="eastAsia"/>
            <w:spacing w:val="10"/>
            <w:kern w:val="0"/>
            <w:szCs w:val="21"/>
          </w:rPr>
          <w:delText>SQL</w:delText>
        </w:r>
        <w:r w:rsidRPr="00DA04F3" w:rsidDel="00505AC9">
          <w:rPr>
            <w:rFonts w:ascii="Times New Roman" w:eastAsia="宋体" w:hAnsi="Times New Roman" w:cs="Times New Roman" w:hint="eastAsia"/>
            <w:spacing w:val="10"/>
            <w:kern w:val="0"/>
            <w:szCs w:val="21"/>
          </w:rPr>
          <w:delText>注入攻击中间件的设计与实现</w:delText>
        </w:r>
        <w:r w:rsidRPr="00DA04F3" w:rsidDel="00505AC9">
          <w:rPr>
            <w:rFonts w:ascii="Times New Roman" w:eastAsia="宋体" w:hAnsi="Times New Roman" w:cs="Times New Roman" w:hint="eastAsia"/>
            <w:spacing w:val="10"/>
            <w:kern w:val="0"/>
            <w:szCs w:val="21"/>
          </w:rPr>
          <w:delText>[D].</w:delText>
        </w:r>
        <w:r w:rsidRPr="00DA04F3" w:rsidDel="00505AC9">
          <w:rPr>
            <w:rFonts w:ascii="Times New Roman" w:eastAsia="宋体" w:hAnsi="Times New Roman" w:cs="Times New Roman" w:hint="eastAsia"/>
            <w:spacing w:val="10"/>
            <w:kern w:val="0"/>
            <w:szCs w:val="21"/>
          </w:rPr>
          <w:delText>四川师范大学</w:delText>
        </w:r>
        <w:r w:rsidRPr="00DA04F3" w:rsidDel="00505AC9">
          <w:rPr>
            <w:rFonts w:ascii="Times New Roman" w:eastAsia="宋体" w:hAnsi="Times New Roman" w:cs="Times New Roman" w:hint="eastAsia"/>
            <w:spacing w:val="10"/>
            <w:kern w:val="0"/>
            <w:szCs w:val="21"/>
          </w:rPr>
          <w:delText>,2010.</w:delText>
        </w:r>
        <w:bookmarkEnd w:id="7646"/>
      </w:del>
    </w:p>
    <w:p w14:paraId="66D9CDF0" w14:textId="7EF3590E" w:rsidR="00EB4F1C" w:rsidDel="00530AD5" w:rsidRDefault="00EB4F1C">
      <w:pPr>
        <w:pStyle w:val="a5"/>
        <w:numPr>
          <w:ilvl w:val="0"/>
          <w:numId w:val="1"/>
        </w:numPr>
        <w:spacing w:line="400" w:lineRule="exact"/>
        <w:ind w:firstLineChars="0"/>
        <w:rPr>
          <w:del w:id="7648" w:author="JY0225" w:date="2017-08-14T13:03:00Z"/>
          <w:rFonts w:ascii="Times New Roman" w:eastAsia="宋体" w:hAnsi="Times New Roman" w:cs="Times New Roman"/>
          <w:spacing w:val="10"/>
          <w:kern w:val="0"/>
          <w:szCs w:val="21"/>
        </w:rPr>
        <w:pPrChange w:id="7649" w:author="JY0225" w:date="2017-08-14T13:03:00Z">
          <w:pPr>
            <w:pStyle w:val="a5"/>
            <w:spacing w:line="400" w:lineRule="exact"/>
            <w:ind w:left="418" w:firstLineChars="0" w:firstLine="0"/>
          </w:pPr>
        </w:pPrChange>
      </w:pPr>
      <w:bookmarkStart w:id="7650" w:name="_Ref489795089"/>
      <w:r w:rsidRPr="00EB4F1C">
        <w:rPr>
          <w:rFonts w:ascii="Times New Roman" w:eastAsia="宋体" w:hAnsi="Times New Roman" w:cs="Times New Roman"/>
          <w:spacing w:val="10"/>
          <w:kern w:val="0"/>
          <w:szCs w:val="21"/>
        </w:rPr>
        <w:t>Harish Dehariya,</w:t>
      </w:r>
      <w:ins w:id="7651"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Piyush Kumar Shukla,</w:t>
      </w:r>
      <w:ins w:id="7652"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Manish Ahirwar. A Survey on Detection and Prevention Techniques for SQL Injection Attacks[J]. International Journal of Wireless and Microwave Technologies(IJWMT),</w:t>
      </w:r>
      <w:ins w:id="7653"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2016,</w:t>
      </w:r>
      <w:ins w:id="7654"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6(6)</w:t>
      </w:r>
      <w:del w:id="7655" w:author="JY0225" w:date="2017-08-23T16:22:00Z">
        <w:r w:rsidRPr="00EB4F1C" w:rsidDel="001B4803">
          <w:rPr>
            <w:rFonts w:ascii="Times New Roman" w:eastAsia="宋体" w:hAnsi="Times New Roman" w:cs="Times New Roman"/>
            <w:spacing w:val="10"/>
            <w:kern w:val="0"/>
            <w:szCs w:val="21"/>
          </w:rPr>
          <w:delText>:</w:delText>
        </w:r>
      </w:del>
      <w:r w:rsidRPr="00EB4F1C">
        <w:rPr>
          <w:rFonts w:ascii="Times New Roman" w:eastAsia="宋体" w:hAnsi="Times New Roman" w:cs="Times New Roman"/>
          <w:spacing w:val="10"/>
          <w:kern w:val="0"/>
          <w:szCs w:val="21"/>
        </w:rPr>
        <w:t>.</w:t>
      </w:r>
      <w:bookmarkEnd w:id="7650"/>
    </w:p>
    <w:p w14:paraId="3BA81AB3" w14:textId="5C809D27" w:rsidR="00530AD5" w:rsidRPr="00BF3B83" w:rsidRDefault="00530AD5" w:rsidP="00BF3B83">
      <w:pPr>
        <w:pStyle w:val="a5"/>
        <w:numPr>
          <w:ilvl w:val="0"/>
          <w:numId w:val="1"/>
        </w:numPr>
        <w:spacing w:line="400" w:lineRule="exact"/>
        <w:ind w:firstLineChars="0"/>
        <w:rPr>
          <w:ins w:id="7656" w:author="微软用户" w:date="2017-08-20T10:28:00Z"/>
          <w:rFonts w:ascii="Times New Roman" w:eastAsia="宋体" w:hAnsi="Times New Roman" w:cs="Times New Roman"/>
          <w:spacing w:val="10"/>
          <w:kern w:val="0"/>
          <w:szCs w:val="21"/>
        </w:rPr>
      </w:pPr>
      <w:bookmarkStart w:id="7657" w:name="_Ref491375976"/>
    </w:p>
    <w:bookmarkEnd w:id="7657"/>
    <w:p w14:paraId="6EEC265E" w14:textId="0EC0B005" w:rsidR="00DB6C01" w:rsidRPr="00C46DC2" w:rsidRDefault="00DB6C01">
      <w:pPr>
        <w:spacing w:line="400" w:lineRule="exact"/>
        <w:rPr>
          <w:rFonts w:ascii="Times New Roman" w:eastAsia="宋体" w:hAnsi="Times New Roman" w:cs="Times New Roman"/>
          <w:spacing w:val="10"/>
          <w:kern w:val="0"/>
          <w:szCs w:val="21"/>
          <w:rPrChange w:id="7658" w:author="微软用户" w:date="2017-08-24T21:33:00Z">
            <w:rPr/>
          </w:rPrChange>
        </w:rPr>
        <w:pPrChange w:id="7659" w:author="微软用户" w:date="2017-08-24T21:33:00Z">
          <w:pPr>
            <w:pStyle w:val="a5"/>
            <w:spacing w:line="400" w:lineRule="exact"/>
            <w:ind w:left="418" w:firstLineChars="0" w:firstLine="0"/>
          </w:pPr>
        </w:pPrChange>
      </w:pPr>
    </w:p>
    <w:p w14:paraId="2756D207" w14:textId="1E8291E2" w:rsidR="000D534B" w:rsidRPr="00A25B38" w:rsidRDefault="00AB30AF" w:rsidP="002A69C7">
      <w:pPr>
        <w:pStyle w:val="a5"/>
        <w:numPr>
          <w:ilvl w:val="0"/>
          <w:numId w:val="1"/>
        </w:numPr>
        <w:ind w:firstLineChars="0"/>
        <w:rPr>
          <w:rFonts w:ascii="Times New Roman" w:eastAsia="宋体"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7660" w:name="_Toc491606324"/>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7463"/>
      <w:bookmarkEnd w:id="7464"/>
      <w:bookmarkEnd w:id="7465"/>
      <w:bookmarkEnd w:id="7660"/>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pPr>
        <w:pStyle w:val="af3"/>
        <w:spacing w:line="400" w:lineRule="exact"/>
        <w:ind w:firstLine="600"/>
        <w:rPr>
          <w:rFonts w:ascii="Times New Roman" w:eastAsiaTheme="minorEastAsia"/>
          <w:sz w:val="24"/>
        </w:rPr>
        <w:pPrChange w:id="7661" w:author="JY0225" w:date="2017-08-24T12:12:00Z">
          <w:pPr>
            <w:pStyle w:val="af3"/>
            <w:spacing w:line="480" w:lineRule="auto"/>
            <w:ind w:firstLine="600"/>
          </w:pPr>
        </w:pPrChange>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pPr>
        <w:spacing w:line="400" w:lineRule="exact"/>
        <w:ind w:firstLineChars="200" w:firstLine="480"/>
        <w:rPr>
          <w:rFonts w:ascii="Times New Roman" w:hAnsi="Times New Roman" w:cs="Times New Roman"/>
          <w:sz w:val="24"/>
        </w:rPr>
        <w:pPrChange w:id="7662" w:author="JY0225" w:date="2017-08-24T12:12:00Z">
          <w:pPr>
            <w:spacing w:line="360" w:lineRule="auto"/>
            <w:ind w:firstLineChars="200" w:firstLine="480"/>
          </w:pPr>
        </w:pPrChange>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88"/>
      <w:footerReference w:type="first" r:id="rId89"/>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18" w:author="JY0225" w:date="2017-07-19T10:27:00Z" w:initials="J">
    <w:p w14:paraId="26D51116" w14:textId="77777777" w:rsidR="00D853F0" w:rsidRDefault="00D853F0">
      <w:pPr>
        <w:pStyle w:val="ac"/>
      </w:pPr>
      <w:r>
        <w:rPr>
          <w:rStyle w:val="ad"/>
        </w:rPr>
        <w:annotationRef/>
      </w:r>
      <w:r>
        <w:rPr>
          <w:rFonts w:hint="eastAsia"/>
        </w:rPr>
        <w:t>安全性</w:t>
      </w:r>
    </w:p>
  </w:comment>
  <w:comment w:id="1150" w:author="JY0225" w:date="2017-07-19T10:27:00Z" w:initials="J">
    <w:p w14:paraId="56FD4591" w14:textId="77777777" w:rsidR="00D853F0" w:rsidRDefault="00D853F0">
      <w:pPr>
        <w:pStyle w:val="ac"/>
      </w:pPr>
      <w:r>
        <w:rPr>
          <w:rStyle w:val="ad"/>
        </w:rPr>
        <w:annotationRef/>
      </w:r>
      <w:r>
        <w:rPr>
          <w:rFonts w:hint="eastAsia"/>
        </w:rPr>
        <w:t>网络稳定性</w:t>
      </w:r>
    </w:p>
  </w:comment>
  <w:comment w:id="1170" w:author="JY0225" w:date="2017-07-19T10:27:00Z" w:initials="J">
    <w:p w14:paraId="4D62BDF1" w14:textId="77777777" w:rsidR="00D853F0" w:rsidRDefault="00D853F0">
      <w:pPr>
        <w:pStyle w:val="ac"/>
      </w:pPr>
      <w:r>
        <w:rPr>
          <w:rStyle w:val="ad"/>
        </w:rPr>
        <w:annotationRef/>
      </w:r>
      <w:r>
        <w:rPr>
          <w:rFonts w:hint="eastAsia"/>
        </w:rPr>
        <w:t>数据冗余性和本地缓存</w:t>
      </w:r>
    </w:p>
  </w:comment>
  <w:comment w:id="1191" w:author="JY0225" w:date="2017-07-19T10:39:00Z" w:initials="J">
    <w:p w14:paraId="601DA077" w14:textId="77777777" w:rsidR="00D853F0" w:rsidRDefault="00D853F0">
      <w:pPr>
        <w:pStyle w:val="ac"/>
      </w:pPr>
      <w:r>
        <w:rPr>
          <w:rStyle w:val="ad"/>
        </w:rPr>
        <w:annotationRef/>
      </w:r>
      <w:r>
        <w:rPr>
          <w:rFonts w:hint="eastAsia"/>
        </w:rPr>
        <w:t>多平台性</w:t>
      </w:r>
    </w:p>
  </w:comment>
  <w:comment w:id="1274" w:author="JY0225" w:date="2017-07-19T21:39:00Z" w:initials="J">
    <w:p w14:paraId="6BA1CDDE" w14:textId="77777777" w:rsidR="00D853F0" w:rsidRDefault="00D853F0">
      <w:pPr>
        <w:pStyle w:val="ac"/>
      </w:pPr>
      <w:r>
        <w:rPr>
          <w:rStyle w:val="ad"/>
        </w:rPr>
        <w:annotationRef/>
      </w:r>
      <w:r>
        <w:rPr>
          <w:rFonts w:hint="eastAsia"/>
        </w:rPr>
        <w:t>安全性</w:t>
      </w:r>
    </w:p>
  </w:comment>
  <w:comment w:id="1381" w:author="JY0225" w:date="2017-07-20T13:30:00Z" w:initials="J">
    <w:p w14:paraId="3963B948" w14:textId="77777777" w:rsidR="00D853F0" w:rsidRDefault="00D853F0">
      <w:pPr>
        <w:pStyle w:val="ac"/>
      </w:pPr>
      <w:r>
        <w:rPr>
          <w:rStyle w:val="ad"/>
        </w:rPr>
        <w:annotationRef/>
      </w:r>
      <w:r>
        <w:rPr>
          <w:rFonts w:hint="eastAsia"/>
        </w:rPr>
        <w:t>大文件上传与断点续传</w:t>
      </w:r>
    </w:p>
  </w:comment>
  <w:comment w:id="1471" w:author="JY0225" w:date="2017-07-19T21:39:00Z" w:initials="J">
    <w:p w14:paraId="41C7CDE8" w14:textId="77777777" w:rsidR="00D853F0" w:rsidRDefault="00D853F0">
      <w:pPr>
        <w:pStyle w:val="ac"/>
      </w:pPr>
      <w:r>
        <w:rPr>
          <w:rStyle w:val="ad"/>
        </w:rPr>
        <w:annotationRef/>
      </w:r>
      <w:r>
        <w:rPr>
          <w:rFonts w:hint="eastAsia"/>
        </w:rPr>
        <w:t>数据冗余处理</w:t>
      </w:r>
    </w:p>
  </w:comment>
  <w:comment w:id="1618" w:author="JY0225" w:date="2017-07-20T13:55:00Z" w:initials="J">
    <w:p w14:paraId="29331373" w14:textId="77777777" w:rsidR="00D853F0" w:rsidRDefault="00D853F0">
      <w:pPr>
        <w:pStyle w:val="ac"/>
      </w:pPr>
      <w:r>
        <w:rPr>
          <w:rStyle w:val="ad"/>
        </w:rPr>
        <w:annotationRef/>
      </w:r>
      <w:r>
        <w:rPr>
          <w:rFonts w:hint="eastAsia"/>
        </w:rPr>
        <w:t>多平台支持</w:t>
      </w:r>
    </w:p>
  </w:comment>
  <w:comment w:id="3737" w:author="Liu, Wu" w:date="2017-07-25T15:25:00Z" w:initials="LW">
    <w:p w14:paraId="277DF846" w14:textId="77777777" w:rsidR="00D853F0" w:rsidRDefault="00D853F0">
      <w:pPr>
        <w:pStyle w:val="ac"/>
      </w:pPr>
      <w:r>
        <w:rPr>
          <w:rStyle w:val="ad"/>
        </w:rPr>
        <w:annotationRef/>
      </w:r>
      <w:r>
        <w:t>图需要重新画</w:t>
      </w:r>
      <w:r>
        <w:rPr>
          <w:rFonts w:hint="eastAsia"/>
        </w:rPr>
        <w:t>，</w:t>
      </w:r>
      <w:r>
        <w:t>重点突出优化的内容</w:t>
      </w:r>
      <w:r>
        <w:rPr>
          <w:rFonts w:hint="eastAsia"/>
        </w:rPr>
        <w:t>，</w:t>
      </w:r>
      <w:r>
        <w:t>对原有系统进行简单描述</w:t>
      </w:r>
    </w:p>
  </w:comment>
  <w:comment w:id="3752" w:author="Liu, Wu" w:date="2017-07-25T16:29:00Z" w:initials="LW">
    <w:p w14:paraId="26AA5293" w14:textId="77777777" w:rsidR="00D853F0" w:rsidRDefault="00D853F0">
      <w:pPr>
        <w:pStyle w:val="ac"/>
      </w:pPr>
      <w:r>
        <w:rPr>
          <w:rStyle w:val="ad"/>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3529DA" w14:textId="77777777" w:rsidR="00E454EB" w:rsidRDefault="00E454EB" w:rsidP="0041428B">
      <w:r>
        <w:separator/>
      </w:r>
    </w:p>
  </w:endnote>
  <w:endnote w:type="continuationSeparator" w:id="0">
    <w:p w14:paraId="5BFBDC97" w14:textId="77777777" w:rsidR="00E454EB" w:rsidRDefault="00E454EB"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EndPr/>
    <w:sdtContent>
      <w:p w14:paraId="0FDBD75C" w14:textId="77777777" w:rsidR="00D853F0" w:rsidRDefault="00D853F0">
        <w:pPr>
          <w:pStyle w:val="a8"/>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D853F0" w:rsidRDefault="00D853F0">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107257"/>
      <w:docPartObj>
        <w:docPartGallery w:val="Page Numbers (Bottom of Page)"/>
        <w:docPartUnique/>
      </w:docPartObj>
    </w:sdtPr>
    <w:sdtEndPr/>
    <w:sdtContent>
      <w:p w14:paraId="7FF4CB05" w14:textId="3980162E" w:rsidR="00D853F0" w:rsidRDefault="00D853F0">
        <w:pPr>
          <w:pStyle w:val="a8"/>
          <w:ind w:firstLine="480"/>
          <w:jc w:val="center"/>
        </w:pPr>
        <w:r>
          <w:fldChar w:fldCharType="begin"/>
        </w:r>
        <w:r>
          <w:instrText>PAGE   \* MERGEFORMAT</w:instrText>
        </w:r>
        <w:r>
          <w:fldChar w:fldCharType="separate"/>
        </w:r>
        <w:r w:rsidR="00780111" w:rsidRPr="00780111">
          <w:rPr>
            <w:noProof/>
            <w:lang w:val="zh-CN"/>
          </w:rPr>
          <w:t>15</w:t>
        </w:r>
        <w:r>
          <w:fldChar w:fldCharType="end"/>
        </w:r>
      </w:p>
    </w:sdtContent>
  </w:sdt>
  <w:p w14:paraId="6D1D6B9C" w14:textId="77777777" w:rsidR="00D853F0" w:rsidRDefault="00D853F0">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10102"/>
      <w:docPartObj>
        <w:docPartGallery w:val="Page Numbers (Bottom of Page)"/>
        <w:docPartUnique/>
      </w:docPartObj>
    </w:sdtPr>
    <w:sdtEndPr/>
    <w:sdtContent>
      <w:p w14:paraId="4523EF19" w14:textId="5A42C266" w:rsidR="00D853F0" w:rsidRDefault="00D853F0">
        <w:pPr>
          <w:pStyle w:val="a8"/>
          <w:ind w:firstLine="480"/>
          <w:jc w:val="center"/>
        </w:pPr>
        <w:r>
          <w:fldChar w:fldCharType="begin"/>
        </w:r>
        <w:r>
          <w:instrText>PAGE   \* MERGEFORMAT</w:instrText>
        </w:r>
        <w:r>
          <w:fldChar w:fldCharType="separate"/>
        </w:r>
        <w:r w:rsidR="00BF0FE4" w:rsidRPr="00BF0FE4">
          <w:rPr>
            <w:noProof/>
            <w:lang w:val="zh-CN"/>
          </w:rPr>
          <w:t>1</w:t>
        </w:r>
        <w:r>
          <w:fldChar w:fldCharType="end"/>
        </w:r>
      </w:p>
    </w:sdtContent>
  </w:sdt>
  <w:p w14:paraId="0E9873A4" w14:textId="77777777" w:rsidR="00D853F0" w:rsidRDefault="00D853F0">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316800"/>
      <w:docPartObj>
        <w:docPartGallery w:val="Page Numbers (Bottom of Page)"/>
        <w:docPartUnique/>
      </w:docPartObj>
    </w:sdtPr>
    <w:sdtEndPr/>
    <w:sdtContent>
      <w:p w14:paraId="1C670561" w14:textId="77777777" w:rsidR="00D853F0" w:rsidRDefault="00D853F0">
        <w:pPr>
          <w:pStyle w:val="a8"/>
          <w:ind w:firstLine="480"/>
          <w:jc w:val="center"/>
        </w:pPr>
        <w:r>
          <w:t>2</w:t>
        </w:r>
      </w:p>
    </w:sdtContent>
  </w:sdt>
  <w:p w14:paraId="374619DA" w14:textId="77777777" w:rsidR="00D853F0" w:rsidRDefault="00D853F0">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97798"/>
      <w:docPartObj>
        <w:docPartGallery w:val="Page Numbers (Bottom of Page)"/>
        <w:docPartUnique/>
      </w:docPartObj>
    </w:sdtPr>
    <w:sdtEndPr/>
    <w:sdtContent>
      <w:p w14:paraId="5403A823" w14:textId="77777777" w:rsidR="00D853F0" w:rsidRDefault="00D853F0">
        <w:pPr>
          <w:pStyle w:val="a8"/>
          <w:ind w:firstLine="480"/>
          <w:jc w:val="center"/>
        </w:pPr>
        <w:r>
          <w:t>14</w:t>
        </w:r>
      </w:p>
    </w:sdtContent>
  </w:sdt>
  <w:p w14:paraId="2B5633F6" w14:textId="77777777" w:rsidR="00D853F0" w:rsidRDefault="00D853F0">
    <w:pPr>
      <w:pStyle w:val="a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EndPr/>
    <w:sdtContent>
      <w:p w14:paraId="0637E934" w14:textId="77777777" w:rsidR="00D853F0" w:rsidRDefault="00D853F0">
        <w:pPr>
          <w:pStyle w:val="a8"/>
          <w:ind w:firstLine="480"/>
          <w:jc w:val="center"/>
        </w:pPr>
        <w:r>
          <w:t>53</w:t>
        </w:r>
      </w:p>
    </w:sdtContent>
  </w:sdt>
  <w:p w14:paraId="29FA113C" w14:textId="77777777" w:rsidR="00D853F0" w:rsidRDefault="00D853F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CC2AD" w14:textId="77777777" w:rsidR="00E454EB" w:rsidRDefault="00E454EB" w:rsidP="0041428B">
      <w:r>
        <w:separator/>
      </w:r>
    </w:p>
  </w:footnote>
  <w:footnote w:type="continuationSeparator" w:id="0">
    <w:p w14:paraId="6DFD73DD" w14:textId="77777777" w:rsidR="00E454EB" w:rsidRDefault="00E454EB" w:rsidP="0041428B">
      <w:r>
        <w:continuationSeparator/>
      </w:r>
    </w:p>
  </w:footnote>
  <w:footnote w:id="1">
    <w:p w14:paraId="5AAB1591" w14:textId="35DADF34" w:rsidR="00D853F0" w:rsidRDefault="00D853F0">
      <w:pPr>
        <w:pStyle w:val="aff0"/>
      </w:pPr>
      <w:r>
        <w:rPr>
          <w:rStyle w:val="afff"/>
        </w:rPr>
        <w:footnoteRef/>
      </w:r>
      <w:r>
        <w:t xml:space="preserve"> </w:t>
      </w:r>
      <w:r w:rsidRPr="00443AD4">
        <w:t>http://www.freebuf.com/news/97925.html</w:t>
      </w:r>
    </w:p>
  </w:footnote>
  <w:footnote w:id="2">
    <w:p w14:paraId="417EA6D4" w14:textId="31873BEA" w:rsidR="00D853F0" w:rsidRPr="003F1AFE" w:rsidRDefault="00D853F0">
      <w:pPr>
        <w:pStyle w:val="aff0"/>
      </w:pPr>
      <w:r>
        <w:rPr>
          <w:rStyle w:val="afff"/>
        </w:rPr>
        <w:footnoteRef/>
      </w:r>
      <w:r>
        <w:t xml:space="preserve"> </w:t>
      </w:r>
      <w:r w:rsidRPr="003F1AFE">
        <w:t>http://mobile.zol.com.cn/597/5974727_all.html</w:t>
      </w:r>
    </w:p>
  </w:footnote>
  <w:footnote w:id="3">
    <w:p w14:paraId="0A815845" w14:textId="77777777" w:rsidR="00D853F0" w:rsidRDefault="00D853F0" w:rsidP="00DC3BB6">
      <w:pPr>
        <w:pStyle w:val="aff0"/>
      </w:pPr>
      <w:r>
        <w:rPr>
          <w:rStyle w:val="afff"/>
        </w:rPr>
        <w:footnoteRef/>
      </w:r>
      <w:r>
        <w:t xml:space="preserve"> </w:t>
      </w:r>
      <w:r w:rsidRPr="00E25599">
        <w:t>http://anquan.baidu.com/bbs/thread-395277-1-1.html</w:t>
      </w:r>
    </w:p>
  </w:footnote>
  <w:footnote w:id="4">
    <w:p w14:paraId="1F24077D" w14:textId="77777777" w:rsidR="00D853F0" w:rsidRPr="00B60D92" w:rsidRDefault="00D853F0" w:rsidP="00DC3BB6">
      <w:pPr>
        <w:pStyle w:val="aff0"/>
      </w:pPr>
      <w:r>
        <w:rPr>
          <w:rStyle w:val="afff"/>
        </w:rPr>
        <w:footnoteRef/>
      </w:r>
      <w:r>
        <w:t xml:space="preserve"> </w:t>
      </w:r>
      <w:r w:rsidRPr="00B60D92">
        <w:t>https://www.slideshare.net/ibmsecurity/remote-exploitation-of-the-dropbox-sdk-for-android</w:t>
      </w:r>
    </w:p>
  </w:footnote>
  <w:footnote w:id="5">
    <w:p w14:paraId="68AC8E4C" w14:textId="2F0FB82F" w:rsidR="00D853F0" w:rsidRPr="009D4C79" w:rsidRDefault="00D853F0">
      <w:pPr>
        <w:pStyle w:val="aff0"/>
      </w:pPr>
      <w:r>
        <w:rPr>
          <w:rStyle w:val="afff"/>
        </w:rPr>
        <w:footnoteRef/>
      </w:r>
      <w:r>
        <w:t xml:space="preserve"> </w:t>
      </w:r>
      <w:r w:rsidRPr="009D4C79">
        <w:t>https://en.wikipedia.org/wiki/Java_Development_Kit</w:t>
      </w:r>
    </w:p>
  </w:footnote>
  <w:footnote w:id="6">
    <w:p w14:paraId="5169C56E" w14:textId="77777777" w:rsidR="00D853F0" w:rsidRDefault="00D853F0">
      <w:pPr>
        <w:pStyle w:val="aff0"/>
      </w:pPr>
      <w:r>
        <w:rPr>
          <w:rStyle w:val="afff"/>
        </w:rPr>
        <w:footnoteRef/>
      </w:r>
      <w:r>
        <w:t xml:space="preserve"> </w:t>
      </w:r>
      <w:r w:rsidRPr="00A16998">
        <w:t>http://www.ietf.org/rfc/rfc2616.txt</w:t>
      </w:r>
    </w:p>
  </w:footnote>
  <w:footnote w:id="7">
    <w:p w14:paraId="7CEC55BA" w14:textId="10993018" w:rsidR="00D853F0" w:rsidRDefault="00D853F0">
      <w:pPr>
        <w:pStyle w:val="aff0"/>
      </w:pPr>
      <w:r>
        <w:rPr>
          <w:rStyle w:val="afff"/>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9DA1" w14:textId="77777777" w:rsidR="00D853F0" w:rsidRPr="0011115E" w:rsidRDefault="00D853F0"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2EFEE" w14:textId="77777777" w:rsidR="00D853F0" w:rsidRPr="0011115E" w:rsidRDefault="00D853F0"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D732" w14:textId="77777777" w:rsidR="00D853F0" w:rsidRPr="008C6AFE" w:rsidRDefault="00D853F0" w:rsidP="008C6AFE">
    <w:pPr>
      <w:pStyle w:val="a7"/>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8A1A" w14:textId="77777777" w:rsidR="00D853F0" w:rsidRPr="008C6AFE" w:rsidRDefault="00D853F0" w:rsidP="008C6AFE">
    <w:pPr>
      <w:pStyle w:val="a7"/>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71FE8" w14:textId="77777777" w:rsidR="00D853F0" w:rsidRPr="008C6AFE" w:rsidRDefault="00D853F0" w:rsidP="008C6AFE">
    <w:pPr>
      <w:pStyle w:val="a7"/>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D6ED9" w14:textId="77777777" w:rsidR="00D853F0" w:rsidRPr="008C6AFE" w:rsidRDefault="00D853F0"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26BE0" w14:textId="77777777" w:rsidR="00D853F0" w:rsidRPr="005B43E0" w:rsidRDefault="00D853F0"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C140D" w14:textId="77777777" w:rsidR="00D853F0" w:rsidRPr="003D3BAD" w:rsidRDefault="00D853F0"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9"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8"/>
  </w:num>
  <w:num w:numId="15">
    <w:abstractNumId w:val="11"/>
  </w:num>
  <w:num w:numId="16">
    <w:abstractNumId w:val="12"/>
  </w:num>
  <w:num w:numId="17">
    <w:abstractNumId w:val="13"/>
  </w:num>
  <w:num w:numId="18">
    <w:abstractNumId w:val="19"/>
  </w:num>
  <w:num w:numId="19">
    <w:abstractNumId w:val="16"/>
  </w:num>
  <w:num w:numId="20">
    <w:abstractNumId w:val="17"/>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微软用户"/>
  </w15:person>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revisionView w:markup="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36AA"/>
    <w:rsid w:val="00014073"/>
    <w:rsid w:val="00014E67"/>
    <w:rsid w:val="0001543B"/>
    <w:rsid w:val="0001591F"/>
    <w:rsid w:val="00015D33"/>
    <w:rsid w:val="0001602B"/>
    <w:rsid w:val="00016D39"/>
    <w:rsid w:val="00016EEA"/>
    <w:rsid w:val="00016F32"/>
    <w:rsid w:val="00017221"/>
    <w:rsid w:val="00017F5C"/>
    <w:rsid w:val="000201FC"/>
    <w:rsid w:val="00021AB1"/>
    <w:rsid w:val="00021F2D"/>
    <w:rsid w:val="000226C4"/>
    <w:rsid w:val="000228FF"/>
    <w:rsid w:val="00023300"/>
    <w:rsid w:val="00024CD4"/>
    <w:rsid w:val="0002580F"/>
    <w:rsid w:val="00025847"/>
    <w:rsid w:val="000259A9"/>
    <w:rsid w:val="00026323"/>
    <w:rsid w:val="00026A94"/>
    <w:rsid w:val="00026AD7"/>
    <w:rsid w:val="00026B24"/>
    <w:rsid w:val="00027EC0"/>
    <w:rsid w:val="0003040B"/>
    <w:rsid w:val="000307EC"/>
    <w:rsid w:val="00030AAF"/>
    <w:rsid w:val="000313BE"/>
    <w:rsid w:val="00031807"/>
    <w:rsid w:val="0003187D"/>
    <w:rsid w:val="000321AF"/>
    <w:rsid w:val="00032518"/>
    <w:rsid w:val="0003283F"/>
    <w:rsid w:val="0003297F"/>
    <w:rsid w:val="00032B25"/>
    <w:rsid w:val="000336FE"/>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8FA"/>
    <w:rsid w:val="00043965"/>
    <w:rsid w:val="00044501"/>
    <w:rsid w:val="00044595"/>
    <w:rsid w:val="00044A34"/>
    <w:rsid w:val="00045B7F"/>
    <w:rsid w:val="00045D05"/>
    <w:rsid w:val="00045F67"/>
    <w:rsid w:val="000469DC"/>
    <w:rsid w:val="00046A49"/>
    <w:rsid w:val="00047227"/>
    <w:rsid w:val="000473EA"/>
    <w:rsid w:val="0004785F"/>
    <w:rsid w:val="00047A32"/>
    <w:rsid w:val="00051096"/>
    <w:rsid w:val="00051414"/>
    <w:rsid w:val="000521E8"/>
    <w:rsid w:val="000522B5"/>
    <w:rsid w:val="000529B3"/>
    <w:rsid w:val="00052F32"/>
    <w:rsid w:val="00053283"/>
    <w:rsid w:val="0005364A"/>
    <w:rsid w:val="000545CE"/>
    <w:rsid w:val="00054FF4"/>
    <w:rsid w:val="000550E5"/>
    <w:rsid w:val="0005558D"/>
    <w:rsid w:val="000555EB"/>
    <w:rsid w:val="00055B46"/>
    <w:rsid w:val="00055D44"/>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1AD1"/>
    <w:rsid w:val="0007260E"/>
    <w:rsid w:val="00072E19"/>
    <w:rsid w:val="00073D35"/>
    <w:rsid w:val="000741D5"/>
    <w:rsid w:val="00074AF7"/>
    <w:rsid w:val="00077661"/>
    <w:rsid w:val="00077960"/>
    <w:rsid w:val="00077B35"/>
    <w:rsid w:val="00080222"/>
    <w:rsid w:val="000807A4"/>
    <w:rsid w:val="000810A0"/>
    <w:rsid w:val="00081173"/>
    <w:rsid w:val="00081182"/>
    <w:rsid w:val="000813AB"/>
    <w:rsid w:val="00081421"/>
    <w:rsid w:val="00081D73"/>
    <w:rsid w:val="00082080"/>
    <w:rsid w:val="000820CB"/>
    <w:rsid w:val="000829E3"/>
    <w:rsid w:val="0008346F"/>
    <w:rsid w:val="00083523"/>
    <w:rsid w:val="00083CA8"/>
    <w:rsid w:val="00083CDF"/>
    <w:rsid w:val="000845A1"/>
    <w:rsid w:val="00084C1D"/>
    <w:rsid w:val="00085B69"/>
    <w:rsid w:val="00085D96"/>
    <w:rsid w:val="000864A2"/>
    <w:rsid w:val="00086856"/>
    <w:rsid w:val="00086D10"/>
    <w:rsid w:val="00086E01"/>
    <w:rsid w:val="000872E0"/>
    <w:rsid w:val="0008759D"/>
    <w:rsid w:val="000875AC"/>
    <w:rsid w:val="000879DD"/>
    <w:rsid w:val="00090718"/>
    <w:rsid w:val="00090B00"/>
    <w:rsid w:val="00090BB8"/>
    <w:rsid w:val="00091029"/>
    <w:rsid w:val="000916A2"/>
    <w:rsid w:val="000921ED"/>
    <w:rsid w:val="0009254E"/>
    <w:rsid w:val="00092C1B"/>
    <w:rsid w:val="00093B6C"/>
    <w:rsid w:val="0009403E"/>
    <w:rsid w:val="00094583"/>
    <w:rsid w:val="00094907"/>
    <w:rsid w:val="00094C36"/>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938"/>
    <w:rsid w:val="000A0D36"/>
    <w:rsid w:val="000A11E4"/>
    <w:rsid w:val="000A1D24"/>
    <w:rsid w:val="000A1ECF"/>
    <w:rsid w:val="000A1FF0"/>
    <w:rsid w:val="000A287A"/>
    <w:rsid w:val="000A335A"/>
    <w:rsid w:val="000A3CF0"/>
    <w:rsid w:val="000A51B1"/>
    <w:rsid w:val="000A52F4"/>
    <w:rsid w:val="000A6ADB"/>
    <w:rsid w:val="000A75E3"/>
    <w:rsid w:val="000A7925"/>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3494"/>
    <w:rsid w:val="000C3748"/>
    <w:rsid w:val="000C3D09"/>
    <w:rsid w:val="000C43E6"/>
    <w:rsid w:val="000C450C"/>
    <w:rsid w:val="000C47EF"/>
    <w:rsid w:val="000C4D66"/>
    <w:rsid w:val="000C519F"/>
    <w:rsid w:val="000C5AC0"/>
    <w:rsid w:val="000C5ED1"/>
    <w:rsid w:val="000C6282"/>
    <w:rsid w:val="000C63AF"/>
    <w:rsid w:val="000C6921"/>
    <w:rsid w:val="000C6D8B"/>
    <w:rsid w:val="000C7A54"/>
    <w:rsid w:val="000C7C3E"/>
    <w:rsid w:val="000D07FA"/>
    <w:rsid w:val="000D0CCE"/>
    <w:rsid w:val="000D0E1C"/>
    <w:rsid w:val="000D0F10"/>
    <w:rsid w:val="000D278D"/>
    <w:rsid w:val="000D29FA"/>
    <w:rsid w:val="000D2B2A"/>
    <w:rsid w:val="000D389A"/>
    <w:rsid w:val="000D4997"/>
    <w:rsid w:val="000D4B8B"/>
    <w:rsid w:val="000D4FED"/>
    <w:rsid w:val="000D534B"/>
    <w:rsid w:val="000D5716"/>
    <w:rsid w:val="000D57EC"/>
    <w:rsid w:val="000D5DE4"/>
    <w:rsid w:val="000D6605"/>
    <w:rsid w:val="000D6689"/>
    <w:rsid w:val="000D679E"/>
    <w:rsid w:val="000D6924"/>
    <w:rsid w:val="000D6E77"/>
    <w:rsid w:val="000D760D"/>
    <w:rsid w:val="000D76F1"/>
    <w:rsid w:val="000D77C5"/>
    <w:rsid w:val="000D77D2"/>
    <w:rsid w:val="000E039D"/>
    <w:rsid w:val="000E04CF"/>
    <w:rsid w:val="000E09CA"/>
    <w:rsid w:val="000E0B5F"/>
    <w:rsid w:val="000E0D22"/>
    <w:rsid w:val="000E0EC6"/>
    <w:rsid w:val="000E1593"/>
    <w:rsid w:val="000E16A7"/>
    <w:rsid w:val="000E185E"/>
    <w:rsid w:val="000E1A48"/>
    <w:rsid w:val="000E1E76"/>
    <w:rsid w:val="000E23F3"/>
    <w:rsid w:val="000E26CC"/>
    <w:rsid w:val="000E355B"/>
    <w:rsid w:val="000E37FD"/>
    <w:rsid w:val="000E3ED0"/>
    <w:rsid w:val="000E44B5"/>
    <w:rsid w:val="000E4C6C"/>
    <w:rsid w:val="000E4D2C"/>
    <w:rsid w:val="000E4D98"/>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4170"/>
    <w:rsid w:val="000F4545"/>
    <w:rsid w:val="000F4A3D"/>
    <w:rsid w:val="000F4AE3"/>
    <w:rsid w:val="000F4B08"/>
    <w:rsid w:val="000F53F4"/>
    <w:rsid w:val="000F5874"/>
    <w:rsid w:val="000F5D3D"/>
    <w:rsid w:val="000F5F09"/>
    <w:rsid w:val="000F5F91"/>
    <w:rsid w:val="000F6729"/>
    <w:rsid w:val="000F6E74"/>
    <w:rsid w:val="000F6F94"/>
    <w:rsid w:val="000F7D9D"/>
    <w:rsid w:val="000F7FC9"/>
    <w:rsid w:val="00100400"/>
    <w:rsid w:val="00100804"/>
    <w:rsid w:val="001014BB"/>
    <w:rsid w:val="00101AA3"/>
    <w:rsid w:val="00102DEE"/>
    <w:rsid w:val="00103210"/>
    <w:rsid w:val="001034B8"/>
    <w:rsid w:val="0010366F"/>
    <w:rsid w:val="00104011"/>
    <w:rsid w:val="001043FC"/>
    <w:rsid w:val="00104647"/>
    <w:rsid w:val="001049D8"/>
    <w:rsid w:val="001054A6"/>
    <w:rsid w:val="00105D9B"/>
    <w:rsid w:val="00105ED6"/>
    <w:rsid w:val="00106816"/>
    <w:rsid w:val="00106859"/>
    <w:rsid w:val="00107348"/>
    <w:rsid w:val="00107CC9"/>
    <w:rsid w:val="0011052E"/>
    <w:rsid w:val="00110A7B"/>
    <w:rsid w:val="00110AD4"/>
    <w:rsid w:val="00110C35"/>
    <w:rsid w:val="0011115E"/>
    <w:rsid w:val="001112DA"/>
    <w:rsid w:val="001121D4"/>
    <w:rsid w:val="001127ED"/>
    <w:rsid w:val="00113166"/>
    <w:rsid w:val="00113340"/>
    <w:rsid w:val="00113515"/>
    <w:rsid w:val="00114288"/>
    <w:rsid w:val="00114324"/>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7E36"/>
    <w:rsid w:val="00130496"/>
    <w:rsid w:val="001304B2"/>
    <w:rsid w:val="00131F0F"/>
    <w:rsid w:val="001329FA"/>
    <w:rsid w:val="00132B15"/>
    <w:rsid w:val="00132BC5"/>
    <w:rsid w:val="00132DCB"/>
    <w:rsid w:val="001334AA"/>
    <w:rsid w:val="00133A12"/>
    <w:rsid w:val="00133C92"/>
    <w:rsid w:val="00133DF1"/>
    <w:rsid w:val="001345C1"/>
    <w:rsid w:val="00134E9E"/>
    <w:rsid w:val="00135189"/>
    <w:rsid w:val="001356AF"/>
    <w:rsid w:val="00135E07"/>
    <w:rsid w:val="00135ECE"/>
    <w:rsid w:val="0013730B"/>
    <w:rsid w:val="0013776C"/>
    <w:rsid w:val="00137E26"/>
    <w:rsid w:val="0014037F"/>
    <w:rsid w:val="00140914"/>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81"/>
    <w:rsid w:val="00147E9E"/>
    <w:rsid w:val="0015124C"/>
    <w:rsid w:val="00151D84"/>
    <w:rsid w:val="0015206C"/>
    <w:rsid w:val="00152087"/>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C80"/>
    <w:rsid w:val="00156D0B"/>
    <w:rsid w:val="001573F3"/>
    <w:rsid w:val="00157736"/>
    <w:rsid w:val="00157A94"/>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6EFA"/>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1BDC"/>
    <w:rsid w:val="00181CD2"/>
    <w:rsid w:val="001821F6"/>
    <w:rsid w:val="00182298"/>
    <w:rsid w:val="001824D7"/>
    <w:rsid w:val="0018271A"/>
    <w:rsid w:val="00182EC2"/>
    <w:rsid w:val="00183797"/>
    <w:rsid w:val="00184D6E"/>
    <w:rsid w:val="00184EB1"/>
    <w:rsid w:val="00185297"/>
    <w:rsid w:val="00186691"/>
    <w:rsid w:val="0018692E"/>
    <w:rsid w:val="00186C04"/>
    <w:rsid w:val="00186DEA"/>
    <w:rsid w:val="00187518"/>
    <w:rsid w:val="00187F05"/>
    <w:rsid w:val="00190564"/>
    <w:rsid w:val="001924A8"/>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6622"/>
    <w:rsid w:val="001A6661"/>
    <w:rsid w:val="001A6B81"/>
    <w:rsid w:val="001A724B"/>
    <w:rsid w:val="001A782A"/>
    <w:rsid w:val="001A7D21"/>
    <w:rsid w:val="001A7DD9"/>
    <w:rsid w:val="001A7E29"/>
    <w:rsid w:val="001B01B2"/>
    <w:rsid w:val="001B01FF"/>
    <w:rsid w:val="001B0797"/>
    <w:rsid w:val="001B146B"/>
    <w:rsid w:val="001B16E6"/>
    <w:rsid w:val="001B1756"/>
    <w:rsid w:val="001B1800"/>
    <w:rsid w:val="001B1D82"/>
    <w:rsid w:val="001B2115"/>
    <w:rsid w:val="001B2472"/>
    <w:rsid w:val="001B2DC4"/>
    <w:rsid w:val="001B2E7D"/>
    <w:rsid w:val="001B39D6"/>
    <w:rsid w:val="001B3AD5"/>
    <w:rsid w:val="001B4119"/>
    <w:rsid w:val="001B4624"/>
    <w:rsid w:val="001B47FA"/>
    <w:rsid w:val="001B4803"/>
    <w:rsid w:val="001B4D5C"/>
    <w:rsid w:val="001B4DE4"/>
    <w:rsid w:val="001B5738"/>
    <w:rsid w:val="001B57A9"/>
    <w:rsid w:val="001B5C07"/>
    <w:rsid w:val="001B5F28"/>
    <w:rsid w:val="001B63B2"/>
    <w:rsid w:val="001B6581"/>
    <w:rsid w:val="001B6B3E"/>
    <w:rsid w:val="001B6F89"/>
    <w:rsid w:val="001B7445"/>
    <w:rsid w:val="001C008D"/>
    <w:rsid w:val="001C0819"/>
    <w:rsid w:val="001C0987"/>
    <w:rsid w:val="001C0D7D"/>
    <w:rsid w:val="001C0E4D"/>
    <w:rsid w:val="001C148B"/>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4DB"/>
    <w:rsid w:val="001D3649"/>
    <w:rsid w:val="001D3873"/>
    <w:rsid w:val="001D3A48"/>
    <w:rsid w:val="001D3A4B"/>
    <w:rsid w:val="001D3E87"/>
    <w:rsid w:val="001D4100"/>
    <w:rsid w:val="001D47BE"/>
    <w:rsid w:val="001D4C6D"/>
    <w:rsid w:val="001D4D1E"/>
    <w:rsid w:val="001D5506"/>
    <w:rsid w:val="001D656B"/>
    <w:rsid w:val="001D6877"/>
    <w:rsid w:val="001D7EBB"/>
    <w:rsid w:val="001E073A"/>
    <w:rsid w:val="001E074E"/>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1B5"/>
    <w:rsid w:val="001F2347"/>
    <w:rsid w:val="001F2A6E"/>
    <w:rsid w:val="001F2EF8"/>
    <w:rsid w:val="001F33C0"/>
    <w:rsid w:val="001F33E2"/>
    <w:rsid w:val="001F3E1E"/>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14D"/>
    <w:rsid w:val="0020434B"/>
    <w:rsid w:val="0020450D"/>
    <w:rsid w:val="0020460B"/>
    <w:rsid w:val="00204C9D"/>
    <w:rsid w:val="00204DD9"/>
    <w:rsid w:val="00205C1D"/>
    <w:rsid w:val="00205CBA"/>
    <w:rsid w:val="00205EDA"/>
    <w:rsid w:val="00206606"/>
    <w:rsid w:val="002076CD"/>
    <w:rsid w:val="00207B1D"/>
    <w:rsid w:val="00207DAD"/>
    <w:rsid w:val="00207E4D"/>
    <w:rsid w:val="00210BCB"/>
    <w:rsid w:val="00210FD1"/>
    <w:rsid w:val="00211BF5"/>
    <w:rsid w:val="00212094"/>
    <w:rsid w:val="002125D1"/>
    <w:rsid w:val="002126C0"/>
    <w:rsid w:val="00212BDF"/>
    <w:rsid w:val="00212E62"/>
    <w:rsid w:val="00213505"/>
    <w:rsid w:val="00213BE5"/>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1D87"/>
    <w:rsid w:val="00232780"/>
    <w:rsid w:val="0023308A"/>
    <w:rsid w:val="00233561"/>
    <w:rsid w:val="002341F7"/>
    <w:rsid w:val="002349BF"/>
    <w:rsid w:val="00234D5D"/>
    <w:rsid w:val="00234F76"/>
    <w:rsid w:val="00235EEE"/>
    <w:rsid w:val="00236364"/>
    <w:rsid w:val="00236A21"/>
    <w:rsid w:val="00236A5E"/>
    <w:rsid w:val="00236AD0"/>
    <w:rsid w:val="00236D66"/>
    <w:rsid w:val="00237E4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2A1B"/>
    <w:rsid w:val="002530CE"/>
    <w:rsid w:val="00253323"/>
    <w:rsid w:val="0025372F"/>
    <w:rsid w:val="00253D4A"/>
    <w:rsid w:val="00254145"/>
    <w:rsid w:val="0025469A"/>
    <w:rsid w:val="00254E11"/>
    <w:rsid w:val="002551D9"/>
    <w:rsid w:val="002555F1"/>
    <w:rsid w:val="00255AF5"/>
    <w:rsid w:val="00255B86"/>
    <w:rsid w:val="00256088"/>
    <w:rsid w:val="0025670F"/>
    <w:rsid w:val="00256E70"/>
    <w:rsid w:val="00256F43"/>
    <w:rsid w:val="002576C8"/>
    <w:rsid w:val="00257BBE"/>
    <w:rsid w:val="00257E08"/>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E24"/>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705"/>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933"/>
    <w:rsid w:val="00284320"/>
    <w:rsid w:val="00284743"/>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77A"/>
    <w:rsid w:val="00292827"/>
    <w:rsid w:val="00292E9F"/>
    <w:rsid w:val="00293742"/>
    <w:rsid w:val="002938E1"/>
    <w:rsid w:val="00293FB6"/>
    <w:rsid w:val="0029494A"/>
    <w:rsid w:val="00294AA1"/>
    <w:rsid w:val="002955A9"/>
    <w:rsid w:val="0029581D"/>
    <w:rsid w:val="00295B5B"/>
    <w:rsid w:val="00296065"/>
    <w:rsid w:val="00296460"/>
    <w:rsid w:val="00296844"/>
    <w:rsid w:val="00296A29"/>
    <w:rsid w:val="0029759E"/>
    <w:rsid w:val="00297BEE"/>
    <w:rsid w:val="002A015A"/>
    <w:rsid w:val="002A0D31"/>
    <w:rsid w:val="002A0E7E"/>
    <w:rsid w:val="002A1437"/>
    <w:rsid w:val="002A2383"/>
    <w:rsid w:val="002A2394"/>
    <w:rsid w:val="002A23DE"/>
    <w:rsid w:val="002A293F"/>
    <w:rsid w:val="002A2FED"/>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4AB5"/>
    <w:rsid w:val="002C5483"/>
    <w:rsid w:val="002C5C60"/>
    <w:rsid w:val="002C67A6"/>
    <w:rsid w:val="002C6EAF"/>
    <w:rsid w:val="002C7732"/>
    <w:rsid w:val="002C789E"/>
    <w:rsid w:val="002C7A4A"/>
    <w:rsid w:val="002D041C"/>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CCF"/>
    <w:rsid w:val="002E4E52"/>
    <w:rsid w:val="002E5215"/>
    <w:rsid w:val="002E5404"/>
    <w:rsid w:val="002E55A4"/>
    <w:rsid w:val="002E55B7"/>
    <w:rsid w:val="002E5632"/>
    <w:rsid w:val="002E571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B2"/>
    <w:rsid w:val="003019F8"/>
    <w:rsid w:val="00301EEE"/>
    <w:rsid w:val="00302071"/>
    <w:rsid w:val="0030214D"/>
    <w:rsid w:val="00302743"/>
    <w:rsid w:val="00302D70"/>
    <w:rsid w:val="003032B5"/>
    <w:rsid w:val="00303E7C"/>
    <w:rsid w:val="00304B8D"/>
    <w:rsid w:val="00304CFE"/>
    <w:rsid w:val="0030586C"/>
    <w:rsid w:val="00305E04"/>
    <w:rsid w:val="0030605E"/>
    <w:rsid w:val="003063FF"/>
    <w:rsid w:val="003064EA"/>
    <w:rsid w:val="00306528"/>
    <w:rsid w:val="0030659C"/>
    <w:rsid w:val="00306E95"/>
    <w:rsid w:val="0030797E"/>
    <w:rsid w:val="00307BF6"/>
    <w:rsid w:val="003107A0"/>
    <w:rsid w:val="00310A51"/>
    <w:rsid w:val="00310C8A"/>
    <w:rsid w:val="003118E5"/>
    <w:rsid w:val="00311B3A"/>
    <w:rsid w:val="00311D33"/>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891"/>
    <w:rsid w:val="00342FF1"/>
    <w:rsid w:val="003432B7"/>
    <w:rsid w:val="003437B7"/>
    <w:rsid w:val="00343C56"/>
    <w:rsid w:val="00344234"/>
    <w:rsid w:val="003447F5"/>
    <w:rsid w:val="003450D6"/>
    <w:rsid w:val="003456C3"/>
    <w:rsid w:val="00345CB3"/>
    <w:rsid w:val="003465FA"/>
    <w:rsid w:val="00346B91"/>
    <w:rsid w:val="0034709C"/>
    <w:rsid w:val="0034733D"/>
    <w:rsid w:val="0034779C"/>
    <w:rsid w:val="00347B20"/>
    <w:rsid w:val="00347BB7"/>
    <w:rsid w:val="00347DF7"/>
    <w:rsid w:val="00347F58"/>
    <w:rsid w:val="00350669"/>
    <w:rsid w:val="00350DCC"/>
    <w:rsid w:val="003514D3"/>
    <w:rsid w:val="00351C9D"/>
    <w:rsid w:val="00352842"/>
    <w:rsid w:val="00352C52"/>
    <w:rsid w:val="00353FB6"/>
    <w:rsid w:val="0035488F"/>
    <w:rsid w:val="00354CEB"/>
    <w:rsid w:val="00354DF3"/>
    <w:rsid w:val="00354E86"/>
    <w:rsid w:val="00355673"/>
    <w:rsid w:val="003558ED"/>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BEC"/>
    <w:rsid w:val="0036358E"/>
    <w:rsid w:val="00363660"/>
    <w:rsid w:val="0036382C"/>
    <w:rsid w:val="003638A4"/>
    <w:rsid w:val="00364083"/>
    <w:rsid w:val="00364334"/>
    <w:rsid w:val="003644D1"/>
    <w:rsid w:val="0036469B"/>
    <w:rsid w:val="003649A9"/>
    <w:rsid w:val="00364A58"/>
    <w:rsid w:val="00364CF0"/>
    <w:rsid w:val="003652CA"/>
    <w:rsid w:val="0036530F"/>
    <w:rsid w:val="003658AF"/>
    <w:rsid w:val="00365D9F"/>
    <w:rsid w:val="003662E9"/>
    <w:rsid w:val="00367089"/>
    <w:rsid w:val="0037009A"/>
    <w:rsid w:val="00370758"/>
    <w:rsid w:val="00370BE4"/>
    <w:rsid w:val="00371892"/>
    <w:rsid w:val="00371BE0"/>
    <w:rsid w:val="00371D34"/>
    <w:rsid w:val="00373729"/>
    <w:rsid w:val="003743DB"/>
    <w:rsid w:val="003744D7"/>
    <w:rsid w:val="00374753"/>
    <w:rsid w:val="00374DAD"/>
    <w:rsid w:val="00375191"/>
    <w:rsid w:val="003753E4"/>
    <w:rsid w:val="0037568B"/>
    <w:rsid w:val="003756B9"/>
    <w:rsid w:val="00375F71"/>
    <w:rsid w:val="00376444"/>
    <w:rsid w:val="00376B96"/>
    <w:rsid w:val="00376C44"/>
    <w:rsid w:val="00376EAD"/>
    <w:rsid w:val="00376EB5"/>
    <w:rsid w:val="00377477"/>
    <w:rsid w:val="003779AD"/>
    <w:rsid w:val="00377DA2"/>
    <w:rsid w:val="00377F1A"/>
    <w:rsid w:val="00380540"/>
    <w:rsid w:val="003817BC"/>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90513"/>
    <w:rsid w:val="00390640"/>
    <w:rsid w:val="003910E0"/>
    <w:rsid w:val="003912A4"/>
    <w:rsid w:val="0039176E"/>
    <w:rsid w:val="00391A2C"/>
    <w:rsid w:val="00391C0D"/>
    <w:rsid w:val="00391CD8"/>
    <w:rsid w:val="00391D3E"/>
    <w:rsid w:val="003922BA"/>
    <w:rsid w:val="00392DBB"/>
    <w:rsid w:val="003930AA"/>
    <w:rsid w:val="00393195"/>
    <w:rsid w:val="0039392D"/>
    <w:rsid w:val="00393A64"/>
    <w:rsid w:val="00393D53"/>
    <w:rsid w:val="00393E12"/>
    <w:rsid w:val="003943C7"/>
    <w:rsid w:val="00394BD9"/>
    <w:rsid w:val="00395786"/>
    <w:rsid w:val="00395FB8"/>
    <w:rsid w:val="0039625F"/>
    <w:rsid w:val="003966AB"/>
    <w:rsid w:val="00396DC3"/>
    <w:rsid w:val="00396DE0"/>
    <w:rsid w:val="003970CA"/>
    <w:rsid w:val="003973BB"/>
    <w:rsid w:val="00397530"/>
    <w:rsid w:val="003A0B04"/>
    <w:rsid w:val="003A1793"/>
    <w:rsid w:val="003A2782"/>
    <w:rsid w:val="003A2F2B"/>
    <w:rsid w:val="003A3099"/>
    <w:rsid w:val="003A3922"/>
    <w:rsid w:val="003A3BDA"/>
    <w:rsid w:val="003A3FFF"/>
    <w:rsid w:val="003A4201"/>
    <w:rsid w:val="003A443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96E"/>
    <w:rsid w:val="003B2FBA"/>
    <w:rsid w:val="003B3416"/>
    <w:rsid w:val="003B36BD"/>
    <w:rsid w:val="003B3EE1"/>
    <w:rsid w:val="003B40F8"/>
    <w:rsid w:val="003B45A0"/>
    <w:rsid w:val="003B4B3A"/>
    <w:rsid w:val="003B4FC4"/>
    <w:rsid w:val="003B5E1A"/>
    <w:rsid w:val="003B6119"/>
    <w:rsid w:val="003B6328"/>
    <w:rsid w:val="003B651E"/>
    <w:rsid w:val="003B6AB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EA9"/>
    <w:rsid w:val="003C4052"/>
    <w:rsid w:val="003C4071"/>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9C3"/>
    <w:rsid w:val="003E7BED"/>
    <w:rsid w:val="003F02A9"/>
    <w:rsid w:val="003F0347"/>
    <w:rsid w:val="003F08AF"/>
    <w:rsid w:val="003F0E8C"/>
    <w:rsid w:val="003F0F9B"/>
    <w:rsid w:val="003F15B7"/>
    <w:rsid w:val="003F1845"/>
    <w:rsid w:val="003F1AFE"/>
    <w:rsid w:val="003F2446"/>
    <w:rsid w:val="003F26F2"/>
    <w:rsid w:val="003F3063"/>
    <w:rsid w:val="003F316B"/>
    <w:rsid w:val="003F356E"/>
    <w:rsid w:val="003F3605"/>
    <w:rsid w:val="003F3A46"/>
    <w:rsid w:val="003F40C4"/>
    <w:rsid w:val="003F4529"/>
    <w:rsid w:val="003F51F8"/>
    <w:rsid w:val="003F5B8B"/>
    <w:rsid w:val="003F6B04"/>
    <w:rsid w:val="003F6B4D"/>
    <w:rsid w:val="003F7731"/>
    <w:rsid w:val="00400312"/>
    <w:rsid w:val="00400673"/>
    <w:rsid w:val="0040112B"/>
    <w:rsid w:val="00401ADD"/>
    <w:rsid w:val="00401E29"/>
    <w:rsid w:val="004031FD"/>
    <w:rsid w:val="00403555"/>
    <w:rsid w:val="004036ED"/>
    <w:rsid w:val="004039BB"/>
    <w:rsid w:val="00403E48"/>
    <w:rsid w:val="00403F00"/>
    <w:rsid w:val="00403F9B"/>
    <w:rsid w:val="00404028"/>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3952"/>
    <w:rsid w:val="0041428B"/>
    <w:rsid w:val="0041483B"/>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11A6"/>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4D5"/>
    <w:rsid w:val="00435669"/>
    <w:rsid w:val="004356A6"/>
    <w:rsid w:val="004358F8"/>
    <w:rsid w:val="0043629C"/>
    <w:rsid w:val="004362D9"/>
    <w:rsid w:val="00436F1B"/>
    <w:rsid w:val="0043710A"/>
    <w:rsid w:val="0043711D"/>
    <w:rsid w:val="00437153"/>
    <w:rsid w:val="00437995"/>
    <w:rsid w:val="00437B30"/>
    <w:rsid w:val="00437E0A"/>
    <w:rsid w:val="00437E40"/>
    <w:rsid w:val="004402CC"/>
    <w:rsid w:val="00440A0C"/>
    <w:rsid w:val="00440D4D"/>
    <w:rsid w:val="0044105B"/>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251"/>
    <w:rsid w:val="00453535"/>
    <w:rsid w:val="00453842"/>
    <w:rsid w:val="00453AD6"/>
    <w:rsid w:val="00453BED"/>
    <w:rsid w:val="00454843"/>
    <w:rsid w:val="004549A4"/>
    <w:rsid w:val="00454DFF"/>
    <w:rsid w:val="00455B80"/>
    <w:rsid w:val="00456179"/>
    <w:rsid w:val="004562B0"/>
    <w:rsid w:val="00456DAA"/>
    <w:rsid w:val="004570CB"/>
    <w:rsid w:val="00457C73"/>
    <w:rsid w:val="0046062A"/>
    <w:rsid w:val="00460B6A"/>
    <w:rsid w:val="00460F21"/>
    <w:rsid w:val="00461FFE"/>
    <w:rsid w:val="00462065"/>
    <w:rsid w:val="004623B9"/>
    <w:rsid w:val="004624D1"/>
    <w:rsid w:val="0046318E"/>
    <w:rsid w:val="004633D6"/>
    <w:rsid w:val="00463F61"/>
    <w:rsid w:val="0046425F"/>
    <w:rsid w:val="0046457D"/>
    <w:rsid w:val="0046547F"/>
    <w:rsid w:val="00465F85"/>
    <w:rsid w:val="004667FB"/>
    <w:rsid w:val="00466D39"/>
    <w:rsid w:val="00467127"/>
    <w:rsid w:val="00467455"/>
    <w:rsid w:val="0047066F"/>
    <w:rsid w:val="004710D1"/>
    <w:rsid w:val="00471485"/>
    <w:rsid w:val="004716B4"/>
    <w:rsid w:val="00471911"/>
    <w:rsid w:val="00471DFE"/>
    <w:rsid w:val="00471FF9"/>
    <w:rsid w:val="004723B5"/>
    <w:rsid w:val="00472B9D"/>
    <w:rsid w:val="00472FD6"/>
    <w:rsid w:val="004733F0"/>
    <w:rsid w:val="00473807"/>
    <w:rsid w:val="00473AE7"/>
    <w:rsid w:val="00473B86"/>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5C0"/>
    <w:rsid w:val="00490764"/>
    <w:rsid w:val="004918C8"/>
    <w:rsid w:val="00491D4C"/>
    <w:rsid w:val="00492CC0"/>
    <w:rsid w:val="0049373B"/>
    <w:rsid w:val="0049416F"/>
    <w:rsid w:val="00494910"/>
    <w:rsid w:val="00494B97"/>
    <w:rsid w:val="00494F15"/>
    <w:rsid w:val="004951A9"/>
    <w:rsid w:val="00495346"/>
    <w:rsid w:val="00496152"/>
    <w:rsid w:val="004963A8"/>
    <w:rsid w:val="0049662D"/>
    <w:rsid w:val="00497373"/>
    <w:rsid w:val="00497598"/>
    <w:rsid w:val="00497BAE"/>
    <w:rsid w:val="00497FBB"/>
    <w:rsid w:val="004A03B5"/>
    <w:rsid w:val="004A0C1E"/>
    <w:rsid w:val="004A0E6F"/>
    <w:rsid w:val="004A1604"/>
    <w:rsid w:val="004A1E33"/>
    <w:rsid w:val="004A2098"/>
    <w:rsid w:val="004A27AE"/>
    <w:rsid w:val="004A2862"/>
    <w:rsid w:val="004A2A88"/>
    <w:rsid w:val="004A2B06"/>
    <w:rsid w:val="004A2C44"/>
    <w:rsid w:val="004A2FA1"/>
    <w:rsid w:val="004A3474"/>
    <w:rsid w:val="004A372C"/>
    <w:rsid w:val="004A3DA9"/>
    <w:rsid w:val="004A4096"/>
    <w:rsid w:val="004A41F7"/>
    <w:rsid w:val="004A420D"/>
    <w:rsid w:val="004A44C1"/>
    <w:rsid w:val="004A50FA"/>
    <w:rsid w:val="004A51A1"/>
    <w:rsid w:val="004A523A"/>
    <w:rsid w:val="004A545D"/>
    <w:rsid w:val="004A560A"/>
    <w:rsid w:val="004A58E6"/>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AA9"/>
    <w:rsid w:val="004B2CDD"/>
    <w:rsid w:val="004B3158"/>
    <w:rsid w:val="004B3363"/>
    <w:rsid w:val="004B3AFE"/>
    <w:rsid w:val="004B4D7A"/>
    <w:rsid w:val="004B505B"/>
    <w:rsid w:val="004B56A8"/>
    <w:rsid w:val="004B5AAC"/>
    <w:rsid w:val="004B698F"/>
    <w:rsid w:val="004B6B20"/>
    <w:rsid w:val="004B70B5"/>
    <w:rsid w:val="004B7305"/>
    <w:rsid w:val="004B7BD1"/>
    <w:rsid w:val="004B7D98"/>
    <w:rsid w:val="004B7DBE"/>
    <w:rsid w:val="004B7FCE"/>
    <w:rsid w:val="004C021F"/>
    <w:rsid w:val="004C0D6D"/>
    <w:rsid w:val="004C119F"/>
    <w:rsid w:val="004C1616"/>
    <w:rsid w:val="004C22FA"/>
    <w:rsid w:val="004C28BD"/>
    <w:rsid w:val="004C2B1D"/>
    <w:rsid w:val="004C2B53"/>
    <w:rsid w:val="004C416B"/>
    <w:rsid w:val="004C4C02"/>
    <w:rsid w:val="004C52E1"/>
    <w:rsid w:val="004C5F8B"/>
    <w:rsid w:val="004C6563"/>
    <w:rsid w:val="004C684E"/>
    <w:rsid w:val="004C6C13"/>
    <w:rsid w:val="004C6EF9"/>
    <w:rsid w:val="004C715F"/>
    <w:rsid w:val="004D06DF"/>
    <w:rsid w:val="004D07A7"/>
    <w:rsid w:val="004D0B8B"/>
    <w:rsid w:val="004D0E4C"/>
    <w:rsid w:val="004D1562"/>
    <w:rsid w:val="004D1D47"/>
    <w:rsid w:val="004D1DB4"/>
    <w:rsid w:val="004D1DDF"/>
    <w:rsid w:val="004D2197"/>
    <w:rsid w:val="004D334F"/>
    <w:rsid w:val="004D34C6"/>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81D"/>
    <w:rsid w:val="004E2836"/>
    <w:rsid w:val="004E29C9"/>
    <w:rsid w:val="004E3CF2"/>
    <w:rsid w:val="004E40EE"/>
    <w:rsid w:val="004E4100"/>
    <w:rsid w:val="004E4A51"/>
    <w:rsid w:val="004E532E"/>
    <w:rsid w:val="004E546D"/>
    <w:rsid w:val="004E58D2"/>
    <w:rsid w:val="004E5DAF"/>
    <w:rsid w:val="004E5FD3"/>
    <w:rsid w:val="004E69B1"/>
    <w:rsid w:val="004E6F86"/>
    <w:rsid w:val="004E7101"/>
    <w:rsid w:val="004E747D"/>
    <w:rsid w:val="004E74BE"/>
    <w:rsid w:val="004E7DE0"/>
    <w:rsid w:val="004E7E61"/>
    <w:rsid w:val="004F1286"/>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0E93"/>
    <w:rsid w:val="00501378"/>
    <w:rsid w:val="00501A6D"/>
    <w:rsid w:val="00501FE5"/>
    <w:rsid w:val="0050205A"/>
    <w:rsid w:val="005038C5"/>
    <w:rsid w:val="00503C1F"/>
    <w:rsid w:val="00503C89"/>
    <w:rsid w:val="005043BC"/>
    <w:rsid w:val="005043BD"/>
    <w:rsid w:val="005044B0"/>
    <w:rsid w:val="005049F0"/>
    <w:rsid w:val="00505457"/>
    <w:rsid w:val="0050550D"/>
    <w:rsid w:val="0050572F"/>
    <w:rsid w:val="00505836"/>
    <w:rsid w:val="00505AC9"/>
    <w:rsid w:val="00505DAF"/>
    <w:rsid w:val="00505F6F"/>
    <w:rsid w:val="00505F76"/>
    <w:rsid w:val="005065CD"/>
    <w:rsid w:val="00506B1D"/>
    <w:rsid w:val="0050706A"/>
    <w:rsid w:val="00507BC7"/>
    <w:rsid w:val="00507CC6"/>
    <w:rsid w:val="00507F92"/>
    <w:rsid w:val="00510E6E"/>
    <w:rsid w:val="005116A7"/>
    <w:rsid w:val="00511F40"/>
    <w:rsid w:val="0051227F"/>
    <w:rsid w:val="00513157"/>
    <w:rsid w:val="0051315A"/>
    <w:rsid w:val="00513678"/>
    <w:rsid w:val="005138F3"/>
    <w:rsid w:val="00513C4A"/>
    <w:rsid w:val="00514019"/>
    <w:rsid w:val="005144A7"/>
    <w:rsid w:val="0051458D"/>
    <w:rsid w:val="005153E4"/>
    <w:rsid w:val="005158DC"/>
    <w:rsid w:val="00515CE6"/>
    <w:rsid w:val="00515F51"/>
    <w:rsid w:val="00516952"/>
    <w:rsid w:val="00516A9E"/>
    <w:rsid w:val="005206C5"/>
    <w:rsid w:val="0052138B"/>
    <w:rsid w:val="00521F0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AD5"/>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071C"/>
    <w:rsid w:val="005414BC"/>
    <w:rsid w:val="005421C9"/>
    <w:rsid w:val="005423CC"/>
    <w:rsid w:val="0054279E"/>
    <w:rsid w:val="0054289E"/>
    <w:rsid w:val="00542EDD"/>
    <w:rsid w:val="00542FE2"/>
    <w:rsid w:val="005432D3"/>
    <w:rsid w:val="00543322"/>
    <w:rsid w:val="0054484A"/>
    <w:rsid w:val="00544D71"/>
    <w:rsid w:val="0054547F"/>
    <w:rsid w:val="005458F4"/>
    <w:rsid w:val="005464F8"/>
    <w:rsid w:val="005469E3"/>
    <w:rsid w:val="0055000A"/>
    <w:rsid w:val="00550937"/>
    <w:rsid w:val="00550F66"/>
    <w:rsid w:val="005510AB"/>
    <w:rsid w:val="005510D5"/>
    <w:rsid w:val="00551458"/>
    <w:rsid w:val="00551521"/>
    <w:rsid w:val="00551F5E"/>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B65"/>
    <w:rsid w:val="005647A7"/>
    <w:rsid w:val="00565287"/>
    <w:rsid w:val="00565785"/>
    <w:rsid w:val="0056595B"/>
    <w:rsid w:val="00565B9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F55"/>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97F21"/>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973"/>
    <w:rsid w:val="005B2EE8"/>
    <w:rsid w:val="005B2F88"/>
    <w:rsid w:val="005B3CC2"/>
    <w:rsid w:val="005B3EBF"/>
    <w:rsid w:val="005B42D3"/>
    <w:rsid w:val="005B43E0"/>
    <w:rsid w:val="005B487E"/>
    <w:rsid w:val="005B5796"/>
    <w:rsid w:val="005B5F57"/>
    <w:rsid w:val="005B691A"/>
    <w:rsid w:val="005B715C"/>
    <w:rsid w:val="005B769F"/>
    <w:rsid w:val="005C00C4"/>
    <w:rsid w:val="005C100D"/>
    <w:rsid w:val="005C14A3"/>
    <w:rsid w:val="005C17C6"/>
    <w:rsid w:val="005C19E1"/>
    <w:rsid w:val="005C1BEA"/>
    <w:rsid w:val="005C24B9"/>
    <w:rsid w:val="005C26E4"/>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1A14"/>
    <w:rsid w:val="005D1EBC"/>
    <w:rsid w:val="005D2057"/>
    <w:rsid w:val="005D24E0"/>
    <w:rsid w:val="005D3603"/>
    <w:rsid w:val="005D3DCB"/>
    <w:rsid w:val="005D435C"/>
    <w:rsid w:val="005D4455"/>
    <w:rsid w:val="005D4FF0"/>
    <w:rsid w:val="005D51FE"/>
    <w:rsid w:val="005D541F"/>
    <w:rsid w:val="005D5ECA"/>
    <w:rsid w:val="005D6382"/>
    <w:rsid w:val="005D6A33"/>
    <w:rsid w:val="005D6A45"/>
    <w:rsid w:val="005D7046"/>
    <w:rsid w:val="005D70F3"/>
    <w:rsid w:val="005D7916"/>
    <w:rsid w:val="005D794B"/>
    <w:rsid w:val="005E04A3"/>
    <w:rsid w:val="005E0FA9"/>
    <w:rsid w:val="005E14E2"/>
    <w:rsid w:val="005E189E"/>
    <w:rsid w:val="005E2D75"/>
    <w:rsid w:val="005E30C7"/>
    <w:rsid w:val="005E3E3F"/>
    <w:rsid w:val="005E45EA"/>
    <w:rsid w:val="005E499D"/>
    <w:rsid w:val="005E65B6"/>
    <w:rsid w:val="005E6B54"/>
    <w:rsid w:val="005E6B79"/>
    <w:rsid w:val="005E6FC5"/>
    <w:rsid w:val="005E7061"/>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5689"/>
    <w:rsid w:val="005F5824"/>
    <w:rsid w:val="005F5987"/>
    <w:rsid w:val="005F614F"/>
    <w:rsid w:val="005F615D"/>
    <w:rsid w:val="005F6EA6"/>
    <w:rsid w:val="005F7588"/>
    <w:rsid w:val="005F75F3"/>
    <w:rsid w:val="0060033A"/>
    <w:rsid w:val="00600485"/>
    <w:rsid w:val="006007B7"/>
    <w:rsid w:val="0060091C"/>
    <w:rsid w:val="00600AA3"/>
    <w:rsid w:val="00601452"/>
    <w:rsid w:val="00601935"/>
    <w:rsid w:val="00602398"/>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759D"/>
    <w:rsid w:val="0060791E"/>
    <w:rsid w:val="00607CBD"/>
    <w:rsid w:val="00607D7E"/>
    <w:rsid w:val="00610292"/>
    <w:rsid w:val="00610BA7"/>
    <w:rsid w:val="006117E2"/>
    <w:rsid w:val="00611ADD"/>
    <w:rsid w:val="00612CA4"/>
    <w:rsid w:val="00612D83"/>
    <w:rsid w:val="00612F8E"/>
    <w:rsid w:val="00613094"/>
    <w:rsid w:val="00613159"/>
    <w:rsid w:val="00613480"/>
    <w:rsid w:val="00613EB5"/>
    <w:rsid w:val="00614159"/>
    <w:rsid w:val="006143FE"/>
    <w:rsid w:val="00614A5F"/>
    <w:rsid w:val="00614CCF"/>
    <w:rsid w:val="00614CF5"/>
    <w:rsid w:val="006150FC"/>
    <w:rsid w:val="0061522D"/>
    <w:rsid w:val="006155DC"/>
    <w:rsid w:val="006156DA"/>
    <w:rsid w:val="00616374"/>
    <w:rsid w:val="00616B48"/>
    <w:rsid w:val="006209F7"/>
    <w:rsid w:val="00621823"/>
    <w:rsid w:val="00621B97"/>
    <w:rsid w:val="00623005"/>
    <w:rsid w:val="006236DE"/>
    <w:rsid w:val="006245C9"/>
    <w:rsid w:val="00624A0A"/>
    <w:rsid w:val="00624D9B"/>
    <w:rsid w:val="00625525"/>
    <w:rsid w:val="00625B11"/>
    <w:rsid w:val="0062626A"/>
    <w:rsid w:val="00626290"/>
    <w:rsid w:val="006263CF"/>
    <w:rsid w:val="00626642"/>
    <w:rsid w:val="006266BD"/>
    <w:rsid w:val="0062734D"/>
    <w:rsid w:val="006273CF"/>
    <w:rsid w:val="00627570"/>
    <w:rsid w:val="00627853"/>
    <w:rsid w:val="00627C77"/>
    <w:rsid w:val="006307CC"/>
    <w:rsid w:val="00630DDD"/>
    <w:rsid w:val="00630EDF"/>
    <w:rsid w:val="00630F6A"/>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6DC8"/>
    <w:rsid w:val="00637D21"/>
    <w:rsid w:val="00640845"/>
    <w:rsid w:val="006412EA"/>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47A93"/>
    <w:rsid w:val="0065014B"/>
    <w:rsid w:val="00650F6F"/>
    <w:rsid w:val="006514D7"/>
    <w:rsid w:val="00651ABF"/>
    <w:rsid w:val="00653881"/>
    <w:rsid w:val="00653D38"/>
    <w:rsid w:val="006541B2"/>
    <w:rsid w:val="006544F1"/>
    <w:rsid w:val="00654745"/>
    <w:rsid w:val="0065494E"/>
    <w:rsid w:val="00654A84"/>
    <w:rsid w:val="00655461"/>
    <w:rsid w:val="00655B8C"/>
    <w:rsid w:val="00655CBE"/>
    <w:rsid w:val="00656007"/>
    <w:rsid w:val="0065632E"/>
    <w:rsid w:val="006565EE"/>
    <w:rsid w:val="00656CE1"/>
    <w:rsid w:val="0065708B"/>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57E"/>
    <w:rsid w:val="00664630"/>
    <w:rsid w:val="006647F0"/>
    <w:rsid w:val="00664974"/>
    <w:rsid w:val="00664AF7"/>
    <w:rsid w:val="00664E72"/>
    <w:rsid w:val="00666508"/>
    <w:rsid w:val="00666CF9"/>
    <w:rsid w:val="0066735C"/>
    <w:rsid w:val="006676BD"/>
    <w:rsid w:val="0066788E"/>
    <w:rsid w:val="00667B95"/>
    <w:rsid w:val="00667E52"/>
    <w:rsid w:val="00670103"/>
    <w:rsid w:val="00670333"/>
    <w:rsid w:val="006707F9"/>
    <w:rsid w:val="00670A35"/>
    <w:rsid w:val="0067125F"/>
    <w:rsid w:val="00671351"/>
    <w:rsid w:val="0067137E"/>
    <w:rsid w:val="0067145D"/>
    <w:rsid w:val="006716A7"/>
    <w:rsid w:val="00671799"/>
    <w:rsid w:val="00671803"/>
    <w:rsid w:val="00672FC1"/>
    <w:rsid w:val="006731B7"/>
    <w:rsid w:val="0067344D"/>
    <w:rsid w:val="00673F71"/>
    <w:rsid w:val="006745D4"/>
    <w:rsid w:val="0067462A"/>
    <w:rsid w:val="00675ED8"/>
    <w:rsid w:val="006761C8"/>
    <w:rsid w:val="00676558"/>
    <w:rsid w:val="0067698F"/>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8F4"/>
    <w:rsid w:val="00686ACB"/>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6548"/>
    <w:rsid w:val="006A6853"/>
    <w:rsid w:val="006A6E37"/>
    <w:rsid w:val="006A7039"/>
    <w:rsid w:val="006A7114"/>
    <w:rsid w:val="006A7577"/>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6CB"/>
    <w:rsid w:val="006B6E00"/>
    <w:rsid w:val="006B7096"/>
    <w:rsid w:val="006B7891"/>
    <w:rsid w:val="006B798E"/>
    <w:rsid w:val="006B7E36"/>
    <w:rsid w:val="006B7F25"/>
    <w:rsid w:val="006C0013"/>
    <w:rsid w:val="006C00AB"/>
    <w:rsid w:val="006C0190"/>
    <w:rsid w:val="006C0267"/>
    <w:rsid w:val="006C0501"/>
    <w:rsid w:val="006C0D7B"/>
    <w:rsid w:val="006C1A48"/>
    <w:rsid w:val="006C1A99"/>
    <w:rsid w:val="006C1C84"/>
    <w:rsid w:val="006C27B1"/>
    <w:rsid w:val="006C28B7"/>
    <w:rsid w:val="006C3495"/>
    <w:rsid w:val="006C39A3"/>
    <w:rsid w:val="006C3A1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CAD"/>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833"/>
    <w:rsid w:val="006E69CD"/>
    <w:rsid w:val="006E6A72"/>
    <w:rsid w:val="006E7DDD"/>
    <w:rsid w:val="006F01A7"/>
    <w:rsid w:val="006F04DD"/>
    <w:rsid w:val="006F2D7A"/>
    <w:rsid w:val="006F2E77"/>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C5"/>
    <w:rsid w:val="00702137"/>
    <w:rsid w:val="007021BF"/>
    <w:rsid w:val="00702A76"/>
    <w:rsid w:val="00702F2A"/>
    <w:rsid w:val="007035F7"/>
    <w:rsid w:val="00703775"/>
    <w:rsid w:val="00703C61"/>
    <w:rsid w:val="0070431B"/>
    <w:rsid w:val="00704C53"/>
    <w:rsid w:val="00705565"/>
    <w:rsid w:val="007058F7"/>
    <w:rsid w:val="00706A17"/>
    <w:rsid w:val="00706B21"/>
    <w:rsid w:val="0070709D"/>
    <w:rsid w:val="00710105"/>
    <w:rsid w:val="00710446"/>
    <w:rsid w:val="007105C2"/>
    <w:rsid w:val="00710600"/>
    <w:rsid w:val="00710FCB"/>
    <w:rsid w:val="00711302"/>
    <w:rsid w:val="00711605"/>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6B2"/>
    <w:rsid w:val="007227F5"/>
    <w:rsid w:val="00722E92"/>
    <w:rsid w:val="00722F55"/>
    <w:rsid w:val="0072350E"/>
    <w:rsid w:val="0072391A"/>
    <w:rsid w:val="00723C1A"/>
    <w:rsid w:val="00723E1A"/>
    <w:rsid w:val="007240A8"/>
    <w:rsid w:val="0072476B"/>
    <w:rsid w:val="00724F1A"/>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BF8"/>
    <w:rsid w:val="00731C1A"/>
    <w:rsid w:val="00732A97"/>
    <w:rsid w:val="007335E7"/>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89C"/>
    <w:rsid w:val="00755D42"/>
    <w:rsid w:val="00756CCF"/>
    <w:rsid w:val="0075713A"/>
    <w:rsid w:val="007578B1"/>
    <w:rsid w:val="00757AF8"/>
    <w:rsid w:val="00757B5A"/>
    <w:rsid w:val="00757D65"/>
    <w:rsid w:val="00757FBA"/>
    <w:rsid w:val="00760812"/>
    <w:rsid w:val="00760D74"/>
    <w:rsid w:val="007616C4"/>
    <w:rsid w:val="00761C37"/>
    <w:rsid w:val="007622AD"/>
    <w:rsid w:val="00762481"/>
    <w:rsid w:val="00763099"/>
    <w:rsid w:val="00763271"/>
    <w:rsid w:val="00763508"/>
    <w:rsid w:val="007640C8"/>
    <w:rsid w:val="0076469D"/>
    <w:rsid w:val="00764850"/>
    <w:rsid w:val="00765FD2"/>
    <w:rsid w:val="0076647F"/>
    <w:rsid w:val="0076686B"/>
    <w:rsid w:val="007669AA"/>
    <w:rsid w:val="00766F35"/>
    <w:rsid w:val="0076768F"/>
    <w:rsid w:val="0076773F"/>
    <w:rsid w:val="0076777D"/>
    <w:rsid w:val="00767A6A"/>
    <w:rsid w:val="00767DF2"/>
    <w:rsid w:val="0077040E"/>
    <w:rsid w:val="00770489"/>
    <w:rsid w:val="0077082D"/>
    <w:rsid w:val="00770F38"/>
    <w:rsid w:val="00771018"/>
    <w:rsid w:val="007713AE"/>
    <w:rsid w:val="0077150B"/>
    <w:rsid w:val="007725E4"/>
    <w:rsid w:val="007728F2"/>
    <w:rsid w:val="00773488"/>
    <w:rsid w:val="0077381A"/>
    <w:rsid w:val="00773AE3"/>
    <w:rsid w:val="007747A4"/>
    <w:rsid w:val="007752BE"/>
    <w:rsid w:val="007756E4"/>
    <w:rsid w:val="007759F3"/>
    <w:rsid w:val="00775BF5"/>
    <w:rsid w:val="00775CB7"/>
    <w:rsid w:val="0077619C"/>
    <w:rsid w:val="0077635A"/>
    <w:rsid w:val="00776401"/>
    <w:rsid w:val="007764F7"/>
    <w:rsid w:val="007767B5"/>
    <w:rsid w:val="007768E9"/>
    <w:rsid w:val="007776AC"/>
    <w:rsid w:val="0078007A"/>
    <w:rsid w:val="00780111"/>
    <w:rsid w:val="00780429"/>
    <w:rsid w:val="00780488"/>
    <w:rsid w:val="00781237"/>
    <w:rsid w:val="007817F9"/>
    <w:rsid w:val="00781F19"/>
    <w:rsid w:val="0078247A"/>
    <w:rsid w:val="007825C2"/>
    <w:rsid w:val="007829C5"/>
    <w:rsid w:val="007830F2"/>
    <w:rsid w:val="007833FF"/>
    <w:rsid w:val="007836BE"/>
    <w:rsid w:val="00784440"/>
    <w:rsid w:val="007846F5"/>
    <w:rsid w:val="00784E14"/>
    <w:rsid w:val="00785449"/>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327"/>
    <w:rsid w:val="00792557"/>
    <w:rsid w:val="00792FD4"/>
    <w:rsid w:val="0079309F"/>
    <w:rsid w:val="0079329E"/>
    <w:rsid w:val="0079391B"/>
    <w:rsid w:val="00793B98"/>
    <w:rsid w:val="00793BB5"/>
    <w:rsid w:val="00793D22"/>
    <w:rsid w:val="00794655"/>
    <w:rsid w:val="0079541D"/>
    <w:rsid w:val="007961F5"/>
    <w:rsid w:val="007964B8"/>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5DC"/>
    <w:rsid w:val="007A5675"/>
    <w:rsid w:val="007A5868"/>
    <w:rsid w:val="007A5DAE"/>
    <w:rsid w:val="007A6234"/>
    <w:rsid w:val="007A6595"/>
    <w:rsid w:val="007A6AFE"/>
    <w:rsid w:val="007A6E6B"/>
    <w:rsid w:val="007A7128"/>
    <w:rsid w:val="007B00D5"/>
    <w:rsid w:val="007B124F"/>
    <w:rsid w:val="007B15E9"/>
    <w:rsid w:val="007B1910"/>
    <w:rsid w:val="007B1C83"/>
    <w:rsid w:val="007B229E"/>
    <w:rsid w:val="007B22DF"/>
    <w:rsid w:val="007B25B3"/>
    <w:rsid w:val="007B2620"/>
    <w:rsid w:val="007B2645"/>
    <w:rsid w:val="007B27DE"/>
    <w:rsid w:val="007B2B4F"/>
    <w:rsid w:val="007B2E19"/>
    <w:rsid w:val="007B2E50"/>
    <w:rsid w:val="007B3025"/>
    <w:rsid w:val="007B3255"/>
    <w:rsid w:val="007B385C"/>
    <w:rsid w:val="007B4787"/>
    <w:rsid w:val="007B4C70"/>
    <w:rsid w:val="007B4DE5"/>
    <w:rsid w:val="007B4EF7"/>
    <w:rsid w:val="007B5255"/>
    <w:rsid w:val="007B5361"/>
    <w:rsid w:val="007B5A98"/>
    <w:rsid w:val="007B5F39"/>
    <w:rsid w:val="007B5F9C"/>
    <w:rsid w:val="007B66D3"/>
    <w:rsid w:val="007B695A"/>
    <w:rsid w:val="007B6C3B"/>
    <w:rsid w:val="007B757C"/>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68CC"/>
    <w:rsid w:val="007C68DA"/>
    <w:rsid w:val="007C7124"/>
    <w:rsid w:val="007C7265"/>
    <w:rsid w:val="007C76A5"/>
    <w:rsid w:val="007C7D3D"/>
    <w:rsid w:val="007D016C"/>
    <w:rsid w:val="007D0CD6"/>
    <w:rsid w:val="007D0F04"/>
    <w:rsid w:val="007D13D1"/>
    <w:rsid w:val="007D1B61"/>
    <w:rsid w:val="007D1F57"/>
    <w:rsid w:val="007D25D5"/>
    <w:rsid w:val="007D29AF"/>
    <w:rsid w:val="007D2C9E"/>
    <w:rsid w:val="007D2F7F"/>
    <w:rsid w:val="007D34E6"/>
    <w:rsid w:val="007D3B3B"/>
    <w:rsid w:val="007D46EC"/>
    <w:rsid w:val="007D4981"/>
    <w:rsid w:val="007D5830"/>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9F"/>
    <w:rsid w:val="007E3581"/>
    <w:rsid w:val="007E3873"/>
    <w:rsid w:val="007E3BC9"/>
    <w:rsid w:val="007E443E"/>
    <w:rsid w:val="007E480A"/>
    <w:rsid w:val="007E4F1D"/>
    <w:rsid w:val="007E52A6"/>
    <w:rsid w:val="007E568E"/>
    <w:rsid w:val="007E570B"/>
    <w:rsid w:val="007E5A9B"/>
    <w:rsid w:val="007E5FB6"/>
    <w:rsid w:val="007E6499"/>
    <w:rsid w:val="007E6781"/>
    <w:rsid w:val="007E69D1"/>
    <w:rsid w:val="007E6D84"/>
    <w:rsid w:val="007E712F"/>
    <w:rsid w:val="007E71F4"/>
    <w:rsid w:val="007E74BF"/>
    <w:rsid w:val="007E7548"/>
    <w:rsid w:val="007E763E"/>
    <w:rsid w:val="007F0298"/>
    <w:rsid w:val="007F02F9"/>
    <w:rsid w:val="007F03D0"/>
    <w:rsid w:val="007F03D8"/>
    <w:rsid w:val="007F04F3"/>
    <w:rsid w:val="007F2693"/>
    <w:rsid w:val="007F28BE"/>
    <w:rsid w:val="007F2E42"/>
    <w:rsid w:val="007F3C29"/>
    <w:rsid w:val="007F3D14"/>
    <w:rsid w:val="007F3DD3"/>
    <w:rsid w:val="007F4241"/>
    <w:rsid w:val="007F49AA"/>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80"/>
    <w:rsid w:val="008029A9"/>
    <w:rsid w:val="00802E44"/>
    <w:rsid w:val="00803F2D"/>
    <w:rsid w:val="00804972"/>
    <w:rsid w:val="00805004"/>
    <w:rsid w:val="00806AC8"/>
    <w:rsid w:val="00806EB7"/>
    <w:rsid w:val="00806FAC"/>
    <w:rsid w:val="0080720C"/>
    <w:rsid w:val="00807234"/>
    <w:rsid w:val="0080799B"/>
    <w:rsid w:val="00807D0B"/>
    <w:rsid w:val="0081028B"/>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689"/>
    <w:rsid w:val="00834472"/>
    <w:rsid w:val="008345B5"/>
    <w:rsid w:val="00834A28"/>
    <w:rsid w:val="00834B4C"/>
    <w:rsid w:val="00834D7D"/>
    <w:rsid w:val="00834EEE"/>
    <w:rsid w:val="00835116"/>
    <w:rsid w:val="00835125"/>
    <w:rsid w:val="0083537F"/>
    <w:rsid w:val="0083643A"/>
    <w:rsid w:val="00836584"/>
    <w:rsid w:val="00836BF3"/>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5C6E"/>
    <w:rsid w:val="0085667D"/>
    <w:rsid w:val="00856A51"/>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0E19"/>
    <w:rsid w:val="00871453"/>
    <w:rsid w:val="00871569"/>
    <w:rsid w:val="0087158A"/>
    <w:rsid w:val="008718D4"/>
    <w:rsid w:val="00871E0F"/>
    <w:rsid w:val="00872086"/>
    <w:rsid w:val="00872BF6"/>
    <w:rsid w:val="00872E1E"/>
    <w:rsid w:val="00872E3F"/>
    <w:rsid w:val="00872F0F"/>
    <w:rsid w:val="00873074"/>
    <w:rsid w:val="00873725"/>
    <w:rsid w:val="00873ACB"/>
    <w:rsid w:val="00873C19"/>
    <w:rsid w:val="00873E16"/>
    <w:rsid w:val="00874743"/>
    <w:rsid w:val="00875B6B"/>
    <w:rsid w:val="0087615D"/>
    <w:rsid w:val="00876293"/>
    <w:rsid w:val="00876E83"/>
    <w:rsid w:val="0087720A"/>
    <w:rsid w:val="0087769B"/>
    <w:rsid w:val="00877756"/>
    <w:rsid w:val="00877807"/>
    <w:rsid w:val="00877A56"/>
    <w:rsid w:val="00877D24"/>
    <w:rsid w:val="00877F3F"/>
    <w:rsid w:val="0088020A"/>
    <w:rsid w:val="008804BF"/>
    <w:rsid w:val="00880B5B"/>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C3D"/>
    <w:rsid w:val="008A1F2A"/>
    <w:rsid w:val="008A2718"/>
    <w:rsid w:val="008A295C"/>
    <w:rsid w:val="008A2ABB"/>
    <w:rsid w:val="008A2D03"/>
    <w:rsid w:val="008A38B0"/>
    <w:rsid w:val="008A3DD2"/>
    <w:rsid w:val="008A4776"/>
    <w:rsid w:val="008A498D"/>
    <w:rsid w:val="008A4E59"/>
    <w:rsid w:val="008A5006"/>
    <w:rsid w:val="008A5609"/>
    <w:rsid w:val="008A5788"/>
    <w:rsid w:val="008A585F"/>
    <w:rsid w:val="008A5AC8"/>
    <w:rsid w:val="008A60EE"/>
    <w:rsid w:val="008A6FE3"/>
    <w:rsid w:val="008A765C"/>
    <w:rsid w:val="008A7B58"/>
    <w:rsid w:val="008B03C9"/>
    <w:rsid w:val="008B0566"/>
    <w:rsid w:val="008B0DB8"/>
    <w:rsid w:val="008B1360"/>
    <w:rsid w:val="008B1E00"/>
    <w:rsid w:val="008B2044"/>
    <w:rsid w:val="008B212C"/>
    <w:rsid w:val="008B25D3"/>
    <w:rsid w:val="008B2918"/>
    <w:rsid w:val="008B35E9"/>
    <w:rsid w:val="008B372C"/>
    <w:rsid w:val="008B4862"/>
    <w:rsid w:val="008B4E4E"/>
    <w:rsid w:val="008B64FC"/>
    <w:rsid w:val="008B6754"/>
    <w:rsid w:val="008B6966"/>
    <w:rsid w:val="008B6B8A"/>
    <w:rsid w:val="008B784D"/>
    <w:rsid w:val="008B7B92"/>
    <w:rsid w:val="008C0087"/>
    <w:rsid w:val="008C0220"/>
    <w:rsid w:val="008C0706"/>
    <w:rsid w:val="008C15CD"/>
    <w:rsid w:val="008C1B4A"/>
    <w:rsid w:val="008C1D2E"/>
    <w:rsid w:val="008C223A"/>
    <w:rsid w:val="008C3352"/>
    <w:rsid w:val="008C4346"/>
    <w:rsid w:val="008C4801"/>
    <w:rsid w:val="008C592E"/>
    <w:rsid w:val="008C5CDD"/>
    <w:rsid w:val="008C5EDC"/>
    <w:rsid w:val="008C5FF2"/>
    <w:rsid w:val="008C6AFE"/>
    <w:rsid w:val="008C6E13"/>
    <w:rsid w:val="008C7304"/>
    <w:rsid w:val="008C73CA"/>
    <w:rsid w:val="008C7C3F"/>
    <w:rsid w:val="008C7CFF"/>
    <w:rsid w:val="008D0259"/>
    <w:rsid w:val="008D076E"/>
    <w:rsid w:val="008D0E45"/>
    <w:rsid w:val="008D1CBC"/>
    <w:rsid w:val="008D204B"/>
    <w:rsid w:val="008D20B1"/>
    <w:rsid w:val="008D26AB"/>
    <w:rsid w:val="008D28D4"/>
    <w:rsid w:val="008D3122"/>
    <w:rsid w:val="008D3295"/>
    <w:rsid w:val="008D37BE"/>
    <w:rsid w:val="008D3B58"/>
    <w:rsid w:val="008D3FA1"/>
    <w:rsid w:val="008D4080"/>
    <w:rsid w:val="008D4279"/>
    <w:rsid w:val="008D5119"/>
    <w:rsid w:val="008D61A3"/>
    <w:rsid w:val="008D6B32"/>
    <w:rsid w:val="008D6B7D"/>
    <w:rsid w:val="008D7022"/>
    <w:rsid w:val="008D70A7"/>
    <w:rsid w:val="008D7651"/>
    <w:rsid w:val="008D76CD"/>
    <w:rsid w:val="008D7A08"/>
    <w:rsid w:val="008D7F1D"/>
    <w:rsid w:val="008E04DD"/>
    <w:rsid w:val="008E0C5D"/>
    <w:rsid w:val="008E17EA"/>
    <w:rsid w:val="008E26DB"/>
    <w:rsid w:val="008E2759"/>
    <w:rsid w:val="008E29EB"/>
    <w:rsid w:val="008E3984"/>
    <w:rsid w:val="008E4602"/>
    <w:rsid w:val="008E4916"/>
    <w:rsid w:val="008E59F2"/>
    <w:rsid w:val="008E5ED3"/>
    <w:rsid w:val="008E66D8"/>
    <w:rsid w:val="008E67A6"/>
    <w:rsid w:val="008E6A04"/>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B7B"/>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0771C"/>
    <w:rsid w:val="00910FA1"/>
    <w:rsid w:val="009111A4"/>
    <w:rsid w:val="00911947"/>
    <w:rsid w:val="00912023"/>
    <w:rsid w:val="009120F2"/>
    <w:rsid w:val="0091285B"/>
    <w:rsid w:val="00912A32"/>
    <w:rsid w:val="0091346B"/>
    <w:rsid w:val="00913BA1"/>
    <w:rsid w:val="00914662"/>
    <w:rsid w:val="00914F4A"/>
    <w:rsid w:val="0091511C"/>
    <w:rsid w:val="00915FED"/>
    <w:rsid w:val="009164BB"/>
    <w:rsid w:val="0091652C"/>
    <w:rsid w:val="00917301"/>
    <w:rsid w:val="0091763A"/>
    <w:rsid w:val="0091764E"/>
    <w:rsid w:val="00917A8C"/>
    <w:rsid w:val="00917BFF"/>
    <w:rsid w:val="00917FF9"/>
    <w:rsid w:val="009202E9"/>
    <w:rsid w:val="00920676"/>
    <w:rsid w:val="0092075A"/>
    <w:rsid w:val="00920CA8"/>
    <w:rsid w:val="009213F2"/>
    <w:rsid w:val="009215F5"/>
    <w:rsid w:val="009218AD"/>
    <w:rsid w:val="00921E99"/>
    <w:rsid w:val="00921F85"/>
    <w:rsid w:val="00922171"/>
    <w:rsid w:val="0092255F"/>
    <w:rsid w:val="00922642"/>
    <w:rsid w:val="0092318C"/>
    <w:rsid w:val="00924D38"/>
    <w:rsid w:val="00924F30"/>
    <w:rsid w:val="00925677"/>
    <w:rsid w:val="00925DCB"/>
    <w:rsid w:val="0092673B"/>
    <w:rsid w:val="00926D35"/>
    <w:rsid w:val="00926EBD"/>
    <w:rsid w:val="0092719B"/>
    <w:rsid w:val="0092731C"/>
    <w:rsid w:val="00927481"/>
    <w:rsid w:val="00927A4E"/>
    <w:rsid w:val="009308B3"/>
    <w:rsid w:val="0093131B"/>
    <w:rsid w:val="0093248E"/>
    <w:rsid w:val="009329B4"/>
    <w:rsid w:val="00933481"/>
    <w:rsid w:val="009338DF"/>
    <w:rsid w:val="00933947"/>
    <w:rsid w:val="00933EE4"/>
    <w:rsid w:val="009343A6"/>
    <w:rsid w:val="00934418"/>
    <w:rsid w:val="009354C2"/>
    <w:rsid w:val="009356B2"/>
    <w:rsid w:val="009357DE"/>
    <w:rsid w:val="00935AC1"/>
    <w:rsid w:val="00935BA3"/>
    <w:rsid w:val="00936035"/>
    <w:rsid w:val="0093641C"/>
    <w:rsid w:val="009369C4"/>
    <w:rsid w:val="00936CBB"/>
    <w:rsid w:val="00936D04"/>
    <w:rsid w:val="00937861"/>
    <w:rsid w:val="00937880"/>
    <w:rsid w:val="009379E6"/>
    <w:rsid w:val="00937BE2"/>
    <w:rsid w:val="00937CB6"/>
    <w:rsid w:val="0094011B"/>
    <w:rsid w:val="00940320"/>
    <w:rsid w:val="009416A2"/>
    <w:rsid w:val="00942332"/>
    <w:rsid w:val="009423BB"/>
    <w:rsid w:val="009427FC"/>
    <w:rsid w:val="00942DDE"/>
    <w:rsid w:val="00942E1F"/>
    <w:rsid w:val="00943525"/>
    <w:rsid w:val="00943952"/>
    <w:rsid w:val="00944266"/>
    <w:rsid w:val="009444A6"/>
    <w:rsid w:val="00945DC1"/>
    <w:rsid w:val="009464CB"/>
    <w:rsid w:val="00946787"/>
    <w:rsid w:val="00946BA8"/>
    <w:rsid w:val="00946E7D"/>
    <w:rsid w:val="00947487"/>
    <w:rsid w:val="009475D2"/>
    <w:rsid w:val="00947AE3"/>
    <w:rsid w:val="00947F3C"/>
    <w:rsid w:val="00947F69"/>
    <w:rsid w:val="00950DDF"/>
    <w:rsid w:val="00950E11"/>
    <w:rsid w:val="0095144A"/>
    <w:rsid w:val="0095257E"/>
    <w:rsid w:val="009526D3"/>
    <w:rsid w:val="009529D6"/>
    <w:rsid w:val="00952C5C"/>
    <w:rsid w:val="00953034"/>
    <w:rsid w:val="00953497"/>
    <w:rsid w:val="009536F3"/>
    <w:rsid w:val="0095435A"/>
    <w:rsid w:val="00954432"/>
    <w:rsid w:val="00954669"/>
    <w:rsid w:val="00954A9B"/>
    <w:rsid w:val="009553CF"/>
    <w:rsid w:val="00955402"/>
    <w:rsid w:val="009559D0"/>
    <w:rsid w:val="00955C50"/>
    <w:rsid w:val="00955D51"/>
    <w:rsid w:val="00956544"/>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260"/>
    <w:rsid w:val="009768B2"/>
    <w:rsid w:val="00976A89"/>
    <w:rsid w:val="00976D21"/>
    <w:rsid w:val="00976D9C"/>
    <w:rsid w:val="00976F64"/>
    <w:rsid w:val="009776FB"/>
    <w:rsid w:val="0097783E"/>
    <w:rsid w:val="00977F80"/>
    <w:rsid w:val="0098047C"/>
    <w:rsid w:val="00980FC0"/>
    <w:rsid w:val="00981546"/>
    <w:rsid w:val="00982167"/>
    <w:rsid w:val="00983484"/>
    <w:rsid w:val="0098390A"/>
    <w:rsid w:val="00983968"/>
    <w:rsid w:val="00983C59"/>
    <w:rsid w:val="00983C5D"/>
    <w:rsid w:val="00984ADA"/>
    <w:rsid w:val="00984F94"/>
    <w:rsid w:val="00985677"/>
    <w:rsid w:val="00985896"/>
    <w:rsid w:val="00985BA9"/>
    <w:rsid w:val="00985F8F"/>
    <w:rsid w:val="009866F5"/>
    <w:rsid w:val="009867A6"/>
    <w:rsid w:val="009867E0"/>
    <w:rsid w:val="00987564"/>
    <w:rsid w:val="0098799E"/>
    <w:rsid w:val="00987B6D"/>
    <w:rsid w:val="009901D5"/>
    <w:rsid w:val="00990200"/>
    <w:rsid w:val="00990293"/>
    <w:rsid w:val="0099077E"/>
    <w:rsid w:val="009907A1"/>
    <w:rsid w:val="00990AA7"/>
    <w:rsid w:val="00990D66"/>
    <w:rsid w:val="00990F88"/>
    <w:rsid w:val="00991264"/>
    <w:rsid w:val="009917B6"/>
    <w:rsid w:val="00991EC3"/>
    <w:rsid w:val="009920AC"/>
    <w:rsid w:val="00992B33"/>
    <w:rsid w:val="00992EAF"/>
    <w:rsid w:val="009935CD"/>
    <w:rsid w:val="00993EF8"/>
    <w:rsid w:val="00994657"/>
    <w:rsid w:val="009948E8"/>
    <w:rsid w:val="00995CE7"/>
    <w:rsid w:val="009960D2"/>
    <w:rsid w:val="00996388"/>
    <w:rsid w:val="00996788"/>
    <w:rsid w:val="00997262"/>
    <w:rsid w:val="009974F1"/>
    <w:rsid w:val="009978FD"/>
    <w:rsid w:val="009A000D"/>
    <w:rsid w:val="009A0CA7"/>
    <w:rsid w:val="009A0E38"/>
    <w:rsid w:val="009A142B"/>
    <w:rsid w:val="009A1A91"/>
    <w:rsid w:val="009A2517"/>
    <w:rsid w:val="009A2856"/>
    <w:rsid w:val="009A2895"/>
    <w:rsid w:val="009A2BC3"/>
    <w:rsid w:val="009A2C44"/>
    <w:rsid w:val="009A2CC4"/>
    <w:rsid w:val="009A2E7A"/>
    <w:rsid w:val="009A2EBC"/>
    <w:rsid w:val="009A2F72"/>
    <w:rsid w:val="009A3051"/>
    <w:rsid w:val="009A384D"/>
    <w:rsid w:val="009A3ABC"/>
    <w:rsid w:val="009A3DAC"/>
    <w:rsid w:val="009A3DF2"/>
    <w:rsid w:val="009A51B3"/>
    <w:rsid w:val="009A57D4"/>
    <w:rsid w:val="009A5BD3"/>
    <w:rsid w:val="009A5DBF"/>
    <w:rsid w:val="009A5F62"/>
    <w:rsid w:val="009A62CA"/>
    <w:rsid w:val="009A649D"/>
    <w:rsid w:val="009A65E9"/>
    <w:rsid w:val="009A65FB"/>
    <w:rsid w:val="009A6AA9"/>
    <w:rsid w:val="009A791B"/>
    <w:rsid w:val="009A7A56"/>
    <w:rsid w:val="009A7BAF"/>
    <w:rsid w:val="009B0164"/>
    <w:rsid w:val="009B03A1"/>
    <w:rsid w:val="009B0764"/>
    <w:rsid w:val="009B1E44"/>
    <w:rsid w:val="009B2AE6"/>
    <w:rsid w:val="009B2B17"/>
    <w:rsid w:val="009B2DA5"/>
    <w:rsid w:val="009B3E69"/>
    <w:rsid w:val="009B48F9"/>
    <w:rsid w:val="009B4A7A"/>
    <w:rsid w:val="009B51AA"/>
    <w:rsid w:val="009B57C6"/>
    <w:rsid w:val="009B604A"/>
    <w:rsid w:val="009B6053"/>
    <w:rsid w:val="009B60B3"/>
    <w:rsid w:val="009B67A5"/>
    <w:rsid w:val="009B7699"/>
    <w:rsid w:val="009C0290"/>
    <w:rsid w:val="009C067B"/>
    <w:rsid w:val="009C0C9F"/>
    <w:rsid w:val="009C1105"/>
    <w:rsid w:val="009C1365"/>
    <w:rsid w:val="009C1455"/>
    <w:rsid w:val="009C1807"/>
    <w:rsid w:val="009C1A0C"/>
    <w:rsid w:val="009C241B"/>
    <w:rsid w:val="009C27D9"/>
    <w:rsid w:val="009C292A"/>
    <w:rsid w:val="009C3620"/>
    <w:rsid w:val="009C3799"/>
    <w:rsid w:val="009C3BFA"/>
    <w:rsid w:val="009C402D"/>
    <w:rsid w:val="009C465B"/>
    <w:rsid w:val="009C4718"/>
    <w:rsid w:val="009C48D7"/>
    <w:rsid w:val="009C5678"/>
    <w:rsid w:val="009C6201"/>
    <w:rsid w:val="009C6AD7"/>
    <w:rsid w:val="009C6CB3"/>
    <w:rsid w:val="009C6F35"/>
    <w:rsid w:val="009C6FE5"/>
    <w:rsid w:val="009C71FF"/>
    <w:rsid w:val="009C725A"/>
    <w:rsid w:val="009C799C"/>
    <w:rsid w:val="009C7E04"/>
    <w:rsid w:val="009C7EFD"/>
    <w:rsid w:val="009D0303"/>
    <w:rsid w:val="009D0BC6"/>
    <w:rsid w:val="009D0D65"/>
    <w:rsid w:val="009D0DFC"/>
    <w:rsid w:val="009D16D5"/>
    <w:rsid w:val="009D18C8"/>
    <w:rsid w:val="009D19E7"/>
    <w:rsid w:val="009D1EFD"/>
    <w:rsid w:val="009D2141"/>
    <w:rsid w:val="009D2281"/>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EF1"/>
    <w:rsid w:val="009E206C"/>
    <w:rsid w:val="009E2473"/>
    <w:rsid w:val="009E2AB0"/>
    <w:rsid w:val="009E2EAB"/>
    <w:rsid w:val="009E3509"/>
    <w:rsid w:val="009E4041"/>
    <w:rsid w:val="009E496F"/>
    <w:rsid w:val="009E4B26"/>
    <w:rsid w:val="009E4BDA"/>
    <w:rsid w:val="009E50C0"/>
    <w:rsid w:val="009E5403"/>
    <w:rsid w:val="009E5504"/>
    <w:rsid w:val="009E56A2"/>
    <w:rsid w:val="009E5C71"/>
    <w:rsid w:val="009E5EE0"/>
    <w:rsid w:val="009E62BA"/>
    <w:rsid w:val="009E653D"/>
    <w:rsid w:val="009E6CD9"/>
    <w:rsid w:val="009E6E6E"/>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4EA9"/>
    <w:rsid w:val="009F59A0"/>
    <w:rsid w:val="009F5B5C"/>
    <w:rsid w:val="009F5C68"/>
    <w:rsid w:val="009F5D2C"/>
    <w:rsid w:val="009F5E4D"/>
    <w:rsid w:val="009F6144"/>
    <w:rsid w:val="009F6459"/>
    <w:rsid w:val="009F6D6D"/>
    <w:rsid w:val="009F6F0F"/>
    <w:rsid w:val="009F6F40"/>
    <w:rsid w:val="009F77F5"/>
    <w:rsid w:val="00A0221D"/>
    <w:rsid w:val="00A02A2D"/>
    <w:rsid w:val="00A02C95"/>
    <w:rsid w:val="00A0342E"/>
    <w:rsid w:val="00A038AB"/>
    <w:rsid w:val="00A03C5F"/>
    <w:rsid w:val="00A0471C"/>
    <w:rsid w:val="00A05CFF"/>
    <w:rsid w:val="00A06A2B"/>
    <w:rsid w:val="00A06EF5"/>
    <w:rsid w:val="00A075A7"/>
    <w:rsid w:val="00A078AB"/>
    <w:rsid w:val="00A07BCA"/>
    <w:rsid w:val="00A10096"/>
    <w:rsid w:val="00A10164"/>
    <w:rsid w:val="00A10178"/>
    <w:rsid w:val="00A107EC"/>
    <w:rsid w:val="00A10BC0"/>
    <w:rsid w:val="00A1124B"/>
    <w:rsid w:val="00A11465"/>
    <w:rsid w:val="00A11D61"/>
    <w:rsid w:val="00A120D0"/>
    <w:rsid w:val="00A1248F"/>
    <w:rsid w:val="00A129BF"/>
    <w:rsid w:val="00A13355"/>
    <w:rsid w:val="00A13376"/>
    <w:rsid w:val="00A13CC5"/>
    <w:rsid w:val="00A14583"/>
    <w:rsid w:val="00A148C6"/>
    <w:rsid w:val="00A14A9F"/>
    <w:rsid w:val="00A14C1F"/>
    <w:rsid w:val="00A14D5F"/>
    <w:rsid w:val="00A15209"/>
    <w:rsid w:val="00A15489"/>
    <w:rsid w:val="00A1553C"/>
    <w:rsid w:val="00A157B2"/>
    <w:rsid w:val="00A15916"/>
    <w:rsid w:val="00A15958"/>
    <w:rsid w:val="00A159C7"/>
    <w:rsid w:val="00A160AE"/>
    <w:rsid w:val="00A1673A"/>
    <w:rsid w:val="00A16998"/>
    <w:rsid w:val="00A16D7F"/>
    <w:rsid w:val="00A170E4"/>
    <w:rsid w:val="00A17D76"/>
    <w:rsid w:val="00A17E23"/>
    <w:rsid w:val="00A2058C"/>
    <w:rsid w:val="00A20A1C"/>
    <w:rsid w:val="00A2114E"/>
    <w:rsid w:val="00A21454"/>
    <w:rsid w:val="00A21471"/>
    <w:rsid w:val="00A21524"/>
    <w:rsid w:val="00A21AE6"/>
    <w:rsid w:val="00A21FA0"/>
    <w:rsid w:val="00A220AB"/>
    <w:rsid w:val="00A22251"/>
    <w:rsid w:val="00A22B31"/>
    <w:rsid w:val="00A22E44"/>
    <w:rsid w:val="00A23410"/>
    <w:rsid w:val="00A235BA"/>
    <w:rsid w:val="00A23A03"/>
    <w:rsid w:val="00A23D41"/>
    <w:rsid w:val="00A23EFF"/>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1456"/>
    <w:rsid w:val="00A31566"/>
    <w:rsid w:val="00A31B05"/>
    <w:rsid w:val="00A32027"/>
    <w:rsid w:val="00A32344"/>
    <w:rsid w:val="00A32406"/>
    <w:rsid w:val="00A33656"/>
    <w:rsid w:val="00A3436D"/>
    <w:rsid w:val="00A34378"/>
    <w:rsid w:val="00A343AA"/>
    <w:rsid w:val="00A35250"/>
    <w:rsid w:val="00A35650"/>
    <w:rsid w:val="00A358E9"/>
    <w:rsid w:val="00A359C8"/>
    <w:rsid w:val="00A35D1C"/>
    <w:rsid w:val="00A36AE1"/>
    <w:rsid w:val="00A3725F"/>
    <w:rsid w:val="00A377F6"/>
    <w:rsid w:val="00A3797C"/>
    <w:rsid w:val="00A37CA8"/>
    <w:rsid w:val="00A40F9D"/>
    <w:rsid w:val="00A412CC"/>
    <w:rsid w:val="00A41AB9"/>
    <w:rsid w:val="00A41E59"/>
    <w:rsid w:val="00A41E84"/>
    <w:rsid w:val="00A42338"/>
    <w:rsid w:val="00A424C0"/>
    <w:rsid w:val="00A4267D"/>
    <w:rsid w:val="00A4350F"/>
    <w:rsid w:val="00A436B1"/>
    <w:rsid w:val="00A43E73"/>
    <w:rsid w:val="00A44044"/>
    <w:rsid w:val="00A4501C"/>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5"/>
    <w:rsid w:val="00A561F7"/>
    <w:rsid w:val="00A56915"/>
    <w:rsid w:val="00A570EA"/>
    <w:rsid w:val="00A57487"/>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547"/>
    <w:rsid w:val="00A6599F"/>
    <w:rsid w:val="00A6650E"/>
    <w:rsid w:val="00A6665B"/>
    <w:rsid w:val="00A6719A"/>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FB1"/>
    <w:rsid w:val="00A8607D"/>
    <w:rsid w:val="00A86742"/>
    <w:rsid w:val="00A8696A"/>
    <w:rsid w:val="00A86B32"/>
    <w:rsid w:val="00A87469"/>
    <w:rsid w:val="00A87ED8"/>
    <w:rsid w:val="00A90BE9"/>
    <w:rsid w:val="00A9124B"/>
    <w:rsid w:val="00A916D2"/>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40CE"/>
    <w:rsid w:val="00AA414D"/>
    <w:rsid w:val="00AA45ED"/>
    <w:rsid w:val="00AA51D8"/>
    <w:rsid w:val="00AA54E3"/>
    <w:rsid w:val="00AA5CF0"/>
    <w:rsid w:val="00AA5E78"/>
    <w:rsid w:val="00AA6644"/>
    <w:rsid w:val="00AA68CE"/>
    <w:rsid w:val="00AA73B7"/>
    <w:rsid w:val="00AA74DC"/>
    <w:rsid w:val="00AA7A45"/>
    <w:rsid w:val="00AB031C"/>
    <w:rsid w:val="00AB2050"/>
    <w:rsid w:val="00AB26BC"/>
    <w:rsid w:val="00AB30AF"/>
    <w:rsid w:val="00AB31D8"/>
    <w:rsid w:val="00AB3C49"/>
    <w:rsid w:val="00AB453A"/>
    <w:rsid w:val="00AB48FD"/>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53E"/>
    <w:rsid w:val="00AC4818"/>
    <w:rsid w:val="00AC4E08"/>
    <w:rsid w:val="00AC5F3E"/>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9B5"/>
    <w:rsid w:val="00AD3071"/>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38A"/>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882"/>
    <w:rsid w:val="00AF3E0F"/>
    <w:rsid w:val="00AF3F1B"/>
    <w:rsid w:val="00AF3F9D"/>
    <w:rsid w:val="00AF4112"/>
    <w:rsid w:val="00AF4C2A"/>
    <w:rsid w:val="00AF5867"/>
    <w:rsid w:val="00AF6050"/>
    <w:rsid w:val="00AF6781"/>
    <w:rsid w:val="00AF6C1C"/>
    <w:rsid w:val="00AF6F5F"/>
    <w:rsid w:val="00AF6FD3"/>
    <w:rsid w:val="00AF7D09"/>
    <w:rsid w:val="00AF7FA4"/>
    <w:rsid w:val="00B0053E"/>
    <w:rsid w:val="00B0059C"/>
    <w:rsid w:val="00B005DF"/>
    <w:rsid w:val="00B00FBB"/>
    <w:rsid w:val="00B01139"/>
    <w:rsid w:val="00B01455"/>
    <w:rsid w:val="00B01481"/>
    <w:rsid w:val="00B01C9B"/>
    <w:rsid w:val="00B022E2"/>
    <w:rsid w:val="00B0278B"/>
    <w:rsid w:val="00B02F82"/>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AC9"/>
    <w:rsid w:val="00B202BF"/>
    <w:rsid w:val="00B204FB"/>
    <w:rsid w:val="00B2073C"/>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48F"/>
    <w:rsid w:val="00B27AF4"/>
    <w:rsid w:val="00B27FF1"/>
    <w:rsid w:val="00B300A3"/>
    <w:rsid w:val="00B300C7"/>
    <w:rsid w:val="00B302B9"/>
    <w:rsid w:val="00B312CC"/>
    <w:rsid w:val="00B31CD0"/>
    <w:rsid w:val="00B3226F"/>
    <w:rsid w:val="00B32A06"/>
    <w:rsid w:val="00B32D59"/>
    <w:rsid w:val="00B32D90"/>
    <w:rsid w:val="00B330E0"/>
    <w:rsid w:val="00B33787"/>
    <w:rsid w:val="00B33DB4"/>
    <w:rsid w:val="00B33FFF"/>
    <w:rsid w:val="00B34679"/>
    <w:rsid w:val="00B34F82"/>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969"/>
    <w:rsid w:val="00B46B41"/>
    <w:rsid w:val="00B46CF9"/>
    <w:rsid w:val="00B46EB3"/>
    <w:rsid w:val="00B473ED"/>
    <w:rsid w:val="00B50030"/>
    <w:rsid w:val="00B500ED"/>
    <w:rsid w:val="00B507DE"/>
    <w:rsid w:val="00B50C88"/>
    <w:rsid w:val="00B50F28"/>
    <w:rsid w:val="00B50F4B"/>
    <w:rsid w:val="00B50F78"/>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2D81"/>
    <w:rsid w:val="00B63889"/>
    <w:rsid w:val="00B65B5F"/>
    <w:rsid w:val="00B65B73"/>
    <w:rsid w:val="00B66D42"/>
    <w:rsid w:val="00B66FC7"/>
    <w:rsid w:val="00B67670"/>
    <w:rsid w:val="00B6771A"/>
    <w:rsid w:val="00B67BB3"/>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ECC"/>
    <w:rsid w:val="00B760DD"/>
    <w:rsid w:val="00B76189"/>
    <w:rsid w:val="00B761AF"/>
    <w:rsid w:val="00B7680B"/>
    <w:rsid w:val="00B7683E"/>
    <w:rsid w:val="00B77596"/>
    <w:rsid w:val="00B77BBE"/>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3379"/>
    <w:rsid w:val="00BA4032"/>
    <w:rsid w:val="00BA40C1"/>
    <w:rsid w:val="00BA41EC"/>
    <w:rsid w:val="00BA56A7"/>
    <w:rsid w:val="00BA5CE9"/>
    <w:rsid w:val="00BA5E43"/>
    <w:rsid w:val="00BA6121"/>
    <w:rsid w:val="00BA6DA6"/>
    <w:rsid w:val="00BA73AE"/>
    <w:rsid w:val="00BA7AE1"/>
    <w:rsid w:val="00BB0370"/>
    <w:rsid w:val="00BB03B7"/>
    <w:rsid w:val="00BB05CE"/>
    <w:rsid w:val="00BB16D9"/>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4BC"/>
    <w:rsid w:val="00BB7935"/>
    <w:rsid w:val="00BB7C8F"/>
    <w:rsid w:val="00BC0304"/>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1FD0"/>
    <w:rsid w:val="00BD2492"/>
    <w:rsid w:val="00BD2B5D"/>
    <w:rsid w:val="00BD2C37"/>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0596"/>
    <w:rsid w:val="00BE1836"/>
    <w:rsid w:val="00BE1BB4"/>
    <w:rsid w:val="00BE2107"/>
    <w:rsid w:val="00BE372B"/>
    <w:rsid w:val="00BE3DE7"/>
    <w:rsid w:val="00BE4096"/>
    <w:rsid w:val="00BE4601"/>
    <w:rsid w:val="00BE5200"/>
    <w:rsid w:val="00BE521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F08AE"/>
    <w:rsid w:val="00BF0FE4"/>
    <w:rsid w:val="00BF1187"/>
    <w:rsid w:val="00BF1CF1"/>
    <w:rsid w:val="00BF1EC2"/>
    <w:rsid w:val="00BF29EF"/>
    <w:rsid w:val="00BF3429"/>
    <w:rsid w:val="00BF3544"/>
    <w:rsid w:val="00BF3B83"/>
    <w:rsid w:val="00BF3E97"/>
    <w:rsid w:val="00BF3FF7"/>
    <w:rsid w:val="00BF409D"/>
    <w:rsid w:val="00BF4396"/>
    <w:rsid w:val="00BF497E"/>
    <w:rsid w:val="00BF5125"/>
    <w:rsid w:val="00BF5286"/>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2492"/>
    <w:rsid w:val="00C025B4"/>
    <w:rsid w:val="00C02C5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3E44"/>
    <w:rsid w:val="00C24B73"/>
    <w:rsid w:val="00C24D98"/>
    <w:rsid w:val="00C253C3"/>
    <w:rsid w:val="00C25968"/>
    <w:rsid w:val="00C25B1A"/>
    <w:rsid w:val="00C2693A"/>
    <w:rsid w:val="00C27396"/>
    <w:rsid w:val="00C276C1"/>
    <w:rsid w:val="00C27C1D"/>
    <w:rsid w:val="00C30858"/>
    <w:rsid w:val="00C3103D"/>
    <w:rsid w:val="00C3143A"/>
    <w:rsid w:val="00C3162C"/>
    <w:rsid w:val="00C31EDD"/>
    <w:rsid w:val="00C3222D"/>
    <w:rsid w:val="00C3279E"/>
    <w:rsid w:val="00C32AFD"/>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7ED7"/>
    <w:rsid w:val="00C6000B"/>
    <w:rsid w:val="00C6037E"/>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C84"/>
    <w:rsid w:val="00C66E07"/>
    <w:rsid w:val="00C67CC6"/>
    <w:rsid w:val="00C702D5"/>
    <w:rsid w:val="00C70D01"/>
    <w:rsid w:val="00C7186F"/>
    <w:rsid w:val="00C71884"/>
    <w:rsid w:val="00C71F34"/>
    <w:rsid w:val="00C725C7"/>
    <w:rsid w:val="00C73049"/>
    <w:rsid w:val="00C736F6"/>
    <w:rsid w:val="00C7396C"/>
    <w:rsid w:val="00C74210"/>
    <w:rsid w:val="00C74BA5"/>
    <w:rsid w:val="00C74C67"/>
    <w:rsid w:val="00C74C8C"/>
    <w:rsid w:val="00C74E02"/>
    <w:rsid w:val="00C74F68"/>
    <w:rsid w:val="00C75142"/>
    <w:rsid w:val="00C7574D"/>
    <w:rsid w:val="00C75F35"/>
    <w:rsid w:val="00C768AD"/>
    <w:rsid w:val="00C77062"/>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486"/>
    <w:rsid w:val="00C85A61"/>
    <w:rsid w:val="00C86941"/>
    <w:rsid w:val="00C86FD6"/>
    <w:rsid w:val="00C873A2"/>
    <w:rsid w:val="00C877A6"/>
    <w:rsid w:val="00C8782B"/>
    <w:rsid w:val="00C8796E"/>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D83"/>
    <w:rsid w:val="00CA3408"/>
    <w:rsid w:val="00CA3DC2"/>
    <w:rsid w:val="00CA3DD3"/>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DC8"/>
    <w:rsid w:val="00CB54DF"/>
    <w:rsid w:val="00CB59F3"/>
    <w:rsid w:val="00CB5D41"/>
    <w:rsid w:val="00CB5EB0"/>
    <w:rsid w:val="00CB616F"/>
    <w:rsid w:val="00CB6F9A"/>
    <w:rsid w:val="00CC045C"/>
    <w:rsid w:val="00CC04D2"/>
    <w:rsid w:val="00CC089B"/>
    <w:rsid w:val="00CC0A96"/>
    <w:rsid w:val="00CC1910"/>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70B5"/>
    <w:rsid w:val="00CC7526"/>
    <w:rsid w:val="00CC774B"/>
    <w:rsid w:val="00CC78D1"/>
    <w:rsid w:val="00CD008E"/>
    <w:rsid w:val="00CD0226"/>
    <w:rsid w:val="00CD040A"/>
    <w:rsid w:val="00CD08AE"/>
    <w:rsid w:val="00CD111D"/>
    <w:rsid w:val="00CD1C90"/>
    <w:rsid w:val="00CD1E3D"/>
    <w:rsid w:val="00CD24D4"/>
    <w:rsid w:val="00CD3743"/>
    <w:rsid w:val="00CD3BC8"/>
    <w:rsid w:val="00CD427C"/>
    <w:rsid w:val="00CD42E0"/>
    <w:rsid w:val="00CD47BB"/>
    <w:rsid w:val="00CD4827"/>
    <w:rsid w:val="00CD4888"/>
    <w:rsid w:val="00CD4A5D"/>
    <w:rsid w:val="00CD57BB"/>
    <w:rsid w:val="00CD5A7F"/>
    <w:rsid w:val="00CD5F55"/>
    <w:rsid w:val="00CD6282"/>
    <w:rsid w:val="00CD647F"/>
    <w:rsid w:val="00CD74AC"/>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B3A"/>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5252"/>
    <w:rsid w:val="00CF52EC"/>
    <w:rsid w:val="00CF5614"/>
    <w:rsid w:val="00CF5E52"/>
    <w:rsid w:val="00CF64C4"/>
    <w:rsid w:val="00CF6C89"/>
    <w:rsid w:val="00CF71FC"/>
    <w:rsid w:val="00CF74C5"/>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68AF"/>
    <w:rsid w:val="00D06D0F"/>
    <w:rsid w:val="00D070E4"/>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5952"/>
    <w:rsid w:val="00D17965"/>
    <w:rsid w:val="00D20DDD"/>
    <w:rsid w:val="00D20F43"/>
    <w:rsid w:val="00D21090"/>
    <w:rsid w:val="00D2139A"/>
    <w:rsid w:val="00D21E05"/>
    <w:rsid w:val="00D21EC2"/>
    <w:rsid w:val="00D224BC"/>
    <w:rsid w:val="00D22617"/>
    <w:rsid w:val="00D2265E"/>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0ED6"/>
    <w:rsid w:val="00D312D6"/>
    <w:rsid w:val="00D3152C"/>
    <w:rsid w:val="00D3237F"/>
    <w:rsid w:val="00D326A1"/>
    <w:rsid w:val="00D326DB"/>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3FE4"/>
    <w:rsid w:val="00D54289"/>
    <w:rsid w:val="00D5465B"/>
    <w:rsid w:val="00D54DD6"/>
    <w:rsid w:val="00D56602"/>
    <w:rsid w:val="00D57361"/>
    <w:rsid w:val="00D57535"/>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0B7"/>
    <w:rsid w:val="00D93A40"/>
    <w:rsid w:val="00D93E42"/>
    <w:rsid w:val="00D93FC9"/>
    <w:rsid w:val="00D94807"/>
    <w:rsid w:val="00D94C4E"/>
    <w:rsid w:val="00D95009"/>
    <w:rsid w:val="00D95857"/>
    <w:rsid w:val="00D96D61"/>
    <w:rsid w:val="00D971A7"/>
    <w:rsid w:val="00D97E2C"/>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05E2"/>
    <w:rsid w:val="00DB1F27"/>
    <w:rsid w:val="00DB2613"/>
    <w:rsid w:val="00DB281B"/>
    <w:rsid w:val="00DB29F3"/>
    <w:rsid w:val="00DB3111"/>
    <w:rsid w:val="00DB33AF"/>
    <w:rsid w:val="00DB3965"/>
    <w:rsid w:val="00DB4214"/>
    <w:rsid w:val="00DB4386"/>
    <w:rsid w:val="00DB44E8"/>
    <w:rsid w:val="00DB521F"/>
    <w:rsid w:val="00DB55AF"/>
    <w:rsid w:val="00DB5DD3"/>
    <w:rsid w:val="00DB5E84"/>
    <w:rsid w:val="00DB6943"/>
    <w:rsid w:val="00DB6966"/>
    <w:rsid w:val="00DB6C01"/>
    <w:rsid w:val="00DB785B"/>
    <w:rsid w:val="00DB7AF6"/>
    <w:rsid w:val="00DC011F"/>
    <w:rsid w:val="00DC03F8"/>
    <w:rsid w:val="00DC0598"/>
    <w:rsid w:val="00DC073C"/>
    <w:rsid w:val="00DC0C68"/>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5F4D"/>
    <w:rsid w:val="00DD602C"/>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F34"/>
    <w:rsid w:val="00DE2F8F"/>
    <w:rsid w:val="00DE3094"/>
    <w:rsid w:val="00DE3503"/>
    <w:rsid w:val="00DE3B46"/>
    <w:rsid w:val="00DE4770"/>
    <w:rsid w:val="00DE4CB0"/>
    <w:rsid w:val="00DE517F"/>
    <w:rsid w:val="00DE53DB"/>
    <w:rsid w:val="00DE5875"/>
    <w:rsid w:val="00DE58B9"/>
    <w:rsid w:val="00DE5D15"/>
    <w:rsid w:val="00DE60A4"/>
    <w:rsid w:val="00DE62D7"/>
    <w:rsid w:val="00DE7386"/>
    <w:rsid w:val="00DE7F9E"/>
    <w:rsid w:val="00DF06C5"/>
    <w:rsid w:val="00DF0AFB"/>
    <w:rsid w:val="00DF12DA"/>
    <w:rsid w:val="00DF1740"/>
    <w:rsid w:val="00DF18D8"/>
    <w:rsid w:val="00DF26F8"/>
    <w:rsid w:val="00DF2A01"/>
    <w:rsid w:val="00DF3048"/>
    <w:rsid w:val="00DF3113"/>
    <w:rsid w:val="00DF3359"/>
    <w:rsid w:val="00DF360E"/>
    <w:rsid w:val="00DF3D47"/>
    <w:rsid w:val="00DF413B"/>
    <w:rsid w:val="00DF44D9"/>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DB3"/>
    <w:rsid w:val="00E06666"/>
    <w:rsid w:val="00E06E9E"/>
    <w:rsid w:val="00E07533"/>
    <w:rsid w:val="00E078C1"/>
    <w:rsid w:val="00E10069"/>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584C"/>
    <w:rsid w:val="00E26555"/>
    <w:rsid w:val="00E26CE7"/>
    <w:rsid w:val="00E26DDC"/>
    <w:rsid w:val="00E26E02"/>
    <w:rsid w:val="00E2734B"/>
    <w:rsid w:val="00E277EE"/>
    <w:rsid w:val="00E27B13"/>
    <w:rsid w:val="00E27C11"/>
    <w:rsid w:val="00E27CCF"/>
    <w:rsid w:val="00E27F6F"/>
    <w:rsid w:val="00E309DF"/>
    <w:rsid w:val="00E30B01"/>
    <w:rsid w:val="00E30C53"/>
    <w:rsid w:val="00E30E83"/>
    <w:rsid w:val="00E310B7"/>
    <w:rsid w:val="00E3181F"/>
    <w:rsid w:val="00E322B7"/>
    <w:rsid w:val="00E32F05"/>
    <w:rsid w:val="00E34814"/>
    <w:rsid w:val="00E35398"/>
    <w:rsid w:val="00E35669"/>
    <w:rsid w:val="00E35780"/>
    <w:rsid w:val="00E357CD"/>
    <w:rsid w:val="00E366CC"/>
    <w:rsid w:val="00E366D7"/>
    <w:rsid w:val="00E36E0A"/>
    <w:rsid w:val="00E40A2A"/>
    <w:rsid w:val="00E40F20"/>
    <w:rsid w:val="00E423F5"/>
    <w:rsid w:val="00E42B50"/>
    <w:rsid w:val="00E431EE"/>
    <w:rsid w:val="00E4327E"/>
    <w:rsid w:val="00E43560"/>
    <w:rsid w:val="00E43680"/>
    <w:rsid w:val="00E43756"/>
    <w:rsid w:val="00E43C81"/>
    <w:rsid w:val="00E44766"/>
    <w:rsid w:val="00E449B3"/>
    <w:rsid w:val="00E44A8C"/>
    <w:rsid w:val="00E454EB"/>
    <w:rsid w:val="00E45679"/>
    <w:rsid w:val="00E45BF7"/>
    <w:rsid w:val="00E4637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33C0"/>
    <w:rsid w:val="00E6399A"/>
    <w:rsid w:val="00E63D31"/>
    <w:rsid w:val="00E64271"/>
    <w:rsid w:val="00E64471"/>
    <w:rsid w:val="00E6525E"/>
    <w:rsid w:val="00E6571B"/>
    <w:rsid w:val="00E65EC2"/>
    <w:rsid w:val="00E667C8"/>
    <w:rsid w:val="00E6765D"/>
    <w:rsid w:val="00E7035B"/>
    <w:rsid w:val="00E707AB"/>
    <w:rsid w:val="00E708B7"/>
    <w:rsid w:val="00E70F05"/>
    <w:rsid w:val="00E70F80"/>
    <w:rsid w:val="00E71374"/>
    <w:rsid w:val="00E71CA7"/>
    <w:rsid w:val="00E72600"/>
    <w:rsid w:val="00E72AEF"/>
    <w:rsid w:val="00E72D4E"/>
    <w:rsid w:val="00E730C5"/>
    <w:rsid w:val="00E73178"/>
    <w:rsid w:val="00E73740"/>
    <w:rsid w:val="00E73F09"/>
    <w:rsid w:val="00E74042"/>
    <w:rsid w:val="00E74455"/>
    <w:rsid w:val="00E74C76"/>
    <w:rsid w:val="00E74CCE"/>
    <w:rsid w:val="00E74D1F"/>
    <w:rsid w:val="00E75006"/>
    <w:rsid w:val="00E750D5"/>
    <w:rsid w:val="00E756FE"/>
    <w:rsid w:val="00E75A74"/>
    <w:rsid w:val="00E75BD4"/>
    <w:rsid w:val="00E75C33"/>
    <w:rsid w:val="00E7639A"/>
    <w:rsid w:val="00E76C0B"/>
    <w:rsid w:val="00E76DC4"/>
    <w:rsid w:val="00E76ED3"/>
    <w:rsid w:val="00E7724F"/>
    <w:rsid w:val="00E77574"/>
    <w:rsid w:val="00E77B11"/>
    <w:rsid w:val="00E80092"/>
    <w:rsid w:val="00E801E9"/>
    <w:rsid w:val="00E81A8D"/>
    <w:rsid w:val="00E8249F"/>
    <w:rsid w:val="00E82C90"/>
    <w:rsid w:val="00E8321A"/>
    <w:rsid w:val="00E83648"/>
    <w:rsid w:val="00E84105"/>
    <w:rsid w:val="00E847F3"/>
    <w:rsid w:val="00E84A38"/>
    <w:rsid w:val="00E85561"/>
    <w:rsid w:val="00E85EA2"/>
    <w:rsid w:val="00E86A02"/>
    <w:rsid w:val="00E86A68"/>
    <w:rsid w:val="00E86AA5"/>
    <w:rsid w:val="00E86DBC"/>
    <w:rsid w:val="00E87227"/>
    <w:rsid w:val="00E872B4"/>
    <w:rsid w:val="00E8749B"/>
    <w:rsid w:val="00E90938"/>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48A8"/>
    <w:rsid w:val="00E957AB"/>
    <w:rsid w:val="00E959FB"/>
    <w:rsid w:val="00E95BCD"/>
    <w:rsid w:val="00E95CBE"/>
    <w:rsid w:val="00E95E14"/>
    <w:rsid w:val="00E96121"/>
    <w:rsid w:val="00E96651"/>
    <w:rsid w:val="00E97006"/>
    <w:rsid w:val="00EA04F9"/>
    <w:rsid w:val="00EA0BFA"/>
    <w:rsid w:val="00EA0EDC"/>
    <w:rsid w:val="00EA10DD"/>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5353"/>
    <w:rsid w:val="00EA5560"/>
    <w:rsid w:val="00EA638B"/>
    <w:rsid w:val="00EA66D1"/>
    <w:rsid w:val="00EA77A7"/>
    <w:rsid w:val="00EA77CC"/>
    <w:rsid w:val="00EA7976"/>
    <w:rsid w:val="00EB072F"/>
    <w:rsid w:val="00EB077F"/>
    <w:rsid w:val="00EB0E27"/>
    <w:rsid w:val="00EB16B7"/>
    <w:rsid w:val="00EB18E2"/>
    <w:rsid w:val="00EB1A56"/>
    <w:rsid w:val="00EB2533"/>
    <w:rsid w:val="00EB2A17"/>
    <w:rsid w:val="00EB2B87"/>
    <w:rsid w:val="00EB2CFF"/>
    <w:rsid w:val="00EB30CA"/>
    <w:rsid w:val="00EB314C"/>
    <w:rsid w:val="00EB3BF1"/>
    <w:rsid w:val="00EB3D43"/>
    <w:rsid w:val="00EB3EF6"/>
    <w:rsid w:val="00EB4884"/>
    <w:rsid w:val="00EB4DBC"/>
    <w:rsid w:val="00EB4F1C"/>
    <w:rsid w:val="00EB5104"/>
    <w:rsid w:val="00EB5AE8"/>
    <w:rsid w:val="00EB6599"/>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4DFC"/>
    <w:rsid w:val="00EC5125"/>
    <w:rsid w:val="00EC54D4"/>
    <w:rsid w:val="00EC6744"/>
    <w:rsid w:val="00EC77EC"/>
    <w:rsid w:val="00EC7DB7"/>
    <w:rsid w:val="00EC7E4B"/>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672"/>
    <w:rsid w:val="00ED6ED6"/>
    <w:rsid w:val="00ED7111"/>
    <w:rsid w:val="00EE0D54"/>
    <w:rsid w:val="00EE0D62"/>
    <w:rsid w:val="00EE182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00D"/>
    <w:rsid w:val="00EF3594"/>
    <w:rsid w:val="00EF3B4E"/>
    <w:rsid w:val="00EF3D3B"/>
    <w:rsid w:val="00EF4164"/>
    <w:rsid w:val="00EF5188"/>
    <w:rsid w:val="00EF5397"/>
    <w:rsid w:val="00EF5491"/>
    <w:rsid w:val="00EF5692"/>
    <w:rsid w:val="00EF5F1A"/>
    <w:rsid w:val="00EF60AD"/>
    <w:rsid w:val="00EF6754"/>
    <w:rsid w:val="00EF6796"/>
    <w:rsid w:val="00EF6B3D"/>
    <w:rsid w:val="00F00827"/>
    <w:rsid w:val="00F009DF"/>
    <w:rsid w:val="00F014A4"/>
    <w:rsid w:val="00F01704"/>
    <w:rsid w:val="00F01D6C"/>
    <w:rsid w:val="00F01E57"/>
    <w:rsid w:val="00F020C2"/>
    <w:rsid w:val="00F0367C"/>
    <w:rsid w:val="00F037E6"/>
    <w:rsid w:val="00F04174"/>
    <w:rsid w:val="00F043BC"/>
    <w:rsid w:val="00F05086"/>
    <w:rsid w:val="00F050F2"/>
    <w:rsid w:val="00F05147"/>
    <w:rsid w:val="00F05469"/>
    <w:rsid w:val="00F056EB"/>
    <w:rsid w:val="00F058B2"/>
    <w:rsid w:val="00F05B6E"/>
    <w:rsid w:val="00F05DC9"/>
    <w:rsid w:val="00F06BFC"/>
    <w:rsid w:val="00F06DE7"/>
    <w:rsid w:val="00F072B3"/>
    <w:rsid w:val="00F07854"/>
    <w:rsid w:val="00F07DE8"/>
    <w:rsid w:val="00F07F30"/>
    <w:rsid w:val="00F100DC"/>
    <w:rsid w:val="00F101C5"/>
    <w:rsid w:val="00F106A3"/>
    <w:rsid w:val="00F108EA"/>
    <w:rsid w:val="00F11089"/>
    <w:rsid w:val="00F11699"/>
    <w:rsid w:val="00F11A91"/>
    <w:rsid w:val="00F122A9"/>
    <w:rsid w:val="00F12328"/>
    <w:rsid w:val="00F12825"/>
    <w:rsid w:val="00F12847"/>
    <w:rsid w:val="00F135A1"/>
    <w:rsid w:val="00F1459D"/>
    <w:rsid w:val="00F14935"/>
    <w:rsid w:val="00F14E0A"/>
    <w:rsid w:val="00F14F69"/>
    <w:rsid w:val="00F150B0"/>
    <w:rsid w:val="00F15EFB"/>
    <w:rsid w:val="00F16CEA"/>
    <w:rsid w:val="00F17785"/>
    <w:rsid w:val="00F17BCC"/>
    <w:rsid w:val="00F20C43"/>
    <w:rsid w:val="00F21540"/>
    <w:rsid w:val="00F2170B"/>
    <w:rsid w:val="00F22076"/>
    <w:rsid w:val="00F2241C"/>
    <w:rsid w:val="00F228C6"/>
    <w:rsid w:val="00F228C7"/>
    <w:rsid w:val="00F22F19"/>
    <w:rsid w:val="00F23549"/>
    <w:rsid w:val="00F2375A"/>
    <w:rsid w:val="00F23AC5"/>
    <w:rsid w:val="00F23AC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71C"/>
    <w:rsid w:val="00F34387"/>
    <w:rsid w:val="00F34669"/>
    <w:rsid w:val="00F34C36"/>
    <w:rsid w:val="00F34CDA"/>
    <w:rsid w:val="00F34DD6"/>
    <w:rsid w:val="00F3510D"/>
    <w:rsid w:val="00F35525"/>
    <w:rsid w:val="00F35C83"/>
    <w:rsid w:val="00F36868"/>
    <w:rsid w:val="00F36D8E"/>
    <w:rsid w:val="00F40130"/>
    <w:rsid w:val="00F41689"/>
    <w:rsid w:val="00F41966"/>
    <w:rsid w:val="00F422A4"/>
    <w:rsid w:val="00F42E0D"/>
    <w:rsid w:val="00F4351B"/>
    <w:rsid w:val="00F43A61"/>
    <w:rsid w:val="00F441B0"/>
    <w:rsid w:val="00F449D3"/>
    <w:rsid w:val="00F44AA4"/>
    <w:rsid w:val="00F44D28"/>
    <w:rsid w:val="00F4500F"/>
    <w:rsid w:val="00F460A5"/>
    <w:rsid w:val="00F463B7"/>
    <w:rsid w:val="00F46630"/>
    <w:rsid w:val="00F46FC2"/>
    <w:rsid w:val="00F47080"/>
    <w:rsid w:val="00F5007C"/>
    <w:rsid w:val="00F50285"/>
    <w:rsid w:val="00F51036"/>
    <w:rsid w:val="00F5131C"/>
    <w:rsid w:val="00F518C7"/>
    <w:rsid w:val="00F519BA"/>
    <w:rsid w:val="00F5331D"/>
    <w:rsid w:val="00F53372"/>
    <w:rsid w:val="00F534CC"/>
    <w:rsid w:val="00F54025"/>
    <w:rsid w:val="00F543E4"/>
    <w:rsid w:val="00F544FB"/>
    <w:rsid w:val="00F54A23"/>
    <w:rsid w:val="00F54FE2"/>
    <w:rsid w:val="00F55369"/>
    <w:rsid w:val="00F554B3"/>
    <w:rsid w:val="00F55901"/>
    <w:rsid w:val="00F55960"/>
    <w:rsid w:val="00F564A1"/>
    <w:rsid w:val="00F564B9"/>
    <w:rsid w:val="00F56A2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5EB3"/>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6C9B"/>
    <w:rsid w:val="00F770E6"/>
    <w:rsid w:val="00F77730"/>
    <w:rsid w:val="00F80113"/>
    <w:rsid w:val="00F80634"/>
    <w:rsid w:val="00F81073"/>
    <w:rsid w:val="00F81F27"/>
    <w:rsid w:val="00F8263F"/>
    <w:rsid w:val="00F82678"/>
    <w:rsid w:val="00F828C8"/>
    <w:rsid w:val="00F82BD5"/>
    <w:rsid w:val="00F82FA5"/>
    <w:rsid w:val="00F83088"/>
    <w:rsid w:val="00F8337B"/>
    <w:rsid w:val="00F84057"/>
    <w:rsid w:val="00F84322"/>
    <w:rsid w:val="00F8442C"/>
    <w:rsid w:val="00F8555A"/>
    <w:rsid w:val="00F860E2"/>
    <w:rsid w:val="00F86A5D"/>
    <w:rsid w:val="00F86A9B"/>
    <w:rsid w:val="00F86DAC"/>
    <w:rsid w:val="00F8781F"/>
    <w:rsid w:val="00F87DDF"/>
    <w:rsid w:val="00F9003C"/>
    <w:rsid w:val="00F906B6"/>
    <w:rsid w:val="00F90801"/>
    <w:rsid w:val="00F9087C"/>
    <w:rsid w:val="00F908AB"/>
    <w:rsid w:val="00F90CE2"/>
    <w:rsid w:val="00F91428"/>
    <w:rsid w:val="00F914E4"/>
    <w:rsid w:val="00F91572"/>
    <w:rsid w:val="00F91BA0"/>
    <w:rsid w:val="00F92917"/>
    <w:rsid w:val="00F93F26"/>
    <w:rsid w:val="00F9426A"/>
    <w:rsid w:val="00F9454C"/>
    <w:rsid w:val="00F94AE3"/>
    <w:rsid w:val="00F94CBA"/>
    <w:rsid w:val="00F94F19"/>
    <w:rsid w:val="00F94F6B"/>
    <w:rsid w:val="00F95622"/>
    <w:rsid w:val="00F968FD"/>
    <w:rsid w:val="00F96A64"/>
    <w:rsid w:val="00F9704D"/>
    <w:rsid w:val="00F9728F"/>
    <w:rsid w:val="00F97487"/>
    <w:rsid w:val="00F97AA2"/>
    <w:rsid w:val="00F97B2C"/>
    <w:rsid w:val="00FA09C0"/>
    <w:rsid w:val="00FA0BB3"/>
    <w:rsid w:val="00FA0CF4"/>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A6C"/>
    <w:rsid w:val="00FB6F84"/>
    <w:rsid w:val="00FB7117"/>
    <w:rsid w:val="00FB7BB0"/>
    <w:rsid w:val="00FB7E28"/>
    <w:rsid w:val="00FC00A9"/>
    <w:rsid w:val="00FC05F1"/>
    <w:rsid w:val="00FC07EF"/>
    <w:rsid w:val="00FC0AD7"/>
    <w:rsid w:val="00FC1216"/>
    <w:rsid w:val="00FC138A"/>
    <w:rsid w:val="00FC2055"/>
    <w:rsid w:val="00FC2503"/>
    <w:rsid w:val="00FC277B"/>
    <w:rsid w:val="00FC2B86"/>
    <w:rsid w:val="00FC3668"/>
    <w:rsid w:val="00FC36E9"/>
    <w:rsid w:val="00FC3AD5"/>
    <w:rsid w:val="00FC3EEE"/>
    <w:rsid w:val="00FC4368"/>
    <w:rsid w:val="00FC4DFE"/>
    <w:rsid w:val="00FC5101"/>
    <w:rsid w:val="00FC5D16"/>
    <w:rsid w:val="00FC721B"/>
    <w:rsid w:val="00FC7C26"/>
    <w:rsid w:val="00FD003B"/>
    <w:rsid w:val="00FD06B0"/>
    <w:rsid w:val="00FD13BC"/>
    <w:rsid w:val="00FD2573"/>
    <w:rsid w:val="00FD311F"/>
    <w:rsid w:val="00FD3A8B"/>
    <w:rsid w:val="00FD3A96"/>
    <w:rsid w:val="00FD3B3F"/>
    <w:rsid w:val="00FD3E01"/>
    <w:rsid w:val="00FD3E2B"/>
    <w:rsid w:val="00FD410F"/>
    <w:rsid w:val="00FD46CC"/>
    <w:rsid w:val="00FD4B07"/>
    <w:rsid w:val="00FD55ED"/>
    <w:rsid w:val="00FD6DA6"/>
    <w:rsid w:val="00FD6FC9"/>
    <w:rsid w:val="00FD73BF"/>
    <w:rsid w:val="00FD7772"/>
    <w:rsid w:val="00FE056E"/>
    <w:rsid w:val="00FE12AB"/>
    <w:rsid w:val="00FE14C7"/>
    <w:rsid w:val="00FE1AC8"/>
    <w:rsid w:val="00FE1BE0"/>
    <w:rsid w:val="00FE22A7"/>
    <w:rsid w:val="00FE23EB"/>
    <w:rsid w:val="00FE24D9"/>
    <w:rsid w:val="00FE279F"/>
    <w:rsid w:val="00FE280F"/>
    <w:rsid w:val="00FE2A05"/>
    <w:rsid w:val="00FE3233"/>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25C"/>
    <w:rsid w:val="00FE7A00"/>
    <w:rsid w:val="00FF0B5C"/>
    <w:rsid w:val="00FF11F6"/>
    <w:rsid w:val="00FF159E"/>
    <w:rsid w:val="00FF276E"/>
    <w:rsid w:val="00FF2BA8"/>
    <w:rsid w:val="00FF2F64"/>
    <w:rsid w:val="00FF324B"/>
    <w:rsid w:val="00FF372F"/>
    <w:rsid w:val="00FF3E8C"/>
    <w:rsid w:val="00FF3F08"/>
    <w:rsid w:val="00FF4435"/>
    <w:rsid w:val="00FF4617"/>
    <w:rsid w:val="00FF48C9"/>
    <w:rsid w:val="00FF5612"/>
    <w:rsid w:val="00FF61E8"/>
    <w:rsid w:val="00FF6414"/>
    <w:rsid w:val="00FF6ACC"/>
    <w:rsid w:val="00FF6B2D"/>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Char"/>
    <w:qFormat/>
    <w:rsid w:val="00601935"/>
    <w:pPr>
      <w:keepNext/>
      <w:keepLines/>
      <w:spacing w:before="120" w:after="120"/>
      <w:jc w:val="center"/>
      <w:outlineLvl w:val="0"/>
    </w:pPr>
    <w:rPr>
      <w:b/>
      <w:bCs/>
      <w:kern w:val="44"/>
      <w:sz w:val="44"/>
      <w:szCs w:val="44"/>
    </w:rPr>
  </w:style>
  <w:style w:type="paragraph" w:styleId="21">
    <w:name w:val="heading 2"/>
    <w:basedOn w:val="a1"/>
    <w:next w:val="a1"/>
    <w:link w:val="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Char"/>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Char"/>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Char"/>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601935"/>
    <w:rPr>
      <w:b/>
      <w:bCs/>
      <w:kern w:val="44"/>
      <w:sz w:val="44"/>
      <w:szCs w:val="44"/>
    </w:rPr>
  </w:style>
  <w:style w:type="paragraph" w:styleId="a5">
    <w:name w:val="List Paragraph"/>
    <w:basedOn w:val="a1"/>
    <w:link w:val="Char"/>
    <w:uiPriority w:val="34"/>
    <w:qFormat/>
    <w:rsid w:val="005464F8"/>
    <w:pPr>
      <w:ind w:firstLineChars="200" w:firstLine="420"/>
    </w:pPr>
  </w:style>
  <w:style w:type="paragraph" w:customStyle="1" w:styleId="22">
    <w:name w:val="列出段落2"/>
    <w:basedOn w:val="a1"/>
    <w:uiPriority w:val="34"/>
    <w:qFormat/>
    <w:rsid w:val="00FE63A0"/>
    <w:pPr>
      <w:ind w:firstLineChars="200" w:firstLine="420"/>
    </w:pPr>
    <w:rPr>
      <w:rFonts w:ascii="Calibri" w:eastAsia="宋体" w:hAnsi="Calibri" w:cs="黑体"/>
    </w:rPr>
  </w:style>
  <w:style w:type="character" w:customStyle="1" w:styleId="2Char">
    <w:name w:val="标题 2 Char"/>
    <w:basedOn w:val="a2"/>
    <w:link w:val="21"/>
    <w:uiPriority w:val="9"/>
    <w:rsid w:val="00601935"/>
    <w:rPr>
      <w:rFonts w:ascii="Times New Roman" w:hAnsi="Times New Roman" w:cs="Times New Roman"/>
      <w:b/>
      <w:bCs/>
      <w:sz w:val="32"/>
      <w:szCs w:val="32"/>
    </w:rPr>
  </w:style>
  <w:style w:type="character" w:customStyle="1" w:styleId="3Char">
    <w:name w:val="标题 3 Char"/>
    <w:basedOn w:val="a2"/>
    <w:link w:val="31"/>
    <w:rsid w:val="006637A1"/>
    <w:rPr>
      <w:rFonts w:ascii="Times New Roman" w:hAnsi="Times New Roman"/>
      <w:b/>
      <w:bCs/>
      <w:sz w:val="32"/>
      <w:szCs w:val="32"/>
    </w:rPr>
  </w:style>
  <w:style w:type="character" w:customStyle="1" w:styleId="4Char">
    <w:name w:val="标题 4 Char"/>
    <w:basedOn w:val="a2"/>
    <w:link w:val="41"/>
    <w:rsid w:val="00601935"/>
    <w:rPr>
      <w:rFonts w:ascii="Times New Roman" w:eastAsia="宋体" w:hAnsi="Times New Roman" w:cs="Times New Roman"/>
      <w:b/>
      <w:bCs/>
      <w:sz w:val="28"/>
      <w:szCs w:val="32"/>
    </w:rPr>
  </w:style>
  <w:style w:type="character" w:customStyle="1" w:styleId="5Char">
    <w:name w:val="标题 5 Char"/>
    <w:basedOn w:val="a2"/>
    <w:link w:val="51"/>
    <w:uiPriority w:val="9"/>
    <w:rsid w:val="00977F80"/>
    <w:rPr>
      <w:b/>
      <w:bCs/>
      <w:sz w:val="28"/>
      <w:szCs w:val="28"/>
    </w:rPr>
  </w:style>
  <w:style w:type="paragraph" w:styleId="HTML">
    <w:name w:val="HTML Preformatted"/>
    <w:basedOn w:val="a1"/>
    <w:link w:val="HTML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Char">
    <w:name w:val="HTML 预设格式 Char"/>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6">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7">
    <w:name w:val="header"/>
    <w:basedOn w:val="a1"/>
    <w:link w:val="Char0"/>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2"/>
    <w:link w:val="a7"/>
    <w:uiPriority w:val="99"/>
    <w:rsid w:val="0041428B"/>
    <w:rPr>
      <w:sz w:val="18"/>
      <w:szCs w:val="18"/>
    </w:rPr>
  </w:style>
  <w:style w:type="paragraph" w:styleId="a8">
    <w:name w:val="footer"/>
    <w:basedOn w:val="a1"/>
    <w:link w:val="Char1"/>
    <w:uiPriority w:val="99"/>
    <w:unhideWhenUsed/>
    <w:rsid w:val="0041428B"/>
    <w:pPr>
      <w:tabs>
        <w:tab w:val="center" w:pos="4153"/>
        <w:tab w:val="right" w:pos="8306"/>
      </w:tabs>
      <w:snapToGrid w:val="0"/>
      <w:jc w:val="left"/>
    </w:pPr>
    <w:rPr>
      <w:sz w:val="18"/>
      <w:szCs w:val="18"/>
    </w:rPr>
  </w:style>
  <w:style w:type="character" w:customStyle="1" w:styleId="Char1">
    <w:name w:val="页脚 Char"/>
    <w:basedOn w:val="a2"/>
    <w:link w:val="a8"/>
    <w:uiPriority w:val="99"/>
    <w:rsid w:val="0041428B"/>
    <w:rPr>
      <w:sz w:val="18"/>
      <w:szCs w:val="18"/>
    </w:rPr>
  </w:style>
  <w:style w:type="paragraph" w:styleId="a9">
    <w:name w:val="Title"/>
    <w:basedOn w:val="a1"/>
    <w:link w:val="Char2"/>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Char2">
    <w:name w:val="标题 Char"/>
    <w:basedOn w:val="a2"/>
    <w:link w:val="a9"/>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a">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1"/>
    <w:next w:val="a1"/>
    <w:autoRedefine/>
    <w:uiPriority w:val="39"/>
    <w:unhideWhenUsed/>
    <w:rsid w:val="003D3BAD"/>
    <w:pPr>
      <w:tabs>
        <w:tab w:val="right" w:leader="dot" w:pos="8296"/>
      </w:tabs>
      <w:spacing w:after="200" w:line="276" w:lineRule="auto"/>
    </w:pPr>
  </w:style>
  <w:style w:type="paragraph" w:styleId="23">
    <w:name w:val="toc 2"/>
    <w:basedOn w:val="a1"/>
    <w:next w:val="a1"/>
    <w:autoRedefine/>
    <w:uiPriority w:val="39"/>
    <w:unhideWhenUsed/>
    <w:rsid w:val="00E750D5"/>
    <w:pPr>
      <w:ind w:leftChars="200" w:left="420"/>
    </w:pPr>
  </w:style>
  <w:style w:type="paragraph" w:styleId="32">
    <w:name w:val="toc 3"/>
    <w:basedOn w:val="a1"/>
    <w:next w:val="a1"/>
    <w:autoRedefine/>
    <w:uiPriority w:val="39"/>
    <w:unhideWhenUsed/>
    <w:rsid w:val="00E750D5"/>
    <w:pPr>
      <w:ind w:leftChars="400" w:left="840"/>
    </w:pPr>
  </w:style>
  <w:style w:type="character" w:styleId="ab">
    <w:name w:val="Hyperlink"/>
    <w:basedOn w:val="a2"/>
    <w:uiPriority w:val="99"/>
    <w:unhideWhenUsed/>
    <w:rsid w:val="00E750D5"/>
    <w:rPr>
      <w:color w:val="0563C1" w:themeColor="hyperlink"/>
      <w:u w:val="single"/>
    </w:rPr>
  </w:style>
  <w:style w:type="paragraph" w:styleId="ac">
    <w:name w:val="annotation text"/>
    <w:basedOn w:val="a1"/>
    <w:link w:val="Char3"/>
    <w:uiPriority w:val="99"/>
    <w:unhideWhenUsed/>
    <w:rsid w:val="006273CF"/>
    <w:pPr>
      <w:jc w:val="left"/>
    </w:pPr>
    <w:rPr>
      <w:rFonts w:ascii="Calibri" w:eastAsia="宋体" w:hAnsi="Calibri" w:cs="Times New Roman"/>
    </w:rPr>
  </w:style>
  <w:style w:type="character" w:customStyle="1" w:styleId="Char3">
    <w:name w:val="批注文字 Char"/>
    <w:basedOn w:val="a2"/>
    <w:link w:val="ac"/>
    <w:uiPriority w:val="99"/>
    <w:rsid w:val="006273CF"/>
    <w:rPr>
      <w:rFonts w:ascii="Calibri" w:eastAsia="宋体" w:hAnsi="Calibri" w:cs="Times New Roman"/>
    </w:rPr>
  </w:style>
  <w:style w:type="character" w:styleId="ad">
    <w:name w:val="annotation reference"/>
    <w:basedOn w:val="a2"/>
    <w:uiPriority w:val="99"/>
    <w:unhideWhenUsed/>
    <w:rsid w:val="006273CF"/>
    <w:rPr>
      <w:sz w:val="21"/>
      <w:szCs w:val="21"/>
    </w:rPr>
  </w:style>
  <w:style w:type="paragraph" w:styleId="ae">
    <w:name w:val="Balloon Text"/>
    <w:basedOn w:val="a1"/>
    <w:link w:val="Char4"/>
    <w:uiPriority w:val="99"/>
    <w:semiHidden/>
    <w:unhideWhenUsed/>
    <w:rsid w:val="0039176E"/>
    <w:rPr>
      <w:sz w:val="18"/>
      <w:szCs w:val="18"/>
    </w:rPr>
  </w:style>
  <w:style w:type="character" w:customStyle="1" w:styleId="Char4">
    <w:name w:val="批注框文本 Char"/>
    <w:basedOn w:val="a2"/>
    <w:link w:val="ae"/>
    <w:uiPriority w:val="99"/>
    <w:semiHidden/>
    <w:rsid w:val="0039176E"/>
    <w:rPr>
      <w:sz w:val="18"/>
      <w:szCs w:val="18"/>
    </w:rPr>
  </w:style>
  <w:style w:type="paragraph" w:styleId="11">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
    <w:name w:val="annotation subject"/>
    <w:basedOn w:val="ac"/>
    <w:next w:val="ac"/>
    <w:link w:val="Char5"/>
    <w:uiPriority w:val="99"/>
    <w:semiHidden/>
    <w:unhideWhenUsed/>
    <w:rsid w:val="007713AE"/>
    <w:rPr>
      <w:rFonts w:asciiTheme="minorHAnsi" w:eastAsiaTheme="minorEastAsia" w:hAnsiTheme="minorHAnsi" w:cstheme="minorBidi"/>
      <w:b/>
      <w:bCs/>
    </w:rPr>
  </w:style>
  <w:style w:type="character" w:customStyle="1" w:styleId="Char5">
    <w:name w:val="批注主题 Char"/>
    <w:basedOn w:val="Char3"/>
    <w:link w:val="af"/>
    <w:uiPriority w:val="99"/>
    <w:semiHidden/>
    <w:rsid w:val="007713AE"/>
    <w:rPr>
      <w:rFonts w:ascii="Calibri" w:eastAsia="宋体" w:hAnsi="Calibri" w:cs="Times New Roman"/>
      <w:b/>
      <w:bCs/>
    </w:rPr>
  </w:style>
  <w:style w:type="paragraph" w:styleId="af0">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1">
    <w:name w:val="论文正文"/>
    <w:basedOn w:val="a1"/>
    <w:link w:val="Char6"/>
    <w:qFormat/>
    <w:rsid w:val="00AE4623"/>
    <w:pPr>
      <w:spacing w:line="400" w:lineRule="exact"/>
      <w:ind w:firstLine="420"/>
    </w:pPr>
    <w:rPr>
      <w:rFonts w:ascii="Times New Roman" w:eastAsia="宋体" w:hAnsi="Times New Roman" w:cs="Times New Roman"/>
      <w:sz w:val="24"/>
    </w:rPr>
  </w:style>
  <w:style w:type="character" w:customStyle="1" w:styleId="Char6">
    <w:name w:val="论文正文 Char"/>
    <w:basedOn w:val="a2"/>
    <w:link w:val="af1"/>
    <w:rsid w:val="00AE4623"/>
    <w:rPr>
      <w:rFonts w:ascii="Times New Roman" w:eastAsia="宋体" w:hAnsi="Times New Roman" w:cs="Times New Roman"/>
      <w:sz w:val="24"/>
    </w:rPr>
  </w:style>
  <w:style w:type="paragraph" w:styleId="af2">
    <w:name w:val="Plain Text"/>
    <w:basedOn w:val="a1"/>
    <w:link w:val="Char7"/>
    <w:rsid w:val="0089177D"/>
    <w:rPr>
      <w:rFonts w:ascii="宋体" w:eastAsia="宋体" w:hAnsi="Courier New" w:cs="Times New Roman"/>
      <w:szCs w:val="20"/>
    </w:rPr>
  </w:style>
  <w:style w:type="character" w:customStyle="1" w:styleId="Char7">
    <w:name w:val="纯文本 Char"/>
    <w:basedOn w:val="a2"/>
    <w:link w:val="af2"/>
    <w:rsid w:val="0089177D"/>
    <w:rPr>
      <w:rFonts w:ascii="宋体" w:eastAsia="宋体" w:hAnsi="Courier New" w:cs="Times New Roman"/>
      <w:szCs w:val="20"/>
    </w:rPr>
  </w:style>
  <w:style w:type="paragraph" w:styleId="af3">
    <w:name w:val="Body Text Indent"/>
    <w:basedOn w:val="a1"/>
    <w:link w:val="Char8"/>
    <w:rsid w:val="0089177D"/>
    <w:pPr>
      <w:spacing w:line="440" w:lineRule="exact"/>
      <w:ind w:firstLineChars="250" w:firstLine="700"/>
    </w:pPr>
    <w:rPr>
      <w:rFonts w:ascii="宋体" w:eastAsia="宋体" w:hAnsi="Times New Roman" w:cs="Times New Roman"/>
      <w:sz w:val="28"/>
      <w:szCs w:val="24"/>
    </w:rPr>
  </w:style>
  <w:style w:type="character" w:customStyle="1" w:styleId="Char8">
    <w:name w:val="正文文本缩进 Char"/>
    <w:basedOn w:val="a2"/>
    <w:link w:val="af3"/>
    <w:rsid w:val="0089177D"/>
    <w:rPr>
      <w:rFonts w:ascii="宋体" w:eastAsia="宋体" w:hAnsi="Times New Roman" w:cs="Times New Roman"/>
      <w:sz w:val="28"/>
      <w:szCs w:val="24"/>
    </w:rPr>
  </w:style>
  <w:style w:type="paragraph" w:styleId="af4">
    <w:name w:val="Bibliography"/>
    <w:basedOn w:val="a1"/>
    <w:next w:val="a1"/>
    <w:uiPriority w:val="37"/>
    <w:semiHidden/>
    <w:unhideWhenUsed/>
    <w:rsid w:val="002F5583"/>
  </w:style>
  <w:style w:type="paragraph" w:styleId="af5">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6">
    <w:name w:val="Body Text"/>
    <w:basedOn w:val="a1"/>
    <w:link w:val="Char9"/>
    <w:uiPriority w:val="99"/>
    <w:semiHidden/>
    <w:unhideWhenUsed/>
    <w:rsid w:val="002F5583"/>
    <w:pPr>
      <w:spacing w:after="120"/>
    </w:pPr>
  </w:style>
  <w:style w:type="character" w:customStyle="1" w:styleId="Char9">
    <w:name w:val="正文文本 Char"/>
    <w:basedOn w:val="a2"/>
    <w:link w:val="af6"/>
    <w:uiPriority w:val="99"/>
    <w:semiHidden/>
    <w:rsid w:val="002F5583"/>
  </w:style>
  <w:style w:type="paragraph" w:styleId="24">
    <w:name w:val="Body Text 2"/>
    <w:basedOn w:val="a1"/>
    <w:link w:val="2Char0"/>
    <w:uiPriority w:val="99"/>
    <w:semiHidden/>
    <w:unhideWhenUsed/>
    <w:rsid w:val="002F5583"/>
    <w:pPr>
      <w:spacing w:after="120" w:line="480" w:lineRule="auto"/>
    </w:pPr>
  </w:style>
  <w:style w:type="character" w:customStyle="1" w:styleId="2Char0">
    <w:name w:val="正文文本 2 Char"/>
    <w:basedOn w:val="a2"/>
    <w:link w:val="24"/>
    <w:uiPriority w:val="99"/>
    <w:semiHidden/>
    <w:rsid w:val="002F5583"/>
  </w:style>
  <w:style w:type="paragraph" w:styleId="33">
    <w:name w:val="Body Text 3"/>
    <w:basedOn w:val="a1"/>
    <w:link w:val="3Char0"/>
    <w:uiPriority w:val="99"/>
    <w:semiHidden/>
    <w:unhideWhenUsed/>
    <w:rsid w:val="002F5583"/>
    <w:pPr>
      <w:spacing w:after="120"/>
    </w:pPr>
    <w:rPr>
      <w:sz w:val="16"/>
      <w:szCs w:val="16"/>
    </w:rPr>
  </w:style>
  <w:style w:type="character" w:customStyle="1" w:styleId="3Char0">
    <w:name w:val="正文文本 3 Char"/>
    <w:basedOn w:val="a2"/>
    <w:link w:val="33"/>
    <w:uiPriority w:val="99"/>
    <w:semiHidden/>
    <w:rsid w:val="002F5583"/>
    <w:rPr>
      <w:sz w:val="16"/>
      <w:szCs w:val="16"/>
    </w:rPr>
  </w:style>
  <w:style w:type="paragraph" w:styleId="af7">
    <w:name w:val="Body Text First Indent"/>
    <w:basedOn w:val="af6"/>
    <w:link w:val="Chara"/>
    <w:uiPriority w:val="99"/>
    <w:semiHidden/>
    <w:unhideWhenUsed/>
    <w:rsid w:val="002F5583"/>
    <w:pPr>
      <w:spacing w:after="0"/>
      <w:ind w:firstLine="360"/>
    </w:pPr>
  </w:style>
  <w:style w:type="character" w:customStyle="1" w:styleId="Chara">
    <w:name w:val="正文首行缩进 Char"/>
    <w:basedOn w:val="Char9"/>
    <w:link w:val="af7"/>
    <w:uiPriority w:val="99"/>
    <w:semiHidden/>
    <w:rsid w:val="002F5583"/>
  </w:style>
  <w:style w:type="paragraph" w:styleId="25">
    <w:name w:val="Body Text First Indent 2"/>
    <w:basedOn w:val="af3"/>
    <w:link w:val="2Char1"/>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Char1">
    <w:name w:val="正文首行缩进 2 Char"/>
    <w:basedOn w:val="Char8"/>
    <w:link w:val="25"/>
    <w:uiPriority w:val="99"/>
    <w:semiHidden/>
    <w:rsid w:val="002F5583"/>
    <w:rPr>
      <w:rFonts w:ascii="宋体" w:eastAsia="宋体" w:hAnsi="Times New Roman" w:cs="Times New Roman"/>
      <w:sz w:val="28"/>
      <w:szCs w:val="24"/>
    </w:rPr>
  </w:style>
  <w:style w:type="paragraph" w:styleId="26">
    <w:name w:val="Body Text Indent 2"/>
    <w:basedOn w:val="a1"/>
    <w:link w:val="2Char2"/>
    <w:uiPriority w:val="99"/>
    <w:semiHidden/>
    <w:unhideWhenUsed/>
    <w:rsid w:val="002F5583"/>
    <w:pPr>
      <w:spacing w:after="120" w:line="480" w:lineRule="auto"/>
      <w:ind w:left="360"/>
    </w:pPr>
  </w:style>
  <w:style w:type="character" w:customStyle="1" w:styleId="2Char2">
    <w:name w:val="正文文本缩进 2 Char"/>
    <w:basedOn w:val="a2"/>
    <w:link w:val="26"/>
    <w:uiPriority w:val="99"/>
    <w:semiHidden/>
    <w:rsid w:val="002F5583"/>
  </w:style>
  <w:style w:type="paragraph" w:styleId="34">
    <w:name w:val="Body Text Indent 3"/>
    <w:basedOn w:val="a1"/>
    <w:link w:val="3Char1"/>
    <w:uiPriority w:val="99"/>
    <w:semiHidden/>
    <w:unhideWhenUsed/>
    <w:rsid w:val="002F5583"/>
    <w:pPr>
      <w:spacing w:after="120"/>
      <w:ind w:left="360"/>
    </w:pPr>
    <w:rPr>
      <w:sz w:val="16"/>
      <w:szCs w:val="16"/>
    </w:rPr>
  </w:style>
  <w:style w:type="character" w:customStyle="1" w:styleId="3Char1">
    <w:name w:val="正文文本缩进 3 Char"/>
    <w:basedOn w:val="a2"/>
    <w:link w:val="34"/>
    <w:uiPriority w:val="99"/>
    <w:semiHidden/>
    <w:rsid w:val="002F5583"/>
    <w:rPr>
      <w:sz w:val="16"/>
      <w:szCs w:val="16"/>
    </w:rPr>
  </w:style>
  <w:style w:type="paragraph" w:styleId="af8">
    <w:name w:val="caption"/>
    <w:basedOn w:val="a1"/>
    <w:next w:val="a1"/>
    <w:uiPriority w:val="35"/>
    <w:semiHidden/>
    <w:unhideWhenUsed/>
    <w:qFormat/>
    <w:rsid w:val="002F5583"/>
    <w:pPr>
      <w:spacing w:after="200"/>
    </w:pPr>
    <w:rPr>
      <w:i/>
      <w:iCs/>
      <w:color w:val="44546A" w:themeColor="text2"/>
      <w:sz w:val="18"/>
      <w:szCs w:val="18"/>
    </w:rPr>
  </w:style>
  <w:style w:type="paragraph" w:styleId="af9">
    <w:name w:val="Closing"/>
    <w:basedOn w:val="a1"/>
    <w:link w:val="Charb"/>
    <w:uiPriority w:val="99"/>
    <w:semiHidden/>
    <w:unhideWhenUsed/>
    <w:rsid w:val="002F5583"/>
    <w:pPr>
      <w:ind w:left="4320"/>
    </w:pPr>
  </w:style>
  <w:style w:type="character" w:customStyle="1" w:styleId="Charb">
    <w:name w:val="结束语 Char"/>
    <w:basedOn w:val="a2"/>
    <w:link w:val="af9"/>
    <w:uiPriority w:val="99"/>
    <w:semiHidden/>
    <w:rsid w:val="002F5583"/>
  </w:style>
  <w:style w:type="paragraph" w:styleId="afa">
    <w:name w:val="Date"/>
    <w:basedOn w:val="a1"/>
    <w:next w:val="a1"/>
    <w:link w:val="Charc"/>
    <w:uiPriority w:val="99"/>
    <w:semiHidden/>
    <w:unhideWhenUsed/>
    <w:rsid w:val="002F5583"/>
  </w:style>
  <w:style w:type="character" w:customStyle="1" w:styleId="Charc">
    <w:name w:val="日期 Char"/>
    <w:basedOn w:val="a2"/>
    <w:link w:val="afa"/>
    <w:uiPriority w:val="99"/>
    <w:semiHidden/>
    <w:rsid w:val="002F5583"/>
  </w:style>
  <w:style w:type="paragraph" w:styleId="afb">
    <w:name w:val="Document Map"/>
    <w:basedOn w:val="a1"/>
    <w:link w:val="Chard"/>
    <w:uiPriority w:val="99"/>
    <w:semiHidden/>
    <w:unhideWhenUsed/>
    <w:rsid w:val="002F5583"/>
    <w:rPr>
      <w:rFonts w:ascii="Segoe UI" w:hAnsi="Segoe UI" w:cs="Segoe UI"/>
      <w:sz w:val="16"/>
      <w:szCs w:val="16"/>
    </w:rPr>
  </w:style>
  <w:style w:type="character" w:customStyle="1" w:styleId="Chard">
    <w:name w:val="文档结构图 Char"/>
    <w:basedOn w:val="a2"/>
    <w:link w:val="afb"/>
    <w:uiPriority w:val="99"/>
    <w:semiHidden/>
    <w:rsid w:val="002F5583"/>
    <w:rPr>
      <w:rFonts w:ascii="Segoe UI" w:hAnsi="Segoe UI" w:cs="Segoe UI"/>
      <w:sz w:val="16"/>
      <w:szCs w:val="16"/>
    </w:rPr>
  </w:style>
  <w:style w:type="paragraph" w:styleId="afc">
    <w:name w:val="E-mail Signature"/>
    <w:basedOn w:val="a1"/>
    <w:link w:val="Chare"/>
    <w:uiPriority w:val="99"/>
    <w:semiHidden/>
    <w:unhideWhenUsed/>
    <w:rsid w:val="002F5583"/>
  </w:style>
  <w:style w:type="character" w:customStyle="1" w:styleId="Chare">
    <w:name w:val="电子邮件签名 Char"/>
    <w:basedOn w:val="a2"/>
    <w:link w:val="afc"/>
    <w:uiPriority w:val="99"/>
    <w:semiHidden/>
    <w:rsid w:val="002F5583"/>
  </w:style>
  <w:style w:type="paragraph" w:styleId="afd">
    <w:name w:val="endnote text"/>
    <w:basedOn w:val="a1"/>
    <w:link w:val="Charf"/>
    <w:uiPriority w:val="99"/>
    <w:semiHidden/>
    <w:unhideWhenUsed/>
    <w:rsid w:val="002F5583"/>
    <w:rPr>
      <w:sz w:val="20"/>
      <w:szCs w:val="20"/>
    </w:rPr>
  </w:style>
  <w:style w:type="character" w:customStyle="1" w:styleId="Charf">
    <w:name w:val="尾注文本 Char"/>
    <w:basedOn w:val="a2"/>
    <w:link w:val="afd"/>
    <w:uiPriority w:val="99"/>
    <w:semiHidden/>
    <w:rsid w:val="002F5583"/>
    <w:rPr>
      <w:sz w:val="20"/>
      <w:szCs w:val="20"/>
    </w:rPr>
  </w:style>
  <w:style w:type="paragraph" w:styleId="a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0">
    <w:name w:val="footnote text"/>
    <w:basedOn w:val="a1"/>
    <w:link w:val="Charf0"/>
    <w:uiPriority w:val="99"/>
    <w:semiHidden/>
    <w:unhideWhenUsed/>
    <w:rsid w:val="002F5583"/>
    <w:rPr>
      <w:sz w:val="20"/>
      <w:szCs w:val="20"/>
    </w:rPr>
  </w:style>
  <w:style w:type="character" w:customStyle="1" w:styleId="Charf0">
    <w:name w:val="脚注文本 Char"/>
    <w:basedOn w:val="a2"/>
    <w:link w:val="aff0"/>
    <w:uiPriority w:val="99"/>
    <w:semiHidden/>
    <w:rsid w:val="002F5583"/>
    <w:rPr>
      <w:sz w:val="20"/>
      <w:szCs w:val="20"/>
    </w:rPr>
  </w:style>
  <w:style w:type="character" w:customStyle="1" w:styleId="6Char">
    <w:name w:val="标题 6 Char"/>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Char">
    <w:name w:val="标题 7 Char"/>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Char">
    <w:name w:val="标题 8 Char"/>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Char">
    <w:name w:val="标题 9 Char"/>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0">
    <w:name w:val="HTML Address"/>
    <w:basedOn w:val="a1"/>
    <w:link w:val="HTMLChar0"/>
    <w:uiPriority w:val="99"/>
    <w:semiHidden/>
    <w:unhideWhenUsed/>
    <w:rsid w:val="002F5583"/>
    <w:rPr>
      <w:i/>
      <w:iCs/>
    </w:rPr>
  </w:style>
  <w:style w:type="character" w:customStyle="1" w:styleId="HTMLChar0">
    <w:name w:val="HTML 地址 Char"/>
    <w:basedOn w:val="a2"/>
    <w:link w:val="HTML0"/>
    <w:uiPriority w:val="99"/>
    <w:semiHidden/>
    <w:rsid w:val="002F5583"/>
    <w:rPr>
      <w:i/>
      <w:iCs/>
    </w:rPr>
  </w:style>
  <w:style w:type="paragraph" w:styleId="27">
    <w:name w:val="index 2"/>
    <w:basedOn w:val="a1"/>
    <w:next w:val="a1"/>
    <w:autoRedefine/>
    <w:uiPriority w:val="99"/>
    <w:semiHidden/>
    <w:unhideWhenUsed/>
    <w:rsid w:val="002F5583"/>
    <w:pPr>
      <w:ind w:left="420" w:hanging="210"/>
    </w:pPr>
  </w:style>
  <w:style w:type="paragraph" w:styleId="35">
    <w:name w:val="index 3"/>
    <w:basedOn w:val="a1"/>
    <w:next w:val="a1"/>
    <w:autoRedefine/>
    <w:uiPriority w:val="99"/>
    <w:semiHidden/>
    <w:unhideWhenUsed/>
    <w:rsid w:val="002F5583"/>
    <w:pPr>
      <w:ind w:left="630" w:hanging="210"/>
    </w:pPr>
  </w:style>
  <w:style w:type="paragraph" w:styleId="42">
    <w:name w:val="index 4"/>
    <w:basedOn w:val="a1"/>
    <w:next w:val="a1"/>
    <w:autoRedefine/>
    <w:uiPriority w:val="99"/>
    <w:semiHidden/>
    <w:unhideWhenUsed/>
    <w:rsid w:val="002F5583"/>
    <w:pPr>
      <w:ind w:left="840" w:hanging="210"/>
    </w:pPr>
  </w:style>
  <w:style w:type="paragraph" w:styleId="52">
    <w:name w:val="index 5"/>
    <w:basedOn w:val="a1"/>
    <w:next w:val="a1"/>
    <w:autoRedefine/>
    <w:uiPriority w:val="99"/>
    <w:semiHidden/>
    <w:unhideWhenUsed/>
    <w:rsid w:val="002F5583"/>
    <w:pPr>
      <w:ind w:left="1050" w:hanging="210"/>
    </w:pPr>
  </w:style>
  <w:style w:type="paragraph" w:styleId="60">
    <w:name w:val="index 6"/>
    <w:basedOn w:val="a1"/>
    <w:next w:val="a1"/>
    <w:autoRedefine/>
    <w:uiPriority w:val="99"/>
    <w:semiHidden/>
    <w:unhideWhenUsed/>
    <w:rsid w:val="002F5583"/>
    <w:pPr>
      <w:ind w:left="1260" w:hanging="210"/>
    </w:pPr>
  </w:style>
  <w:style w:type="paragraph" w:styleId="70">
    <w:name w:val="index 7"/>
    <w:basedOn w:val="a1"/>
    <w:next w:val="a1"/>
    <w:autoRedefine/>
    <w:uiPriority w:val="99"/>
    <w:semiHidden/>
    <w:unhideWhenUsed/>
    <w:rsid w:val="002F5583"/>
    <w:pPr>
      <w:ind w:left="1470" w:hanging="210"/>
    </w:pPr>
  </w:style>
  <w:style w:type="paragraph" w:styleId="80">
    <w:name w:val="index 8"/>
    <w:basedOn w:val="a1"/>
    <w:next w:val="a1"/>
    <w:autoRedefine/>
    <w:uiPriority w:val="99"/>
    <w:semiHidden/>
    <w:unhideWhenUsed/>
    <w:rsid w:val="002F5583"/>
    <w:pPr>
      <w:ind w:left="1680" w:hanging="210"/>
    </w:pPr>
  </w:style>
  <w:style w:type="paragraph" w:styleId="90">
    <w:name w:val="index 9"/>
    <w:basedOn w:val="a1"/>
    <w:next w:val="a1"/>
    <w:autoRedefine/>
    <w:uiPriority w:val="99"/>
    <w:semiHidden/>
    <w:unhideWhenUsed/>
    <w:rsid w:val="002F5583"/>
    <w:pPr>
      <w:ind w:left="1890" w:hanging="210"/>
    </w:pPr>
  </w:style>
  <w:style w:type="paragraph" w:styleId="aff1">
    <w:name w:val="index heading"/>
    <w:basedOn w:val="a1"/>
    <w:next w:val="11"/>
    <w:uiPriority w:val="99"/>
    <w:semiHidden/>
    <w:unhideWhenUsed/>
    <w:rsid w:val="002F5583"/>
    <w:rPr>
      <w:rFonts w:asciiTheme="majorHAnsi" w:eastAsiaTheme="majorEastAsia" w:hAnsiTheme="majorHAnsi" w:cstheme="majorBidi"/>
      <w:b/>
      <w:bCs/>
    </w:rPr>
  </w:style>
  <w:style w:type="paragraph" w:styleId="aff2">
    <w:name w:val="Intense Quote"/>
    <w:basedOn w:val="a1"/>
    <w:next w:val="a1"/>
    <w:link w:val="Charf1"/>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f1">
    <w:name w:val="明显引用 Char"/>
    <w:basedOn w:val="a2"/>
    <w:link w:val="aff2"/>
    <w:uiPriority w:val="30"/>
    <w:rsid w:val="002F5583"/>
    <w:rPr>
      <w:i/>
      <w:iCs/>
      <w:color w:val="5B9BD5" w:themeColor="accent1"/>
    </w:rPr>
  </w:style>
  <w:style w:type="paragraph" w:styleId="aff3">
    <w:name w:val="List"/>
    <w:basedOn w:val="a1"/>
    <w:uiPriority w:val="99"/>
    <w:semiHidden/>
    <w:unhideWhenUsed/>
    <w:rsid w:val="002F5583"/>
    <w:pPr>
      <w:ind w:left="360" w:hanging="360"/>
      <w:contextualSpacing/>
    </w:pPr>
  </w:style>
  <w:style w:type="paragraph" w:styleId="28">
    <w:name w:val="List 2"/>
    <w:basedOn w:val="a1"/>
    <w:uiPriority w:val="99"/>
    <w:semiHidden/>
    <w:unhideWhenUsed/>
    <w:rsid w:val="002F5583"/>
    <w:pPr>
      <w:ind w:left="720" w:hanging="360"/>
      <w:contextualSpacing/>
    </w:pPr>
  </w:style>
  <w:style w:type="paragraph" w:styleId="36">
    <w:name w:val="List 3"/>
    <w:basedOn w:val="a1"/>
    <w:uiPriority w:val="99"/>
    <w:semiHidden/>
    <w:unhideWhenUsed/>
    <w:rsid w:val="002F5583"/>
    <w:pPr>
      <w:ind w:left="1080" w:hanging="360"/>
      <w:contextualSpacing/>
    </w:pPr>
  </w:style>
  <w:style w:type="paragraph" w:styleId="43">
    <w:name w:val="List 4"/>
    <w:basedOn w:val="a1"/>
    <w:uiPriority w:val="99"/>
    <w:semiHidden/>
    <w:unhideWhenUsed/>
    <w:rsid w:val="002F5583"/>
    <w:pPr>
      <w:ind w:left="1440" w:hanging="360"/>
      <w:contextualSpacing/>
    </w:pPr>
  </w:style>
  <w:style w:type="paragraph" w:styleId="53">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4">
    <w:name w:val="List Continue"/>
    <w:basedOn w:val="a1"/>
    <w:uiPriority w:val="99"/>
    <w:semiHidden/>
    <w:unhideWhenUsed/>
    <w:rsid w:val="002F5583"/>
    <w:pPr>
      <w:spacing w:after="120"/>
      <w:ind w:left="360"/>
      <w:contextualSpacing/>
    </w:pPr>
  </w:style>
  <w:style w:type="paragraph" w:styleId="29">
    <w:name w:val="List Continue 2"/>
    <w:basedOn w:val="a1"/>
    <w:uiPriority w:val="99"/>
    <w:semiHidden/>
    <w:unhideWhenUsed/>
    <w:rsid w:val="002F5583"/>
    <w:pPr>
      <w:spacing w:after="120"/>
      <w:ind w:left="720"/>
      <w:contextualSpacing/>
    </w:pPr>
  </w:style>
  <w:style w:type="paragraph" w:styleId="37">
    <w:name w:val="List Continue 3"/>
    <w:basedOn w:val="a1"/>
    <w:uiPriority w:val="99"/>
    <w:semiHidden/>
    <w:unhideWhenUsed/>
    <w:rsid w:val="002F5583"/>
    <w:pPr>
      <w:spacing w:after="120"/>
      <w:ind w:left="1080"/>
      <w:contextualSpacing/>
    </w:pPr>
  </w:style>
  <w:style w:type="paragraph" w:styleId="44">
    <w:name w:val="List Continue 4"/>
    <w:basedOn w:val="a1"/>
    <w:uiPriority w:val="99"/>
    <w:semiHidden/>
    <w:unhideWhenUsed/>
    <w:rsid w:val="002F5583"/>
    <w:pPr>
      <w:spacing w:after="120"/>
      <w:ind w:left="1440"/>
      <w:contextualSpacing/>
    </w:pPr>
  </w:style>
  <w:style w:type="paragraph" w:styleId="54">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5">
    <w:name w:val="macro"/>
    <w:link w:val="Charf2"/>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Charf2">
    <w:name w:val="宏文本 Char"/>
    <w:basedOn w:val="a2"/>
    <w:link w:val="aff5"/>
    <w:uiPriority w:val="99"/>
    <w:semiHidden/>
    <w:rsid w:val="002F5583"/>
    <w:rPr>
      <w:rFonts w:ascii="Consolas" w:hAnsi="Consolas"/>
      <w:sz w:val="20"/>
      <w:szCs w:val="20"/>
    </w:rPr>
  </w:style>
  <w:style w:type="paragraph" w:styleId="aff6">
    <w:name w:val="Message Header"/>
    <w:basedOn w:val="a1"/>
    <w:link w:val="Charf3"/>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harf3">
    <w:name w:val="信息标题 Char"/>
    <w:basedOn w:val="a2"/>
    <w:link w:val="aff6"/>
    <w:uiPriority w:val="99"/>
    <w:semiHidden/>
    <w:rsid w:val="002F5583"/>
    <w:rPr>
      <w:rFonts w:asciiTheme="majorHAnsi" w:eastAsiaTheme="majorEastAsia" w:hAnsiTheme="majorHAnsi" w:cstheme="majorBidi"/>
      <w:sz w:val="24"/>
      <w:szCs w:val="24"/>
      <w:shd w:val="pct20" w:color="auto" w:fill="auto"/>
    </w:rPr>
  </w:style>
  <w:style w:type="paragraph" w:styleId="aff7">
    <w:name w:val="No Spacing"/>
    <w:uiPriority w:val="1"/>
    <w:qFormat/>
    <w:rsid w:val="002F5583"/>
    <w:pPr>
      <w:widowControl w:val="0"/>
      <w:jc w:val="both"/>
    </w:pPr>
  </w:style>
  <w:style w:type="paragraph" w:styleId="aff8">
    <w:name w:val="Normal Indent"/>
    <w:basedOn w:val="a1"/>
    <w:uiPriority w:val="99"/>
    <w:semiHidden/>
    <w:unhideWhenUsed/>
    <w:rsid w:val="002F5583"/>
    <w:pPr>
      <w:ind w:left="720"/>
    </w:pPr>
  </w:style>
  <w:style w:type="paragraph" w:styleId="aff9">
    <w:name w:val="Note Heading"/>
    <w:basedOn w:val="a1"/>
    <w:next w:val="a1"/>
    <w:link w:val="Charf4"/>
    <w:uiPriority w:val="99"/>
    <w:semiHidden/>
    <w:unhideWhenUsed/>
    <w:rsid w:val="002F5583"/>
  </w:style>
  <w:style w:type="character" w:customStyle="1" w:styleId="Charf4">
    <w:name w:val="注释标题 Char"/>
    <w:basedOn w:val="a2"/>
    <w:link w:val="aff9"/>
    <w:uiPriority w:val="99"/>
    <w:semiHidden/>
    <w:rsid w:val="002F5583"/>
  </w:style>
  <w:style w:type="paragraph" w:styleId="affa">
    <w:name w:val="Quote"/>
    <w:basedOn w:val="a1"/>
    <w:next w:val="a1"/>
    <w:link w:val="Charf5"/>
    <w:uiPriority w:val="29"/>
    <w:qFormat/>
    <w:rsid w:val="002F5583"/>
    <w:pPr>
      <w:spacing w:before="200" w:after="160"/>
      <w:ind w:left="864" w:right="864"/>
      <w:jc w:val="center"/>
    </w:pPr>
    <w:rPr>
      <w:i/>
      <w:iCs/>
      <w:color w:val="404040" w:themeColor="text1" w:themeTint="BF"/>
    </w:rPr>
  </w:style>
  <w:style w:type="character" w:customStyle="1" w:styleId="Charf5">
    <w:name w:val="引用 Char"/>
    <w:basedOn w:val="a2"/>
    <w:link w:val="affa"/>
    <w:uiPriority w:val="29"/>
    <w:rsid w:val="002F5583"/>
    <w:rPr>
      <w:i/>
      <w:iCs/>
      <w:color w:val="404040" w:themeColor="text1" w:themeTint="BF"/>
    </w:rPr>
  </w:style>
  <w:style w:type="paragraph" w:styleId="affb">
    <w:name w:val="Salutation"/>
    <w:basedOn w:val="a1"/>
    <w:next w:val="a1"/>
    <w:link w:val="Charf6"/>
    <w:uiPriority w:val="99"/>
    <w:semiHidden/>
    <w:unhideWhenUsed/>
    <w:rsid w:val="002F5583"/>
  </w:style>
  <w:style w:type="character" w:customStyle="1" w:styleId="Charf6">
    <w:name w:val="称呼 Char"/>
    <w:basedOn w:val="a2"/>
    <w:link w:val="affb"/>
    <w:uiPriority w:val="99"/>
    <w:semiHidden/>
    <w:rsid w:val="002F5583"/>
  </w:style>
  <w:style w:type="paragraph" w:styleId="affc">
    <w:name w:val="Signature"/>
    <w:basedOn w:val="a1"/>
    <w:link w:val="Charf7"/>
    <w:uiPriority w:val="99"/>
    <w:semiHidden/>
    <w:unhideWhenUsed/>
    <w:rsid w:val="002F5583"/>
    <w:pPr>
      <w:ind w:left="4320"/>
    </w:pPr>
  </w:style>
  <w:style w:type="character" w:customStyle="1" w:styleId="Charf7">
    <w:name w:val="签名 Char"/>
    <w:basedOn w:val="a2"/>
    <w:link w:val="affc"/>
    <w:uiPriority w:val="99"/>
    <w:semiHidden/>
    <w:rsid w:val="002F5583"/>
  </w:style>
  <w:style w:type="paragraph" w:styleId="affd">
    <w:name w:val="Subtitle"/>
    <w:basedOn w:val="a1"/>
    <w:next w:val="a1"/>
    <w:link w:val="Charf8"/>
    <w:uiPriority w:val="11"/>
    <w:qFormat/>
    <w:rsid w:val="002F5583"/>
    <w:pPr>
      <w:numPr>
        <w:ilvl w:val="1"/>
      </w:numPr>
      <w:spacing w:after="160"/>
    </w:pPr>
    <w:rPr>
      <w:color w:val="5A5A5A" w:themeColor="text1" w:themeTint="A5"/>
      <w:spacing w:val="15"/>
      <w:sz w:val="22"/>
    </w:rPr>
  </w:style>
  <w:style w:type="character" w:customStyle="1" w:styleId="Charf8">
    <w:name w:val="副标题 Char"/>
    <w:basedOn w:val="a2"/>
    <w:link w:val="affd"/>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1">
    <w:name w:val="HTML Code"/>
    <w:basedOn w:val="a2"/>
    <w:uiPriority w:val="99"/>
    <w:semiHidden/>
    <w:unhideWhenUsed/>
    <w:rsid w:val="002E0207"/>
    <w:rPr>
      <w:rFonts w:ascii="Courier New" w:eastAsia="Times New Roman" w:hAnsi="Courier New" w:cs="Courier New"/>
      <w:sz w:val="20"/>
      <w:szCs w:val="20"/>
    </w:rPr>
  </w:style>
  <w:style w:type="character" w:styleId="affe">
    <w:name w:val="Strong"/>
    <w:basedOn w:val="a2"/>
    <w:uiPriority w:val="22"/>
    <w:qFormat/>
    <w:rsid w:val="002E0207"/>
    <w:rPr>
      <w:b/>
      <w:bCs/>
    </w:rPr>
  </w:style>
  <w:style w:type="character" w:customStyle="1" w:styleId="Char">
    <w:name w:val="列出段落 Char"/>
    <w:link w:val="a5"/>
    <w:uiPriority w:val="34"/>
    <w:locked/>
    <w:rsid w:val="0057119D"/>
  </w:style>
  <w:style w:type="character" w:styleId="afff">
    <w:name w:val="footnote reference"/>
    <w:basedOn w:val="a2"/>
    <w:uiPriority w:val="99"/>
    <w:semiHidden/>
    <w:unhideWhenUsed/>
    <w:rsid w:val="00A16998"/>
    <w:rPr>
      <w:vertAlign w:val="superscript"/>
    </w:rPr>
  </w:style>
  <w:style w:type="character" w:styleId="afff0">
    <w:name w:val="endnote reference"/>
    <w:basedOn w:val="a2"/>
    <w:uiPriority w:val="99"/>
    <w:semiHidden/>
    <w:unhideWhenUsed/>
    <w:rsid w:val="00FE510D"/>
    <w:rPr>
      <w:vertAlign w:val="superscript"/>
    </w:rPr>
  </w:style>
  <w:style w:type="paragraph" w:styleId="afff1">
    <w:name w:val="Revision"/>
    <w:hidden/>
    <w:uiPriority w:val="99"/>
    <w:semiHidden/>
    <w:rsid w:val="001F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5.emf"/><Relationship Id="rId21" Type="http://schemas.openxmlformats.org/officeDocument/2006/relationships/package" Target="embeddings/Microsoft_Visio___1.vsdx"/><Relationship Id="rId34" Type="http://schemas.openxmlformats.org/officeDocument/2006/relationships/image" Target="media/image11.jpg"/><Relationship Id="rId42" Type="http://schemas.openxmlformats.org/officeDocument/2006/relationships/image" Target="media/image17.emf"/><Relationship Id="rId47" Type="http://schemas.openxmlformats.org/officeDocument/2006/relationships/image" Target="media/image20.jpg"/><Relationship Id="rId50" Type="http://schemas.openxmlformats.org/officeDocument/2006/relationships/image" Target="media/image22.png"/><Relationship Id="rId55" Type="http://schemas.openxmlformats.org/officeDocument/2006/relationships/package" Target="embeddings/Microsoft_Visio___12.vsdx"/><Relationship Id="rId63" Type="http://schemas.openxmlformats.org/officeDocument/2006/relationships/image" Target="media/image31.emf"/><Relationship Id="rId68" Type="http://schemas.openxmlformats.org/officeDocument/2006/relationships/image" Target="media/image34.jpg"/><Relationship Id="rId76" Type="http://schemas.openxmlformats.org/officeDocument/2006/relationships/image" Target="media/image40.png"/><Relationship Id="rId84" Type="http://schemas.openxmlformats.org/officeDocument/2006/relationships/chart" Target="charts/chart2.xml"/><Relationship Id="rId89"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jp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emf"/><Relationship Id="rId37" Type="http://schemas.openxmlformats.org/officeDocument/2006/relationships/package" Target="embeddings/Microsoft_Visio___6.vsdx"/><Relationship Id="rId40" Type="http://schemas.openxmlformats.org/officeDocument/2006/relationships/package" Target="embeddings/Microsoft_Visio___7.vsdx"/><Relationship Id="rId45" Type="http://schemas.openxmlformats.org/officeDocument/2006/relationships/image" Target="media/image19.emf"/><Relationship Id="rId53" Type="http://schemas.openxmlformats.org/officeDocument/2006/relationships/image" Target="media/image24.jpg"/><Relationship Id="rId58" Type="http://schemas.openxmlformats.org/officeDocument/2006/relationships/image" Target="media/image27.jpg"/><Relationship Id="rId66" Type="http://schemas.openxmlformats.org/officeDocument/2006/relationships/image" Target="media/image33.emf"/><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package" Target="embeddings/Microsoft_Visio___14.vsdx"/><Relationship Id="rId82" Type="http://schemas.openxmlformats.org/officeDocument/2006/relationships/image" Target="media/image46.png"/><Relationship Id="rId90" Type="http://schemas.openxmlformats.org/officeDocument/2006/relationships/fontTable" Target="fontTable.xml"/><Relationship Id="rId19" Type="http://schemas.microsoft.com/office/2011/relationships/commentsExtended" Target="commentsExtended.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package" Target="embeddings/Microsoft_Visio___8.vsdx"/><Relationship Id="rId48" Type="http://schemas.openxmlformats.org/officeDocument/2006/relationships/image" Target="media/image21.emf"/><Relationship Id="rId56" Type="http://schemas.openxmlformats.org/officeDocument/2006/relationships/image" Target="media/image26.emf"/><Relationship Id="rId64" Type="http://schemas.openxmlformats.org/officeDocument/2006/relationships/package" Target="embeddings/Microsoft_Visio___15.vsdx"/><Relationship Id="rId69" Type="http://schemas.openxmlformats.org/officeDocument/2006/relationships/image" Target="media/image35.emf"/><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package" Target="embeddings/Microsoft_Visio___18.vsdx"/><Relationship Id="rId80" Type="http://schemas.openxmlformats.org/officeDocument/2006/relationships/image" Target="media/image44.png"/><Relationship Id="rId85"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jpg"/><Relationship Id="rId46" Type="http://schemas.openxmlformats.org/officeDocument/2006/relationships/package" Target="embeddings/Microsoft_Visio___9.vsdx"/><Relationship Id="rId59" Type="http://schemas.openxmlformats.org/officeDocument/2006/relationships/image" Target="media/image28.jpg"/><Relationship Id="rId67" Type="http://schemas.openxmlformats.org/officeDocument/2006/relationships/package" Target="embeddings/Microsoft_Visio___16.vsdx"/><Relationship Id="rId20" Type="http://schemas.openxmlformats.org/officeDocument/2006/relationships/image" Target="media/image2.emf"/><Relationship Id="rId41" Type="http://schemas.openxmlformats.org/officeDocument/2006/relationships/image" Target="media/image16.jpg"/><Relationship Id="rId54" Type="http://schemas.openxmlformats.org/officeDocument/2006/relationships/image" Target="media/image25.emf"/><Relationship Id="rId62" Type="http://schemas.openxmlformats.org/officeDocument/2006/relationships/image" Target="media/image30.jpg"/><Relationship Id="rId70" Type="http://schemas.openxmlformats.org/officeDocument/2006/relationships/package" Target="embeddings/Microsoft_Visio___17.vsdx"/><Relationship Id="rId75" Type="http://schemas.openxmlformats.org/officeDocument/2006/relationships/image" Target="media/image39.jpeg"/><Relationship Id="rId83" Type="http://schemas.openxmlformats.org/officeDocument/2006/relationships/chart" Target="charts/chart1.xml"/><Relationship Id="rId88" Type="http://schemas.openxmlformats.org/officeDocument/2006/relationships/header" Target="header8.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__2.vsdx"/><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package" Target="embeddings/Microsoft_Visio___10.vsdx"/><Relationship Id="rId57" Type="http://schemas.openxmlformats.org/officeDocument/2006/relationships/package" Target="embeddings/Microsoft_Visio___13.vsdx"/><Relationship Id="rId10" Type="http://schemas.openxmlformats.org/officeDocument/2006/relationships/footer" Target="footer1.xml"/><Relationship Id="rId31" Type="http://schemas.openxmlformats.org/officeDocument/2006/relationships/package" Target="embeddings/Microsoft_Visio___4.vsdx"/><Relationship Id="rId44" Type="http://schemas.openxmlformats.org/officeDocument/2006/relationships/image" Target="media/image18.jpg"/><Relationship Id="rId52" Type="http://schemas.openxmlformats.org/officeDocument/2006/relationships/package" Target="embeddings/Microsoft_Visio___11.vsdx"/><Relationship Id="rId60" Type="http://schemas.openxmlformats.org/officeDocument/2006/relationships/image" Target="media/image29.emf"/><Relationship Id="rId65" Type="http://schemas.openxmlformats.org/officeDocument/2006/relationships/image" Target="media/image32.jpg"/><Relationship Id="rId73" Type="http://schemas.openxmlformats.org/officeDocument/2006/relationships/image" Target="media/image37.jp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9.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0.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xmlns:c16r2="http://schemas.microsoft.com/office/drawing/2015/06/char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217901944"/>
        <c:axId val="217901160"/>
      </c:lineChart>
      <c:catAx>
        <c:axId val="217901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7901160"/>
        <c:crosses val="autoZero"/>
        <c:auto val="1"/>
        <c:lblAlgn val="ctr"/>
        <c:lblOffset val="100"/>
        <c:noMultiLvlLbl val="0"/>
      </c:catAx>
      <c:valAx>
        <c:axId val="217901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7901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xmlns:c16r2="http://schemas.microsoft.com/office/drawing/2015/06/char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xmlns:c16r2="http://schemas.microsoft.com/office/drawing/2015/06/char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217903120"/>
        <c:axId val="217907432"/>
      </c:lineChart>
      <c:catAx>
        <c:axId val="217903120"/>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7907432"/>
        <c:crosses val="autoZero"/>
        <c:auto val="1"/>
        <c:lblAlgn val="ctr"/>
        <c:lblOffset val="100"/>
        <c:noMultiLvlLbl val="0"/>
      </c:catAx>
      <c:valAx>
        <c:axId val="217907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790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BA91B-A8E2-4550-8EF6-2D6534254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3597</TotalTime>
  <Pages>67</Pages>
  <Words>9503</Words>
  <Characters>54173</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微软用户</cp:lastModifiedBy>
  <cp:revision>1587</cp:revision>
  <cp:lastPrinted>2017-08-24T14:18:00Z</cp:lastPrinted>
  <dcterms:created xsi:type="dcterms:W3CDTF">2017-08-02T05:35:00Z</dcterms:created>
  <dcterms:modified xsi:type="dcterms:W3CDTF">2017-08-27T09:11:00Z</dcterms:modified>
</cp:coreProperties>
</file>