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3289B3B0" w14:textId="30378A60" w:rsidR="00E85561" w:rsidRDefault="00E750D5">
          <w:pPr>
            <w:pStyle w:val="11"/>
            <w:rPr>
              <w:ins w:id="3" w:author="JY0225" w:date="2017-08-22T21:58:00Z"/>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JY0225" w:date="2017-08-22T21:58:00Z">
            <w:r w:rsidR="00E85561" w:rsidRPr="004152AB">
              <w:rPr>
                <w:rStyle w:val="af"/>
                <w:noProof/>
              </w:rPr>
              <w:fldChar w:fldCharType="begin"/>
            </w:r>
            <w:r w:rsidR="00E85561" w:rsidRPr="004152AB">
              <w:rPr>
                <w:rStyle w:val="af"/>
                <w:noProof/>
              </w:rPr>
              <w:instrText xml:space="preserve"> </w:instrText>
            </w:r>
            <w:r w:rsidR="00E85561">
              <w:rPr>
                <w:noProof/>
              </w:rPr>
              <w:instrText>HYPERLINK \l "_Toc491202444"</w:instrText>
            </w:r>
            <w:r w:rsidR="00E85561" w:rsidRPr="004152AB">
              <w:rPr>
                <w:rStyle w:val="af"/>
                <w:noProof/>
              </w:rPr>
              <w:instrText xml:space="preserve"> </w:instrText>
            </w:r>
            <w:r w:rsidR="00E85561" w:rsidRPr="004152AB">
              <w:rPr>
                <w:rStyle w:val="af"/>
                <w:noProof/>
              </w:rPr>
            </w:r>
            <w:r w:rsidR="00E85561" w:rsidRPr="004152AB">
              <w:rPr>
                <w:rStyle w:val="af"/>
                <w:noProof/>
              </w:rPr>
              <w:fldChar w:fldCharType="separate"/>
            </w:r>
            <w:r w:rsidR="00E85561" w:rsidRPr="004152AB">
              <w:rPr>
                <w:rStyle w:val="af"/>
                <w:rFonts w:ascii="Times New Roman" w:hAnsi="Times New Roman" w:cs="Times New Roman"/>
                <w:noProof/>
                <w:spacing w:val="10"/>
              </w:rPr>
              <w:t>摘要</w:t>
            </w:r>
            <w:r w:rsidR="00E85561">
              <w:rPr>
                <w:noProof/>
                <w:webHidden/>
              </w:rPr>
              <w:tab/>
            </w:r>
            <w:r w:rsidR="00E85561">
              <w:rPr>
                <w:noProof/>
                <w:webHidden/>
              </w:rPr>
              <w:fldChar w:fldCharType="begin"/>
            </w:r>
            <w:r w:rsidR="00E85561">
              <w:rPr>
                <w:noProof/>
                <w:webHidden/>
              </w:rPr>
              <w:instrText xml:space="preserve"> PAGEREF _Toc491202444 \h </w:instrText>
            </w:r>
            <w:r w:rsidR="00E85561">
              <w:rPr>
                <w:noProof/>
                <w:webHidden/>
              </w:rPr>
            </w:r>
          </w:ins>
          <w:r w:rsidR="00E85561">
            <w:rPr>
              <w:noProof/>
              <w:webHidden/>
            </w:rPr>
            <w:fldChar w:fldCharType="separate"/>
          </w:r>
          <w:ins w:id="5" w:author="JY0225" w:date="2017-08-22T21:58:00Z">
            <w:r w:rsidR="00E85561">
              <w:rPr>
                <w:noProof/>
                <w:webHidden/>
              </w:rPr>
              <w:t>1</w:t>
            </w:r>
            <w:r w:rsidR="00E85561">
              <w:rPr>
                <w:noProof/>
                <w:webHidden/>
              </w:rPr>
              <w:fldChar w:fldCharType="end"/>
            </w:r>
            <w:r w:rsidR="00E85561" w:rsidRPr="004152AB">
              <w:rPr>
                <w:rStyle w:val="af"/>
                <w:noProof/>
              </w:rPr>
              <w:fldChar w:fldCharType="end"/>
            </w:r>
          </w:ins>
        </w:p>
        <w:p w14:paraId="67BF2520" w14:textId="1132E5E0" w:rsidR="00E85561" w:rsidRDefault="00E85561">
          <w:pPr>
            <w:pStyle w:val="11"/>
            <w:rPr>
              <w:ins w:id="6" w:author="JY0225" w:date="2017-08-22T21:58:00Z"/>
              <w:noProof/>
            </w:rPr>
          </w:pPr>
          <w:ins w:id="7" w:author="JY0225" w:date="2017-08-22T21:58:00Z">
            <w:r w:rsidRPr="004152AB">
              <w:rPr>
                <w:rStyle w:val="af"/>
                <w:noProof/>
              </w:rPr>
              <w:fldChar w:fldCharType="begin"/>
            </w:r>
            <w:r w:rsidRPr="004152AB">
              <w:rPr>
                <w:rStyle w:val="af"/>
                <w:noProof/>
              </w:rPr>
              <w:instrText xml:space="preserve"> </w:instrText>
            </w:r>
            <w:r>
              <w:rPr>
                <w:noProof/>
              </w:rPr>
              <w:instrText>HYPERLINK \l "_Toc491202445"</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_Toc491202445 \h </w:instrText>
            </w:r>
            <w:r>
              <w:rPr>
                <w:noProof/>
                <w:webHidden/>
              </w:rPr>
            </w:r>
          </w:ins>
          <w:r>
            <w:rPr>
              <w:noProof/>
              <w:webHidden/>
            </w:rPr>
            <w:fldChar w:fldCharType="separate"/>
          </w:r>
          <w:ins w:id="8" w:author="JY0225" w:date="2017-08-22T21:58:00Z">
            <w:r>
              <w:rPr>
                <w:noProof/>
                <w:webHidden/>
              </w:rPr>
              <w:t>1</w:t>
            </w:r>
            <w:r>
              <w:rPr>
                <w:noProof/>
                <w:webHidden/>
              </w:rPr>
              <w:fldChar w:fldCharType="end"/>
            </w:r>
            <w:r w:rsidRPr="004152AB">
              <w:rPr>
                <w:rStyle w:val="af"/>
                <w:noProof/>
              </w:rPr>
              <w:fldChar w:fldCharType="end"/>
            </w:r>
          </w:ins>
        </w:p>
        <w:p w14:paraId="2B0033B0" w14:textId="3A440AD2" w:rsidR="00E85561" w:rsidRDefault="00E85561">
          <w:pPr>
            <w:pStyle w:val="11"/>
            <w:rPr>
              <w:ins w:id="9" w:author="JY0225" w:date="2017-08-22T21:58:00Z"/>
              <w:noProof/>
            </w:rPr>
          </w:pPr>
          <w:ins w:id="10" w:author="JY0225" w:date="2017-08-22T21:58:00Z">
            <w:r w:rsidRPr="004152AB">
              <w:rPr>
                <w:rStyle w:val="af"/>
                <w:noProof/>
              </w:rPr>
              <w:fldChar w:fldCharType="begin"/>
            </w:r>
            <w:r w:rsidRPr="004152AB">
              <w:rPr>
                <w:rStyle w:val="af"/>
                <w:noProof/>
              </w:rPr>
              <w:instrText xml:space="preserve"> </w:instrText>
            </w:r>
            <w:r>
              <w:rPr>
                <w:noProof/>
              </w:rPr>
              <w:instrText>HYPERLINK \l "_Toc491202446"</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第一章</w:t>
            </w:r>
            <w:r w:rsidRPr="004152AB">
              <w:rPr>
                <w:rStyle w:val="af"/>
                <w:rFonts w:ascii="Times New Roman" w:hAnsi="Times New Roman" w:cs="Times New Roman"/>
                <w:noProof/>
              </w:rPr>
              <w:t xml:space="preserve"> </w:t>
            </w:r>
            <w:r w:rsidRPr="004152AB">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_Toc491202446 \h </w:instrText>
            </w:r>
            <w:r>
              <w:rPr>
                <w:noProof/>
                <w:webHidden/>
              </w:rPr>
            </w:r>
          </w:ins>
          <w:r>
            <w:rPr>
              <w:noProof/>
              <w:webHidden/>
            </w:rPr>
            <w:fldChar w:fldCharType="separate"/>
          </w:r>
          <w:ins w:id="11" w:author="JY0225" w:date="2017-08-22T21:58:00Z">
            <w:r>
              <w:rPr>
                <w:noProof/>
                <w:webHidden/>
              </w:rPr>
              <w:t>2</w:t>
            </w:r>
            <w:r>
              <w:rPr>
                <w:noProof/>
                <w:webHidden/>
              </w:rPr>
              <w:fldChar w:fldCharType="end"/>
            </w:r>
            <w:r w:rsidRPr="004152AB">
              <w:rPr>
                <w:rStyle w:val="af"/>
                <w:noProof/>
              </w:rPr>
              <w:fldChar w:fldCharType="end"/>
            </w:r>
          </w:ins>
        </w:p>
        <w:p w14:paraId="41CBB277" w14:textId="081924B7" w:rsidR="00E85561" w:rsidRDefault="00E85561">
          <w:pPr>
            <w:pStyle w:val="24"/>
            <w:tabs>
              <w:tab w:val="right" w:leader="dot" w:pos="8302"/>
            </w:tabs>
            <w:rPr>
              <w:ins w:id="12" w:author="JY0225" w:date="2017-08-22T21:58:00Z"/>
              <w:noProof/>
            </w:rPr>
          </w:pPr>
          <w:ins w:id="13" w:author="JY0225" w:date="2017-08-22T21:58:00Z">
            <w:r w:rsidRPr="004152AB">
              <w:rPr>
                <w:rStyle w:val="af"/>
                <w:noProof/>
              </w:rPr>
              <w:fldChar w:fldCharType="begin"/>
            </w:r>
            <w:r w:rsidRPr="004152AB">
              <w:rPr>
                <w:rStyle w:val="af"/>
                <w:noProof/>
              </w:rPr>
              <w:instrText xml:space="preserve"> </w:instrText>
            </w:r>
            <w:r>
              <w:rPr>
                <w:noProof/>
              </w:rPr>
              <w:instrText>HYPERLINK \l "_Toc491202447"</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1.1 </w:t>
            </w:r>
            <w:r w:rsidRPr="004152AB">
              <w:rPr>
                <w:rStyle w:val="af"/>
                <w:noProof/>
              </w:rPr>
              <w:t>研究背景</w:t>
            </w:r>
            <w:r>
              <w:rPr>
                <w:noProof/>
                <w:webHidden/>
              </w:rPr>
              <w:tab/>
            </w:r>
            <w:r>
              <w:rPr>
                <w:noProof/>
                <w:webHidden/>
              </w:rPr>
              <w:fldChar w:fldCharType="begin"/>
            </w:r>
            <w:r>
              <w:rPr>
                <w:noProof/>
                <w:webHidden/>
              </w:rPr>
              <w:instrText xml:space="preserve"> PAGEREF _Toc491202447 \h </w:instrText>
            </w:r>
            <w:r>
              <w:rPr>
                <w:noProof/>
                <w:webHidden/>
              </w:rPr>
            </w:r>
          </w:ins>
          <w:r>
            <w:rPr>
              <w:noProof/>
              <w:webHidden/>
            </w:rPr>
            <w:fldChar w:fldCharType="separate"/>
          </w:r>
          <w:ins w:id="14" w:author="JY0225" w:date="2017-08-22T21:58:00Z">
            <w:r>
              <w:rPr>
                <w:noProof/>
                <w:webHidden/>
              </w:rPr>
              <w:t>2</w:t>
            </w:r>
            <w:r>
              <w:rPr>
                <w:noProof/>
                <w:webHidden/>
              </w:rPr>
              <w:fldChar w:fldCharType="end"/>
            </w:r>
            <w:r w:rsidRPr="004152AB">
              <w:rPr>
                <w:rStyle w:val="af"/>
                <w:noProof/>
              </w:rPr>
              <w:fldChar w:fldCharType="end"/>
            </w:r>
          </w:ins>
        </w:p>
        <w:p w14:paraId="3E8A5CAB" w14:textId="662BA25D" w:rsidR="00E85561" w:rsidRDefault="00E85561">
          <w:pPr>
            <w:pStyle w:val="24"/>
            <w:tabs>
              <w:tab w:val="right" w:leader="dot" w:pos="8302"/>
            </w:tabs>
            <w:rPr>
              <w:ins w:id="15" w:author="JY0225" w:date="2017-08-22T21:58:00Z"/>
              <w:noProof/>
            </w:rPr>
          </w:pPr>
          <w:ins w:id="16" w:author="JY0225" w:date="2017-08-22T21:58:00Z">
            <w:r w:rsidRPr="004152AB">
              <w:rPr>
                <w:rStyle w:val="af"/>
                <w:noProof/>
              </w:rPr>
              <w:fldChar w:fldCharType="begin"/>
            </w:r>
            <w:r w:rsidRPr="004152AB">
              <w:rPr>
                <w:rStyle w:val="af"/>
                <w:noProof/>
              </w:rPr>
              <w:instrText xml:space="preserve"> </w:instrText>
            </w:r>
            <w:r>
              <w:rPr>
                <w:noProof/>
              </w:rPr>
              <w:instrText>HYPERLINK \l "_Toc491202448"</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1.2 </w:t>
            </w:r>
            <w:r w:rsidRPr="004152AB">
              <w:rPr>
                <w:rStyle w:val="af"/>
                <w:noProof/>
              </w:rPr>
              <w:t>研究内容及意义</w:t>
            </w:r>
            <w:r>
              <w:rPr>
                <w:noProof/>
                <w:webHidden/>
              </w:rPr>
              <w:tab/>
            </w:r>
            <w:r>
              <w:rPr>
                <w:noProof/>
                <w:webHidden/>
              </w:rPr>
              <w:fldChar w:fldCharType="begin"/>
            </w:r>
            <w:r>
              <w:rPr>
                <w:noProof/>
                <w:webHidden/>
              </w:rPr>
              <w:instrText xml:space="preserve"> PAGEREF _Toc491202448 \h </w:instrText>
            </w:r>
            <w:r>
              <w:rPr>
                <w:noProof/>
                <w:webHidden/>
              </w:rPr>
            </w:r>
          </w:ins>
          <w:r>
            <w:rPr>
              <w:noProof/>
              <w:webHidden/>
            </w:rPr>
            <w:fldChar w:fldCharType="separate"/>
          </w:r>
          <w:ins w:id="17" w:author="JY0225" w:date="2017-08-22T21:58:00Z">
            <w:r>
              <w:rPr>
                <w:noProof/>
                <w:webHidden/>
              </w:rPr>
              <w:t>4</w:t>
            </w:r>
            <w:r>
              <w:rPr>
                <w:noProof/>
                <w:webHidden/>
              </w:rPr>
              <w:fldChar w:fldCharType="end"/>
            </w:r>
            <w:r w:rsidRPr="004152AB">
              <w:rPr>
                <w:rStyle w:val="af"/>
                <w:noProof/>
              </w:rPr>
              <w:fldChar w:fldCharType="end"/>
            </w:r>
          </w:ins>
        </w:p>
        <w:p w14:paraId="5D11D300" w14:textId="2A4E3D16" w:rsidR="00E85561" w:rsidRDefault="00E85561">
          <w:pPr>
            <w:pStyle w:val="24"/>
            <w:tabs>
              <w:tab w:val="right" w:leader="dot" w:pos="8302"/>
            </w:tabs>
            <w:rPr>
              <w:ins w:id="18" w:author="JY0225" w:date="2017-08-22T21:58:00Z"/>
              <w:noProof/>
            </w:rPr>
          </w:pPr>
          <w:ins w:id="19" w:author="JY0225" w:date="2017-08-22T21:58:00Z">
            <w:r w:rsidRPr="004152AB">
              <w:rPr>
                <w:rStyle w:val="af"/>
                <w:noProof/>
              </w:rPr>
              <w:fldChar w:fldCharType="begin"/>
            </w:r>
            <w:r w:rsidRPr="004152AB">
              <w:rPr>
                <w:rStyle w:val="af"/>
                <w:noProof/>
              </w:rPr>
              <w:instrText xml:space="preserve"> </w:instrText>
            </w:r>
            <w:r>
              <w:rPr>
                <w:noProof/>
              </w:rPr>
              <w:instrText>HYPERLINK \l "_Toc491202449"</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1.3 </w:t>
            </w:r>
            <w:r w:rsidRPr="004152AB">
              <w:rPr>
                <w:rStyle w:val="af"/>
                <w:noProof/>
              </w:rPr>
              <w:t>论文的组织</w:t>
            </w:r>
            <w:r>
              <w:rPr>
                <w:noProof/>
                <w:webHidden/>
              </w:rPr>
              <w:tab/>
            </w:r>
            <w:r>
              <w:rPr>
                <w:noProof/>
                <w:webHidden/>
              </w:rPr>
              <w:fldChar w:fldCharType="begin"/>
            </w:r>
            <w:r>
              <w:rPr>
                <w:noProof/>
                <w:webHidden/>
              </w:rPr>
              <w:instrText xml:space="preserve"> PAGEREF _Toc491202449 \h </w:instrText>
            </w:r>
            <w:r>
              <w:rPr>
                <w:noProof/>
                <w:webHidden/>
              </w:rPr>
            </w:r>
          </w:ins>
          <w:r>
            <w:rPr>
              <w:noProof/>
              <w:webHidden/>
            </w:rPr>
            <w:fldChar w:fldCharType="separate"/>
          </w:r>
          <w:ins w:id="20" w:author="JY0225" w:date="2017-08-22T21:58:00Z">
            <w:r>
              <w:rPr>
                <w:noProof/>
                <w:webHidden/>
              </w:rPr>
              <w:t>5</w:t>
            </w:r>
            <w:r>
              <w:rPr>
                <w:noProof/>
                <w:webHidden/>
              </w:rPr>
              <w:fldChar w:fldCharType="end"/>
            </w:r>
            <w:r w:rsidRPr="004152AB">
              <w:rPr>
                <w:rStyle w:val="af"/>
                <w:noProof/>
              </w:rPr>
              <w:fldChar w:fldCharType="end"/>
            </w:r>
          </w:ins>
        </w:p>
        <w:p w14:paraId="0FD8A0C3" w14:textId="225B89B9" w:rsidR="00E85561" w:rsidRDefault="00E85561">
          <w:pPr>
            <w:pStyle w:val="11"/>
            <w:rPr>
              <w:ins w:id="21" w:author="JY0225" w:date="2017-08-22T21:58:00Z"/>
              <w:noProof/>
            </w:rPr>
          </w:pPr>
          <w:ins w:id="22" w:author="JY0225" w:date="2017-08-22T21:58:00Z">
            <w:r w:rsidRPr="004152AB">
              <w:rPr>
                <w:rStyle w:val="af"/>
                <w:noProof/>
              </w:rPr>
              <w:fldChar w:fldCharType="begin"/>
            </w:r>
            <w:r w:rsidRPr="004152AB">
              <w:rPr>
                <w:rStyle w:val="af"/>
                <w:noProof/>
              </w:rPr>
              <w:instrText xml:space="preserve"> </w:instrText>
            </w:r>
            <w:r>
              <w:rPr>
                <w:noProof/>
              </w:rPr>
              <w:instrText>HYPERLINK \l "_Toc491202450"</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第二章</w:t>
            </w:r>
            <w:r w:rsidRPr="004152AB">
              <w:rPr>
                <w:rStyle w:val="af"/>
                <w:rFonts w:ascii="Times New Roman" w:hAnsi="Times New Roman" w:cs="Times New Roman"/>
                <w:noProof/>
              </w:rPr>
              <w:t xml:space="preserve"> </w:t>
            </w:r>
            <w:r w:rsidRPr="004152AB">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_Toc491202450 \h </w:instrText>
            </w:r>
            <w:r>
              <w:rPr>
                <w:noProof/>
                <w:webHidden/>
              </w:rPr>
            </w:r>
          </w:ins>
          <w:r>
            <w:rPr>
              <w:noProof/>
              <w:webHidden/>
            </w:rPr>
            <w:fldChar w:fldCharType="separate"/>
          </w:r>
          <w:ins w:id="23" w:author="JY0225" w:date="2017-08-22T21:58:00Z">
            <w:r>
              <w:rPr>
                <w:noProof/>
                <w:webHidden/>
              </w:rPr>
              <w:t>6</w:t>
            </w:r>
            <w:r>
              <w:rPr>
                <w:noProof/>
                <w:webHidden/>
              </w:rPr>
              <w:fldChar w:fldCharType="end"/>
            </w:r>
            <w:r w:rsidRPr="004152AB">
              <w:rPr>
                <w:rStyle w:val="af"/>
                <w:noProof/>
              </w:rPr>
              <w:fldChar w:fldCharType="end"/>
            </w:r>
          </w:ins>
        </w:p>
        <w:p w14:paraId="049C12B0" w14:textId="4B01AD45" w:rsidR="00E85561" w:rsidRDefault="00E85561">
          <w:pPr>
            <w:pStyle w:val="24"/>
            <w:tabs>
              <w:tab w:val="right" w:leader="dot" w:pos="8302"/>
            </w:tabs>
            <w:rPr>
              <w:ins w:id="24" w:author="JY0225" w:date="2017-08-22T21:58:00Z"/>
              <w:noProof/>
            </w:rPr>
          </w:pPr>
          <w:ins w:id="25" w:author="JY0225" w:date="2017-08-22T21:58:00Z">
            <w:r w:rsidRPr="004152AB">
              <w:rPr>
                <w:rStyle w:val="af"/>
                <w:noProof/>
              </w:rPr>
              <w:fldChar w:fldCharType="begin"/>
            </w:r>
            <w:r w:rsidRPr="004152AB">
              <w:rPr>
                <w:rStyle w:val="af"/>
                <w:noProof/>
              </w:rPr>
              <w:instrText xml:space="preserve"> </w:instrText>
            </w:r>
            <w:r>
              <w:rPr>
                <w:noProof/>
              </w:rPr>
              <w:instrText>HYPERLINK \l "_Toc491202451"</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2.1 </w:t>
            </w:r>
            <w:r w:rsidRPr="004152AB">
              <w:rPr>
                <w:rStyle w:val="af"/>
                <w:noProof/>
              </w:rPr>
              <w:t>云备份与中间件</w:t>
            </w:r>
            <w:r>
              <w:rPr>
                <w:noProof/>
                <w:webHidden/>
              </w:rPr>
              <w:tab/>
            </w:r>
            <w:r>
              <w:rPr>
                <w:noProof/>
                <w:webHidden/>
              </w:rPr>
              <w:fldChar w:fldCharType="begin"/>
            </w:r>
            <w:r>
              <w:rPr>
                <w:noProof/>
                <w:webHidden/>
              </w:rPr>
              <w:instrText xml:space="preserve"> PAGEREF _Toc491202451 \h </w:instrText>
            </w:r>
            <w:r>
              <w:rPr>
                <w:noProof/>
                <w:webHidden/>
              </w:rPr>
            </w:r>
          </w:ins>
          <w:r>
            <w:rPr>
              <w:noProof/>
              <w:webHidden/>
            </w:rPr>
            <w:fldChar w:fldCharType="separate"/>
          </w:r>
          <w:ins w:id="26" w:author="JY0225" w:date="2017-08-22T21:58:00Z">
            <w:r>
              <w:rPr>
                <w:noProof/>
                <w:webHidden/>
              </w:rPr>
              <w:t>6</w:t>
            </w:r>
            <w:r>
              <w:rPr>
                <w:noProof/>
                <w:webHidden/>
              </w:rPr>
              <w:fldChar w:fldCharType="end"/>
            </w:r>
            <w:r w:rsidRPr="004152AB">
              <w:rPr>
                <w:rStyle w:val="af"/>
                <w:noProof/>
              </w:rPr>
              <w:fldChar w:fldCharType="end"/>
            </w:r>
          </w:ins>
        </w:p>
        <w:p w14:paraId="7285A61A" w14:textId="79A4A8E9" w:rsidR="00E85561" w:rsidRDefault="00E85561">
          <w:pPr>
            <w:pStyle w:val="33"/>
            <w:tabs>
              <w:tab w:val="right" w:leader="dot" w:pos="8302"/>
            </w:tabs>
            <w:rPr>
              <w:ins w:id="27" w:author="JY0225" w:date="2017-08-22T21:58:00Z"/>
              <w:noProof/>
            </w:rPr>
          </w:pPr>
          <w:ins w:id="28" w:author="JY0225" w:date="2017-08-22T21:58:00Z">
            <w:r w:rsidRPr="004152AB">
              <w:rPr>
                <w:rStyle w:val="af"/>
                <w:noProof/>
              </w:rPr>
              <w:fldChar w:fldCharType="begin"/>
            </w:r>
            <w:r w:rsidRPr="004152AB">
              <w:rPr>
                <w:rStyle w:val="af"/>
                <w:noProof/>
              </w:rPr>
              <w:instrText xml:space="preserve"> </w:instrText>
            </w:r>
            <w:r>
              <w:rPr>
                <w:noProof/>
              </w:rPr>
              <w:instrText>HYPERLINK \l "_Toc491202452"</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2.1.1 </w:t>
            </w:r>
            <w:r w:rsidRPr="004152AB">
              <w:rPr>
                <w:rStyle w:val="af"/>
                <w:noProof/>
              </w:rPr>
              <w:t>云备份特点</w:t>
            </w:r>
            <w:r>
              <w:rPr>
                <w:noProof/>
                <w:webHidden/>
              </w:rPr>
              <w:tab/>
            </w:r>
            <w:r>
              <w:rPr>
                <w:noProof/>
                <w:webHidden/>
              </w:rPr>
              <w:fldChar w:fldCharType="begin"/>
            </w:r>
            <w:r>
              <w:rPr>
                <w:noProof/>
                <w:webHidden/>
              </w:rPr>
              <w:instrText xml:space="preserve"> PAGEREF _Toc491202452 \h </w:instrText>
            </w:r>
            <w:r>
              <w:rPr>
                <w:noProof/>
                <w:webHidden/>
              </w:rPr>
            </w:r>
          </w:ins>
          <w:r>
            <w:rPr>
              <w:noProof/>
              <w:webHidden/>
            </w:rPr>
            <w:fldChar w:fldCharType="separate"/>
          </w:r>
          <w:ins w:id="29" w:author="JY0225" w:date="2017-08-22T21:58:00Z">
            <w:r>
              <w:rPr>
                <w:noProof/>
                <w:webHidden/>
              </w:rPr>
              <w:t>6</w:t>
            </w:r>
            <w:r>
              <w:rPr>
                <w:noProof/>
                <w:webHidden/>
              </w:rPr>
              <w:fldChar w:fldCharType="end"/>
            </w:r>
            <w:r w:rsidRPr="004152AB">
              <w:rPr>
                <w:rStyle w:val="af"/>
                <w:noProof/>
              </w:rPr>
              <w:fldChar w:fldCharType="end"/>
            </w:r>
          </w:ins>
        </w:p>
        <w:p w14:paraId="0C422E2E" w14:textId="3271DA65" w:rsidR="00E85561" w:rsidRDefault="00E85561">
          <w:pPr>
            <w:pStyle w:val="33"/>
            <w:tabs>
              <w:tab w:val="right" w:leader="dot" w:pos="8302"/>
            </w:tabs>
            <w:rPr>
              <w:ins w:id="30" w:author="JY0225" w:date="2017-08-22T21:58:00Z"/>
              <w:noProof/>
            </w:rPr>
          </w:pPr>
          <w:ins w:id="31" w:author="JY0225" w:date="2017-08-22T21:58:00Z">
            <w:r w:rsidRPr="004152AB">
              <w:rPr>
                <w:rStyle w:val="af"/>
                <w:noProof/>
              </w:rPr>
              <w:fldChar w:fldCharType="begin"/>
            </w:r>
            <w:r w:rsidRPr="004152AB">
              <w:rPr>
                <w:rStyle w:val="af"/>
                <w:noProof/>
              </w:rPr>
              <w:instrText xml:space="preserve"> </w:instrText>
            </w:r>
            <w:r>
              <w:rPr>
                <w:noProof/>
              </w:rPr>
              <w:instrText>HYPERLINK \l "_Toc491202453"</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2.1.2 </w:t>
            </w:r>
            <w:r w:rsidRPr="004152AB">
              <w:rPr>
                <w:rStyle w:val="af"/>
                <w:noProof/>
              </w:rPr>
              <w:t>云备份中间件</w:t>
            </w:r>
            <w:r>
              <w:rPr>
                <w:noProof/>
                <w:webHidden/>
              </w:rPr>
              <w:tab/>
            </w:r>
            <w:r>
              <w:rPr>
                <w:noProof/>
                <w:webHidden/>
              </w:rPr>
              <w:fldChar w:fldCharType="begin"/>
            </w:r>
            <w:r>
              <w:rPr>
                <w:noProof/>
                <w:webHidden/>
              </w:rPr>
              <w:instrText xml:space="preserve"> PAGEREF _Toc491202453 \h </w:instrText>
            </w:r>
            <w:r>
              <w:rPr>
                <w:noProof/>
                <w:webHidden/>
              </w:rPr>
            </w:r>
          </w:ins>
          <w:r>
            <w:rPr>
              <w:noProof/>
              <w:webHidden/>
            </w:rPr>
            <w:fldChar w:fldCharType="separate"/>
          </w:r>
          <w:ins w:id="32" w:author="JY0225" w:date="2017-08-22T21:58:00Z">
            <w:r>
              <w:rPr>
                <w:noProof/>
                <w:webHidden/>
              </w:rPr>
              <w:t>6</w:t>
            </w:r>
            <w:r>
              <w:rPr>
                <w:noProof/>
                <w:webHidden/>
              </w:rPr>
              <w:fldChar w:fldCharType="end"/>
            </w:r>
            <w:r w:rsidRPr="004152AB">
              <w:rPr>
                <w:rStyle w:val="af"/>
                <w:noProof/>
              </w:rPr>
              <w:fldChar w:fldCharType="end"/>
            </w:r>
          </w:ins>
        </w:p>
        <w:p w14:paraId="61F26291" w14:textId="760EDDDA" w:rsidR="00E85561" w:rsidRDefault="00E85561">
          <w:pPr>
            <w:pStyle w:val="24"/>
            <w:tabs>
              <w:tab w:val="right" w:leader="dot" w:pos="8302"/>
            </w:tabs>
            <w:rPr>
              <w:ins w:id="33" w:author="JY0225" w:date="2017-08-22T21:58:00Z"/>
              <w:noProof/>
            </w:rPr>
          </w:pPr>
          <w:ins w:id="34" w:author="JY0225" w:date="2017-08-22T21:58:00Z">
            <w:r w:rsidRPr="004152AB">
              <w:rPr>
                <w:rStyle w:val="af"/>
                <w:noProof/>
              </w:rPr>
              <w:fldChar w:fldCharType="begin"/>
            </w:r>
            <w:r w:rsidRPr="004152AB">
              <w:rPr>
                <w:rStyle w:val="af"/>
                <w:noProof/>
              </w:rPr>
              <w:instrText xml:space="preserve"> </w:instrText>
            </w:r>
            <w:r>
              <w:rPr>
                <w:noProof/>
              </w:rPr>
              <w:instrText>HYPERLINK \l "_Toc491202454"</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2.3 SQLite</w:t>
            </w:r>
            <w:r>
              <w:rPr>
                <w:noProof/>
                <w:webHidden/>
              </w:rPr>
              <w:tab/>
            </w:r>
            <w:r>
              <w:rPr>
                <w:noProof/>
                <w:webHidden/>
              </w:rPr>
              <w:fldChar w:fldCharType="begin"/>
            </w:r>
            <w:r>
              <w:rPr>
                <w:noProof/>
                <w:webHidden/>
              </w:rPr>
              <w:instrText xml:space="preserve"> PAGEREF _Toc491202454 \h </w:instrText>
            </w:r>
            <w:r>
              <w:rPr>
                <w:noProof/>
                <w:webHidden/>
              </w:rPr>
            </w:r>
          </w:ins>
          <w:r>
            <w:rPr>
              <w:noProof/>
              <w:webHidden/>
            </w:rPr>
            <w:fldChar w:fldCharType="separate"/>
          </w:r>
          <w:ins w:id="35" w:author="JY0225" w:date="2017-08-22T21:58:00Z">
            <w:r>
              <w:rPr>
                <w:noProof/>
                <w:webHidden/>
              </w:rPr>
              <w:t>7</w:t>
            </w:r>
            <w:r>
              <w:rPr>
                <w:noProof/>
                <w:webHidden/>
              </w:rPr>
              <w:fldChar w:fldCharType="end"/>
            </w:r>
            <w:r w:rsidRPr="004152AB">
              <w:rPr>
                <w:rStyle w:val="af"/>
                <w:noProof/>
              </w:rPr>
              <w:fldChar w:fldCharType="end"/>
            </w:r>
          </w:ins>
        </w:p>
        <w:p w14:paraId="2ABC35EF" w14:textId="219522FA" w:rsidR="00E85561" w:rsidRDefault="00E85561">
          <w:pPr>
            <w:pStyle w:val="24"/>
            <w:tabs>
              <w:tab w:val="right" w:leader="dot" w:pos="8302"/>
            </w:tabs>
            <w:rPr>
              <w:ins w:id="36" w:author="JY0225" w:date="2017-08-22T21:58:00Z"/>
              <w:noProof/>
            </w:rPr>
          </w:pPr>
          <w:ins w:id="37" w:author="JY0225" w:date="2017-08-22T21:58:00Z">
            <w:r w:rsidRPr="004152AB">
              <w:rPr>
                <w:rStyle w:val="af"/>
                <w:noProof/>
              </w:rPr>
              <w:fldChar w:fldCharType="begin"/>
            </w:r>
            <w:r w:rsidRPr="004152AB">
              <w:rPr>
                <w:rStyle w:val="af"/>
                <w:noProof/>
              </w:rPr>
              <w:instrText xml:space="preserve"> </w:instrText>
            </w:r>
            <w:r>
              <w:rPr>
                <w:noProof/>
              </w:rPr>
              <w:instrText>HYPERLINK \l "_Toc491202455"</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2.4 </w:t>
            </w:r>
            <w:r w:rsidRPr="004152AB">
              <w:rPr>
                <w:rStyle w:val="af"/>
                <w:noProof/>
              </w:rPr>
              <w:t>断点续传</w:t>
            </w:r>
            <w:r>
              <w:rPr>
                <w:noProof/>
                <w:webHidden/>
              </w:rPr>
              <w:tab/>
            </w:r>
            <w:r>
              <w:rPr>
                <w:noProof/>
                <w:webHidden/>
              </w:rPr>
              <w:fldChar w:fldCharType="begin"/>
            </w:r>
            <w:r>
              <w:rPr>
                <w:noProof/>
                <w:webHidden/>
              </w:rPr>
              <w:instrText xml:space="preserve"> PAGEREF _Toc491202455 \h </w:instrText>
            </w:r>
            <w:r>
              <w:rPr>
                <w:noProof/>
                <w:webHidden/>
              </w:rPr>
            </w:r>
          </w:ins>
          <w:r>
            <w:rPr>
              <w:noProof/>
              <w:webHidden/>
            </w:rPr>
            <w:fldChar w:fldCharType="separate"/>
          </w:r>
          <w:ins w:id="38" w:author="JY0225" w:date="2017-08-22T21:58:00Z">
            <w:r>
              <w:rPr>
                <w:noProof/>
                <w:webHidden/>
              </w:rPr>
              <w:t>8</w:t>
            </w:r>
            <w:r>
              <w:rPr>
                <w:noProof/>
                <w:webHidden/>
              </w:rPr>
              <w:fldChar w:fldCharType="end"/>
            </w:r>
            <w:r w:rsidRPr="004152AB">
              <w:rPr>
                <w:rStyle w:val="af"/>
                <w:noProof/>
              </w:rPr>
              <w:fldChar w:fldCharType="end"/>
            </w:r>
          </w:ins>
        </w:p>
        <w:p w14:paraId="116DE2D3" w14:textId="65CA0D9F" w:rsidR="00E85561" w:rsidRDefault="00E85561">
          <w:pPr>
            <w:pStyle w:val="24"/>
            <w:tabs>
              <w:tab w:val="right" w:leader="dot" w:pos="8302"/>
            </w:tabs>
            <w:rPr>
              <w:ins w:id="39" w:author="JY0225" w:date="2017-08-22T21:58:00Z"/>
              <w:noProof/>
            </w:rPr>
          </w:pPr>
          <w:ins w:id="40" w:author="JY0225" w:date="2017-08-22T21:58:00Z">
            <w:r w:rsidRPr="004152AB">
              <w:rPr>
                <w:rStyle w:val="af"/>
                <w:noProof/>
              </w:rPr>
              <w:fldChar w:fldCharType="begin"/>
            </w:r>
            <w:r w:rsidRPr="004152AB">
              <w:rPr>
                <w:rStyle w:val="af"/>
                <w:noProof/>
              </w:rPr>
              <w:instrText xml:space="preserve"> </w:instrText>
            </w:r>
            <w:r>
              <w:rPr>
                <w:noProof/>
              </w:rPr>
              <w:instrText>HYPERLINK \l "_Toc491202456"</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2.5 WebSocket</w:t>
            </w:r>
            <w:r>
              <w:rPr>
                <w:noProof/>
                <w:webHidden/>
              </w:rPr>
              <w:tab/>
            </w:r>
            <w:r>
              <w:rPr>
                <w:noProof/>
                <w:webHidden/>
              </w:rPr>
              <w:fldChar w:fldCharType="begin"/>
            </w:r>
            <w:r>
              <w:rPr>
                <w:noProof/>
                <w:webHidden/>
              </w:rPr>
              <w:instrText xml:space="preserve"> PAGEREF _Toc491202456 \h </w:instrText>
            </w:r>
            <w:r>
              <w:rPr>
                <w:noProof/>
                <w:webHidden/>
              </w:rPr>
            </w:r>
          </w:ins>
          <w:r>
            <w:rPr>
              <w:noProof/>
              <w:webHidden/>
            </w:rPr>
            <w:fldChar w:fldCharType="separate"/>
          </w:r>
          <w:ins w:id="41" w:author="JY0225" w:date="2017-08-22T21:58:00Z">
            <w:r>
              <w:rPr>
                <w:noProof/>
                <w:webHidden/>
              </w:rPr>
              <w:t>9</w:t>
            </w:r>
            <w:r>
              <w:rPr>
                <w:noProof/>
                <w:webHidden/>
              </w:rPr>
              <w:fldChar w:fldCharType="end"/>
            </w:r>
            <w:r w:rsidRPr="004152AB">
              <w:rPr>
                <w:rStyle w:val="af"/>
                <w:noProof/>
              </w:rPr>
              <w:fldChar w:fldCharType="end"/>
            </w:r>
          </w:ins>
        </w:p>
        <w:p w14:paraId="3FA379B1" w14:textId="704B6AA1" w:rsidR="00E85561" w:rsidRDefault="00E85561">
          <w:pPr>
            <w:pStyle w:val="24"/>
            <w:tabs>
              <w:tab w:val="right" w:leader="dot" w:pos="8302"/>
            </w:tabs>
            <w:rPr>
              <w:ins w:id="42" w:author="JY0225" w:date="2017-08-22T21:58:00Z"/>
              <w:noProof/>
            </w:rPr>
          </w:pPr>
          <w:ins w:id="43" w:author="JY0225" w:date="2017-08-22T21:58:00Z">
            <w:r w:rsidRPr="004152AB">
              <w:rPr>
                <w:rStyle w:val="af"/>
                <w:noProof/>
              </w:rPr>
              <w:fldChar w:fldCharType="begin"/>
            </w:r>
            <w:r w:rsidRPr="004152AB">
              <w:rPr>
                <w:rStyle w:val="af"/>
                <w:noProof/>
              </w:rPr>
              <w:instrText xml:space="preserve"> </w:instrText>
            </w:r>
            <w:r>
              <w:rPr>
                <w:noProof/>
              </w:rPr>
              <w:instrText>HYPERLINK \l "_Toc491202457"</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2.6 WebExtension</w:t>
            </w:r>
            <w:r>
              <w:rPr>
                <w:noProof/>
                <w:webHidden/>
              </w:rPr>
              <w:tab/>
            </w:r>
            <w:r>
              <w:rPr>
                <w:noProof/>
                <w:webHidden/>
              </w:rPr>
              <w:fldChar w:fldCharType="begin"/>
            </w:r>
            <w:r>
              <w:rPr>
                <w:noProof/>
                <w:webHidden/>
              </w:rPr>
              <w:instrText xml:space="preserve"> PAGEREF _Toc491202457 \h </w:instrText>
            </w:r>
            <w:r>
              <w:rPr>
                <w:noProof/>
                <w:webHidden/>
              </w:rPr>
            </w:r>
          </w:ins>
          <w:r>
            <w:rPr>
              <w:noProof/>
              <w:webHidden/>
            </w:rPr>
            <w:fldChar w:fldCharType="separate"/>
          </w:r>
          <w:ins w:id="44" w:author="JY0225" w:date="2017-08-22T21:58:00Z">
            <w:r>
              <w:rPr>
                <w:noProof/>
                <w:webHidden/>
              </w:rPr>
              <w:t>10</w:t>
            </w:r>
            <w:r>
              <w:rPr>
                <w:noProof/>
                <w:webHidden/>
              </w:rPr>
              <w:fldChar w:fldCharType="end"/>
            </w:r>
            <w:r w:rsidRPr="004152AB">
              <w:rPr>
                <w:rStyle w:val="af"/>
                <w:noProof/>
              </w:rPr>
              <w:fldChar w:fldCharType="end"/>
            </w:r>
          </w:ins>
        </w:p>
        <w:p w14:paraId="7D804840" w14:textId="4AD3D898" w:rsidR="00E85561" w:rsidRDefault="00E85561">
          <w:pPr>
            <w:pStyle w:val="11"/>
            <w:rPr>
              <w:ins w:id="45" w:author="JY0225" w:date="2017-08-22T21:58:00Z"/>
              <w:noProof/>
            </w:rPr>
          </w:pPr>
          <w:ins w:id="46" w:author="JY0225" w:date="2017-08-22T21:58:00Z">
            <w:r w:rsidRPr="004152AB">
              <w:rPr>
                <w:rStyle w:val="af"/>
                <w:noProof/>
              </w:rPr>
              <w:fldChar w:fldCharType="begin"/>
            </w:r>
            <w:r w:rsidRPr="004152AB">
              <w:rPr>
                <w:rStyle w:val="af"/>
                <w:noProof/>
              </w:rPr>
              <w:instrText xml:space="preserve"> </w:instrText>
            </w:r>
            <w:r>
              <w:rPr>
                <w:noProof/>
              </w:rPr>
              <w:instrText>HYPERLINK \l "_Toc491202458"</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第三章</w:t>
            </w:r>
            <w:r w:rsidRPr="004152AB">
              <w:rPr>
                <w:rStyle w:val="af"/>
                <w:rFonts w:ascii="Times New Roman" w:hAnsi="Times New Roman" w:cs="Times New Roman"/>
                <w:noProof/>
              </w:rPr>
              <w:t xml:space="preserve"> </w:t>
            </w:r>
            <w:r w:rsidRPr="004152AB">
              <w:rPr>
                <w:rStyle w:val="af"/>
                <w:rFonts w:ascii="Times New Roman" w:hAnsi="Times New Roman" w:cs="Times New Roman"/>
                <w:noProof/>
              </w:rPr>
              <w:t>云备份中间件优化分析</w:t>
            </w:r>
            <w:r>
              <w:rPr>
                <w:noProof/>
                <w:webHidden/>
              </w:rPr>
              <w:tab/>
            </w:r>
            <w:r>
              <w:rPr>
                <w:noProof/>
                <w:webHidden/>
              </w:rPr>
              <w:fldChar w:fldCharType="begin"/>
            </w:r>
            <w:r>
              <w:rPr>
                <w:noProof/>
                <w:webHidden/>
              </w:rPr>
              <w:instrText xml:space="preserve"> PAGEREF _Toc491202458 \h </w:instrText>
            </w:r>
            <w:r>
              <w:rPr>
                <w:noProof/>
                <w:webHidden/>
              </w:rPr>
            </w:r>
          </w:ins>
          <w:r>
            <w:rPr>
              <w:noProof/>
              <w:webHidden/>
            </w:rPr>
            <w:fldChar w:fldCharType="separate"/>
          </w:r>
          <w:ins w:id="47" w:author="JY0225" w:date="2017-08-22T21:58:00Z">
            <w:r>
              <w:rPr>
                <w:noProof/>
                <w:webHidden/>
              </w:rPr>
              <w:t>12</w:t>
            </w:r>
            <w:r>
              <w:rPr>
                <w:noProof/>
                <w:webHidden/>
              </w:rPr>
              <w:fldChar w:fldCharType="end"/>
            </w:r>
            <w:r w:rsidRPr="004152AB">
              <w:rPr>
                <w:rStyle w:val="af"/>
                <w:noProof/>
              </w:rPr>
              <w:fldChar w:fldCharType="end"/>
            </w:r>
          </w:ins>
        </w:p>
        <w:p w14:paraId="3D60ADFF" w14:textId="33D031E8" w:rsidR="00E85561" w:rsidRDefault="00E85561">
          <w:pPr>
            <w:pStyle w:val="24"/>
            <w:tabs>
              <w:tab w:val="right" w:leader="dot" w:pos="8302"/>
            </w:tabs>
            <w:rPr>
              <w:ins w:id="48" w:author="JY0225" w:date="2017-08-22T21:58:00Z"/>
              <w:noProof/>
            </w:rPr>
          </w:pPr>
          <w:ins w:id="49" w:author="JY0225" w:date="2017-08-22T21:58:00Z">
            <w:r w:rsidRPr="004152AB">
              <w:rPr>
                <w:rStyle w:val="af"/>
                <w:noProof/>
              </w:rPr>
              <w:fldChar w:fldCharType="begin"/>
            </w:r>
            <w:r w:rsidRPr="004152AB">
              <w:rPr>
                <w:rStyle w:val="af"/>
                <w:noProof/>
              </w:rPr>
              <w:instrText xml:space="preserve"> </w:instrText>
            </w:r>
            <w:r>
              <w:rPr>
                <w:noProof/>
              </w:rPr>
              <w:instrText>HYPERLINK \l "_Toc491202459"</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3.1 </w:t>
            </w:r>
            <w:r w:rsidRPr="004152AB">
              <w:rPr>
                <w:rStyle w:val="af"/>
                <w:noProof/>
              </w:rPr>
              <w:t>现有中间件系统分析</w:t>
            </w:r>
            <w:r>
              <w:rPr>
                <w:noProof/>
                <w:webHidden/>
              </w:rPr>
              <w:tab/>
            </w:r>
            <w:r>
              <w:rPr>
                <w:noProof/>
                <w:webHidden/>
              </w:rPr>
              <w:fldChar w:fldCharType="begin"/>
            </w:r>
            <w:r>
              <w:rPr>
                <w:noProof/>
                <w:webHidden/>
              </w:rPr>
              <w:instrText xml:space="preserve"> PAGEREF _Toc491202459 \h </w:instrText>
            </w:r>
            <w:r>
              <w:rPr>
                <w:noProof/>
                <w:webHidden/>
              </w:rPr>
            </w:r>
          </w:ins>
          <w:r>
            <w:rPr>
              <w:noProof/>
              <w:webHidden/>
            </w:rPr>
            <w:fldChar w:fldCharType="separate"/>
          </w:r>
          <w:ins w:id="50" w:author="JY0225" w:date="2017-08-22T21:58:00Z">
            <w:r>
              <w:rPr>
                <w:noProof/>
                <w:webHidden/>
              </w:rPr>
              <w:t>12</w:t>
            </w:r>
            <w:r>
              <w:rPr>
                <w:noProof/>
                <w:webHidden/>
              </w:rPr>
              <w:fldChar w:fldCharType="end"/>
            </w:r>
            <w:r w:rsidRPr="004152AB">
              <w:rPr>
                <w:rStyle w:val="af"/>
                <w:noProof/>
              </w:rPr>
              <w:fldChar w:fldCharType="end"/>
            </w:r>
          </w:ins>
        </w:p>
        <w:p w14:paraId="40FFD518" w14:textId="4195AD02" w:rsidR="00E85561" w:rsidRDefault="00E85561">
          <w:pPr>
            <w:pStyle w:val="33"/>
            <w:tabs>
              <w:tab w:val="right" w:leader="dot" w:pos="8302"/>
            </w:tabs>
            <w:rPr>
              <w:ins w:id="51" w:author="JY0225" w:date="2017-08-22T21:58:00Z"/>
              <w:noProof/>
            </w:rPr>
          </w:pPr>
          <w:ins w:id="52" w:author="JY0225" w:date="2017-08-22T21:58:00Z">
            <w:r w:rsidRPr="004152AB">
              <w:rPr>
                <w:rStyle w:val="af"/>
                <w:noProof/>
              </w:rPr>
              <w:fldChar w:fldCharType="begin"/>
            </w:r>
            <w:r w:rsidRPr="004152AB">
              <w:rPr>
                <w:rStyle w:val="af"/>
                <w:noProof/>
              </w:rPr>
              <w:instrText xml:space="preserve"> </w:instrText>
            </w:r>
            <w:r>
              <w:rPr>
                <w:noProof/>
              </w:rPr>
              <w:instrText>HYPERLINK \l "_Toc491202460"</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3.1.1 </w:t>
            </w:r>
            <w:r w:rsidRPr="004152AB">
              <w:rPr>
                <w:rStyle w:val="af"/>
                <w:noProof/>
              </w:rPr>
              <w:t>系统框架分析</w:t>
            </w:r>
            <w:r>
              <w:rPr>
                <w:noProof/>
                <w:webHidden/>
              </w:rPr>
              <w:tab/>
            </w:r>
            <w:r>
              <w:rPr>
                <w:noProof/>
                <w:webHidden/>
              </w:rPr>
              <w:fldChar w:fldCharType="begin"/>
            </w:r>
            <w:r>
              <w:rPr>
                <w:noProof/>
                <w:webHidden/>
              </w:rPr>
              <w:instrText xml:space="preserve"> PAGEREF _Toc491202460 \h </w:instrText>
            </w:r>
            <w:r>
              <w:rPr>
                <w:noProof/>
                <w:webHidden/>
              </w:rPr>
            </w:r>
          </w:ins>
          <w:r>
            <w:rPr>
              <w:noProof/>
              <w:webHidden/>
            </w:rPr>
            <w:fldChar w:fldCharType="separate"/>
          </w:r>
          <w:ins w:id="53" w:author="JY0225" w:date="2017-08-22T21:58:00Z">
            <w:r>
              <w:rPr>
                <w:noProof/>
                <w:webHidden/>
              </w:rPr>
              <w:t>12</w:t>
            </w:r>
            <w:r>
              <w:rPr>
                <w:noProof/>
                <w:webHidden/>
              </w:rPr>
              <w:fldChar w:fldCharType="end"/>
            </w:r>
            <w:r w:rsidRPr="004152AB">
              <w:rPr>
                <w:rStyle w:val="af"/>
                <w:noProof/>
              </w:rPr>
              <w:fldChar w:fldCharType="end"/>
            </w:r>
          </w:ins>
        </w:p>
        <w:p w14:paraId="319EE22C" w14:textId="5DD2FAA1" w:rsidR="00E85561" w:rsidRDefault="00E85561">
          <w:pPr>
            <w:pStyle w:val="33"/>
            <w:tabs>
              <w:tab w:val="right" w:leader="dot" w:pos="8302"/>
            </w:tabs>
            <w:rPr>
              <w:ins w:id="54" w:author="JY0225" w:date="2017-08-22T21:58:00Z"/>
              <w:noProof/>
            </w:rPr>
          </w:pPr>
          <w:ins w:id="55" w:author="JY0225" w:date="2017-08-22T21:58:00Z">
            <w:r w:rsidRPr="004152AB">
              <w:rPr>
                <w:rStyle w:val="af"/>
                <w:noProof/>
              </w:rPr>
              <w:fldChar w:fldCharType="begin"/>
            </w:r>
            <w:r w:rsidRPr="004152AB">
              <w:rPr>
                <w:rStyle w:val="af"/>
                <w:noProof/>
              </w:rPr>
              <w:instrText xml:space="preserve"> </w:instrText>
            </w:r>
            <w:r>
              <w:rPr>
                <w:noProof/>
              </w:rPr>
              <w:instrText>HYPERLINK \l "_Toc491202461"</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3.2.2 </w:t>
            </w:r>
            <w:r w:rsidRPr="004152AB">
              <w:rPr>
                <w:rStyle w:val="af"/>
                <w:noProof/>
              </w:rPr>
              <w:t>现有云备份中间件的不足</w:t>
            </w:r>
            <w:r>
              <w:rPr>
                <w:noProof/>
                <w:webHidden/>
              </w:rPr>
              <w:tab/>
            </w:r>
            <w:r>
              <w:rPr>
                <w:noProof/>
                <w:webHidden/>
              </w:rPr>
              <w:fldChar w:fldCharType="begin"/>
            </w:r>
            <w:r>
              <w:rPr>
                <w:noProof/>
                <w:webHidden/>
              </w:rPr>
              <w:instrText xml:space="preserve"> PAGEREF _Toc491202461 \h </w:instrText>
            </w:r>
            <w:r>
              <w:rPr>
                <w:noProof/>
                <w:webHidden/>
              </w:rPr>
            </w:r>
          </w:ins>
          <w:r>
            <w:rPr>
              <w:noProof/>
              <w:webHidden/>
            </w:rPr>
            <w:fldChar w:fldCharType="separate"/>
          </w:r>
          <w:ins w:id="56" w:author="JY0225" w:date="2017-08-22T21:58:00Z">
            <w:r>
              <w:rPr>
                <w:noProof/>
                <w:webHidden/>
              </w:rPr>
              <w:t>13</w:t>
            </w:r>
            <w:r>
              <w:rPr>
                <w:noProof/>
                <w:webHidden/>
              </w:rPr>
              <w:fldChar w:fldCharType="end"/>
            </w:r>
            <w:r w:rsidRPr="004152AB">
              <w:rPr>
                <w:rStyle w:val="af"/>
                <w:noProof/>
              </w:rPr>
              <w:fldChar w:fldCharType="end"/>
            </w:r>
          </w:ins>
        </w:p>
        <w:p w14:paraId="37576D67" w14:textId="4EDC807C" w:rsidR="00E85561" w:rsidRDefault="00E85561">
          <w:pPr>
            <w:pStyle w:val="24"/>
            <w:tabs>
              <w:tab w:val="right" w:leader="dot" w:pos="8302"/>
            </w:tabs>
            <w:rPr>
              <w:ins w:id="57" w:author="JY0225" w:date="2017-08-22T21:58:00Z"/>
              <w:noProof/>
            </w:rPr>
          </w:pPr>
          <w:ins w:id="58" w:author="JY0225" w:date="2017-08-22T21:58:00Z">
            <w:r w:rsidRPr="004152AB">
              <w:rPr>
                <w:rStyle w:val="af"/>
                <w:noProof/>
              </w:rPr>
              <w:fldChar w:fldCharType="begin"/>
            </w:r>
            <w:r w:rsidRPr="004152AB">
              <w:rPr>
                <w:rStyle w:val="af"/>
                <w:noProof/>
              </w:rPr>
              <w:instrText xml:space="preserve"> </w:instrText>
            </w:r>
            <w:r>
              <w:rPr>
                <w:noProof/>
              </w:rPr>
              <w:instrText>HYPERLINK \l "_Toc491202462"</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3.3 </w:t>
            </w:r>
            <w:r w:rsidRPr="004152AB">
              <w:rPr>
                <w:rStyle w:val="af"/>
                <w:noProof/>
              </w:rPr>
              <w:t>中间件系统优化需求分析</w:t>
            </w:r>
            <w:r>
              <w:rPr>
                <w:noProof/>
                <w:webHidden/>
              </w:rPr>
              <w:tab/>
            </w:r>
            <w:r>
              <w:rPr>
                <w:noProof/>
                <w:webHidden/>
              </w:rPr>
              <w:fldChar w:fldCharType="begin"/>
            </w:r>
            <w:r>
              <w:rPr>
                <w:noProof/>
                <w:webHidden/>
              </w:rPr>
              <w:instrText xml:space="preserve"> PAGEREF _Toc491202462 \h </w:instrText>
            </w:r>
            <w:r>
              <w:rPr>
                <w:noProof/>
                <w:webHidden/>
              </w:rPr>
            </w:r>
          </w:ins>
          <w:r>
            <w:rPr>
              <w:noProof/>
              <w:webHidden/>
            </w:rPr>
            <w:fldChar w:fldCharType="separate"/>
          </w:r>
          <w:ins w:id="59" w:author="JY0225" w:date="2017-08-22T21:58:00Z">
            <w:r>
              <w:rPr>
                <w:noProof/>
                <w:webHidden/>
              </w:rPr>
              <w:t>14</w:t>
            </w:r>
            <w:r>
              <w:rPr>
                <w:noProof/>
                <w:webHidden/>
              </w:rPr>
              <w:fldChar w:fldCharType="end"/>
            </w:r>
            <w:r w:rsidRPr="004152AB">
              <w:rPr>
                <w:rStyle w:val="af"/>
                <w:noProof/>
              </w:rPr>
              <w:fldChar w:fldCharType="end"/>
            </w:r>
          </w:ins>
        </w:p>
        <w:p w14:paraId="300CE3D5" w14:textId="7A95DF92" w:rsidR="00E85561" w:rsidRDefault="00E85561">
          <w:pPr>
            <w:pStyle w:val="33"/>
            <w:tabs>
              <w:tab w:val="right" w:leader="dot" w:pos="8302"/>
            </w:tabs>
            <w:rPr>
              <w:ins w:id="60" w:author="JY0225" w:date="2017-08-22T21:58:00Z"/>
              <w:noProof/>
            </w:rPr>
          </w:pPr>
          <w:ins w:id="61" w:author="JY0225" w:date="2017-08-22T21:58:00Z">
            <w:r w:rsidRPr="004152AB">
              <w:rPr>
                <w:rStyle w:val="af"/>
                <w:noProof/>
              </w:rPr>
              <w:fldChar w:fldCharType="begin"/>
            </w:r>
            <w:r w:rsidRPr="004152AB">
              <w:rPr>
                <w:rStyle w:val="af"/>
                <w:noProof/>
              </w:rPr>
              <w:instrText xml:space="preserve"> </w:instrText>
            </w:r>
            <w:r>
              <w:rPr>
                <w:noProof/>
              </w:rPr>
              <w:instrText>HYPERLINK \l "_Toc491202463"</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3.3.1 </w:t>
            </w:r>
            <w:r w:rsidRPr="004152AB">
              <w:rPr>
                <w:rStyle w:val="af"/>
                <w:noProof/>
              </w:rPr>
              <w:t>持久会话管理</w:t>
            </w:r>
            <w:r>
              <w:rPr>
                <w:noProof/>
                <w:webHidden/>
              </w:rPr>
              <w:tab/>
            </w:r>
            <w:r>
              <w:rPr>
                <w:noProof/>
                <w:webHidden/>
              </w:rPr>
              <w:fldChar w:fldCharType="begin"/>
            </w:r>
            <w:r>
              <w:rPr>
                <w:noProof/>
                <w:webHidden/>
              </w:rPr>
              <w:instrText xml:space="preserve"> PAGEREF _Toc491202463 \h </w:instrText>
            </w:r>
            <w:r>
              <w:rPr>
                <w:noProof/>
                <w:webHidden/>
              </w:rPr>
            </w:r>
          </w:ins>
          <w:r>
            <w:rPr>
              <w:noProof/>
              <w:webHidden/>
            </w:rPr>
            <w:fldChar w:fldCharType="separate"/>
          </w:r>
          <w:ins w:id="62" w:author="JY0225" w:date="2017-08-22T21:58:00Z">
            <w:r>
              <w:rPr>
                <w:noProof/>
                <w:webHidden/>
              </w:rPr>
              <w:t>14</w:t>
            </w:r>
            <w:r>
              <w:rPr>
                <w:noProof/>
                <w:webHidden/>
              </w:rPr>
              <w:fldChar w:fldCharType="end"/>
            </w:r>
            <w:r w:rsidRPr="004152AB">
              <w:rPr>
                <w:rStyle w:val="af"/>
                <w:noProof/>
              </w:rPr>
              <w:fldChar w:fldCharType="end"/>
            </w:r>
          </w:ins>
        </w:p>
        <w:p w14:paraId="798D2CEE" w14:textId="26D5CC29" w:rsidR="00E85561" w:rsidRDefault="00E85561">
          <w:pPr>
            <w:pStyle w:val="33"/>
            <w:tabs>
              <w:tab w:val="right" w:leader="dot" w:pos="8302"/>
            </w:tabs>
            <w:rPr>
              <w:ins w:id="63" w:author="JY0225" w:date="2017-08-22T21:58:00Z"/>
              <w:noProof/>
            </w:rPr>
          </w:pPr>
          <w:ins w:id="64" w:author="JY0225" w:date="2017-08-22T21:58:00Z">
            <w:r w:rsidRPr="004152AB">
              <w:rPr>
                <w:rStyle w:val="af"/>
                <w:noProof/>
              </w:rPr>
              <w:fldChar w:fldCharType="begin"/>
            </w:r>
            <w:r w:rsidRPr="004152AB">
              <w:rPr>
                <w:rStyle w:val="af"/>
                <w:noProof/>
              </w:rPr>
              <w:instrText xml:space="preserve"> </w:instrText>
            </w:r>
            <w:r>
              <w:rPr>
                <w:noProof/>
              </w:rPr>
              <w:instrText>HYPERLINK \l "_Toc491202464"</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3.3.2 </w:t>
            </w:r>
            <w:r w:rsidRPr="004152AB">
              <w:rPr>
                <w:rStyle w:val="af"/>
                <w:noProof/>
              </w:rPr>
              <w:t>大文件上传</w:t>
            </w:r>
            <w:r>
              <w:rPr>
                <w:noProof/>
                <w:webHidden/>
              </w:rPr>
              <w:tab/>
            </w:r>
            <w:r>
              <w:rPr>
                <w:noProof/>
                <w:webHidden/>
              </w:rPr>
              <w:fldChar w:fldCharType="begin"/>
            </w:r>
            <w:r>
              <w:rPr>
                <w:noProof/>
                <w:webHidden/>
              </w:rPr>
              <w:instrText xml:space="preserve"> PAGEREF _Toc491202464 \h </w:instrText>
            </w:r>
            <w:r>
              <w:rPr>
                <w:noProof/>
                <w:webHidden/>
              </w:rPr>
            </w:r>
          </w:ins>
          <w:r>
            <w:rPr>
              <w:noProof/>
              <w:webHidden/>
            </w:rPr>
            <w:fldChar w:fldCharType="separate"/>
          </w:r>
          <w:ins w:id="65" w:author="JY0225" w:date="2017-08-22T21:58:00Z">
            <w:r>
              <w:rPr>
                <w:noProof/>
                <w:webHidden/>
              </w:rPr>
              <w:t>15</w:t>
            </w:r>
            <w:r>
              <w:rPr>
                <w:noProof/>
                <w:webHidden/>
              </w:rPr>
              <w:fldChar w:fldCharType="end"/>
            </w:r>
            <w:r w:rsidRPr="004152AB">
              <w:rPr>
                <w:rStyle w:val="af"/>
                <w:noProof/>
              </w:rPr>
              <w:fldChar w:fldCharType="end"/>
            </w:r>
          </w:ins>
        </w:p>
        <w:p w14:paraId="38019C66" w14:textId="100A6943" w:rsidR="00E85561" w:rsidRDefault="00E85561">
          <w:pPr>
            <w:pStyle w:val="33"/>
            <w:tabs>
              <w:tab w:val="right" w:leader="dot" w:pos="8302"/>
            </w:tabs>
            <w:rPr>
              <w:ins w:id="66" w:author="JY0225" w:date="2017-08-22T21:58:00Z"/>
              <w:noProof/>
            </w:rPr>
          </w:pPr>
          <w:ins w:id="67" w:author="JY0225" w:date="2017-08-22T21:58:00Z">
            <w:r w:rsidRPr="004152AB">
              <w:rPr>
                <w:rStyle w:val="af"/>
                <w:noProof/>
              </w:rPr>
              <w:fldChar w:fldCharType="begin"/>
            </w:r>
            <w:r w:rsidRPr="004152AB">
              <w:rPr>
                <w:rStyle w:val="af"/>
                <w:noProof/>
              </w:rPr>
              <w:instrText xml:space="preserve"> </w:instrText>
            </w:r>
            <w:r>
              <w:rPr>
                <w:noProof/>
              </w:rPr>
              <w:instrText>HYPERLINK \l "_Toc491202465"</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3.3.3 </w:t>
            </w:r>
            <w:r w:rsidRPr="004152AB">
              <w:rPr>
                <w:rStyle w:val="af"/>
                <w:noProof/>
              </w:rPr>
              <w:t>本地缓存</w:t>
            </w:r>
            <w:r>
              <w:rPr>
                <w:noProof/>
                <w:webHidden/>
              </w:rPr>
              <w:tab/>
            </w:r>
            <w:r>
              <w:rPr>
                <w:noProof/>
                <w:webHidden/>
              </w:rPr>
              <w:fldChar w:fldCharType="begin"/>
            </w:r>
            <w:r>
              <w:rPr>
                <w:noProof/>
                <w:webHidden/>
              </w:rPr>
              <w:instrText xml:space="preserve"> PAGEREF _Toc491202465 \h </w:instrText>
            </w:r>
            <w:r>
              <w:rPr>
                <w:noProof/>
                <w:webHidden/>
              </w:rPr>
            </w:r>
          </w:ins>
          <w:r>
            <w:rPr>
              <w:noProof/>
              <w:webHidden/>
            </w:rPr>
            <w:fldChar w:fldCharType="separate"/>
          </w:r>
          <w:ins w:id="68" w:author="JY0225" w:date="2017-08-22T21:58:00Z">
            <w:r>
              <w:rPr>
                <w:noProof/>
                <w:webHidden/>
              </w:rPr>
              <w:t>16</w:t>
            </w:r>
            <w:r>
              <w:rPr>
                <w:noProof/>
                <w:webHidden/>
              </w:rPr>
              <w:fldChar w:fldCharType="end"/>
            </w:r>
            <w:r w:rsidRPr="004152AB">
              <w:rPr>
                <w:rStyle w:val="af"/>
                <w:noProof/>
              </w:rPr>
              <w:fldChar w:fldCharType="end"/>
            </w:r>
          </w:ins>
        </w:p>
        <w:p w14:paraId="30D9CB4C" w14:textId="3FA7007C" w:rsidR="00E85561" w:rsidRDefault="00E85561">
          <w:pPr>
            <w:pStyle w:val="33"/>
            <w:tabs>
              <w:tab w:val="right" w:leader="dot" w:pos="8302"/>
            </w:tabs>
            <w:rPr>
              <w:ins w:id="69" w:author="JY0225" w:date="2017-08-22T21:58:00Z"/>
              <w:noProof/>
            </w:rPr>
          </w:pPr>
          <w:ins w:id="70" w:author="JY0225" w:date="2017-08-22T21:58:00Z">
            <w:r w:rsidRPr="004152AB">
              <w:rPr>
                <w:rStyle w:val="af"/>
                <w:noProof/>
              </w:rPr>
              <w:fldChar w:fldCharType="begin"/>
            </w:r>
            <w:r w:rsidRPr="004152AB">
              <w:rPr>
                <w:rStyle w:val="af"/>
                <w:noProof/>
              </w:rPr>
              <w:instrText xml:space="preserve"> </w:instrText>
            </w:r>
            <w:r>
              <w:rPr>
                <w:noProof/>
              </w:rPr>
              <w:instrText>HYPERLINK \l "_Toc491202466"</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3.3.4 </w:t>
            </w:r>
            <w:r w:rsidRPr="004152AB">
              <w:rPr>
                <w:rStyle w:val="af"/>
                <w:noProof/>
              </w:rPr>
              <w:t>多应用适配</w:t>
            </w:r>
            <w:r>
              <w:rPr>
                <w:noProof/>
                <w:webHidden/>
              </w:rPr>
              <w:tab/>
            </w:r>
            <w:r>
              <w:rPr>
                <w:noProof/>
                <w:webHidden/>
              </w:rPr>
              <w:fldChar w:fldCharType="begin"/>
            </w:r>
            <w:r>
              <w:rPr>
                <w:noProof/>
                <w:webHidden/>
              </w:rPr>
              <w:instrText xml:space="preserve"> PAGEREF _Toc491202466 \h </w:instrText>
            </w:r>
            <w:r>
              <w:rPr>
                <w:noProof/>
                <w:webHidden/>
              </w:rPr>
            </w:r>
          </w:ins>
          <w:r>
            <w:rPr>
              <w:noProof/>
              <w:webHidden/>
            </w:rPr>
            <w:fldChar w:fldCharType="separate"/>
          </w:r>
          <w:ins w:id="71" w:author="JY0225" w:date="2017-08-22T21:58:00Z">
            <w:r>
              <w:rPr>
                <w:noProof/>
                <w:webHidden/>
              </w:rPr>
              <w:t>17</w:t>
            </w:r>
            <w:r>
              <w:rPr>
                <w:noProof/>
                <w:webHidden/>
              </w:rPr>
              <w:fldChar w:fldCharType="end"/>
            </w:r>
            <w:r w:rsidRPr="004152AB">
              <w:rPr>
                <w:rStyle w:val="af"/>
                <w:noProof/>
              </w:rPr>
              <w:fldChar w:fldCharType="end"/>
            </w:r>
          </w:ins>
        </w:p>
        <w:p w14:paraId="2E58FF13" w14:textId="3D19A869" w:rsidR="00E85561" w:rsidRDefault="00E85561">
          <w:pPr>
            <w:pStyle w:val="11"/>
            <w:rPr>
              <w:ins w:id="72" w:author="JY0225" w:date="2017-08-22T21:58:00Z"/>
              <w:noProof/>
            </w:rPr>
          </w:pPr>
          <w:ins w:id="73" w:author="JY0225" w:date="2017-08-22T21:58:00Z">
            <w:r w:rsidRPr="004152AB">
              <w:rPr>
                <w:rStyle w:val="af"/>
                <w:noProof/>
              </w:rPr>
              <w:fldChar w:fldCharType="begin"/>
            </w:r>
            <w:r w:rsidRPr="004152AB">
              <w:rPr>
                <w:rStyle w:val="af"/>
                <w:noProof/>
              </w:rPr>
              <w:instrText xml:space="preserve"> </w:instrText>
            </w:r>
            <w:r>
              <w:rPr>
                <w:noProof/>
              </w:rPr>
              <w:instrText>HYPERLINK \l "_Toc491202467"</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第四章</w:t>
            </w:r>
            <w:r w:rsidRPr="004152AB">
              <w:rPr>
                <w:rStyle w:val="af"/>
                <w:rFonts w:ascii="Times New Roman" w:hAnsi="Times New Roman" w:cs="Times New Roman"/>
                <w:noProof/>
              </w:rPr>
              <w:t xml:space="preserve"> </w:t>
            </w:r>
            <w:r w:rsidRPr="004152AB">
              <w:rPr>
                <w:rStyle w:val="af"/>
                <w:rFonts w:ascii="Times New Roman" w:hAnsi="Times New Roman" w:cs="Times New Roman"/>
                <w:noProof/>
              </w:rPr>
              <w:t>云备份中间件系统优化设计</w:t>
            </w:r>
            <w:r>
              <w:rPr>
                <w:noProof/>
                <w:webHidden/>
              </w:rPr>
              <w:tab/>
            </w:r>
            <w:r>
              <w:rPr>
                <w:noProof/>
                <w:webHidden/>
              </w:rPr>
              <w:fldChar w:fldCharType="begin"/>
            </w:r>
            <w:r>
              <w:rPr>
                <w:noProof/>
                <w:webHidden/>
              </w:rPr>
              <w:instrText xml:space="preserve"> PAGEREF _Toc491202467 \h </w:instrText>
            </w:r>
            <w:r>
              <w:rPr>
                <w:noProof/>
                <w:webHidden/>
              </w:rPr>
            </w:r>
          </w:ins>
          <w:r>
            <w:rPr>
              <w:noProof/>
              <w:webHidden/>
            </w:rPr>
            <w:fldChar w:fldCharType="separate"/>
          </w:r>
          <w:ins w:id="74" w:author="JY0225" w:date="2017-08-22T21:58:00Z">
            <w:r>
              <w:rPr>
                <w:noProof/>
                <w:webHidden/>
              </w:rPr>
              <w:t>19</w:t>
            </w:r>
            <w:r>
              <w:rPr>
                <w:noProof/>
                <w:webHidden/>
              </w:rPr>
              <w:fldChar w:fldCharType="end"/>
            </w:r>
            <w:r w:rsidRPr="004152AB">
              <w:rPr>
                <w:rStyle w:val="af"/>
                <w:noProof/>
              </w:rPr>
              <w:fldChar w:fldCharType="end"/>
            </w:r>
          </w:ins>
        </w:p>
        <w:p w14:paraId="273E34ED" w14:textId="74BC0B27" w:rsidR="00E85561" w:rsidRDefault="00E85561">
          <w:pPr>
            <w:pStyle w:val="24"/>
            <w:tabs>
              <w:tab w:val="right" w:leader="dot" w:pos="8302"/>
            </w:tabs>
            <w:rPr>
              <w:ins w:id="75" w:author="JY0225" w:date="2017-08-22T21:58:00Z"/>
              <w:noProof/>
            </w:rPr>
          </w:pPr>
          <w:ins w:id="76" w:author="JY0225" w:date="2017-08-22T21:58:00Z">
            <w:r w:rsidRPr="004152AB">
              <w:rPr>
                <w:rStyle w:val="af"/>
                <w:noProof/>
              </w:rPr>
              <w:fldChar w:fldCharType="begin"/>
            </w:r>
            <w:r w:rsidRPr="004152AB">
              <w:rPr>
                <w:rStyle w:val="af"/>
                <w:noProof/>
              </w:rPr>
              <w:instrText xml:space="preserve"> </w:instrText>
            </w:r>
            <w:r>
              <w:rPr>
                <w:noProof/>
              </w:rPr>
              <w:instrText>HYPERLINK \l "_Toc491202468"</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4.1 </w:t>
            </w:r>
            <w:r w:rsidRPr="004152AB">
              <w:rPr>
                <w:rStyle w:val="af"/>
                <w:noProof/>
              </w:rPr>
              <w:t>中间件优化系统框架设计</w:t>
            </w:r>
            <w:r>
              <w:rPr>
                <w:noProof/>
                <w:webHidden/>
              </w:rPr>
              <w:tab/>
            </w:r>
            <w:r>
              <w:rPr>
                <w:noProof/>
                <w:webHidden/>
              </w:rPr>
              <w:fldChar w:fldCharType="begin"/>
            </w:r>
            <w:r>
              <w:rPr>
                <w:noProof/>
                <w:webHidden/>
              </w:rPr>
              <w:instrText xml:space="preserve"> PAGEREF _Toc491202468 \h </w:instrText>
            </w:r>
            <w:r>
              <w:rPr>
                <w:noProof/>
                <w:webHidden/>
              </w:rPr>
            </w:r>
          </w:ins>
          <w:r>
            <w:rPr>
              <w:noProof/>
              <w:webHidden/>
            </w:rPr>
            <w:fldChar w:fldCharType="separate"/>
          </w:r>
          <w:ins w:id="77" w:author="JY0225" w:date="2017-08-22T21:58:00Z">
            <w:r>
              <w:rPr>
                <w:noProof/>
                <w:webHidden/>
              </w:rPr>
              <w:t>19</w:t>
            </w:r>
            <w:r>
              <w:rPr>
                <w:noProof/>
                <w:webHidden/>
              </w:rPr>
              <w:fldChar w:fldCharType="end"/>
            </w:r>
            <w:r w:rsidRPr="004152AB">
              <w:rPr>
                <w:rStyle w:val="af"/>
                <w:noProof/>
              </w:rPr>
              <w:fldChar w:fldCharType="end"/>
            </w:r>
          </w:ins>
        </w:p>
        <w:p w14:paraId="18812458" w14:textId="6D0F3689" w:rsidR="00E85561" w:rsidRDefault="00E85561">
          <w:pPr>
            <w:pStyle w:val="24"/>
            <w:tabs>
              <w:tab w:val="right" w:leader="dot" w:pos="8302"/>
            </w:tabs>
            <w:rPr>
              <w:ins w:id="78" w:author="JY0225" w:date="2017-08-22T21:58:00Z"/>
              <w:noProof/>
            </w:rPr>
          </w:pPr>
          <w:ins w:id="79" w:author="JY0225" w:date="2017-08-22T21:58:00Z">
            <w:r w:rsidRPr="004152AB">
              <w:rPr>
                <w:rStyle w:val="af"/>
                <w:noProof/>
              </w:rPr>
              <w:fldChar w:fldCharType="begin"/>
            </w:r>
            <w:r w:rsidRPr="004152AB">
              <w:rPr>
                <w:rStyle w:val="af"/>
                <w:noProof/>
              </w:rPr>
              <w:instrText xml:space="preserve"> </w:instrText>
            </w:r>
            <w:r>
              <w:rPr>
                <w:noProof/>
              </w:rPr>
              <w:instrText>HYPERLINK \l "_Toc491202469"</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4.2 </w:t>
            </w:r>
            <w:r w:rsidRPr="004152AB">
              <w:rPr>
                <w:rStyle w:val="af"/>
                <w:noProof/>
              </w:rPr>
              <w:t>类图设计</w:t>
            </w:r>
            <w:r>
              <w:rPr>
                <w:noProof/>
                <w:webHidden/>
              </w:rPr>
              <w:tab/>
            </w:r>
            <w:r>
              <w:rPr>
                <w:noProof/>
                <w:webHidden/>
              </w:rPr>
              <w:fldChar w:fldCharType="begin"/>
            </w:r>
            <w:r>
              <w:rPr>
                <w:noProof/>
                <w:webHidden/>
              </w:rPr>
              <w:instrText xml:space="preserve"> PAGEREF _Toc491202469 \h </w:instrText>
            </w:r>
            <w:r>
              <w:rPr>
                <w:noProof/>
                <w:webHidden/>
              </w:rPr>
            </w:r>
          </w:ins>
          <w:r>
            <w:rPr>
              <w:noProof/>
              <w:webHidden/>
            </w:rPr>
            <w:fldChar w:fldCharType="separate"/>
          </w:r>
          <w:ins w:id="80" w:author="JY0225" w:date="2017-08-22T21:58:00Z">
            <w:r>
              <w:rPr>
                <w:noProof/>
                <w:webHidden/>
              </w:rPr>
              <w:t>19</w:t>
            </w:r>
            <w:r>
              <w:rPr>
                <w:noProof/>
                <w:webHidden/>
              </w:rPr>
              <w:fldChar w:fldCharType="end"/>
            </w:r>
            <w:r w:rsidRPr="004152AB">
              <w:rPr>
                <w:rStyle w:val="af"/>
                <w:noProof/>
              </w:rPr>
              <w:fldChar w:fldCharType="end"/>
            </w:r>
          </w:ins>
        </w:p>
        <w:p w14:paraId="2D5BF8F2" w14:textId="19F0C669" w:rsidR="00E85561" w:rsidRDefault="00E85561">
          <w:pPr>
            <w:pStyle w:val="24"/>
            <w:tabs>
              <w:tab w:val="right" w:leader="dot" w:pos="8302"/>
            </w:tabs>
            <w:rPr>
              <w:ins w:id="81" w:author="JY0225" w:date="2017-08-22T21:58:00Z"/>
              <w:noProof/>
            </w:rPr>
          </w:pPr>
          <w:ins w:id="82" w:author="JY0225" w:date="2017-08-22T21:58:00Z">
            <w:r w:rsidRPr="004152AB">
              <w:rPr>
                <w:rStyle w:val="af"/>
                <w:noProof/>
              </w:rPr>
              <w:fldChar w:fldCharType="begin"/>
            </w:r>
            <w:r w:rsidRPr="004152AB">
              <w:rPr>
                <w:rStyle w:val="af"/>
                <w:noProof/>
              </w:rPr>
              <w:instrText xml:space="preserve"> </w:instrText>
            </w:r>
            <w:r>
              <w:rPr>
                <w:noProof/>
              </w:rPr>
              <w:instrText>HYPERLINK \l "_Toc491202470"</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4.3 </w:t>
            </w:r>
            <w:r w:rsidRPr="004152AB">
              <w:rPr>
                <w:rStyle w:val="af"/>
                <w:noProof/>
              </w:rPr>
              <w:t>关键流程设计</w:t>
            </w:r>
            <w:r>
              <w:rPr>
                <w:noProof/>
                <w:webHidden/>
              </w:rPr>
              <w:tab/>
            </w:r>
            <w:r>
              <w:rPr>
                <w:noProof/>
                <w:webHidden/>
              </w:rPr>
              <w:fldChar w:fldCharType="begin"/>
            </w:r>
            <w:r>
              <w:rPr>
                <w:noProof/>
                <w:webHidden/>
              </w:rPr>
              <w:instrText xml:space="preserve"> PAGEREF _Toc491202470 \h </w:instrText>
            </w:r>
            <w:r>
              <w:rPr>
                <w:noProof/>
                <w:webHidden/>
              </w:rPr>
            </w:r>
          </w:ins>
          <w:r>
            <w:rPr>
              <w:noProof/>
              <w:webHidden/>
            </w:rPr>
            <w:fldChar w:fldCharType="separate"/>
          </w:r>
          <w:ins w:id="83" w:author="JY0225" w:date="2017-08-22T21:58:00Z">
            <w:r>
              <w:rPr>
                <w:noProof/>
                <w:webHidden/>
              </w:rPr>
              <w:t>21</w:t>
            </w:r>
            <w:r>
              <w:rPr>
                <w:noProof/>
                <w:webHidden/>
              </w:rPr>
              <w:fldChar w:fldCharType="end"/>
            </w:r>
            <w:r w:rsidRPr="004152AB">
              <w:rPr>
                <w:rStyle w:val="af"/>
                <w:noProof/>
              </w:rPr>
              <w:fldChar w:fldCharType="end"/>
            </w:r>
          </w:ins>
        </w:p>
        <w:p w14:paraId="3C6A1F80" w14:textId="1607F370" w:rsidR="00E85561" w:rsidRDefault="00E85561">
          <w:pPr>
            <w:pStyle w:val="33"/>
            <w:tabs>
              <w:tab w:val="right" w:leader="dot" w:pos="8302"/>
            </w:tabs>
            <w:rPr>
              <w:ins w:id="84" w:author="JY0225" w:date="2017-08-22T21:58:00Z"/>
              <w:noProof/>
            </w:rPr>
          </w:pPr>
          <w:ins w:id="85" w:author="JY0225" w:date="2017-08-22T21:58:00Z">
            <w:r w:rsidRPr="004152AB">
              <w:rPr>
                <w:rStyle w:val="af"/>
                <w:noProof/>
              </w:rPr>
              <w:fldChar w:fldCharType="begin"/>
            </w:r>
            <w:r w:rsidRPr="004152AB">
              <w:rPr>
                <w:rStyle w:val="af"/>
                <w:noProof/>
              </w:rPr>
              <w:instrText xml:space="preserve"> </w:instrText>
            </w:r>
            <w:r>
              <w:rPr>
                <w:noProof/>
              </w:rPr>
              <w:instrText>HYPERLINK \l "_Toc491202471"</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4.3.1 </w:t>
            </w:r>
            <w:r w:rsidRPr="004152AB">
              <w:rPr>
                <w:rStyle w:val="af"/>
                <w:noProof/>
              </w:rPr>
              <w:t>系统总流程设计</w:t>
            </w:r>
            <w:r>
              <w:rPr>
                <w:noProof/>
                <w:webHidden/>
              </w:rPr>
              <w:tab/>
            </w:r>
            <w:r>
              <w:rPr>
                <w:noProof/>
                <w:webHidden/>
              </w:rPr>
              <w:fldChar w:fldCharType="begin"/>
            </w:r>
            <w:r>
              <w:rPr>
                <w:noProof/>
                <w:webHidden/>
              </w:rPr>
              <w:instrText xml:space="preserve"> PAGEREF _Toc491202471 \h </w:instrText>
            </w:r>
            <w:r>
              <w:rPr>
                <w:noProof/>
                <w:webHidden/>
              </w:rPr>
            </w:r>
          </w:ins>
          <w:r>
            <w:rPr>
              <w:noProof/>
              <w:webHidden/>
            </w:rPr>
            <w:fldChar w:fldCharType="separate"/>
          </w:r>
          <w:ins w:id="86" w:author="JY0225" w:date="2017-08-22T21:58:00Z">
            <w:r>
              <w:rPr>
                <w:noProof/>
                <w:webHidden/>
              </w:rPr>
              <w:t>22</w:t>
            </w:r>
            <w:r>
              <w:rPr>
                <w:noProof/>
                <w:webHidden/>
              </w:rPr>
              <w:fldChar w:fldCharType="end"/>
            </w:r>
            <w:r w:rsidRPr="004152AB">
              <w:rPr>
                <w:rStyle w:val="af"/>
                <w:noProof/>
              </w:rPr>
              <w:fldChar w:fldCharType="end"/>
            </w:r>
          </w:ins>
        </w:p>
        <w:p w14:paraId="4E474532" w14:textId="5F3800A1" w:rsidR="00E85561" w:rsidRDefault="00E85561">
          <w:pPr>
            <w:pStyle w:val="33"/>
            <w:tabs>
              <w:tab w:val="right" w:leader="dot" w:pos="8302"/>
            </w:tabs>
            <w:rPr>
              <w:ins w:id="87" w:author="JY0225" w:date="2017-08-22T21:58:00Z"/>
              <w:noProof/>
            </w:rPr>
          </w:pPr>
          <w:ins w:id="88" w:author="JY0225" w:date="2017-08-22T21:58:00Z">
            <w:r w:rsidRPr="004152AB">
              <w:rPr>
                <w:rStyle w:val="af"/>
                <w:noProof/>
              </w:rPr>
              <w:fldChar w:fldCharType="begin"/>
            </w:r>
            <w:r w:rsidRPr="004152AB">
              <w:rPr>
                <w:rStyle w:val="af"/>
                <w:noProof/>
              </w:rPr>
              <w:instrText xml:space="preserve"> </w:instrText>
            </w:r>
            <w:r>
              <w:rPr>
                <w:noProof/>
              </w:rPr>
              <w:instrText>HYPERLINK \l "_Toc491202472"</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4.3.2 </w:t>
            </w:r>
            <w:r w:rsidRPr="004152AB">
              <w:rPr>
                <w:rStyle w:val="af"/>
                <w:noProof/>
              </w:rPr>
              <w:t>持久会话管理流程设计</w:t>
            </w:r>
            <w:r>
              <w:rPr>
                <w:noProof/>
                <w:webHidden/>
              </w:rPr>
              <w:tab/>
            </w:r>
            <w:r>
              <w:rPr>
                <w:noProof/>
                <w:webHidden/>
              </w:rPr>
              <w:fldChar w:fldCharType="begin"/>
            </w:r>
            <w:r>
              <w:rPr>
                <w:noProof/>
                <w:webHidden/>
              </w:rPr>
              <w:instrText xml:space="preserve"> PAGEREF _Toc491202472 \h </w:instrText>
            </w:r>
            <w:r>
              <w:rPr>
                <w:noProof/>
                <w:webHidden/>
              </w:rPr>
            </w:r>
          </w:ins>
          <w:r>
            <w:rPr>
              <w:noProof/>
              <w:webHidden/>
            </w:rPr>
            <w:fldChar w:fldCharType="separate"/>
          </w:r>
          <w:ins w:id="89" w:author="JY0225" w:date="2017-08-22T21:58:00Z">
            <w:r>
              <w:rPr>
                <w:noProof/>
                <w:webHidden/>
              </w:rPr>
              <w:t>23</w:t>
            </w:r>
            <w:r>
              <w:rPr>
                <w:noProof/>
                <w:webHidden/>
              </w:rPr>
              <w:fldChar w:fldCharType="end"/>
            </w:r>
            <w:r w:rsidRPr="004152AB">
              <w:rPr>
                <w:rStyle w:val="af"/>
                <w:noProof/>
              </w:rPr>
              <w:fldChar w:fldCharType="end"/>
            </w:r>
          </w:ins>
        </w:p>
        <w:p w14:paraId="1F3664E2" w14:textId="53EBC5F0" w:rsidR="00E85561" w:rsidRDefault="00E85561">
          <w:pPr>
            <w:pStyle w:val="33"/>
            <w:tabs>
              <w:tab w:val="right" w:leader="dot" w:pos="8302"/>
            </w:tabs>
            <w:rPr>
              <w:ins w:id="90" w:author="JY0225" w:date="2017-08-22T21:58:00Z"/>
              <w:noProof/>
            </w:rPr>
          </w:pPr>
          <w:ins w:id="91" w:author="JY0225" w:date="2017-08-22T21:58:00Z">
            <w:r w:rsidRPr="004152AB">
              <w:rPr>
                <w:rStyle w:val="af"/>
                <w:noProof/>
              </w:rPr>
              <w:fldChar w:fldCharType="begin"/>
            </w:r>
            <w:r w:rsidRPr="004152AB">
              <w:rPr>
                <w:rStyle w:val="af"/>
                <w:noProof/>
              </w:rPr>
              <w:instrText xml:space="preserve"> </w:instrText>
            </w:r>
            <w:r>
              <w:rPr>
                <w:noProof/>
              </w:rPr>
              <w:instrText>HYPERLINK \l "_Toc491202473"</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4.3.3 </w:t>
            </w:r>
            <w:r w:rsidRPr="004152AB">
              <w:rPr>
                <w:rStyle w:val="af"/>
                <w:noProof/>
              </w:rPr>
              <w:t>大文件传输流程设计</w:t>
            </w:r>
            <w:r>
              <w:rPr>
                <w:noProof/>
                <w:webHidden/>
              </w:rPr>
              <w:tab/>
            </w:r>
            <w:r>
              <w:rPr>
                <w:noProof/>
                <w:webHidden/>
              </w:rPr>
              <w:fldChar w:fldCharType="begin"/>
            </w:r>
            <w:r>
              <w:rPr>
                <w:noProof/>
                <w:webHidden/>
              </w:rPr>
              <w:instrText xml:space="preserve"> PAGEREF _Toc491202473 \h </w:instrText>
            </w:r>
            <w:r>
              <w:rPr>
                <w:noProof/>
                <w:webHidden/>
              </w:rPr>
            </w:r>
          </w:ins>
          <w:r>
            <w:rPr>
              <w:noProof/>
              <w:webHidden/>
            </w:rPr>
            <w:fldChar w:fldCharType="separate"/>
          </w:r>
          <w:ins w:id="92" w:author="JY0225" w:date="2017-08-22T21:58:00Z">
            <w:r>
              <w:rPr>
                <w:noProof/>
                <w:webHidden/>
              </w:rPr>
              <w:t>24</w:t>
            </w:r>
            <w:r>
              <w:rPr>
                <w:noProof/>
                <w:webHidden/>
              </w:rPr>
              <w:fldChar w:fldCharType="end"/>
            </w:r>
            <w:r w:rsidRPr="004152AB">
              <w:rPr>
                <w:rStyle w:val="af"/>
                <w:noProof/>
              </w:rPr>
              <w:fldChar w:fldCharType="end"/>
            </w:r>
          </w:ins>
        </w:p>
        <w:p w14:paraId="04C90427" w14:textId="01CE2093" w:rsidR="00E85561" w:rsidRDefault="00E85561">
          <w:pPr>
            <w:pStyle w:val="33"/>
            <w:tabs>
              <w:tab w:val="right" w:leader="dot" w:pos="8302"/>
            </w:tabs>
            <w:rPr>
              <w:ins w:id="93" w:author="JY0225" w:date="2017-08-22T21:58:00Z"/>
              <w:noProof/>
            </w:rPr>
          </w:pPr>
          <w:ins w:id="94" w:author="JY0225" w:date="2017-08-22T21:58:00Z">
            <w:r w:rsidRPr="004152AB">
              <w:rPr>
                <w:rStyle w:val="af"/>
                <w:noProof/>
              </w:rPr>
              <w:fldChar w:fldCharType="begin"/>
            </w:r>
            <w:r w:rsidRPr="004152AB">
              <w:rPr>
                <w:rStyle w:val="af"/>
                <w:noProof/>
              </w:rPr>
              <w:instrText xml:space="preserve"> </w:instrText>
            </w:r>
            <w:r>
              <w:rPr>
                <w:noProof/>
              </w:rPr>
              <w:instrText>HYPERLINK \l "_Toc491202474"</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4.3.4 </w:t>
            </w:r>
            <w:r w:rsidRPr="004152AB">
              <w:rPr>
                <w:rStyle w:val="af"/>
                <w:noProof/>
              </w:rPr>
              <w:t>本地缓存流程设计</w:t>
            </w:r>
            <w:r>
              <w:rPr>
                <w:noProof/>
                <w:webHidden/>
              </w:rPr>
              <w:tab/>
            </w:r>
            <w:r>
              <w:rPr>
                <w:noProof/>
                <w:webHidden/>
              </w:rPr>
              <w:fldChar w:fldCharType="begin"/>
            </w:r>
            <w:r>
              <w:rPr>
                <w:noProof/>
                <w:webHidden/>
              </w:rPr>
              <w:instrText xml:space="preserve"> PAGEREF _Toc491202474 \h </w:instrText>
            </w:r>
            <w:r>
              <w:rPr>
                <w:noProof/>
                <w:webHidden/>
              </w:rPr>
            </w:r>
          </w:ins>
          <w:r>
            <w:rPr>
              <w:noProof/>
              <w:webHidden/>
            </w:rPr>
            <w:fldChar w:fldCharType="separate"/>
          </w:r>
          <w:ins w:id="95" w:author="JY0225" w:date="2017-08-22T21:58:00Z">
            <w:r>
              <w:rPr>
                <w:noProof/>
                <w:webHidden/>
              </w:rPr>
              <w:t>25</w:t>
            </w:r>
            <w:r>
              <w:rPr>
                <w:noProof/>
                <w:webHidden/>
              </w:rPr>
              <w:fldChar w:fldCharType="end"/>
            </w:r>
            <w:r w:rsidRPr="004152AB">
              <w:rPr>
                <w:rStyle w:val="af"/>
                <w:noProof/>
              </w:rPr>
              <w:fldChar w:fldCharType="end"/>
            </w:r>
          </w:ins>
        </w:p>
        <w:p w14:paraId="2EB0FBAD" w14:textId="5E8B7E35" w:rsidR="00E85561" w:rsidRDefault="00E85561">
          <w:pPr>
            <w:pStyle w:val="33"/>
            <w:tabs>
              <w:tab w:val="right" w:leader="dot" w:pos="8302"/>
            </w:tabs>
            <w:rPr>
              <w:ins w:id="96" w:author="JY0225" w:date="2017-08-22T21:58:00Z"/>
              <w:noProof/>
            </w:rPr>
          </w:pPr>
          <w:ins w:id="97" w:author="JY0225" w:date="2017-08-22T21:58:00Z">
            <w:r w:rsidRPr="004152AB">
              <w:rPr>
                <w:rStyle w:val="af"/>
                <w:noProof/>
              </w:rPr>
              <w:fldChar w:fldCharType="begin"/>
            </w:r>
            <w:r w:rsidRPr="004152AB">
              <w:rPr>
                <w:rStyle w:val="af"/>
                <w:noProof/>
              </w:rPr>
              <w:instrText xml:space="preserve"> </w:instrText>
            </w:r>
            <w:r>
              <w:rPr>
                <w:noProof/>
              </w:rPr>
              <w:instrText>HYPERLINK \l "_Toc491202475"</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4.3.5 </w:t>
            </w:r>
            <w:r w:rsidRPr="004152AB">
              <w:rPr>
                <w:rStyle w:val="af"/>
                <w:noProof/>
              </w:rPr>
              <w:t>多应用适配流程设计</w:t>
            </w:r>
            <w:r>
              <w:rPr>
                <w:noProof/>
                <w:webHidden/>
              </w:rPr>
              <w:tab/>
            </w:r>
            <w:r>
              <w:rPr>
                <w:noProof/>
                <w:webHidden/>
              </w:rPr>
              <w:fldChar w:fldCharType="begin"/>
            </w:r>
            <w:r>
              <w:rPr>
                <w:noProof/>
                <w:webHidden/>
              </w:rPr>
              <w:instrText xml:space="preserve"> PAGEREF _Toc491202475 \h </w:instrText>
            </w:r>
            <w:r>
              <w:rPr>
                <w:noProof/>
                <w:webHidden/>
              </w:rPr>
            </w:r>
          </w:ins>
          <w:r>
            <w:rPr>
              <w:noProof/>
              <w:webHidden/>
            </w:rPr>
            <w:fldChar w:fldCharType="separate"/>
          </w:r>
          <w:ins w:id="98" w:author="JY0225" w:date="2017-08-22T21:58:00Z">
            <w:r>
              <w:rPr>
                <w:noProof/>
                <w:webHidden/>
              </w:rPr>
              <w:t>27</w:t>
            </w:r>
            <w:r>
              <w:rPr>
                <w:noProof/>
                <w:webHidden/>
              </w:rPr>
              <w:fldChar w:fldCharType="end"/>
            </w:r>
            <w:r w:rsidRPr="004152AB">
              <w:rPr>
                <w:rStyle w:val="af"/>
                <w:noProof/>
              </w:rPr>
              <w:fldChar w:fldCharType="end"/>
            </w:r>
          </w:ins>
        </w:p>
        <w:p w14:paraId="56B3D577" w14:textId="7AC6EA67" w:rsidR="00E85561" w:rsidRDefault="00E85561">
          <w:pPr>
            <w:pStyle w:val="24"/>
            <w:tabs>
              <w:tab w:val="right" w:leader="dot" w:pos="8302"/>
            </w:tabs>
            <w:rPr>
              <w:ins w:id="99" w:author="JY0225" w:date="2017-08-22T21:58:00Z"/>
              <w:noProof/>
            </w:rPr>
          </w:pPr>
          <w:ins w:id="100" w:author="JY0225" w:date="2017-08-22T21:58:00Z">
            <w:r w:rsidRPr="004152AB">
              <w:rPr>
                <w:rStyle w:val="af"/>
                <w:noProof/>
              </w:rPr>
              <w:fldChar w:fldCharType="begin"/>
            </w:r>
            <w:r w:rsidRPr="004152AB">
              <w:rPr>
                <w:rStyle w:val="af"/>
                <w:noProof/>
              </w:rPr>
              <w:instrText xml:space="preserve"> </w:instrText>
            </w:r>
            <w:r>
              <w:rPr>
                <w:noProof/>
              </w:rPr>
              <w:instrText>HYPERLINK \l "_Toc491202483"</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4.4</w:t>
            </w:r>
            <w:r w:rsidRPr="004152AB">
              <w:rPr>
                <w:rStyle w:val="af"/>
                <w:noProof/>
              </w:rPr>
              <w:t>数据库设计</w:t>
            </w:r>
            <w:r>
              <w:rPr>
                <w:noProof/>
                <w:webHidden/>
              </w:rPr>
              <w:tab/>
            </w:r>
            <w:r>
              <w:rPr>
                <w:noProof/>
                <w:webHidden/>
              </w:rPr>
              <w:fldChar w:fldCharType="begin"/>
            </w:r>
            <w:r>
              <w:rPr>
                <w:noProof/>
                <w:webHidden/>
              </w:rPr>
              <w:instrText xml:space="preserve"> PAGEREF _Toc491202483 \h </w:instrText>
            </w:r>
            <w:r>
              <w:rPr>
                <w:noProof/>
                <w:webHidden/>
              </w:rPr>
            </w:r>
          </w:ins>
          <w:r>
            <w:rPr>
              <w:noProof/>
              <w:webHidden/>
            </w:rPr>
            <w:fldChar w:fldCharType="separate"/>
          </w:r>
          <w:ins w:id="101" w:author="JY0225" w:date="2017-08-22T21:58:00Z">
            <w:r>
              <w:rPr>
                <w:noProof/>
                <w:webHidden/>
              </w:rPr>
              <w:t>27</w:t>
            </w:r>
            <w:r>
              <w:rPr>
                <w:noProof/>
                <w:webHidden/>
              </w:rPr>
              <w:fldChar w:fldCharType="end"/>
            </w:r>
            <w:r w:rsidRPr="004152AB">
              <w:rPr>
                <w:rStyle w:val="af"/>
                <w:noProof/>
              </w:rPr>
              <w:fldChar w:fldCharType="end"/>
            </w:r>
          </w:ins>
        </w:p>
        <w:p w14:paraId="4C112A38" w14:textId="3191C4E5" w:rsidR="00E85561" w:rsidRDefault="00E85561">
          <w:pPr>
            <w:pStyle w:val="24"/>
            <w:tabs>
              <w:tab w:val="right" w:leader="dot" w:pos="8302"/>
            </w:tabs>
            <w:rPr>
              <w:ins w:id="102" w:author="JY0225" w:date="2017-08-22T21:58:00Z"/>
              <w:noProof/>
            </w:rPr>
          </w:pPr>
          <w:ins w:id="103" w:author="JY0225" w:date="2017-08-22T21:58:00Z">
            <w:r w:rsidRPr="004152AB">
              <w:rPr>
                <w:rStyle w:val="af"/>
                <w:noProof/>
              </w:rPr>
              <w:fldChar w:fldCharType="begin"/>
            </w:r>
            <w:r w:rsidRPr="004152AB">
              <w:rPr>
                <w:rStyle w:val="af"/>
                <w:noProof/>
              </w:rPr>
              <w:instrText xml:space="preserve"> </w:instrText>
            </w:r>
            <w:r>
              <w:rPr>
                <w:noProof/>
              </w:rPr>
              <w:instrText>HYPERLINK \l "_Toc491202484"</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4.5</w:t>
            </w:r>
            <w:r w:rsidRPr="004152AB">
              <w:rPr>
                <w:rStyle w:val="af"/>
                <w:noProof/>
              </w:rPr>
              <w:t>系统优化接口设计</w:t>
            </w:r>
            <w:r>
              <w:rPr>
                <w:noProof/>
                <w:webHidden/>
              </w:rPr>
              <w:tab/>
            </w:r>
            <w:r>
              <w:rPr>
                <w:noProof/>
                <w:webHidden/>
              </w:rPr>
              <w:fldChar w:fldCharType="begin"/>
            </w:r>
            <w:r>
              <w:rPr>
                <w:noProof/>
                <w:webHidden/>
              </w:rPr>
              <w:instrText xml:space="preserve"> PAGEREF _Toc491202484 \h </w:instrText>
            </w:r>
            <w:r>
              <w:rPr>
                <w:noProof/>
                <w:webHidden/>
              </w:rPr>
            </w:r>
          </w:ins>
          <w:r>
            <w:rPr>
              <w:noProof/>
              <w:webHidden/>
            </w:rPr>
            <w:fldChar w:fldCharType="separate"/>
          </w:r>
          <w:ins w:id="104" w:author="JY0225" w:date="2017-08-22T21:58:00Z">
            <w:r>
              <w:rPr>
                <w:noProof/>
                <w:webHidden/>
              </w:rPr>
              <w:t>28</w:t>
            </w:r>
            <w:r>
              <w:rPr>
                <w:noProof/>
                <w:webHidden/>
              </w:rPr>
              <w:fldChar w:fldCharType="end"/>
            </w:r>
            <w:r w:rsidRPr="004152AB">
              <w:rPr>
                <w:rStyle w:val="af"/>
                <w:noProof/>
              </w:rPr>
              <w:fldChar w:fldCharType="end"/>
            </w:r>
          </w:ins>
        </w:p>
        <w:p w14:paraId="498D8713" w14:textId="7831BDC3" w:rsidR="00E85561" w:rsidRDefault="00E85561">
          <w:pPr>
            <w:pStyle w:val="33"/>
            <w:tabs>
              <w:tab w:val="right" w:leader="dot" w:pos="8302"/>
            </w:tabs>
            <w:rPr>
              <w:ins w:id="105" w:author="JY0225" w:date="2017-08-22T21:58:00Z"/>
              <w:noProof/>
            </w:rPr>
          </w:pPr>
          <w:ins w:id="106" w:author="JY0225" w:date="2017-08-22T21:58:00Z">
            <w:r w:rsidRPr="004152AB">
              <w:rPr>
                <w:rStyle w:val="af"/>
                <w:noProof/>
              </w:rPr>
              <w:fldChar w:fldCharType="begin"/>
            </w:r>
            <w:r w:rsidRPr="004152AB">
              <w:rPr>
                <w:rStyle w:val="af"/>
                <w:noProof/>
              </w:rPr>
              <w:instrText xml:space="preserve"> </w:instrText>
            </w:r>
            <w:r>
              <w:rPr>
                <w:noProof/>
              </w:rPr>
              <w:instrText>HYPERLINK \l "_Toc491202485"</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4.5.1 </w:t>
            </w:r>
            <w:r w:rsidRPr="004152AB">
              <w:rPr>
                <w:rStyle w:val="af"/>
                <w:noProof/>
              </w:rPr>
              <w:t>持久会话管理接口设计</w:t>
            </w:r>
            <w:r>
              <w:rPr>
                <w:noProof/>
                <w:webHidden/>
              </w:rPr>
              <w:tab/>
            </w:r>
            <w:r>
              <w:rPr>
                <w:noProof/>
                <w:webHidden/>
              </w:rPr>
              <w:fldChar w:fldCharType="begin"/>
            </w:r>
            <w:r>
              <w:rPr>
                <w:noProof/>
                <w:webHidden/>
              </w:rPr>
              <w:instrText xml:space="preserve"> PAGEREF _Toc491202485 \h </w:instrText>
            </w:r>
            <w:r>
              <w:rPr>
                <w:noProof/>
                <w:webHidden/>
              </w:rPr>
            </w:r>
          </w:ins>
          <w:r>
            <w:rPr>
              <w:noProof/>
              <w:webHidden/>
            </w:rPr>
            <w:fldChar w:fldCharType="separate"/>
          </w:r>
          <w:ins w:id="107" w:author="JY0225" w:date="2017-08-22T21:58:00Z">
            <w:r>
              <w:rPr>
                <w:noProof/>
                <w:webHidden/>
              </w:rPr>
              <w:t>29</w:t>
            </w:r>
            <w:r>
              <w:rPr>
                <w:noProof/>
                <w:webHidden/>
              </w:rPr>
              <w:fldChar w:fldCharType="end"/>
            </w:r>
            <w:r w:rsidRPr="004152AB">
              <w:rPr>
                <w:rStyle w:val="af"/>
                <w:noProof/>
              </w:rPr>
              <w:fldChar w:fldCharType="end"/>
            </w:r>
          </w:ins>
        </w:p>
        <w:p w14:paraId="5583D0D9" w14:textId="19ACA249" w:rsidR="00E85561" w:rsidRDefault="00E85561">
          <w:pPr>
            <w:pStyle w:val="33"/>
            <w:tabs>
              <w:tab w:val="right" w:leader="dot" w:pos="8302"/>
            </w:tabs>
            <w:rPr>
              <w:ins w:id="108" w:author="JY0225" w:date="2017-08-22T21:58:00Z"/>
              <w:noProof/>
            </w:rPr>
          </w:pPr>
          <w:ins w:id="109" w:author="JY0225" w:date="2017-08-22T21:58:00Z">
            <w:r w:rsidRPr="004152AB">
              <w:rPr>
                <w:rStyle w:val="af"/>
                <w:noProof/>
              </w:rPr>
              <w:fldChar w:fldCharType="begin"/>
            </w:r>
            <w:r w:rsidRPr="004152AB">
              <w:rPr>
                <w:rStyle w:val="af"/>
                <w:noProof/>
              </w:rPr>
              <w:instrText xml:space="preserve"> </w:instrText>
            </w:r>
            <w:r>
              <w:rPr>
                <w:noProof/>
              </w:rPr>
              <w:instrText>HYPERLINK \l "_Toc491202486"</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4.5.2 </w:t>
            </w:r>
            <w:r w:rsidRPr="004152AB">
              <w:rPr>
                <w:rStyle w:val="af"/>
                <w:noProof/>
              </w:rPr>
              <w:t>大文件上传接口设计</w:t>
            </w:r>
            <w:r>
              <w:rPr>
                <w:noProof/>
                <w:webHidden/>
              </w:rPr>
              <w:tab/>
            </w:r>
            <w:r>
              <w:rPr>
                <w:noProof/>
                <w:webHidden/>
              </w:rPr>
              <w:fldChar w:fldCharType="begin"/>
            </w:r>
            <w:r>
              <w:rPr>
                <w:noProof/>
                <w:webHidden/>
              </w:rPr>
              <w:instrText xml:space="preserve"> PAGEREF _Toc491202486 \h </w:instrText>
            </w:r>
            <w:r>
              <w:rPr>
                <w:noProof/>
                <w:webHidden/>
              </w:rPr>
            </w:r>
          </w:ins>
          <w:r>
            <w:rPr>
              <w:noProof/>
              <w:webHidden/>
            </w:rPr>
            <w:fldChar w:fldCharType="separate"/>
          </w:r>
          <w:ins w:id="110" w:author="JY0225" w:date="2017-08-22T21:58:00Z">
            <w:r>
              <w:rPr>
                <w:noProof/>
                <w:webHidden/>
              </w:rPr>
              <w:t>30</w:t>
            </w:r>
            <w:r>
              <w:rPr>
                <w:noProof/>
                <w:webHidden/>
              </w:rPr>
              <w:fldChar w:fldCharType="end"/>
            </w:r>
            <w:r w:rsidRPr="004152AB">
              <w:rPr>
                <w:rStyle w:val="af"/>
                <w:noProof/>
              </w:rPr>
              <w:fldChar w:fldCharType="end"/>
            </w:r>
          </w:ins>
        </w:p>
        <w:p w14:paraId="3CEFF2B8" w14:textId="0FD39D58" w:rsidR="00E85561" w:rsidRDefault="00E85561">
          <w:pPr>
            <w:pStyle w:val="33"/>
            <w:tabs>
              <w:tab w:val="right" w:leader="dot" w:pos="8302"/>
            </w:tabs>
            <w:rPr>
              <w:ins w:id="111" w:author="JY0225" w:date="2017-08-22T21:58:00Z"/>
              <w:noProof/>
            </w:rPr>
          </w:pPr>
          <w:ins w:id="112" w:author="JY0225" w:date="2017-08-22T21:58:00Z">
            <w:r w:rsidRPr="004152AB">
              <w:rPr>
                <w:rStyle w:val="af"/>
                <w:noProof/>
              </w:rPr>
              <w:fldChar w:fldCharType="begin"/>
            </w:r>
            <w:r w:rsidRPr="004152AB">
              <w:rPr>
                <w:rStyle w:val="af"/>
                <w:noProof/>
              </w:rPr>
              <w:instrText xml:space="preserve"> </w:instrText>
            </w:r>
            <w:r>
              <w:rPr>
                <w:noProof/>
              </w:rPr>
              <w:instrText>HYPERLINK \l "_Toc491202487"</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4.5.3 </w:t>
            </w:r>
            <w:r w:rsidRPr="004152AB">
              <w:rPr>
                <w:rStyle w:val="af"/>
                <w:noProof/>
              </w:rPr>
              <w:t>本地缓存接口设计</w:t>
            </w:r>
            <w:r>
              <w:rPr>
                <w:noProof/>
                <w:webHidden/>
              </w:rPr>
              <w:tab/>
            </w:r>
            <w:r>
              <w:rPr>
                <w:noProof/>
                <w:webHidden/>
              </w:rPr>
              <w:fldChar w:fldCharType="begin"/>
            </w:r>
            <w:r>
              <w:rPr>
                <w:noProof/>
                <w:webHidden/>
              </w:rPr>
              <w:instrText xml:space="preserve"> PAGEREF _Toc491202487 \h </w:instrText>
            </w:r>
            <w:r>
              <w:rPr>
                <w:noProof/>
                <w:webHidden/>
              </w:rPr>
            </w:r>
          </w:ins>
          <w:r>
            <w:rPr>
              <w:noProof/>
              <w:webHidden/>
            </w:rPr>
            <w:fldChar w:fldCharType="separate"/>
          </w:r>
          <w:ins w:id="113" w:author="JY0225" w:date="2017-08-22T21:58:00Z">
            <w:r>
              <w:rPr>
                <w:noProof/>
                <w:webHidden/>
              </w:rPr>
              <w:t>32</w:t>
            </w:r>
            <w:r>
              <w:rPr>
                <w:noProof/>
                <w:webHidden/>
              </w:rPr>
              <w:fldChar w:fldCharType="end"/>
            </w:r>
            <w:r w:rsidRPr="004152AB">
              <w:rPr>
                <w:rStyle w:val="af"/>
                <w:noProof/>
              </w:rPr>
              <w:fldChar w:fldCharType="end"/>
            </w:r>
          </w:ins>
        </w:p>
        <w:p w14:paraId="5C3F472C" w14:textId="161C434B" w:rsidR="00E85561" w:rsidRDefault="00E85561">
          <w:pPr>
            <w:pStyle w:val="33"/>
            <w:tabs>
              <w:tab w:val="right" w:leader="dot" w:pos="8302"/>
            </w:tabs>
            <w:rPr>
              <w:ins w:id="114" w:author="JY0225" w:date="2017-08-22T21:58:00Z"/>
              <w:noProof/>
            </w:rPr>
          </w:pPr>
          <w:ins w:id="115" w:author="JY0225" w:date="2017-08-22T21:58:00Z">
            <w:r w:rsidRPr="004152AB">
              <w:rPr>
                <w:rStyle w:val="af"/>
                <w:noProof/>
              </w:rPr>
              <w:lastRenderedPageBreak/>
              <w:fldChar w:fldCharType="begin"/>
            </w:r>
            <w:r w:rsidRPr="004152AB">
              <w:rPr>
                <w:rStyle w:val="af"/>
                <w:noProof/>
              </w:rPr>
              <w:instrText xml:space="preserve"> </w:instrText>
            </w:r>
            <w:r>
              <w:rPr>
                <w:noProof/>
              </w:rPr>
              <w:instrText>HYPERLINK \l "_Toc491202488"</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4.5.4 </w:t>
            </w:r>
            <w:r w:rsidRPr="004152AB">
              <w:rPr>
                <w:rStyle w:val="af"/>
                <w:noProof/>
              </w:rPr>
              <w:t>多应用适配接口设计</w:t>
            </w:r>
            <w:r>
              <w:rPr>
                <w:noProof/>
                <w:webHidden/>
              </w:rPr>
              <w:tab/>
            </w:r>
            <w:r>
              <w:rPr>
                <w:noProof/>
                <w:webHidden/>
              </w:rPr>
              <w:fldChar w:fldCharType="begin"/>
            </w:r>
            <w:r>
              <w:rPr>
                <w:noProof/>
                <w:webHidden/>
              </w:rPr>
              <w:instrText xml:space="preserve"> PAGEREF _Toc491202488 \h </w:instrText>
            </w:r>
            <w:r>
              <w:rPr>
                <w:noProof/>
                <w:webHidden/>
              </w:rPr>
            </w:r>
          </w:ins>
          <w:r>
            <w:rPr>
              <w:noProof/>
              <w:webHidden/>
            </w:rPr>
            <w:fldChar w:fldCharType="separate"/>
          </w:r>
          <w:ins w:id="116" w:author="JY0225" w:date="2017-08-22T21:58:00Z">
            <w:r>
              <w:rPr>
                <w:noProof/>
                <w:webHidden/>
              </w:rPr>
              <w:t>33</w:t>
            </w:r>
            <w:r>
              <w:rPr>
                <w:noProof/>
                <w:webHidden/>
              </w:rPr>
              <w:fldChar w:fldCharType="end"/>
            </w:r>
            <w:r w:rsidRPr="004152AB">
              <w:rPr>
                <w:rStyle w:val="af"/>
                <w:noProof/>
              </w:rPr>
              <w:fldChar w:fldCharType="end"/>
            </w:r>
          </w:ins>
        </w:p>
        <w:p w14:paraId="029A4405" w14:textId="59081FDA" w:rsidR="00E85561" w:rsidRDefault="00E85561">
          <w:pPr>
            <w:pStyle w:val="11"/>
            <w:rPr>
              <w:ins w:id="117" w:author="JY0225" w:date="2017-08-22T21:58:00Z"/>
              <w:noProof/>
            </w:rPr>
          </w:pPr>
          <w:ins w:id="118" w:author="JY0225" w:date="2017-08-22T21:58:00Z">
            <w:r w:rsidRPr="004152AB">
              <w:rPr>
                <w:rStyle w:val="af"/>
                <w:noProof/>
              </w:rPr>
              <w:fldChar w:fldCharType="begin"/>
            </w:r>
            <w:r w:rsidRPr="004152AB">
              <w:rPr>
                <w:rStyle w:val="af"/>
                <w:noProof/>
              </w:rPr>
              <w:instrText xml:space="preserve"> </w:instrText>
            </w:r>
            <w:r>
              <w:rPr>
                <w:noProof/>
              </w:rPr>
              <w:instrText>HYPERLINK \l "_Toc491202489"</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第五章</w:t>
            </w:r>
            <w:r w:rsidRPr="004152AB">
              <w:rPr>
                <w:rStyle w:val="af"/>
                <w:rFonts w:ascii="Times New Roman" w:hAnsi="Times New Roman" w:cs="Times New Roman"/>
                <w:noProof/>
              </w:rPr>
              <w:t xml:space="preserve"> </w:t>
            </w:r>
            <w:r w:rsidRPr="004152AB">
              <w:rPr>
                <w:rStyle w:val="af"/>
                <w:rFonts w:ascii="Times New Roman" w:hAnsi="Times New Roman" w:cs="Times New Roman"/>
                <w:noProof/>
              </w:rPr>
              <w:t>云备份中间件系统优化实现</w:t>
            </w:r>
            <w:r>
              <w:rPr>
                <w:noProof/>
                <w:webHidden/>
              </w:rPr>
              <w:tab/>
            </w:r>
            <w:r>
              <w:rPr>
                <w:noProof/>
                <w:webHidden/>
              </w:rPr>
              <w:fldChar w:fldCharType="begin"/>
            </w:r>
            <w:r>
              <w:rPr>
                <w:noProof/>
                <w:webHidden/>
              </w:rPr>
              <w:instrText xml:space="preserve"> PAGEREF _Toc491202489 \h </w:instrText>
            </w:r>
            <w:r>
              <w:rPr>
                <w:noProof/>
                <w:webHidden/>
              </w:rPr>
            </w:r>
          </w:ins>
          <w:r>
            <w:rPr>
              <w:noProof/>
              <w:webHidden/>
            </w:rPr>
            <w:fldChar w:fldCharType="separate"/>
          </w:r>
          <w:ins w:id="119" w:author="JY0225" w:date="2017-08-22T21:58:00Z">
            <w:r>
              <w:rPr>
                <w:noProof/>
                <w:webHidden/>
              </w:rPr>
              <w:t>34</w:t>
            </w:r>
            <w:r>
              <w:rPr>
                <w:noProof/>
                <w:webHidden/>
              </w:rPr>
              <w:fldChar w:fldCharType="end"/>
            </w:r>
            <w:r w:rsidRPr="004152AB">
              <w:rPr>
                <w:rStyle w:val="af"/>
                <w:noProof/>
              </w:rPr>
              <w:fldChar w:fldCharType="end"/>
            </w:r>
          </w:ins>
        </w:p>
        <w:p w14:paraId="73302FE8" w14:textId="2712215F" w:rsidR="00E85561" w:rsidRDefault="00E85561">
          <w:pPr>
            <w:pStyle w:val="24"/>
            <w:tabs>
              <w:tab w:val="right" w:leader="dot" w:pos="8302"/>
            </w:tabs>
            <w:rPr>
              <w:ins w:id="120" w:author="JY0225" w:date="2017-08-22T21:58:00Z"/>
              <w:noProof/>
            </w:rPr>
          </w:pPr>
          <w:ins w:id="121" w:author="JY0225" w:date="2017-08-22T21:58:00Z">
            <w:r w:rsidRPr="004152AB">
              <w:rPr>
                <w:rStyle w:val="af"/>
                <w:noProof/>
              </w:rPr>
              <w:fldChar w:fldCharType="begin"/>
            </w:r>
            <w:r w:rsidRPr="004152AB">
              <w:rPr>
                <w:rStyle w:val="af"/>
                <w:noProof/>
              </w:rPr>
              <w:instrText xml:space="preserve"> </w:instrText>
            </w:r>
            <w:r>
              <w:rPr>
                <w:noProof/>
              </w:rPr>
              <w:instrText>HYPERLINK \l "_Toc491202490"</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5.1 </w:t>
            </w:r>
            <w:r w:rsidRPr="004152AB">
              <w:rPr>
                <w:rStyle w:val="af"/>
                <w:noProof/>
              </w:rPr>
              <w:t>开发环境</w:t>
            </w:r>
            <w:r>
              <w:rPr>
                <w:noProof/>
                <w:webHidden/>
              </w:rPr>
              <w:tab/>
            </w:r>
            <w:r>
              <w:rPr>
                <w:noProof/>
                <w:webHidden/>
              </w:rPr>
              <w:fldChar w:fldCharType="begin"/>
            </w:r>
            <w:r>
              <w:rPr>
                <w:noProof/>
                <w:webHidden/>
              </w:rPr>
              <w:instrText xml:space="preserve"> PAGEREF _Toc491202490 \h </w:instrText>
            </w:r>
            <w:r>
              <w:rPr>
                <w:noProof/>
                <w:webHidden/>
              </w:rPr>
            </w:r>
          </w:ins>
          <w:r>
            <w:rPr>
              <w:noProof/>
              <w:webHidden/>
            </w:rPr>
            <w:fldChar w:fldCharType="separate"/>
          </w:r>
          <w:ins w:id="122" w:author="JY0225" w:date="2017-08-22T21:58:00Z">
            <w:r>
              <w:rPr>
                <w:noProof/>
                <w:webHidden/>
              </w:rPr>
              <w:t>34</w:t>
            </w:r>
            <w:r>
              <w:rPr>
                <w:noProof/>
                <w:webHidden/>
              </w:rPr>
              <w:fldChar w:fldCharType="end"/>
            </w:r>
            <w:r w:rsidRPr="004152AB">
              <w:rPr>
                <w:rStyle w:val="af"/>
                <w:noProof/>
              </w:rPr>
              <w:fldChar w:fldCharType="end"/>
            </w:r>
          </w:ins>
        </w:p>
        <w:p w14:paraId="1AAACB0D" w14:textId="7DC95023" w:rsidR="00E85561" w:rsidRDefault="00E85561">
          <w:pPr>
            <w:pStyle w:val="24"/>
            <w:tabs>
              <w:tab w:val="right" w:leader="dot" w:pos="8302"/>
            </w:tabs>
            <w:rPr>
              <w:ins w:id="123" w:author="JY0225" w:date="2017-08-22T21:58:00Z"/>
              <w:noProof/>
            </w:rPr>
          </w:pPr>
          <w:ins w:id="124" w:author="JY0225" w:date="2017-08-22T21:58:00Z">
            <w:r w:rsidRPr="004152AB">
              <w:rPr>
                <w:rStyle w:val="af"/>
                <w:noProof/>
              </w:rPr>
              <w:fldChar w:fldCharType="begin"/>
            </w:r>
            <w:r w:rsidRPr="004152AB">
              <w:rPr>
                <w:rStyle w:val="af"/>
                <w:noProof/>
              </w:rPr>
              <w:instrText xml:space="preserve"> </w:instrText>
            </w:r>
            <w:r>
              <w:rPr>
                <w:noProof/>
              </w:rPr>
              <w:instrText>HYPERLINK \l "_Toc491202491"</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5.2 </w:t>
            </w:r>
            <w:r w:rsidRPr="004152AB">
              <w:rPr>
                <w:rStyle w:val="af"/>
                <w:noProof/>
              </w:rPr>
              <w:t>关键实现</w:t>
            </w:r>
            <w:r>
              <w:rPr>
                <w:noProof/>
                <w:webHidden/>
              </w:rPr>
              <w:tab/>
            </w:r>
            <w:r>
              <w:rPr>
                <w:noProof/>
                <w:webHidden/>
              </w:rPr>
              <w:fldChar w:fldCharType="begin"/>
            </w:r>
            <w:r>
              <w:rPr>
                <w:noProof/>
                <w:webHidden/>
              </w:rPr>
              <w:instrText xml:space="preserve"> PAGEREF _Toc491202491 \h </w:instrText>
            </w:r>
            <w:r>
              <w:rPr>
                <w:noProof/>
                <w:webHidden/>
              </w:rPr>
            </w:r>
          </w:ins>
          <w:r>
            <w:rPr>
              <w:noProof/>
              <w:webHidden/>
            </w:rPr>
            <w:fldChar w:fldCharType="separate"/>
          </w:r>
          <w:ins w:id="125" w:author="JY0225" w:date="2017-08-22T21:58:00Z">
            <w:r>
              <w:rPr>
                <w:noProof/>
                <w:webHidden/>
              </w:rPr>
              <w:t>34</w:t>
            </w:r>
            <w:r>
              <w:rPr>
                <w:noProof/>
                <w:webHidden/>
              </w:rPr>
              <w:fldChar w:fldCharType="end"/>
            </w:r>
            <w:r w:rsidRPr="004152AB">
              <w:rPr>
                <w:rStyle w:val="af"/>
                <w:noProof/>
              </w:rPr>
              <w:fldChar w:fldCharType="end"/>
            </w:r>
          </w:ins>
        </w:p>
        <w:p w14:paraId="253C6E31" w14:textId="625BEE71" w:rsidR="00E85561" w:rsidRDefault="00E85561">
          <w:pPr>
            <w:pStyle w:val="33"/>
            <w:tabs>
              <w:tab w:val="right" w:leader="dot" w:pos="8302"/>
            </w:tabs>
            <w:rPr>
              <w:ins w:id="126" w:author="JY0225" w:date="2017-08-22T21:58:00Z"/>
              <w:noProof/>
            </w:rPr>
          </w:pPr>
          <w:ins w:id="127" w:author="JY0225" w:date="2017-08-22T21:58:00Z">
            <w:r w:rsidRPr="004152AB">
              <w:rPr>
                <w:rStyle w:val="af"/>
                <w:noProof/>
              </w:rPr>
              <w:fldChar w:fldCharType="begin"/>
            </w:r>
            <w:r w:rsidRPr="004152AB">
              <w:rPr>
                <w:rStyle w:val="af"/>
                <w:noProof/>
              </w:rPr>
              <w:instrText xml:space="preserve"> </w:instrText>
            </w:r>
            <w:r>
              <w:rPr>
                <w:noProof/>
              </w:rPr>
              <w:instrText>HYPERLINK \l "_Toc491202492"</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5.2.1</w:t>
            </w:r>
            <w:r w:rsidRPr="004152AB">
              <w:rPr>
                <w:rStyle w:val="af"/>
                <w:noProof/>
              </w:rPr>
              <w:t>加密方式</w:t>
            </w:r>
            <w:r>
              <w:rPr>
                <w:noProof/>
                <w:webHidden/>
              </w:rPr>
              <w:tab/>
            </w:r>
            <w:r>
              <w:rPr>
                <w:noProof/>
                <w:webHidden/>
              </w:rPr>
              <w:fldChar w:fldCharType="begin"/>
            </w:r>
            <w:r>
              <w:rPr>
                <w:noProof/>
                <w:webHidden/>
              </w:rPr>
              <w:instrText xml:space="preserve"> PAGEREF _Toc491202492 \h </w:instrText>
            </w:r>
            <w:r>
              <w:rPr>
                <w:noProof/>
                <w:webHidden/>
              </w:rPr>
            </w:r>
          </w:ins>
          <w:r>
            <w:rPr>
              <w:noProof/>
              <w:webHidden/>
            </w:rPr>
            <w:fldChar w:fldCharType="separate"/>
          </w:r>
          <w:ins w:id="128" w:author="JY0225" w:date="2017-08-22T21:58:00Z">
            <w:r>
              <w:rPr>
                <w:noProof/>
                <w:webHidden/>
              </w:rPr>
              <w:t>34</w:t>
            </w:r>
            <w:r>
              <w:rPr>
                <w:noProof/>
                <w:webHidden/>
              </w:rPr>
              <w:fldChar w:fldCharType="end"/>
            </w:r>
            <w:r w:rsidRPr="004152AB">
              <w:rPr>
                <w:rStyle w:val="af"/>
                <w:noProof/>
              </w:rPr>
              <w:fldChar w:fldCharType="end"/>
            </w:r>
          </w:ins>
        </w:p>
        <w:p w14:paraId="1A5C17AF" w14:textId="2B627BAB" w:rsidR="00E85561" w:rsidRDefault="00E85561">
          <w:pPr>
            <w:pStyle w:val="33"/>
            <w:tabs>
              <w:tab w:val="right" w:leader="dot" w:pos="8302"/>
            </w:tabs>
            <w:rPr>
              <w:ins w:id="129" w:author="JY0225" w:date="2017-08-22T21:58:00Z"/>
              <w:noProof/>
            </w:rPr>
          </w:pPr>
          <w:ins w:id="130" w:author="JY0225" w:date="2017-08-22T21:58:00Z">
            <w:r w:rsidRPr="004152AB">
              <w:rPr>
                <w:rStyle w:val="af"/>
                <w:noProof/>
              </w:rPr>
              <w:fldChar w:fldCharType="begin"/>
            </w:r>
            <w:r w:rsidRPr="004152AB">
              <w:rPr>
                <w:rStyle w:val="af"/>
                <w:noProof/>
              </w:rPr>
              <w:instrText xml:space="preserve"> </w:instrText>
            </w:r>
            <w:r>
              <w:rPr>
                <w:noProof/>
              </w:rPr>
              <w:instrText>HYPERLINK \l "_Toc491202493"</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5.2.2</w:t>
            </w:r>
            <w:r w:rsidRPr="004152AB">
              <w:rPr>
                <w:rStyle w:val="af"/>
                <w:noProof/>
              </w:rPr>
              <w:t>中间件授权代理</w:t>
            </w:r>
            <w:r>
              <w:rPr>
                <w:noProof/>
                <w:webHidden/>
              </w:rPr>
              <w:tab/>
            </w:r>
            <w:r>
              <w:rPr>
                <w:noProof/>
                <w:webHidden/>
              </w:rPr>
              <w:fldChar w:fldCharType="begin"/>
            </w:r>
            <w:r>
              <w:rPr>
                <w:noProof/>
                <w:webHidden/>
              </w:rPr>
              <w:instrText xml:space="preserve"> PAGEREF _Toc491202493 \h </w:instrText>
            </w:r>
            <w:r>
              <w:rPr>
                <w:noProof/>
                <w:webHidden/>
              </w:rPr>
            </w:r>
          </w:ins>
          <w:r>
            <w:rPr>
              <w:noProof/>
              <w:webHidden/>
            </w:rPr>
            <w:fldChar w:fldCharType="separate"/>
          </w:r>
          <w:ins w:id="131" w:author="JY0225" w:date="2017-08-22T21:58:00Z">
            <w:r>
              <w:rPr>
                <w:noProof/>
                <w:webHidden/>
              </w:rPr>
              <w:t>35</w:t>
            </w:r>
            <w:r>
              <w:rPr>
                <w:noProof/>
                <w:webHidden/>
              </w:rPr>
              <w:fldChar w:fldCharType="end"/>
            </w:r>
            <w:r w:rsidRPr="004152AB">
              <w:rPr>
                <w:rStyle w:val="af"/>
                <w:noProof/>
              </w:rPr>
              <w:fldChar w:fldCharType="end"/>
            </w:r>
          </w:ins>
        </w:p>
        <w:p w14:paraId="5A054BCC" w14:textId="7BE2C9EF" w:rsidR="00E85561" w:rsidRDefault="00E85561">
          <w:pPr>
            <w:pStyle w:val="33"/>
            <w:tabs>
              <w:tab w:val="right" w:leader="dot" w:pos="8302"/>
            </w:tabs>
            <w:rPr>
              <w:ins w:id="132" w:author="JY0225" w:date="2017-08-22T21:58:00Z"/>
              <w:noProof/>
            </w:rPr>
          </w:pPr>
          <w:ins w:id="133" w:author="JY0225" w:date="2017-08-22T21:58:00Z">
            <w:r w:rsidRPr="004152AB">
              <w:rPr>
                <w:rStyle w:val="af"/>
                <w:noProof/>
              </w:rPr>
              <w:fldChar w:fldCharType="begin"/>
            </w:r>
            <w:r w:rsidRPr="004152AB">
              <w:rPr>
                <w:rStyle w:val="af"/>
                <w:noProof/>
              </w:rPr>
              <w:instrText xml:space="preserve"> </w:instrText>
            </w:r>
            <w:r>
              <w:rPr>
                <w:noProof/>
              </w:rPr>
              <w:instrText>HYPERLINK \l "_Toc491202494"</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5.2.3</w:t>
            </w:r>
            <w:r w:rsidRPr="004152AB">
              <w:rPr>
                <w:rStyle w:val="af"/>
                <w:noProof/>
              </w:rPr>
              <w:t>大文件上传</w:t>
            </w:r>
            <w:r>
              <w:rPr>
                <w:noProof/>
                <w:webHidden/>
              </w:rPr>
              <w:tab/>
            </w:r>
            <w:r>
              <w:rPr>
                <w:noProof/>
                <w:webHidden/>
              </w:rPr>
              <w:fldChar w:fldCharType="begin"/>
            </w:r>
            <w:r>
              <w:rPr>
                <w:noProof/>
                <w:webHidden/>
              </w:rPr>
              <w:instrText xml:space="preserve"> PAGEREF _Toc491202494 \h </w:instrText>
            </w:r>
            <w:r>
              <w:rPr>
                <w:noProof/>
                <w:webHidden/>
              </w:rPr>
            </w:r>
          </w:ins>
          <w:r>
            <w:rPr>
              <w:noProof/>
              <w:webHidden/>
            </w:rPr>
            <w:fldChar w:fldCharType="separate"/>
          </w:r>
          <w:ins w:id="134" w:author="JY0225" w:date="2017-08-22T21:58:00Z">
            <w:r>
              <w:rPr>
                <w:noProof/>
                <w:webHidden/>
              </w:rPr>
              <w:t>36</w:t>
            </w:r>
            <w:r>
              <w:rPr>
                <w:noProof/>
                <w:webHidden/>
              </w:rPr>
              <w:fldChar w:fldCharType="end"/>
            </w:r>
            <w:r w:rsidRPr="004152AB">
              <w:rPr>
                <w:rStyle w:val="af"/>
                <w:noProof/>
              </w:rPr>
              <w:fldChar w:fldCharType="end"/>
            </w:r>
          </w:ins>
        </w:p>
        <w:p w14:paraId="1839A5EE" w14:textId="24D9B2C9" w:rsidR="00E85561" w:rsidRDefault="00E85561">
          <w:pPr>
            <w:pStyle w:val="33"/>
            <w:tabs>
              <w:tab w:val="right" w:leader="dot" w:pos="8302"/>
            </w:tabs>
            <w:rPr>
              <w:ins w:id="135" w:author="JY0225" w:date="2017-08-22T21:58:00Z"/>
              <w:noProof/>
            </w:rPr>
          </w:pPr>
          <w:ins w:id="136" w:author="JY0225" w:date="2017-08-22T21:58:00Z">
            <w:r w:rsidRPr="004152AB">
              <w:rPr>
                <w:rStyle w:val="af"/>
                <w:noProof/>
              </w:rPr>
              <w:fldChar w:fldCharType="begin"/>
            </w:r>
            <w:r w:rsidRPr="004152AB">
              <w:rPr>
                <w:rStyle w:val="af"/>
                <w:noProof/>
              </w:rPr>
              <w:instrText xml:space="preserve"> </w:instrText>
            </w:r>
            <w:r>
              <w:rPr>
                <w:noProof/>
              </w:rPr>
              <w:instrText>HYPERLINK \l "_Toc491202495"</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5.2.4</w:t>
            </w:r>
            <w:r w:rsidRPr="004152AB">
              <w:rPr>
                <w:rStyle w:val="af"/>
                <w:noProof/>
              </w:rPr>
              <w:t>本地缓存</w:t>
            </w:r>
            <w:r>
              <w:rPr>
                <w:noProof/>
                <w:webHidden/>
              </w:rPr>
              <w:tab/>
            </w:r>
            <w:r>
              <w:rPr>
                <w:noProof/>
                <w:webHidden/>
              </w:rPr>
              <w:fldChar w:fldCharType="begin"/>
            </w:r>
            <w:r>
              <w:rPr>
                <w:noProof/>
                <w:webHidden/>
              </w:rPr>
              <w:instrText xml:space="preserve"> PAGEREF _Toc491202495 \h </w:instrText>
            </w:r>
            <w:r>
              <w:rPr>
                <w:noProof/>
                <w:webHidden/>
              </w:rPr>
            </w:r>
          </w:ins>
          <w:r>
            <w:rPr>
              <w:noProof/>
              <w:webHidden/>
            </w:rPr>
            <w:fldChar w:fldCharType="separate"/>
          </w:r>
          <w:ins w:id="137" w:author="JY0225" w:date="2017-08-22T21:58:00Z">
            <w:r>
              <w:rPr>
                <w:noProof/>
                <w:webHidden/>
              </w:rPr>
              <w:t>37</w:t>
            </w:r>
            <w:r>
              <w:rPr>
                <w:noProof/>
                <w:webHidden/>
              </w:rPr>
              <w:fldChar w:fldCharType="end"/>
            </w:r>
            <w:r w:rsidRPr="004152AB">
              <w:rPr>
                <w:rStyle w:val="af"/>
                <w:noProof/>
              </w:rPr>
              <w:fldChar w:fldCharType="end"/>
            </w:r>
          </w:ins>
        </w:p>
        <w:p w14:paraId="769F669C" w14:textId="442B10ED" w:rsidR="00E85561" w:rsidRDefault="00E85561">
          <w:pPr>
            <w:pStyle w:val="33"/>
            <w:tabs>
              <w:tab w:val="right" w:leader="dot" w:pos="8302"/>
            </w:tabs>
            <w:rPr>
              <w:ins w:id="138" w:author="JY0225" w:date="2017-08-22T21:58:00Z"/>
              <w:noProof/>
            </w:rPr>
          </w:pPr>
          <w:ins w:id="139" w:author="JY0225" w:date="2017-08-22T21:58:00Z">
            <w:r w:rsidRPr="004152AB">
              <w:rPr>
                <w:rStyle w:val="af"/>
                <w:noProof/>
              </w:rPr>
              <w:fldChar w:fldCharType="begin"/>
            </w:r>
            <w:r w:rsidRPr="004152AB">
              <w:rPr>
                <w:rStyle w:val="af"/>
                <w:noProof/>
              </w:rPr>
              <w:instrText xml:space="preserve"> </w:instrText>
            </w:r>
            <w:r>
              <w:rPr>
                <w:noProof/>
              </w:rPr>
              <w:instrText>HYPERLINK \l "_Toc491202496"</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5.2.5 LRU</w:t>
            </w:r>
            <w:r w:rsidRPr="004152AB">
              <w:rPr>
                <w:rStyle w:val="af"/>
                <w:noProof/>
              </w:rPr>
              <w:t>替换策略</w:t>
            </w:r>
            <w:r>
              <w:rPr>
                <w:noProof/>
                <w:webHidden/>
              </w:rPr>
              <w:tab/>
            </w:r>
            <w:r>
              <w:rPr>
                <w:noProof/>
                <w:webHidden/>
              </w:rPr>
              <w:fldChar w:fldCharType="begin"/>
            </w:r>
            <w:r>
              <w:rPr>
                <w:noProof/>
                <w:webHidden/>
              </w:rPr>
              <w:instrText xml:space="preserve"> PAGEREF _Toc491202496 \h </w:instrText>
            </w:r>
            <w:r>
              <w:rPr>
                <w:noProof/>
                <w:webHidden/>
              </w:rPr>
            </w:r>
          </w:ins>
          <w:r>
            <w:rPr>
              <w:noProof/>
              <w:webHidden/>
            </w:rPr>
            <w:fldChar w:fldCharType="separate"/>
          </w:r>
          <w:ins w:id="140" w:author="JY0225" w:date="2017-08-22T21:58:00Z">
            <w:r>
              <w:rPr>
                <w:noProof/>
                <w:webHidden/>
              </w:rPr>
              <w:t>38</w:t>
            </w:r>
            <w:r>
              <w:rPr>
                <w:noProof/>
                <w:webHidden/>
              </w:rPr>
              <w:fldChar w:fldCharType="end"/>
            </w:r>
            <w:r w:rsidRPr="004152AB">
              <w:rPr>
                <w:rStyle w:val="af"/>
                <w:noProof/>
              </w:rPr>
              <w:fldChar w:fldCharType="end"/>
            </w:r>
          </w:ins>
        </w:p>
        <w:p w14:paraId="5C3075FE" w14:textId="13998845" w:rsidR="00E85561" w:rsidRDefault="00E85561">
          <w:pPr>
            <w:pStyle w:val="33"/>
            <w:tabs>
              <w:tab w:val="right" w:leader="dot" w:pos="8302"/>
            </w:tabs>
            <w:rPr>
              <w:ins w:id="141" w:author="JY0225" w:date="2017-08-22T21:58:00Z"/>
              <w:noProof/>
            </w:rPr>
          </w:pPr>
          <w:ins w:id="142" w:author="JY0225" w:date="2017-08-22T21:58:00Z">
            <w:r w:rsidRPr="004152AB">
              <w:rPr>
                <w:rStyle w:val="af"/>
                <w:noProof/>
              </w:rPr>
              <w:fldChar w:fldCharType="begin"/>
            </w:r>
            <w:r w:rsidRPr="004152AB">
              <w:rPr>
                <w:rStyle w:val="af"/>
                <w:noProof/>
              </w:rPr>
              <w:instrText xml:space="preserve"> </w:instrText>
            </w:r>
            <w:r>
              <w:rPr>
                <w:noProof/>
              </w:rPr>
              <w:instrText>HYPERLINK \l "_Toc491202497"</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5.2.6 Firefox</w:t>
            </w:r>
            <w:r w:rsidRPr="004152AB">
              <w:rPr>
                <w:rStyle w:val="af"/>
                <w:noProof/>
              </w:rPr>
              <w:t>扩展</w:t>
            </w:r>
            <w:r>
              <w:rPr>
                <w:noProof/>
                <w:webHidden/>
              </w:rPr>
              <w:tab/>
            </w:r>
            <w:r>
              <w:rPr>
                <w:noProof/>
                <w:webHidden/>
              </w:rPr>
              <w:fldChar w:fldCharType="begin"/>
            </w:r>
            <w:r>
              <w:rPr>
                <w:noProof/>
                <w:webHidden/>
              </w:rPr>
              <w:instrText xml:space="preserve"> PAGEREF _Toc491202497 \h </w:instrText>
            </w:r>
            <w:r>
              <w:rPr>
                <w:noProof/>
                <w:webHidden/>
              </w:rPr>
            </w:r>
          </w:ins>
          <w:r>
            <w:rPr>
              <w:noProof/>
              <w:webHidden/>
            </w:rPr>
            <w:fldChar w:fldCharType="separate"/>
          </w:r>
          <w:ins w:id="143" w:author="JY0225" w:date="2017-08-22T21:58:00Z">
            <w:r>
              <w:rPr>
                <w:noProof/>
                <w:webHidden/>
              </w:rPr>
              <w:t>39</w:t>
            </w:r>
            <w:r>
              <w:rPr>
                <w:noProof/>
                <w:webHidden/>
              </w:rPr>
              <w:fldChar w:fldCharType="end"/>
            </w:r>
            <w:r w:rsidRPr="004152AB">
              <w:rPr>
                <w:rStyle w:val="af"/>
                <w:noProof/>
              </w:rPr>
              <w:fldChar w:fldCharType="end"/>
            </w:r>
          </w:ins>
        </w:p>
        <w:p w14:paraId="4A2B6CE9" w14:textId="4BD07663" w:rsidR="00E85561" w:rsidRDefault="00E85561">
          <w:pPr>
            <w:pStyle w:val="33"/>
            <w:tabs>
              <w:tab w:val="right" w:leader="dot" w:pos="8302"/>
            </w:tabs>
            <w:rPr>
              <w:ins w:id="144" w:author="JY0225" w:date="2017-08-22T21:58:00Z"/>
              <w:noProof/>
            </w:rPr>
          </w:pPr>
          <w:ins w:id="145" w:author="JY0225" w:date="2017-08-22T21:58:00Z">
            <w:r w:rsidRPr="004152AB">
              <w:rPr>
                <w:rStyle w:val="af"/>
                <w:noProof/>
              </w:rPr>
              <w:fldChar w:fldCharType="begin"/>
            </w:r>
            <w:r w:rsidRPr="004152AB">
              <w:rPr>
                <w:rStyle w:val="af"/>
                <w:noProof/>
              </w:rPr>
              <w:instrText xml:space="preserve"> </w:instrText>
            </w:r>
            <w:r>
              <w:rPr>
                <w:noProof/>
              </w:rPr>
              <w:instrText>HYPERLINK \l "_Toc491202498"</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5.2.7 Java SDK</w:t>
            </w:r>
            <w:r>
              <w:rPr>
                <w:noProof/>
                <w:webHidden/>
              </w:rPr>
              <w:tab/>
            </w:r>
            <w:r>
              <w:rPr>
                <w:noProof/>
                <w:webHidden/>
              </w:rPr>
              <w:fldChar w:fldCharType="begin"/>
            </w:r>
            <w:r>
              <w:rPr>
                <w:noProof/>
                <w:webHidden/>
              </w:rPr>
              <w:instrText xml:space="preserve"> PAGEREF _Toc491202498 \h </w:instrText>
            </w:r>
            <w:r>
              <w:rPr>
                <w:noProof/>
                <w:webHidden/>
              </w:rPr>
            </w:r>
          </w:ins>
          <w:r>
            <w:rPr>
              <w:noProof/>
              <w:webHidden/>
            </w:rPr>
            <w:fldChar w:fldCharType="separate"/>
          </w:r>
          <w:ins w:id="146" w:author="JY0225" w:date="2017-08-22T21:58:00Z">
            <w:r>
              <w:rPr>
                <w:noProof/>
                <w:webHidden/>
              </w:rPr>
              <w:t>42</w:t>
            </w:r>
            <w:r>
              <w:rPr>
                <w:noProof/>
                <w:webHidden/>
              </w:rPr>
              <w:fldChar w:fldCharType="end"/>
            </w:r>
            <w:r w:rsidRPr="004152AB">
              <w:rPr>
                <w:rStyle w:val="af"/>
                <w:noProof/>
              </w:rPr>
              <w:fldChar w:fldCharType="end"/>
            </w:r>
          </w:ins>
        </w:p>
        <w:p w14:paraId="7EFE061A" w14:textId="7FCC9C5B" w:rsidR="00E85561" w:rsidRDefault="00E85561">
          <w:pPr>
            <w:pStyle w:val="11"/>
            <w:rPr>
              <w:ins w:id="147" w:author="JY0225" w:date="2017-08-22T21:58:00Z"/>
              <w:noProof/>
            </w:rPr>
          </w:pPr>
          <w:ins w:id="148" w:author="JY0225" w:date="2017-08-22T21:58:00Z">
            <w:r w:rsidRPr="004152AB">
              <w:rPr>
                <w:rStyle w:val="af"/>
                <w:noProof/>
              </w:rPr>
              <w:fldChar w:fldCharType="begin"/>
            </w:r>
            <w:r w:rsidRPr="004152AB">
              <w:rPr>
                <w:rStyle w:val="af"/>
                <w:noProof/>
              </w:rPr>
              <w:instrText xml:space="preserve"> </w:instrText>
            </w:r>
            <w:r>
              <w:rPr>
                <w:noProof/>
              </w:rPr>
              <w:instrText>HYPERLINK \l "_Toc491202499"</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第六章</w:t>
            </w:r>
            <w:r w:rsidRPr="004152AB">
              <w:rPr>
                <w:rStyle w:val="af"/>
                <w:rFonts w:ascii="Times New Roman" w:hAnsi="Times New Roman" w:cs="Times New Roman"/>
                <w:noProof/>
              </w:rPr>
              <w:t xml:space="preserve"> </w:t>
            </w:r>
            <w:r w:rsidRPr="004152AB">
              <w:rPr>
                <w:rStyle w:val="af"/>
                <w:rFonts w:ascii="Times New Roman" w:hAnsi="Times New Roman" w:cs="Times New Roman"/>
                <w:noProof/>
              </w:rPr>
              <w:t>云备份中间件优化系统测试</w:t>
            </w:r>
            <w:r>
              <w:rPr>
                <w:noProof/>
                <w:webHidden/>
              </w:rPr>
              <w:tab/>
            </w:r>
            <w:r>
              <w:rPr>
                <w:noProof/>
                <w:webHidden/>
              </w:rPr>
              <w:fldChar w:fldCharType="begin"/>
            </w:r>
            <w:r>
              <w:rPr>
                <w:noProof/>
                <w:webHidden/>
              </w:rPr>
              <w:instrText xml:space="preserve"> PAGEREF _Toc491202499 \h </w:instrText>
            </w:r>
            <w:r>
              <w:rPr>
                <w:noProof/>
                <w:webHidden/>
              </w:rPr>
            </w:r>
          </w:ins>
          <w:r>
            <w:rPr>
              <w:noProof/>
              <w:webHidden/>
            </w:rPr>
            <w:fldChar w:fldCharType="separate"/>
          </w:r>
          <w:ins w:id="149" w:author="JY0225" w:date="2017-08-22T21:58:00Z">
            <w:r>
              <w:rPr>
                <w:noProof/>
                <w:webHidden/>
              </w:rPr>
              <w:t>45</w:t>
            </w:r>
            <w:r>
              <w:rPr>
                <w:noProof/>
                <w:webHidden/>
              </w:rPr>
              <w:fldChar w:fldCharType="end"/>
            </w:r>
            <w:r w:rsidRPr="004152AB">
              <w:rPr>
                <w:rStyle w:val="af"/>
                <w:noProof/>
              </w:rPr>
              <w:fldChar w:fldCharType="end"/>
            </w:r>
          </w:ins>
        </w:p>
        <w:p w14:paraId="723CFD04" w14:textId="31B195B7" w:rsidR="00E85561" w:rsidRDefault="00E85561">
          <w:pPr>
            <w:pStyle w:val="24"/>
            <w:tabs>
              <w:tab w:val="right" w:leader="dot" w:pos="8302"/>
            </w:tabs>
            <w:rPr>
              <w:ins w:id="150" w:author="JY0225" w:date="2017-08-22T21:58:00Z"/>
              <w:noProof/>
            </w:rPr>
          </w:pPr>
          <w:ins w:id="151" w:author="JY0225" w:date="2017-08-22T21:58:00Z">
            <w:r w:rsidRPr="004152AB">
              <w:rPr>
                <w:rStyle w:val="af"/>
                <w:noProof/>
              </w:rPr>
              <w:fldChar w:fldCharType="begin"/>
            </w:r>
            <w:r w:rsidRPr="004152AB">
              <w:rPr>
                <w:rStyle w:val="af"/>
                <w:noProof/>
              </w:rPr>
              <w:instrText xml:space="preserve"> </w:instrText>
            </w:r>
            <w:r>
              <w:rPr>
                <w:noProof/>
              </w:rPr>
              <w:instrText>HYPERLINK \l "_Toc491202500"</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6.1 </w:t>
            </w:r>
            <w:r w:rsidRPr="004152AB">
              <w:rPr>
                <w:rStyle w:val="af"/>
                <w:noProof/>
              </w:rPr>
              <w:t>测试环境部署</w:t>
            </w:r>
            <w:r>
              <w:rPr>
                <w:noProof/>
                <w:webHidden/>
              </w:rPr>
              <w:tab/>
            </w:r>
            <w:r>
              <w:rPr>
                <w:noProof/>
                <w:webHidden/>
              </w:rPr>
              <w:fldChar w:fldCharType="begin"/>
            </w:r>
            <w:r>
              <w:rPr>
                <w:noProof/>
                <w:webHidden/>
              </w:rPr>
              <w:instrText xml:space="preserve"> PAGEREF _Toc491202500 \h </w:instrText>
            </w:r>
            <w:r>
              <w:rPr>
                <w:noProof/>
                <w:webHidden/>
              </w:rPr>
            </w:r>
          </w:ins>
          <w:r>
            <w:rPr>
              <w:noProof/>
              <w:webHidden/>
            </w:rPr>
            <w:fldChar w:fldCharType="separate"/>
          </w:r>
          <w:ins w:id="152" w:author="JY0225" w:date="2017-08-22T21:58:00Z">
            <w:r>
              <w:rPr>
                <w:noProof/>
                <w:webHidden/>
              </w:rPr>
              <w:t>45</w:t>
            </w:r>
            <w:r>
              <w:rPr>
                <w:noProof/>
                <w:webHidden/>
              </w:rPr>
              <w:fldChar w:fldCharType="end"/>
            </w:r>
            <w:r w:rsidRPr="004152AB">
              <w:rPr>
                <w:rStyle w:val="af"/>
                <w:noProof/>
              </w:rPr>
              <w:fldChar w:fldCharType="end"/>
            </w:r>
          </w:ins>
        </w:p>
        <w:p w14:paraId="28C3801C" w14:textId="0217F36D" w:rsidR="00E85561" w:rsidRDefault="00E85561">
          <w:pPr>
            <w:pStyle w:val="24"/>
            <w:tabs>
              <w:tab w:val="right" w:leader="dot" w:pos="8302"/>
            </w:tabs>
            <w:rPr>
              <w:ins w:id="153" w:author="JY0225" w:date="2017-08-22T21:58:00Z"/>
              <w:noProof/>
            </w:rPr>
          </w:pPr>
          <w:ins w:id="154" w:author="JY0225" w:date="2017-08-22T21:58:00Z">
            <w:r w:rsidRPr="004152AB">
              <w:rPr>
                <w:rStyle w:val="af"/>
                <w:noProof/>
              </w:rPr>
              <w:fldChar w:fldCharType="begin"/>
            </w:r>
            <w:r w:rsidRPr="004152AB">
              <w:rPr>
                <w:rStyle w:val="af"/>
                <w:noProof/>
              </w:rPr>
              <w:instrText xml:space="preserve"> </w:instrText>
            </w:r>
            <w:r>
              <w:rPr>
                <w:noProof/>
              </w:rPr>
              <w:instrText>HYPERLINK \l "_Toc491202501"</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6.2 </w:t>
            </w:r>
            <w:r w:rsidRPr="004152AB">
              <w:rPr>
                <w:rStyle w:val="af"/>
                <w:noProof/>
              </w:rPr>
              <w:t>测试目标</w:t>
            </w:r>
            <w:r>
              <w:rPr>
                <w:noProof/>
                <w:webHidden/>
              </w:rPr>
              <w:tab/>
            </w:r>
            <w:r>
              <w:rPr>
                <w:noProof/>
                <w:webHidden/>
              </w:rPr>
              <w:fldChar w:fldCharType="begin"/>
            </w:r>
            <w:r>
              <w:rPr>
                <w:noProof/>
                <w:webHidden/>
              </w:rPr>
              <w:instrText xml:space="preserve"> PAGEREF _Toc491202501 \h </w:instrText>
            </w:r>
            <w:r>
              <w:rPr>
                <w:noProof/>
                <w:webHidden/>
              </w:rPr>
            </w:r>
          </w:ins>
          <w:r>
            <w:rPr>
              <w:noProof/>
              <w:webHidden/>
            </w:rPr>
            <w:fldChar w:fldCharType="separate"/>
          </w:r>
          <w:ins w:id="155" w:author="JY0225" w:date="2017-08-22T21:58:00Z">
            <w:r>
              <w:rPr>
                <w:noProof/>
                <w:webHidden/>
              </w:rPr>
              <w:t>45</w:t>
            </w:r>
            <w:r>
              <w:rPr>
                <w:noProof/>
                <w:webHidden/>
              </w:rPr>
              <w:fldChar w:fldCharType="end"/>
            </w:r>
            <w:r w:rsidRPr="004152AB">
              <w:rPr>
                <w:rStyle w:val="af"/>
                <w:noProof/>
              </w:rPr>
              <w:fldChar w:fldCharType="end"/>
            </w:r>
          </w:ins>
        </w:p>
        <w:p w14:paraId="6F167D2C" w14:textId="31F5CE38" w:rsidR="00E85561" w:rsidRDefault="00E85561">
          <w:pPr>
            <w:pStyle w:val="24"/>
            <w:tabs>
              <w:tab w:val="right" w:leader="dot" w:pos="8302"/>
            </w:tabs>
            <w:rPr>
              <w:ins w:id="156" w:author="JY0225" w:date="2017-08-22T21:58:00Z"/>
              <w:noProof/>
            </w:rPr>
          </w:pPr>
          <w:ins w:id="157" w:author="JY0225" w:date="2017-08-22T21:58:00Z">
            <w:r w:rsidRPr="004152AB">
              <w:rPr>
                <w:rStyle w:val="af"/>
                <w:noProof/>
              </w:rPr>
              <w:fldChar w:fldCharType="begin"/>
            </w:r>
            <w:r w:rsidRPr="004152AB">
              <w:rPr>
                <w:rStyle w:val="af"/>
                <w:noProof/>
              </w:rPr>
              <w:instrText xml:space="preserve"> </w:instrText>
            </w:r>
            <w:r>
              <w:rPr>
                <w:noProof/>
              </w:rPr>
              <w:instrText>HYPERLINK \l "_Toc491202502"</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6.3 </w:t>
            </w:r>
            <w:r w:rsidRPr="004152AB">
              <w:rPr>
                <w:rStyle w:val="af"/>
                <w:noProof/>
              </w:rPr>
              <w:t>功能测试</w:t>
            </w:r>
            <w:r>
              <w:rPr>
                <w:noProof/>
                <w:webHidden/>
              </w:rPr>
              <w:tab/>
            </w:r>
            <w:r>
              <w:rPr>
                <w:noProof/>
                <w:webHidden/>
              </w:rPr>
              <w:fldChar w:fldCharType="begin"/>
            </w:r>
            <w:r>
              <w:rPr>
                <w:noProof/>
                <w:webHidden/>
              </w:rPr>
              <w:instrText xml:space="preserve"> PAGEREF _Toc491202502 \h </w:instrText>
            </w:r>
            <w:r>
              <w:rPr>
                <w:noProof/>
                <w:webHidden/>
              </w:rPr>
            </w:r>
          </w:ins>
          <w:r>
            <w:rPr>
              <w:noProof/>
              <w:webHidden/>
            </w:rPr>
            <w:fldChar w:fldCharType="separate"/>
          </w:r>
          <w:ins w:id="158" w:author="JY0225" w:date="2017-08-22T21:58:00Z">
            <w:r>
              <w:rPr>
                <w:noProof/>
                <w:webHidden/>
              </w:rPr>
              <w:t>46</w:t>
            </w:r>
            <w:r>
              <w:rPr>
                <w:noProof/>
                <w:webHidden/>
              </w:rPr>
              <w:fldChar w:fldCharType="end"/>
            </w:r>
            <w:r w:rsidRPr="004152AB">
              <w:rPr>
                <w:rStyle w:val="af"/>
                <w:noProof/>
              </w:rPr>
              <w:fldChar w:fldCharType="end"/>
            </w:r>
          </w:ins>
        </w:p>
        <w:p w14:paraId="4CCCFA5E" w14:textId="6ED296B2" w:rsidR="00E85561" w:rsidRDefault="00E85561">
          <w:pPr>
            <w:pStyle w:val="33"/>
            <w:tabs>
              <w:tab w:val="right" w:leader="dot" w:pos="8302"/>
            </w:tabs>
            <w:rPr>
              <w:ins w:id="159" w:author="JY0225" w:date="2017-08-22T21:58:00Z"/>
              <w:noProof/>
            </w:rPr>
          </w:pPr>
          <w:ins w:id="160" w:author="JY0225" w:date="2017-08-22T21:58:00Z">
            <w:r w:rsidRPr="004152AB">
              <w:rPr>
                <w:rStyle w:val="af"/>
                <w:noProof/>
              </w:rPr>
              <w:fldChar w:fldCharType="begin"/>
            </w:r>
            <w:r w:rsidRPr="004152AB">
              <w:rPr>
                <w:rStyle w:val="af"/>
                <w:noProof/>
              </w:rPr>
              <w:instrText xml:space="preserve"> </w:instrText>
            </w:r>
            <w:r>
              <w:rPr>
                <w:noProof/>
              </w:rPr>
              <w:instrText>HYPERLINK \l "_Toc491202503"</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6.3.1 </w:t>
            </w:r>
            <w:r w:rsidRPr="004152AB">
              <w:rPr>
                <w:rStyle w:val="af"/>
                <w:noProof/>
              </w:rPr>
              <w:t>持久会话管理功能测试</w:t>
            </w:r>
            <w:r>
              <w:rPr>
                <w:noProof/>
                <w:webHidden/>
              </w:rPr>
              <w:tab/>
            </w:r>
            <w:r>
              <w:rPr>
                <w:noProof/>
                <w:webHidden/>
              </w:rPr>
              <w:fldChar w:fldCharType="begin"/>
            </w:r>
            <w:r>
              <w:rPr>
                <w:noProof/>
                <w:webHidden/>
              </w:rPr>
              <w:instrText xml:space="preserve"> PAGEREF _Toc491202503 \h </w:instrText>
            </w:r>
            <w:r>
              <w:rPr>
                <w:noProof/>
                <w:webHidden/>
              </w:rPr>
            </w:r>
          </w:ins>
          <w:r>
            <w:rPr>
              <w:noProof/>
              <w:webHidden/>
            </w:rPr>
            <w:fldChar w:fldCharType="separate"/>
          </w:r>
          <w:ins w:id="161" w:author="JY0225" w:date="2017-08-22T21:58:00Z">
            <w:r>
              <w:rPr>
                <w:noProof/>
                <w:webHidden/>
              </w:rPr>
              <w:t>46</w:t>
            </w:r>
            <w:r>
              <w:rPr>
                <w:noProof/>
                <w:webHidden/>
              </w:rPr>
              <w:fldChar w:fldCharType="end"/>
            </w:r>
            <w:r w:rsidRPr="004152AB">
              <w:rPr>
                <w:rStyle w:val="af"/>
                <w:noProof/>
              </w:rPr>
              <w:fldChar w:fldCharType="end"/>
            </w:r>
          </w:ins>
        </w:p>
        <w:p w14:paraId="6EADCBE0" w14:textId="3D0B9AB8" w:rsidR="00E85561" w:rsidRDefault="00E85561">
          <w:pPr>
            <w:pStyle w:val="33"/>
            <w:tabs>
              <w:tab w:val="right" w:leader="dot" w:pos="8302"/>
            </w:tabs>
            <w:rPr>
              <w:ins w:id="162" w:author="JY0225" w:date="2017-08-22T21:58:00Z"/>
              <w:noProof/>
            </w:rPr>
          </w:pPr>
          <w:ins w:id="163" w:author="JY0225" w:date="2017-08-22T21:58:00Z">
            <w:r w:rsidRPr="004152AB">
              <w:rPr>
                <w:rStyle w:val="af"/>
                <w:noProof/>
              </w:rPr>
              <w:fldChar w:fldCharType="begin"/>
            </w:r>
            <w:r w:rsidRPr="004152AB">
              <w:rPr>
                <w:rStyle w:val="af"/>
                <w:noProof/>
              </w:rPr>
              <w:instrText xml:space="preserve"> </w:instrText>
            </w:r>
            <w:r>
              <w:rPr>
                <w:noProof/>
              </w:rPr>
              <w:instrText>HYPERLINK \l "_Toc491202504"</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6.3.2 </w:t>
            </w:r>
            <w:r w:rsidRPr="004152AB">
              <w:rPr>
                <w:rStyle w:val="af"/>
                <w:noProof/>
              </w:rPr>
              <w:t>大文件上传功能测试</w:t>
            </w:r>
            <w:r>
              <w:rPr>
                <w:noProof/>
                <w:webHidden/>
              </w:rPr>
              <w:tab/>
            </w:r>
            <w:r>
              <w:rPr>
                <w:noProof/>
                <w:webHidden/>
              </w:rPr>
              <w:fldChar w:fldCharType="begin"/>
            </w:r>
            <w:r>
              <w:rPr>
                <w:noProof/>
                <w:webHidden/>
              </w:rPr>
              <w:instrText xml:space="preserve"> PAGEREF _Toc491202504 \h </w:instrText>
            </w:r>
            <w:r>
              <w:rPr>
                <w:noProof/>
                <w:webHidden/>
              </w:rPr>
            </w:r>
          </w:ins>
          <w:r>
            <w:rPr>
              <w:noProof/>
              <w:webHidden/>
            </w:rPr>
            <w:fldChar w:fldCharType="separate"/>
          </w:r>
          <w:ins w:id="164" w:author="JY0225" w:date="2017-08-22T21:58:00Z">
            <w:r>
              <w:rPr>
                <w:noProof/>
                <w:webHidden/>
              </w:rPr>
              <w:t>46</w:t>
            </w:r>
            <w:r>
              <w:rPr>
                <w:noProof/>
                <w:webHidden/>
              </w:rPr>
              <w:fldChar w:fldCharType="end"/>
            </w:r>
            <w:r w:rsidRPr="004152AB">
              <w:rPr>
                <w:rStyle w:val="af"/>
                <w:noProof/>
              </w:rPr>
              <w:fldChar w:fldCharType="end"/>
            </w:r>
          </w:ins>
        </w:p>
        <w:p w14:paraId="1C734783" w14:textId="6A587C06" w:rsidR="00E85561" w:rsidRDefault="00E85561">
          <w:pPr>
            <w:pStyle w:val="33"/>
            <w:tabs>
              <w:tab w:val="right" w:leader="dot" w:pos="8302"/>
            </w:tabs>
            <w:rPr>
              <w:ins w:id="165" w:author="JY0225" w:date="2017-08-22T21:58:00Z"/>
              <w:noProof/>
            </w:rPr>
          </w:pPr>
          <w:ins w:id="166" w:author="JY0225" w:date="2017-08-22T21:58:00Z">
            <w:r w:rsidRPr="004152AB">
              <w:rPr>
                <w:rStyle w:val="af"/>
                <w:noProof/>
              </w:rPr>
              <w:fldChar w:fldCharType="begin"/>
            </w:r>
            <w:r w:rsidRPr="004152AB">
              <w:rPr>
                <w:rStyle w:val="af"/>
                <w:noProof/>
              </w:rPr>
              <w:instrText xml:space="preserve"> </w:instrText>
            </w:r>
            <w:r>
              <w:rPr>
                <w:noProof/>
              </w:rPr>
              <w:instrText>HYPERLINK \l "_Toc491202505"</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6.3.3 </w:t>
            </w:r>
            <w:r w:rsidRPr="004152AB">
              <w:rPr>
                <w:rStyle w:val="af"/>
                <w:noProof/>
              </w:rPr>
              <w:t>本地缓存功能测试</w:t>
            </w:r>
            <w:r>
              <w:rPr>
                <w:noProof/>
                <w:webHidden/>
              </w:rPr>
              <w:tab/>
            </w:r>
            <w:r>
              <w:rPr>
                <w:noProof/>
                <w:webHidden/>
              </w:rPr>
              <w:fldChar w:fldCharType="begin"/>
            </w:r>
            <w:r>
              <w:rPr>
                <w:noProof/>
                <w:webHidden/>
              </w:rPr>
              <w:instrText xml:space="preserve"> PAGEREF _Toc491202505 \h </w:instrText>
            </w:r>
            <w:r>
              <w:rPr>
                <w:noProof/>
                <w:webHidden/>
              </w:rPr>
            </w:r>
          </w:ins>
          <w:r>
            <w:rPr>
              <w:noProof/>
              <w:webHidden/>
            </w:rPr>
            <w:fldChar w:fldCharType="separate"/>
          </w:r>
          <w:ins w:id="167" w:author="JY0225" w:date="2017-08-22T21:58:00Z">
            <w:r>
              <w:rPr>
                <w:noProof/>
                <w:webHidden/>
              </w:rPr>
              <w:t>47</w:t>
            </w:r>
            <w:r>
              <w:rPr>
                <w:noProof/>
                <w:webHidden/>
              </w:rPr>
              <w:fldChar w:fldCharType="end"/>
            </w:r>
            <w:r w:rsidRPr="004152AB">
              <w:rPr>
                <w:rStyle w:val="af"/>
                <w:noProof/>
              </w:rPr>
              <w:fldChar w:fldCharType="end"/>
            </w:r>
          </w:ins>
        </w:p>
        <w:p w14:paraId="0D8B3F3D" w14:textId="3AB5B9A5" w:rsidR="00E85561" w:rsidRDefault="00E85561">
          <w:pPr>
            <w:pStyle w:val="33"/>
            <w:tabs>
              <w:tab w:val="right" w:leader="dot" w:pos="8302"/>
            </w:tabs>
            <w:rPr>
              <w:ins w:id="168" w:author="JY0225" w:date="2017-08-22T21:58:00Z"/>
              <w:noProof/>
            </w:rPr>
          </w:pPr>
          <w:ins w:id="169" w:author="JY0225" w:date="2017-08-22T21:58:00Z">
            <w:r w:rsidRPr="004152AB">
              <w:rPr>
                <w:rStyle w:val="af"/>
                <w:noProof/>
              </w:rPr>
              <w:fldChar w:fldCharType="begin"/>
            </w:r>
            <w:r w:rsidRPr="004152AB">
              <w:rPr>
                <w:rStyle w:val="af"/>
                <w:noProof/>
              </w:rPr>
              <w:instrText xml:space="preserve"> </w:instrText>
            </w:r>
            <w:r>
              <w:rPr>
                <w:noProof/>
              </w:rPr>
              <w:instrText>HYPERLINK \l "_Toc491202506"</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6.3.4 </w:t>
            </w:r>
            <w:r w:rsidRPr="004152AB">
              <w:rPr>
                <w:rStyle w:val="af"/>
                <w:noProof/>
              </w:rPr>
              <w:t>多应用适配功能测试</w:t>
            </w:r>
            <w:r>
              <w:rPr>
                <w:noProof/>
                <w:webHidden/>
              </w:rPr>
              <w:tab/>
            </w:r>
            <w:r>
              <w:rPr>
                <w:noProof/>
                <w:webHidden/>
              </w:rPr>
              <w:fldChar w:fldCharType="begin"/>
            </w:r>
            <w:r>
              <w:rPr>
                <w:noProof/>
                <w:webHidden/>
              </w:rPr>
              <w:instrText xml:space="preserve"> PAGEREF _Toc491202506 \h </w:instrText>
            </w:r>
            <w:r>
              <w:rPr>
                <w:noProof/>
                <w:webHidden/>
              </w:rPr>
            </w:r>
          </w:ins>
          <w:r>
            <w:rPr>
              <w:noProof/>
              <w:webHidden/>
            </w:rPr>
            <w:fldChar w:fldCharType="separate"/>
          </w:r>
          <w:ins w:id="170" w:author="JY0225" w:date="2017-08-22T21:58:00Z">
            <w:r>
              <w:rPr>
                <w:noProof/>
                <w:webHidden/>
              </w:rPr>
              <w:t>49</w:t>
            </w:r>
            <w:r>
              <w:rPr>
                <w:noProof/>
                <w:webHidden/>
              </w:rPr>
              <w:fldChar w:fldCharType="end"/>
            </w:r>
            <w:r w:rsidRPr="004152AB">
              <w:rPr>
                <w:rStyle w:val="af"/>
                <w:noProof/>
              </w:rPr>
              <w:fldChar w:fldCharType="end"/>
            </w:r>
          </w:ins>
        </w:p>
        <w:p w14:paraId="3205C80D" w14:textId="74D85B7E" w:rsidR="00E85561" w:rsidRDefault="00E85561">
          <w:pPr>
            <w:pStyle w:val="24"/>
            <w:tabs>
              <w:tab w:val="right" w:leader="dot" w:pos="8302"/>
            </w:tabs>
            <w:rPr>
              <w:ins w:id="171" w:author="JY0225" w:date="2017-08-22T21:58:00Z"/>
              <w:noProof/>
            </w:rPr>
          </w:pPr>
          <w:ins w:id="172" w:author="JY0225" w:date="2017-08-22T21:58:00Z">
            <w:r w:rsidRPr="004152AB">
              <w:rPr>
                <w:rStyle w:val="af"/>
                <w:noProof/>
              </w:rPr>
              <w:fldChar w:fldCharType="begin"/>
            </w:r>
            <w:r w:rsidRPr="004152AB">
              <w:rPr>
                <w:rStyle w:val="af"/>
                <w:noProof/>
              </w:rPr>
              <w:instrText xml:space="preserve"> </w:instrText>
            </w:r>
            <w:r>
              <w:rPr>
                <w:noProof/>
              </w:rPr>
              <w:instrText>HYPERLINK \l "_Toc491202507"</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6.4 </w:t>
            </w:r>
            <w:r w:rsidRPr="004152AB">
              <w:rPr>
                <w:rStyle w:val="af"/>
                <w:noProof/>
              </w:rPr>
              <w:t>性能分析</w:t>
            </w:r>
            <w:r>
              <w:rPr>
                <w:noProof/>
                <w:webHidden/>
              </w:rPr>
              <w:tab/>
            </w:r>
            <w:r>
              <w:rPr>
                <w:noProof/>
                <w:webHidden/>
              </w:rPr>
              <w:fldChar w:fldCharType="begin"/>
            </w:r>
            <w:r>
              <w:rPr>
                <w:noProof/>
                <w:webHidden/>
              </w:rPr>
              <w:instrText xml:space="preserve"> PAGEREF _Toc491202507 \h </w:instrText>
            </w:r>
            <w:r>
              <w:rPr>
                <w:noProof/>
                <w:webHidden/>
              </w:rPr>
            </w:r>
          </w:ins>
          <w:r>
            <w:rPr>
              <w:noProof/>
              <w:webHidden/>
            </w:rPr>
            <w:fldChar w:fldCharType="separate"/>
          </w:r>
          <w:ins w:id="173" w:author="JY0225" w:date="2017-08-22T21:58:00Z">
            <w:r>
              <w:rPr>
                <w:noProof/>
                <w:webHidden/>
              </w:rPr>
              <w:t>51</w:t>
            </w:r>
            <w:r>
              <w:rPr>
                <w:noProof/>
                <w:webHidden/>
              </w:rPr>
              <w:fldChar w:fldCharType="end"/>
            </w:r>
            <w:r w:rsidRPr="004152AB">
              <w:rPr>
                <w:rStyle w:val="af"/>
                <w:noProof/>
              </w:rPr>
              <w:fldChar w:fldCharType="end"/>
            </w:r>
          </w:ins>
        </w:p>
        <w:p w14:paraId="22D859BD" w14:textId="29B3E10C" w:rsidR="00E85561" w:rsidRDefault="00E85561">
          <w:pPr>
            <w:pStyle w:val="33"/>
            <w:tabs>
              <w:tab w:val="right" w:leader="dot" w:pos="8302"/>
            </w:tabs>
            <w:rPr>
              <w:ins w:id="174" w:author="JY0225" w:date="2017-08-22T21:58:00Z"/>
              <w:noProof/>
            </w:rPr>
          </w:pPr>
          <w:ins w:id="175" w:author="JY0225" w:date="2017-08-22T21:58:00Z">
            <w:r w:rsidRPr="004152AB">
              <w:rPr>
                <w:rStyle w:val="af"/>
                <w:noProof/>
              </w:rPr>
              <w:fldChar w:fldCharType="begin"/>
            </w:r>
            <w:r w:rsidRPr="004152AB">
              <w:rPr>
                <w:rStyle w:val="af"/>
                <w:noProof/>
              </w:rPr>
              <w:instrText xml:space="preserve"> </w:instrText>
            </w:r>
            <w:r>
              <w:rPr>
                <w:noProof/>
              </w:rPr>
              <w:instrText>HYPERLINK \l "_Toc491202508"</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6.4.1</w:t>
            </w:r>
            <w:r w:rsidRPr="004152AB">
              <w:rPr>
                <w:rStyle w:val="af"/>
                <w:noProof/>
              </w:rPr>
              <w:t>安全性分析</w:t>
            </w:r>
            <w:r>
              <w:rPr>
                <w:noProof/>
                <w:webHidden/>
              </w:rPr>
              <w:tab/>
            </w:r>
            <w:r>
              <w:rPr>
                <w:noProof/>
                <w:webHidden/>
              </w:rPr>
              <w:fldChar w:fldCharType="begin"/>
            </w:r>
            <w:r>
              <w:rPr>
                <w:noProof/>
                <w:webHidden/>
              </w:rPr>
              <w:instrText xml:space="preserve"> PAGEREF _Toc491202508 \h </w:instrText>
            </w:r>
            <w:r>
              <w:rPr>
                <w:noProof/>
                <w:webHidden/>
              </w:rPr>
            </w:r>
          </w:ins>
          <w:r>
            <w:rPr>
              <w:noProof/>
              <w:webHidden/>
            </w:rPr>
            <w:fldChar w:fldCharType="separate"/>
          </w:r>
          <w:ins w:id="176" w:author="JY0225" w:date="2017-08-22T21:58:00Z">
            <w:r>
              <w:rPr>
                <w:noProof/>
                <w:webHidden/>
              </w:rPr>
              <w:t>51</w:t>
            </w:r>
            <w:r>
              <w:rPr>
                <w:noProof/>
                <w:webHidden/>
              </w:rPr>
              <w:fldChar w:fldCharType="end"/>
            </w:r>
            <w:r w:rsidRPr="004152AB">
              <w:rPr>
                <w:rStyle w:val="af"/>
                <w:noProof/>
              </w:rPr>
              <w:fldChar w:fldCharType="end"/>
            </w:r>
          </w:ins>
        </w:p>
        <w:p w14:paraId="60F77848" w14:textId="2362DC75" w:rsidR="00E85561" w:rsidRDefault="00E85561">
          <w:pPr>
            <w:pStyle w:val="33"/>
            <w:tabs>
              <w:tab w:val="right" w:leader="dot" w:pos="8302"/>
            </w:tabs>
            <w:rPr>
              <w:ins w:id="177" w:author="JY0225" w:date="2017-08-22T21:58:00Z"/>
              <w:noProof/>
            </w:rPr>
          </w:pPr>
          <w:ins w:id="178" w:author="JY0225" w:date="2017-08-22T21:58:00Z">
            <w:r w:rsidRPr="004152AB">
              <w:rPr>
                <w:rStyle w:val="af"/>
                <w:noProof/>
              </w:rPr>
              <w:fldChar w:fldCharType="begin"/>
            </w:r>
            <w:r w:rsidRPr="004152AB">
              <w:rPr>
                <w:rStyle w:val="af"/>
                <w:noProof/>
              </w:rPr>
              <w:instrText xml:space="preserve"> </w:instrText>
            </w:r>
            <w:r>
              <w:rPr>
                <w:noProof/>
              </w:rPr>
              <w:instrText>HYPERLINK \l "_Toc491202509"</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6.4.2</w:t>
            </w:r>
            <w:r w:rsidRPr="004152AB">
              <w:rPr>
                <w:rStyle w:val="af"/>
                <w:noProof/>
              </w:rPr>
              <w:t>稳定性分析</w:t>
            </w:r>
            <w:r>
              <w:rPr>
                <w:noProof/>
                <w:webHidden/>
              </w:rPr>
              <w:tab/>
            </w:r>
            <w:r>
              <w:rPr>
                <w:noProof/>
                <w:webHidden/>
              </w:rPr>
              <w:fldChar w:fldCharType="begin"/>
            </w:r>
            <w:r>
              <w:rPr>
                <w:noProof/>
                <w:webHidden/>
              </w:rPr>
              <w:instrText xml:space="preserve"> PAGEREF _Toc491202509 \h </w:instrText>
            </w:r>
            <w:r>
              <w:rPr>
                <w:noProof/>
                <w:webHidden/>
              </w:rPr>
            </w:r>
          </w:ins>
          <w:r>
            <w:rPr>
              <w:noProof/>
              <w:webHidden/>
            </w:rPr>
            <w:fldChar w:fldCharType="separate"/>
          </w:r>
          <w:ins w:id="179" w:author="JY0225" w:date="2017-08-22T21:58:00Z">
            <w:r>
              <w:rPr>
                <w:noProof/>
                <w:webHidden/>
              </w:rPr>
              <w:t>52</w:t>
            </w:r>
            <w:r>
              <w:rPr>
                <w:noProof/>
                <w:webHidden/>
              </w:rPr>
              <w:fldChar w:fldCharType="end"/>
            </w:r>
            <w:r w:rsidRPr="004152AB">
              <w:rPr>
                <w:rStyle w:val="af"/>
                <w:noProof/>
              </w:rPr>
              <w:fldChar w:fldCharType="end"/>
            </w:r>
          </w:ins>
        </w:p>
        <w:p w14:paraId="10CE4D15" w14:textId="2E4B6B3D" w:rsidR="00E85561" w:rsidRDefault="00E85561">
          <w:pPr>
            <w:pStyle w:val="24"/>
            <w:tabs>
              <w:tab w:val="right" w:leader="dot" w:pos="8302"/>
            </w:tabs>
            <w:rPr>
              <w:ins w:id="180" w:author="JY0225" w:date="2017-08-22T21:58:00Z"/>
              <w:noProof/>
            </w:rPr>
          </w:pPr>
          <w:ins w:id="181" w:author="JY0225" w:date="2017-08-22T21:58:00Z">
            <w:r w:rsidRPr="004152AB">
              <w:rPr>
                <w:rStyle w:val="af"/>
                <w:noProof/>
              </w:rPr>
              <w:fldChar w:fldCharType="begin"/>
            </w:r>
            <w:r w:rsidRPr="004152AB">
              <w:rPr>
                <w:rStyle w:val="af"/>
                <w:noProof/>
              </w:rPr>
              <w:instrText xml:space="preserve"> </w:instrText>
            </w:r>
            <w:r>
              <w:rPr>
                <w:noProof/>
              </w:rPr>
              <w:instrText>HYPERLINK \l "_Toc491202510"</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6.5 </w:t>
            </w:r>
            <w:r w:rsidRPr="004152AB">
              <w:rPr>
                <w:rStyle w:val="af"/>
                <w:noProof/>
              </w:rPr>
              <w:t>功能和性能对比测试</w:t>
            </w:r>
            <w:r>
              <w:rPr>
                <w:noProof/>
                <w:webHidden/>
              </w:rPr>
              <w:tab/>
            </w:r>
            <w:r>
              <w:rPr>
                <w:noProof/>
                <w:webHidden/>
              </w:rPr>
              <w:fldChar w:fldCharType="begin"/>
            </w:r>
            <w:r>
              <w:rPr>
                <w:noProof/>
                <w:webHidden/>
              </w:rPr>
              <w:instrText xml:space="preserve"> PAGEREF _Toc491202510 \h </w:instrText>
            </w:r>
            <w:r>
              <w:rPr>
                <w:noProof/>
                <w:webHidden/>
              </w:rPr>
            </w:r>
          </w:ins>
          <w:r>
            <w:rPr>
              <w:noProof/>
              <w:webHidden/>
            </w:rPr>
            <w:fldChar w:fldCharType="separate"/>
          </w:r>
          <w:ins w:id="182" w:author="JY0225" w:date="2017-08-22T21:58:00Z">
            <w:r>
              <w:rPr>
                <w:noProof/>
                <w:webHidden/>
              </w:rPr>
              <w:t>53</w:t>
            </w:r>
            <w:r>
              <w:rPr>
                <w:noProof/>
                <w:webHidden/>
              </w:rPr>
              <w:fldChar w:fldCharType="end"/>
            </w:r>
            <w:r w:rsidRPr="004152AB">
              <w:rPr>
                <w:rStyle w:val="af"/>
                <w:noProof/>
              </w:rPr>
              <w:fldChar w:fldCharType="end"/>
            </w:r>
          </w:ins>
        </w:p>
        <w:p w14:paraId="556FD9D2" w14:textId="2D9891D6" w:rsidR="00E85561" w:rsidRDefault="00E85561">
          <w:pPr>
            <w:pStyle w:val="33"/>
            <w:tabs>
              <w:tab w:val="right" w:leader="dot" w:pos="8302"/>
            </w:tabs>
            <w:rPr>
              <w:ins w:id="183" w:author="JY0225" w:date="2017-08-22T21:58:00Z"/>
              <w:noProof/>
            </w:rPr>
          </w:pPr>
          <w:ins w:id="184" w:author="JY0225" w:date="2017-08-22T21:58:00Z">
            <w:r w:rsidRPr="004152AB">
              <w:rPr>
                <w:rStyle w:val="af"/>
                <w:noProof/>
              </w:rPr>
              <w:fldChar w:fldCharType="begin"/>
            </w:r>
            <w:r w:rsidRPr="004152AB">
              <w:rPr>
                <w:rStyle w:val="af"/>
                <w:noProof/>
              </w:rPr>
              <w:instrText xml:space="preserve"> </w:instrText>
            </w:r>
            <w:r>
              <w:rPr>
                <w:noProof/>
              </w:rPr>
              <w:instrText>HYPERLINK \l "_Toc491202511"</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6.5.1</w:t>
            </w:r>
            <w:r w:rsidRPr="004152AB">
              <w:rPr>
                <w:rStyle w:val="af"/>
                <w:noProof/>
              </w:rPr>
              <w:t>原中间系统对比分析</w:t>
            </w:r>
            <w:r>
              <w:rPr>
                <w:noProof/>
                <w:webHidden/>
              </w:rPr>
              <w:tab/>
            </w:r>
            <w:r>
              <w:rPr>
                <w:noProof/>
                <w:webHidden/>
              </w:rPr>
              <w:fldChar w:fldCharType="begin"/>
            </w:r>
            <w:r>
              <w:rPr>
                <w:noProof/>
                <w:webHidden/>
              </w:rPr>
              <w:instrText xml:space="preserve"> PAGEREF _Toc491202511 \h </w:instrText>
            </w:r>
            <w:r>
              <w:rPr>
                <w:noProof/>
                <w:webHidden/>
              </w:rPr>
            </w:r>
          </w:ins>
          <w:r>
            <w:rPr>
              <w:noProof/>
              <w:webHidden/>
            </w:rPr>
            <w:fldChar w:fldCharType="separate"/>
          </w:r>
          <w:ins w:id="185" w:author="JY0225" w:date="2017-08-22T21:58:00Z">
            <w:r>
              <w:rPr>
                <w:noProof/>
                <w:webHidden/>
              </w:rPr>
              <w:t>53</w:t>
            </w:r>
            <w:r>
              <w:rPr>
                <w:noProof/>
                <w:webHidden/>
              </w:rPr>
              <w:fldChar w:fldCharType="end"/>
            </w:r>
            <w:r w:rsidRPr="004152AB">
              <w:rPr>
                <w:rStyle w:val="af"/>
                <w:noProof/>
              </w:rPr>
              <w:fldChar w:fldCharType="end"/>
            </w:r>
          </w:ins>
        </w:p>
        <w:p w14:paraId="3F043A29" w14:textId="00927067" w:rsidR="00E85561" w:rsidRDefault="00E85561">
          <w:pPr>
            <w:pStyle w:val="33"/>
            <w:tabs>
              <w:tab w:val="right" w:leader="dot" w:pos="8302"/>
            </w:tabs>
            <w:rPr>
              <w:ins w:id="186" w:author="JY0225" w:date="2017-08-22T21:58:00Z"/>
              <w:noProof/>
            </w:rPr>
          </w:pPr>
          <w:ins w:id="187" w:author="JY0225" w:date="2017-08-22T21:58:00Z">
            <w:r w:rsidRPr="004152AB">
              <w:rPr>
                <w:rStyle w:val="af"/>
                <w:noProof/>
              </w:rPr>
              <w:fldChar w:fldCharType="begin"/>
            </w:r>
            <w:r w:rsidRPr="004152AB">
              <w:rPr>
                <w:rStyle w:val="af"/>
                <w:noProof/>
              </w:rPr>
              <w:instrText xml:space="preserve"> </w:instrText>
            </w:r>
            <w:r>
              <w:rPr>
                <w:noProof/>
              </w:rPr>
              <w:instrText>HYPERLINK \l "_Toc491202512"</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6.5.2</w:t>
            </w:r>
            <w:r w:rsidRPr="004152AB">
              <w:rPr>
                <w:rStyle w:val="af"/>
                <w:noProof/>
              </w:rPr>
              <w:t>同类产品对比分析</w:t>
            </w:r>
            <w:r>
              <w:rPr>
                <w:noProof/>
                <w:webHidden/>
              </w:rPr>
              <w:tab/>
            </w:r>
            <w:r>
              <w:rPr>
                <w:noProof/>
                <w:webHidden/>
              </w:rPr>
              <w:fldChar w:fldCharType="begin"/>
            </w:r>
            <w:r>
              <w:rPr>
                <w:noProof/>
                <w:webHidden/>
              </w:rPr>
              <w:instrText xml:space="preserve"> PAGEREF _Toc491202512 \h </w:instrText>
            </w:r>
            <w:r>
              <w:rPr>
                <w:noProof/>
                <w:webHidden/>
              </w:rPr>
            </w:r>
          </w:ins>
          <w:r>
            <w:rPr>
              <w:noProof/>
              <w:webHidden/>
            </w:rPr>
            <w:fldChar w:fldCharType="separate"/>
          </w:r>
          <w:ins w:id="188" w:author="JY0225" w:date="2017-08-22T21:58:00Z">
            <w:r>
              <w:rPr>
                <w:noProof/>
                <w:webHidden/>
              </w:rPr>
              <w:t>54</w:t>
            </w:r>
            <w:r>
              <w:rPr>
                <w:noProof/>
                <w:webHidden/>
              </w:rPr>
              <w:fldChar w:fldCharType="end"/>
            </w:r>
            <w:r w:rsidRPr="004152AB">
              <w:rPr>
                <w:rStyle w:val="af"/>
                <w:noProof/>
              </w:rPr>
              <w:fldChar w:fldCharType="end"/>
            </w:r>
          </w:ins>
        </w:p>
        <w:p w14:paraId="20380DD0" w14:textId="7EDA4B01" w:rsidR="00E85561" w:rsidRDefault="00E85561">
          <w:pPr>
            <w:pStyle w:val="11"/>
            <w:rPr>
              <w:ins w:id="189" w:author="JY0225" w:date="2017-08-22T21:58:00Z"/>
              <w:noProof/>
            </w:rPr>
          </w:pPr>
          <w:ins w:id="190" w:author="JY0225" w:date="2017-08-22T21:58:00Z">
            <w:r w:rsidRPr="004152AB">
              <w:rPr>
                <w:rStyle w:val="af"/>
                <w:noProof/>
              </w:rPr>
              <w:fldChar w:fldCharType="begin"/>
            </w:r>
            <w:r w:rsidRPr="004152AB">
              <w:rPr>
                <w:rStyle w:val="af"/>
                <w:noProof/>
              </w:rPr>
              <w:instrText xml:space="preserve"> </w:instrText>
            </w:r>
            <w:r>
              <w:rPr>
                <w:noProof/>
              </w:rPr>
              <w:instrText>HYPERLINK \l "_Toc491202513"</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第七章</w:t>
            </w:r>
            <w:r w:rsidRPr="004152AB">
              <w:rPr>
                <w:rStyle w:val="af"/>
                <w:rFonts w:ascii="Times New Roman" w:hAnsi="Times New Roman" w:cs="Times New Roman"/>
                <w:noProof/>
              </w:rPr>
              <w:t xml:space="preserve"> </w:t>
            </w:r>
            <w:r w:rsidRPr="004152AB">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_Toc491202513 \h </w:instrText>
            </w:r>
            <w:r>
              <w:rPr>
                <w:noProof/>
                <w:webHidden/>
              </w:rPr>
            </w:r>
          </w:ins>
          <w:r>
            <w:rPr>
              <w:noProof/>
              <w:webHidden/>
            </w:rPr>
            <w:fldChar w:fldCharType="separate"/>
          </w:r>
          <w:ins w:id="191" w:author="JY0225" w:date="2017-08-22T21:58:00Z">
            <w:r>
              <w:rPr>
                <w:noProof/>
                <w:webHidden/>
              </w:rPr>
              <w:t>57</w:t>
            </w:r>
            <w:r>
              <w:rPr>
                <w:noProof/>
                <w:webHidden/>
              </w:rPr>
              <w:fldChar w:fldCharType="end"/>
            </w:r>
            <w:r w:rsidRPr="004152AB">
              <w:rPr>
                <w:rStyle w:val="af"/>
                <w:noProof/>
              </w:rPr>
              <w:fldChar w:fldCharType="end"/>
            </w:r>
          </w:ins>
        </w:p>
        <w:p w14:paraId="2176B304" w14:textId="06DBB798" w:rsidR="00E85561" w:rsidRDefault="00E85561">
          <w:pPr>
            <w:pStyle w:val="24"/>
            <w:tabs>
              <w:tab w:val="right" w:leader="dot" w:pos="8302"/>
            </w:tabs>
            <w:rPr>
              <w:ins w:id="192" w:author="JY0225" w:date="2017-08-22T21:58:00Z"/>
              <w:noProof/>
            </w:rPr>
          </w:pPr>
          <w:ins w:id="193" w:author="JY0225" w:date="2017-08-22T21:58:00Z">
            <w:r w:rsidRPr="004152AB">
              <w:rPr>
                <w:rStyle w:val="af"/>
                <w:noProof/>
              </w:rPr>
              <w:fldChar w:fldCharType="begin"/>
            </w:r>
            <w:r w:rsidRPr="004152AB">
              <w:rPr>
                <w:rStyle w:val="af"/>
                <w:noProof/>
              </w:rPr>
              <w:instrText xml:space="preserve"> </w:instrText>
            </w:r>
            <w:r>
              <w:rPr>
                <w:noProof/>
              </w:rPr>
              <w:instrText>HYPERLINK \l "_Toc491202514"</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7.1 </w:t>
            </w:r>
            <w:r w:rsidRPr="004152AB">
              <w:rPr>
                <w:rStyle w:val="af"/>
                <w:noProof/>
              </w:rPr>
              <w:t>总结</w:t>
            </w:r>
            <w:r>
              <w:rPr>
                <w:noProof/>
                <w:webHidden/>
              </w:rPr>
              <w:tab/>
            </w:r>
            <w:r>
              <w:rPr>
                <w:noProof/>
                <w:webHidden/>
              </w:rPr>
              <w:fldChar w:fldCharType="begin"/>
            </w:r>
            <w:r>
              <w:rPr>
                <w:noProof/>
                <w:webHidden/>
              </w:rPr>
              <w:instrText xml:space="preserve"> PAGEREF _Toc491202514 \h </w:instrText>
            </w:r>
            <w:r>
              <w:rPr>
                <w:noProof/>
                <w:webHidden/>
              </w:rPr>
            </w:r>
          </w:ins>
          <w:r>
            <w:rPr>
              <w:noProof/>
              <w:webHidden/>
            </w:rPr>
            <w:fldChar w:fldCharType="separate"/>
          </w:r>
          <w:ins w:id="194" w:author="JY0225" w:date="2017-08-22T21:58:00Z">
            <w:r>
              <w:rPr>
                <w:noProof/>
                <w:webHidden/>
              </w:rPr>
              <w:t>57</w:t>
            </w:r>
            <w:r>
              <w:rPr>
                <w:noProof/>
                <w:webHidden/>
              </w:rPr>
              <w:fldChar w:fldCharType="end"/>
            </w:r>
            <w:r w:rsidRPr="004152AB">
              <w:rPr>
                <w:rStyle w:val="af"/>
                <w:noProof/>
              </w:rPr>
              <w:fldChar w:fldCharType="end"/>
            </w:r>
          </w:ins>
        </w:p>
        <w:p w14:paraId="61BE5ABF" w14:textId="71723580" w:rsidR="00E85561" w:rsidRDefault="00E85561">
          <w:pPr>
            <w:pStyle w:val="24"/>
            <w:tabs>
              <w:tab w:val="right" w:leader="dot" w:pos="8302"/>
            </w:tabs>
            <w:rPr>
              <w:ins w:id="195" w:author="JY0225" w:date="2017-08-22T21:58:00Z"/>
              <w:noProof/>
            </w:rPr>
          </w:pPr>
          <w:ins w:id="196" w:author="JY0225" w:date="2017-08-22T21:58:00Z">
            <w:r w:rsidRPr="004152AB">
              <w:rPr>
                <w:rStyle w:val="af"/>
                <w:noProof/>
              </w:rPr>
              <w:fldChar w:fldCharType="begin"/>
            </w:r>
            <w:r w:rsidRPr="004152AB">
              <w:rPr>
                <w:rStyle w:val="af"/>
                <w:noProof/>
              </w:rPr>
              <w:instrText xml:space="preserve"> </w:instrText>
            </w:r>
            <w:r>
              <w:rPr>
                <w:noProof/>
              </w:rPr>
              <w:instrText>HYPERLINK \l "_Toc491202515"</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noProof/>
              </w:rPr>
              <w:t xml:space="preserve">7.2 </w:t>
            </w:r>
            <w:r w:rsidRPr="004152AB">
              <w:rPr>
                <w:rStyle w:val="af"/>
                <w:noProof/>
              </w:rPr>
              <w:t>展望</w:t>
            </w:r>
            <w:r>
              <w:rPr>
                <w:noProof/>
                <w:webHidden/>
              </w:rPr>
              <w:tab/>
            </w:r>
            <w:r>
              <w:rPr>
                <w:noProof/>
                <w:webHidden/>
              </w:rPr>
              <w:fldChar w:fldCharType="begin"/>
            </w:r>
            <w:r>
              <w:rPr>
                <w:noProof/>
                <w:webHidden/>
              </w:rPr>
              <w:instrText xml:space="preserve"> PAGEREF _Toc491202515 \h </w:instrText>
            </w:r>
            <w:r>
              <w:rPr>
                <w:noProof/>
                <w:webHidden/>
              </w:rPr>
            </w:r>
          </w:ins>
          <w:r>
            <w:rPr>
              <w:noProof/>
              <w:webHidden/>
            </w:rPr>
            <w:fldChar w:fldCharType="separate"/>
          </w:r>
          <w:ins w:id="197" w:author="JY0225" w:date="2017-08-22T21:58:00Z">
            <w:r>
              <w:rPr>
                <w:noProof/>
                <w:webHidden/>
              </w:rPr>
              <w:t>57</w:t>
            </w:r>
            <w:r>
              <w:rPr>
                <w:noProof/>
                <w:webHidden/>
              </w:rPr>
              <w:fldChar w:fldCharType="end"/>
            </w:r>
            <w:r w:rsidRPr="004152AB">
              <w:rPr>
                <w:rStyle w:val="af"/>
                <w:noProof/>
              </w:rPr>
              <w:fldChar w:fldCharType="end"/>
            </w:r>
          </w:ins>
        </w:p>
        <w:p w14:paraId="5EAC375D" w14:textId="34C2AD1E" w:rsidR="00E85561" w:rsidRDefault="00E85561">
          <w:pPr>
            <w:pStyle w:val="11"/>
            <w:rPr>
              <w:ins w:id="198" w:author="JY0225" w:date="2017-08-22T21:58:00Z"/>
              <w:noProof/>
            </w:rPr>
          </w:pPr>
          <w:ins w:id="199" w:author="JY0225" w:date="2017-08-22T21:58:00Z">
            <w:r w:rsidRPr="004152AB">
              <w:rPr>
                <w:rStyle w:val="af"/>
                <w:noProof/>
              </w:rPr>
              <w:fldChar w:fldCharType="begin"/>
            </w:r>
            <w:r w:rsidRPr="004152AB">
              <w:rPr>
                <w:rStyle w:val="af"/>
                <w:noProof/>
              </w:rPr>
              <w:instrText xml:space="preserve"> </w:instrText>
            </w:r>
            <w:r>
              <w:rPr>
                <w:noProof/>
              </w:rPr>
              <w:instrText>HYPERLINK \l "_Toc491202516"</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_Toc491202516 \h </w:instrText>
            </w:r>
            <w:r>
              <w:rPr>
                <w:noProof/>
                <w:webHidden/>
              </w:rPr>
            </w:r>
          </w:ins>
          <w:r>
            <w:rPr>
              <w:noProof/>
              <w:webHidden/>
            </w:rPr>
            <w:fldChar w:fldCharType="separate"/>
          </w:r>
          <w:ins w:id="200" w:author="JY0225" w:date="2017-08-22T21:58:00Z">
            <w:r>
              <w:rPr>
                <w:noProof/>
                <w:webHidden/>
              </w:rPr>
              <w:t>59</w:t>
            </w:r>
            <w:r>
              <w:rPr>
                <w:noProof/>
                <w:webHidden/>
              </w:rPr>
              <w:fldChar w:fldCharType="end"/>
            </w:r>
            <w:r w:rsidRPr="004152AB">
              <w:rPr>
                <w:rStyle w:val="af"/>
                <w:noProof/>
              </w:rPr>
              <w:fldChar w:fldCharType="end"/>
            </w:r>
          </w:ins>
        </w:p>
        <w:p w14:paraId="0FD4CCCB" w14:textId="0F9F9F42" w:rsidR="00E85561" w:rsidRDefault="00E85561">
          <w:pPr>
            <w:pStyle w:val="11"/>
            <w:rPr>
              <w:ins w:id="201" w:author="JY0225" w:date="2017-08-22T21:58:00Z"/>
              <w:noProof/>
            </w:rPr>
          </w:pPr>
          <w:ins w:id="202" w:author="JY0225" w:date="2017-08-22T21:58:00Z">
            <w:r w:rsidRPr="004152AB">
              <w:rPr>
                <w:rStyle w:val="af"/>
                <w:noProof/>
              </w:rPr>
              <w:fldChar w:fldCharType="begin"/>
            </w:r>
            <w:r w:rsidRPr="004152AB">
              <w:rPr>
                <w:rStyle w:val="af"/>
                <w:noProof/>
              </w:rPr>
              <w:instrText xml:space="preserve"> </w:instrText>
            </w:r>
            <w:r>
              <w:rPr>
                <w:noProof/>
              </w:rPr>
              <w:instrText>HYPERLINK \l "_Toc491202517"</w:instrText>
            </w:r>
            <w:r w:rsidRPr="004152AB">
              <w:rPr>
                <w:rStyle w:val="af"/>
                <w:noProof/>
              </w:rPr>
              <w:instrText xml:space="preserve"> </w:instrText>
            </w:r>
            <w:r w:rsidRPr="004152AB">
              <w:rPr>
                <w:rStyle w:val="af"/>
                <w:noProof/>
              </w:rPr>
            </w:r>
            <w:r w:rsidRPr="004152AB">
              <w:rPr>
                <w:rStyle w:val="af"/>
                <w:noProof/>
              </w:rPr>
              <w:fldChar w:fldCharType="separate"/>
            </w:r>
            <w:r w:rsidRPr="004152AB">
              <w:rPr>
                <w:rStyle w:val="af"/>
                <w:rFonts w:ascii="Times New Roman" w:hAnsi="Times New Roman" w:cs="Times New Roman"/>
                <w:noProof/>
              </w:rPr>
              <w:t>致</w:t>
            </w:r>
            <w:r w:rsidRPr="004152AB">
              <w:rPr>
                <w:rStyle w:val="af"/>
                <w:rFonts w:ascii="Times New Roman" w:hAnsi="Times New Roman" w:cs="Times New Roman"/>
                <w:noProof/>
              </w:rPr>
              <w:t xml:space="preserve">   </w:t>
            </w:r>
            <w:r w:rsidRPr="004152AB">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_Toc491202517 \h </w:instrText>
            </w:r>
            <w:r>
              <w:rPr>
                <w:noProof/>
                <w:webHidden/>
              </w:rPr>
            </w:r>
          </w:ins>
          <w:r>
            <w:rPr>
              <w:noProof/>
              <w:webHidden/>
            </w:rPr>
            <w:fldChar w:fldCharType="separate"/>
          </w:r>
          <w:ins w:id="203" w:author="JY0225" w:date="2017-08-22T21:58:00Z">
            <w:r>
              <w:rPr>
                <w:noProof/>
                <w:webHidden/>
              </w:rPr>
              <w:t>62</w:t>
            </w:r>
            <w:r>
              <w:rPr>
                <w:noProof/>
                <w:webHidden/>
              </w:rPr>
              <w:fldChar w:fldCharType="end"/>
            </w:r>
            <w:r w:rsidRPr="004152AB">
              <w:rPr>
                <w:rStyle w:val="af"/>
                <w:noProof/>
              </w:rPr>
              <w:fldChar w:fldCharType="end"/>
            </w:r>
          </w:ins>
        </w:p>
        <w:p w14:paraId="05C7785E" w14:textId="5A70B09E" w:rsidR="001E33EA" w:rsidDel="00E85561" w:rsidRDefault="001E33EA">
          <w:pPr>
            <w:pStyle w:val="11"/>
            <w:rPr>
              <w:ins w:id="204" w:author="微软用户" w:date="2017-08-20T12:12:00Z"/>
              <w:del w:id="205" w:author="JY0225" w:date="2017-08-22T21:58:00Z"/>
              <w:noProof/>
            </w:rPr>
          </w:pPr>
          <w:ins w:id="206" w:author="微软用户" w:date="2017-08-20T12:12:00Z">
            <w:del w:id="207" w:author="JY0225" w:date="2017-08-22T21:58:00Z">
              <w:r w:rsidRPr="00E85561" w:rsidDel="00E85561">
                <w:rPr>
                  <w:rStyle w:val="af"/>
                  <w:rFonts w:ascii="Times New Roman" w:hAnsi="Times New Roman" w:cs="Times New Roman" w:hint="eastAsia"/>
                  <w:noProof/>
                  <w:spacing w:val="10"/>
                  <w:rPrChange w:id="208" w:author="JY0225" w:date="2017-08-22T21:58:00Z">
                    <w:rPr>
                      <w:rStyle w:val="af"/>
                      <w:rFonts w:ascii="Times New Roman" w:hAnsi="Times New Roman" w:cs="Times New Roman" w:hint="eastAsia"/>
                      <w:noProof/>
                      <w:spacing w:val="10"/>
                    </w:rPr>
                  </w:rPrChange>
                </w:rPr>
                <w:delText>摘要</w:delText>
              </w:r>
              <w:r w:rsidDel="00E85561">
                <w:rPr>
                  <w:noProof/>
                  <w:webHidden/>
                </w:rPr>
                <w:tab/>
              </w:r>
            </w:del>
          </w:ins>
        </w:p>
        <w:p w14:paraId="5061557C" w14:textId="30348DB8" w:rsidR="001E33EA" w:rsidDel="00E85561" w:rsidRDefault="001E33EA">
          <w:pPr>
            <w:pStyle w:val="11"/>
            <w:rPr>
              <w:ins w:id="209" w:author="微软用户" w:date="2017-08-20T12:12:00Z"/>
              <w:del w:id="210" w:author="JY0225" w:date="2017-08-22T21:58:00Z"/>
              <w:noProof/>
            </w:rPr>
          </w:pPr>
          <w:ins w:id="211" w:author="微软用户" w:date="2017-08-20T12:12:00Z">
            <w:del w:id="212" w:author="JY0225" w:date="2017-08-22T21:58:00Z">
              <w:r w:rsidRPr="00E85561" w:rsidDel="00E85561">
                <w:rPr>
                  <w:rStyle w:val="af"/>
                  <w:rFonts w:ascii="Times New Roman" w:hAnsi="Times New Roman" w:cs="Times New Roman"/>
                  <w:noProof/>
                  <w:rPrChange w:id="213" w:author="JY0225" w:date="2017-08-22T21:58:00Z">
                    <w:rPr>
                      <w:rStyle w:val="af"/>
                      <w:rFonts w:ascii="Times New Roman" w:hAnsi="Times New Roman" w:cs="Times New Roman"/>
                      <w:noProof/>
                    </w:rPr>
                  </w:rPrChange>
                </w:rPr>
                <w:delText>Abstract</w:delText>
              </w:r>
              <w:r w:rsidDel="00E85561">
                <w:rPr>
                  <w:noProof/>
                  <w:webHidden/>
                </w:rPr>
                <w:tab/>
              </w:r>
            </w:del>
          </w:ins>
        </w:p>
        <w:p w14:paraId="41195DBF" w14:textId="6B2D8A08" w:rsidR="001E33EA" w:rsidDel="00E85561" w:rsidRDefault="001E33EA">
          <w:pPr>
            <w:pStyle w:val="11"/>
            <w:rPr>
              <w:ins w:id="214" w:author="微软用户" w:date="2017-08-20T12:12:00Z"/>
              <w:del w:id="215" w:author="JY0225" w:date="2017-08-22T21:58:00Z"/>
              <w:noProof/>
            </w:rPr>
          </w:pPr>
          <w:ins w:id="216" w:author="微软用户" w:date="2017-08-20T12:12:00Z">
            <w:del w:id="217" w:author="JY0225" w:date="2017-08-22T21:58:00Z">
              <w:r w:rsidRPr="00E85561" w:rsidDel="00E85561">
                <w:rPr>
                  <w:rStyle w:val="af"/>
                  <w:rFonts w:ascii="Times New Roman" w:hAnsi="Times New Roman" w:cs="Times New Roman" w:hint="eastAsia"/>
                  <w:noProof/>
                  <w:rPrChange w:id="218" w:author="JY0225" w:date="2017-08-22T21:58:00Z">
                    <w:rPr>
                      <w:rStyle w:val="af"/>
                      <w:rFonts w:ascii="Times New Roman" w:hAnsi="Times New Roman" w:cs="Times New Roman" w:hint="eastAsia"/>
                      <w:noProof/>
                    </w:rPr>
                  </w:rPrChange>
                </w:rPr>
                <w:delText>第一章</w:delText>
              </w:r>
              <w:r w:rsidRPr="00E85561" w:rsidDel="00E85561">
                <w:rPr>
                  <w:rStyle w:val="af"/>
                  <w:rFonts w:ascii="Times New Roman" w:hAnsi="Times New Roman" w:cs="Times New Roman"/>
                  <w:noProof/>
                  <w:rPrChange w:id="219" w:author="JY0225" w:date="2017-08-22T21:58:00Z">
                    <w:rPr>
                      <w:rStyle w:val="af"/>
                      <w:rFonts w:ascii="Times New Roman" w:hAnsi="Times New Roman" w:cs="Times New Roman"/>
                      <w:noProof/>
                    </w:rPr>
                  </w:rPrChange>
                </w:rPr>
                <w:delText xml:space="preserve"> </w:delText>
              </w:r>
              <w:r w:rsidRPr="00E85561" w:rsidDel="00E85561">
                <w:rPr>
                  <w:rStyle w:val="af"/>
                  <w:rFonts w:ascii="Times New Roman" w:hAnsi="Times New Roman" w:cs="Times New Roman" w:hint="eastAsia"/>
                  <w:noProof/>
                  <w:rPrChange w:id="220" w:author="JY0225" w:date="2017-08-22T21:58:00Z">
                    <w:rPr>
                      <w:rStyle w:val="af"/>
                      <w:rFonts w:ascii="Times New Roman" w:hAnsi="Times New Roman" w:cs="Times New Roman" w:hint="eastAsia"/>
                      <w:noProof/>
                    </w:rPr>
                  </w:rPrChange>
                </w:rPr>
                <w:delText>引言</w:delText>
              </w:r>
              <w:r w:rsidDel="00E85561">
                <w:rPr>
                  <w:noProof/>
                  <w:webHidden/>
                </w:rPr>
                <w:tab/>
              </w:r>
            </w:del>
          </w:ins>
        </w:p>
        <w:p w14:paraId="052E5137" w14:textId="4D154BF8" w:rsidR="001E33EA" w:rsidDel="00E85561" w:rsidRDefault="001E33EA">
          <w:pPr>
            <w:pStyle w:val="24"/>
            <w:tabs>
              <w:tab w:val="right" w:leader="dot" w:pos="8302"/>
            </w:tabs>
            <w:rPr>
              <w:ins w:id="221" w:author="微软用户" w:date="2017-08-20T12:12:00Z"/>
              <w:del w:id="222" w:author="JY0225" w:date="2017-08-22T21:58:00Z"/>
              <w:noProof/>
            </w:rPr>
          </w:pPr>
          <w:ins w:id="223" w:author="微软用户" w:date="2017-08-20T12:12:00Z">
            <w:del w:id="224" w:author="JY0225" w:date="2017-08-22T21:58:00Z">
              <w:r w:rsidRPr="00E85561" w:rsidDel="00E85561">
                <w:rPr>
                  <w:rStyle w:val="af"/>
                  <w:noProof/>
                  <w:rPrChange w:id="225" w:author="JY0225" w:date="2017-08-22T21:58:00Z">
                    <w:rPr>
                      <w:rStyle w:val="af"/>
                      <w:noProof/>
                    </w:rPr>
                  </w:rPrChange>
                </w:rPr>
                <w:delText xml:space="preserve">1.1 </w:delText>
              </w:r>
              <w:r w:rsidRPr="00E85561" w:rsidDel="00E85561">
                <w:rPr>
                  <w:rStyle w:val="af"/>
                  <w:rFonts w:hint="eastAsia"/>
                  <w:noProof/>
                  <w:rPrChange w:id="226" w:author="JY0225" w:date="2017-08-22T21:58:00Z">
                    <w:rPr>
                      <w:rStyle w:val="af"/>
                      <w:rFonts w:hint="eastAsia"/>
                      <w:noProof/>
                    </w:rPr>
                  </w:rPrChange>
                </w:rPr>
                <w:delText>研究背景</w:delText>
              </w:r>
              <w:r w:rsidDel="00E85561">
                <w:rPr>
                  <w:noProof/>
                  <w:webHidden/>
                </w:rPr>
                <w:tab/>
              </w:r>
            </w:del>
          </w:ins>
        </w:p>
        <w:p w14:paraId="5CEE62E0" w14:textId="451034B2" w:rsidR="001E33EA" w:rsidDel="00E85561" w:rsidRDefault="001E33EA">
          <w:pPr>
            <w:pStyle w:val="24"/>
            <w:tabs>
              <w:tab w:val="right" w:leader="dot" w:pos="8302"/>
            </w:tabs>
            <w:rPr>
              <w:ins w:id="227" w:author="微软用户" w:date="2017-08-20T12:12:00Z"/>
              <w:del w:id="228" w:author="JY0225" w:date="2017-08-22T21:58:00Z"/>
              <w:noProof/>
            </w:rPr>
          </w:pPr>
          <w:ins w:id="229" w:author="微软用户" w:date="2017-08-20T12:12:00Z">
            <w:del w:id="230" w:author="JY0225" w:date="2017-08-22T21:58:00Z">
              <w:r w:rsidRPr="00E85561" w:rsidDel="00E85561">
                <w:rPr>
                  <w:rStyle w:val="af"/>
                  <w:noProof/>
                  <w:rPrChange w:id="231" w:author="JY0225" w:date="2017-08-22T21:58:00Z">
                    <w:rPr>
                      <w:rStyle w:val="af"/>
                      <w:noProof/>
                    </w:rPr>
                  </w:rPrChange>
                </w:rPr>
                <w:delText xml:space="preserve">1.2 </w:delText>
              </w:r>
              <w:r w:rsidRPr="00E85561" w:rsidDel="00E85561">
                <w:rPr>
                  <w:rStyle w:val="af"/>
                  <w:rFonts w:hint="eastAsia"/>
                  <w:noProof/>
                  <w:rPrChange w:id="232" w:author="JY0225" w:date="2017-08-22T21:58:00Z">
                    <w:rPr>
                      <w:rStyle w:val="af"/>
                      <w:rFonts w:hint="eastAsia"/>
                      <w:noProof/>
                    </w:rPr>
                  </w:rPrChange>
                </w:rPr>
                <w:delText>研究内容及意义</w:delText>
              </w:r>
              <w:r w:rsidDel="00E85561">
                <w:rPr>
                  <w:noProof/>
                  <w:webHidden/>
                </w:rPr>
                <w:tab/>
              </w:r>
            </w:del>
          </w:ins>
        </w:p>
        <w:p w14:paraId="4054188C" w14:textId="19C27512" w:rsidR="001E33EA" w:rsidDel="00E85561" w:rsidRDefault="001E33EA">
          <w:pPr>
            <w:pStyle w:val="24"/>
            <w:tabs>
              <w:tab w:val="right" w:leader="dot" w:pos="8302"/>
            </w:tabs>
            <w:rPr>
              <w:ins w:id="233" w:author="微软用户" w:date="2017-08-20T12:12:00Z"/>
              <w:del w:id="234" w:author="JY0225" w:date="2017-08-22T21:58:00Z"/>
              <w:noProof/>
            </w:rPr>
          </w:pPr>
          <w:ins w:id="235" w:author="微软用户" w:date="2017-08-20T12:12:00Z">
            <w:del w:id="236" w:author="JY0225" w:date="2017-08-22T21:58:00Z">
              <w:r w:rsidRPr="00E85561" w:rsidDel="00E85561">
                <w:rPr>
                  <w:rStyle w:val="af"/>
                  <w:noProof/>
                  <w:rPrChange w:id="237" w:author="JY0225" w:date="2017-08-22T21:58:00Z">
                    <w:rPr>
                      <w:rStyle w:val="af"/>
                      <w:noProof/>
                    </w:rPr>
                  </w:rPrChange>
                </w:rPr>
                <w:delText xml:space="preserve">1.3 </w:delText>
              </w:r>
              <w:r w:rsidRPr="00E85561" w:rsidDel="00E85561">
                <w:rPr>
                  <w:rStyle w:val="af"/>
                  <w:rFonts w:hint="eastAsia"/>
                  <w:noProof/>
                  <w:rPrChange w:id="238" w:author="JY0225" w:date="2017-08-22T21:58:00Z">
                    <w:rPr>
                      <w:rStyle w:val="af"/>
                      <w:rFonts w:hint="eastAsia"/>
                      <w:noProof/>
                    </w:rPr>
                  </w:rPrChange>
                </w:rPr>
                <w:delText>论文的组织</w:delText>
              </w:r>
              <w:r w:rsidDel="00E85561">
                <w:rPr>
                  <w:noProof/>
                  <w:webHidden/>
                </w:rPr>
                <w:tab/>
              </w:r>
            </w:del>
          </w:ins>
        </w:p>
        <w:p w14:paraId="753E7F49" w14:textId="5411F64D" w:rsidR="001E33EA" w:rsidDel="00E85561" w:rsidRDefault="001E33EA">
          <w:pPr>
            <w:pStyle w:val="11"/>
            <w:rPr>
              <w:ins w:id="239" w:author="微软用户" w:date="2017-08-20T12:12:00Z"/>
              <w:del w:id="240" w:author="JY0225" w:date="2017-08-22T21:58:00Z"/>
              <w:noProof/>
            </w:rPr>
          </w:pPr>
          <w:ins w:id="241" w:author="微软用户" w:date="2017-08-20T12:12:00Z">
            <w:del w:id="242" w:author="JY0225" w:date="2017-08-22T21:58:00Z">
              <w:r w:rsidRPr="00E85561" w:rsidDel="00E85561">
                <w:rPr>
                  <w:rStyle w:val="af"/>
                  <w:rFonts w:ascii="Times New Roman" w:hAnsi="Times New Roman" w:cs="Times New Roman" w:hint="eastAsia"/>
                  <w:noProof/>
                  <w:rPrChange w:id="243" w:author="JY0225" w:date="2017-08-22T21:58:00Z">
                    <w:rPr>
                      <w:rStyle w:val="af"/>
                      <w:rFonts w:ascii="Times New Roman" w:hAnsi="Times New Roman" w:cs="Times New Roman" w:hint="eastAsia"/>
                      <w:noProof/>
                    </w:rPr>
                  </w:rPrChange>
                </w:rPr>
                <w:delText>第二章</w:delText>
              </w:r>
              <w:r w:rsidRPr="00E85561" w:rsidDel="00E85561">
                <w:rPr>
                  <w:rStyle w:val="af"/>
                  <w:rFonts w:ascii="Times New Roman" w:hAnsi="Times New Roman" w:cs="Times New Roman"/>
                  <w:noProof/>
                  <w:rPrChange w:id="244" w:author="JY0225" w:date="2017-08-22T21:58:00Z">
                    <w:rPr>
                      <w:rStyle w:val="af"/>
                      <w:rFonts w:ascii="Times New Roman" w:hAnsi="Times New Roman" w:cs="Times New Roman"/>
                      <w:noProof/>
                    </w:rPr>
                  </w:rPrChange>
                </w:rPr>
                <w:delText xml:space="preserve"> </w:delText>
              </w:r>
              <w:r w:rsidRPr="00E85561" w:rsidDel="00E85561">
                <w:rPr>
                  <w:rStyle w:val="af"/>
                  <w:rFonts w:ascii="Times New Roman" w:hAnsi="Times New Roman" w:cs="Times New Roman" w:hint="eastAsia"/>
                  <w:noProof/>
                  <w:rPrChange w:id="245" w:author="JY0225" w:date="2017-08-22T21:58:00Z">
                    <w:rPr>
                      <w:rStyle w:val="af"/>
                      <w:rFonts w:ascii="Times New Roman" w:hAnsi="Times New Roman" w:cs="Times New Roman" w:hint="eastAsia"/>
                      <w:noProof/>
                    </w:rPr>
                  </w:rPrChange>
                </w:rPr>
                <w:delText>核心技术</w:delText>
              </w:r>
              <w:r w:rsidDel="00E85561">
                <w:rPr>
                  <w:noProof/>
                  <w:webHidden/>
                </w:rPr>
                <w:tab/>
              </w:r>
            </w:del>
            <w:del w:id="246" w:author="JY0225" w:date="2017-08-22T19:51:00Z">
              <w:r w:rsidDel="000E4D98">
                <w:rPr>
                  <w:noProof/>
                  <w:webHidden/>
                </w:rPr>
                <w:delText>6</w:delText>
              </w:r>
            </w:del>
          </w:ins>
        </w:p>
        <w:p w14:paraId="79A5F7D8" w14:textId="5022BBBE" w:rsidR="001E33EA" w:rsidDel="00E85561" w:rsidRDefault="001E33EA">
          <w:pPr>
            <w:pStyle w:val="24"/>
            <w:tabs>
              <w:tab w:val="right" w:leader="dot" w:pos="8302"/>
            </w:tabs>
            <w:rPr>
              <w:ins w:id="247" w:author="微软用户" w:date="2017-08-20T12:12:00Z"/>
              <w:del w:id="248" w:author="JY0225" w:date="2017-08-22T21:58:00Z"/>
              <w:noProof/>
            </w:rPr>
          </w:pPr>
          <w:ins w:id="249" w:author="微软用户" w:date="2017-08-20T12:12:00Z">
            <w:del w:id="250" w:author="JY0225" w:date="2017-08-22T21:58:00Z">
              <w:r w:rsidRPr="00E85561" w:rsidDel="00E85561">
                <w:rPr>
                  <w:rStyle w:val="af"/>
                  <w:noProof/>
                  <w:rPrChange w:id="251" w:author="JY0225" w:date="2017-08-22T21:58:00Z">
                    <w:rPr>
                      <w:rStyle w:val="af"/>
                      <w:noProof/>
                    </w:rPr>
                  </w:rPrChange>
                </w:rPr>
                <w:delText xml:space="preserve">2.1 </w:delText>
              </w:r>
              <w:r w:rsidRPr="00E85561" w:rsidDel="00E85561">
                <w:rPr>
                  <w:rStyle w:val="af"/>
                  <w:rFonts w:hint="eastAsia"/>
                  <w:noProof/>
                  <w:rPrChange w:id="252" w:author="JY0225" w:date="2017-08-22T21:58:00Z">
                    <w:rPr>
                      <w:rStyle w:val="af"/>
                      <w:rFonts w:hint="eastAsia"/>
                      <w:noProof/>
                    </w:rPr>
                  </w:rPrChange>
                </w:rPr>
                <w:delText>云备份与中间件</w:delText>
              </w:r>
              <w:r w:rsidDel="00E85561">
                <w:rPr>
                  <w:noProof/>
                  <w:webHidden/>
                </w:rPr>
                <w:tab/>
              </w:r>
            </w:del>
            <w:del w:id="253" w:author="JY0225" w:date="2017-08-22T19:51:00Z">
              <w:r w:rsidDel="000E4D98">
                <w:rPr>
                  <w:noProof/>
                  <w:webHidden/>
                </w:rPr>
                <w:delText>6</w:delText>
              </w:r>
            </w:del>
          </w:ins>
        </w:p>
        <w:p w14:paraId="6F22220F" w14:textId="5F8944B5" w:rsidR="001E33EA" w:rsidDel="00E85561" w:rsidRDefault="001E33EA">
          <w:pPr>
            <w:pStyle w:val="33"/>
            <w:tabs>
              <w:tab w:val="right" w:leader="dot" w:pos="8302"/>
            </w:tabs>
            <w:rPr>
              <w:ins w:id="254" w:author="微软用户" w:date="2017-08-20T12:12:00Z"/>
              <w:del w:id="255" w:author="JY0225" w:date="2017-08-22T21:58:00Z"/>
              <w:noProof/>
            </w:rPr>
          </w:pPr>
          <w:ins w:id="256" w:author="微软用户" w:date="2017-08-20T12:12:00Z">
            <w:del w:id="257" w:author="JY0225" w:date="2017-08-22T21:58:00Z">
              <w:r w:rsidRPr="00E85561" w:rsidDel="00E85561">
                <w:rPr>
                  <w:rStyle w:val="af"/>
                  <w:noProof/>
                  <w:rPrChange w:id="258" w:author="JY0225" w:date="2017-08-22T21:58:00Z">
                    <w:rPr>
                      <w:rStyle w:val="af"/>
                      <w:noProof/>
                    </w:rPr>
                  </w:rPrChange>
                </w:rPr>
                <w:delText xml:space="preserve">2.1.1 </w:delText>
              </w:r>
              <w:r w:rsidRPr="00E85561" w:rsidDel="00E85561">
                <w:rPr>
                  <w:rStyle w:val="af"/>
                  <w:rFonts w:hint="eastAsia"/>
                  <w:noProof/>
                  <w:rPrChange w:id="259" w:author="JY0225" w:date="2017-08-22T21:58:00Z">
                    <w:rPr>
                      <w:rStyle w:val="af"/>
                      <w:rFonts w:hint="eastAsia"/>
                      <w:noProof/>
                    </w:rPr>
                  </w:rPrChange>
                </w:rPr>
                <w:delText>云备份特点</w:delText>
              </w:r>
              <w:r w:rsidDel="00E85561">
                <w:rPr>
                  <w:noProof/>
                  <w:webHidden/>
                </w:rPr>
                <w:tab/>
              </w:r>
            </w:del>
            <w:del w:id="260" w:author="JY0225" w:date="2017-08-22T19:51:00Z">
              <w:r w:rsidDel="000E4D98">
                <w:rPr>
                  <w:noProof/>
                  <w:webHidden/>
                </w:rPr>
                <w:delText>6</w:delText>
              </w:r>
            </w:del>
          </w:ins>
        </w:p>
        <w:p w14:paraId="0B819EC0" w14:textId="301DC80B" w:rsidR="001E33EA" w:rsidDel="00E85561" w:rsidRDefault="001E33EA">
          <w:pPr>
            <w:pStyle w:val="33"/>
            <w:tabs>
              <w:tab w:val="right" w:leader="dot" w:pos="8302"/>
            </w:tabs>
            <w:rPr>
              <w:ins w:id="261" w:author="微软用户" w:date="2017-08-20T12:12:00Z"/>
              <w:del w:id="262" w:author="JY0225" w:date="2017-08-22T21:58:00Z"/>
              <w:noProof/>
            </w:rPr>
          </w:pPr>
          <w:ins w:id="263" w:author="微软用户" w:date="2017-08-20T12:12:00Z">
            <w:del w:id="264" w:author="JY0225" w:date="2017-08-22T21:58:00Z">
              <w:r w:rsidRPr="00E85561" w:rsidDel="00E85561">
                <w:rPr>
                  <w:rStyle w:val="af"/>
                  <w:noProof/>
                  <w:rPrChange w:id="265" w:author="JY0225" w:date="2017-08-22T21:58:00Z">
                    <w:rPr>
                      <w:rStyle w:val="af"/>
                      <w:noProof/>
                    </w:rPr>
                  </w:rPrChange>
                </w:rPr>
                <w:delText xml:space="preserve">2.1.2 </w:delText>
              </w:r>
              <w:r w:rsidRPr="00E85561" w:rsidDel="00E85561">
                <w:rPr>
                  <w:rStyle w:val="af"/>
                  <w:rFonts w:hint="eastAsia"/>
                  <w:noProof/>
                  <w:rPrChange w:id="266" w:author="JY0225" w:date="2017-08-22T21:58:00Z">
                    <w:rPr>
                      <w:rStyle w:val="af"/>
                      <w:rFonts w:hint="eastAsia"/>
                      <w:noProof/>
                    </w:rPr>
                  </w:rPrChange>
                </w:rPr>
                <w:delText>云备份中间件</w:delText>
              </w:r>
              <w:r w:rsidDel="00E85561">
                <w:rPr>
                  <w:noProof/>
                  <w:webHidden/>
                </w:rPr>
                <w:tab/>
              </w:r>
            </w:del>
            <w:del w:id="267" w:author="JY0225" w:date="2017-08-22T19:51:00Z">
              <w:r w:rsidDel="000E4D98">
                <w:rPr>
                  <w:noProof/>
                  <w:webHidden/>
                </w:rPr>
                <w:delText>6</w:delText>
              </w:r>
            </w:del>
          </w:ins>
        </w:p>
        <w:p w14:paraId="06B3E4A0" w14:textId="0190243E" w:rsidR="001E33EA" w:rsidDel="00E85561" w:rsidRDefault="001E33EA">
          <w:pPr>
            <w:pStyle w:val="24"/>
            <w:tabs>
              <w:tab w:val="right" w:leader="dot" w:pos="8302"/>
            </w:tabs>
            <w:rPr>
              <w:ins w:id="268" w:author="微软用户" w:date="2017-08-20T12:12:00Z"/>
              <w:del w:id="269" w:author="JY0225" w:date="2017-08-22T21:58:00Z"/>
              <w:noProof/>
            </w:rPr>
          </w:pPr>
          <w:ins w:id="270" w:author="微软用户" w:date="2017-08-20T12:12:00Z">
            <w:del w:id="271" w:author="JY0225" w:date="2017-08-22T21:58:00Z">
              <w:r w:rsidRPr="00E85561" w:rsidDel="00E85561">
                <w:rPr>
                  <w:rStyle w:val="af"/>
                  <w:noProof/>
                  <w:rPrChange w:id="272" w:author="JY0225" w:date="2017-08-22T21:58:00Z">
                    <w:rPr>
                      <w:rStyle w:val="af"/>
                      <w:noProof/>
                    </w:rPr>
                  </w:rPrChange>
                </w:rPr>
                <w:delText>2.3 SQLite</w:delText>
              </w:r>
              <w:r w:rsidDel="00E85561">
                <w:rPr>
                  <w:noProof/>
                  <w:webHidden/>
                </w:rPr>
                <w:tab/>
              </w:r>
            </w:del>
            <w:del w:id="273" w:author="JY0225" w:date="2017-08-22T19:51:00Z">
              <w:r w:rsidDel="000E4D98">
                <w:rPr>
                  <w:noProof/>
                  <w:webHidden/>
                </w:rPr>
                <w:delText>7</w:delText>
              </w:r>
            </w:del>
          </w:ins>
        </w:p>
        <w:p w14:paraId="3E567C6E" w14:textId="11CB14A0" w:rsidR="001E33EA" w:rsidDel="00E85561" w:rsidRDefault="001E33EA">
          <w:pPr>
            <w:pStyle w:val="24"/>
            <w:tabs>
              <w:tab w:val="right" w:leader="dot" w:pos="8302"/>
            </w:tabs>
            <w:rPr>
              <w:ins w:id="274" w:author="微软用户" w:date="2017-08-20T12:12:00Z"/>
              <w:del w:id="275" w:author="JY0225" w:date="2017-08-22T21:58:00Z"/>
              <w:noProof/>
            </w:rPr>
          </w:pPr>
          <w:ins w:id="276" w:author="微软用户" w:date="2017-08-20T12:12:00Z">
            <w:del w:id="277" w:author="JY0225" w:date="2017-08-22T21:58:00Z">
              <w:r w:rsidRPr="00E85561" w:rsidDel="00E85561">
                <w:rPr>
                  <w:rStyle w:val="af"/>
                  <w:noProof/>
                  <w:rPrChange w:id="278" w:author="JY0225" w:date="2017-08-22T21:58:00Z">
                    <w:rPr>
                      <w:rStyle w:val="af"/>
                      <w:noProof/>
                    </w:rPr>
                  </w:rPrChange>
                </w:rPr>
                <w:delText xml:space="preserve">2.4 </w:delText>
              </w:r>
              <w:r w:rsidRPr="00E85561" w:rsidDel="00E85561">
                <w:rPr>
                  <w:rStyle w:val="af"/>
                  <w:rFonts w:hint="eastAsia"/>
                  <w:noProof/>
                  <w:rPrChange w:id="279" w:author="JY0225" w:date="2017-08-22T21:58:00Z">
                    <w:rPr>
                      <w:rStyle w:val="af"/>
                      <w:rFonts w:hint="eastAsia"/>
                      <w:noProof/>
                    </w:rPr>
                  </w:rPrChange>
                </w:rPr>
                <w:delText>断点续传</w:delText>
              </w:r>
              <w:r w:rsidDel="00E85561">
                <w:rPr>
                  <w:noProof/>
                  <w:webHidden/>
                </w:rPr>
                <w:tab/>
              </w:r>
            </w:del>
            <w:del w:id="280" w:author="JY0225" w:date="2017-08-22T19:51:00Z">
              <w:r w:rsidDel="000E4D98">
                <w:rPr>
                  <w:noProof/>
                  <w:webHidden/>
                </w:rPr>
                <w:delText>7</w:delText>
              </w:r>
            </w:del>
          </w:ins>
        </w:p>
        <w:p w14:paraId="16F06B8B" w14:textId="36E2F726" w:rsidR="001E33EA" w:rsidDel="00E85561" w:rsidRDefault="001E33EA">
          <w:pPr>
            <w:pStyle w:val="24"/>
            <w:tabs>
              <w:tab w:val="right" w:leader="dot" w:pos="8302"/>
            </w:tabs>
            <w:rPr>
              <w:ins w:id="281" w:author="微软用户" w:date="2017-08-20T12:12:00Z"/>
              <w:del w:id="282" w:author="JY0225" w:date="2017-08-22T21:58:00Z"/>
              <w:noProof/>
            </w:rPr>
          </w:pPr>
          <w:ins w:id="283" w:author="微软用户" w:date="2017-08-20T12:12:00Z">
            <w:del w:id="284" w:author="JY0225" w:date="2017-08-22T21:58:00Z">
              <w:r w:rsidRPr="00E85561" w:rsidDel="00E85561">
                <w:rPr>
                  <w:rStyle w:val="af"/>
                  <w:noProof/>
                  <w:rPrChange w:id="285" w:author="JY0225" w:date="2017-08-22T21:58:00Z">
                    <w:rPr>
                      <w:rStyle w:val="af"/>
                      <w:noProof/>
                    </w:rPr>
                  </w:rPrChange>
                </w:rPr>
                <w:delText>2.5 WebSocket</w:delText>
              </w:r>
              <w:r w:rsidDel="00E85561">
                <w:rPr>
                  <w:noProof/>
                  <w:webHidden/>
                </w:rPr>
                <w:tab/>
              </w:r>
            </w:del>
            <w:del w:id="286" w:author="JY0225" w:date="2017-08-22T19:51:00Z">
              <w:r w:rsidDel="000E4D98">
                <w:rPr>
                  <w:noProof/>
                  <w:webHidden/>
                </w:rPr>
                <w:delText>8</w:delText>
              </w:r>
            </w:del>
          </w:ins>
        </w:p>
        <w:p w14:paraId="205A7656" w14:textId="3C30348D" w:rsidR="001E33EA" w:rsidDel="00E85561" w:rsidRDefault="001E33EA">
          <w:pPr>
            <w:pStyle w:val="24"/>
            <w:tabs>
              <w:tab w:val="right" w:leader="dot" w:pos="8302"/>
            </w:tabs>
            <w:rPr>
              <w:ins w:id="287" w:author="微软用户" w:date="2017-08-20T12:12:00Z"/>
              <w:del w:id="288" w:author="JY0225" w:date="2017-08-22T21:58:00Z"/>
              <w:noProof/>
            </w:rPr>
          </w:pPr>
          <w:ins w:id="289" w:author="微软用户" w:date="2017-08-20T12:12:00Z">
            <w:del w:id="290" w:author="JY0225" w:date="2017-08-22T21:58:00Z">
              <w:r w:rsidRPr="00E85561" w:rsidDel="00E85561">
                <w:rPr>
                  <w:rStyle w:val="af"/>
                  <w:noProof/>
                  <w:rPrChange w:id="291" w:author="JY0225" w:date="2017-08-22T21:58:00Z">
                    <w:rPr>
                      <w:rStyle w:val="af"/>
                      <w:noProof/>
                    </w:rPr>
                  </w:rPrChange>
                </w:rPr>
                <w:delText>2.6 WebExtension</w:delText>
              </w:r>
              <w:r w:rsidDel="00E85561">
                <w:rPr>
                  <w:noProof/>
                  <w:webHidden/>
                </w:rPr>
                <w:tab/>
              </w:r>
            </w:del>
            <w:del w:id="292" w:author="JY0225" w:date="2017-08-22T19:51:00Z">
              <w:r w:rsidDel="000E4D98">
                <w:rPr>
                  <w:noProof/>
                  <w:webHidden/>
                </w:rPr>
                <w:delText>9</w:delText>
              </w:r>
            </w:del>
          </w:ins>
        </w:p>
        <w:p w14:paraId="497A759E" w14:textId="205CC8CF" w:rsidR="001E33EA" w:rsidDel="00E85561" w:rsidRDefault="001E33EA">
          <w:pPr>
            <w:pStyle w:val="11"/>
            <w:rPr>
              <w:ins w:id="293" w:author="微软用户" w:date="2017-08-20T12:12:00Z"/>
              <w:del w:id="294" w:author="JY0225" w:date="2017-08-22T21:58:00Z"/>
              <w:noProof/>
            </w:rPr>
          </w:pPr>
          <w:ins w:id="295" w:author="微软用户" w:date="2017-08-20T12:12:00Z">
            <w:del w:id="296" w:author="JY0225" w:date="2017-08-22T21:58:00Z">
              <w:r w:rsidRPr="00E85561" w:rsidDel="00E85561">
                <w:rPr>
                  <w:rStyle w:val="af"/>
                  <w:rFonts w:ascii="Times New Roman" w:hAnsi="Times New Roman" w:cs="Times New Roman" w:hint="eastAsia"/>
                  <w:noProof/>
                  <w:rPrChange w:id="297" w:author="JY0225" w:date="2017-08-22T21:58:00Z">
                    <w:rPr>
                      <w:rStyle w:val="af"/>
                      <w:rFonts w:ascii="Times New Roman" w:hAnsi="Times New Roman" w:cs="Times New Roman" w:hint="eastAsia"/>
                      <w:noProof/>
                    </w:rPr>
                  </w:rPrChange>
                </w:rPr>
                <w:delText>第三章</w:delText>
              </w:r>
              <w:r w:rsidRPr="00E85561" w:rsidDel="00E85561">
                <w:rPr>
                  <w:rStyle w:val="af"/>
                  <w:rFonts w:ascii="Times New Roman" w:hAnsi="Times New Roman" w:cs="Times New Roman"/>
                  <w:noProof/>
                  <w:rPrChange w:id="298" w:author="JY0225" w:date="2017-08-22T21:58:00Z">
                    <w:rPr>
                      <w:rStyle w:val="af"/>
                      <w:rFonts w:ascii="Times New Roman" w:hAnsi="Times New Roman" w:cs="Times New Roman"/>
                      <w:noProof/>
                    </w:rPr>
                  </w:rPrChange>
                </w:rPr>
                <w:delText xml:space="preserve"> </w:delText>
              </w:r>
              <w:r w:rsidRPr="00E85561" w:rsidDel="00E85561">
                <w:rPr>
                  <w:rStyle w:val="af"/>
                  <w:rFonts w:ascii="Times New Roman" w:hAnsi="Times New Roman" w:cs="Times New Roman" w:hint="eastAsia"/>
                  <w:noProof/>
                  <w:rPrChange w:id="299" w:author="JY0225" w:date="2017-08-22T21:58:00Z">
                    <w:rPr>
                      <w:rStyle w:val="af"/>
                      <w:rFonts w:ascii="Times New Roman" w:hAnsi="Times New Roman" w:cs="Times New Roman" w:hint="eastAsia"/>
                      <w:noProof/>
                    </w:rPr>
                  </w:rPrChange>
                </w:rPr>
                <w:delText>云备份中间件优化分析</w:delText>
              </w:r>
              <w:r w:rsidDel="00E85561">
                <w:rPr>
                  <w:noProof/>
                  <w:webHidden/>
                </w:rPr>
                <w:tab/>
              </w:r>
            </w:del>
            <w:del w:id="300" w:author="JY0225" w:date="2017-08-22T19:51:00Z">
              <w:r w:rsidDel="000E4D98">
                <w:rPr>
                  <w:noProof/>
                  <w:webHidden/>
                </w:rPr>
                <w:delText>12</w:delText>
              </w:r>
            </w:del>
          </w:ins>
        </w:p>
        <w:p w14:paraId="79FF06F6" w14:textId="229080E5" w:rsidR="001E33EA" w:rsidDel="00E85561" w:rsidRDefault="001E33EA">
          <w:pPr>
            <w:pStyle w:val="24"/>
            <w:tabs>
              <w:tab w:val="right" w:leader="dot" w:pos="8302"/>
            </w:tabs>
            <w:rPr>
              <w:ins w:id="301" w:author="微软用户" w:date="2017-08-20T12:12:00Z"/>
              <w:del w:id="302" w:author="JY0225" w:date="2017-08-22T21:58:00Z"/>
              <w:noProof/>
            </w:rPr>
          </w:pPr>
          <w:ins w:id="303" w:author="微软用户" w:date="2017-08-20T12:12:00Z">
            <w:del w:id="304" w:author="JY0225" w:date="2017-08-22T21:58:00Z">
              <w:r w:rsidRPr="00E85561" w:rsidDel="00E85561">
                <w:rPr>
                  <w:rStyle w:val="af"/>
                  <w:noProof/>
                  <w:rPrChange w:id="305" w:author="JY0225" w:date="2017-08-22T21:58:00Z">
                    <w:rPr>
                      <w:rStyle w:val="af"/>
                      <w:noProof/>
                    </w:rPr>
                  </w:rPrChange>
                </w:rPr>
                <w:delText xml:space="preserve">3.1 </w:delText>
              </w:r>
              <w:r w:rsidRPr="00E85561" w:rsidDel="00E85561">
                <w:rPr>
                  <w:rStyle w:val="af"/>
                  <w:rFonts w:hint="eastAsia"/>
                  <w:noProof/>
                  <w:rPrChange w:id="306" w:author="JY0225" w:date="2017-08-22T21:58:00Z">
                    <w:rPr>
                      <w:rStyle w:val="af"/>
                      <w:rFonts w:hint="eastAsia"/>
                      <w:noProof/>
                    </w:rPr>
                  </w:rPrChange>
                </w:rPr>
                <w:delText>现有中间件系统分析</w:delText>
              </w:r>
              <w:r w:rsidDel="00E85561">
                <w:rPr>
                  <w:noProof/>
                  <w:webHidden/>
                </w:rPr>
                <w:tab/>
              </w:r>
            </w:del>
            <w:del w:id="307" w:author="JY0225" w:date="2017-08-22T19:51:00Z">
              <w:r w:rsidDel="000E4D98">
                <w:rPr>
                  <w:noProof/>
                  <w:webHidden/>
                </w:rPr>
                <w:delText>12</w:delText>
              </w:r>
            </w:del>
          </w:ins>
        </w:p>
        <w:p w14:paraId="47BB0008" w14:textId="1CADA6E9" w:rsidR="001E33EA" w:rsidDel="00E85561" w:rsidRDefault="001E33EA">
          <w:pPr>
            <w:pStyle w:val="33"/>
            <w:tabs>
              <w:tab w:val="right" w:leader="dot" w:pos="8302"/>
            </w:tabs>
            <w:rPr>
              <w:ins w:id="308" w:author="微软用户" w:date="2017-08-20T12:12:00Z"/>
              <w:del w:id="309" w:author="JY0225" w:date="2017-08-22T21:58:00Z"/>
              <w:noProof/>
            </w:rPr>
          </w:pPr>
          <w:ins w:id="310" w:author="微软用户" w:date="2017-08-20T12:12:00Z">
            <w:del w:id="311" w:author="JY0225" w:date="2017-08-22T21:58:00Z">
              <w:r w:rsidRPr="00E85561" w:rsidDel="00E85561">
                <w:rPr>
                  <w:rStyle w:val="af"/>
                  <w:noProof/>
                  <w:rPrChange w:id="312" w:author="JY0225" w:date="2017-08-22T21:58:00Z">
                    <w:rPr>
                      <w:rStyle w:val="af"/>
                      <w:noProof/>
                    </w:rPr>
                  </w:rPrChange>
                </w:rPr>
                <w:delText xml:space="preserve">3.1.1 </w:delText>
              </w:r>
              <w:r w:rsidRPr="00E85561" w:rsidDel="00E85561">
                <w:rPr>
                  <w:rStyle w:val="af"/>
                  <w:rFonts w:hint="eastAsia"/>
                  <w:noProof/>
                  <w:rPrChange w:id="313" w:author="JY0225" w:date="2017-08-22T21:58:00Z">
                    <w:rPr>
                      <w:rStyle w:val="af"/>
                      <w:rFonts w:hint="eastAsia"/>
                      <w:noProof/>
                    </w:rPr>
                  </w:rPrChange>
                </w:rPr>
                <w:delText>系统框架分析</w:delText>
              </w:r>
              <w:r w:rsidDel="00E85561">
                <w:rPr>
                  <w:noProof/>
                  <w:webHidden/>
                </w:rPr>
                <w:tab/>
              </w:r>
            </w:del>
            <w:del w:id="314" w:author="JY0225" w:date="2017-08-22T19:51:00Z">
              <w:r w:rsidDel="000E4D98">
                <w:rPr>
                  <w:noProof/>
                  <w:webHidden/>
                </w:rPr>
                <w:delText>12</w:delText>
              </w:r>
            </w:del>
          </w:ins>
        </w:p>
        <w:p w14:paraId="6BFD05B3" w14:textId="4CE90AB1" w:rsidR="001E33EA" w:rsidDel="00E85561" w:rsidRDefault="001E33EA">
          <w:pPr>
            <w:pStyle w:val="33"/>
            <w:tabs>
              <w:tab w:val="right" w:leader="dot" w:pos="8302"/>
            </w:tabs>
            <w:rPr>
              <w:ins w:id="315" w:author="微软用户" w:date="2017-08-20T12:12:00Z"/>
              <w:del w:id="316" w:author="JY0225" w:date="2017-08-22T21:58:00Z"/>
              <w:noProof/>
            </w:rPr>
          </w:pPr>
          <w:ins w:id="317" w:author="微软用户" w:date="2017-08-20T12:12:00Z">
            <w:del w:id="318" w:author="JY0225" w:date="2017-08-22T21:58:00Z">
              <w:r w:rsidRPr="00E85561" w:rsidDel="00E85561">
                <w:rPr>
                  <w:rStyle w:val="af"/>
                  <w:noProof/>
                  <w:rPrChange w:id="319" w:author="JY0225" w:date="2017-08-22T21:58:00Z">
                    <w:rPr>
                      <w:rStyle w:val="af"/>
                      <w:noProof/>
                    </w:rPr>
                  </w:rPrChange>
                </w:rPr>
                <w:delText xml:space="preserve">3.2.3 </w:delText>
              </w:r>
              <w:r w:rsidRPr="00E85561" w:rsidDel="00E85561">
                <w:rPr>
                  <w:rStyle w:val="af"/>
                  <w:rFonts w:hint="eastAsia"/>
                  <w:noProof/>
                  <w:rPrChange w:id="320" w:author="JY0225" w:date="2017-08-22T21:58:00Z">
                    <w:rPr>
                      <w:rStyle w:val="af"/>
                      <w:rFonts w:hint="eastAsia"/>
                      <w:noProof/>
                    </w:rPr>
                  </w:rPrChange>
                </w:rPr>
                <w:delText>现有云备份中间件的不足</w:delText>
              </w:r>
              <w:r w:rsidDel="00E85561">
                <w:rPr>
                  <w:noProof/>
                  <w:webHidden/>
                </w:rPr>
                <w:tab/>
              </w:r>
            </w:del>
            <w:del w:id="321" w:author="JY0225" w:date="2017-08-22T19:51:00Z">
              <w:r w:rsidDel="000E4D98">
                <w:rPr>
                  <w:noProof/>
                  <w:webHidden/>
                </w:rPr>
                <w:delText>13</w:delText>
              </w:r>
            </w:del>
          </w:ins>
        </w:p>
        <w:p w14:paraId="64D09937" w14:textId="234BFE2C" w:rsidR="001E33EA" w:rsidDel="00E85561" w:rsidRDefault="001E33EA">
          <w:pPr>
            <w:pStyle w:val="24"/>
            <w:tabs>
              <w:tab w:val="right" w:leader="dot" w:pos="8302"/>
            </w:tabs>
            <w:rPr>
              <w:ins w:id="322" w:author="微软用户" w:date="2017-08-20T12:12:00Z"/>
              <w:del w:id="323" w:author="JY0225" w:date="2017-08-22T21:58:00Z"/>
              <w:noProof/>
            </w:rPr>
          </w:pPr>
          <w:ins w:id="324" w:author="微软用户" w:date="2017-08-20T12:12:00Z">
            <w:del w:id="325" w:author="JY0225" w:date="2017-08-22T21:58:00Z">
              <w:r w:rsidRPr="00E85561" w:rsidDel="00E85561">
                <w:rPr>
                  <w:rStyle w:val="af"/>
                  <w:noProof/>
                  <w:rPrChange w:id="326" w:author="JY0225" w:date="2017-08-22T21:58:00Z">
                    <w:rPr>
                      <w:rStyle w:val="af"/>
                      <w:noProof/>
                    </w:rPr>
                  </w:rPrChange>
                </w:rPr>
                <w:delText xml:space="preserve">3.3 </w:delText>
              </w:r>
              <w:r w:rsidRPr="00E85561" w:rsidDel="00E85561">
                <w:rPr>
                  <w:rStyle w:val="af"/>
                  <w:rFonts w:hint="eastAsia"/>
                  <w:noProof/>
                  <w:rPrChange w:id="327" w:author="JY0225" w:date="2017-08-22T21:58:00Z">
                    <w:rPr>
                      <w:rStyle w:val="af"/>
                      <w:rFonts w:hint="eastAsia"/>
                      <w:noProof/>
                    </w:rPr>
                  </w:rPrChange>
                </w:rPr>
                <w:delText>中间件系统优化需求分析</w:delText>
              </w:r>
              <w:r w:rsidDel="00E85561">
                <w:rPr>
                  <w:noProof/>
                  <w:webHidden/>
                </w:rPr>
                <w:tab/>
              </w:r>
            </w:del>
            <w:del w:id="328" w:author="JY0225" w:date="2017-08-22T19:51:00Z">
              <w:r w:rsidDel="000E4D98">
                <w:rPr>
                  <w:noProof/>
                  <w:webHidden/>
                </w:rPr>
                <w:delText>14</w:delText>
              </w:r>
            </w:del>
          </w:ins>
        </w:p>
        <w:p w14:paraId="3192B01E" w14:textId="3562979B" w:rsidR="001E33EA" w:rsidDel="00E85561" w:rsidRDefault="001E33EA">
          <w:pPr>
            <w:pStyle w:val="33"/>
            <w:tabs>
              <w:tab w:val="right" w:leader="dot" w:pos="8302"/>
            </w:tabs>
            <w:rPr>
              <w:ins w:id="329" w:author="微软用户" w:date="2017-08-20T12:12:00Z"/>
              <w:del w:id="330" w:author="JY0225" w:date="2017-08-22T21:58:00Z"/>
              <w:noProof/>
            </w:rPr>
          </w:pPr>
          <w:ins w:id="331" w:author="微软用户" w:date="2017-08-20T12:12:00Z">
            <w:del w:id="332" w:author="JY0225" w:date="2017-08-22T21:58:00Z">
              <w:r w:rsidRPr="00E85561" w:rsidDel="00E85561">
                <w:rPr>
                  <w:rStyle w:val="af"/>
                  <w:noProof/>
                  <w:rPrChange w:id="333" w:author="JY0225" w:date="2017-08-22T21:58:00Z">
                    <w:rPr>
                      <w:rStyle w:val="af"/>
                      <w:noProof/>
                    </w:rPr>
                  </w:rPrChange>
                </w:rPr>
                <w:delText xml:space="preserve">3.3.1 </w:delText>
              </w:r>
              <w:r w:rsidRPr="00E85561" w:rsidDel="00E85561">
                <w:rPr>
                  <w:rStyle w:val="af"/>
                  <w:rFonts w:hint="eastAsia"/>
                  <w:noProof/>
                  <w:rPrChange w:id="334" w:author="JY0225" w:date="2017-08-22T21:58:00Z">
                    <w:rPr>
                      <w:rStyle w:val="af"/>
                      <w:rFonts w:hint="eastAsia"/>
                      <w:noProof/>
                    </w:rPr>
                  </w:rPrChange>
                </w:rPr>
                <w:delText>持久会话管理</w:delText>
              </w:r>
              <w:r w:rsidDel="00E85561">
                <w:rPr>
                  <w:noProof/>
                  <w:webHidden/>
                </w:rPr>
                <w:tab/>
              </w:r>
            </w:del>
            <w:del w:id="335" w:author="JY0225" w:date="2017-08-22T19:51:00Z">
              <w:r w:rsidDel="000E4D98">
                <w:rPr>
                  <w:noProof/>
                  <w:webHidden/>
                </w:rPr>
                <w:delText>14</w:delText>
              </w:r>
            </w:del>
          </w:ins>
        </w:p>
        <w:p w14:paraId="637B4045" w14:textId="225EE2F0" w:rsidR="001E33EA" w:rsidDel="00E85561" w:rsidRDefault="001E33EA">
          <w:pPr>
            <w:pStyle w:val="33"/>
            <w:tabs>
              <w:tab w:val="right" w:leader="dot" w:pos="8302"/>
            </w:tabs>
            <w:rPr>
              <w:ins w:id="336" w:author="微软用户" w:date="2017-08-20T12:12:00Z"/>
              <w:del w:id="337" w:author="JY0225" w:date="2017-08-22T21:58:00Z"/>
              <w:noProof/>
            </w:rPr>
          </w:pPr>
          <w:ins w:id="338" w:author="微软用户" w:date="2017-08-20T12:12:00Z">
            <w:del w:id="339" w:author="JY0225" w:date="2017-08-22T21:58:00Z">
              <w:r w:rsidRPr="00E85561" w:rsidDel="00E85561">
                <w:rPr>
                  <w:rStyle w:val="af"/>
                  <w:noProof/>
                  <w:rPrChange w:id="340" w:author="JY0225" w:date="2017-08-22T21:58:00Z">
                    <w:rPr>
                      <w:rStyle w:val="af"/>
                      <w:noProof/>
                    </w:rPr>
                  </w:rPrChange>
                </w:rPr>
                <w:delText xml:space="preserve">3.3.2 </w:delText>
              </w:r>
              <w:r w:rsidRPr="00E85561" w:rsidDel="00E85561">
                <w:rPr>
                  <w:rStyle w:val="af"/>
                  <w:rFonts w:hint="eastAsia"/>
                  <w:noProof/>
                  <w:rPrChange w:id="341" w:author="JY0225" w:date="2017-08-22T21:58:00Z">
                    <w:rPr>
                      <w:rStyle w:val="af"/>
                      <w:rFonts w:hint="eastAsia"/>
                      <w:noProof/>
                    </w:rPr>
                  </w:rPrChange>
                </w:rPr>
                <w:delText>大文件上传</w:delText>
              </w:r>
              <w:r w:rsidDel="00E85561">
                <w:rPr>
                  <w:noProof/>
                  <w:webHidden/>
                </w:rPr>
                <w:tab/>
              </w:r>
            </w:del>
            <w:del w:id="342" w:author="JY0225" w:date="2017-08-22T19:51:00Z">
              <w:r w:rsidDel="000E4D98">
                <w:rPr>
                  <w:noProof/>
                  <w:webHidden/>
                </w:rPr>
                <w:delText>15</w:delText>
              </w:r>
            </w:del>
          </w:ins>
        </w:p>
        <w:p w14:paraId="0A5D7AF3" w14:textId="2D34CB8F" w:rsidR="001E33EA" w:rsidDel="00E85561" w:rsidRDefault="001E33EA">
          <w:pPr>
            <w:pStyle w:val="33"/>
            <w:tabs>
              <w:tab w:val="right" w:leader="dot" w:pos="8302"/>
            </w:tabs>
            <w:rPr>
              <w:ins w:id="343" w:author="微软用户" w:date="2017-08-20T12:12:00Z"/>
              <w:del w:id="344" w:author="JY0225" w:date="2017-08-22T21:58:00Z"/>
              <w:noProof/>
            </w:rPr>
          </w:pPr>
          <w:ins w:id="345" w:author="微软用户" w:date="2017-08-20T12:12:00Z">
            <w:del w:id="346" w:author="JY0225" w:date="2017-08-22T21:58:00Z">
              <w:r w:rsidRPr="00E85561" w:rsidDel="00E85561">
                <w:rPr>
                  <w:rStyle w:val="af"/>
                  <w:noProof/>
                  <w:rPrChange w:id="347" w:author="JY0225" w:date="2017-08-22T21:58:00Z">
                    <w:rPr>
                      <w:rStyle w:val="af"/>
                      <w:noProof/>
                    </w:rPr>
                  </w:rPrChange>
                </w:rPr>
                <w:delText xml:space="preserve">3.3.3 </w:delText>
              </w:r>
              <w:r w:rsidRPr="00E85561" w:rsidDel="00E85561">
                <w:rPr>
                  <w:rStyle w:val="af"/>
                  <w:rFonts w:hint="eastAsia"/>
                  <w:noProof/>
                  <w:rPrChange w:id="348" w:author="JY0225" w:date="2017-08-22T21:58:00Z">
                    <w:rPr>
                      <w:rStyle w:val="af"/>
                      <w:rFonts w:hint="eastAsia"/>
                      <w:noProof/>
                    </w:rPr>
                  </w:rPrChange>
                </w:rPr>
                <w:delText>本地缓存</w:delText>
              </w:r>
              <w:r w:rsidDel="00E85561">
                <w:rPr>
                  <w:noProof/>
                  <w:webHidden/>
                </w:rPr>
                <w:tab/>
              </w:r>
            </w:del>
            <w:del w:id="349" w:author="JY0225" w:date="2017-08-22T19:51:00Z">
              <w:r w:rsidDel="000E4D98">
                <w:rPr>
                  <w:noProof/>
                  <w:webHidden/>
                </w:rPr>
                <w:delText>16</w:delText>
              </w:r>
            </w:del>
          </w:ins>
        </w:p>
        <w:p w14:paraId="3F4274A0" w14:textId="5D71F388" w:rsidR="001E33EA" w:rsidDel="00E85561" w:rsidRDefault="001E33EA">
          <w:pPr>
            <w:pStyle w:val="33"/>
            <w:tabs>
              <w:tab w:val="right" w:leader="dot" w:pos="8302"/>
            </w:tabs>
            <w:rPr>
              <w:ins w:id="350" w:author="微软用户" w:date="2017-08-20T12:12:00Z"/>
              <w:del w:id="351" w:author="JY0225" w:date="2017-08-22T21:58:00Z"/>
              <w:noProof/>
            </w:rPr>
          </w:pPr>
          <w:ins w:id="352" w:author="微软用户" w:date="2017-08-20T12:12:00Z">
            <w:del w:id="353" w:author="JY0225" w:date="2017-08-22T21:58:00Z">
              <w:r w:rsidRPr="00E85561" w:rsidDel="00E85561">
                <w:rPr>
                  <w:rStyle w:val="af"/>
                  <w:noProof/>
                  <w:rPrChange w:id="354" w:author="JY0225" w:date="2017-08-22T21:58:00Z">
                    <w:rPr>
                      <w:rStyle w:val="af"/>
                      <w:noProof/>
                    </w:rPr>
                  </w:rPrChange>
                </w:rPr>
                <w:delText xml:space="preserve">3.3.4 </w:delText>
              </w:r>
              <w:r w:rsidRPr="00E85561" w:rsidDel="00E85561">
                <w:rPr>
                  <w:rStyle w:val="af"/>
                  <w:rFonts w:hint="eastAsia"/>
                  <w:noProof/>
                  <w:rPrChange w:id="355" w:author="JY0225" w:date="2017-08-22T21:58:00Z">
                    <w:rPr>
                      <w:rStyle w:val="af"/>
                      <w:rFonts w:hint="eastAsia"/>
                      <w:noProof/>
                    </w:rPr>
                  </w:rPrChange>
                </w:rPr>
                <w:delText>多应用适配</w:delText>
              </w:r>
              <w:r w:rsidDel="00E85561">
                <w:rPr>
                  <w:noProof/>
                  <w:webHidden/>
                </w:rPr>
                <w:tab/>
              </w:r>
            </w:del>
            <w:del w:id="356" w:author="JY0225" w:date="2017-08-22T19:51:00Z">
              <w:r w:rsidDel="000E4D98">
                <w:rPr>
                  <w:noProof/>
                  <w:webHidden/>
                </w:rPr>
                <w:delText>17</w:delText>
              </w:r>
            </w:del>
          </w:ins>
        </w:p>
        <w:p w14:paraId="7380E860" w14:textId="7798864A" w:rsidR="001E33EA" w:rsidDel="00E85561" w:rsidRDefault="001E33EA">
          <w:pPr>
            <w:pStyle w:val="11"/>
            <w:rPr>
              <w:ins w:id="357" w:author="微软用户" w:date="2017-08-20T12:12:00Z"/>
              <w:del w:id="358" w:author="JY0225" w:date="2017-08-22T21:58:00Z"/>
              <w:noProof/>
            </w:rPr>
          </w:pPr>
          <w:ins w:id="359" w:author="微软用户" w:date="2017-08-20T12:12:00Z">
            <w:del w:id="360" w:author="JY0225" w:date="2017-08-22T21:58:00Z">
              <w:r w:rsidRPr="00E85561" w:rsidDel="00E85561">
                <w:rPr>
                  <w:rStyle w:val="af"/>
                  <w:rFonts w:ascii="Times New Roman" w:hAnsi="Times New Roman" w:cs="Times New Roman" w:hint="eastAsia"/>
                  <w:noProof/>
                  <w:rPrChange w:id="361" w:author="JY0225" w:date="2017-08-22T21:58:00Z">
                    <w:rPr>
                      <w:rStyle w:val="af"/>
                      <w:rFonts w:ascii="Times New Roman" w:hAnsi="Times New Roman" w:cs="Times New Roman" w:hint="eastAsia"/>
                      <w:noProof/>
                    </w:rPr>
                  </w:rPrChange>
                </w:rPr>
                <w:delText>第四章</w:delText>
              </w:r>
              <w:r w:rsidRPr="00E85561" w:rsidDel="00E85561">
                <w:rPr>
                  <w:rStyle w:val="af"/>
                  <w:rFonts w:ascii="Times New Roman" w:hAnsi="Times New Roman" w:cs="Times New Roman"/>
                  <w:noProof/>
                  <w:rPrChange w:id="362" w:author="JY0225" w:date="2017-08-22T21:58:00Z">
                    <w:rPr>
                      <w:rStyle w:val="af"/>
                      <w:rFonts w:ascii="Times New Roman" w:hAnsi="Times New Roman" w:cs="Times New Roman"/>
                      <w:noProof/>
                    </w:rPr>
                  </w:rPrChange>
                </w:rPr>
                <w:delText xml:space="preserve"> </w:delText>
              </w:r>
              <w:r w:rsidRPr="00E85561" w:rsidDel="00E85561">
                <w:rPr>
                  <w:rStyle w:val="af"/>
                  <w:rFonts w:ascii="Times New Roman" w:hAnsi="Times New Roman" w:cs="Times New Roman" w:hint="eastAsia"/>
                  <w:noProof/>
                  <w:rPrChange w:id="363" w:author="JY0225" w:date="2017-08-22T21:58:00Z">
                    <w:rPr>
                      <w:rStyle w:val="af"/>
                      <w:rFonts w:ascii="Times New Roman" w:hAnsi="Times New Roman" w:cs="Times New Roman" w:hint="eastAsia"/>
                      <w:noProof/>
                    </w:rPr>
                  </w:rPrChange>
                </w:rPr>
                <w:delText>云备份中间件系统优化设计</w:delText>
              </w:r>
              <w:r w:rsidDel="00E85561">
                <w:rPr>
                  <w:noProof/>
                  <w:webHidden/>
                </w:rPr>
                <w:tab/>
              </w:r>
            </w:del>
            <w:del w:id="364" w:author="JY0225" w:date="2017-08-22T19:51:00Z">
              <w:r w:rsidDel="000E4D98">
                <w:rPr>
                  <w:noProof/>
                  <w:webHidden/>
                </w:rPr>
                <w:delText>19</w:delText>
              </w:r>
            </w:del>
          </w:ins>
        </w:p>
        <w:p w14:paraId="335FAB4E" w14:textId="3164B594" w:rsidR="001E33EA" w:rsidDel="00E85561" w:rsidRDefault="001E33EA">
          <w:pPr>
            <w:pStyle w:val="24"/>
            <w:tabs>
              <w:tab w:val="right" w:leader="dot" w:pos="8302"/>
            </w:tabs>
            <w:rPr>
              <w:ins w:id="365" w:author="微软用户" w:date="2017-08-20T12:12:00Z"/>
              <w:del w:id="366" w:author="JY0225" w:date="2017-08-22T21:58:00Z"/>
              <w:noProof/>
            </w:rPr>
          </w:pPr>
          <w:ins w:id="367" w:author="微软用户" w:date="2017-08-20T12:12:00Z">
            <w:del w:id="368" w:author="JY0225" w:date="2017-08-22T21:58:00Z">
              <w:r w:rsidRPr="00E85561" w:rsidDel="00E85561">
                <w:rPr>
                  <w:rStyle w:val="af"/>
                  <w:noProof/>
                  <w:rPrChange w:id="369" w:author="JY0225" w:date="2017-08-22T21:58:00Z">
                    <w:rPr>
                      <w:rStyle w:val="af"/>
                      <w:noProof/>
                    </w:rPr>
                  </w:rPrChange>
                </w:rPr>
                <w:delText xml:space="preserve">4.1 </w:delText>
              </w:r>
              <w:r w:rsidRPr="00E85561" w:rsidDel="00E85561">
                <w:rPr>
                  <w:rStyle w:val="af"/>
                  <w:rFonts w:hint="eastAsia"/>
                  <w:noProof/>
                  <w:rPrChange w:id="370" w:author="JY0225" w:date="2017-08-22T21:58:00Z">
                    <w:rPr>
                      <w:rStyle w:val="af"/>
                      <w:rFonts w:hint="eastAsia"/>
                      <w:noProof/>
                    </w:rPr>
                  </w:rPrChange>
                </w:rPr>
                <w:delText>中间件优化系统框架设计</w:delText>
              </w:r>
              <w:r w:rsidDel="00E85561">
                <w:rPr>
                  <w:noProof/>
                  <w:webHidden/>
                </w:rPr>
                <w:tab/>
              </w:r>
            </w:del>
            <w:del w:id="371" w:author="JY0225" w:date="2017-08-22T19:51:00Z">
              <w:r w:rsidDel="000E4D98">
                <w:rPr>
                  <w:noProof/>
                  <w:webHidden/>
                </w:rPr>
                <w:delText>19</w:delText>
              </w:r>
            </w:del>
          </w:ins>
        </w:p>
        <w:p w14:paraId="783B8FB2" w14:textId="7F96A96E" w:rsidR="001E33EA" w:rsidDel="00E85561" w:rsidRDefault="001E33EA">
          <w:pPr>
            <w:pStyle w:val="24"/>
            <w:tabs>
              <w:tab w:val="right" w:leader="dot" w:pos="8302"/>
            </w:tabs>
            <w:rPr>
              <w:ins w:id="372" w:author="微软用户" w:date="2017-08-20T12:12:00Z"/>
              <w:del w:id="373" w:author="JY0225" w:date="2017-08-22T21:58:00Z"/>
              <w:noProof/>
            </w:rPr>
          </w:pPr>
          <w:ins w:id="374" w:author="微软用户" w:date="2017-08-20T12:12:00Z">
            <w:del w:id="375" w:author="JY0225" w:date="2017-08-22T21:58:00Z">
              <w:r w:rsidRPr="00E85561" w:rsidDel="00E85561">
                <w:rPr>
                  <w:rStyle w:val="af"/>
                  <w:noProof/>
                  <w:rPrChange w:id="376" w:author="JY0225" w:date="2017-08-22T21:58:00Z">
                    <w:rPr>
                      <w:rStyle w:val="af"/>
                      <w:noProof/>
                    </w:rPr>
                  </w:rPrChange>
                </w:rPr>
                <w:delText xml:space="preserve">4.2 </w:delText>
              </w:r>
              <w:r w:rsidRPr="00E85561" w:rsidDel="00E85561">
                <w:rPr>
                  <w:rStyle w:val="af"/>
                  <w:rFonts w:hint="eastAsia"/>
                  <w:noProof/>
                  <w:rPrChange w:id="377" w:author="JY0225" w:date="2017-08-22T21:58:00Z">
                    <w:rPr>
                      <w:rStyle w:val="af"/>
                      <w:rFonts w:hint="eastAsia"/>
                      <w:noProof/>
                    </w:rPr>
                  </w:rPrChange>
                </w:rPr>
                <w:delText>类图设计</w:delText>
              </w:r>
              <w:r w:rsidDel="00E85561">
                <w:rPr>
                  <w:noProof/>
                  <w:webHidden/>
                </w:rPr>
                <w:tab/>
              </w:r>
            </w:del>
            <w:del w:id="378" w:author="JY0225" w:date="2017-08-22T19:51:00Z">
              <w:r w:rsidDel="000E4D98">
                <w:rPr>
                  <w:noProof/>
                  <w:webHidden/>
                </w:rPr>
                <w:delText>19</w:delText>
              </w:r>
            </w:del>
          </w:ins>
        </w:p>
        <w:p w14:paraId="2004A0FE" w14:textId="51EEE9C7" w:rsidR="001E33EA" w:rsidDel="00E85561" w:rsidRDefault="001E33EA">
          <w:pPr>
            <w:pStyle w:val="24"/>
            <w:tabs>
              <w:tab w:val="right" w:leader="dot" w:pos="8302"/>
            </w:tabs>
            <w:rPr>
              <w:ins w:id="379" w:author="微软用户" w:date="2017-08-20T12:12:00Z"/>
              <w:del w:id="380" w:author="JY0225" w:date="2017-08-22T21:58:00Z"/>
              <w:noProof/>
            </w:rPr>
          </w:pPr>
          <w:ins w:id="381" w:author="微软用户" w:date="2017-08-20T12:12:00Z">
            <w:del w:id="382" w:author="JY0225" w:date="2017-08-22T21:58:00Z">
              <w:r w:rsidRPr="00E85561" w:rsidDel="00E85561">
                <w:rPr>
                  <w:rStyle w:val="af"/>
                  <w:noProof/>
                  <w:rPrChange w:id="383" w:author="JY0225" w:date="2017-08-22T21:58:00Z">
                    <w:rPr>
                      <w:rStyle w:val="af"/>
                      <w:noProof/>
                    </w:rPr>
                  </w:rPrChange>
                </w:rPr>
                <w:delText xml:space="preserve">4.3 </w:delText>
              </w:r>
              <w:r w:rsidRPr="00E85561" w:rsidDel="00E85561">
                <w:rPr>
                  <w:rStyle w:val="af"/>
                  <w:rFonts w:hint="eastAsia"/>
                  <w:noProof/>
                  <w:rPrChange w:id="384" w:author="JY0225" w:date="2017-08-22T21:58:00Z">
                    <w:rPr>
                      <w:rStyle w:val="af"/>
                      <w:rFonts w:hint="eastAsia"/>
                      <w:noProof/>
                    </w:rPr>
                  </w:rPrChange>
                </w:rPr>
                <w:delText>关键流程设计</w:delText>
              </w:r>
              <w:r w:rsidDel="00E85561">
                <w:rPr>
                  <w:noProof/>
                  <w:webHidden/>
                </w:rPr>
                <w:tab/>
              </w:r>
            </w:del>
            <w:del w:id="385" w:author="JY0225" w:date="2017-08-22T19:51:00Z">
              <w:r w:rsidDel="000E4D98">
                <w:rPr>
                  <w:noProof/>
                  <w:webHidden/>
                </w:rPr>
                <w:delText>21</w:delText>
              </w:r>
            </w:del>
          </w:ins>
        </w:p>
        <w:p w14:paraId="6CA0F787" w14:textId="558B6B35" w:rsidR="001E33EA" w:rsidDel="00E85561" w:rsidRDefault="001E33EA">
          <w:pPr>
            <w:pStyle w:val="33"/>
            <w:tabs>
              <w:tab w:val="right" w:leader="dot" w:pos="8302"/>
            </w:tabs>
            <w:rPr>
              <w:ins w:id="386" w:author="微软用户" w:date="2017-08-20T12:12:00Z"/>
              <w:del w:id="387" w:author="JY0225" w:date="2017-08-22T21:58:00Z"/>
              <w:noProof/>
            </w:rPr>
          </w:pPr>
          <w:ins w:id="388" w:author="微软用户" w:date="2017-08-20T12:12:00Z">
            <w:del w:id="389" w:author="JY0225" w:date="2017-08-22T21:58:00Z">
              <w:r w:rsidRPr="00E85561" w:rsidDel="00E85561">
                <w:rPr>
                  <w:rStyle w:val="af"/>
                  <w:noProof/>
                  <w:rPrChange w:id="390" w:author="JY0225" w:date="2017-08-22T21:58:00Z">
                    <w:rPr>
                      <w:rStyle w:val="af"/>
                      <w:noProof/>
                    </w:rPr>
                  </w:rPrChange>
                </w:rPr>
                <w:delText xml:space="preserve">4.3.1 </w:delText>
              </w:r>
              <w:r w:rsidRPr="00E85561" w:rsidDel="00E85561">
                <w:rPr>
                  <w:rStyle w:val="af"/>
                  <w:rFonts w:hint="eastAsia"/>
                  <w:noProof/>
                  <w:rPrChange w:id="391" w:author="JY0225" w:date="2017-08-22T21:58:00Z">
                    <w:rPr>
                      <w:rStyle w:val="af"/>
                      <w:rFonts w:hint="eastAsia"/>
                      <w:noProof/>
                    </w:rPr>
                  </w:rPrChange>
                </w:rPr>
                <w:delText>系统总流程设计</w:delText>
              </w:r>
              <w:r w:rsidDel="00E85561">
                <w:rPr>
                  <w:noProof/>
                  <w:webHidden/>
                </w:rPr>
                <w:tab/>
              </w:r>
            </w:del>
            <w:del w:id="392" w:author="JY0225" w:date="2017-08-22T19:51:00Z">
              <w:r w:rsidDel="000E4D98">
                <w:rPr>
                  <w:noProof/>
                  <w:webHidden/>
                </w:rPr>
                <w:delText>22</w:delText>
              </w:r>
            </w:del>
          </w:ins>
        </w:p>
        <w:p w14:paraId="7644EC47" w14:textId="609CAA04" w:rsidR="001E33EA" w:rsidDel="00E85561" w:rsidRDefault="001E33EA">
          <w:pPr>
            <w:pStyle w:val="33"/>
            <w:tabs>
              <w:tab w:val="right" w:leader="dot" w:pos="8302"/>
            </w:tabs>
            <w:rPr>
              <w:ins w:id="393" w:author="微软用户" w:date="2017-08-20T12:12:00Z"/>
              <w:del w:id="394" w:author="JY0225" w:date="2017-08-22T21:58:00Z"/>
              <w:noProof/>
            </w:rPr>
          </w:pPr>
          <w:ins w:id="395" w:author="微软用户" w:date="2017-08-20T12:12:00Z">
            <w:del w:id="396" w:author="JY0225" w:date="2017-08-22T21:58:00Z">
              <w:r w:rsidRPr="00E85561" w:rsidDel="00E85561">
                <w:rPr>
                  <w:rStyle w:val="af"/>
                  <w:noProof/>
                  <w:rPrChange w:id="397" w:author="JY0225" w:date="2017-08-22T21:58:00Z">
                    <w:rPr>
                      <w:rStyle w:val="af"/>
                      <w:noProof/>
                    </w:rPr>
                  </w:rPrChange>
                </w:rPr>
                <w:delText xml:space="preserve">4.3.2 </w:delText>
              </w:r>
              <w:r w:rsidRPr="00E85561" w:rsidDel="00E85561">
                <w:rPr>
                  <w:rStyle w:val="af"/>
                  <w:rFonts w:hint="eastAsia"/>
                  <w:noProof/>
                  <w:rPrChange w:id="398" w:author="JY0225" w:date="2017-08-22T21:58:00Z">
                    <w:rPr>
                      <w:rStyle w:val="af"/>
                      <w:rFonts w:hint="eastAsia"/>
                      <w:noProof/>
                    </w:rPr>
                  </w:rPrChange>
                </w:rPr>
                <w:delText>持久会话管理流程设计</w:delText>
              </w:r>
              <w:bookmarkStart w:id="399" w:name="_GoBack"/>
              <w:bookmarkEnd w:id="399"/>
              <w:r w:rsidDel="00E85561">
                <w:rPr>
                  <w:noProof/>
                  <w:webHidden/>
                </w:rPr>
                <w:tab/>
              </w:r>
            </w:del>
            <w:del w:id="400" w:author="JY0225" w:date="2017-08-22T19:51:00Z">
              <w:r w:rsidDel="000E4D98">
                <w:rPr>
                  <w:noProof/>
                  <w:webHidden/>
                </w:rPr>
                <w:delText>23</w:delText>
              </w:r>
            </w:del>
          </w:ins>
        </w:p>
        <w:p w14:paraId="4D2951E9" w14:textId="75334C84" w:rsidR="001E33EA" w:rsidDel="00E85561" w:rsidRDefault="001E33EA">
          <w:pPr>
            <w:pStyle w:val="33"/>
            <w:tabs>
              <w:tab w:val="right" w:leader="dot" w:pos="8302"/>
            </w:tabs>
            <w:rPr>
              <w:ins w:id="401" w:author="微软用户" w:date="2017-08-20T12:12:00Z"/>
              <w:del w:id="402" w:author="JY0225" w:date="2017-08-22T21:58:00Z"/>
              <w:noProof/>
            </w:rPr>
          </w:pPr>
          <w:ins w:id="403" w:author="微软用户" w:date="2017-08-20T12:12:00Z">
            <w:del w:id="404" w:author="JY0225" w:date="2017-08-22T21:58:00Z">
              <w:r w:rsidRPr="00E85561" w:rsidDel="00E85561">
                <w:rPr>
                  <w:rStyle w:val="af"/>
                  <w:noProof/>
                  <w:rPrChange w:id="405" w:author="JY0225" w:date="2017-08-22T21:58:00Z">
                    <w:rPr>
                      <w:rStyle w:val="af"/>
                      <w:noProof/>
                    </w:rPr>
                  </w:rPrChange>
                </w:rPr>
                <w:delText xml:space="preserve">4.3.3 </w:delText>
              </w:r>
              <w:r w:rsidRPr="00E85561" w:rsidDel="00E85561">
                <w:rPr>
                  <w:rStyle w:val="af"/>
                  <w:rFonts w:hint="eastAsia"/>
                  <w:noProof/>
                  <w:rPrChange w:id="406" w:author="JY0225" w:date="2017-08-22T21:58:00Z">
                    <w:rPr>
                      <w:rStyle w:val="af"/>
                      <w:rFonts w:hint="eastAsia"/>
                      <w:noProof/>
                    </w:rPr>
                  </w:rPrChange>
                </w:rPr>
                <w:delText>大文件传输流程设计</w:delText>
              </w:r>
              <w:r w:rsidDel="00E85561">
                <w:rPr>
                  <w:noProof/>
                  <w:webHidden/>
                </w:rPr>
                <w:tab/>
              </w:r>
            </w:del>
            <w:del w:id="407" w:author="JY0225" w:date="2017-08-22T19:51:00Z">
              <w:r w:rsidDel="000E4D98">
                <w:rPr>
                  <w:noProof/>
                  <w:webHidden/>
                </w:rPr>
                <w:delText>24</w:delText>
              </w:r>
            </w:del>
          </w:ins>
        </w:p>
        <w:p w14:paraId="453823B2" w14:textId="4C0B67D4" w:rsidR="001E33EA" w:rsidDel="00E85561" w:rsidRDefault="001E33EA">
          <w:pPr>
            <w:pStyle w:val="33"/>
            <w:tabs>
              <w:tab w:val="right" w:leader="dot" w:pos="8302"/>
            </w:tabs>
            <w:rPr>
              <w:ins w:id="408" w:author="微软用户" w:date="2017-08-20T12:12:00Z"/>
              <w:del w:id="409" w:author="JY0225" w:date="2017-08-22T21:58:00Z"/>
              <w:noProof/>
            </w:rPr>
          </w:pPr>
          <w:ins w:id="410" w:author="微软用户" w:date="2017-08-20T12:12:00Z">
            <w:del w:id="411" w:author="JY0225" w:date="2017-08-22T21:58:00Z">
              <w:r w:rsidRPr="00E85561" w:rsidDel="00E85561">
                <w:rPr>
                  <w:rStyle w:val="af"/>
                  <w:noProof/>
                  <w:rPrChange w:id="412" w:author="JY0225" w:date="2017-08-22T21:58:00Z">
                    <w:rPr>
                      <w:rStyle w:val="af"/>
                      <w:noProof/>
                    </w:rPr>
                  </w:rPrChange>
                </w:rPr>
                <w:delText xml:space="preserve">4.3.4 </w:delText>
              </w:r>
              <w:r w:rsidRPr="00E85561" w:rsidDel="00E85561">
                <w:rPr>
                  <w:rStyle w:val="af"/>
                  <w:rFonts w:hint="eastAsia"/>
                  <w:noProof/>
                  <w:rPrChange w:id="413" w:author="JY0225" w:date="2017-08-22T21:58:00Z">
                    <w:rPr>
                      <w:rStyle w:val="af"/>
                      <w:rFonts w:hint="eastAsia"/>
                      <w:noProof/>
                    </w:rPr>
                  </w:rPrChange>
                </w:rPr>
                <w:delText>本地缓存流程设计</w:delText>
              </w:r>
              <w:r w:rsidDel="00E85561">
                <w:rPr>
                  <w:noProof/>
                  <w:webHidden/>
                </w:rPr>
                <w:tab/>
              </w:r>
            </w:del>
            <w:del w:id="414" w:author="JY0225" w:date="2017-08-22T19:51:00Z">
              <w:r w:rsidDel="000E4D98">
                <w:rPr>
                  <w:noProof/>
                  <w:webHidden/>
                </w:rPr>
                <w:delText>25</w:delText>
              </w:r>
            </w:del>
          </w:ins>
        </w:p>
        <w:p w14:paraId="15BE4B85" w14:textId="6C9AFDDD" w:rsidR="001E33EA" w:rsidDel="00E85561" w:rsidRDefault="001E33EA">
          <w:pPr>
            <w:pStyle w:val="33"/>
            <w:tabs>
              <w:tab w:val="right" w:leader="dot" w:pos="8302"/>
            </w:tabs>
            <w:rPr>
              <w:ins w:id="415" w:author="微软用户" w:date="2017-08-20T12:12:00Z"/>
              <w:del w:id="416" w:author="JY0225" w:date="2017-08-22T21:58:00Z"/>
              <w:noProof/>
            </w:rPr>
          </w:pPr>
          <w:ins w:id="417" w:author="微软用户" w:date="2017-08-20T12:12:00Z">
            <w:del w:id="418" w:author="JY0225" w:date="2017-08-22T21:58:00Z">
              <w:r w:rsidRPr="00E85561" w:rsidDel="00E85561">
                <w:rPr>
                  <w:rStyle w:val="af"/>
                  <w:noProof/>
                  <w:rPrChange w:id="419" w:author="JY0225" w:date="2017-08-22T21:58:00Z">
                    <w:rPr>
                      <w:rStyle w:val="af"/>
                      <w:noProof/>
                    </w:rPr>
                  </w:rPrChange>
                </w:rPr>
                <w:delText xml:space="preserve">4.3.5 </w:delText>
              </w:r>
              <w:r w:rsidRPr="00E85561" w:rsidDel="00E85561">
                <w:rPr>
                  <w:rStyle w:val="af"/>
                  <w:rFonts w:hint="eastAsia"/>
                  <w:noProof/>
                  <w:rPrChange w:id="420" w:author="JY0225" w:date="2017-08-22T21:58:00Z">
                    <w:rPr>
                      <w:rStyle w:val="af"/>
                      <w:rFonts w:hint="eastAsia"/>
                      <w:noProof/>
                    </w:rPr>
                  </w:rPrChange>
                </w:rPr>
                <w:delText>多应用适配流程设计</w:delText>
              </w:r>
              <w:r w:rsidDel="00E85561">
                <w:rPr>
                  <w:noProof/>
                  <w:webHidden/>
                </w:rPr>
                <w:tab/>
              </w:r>
            </w:del>
            <w:del w:id="421" w:author="JY0225" w:date="2017-08-22T19:51:00Z">
              <w:r w:rsidDel="000E4D98">
                <w:rPr>
                  <w:noProof/>
                  <w:webHidden/>
                </w:rPr>
                <w:delText>27</w:delText>
              </w:r>
            </w:del>
          </w:ins>
        </w:p>
        <w:p w14:paraId="4063D75A" w14:textId="1109FCED" w:rsidR="001E33EA" w:rsidDel="00E85561" w:rsidRDefault="001E33EA">
          <w:pPr>
            <w:pStyle w:val="24"/>
            <w:tabs>
              <w:tab w:val="right" w:leader="dot" w:pos="8302"/>
            </w:tabs>
            <w:rPr>
              <w:ins w:id="422" w:author="微软用户" w:date="2017-08-20T12:12:00Z"/>
              <w:del w:id="423" w:author="JY0225" w:date="2017-08-22T21:58:00Z"/>
              <w:noProof/>
            </w:rPr>
          </w:pPr>
          <w:ins w:id="424" w:author="微软用户" w:date="2017-08-20T12:12:00Z">
            <w:del w:id="425" w:author="JY0225" w:date="2017-08-22T21:58:00Z">
              <w:r w:rsidRPr="00E85561" w:rsidDel="00E85561">
                <w:rPr>
                  <w:rStyle w:val="af"/>
                  <w:noProof/>
                  <w:rPrChange w:id="426" w:author="JY0225" w:date="2017-08-22T21:58:00Z">
                    <w:rPr>
                      <w:rStyle w:val="af"/>
                      <w:noProof/>
                    </w:rPr>
                  </w:rPrChange>
                </w:rPr>
                <w:delText>4.4</w:delText>
              </w:r>
              <w:r w:rsidRPr="00E85561" w:rsidDel="00E85561">
                <w:rPr>
                  <w:rStyle w:val="af"/>
                  <w:rFonts w:hint="eastAsia"/>
                  <w:noProof/>
                  <w:rPrChange w:id="427" w:author="JY0225" w:date="2017-08-22T21:58:00Z">
                    <w:rPr>
                      <w:rStyle w:val="af"/>
                      <w:rFonts w:hint="eastAsia"/>
                      <w:noProof/>
                    </w:rPr>
                  </w:rPrChange>
                </w:rPr>
                <w:delText>数据库设计</w:delText>
              </w:r>
              <w:r w:rsidDel="00E85561">
                <w:rPr>
                  <w:noProof/>
                  <w:webHidden/>
                </w:rPr>
                <w:tab/>
              </w:r>
            </w:del>
            <w:del w:id="428" w:author="JY0225" w:date="2017-08-22T19:51:00Z">
              <w:r w:rsidDel="000E4D98">
                <w:rPr>
                  <w:noProof/>
                  <w:webHidden/>
                </w:rPr>
                <w:delText>27</w:delText>
              </w:r>
            </w:del>
          </w:ins>
        </w:p>
        <w:p w14:paraId="51496DB6" w14:textId="4738CA77" w:rsidR="001E33EA" w:rsidDel="00E85561" w:rsidRDefault="001E33EA">
          <w:pPr>
            <w:pStyle w:val="24"/>
            <w:tabs>
              <w:tab w:val="right" w:leader="dot" w:pos="8302"/>
            </w:tabs>
            <w:rPr>
              <w:ins w:id="429" w:author="微软用户" w:date="2017-08-20T12:12:00Z"/>
              <w:del w:id="430" w:author="JY0225" w:date="2017-08-22T21:58:00Z"/>
              <w:noProof/>
            </w:rPr>
          </w:pPr>
          <w:ins w:id="431" w:author="微软用户" w:date="2017-08-20T12:12:00Z">
            <w:del w:id="432" w:author="JY0225" w:date="2017-08-22T21:58:00Z">
              <w:r w:rsidRPr="00E85561" w:rsidDel="00E85561">
                <w:rPr>
                  <w:rStyle w:val="af"/>
                  <w:noProof/>
                  <w:rPrChange w:id="433" w:author="JY0225" w:date="2017-08-22T21:58:00Z">
                    <w:rPr>
                      <w:rStyle w:val="af"/>
                      <w:noProof/>
                    </w:rPr>
                  </w:rPrChange>
                </w:rPr>
                <w:delText>4.5</w:delText>
              </w:r>
              <w:r w:rsidRPr="00E85561" w:rsidDel="00E85561">
                <w:rPr>
                  <w:rStyle w:val="af"/>
                  <w:rFonts w:hint="eastAsia"/>
                  <w:noProof/>
                  <w:rPrChange w:id="434" w:author="JY0225" w:date="2017-08-22T21:58:00Z">
                    <w:rPr>
                      <w:rStyle w:val="af"/>
                      <w:rFonts w:hint="eastAsia"/>
                      <w:noProof/>
                    </w:rPr>
                  </w:rPrChange>
                </w:rPr>
                <w:delText>系统优化接口设计</w:delText>
              </w:r>
              <w:r w:rsidDel="00E85561">
                <w:rPr>
                  <w:noProof/>
                  <w:webHidden/>
                </w:rPr>
                <w:tab/>
              </w:r>
            </w:del>
            <w:del w:id="435" w:author="JY0225" w:date="2017-08-22T19:51:00Z">
              <w:r w:rsidDel="000E4D98">
                <w:rPr>
                  <w:noProof/>
                  <w:webHidden/>
                </w:rPr>
                <w:delText>28</w:delText>
              </w:r>
            </w:del>
          </w:ins>
        </w:p>
        <w:p w14:paraId="0902CD0A" w14:textId="68BC242D" w:rsidR="001E33EA" w:rsidDel="00E85561" w:rsidRDefault="001E33EA">
          <w:pPr>
            <w:pStyle w:val="33"/>
            <w:tabs>
              <w:tab w:val="right" w:leader="dot" w:pos="8302"/>
            </w:tabs>
            <w:rPr>
              <w:ins w:id="436" w:author="微软用户" w:date="2017-08-20T12:12:00Z"/>
              <w:del w:id="437" w:author="JY0225" w:date="2017-08-22T21:58:00Z"/>
              <w:noProof/>
            </w:rPr>
          </w:pPr>
          <w:ins w:id="438" w:author="微软用户" w:date="2017-08-20T12:12:00Z">
            <w:del w:id="439" w:author="JY0225" w:date="2017-08-22T21:58:00Z">
              <w:r w:rsidRPr="00E85561" w:rsidDel="00E85561">
                <w:rPr>
                  <w:rStyle w:val="af"/>
                  <w:noProof/>
                  <w:rPrChange w:id="440" w:author="JY0225" w:date="2017-08-22T21:58:00Z">
                    <w:rPr>
                      <w:rStyle w:val="af"/>
                      <w:noProof/>
                    </w:rPr>
                  </w:rPrChange>
                </w:rPr>
                <w:delText xml:space="preserve">4.5.1 </w:delText>
              </w:r>
              <w:r w:rsidRPr="00E85561" w:rsidDel="00E85561">
                <w:rPr>
                  <w:rStyle w:val="af"/>
                  <w:rFonts w:hint="eastAsia"/>
                  <w:noProof/>
                  <w:rPrChange w:id="441" w:author="JY0225" w:date="2017-08-22T21:58:00Z">
                    <w:rPr>
                      <w:rStyle w:val="af"/>
                      <w:rFonts w:hint="eastAsia"/>
                      <w:noProof/>
                    </w:rPr>
                  </w:rPrChange>
                </w:rPr>
                <w:delText>持久会话管理接口设计</w:delText>
              </w:r>
              <w:r w:rsidDel="00E85561">
                <w:rPr>
                  <w:noProof/>
                  <w:webHidden/>
                </w:rPr>
                <w:tab/>
              </w:r>
            </w:del>
            <w:del w:id="442" w:author="JY0225" w:date="2017-08-22T19:51:00Z">
              <w:r w:rsidDel="000E4D98">
                <w:rPr>
                  <w:noProof/>
                  <w:webHidden/>
                </w:rPr>
                <w:delText>29</w:delText>
              </w:r>
            </w:del>
          </w:ins>
        </w:p>
        <w:p w14:paraId="4B80BE04" w14:textId="14C4B03C" w:rsidR="001E33EA" w:rsidDel="00E85561" w:rsidRDefault="001E33EA">
          <w:pPr>
            <w:pStyle w:val="33"/>
            <w:tabs>
              <w:tab w:val="right" w:leader="dot" w:pos="8302"/>
            </w:tabs>
            <w:rPr>
              <w:ins w:id="443" w:author="微软用户" w:date="2017-08-20T12:12:00Z"/>
              <w:del w:id="444" w:author="JY0225" w:date="2017-08-22T21:58:00Z"/>
              <w:noProof/>
            </w:rPr>
          </w:pPr>
          <w:ins w:id="445" w:author="微软用户" w:date="2017-08-20T12:12:00Z">
            <w:del w:id="446" w:author="JY0225" w:date="2017-08-22T21:58:00Z">
              <w:r w:rsidRPr="00E85561" w:rsidDel="00E85561">
                <w:rPr>
                  <w:rStyle w:val="af"/>
                  <w:noProof/>
                  <w:rPrChange w:id="447" w:author="JY0225" w:date="2017-08-22T21:58:00Z">
                    <w:rPr>
                      <w:rStyle w:val="af"/>
                      <w:noProof/>
                    </w:rPr>
                  </w:rPrChange>
                </w:rPr>
                <w:delText xml:space="preserve">4.5.2 </w:delText>
              </w:r>
              <w:r w:rsidRPr="00E85561" w:rsidDel="00E85561">
                <w:rPr>
                  <w:rStyle w:val="af"/>
                  <w:rFonts w:hint="eastAsia"/>
                  <w:noProof/>
                  <w:rPrChange w:id="448" w:author="JY0225" w:date="2017-08-22T21:58:00Z">
                    <w:rPr>
                      <w:rStyle w:val="af"/>
                      <w:rFonts w:hint="eastAsia"/>
                      <w:noProof/>
                    </w:rPr>
                  </w:rPrChange>
                </w:rPr>
                <w:delText>大文件上传接口设计</w:delText>
              </w:r>
              <w:r w:rsidDel="00E85561">
                <w:rPr>
                  <w:noProof/>
                  <w:webHidden/>
                </w:rPr>
                <w:tab/>
              </w:r>
            </w:del>
            <w:del w:id="449" w:author="JY0225" w:date="2017-08-22T19:51:00Z">
              <w:r w:rsidDel="000E4D98">
                <w:rPr>
                  <w:noProof/>
                  <w:webHidden/>
                </w:rPr>
                <w:delText>30</w:delText>
              </w:r>
            </w:del>
          </w:ins>
        </w:p>
        <w:p w14:paraId="250680F0" w14:textId="58A9B820" w:rsidR="001E33EA" w:rsidDel="00E85561" w:rsidRDefault="001E33EA">
          <w:pPr>
            <w:pStyle w:val="33"/>
            <w:tabs>
              <w:tab w:val="right" w:leader="dot" w:pos="8302"/>
            </w:tabs>
            <w:rPr>
              <w:ins w:id="450" w:author="微软用户" w:date="2017-08-20T12:12:00Z"/>
              <w:del w:id="451" w:author="JY0225" w:date="2017-08-22T21:58:00Z"/>
              <w:noProof/>
            </w:rPr>
          </w:pPr>
          <w:ins w:id="452" w:author="微软用户" w:date="2017-08-20T12:12:00Z">
            <w:del w:id="453" w:author="JY0225" w:date="2017-08-22T21:58:00Z">
              <w:r w:rsidRPr="00E85561" w:rsidDel="00E85561">
                <w:rPr>
                  <w:rStyle w:val="af"/>
                  <w:noProof/>
                  <w:rPrChange w:id="454" w:author="JY0225" w:date="2017-08-22T21:58:00Z">
                    <w:rPr>
                      <w:rStyle w:val="af"/>
                      <w:noProof/>
                    </w:rPr>
                  </w:rPrChange>
                </w:rPr>
                <w:delText xml:space="preserve">4.5.3 </w:delText>
              </w:r>
              <w:r w:rsidRPr="00E85561" w:rsidDel="00E85561">
                <w:rPr>
                  <w:rStyle w:val="af"/>
                  <w:rFonts w:hint="eastAsia"/>
                  <w:noProof/>
                  <w:rPrChange w:id="455" w:author="JY0225" w:date="2017-08-22T21:58:00Z">
                    <w:rPr>
                      <w:rStyle w:val="af"/>
                      <w:rFonts w:hint="eastAsia"/>
                      <w:noProof/>
                    </w:rPr>
                  </w:rPrChange>
                </w:rPr>
                <w:delText>本地缓存接口设计</w:delText>
              </w:r>
              <w:r w:rsidDel="00E85561">
                <w:rPr>
                  <w:noProof/>
                  <w:webHidden/>
                </w:rPr>
                <w:tab/>
              </w:r>
            </w:del>
            <w:del w:id="456" w:author="JY0225" w:date="2017-08-22T19:51:00Z">
              <w:r w:rsidDel="000E4D98">
                <w:rPr>
                  <w:noProof/>
                  <w:webHidden/>
                </w:rPr>
                <w:delText>32</w:delText>
              </w:r>
            </w:del>
          </w:ins>
        </w:p>
        <w:p w14:paraId="058D36BB" w14:textId="020984A9" w:rsidR="001E33EA" w:rsidDel="00E85561" w:rsidRDefault="001E33EA">
          <w:pPr>
            <w:pStyle w:val="33"/>
            <w:tabs>
              <w:tab w:val="right" w:leader="dot" w:pos="8302"/>
            </w:tabs>
            <w:rPr>
              <w:ins w:id="457" w:author="微软用户" w:date="2017-08-20T12:12:00Z"/>
              <w:del w:id="458" w:author="JY0225" w:date="2017-08-22T21:58:00Z"/>
              <w:noProof/>
            </w:rPr>
          </w:pPr>
          <w:ins w:id="459" w:author="微软用户" w:date="2017-08-20T12:12:00Z">
            <w:del w:id="460" w:author="JY0225" w:date="2017-08-22T21:58:00Z">
              <w:r w:rsidRPr="00E85561" w:rsidDel="00E85561">
                <w:rPr>
                  <w:rStyle w:val="af"/>
                  <w:noProof/>
                  <w:rPrChange w:id="461" w:author="JY0225" w:date="2017-08-22T21:58:00Z">
                    <w:rPr>
                      <w:rStyle w:val="af"/>
                      <w:noProof/>
                    </w:rPr>
                  </w:rPrChange>
                </w:rPr>
                <w:delText xml:space="preserve">4.5.4 </w:delText>
              </w:r>
              <w:r w:rsidRPr="00E85561" w:rsidDel="00E85561">
                <w:rPr>
                  <w:rStyle w:val="af"/>
                  <w:rFonts w:hint="eastAsia"/>
                  <w:noProof/>
                  <w:rPrChange w:id="462" w:author="JY0225" w:date="2017-08-22T21:58:00Z">
                    <w:rPr>
                      <w:rStyle w:val="af"/>
                      <w:rFonts w:hint="eastAsia"/>
                      <w:noProof/>
                    </w:rPr>
                  </w:rPrChange>
                </w:rPr>
                <w:delText>多应用适配接口设计</w:delText>
              </w:r>
              <w:r w:rsidDel="00E85561">
                <w:rPr>
                  <w:noProof/>
                  <w:webHidden/>
                </w:rPr>
                <w:tab/>
              </w:r>
            </w:del>
            <w:del w:id="463" w:author="JY0225" w:date="2017-08-22T19:51:00Z">
              <w:r w:rsidDel="000E4D98">
                <w:rPr>
                  <w:noProof/>
                  <w:webHidden/>
                </w:rPr>
                <w:delText>33</w:delText>
              </w:r>
            </w:del>
          </w:ins>
        </w:p>
        <w:p w14:paraId="1579589C" w14:textId="4233037D" w:rsidR="001E33EA" w:rsidDel="00E85561" w:rsidRDefault="001E33EA">
          <w:pPr>
            <w:pStyle w:val="11"/>
            <w:rPr>
              <w:ins w:id="464" w:author="微软用户" w:date="2017-08-20T12:12:00Z"/>
              <w:del w:id="465" w:author="JY0225" w:date="2017-08-22T21:58:00Z"/>
              <w:noProof/>
            </w:rPr>
          </w:pPr>
          <w:ins w:id="466" w:author="微软用户" w:date="2017-08-20T12:12:00Z">
            <w:del w:id="467" w:author="JY0225" w:date="2017-08-22T21:58:00Z">
              <w:r w:rsidRPr="00E85561" w:rsidDel="00E85561">
                <w:rPr>
                  <w:rStyle w:val="af"/>
                  <w:rFonts w:ascii="Times New Roman" w:hAnsi="Times New Roman" w:cs="Times New Roman" w:hint="eastAsia"/>
                  <w:noProof/>
                  <w:rPrChange w:id="468" w:author="JY0225" w:date="2017-08-22T21:58:00Z">
                    <w:rPr>
                      <w:rStyle w:val="af"/>
                      <w:rFonts w:ascii="Times New Roman" w:hAnsi="Times New Roman" w:cs="Times New Roman" w:hint="eastAsia"/>
                      <w:noProof/>
                    </w:rPr>
                  </w:rPrChange>
                </w:rPr>
                <w:delText>第五章</w:delText>
              </w:r>
              <w:r w:rsidRPr="00E85561" w:rsidDel="00E85561">
                <w:rPr>
                  <w:rStyle w:val="af"/>
                  <w:rFonts w:ascii="Times New Roman" w:hAnsi="Times New Roman" w:cs="Times New Roman"/>
                  <w:noProof/>
                  <w:rPrChange w:id="469" w:author="JY0225" w:date="2017-08-22T21:58:00Z">
                    <w:rPr>
                      <w:rStyle w:val="af"/>
                      <w:rFonts w:ascii="Times New Roman" w:hAnsi="Times New Roman" w:cs="Times New Roman"/>
                      <w:noProof/>
                    </w:rPr>
                  </w:rPrChange>
                </w:rPr>
                <w:delText xml:space="preserve"> </w:delText>
              </w:r>
              <w:r w:rsidRPr="00E85561" w:rsidDel="00E85561">
                <w:rPr>
                  <w:rStyle w:val="af"/>
                  <w:rFonts w:ascii="Times New Roman" w:hAnsi="Times New Roman" w:cs="Times New Roman" w:hint="eastAsia"/>
                  <w:noProof/>
                  <w:rPrChange w:id="470" w:author="JY0225" w:date="2017-08-22T21:58:00Z">
                    <w:rPr>
                      <w:rStyle w:val="af"/>
                      <w:rFonts w:ascii="Times New Roman" w:hAnsi="Times New Roman" w:cs="Times New Roman" w:hint="eastAsia"/>
                      <w:noProof/>
                    </w:rPr>
                  </w:rPrChange>
                </w:rPr>
                <w:delText>云备份中间件系统优化实现</w:delText>
              </w:r>
              <w:r w:rsidDel="00E85561">
                <w:rPr>
                  <w:noProof/>
                  <w:webHidden/>
                </w:rPr>
                <w:tab/>
              </w:r>
            </w:del>
            <w:del w:id="471" w:author="JY0225" w:date="2017-08-22T19:51:00Z">
              <w:r w:rsidDel="000E4D98">
                <w:rPr>
                  <w:noProof/>
                  <w:webHidden/>
                </w:rPr>
                <w:delText>34</w:delText>
              </w:r>
            </w:del>
          </w:ins>
        </w:p>
        <w:p w14:paraId="6B4926BF" w14:textId="3A199FD0" w:rsidR="001E33EA" w:rsidDel="00E85561" w:rsidRDefault="001E33EA">
          <w:pPr>
            <w:pStyle w:val="24"/>
            <w:tabs>
              <w:tab w:val="right" w:leader="dot" w:pos="8302"/>
            </w:tabs>
            <w:rPr>
              <w:ins w:id="472" w:author="微软用户" w:date="2017-08-20T12:12:00Z"/>
              <w:del w:id="473" w:author="JY0225" w:date="2017-08-22T21:58:00Z"/>
              <w:noProof/>
            </w:rPr>
          </w:pPr>
          <w:ins w:id="474" w:author="微软用户" w:date="2017-08-20T12:12:00Z">
            <w:del w:id="475" w:author="JY0225" w:date="2017-08-22T21:58:00Z">
              <w:r w:rsidRPr="00E85561" w:rsidDel="00E85561">
                <w:rPr>
                  <w:rStyle w:val="af"/>
                  <w:noProof/>
                  <w:rPrChange w:id="476" w:author="JY0225" w:date="2017-08-22T21:58:00Z">
                    <w:rPr>
                      <w:rStyle w:val="af"/>
                      <w:noProof/>
                    </w:rPr>
                  </w:rPrChange>
                </w:rPr>
                <w:delText xml:space="preserve">5.1 </w:delText>
              </w:r>
              <w:r w:rsidRPr="00E85561" w:rsidDel="00E85561">
                <w:rPr>
                  <w:rStyle w:val="af"/>
                  <w:rFonts w:hint="eastAsia"/>
                  <w:noProof/>
                  <w:rPrChange w:id="477" w:author="JY0225" w:date="2017-08-22T21:58:00Z">
                    <w:rPr>
                      <w:rStyle w:val="af"/>
                      <w:rFonts w:hint="eastAsia"/>
                      <w:noProof/>
                    </w:rPr>
                  </w:rPrChange>
                </w:rPr>
                <w:delText>开发环境</w:delText>
              </w:r>
              <w:r w:rsidDel="00E85561">
                <w:rPr>
                  <w:noProof/>
                  <w:webHidden/>
                </w:rPr>
                <w:tab/>
              </w:r>
            </w:del>
            <w:del w:id="478" w:author="JY0225" w:date="2017-08-22T19:51:00Z">
              <w:r w:rsidDel="000E4D98">
                <w:rPr>
                  <w:noProof/>
                  <w:webHidden/>
                </w:rPr>
                <w:delText>34</w:delText>
              </w:r>
            </w:del>
          </w:ins>
        </w:p>
        <w:p w14:paraId="70605190" w14:textId="0414D166" w:rsidR="001E33EA" w:rsidDel="00E85561" w:rsidRDefault="001E33EA">
          <w:pPr>
            <w:pStyle w:val="24"/>
            <w:tabs>
              <w:tab w:val="right" w:leader="dot" w:pos="8302"/>
            </w:tabs>
            <w:rPr>
              <w:ins w:id="479" w:author="微软用户" w:date="2017-08-20T12:12:00Z"/>
              <w:del w:id="480" w:author="JY0225" w:date="2017-08-22T21:58:00Z"/>
              <w:noProof/>
            </w:rPr>
          </w:pPr>
          <w:ins w:id="481" w:author="微软用户" w:date="2017-08-20T12:12:00Z">
            <w:del w:id="482" w:author="JY0225" w:date="2017-08-22T21:58:00Z">
              <w:r w:rsidRPr="00E85561" w:rsidDel="00E85561">
                <w:rPr>
                  <w:rStyle w:val="af"/>
                  <w:noProof/>
                  <w:rPrChange w:id="483" w:author="JY0225" w:date="2017-08-22T21:58:00Z">
                    <w:rPr>
                      <w:rStyle w:val="af"/>
                      <w:noProof/>
                    </w:rPr>
                  </w:rPrChange>
                </w:rPr>
                <w:delText xml:space="preserve">5.2 </w:delText>
              </w:r>
              <w:r w:rsidRPr="00E85561" w:rsidDel="00E85561">
                <w:rPr>
                  <w:rStyle w:val="af"/>
                  <w:rFonts w:hint="eastAsia"/>
                  <w:noProof/>
                  <w:rPrChange w:id="484" w:author="JY0225" w:date="2017-08-22T21:58:00Z">
                    <w:rPr>
                      <w:rStyle w:val="af"/>
                      <w:rFonts w:hint="eastAsia"/>
                      <w:noProof/>
                    </w:rPr>
                  </w:rPrChange>
                </w:rPr>
                <w:delText>关键实现</w:delText>
              </w:r>
              <w:r w:rsidDel="00E85561">
                <w:rPr>
                  <w:noProof/>
                  <w:webHidden/>
                </w:rPr>
                <w:tab/>
              </w:r>
            </w:del>
            <w:del w:id="485" w:author="JY0225" w:date="2017-08-22T19:51:00Z">
              <w:r w:rsidDel="000E4D98">
                <w:rPr>
                  <w:noProof/>
                  <w:webHidden/>
                </w:rPr>
                <w:delText>34</w:delText>
              </w:r>
            </w:del>
          </w:ins>
        </w:p>
        <w:p w14:paraId="3A25FBF9" w14:textId="2DB1D992" w:rsidR="001E33EA" w:rsidDel="00E85561" w:rsidRDefault="001E33EA">
          <w:pPr>
            <w:pStyle w:val="33"/>
            <w:tabs>
              <w:tab w:val="right" w:leader="dot" w:pos="8302"/>
            </w:tabs>
            <w:rPr>
              <w:ins w:id="486" w:author="微软用户" w:date="2017-08-20T12:12:00Z"/>
              <w:del w:id="487" w:author="JY0225" w:date="2017-08-22T21:58:00Z"/>
              <w:noProof/>
            </w:rPr>
          </w:pPr>
          <w:ins w:id="488" w:author="微软用户" w:date="2017-08-20T12:12:00Z">
            <w:del w:id="489" w:author="JY0225" w:date="2017-08-22T21:58:00Z">
              <w:r w:rsidRPr="00E85561" w:rsidDel="00E85561">
                <w:rPr>
                  <w:rStyle w:val="af"/>
                  <w:noProof/>
                  <w:rPrChange w:id="490" w:author="JY0225" w:date="2017-08-22T21:58:00Z">
                    <w:rPr>
                      <w:rStyle w:val="af"/>
                      <w:noProof/>
                    </w:rPr>
                  </w:rPrChange>
                </w:rPr>
                <w:delText>5.2.1</w:delText>
              </w:r>
              <w:r w:rsidRPr="00E85561" w:rsidDel="00E85561">
                <w:rPr>
                  <w:rStyle w:val="af"/>
                  <w:rFonts w:hint="eastAsia"/>
                  <w:noProof/>
                  <w:rPrChange w:id="491" w:author="JY0225" w:date="2017-08-22T21:58:00Z">
                    <w:rPr>
                      <w:rStyle w:val="af"/>
                      <w:rFonts w:hint="eastAsia"/>
                      <w:noProof/>
                    </w:rPr>
                  </w:rPrChange>
                </w:rPr>
                <w:delText>加密方式</w:delText>
              </w:r>
              <w:r w:rsidDel="00E85561">
                <w:rPr>
                  <w:noProof/>
                  <w:webHidden/>
                </w:rPr>
                <w:tab/>
              </w:r>
            </w:del>
            <w:del w:id="492" w:author="JY0225" w:date="2017-08-22T19:51:00Z">
              <w:r w:rsidDel="000E4D98">
                <w:rPr>
                  <w:noProof/>
                  <w:webHidden/>
                </w:rPr>
                <w:delText>34</w:delText>
              </w:r>
            </w:del>
          </w:ins>
        </w:p>
        <w:p w14:paraId="5E404045" w14:textId="1AF493A1" w:rsidR="001E33EA" w:rsidDel="00E85561" w:rsidRDefault="001E33EA">
          <w:pPr>
            <w:pStyle w:val="33"/>
            <w:tabs>
              <w:tab w:val="right" w:leader="dot" w:pos="8302"/>
            </w:tabs>
            <w:rPr>
              <w:ins w:id="493" w:author="微软用户" w:date="2017-08-20T12:12:00Z"/>
              <w:del w:id="494" w:author="JY0225" w:date="2017-08-22T21:58:00Z"/>
              <w:noProof/>
            </w:rPr>
          </w:pPr>
          <w:ins w:id="495" w:author="微软用户" w:date="2017-08-20T12:12:00Z">
            <w:del w:id="496" w:author="JY0225" w:date="2017-08-22T21:58:00Z">
              <w:r w:rsidRPr="00E85561" w:rsidDel="00E85561">
                <w:rPr>
                  <w:rStyle w:val="af"/>
                  <w:noProof/>
                  <w:rPrChange w:id="497" w:author="JY0225" w:date="2017-08-22T21:58:00Z">
                    <w:rPr>
                      <w:rStyle w:val="af"/>
                      <w:noProof/>
                    </w:rPr>
                  </w:rPrChange>
                </w:rPr>
                <w:delText>5.2.2</w:delText>
              </w:r>
              <w:r w:rsidRPr="00E85561" w:rsidDel="00E85561">
                <w:rPr>
                  <w:rStyle w:val="af"/>
                  <w:rFonts w:hint="eastAsia"/>
                  <w:noProof/>
                  <w:rPrChange w:id="498" w:author="JY0225" w:date="2017-08-22T21:58:00Z">
                    <w:rPr>
                      <w:rStyle w:val="af"/>
                      <w:rFonts w:hint="eastAsia"/>
                      <w:noProof/>
                    </w:rPr>
                  </w:rPrChange>
                </w:rPr>
                <w:delText>中间件授权代理</w:delText>
              </w:r>
              <w:r w:rsidDel="00E85561">
                <w:rPr>
                  <w:noProof/>
                  <w:webHidden/>
                </w:rPr>
                <w:tab/>
              </w:r>
            </w:del>
            <w:del w:id="499" w:author="JY0225" w:date="2017-08-22T19:51:00Z">
              <w:r w:rsidDel="000E4D98">
                <w:rPr>
                  <w:noProof/>
                  <w:webHidden/>
                </w:rPr>
                <w:delText>35</w:delText>
              </w:r>
            </w:del>
          </w:ins>
        </w:p>
        <w:p w14:paraId="61EE7579" w14:textId="33D035F2" w:rsidR="001E33EA" w:rsidDel="00E85561" w:rsidRDefault="001E33EA">
          <w:pPr>
            <w:pStyle w:val="33"/>
            <w:tabs>
              <w:tab w:val="right" w:leader="dot" w:pos="8302"/>
            </w:tabs>
            <w:rPr>
              <w:ins w:id="500" w:author="微软用户" w:date="2017-08-20T12:12:00Z"/>
              <w:del w:id="501" w:author="JY0225" w:date="2017-08-22T21:58:00Z"/>
              <w:noProof/>
            </w:rPr>
          </w:pPr>
          <w:ins w:id="502" w:author="微软用户" w:date="2017-08-20T12:12:00Z">
            <w:del w:id="503" w:author="JY0225" w:date="2017-08-22T21:58:00Z">
              <w:r w:rsidRPr="00E85561" w:rsidDel="00E85561">
                <w:rPr>
                  <w:rStyle w:val="af"/>
                  <w:noProof/>
                  <w:rPrChange w:id="504" w:author="JY0225" w:date="2017-08-22T21:58:00Z">
                    <w:rPr>
                      <w:rStyle w:val="af"/>
                      <w:noProof/>
                    </w:rPr>
                  </w:rPrChange>
                </w:rPr>
                <w:delText>5.2.3</w:delText>
              </w:r>
              <w:r w:rsidRPr="00E85561" w:rsidDel="00E85561">
                <w:rPr>
                  <w:rStyle w:val="af"/>
                  <w:rFonts w:hint="eastAsia"/>
                  <w:noProof/>
                  <w:rPrChange w:id="505" w:author="JY0225" w:date="2017-08-22T21:58:00Z">
                    <w:rPr>
                      <w:rStyle w:val="af"/>
                      <w:rFonts w:hint="eastAsia"/>
                      <w:noProof/>
                    </w:rPr>
                  </w:rPrChange>
                </w:rPr>
                <w:delText>大文件上传</w:delText>
              </w:r>
              <w:r w:rsidDel="00E85561">
                <w:rPr>
                  <w:noProof/>
                  <w:webHidden/>
                </w:rPr>
                <w:tab/>
              </w:r>
            </w:del>
            <w:del w:id="506" w:author="JY0225" w:date="2017-08-22T19:51:00Z">
              <w:r w:rsidDel="000E4D98">
                <w:rPr>
                  <w:noProof/>
                  <w:webHidden/>
                </w:rPr>
                <w:delText>36</w:delText>
              </w:r>
            </w:del>
          </w:ins>
        </w:p>
        <w:p w14:paraId="141D9E11" w14:textId="55B25011" w:rsidR="001E33EA" w:rsidDel="00E85561" w:rsidRDefault="001E33EA">
          <w:pPr>
            <w:pStyle w:val="33"/>
            <w:tabs>
              <w:tab w:val="right" w:leader="dot" w:pos="8302"/>
            </w:tabs>
            <w:rPr>
              <w:ins w:id="507" w:author="微软用户" w:date="2017-08-20T12:12:00Z"/>
              <w:del w:id="508" w:author="JY0225" w:date="2017-08-22T21:58:00Z"/>
              <w:noProof/>
            </w:rPr>
          </w:pPr>
          <w:ins w:id="509" w:author="微软用户" w:date="2017-08-20T12:12:00Z">
            <w:del w:id="510" w:author="JY0225" w:date="2017-08-22T21:58:00Z">
              <w:r w:rsidRPr="00E85561" w:rsidDel="00E85561">
                <w:rPr>
                  <w:rStyle w:val="af"/>
                  <w:noProof/>
                  <w:rPrChange w:id="511" w:author="JY0225" w:date="2017-08-22T21:58:00Z">
                    <w:rPr>
                      <w:rStyle w:val="af"/>
                      <w:noProof/>
                    </w:rPr>
                  </w:rPrChange>
                </w:rPr>
                <w:delText>5.2.4</w:delText>
              </w:r>
              <w:r w:rsidRPr="00E85561" w:rsidDel="00E85561">
                <w:rPr>
                  <w:rStyle w:val="af"/>
                  <w:rFonts w:hint="eastAsia"/>
                  <w:noProof/>
                  <w:rPrChange w:id="512" w:author="JY0225" w:date="2017-08-22T21:58:00Z">
                    <w:rPr>
                      <w:rStyle w:val="af"/>
                      <w:rFonts w:hint="eastAsia"/>
                      <w:noProof/>
                    </w:rPr>
                  </w:rPrChange>
                </w:rPr>
                <w:delText>本地缓存</w:delText>
              </w:r>
              <w:r w:rsidDel="00E85561">
                <w:rPr>
                  <w:noProof/>
                  <w:webHidden/>
                </w:rPr>
                <w:tab/>
              </w:r>
            </w:del>
            <w:del w:id="513" w:author="JY0225" w:date="2017-08-22T19:51:00Z">
              <w:r w:rsidDel="000E4D98">
                <w:rPr>
                  <w:noProof/>
                  <w:webHidden/>
                </w:rPr>
                <w:delText>37</w:delText>
              </w:r>
            </w:del>
          </w:ins>
        </w:p>
        <w:p w14:paraId="4F45B65C" w14:textId="34B67D22" w:rsidR="001E33EA" w:rsidDel="00E85561" w:rsidRDefault="001E33EA">
          <w:pPr>
            <w:pStyle w:val="33"/>
            <w:tabs>
              <w:tab w:val="right" w:leader="dot" w:pos="8302"/>
            </w:tabs>
            <w:rPr>
              <w:ins w:id="514" w:author="微软用户" w:date="2017-08-20T12:12:00Z"/>
              <w:del w:id="515" w:author="JY0225" w:date="2017-08-22T21:58:00Z"/>
              <w:noProof/>
            </w:rPr>
          </w:pPr>
          <w:ins w:id="516" w:author="微软用户" w:date="2017-08-20T12:12:00Z">
            <w:del w:id="517" w:author="JY0225" w:date="2017-08-22T21:58:00Z">
              <w:r w:rsidRPr="00E85561" w:rsidDel="00E85561">
                <w:rPr>
                  <w:rStyle w:val="af"/>
                  <w:noProof/>
                  <w:rPrChange w:id="518" w:author="JY0225" w:date="2017-08-22T21:58:00Z">
                    <w:rPr>
                      <w:rStyle w:val="af"/>
                      <w:noProof/>
                    </w:rPr>
                  </w:rPrChange>
                </w:rPr>
                <w:delText>5.2.5 LRU</w:delText>
              </w:r>
              <w:r w:rsidRPr="00E85561" w:rsidDel="00E85561">
                <w:rPr>
                  <w:rStyle w:val="af"/>
                  <w:rFonts w:hint="eastAsia"/>
                  <w:noProof/>
                  <w:rPrChange w:id="519" w:author="JY0225" w:date="2017-08-22T21:58:00Z">
                    <w:rPr>
                      <w:rStyle w:val="af"/>
                      <w:rFonts w:hint="eastAsia"/>
                      <w:noProof/>
                    </w:rPr>
                  </w:rPrChange>
                </w:rPr>
                <w:delText>替换策略</w:delText>
              </w:r>
              <w:r w:rsidDel="00E85561">
                <w:rPr>
                  <w:noProof/>
                  <w:webHidden/>
                </w:rPr>
                <w:tab/>
              </w:r>
            </w:del>
            <w:del w:id="520" w:author="JY0225" w:date="2017-08-22T19:51:00Z">
              <w:r w:rsidDel="000E4D98">
                <w:rPr>
                  <w:noProof/>
                  <w:webHidden/>
                </w:rPr>
                <w:delText>38</w:delText>
              </w:r>
            </w:del>
          </w:ins>
        </w:p>
        <w:p w14:paraId="4071CC80" w14:textId="57EB5CD6" w:rsidR="001E33EA" w:rsidDel="00E85561" w:rsidRDefault="001E33EA">
          <w:pPr>
            <w:pStyle w:val="33"/>
            <w:tabs>
              <w:tab w:val="right" w:leader="dot" w:pos="8302"/>
            </w:tabs>
            <w:rPr>
              <w:ins w:id="521" w:author="微软用户" w:date="2017-08-20T12:12:00Z"/>
              <w:del w:id="522" w:author="JY0225" w:date="2017-08-22T21:58:00Z"/>
              <w:noProof/>
            </w:rPr>
          </w:pPr>
          <w:ins w:id="523" w:author="微软用户" w:date="2017-08-20T12:12:00Z">
            <w:del w:id="524" w:author="JY0225" w:date="2017-08-22T21:58:00Z">
              <w:r w:rsidRPr="00E85561" w:rsidDel="00E85561">
                <w:rPr>
                  <w:rStyle w:val="af"/>
                  <w:noProof/>
                  <w:rPrChange w:id="525" w:author="JY0225" w:date="2017-08-22T21:58:00Z">
                    <w:rPr>
                      <w:rStyle w:val="af"/>
                      <w:noProof/>
                    </w:rPr>
                  </w:rPrChange>
                </w:rPr>
                <w:delText>5.2.6 Firefox</w:delText>
              </w:r>
              <w:r w:rsidRPr="00E85561" w:rsidDel="00E85561">
                <w:rPr>
                  <w:rStyle w:val="af"/>
                  <w:rFonts w:hint="eastAsia"/>
                  <w:noProof/>
                  <w:rPrChange w:id="526" w:author="JY0225" w:date="2017-08-22T21:58:00Z">
                    <w:rPr>
                      <w:rStyle w:val="af"/>
                      <w:rFonts w:hint="eastAsia"/>
                      <w:noProof/>
                    </w:rPr>
                  </w:rPrChange>
                </w:rPr>
                <w:delText>扩展</w:delText>
              </w:r>
              <w:r w:rsidDel="00E85561">
                <w:rPr>
                  <w:noProof/>
                  <w:webHidden/>
                </w:rPr>
                <w:tab/>
              </w:r>
            </w:del>
            <w:del w:id="527" w:author="JY0225" w:date="2017-08-22T19:51:00Z">
              <w:r w:rsidDel="000E4D98">
                <w:rPr>
                  <w:noProof/>
                  <w:webHidden/>
                </w:rPr>
                <w:delText>39</w:delText>
              </w:r>
            </w:del>
          </w:ins>
        </w:p>
        <w:p w14:paraId="68BF259C" w14:textId="7B5575A0" w:rsidR="001E33EA" w:rsidDel="00E85561" w:rsidRDefault="001E33EA">
          <w:pPr>
            <w:pStyle w:val="33"/>
            <w:tabs>
              <w:tab w:val="right" w:leader="dot" w:pos="8302"/>
            </w:tabs>
            <w:rPr>
              <w:ins w:id="528" w:author="微软用户" w:date="2017-08-20T12:12:00Z"/>
              <w:del w:id="529" w:author="JY0225" w:date="2017-08-22T21:58:00Z"/>
              <w:noProof/>
            </w:rPr>
          </w:pPr>
          <w:ins w:id="530" w:author="微软用户" w:date="2017-08-20T12:12:00Z">
            <w:del w:id="531" w:author="JY0225" w:date="2017-08-22T21:58:00Z">
              <w:r w:rsidRPr="00E85561" w:rsidDel="00E85561">
                <w:rPr>
                  <w:rStyle w:val="af"/>
                  <w:noProof/>
                  <w:rPrChange w:id="532" w:author="JY0225" w:date="2017-08-22T21:58:00Z">
                    <w:rPr>
                      <w:rStyle w:val="af"/>
                      <w:noProof/>
                    </w:rPr>
                  </w:rPrChange>
                </w:rPr>
                <w:delText>5.2.7 Java SDK</w:delText>
              </w:r>
              <w:r w:rsidDel="00E85561">
                <w:rPr>
                  <w:noProof/>
                  <w:webHidden/>
                </w:rPr>
                <w:tab/>
              </w:r>
            </w:del>
            <w:del w:id="533" w:author="JY0225" w:date="2017-08-22T19:51:00Z">
              <w:r w:rsidDel="000E4D98">
                <w:rPr>
                  <w:noProof/>
                  <w:webHidden/>
                </w:rPr>
                <w:delText>42</w:delText>
              </w:r>
            </w:del>
          </w:ins>
        </w:p>
        <w:p w14:paraId="0812CD15" w14:textId="188E6CF2" w:rsidR="001E33EA" w:rsidDel="00E85561" w:rsidRDefault="001E33EA">
          <w:pPr>
            <w:pStyle w:val="11"/>
            <w:rPr>
              <w:ins w:id="534" w:author="微软用户" w:date="2017-08-20T12:12:00Z"/>
              <w:del w:id="535" w:author="JY0225" w:date="2017-08-22T21:58:00Z"/>
              <w:noProof/>
            </w:rPr>
          </w:pPr>
          <w:ins w:id="536" w:author="微软用户" w:date="2017-08-20T12:12:00Z">
            <w:del w:id="537" w:author="JY0225" w:date="2017-08-22T21:58:00Z">
              <w:r w:rsidRPr="00E85561" w:rsidDel="00E85561">
                <w:rPr>
                  <w:rStyle w:val="af"/>
                  <w:rFonts w:ascii="Times New Roman" w:hAnsi="Times New Roman" w:cs="Times New Roman" w:hint="eastAsia"/>
                  <w:noProof/>
                  <w:rPrChange w:id="538" w:author="JY0225" w:date="2017-08-22T21:58:00Z">
                    <w:rPr>
                      <w:rStyle w:val="af"/>
                      <w:rFonts w:ascii="Times New Roman" w:hAnsi="Times New Roman" w:cs="Times New Roman" w:hint="eastAsia"/>
                      <w:noProof/>
                    </w:rPr>
                  </w:rPrChange>
                </w:rPr>
                <w:delText>第六章</w:delText>
              </w:r>
              <w:r w:rsidRPr="00E85561" w:rsidDel="00E85561">
                <w:rPr>
                  <w:rStyle w:val="af"/>
                  <w:rFonts w:ascii="Times New Roman" w:hAnsi="Times New Roman" w:cs="Times New Roman"/>
                  <w:noProof/>
                  <w:rPrChange w:id="539" w:author="JY0225" w:date="2017-08-22T21:58:00Z">
                    <w:rPr>
                      <w:rStyle w:val="af"/>
                      <w:rFonts w:ascii="Times New Roman" w:hAnsi="Times New Roman" w:cs="Times New Roman"/>
                      <w:noProof/>
                    </w:rPr>
                  </w:rPrChange>
                </w:rPr>
                <w:delText xml:space="preserve"> </w:delText>
              </w:r>
              <w:r w:rsidRPr="00E85561" w:rsidDel="00E85561">
                <w:rPr>
                  <w:rStyle w:val="af"/>
                  <w:rFonts w:ascii="Times New Roman" w:hAnsi="Times New Roman" w:cs="Times New Roman" w:hint="eastAsia"/>
                  <w:noProof/>
                  <w:rPrChange w:id="540" w:author="JY0225" w:date="2017-08-22T21:58:00Z">
                    <w:rPr>
                      <w:rStyle w:val="af"/>
                      <w:rFonts w:ascii="Times New Roman" w:hAnsi="Times New Roman" w:cs="Times New Roman" w:hint="eastAsia"/>
                      <w:noProof/>
                    </w:rPr>
                  </w:rPrChange>
                </w:rPr>
                <w:delText>云备份中间件优化系统测试</w:delText>
              </w:r>
              <w:r w:rsidDel="00E85561">
                <w:rPr>
                  <w:noProof/>
                  <w:webHidden/>
                </w:rPr>
                <w:tab/>
              </w:r>
            </w:del>
            <w:del w:id="541" w:author="JY0225" w:date="2017-08-22T19:51:00Z">
              <w:r w:rsidDel="000E4D98">
                <w:rPr>
                  <w:noProof/>
                  <w:webHidden/>
                </w:rPr>
                <w:delText>45</w:delText>
              </w:r>
            </w:del>
          </w:ins>
        </w:p>
        <w:p w14:paraId="54525853" w14:textId="2AF63018" w:rsidR="001E33EA" w:rsidDel="00E85561" w:rsidRDefault="001E33EA">
          <w:pPr>
            <w:pStyle w:val="24"/>
            <w:tabs>
              <w:tab w:val="right" w:leader="dot" w:pos="8302"/>
            </w:tabs>
            <w:rPr>
              <w:ins w:id="542" w:author="微软用户" w:date="2017-08-20T12:12:00Z"/>
              <w:del w:id="543" w:author="JY0225" w:date="2017-08-22T21:58:00Z"/>
              <w:noProof/>
            </w:rPr>
          </w:pPr>
          <w:ins w:id="544" w:author="微软用户" w:date="2017-08-20T12:12:00Z">
            <w:del w:id="545" w:author="JY0225" w:date="2017-08-22T21:58:00Z">
              <w:r w:rsidRPr="00E85561" w:rsidDel="00E85561">
                <w:rPr>
                  <w:rStyle w:val="af"/>
                  <w:noProof/>
                  <w:rPrChange w:id="546" w:author="JY0225" w:date="2017-08-22T21:58:00Z">
                    <w:rPr>
                      <w:rStyle w:val="af"/>
                      <w:noProof/>
                    </w:rPr>
                  </w:rPrChange>
                </w:rPr>
                <w:delText xml:space="preserve">6.1 </w:delText>
              </w:r>
              <w:r w:rsidRPr="00E85561" w:rsidDel="00E85561">
                <w:rPr>
                  <w:rStyle w:val="af"/>
                  <w:rFonts w:hint="eastAsia"/>
                  <w:noProof/>
                  <w:rPrChange w:id="547" w:author="JY0225" w:date="2017-08-22T21:58:00Z">
                    <w:rPr>
                      <w:rStyle w:val="af"/>
                      <w:rFonts w:hint="eastAsia"/>
                      <w:noProof/>
                    </w:rPr>
                  </w:rPrChange>
                </w:rPr>
                <w:delText>测试环境部署</w:delText>
              </w:r>
              <w:r w:rsidDel="00E85561">
                <w:rPr>
                  <w:noProof/>
                  <w:webHidden/>
                </w:rPr>
                <w:tab/>
              </w:r>
            </w:del>
            <w:del w:id="548" w:author="JY0225" w:date="2017-08-22T19:51:00Z">
              <w:r w:rsidDel="000E4D98">
                <w:rPr>
                  <w:noProof/>
                  <w:webHidden/>
                </w:rPr>
                <w:delText>45</w:delText>
              </w:r>
            </w:del>
          </w:ins>
        </w:p>
        <w:p w14:paraId="76133CBE" w14:textId="419FDAB1" w:rsidR="001E33EA" w:rsidDel="00E85561" w:rsidRDefault="001E33EA">
          <w:pPr>
            <w:pStyle w:val="24"/>
            <w:tabs>
              <w:tab w:val="right" w:leader="dot" w:pos="8302"/>
            </w:tabs>
            <w:rPr>
              <w:ins w:id="549" w:author="微软用户" w:date="2017-08-20T12:12:00Z"/>
              <w:del w:id="550" w:author="JY0225" w:date="2017-08-22T21:58:00Z"/>
              <w:noProof/>
            </w:rPr>
          </w:pPr>
          <w:ins w:id="551" w:author="微软用户" w:date="2017-08-20T12:12:00Z">
            <w:del w:id="552" w:author="JY0225" w:date="2017-08-22T21:58:00Z">
              <w:r w:rsidRPr="00E85561" w:rsidDel="00E85561">
                <w:rPr>
                  <w:rStyle w:val="af"/>
                  <w:noProof/>
                  <w:rPrChange w:id="553" w:author="JY0225" w:date="2017-08-22T21:58:00Z">
                    <w:rPr>
                      <w:rStyle w:val="af"/>
                      <w:noProof/>
                    </w:rPr>
                  </w:rPrChange>
                </w:rPr>
                <w:delText xml:space="preserve">6.2 </w:delText>
              </w:r>
              <w:r w:rsidRPr="00E85561" w:rsidDel="00E85561">
                <w:rPr>
                  <w:rStyle w:val="af"/>
                  <w:rFonts w:hint="eastAsia"/>
                  <w:noProof/>
                  <w:rPrChange w:id="554" w:author="JY0225" w:date="2017-08-22T21:58:00Z">
                    <w:rPr>
                      <w:rStyle w:val="af"/>
                      <w:rFonts w:hint="eastAsia"/>
                      <w:noProof/>
                    </w:rPr>
                  </w:rPrChange>
                </w:rPr>
                <w:delText>测试目标</w:delText>
              </w:r>
              <w:r w:rsidDel="00E85561">
                <w:rPr>
                  <w:noProof/>
                  <w:webHidden/>
                </w:rPr>
                <w:tab/>
              </w:r>
            </w:del>
            <w:del w:id="555" w:author="JY0225" w:date="2017-08-22T19:51:00Z">
              <w:r w:rsidDel="000E4D98">
                <w:rPr>
                  <w:noProof/>
                  <w:webHidden/>
                </w:rPr>
                <w:delText>45</w:delText>
              </w:r>
            </w:del>
          </w:ins>
        </w:p>
        <w:p w14:paraId="5B0E47FF" w14:textId="2C958734" w:rsidR="001E33EA" w:rsidDel="00E85561" w:rsidRDefault="001E33EA">
          <w:pPr>
            <w:pStyle w:val="24"/>
            <w:tabs>
              <w:tab w:val="right" w:leader="dot" w:pos="8302"/>
            </w:tabs>
            <w:rPr>
              <w:ins w:id="556" w:author="微软用户" w:date="2017-08-20T12:12:00Z"/>
              <w:del w:id="557" w:author="JY0225" w:date="2017-08-22T21:58:00Z"/>
              <w:noProof/>
            </w:rPr>
          </w:pPr>
          <w:ins w:id="558" w:author="微软用户" w:date="2017-08-20T12:12:00Z">
            <w:del w:id="559" w:author="JY0225" w:date="2017-08-22T21:58:00Z">
              <w:r w:rsidRPr="00E85561" w:rsidDel="00E85561">
                <w:rPr>
                  <w:rStyle w:val="af"/>
                  <w:noProof/>
                  <w:rPrChange w:id="560" w:author="JY0225" w:date="2017-08-22T21:58:00Z">
                    <w:rPr>
                      <w:rStyle w:val="af"/>
                      <w:noProof/>
                    </w:rPr>
                  </w:rPrChange>
                </w:rPr>
                <w:delText xml:space="preserve">6.3 </w:delText>
              </w:r>
              <w:r w:rsidRPr="00E85561" w:rsidDel="00E85561">
                <w:rPr>
                  <w:rStyle w:val="af"/>
                  <w:rFonts w:hint="eastAsia"/>
                  <w:noProof/>
                  <w:rPrChange w:id="561" w:author="JY0225" w:date="2017-08-22T21:58:00Z">
                    <w:rPr>
                      <w:rStyle w:val="af"/>
                      <w:rFonts w:hint="eastAsia"/>
                      <w:noProof/>
                    </w:rPr>
                  </w:rPrChange>
                </w:rPr>
                <w:delText>功能测试</w:delText>
              </w:r>
              <w:r w:rsidDel="00E85561">
                <w:rPr>
                  <w:noProof/>
                  <w:webHidden/>
                </w:rPr>
                <w:tab/>
              </w:r>
            </w:del>
            <w:del w:id="562" w:author="JY0225" w:date="2017-08-22T19:51:00Z">
              <w:r w:rsidDel="000E4D98">
                <w:rPr>
                  <w:noProof/>
                  <w:webHidden/>
                </w:rPr>
                <w:delText>46</w:delText>
              </w:r>
            </w:del>
          </w:ins>
        </w:p>
        <w:p w14:paraId="4DECEEF5" w14:textId="7F7093A1" w:rsidR="001E33EA" w:rsidDel="00E85561" w:rsidRDefault="001E33EA">
          <w:pPr>
            <w:pStyle w:val="33"/>
            <w:tabs>
              <w:tab w:val="right" w:leader="dot" w:pos="8302"/>
            </w:tabs>
            <w:rPr>
              <w:ins w:id="563" w:author="微软用户" w:date="2017-08-20T12:12:00Z"/>
              <w:del w:id="564" w:author="JY0225" w:date="2017-08-22T21:58:00Z"/>
              <w:noProof/>
            </w:rPr>
          </w:pPr>
          <w:ins w:id="565" w:author="微软用户" w:date="2017-08-20T12:12:00Z">
            <w:del w:id="566" w:author="JY0225" w:date="2017-08-22T21:58:00Z">
              <w:r w:rsidRPr="00E85561" w:rsidDel="00E85561">
                <w:rPr>
                  <w:rStyle w:val="af"/>
                  <w:noProof/>
                  <w:rPrChange w:id="567" w:author="JY0225" w:date="2017-08-22T21:58:00Z">
                    <w:rPr>
                      <w:rStyle w:val="af"/>
                      <w:noProof/>
                    </w:rPr>
                  </w:rPrChange>
                </w:rPr>
                <w:delText xml:space="preserve">6.3.1 </w:delText>
              </w:r>
              <w:r w:rsidRPr="00E85561" w:rsidDel="00E85561">
                <w:rPr>
                  <w:rStyle w:val="af"/>
                  <w:rFonts w:hint="eastAsia"/>
                  <w:noProof/>
                  <w:rPrChange w:id="568" w:author="JY0225" w:date="2017-08-22T21:58:00Z">
                    <w:rPr>
                      <w:rStyle w:val="af"/>
                      <w:rFonts w:hint="eastAsia"/>
                      <w:noProof/>
                    </w:rPr>
                  </w:rPrChange>
                </w:rPr>
                <w:delText>持久会话管理功能测试</w:delText>
              </w:r>
              <w:r w:rsidDel="00E85561">
                <w:rPr>
                  <w:noProof/>
                  <w:webHidden/>
                </w:rPr>
                <w:tab/>
              </w:r>
            </w:del>
            <w:del w:id="569" w:author="JY0225" w:date="2017-08-22T19:51:00Z">
              <w:r w:rsidDel="000E4D98">
                <w:rPr>
                  <w:noProof/>
                  <w:webHidden/>
                </w:rPr>
                <w:delText>46</w:delText>
              </w:r>
            </w:del>
          </w:ins>
        </w:p>
        <w:p w14:paraId="1598075F" w14:textId="1CDC7B1B" w:rsidR="001E33EA" w:rsidDel="00E85561" w:rsidRDefault="001E33EA">
          <w:pPr>
            <w:pStyle w:val="33"/>
            <w:tabs>
              <w:tab w:val="right" w:leader="dot" w:pos="8302"/>
            </w:tabs>
            <w:rPr>
              <w:ins w:id="570" w:author="微软用户" w:date="2017-08-20T12:12:00Z"/>
              <w:del w:id="571" w:author="JY0225" w:date="2017-08-22T21:58:00Z"/>
              <w:noProof/>
            </w:rPr>
          </w:pPr>
          <w:ins w:id="572" w:author="微软用户" w:date="2017-08-20T12:12:00Z">
            <w:del w:id="573" w:author="JY0225" w:date="2017-08-22T21:58:00Z">
              <w:r w:rsidRPr="00E85561" w:rsidDel="00E85561">
                <w:rPr>
                  <w:rStyle w:val="af"/>
                  <w:noProof/>
                  <w:rPrChange w:id="574" w:author="JY0225" w:date="2017-08-22T21:58:00Z">
                    <w:rPr>
                      <w:rStyle w:val="af"/>
                      <w:noProof/>
                    </w:rPr>
                  </w:rPrChange>
                </w:rPr>
                <w:delText xml:space="preserve">6.3.2 </w:delText>
              </w:r>
              <w:r w:rsidRPr="00E85561" w:rsidDel="00E85561">
                <w:rPr>
                  <w:rStyle w:val="af"/>
                  <w:rFonts w:hint="eastAsia"/>
                  <w:noProof/>
                  <w:rPrChange w:id="575" w:author="JY0225" w:date="2017-08-22T21:58:00Z">
                    <w:rPr>
                      <w:rStyle w:val="af"/>
                      <w:rFonts w:hint="eastAsia"/>
                      <w:noProof/>
                    </w:rPr>
                  </w:rPrChange>
                </w:rPr>
                <w:delText>大文件上传功能测试</w:delText>
              </w:r>
              <w:r w:rsidDel="00E85561">
                <w:rPr>
                  <w:noProof/>
                  <w:webHidden/>
                </w:rPr>
                <w:tab/>
              </w:r>
            </w:del>
            <w:del w:id="576" w:author="JY0225" w:date="2017-08-22T19:51:00Z">
              <w:r w:rsidDel="000E4D98">
                <w:rPr>
                  <w:noProof/>
                  <w:webHidden/>
                </w:rPr>
                <w:delText>46</w:delText>
              </w:r>
            </w:del>
          </w:ins>
        </w:p>
        <w:p w14:paraId="045F7D3D" w14:textId="516B78C6" w:rsidR="001E33EA" w:rsidDel="00E85561" w:rsidRDefault="001E33EA">
          <w:pPr>
            <w:pStyle w:val="33"/>
            <w:tabs>
              <w:tab w:val="right" w:leader="dot" w:pos="8302"/>
            </w:tabs>
            <w:rPr>
              <w:ins w:id="577" w:author="微软用户" w:date="2017-08-20T12:12:00Z"/>
              <w:del w:id="578" w:author="JY0225" w:date="2017-08-22T21:58:00Z"/>
              <w:noProof/>
            </w:rPr>
          </w:pPr>
          <w:ins w:id="579" w:author="微软用户" w:date="2017-08-20T12:12:00Z">
            <w:del w:id="580" w:author="JY0225" w:date="2017-08-22T21:58:00Z">
              <w:r w:rsidRPr="00E85561" w:rsidDel="00E85561">
                <w:rPr>
                  <w:rStyle w:val="af"/>
                  <w:noProof/>
                  <w:rPrChange w:id="581" w:author="JY0225" w:date="2017-08-22T21:58:00Z">
                    <w:rPr>
                      <w:rStyle w:val="af"/>
                      <w:noProof/>
                    </w:rPr>
                  </w:rPrChange>
                </w:rPr>
                <w:delText xml:space="preserve">6.3.3 </w:delText>
              </w:r>
              <w:r w:rsidRPr="00E85561" w:rsidDel="00E85561">
                <w:rPr>
                  <w:rStyle w:val="af"/>
                  <w:rFonts w:hint="eastAsia"/>
                  <w:noProof/>
                  <w:rPrChange w:id="582" w:author="JY0225" w:date="2017-08-22T21:58:00Z">
                    <w:rPr>
                      <w:rStyle w:val="af"/>
                      <w:rFonts w:hint="eastAsia"/>
                      <w:noProof/>
                    </w:rPr>
                  </w:rPrChange>
                </w:rPr>
                <w:delText>本地缓存功能测试</w:delText>
              </w:r>
              <w:r w:rsidDel="00E85561">
                <w:rPr>
                  <w:noProof/>
                  <w:webHidden/>
                </w:rPr>
                <w:tab/>
              </w:r>
            </w:del>
            <w:del w:id="583" w:author="JY0225" w:date="2017-08-22T19:51:00Z">
              <w:r w:rsidDel="000E4D98">
                <w:rPr>
                  <w:noProof/>
                  <w:webHidden/>
                </w:rPr>
                <w:delText>47</w:delText>
              </w:r>
            </w:del>
          </w:ins>
        </w:p>
        <w:p w14:paraId="5E5449B3" w14:textId="23052616" w:rsidR="001E33EA" w:rsidDel="00E85561" w:rsidRDefault="001E33EA">
          <w:pPr>
            <w:pStyle w:val="33"/>
            <w:tabs>
              <w:tab w:val="right" w:leader="dot" w:pos="8302"/>
            </w:tabs>
            <w:rPr>
              <w:ins w:id="584" w:author="微软用户" w:date="2017-08-20T12:12:00Z"/>
              <w:del w:id="585" w:author="JY0225" w:date="2017-08-22T21:58:00Z"/>
              <w:noProof/>
            </w:rPr>
          </w:pPr>
          <w:ins w:id="586" w:author="微软用户" w:date="2017-08-20T12:12:00Z">
            <w:del w:id="587" w:author="JY0225" w:date="2017-08-22T21:58:00Z">
              <w:r w:rsidRPr="00E85561" w:rsidDel="00E85561">
                <w:rPr>
                  <w:rStyle w:val="af"/>
                  <w:noProof/>
                  <w:rPrChange w:id="588" w:author="JY0225" w:date="2017-08-22T21:58:00Z">
                    <w:rPr>
                      <w:rStyle w:val="af"/>
                      <w:noProof/>
                    </w:rPr>
                  </w:rPrChange>
                </w:rPr>
                <w:delText xml:space="preserve">6.3.4 </w:delText>
              </w:r>
              <w:r w:rsidRPr="00E85561" w:rsidDel="00E85561">
                <w:rPr>
                  <w:rStyle w:val="af"/>
                  <w:rFonts w:hint="eastAsia"/>
                  <w:noProof/>
                  <w:rPrChange w:id="589" w:author="JY0225" w:date="2017-08-22T21:58:00Z">
                    <w:rPr>
                      <w:rStyle w:val="af"/>
                      <w:rFonts w:hint="eastAsia"/>
                      <w:noProof/>
                    </w:rPr>
                  </w:rPrChange>
                </w:rPr>
                <w:delText>多应用适配功能测试</w:delText>
              </w:r>
              <w:r w:rsidDel="00E85561">
                <w:rPr>
                  <w:noProof/>
                  <w:webHidden/>
                </w:rPr>
                <w:tab/>
              </w:r>
            </w:del>
            <w:del w:id="590" w:author="JY0225" w:date="2017-08-22T19:51:00Z">
              <w:r w:rsidDel="000E4D98">
                <w:rPr>
                  <w:noProof/>
                  <w:webHidden/>
                </w:rPr>
                <w:delText>49</w:delText>
              </w:r>
            </w:del>
          </w:ins>
        </w:p>
        <w:p w14:paraId="629C4F3D" w14:textId="1792F1E3" w:rsidR="001E33EA" w:rsidDel="00E85561" w:rsidRDefault="001E33EA">
          <w:pPr>
            <w:pStyle w:val="24"/>
            <w:tabs>
              <w:tab w:val="right" w:leader="dot" w:pos="8302"/>
            </w:tabs>
            <w:rPr>
              <w:ins w:id="591" w:author="微软用户" w:date="2017-08-20T12:12:00Z"/>
              <w:del w:id="592" w:author="JY0225" w:date="2017-08-22T21:58:00Z"/>
              <w:noProof/>
            </w:rPr>
          </w:pPr>
          <w:ins w:id="593" w:author="微软用户" w:date="2017-08-20T12:12:00Z">
            <w:del w:id="594" w:author="JY0225" w:date="2017-08-22T21:58:00Z">
              <w:r w:rsidRPr="00E85561" w:rsidDel="00E85561">
                <w:rPr>
                  <w:rStyle w:val="af"/>
                  <w:noProof/>
                  <w:rPrChange w:id="595" w:author="JY0225" w:date="2017-08-22T21:58:00Z">
                    <w:rPr>
                      <w:rStyle w:val="af"/>
                      <w:noProof/>
                    </w:rPr>
                  </w:rPrChange>
                </w:rPr>
                <w:delText xml:space="preserve">6.4 </w:delText>
              </w:r>
              <w:r w:rsidRPr="00E85561" w:rsidDel="00E85561">
                <w:rPr>
                  <w:rStyle w:val="af"/>
                  <w:rFonts w:hint="eastAsia"/>
                  <w:noProof/>
                  <w:rPrChange w:id="596" w:author="JY0225" w:date="2017-08-22T21:58:00Z">
                    <w:rPr>
                      <w:rStyle w:val="af"/>
                      <w:rFonts w:hint="eastAsia"/>
                      <w:noProof/>
                    </w:rPr>
                  </w:rPrChange>
                </w:rPr>
                <w:delText>性能分析</w:delText>
              </w:r>
              <w:r w:rsidDel="00E85561">
                <w:rPr>
                  <w:noProof/>
                  <w:webHidden/>
                </w:rPr>
                <w:tab/>
              </w:r>
            </w:del>
            <w:del w:id="597" w:author="JY0225" w:date="2017-08-22T19:51:00Z">
              <w:r w:rsidDel="000E4D98">
                <w:rPr>
                  <w:noProof/>
                  <w:webHidden/>
                </w:rPr>
                <w:delText>51</w:delText>
              </w:r>
            </w:del>
          </w:ins>
        </w:p>
        <w:p w14:paraId="2198B0A0" w14:textId="7B564769" w:rsidR="001E33EA" w:rsidDel="00E85561" w:rsidRDefault="001E33EA">
          <w:pPr>
            <w:pStyle w:val="33"/>
            <w:tabs>
              <w:tab w:val="right" w:leader="dot" w:pos="8302"/>
            </w:tabs>
            <w:rPr>
              <w:ins w:id="598" w:author="微软用户" w:date="2017-08-20T12:12:00Z"/>
              <w:del w:id="599" w:author="JY0225" w:date="2017-08-22T21:58:00Z"/>
              <w:noProof/>
            </w:rPr>
          </w:pPr>
          <w:ins w:id="600" w:author="微软用户" w:date="2017-08-20T12:12:00Z">
            <w:del w:id="601" w:author="JY0225" w:date="2017-08-22T21:58:00Z">
              <w:r w:rsidRPr="00E85561" w:rsidDel="00E85561">
                <w:rPr>
                  <w:rStyle w:val="af"/>
                  <w:noProof/>
                  <w:rPrChange w:id="602" w:author="JY0225" w:date="2017-08-22T21:58:00Z">
                    <w:rPr>
                      <w:rStyle w:val="af"/>
                      <w:noProof/>
                    </w:rPr>
                  </w:rPrChange>
                </w:rPr>
                <w:delText>6.4.1</w:delText>
              </w:r>
              <w:r w:rsidRPr="00E85561" w:rsidDel="00E85561">
                <w:rPr>
                  <w:rStyle w:val="af"/>
                  <w:rFonts w:hint="eastAsia"/>
                  <w:noProof/>
                  <w:rPrChange w:id="603" w:author="JY0225" w:date="2017-08-22T21:58:00Z">
                    <w:rPr>
                      <w:rStyle w:val="af"/>
                      <w:rFonts w:hint="eastAsia"/>
                      <w:noProof/>
                    </w:rPr>
                  </w:rPrChange>
                </w:rPr>
                <w:delText>安全性分析</w:delText>
              </w:r>
              <w:r w:rsidDel="00E85561">
                <w:rPr>
                  <w:noProof/>
                  <w:webHidden/>
                </w:rPr>
                <w:tab/>
              </w:r>
            </w:del>
            <w:del w:id="604" w:author="JY0225" w:date="2017-08-22T19:51:00Z">
              <w:r w:rsidDel="000E4D98">
                <w:rPr>
                  <w:noProof/>
                  <w:webHidden/>
                </w:rPr>
                <w:delText>51</w:delText>
              </w:r>
            </w:del>
          </w:ins>
        </w:p>
        <w:p w14:paraId="79BCBF51" w14:textId="37FE7EF5" w:rsidR="001E33EA" w:rsidDel="00E85561" w:rsidRDefault="001E33EA">
          <w:pPr>
            <w:pStyle w:val="33"/>
            <w:tabs>
              <w:tab w:val="right" w:leader="dot" w:pos="8302"/>
            </w:tabs>
            <w:rPr>
              <w:ins w:id="605" w:author="微软用户" w:date="2017-08-20T12:12:00Z"/>
              <w:del w:id="606" w:author="JY0225" w:date="2017-08-22T21:58:00Z"/>
              <w:noProof/>
            </w:rPr>
          </w:pPr>
          <w:ins w:id="607" w:author="微软用户" w:date="2017-08-20T12:12:00Z">
            <w:del w:id="608" w:author="JY0225" w:date="2017-08-22T21:58:00Z">
              <w:r w:rsidRPr="00E85561" w:rsidDel="00E85561">
                <w:rPr>
                  <w:rStyle w:val="af"/>
                  <w:noProof/>
                  <w:rPrChange w:id="609" w:author="JY0225" w:date="2017-08-22T21:58:00Z">
                    <w:rPr>
                      <w:rStyle w:val="af"/>
                      <w:noProof/>
                    </w:rPr>
                  </w:rPrChange>
                </w:rPr>
                <w:delText>6.4.2</w:delText>
              </w:r>
              <w:r w:rsidRPr="00E85561" w:rsidDel="00E85561">
                <w:rPr>
                  <w:rStyle w:val="af"/>
                  <w:rFonts w:hint="eastAsia"/>
                  <w:noProof/>
                  <w:rPrChange w:id="610" w:author="JY0225" w:date="2017-08-22T21:58:00Z">
                    <w:rPr>
                      <w:rStyle w:val="af"/>
                      <w:rFonts w:hint="eastAsia"/>
                      <w:noProof/>
                    </w:rPr>
                  </w:rPrChange>
                </w:rPr>
                <w:delText>稳定性分析</w:delText>
              </w:r>
              <w:r w:rsidDel="00E85561">
                <w:rPr>
                  <w:noProof/>
                  <w:webHidden/>
                </w:rPr>
                <w:tab/>
              </w:r>
            </w:del>
            <w:del w:id="611" w:author="JY0225" w:date="2017-08-22T19:51:00Z">
              <w:r w:rsidDel="000E4D98">
                <w:rPr>
                  <w:noProof/>
                  <w:webHidden/>
                </w:rPr>
                <w:delText>52</w:delText>
              </w:r>
            </w:del>
          </w:ins>
        </w:p>
        <w:p w14:paraId="5904746B" w14:textId="39594190" w:rsidR="001E33EA" w:rsidDel="00E85561" w:rsidRDefault="001E33EA">
          <w:pPr>
            <w:pStyle w:val="24"/>
            <w:tabs>
              <w:tab w:val="right" w:leader="dot" w:pos="8302"/>
            </w:tabs>
            <w:rPr>
              <w:ins w:id="612" w:author="微软用户" w:date="2017-08-20T12:12:00Z"/>
              <w:del w:id="613" w:author="JY0225" w:date="2017-08-22T21:58:00Z"/>
              <w:noProof/>
            </w:rPr>
          </w:pPr>
          <w:ins w:id="614" w:author="微软用户" w:date="2017-08-20T12:12:00Z">
            <w:del w:id="615" w:author="JY0225" w:date="2017-08-22T21:58:00Z">
              <w:r w:rsidRPr="00E85561" w:rsidDel="00E85561">
                <w:rPr>
                  <w:rStyle w:val="af"/>
                  <w:noProof/>
                  <w:rPrChange w:id="616" w:author="JY0225" w:date="2017-08-22T21:58:00Z">
                    <w:rPr>
                      <w:rStyle w:val="af"/>
                      <w:noProof/>
                    </w:rPr>
                  </w:rPrChange>
                </w:rPr>
                <w:delText xml:space="preserve">6.5 </w:delText>
              </w:r>
              <w:r w:rsidRPr="00E85561" w:rsidDel="00E85561">
                <w:rPr>
                  <w:rStyle w:val="af"/>
                  <w:rFonts w:hint="eastAsia"/>
                  <w:noProof/>
                  <w:rPrChange w:id="617" w:author="JY0225" w:date="2017-08-22T21:58:00Z">
                    <w:rPr>
                      <w:rStyle w:val="af"/>
                      <w:rFonts w:hint="eastAsia"/>
                      <w:noProof/>
                    </w:rPr>
                  </w:rPrChange>
                </w:rPr>
                <w:delText>功能和性能对比测试</w:delText>
              </w:r>
              <w:r w:rsidDel="00E85561">
                <w:rPr>
                  <w:noProof/>
                  <w:webHidden/>
                </w:rPr>
                <w:tab/>
              </w:r>
            </w:del>
            <w:del w:id="618" w:author="JY0225" w:date="2017-08-22T19:51:00Z">
              <w:r w:rsidDel="000E4D98">
                <w:rPr>
                  <w:noProof/>
                  <w:webHidden/>
                </w:rPr>
                <w:delText>53</w:delText>
              </w:r>
            </w:del>
          </w:ins>
        </w:p>
        <w:p w14:paraId="1AF31F97" w14:textId="303512DF" w:rsidR="001E33EA" w:rsidDel="00E85561" w:rsidRDefault="001E33EA">
          <w:pPr>
            <w:pStyle w:val="33"/>
            <w:tabs>
              <w:tab w:val="right" w:leader="dot" w:pos="8302"/>
            </w:tabs>
            <w:rPr>
              <w:ins w:id="619" w:author="微软用户" w:date="2017-08-20T12:12:00Z"/>
              <w:del w:id="620" w:author="JY0225" w:date="2017-08-22T21:58:00Z"/>
              <w:noProof/>
            </w:rPr>
          </w:pPr>
          <w:ins w:id="621" w:author="微软用户" w:date="2017-08-20T12:12:00Z">
            <w:del w:id="622" w:author="JY0225" w:date="2017-08-22T21:58:00Z">
              <w:r w:rsidRPr="00E85561" w:rsidDel="00E85561">
                <w:rPr>
                  <w:rStyle w:val="af"/>
                  <w:noProof/>
                  <w:rPrChange w:id="623" w:author="JY0225" w:date="2017-08-22T21:58:00Z">
                    <w:rPr>
                      <w:rStyle w:val="af"/>
                      <w:noProof/>
                    </w:rPr>
                  </w:rPrChange>
                </w:rPr>
                <w:delText>6.5.1</w:delText>
              </w:r>
              <w:r w:rsidRPr="00E85561" w:rsidDel="00E85561">
                <w:rPr>
                  <w:rStyle w:val="af"/>
                  <w:rFonts w:hint="eastAsia"/>
                  <w:noProof/>
                  <w:rPrChange w:id="624" w:author="JY0225" w:date="2017-08-22T21:58:00Z">
                    <w:rPr>
                      <w:rStyle w:val="af"/>
                      <w:rFonts w:hint="eastAsia"/>
                      <w:noProof/>
                    </w:rPr>
                  </w:rPrChange>
                </w:rPr>
                <w:delText>原中间系统对比分析</w:delText>
              </w:r>
              <w:r w:rsidDel="00E85561">
                <w:rPr>
                  <w:noProof/>
                  <w:webHidden/>
                </w:rPr>
                <w:tab/>
              </w:r>
            </w:del>
            <w:del w:id="625" w:author="JY0225" w:date="2017-08-22T19:51:00Z">
              <w:r w:rsidDel="000E4D98">
                <w:rPr>
                  <w:noProof/>
                  <w:webHidden/>
                </w:rPr>
                <w:delText>53</w:delText>
              </w:r>
            </w:del>
          </w:ins>
        </w:p>
        <w:p w14:paraId="7C0F9AD9" w14:textId="7F21BB84" w:rsidR="001E33EA" w:rsidDel="00E85561" w:rsidRDefault="001E33EA">
          <w:pPr>
            <w:pStyle w:val="33"/>
            <w:tabs>
              <w:tab w:val="right" w:leader="dot" w:pos="8302"/>
            </w:tabs>
            <w:rPr>
              <w:ins w:id="626" w:author="微软用户" w:date="2017-08-20T12:12:00Z"/>
              <w:del w:id="627" w:author="JY0225" w:date="2017-08-22T21:58:00Z"/>
              <w:noProof/>
            </w:rPr>
          </w:pPr>
          <w:ins w:id="628" w:author="微软用户" w:date="2017-08-20T12:12:00Z">
            <w:del w:id="629" w:author="JY0225" w:date="2017-08-22T21:58:00Z">
              <w:r w:rsidRPr="00E85561" w:rsidDel="00E85561">
                <w:rPr>
                  <w:rStyle w:val="af"/>
                  <w:noProof/>
                  <w:rPrChange w:id="630" w:author="JY0225" w:date="2017-08-22T21:58:00Z">
                    <w:rPr>
                      <w:rStyle w:val="af"/>
                      <w:noProof/>
                    </w:rPr>
                  </w:rPrChange>
                </w:rPr>
                <w:delText>6.5.2</w:delText>
              </w:r>
              <w:r w:rsidRPr="00E85561" w:rsidDel="00E85561">
                <w:rPr>
                  <w:rStyle w:val="af"/>
                  <w:rFonts w:hint="eastAsia"/>
                  <w:noProof/>
                  <w:rPrChange w:id="631" w:author="JY0225" w:date="2017-08-22T21:58:00Z">
                    <w:rPr>
                      <w:rStyle w:val="af"/>
                      <w:rFonts w:hint="eastAsia"/>
                      <w:noProof/>
                    </w:rPr>
                  </w:rPrChange>
                </w:rPr>
                <w:delText>同类产品对比分析</w:delText>
              </w:r>
              <w:r w:rsidDel="00E85561">
                <w:rPr>
                  <w:noProof/>
                  <w:webHidden/>
                </w:rPr>
                <w:tab/>
              </w:r>
            </w:del>
            <w:del w:id="632" w:author="JY0225" w:date="2017-08-22T19:51:00Z">
              <w:r w:rsidDel="000E4D98">
                <w:rPr>
                  <w:noProof/>
                  <w:webHidden/>
                </w:rPr>
                <w:delText>54</w:delText>
              </w:r>
            </w:del>
          </w:ins>
        </w:p>
        <w:p w14:paraId="7DB48378" w14:textId="4C23B43C" w:rsidR="001E33EA" w:rsidDel="00E85561" w:rsidRDefault="001E33EA">
          <w:pPr>
            <w:pStyle w:val="11"/>
            <w:rPr>
              <w:ins w:id="633" w:author="微软用户" w:date="2017-08-20T12:12:00Z"/>
              <w:del w:id="634" w:author="JY0225" w:date="2017-08-22T21:58:00Z"/>
              <w:noProof/>
            </w:rPr>
          </w:pPr>
          <w:ins w:id="635" w:author="微软用户" w:date="2017-08-20T12:12:00Z">
            <w:del w:id="636" w:author="JY0225" w:date="2017-08-22T21:58:00Z">
              <w:r w:rsidRPr="00E85561" w:rsidDel="00E85561">
                <w:rPr>
                  <w:rStyle w:val="af"/>
                  <w:rFonts w:ascii="Times New Roman" w:hAnsi="Times New Roman" w:cs="Times New Roman" w:hint="eastAsia"/>
                  <w:noProof/>
                  <w:rPrChange w:id="637" w:author="JY0225" w:date="2017-08-22T21:58:00Z">
                    <w:rPr>
                      <w:rStyle w:val="af"/>
                      <w:rFonts w:ascii="Times New Roman" w:hAnsi="Times New Roman" w:cs="Times New Roman" w:hint="eastAsia"/>
                      <w:noProof/>
                    </w:rPr>
                  </w:rPrChange>
                </w:rPr>
                <w:delText>第七章</w:delText>
              </w:r>
              <w:r w:rsidRPr="00E85561" w:rsidDel="00E85561">
                <w:rPr>
                  <w:rStyle w:val="af"/>
                  <w:rFonts w:ascii="Times New Roman" w:hAnsi="Times New Roman" w:cs="Times New Roman"/>
                  <w:noProof/>
                  <w:rPrChange w:id="638" w:author="JY0225" w:date="2017-08-22T21:58:00Z">
                    <w:rPr>
                      <w:rStyle w:val="af"/>
                      <w:rFonts w:ascii="Times New Roman" w:hAnsi="Times New Roman" w:cs="Times New Roman"/>
                      <w:noProof/>
                    </w:rPr>
                  </w:rPrChange>
                </w:rPr>
                <w:delText xml:space="preserve"> </w:delText>
              </w:r>
              <w:r w:rsidRPr="00E85561" w:rsidDel="00E85561">
                <w:rPr>
                  <w:rStyle w:val="af"/>
                  <w:rFonts w:ascii="Times New Roman" w:hAnsi="Times New Roman" w:cs="Times New Roman" w:hint="eastAsia"/>
                  <w:noProof/>
                  <w:rPrChange w:id="639" w:author="JY0225" w:date="2017-08-22T21:58:00Z">
                    <w:rPr>
                      <w:rStyle w:val="af"/>
                      <w:rFonts w:ascii="Times New Roman" w:hAnsi="Times New Roman" w:cs="Times New Roman" w:hint="eastAsia"/>
                      <w:noProof/>
                    </w:rPr>
                  </w:rPrChange>
                </w:rPr>
                <w:delText>总结和展望</w:delText>
              </w:r>
              <w:r w:rsidDel="00E85561">
                <w:rPr>
                  <w:noProof/>
                  <w:webHidden/>
                </w:rPr>
                <w:tab/>
              </w:r>
            </w:del>
            <w:del w:id="640" w:author="JY0225" w:date="2017-08-22T19:51:00Z">
              <w:r w:rsidDel="000E4D98">
                <w:rPr>
                  <w:noProof/>
                  <w:webHidden/>
                </w:rPr>
                <w:delText>57</w:delText>
              </w:r>
            </w:del>
          </w:ins>
        </w:p>
        <w:p w14:paraId="1124908D" w14:textId="10C63040" w:rsidR="001E33EA" w:rsidDel="00E85561" w:rsidRDefault="001E33EA">
          <w:pPr>
            <w:pStyle w:val="24"/>
            <w:tabs>
              <w:tab w:val="right" w:leader="dot" w:pos="8302"/>
            </w:tabs>
            <w:rPr>
              <w:ins w:id="641" w:author="微软用户" w:date="2017-08-20T12:12:00Z"/>
              <w:del w:id="642" w:author="JY0225" w:date="2017-08-22T21:58:00Z"/>
              <w:noProof/>
            </w:rPr>
          </w:pPr>
          <w:ins w:id="643" w:author="微软用户" w:date="2017-08-20T12:12:00Z">
            <w:del w:id="644" w:author="JY0225" w:date="2017-08-22T21:58:00Z">
              <w:r w:rsidRPr="00E85561" w:rsidDel="00E85561">
                <w:rPr>
                  <w:rStyle w:val="af"/>
                  <w:noProof/>
                  <w:rPrChange w:id="645" w:author="JY0225" w:date="2017-08-22T21:58:00Z">
                    <w:rPr>
                      <w:rStyle w:val="af"/>
                      <w:noProof/>
                    </w:rPr>
                  </w:rPrChange>
                </w:rPr>
                <w:delText xml:space="preserve">7.1 </w:delText>
              </w:r>
              <w:r w:rsidRPr="00E85561" w:rsidDel="00E85561">
                <w:rPr>
                  <w:rStyle w:val="af"/>
                  <w:rFonts w:hint="eastAsia"/>
                  <w:noProof/>
                  <w:rPrChange w:id="646" w:author="JY0225" w:date="2017-08-22T21:58:00Z">
                    <w:rPr>
                      <w:rStyle w:val="af"/>
                      <w:rFonts w:hint="eastAsia"/>
                      <w:noProof/>
                    </w:rPr>
                  </w:rPrChange>
                </w:rPr>
                <w:delText>总结</w:delText>
              </w:r>
              <w:r w:rsidDel="00E85561">
                <w:rPr>
                  <w:noProof/>
                  <w:webHidden/>
                </w:rPr>
                <w:tab/>
              </w:r>
            </w:del>
            <w:del w:id="647" w:author="JY0225" w:date="2017-08-22T19:51:00Z">
              <w:r w:rsidDel="000E4D98">
                <w:rPr>
                  <w:noProof/>
                  <w:webHidden/>
                </w:rPr>
                <w:delText>57</w:delText>
              </w:r>
            </w:del>
          </w:ins>
        </w:p>
        <w:p w14:paraId="42CA31BC" w14:textId="1E35C18C" w:rsidR="001E33EA" w:rsidDel="00E85561" w:rsidRDefault="001E33EA">
          <w:pPr>
            <w:pStyle w:val="24"/>
            <w:tabs>
              <w:tab w:val="right" w:leader="dot" w:pos="8302"/>
            </w:tabs>
            <w:rPr>
              <w:ins w:id="648" w:author="微软用户" w:date="2017-08-20T12:12:00Z"/>
              <w:del w:id="649" w:author="JY0225" w:date="2017-08-22T21:58:00Z"/>
              <w:noProof/>
            </w:rPr>
          </w:pPr>
          <w:ins w:id="650" w:author="微软用户" w:date="2017-08-20T12:12:00Z">
            <w:del w:id="651" w:author="JY0225" w:date="2017-08-22T21:58:00Z">
              <w:r w:rsidRPr="00E85561" w:rsidDel="00E85561">
                <w:rPr>
                  <w:rStyle w:val="af"/>
                  <w:noProof/>
                  <w:rPrChange w:id="652" w:author="JY0225" w:date="2017-08-22T21:58:00Z">
                    <w:rPr>
                      <w:rStyle w:val="af"/>
                      <w:noProof/>
                    </w:rPr>
                  </w:rPrChange>
                </w:rPr>
                <w:delText xml:space="preserve">7.2 </w:delText>
              </w:r>
              <w:r w:rsidRPr="00E85561" w:rsidDel="00E85561">
                <w:rPr>
                  <w:rStyle w:val="af"/>
                  <w:rFonts w:hint="eastAsia"/>
                  <w:noProof/>
                  <w:rPrChange w:id="653" w:author="JY0225" w:date="2017-08-22T21:58:00Z">
                    <w:rPr>
                      <w:rStyle w:val="af"/>
                      <w:rFonts w:hint="eastAsia"/>
                      <w:noProof/>
                    </w:rPr>
                  </w:rPrChange>
                </w:rPr>
                <w:delText>展望</w:delText>
              </w:r>
              <w:r w:rsidDel="00E85561">
                <w:rPr>
                  <w:noProof/>
                  <w:webHidden/>
                </w:rPr>
                <w:tab/>
              </w:r>
            </w:del>
            <w:del w:id="654" w:author="JY0225" w:date="2017-08-22T19:51:00Z">
              <w:r w:rsidDel="000E4D98">
                <w:rPr>
                  <w:noProof/>
                  <w:webHidden/>
                </w:rPr>
                <w:delText>57</w:delText>
              </w:r>
            </w:del>
          </w:ins>
        </w:p>
        <w:p w14:paraId="61E2E232" w14:textId="0F4ED77A" w:rsidR="001E33EA" w:rsidDel="00E85561" w:rsidRDefault="001E33EA">
          <w:pPr>
            <w:pStyle w:val="11"/>
            <w:rPr>
              <w:ins w:id="655" w:author="微软用户" w:date="2017-08-20T12:12:00Z"/>
              <w:del w:id="656" w:author="JY0225" w:date="2017-08-22T21:58:00Z"/>
              <w:noProof/>
            </w:rPr>
          </w:pPr>
          <w:ins w:id="657" w:author="微软用户" w:date="2017-08-20T12:12:00Z">
            <w:del w:id="658" w:author="JY0225" w:date="2017-08-22T21:58:00Z">
              <w:r w:rsidRPr="00E85561" w:rsidDel="00E85561">
                <w:rPr>
                  <w:rStyle w:val="af"/>
                  <w:rFonts w:ascii="Times New Roman" w:hAnsi="Times New Roman" w:cs="Times New Roman" w:hint="eastAsia"/>
                  <w:noProof/>
                  <w:rPrChange w:id="659" w:author="JY0225" w:date="2017-08-22T21:58:00Z">
                    <w:rPr>
                      <w:rStyle w:val="af"/>
                      <w:rFonts w:ascii="Times New Roman" w:hAnsi="Times New Roman" w:cs="Times New Roman" w:hint="eastAsia"/>
                      <w:noProof/>
                    </w:rPr>
                  </w:rPrChange>
                </w:rPr>
                <w:delText>参考文献</w:delText>
              </w:r>
              <w:r w:rsidDel="00E85561">
                <w:rPr>
                  <w:noProof/>
                  <w:webHidden/>
                </w:rPr>
                <w:tab/>
              </w:r>
            </w:del>
            <w:del w:id="660" w:author="JY0225" w:date="2017-08-22T19:51:00Z">
              <w:r w:rsidDel="000E4D98">
                <w:rPr>
                  <w:noProof/>
                  <w:webHidden/>
                </w:rPr>
                <w:delText>59</w:delText>
              </w:r>
            </w:del>
          </w:ins>
        </w:p>
        <w:p w14:paraId="580C7D64" w14:textId="5EAD1EF6" w:rsidR="001E33EA" w:rsidDel="00E85561" w:rsidRDefault="001E33EA">
          <w:pPr>
            <w:pStyle w:val="11"/>
            <w:rPr>
              <w:ins w:id="661" w:author="微软用户" w:date="2017-08-20T12:12:00Z"/>
              <w:del w:id="662" w:author="JY0225" w:date="2017-08-22T21:58:00Z"/>
              <w:noProof/>
            </w:rPr>
          </w:pPr>
          <w:ins w:id="663" w:author="微软用户" w:date="2017-08-20T12:12:00Z">
            <w:del w:id="664" w:author="JY0225" w:date="2017-08-22T21:58:00Z">
              <w:r w:rsidRPr="00E85561" w:rsidDel="00E85561">
                <w:rPr>
                  <w:rStyle w:val="af"/>
                  <w:rFonts w:ascii="Times New Roman" w:hAnsi="Times New Roman" w:cs="Times New Roman" w:hint="eastAsia"/>
                  <w:noProof/>
                  <w:rPrChange w:id="665" w:author="JY0225" w:date="2017-08-22T21:58:00Z">
                    <w:rPr>
                      <w:rStyle w:val="af"/>
                      <w:rFonts w:ascii="Times New Roman" w:hAnsi="Times New Roman" w:cs="Times New Roman" w:hint="eastAsia"/>
                      <w:noProof/>
                    </w:rPr>
                  </w:rPrChange>
                </w:rPr>
                <w:delText>致</w:delText>
              </w:r>
              <w:r w:rsidRPr="00E85561" w:rsidDel="00E85561">
                <w:rPr>
                  <w:rStyle w:val="af"/>
                  <w:rFonts w:ascii="Times New Roman" w:hAnsi="Times New Roman" w:cs="Times New Roman"/>
                  <w:noProof/>
                  <w:rPrChange w:id="666" w:author="JY0225" w:date="2017-08-22T21:58:00Z">
                    <w:rPr>
                      <w:rStyle w:val="af"/>
                      <w:rFonts w:ascii="Times New Roman" w:hAnsi="Times New Roman" w:cs="Times New Roman"/>
                      <w:noProof/>
                    </w:rPr>
                  </w:rPrChange>
                </w:rPr>
                <w:delText xml:space="preserve">   </w:delText>
              </w:r>
              <w:r w:rsidRPr="00E85561" w:rsidDel="00E85561">
                <w:rPr>
                  <w:rStyle w:val="af"/>
                  <w:rFonts w:ascii="Times New Roman" w:hAnsi="Times New Roman" w:cs="Times New Roman" w:hint="eastAsia"/>
                  <w:noProof/>
                  <w:rPrChange w:id="667" w:author="JY0225" w:date="2017-08-22T21:58:00Z">
                    <w:rPr>
                      <w:rStyle w:val="af"/>
                      <w:rFonts w:ascii="Times New Roman" w:hAnsi="Times New Roman" w:cs="Times New Roman" w:hint="eastAsia"/>
                      <w:noProof/>
                    </w:rPr>
                  </w:rPrChange>
                </w:rPr>
                <w:delText>谢</w:delText>
              </w:r>
              <w:r w:rsidDel="00E85561">
                <w:rPr>
                  <w:noProof/>
                  <w:webHidden/>
                </w:rPr>
                <w:tab/>
              </w:r>
            </w:del>
            <w:del w:id="668" w:author="JY0225" w:date="2017-08-22T19:51:00Z">
              <w:r w:rsidDel="000E4D98">
                <w:rPr>
                  <w:noProof/>
                  <w:webHidden/>
                </w:rPr>
                <w:delText>62</w:delText>
              </w:r>
            </w:del>
          </w:ins>
        </w:p>
        <w:p w14:paraId="339E8C6C" w14:textId="77777777" w:rsidR="00FA3144" w:rsidDel="00E85561" w:rsidRDefault="00FA3144">
          <w:pPr>
            <w:pStyle w:val="11"/>
            <w:rPr>
              <w:ins w:id="669" w:author="微软用户" w:date="2017-08-19T21:56:00Z"/>
              <w:del w:id="670" w:author="JY0225" w:date="2017-08-22T21:58:00Z"/>
              <w:noProof/>
            </w:rPr>
          </w:pPr>
          <w:ins w:id="671" w:author="微软用户" w:date="2017-08-19T21:56:00Z">
            <w:del w:id="672" w:author="JY0225" w:date="2017-08-22T21:58:00Z">
              <w:r w:rsidRPr="001E33EA" w:rsidDel="00E85561">
                <w:rPr>
                  <w:rStyle w:val="af"/>
                  <w:rFonts w:ascii="Times New Roman" w:hAnsi="Times New Roman" w:cs="Times New Roman" w:hint="eastAsia"/>
                  <w:noProof/>
                  <w:spacing w:val="10"/>
                </w:rPr>
                <w:delText>摘要</w:delText>
              </w:r>
              <w:r w:rsidDel="00E85561">
                <w:rPr>
                  <w:noProof/>
                  <w:webHidden/>
                </w:rPr>
                <w:tab/>
                <w:delText>1</w:delText>
              </w:r>
            </w:del>
          </w:ins>
        </w:p>
        <w:p w14:paraId="647DDA0F" w14:textId="77777777" w:rsidR="00FA3144" w:rsidDel="00E85561" w:rsidRDefault="00FA3144">
          <w:pPr>
            <w:pStyle w:val="11"/>
            <w:rPr>
              <w:ins w:id="673" w:author="微软用户" w:date="2017-08-19T21:56:00Z"/>
              <w:del w:id="674" w:author="JY0225" w:date="2017-08-22T21:58:00Z"/>
              <w:noProof/>
            </w:rPr>
          </w:pPr>
          <w:ins w:id="675" w:author="微软用户" w:date="2017-08-19T21:56:00Z">
            <w:del w:id="676" w:author="JY0225" w:date="2017-08-22T21:58:00Z">
              <w:r w:rsidRPr="001E33EA" w:rsidDel="00E85561">
                <w:rPr>
                  <w:rStyle w:val="af"/>
                  <w:rFonts w:ascii="Times New Roman" w:hAnsi="Times New Roman" w:cs="Times New Roman"/>
                  <w:noProof/>
                </w:rPr>
                <w:delText>Abstract</w:delText>
              </w:r>
              <w:r w:rsidDel="00E85561">
                <w:rPr>
                  <w:noProof/>
                  <w:webHidden/>
                </w:rPr>
                <w:tab/>
                <w:delText>1</w:delText>
              </w:r>
            </w:del>
          </w:ins>
        </w:p>
        <w:p w14:paraId="4B234E96" w14:textId="77777777" w:rsidR="00FA3144" w:rsidDel="00E85561" w:rsidRDefault="00FA3144">
          <w:pPr>
            <w:pStyle w:val="11"/>
            <w:rPr>
              <w:ins w:id="677" w:author="微软用户" w:date="2017-08-19T21:56:00Z"/>
              <w:del w:id="678" w:author="JY0225" w:date="2017-08-22T21:58:00Z"/>
              <w:noProof/>
            </w:rPr>
          </w:pPr>
          <w:ins w:id="679" w:author="微软用户" w:date="2017-08-19T21:56:00Z">
            <w:del w:id="680" w:author="JY0225" w:date="2017-08-22T21:58:00Z">
              <w:r w:rsidRPr="001E33EA" w:rsidDel="00E85561">
                <w:rPr>
                  <w:rStyle w:val="af"/>
                  <w:rFonts w:ascii="Times New Roman" w:hAnsi="Times New Roman" w:cs="Times New Roman" w:hint="eastAsia"/>
                  <w:noProof/>
                </w:rPr>
                <w:delText>第一章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引言</w:delText>
              </w:r>
              <w:r w:rsidDel="00E85561">
                <w:rPr>
                  <w:noProof/>
                  <w:webHidden/>
                </w:rPr>
                <w:tab/>
                <w:delText>2</w:delText>
              </w:r>
            </w:del>
          </w:ins>
        </w:p>
        <w:p w14:paraId="248AA1DE" w14:textId="77777777" w:rsidR="00FA3144" w:rsidDel="00E85561" w:rsidRDefault="00FA3144">
          <w:pPr>
            <w:pStyle w:val="24"/>
            <w:tabs>
              <w:tab w:val="right" w:leader="dot" w:pos="8302"/>
            </w:tabs>
            <w:rPr>
              <w:ins w:id="681" w:author="微软用户" w:date="2017-08-19T21:56:00Z"/>
              <w:del w:id="682" w:author="JY0225" w:date="2017-08-22T21:58:00Z"/>
              <w:noProof/>
            </w:rPr>
          </w:pPr>
          <w:ins w:id="683" w:author="微软用户" w:date="2017-08-19T21:56:00Z">
            <w:del w:id="684" w:author="JY0225" w:date="2017-08-22T21:58:00Z">
              <w:r w:rsidRPr="001E33EA" w:rsidDel="00E85561">
                <w:rPr>
                  <w:rStyle w:val="af"/>
                  <w:noProof/>
                </w:rPr>
                <w:delText xml:space="preserve">1.1 </w:delText>
              </w:r>
              <w:r w:rsidRPr="001E33EA" w:rsidDel="00E85561">
                <w:rPr>
                  <w:rStyle w:val="af"/>
                  <w:rFonts w:hint="eastAsia"/>
                  <w:noProof/>
                </w:rPr>
                <w:delText>研究背景</w:delText>
              </w:r>
              <w:r w:rsidDel="00E85561">
                <w:rPr>
                  <w:noProof/>
                  <w:webHidden/>
                </w:rPr>
                <w:tab/>
                <w:delText>2</w:delText>
              </w:r>
            </w:del>
          </w:ins>
        </w:p>
        <w:p w14:paraId="75707F29" w14:textId="77777777" w:rsidR="00FA3144" w:rsidDel="00E85561" w:rsidRDefault="00FA3144">
          <w:pPr>
            <w:pStyle w:val="24"/>
            <w:tabs>
              <w:tab w:val="right" w:leader="dot" w:pos="8302"/>
            </w:tabs>
            <w:rPr>
              <w:ins w:id="685" w:author="微软用户" w:date="2017-08-19T21:56:00Z"/>
              <w:del w:id="686" w:author="JY0225" w:date="2017-08-22T21:58:00Z"/>
              <w:noProof/>
            </w:rPr>
          </w:pPr>
          <w:ins w:id="687" w:author="微软用户" w:date="2017-08-19T21:56:00Z">
            <w:del w:id="688" w:author="JY0225" w:date="2017-08-22T21:58:00Z">
              <w:r w:rsidRPr="001E33EA" w:rsidDel="00E85561">
                <w:rPr>
                  <w:rStyle w:val="af"/>
                  <w:noProof/>
                </w:rPr>
                <w:delText xml:space="preserve">1.2 </w:delText>
              </w:r>
              <w:r w:rsidRPr="001E33EA" w:rsidDel="00E85561">
                <w:rPr>
                  <w:rStyle w:val="af"/>
                  <w:rFonts w:hint="eastAsia"/>
                  <w:noProof/>
                </w:rPr>
                <w:delText>研究内容及意义</w:delText>
              </w:r>
              <w:r w:rsidDel="00E85561">
                <w:rPr>
                  <w:noProof/>
                  <w:webHidden/>
                </w:rPr>
                <w:tab/>
                <w:delText>4</w:delText>
              </w:r>
            </w:del>
          </w:ins>
        </w:p>
        <w:p w14:paraId="77CB4CF7" w14:textId="77777777" w:rsidR="00FA3144" w:rsidDel="00E85561" w:rsidRDefault="00FA3144">
          <w:pPr>
            <w:pStyle w:val="24"/>
            <w:tabs>
              <w:tab w:val="right" w:leader="dot" w:pos="8302"/>
            </w:tabs>
            <w:rPr>
              <w:ins w:id="689" w:author="微软用户" w:date="2017-08-19T21:56:00Z"/>
              <w:del w:id="690" w:author="JY0225" w:date="2017-08-22T21:58:00Z"/>
              <w:noProof/>
            </w:rPr>
          </w:pPr>
          <w:ins w:id="691" w:author="微软用户" w:date="2017-08-19T21:56:00Z">
            <w:del w:id="692" w:author="JY0225" w:date="2017-08-22T21:58:00Z">
              <w:r w:rsidRPr="001E33EA" w:rsidDel="00E85561">
                <w:rPr>
                  <w:rStyle w:val="af"/>
                  <w:noProof/>
                </w:rPr>
                <w:delText xml:space="preserve">1.3 </w:delText>
              </w:r>
              <w:r w:rsidRPr="001E33EA" w:rsidDel="00E85561">
                <w:rPr>
                  <w:rStyle w:val="af"/>
                  <w:rFonts w:hint="eastAsia"/>
                  <w:noProof/>
                </w:rPr>
                <w:delText>论文的组织</w:delText>
              </w:r>
              <w:r w:rsidDel="00E85561">
                <w:rPr>
                  <w:noProof/>
                  <w:webHidden/>
                </w:rPr>
                <w:tab/>
                <w:delText>5</w:delText>
              </w:r>
            </w:del>
          </w:ins>
        </w:p>
        <w:p w14:paraId="4D549059" w14:textId="77777777" w:rsidR="00FA3144" w:rsidDel="00E85561" w:rsidRDefault="00FA3144">
          <w:pPr>
            <w:pStyle w:val="11"/>
            <w:rPr>
              <w:ins w:id="693" w:author="微软用户" w:date="2017-08-19T21:56:00Z"/>
              <w:del w:id="694" w:author="JY0225" w:date="2017-08-22T21:58:00Z"/>
              <w:noProof/>
            </w:rPr>
          </w:pPr>
          <w:ins w:id="695" w:author="微软用户" w:date="2017-08-19T21:56:00Z">
            <w:del w:id="696" w:author="JY0225" w:date="2017-08-22T21:58:00Z">
              <w:r w:rsidRPr="001E33EA" w:rsidDel="00E85561">
                <w:rPr>
                  <w:rStyle w:val="af"/>
                  <w:rFonts w:ascii="Times New Roman" w:hAnsi="Times New Roman" w:cs="Times New Roman" w:hint="eastAsia"/>
                  <w:noProof/>
                </w:rPr>
                <w:delText>第二章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核心技术</w:delText>
              </w:r>
              <w:r w:rsidDel="00E85561">
                <w:rPr>
                  <w:noProof/>
                  <w:webHidden/>
                </w:rPr>
                <w:tab/>
                <w:delText>7</w:delText>
              </w:r>
            </w:del>
          </w:ins>
        </w:p>
        <w:p w14:paraId="40328079" w14:textId="77777777" w:rsidR="00FA3144" w:rsidDel="00E85561" w:rsidRDefault="00FA3144">
          <w:pPr>
            <w:pStyle w:val="24"/>
            <w:tabs>
              <w:tab w:val="right" w:leader="dot" w:pos="8302"/>
            </w:tabs>
            <w:rPr>
              <w:ins w:id="697" w:author="微软用户" w:date="2017-08-19T21:56:00Z"/>
              <w:del w:id="698" w:author="JY0225" w:date="2017-08-22T21:58:00Z"/>
              <w:noProof/>
            </w:rPr>
          </w:pPr>
          <w:ins w:id="699" w:author="微软用户" w:date="2017-08-19T21:56:00Z">
            <w:del w:id="700" w:author="JY0225" w:date="2017-08-22T21:58:00Z">
              <w:r w:rsidRPr="001E33EA" w:rsidDel="00E85561">
                <w:rPr>
                  <w:rStyle w:val="af"/>
                  <w:noProof/>
                </w:rPr>
                <w:delText xml:space="preserve">2.1 </w:delText>
              </w:r>
              <w:r w:rsidRPr="001E33EA" w:rsidDel="00E85561">
                <w:rPr>
                  <w:rStyle w:val="af"/>
                  <w:rFonts w:hint="eastAsia"/>
                  <w:noProof/>
                </w:rPr>
                <w:delText>云备份</w:delText>
              </w:r>
              <w:r w:rsidDel="00E85561">
                <w:rPr>
                  <w:noProof/>
                  <w:webHidden/>
                </w:rPr>
                <w:tab/>
                <w:delText>7</w:delText>
              </w:r>
            </w:del>
          </w:ins>
        </w:p>
        <w:p w14:paraId="6C776923" w14:textId="77777777" w:rsidR="00FA3144" w:rsidDel="00E85561" w:rsidRDefault="00FA3144">
          <w:pPr>
            <w:pStyle w:val="24"/>
            <w:tabs>
              <w:tab w:val="right" w:leader="dot" w:pos="8302"/>
            </w:tabs>
            <w:rPr>
              <w:ins w:id="701" w:author="微软用户" w:date="2017-08-19T21:56:00Z"/>
              <w:del w:id="702" w:author="JY0225" w:date="2017-08-22T21:58:00Z"/>
              <w:noProof/>
            </w:rPr>
          </w:pPr>
          <w:ins w:id="703" w:author="微软用户" w:date="2017-08-19T21:56:00Z">
            <w:del w:id="704" w:author="JY0225" w:date="2017-08-22T21:58:00Z">
              <w:r w:rsidRPr="001E33EA" w:rsidDel="00E85561">
                <w:rPr>
                  <w:rStyle w:val="af"/>
                  <w:noProof/>
                </w:rPr>
                <w:delText>2.1 SQLite</w:delText>
              </w:r>
              <w:r w:rsidDel="00E85561">
                <w:rPr>
                  <w:noProof/>
                  <w:webHidden/>
                </w:rPr>
                <w:tab/>
                <w:delText>7</w:delText>
              </w:r>
            </w:del>
          </w:ins>
        </w:p>
        <w:p w14:paraId="3C0952FC" w14:textId="77777777" w:rsidR="00FA3144" w:rsidDel="00E85561" w:rsidRDefault="00FA3144">
          <w:pPr>
            <w:pStyle w:val="24"/>
            <w:tabs>
              <w:tab w:val="right" w:leader="dot" w:pos="8302"/>
            </w:tabs>
            <w:rPr>
              <w:ins w:id="705" w:author="微软用户" w:date="2017-08-19T21:56:00Z"/>
              <w:del w:id="706" w:author="JY0225" w:date="2017-08-22T21:58:00Z"/>
              <w:noProof/>
            </w:rPr>
          </w:pPr>
          <w:ins w:id="707" w:author="微软用户" w:date="2017-08-19T21:56:00Z">
            <w:del w:id="708" w:author="JY0225" w:date="2017-08-22T21:58:00Z">
              <w:r w:rsidRPr="001E33EA" w:rsidDel="00E85561">
                <w:rPr>
                  <w:rStyle w:val="af"/>
                  <w:noProof/>
                </w:rPr>
                <w:delText xml:space="preserve">2.2 </w:delText>
              </w:r>
              <w:r w:rsidRPr="001E33EA" w:rsidDel="00E85561">
                <w:rPr>
                  <w:rStyle w:val="af"/>
                  <w:rFonts w:hint="eastAsia"/>
                  <w:noProof/>
                </w:rPr>
                <w:delText>断点续传</w:delText>
              </w:r>
              <w:r w:rsidDel="00E85561">
                <w:rPr>
                  <w:noProof/>
                  <w:webHidden/>
                </w:rPr>
                <w:tab/>
                <w:delText>8</w:delText>
              </w:r>
            </w:del>
          </w:ins>
        </w:p>
        <w:p w14:paraId="4CC15D58" w14:textId="77777777" w:rsidR="00FA3144" w:rsidDel="00E85561" w:rsidRDefault="00FA3144">
          <w:pPr>
            <w:pStyle w:val="24"/>
            <w:tabs>
              <w:tab w:val="right" w:leader="dot" w:pos="8302"/>
            </w:tabs>
            <w:rPr>
              <w:ins w:id="709" w:author="微软用户" w:date="2017-08-19T21:56:00Z"/>
              <w:del w:id="710" w:author="JY0225" w:date="2017-08-22T21:58:00Z"/>
              <w:noProof/>
            </w:rPr>
          </w:pPr>
          <w:ins w:id="711" w:author="微软用户" w:date="2017-08-19T21:56:00Z">
            <w:del w:id="712" w:author="JY0225" w:date="2017-08-22T21:58:00Z">
              <w:r w:rsidRPr="001E33EA" w:rsidDel="00E85561">
                <w:rPr>
                  <w:rStyle w:val="af"/>
                  <w:noProof/>
                </w:rPr>
                <w:delText>2.3 WebSocket</w:delText>
              </w:r>
              <w:r w:rsidDel="00E85561">
                <w:rPr>
                  <w:noProof/>
                  <w:webHidden/>
                </w:rPr>
                <w:tab/>
                <w:delText>9</w:delText>
              </w:r>
            </w:del>
          </w:ins>
        </w:p>
        <w:p w14:paraId="3126E3F8" w14:textId="77777777" w:rsidR="00FA3144" w:rsidDel="00E85561" w:rsidRDefault="00FA3144">
          <w:pPr>
            <w:pStyle w:val="24"/>
            <w:tabs>
              <w:tab w:val="right" w:leader="dot" w:pos="8302"/>
            </w:tabs>
            <w:rPr>
              <w:ins w:id="713" w:author="微软用户" w:date="2017-08-19T21:56:00Z"/>
              <w:del w:id="714" w:author="JY0225" w:date="2017-08-22T21:58:00Z"/>
              <w:noProof/>
            </w:rPr>
          </w:pPr>
          <w:ins w:id="715" w:author="微软用户" w:date="2017-08-19T21:56:00Z">
            <w:del w:id="716" w:author="JY0225" w:date="2017-08-22T21:58:00Z">
              <w:r w:rsidRPr="001E33EA" w:rsidDel="00E85561">
                <w:rPr>
                  <w:rStyle w:val="af"/>
                  <w:noProof/>
                </w:rPr>
                <w:delText>2.4 WebExtension</w:delText>
              </w:r>
              <w:r w:rsidDel="00E85561">
                <w:rPr>
                  <w:noProof/>
                  <w:webHidden/>
                </w:rPr>
                <w:tab/>
                <w:delText>10</w:delText>
              </w:r>
            </w:del>
          </w:ins>
        </w:p>
        <w:p w14:paraId="3C046342" w14:textId="77777777" w:rsidR="00FA3144" w:rsidDel="00E85561" w:rsidRDefault="00FA3144">
          <w:pPr>
            <w:pStyle w:val="11"/>
            <w:rPr>
              <w:ins w:id="717" w:author="微软用户" w:date="2017-08-19T21:56:00Z"/>
              <w:del w:id="718" w:author="JY0225" w:date="2017-08-22T21:58:00Z"/>
              <w:noProof/>
            </w:rPr>
          </w:pPr>
          <w:ins w:id="719" w:author="微软用户" w:date="2017-08-19T21:56:00Z">
            <w:del w:id="720" w:author="JY0225" w:date="2017-08-22T21:58:00Z">
              <w:r w:rsidRPr="001E33EA" w:rsidDel="00E85561">
                <w:rPr>
                  <w:rStyle w:val="af"/>
                  <w:rFonts w:ascii="Times New Roman" w:hAnsi="Times New Roman" w:cs="Times New Roman" w:hint="eastAsia"/>
                  <w:noProof/>
                </w:rPr>
                <w:delText>第三章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云备份中间件优化分析</w:delText>
              </w:r>
              <w:r w:rsidDel="00E85561">
                <w:rPr>
                  <w:noProof/>
                  <w:webHidden/>
                </w:rPr>
                <w:tab/>
                <w:delText>12</w:delText>
              </w:r>
            </w:del>
          </w:ins>
        </w:p>
        <w:p w14:paraId="0F609D5E" w14:textId="77777777" w:rsidR="00FA3144" w:rsidDel="00E85561" w:rsidRDefault="00FA3144">
          <w:pPr>
            <w:pStyle w:val="24"/>
            <w:tabs>
              <w:tab w:val="right" w:leader="dot" w:pos="8302"/>
            </w:tabs>
            <w:rPr>
              <w:ins w:id="721" w:author="微软用户" w:date="2017-08-19T21:56:00Z"/>
              <w:del w:id="722" w:author="JY0225" w:date="2017-08-22T21:58:00Z"/>
              <w:noProof/>
            </w:rPr>
          </w:pPr>
          <w:ins w:id="723" w:author="微软用户" w:date="2017-08-19T21:56:00Z">
            <w:del w:id="724" w:author="JY0225" w:date="2017-08-22T21:58:00Z">
              <w:r w:rsidRPr="001E33EA" w:rsidDel="00E85561">
                <w:rPr>
                  <w:rStyle w:val="af"/>
                  <w:noProof/>
                </w:rPr>
                <w:delText xml:space="preserve">3.1 </w:delText>
              </w:r>
              <w:r w:rsidRPr="001E33EA" w:rsidDel="00E85561">
                <w:rPr>
                  <w:rStyle w:val="af"/>
                  <w:rFonts w:hint="eastAsia"/>
                  <w:noProof/>
                </w:rPr>
                <w:delText>现有中间件系统分析</w:delText>
              </w:r>
              <w:r w:rsidDel="00E85561">
                <w:rPr>
                  <w:noProof/>
                  <w:webHidden/>
                </w:rPr>
                <w:tab/>
                <w:delText>12</w:delText>
              </w:r>
            </w:del>
          </w:ins>
        </w:p>
        <w:p w14:paraId="0881D015" w14:textId="77777777" w:rsidR="00FA3144" w:rsidDel="00E85561" w:rsidRDefault="00FA3144">
          <w:pPr>
            <w:pStyle w:val="33"/>
            <w:tabs>
              <w:tab w:val="right" w:leader="dot" w:pos="8302"/>
            </w:tabs>
            <w:rPr>
              <w:ins w:id="725" w:author="微软用户" w:date="2017-08-19T21:56:00Z"/>
              <w:del w:id="726" w:author="JY0225" w:date="2017-08-22T21:58:00Z"/>
              <w:noProof/>
            </w:rPr>
          </w:pPr>
          <w:ins w:id="727" w:author="微软用户" w:date="2017-08-19T21:56:00Z">
            <w:del w:id="728" w:author="JY0225" w:date="2017-08-22T21:58:00Z">
              <w:r w:rsidRPr="001E33EA" w:rsidDel="00E85561">
                <w:rPr>
                  <w:rStyle w:val="af"/>
                  <w:noProof/>
                </w:rPr>
                <w:delText xml:space="preserve">3.1.1 </w:delText>
              </w:r>
              <w:r w:rsidRPr="001E33EA" w:rsidDel="00E85561">
                <w:rPr>
                  <w:rStyle w:val="af"/>
                  <w:rFonts w:hint="eastAsia"/>
                  <w:noProof/>
                </w:rPr>
                <w:delText>系统框架分析</w:delText>
              </w:r>
              <w:r w:rsidDel="00E85561">
                <w:rPr>
                  <w:noProof/>
                  <w:webHidden/>
                </w:rPr>
                <w:tab/>
                <w:delText>12</w:delText>
              </w:r>
            </w:del>
          </w:ins>
        </w:p>
        <w:p w14:paraId="77185A31" w14:textId="77777777" w:rsidR="00FA3144" w:rsidDel="00E85561" w:rsidRDefault="00FA3144">
          <w:pPr>
            <w:pStyle w:val="33"/>
            <w:tabs>
              <w:tab w:val="right" w:leader="dot" w:pos="8302"/>
            </w:tabs>
            <w:rPr>
              <w:ins w:id="729" w:author="微软用户" w:date="2017-08-19T21:56:00Z"/>
              <w:del w:id="730" w:author="JY0225" w:date="2017-08-22T21:58:00Z"/>
              <w:noProof/>
            </w:rPr>
          </w:pPr>
          <w:ins w:id="731" w:author="微软用户" w:date="2017-08-19T21:56:00Z">
            <w:del w:id="732" w:author="JY0225" w:date="2017-08-22T21:58:00Z">
              <w:r w:rsidRPr="001E33EA" w:rsidDel="00E85561">
                <w:rPr>
                  <w:rStyle w:val="af"/>
                  <w:noProof/>
                </w:rPr>
                <w:delText xml:space="preserve">3.2.3 </w:delText>
              </w:r>
              <w:r w:rsidRPr="001E33EA" w:rsidDel="00E85561">
                <w:rPr>
                  <w:rStyle w:val="af"/>
                  <w:rFonts w:hint="eastAsia"/>
                  <w:noProof/>
                </w:rPr>
                <w:delText>现有云备份中间件的不足</w:delText>
              </w:r>
              <w:r w:rsidDel="00E85561">
                <w:rPr>
                  <w:noProof/>
                  <w:webHidden/>
                </w:rPr>
                <w:tab/>
                <w:delText>13</w:delText>
              </w:r>
            </w:del>
          </w:ins>
        </w:p>
        <w:p w14:paraId="7C48FC37" w14:textId="77777777" w:rsidR="00FA3144" w:rsidDel="00E85561" w:rsidRDefault="00FA3144">
          <w:pPr>
            <w:pStyle w:val="24"/>
            <w:tabs>
              <w:tab w:val="right" w:leader="dot" w:pos="8302"/>
            </w:tabs>
            <w:rPr>
              <w:ins w:id="733" w:author="微软用户" w:date="2017-08-19T21:56:00Z"/>
              <w:del w:id="734" w:author="JY0225" w:date="2017-08-22T21:58:00Z"/>
              <w:noProof/>
            </w:rPr>
          </w:pPr>
          <w:ins w:id="735" w:author="微软用户" w:date="2017-08-19T21:56:00Z">
            <w:del w:id="736" w:author="JY0225" w:date="2017-08-22T21:58:00Z">
              <w:r w:rsidRPr="001E33EA" w:rsidDel="00E85561">
                <w:rPr>
                  <w:rStyle w:val="af"/>
                  <w:noProof/>
                </w:rPr>
                <w:delText xml:space="preserve">3.3 </w:delText>
              </w:r>
              <w:r w:rsidRPr="001E33EA" w:rsidDel="00E85561">
                <w:rPr>
                  <w:rStyle w:val="af"/>
                  <w:rFonts w:hint="eastAsia"/>
                  <w:noProof/>
                </w:rPr>
                <w:delText>中间件系统优化需求分析</w:delText>
              </w:r>
              <w:r w:rsidDel="00E85561">
                <w:rPr>
                  <w:noProof/>
                  <w:webHidden/>
                </w:rPr>
                <w:tab/>
                <w:delText>14</w:delText>
              </w:r>
            </w:del>
          </w:ins>
        </w:p>
        <w:p w14:paraId="1700B1E9" w14:textId="77777777" w:rsidR="00FA3144" w:rsidDel="00E85561" w:rsidRDefault="00FA3144">
          <w:pPr>
            <w:pStyle w:val="33"/>
            <w:tabs>
              <w:tab w:val="right" w:leader="dot" w:pos="8302"/>
            </w:tabs>
            <w:rPr>
              <w:ins w:id="737" w:author="微软用户" w:date="2017-08-19T21:56:00Z"/>
              <w:del w:id="738" w:author="JY0225" w:date="2017-08-22T21:58:00Z"/>
              <w:noProof/>
            </w:rPr>
          </w:pPr>
          <w:ins w:id="739" w:author="微软用户" w:date="2017-08-19T21:56:00Z">
            <w:del w:id="740" w:author="JY0225" w:date="2017-08-22T21:58:00Z">
              <w:r w:rsidRPr="001E33EA" w:rsidDel="00E85561">
                <w:rPr>
                  <w:rStyle w:val="af"/>
                  <w:noProof/>
                </w:rPr>
                <w:delText xml:space="preserve">3.3.1 </w:delText>
              </w:r>
              <w:r w:rsidRPr="001E33EA" w:rsidDel="00E85561">
                <w:rPr>
                  <w:rStyle w:val="af"/>
                  <w:rFonts w:hint="eastAsia"/>
                  <w:noProof/>
                </w:rPr>
                <w:delText>持久会话管理</w:delText>
              </w:r>
              <w:r w:rsidDel="00E85561">
                <w:rPr>
                  <w:noProof/>
                  <w:webHidden/>
                </w:rPr>
                <w:tab/>
                <w:delText>14</w:delText>
              </w:r>
            </w:del>
          </w:ins>
        </w:p>
        <w:p w14:paraId="10B5E8BA" w14:textId="77777777" w:rsidR="00FA3144" w:rsidDel="00E85561" w:rsidRDefault="00FA3144">
          <w:pPr>
            <w:pStyle w:val="33"/>
            <w:tabs>
              <w:tab w:val="right" w:leader="dot" w:pos="8302"/>
            </w:tabs>
            <w:rPr>
              <w:ins w:id="741" w:author="微软用户" w:date="2017-08-19T21:56:00Z"/>
              <w:del w:id="742" w:author="JY0225" w:date="2017-08-22T21:58:00Z"/>
              <w:noProof/>
            </w:rPr>
          </w:pPr>
          <w:ins w:id="743" w:author="微软用户" w:date="2017-08-19T21:56:00Z">
            <w:del w:id="744" w:author="JY0225" w:date="2017-08-22T21:58:00Z">
              <w:r w:rsidRPr="001E33EA" w:rsidDel="00E85561">
                <w:rPr>
                  <w:rStyle w:val="af"/>
                  <w:noProof/>
                </w:rPr>
                <w:delText xml:space="preserve">3.3.2 </w:delText>
              </w:r>
              <w:r w:rsidRPr="001E33EA" w:rsidDel="00E85561">
                <w:rPr>
                  <w:rStyle w:val="af"/>
                  <w:rFonts w:hint="eastAsia"/>
                  <w:noProof/>
                </w:rPr>
                <w:delText>大文件上传</w:delText>
              </w:r>
              <w:r w:rsidDel="00E85561">
                <w:rPr>
                  <w:noProof/>
                  <w:webHidden/>
                </w:rPr>
                <w:tab/>
                <w:delText>15</w:delText>
              </w:r>
            </w:del>
          </w:ins>
        </w:p>
        <w:p w14:paraId="2DADDA13" w14:textId="77777777" w:rsidR="00FA3144" w:rsidDel="00E85561" w:rsidRDefault="00FA3144">
          <w:pPr>
            <w:pStyle w:val="33"/>
            <w:tabs>
              <w:tab w:val="right" w:leader="dot" w:pos="8302"/>
            </w:tabs>
            <w:rPr>
              <w:ins w:id="745" w:author="微软用户" w:date="2017-08-19T21:56:00Z"/>
              <w:del w:id="746" w:author="JY0225" w:date="2017-08-22T21:58:00Z"/>
              <w:noProof/>
            </w:rPr>
          </w:pPr>
          <w:ins w:id="747" w:author="微软用户" w:date="2017-08-19T21:56:00Z">
            <w:del w:id="748" w:author="JY0225" w:date="2017-08-22T21:58:00Z">
              <w:r w:rsidRPr="001E33EA" w:rsidDel="00E85561">
                <w:rPr>
                  <w:rStyle w:val="af"/>
                  <w:noProof/>
                </w:rPr>
                <w:delText xml:space="preserve">3.3.3 </w:delText>
              </w:r>
              <w:r w:rsidRPr="001E33EA" w:rsidDel="00E85561">
                <w:rPr>
                  <w:rStyle w:val="af"/>
                  <w:rFonts w:hint="eastAsia"/>
                  <w:noProof/>
                </w:rPr>
                <w:delText>本地缓存</w:delText>
              </w:r>
              <w:r w:rsidDel="00E85561">
                <w:rPr>
                  <w:noProof/>
                  <w:webHidden/>
                </w:rPr>
                <w:tab/>
                <w:delText>16</w:delText>
              </w:r>
            </w:del>
          </w:ins>
        </w:p>
        <w:p w14:paraId="0193CEB7" w14:textId="77777777" w:rsidR="00FA3144" w:rsidDel="00E85561" w:rsidRDefault="00FA3144">
          <w:pPr>
            <w:pStyle w:val="33"/>
            <w:tabs>
              <w:tab w:val="right" w:leader="dot" w:pos="8302"/>
            </w:tabs>
            <w:rPr>
              <w:ins w:id="749" w:author="微软用户" w:date="2017-08-19T21:56:00Z"/>
              <w:del w:id="750" w:author="JY0225" w:date="2017-08-22T21:58:00Z"/>
              <w:noProof/>
            </w:rPr>
          </w:pPr>
          <w:ins w:id="751" w:author="微软用户" w:date="2017-08-19T21:56:00Z">
            <w:del w:id="752" w:author="JY0225" w:date="2017-08-22T21:58:00Z">
              <w:r w:rsidRPr="001E33EA" w:rsidDel="00E85561">
                <w:rPr>
                  <w:rStyle w:val="af"/>
                  <w:noProof/>
                </w:rPr>
                <w:delText xml:space="preserve">3.3.4 </w:delText>
              </w:r>
              <w:r w:rsidRPr="001E33EA" w:rsidDel="00E85561">
                <w:rPr>
                  <w:rStyle w:val="af"/>
                  <w:rFonts w:hint="eastAsia"/>
                  <w:noProof/>
                </w:rPr>
                <w:delText>多应用适配</w:delText>
              </w:r>
              <w:r w:rsidDel="00E85561">
                <w:rPr>
                  <w:noProof/>
                  <w:webHidden/>
                </w:rPr>
                <w:tab/>
                <w:delText>17</w:delText>
              </w:r>
            </w:del>
          </w:ins>
        </w:p>
        <w:p w14:paraId="1E6E04B8" w14:textId="77777777" w:rsidR="00FA3144" w:rsidDel="00E85561" w:rsidRDefault="00FA3144">
          <w:pPr>
            <w:pStyle w:val="11"/>
            <w:rPr>
              <w:ins w:id="753" w:author="微软用户" w:date="2017-08-19T21:56:00Z"/>
              <w:del w:id="754" w:author="JY0225" w:date="2017-08-22T21:58:00Z"/>
              <w:noProof/>
            </w:rPr>
          </w:pPr>
          <w:ins w:id="755" w:author="微软用户" w:date="2017-08-19T21:56:00Z">
            <w:del w:id="756" w:author="JY0225" w:date="2017-08-22T21:58:00Z">
              <w:r w:rsidRPr="001E33EA" w:rsidDel="00E85561">
                <w:rPr>
                  <w:rStyle w:val="af"/>
                  <w:rFonts w:ascii="Times New Roman" w:hAnsi="Times New Roman" w:cs="Times New Roman" w:hint="eastAsia"/>
                  <w:noProof/>
                </w:rPr>
                <w:delText>第四章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云备份中间件系统优化设计</w:delText>
              </w:r>
              <w:r w:rsidDel="00E85561">
                <w:rPr>
                  <w:noProof/>
                  <w:webHidden/>
                </w:rPr>
                <w:tab/>
                <w:delText>19</w:delText>
              </w:r>
            </w:del>
          </w:ins>
        </w:p>
        <w:p w14:paraId="7DB7D032" w14:textId="77777777" w:rsidR="00FA3144" w:rsidDel="00E85561" w:rsidRDefault="00FA3144">
          <w:pPr>
            <w:pStyle w:val="24"/>
            <w:tabs>
              <w:tab w:val="right" w:leader="dot" w:pos="8302"/>
            </w:tabs>
            <w:rPr>
              <w:ins w:id="757" w:author="微软用户" w:date="2017-08-19T21:56:00Z"/>
              <w:del w:id="758" w:author="JY0225" w:date="2017-08-22T21:58:00Z"/>
              <w:noProof/>
            </w:rPr>
          </w:pPr>
          <w:ins w:id="759" w:author="微软用户" w:date="2017-08-19T21:56:00Z">
            <w:del w:id="760" w:author="JY0225" w:date="2017-08-22T21:58:00Z">
              <w:r w:rsidRPr="001E33EA" w:rsidDel="00E85561">
                <w:rPr>
                  <w:rStyle w:val="af"/>
                  <w:noProof/>
                </w:rPr>
                <w:delText xml:space="preserve">4.1 </w:delText>
              </w:r>
              <w:r w:rsidRPr="001E33EA" w:rsidDel="00E85561">
                <w:rPr>
                  <w:rStyle w:val="af"/>
                  <w:rFonts w:hint="eastAsia"/>
                  <w:noProof/>
                </w:rPr>
                <w:delText>中间件优化系统框架设计</w:delText>
              </w:r>
              <w:r w:rsidDel="00E85561">
                <w:rPr>
                  <w:noProof/>
                  <w:webHidden/>
                </w:rPr>
                <w:tab/>
                <w:delText>19</w:delText>
              </w:r>
            </w:del>
          </w:ins>
        </w:p>
        <w:p w14:paraId="0FBB1334" w14:textId="77777777" w:rsidR="00FA3144" w:rsidDel="00E85561" w:rsidRDefault="00FA3144">
          <w:pPr>
            <w:pStyle w:val="24"/>
            <w:tabs>
              <w:tab w:val="right" w:leader="dot" w:pos="8302"/>
            </w:tabs>
            <w:rPr>
              <w:ins w:id="761" w:author="微软用户" w:date="2017-08-19T21:56:00Z"/>
              <w:del w:id="762" w:author="JY0225" w:date="2017-08-22T21:58:00Z"/>
              <w:noProof/>
            </w:rPr>
          </w:pPr>
          <w:ins w:id="763" w:author="微软用户" w:date="2017-08-19T21:56:00Z">
            <w:del w:id="764" w:author="JY0225" w:date="2017-08-22T21:58:00Z">
              <w:r w:rsidRPr="001E33EA" w:rsidDel="00E85561">
                <w:rPr>
                  <w:rStyle w:val="af"/>
                  <w:noProof/>
                </w:rPr>
                <w:delText xml:space="preserve">4.2 </w:delText>
              </w:r>
              <w:r w:rsidRPr="001E33EA" w:rsidDel="00E85561">
                <w:rPr>
                  <w:rStyle w:val="af"/>
                  <w:rFonts w:hint="eastAsia"/>
                  <w:noProof/>
                </w:rPr>
                <w:delText>类图设计</w:delText>
              </w:r>
              <w:r w:rsidDel="00E85561">
                <w:rPr>
                  <w:noProof/>
                  <w:webHidden/>
                </w:rPr>
                <w:tab/>
                <w:delText>19</w:delText>
              </w:r>
            </w:del>
          </w:ins>
        </w:p>
        <w:p w14:paraId="16DC6585" w14:textId="77777777" w:rsidR="00FA3144" w:rsidDel="00E85561" w:rsidRDefault="00FA3144">
          <w:pPr>
            <w:pStyle w:val="24"/>
            <w:tabs>
              <w:tab w:val="right" w:leader="dot" w:pos="8302"/>
            </w:tabs>
            <w:rPr>
              <w:ins w:id="765" w:author="微软用户" w:date="2017-08-19T21:56:00Z"/>
              <w:del w:id="766" w:author="JY0225" w:date="2017-08-22T21:58:00Z"/>
              <w:noProof/>
            </w:rPr>
          </w:pPr>
          <w:ins w:id="767" w:author="微软用户" w:date="2017-08-19T21:56:00Z">
            <w:del w:id="768" w:author="JY0225" w:date="2017-08-22T21:58:00Z">
              <w:r w:rsidRPr="001E33EA" w:rsidDel="00E85561">
                <w:rPr>
                  <w:rStyle w:val="af"/>
                  <w:noProof/>
                </w:rPr>
                <w:delText xml:space="preserve">4.3 </w:delText>
              </w:r>
              <w:r w:rsidRPr="001E33EA" w:rsidDel="00E85561">
                <w:rPr>
                  <w:rStyle w:val="af"/>
                  <w:rFonts w:hint="eastAsia"/>
                  <w:noProof/>
                </w:rPr>
                <w:delText>关键流程设计</w:delText>
              </w:r>
              <w:r w:rsidDel="00E85561">
                <w:rPr>
                  <w:noProof/>
                  <w:webHidden/>
                </w:rPr>
                <w:tab/>
                <w:delText>21</w:delText>
              </w:r>
            </w:del>
          </w:ins>
        </w:p>
        <w:p w14:paraId="202F5890" w14:textId="77777777" w:rsidR="00FA3144" w:rsidDel="00E85561" w:rsidRDefault="00FA3144">
          <w:pPr>
            <w:pStyle w:val="33"/>
            <w:tabs>
              <w:tab w:val="right" w:leader="dot" w:pos="8302"/>
            </w:tabs>
            <w:rPr>
              <w:ins w:id="769" w:author="微软用户" w:date="2017-08-19T21:56:00Z"/>
              <w:del w:id="770" w:author="JY0225" w:date="2017-08-22T21:58:00Z"/>
              <w:noProof/>
            </w:rPr>
          </w:pPr>
          <w:ins w:id="771" w:author="微软用户" w:date="2017-08-19T21:56:00Z">
            <w:del w:id="772" w:author="JY0225" w:date="2017-08-22T21:58:00Z">
              <w:r w:rsidRPr="001E33EA" w:rsidDel="00E85561">
                <w:rPr>
                  <w:rStyle w:val="af"/>
                  <w:noProof/>
                </w:rPr>
                <w:delText xml:space="preserve">4.3.1 </w:delText>
              </w:r>
              <w:r w:rsidRPr="001E33EA" w:rsidDel="00E85561">
                <w:rPr>
                  <w:rStyle w:val="af"/>
                  <w:rFonts w:hint="eastAsia"/>
                  <w:noProof/>
                </w:rPr>
                <w:delText>系统总流程设计</w:delText>
              </w:r>
              <w:r w:rsidDel="00E85561">
                <w:rPr>
                  <w:noProof/>
                  <w:webHidden/>
                </w:rPr>
                <w:tab/>
                <w:delText>22</w:delText>
              </w:r>
            </w:del>
          </w:ins>
        </w:p>
        <w:p w14:paraId="53655D75" w14:textId="77777777" w:rsidR="00FA3144" w:rsidDel="00E85561" w:rsidRDefault="00FA3144">
          <w:pPr>
            <w:pStyle w:val="33"/>
            <w:tabs>
              <w:tab w:val="right" w:leader="dot" w:pos="8302"/>
            </w:tabs>
            <w:rPr>
              <w:ins w:id="773" w:author="微软用户" w:date="2017-08-19T21:56:00Z"/>
              <w:del w:id="774" w:author="JY0225" w:date="2017-08-22T21:58:00Z"/>
              <w:noProof/>
            </w:rPr>
          </w:pPr>
          <w:ins w:id="775" w:author="微软用户" w:date="2017-08-19T21:56:00Z">
            <w:del w:id="776" w:author="JY0225" w:date="2017-08-22T21:58:00Z">
              <w:r w:rsidRPr="001E33EA" w:rsidDel="00E85561">
                <w:rPr>
                  <w:rStyle w:val="af"/>
                  <w:noProof/>
                </w:rPr>
                <w:delText xml:space="preserve">4.3.2 </w:delText>
              </w:r>
              <w:r w:rsidRPr="001E33EA" w:rsidDel="00E85561">
                <w:rPr>
                  <w:rStyle w:val="af"/>
                  <w:rFonts w:hint="eastAsia"/>
                  <w:noProof/>
                </w:rPr>
                <w:delText>持久会话管理流程设计</w:delText>
              </w:r>
              <w:r w:rsidDel="00E85561">
                <w:rPr>
                  <w:noProof/>
                  <w:webHidden/>
                </w:rPr>
                <w:tab/>
                <w:delText>23</w:delText>
              </w:r>
            </w:del>
          </w:ins>
        </w:p>
        <w:p w14:paraId="72BF46D7" w14:textId="77777777" w:rsidR="00FA3144" w:rsidDel="00E85561" w:rsidRDefault="00FA3144">
          <w:pPr>
            <w:pStyle w:val="33"/>
            <w:tabs>
              <w:tab w:val="right" w:leader="dot" w:pos="8302"/>
            </w:tabs>
            <w:rPr>
              <w:ins w:id="777" w:author="微软用户" w:date="2017-08-19T21:56:00Z"/>
              <w:del w:id="778" w:author="JY0225" w:date="2017-08-22T21:58:00Z"/>
              <w:noProof/>
            </w:rPr>
          </w:pPr>
          <w:ins w:id="779" w:author="微软用户" w:date="2017-08-19T21:56:00Z">
            <w:del w:id="780" w:author="JY0225" w:date="2017-08-22T21:58:00Z">
              <w:r w:rsidRPr="001E33EA" w:rsidDel="00E85561">
                <w:rPr>
                  <w:rStyle w:val="af"/>
                  <w:noProof/>
                </w:rPr>
                <w:delText xml:space="preserve">4.3.3 </w:delText>
              </w:r>
              <w:r w:rsidRPr="001E33EA" w:rsidDel="00E85561">
                <w:rPr>
                  <w:rStyle w:val="af"/>
                  <w:rFonts w:hint="eastAsia"/>
                  <w:noProof/>
                </w:rPr>
                <w:delText>大文件传输流程设计</w:delText>
              </w:r>
              <w:r w:rsidDel="00E85561">
                <w:rPr>
                  <w:noProof/>
                  <w:webHidden/>
                </w:rPr>
                <w:tab/>
                <w:delText>24</w:delText>
              </w:r>
            </w:del>
          </w:ins>
        </w:p>
        <w:p w14:paraId="2F0D912E" w14:textId="77777777" w:rsidR="00FA3144" w:rsidDel="00E85561" w:rsidRDefault="00FA3144">
          <w:pPr>
            <w:pStyle w:val="33"/>
            <w:tabs>
              <w:tab w:val="right" w:leader="dot" w:pos="8302"/>
            </w:tabs>
            <w:rPr>
              <w:ins w:id="781" w:author="微软用户" w:date="2017-08-19T21:56:00Z"/>
              <w:del w:id="782" w:author="JY0225" w:date="2017-08-22T21:58:00Z"/>
              <w:noProof/>
            </w:rPr>
          </w:pPr>
          <w:ins w:id="783" w:author="微软用户" w:date="2017-08-19T21:56:00Z">
            <w:del w:id="784" w:author="JY0225" w:date="2017-08-22T21:58:00Z">
              <w:r w:rsidRPr="001E33EA" w:rsidDel="00E85561">
                <w:rPr>
                  <w:rStyle w:val="af"/>
                  <w:noProof/>
                </w:rPr>
                <w:delText xml:space="preserve">4.3.4 </w:delText>
              </w:r>
              <w:r w:rsidRPr="001E33EA" w:rsidDel="00E85561">
                <w:rPr>
                  <w:rStyle w:val="af"/>
                  <w:rFonts w:hint="eastAsia"/>
                  <w:noProof/>
                </w:rPr>
                <w:delText>本地缓存流程设计</w:delText>
              </w:r>
              <w:r w:rsidDel="00E85561">
                <w:rPr>
                  <w:noProof/>
                  <w:webHidden/>
                </w:rPr>
                <w:tab/>
                <w:delText>25</w:delText>
              </w:r>
            </w:del>
          </w:ins>
        </w:p>
        <w:p w14:paraId="36875AEB" w14:textId="77777777" w:rsidR="00FA3144" w:rsidDel="00E85561" w:rsidRDefault="00FA3144">
          <w:pPr>
            <w:pStyle w:val="33"/>
            <w:tabs>
              <w:tab w:val="right" w:leader="dot" w:pos="8302"/>
            </w:tabs>
            <w:rPr>
              <w:ins w:id="785" w:author="微软用户" w:date="2017-08-19T21:56:00Z"/>
              <w:del w:id="786" w:author="JY0225" w:date="2017-08-22T21:58:00Z"/>
              <w:noProof/>
            </w:rPr>
          </w:pPr>
          <w:ins w:id="787" w:author="微软用户" w:date="2017-08-19T21:56:00Z">
            <w:del w:id="788" w:author="JY0225" w:date="2017-08-22T21:58:00Z">
              <w:r w:rsidRPr="001E33EA" w:rsidDel="00E85561">
                <w:rPr>
                  <w:rStyle w:val="af"/>
                  <w:noProof/>
                </w:rPr>
                <w:delText xml:space="preserve">4.3.5 </w:delText>
              </w:r>
              <w:r w:rsidRPr="001E33EA" w:rsidDel="00E85561">
                <w:rPr>
                  <w:rStyle w:val="af"/>
                  <w:rFonts w:hint="eastAsia"/>
                  <w:noProof/>
                </w:rPr>
                <w:delText>多应用适配流程设计</w:delText>
              </w:r>
              <w:r w:rsidDel="00E85561">
                <w:rPr>
                  <w:noProof/>
                  <w:webHidden/>
                </w:rPr>
                <w:tab/>
                <w:delText>27</w:delText>
              </w:r>
            </w:del>
          </w:ins>
        </w:p>
        <w:p w14:paraId="01B7AE9C" w14:textId="77777777" w:rsidR="00FA3144" w:rsidDel="00E85561" w:rsidRDefault="00FA3144">
          <w:pPr>
            <w:pStyle w:val="24"/>
            <w:tabs>
              <w:tab w:val="right" w:leader="dot" w:pos="8302"/>
            </w:tabs>
            <w:rPr>
              <w:ins w:id="789" w:author="微软用户" w:date="2017-08-19T21:56:00Z"/>
              <w:del w:id="790" w:author="JY0225" w:date="2017-08-22T21:58:00Z"/>
              <w:noProof/>
            </w:rPr>
          </w:pPr>
          <w:ins w:id="791" w:author="微软用户" w:date="2017-08-19T21:56:00Z">
            <w:del w:id="792" w:author="JY0225" w:date="2017-08-22T21:58:00Z">
              <w:r w:rsidRPr="001E33EA" w:rsidDel="00E85561">
                <w:rPr>
                  <w:rStyle w:val="af"/>
                  <w:noProof/>
                </w:rPr>
                <w:delText>4.4</w:delText>
              </w:r>
              <w:r w:rsidRPr="001E33EA" w:rsidDel="00E85561">
                <w:rPr>
                  <w:rStyle w:val="af"/>
                  <w:rFonts w:hint="eastAsia"/>
                  <w:noProof/>
                </w:rPr>
                <w:delText>数据库设计</w:delText>
              </w:r>
              <w:r w:rsidDel="00E85561">
                <w:rPr>
                  <w:noProof/>
                  <w:webHidden/>
                </w:rPr>
                <w:tab/>
                <w:delText>27</w:delText>
              </w:r>
            </w:del>
          </w:ins>
        </w:p>
        <w:p w14:paraId="7EB243DA" w14:textId="77777777" w:rsidR="00FA3144" w:rsidDel="00E85561" w:rsidRDefault="00FA3144">
          <w:pPr>
            <w:pStyle w:val="24"/>
            <w:tabs>
              <w:tab w:val="right" w:leader="dot" w:pos="8302"/>
            </w:tabs>
            <w:rPr>
              <w:ins w:id="793" w:author="微软用户" w:date="2017-08-19T21:56:00Z"/>
              <w:del w:id="794" w:author="JY0225" w:date="2017-08-22T21:58:00Z"/>
              <w:noProof/>
            </w:rPr>
          </w:pPr>
          <w:ins w:id="795" w:author="微软用户" w:date="2017-08-19T21:56:00Z">
            <w:del w:id="796" w:author="JY0225" w:date="2017-08-22T21:58:00Z">
              <w:r w:rsidRPr="001E33EA" w:rsidDel="00E85561">
                <w:rPr>
                  <w:rStyle w:val="af"/>
                  <w:noProof/>
                </w:rPr>
                <w:delText>4.5</w:delText>
              </w:r>
              <w:r w:rsidRPr="001E33EA" w:rsidDel="00E85561">
                <w:rPr>
                  <w:rStyle w:val="af"/>
                  <w:rFonts w:hint="eastAsia"/>
                  <w:noProof/>
                </w:rPr>
                <w:delText>系统优化接口设计</w:delText>
              </w:r>
              <w:r w:rsidDel="00E85561">
                <w:rPr>
                  <w:noProof/>
                  <w:webHidden/>
                </w:rPr>
                <w:tab/>
                <w:delText>28</w:delText>
              </w:r>
            </w:del>
          </w:ins>
        </w:p>
        <w:p w14:paraId="17E1F058" w14:textId="77777777" w:rsidR="00FA3144" w:rsidDel="00E85561" w:rsidRDefault="00FA3144">
          <w:pPr>
            <w:pStyle w:val="33"/>
            <w:tabs>
              <w:tab w:val="right" w:leader="dot" w:pos="8302"/>
            </w:tabs>
            <w:rPr>
              <w:ins w:id="797" w:author="微软用户" w:date="2017-08-19T21:56:00Z"/>
              <w:del w:id="798" w:author="JY0225" w:date="2017-08-22T21:58:00Z"/>
              <w:noProof/>
            </w:rPr>
          </w:pPr>
          <w:ins w:id="799" w:author="微软用户" w:date="2017-08-19T21:56:00Z">
            <w:del w:id="800" w:author="JY0225" w:date="2017-08-22T21:58:00Z">
              <w:r w:rsidRPr="001E33EA" w:rsidDel="00E85561">
                <w:rPr>
                  <w:rStyle w:val="af"/>
                  <w:noProof/>
                </w:rPr>
                <w:delText xml:space="preserve">4.5.1 </w:delText>
              </w:r>
              <w:r w:rsidRPr="001E33EA" w:rsidDel="00E85561">
                <w:rPr>
                  <w:rStyle w:val="af"/>
                  <w:rFonts w:hint="eastAsia"/>
                  <w:noProof/>
                </w:rPr>
                <w:delText>持久会话管理接口设计</w:delText>
              </w:r>
              <w:r w:rsidDel="00E85561">
                <w:rPr>
                  <w:noProof/>
                  <w:webHidden/>
                </w:rPr>
                <w:tab/>
                <w:delText>29</w:delText>
              </w:r>
            </w:del>
          </w:ins>
        </w:p>
        <w:p w14:paraId="51CE2AF9" w14:textId="77777777" w:rsidR="00FA3144" w:rsidDel="00E85561" w:rsidRDefault="00FA3144">
          <w:pPr>
            <w:pStyle w:val="33"/>
            <w:tabs>
              <w:tab w:val="right" w:leader="dot" w:pos="8302"/>
            </w:tabs>
            <w:rPr>
              <w:ins w:id="801" w:author="微软用户" w:date="2017-08-19T21:56:00Z"/>
              <w:del w:id="802" w:author="JY0225" w:date="2017-08-22T21:58:00Z"/>
              <w:noProof/>
            </w:rPr>
          </w:pPr>
          <w:ins w:id="803" w:author="微软用户" w:date="2017-08-19T21:56:00Z">
            <w:del w:id="804" w:author="JY0225" w:date="2017-08-22T21:58:00Z">
              <w:r w:rsidRPr="001E33EA" w:rsidDel="00E85561">
                <w:rPr>
                  <w:rStyle w:val="af"/>
                  <w:noProof/>
                </w:rPr>
                <w:delText xml:space="preserve">4.5.2 </w:delText>
              </w:r>
              <w:r w:rsidRPr="001E33EA" w:rsidDel="00E85561">
                <w:rPr>
                  <w:rStyle w:val="af"/>
                  <w:rFonts w:hint="eastAsia"/>
                  <w:noProof/>
                </w:rPr>
                <w:delText>大文件上传接口设计</w:delText>
              </w:r>
              <w:r w:rsidDel="00E85561">
                <w:rPr>
                  <w:noProof/>
                  <w:webHidden/>
                </w:rPr>
                <w:tab/>
                <w:delText>30</w:delText>
              </w:r>
            </w:del>
          </w:ins>
        </w:p>
        <w:p w14:paraId="6D53657A" w14:textId="77777777" w:rsidR="00FA3144" w:rsidDel="00E85561" w:rsidRDefault="00FA3144">
          <w:pPr>
            <w:pStyle w:val="33"/>
            <w:tabs>
              <w:tab w:val="right" w:leader="dot" w:pos="8302"/>
            </w:tabs>
            <w:rPr>
              <w:ins w:id="805" w:author="微软用户" w:date="2017-08-19T21:56:00Z"/>
              <w:del w:id="806" w:author="JY0225" w:date="2017-08-22T21:58:00Z"/>
              <w:noProof/>
            </w:rPr>
          </w:pPr>
          <w:ins w:id="807" w:author="微软用户" w:date="2017-08-19T21:56:00Z">
            <w:del w:id="808" w:author="JY0225" w:date="2017-08-22T21:58:00Z">
              <w:r w:rsidRPr="001E33EA" w:rsidDel="00E85561">
                <w:rPr>
                  <w:rStyle w:val="af"/>
                  <w:noProof/>
                </w:rPr>
                <w:delText xml:space="preserve">4.5.3 </w:delText>
              </w:r>
              <w:r w:rsidRPr="001E33EA" w:rsidDel="00E85561">
                <w:rPr>
                  <w:rStyle w:val="af"/>
                  <w:rFonts w:hint="eastAsia"/>
                  <w:noProof/>
                </w:rPr>
                <w:delText>本地缓存接口设计</w:delText>
              </w:r>
              <w:r w:rsidDel="00E85561">
                <w:rPr>
                  <w:noProof/>
                  <w:webHidden/>
                </w:rPr>
                <w:tab/>
                <w:delText>32</w:delText>
              </w:r>
            </w:del>
          </w:ins>
        </w:p>
        <w:p w14:paraId="3368DD0D" w14:textId="77777777" w:rsidR="00FA3144" w:rsidDel="00E85561" w:rsidRDefault="00FA3144">
          <w:pPr>
            <w:pStyle w:val="33"/>
            <w:tabs>
              <w:tab w:val="right" w:leader="dot" w:pos="8302"/>
            </w:tabs>
            <w:rPr>
              <w:ins w:id="809" w:author="微软用户" w:date="2017-08-19T21:56:00Z"/>
              <w:del w:id="810" w:author="JY0225" w:date="2017-08-22T21:58:00Z"/>
              <w:noProof/>
            </w:rPr>
          </w:pPr>
          <w:ins w:id="811" w:author="微软用户" w:date="2017-08-19T21:56:00Z">
            <w:del w:id="812" w:author="JY0225" w:date="2017-08-22T21:58:00Z">
              <w:r w:rsidRPr="001E33EA" w:rsidDel="00E85561">
                <w:rPr>
                  <w:rStyle w:val="af"/>
                  <w:noProof/>
                </w:rPr>
                <w:delText xml:space="preserve">4.5.4 </w:delText>
              </w:r>
              <w:r w:rsidRPr="001E33EA" w:rsidDel="00E85561">
                <w:rPr>
                  <w:rStyle w:val="af"/>
                  <w:rFonts w:hint="eastAsia"/>
                  <w:noProof/>
                </w:rPr>
                <w:delText>多应用适配接口设计</w:delText>
              </w:r>
              <w:r w:rsidDel="00E85561">
                <w:rPr>
                  <w:noProof/>
                  <w:webHidden/>
                </w:rPr>
                <w:tab/>
                <w:delText>33</w:delText>
              </w:r>
            </w:del>
          </w:ins>
        </w:p>
        <w:p w14:paraId="58F50C92" w14:textId="77777777" w:rsidR="00FA3144" w:rsidDel="00E85561" w:rsidRDefault="00FA3144">
          <w:pPr>
            <w:pStyle w:val="11"/>
            <w:rPr>
              <w:ins w:id="813" w:author="微软用户" w:date="2017-08-19T21:56:00Z"/>
              <w:del w:id="814" w:author="JY0225" w:date="2017-08-22T21:58:00Z"/>
              <w:noProof/>
            </w:rPr>
          </w:pPr>
          <w:ins w:id="815" w:author="微软用户" w:date="2017-08-19T21:56:00Z">
            <w:del w:id="816" w:author="JY0225" w:date="2017-08-22T21:58:00Z">
              <w:r w:rsidRPr="001E33EA" w:rsidDel="00E85561">
                <w:rPr>
                  <w:rStyle w:val="af"/>
                  <w:rFonts w:ascii="Times New Roman" w:hAnsi="Times New Roman" w:cs="Times New Roman" w:hint="eastAsia"/>
                  <w:noProof/>
                </w:rPr>
                <w:delText>第五章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云备份中间件系统优化实现</w:delText>
              </w:r>
              <w:r w:rsidDel="00E85561">
                <w:rPr>
                  <w:noProof/>
                  <w:webHidden/>
                </w:rPr>
                <w:tab/>
                <w:delText>34</w:delText>
              </w:r>
            </w:del>
          </w:ins>
        </w:p>
        <w:p w14:paraId="4BF01681" w14:textId="77777777" w:rsidR="00FA3144" w:rsidDel="00E85561" w:rsidRDefault="00FA3144">
          <w:pPr>
            <w:pStyle w:val="24"/>
            <w:tabs>
              <w:tab w:val="right" w:leader="dot" w:pos="8302"/>
            </w:tabs>
            <w:rPr>
              <w:ins w:id="817" w:author="微软用户" w:date="2017-08-19T21:56:00Z"/>
              <w:del w:id="818" w:author="JY0225" w:date="2017-08-22T21:58:00Z"/>
              <w:noProof/>
            </w:rPr>
          </w:pPr>
          <w:ins w:id="819" w:author="微软用户" w:date="2017-08-19T21:56:00Z">
            <w:del w:id="820" w:author="JY0225" w:date="2017-08-22T21:58:00Z">
              <w:r w:rsidRPr="001E33EA" w:rsidDel="00E85561">
                <w:rPr>
                  <w:rStyle w:val="af"/>
                  <w:noProof/>
                </w:rPr>
                <w:delText xml:space="preserve">5.1 </w:delText>
              </w:r>
              <w:r w:rsidRPr="001E33EA" w:rsidDel="00E85561">
                <w:rPr>
                  <w:rStyle w:val="af"/>
                  <w:rFonts w:hint="eastAsia"/>
                  <w:noProof/>
                </w:rPr>
                <w:delText>开发环境</w:delText>
              </w:r>
              <w:r w:rsidDel="00E85561">
                <w:rPr>
                  <w:noProof/>
                  <w:webHidden/>
                </w:rPr>
                <w:tab/>
                <w:delText>34</w:delText>
              </w:r>
            </w:del>
          </w:ins>
        </w:p>
        <w:p w14:paraId="549C280E" w14:textId="77777777" w:rsidR="00FA3144" w:rsidDel="00E85561" w:rsidRDefault="00FA3144">
          <w:pPr>
            <w:pStyle w:val="24"/>
            <w:tabs>
              <w:tab w:val="right" w:leader="dot" w:pos="8302"/>
            </w:tabs>
            <w:rPr>
              <w:ins w:id="821" w:author="微软用户" w:date="2017-08-19T21:56:00Z"/>
              <w:del w:id="822" w:author="JY0225" w:date="2017-08-22T21:58:00Z"/>
              <w:noProof/>
            </w:rPr>
          </w:pPr>
          <w:ins w:id="823" w:author="微软用户" w:date="2017-08-19T21:56:00Z">
            <w:del w:id="824" w:author="JY0225" w:date="2017-08-22T21:58:00Z">
              <w:r w:rsidRPr="001E33EA" w:rsidDel="00E85561">
                <w:rPr>
                  <w:rStyle w:val="af"/>
                  <w:noProof/>
                </w:rPr>
                <w:delText xml:space="preserve">5.2 </w:delText>
              </w:r>
              <w:r w:rsidRPr="001E33EA" w:rsidDel="00E85561">
                <w:rPr>
                  <w:rStyle w:val="af"/>
                  <w:rFonts w:hint="eastAsia"/>
                  <w:noProof/>
                </w:rPr>
                <w:delText>关键实现</w:delText>
              </w:r>
              <w:r w:rsidDel="00E85561">
                <w:rPr>
                  <w:noProof/>
                  <w:webHidden/>
                </w:rPr>
                <w:tab/>
                <w:delText>34</w:delText>
              </w:r>
            </w:del>
          </w:ins>
        </w:p>
        <w:p w14:paraId="05B98F16" w14:textId="77777777" w:rsidR="00FA3144" w:rsidDel="00E85561" w:rsidRDefault="00FA3144">
          <w:pPr>
            <w:pStyle w:val="33"/>
            <w:tabs>
              <w:tab w:val="right" w:leader="dot" w:pos="8302"/>
            </w:tabs>
            <w:rPr>
              <w:ins w:id="825" w:author="微软用户" w:date="2017-08-19T21:56:00Z"/>
              <w:del w:id="826" w:author="JY0225" w:date="2017-08-22T21:58:00Z"/>
              <w:noProof/>
            </w:rPr>
          </w:pPr>
          <w:ins w:id="827" w:author="微软用户" w:date="2017-08-19T21:56:00Z">
            <w:del w:id="828" w:author="JY0225" w:date="2017-08-22T21:58:00Z">
              <w:r w:rsidRPr="001E33EA" w:rsidDel="00E85561">
                <w:rPr>
                  <w:rStyle w:val="af"/>
                  <w:noProof/>
                </w:rPr>
                <w:delText>5.2.1</w:delText>
              </w:r>
              <w:r w:rsidRPr="001E33EA" w:rsidDel="00E85561">
                <w:rPr>
                  <w:rStyle w:val="af"/>
                  <w:rFonts w:hint="eastAsia"/>
                  <w:noProof/>
                </w:rPr>
                <w:delText>加密方式</w:delText>
              </w:r>
              <w:r w:rsidDel="00E85561">
                <w:rPr>
                  <w:noProof/>
                  <w:webHidden/>
                </w:rPr>
                <w:tab/>
                <w:delText>34</w:delText>
              </w:r>
            </w:del>
          </w:ins>
        </w:p>
        <w:p w14:paraId="3AB2E4FB" w14:textId="77777777" w:rsidR="00FA3144" w:rsidDel="00E85561" w:rsidRDefault="00FA3144">
          <w:pPr>
            <w:pStyle w:val="33"/>
            <w:tabs>
              <w:tab w:val="right" w:leader="dot" w:pos="8302"/>
            </w:tabs>
            <w:rPr>
              <w:ins w:id="829" w:author="微软用户" w:date="2017-08-19T21:56:00Z"/>
              <w:del w:id="830" w:author="JY0225" w:date="2017-08-22T21:58:00Z"/>
              <w:noProof/>
            </w:rPr>
          </w:pPr>
          <w:ins w:id="831" w:author="微软用户" w:date="2017-08-19T21:56:00Z">
            <w:del w:id="832" w:author="JY0225" w:date="2017-08-22T21:58:00Z">
              <w:r w:rsidRPr="001E33EA" w:rsidDel="00E85561">
                <w:rPr>
                  <w:rStyle w:val="af"/>
                  <w:noProof/>
                </w:rPr>
                <w:delText>5.2.2</w:delText>
              </w:r>
              <w:r w:rsidRPr="001E33EA" w:rsidDel="00E85561">
                <w:rPr>
                  <w:rStyle w:val="af"/>
                  <w:rFonts w:hint="eastAsia"/>
                  <w:noProof/>
                </w:rPr>
                <w:delText>中间件授权代理</w:delText>
              </w:r>
              <w:r w:rsidDel="00E85561">
                <w:rPr>
                  <w:noProof/>
                  <w:webHidden/>
                </w:rPr>
                <w:tab/>
                <w:delText>35</w:delText>
              </w:r>
            </w:del>
          </w:ins>
        </w:p>
        <w:p w14:paraId="7C074E8A" w14:textId="77777777" w:rsidR="00FA3144" w:rsidDel="00E85561" w:rsidRDefault="00FA3144">
          <w:pPr>
            <w:pStyle w:val="33"/>
            <w:tabs>
              <w:tab w:val="right" w:leader="dot" w:pos="8302"/>
            </w:tabs>
            <w:rPr>
              <w:ins w:id="833" w:author="微软用户" w:date="2017-08-19T21:56:00Z"/>
              <w:del w:id="834" w:author="JY0225" w:date="2017-08-22T21:58:00Z"/>
              <w:noProof/>
            </w:rPr>
          </w:pPr>
          <w:ins w:id="835" w:author="微软用户" w:date="2017-08-19T21:56:00Z">
            <w:del w:id="836" w:author="JY0225" w:date="2017-08-22T21:58:00Z">
              <w:r w:rsidRPr="001E33EA" w:rsidDel="00E85561">
                <w:rPr>
                  <w:rStyle w:val="af"/>
                  <w:noProof/>
                </w:rPr>
                <w:delText>5.2.3</w:delText>
              </w:r>
              <w:r w:rsidRPr="001E33EA" w:rsidDel="00E85561">
                <w:rPr>
                  <w:rStyle w:val="af"/>
                  <w:rFonts w:hint="eastAsia"/>
                  <w:noProof/>
                </w:rPr>
                <w:delText>大文件上传</w:delText>
              </w:r>
              <w:r w:rsidDel="00E85561">
                <w:rPr>
                  <w:noProof/>
                  <w:webHidden/>
                </w:rPr>
                <w:tab/>
                <w:delText>36</w:delText>
              </w:r>
            </w:del>
          </w:ins>
        </w:p>
        <w:p w14:paraId="3F5D10C6" w14:textId="77777777" w:rsidR="00FA3144" w:rsidDel="00E85561" w:rsidRDefault="00FA3144">
          <w:pPr>
            <w:pStyle w:val="33"/>
            <w:tabs>
              <w:tab w:val="right" w:leader="dot" w:pos="8302"/>
            </w:tabs>
            <w:rPr>
              <w:ins w:id="837" w:author="微软用户" w:date="2017-08-19T21:56:00Z"/>
              <w:del w:id="838" w:author="JY0225" w:date="2017-08-22T21:58:00Z"/>
              <w:noProof/>
            </w:rPr>
          </w:pPr>
          <w:ins w:id="839" w:author="微软用户" w:date="2017-08-19T21:56:00Z">
            <w:del w:id="840" w:author="JY0225" w:date="2017-08-22T21:58:00Z">
              <w:r w:rsidRPr="001E33EA" w:rsidDel="00E85561">
                <w:rPr>
                  <w:rStyle w:val="af"/>
                  <w:noProof/>
                </w:rPr>
                <w:delText>5.2.4</w:delText>
              </w:r>
              <w:r w:rsidRPr="001E33EA" w:rsidDel="00E85561">
                <w:rPr>
                  <w:rStyle w:val="af"/>
                  <w:rFonts w:hint="eastAsia"/>
                  <w:noProof/>
                </w:rPr>
                <w:delText>本地缓存</w:delText>
              </w:r>
              <w:r w:rsidDel="00E85561">
                <w:rPr>
                  <w:noProof/>
                  <w:webHidden/>
                </w:rPr>
                <w:tab/>
                <w:delText>37</w:delText>
              </w:r>
            </w:del>
          </w:ins>
        </w:p>
        <w:p w14:paraId="70595385" w14:textId="77777777" w:rsidR="00FA3144" w:rsidDel="00E85561" w:rsidRDefault="00FA3144">
          <w:pPr>
            <w:pStyle w:val="33"/>
            <w:tabs>
              <w:tab w:val="right" w:leader="dot" w:pos="8302"/>
            </w:tabs>
            <w:rPr>
              <w:ins w:id="841" w:author="微软用户" w:date="2017-08-19T21:56:00Z"/>
              <w:del w:id="842" w:author="JY0225" w:date="2017-08-22T21:58:00Z"/>
              <w:noProof/>
            </w:rPr>
          </w:pPr>
          <w:ins w:id="843" w:author="微软用户" w:date="2017-08-19T21:56:00Z">
            <w:del w:id="844" w:author="JY0225" w:date="2017-08-22T21:58:00Z">
              <w:r w:rsidRPr="001E33EA" w:rsidDel="00E85561">
                <w:rPr>
                  <w:rStyle w:val="af"/>
                  <w:noProof/>
                </w:rPr>
                <w:delText>5.2.5 LRU</w:delText>
              </w:r>
              <w:r w:rsidRPr="001E33EA" w:rsidDel="00E85561">
                <w:rPr>
                  <w:rStyle w:val="af"/>
                  <w:rFonts w:hint="eastAsia"/>
                  <w:noProof/>
                </w:rPr>
                <w:delText>替换策略</w:delText>
              </w:r>
              <w:r w:rsidDel="00E85561">
                <w:rPr>
                  <w:noProof/>
                  <w:webHidden/>
                </w:rPr>
                <w:tab/>
                <w:delText>38</w:delText>
              </w:r>
            </w:del>
          </w:ins>
        </w:p>
        <w:p w14:paraId="2DE5FC1F" w14:textId="77777777" w:rsidR="00FA3144" w:rsidDel="00E85561" w:rsidRDefault="00FA3144">
          <w:pPr>
            <w:pStyle w:val="33"/>
            <w:tabs>
              <w:tab w:val="right" w:leader="dot" w:pos="8302"/>
            </w:tabs>
            <w:rPr>
              <w:ins w:id="845" w:author="微软用户" w:date="2017-08-19T21:56:00Z"/>
              <w:del w:id="846" w:author="JY0225" w:date="2017-08-22T21:58:00Z"/>
              <w:noProof/>
            </w:rPr>
          </w:pPr>
          <w:ins w:id="847" w:author="微软用户" w:date="2017-08-19T21:56:00Z">
            <w:del w:id="848" w:author="JY0225" w:date="2017-08-22T21:58:00Z">
              <w:r w:rsidRPr="001E33EA" w:rsidDel="00E85561">
                <w:rPr>
                  <w:rStyle w:val="af"/>
                  <w:noProof/>
                </w:rPr>
                <w:delText>5.2.6 Firefox</w:delText>
              </w:r>
              <w:r w:rsidRPr="001E33EA" w:rsidDel="00E85561">
                <w:rPr>
                  <w:rStyle w:val="af"/>
                  <w:rFonts w:hint="eastAsia"/>
                  <w:noProof/>
                </w:rPr>
                <w:delText>扩展</w:delText>
              </w:r>
              <w:r w:rsidDel="00E85561">
                <w:rPr>
                  <w:noProof/>
                  <w:webHidden/>
                </w:rPr>
                <w:tab/>
                <w:delText>39</w:delText>
              </w:r>
            </w:del>
          </w:ins>
        </w:p>
        <w:p w14:paraId="6B05ECD4" w14:textId="77777777" w:rsidR="00FA3144" w:rsidDel="00E85561" w:rsidRDefault="00FA3144">
          <w:pPr>
            <w:pStyle w:val="33"/>
            <w:tabs>
              <w:tab w:val="right" w:leader="dot" w:pos="8302"/>
            </w:tabs>
            <w:rPr>
              <w:ins w:id="849" w:author="微软用户" w:date="2017-08-19T21:56:00Z"/>
              <w:del w:id="850" w:author="JY0225" w:date="2017-08-22T21:58:00Z"/>
              <w:noProof/>
            </w:rPr>
          </w:pPr>
          <w:ins w:id="851" w:author="微软用户" w:date="2017-08-19T21:56:00Z">
            <w:del w:id="852" w:author="JY0225" w:date="2017-08-22T21:58:00Z">
              <w:r w:rsidRPr="001E33EA" w:rsidDel="00E85561">
                <w:rPr>
                  <w:rStyle w:val="af"/>
                  <w:noProof/>
                </w:rPr>
                <w:delText>5.2.7 Java SDK</w:delText>
              </w:r>
              <w:r w:rsidDel="00E85561">
                <w:rPr>
                  <w:noProof/>
                  <w:webHidden/>
                </w:rPr>
                <w:tab/>
                <w:delText>42</w:delText>
              </w:r>
            </w:del>
          </w:ins>
        </w:p>
        <w:p w14:paraId="5D5B6A5D" w14:textId="77777777" w:rsidR="00FA3144" w:rsidDel="00E85561" w:rsidRDefault="00FA3144">
          <w:pPr>
            <w:pStyle w:val="11"/>
            <w:rPr>
              <w:ins w:id="853" w:author="微软用户" w:date="2017-08-19T21:56:00Z"/>
              <w:del w:id="854" w:author="JY0225" w:date="2017-08-22T21:58:00Z"/>
              <w:noProof/>
            </w:rPr>
          </w:pPr>
          <w:ins w:id="855" w:author="微软用户" w:date="2017-08-19T21:56:00Z">
            <w:del w:id="856" w:author="JY0225" w:date="2017-08-22T21:58:00Z">
              <w:r w:rsidRPr="001E33EA" w:rsidDel="00E85561">
                <w:rPr>
                  <w:rStyle w:val="af"/>
                  <w:rFonts w:ascii="Times New Roman" w:hAnsi="Times New Roman" w:cs="Times New Roman" w:hint="eastAsia"/>
                  <w:noProof/>
                </w:rPr>
                <w:delText>第六章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云备份中间件优化系统测试</w:delText>
              </w:r>
              <w:r w:rsidDel="00E85561">
                <w:rPr>
                  <w:noProof/>
                  <w:webHidden/>
                </w:rPr>
                <w:tab/>
                <w:delText>45</w:delText>
              </w:r>
            </w:del>
          </w:ins>
        </w:p>
        <w:p w14:paraId="170C5A9D" w14:textId="77777777" w:rsidR="00FA3144" w:rsidDel="00E85561" w:rsidRDefault="00FA3144">
          <w:pPr>
            <w:pStyle w:val="24"/>
            <w:tabs>
              <w:tab w:val="right" w:leader="dot" w:pos="8302"/>
            </w:tabs>
            <w:rPr>
              <w:ins w:id="857" w:author="微软用户" w:date="2017-08-19T21:56:00Z"/>
              <w:del w:id="858" w:author="JY0225" w:date="2017-08-22T21:58:00Z"/>
              <w:noProof/>
            </w:rPr>
          </w:pPr>
          <w:ins w:id="859" w:author="微软用户" w:date="2017-08-19T21:56:00Z">
            <w:del w:id="860" w:author="JY0225" w:date="2017-08-22T21:58:00Z">
              <w:r w:rsidRPr="001E33EA" w:rsidDel="00E85561">
                <w:rPr>
                  <w:rStyle w:val="af"/>
                  <w:noProof/>
                </w:rPr>
                <w:delText xml:space="preserve">6.1 </w:delText>
              </w:r>
              <w:r w:rsidRPr="001E33EA" w:rsidDel="00E85561">
                <w:rPr>
                  <w:rStyle w:val="af"/>
                  <w:rFonts w:hint="eastAsia"/>
                  <w:noProof/>
                </w:rPr>
                <w:delText>测试环境部署</w:delText>
              </w:r>
              <w:r w:rsidDel="00E85561">
                <w:rPr>
                  <w:noProof/>
                  <w:webHidden/>
                </w:rPr>
                <w:tab/>
                <w:delText>45</w:delText>
              </w:r>
            </w:del>
          </w:ins>
        </w:p>
        <w:p w14:paraId="4FFCF0EE" w14:textId="77777777" w:rsidR="00FA3144" w:rsidDel="00E85561" w:rsidRDefault="00FA3144">
          <w:pPr>
            <w:pStyle w:val="24"/>
            <w:tabs>
              <w:tab w:val="right" w:leader="dot" w:pos="8302"/>
            </w:tabs>
            <w:rPr>
              <w:ins w:id="861" w:author="微软用户" w:date="2017-08-19T21:56:00Z"/>
              <w:del w:id="862" w:author="JY0225" w:date="2017-08-22T21:58:00Z"/>
              <w:noProof/>
            </w:rPr>
          </w:pPr>
          <w:ins w:id="863" w:author="微软用户" w:date="2017-08-19T21:56:00Z">
            <w:del w:id="864" w:author="JY0225" w:date="2017-08-22T21:58:00Z">
              <w:r w:rsidRPr="001E33EA" w:rsidDel="00E85561">
                <w:rPr>
                  <w:rStyle w:val="af"/>
                  <w:noProof/>
                </w:rPr>
                <w:delText xml:space="preserve">6.2 </w:delText>
              </w:r>
              <w:r w:rsidRPr="001E33EA" w:rsidDel="00E85561">
                <w:rPr>
                  <w:rStyle w:val="af"/>
                  <w:rFonts w:hint="eastAsia"/>
                  <w:noProof/>
                </w:rPr>
                <w:delText>测试目标</w:delText>
              </w:r>
              <w:r w:rsidDel="00E85561">
                <w:rPr>
                  <w:noProof/>
                  <w:webHidden/>
                </w:rPr>
                <w:tab/>
                <w:delText>45</w:delText>
              </w:r>
            </w:del>
          </w:ins>
        </w:p>
        <w:p w14:paraId="35B3C7A2" w14:textId="77777777" w:rsidR="00FA3144" w:rsidDel="00E85561" w:rsidRDefault="00FA3144">
          <w:pPr>
            <w:pStyle w:val="24"/>
            <w:tabs>
              <w:tab w:val="right" w:leader="dot" w:pos="8302"/>
            </w:tabs>
            <w:rPr>
              <w:ins w:id="865" w:author="微软用户" w:date="2017-08-19T21:56:00Z"/>
              <w:del w:id="866" w:author="JY0225" w:date="2017-08-22T21:58:00Z"/>
              <w:noProof/>
            </w:rPr>
          </w:pPr>
          <w:ins w:id="867" w:author="微软用户" w:date="2017-08-19T21:56:00Z">
            <w:del w:id="868" w:author="JY0225" w:date="2017-08-22T21:58:00Z">
              <w:r w:rsidRPr="001E33EA" w:rsidDel="00E85561">
                <w:rPr>
                  <w:rStyle w:val="af"/>
                  <w:noProof/>
                </w:rPr>
                <w:delText xml:space="preserve">6.3 </w:delText>
              </w:r>
              <w:r w:rsidRPr="001E33EA" w:rsidDel="00E85561">
                <w:rPr>
                  <w:rStyle w:val="af"/>
                  <w:rFonts w:hint="eastAsia"/>
                  <w:noProof/>
                </w:rPr>
                <w:delText>功能测试</w:delText>
              </w:r>
              <w:r w:rsidDel="00E85561">
                <w:rPr>
                  <w:noProof/>
                  <w:webHidden/>
                </w:rPr>
                <w:tab/>
                <w:delText>46</w:delText>
              </w:r>
            </w:del>
          </w:ins>
        </w:p>
        <w:p w14:paraId="4CFE5E47" w14:textId="77777777" w:rsidR="00FA3144" w:rsidDel="00E85561" w:rsidRDefault="00FA3144">
          <w:pPr>
            <w:pStyle w:val="33"/>
            <w:tabs>
              <w:tab w:val="right" w:leader="dot" w:pos="8302"/>
            </w:tabs>
            <w:rPr>
              <w:ins w:id="869" w:author="微软用户" w:date="2017-08-19T21:56:00Z"/>
              <w:del w:id="870" w:author="JY0225" w:date="2017-08-22T21:58:00Z"/>
              <w:noProof/>
            </w:rPr>
          </w:pPr>
          <w:ins w:id="871" w:author="微软用户" w:date="2017-08-19T21:56:00Z">
            <w:del w:id="872" w:author="JY0225" w:date="2017-08-22T21:58:00Z">
              <w:r w:rsidRPr="001E33EA" w:rsidDel="00E85561">
                <w:rPr>
                  <w:rStyle w:val="af"/>
                  <w:noProof/>
                </w:rPr>
                <w:delText xml:space="preserve">6.3.1 </w:delText>
              </w:r>
              <w:r w:rsidRPr="001E33EA" w:rsidDel="00E85561">
                <w:rPr>
                  <w:rStyle w:val="af"/>
                  <w:rFonts w:hint="eastAsia"/>
                  <w:noProof/>
                </w:rPr>
                <w:delText>持久会话管理功能测试</w:delText>
              </w:r>
              <w:r w:rsidDel="00E85561">
                <w:rPr>
                  <w:noProof/>
                  <w:webHidden/>
                </w:rPr>
                <w:tab/>
                <w:delText>46</w:delText>
              </w:r>
            </w:del>
          </w:ins>
        </w:p>
        <w:p w14:paraId="5573AE1F" w14:textId="77777777" w:rsidR="00FA3144" w:rsidDel="00E85561" w:rsidRDefault="00FA3144">
          <w:pPr>
            <w:pStyle w:val="33"/>
            <w:tabs>
              <w:tab w:val="right" w:leader="dot" w:pos="8302"/>
            </w:tabs>
            <w:rPr>
              <w:ins w:id="873" w:author="微软用户" w:date="2017-08-19T21:56:00Z"/>
              <w:del w:id="874" w:author="JY0225" w:date="2017-08-22T21:58:00Z"/>
              <w:noProof/>
            </w:rPr>
          </w:pPr>
          <w:ins w:id="875" w:author="微软用户" w:date="2017-08-19T21:56:00Z">
            <w:del w:id="876" w:author="JY0225" w:date="2017-08-22T21:58:00Z">
              <w:r w:rsidRPr="001E33EA" w:rsidDel="00E85561">
                <w:rPr>
                  <w:rStyle w:val="af"/>
                  <w:noProof/>
                </w:rPr>
                <w:delText xml:space="preserve">6.3.2 </w:delText>
              </w:r>
              <w:r w:rsidRPr="001E33EA" w:rsidDel="00E85561">
                <w:rPr>
                  <w:rStyle w:val="af"/>
                  <w:rFonts w:hint="eastAsia"/>
                  <w:noProof/>
                </w:rPr>
                <w:delText>大文件上传功能测试</w:delText>
              </w:r>
              <w:r w:rsidDel="00E85561">
                <w:rPr>
                  <w:noProof/>
                  <w:webHidden/>
                </w:rPr>
                <w:tab/>
                <w:delText>46</w:delText>
              </w:r>
            </w:del>
          </w:ins>
        </w:p>
        <w:p w14:paraId="51EBBD6B" w14:textId="77777777" w:rsidR="00FA3144" w:rsidDel="00E85561" w:rsidRDefault="00FA3144">
          <w:pPr>
            <w:pStyle w:val="33"/>
            <w:tabs>
              <w:tab w:val="right" w:leader="dot" w:pos="8302"/>
            </w:tabs>
            <w:rPr>
              <w:ins w:id="877" w:author="微软用户" w:date="2017-08-19T21:56:00Z"/>
              <w:del w:id="878" w:author="JY0225" w:date="2017-08-22T21:58:00Z"/>
              <w:noProof/>
            </w:rPr>
          </w:pPr>
          <w:ins w:id="879" w:author="微软用户" w:date="2017-08-19T21:56:00Z">
            <w:del w:id="880" w:author="JY0225" w:date="2017-08-22T21:58:00Z">
              <w:r w:rsidRPr="001E33EA" w:rsidDel="00E85561">
                <w:rPr>
                  <w:rStyle w:val="af"/>
                  <w:noProof/>
                </w:rPr>
                <w:delText xml:space="preserve">6.3.3 </w:delText>
              </w:r>
              <w:r w:rsidRPr="001E33EA" w:rsidDel="00E85561">
                <w:rPr>
                  <w:rStyle w:val="af"/>
                  <w:rFonts w:hint="eastAsia"/>
                  <w:noProof/>
                </w:rPr>
                <w:delText>本地缓存功能测试</w:delText>
              </w:r>
              <w:r w:rsidDel="00E85561">
                <w:rPr>
                  <w:noProof/>
                  <w:webHidden/>
                </w:rPr>
                <w:tab/>
                <w:delText>47</w:delText>
              </w:r>
            </w:del>
          </w:ins>
        </w:p>
        <w:p w14:paraId="5BCE89C3" w14:textId="77777777" w:rsidR="00FA3144" w:rsidDel="00E85561" w:rsidRDefault="00FA3144">
          <w:pPr>
            <w:pStyle w:val="33"/>
            <w:tabs>
              <w:tab w:val="right" w:leader="dot" w:pos="8302"/>
            </w:tabs>
            <w:rPr>
              <w:ins w:id="881" w:author="微软用户" w:date="2017-08-19T21:56:00Z"/>
              <w:del w:id="882" w:author="JY0225" w:date="2017-08-22T21:58:00Z"/>
              <w:noProof/>
            </w:rPr>
          </w:pPr>
          <w:ins w:id="883" w:author="微软用户" w:date="2017-08-19T21:56:00Z">
            <w:del w:id="884" w:author="JY0225" w:date="2017-08-22T21:58:00Z">
              <w:r w:rsidRPr="001E33EA" w:rsidDel="00E85561">
                <w:rPr>
                  <w:rStyle w:val="af"/>
                  <w:noProof/>
                </w:rPr>
                <w:delText xml:space="preserve">6.3.4 </w:delText>
              </w:r>
              <w:r w:rsidRPr="001E33EA" w:rsidDel="00E85561">
                <w:rPr>
                  <w:rStyle w:val="af"/>
                  <w:rFonts w:hint="eastAsia"/>
                  <w:noProof/>
                </w:rPr>
                <w:delText>多应用适配功能测试</w:delText>
              </w:r>
              <w:r w:rsidDel="00E85561">
                <w:rPr>
                  <w:noProof/>
                  <w:webHidden/>
                </w:rPr>
                <w:tab/>
                <w:delText>49</w:delText>
              </w:r>
            </w:del>
          </w:ins>
        </w:p>
        <w:p w14:paraId="1D87DA27" w14:textId="77777777" w:rsidR="00FA3144" w:rsidDel="00E85561" w:rsidRDefault="00FA3144">
          <w:pPr>
            <w:pStyle w:val="24"/>
            <w:tabs>
              <w:tab w:val="right" w:leader="dot" w:pos="8302"/>
            </w:tabs>
            <w:rPr>
              <w:ins w:id="885" w:author="微软用户" w:date="2017-08-19T21:56:00Z"/>
              <w:del w:id="886" w:author="JY0225" w:date="2017-08-22T21:58:00Z"/>
              <w:noProof/>
            </w:rPr>
          </w:pPr>
          <w:ins w:id="887" w:author="微软用户" w:date="2017-08-19T21:56:00Z">
            <w:del w:id="888" w:author="JY0225" w:date="2017-08-22T21:58:00Z">
              <w:r w:rsidRPr="001E33EA" w:rsidDel="00E85561">
                <w:rPr>
                  <w:rStyle w:val="af"/>
                  <w:noProof/>
                </w:rPr>
                <w:delText xml:space="preserve">6.4 </w:delText>
              </w:r>
              <w:r w:rsidRPr="001E33EA" w:rsidDel="00E85561">
                <w:rPr>
                  <w:rStyle w:val="af"/>
                  <w:rFonts w:hint="eastAsia"/>
                  <w:noProof/>
                </w:rPr>
                <w:delText>性能分析</w:delText>
              </w:r>
              <w:r w:rsidDel="00E85561">
                <w:rPr>
                  <w:noProof/>
                  <w:webHidden/>
                </w:rPr>
                <w:tab/>
                <w:delText>51</w:delText>
              </w:r>
            </w:del>
          </w:ins>
        </w:p>
        <w:p w14:paraId="7FC8DB9D" w14:textId="77777777" w:rsidR="00FA3144" w:rsidDel="00E85561" w:rsidRDefault="00FA3144">
          <w:pPr>
            <w:pStyle w:val="33"/>
            <w:tabs>
              <w:tab w:val="right" w:leader="dot" w:pos="8302"/>
            </w:tabs>
            <w:rPr>
              <w:ins w:id="889" w:author="微软用户" w:date="2017-08-19T21:56:00Z"/>
              <w:del w:id="890" w:author="JY0225" w:date="2017-08-22T21:58:00Z"/>
              <w:noProof/>
            </w:rPr>
          </w:pPr>
          <w:ins w:id="891" w:author="微软用户" w:date="2017-08-19T21:56:00Z">
            <w:del w:id="892" w:author="JY0225" w:date="2017-08-22T21:58:00Z">
              <w:r w:rsidRPr="001E33EA" w:rsidDel="00E85561">
                <w:rPr>
                  <w:rStyle w:val="af"/>
                  <w:noProof/>
                </w:rPr>
                <w:delText>6.4.1</w:delText>
              </w:r>
              <w:r w:rsidRPr="001E33EA" w:rsidDel="00E85561">
                <w:rPr>
                  <w:rStyle w:val="af"/>
                  <w:rFonts w:hint="eastAsia"/>
                  <w:noProof/>
                </w:rPr>
                <w:delText>安全性分析</w:delText>
              </w:r>
              <w:r w:rsidDel="00E85561">
                <w:rPr>
                  <w:noProof/>
                  <w:webHidden/>
                </w:rPr>
                <w:tab/>
                <w:delText>51</w:delText>
              </w:r>
            </w:del>
          </w:ins>
        </w:p>
        <w:p w14:paraId="579E00E2" w14:textId="77777777" w:rsidR="00FA3144" w:rsidDel="00E85561" w:rsidRDefault="00FA3144">
          <w:pPr>
            <w:pStyle w:val="33"/>
            <w:tabs>
              <w:tab w:val="right" w:leader="dot" w:pos="8302"/>
            </w:tabs>
            <w:rPr>
              <w:ins w:id="893" w:author="微软用户" w:date="2017-08-19T21:56:00Z"/>
              <w:del w:id="894" w:author="JY0225" w:date="2017-08-22T21:58:00Z"/>
              <w:noProof/>
            </w:rPr>
          </w:pPr>
          <w:ins w:id="895" w:author="微软用户" w:date="2017-08-19T21:56:00Z">
            <w:del w:id="896" w:author="JY0225" w:date="2017-08-22T21:58:00Z">
              <w:r w:rsidRPr="001E33EA" w:rsidDel="00E85561">
                <w:rPr>
                  <w:rStyle w:val="af"/>
                  <w:noProof/>
                </w:rPr>
                <w:delText>6.4.2</w:delText>
              </w:r>
              <w:r w:rsidRPr="001E33EA" w:rsidDel="00E85561">
                <w:rPr>
                  <w:rStyle w:val="af"/>
                  <w:rFonts w:hint="eastAsia"/>
                  <w:noProof/>
                </w:rPr>
                <w:delText>稳定性分析</w:delText>
              </w:r>
              <w:r w:rsidDel="00E85561">
                <w:rPr>
                  <w:noProof/>
                  <w:webHidden/>
                </w:rPr>
                <w:tab/>
                <w:delText>52</w:delText>
              </w:r>
            </w:del>
          </w:ins>
        </w:p>
        <w:p w14:paraId="6394B8D6" w14:textId="77777777" w:rsidR="00FA3144" w:rsidDel="00E85561" w:rsidRDefault="00FA3144">
          <w:pPr>
            <w:pStyle w:val="24"/>
            <w:tabs>
              <w:tab w:val="right" w:leader="dot" w:pos="8302"/>
            </w:tabs>
            <w:rPr>
              <w:ins w:id="897" w:author="微软用户" w:date="2017-08-19T21:56:00Z"/>
              <w:del w:id="898" w:author="JY0225" w:date="2017-08-22T21:58:00Z"/>
              <w:noProof/>
            </w:rPr>
          </w:pPr>
          <w:ins w:id="899" w:author="微软用户" w:date="2017-08-19T21:56:00Z">
            <w:del w:id="900" w:author="JY0225" w:date="2017-08-22T21:58:00Z">
              <w:r w:rsidRPr="001E33EA" w:rsidDel="00E85561">
                <w:rPr>
                  <w:rStyle w:val="af"/>
                  <w:noProof/>
                </w:rPr>
                <w:delText xml:space="preserve">6.5 </w:delText>
              </w:r>
              <w:r w:rsidRPr="001E33EA" w:rsidDel="00E85561">
                <w:rPr>
                  <w:rStyle w:val="af"/>
                  <w:rFonts w:hint="eastAsia"/>
                  <w:noProof/>
                </w:rPr>
                <w:delText>功能和性能对比测试</w:delText>
              </w:r>
              <w:r w:rsidDel="00E85561">
                <w:rPr>
                  <w:noProof/>
                  <w:webHidden/>
                </w:rPr>
                <w:tab/>
                <w:delText>53</w:delText>
              </w:r>
            </w:del>
          </w:ins>
        </w:p>
        <w:p w14:paraId="5B83E8AB" w14:textId="77777777" w:rsidR="00FA3144" w:rsidDel="00E85561" w:rsidRDefault="00FA3144">
          <w:pPr>
            <w:pStyle w:val="33"/>
            <w:tabs>
              <w:tab w:val="right" w:leader="dot" w:pos="8302"/>
            </w:tabs>
            <w:rPr>
              <w:ins w:id="901" w:author="微软用户" w:date="2017-08-19T21:56:00Z"/>
              <w:del w:id="902" w:author="JY0225" w:date="2017-08-22T21:58:00Z"/>
              <w:noProof/>
            </w:rPr>
          </w:pPr>
          <w:ins w:id="903" w:author="微软用户" w:date="2017-08-19T21:56:00Z">
            <w:del w:id="904" w:author="JY0225" w:date="2017-08-22T21:58:00Z">
              <w:r w:rsidRPr="001E33EA" w:rsidDel="00E85561">
                <w:rPr>
                  <w:rStyle w:val="af"/>
                  <w:noProof/>
                </w:rPr>
                <w:delText>6.5.1</w:delText>
              </w:r>
              <w:r w:rsidRPr="001E33EA" w:rsidDel="00E85561">
                <w:rPr>
                  <w:rStyle w:val="af"/>
                  <w:rFonts w:hint="eastAsia"/>
                  <w:noProof/>
                </w:rPr>
                <w:delText>原中间系统对比分析</w:delText>
              </w:r>
              <w:r w:rsidDel="00E85561">
                <w:rPr>
                  <w:noProof/>
                  <w:webHidden/>
                </w:rPr>
                <w:tab/>
                <w:delText>53</w:delText>
              </w:r>
            </w:del>
          </w:ins>
        </w:p>
        <w:p w14:paraId="6E81DCC8" w14:textId="77777777" w:rsidR="00FA3144" w:rsidDel="00E85561" w:rsidRDefault="00FA3144">
          <w:pPr>
            <w:pStyle w:val="33"/>
            <w:tabs>
              <w:tab w:val="right" w:leader="dot" w:pos="8302"/>
            </w:tabs>
            <w:rPr>
              <w:ins w:id="905" w:author="微软用户" w:date="2017-08-19T21:56:00Z"/>
              <w:del w:id="906" w:author="JY0225" w:date="2017-08-22T21:58:00Z"/>
              <w:noProof/>
            </w:rPr>
          </w:pPr>
          <w:ins w:id="907" w:author="微软用户" w:date="2017-08-19T21:56:00Z">
            <w:del w:id="908" w:author="JY0225" w:date="2017-08-22T21:58:00Z">
              <w:r w:rsidRPr="001E33EA" w:rsidDel="00E85561">
                <w:rPr>
                  <w:rStyle w:val="af"/>
                  <w:noProof/>
                </w:rPr>
                <w:delText>6.5.2</w:delText>
              </w:r>
              <w:r w:rsidRPr="001E33EA" w:rsidDel="00E85561">
                <w:rPr>
                  <w:rStyle w:val="af"/>
                  <w:rFonts w:hint="eastAsia"/>
                  <w:noProof/>
                </w:rPr>
                <w:delText>同类产品对比分析</w:delText>
              </w:r>
              <w:r w:rsidDel="00E85561">
                <w:rPr>
                  <w:noProof/>
                  <w:webHidden/>
                </w:rPr>
                <w:tab/>
                <w:delText>54</w:delText>
              </w:r>
            </w:del>
          </w:ins>
        </w:p>
        <w:p w14:paraId="06FFDDBF" w14:textId="77777777" w:rsidR="00FA3144" w:rsidDel="00E85561" w:rsidRDefault="00FA3144">
          <w:pPr>
            <w:pStyle w:val="11"/>
            <w:rPr>
              <w:ins w:id="909" w:author="微软用户" w:date="2017-08-19T21:56:00Z"/>
              <w:del w:id="910" w:author="JY0225" w:date="2017-08-22T21:58:00Z"/>
              <w:noProof/>
            </w:rPr>
          </w:pPr>
          <w:ins w:id="911" w:author="微软用户" w:date="2017-08-19T21:56:00Z">
            <w:del w:id="912" w:author="JY0225" w:date="2017-08-22T21:58:00Z">
              <w:r w:rsidRPr="001E33EA" w:rsidDel="00E85561">
                <w:rPr>
                  <w:rStyle w:val="af"/>
                  <w:rFonts w:ascii="Times New Roman" w:hAnsi="Times New Roman" w:cs="Times New Roman" w:hint="eastAsia"/>
                  <w:noProof/>
                </w:rPr>
                <w:delText>第七章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总结和展望</w:delText>
              </w:r>
              <w:r w:rsidDel="00E85561">
                <w:rPr>
                  <w:noProof/>
                  <w:webHidden/>
                </w:rPr>
                <w:tab/>
                <w:delText>57</w:delText>
              </w:r>
            </w:del>
          </w:ins>
        </w:p>
        <w:p w14:paraId="20EA89E2" w14:textId="77777777" w:rsidR="00FA3144" w:rsidDel="00E85561" w:rsidRDefault="00FA3144">
          <w:pPr>
            <w:pStyle w:val="24"/>
            <w:tabs>
              <w:tab w:val="right" w:leader="dot" w:pos="8302"/>
            </w:tabs>
            <w:rPr>
              <w:ins w:id="913" w:author="微软用户" w:date="2017-08-19T21:56:00Z"/>
              <w:del w:id="914" w:author="JY0225" w:date="2017-08-22T21:58:00Z"/>
              <w:noProof/>
            </w:rPr>
          </w:pPr>
          <w:ins w:id="915" w:author="微软用户" w:date="2017-08-19T21:56:00Z">
            <w:del w:id="916" w:author="JY0225" w:date="2017-08-22T21:58:00Z">
              <w:r w:rsidRPr="001E33EA" w:rsidDel="00E85561">
                <w:rPr>
                  <w:rStyle w:val="af"/>
                  <w:noProof/>
                </w:rPr>
                <w:delText xml:space="preserve">7.1 </w:delText>
              </w:r>
              <w:r w:rsidRPr="001E33EA" w:rsidDel="00E85561">
                <w:rPr>
                  <w:rStyle w:val="af"/>
                  <w:rFonts w:hint="eastAsia"/>
                  <w:noProof/>
                </w:rPr>
                <w:delText>总结</w:delText>
              </w:r>
              <w:r w:rsidDel="00E85561">
                <w:rPr>
                  <w:noProof/>
                  <w:webHidden/>
                </w:rPr>
                <w:tab/>
                <w:delText>57</w:delText>
              </w:r>
            </w:del>
          </w:ins>
        </w:p>
        <w:p w14:paraId="60B85DFE" w14:textId="77777777" w:rsidR="00FA3144" w:rsidDel="00E85561" w:rsidRDefault="00FA3144">
          <w:pPr>
            <w:pStyle w:val="24"/>
            <w:tabs>
              <w:tab w:val="right" w:leader="dot" w:pos="8302"/>
            </w:tabs>
            <w:rPr>
              <w:ins w:id="917" w:author="微软用户" w:date="2017-08-19T21:56:00Z"/>
              <w:del w:id="918" w:author="JY0225" w:date="2017-08-22T21:58:00Z"/>
              <w:noProof/>
            </w:rPr>
          </w:pPr>
          <w:ins w:id="919" w:author="微软用户" w:date="2017-08-19T21:56:00Z">
            <w:del w:id="920" w:author="JY0225" w:date="2017-08-22T21:58:00Z">
              <w:r w:rsidRPr="001E33EA" w:rsidDel="00E85561">
                <w:rPr>
                  <w:rStyle w:val="af"/>
                  <w:noProof/>
                </w:rPr>
                <w:delText xml:space="preserve">7.2 </w:delText>
              </w:r>
              <w:r w:rsidRPr="001E33EA" w:rsidDel="00E85561">
                <w:rPr>
                  <w:rStyle w:val="af"/>
                  <w:rFonts w:hint="eastAsia"/>
                  <w:noProof/>
                </w:rPr>
                <w:delText>展望</w:delText>
              </w:r>
              <w:r w:rsidDel="00E85561">
                <w:rPr>
                  <w:noProof/>
                  <w:webHidden/>
                </w:rPr>
                <w:tab/>
                <w:delText>57</w:delText>
              </w:r>
            </w:del>
          </w:ins>
        </w:p>
        <w:p w14:paraId="1BFAD0A3" w14:textId="77777777" w:rsidR="00FA3144" w:rsidDel="00E85561" w:rsidRDefault="00FA3144">
          <w:pPr>
            <w:pStyle w:val="11"/>
            <w:rPr>
              <w:ins w:id="921" w:author="微软用户" w:date="2017-08-19T21:56:00Z"/>
              <w:del w:id="922" w:author="JY0225" w:date="2017-08-22T21:58:00Z"/>
              <w:noProof/>
            </w:rPr>
          </w:pPr>
          <w:ins w:id="923" w:author="微软用户" w:date="2017-08-19T21:56:00Z">
            <w:del w:id="924" w:author="JY0225" w:date="2017-08-22T21:58:00Z">
              <w:r w:rsidRPr="001E33EA" w:rsidDel="00E85561">
                <w:rPr>
                  <w:rStyle w:val="af"/>
                  <w:rFonts w:ascii="Times New Roman" w:hAnsi="Times New Roman" w:cs="Times New Roman" w:hint="eastAsia"/>
                  <w:noProof/>
                </w:rPr>
                <w:delText>参考文献</w:delText>
              </w:r>
              <w:r w:rsidDel="00E85561">
                <w:rPr>
                  <w:noProof/>
                  <w:webHidden/>
                </w:rPr>
                <w:tab/>
                <w:delText>59</w:delText>
              </w:r>
            </w:del>
          </w:ins>
        </w:p>
        <w:p w14:paraId="0022BE42" w14:textId="77777777" w:rsidR="00FA3144" w:rsidDel="00E85561" w:rsidRDefault="00FA3144">
          <w:pPr>
            <w:pStyle w:val="11"/>
            <w:rPr>
              <w:ins w:id="925" w:author="微软用户" w:date="2017-08-19T21:56:00Z"/>
              <w:del w:id="926" w:author="JY0225" w:date="2017-08-22T21:58:00Z"/>
              <w:noProof/>
            </w:rPr>
          </w:pPr>
          <w:ins w:id="927" w:author="微软用户" w:date="2017-08-19T21:56:00Z">
            <w:del w:id="928" w:author="JY0225" w:date="2017-08-22T21:58:00Z">
              <w:r w:rsidRPr="001E33EA" w:rsidDel="00E85561">
                <w:rPr>
                  <w:rStyle w:val="af"/>
                  <w:rFonts w:ascii="Times New Roman" w:hAnsi="Times New Roman" w:cs="Times New Roman" w:hint="eastAsia"/>
                  <w:noProof/>
                </w:rPr>
                <w:delText>致</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谢</w:delText>
              </w:r>
              <w:r w:rsidDel="00E85561">
                <w:rPr>
                  <w:noProof/>
                  <w:webHidden/>
                </w:rPr>
                <w:tab/>
                <w:delText>62</w:delText>
              </w:r>
            </w:del>
          </w:ins>
        </w:p>
        <w:p w14:paraId="1C0EBA62" w14:textId="2047D7DE" w:rsidR="00BE5E25" w:rsidDel="00E85561" w:rsidRDefault="00BE5E25">
          <w:pPr>
            <w:pStyle w:val="11"/>
            <w:rPr>
              <w:del w:id="929" w:author="JY0225" w:date="2017-08-22T21:58:00Z"/>
              <w:noProof/>
            </w:rPr>
          </w:pPr>
          <w:del w:id="930" w:author="JY0225" w:date="2017-08-22T21:58:00Z">
            <w:r w:rsidRPr="008A765C" w:rsidDel="00E85561">
              <w:rPr>
                <w:rFonts w:hint="eastAsia"/>
                <w:noProof/>
                <w:rPrChange w:id="931" w:author="微软用户" w:date="2017-08-18T22:56:00Z">
                  <w:rPr>
                    <w:rStyle w:val="af"/>
                    <w:rFonts w:ascii="Times New Roman" w:hAnsi="Times New Roman" w:cs="Times New Roman" w:hint="eastAsia"/>
                    <w:noProof/>
                    <w:spacing w:val="10"/>
                  </w:rPr>
                </w:rPrChange>
              </w:rPr>
              <w:delText>摘要</w:delText>
            </w:r>
            <w:r w:rsidDel="00E85561">
              <w:rPr>
                <w:noProof/>
                <w:webHidden/>
              </w:rPr>
              <w:tab/>
              <w:delText>1</w:delText>
            </w:r>
          </w:del>
        </w:p>
        <w:p w14:paraId="7C110E8D" w14:textId="6729AC5B" w:rsidR="00BE5E25" w:rsidDel="00E85561" w:rsidRDefault="00BE5E25">
          <w:pPr>
            <w:pStyle w:val="11"/>
            <w:rPr>
              <w:del w:id="932" w:author="JY0225" w:date="2017-08-22T21:58:00Z"/>
              <w:noProof/>
            </w:rPr>
          </w:pPr>
          <w:del w:id="933" w:author="JY0225" w:date="2017-08-22T21:58:00Z">
            <w:r w:rsidRPr="008A765C" w:rsidDel="00E85561">
              <w:rPr>
                <w:noProof/>
                <w:rPrChange w:id="934" w:author="微软用户" w:date="2017-08-18T22:56:00Z">
                  <w:rPr>
                    <w:rStyle w:val="af"/>
                    <w:rFonts w:ascii="Times New Roman" w:hAnsi="Times New Roman" w:cs="Times New Roman"/>
                    <w:noProof/>
                  </w:rPr>
                </w:rPrChange>
              </w:rPr>
              <w:delText>Abstract</w:delText>
            </w:r>
            <w:r w:rsidDel="00E85561">
              <w:rPr>
                <w:noProof/>
                <w:webHidden/>
              </w:rPr>
              <w:tab/>
              <w:delText>1</w:delText>
            </w:r>
          </w:del>
        </w:p>
        <w:p w14:paraId="356825F8" w14:textId="38E7D56D" w:rsidR="00BE5E25" w:rsidDel="00E85561" w:rsidRDefault="00BE5E25">
          <w:pPr>
            <w:pStyle w:val="11"/>
            <w:rPr>
              <w:del w:id="935" w:author="JY0225" w:date="2017-08-22T21:58:00Z"/>
              <w:noProof/>
            </w:rPr>
          </w:pPr>
          <w:del w:id="936" w:author="JY0225" w:date="2017-08-22T21:58:00Z">
            <w:r w:rsidRPr="008A765C" w:rsidDel="00E85561">
              <w:rPr>
                <w:rFonts w:hint="eastAsia"/>
                <w:noProof/>
                <w:rPrChange w:id="937" w:author="微软用户" w:date="2017-08-18T22:56:00Z">
                  <w:rPr>
                    <w:rStyle w:val="af"/>
                    <w:rFonts w:ascii="Times New Roman" w:hAnsi="Times New Roman" w:cs="Times New Roman" w:hint="eastAsia"/>
                    <w:noProof/>
                  </w:rPr>
                </w:rPrChange>
              </w:rPr>
              <w:delText>第一章</w:delText>
            </w:r>
            <w:r w:rsidRPr="008A765C" w:rsidDel="00E85561">
              <w:rPr>
                <w:noProof/>
                <w:rPrChange w:id="938"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939" w:author="微软用户" w:date="2017-08-18T22:56:00Z">
                  <w:rPr>
                    <w:rStyle w:val="af"/>
                    <w:rFonts w:ascii="Times New Roman" w:hAnsi="Times New Roman" w:cs="Times New Roman" w:hint="eastAsia"/>
                    <w:noProof/>
                  </w:rPr>
                </w:rPrChange>
              </w:rPr>
              <w:delText>引言</w:delText>
            </w:r>
            <w:r w:rsidDel="00E85561">
              <w:rPr>
                <w:noProof/>
                <w:webHidden/>
              </w:rPr>
              <w:tab/>
              <w:delText>2</w:delText>
            </w:r>
          </w:del>
        </w:p>
        <w:p w14:paraId="7785608D" w14:textId="18D37343" w:rsidR="00BE5E25" w:rsidDel="00E85561" w:rsidRDefault="00BE5E25">
          <w:pPr>
            <w:pStyle w:val="24"/>
            <w:tabs>
              <w:tab w:val="right" w:leader="dot" w:pos="8302"/>
            </w:tabs>
            <w:rPr>
              <w:del w:id="940" w:author="JY0225" w:date="2017-08-22T21:58:00Z"/>
              <w:noProof/>
            </w:rPr>
          </w:pPr>
          <w:del w:id="941" w:author="JY0225" w:date="2017-08-22T21:58:00Z">
            <w:r w:rsidRPr="008A765C" w:rsidDel="00E85561">
              <w:rPr>
                <w:noProof/>
                <w:rPrChange w:id="942" w:author="微软用户" w:date="2017-08-18T22:56:00Z">
                  <w:rPr>
                    <w:rStyle w:val="af"/>
                    <w:noProof/>
                  </w:rPr>
                </w:rPrChange>
              </w:rPr>
              <w:delText xml:space="preserve">1.1 </w:delText>
            </w:r>
            <w:r w:rsidRPr="008A765C" w:rsidDel="00E85561">
              <w:rPr>
                <w:rFonts w:hint="eastAsia"/>
                <w:noProof/>
                <w:rPrChange w:id="943" w:author="微软用户" w:date="2017-08-18T22:56:00Z">
                  <w:rPr>
                    <w:rStyle w:val="af"/>
                    <w:rFonts w:hint="eastAsia"/>
                    <w:noProof/>
                  </w:rPr>
                </w:rPrChange>
              </w:rPr>
              <w:delText>研究背景</w:delText>
            </w:r>
            <w:r w:rsidDel="00E85561">
              <w:rPr>
                <w:noProof/>
                <w:webHidden/>
              </w:rPr>
              <w:tab/>
              <w:delText>2</w:delText>
            </w:r>
          </w:del>
        </w:p>
        <w:p w14:paraId="52D5E9AC" w14:textId="3163AB16" w:rsidR="00BE5E25" w:rsidDel="00E85561" w:rsidRDefault="00BE5E25">
          <w:pPr>
            <w:pStyle w:val="24"/>
            <w:tabs>
              <w:tab w:val="right" w:leader="dot" w:pos="8302"/>
            </w:tabs>
            <w:rPr>
              <w:del w:id="944" w:author="JY0225" w:date="2017-08-22T21:58:00Z"/>
              <w:noProof/>
            </w:rPr>
          </w:pPr>
          <w:del w:id="945" w:author="JY0225" w:date="2017-08-22T21:58:00Z">
            <w:r w:rsidRPr="008A765C" w:rsidDel="00E85561">
              <w:rPr>
                <w:noProof/>
                <w:rPrChange w:id="946" w:author="微软用户" w:date="2017-08-18T22:56:00Z">
                  <w:rPr>
                    <w:rStyle w:val="af"/>
                    <w:noProof/>
                  </w:rPr>
                </w:rPrChange>
              </w:rPr>
              <w:delText xml:space="preserve">1.2 </w:delText>
            </w:r>
            <w:r w:rsidRPr="008A765C" w:rsidDel="00E85561">
              <w:rPr>
                <w:rFonts w:hint="eastAsia"/>
                <w:noProof/>
                <w:rPrChange w:id="947" w:author="微软用户" w:date="2017-08-18T22:56:00Z">
                  <w:rPr>
                    <w:rStyle w:val="af"/>
                    <w:rFonts w:hint="eastAsia"/>
                    <w:noProof/>
                  </w:rPr>
                </w:rPrChange>
              </w:rPr>
              <w:delText>研究内容及意义</w:delText>
            </w:r>
            <w:r w:rsidDel="00E85561">
              <w:rPr>
                <w:noProof/>
                <w:webHidden/>
              </w:rPr>
              <w:tab/>
              <w:delText>4</w:delText>
            </w:r>
          </w:del>
        </w:p>
        <w:p w14:paraId="73724D6A" w14:textId="193A3001" w:rsidR="00BE5E25" w:rsidDel="00E85561" w:rsidRDefault="00BE5E25">
          <w:pPr>
            <w:pStyle w:val="24"/>
            <w:tabs>
              <w:tab w:val="right" w:leader="dot" w:pos="8302"/>
            </w:tabs>
            <w:rPr>
              <w:del w:id="948" w:author="JY0225" w:date="2017-08-22T21:58:00Z"/>
              <w:noProof/>
            </w:rPr>
          </w:pPr>
          <w:del w:id="949" w:author="JY0225" w:date="2017-08-22T21:58:00Z">
            <w:r w:rsidRPr="008A765C" w:rsidDel="00E85561">
              <w:rPr>
                <w:noProof/>
                <w:rPrChange w:id="950" w:author="微软用户" w:date="2017-08-18T22:56:00Z">
                  <w:rPr>
                    <w:rStyle w:val="af"/>
                    <w:noProof/>
                  </w:rPr>
                </w:rPrChange>
              </w:rPr>
              <w:delText xml:space="preserve">1.3 </w:delText>
            </w:r>
            <w:r w:rsidRPr="008A765C" w:rsidDel="00E85561">
              <w:rPr>
                <w:rFonts w:hint="eastAsia"/>
                <w:noProof/>
                <w:rPrChange w:id="951" w:author="微软用户" w:date="2017-08-18T22:56:00Z">
                  <w:rPr>
                    <w:rStyle w:val="af"/>
                    <w:rFonts w:hint="eastAsia"/>
                    <w:noProof/>
                  </w:rPr>
                </w:rPrChange>
              </w:rPr>
              <w:delText>论文组织结构</w:delText>
            </w:r>
            <w:r w:rsidDel="00E85561">
              <w:rPr>
                <w:noProof/>
                <w:webHidden/>
              </w:rPr>
              <w:tab/>
              <w:delText>5</w:delText>
            </w:r>
          </w:del>
        </w:p>
        <w:p w14:paraId="0310C4DC" w14:textId="4EC1FAB3" w:rsidR="00BE5E25" w:rsidDel="00E85561" w:rsidRDefault="00BE5E25">
          <w:pPr>
            <w:pStyle w:val="11"/>
            <w:rPr>
              <w:del w:id="952" w:author="JY0225" w:date="2017-08-22T21:58:00Z"/>
              <w:noProof/>
            </w:rPr>
          </w:pPr>
          <w:del w:id="953" w:author="JY0225" w:date="2017-08-22T21:58:00Z">
            <w:r w:rsidRPr="008A765C" w:rsidDel="00E85561">
              <w:rPr>
                <w:rFonts w:hint="eastAsia"/>
                <w:noProof/>
                <w:rPrChange w:id="954" w:author="微软用户" w:date="2017-08-18T22:56:00Z">
                  <w:rPr>
                    <w:rStyle w:val="af"/>
                    <w:rFonts w:ascii="Times New Roman" w:hAnsi="Times New Roman" w:cs="Times New Roman" w:hint="eastAsia"/>
                    <w:noProof/>
                  </w:rPr>
                </w:rPrChange>
              </w:rPr>
              <w:delText>第二章</w:delText>
            </w:r>
            <w:r w:rsidRPr="008A765C" w:rsidDel="00E85561">
              <w:rPr>
                <w:noProof/>
                <w:rPrChange w:id="955"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956" w:author="微软用户" w:date="2017-08-18T22:56:00Z">
                  <w:rPr>
                    <w:rStyle w:val="af"/>
                    <w:rFonts w:ascii="Times New Roman" w:hAnsi="Times New Roman" w:cs="Times New Roman" w:hint="eastAsia"/>
                    <w:noProof/>
                  </w:rPr>
                </w:rPrChange>
              </w:rPr>
              <w:delText>核心技术</w:delText>
            </w:r>
            <w:r w:rsidDel="00E85561">
              <w:rPr>
                <w:noProof/>
                <w:webHidden/>
              </w:rPr>
              <w:tab/>
              <w:delText>6</w:delText>
            </w:r>
          </w:del>
        </w:p>
        <w:p w14:paraId="355CEE62" w14:textId="357F882A" w:rsidR="00BE5E25" w:rsidDel="00E85561" w:rsidRDefault="00BE5E25">
          <w:pPr>
            <w:pStyle w:val="24"/>
            <w:tabs>
              <w:tab w:val="right" w:leader="dot" w:pos="8302"/>
            </w:tabs>
            <w:rPr>
              <w:del w:id="957" w:author="JY0225" w:date="2017-08-22T21:58:00Z"/>
              <w:noProof/>
            </w:rPr>
          </w:pPr>
          <w:del w:id="958" w:author="JY0225" w:date="2017-08-22T21:58:00Z">
            <w:r w:rsidRPr="008A765C" w:rsidDel="00E85561">
              <w:rPr>
                <w:noProof/>
                <w:rPrChange w:id="959" w:author="微软用户" w:date="2017-08-18T22:56:00Z">
                  <w:rPr>
                    <w:rStyle w:val="af"/>
                    <w:noProof/>
                  </w:rPr>
                </w:rPrChange>
              </w:rPr>
              <w:delText>2.1 SQLite</w:delText>
            </w:r>
            <w:r w:rsidDel="00E85561">
              <w:rPr>
                <w:noProof/>
                <w:webHidden/>
              </w:rPr>
              <w:tab/>
              <w:delText>6</w:delText>
            </w:r>
          </w:del>
        </w:p>
        <w:p w14:paraId="493203DD" w14:textId="505276A2" w:rsidR="00BE5E25" w:rsidDel="00E85561" w:rsidRDefault="00BE5E25">
          <w:pPr>
            <w:pStyle w:val="24"/>
            <w:tabs>
              <w:tab w:val="right" w:leader="dot" w:pos="8302"/>
            </w:tabs>
            <w:rPr>
              <w:del w:id="960" w:author="JY0225" w:date="2017-08-22T21:58:00Z"/>
              <w:noProof/>
            </w:rPr>
          </w:pPr>
          <w:del w:id="961" w:author="JY0225" w:date="2017-08-22T21:58:00Z">
            <w:r w:rsidRPr="008A765C" w:rsidDel="00E85561">
              <w:rPr>
                <w:noProof/>
                <w:rPrChange w:id="962" w:author="微软用户" w:date="2017-08-18T22:56:00Z">
                  <w:rPr>
                    <w:rStyle w:val="af"/>
                    <w:noProof/>
                  </w:rPr>
                </w:rPrChange>
              </w:rPr>
              <w:delText xml:space="preserve">2.2 </w:delText>
            </w:r>
            <w:r w:rsidRPr="008A765C" w:rsidDel="00E85561">
              <w:rPr>
                <w:rFonts w:hint="eastAsia"/>
                <w:noProof/>
                <w:rPrChange w:id="963" w:author="微软用户" w:date="2017-08-18T22:56:00Z">
                  <w:rPr>
                    <w:rStyle w:val="af"/>
                    <w:rFonts w:hint="eastAsia"/>
                    <w:noProof/>
                  </w:rPr>
                </w:rPrChange>
              </w:rPr>
              <w:delText>断点续传</w:delText>
            </w:r>
            <w:r w:rsidDel="00E85561">
              <w:rPr>
                <w:noProof/>
                <w:webHidden/>
              </w:rPr>
              <w:tab/>
              <w:delText>6</w:delText>
            </w:r>
          </w:del>
        </w:p>
        <w:p w14:paraId="1ECB1319" w14:textId="697091A2" w:rsidR="00BE5E25" w:rsidDel="00E85561" w:rsidRDefault="00BE5E25">
          <w:pPr>
            <w:pStyle w:val="24"/>
            <w:tabs>
              <w:tab w:val="right" w:leader="dot" w:pos="8302"/>
            </w:tabs>
            <w:rPr>
              <w:del w:id="964" w:author="JY0225" w:date="2017-08-22T21:58:00Z"/>
              <w:noProof/>
            </w:rPr>
          </w:pPr>
          <w:del w:id="965" w:author="JY0225" w:date="2017-08-22T21:58:00Z">
            <w:r w:rsidRPr="008A765C" w:rsidDel="00E85561">
              <w:rPr>
                <w:noProof/>
                <w:rPrChange w:id="966" w:author="微软用户" w:date="2017-08-18T22:56:00Z">
                  <w:rPr>
                    <w:rStyle w:val="af"/>
                    <w:noProof/>
                  </w:rPr>
                </w:rPrChange>
              </w:rPr>
              <w:delText>2.3 WebSocket</w:delText>
            </w:r>
            <w:r w:rsidDel="00E85561">
              <w:rPr>
                <w:noProof/>
                <w:webHidden/>
              </w:rPr>
              <w:tab/>
              <w:delText>7</w:delText>
            </w:r>
          </w:del>
        </w:p>
        <w:p w14:paraId="6FA86971" w14:textId="6CDD236B" w:rsidR="00BE5E25" w:rsidDel="00E85561" w:rsidRDefault="00BE5E25">
          <w:pPr>
            <w:pStyle w:val="24"/>
            <w:tabs>
              <w:tab w:val="right" w:leader="dot" w:pos="8302"/>
            </w:tabs>
            <w:rPr>
              <w:del w:id="967" w:author="JY0225" w:date="2017-08-22T21:58:00Z"/>
              <w:noProof/>
            </w:rPr>
          </w:pPr>
          <w:del w:id="968" w:author="JY0225" w:date="2017-08-22T21:58:00Z">
            <w:r w:rsidRPr="008A765C" w:rsidDel="00E85561">
              <w:rPr>
                <w:noProof/>
                <w:rPrChange w:id="969" w:author="微软用户" w:date="2017-08-18T22:56:00Z">
                  <w:rPr>
                    <w:rStyle w:val="af"/>
                    <w:noProof/>
                  </w:rPr>
                </w:rPrChange>
              </w:rPr>
              <w:delText>2.4 LRU</w:delText>
            </w:r>
            <w:r w:rsidRPr="008A765C" w:rsidDel="00E85561">
              <w:rPr>
                <w:rFonts w:hint="eastAsia"/>
                <w:noProof/>
                <w:rPrChange w:id="970" w:author="微软用户" w:date="2017-08-18T22:56:00Z">
                  <w:rPr>
                    <w:rStyle w:val="af"/>
                    <w:rFonts w:hint="eastAsia"/>
                    <w:noProof/>
                  </w:rPr>
                </w:rPrChange>
              </w:rPr>
              <w:delText>替换策略</w:delText>
            </w:r>
            <w:r w:rsidDel="00E85561">
              <w:rPr>
                <w:noProof/>
                <w:webHidden/>
              </w:rPr>
              <w:tab/>
              <w:delText>8</w:delText>
            </w:r>
          </w:del>
        </w:p>
        <w:p w14:paraId="2AE1F935" w14:textId="212C491A" w:rsidR="00BE5E25" w:rsidDel="00E85561" w:rsidRDefault="00BE5E25">
          <w:pPr>
            <w:pStyle w:val="24"/>
            <w:tabs>
              <w:tab w:val="right" w:leader="dot" w:pos="8302"/>
            </w:tabs>
            <w:rPr>
              <w:del w:id="971" w:author="JY0225" w:date="2017-08-22T21:58:00Z"/>
              <w:noProof/>
            </w:rPr>
          </w:pPr>
          <w:del w:id="972" w:author="JY0225" w:date="2017-08-22T21:58:00Z">
            <w:r w:rsidRPr="008A765C" w:rsidDel="00E85561">
              <w:rPr>
                <w:noProof/>
                <w:rPrChange w:id="973" w:author="微软用户" w:date="2017-08-18T22:56:00Z">
                  <w:rPr>
                    <w:rStyle w:val="af"/>
                    <w:noProof/>
                  </w:rPr>
                </w:rPrChange>
              </w:rPr>
              <w:delText>2.5 WebExtension</w:delText>
            </w:r>
            <w:r w:rsidDel="00E85561">
              <w:rPr>
                <w:noProof/>
                <w:webHidden/>
              </w:rPr>
              <w:tab/>
              <w:delText>9</w:delText>
            </w:r>
          </w:del>
        </w:p>
        <w:p w14:paraId="3A22221F" w14:textId="55043FEF" w:rsidR="00BE5E25" w:rsidDel="00E85561" w:rsidRDefault="00BE5E25">
          <w:pPr>
            <w:pStyle w:val="11"/>
            <w:rPr>
              <w:del w:id="974" w:author="JY0225" w:date="2017-08-22T21:58:00Z"/>
              <w:noProof/>
            </w:rPr>
          </w:pPr>
          <w:del w:id="975" w:author="JY0225" w:date="2017-08-22T21:58:00Z">
            <w:r w:rsidRPr="008A765C" w:rsidDel="00E85561">
              <w:rPr>
                <w:rFonts w:hint="eastAsia"/>
                <w:noProof/>
                <w:rPrChange w:id="976" w:author="微软用户" w:date="2017-08-18T22:56:00Z">
                  <w:rPr>
                    <w:rStyle w:val="af"/>
                    <w:rFonts w:ascii="Times New Roman" w:hAnsi="Times New Roman" w:cs="Times New Roman" w:hint="eastAsia"/>
                    <w:noProof/>
                  </w:rPr>
                </w:rPrChange>
              </w:rPr>
              <w:delText>第三章</w:delText>
            </w:r>
            <w:r w:rsidRPr="008A765C" w:rsidDel="00E85561">
              <w:rPr>
                <w:noProof/>
                <w:rPrChange w:id="977"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978" w:author="微软用户" w:date="2017-08-18T22:56:00Z">
                  <w:rPr>
                    <w:rStyle w:val="af"/>
                    <w:rFonts w:ascii="Times New Roman" w:hAnsi="Times New Roman" w:cs="Times New Roman" w:hint="eastAsia"/>
                    <w:noProof/>
                  </w:rPr>
                </w:rPrChange>
              </w:rPr>
              <w:delText>云备份中间件优化分析</w:delText>
            </w:r>
            <w:r w:rsidDel="00E85561">
              <w:rPr>
                <w:noProof/>
                <w:webHidden/>
              </w:rPr>
              <w:tab/>
              <w:delText>11</w:delText>
            </w:r>
          </w:del>
        </w:p>
        <w:p w14:paraId="4A83DE1F" w14:textId="171D07FB" w:rsidR="00BE5E25" w:rsidDel="00E85561" w:rsidRDefault="00BE5E25">
          <w:pPr>
            <w:pStyle w:val="24"/>
            <w:tabs>
              <w:tab w:val="right" w:leader="dot" w:pos="8302"/>
            </w:tabs>
            <w:rPr>
              <w:del w:id="979" w:author="JY0225" w:date="2017-08-22T21:58:00Z"/>
              <w:noProof/>
            </w:rPr>
          </w:pPr>
          <w:del w:id="980" w:author="JY0225" w:date="2017-08-22T21:58:00Z">
            <w:r w:rsidRPr="008A765C" w:rsidDel="00E85561">
              <w:rPr>
                <w:noProof/>
                <w:rPrChange w:id="981" w:author="微软用户" w:date="2017-08-18T22:56:00Z">
                  <w:rPr>
                    <w:rStyle w:val="af"/>
                    <w:noProof/>
                  </w:rPr>
                </w:rPrChange>
              </w:rPr>
              <w:delText xml:space="preserve">3.1 </w:delText>
            </w:r>
            <w:r w:rsidRPr="008A765C" w:rsidDel="00E85561">
              <w:rPr>
                <w:rFonts w:hint="eastAsia"/>
                <w:noProof/>
                <w:rPrChange w:id="982" w:author="微软用户" w:date="2017-08-18T22:56:00Z">
                  <w:rPr>
                    <w:rStyle w:val="af"/>
                    <w:rFonts w:hint="eastAsia"/>
                    <w:noProof/>
                  </w:rPr>
                </w:rPrChange>
              </w:rPr>
              <w:delText>现有中间件系统分析</w:delText>
            </w:r>
            <w:r w:rsidDel="00E85561">
              <w:rPr>
                <w:noProof/>
                <w:webHidden/>
              </w:rPr>
              <w:tab/>
              <w:delText>11</w:delText>
            </w:r>
          </w:del>
        </w:p>
        <w:p w14:paraId="3FED2374" w14:textId="41DD2C85" w:rsidR="00BE5E25" w:rsidDel="00E85561" w:rsidRDefault="00BE5E25">
          <w:pPr>
            <w:pStyle w:val="33"/>
            <w:tabs>
              <w:tab w:val="right" w:leader="dot" w:pos="8302"/>
            </w:tabs>
            <w:rPr>
              <w:del w:id="983" w:author="JY0225" w:date="2017-08-22T21:58:00Z"/>
              <w:noProof/>
            </w:rPr>
          </w:pPr>
          <w:del w:id="984" w:author="JY0225" w:date="2017-08-22T21:58:00Z">
            <w:r w:rsidRPr="008A765C" w:rsidDel="00E85561">
              <w:rPr>
                <w:noProof/>
                <w:rPrChange w:id="985" w:author="微软用户" w:date="2017-08-18T22:56:00Z">
                  <w:rPr>
                    <w:rStyle w:val="af"/>
                    <w:noProof/>
                  </w:rPr>
                </w:rPrChange>
              </w:rPr>
              <w:delText xml:space="preserve">3.1.1 </w:delText>
            </w:r>
            <w:r w:rsidRPr="008A765C" w:rsidDel="00E85561">
              <w:rPr>
                <w:rFonts w:hint="eastAsia"/>
                <w:noProof/>
                <w:rPrChange w:id="986" w:author="微软用户" w:date="2017-08-18T22:56:00Z">
                  <w:rPr>
                    <w:rStyle w:val="af"/>
                    <w:rFonts w:hint="eastAsia"/>
                    <w:noProof/>
                  </w:rPr>
                </w:rPrChange>
              </w:rPr>
              <w:delText>系统框架分析</w:delText>
            </w:r>
            <w:r w:rsidDel="00E85561">
              <w:rPr>
                <w:noProof/>
                <w:webHidden/>
              </w:rPr>
              <w:tab/>
              <w:delText>11</w:delText>
            </w:r>
          </w:del>
        </w:p>
        <w:p w14:paraId="0775EAF7" w14:textId="0C4FD4A4" w:rsidR="00BE5E25" w:rsidDel="00E85561" w:rsidRDefault="00BE5E25">
          <w:pPr>
            <w:pStyle w:val="33"/>
            <w:tabs>
              <w:tab w:val="right" w:leader="dot" w:pos="8302"/>
            </w:tabs>
            <w:rPr>
              <w:del w:id="987" w:author="JY0225" w:date="2017-08-22T21:58:00Z"/>
              <w:noProof/>
            </w:rPr>
          </w:pPr>
          <w:del w:id="988" w:author="JY0225" w:date="2017-08-22T21:58:00Z">
            <w:r w:rsidRPr="008A765C" w:rsidDel="00E85561">
              <w:rPr>
                <w:noProof/>
                <w:rPrChange w:id="989" w:author="微软用户" w:date="2017-08-18T22:56:00Z">
                  <w:rPr>
                    <w:rStyle w:val="af"/>
                    <w:noProof/>
                  </w:rPr>
                </w:rPrChange>
              </w:rPr>
              <w:delText xml:space="preserve">3.1.2 </w:delText>
            </w:r>
            <w:r w:rsidRPr="008A765C" w:rsidDel="00E85561">
              <w:rPr>
                <w:rFonts w:hint="eastAsia"/>
                <w:noProof/>
                <w:rPrChange w:id="990" w:author="微软用户" w:date="2017-08-18T22:56:00Z">
                  <w:rPr>
                    <w:rStyle w:val="af"/>
                    <w:rFonts w:hint="eastAsia"/>
                    <w:noProof/>
                  </w:rPr>
                </w:rPrChange>
              </w:rPr>
              <w:delText>功能分析</w:delText>
            </w:r>
            <w:r w:rsidDel="00E85561">
              <w:rPr>
                <w:noProof/>
                <w:webHidden/>
              </w:rPr>
              <w:tab/>
              <w:delText>12</w:delText>
            </w:r>
          </w:del>
        </w:p>
        <w:p w14:paraId="51C3C6B1" w14:textId="115A0737" w:rsidR="00BE5E25" w:rsidDel="00E85561" w:rsidRDefault="00BE5E25">
          <w:pPr>
            <w:pStyle w:val="33"/>
            <w:tabs>
              <w:tab w:val="right" w:leader="dot" w:pos="8302"/>
            </w:tabs>
            <w:rPr>
              <w:del w:id="991" w:author="JY0225" w:date="2017-08-22T21:58:00Z"/>
              <w:noProof/>
            </w:rPr>
          </w:pPr>
          <w:del w:id="992" w:author="JY0225" w:date="2017-08-22T21:58:00Z">
            <w:r w:rsidRPr="008A765C" w:rsidDel="00E85561">
              <w:rPr>
                <w:noProof/>
                <w:rPrChange w:id="993" w:author="微软用户" w:date="2017-08-18T22:56:00Z">
                  <w:rPr>
                    <w:rStyle w:val="af"/>
                    <w:noProof/>
                  </w:rPr>
                </w:rPrChange>
              </w:rPr>
              <w:delText xml:space="preserve">3.2.3 </w:delText>
            </w:r>
            <w:r w:rsidRPr="008A765C" w:rsidDel="00E85561">
              <w:rPr>
                <w:rFonts w:hint="eastAsia"/>
                <w:noProof/>
                <w:rPrChange w:id="994" w:author="微软用户" w:date="2017-08-18T22:56:00Z">
                  <w:rPr>
                    <w:rStyle w:val="af"/>
                    <w:rFonts w:hint="eastAsia"/>
                    <w:noProof/>
                  </w:rPr>
                </w:rPrChange>
              </w:rPr>
              <w:delText>现有云备份中间件的不足</w:delText>
            </w:r>
            <w:r w:rsidDel="00E85561">
              <w:rPr>
                <w:noProof/>
                <w:webHidden/>
              </w:rPr>
              <w:tab/>
              <w:delText>12</w:delText>
            </w:r>
          </w:del>
        </w:p>
        <w:p w14:paraId="5EAA60A5" w14:textId="3BBAC520" w:rsidR="00BE5E25" w:rsidDel="00E85561" w:rsidRDefault="00BE5E25">
          <w:pPr>
            <w:pStyle w:val="24"/>
            <w:tabs>
              <w:tab w:val="right" w:leader="dot" w:pos="8302"/>
            </w:tabs>
            <w:rPr>
              <w:del w:id="995" w:author="JY0225" w:date="2017-08-22T21:58:00Z"/>
              <w:noProof/>
            </w:rPr>
          </w:pPr>
          <w:del w:id="996" w:author="JY0225" w:date="2017-08-22T21:58:00Z">
            <w:r w:rsidRPr="008A765C" w:rsidDel="00E85561">
              <w:rPr>
                <w:noProof/>
                <w:rPrChange w:id="997" w:author="微软用户" w:date="2017-08-18T22:56:00Z">
                  <w:rPr>
                    <w:rStyle w:val="af"/>
                    <w:noProof/>
                  </w:rPr>
                </w:rPrChange>
              </w:rPr>
              <w:delText xml:space="preserve">3.3 </w:delText>
            </w:r>
            <w:r w:rsidRPr="008A765C" w:rsidDel="00E85561">
              <w:rPr>
                <w:rFonts w:hint="eastAsia"/>
                <w:noProof/>
                <w:rPrChange w:id="998" w:author="微软用户" w:date="2017-08-18T22:56:00Z">
                  <w:rPr>
                    <w:rStyle w:val="af"/>
                    <w:rFonts w:hint="eastAsia"/>
                    <w:noProof/>
                  </w:rPr>
                </w:rPrChange>
              </w:rPr>
              <w:delText>中间件系统优化需求分析</w:delText>
            </w:r>
            <w:r w:rsidDel="00E85561">
              <w:rPr>
                <w:noProof/>
                <w:webHidden/>
              </w:rPr>
              <w:tab/>
              <w:delText>13</w:delText>
            </w:r>
          </w:del>
        </w:p>
        <w:p w14:paraId="494A8CCE" w14:textId="0559B651" w:rsidR="00BE5E25" w:rsidDel="00E85561" w:rsidRDefault="00BE5E25">
          <w:pPr>
            <w:pStyle w:val="33"/>
            <w:tabs>
              <w:tab w:val="right" w:leader="dot" w:pos="8302"/>
            </w:tabs>
            <w:rPr>
              <w:del w:id="999" w:author="JY0225" w:date="2017-08-22T21:58:00Z"/>
              <w:noProof/>
            </w:rPr>
          </w:pPr>
          <w:del w:id="1000" w:author="JY0225" w:date="2017-08-22T21:58:00Z">
            <w:r w:rsidRPr="008A765C" w:rsidDel="00E85561">
              <w:rPr>
                <w:noProof/>
                <w:rPrChange w:id="1001" w:author="微软用户" w:date="2017-08-18T22:56:00Z">
                  <w:rPr>
                    <w:rStyle w:val="af"/>
                    <w:noProof/>
                  </w:rPr>
                </w:rPrChange>
              </w:rPr>
              <w:delText xml:space="preserve">3.3.1 </w:delText>
            </w:r>
            <w:r w:rsidRPr="008A765C" w:rsidDel="00E85561">
              <w:rPr>
                <w:rFonts w:hint="eastAsia"/>
                <w:noProof/>
                <w:rPrChange w:id="1002" w:author="微软用户" w:date="2017-08-18T22:56:00Z">
                  <w:rPr>
                    <w:rStyle w:val="af"/>
                    <w:rFonts w:hint="eastAsia"/>
                    <w:noProof/>
                  </w:rPr>
                </w:rPrChange>
              </w:rPr>
              <w:delText>持久会话管理</w:delText>
            </w:r>
            <w:r w:rsidDel="00E85561">
              <w:rPr>
                <w:noProof/>
                <w:webHidden/>
              </w:rPr>
              <w:tab/>
              <w:delText>13</w:delText>
            </w:r>
          </w:del>
        </w:p>
        <w:p w14:paraId="4C08A622" w14:textId="09823CC1" w:rsidR="00BE5E25" w:rsidDel="00E85561" w:rsidRDefault="00BE5E25">
          <w:pPr>
            <w:pStyle w:val="33"/>
            <w:tabs>
              <w:tab w:val="right" w:leader="dot" w:pos="8302"/>
            </w:tabs>
            <w:rPr>
              <w:del w:id="1003" w:author="JY0225" w:date="2017-08-22T21:58:00Z"/>
              <w:noProof/>
            </w:rPr>
          </w:pPr>
          <w:del w:id="1004" w:author="JY0225" w:date="2017-08-22T21:58:00Z">
            <w:r w:rsidRPr="008A765C" w:rsidDel="00E85561">
              <w:rPr>
                <w:noProof/>
                <w:rPrChange w:id="1005" w:author="微软用户" w:date="2017-08-18T22:56:00Z">
                  <w:rPr>
                    <w:rStyle w:val="af"/>
                    <w:noProof/>
                  </w:rPr>
                </w:rPrChange>
              </w:rPr>
              <w:delText xml:space="preserve">3.3.2 </w:delText>
            </w:r>
            <w:r w:rsidRPr="008A765C" w:rsidDel="00E85561">
              <w:rPr>
                <w:rFonts w:hint="eastAsia"/>
                <w:noProof/>
                <w:rPrChange w:id="1006" w:author="微软用户" w:date="2017-08-18T22:56:00Z">
                  <w:rPr>
                    <w:rStyle w:val="af"/>
                    <w:rFonts w:hint="eastAsia"/>
                    <w:noProof/>
                  </w:rPr>
                </w:rPrChange>
              </w:rPr>
              <w:delText>大文件上传</w:delText>
            </w:r>
            <w:r w:rsidDel="00E85561">
              <w:rPr>
                <w:noProof/>
                <w:webHidden/>
              </w:rPr>
              <w:tab/>
              <w:delText>14</w:delText>
            </w:r>
          </w:del>
        </w:p>
        <w:p w14:paraId="02DA4464" w14:textId="14D12E46" w:rsidR="00BE5E25" w:rsidDel="00E85561" w:rsidRDefault="00BE5E25">
          <w:pPr>
            <w:pStyle w:val="33"/>
            <w:tabs>
              <w:tab w:val="right" w:leader="dot" w:pos="8302"/>
            </w:tabs>
            <w:rPr>
              <w:del w:id="1007" w:author="JY0225" w:date="2017-08-22T21:58:00Z"/>
              <w:noProof/>
            </w:rPr>
          </w:pPr>
          <w:del w:id="1008" w:author="JY0225" w:date="2017-08-22T21:58:00Z">
            <w:r w:rsidRPr="008A765C" w:rsidDel="00E85561">
              <w:rPr>
                <w:noProof/>
                <w:rPrChange w:id="1009" w:author="微软用户" w:date="2017-08-18T22:56:00Z">
                  <w:rPr>
                    <w:rStyle w:val="af"/>
                    <w:noProof/>
                  </w:rPr>
                </w:rPrChange>
              </w:rPr>
              <w:delText xml:space="preserve">3.3.3 </w:delText>
            </w:r>
            <w:r w:rsidRPr="008A765C" w:rsidDel="00E85561">
              <w:rPr>
                <w:rFonts w:hint="eastAsia"/>
                <w:noProof/>
                <w:rPrChange w:id="1010" w:author="微软用户" w:date="2017-08-18T22:56:00Z">
                  <w:rPr>
                    <w:rStyle w:val="af"/>
                    <w:rFonts w:hint="eastAsia"/>
                    <w:noProof/>
                  </w:rPr>
                </w:rPrChange>
              </w:rPr>
              <w:delText>本地缓存</w:delText>
            </w:r>
            <w:r w:rsidDel="00E85561">
              <w:rPr>
                <w:noProof/>
                <w:webHidden/>
              </w:rPr>
              <w:tab/>
              <w:delText>15</w:delText>
            </w:r>
          </w:del>
        </w:p>
        <w:p w14:paraId="0A7E623C" w14:textId="37DA0A2F" w:rsidR="00BE5E25" w:rsidDel="00E85561" w:rsidRDefault="00BE5E25">
          <w:pPr>
            <w:pStyle w:val="33"/>
            <w:tabs>
              <w:tab w:val="right" w:leader="dot" w:pos="8302"/>
            </w:tabs>
            <w:rPr>
              <w:del w:id="1011" w:author="JY0225" w:date="2017-08-22T21:58:00Z"/>
              <w:noProof/>
            </w:rPr>
          </w:pPr>
          <w:del w:id="1012" w:author="JY0225" w:date="2017-08-22T21:58:00Z">
            <w:r w:rsidRPr="008A765C" w:rsidDel="00E85561">
              <w:rPr>
                <w:noProof/>
                <w:rPrChange w:id="1013" w:author="微软用户" w:date="2017-08-18T22:56:00Z">
                  <w:rPr>
                    <w:rStyle w:val="af"/>
                    <w:noProof/>
                  </w:rPr>
                </w:rPrChange>
              </w:rPr>
              <w:delText xml:space="preserve">3.3.4 </w:delText>
            </w:r>
            <w:r w:rsidRPr="008A765C" w:rsidDel="00E85561">
              <w:rPr>
                <w:rFonts w:hint="eastAsia"/>
                <w:noProof/>
                <w:rPrChange w:id="1014" w:author="微软用户" w:date="2017-08-18T22:56:00Z">
                  <w:rPr>
                    <w:rStyle w:val="af"/>
                    <w:rFonts w:hint="eastAsia"/>
                    <w:noProof/>
                  </w:rPr>
                </w:rPrChange>
              </w:rPr>
              <w:delText>多应用适配</w:delText>
            </w:r>
            <w:r w:rsidDel="00E85561">
              <w:rPr>
                <w:noProof/>
                <w:webHidden/>
              </w:rPr>
              <w:tab/>
              <w:delText>16</w:delText>
            </w:r>
          </w:del>
        </w:p>
        <w:p w14:paraId="2D8B4A3A" w14:textId="37A763E8" w:rsidR="00BE5E25" w:rsidDel="00E85561" w:rsidRDefault="00BE5E25">
          <w:pPr>
            <w:pStyle w:val="11"/>
            <w:rPr>
              <w:del w:id="1015" w:author="JY0225" w:date="2017-08-22T21:58:00Z"/>
              <w:noProof/>
            </w:rPr>
          </w:pPr>
          <w:del w:id="1016" w:author="JY0225" w:date="2017-08-22T21:58:00Z">
            <w:r w:rsidRPr="008A765C" w:rsidDel="00E85561">
              <w:rPr>
                <w:rFonts w:hint="eastAsia"/>
                <w:noProof/>
                <w:rPrChange w:id="1017" w:author="微软用户" w:date="2017-08-18T22:56:00Z">
                  <w:rPr>
                    <w:rStyle w:val="af"/>
                    <w:rFonts w:ascii="Times New Roman" w:hAnsi="Times New Roman" w:cs="Times New Roman" w:hint="eastAsia"/>
                    <w:noProof/>
                  </w:rPr>
                </w:rPrChange>
              </w:rPr>
              <w:delText>第四章</w:delText>
            </w:r>
            <w:r w:rsidRPr="008A765C" w:rsidDel="00E85561">
              <w:rPr>
                <w:noProof/>
                <w:rPrChange w:id="1018"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019" w:author="微软用户" w:date="2017-08-18T22:56:00Z">
                  <w:rPr>
                    <w:rStyle w:val="af"/>
                    <w:rFonts w:ascii="Times New Roman" w:hAnsi="Times New Roman" w:cs="Times New Roman" w:hint="eastAsia"/>
                    <w:noProof/>
                  </w:rPr>
                </w:rPrChange>
              </w:rPr>
              <w:delText>云备份中间件系统优化设计</w:delText>
            </w:r>
            <w:r w:rsidDel="00E85561">
              <w:rPr>
                <w:noProof/>
                <w:webHidden/>
              </w:rPr>
              <w:tab/>
              <w:delText>18</w:delText>
            </w:r>
          </w:del>
        </w:p>
        <w:p w14:paraId="53AB66E8" w14:textId="2691DEC1" w:rsidR="00BE5E25" w:rsidDel="00E85561" w:rsidRDefault="00BE5E25">
          <w:pPr>
            <w:pStyle w:val="24"/>
            <w:tabs>
              <w:tab w:val="right" w:leader="dot" w:pos="8302"/>
            </w:tabs>
            <w:rPr>
              <w:del w:id="1020" w:author="JY0225" w:date="2017-08-22T21:58:00Z"/>
              <w:noProof/>
            </w:rPr>
          </w:pPr>
          <w:del w:id="1021" w:author="JY0225" w:date="2017-08-22T21:58:00Z">
            <w:r w:rsidRPr="008A765C" w:rsidDel="00E85561">
              <w:rPr>
                <w:noProof/>
                <w:rPrChange w:id="1022" w:author="微软用户" w:date="2017-08-18T22:56:00Z">
                  <w:rPr>
                    <w:rStyle w:val="af"/>
                    <w:noProof/>
                  </w:rPr>
                </w:rPrChange>
              </w:rPr>
              <w:delText xml:space="preserve">4.1 </w:delText>
            </w:r>
            <w:r w:rsidRPr="008A765C" w:rsidDel="00E85561">
              <w:rPr>
                <w:rFonts w:hint="eastAsia"/>
                <w:noProof/>
                <w:rPrChange w:id="1023" w:author="微软用户" w:date="2017-08-18T22:56:00Z">
                  <w:rPr>
                    <w:rStyle w:val="af"/>
                    <w:rFonts w:hint="eastAsia"/>
                    <w:noProof/>
                  </w:rPr>
                </w:rPrChange>
              </w:rPr>
              <w:delText>中间件优化系统框架设计</w:delText>
            </w:r>
            <w:r w:rsidDel="00E85561">
              <w:rPr>
                <w:noProof/>
                <w:webHidden/>
              </w:rPr>
              <w:tab/>
              <w:delText>18</w:delText>
            </w:r>
          </w:del>
        </w:p>
        <w:p w14:paraId="7197A6AF" w14:textId="41EFF5E5" w:rsidR="00BE5E25" w:rsidDel="00E85561" w:rsidRDefault="00BE5E25">
          <w:pPr>
            <w:pStyle w:val="24"/>
            <w:tabs>
              <w:tab w:val="right" w:leader="dot" w:pos="8302"/>
            </w:tabs>
            <w:rPr>
              <w:del w:id="1024" w:author="JY0225" w:date="2017-08-22T21:58:00Z"/>
              <w:noProof/>
            </w:rPr>
          </w:pPr>
          <w:del w:id="1025" w:author="JY0225" w:date="2017-08-22T21:58:00Z">
            <w:r w:rsidRPr="008A765C" w:rsidDel="00E85561">
              <w:rPr>
                <w:noProof/>
                <w:rPrChange w:id="1026" w:author="微软用户" w:date="2017-08-18T22:56:00Z">
                  <w:rPr>
                    <w:rStyle w:val="af"/>
                    <w:noProof/>
                  </w:rPr>
                </w:rPrChange>
              </w:rPr>
              <w:delText xml:space="preserve">4.2 </w:delText>
            </w:r>
            <w:r w:rsidRPr="008A765C" w:rsidDel="00E85561">
              <w:rPr>
                <w:rFonts w:hint="eastAsia"/>
                <w:noProof/>
                <w:rPrChange w:id="1027" w:author="微软用户" w:date="2017-08-18T22:56:00Z">
                  <w:rPr>
                    <w:rStyle w:val="af"/>
                    <w:rFonts w:hint="eastAsia"/>
                    <w:noProof/>
                  </w:rPr>
                </w:rPrChange>
              </w:rPr>
              <w:delText>类图设计</w:delText>
            </w:r>
            <w:r w:rsidDel="00E85561">
              <w:rPr>
                <w:noProof/>
                <w:webHidden/>
              </w:rPr>
              <w:tab/>
              <w:delText>18</w:delText>
            </w:r>
          </w:del>
        </w:p>
        <w:p w14:paraId="61E28C58" w14:textId="35A7A5DA" w:rsidR="00BE5E25" w:rsidDel="00E85561" w:rsidRDefault="00BE5E25">
          <w:pPr>
            <w:pStyle w:val="24"/>
            <w:tabs>
              <w:tab w:val="right" w:leader="dot" w:pos="8302"/>
            </w:tabs>
            <w:rPr>
              <w:del w:id="1028" w:author="JY0225" w:date="2017-08-22T21:58:00Z"/>
              <w:noProof/>
            </w:rPr>
          </w:pPr>
          <w:del w:id="1029" w:author="JY0225" w:date="2017-08-22T21:58:00Z">
            <w:r w:rsidRPr="008A765C" w:rsidDel="00E85561">
              <w:rPr>
                <w:noProof/>
                <w:rPrChange w:id="1030" w:author="微软用户" w:date="2017-08-18T22:56:00Z">
                  <w:rPr>
                    <w:rStyle w:val="af"/>
                    <w:noProof/>
                  </w:rPr>
                </w:rPrChange>
              </w:rPr>
              <w:delText xml:space="preserve">4.3 </w:delText>
            </w:r>
            <w:r w:rsidRPr="008A765C" w:rsidDel="00E85561">
              <w:rPr>
                <w:rFonts w:hint="eastAsia"/>
                <w:noProof/>
                <w:rPrChange w:id="1031" w:author="微软用户" w:date="2017-08-18T22:56:00Z">
                  <w:rPr>
                    <w:rStyle w:val="af"/>
                    <w:rFonts w:hint="eastAsia"/>
                    <w:noProof/>
                  </w:rPr>
                </w:rPrChange>
              </w:rPr>
              <w:delText>关键流程设计</w:delText>
            </w:r>
            <w:r w:rsidDel="00E85561">
              <w:rPr>
                <w:noProof/>
                <w:webHidden/>
              </w:rPr>
              <w:tab/>
              <w:delText>20</w:delText>
            </w:r>
          </w:del>
        </w:p>
        <w:p w14:paraId="4B2F0713" w14:textId="472004F7" w:rsidR="00BE5E25" w:rsidDel="00E85561" w:rsidRDefault="00BE5E25">
          <w:pPr>
            <w:pStyle w:val="33"/>
            <w:tabs>
              <w:tab w:val="right" w:leader="dot" w:pos="8302"/>
            </w:tabs>
            <w:rPr>
              <w:del w:id="1032" w:author="JY0225" w:date="2017-08-22T21:58:00Z"/>
              <w:noProof/>
            </w:rPr>
          </w:pPr>
          <w:del w:id="1033" w:author="JY0225" w:date="2017-08-22T21:58:00Z">
            <w:r w:rsidRPr="008A765C" w:rsidDel="00E85561">
              <w:rPr>
                <w:noProof/>
                <w:rPrChange w:id="1034" w:author="微软用户" w:date="2017-08-18T22:56:00Z">
                  <w:rPr>
                    <w:rStyle w:val="af"/>
                    <w:noProof/>
                  </w:rPr>
                </w:rPrChange>
              </w:rPr>
              <w:delText xml:space="preserve">4.3.1 </w:delText>
            </w:r>
            <w:r w:rsidRPr="008A765C" w:rsidDel="00E85561">
              <w:rPr>
                <w:rFonts w:hint="eastAsia"/>
                <w:noProof/>
                <w:rPrChange w:id="1035" w:author="微软用户" w:date="2017-08-18T22:56:00Z">
                  <w:rPr>
                    <w:rStyle w:val="af"/>
                    <w:rFonts w:hint="eastAsia"/>
                    <w:noProof/>
                  </w:rPr>
                </w:rPrChange>
              </w:rPr>
              <w:delText>系统总流程设计</w:delText>
            </w:r>
            <w:r w:rsidDel="00E85561">
              <w:rPr>
                <w:noProof/>
                <w:webHidden/>
              </w:rPr>
              <w:tab/>
              <w:delText>21</w:delText>
            </w:r>
          </w:del>
        </w:p>
        <w:p w14:paraId="662F4E73" w14:textId="78BDC95C" w:rsidR="00BE5E25" w:rsidDel="00E85561" w:rsidRDefault="00BE5E25">
          <w:pPr>
            <w:pStyle w:val="33"/>
            <w:tabs>
              <w:tab w:val="right" w:leader="dot" w:pos="8302"/>
            </w:tabs>
            <w:rPr>
              <w:del w:id="1036" w:author="JY0225" w:date="2017-08-22T21:58:00Z"/>
              <w:noProof/>
            </w:rPr>
          </w:pPr>
          <w:del w:id="1037" w:author="JY0225" w:date="2017-08-22T21:58:00Z">
            <w:r w:rsidRPr="008A765C" w:rsidDel="00E85561">
              <w:rPr>
                <w:noProof/>
                <w:rPrChange w:id="1038" w:author="微软用户" w:date="2017-08-18T22:56:00Z">
                  <w:rPr>
                    <w:rStyle w:val="af"/>
                    <w:noProof/>
                  </w:rPr>
                </w:rPrChange>
              </w:rPr>
              <w:delText xml:space="preserve">4.3.2 </w:delText>
            </w:r>
            <w:r w:rsidRPr="008A765C" w:rsidDel="00E85561">
              <w:rPr>
                <w:rFonts w:hint="eastAsia"/>
                <w:noProof/>
                <w:rPrChange w:id="1039" w:author="微软用户" w:date="2017-08-18T22:56:00Z">
                  <w:rPr>
                    <w:rStyle w:val="af"/>
                    <w:rFonts w:hint="eastAsia"/>
                    <w:noProof/>
                  </w:rPr>
                </w:rPrChange>
              </w:rPr>
              <w:delText>持久会话管理流程设计</w:delText>
            </w:r>
            <w:r w:rsidDel="00E85561">
              <w:rPr>
                <w:noProof/>
                <w:webHidden/>
              </w:rPr>
              <w:tab/>
              <w:delText>22</w:delText>
            </w:r>
          </w:del>
        </w:p>
        <w:p w14:paraId="3FE176DB" w14:textId="3715CAE2" w:rsidR="00BE5E25" w:rsidDel="00E85561" w:rsidRDefault="00BE5E25">
          <w:pPr>
            <w:pStyle w:val="33"/>
            <w:tabs>
              <w:tab w:val="right" w:leader="dot" w:pos="8302"/>
            </w:tabs>
            <w:rPr>
              <w:del w:id="1040" w:author="JY0225" w:date="2017-08-22T21:58:00Z"/>
              <w:noProof/>
            </w:rPr>
          </w:pPr>
          <w:del w:id="1041" w:author="JY0225" w:date="2017-08-22T21:58:00Z">
            <w:r w:rsidRPr="008A765C" w:rsidDel="00E85561">
              <w:rPr>
                <w:noProof/>
                <w:rPrChange w:id="1042" w:author="微软用户" w:date="2017-08-18T22:56:00Z">
                  <w:rPr>
                    <w:rStyle w:val="af"/>
                    <w:noProof/>
                  </w:rPr>
                </w:rPrChange>
              </w:rPr>
              <w:delText xml:space="preserve">4.3.3 </w:delText>
            </w:r>
            <w:r w:rsidRPr="008A765C" w:rsidDel="00E85561">
              <w:rPr>
                <w:rFonts w:hint="eastAsia"/>
                <w:noProof/>
                <w:rPrChange w:id="1043" w:author="微软用户" w:date="2017-08-18T22:56:00Z">
                  <w:rPr>
                    <w:rStyle w:val="af"/>
                    <w:rFonts w:hint="eastAsia"/>
                    <w:noProof/>
                  </w:rPr>
                </w:rPrChange>
              </w:rPr>
              <w:delText>大文件传输流程设计</w:delText>
            </w:r>
            <w:r w:rsidDel="00E85561">
              <w:rPr>
                <w:noProof/>
                <w:webHidden/>
              </w:rPr>
              <w:tab/>
              <w:delText>23</w:delText>
            </w:r>
          </w:del>
        </w:p>
        <w:p w14:paraId="47998AAC" w14:textId="54DDE5E4" w:rsidR="00BE5E25" w:rsidDel="00E85561" w:rsidRDefault="00BE5E25">
          <w:pPr>
            <w:pStyle w:val="33"/>
            <w:tabs>
              <w:tab w:val="right" w:leader="dot" w:pos="8302"/>
            </w:tabs>
            <w:rPr>
              <w:del w:id="1044" w:author="JY0225" w:date="2017-08-22T21:58:00Z"/>
              <w:noProof/>
            </w:rPr>
          </w:pPr>
          <w:del w:id="1045" w:author="JY0225" w:date="2017-08-22T21:58:00Z">
            <w:r w:rsidRPr="008A765C" w:rsidDel="00E85561">
              <w:rPr>
                <w:noProof/>
                <w:rPrChange w:id="1046" w:author="微软用户" w:date="2017-08-18T22:56:00Z">
                  <w:rPr>
                    <w:rStyle w:val="af"/>
                    <w:noProof/>
                  </w:rPr>
                </w:rPrChange>
              </w:rPr>
              <w:delText xml:space="preserve">4.3.4 </w:delText>
            </w:r>
            <w:r w:rsidRPr="008A765C" w:rsidDel="00E85561">
              <w:rPr>
                <w:rFonts w:hint="eastAsia"/>
                <w:noProof/>
                <w:rPrChange w:id="1047" w:author="微软用户" w:date="2017-08-18T22:56:00Z">
                  <w:rPr>
                    <w:rStyle w:val="af"/>
                    <w:rFonts w:hint="eastAsia"/>
                    <w:noProof/>
                  </w:rPr>
                </w:rPrChange>
              </w:rPr>
              <w:delText>本地缓存流程设计</w:delText>
            </w:r>
            <w:r w:rsidDel="00E85561">
              <w:rPr>
                <w:noProof/>
                <w:webHidden/>
              </w:rPr>
              <w:tab/>
              <w:delText>24</w:delText>
            </w:r>
          </w:del>
        </w:p>
        <w:p w14:paraId="6869BD87" w14:textId="7DD459BB" w:rsidR="00BE5E25" w:rsidDel="00E85561" w:rsidRDefault="00BE5E25">
          <w:pPr>
            <w:pStyle w:val="33"/>
            <w:tabs>
              <w:tab w:val="right" w:leader="dot" w:pos="8302"/>
            </w:tabs>
            <w:rPr>
              <w:del w:id="1048" w:author="JY0225" w:date="2017-08-22T21:58:00Z"/>
              <w:noProof/>
            </w:rPr>
          </w:pPr>
          <w:del w:id="1049" w:author="JY0225" w:date="2017-08-22T21:58:00Z">
            <w:r w:rsidRPr="008A765C" w:rsidDel="00E85561">
              <w:rPr>
                <w:noProof/>
                <w:rPrChange w:id="1050" w:author="微软用户" w:date="2017-08-18T22:56:00Z">
                  <w:rPr>
                    <w:rStyle w:val="af"/>
                    <w:noProof/>
                  </w:rPr>
                </w:rPrChange>
              </w:rPr>
              <w:delText xml:space="preserve">4.3.5 </w:delText>
            </w:r>
            <w:r w:rsidRPr="008A765C" w:rsidDel="00E85561">
              <w:rPr>
                <w:rFonts w:hint="eastAsia"/>
                <w:noProof/>
                <w:rPrChange w:id="1051" w:author="微软用户" w:date="2017-08-18T22:56:00Z">
                  <w:rPr>
                    <w:rStyle w:val="af"/>
                    <w:rFonts w:hint="eastAsia"/>
                    <w:noProof/>
                  </w:rPr>
                </w:rPrChange>
              </w:rPr>
              <w:delText>多应用适配流程设计</w:delText>
            </w:r>
            <w:r w:rsidDel="00E85561">
              <w:rPr>
                <w:noProof/>
                <w:webHidden/>
              </w:rPr>
              <w:tab/>
              <w:delText>26</w:delText>
            </w:r>
          </w:del>
        </w:p>
        <w:p w14:paraId="3B98C41A" w14:textId="7D9B2F58" w:rsidR="00BE5E25" w:rsidDel="00E85561" w:rsidRDefault="00BE5E25">
          <w:pPr>
            <w:pStyle w:val="24"/>
            <w:tabs>
              <w:tab w:val="left" w:pos="1050"/>
              <w:tab w:val="right" w:leader="dot" w:pos="8302"/>
            </w:tabs>
            <w:rPr>
              <w:del w:id="1052" w:author="JY0225" w:date="2017-08-22T21:58:00Z"/>
              <w:noProof/>
            </w:rPr>
          </w:pPr>
          <w:del w:id="1053" w:author="JY0225" w:date="2017-08-22T21:58:00Z">
            <w:r w:rsidRPr="008A765C" w:rsidDel="00E85561">
              <w:rPr>
                <w:noProof/>
                <w:rPrChange w:id="1054" w:author="微软用户" w:date="2017-08-18T22:56:00Z">
                  <w:rPr>
                    <w:rStyle w:val="af"/>
                    <w:noProof/>
                  </w:rPr>
                </w:rPrChange>
              </w:rPr>
              <w:delText>4.4</w:delText>
            </w:r>
            <w:r w:rsidDel="00E85561">
              <w:rPr>
                <w:noProof/>
              </w:rPr>
              <w:tab/>
            </w:r>
            <w:r w:rsidRPr="008A765C" w:rsidDel="00E85561">
              <w:rPr>
                <w:rFonts w:hint="eastAsia"/>
                <w:noProof/>
                <w:rPrChange w:id="1055" w:author="微软用户" w:date="2017-08-18T22:56:00Z">
                  <w:rPr>
                    <w:rStyle w:val="af"/>
                    <w:rFonts w:hint="eastAsia"/>
                    <w:noProof/>
                  </w:rPr>
                </w:rPrChange>
              </w:rPr>
              <w:delText>数据库设计</w:delText>
            </w:r>
            <w:r w:rsidDel="00E85561">
              <w:rPr>
                <w:noProof/>
                <w:webHidden/>
              </w:rPr>
              <w:tab/>
              <w:delText>26</w:delText>
            </w:r>
          </w:del>
        </w:p>
        <w:p w14:paraId="6EA7EE09" w14:textId="73A9B827" w:rsidR="00BE5E25" w:rsidDel="00E85561" w:rsidRDefault="00BE5E25">
          <w:pPr>
            <w:pStyle w:val="24"/>
            <w:tabs>
              <w:tab w:val="left" w:pos="1050"/>
              <w:tab w:val="right" w:leader="dot" w:pos="8302"/>
            </w:tabs>
            <w:rPr>
              <w:del w:id="1056" w:author="JY0225" w:date="2017-08-22T21:58:00Z"/>
              <w:noProof/>
            </w:rPr>
          </w:pPr>
          <w:del w:id="1057" w:author="JY0225" w:date="2017-08-22T21:58:00Z">
            <w:r w:rsidRPr="008A765C" w:rsidDel="00E85561">
              <w:rPr>
                <w:noProof/>
                <w:rPrChange w:id="1058" w:author="微软用户" w:date="2017-08-18T22:56:00Z">
                  <w:rPr>
                    <w:rStyle w:val="af"/>
                    <w:noProof/>
                  </w:rPr>
                </w:rPrChange>
              </w:rPr>
              <w:delText>4.5</w:delText>
            </w:r>
            <w:r w:rsidDel="00E85561">
              <w:rPr>
                <w:noProof/>
              </w:rPr>
              <w:tab/>
            </w:r>
            <w:r w:rsidRPr="008A765C" w:rsidDel="00E85561">
              <w:rPr>
                <w:rFonts w:hint="eastAsia"/>
                <w:noProof/>
                <w:rPrChange w:id="1059" w:author="微软用户" w:date="2017-08-18T22:56:00Z">
                  <w:rPr>
                    <w:rStyle w:val="af"/>
                    <w:rFonts w:hint="eastAsia"/>
                    <w:noProof/>
                  </w:rPr>
                </w:rPrChange>
              </w:rPr>
              <w:delText>系统优化接口设计</w:delText>
            </w:r>
            <w:r w:rsidDel="00E85561">
              <w:rPr>
                <w:noProof/>
                <w:webHidden/>
              </w:rPr>
              <w:tab/>
              <w:delText>27</w:delText>
            </w:r>
          </w:del>
        </w:p>
        <w:p w14:paraId="3B63D23F" w14:textId="375CD479" w:rsidR="00BE5E25" w:rsidDel="00E85561" w:rsidRDefault="00BE5E25">
          <w:pPr>
            <w:pStyle w:val="33"/>
            <w:tabs>
              <w:tab w:val="right" w:leader="dot" w:pos="8302"/>
            </w:tabs>
            <w:rPr>
              <w:del w:id="1060" w:author="JY0225" w:date="2017-08-22T21:58:00Z"/>
              <w:noProof/>
            </w:rPr>
          </w:pPr>
          <w:del w:id="1061" w:author="JY0225" w:date="2017-08-22T21:58:00Z">
            <w:r w:rsidRPr="008A765C" w:rsidDel="00E85561">
              <w:rPr>
                <w:noProof/>
                <w:rPrChange w:id="1062" w:author="微软用户" w:date="2017-08-18T22:56:00Z">
                  <w:rPr>
                    <w:rStyle w:val="af"/>
                    <w:noProof/>
                  </w:rPr>
                </w:rPrChange>
              </w:rPr>
              <w:delText xml:space="preserve">4.5.1 </w:delText>
            </w:r>
            <w:r w:rsidRPr="008A765C" w:rsidDel="00E85561">
              <w:rPr>
                <w:rFonts w:hint="eastAsia"/>
                <w:noProof/>
                <w:rPrChange w:id="1063" w:author="微软用户" w:date="2017-08-18T22:56:00Z">
                  <w:rPr>
                    <w:rStyle w:val="af"/>
                    <w:rFonts w:hint="eastAsia"/>
                    <w:noProof/>
                  </w:rPr>
                </w:rPrChange>
              </w:rPr>
              <w:delText>持久会话管理接口设计</w:delText>
            </w:r>
            <w:r w:rsidDel="00E85561">
              <w:rPr>
                <w:noProof/>
                <w:webHidden/>
              </w:rPr>
              <w:tab/>
              <w:delText>28</w:delText>
            </w:r>
          </w:del>
        </w:p>
        <w:p w14:paraId="7F8581D7" w14:textId="43F04CD7" w:rsidR="00BE5E25" w:rsidDel="00E85561" w:rsidRDefault="00BE5E25">
          <w:pPr>
            <w:pStyle w:val="33"/>
            <w:tabs>
              <w:tab w:val="right" w:leader="dot" w:pos="8302"/>
            </w:tabs>
            <w:rPr>
              <w:del w:id="1064" w:author="JY0225" w:date="2017-08-22T21:58:00Z"/>
              <w:noProof/>
            </w:rPr>
          </w:pPr>
          <w:del w:id="1065" w:author="JY0225" w:date="2017-08-22T21:58:00Z">
            <w:r w:rsidRPr="008A765C" w:rsidDel="00E85561">
              <w:rPr>
                <w:noProof/>
                <w:rPrChange w:id="1066" w:author="微软用户" w:date="2017-08-18T22:56:00Z">
                  <w:rPr>
                    <w:rStyle w:val="af"/>
                    <w:noProof/>
                  </w:rPr>
                </w:rPrChange>
              </w:rPr>
              <w:delText xml:space="preserve">4.5.1 </w:delText>
            </w:r>
            <w:r w:rsidRPr="008A765C" w:rsidDel="00E85561">
              <w:rPr>
                <w:rFonts w:hint="eastAsia"/>
                <w:noProof/>
                <w:rPrChange w:id="1067" w:author="微软用户" w:date="2017-08-18T22:56:00Z">
                  <w:rPr>
                    <w:rStyle w:val="af"/>
                    <w:rFonts w:hint="eastAsia"/>
                    <w:noProof/>
                  </w:rPr>
                </w:rPrChange>
              </w:rPr>
              <w:delText>大文件上传接口设计</w:delText>
            </w:r>
            <w:r w:rsidDel="00E85561">
              <w:rPr>
                <w:noProof/>
                <w:webHidden/>
              </w:rPr>
              <w:tab/>
              <w:delText>29</w:delText>
            </w:r>
          </w:del>
        </w:p>
        <w:p w14:paraId="3FD315D5" w14:textId="5693964D" w:rsidR="00BE5E25" w:rsidDel="00E85561" w:rsidRDefault="00BE5E25">
          <w:pPr>
            <w:pStyle w:val="33"/>
            <w:tabs>
              <w:tab w:val="right" w:leader="dot" w:pos="8302"/>
            </w:tabs>
            <w:rPr>
              <w:del w:id="1068" w:author="JY0225" w:date="2017-08-22T21:58:00Z"/>
              <w:noProof/>
            </w:rPr>
          </w:pPr>
          <w:del w:id="1069" w:author="JY0225" w:date="2017-08-22T21:58:00Z">
            <w:r w:rsidRPr="008A765C" w:rsidDel="00E85561">
              <w:rPr>
                <w:noProof/>
                <w:rPrChange w:id="1070" w:author="微软用户" w:date="2017-08-18T22:56:00Z">
                  <w:rPr>
                    <w:rStyle w:val="af"/>
                    <w:noProof/>
                  </w:rPr>
                </w:rPrChange>
              </w:rPr>
              <w:delText xml:space="preserve">4.5.1 </w:delText>
            </w:r>
            <w:r w:rsidRPr="008A765C" w:rsidDel="00E85561">
              <w:rPr>
                <w:rFonts w:hint="eastAsia"/>
                <w:noProof/>
                <w:rPrChange w:id="1071" w:author="微软用户" w:date="2017-08-18T22:56:00Z">
                  <w:rPr>
                    <w:rStyle w:val="af"/>
                    <w:rFonts w:hint="eastAsia"/>
                    <w:noProof/>
                  </w:rPr>
                </w:rPrChange>
              </w:rPr>
              <w:delText>本地缓存接口设计</w:delText>
            </w:r>
            <w:r w:rsidDel="00E85561">
              <w:rPr>
                <w:noProof/>
                <w:webHidden/>
              </w:rPr>
              <w:tab/>
              <w:delText>31</w:delText>
            </w:r>
          </w:del>
        </w:p>
        <w:p w14:paraId="1FF9689E" w14:textId="13906237" w:rsidR="00BE5E25" w:rsidDel="00E85561" w:rsidRDefault="00BE5E25">
          <w:pPr>
            <w:pStyle w:val="33"/>
            <w:tabs>
              <w:tab w:val="right" w:leader="dot" w:pos="8302"/>
            </w:tabs>
            <w:rPr>
              <w:del w:id="1072" w:author="JY0225" w:date="2017-08-22T21:58:00Z"/>
              <w:noProof/>
            </w:rPr>
          </w:pPr>
          <w:del w:id="1073" w:author="JY0225" w:date="2017-08-22T21:58:00Z">
            <w:r w:rsidRPr="008A765C" w:rsidDel="00E85561">
              <w:rPr>
                <w:noProof/>
                <w:rPrChange w:id="1074" w:author="微软用户" w:date="2017-08-18T22:56:00Z">
                  <w:rPr>
                    <w:rStyle w:val="af"/>
                    <w:noProof/>
                  </w:rPr>
                </w:rPrChange>
              </w:rPr>
              <w:delText xml:space="preserve">4.5.1 </w:delText>
            </w:r>
            <w:r w:rsidRPr="008A765C" w:rsidDel="00E85561">
              <w:rPr>
                <w:rFonts w:hint="eastAsia"/>
                <w:noProof/>
                <w:rPrChange w:id="1075" w:author="微软用户" w:date="2017-08-18T22:56:00Z">
                  <w:rPr>
                    <w:rStyle w:val="af"/>
                    <w:rFonts w:hint="eastAsia"/>
                    <w:noProof/>
                  </w:rPr>
                </w:rPrChange>
              </w:rPr>
              <w:delText>多应用适配接口设计</w:delText>
            </w:r>
            <w:r w:rsidDel="00E85561">
              <w:rPr>
                <w:noProof/>
                <w:webHidden/>
              </w:rPr>
              <w:tab/>
              <w:delText>32</w:delText>
            </w:r>
          </w:del>
        </w:p>
        <w:p w14:paraId="3E2F3FE1" w14:textId="3FD7BB16" w:rsidR="00BE5E25" w:rsidDel="00E85561" w:rsidRDefault="00BE5E25">
          <w:pPr>
            <w:pStyle w:val="11"/>
            <w:rPr>
              <w:del w:id="1076" w:author="JY0225" w:date="2017-08-22T21:58:00Z"/>
              <w:noProof/>
            </w:rPr>
          </w:pPr>
          <w:del w:id="1077" w:author="JY0225" w:date="2017-08-22T21:58:00Z">
            <w:r w:rsidRPr="008A765C" w:rsidDel="00E85561">
              <w:rPr>
                <w:rFonts w:hint="eastAsia"/>
                <w:noProof/>
                <w:rPrChange w:id="1078" w:author="微软用户" w:date="2017-08-18T22:56:00Z">
                  <w:rPr>
                    <w:rStyle w:val="af"/>
                    <w:rFonts w:ascii="Times New Roman" w:hAnsi="Times New Roman" w:cs="Times New Roman" w:hint="eastAsia"/>
                    <w:noProof/>
                  </w:rPr>
                </w:rPrChange>
              </w:rPr>
              <w:delText>第五章</w:delText>
            </w:r>
            <w:r w:rsidRPr="008A765C" w:rsidDel="00E85561">
              <w:rPr>
                <w:noProof/>
                <w:rPrChange w:id="1079"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080" w:author="微软用户" w:date="2017-08-18T22:56:00Z">
                  <w:rPr>
                    <w:rStyle w:val="af"/>
                    <w:rFonts w:ascii="Times New Roman" w:hAnsi="Times New Roman" w:cs="Times New Roman" w:hint="eastAsia"/>
                    <w:noProof/>
                  </w:rPr>
                </w:rPrChange>
              </w:rPr>
              <w:delText>云备份中间件系统优化实现</w:delText>
            </w:r>
            <w:r w:rsidDel="00E85561">
              <w:rPr>
                <w:noProof/>
                <w:webHidden/>
              </w:rPr>
              <w:tab/>
              <w:delText>33</w:delText>
            </w:r>
          </w:del>
        </w:p>
        <w:p w14:paraId="35B26358" w14:textId="4ED0892C" w:rsidR="00BE5E25" w:rsidDel="00E85561" w:rsidRDefault="00BE5E25">
          <w:pPr>
            <w:pStyle w:val="24"/>
            <w:tabs>
              <w:tab w:val="right" w:leader="dot" w:pos="8302"/>
            </w:tabs>
            <w:rPr>
              <w:del w:id="1081" w:author="JY0225" w:date="2017-08-22T21:58:00Z"/>
              <w:noProof/>
            </w:rPr>
          </w:pPr>
          <w:del w:id="1082" w:author="JY0225" w:date="2017-08-22T21:58:00Z">
            <w:r w:rsidRPr="008A765C" w:rsidDel="00E85561">
              <w:rPr>
                <w:noProof/>
                <w:rPrChange w:id="1083" w:author="微软用户" w:date="2017-08-18T22:56:00Z">
                  <w:rPr>
                    <w:rStyle w:val="af"/>
                    <w:noProof/>
                  </w:rPr>
                </w:rPrChange>
              </w:rPr>
              <w:delText xml:space="preserve">5.1 </w:delText>
            </w:r>
            <w:r w:rsidRPr="008A765C" w:rsidDel="00E85561">
              <w:rPr>
                <w:rFonts w:hint="eastAsia"/>
                <w:noProof/>
                <w:rPrChange w:id="1084" w:author="微软用户" w:date="2017-08-18T22:56:00Z">
                  <w:rPr>
                    <w:rStyle w:val="af"/>
                    <w:rFonts w:hint="eastAsia"/>
                    <w:noProof/>
                  </w:rPr>
                </w:rPrChange>
              </w:rPr>
              <w:delText>开发环境</w:delText>
            </w:r>
            <w:r w:rsidDel="00E85561">
              <w:rPr>
                <w:noProof/>
                <w:webHidden/>
              </w:rPr>
              <w:tab/>
              <w:delText>33</w:delText>
            </w:r>
          </w:del>
        </w:p>
        <w:p w14:paraId="179A012F" w14:textId="6261A4F1" w:rsidR="00BE5E25" w:rsidDel="00E85561" w:rsidRDefault="00BE5E25">
          <w:pPr>
            <w:pStyle w:val="24"/>
            <w:tabs>
              <w:tab w:val="right" w:leader="dot" w:pos="8302"/>
            </w:tabs>
            <w:rPr>
              <w:del w:id="1085" w:author="JY0225" w:date="2017-08-22T21:58:00Z"/>
              <w:noProof/>
            </w:rPr>
          </w:pPr>
          <w:del w:id="1086" w:author="JY0225" w:date="2017-08-22T21:58:00Z">
            <w:r w:rsidRPr="008A765C" w:rsidDel="00E85561">
              <w:rPr>
                <w:noProof/>
                <w:rPrChange w:id="1087" w:author="微软用户" w:date="2017-08-18T22:56:00Z">
                  <w:rPr>
                    <w:rStyle w:val="af"/>
                    <w:noProof/>
                  </w:rPr>
                </w:rPrChange>
              </w:rPr>
              <w:delText xml:space="preserve">5.2 </w:delText>
            </w:r>
            <w:r w:rsidRPr="008A765C" w:rsidDel="00E85561">
              <w:rPr>
                <w:rFonts w:hint="eastAsia"/>
                <w:noProof/>
                <w:rPrChange w:id="1088" w:author="微软用户" w:date="2017-08-18T22:56:00Z">
                  <w:rPr>
                    <w:rStyle w:val="af"/>
                    <w:rFonts w:hint="eastAsia"/>
                    <w:noProof/>
                  </w:rPr>
                </w:rPrChange>
              </w:rPr>
              <w:delText>关键技术</w:delText>
            </w:r>
            <w:r w:rsidDel="00E85561">
              <w:rPr>
                <w:noProof/>
                <w:webHidden/>
              </w:rPr>
              <w:tab/>
              <w:delText>33</w:delText>
            </w:r>
          </w:del>
        </w:p>
        <w:p w14:paraId="0A2C363A" w14:textId="67E82C8C" w:rsidR="00BE5E25" w:rsidDel="00E85561" w:rsidRDefault="00BE5E25">
          <w:pPr>
            <w:pStyle w:val="33"/>
            <w:tabs>
              <w:tab w:val="right" w:leader="dot" w:pos="8302"/>
            </w:tabs>
            <w:rPr>
              <w:del w:id="1089" w:author="JY0225" w:date="2017-08-22T21:58:00Z"/>
              <w:noProof/>
            </w:rPr>
          </w:pPr>
          <w:del w:id="1090" w:author="JY0225" w:date="2017-08-22T21:58:00Z">
            <w:r w:rsidRPr="008A765C" w:rsidDel="00E85561">
              <w:rPr>
                <w:noProof/>
                <w:rPrChange w:id="1091" w:author="微软用户" w:date="2017-08-18T22:56:00Z">
                  <w:rPr>
                    <w:rStyle w:val="af"/>
                    <w:noProof/>
                  </w:rPr>
                </w:rPrChange>
              </w:rPr>
              <w:delText>5.2.1</w:delText>
            </w:r>
            <w:r w:rsidRPr="008A765C" w:rsidDel="00E85561">
              <w:rPr>
                <w:rFonts w:hint="eastAsia"/>
                <w:noProof/>
                <w:rPrChange w:id="1092" w:author="微软用户" w:date="2017-08-18T22:56:00Z">
                  <w:rPr>
                    <w:rStyle w:val="af"/>
                    <w:rFonts w:hint="eastAsia"/>
                    <w:noProof/>
                  </w:rPr>
                </w:rPrChange>
              </w:rPr>
              <w:delText>加密方式</w:delText>
            </w:r>
            <w:r w:rsidDel="00E85561">
              <w:rPr>
                <w:noProof/>
                <w:webHidden/>
              </w:rPr>
              <w:tab/>
              <w:delText>33</w:delText>
            </w:r>
          </w:del>
        </w:p>
        <w:p w14:paraId="5D2913DA" w14:textId="3FCEE86B" w:rsidR="00BE5E25" w:rsidDel="00E85561" w:rsidRDefault="00BE5E25">
          <w:pPr>
            <w:pStyle w:val="33"/>
            <w:tabs>
              <w:tab w:val="right" w:leader="dot" w:pos="8302"/>
            </w:tabs>
            <w:rPr>
              <w:del w:id="1093" w:author="JY0225" w:date="2017-08-22T21:58:00Z"/>
              <w:noProof/>
            </w:rPr>
          </w:pPr>
          <w:del w:id="1094" w:author="JY0225" w:date="2017-08-22T21:58:00Z">
            <w:r w:rsidRPr="008A765C" w:rsidDel="00E85561">
              <w:rPr>
                <w:noProof/>
                <w:rPrChange w:id="1095" w:author="微软用户" w:date="2017-08-18T22:56:00Z">
                  <w:rPr>
                    <w:rStyle w:val="af"/>
                    <w:noProof/>
                  </w:rPr>
                </w:rPrChange>
              </w:rPr>
              <w:delText>5.2.2</w:delText>
            </w:r>
            <w:r w:rsidRPr="008A765C" w:rsidDel="00E85561">
              <w:rPr>
                <w:rFonts w:hint="eastAsia"/>
                <w:noProof/>
                <w:rPrChange w:id="1096" w:author="微软用户" w:date="2017-08-18T22:56:00Z">
                  <w:rPr>
                    <w:rStyle w:val="af"/>
                    <w:rFonts w:hint="eastAsia"/>
                    <w:noProof/>
                  </w:rPr>
                </w:rPrChange>
              </w:rPr>
              <w:delText>中间件授权代理</w:delText>
            </w:r>
            <w:r w:rsidDel="00E85561">
              <w:rPr>
                <w:noProof/>
                <w:webHidden/>
              </w:rPr>
              <w:tab/>
              <w:delText>34</w:delText>
            </w:r>
          </w:del>
        </w:p>
        <w:p w14:paraId="0BEB88A9" w14:textId="27A7C0ED" w:rsidR="00BE5E25" w:rsidDel="00E85561" w:rsidRDefault="00BE5E25">
          <w:pPr>
            <w:pStyle w:val="33"/>
            <w:tabs>
              <w:tab w:val="right" w:leader="dot" w:pos="8302"/>
            </w:tabs>
            <w:rPr>
              <w:del w:id="1097" w:author="JY0225" w:date="2017-08-22T21:58:00Z"/>
              <w:noProof/>
            </w:rPr>
          </w:pPr>
          <w:del w:id="1098" w:author="JY0225" w:date="2017-08-22T21:58:00Z">
            <w:r w:rsidRPr="008A765C" w:rsidDel="00E85561">
              <w:rPr>
                <w:noProof/>
                <w:rPrChange w:id="1099" w:author="微软用户" w:date="2017-08-18T22:56:00Z">
                  <w:rPr>
                    <w:rStyle w:val="af"/>
                    <w:noProof/>
                  </w:rPr>
                </w:rPrChange>
              </w:rPr>
              <w:delText>5.2.3</w:delText>
            </w:r>
            <w:r w:rsidRPr="008A765C" w:rsidDel="00E85561">
              <w:rPr>
                <w:rFonts w:hint="eastAsia"/>
                <w:noProof/>
                <w:rPrChange w:id="1100" w:author="微软用户" w:date="2017-08-18T22:56:00Z">
                  <w:rPr>
                    <w:rStyle w:val="af"/>
                    <w:rFonts w:hint="eastAsia"/>
                    <w:noProof/>
                  </w:rPr>
                </w:rPrChange>
              </w:rPr>
              <w:delText>大文件上传</w:delText>
            </w:r>
            <w:r w:rsidDel="00E85561">
              <w:rPr>
                <w:noProof/>
                <w:webHidden/>
              </w:rPr>
              <w:tab/>
              <w:delText>35</w:delText>
            </w:r>
          </w:del>
        </w:p>
        <w:p w14:paraId="65E67589" w14:textId="5ED7ACDD" w:rsidR="00BE5E25" w:rsidDel="00E85561" w:rsidRDefault="00BE5E25">
          <w:pPr>
            <w:pStyle w:val="33"/>
            <w:tabs>
              <w:tab w:val="right" w:leader="dot" w:pos="8302"/>
            </w:tabs>
            <w:rPr>
              <w:del w:id="1101" w:author="JY0225" w:date="2017-08-22T21:58:00Z"/>
              <w:noProof/>
            </w:rPr>
          </w:pPr>
          <w:del w:id="1102" w:author="JY0225" w:date="2017-08-22T21:58:00Z">
            <w:r w:rsidRPr="008A765C" w:rsidDel="00E85561">
              <w:rPr>
                <w:noProof/>
                <w:rPrChange w:id="1103" w:author="微软用户" w:date="2017-08-18T22:56:00Z">
                  <w:rPr>
                    <w:rStyle w:val="af"/>
                    <w:noProof/>
                  </w:rPr>
                </w:rPrChange>
              </w:rPr>
              <w:delText>5.2.4</w:delText>
            </w:r>
            <w:r w:rsidRPr="008A765C" w:rsidDel="00E85561">
              <w:rPr>
                <w:rFonts w:hint="eastAsia"/>
                <w:noProof/>
                <w:rPrChange w:id="1104" w:author="微软用户" w:date="2017-08-18T22:56:00Z">
                  <w:rPr>
                    <w:rStyle w:val="af"/>
                    <w:rFonts w:hint="eastAsia"/>
                    <w:noProof/>
                  </w:rPr>
                </w:rPrChange>
              </w:rPr>
              <w:delText>本地缓存</w:delText>
            </w:r>
            <w:r w:rsidDel="00E85561">
              <w:rPr>
                <w:noProof/>
                <w:webHidden/>
              </w:rPr>
              <w:tab/>
              <w:delText>36</w:delText>
            </w:r>
          </w:del>
        </w:p>
        <w:p w14:paraId="5538072C" w14:textId="553852D0" w:rsidR="00BE5E25" w:rsidDel="00E85561" w:rsidRDefault="00BE5E25">
          <w:pPr>
            <w:pStyle w:val="33"/>
            <w:tabs>
              <w:tab w:val="right" w:leader="dot" w:pos="8302"/>
            </w:tabs>
            <w:rPr>
              <w:del w:id="1105" w:author="JY0225" w:date="2017-08-22T21:58:00Z"/>
              <w:noProof/>
            </w:rPr>
          </w:pPr>
          <w:del w:id="1106" w:author="JY0225" w:date="2017-08-22T21:58:00Z">
            <w:r w:rsidRPr="008A765C" w:rsidDel="00E85561">
              <w:rPr>
                <w:noProof/>
                <w:rPrChange w:id="1107" w:author="微软用户" w:date="2017-08-18T22:56:00Z">
                  <w:rPr>
                    <w:rStyle w:val="af"/>
                    <w:noProof/>
                  </w:rPr>
                </w:rPrChange>
              </w:rPr>
              <w:delText>5.2.5 LRU</w:delText>
            </w:r>
            <w:r w:rsidRPr="008A765C" w:rsidDel="00E85561">
              <w:rPr>
                <w:rFonts w:hint="eastAsia"/>
                <w:noProof/>
                <w:rPrChange w:id="1108" w:author="微软用户" w:date="2017-08-18T22:56:00Z">
                  <w:rPr>
                    <w:rStyle w:val="af"/>
                    <w:rFonts w:hint="eastAsia"/>
                    <w:noProof/>
                  </w:rPr>
                </w:rPrChange>
              </w:rPr>
              <w:delText>替换策略</w:delText>
            </w:r>
            <w:r w:rsidDel="00E85561">
              <w:rPr>
                <w:noProof/>
                <w:webHidden/>
              </w:rPr>
              <w:tab/>
              <w:delText>37</w:delText>
            </w:r>
          </w:del>
        </w:p>
        <w:p w14:paraId="61780D3B" w14:textId="5581A20F" w:rsidR="00BE5E25" w:rsidDel="00E85561" w:rsidRDefault="00BE5E25">
          <w:pPr>
            <w:pStyle w:val="33"/>
            <w:tabs>
              <w:tab w:val="right" w:leader="dot" w:pos="8302"/>
            </w:tabs>
            <w:rPr>
              <w:del w:id="1109" w:author="JY0225" w:date="2017-08-22T21:58:00Z"/>
              <w:noProof/>
            </w:rPr>
          </w:pPr>
          <w:del w:id="1110" w:author="JY0225" w:date="2017-08-22T21:58:00Z">
            <w:r w:rsidRPr="008A765C" w:rsidDel="00E85561">
              <w:rPr>
                <w:noProof/>
                <w:rPrChange w:id="1111" w:author="微软用户" w:date="2017-08-18T22:56:00Z">
                  <w:rPr>
                    <w:rStyle w:val="af"/>
                    <w:noProof/>
                  </w:rPr>
                </w:rPrChange>
              </w:rPr>
              <w:delText>5.2.6 Firefox</w:delText>
            </w:r>
            <w:r w:rsidRPr="008A765C" w:rsidDel="00E85561">
              <w:rPr>
                <w:rFonts w:hint="eastAsia"/>
                <w:noProof/>
                <w:rPrChange w:id="1112" w:author="微软用户" w:date="2017-08-18T22:56:00Z">
                  <w:rPr>
                    <w:rStyle w:val="af"/>
                    <w:rFonts w:hint="eastAsia"/>
                    <w:noProof/>
                  </w:rPr>
                </w:rPrChange>
              </w:rPr>
              <w:delText>扩展</w:delText>
            </w:r>
            <w:r w:rsidDel="00E85561">
              <w:rPr>
                <w:noProof/>
                <w:webHidden/>
              </w:rPr>
              <w:tab/>
              <w:delText>38</w:delText>
            </w:r>
          </w:del>
        </w:p>
        <w:p w14:paraId="55A08000" w14:textId="3138C561" w:rsidR="00BE5E25" w:rsidDel="00E85561" w:rsidRDefault="00BE5E25">
          <w:pPr>
            <w:pStyle w:val="33"/>
            <w:tabs>
              <w:tab w:val="right" w:leader="dot" w:pos="8302"/>
            </w:tabs>
            <w:rPr>
              <w:del w:id="1113" w:author="JY0225" w:date="2017-08-22T21:58:00Z"/>
              <w:noProof/>
            </w:rPr>
          </w:pPr>
          <w:del w:id="1114" w:author="JY0225" w:date="2017-08-22T21:58:00Z">
            <w:r w:rsidRPr="008A765C" w:rsidDel="00E85561">
              <w:rPr>
                <w:noProof/>
                <w:rPrChange w:id="1115" w:author="微软用户" w:date="2017-08-18T22:56:00Z">
                  <w:rPr>
                    <w:rStyle w:val="af"/>
                    <w:noProof/>
                  </w:rPr>
                </w:rPrChange>
              </w:rPr>
              <w:delText>5.2.7 Java SDK</w:delText>
            </w:r>
            <w:r w:rsidDel="00E85561">
              <w:rPr>
                <w:noProof/>
                <w:webHidden/>
              </w:rPr>
              <w:tab/>
              <w:delText>41</w:delText>
            </w:r>
          </w:del>
        </w:p>
        <w:p w14:paraId="095B6B9A" w14:textId="74BB3856" w:rsidR="00BE5E25" w:rsidDel="00E85561" w:rsidRDefault="00BE5E25">
          <w:pPr>
            <w:pStyle w:val="11"/>
            <w:rPr>
              <w:del w:id="1116" w:author="JY0225" w:date="2017-08-22T21:58:00Z"/>
              <w:noProof/>
            </w:rPr>
          </w:pPr>
          <w:del w:id="1117" w:author="JY0225" w:date="2017-08-22T21:58:00Z">
            <w:r w:rsidRPr="008A765C" w:rsidDel="00E85561">
              <w:rPr>
                <w:rFonts w:hint="eastAsia"/>
                <w:noProof/>
                <w:rPrChange w:id="1118" w:author="微软用户" w:date="2017-08-18T22:56:00Z">
                  <w:rPr>
                    <w:rStyle w:val="af"/>
                    <w:rFonts w:ascii="Times New Roman" w:hAnsi="Times New Roman" w:cs="Times New Roman" w:hint="eastAsia"/>
                    <w:noProof/>
                  </w:rPr>
                </w:rPrChange>
              </w:rPr>
              <w:delText>第六章</w:delText>
            </w:r>
            <w:r w:rsidRPr="008A765C" w:rsidDel="00E85561">
              <w:rPr>
                <w:noProof/>
                <w:rPrChange w:id="1119"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120" w:author="微软用户" w:date="2017-08-18T22:56:00Z">
                  <w:rPr>
                    <w:rStyle w:val="af"/>
                    <w:rFonts w:ascii="Times New Roman" w:hAnsi="Times New Roman" w:cs="Times New Roman" w:hint="eastAsia"/>
                    <w:noProof/>
                  </w:rPr>
                </w:rPrChange>
              </w:rPr>
              <w:delText>云备份中间件系统优化测试分析</w:delText>
            </w:r>
            <w:r w:rsidDel="00E85561">
              <w:rPr>
                <w:noProof/>
                <w:webHidden/>
              </w:rPr>
              <w:tab/>
              <w:delText>44</w:delText>
            </w:r>
          </w:del>
        </w:p>
        <w:p w14:paraId="133BA021" w14:textId="647E410D" w:rsidR="00BE5E25" w:rsidDel="00E85561" w:rsidRDefault="00BE5E25">
          <w:pPr>
            <w:pStyle w:val="24"/>
            <w:tabs>
              <w:tab w:val="right" w:leader="dot" w:pos="8302"/>
            </w:tabs>
            <w:rPr>
              <w:del w:id="1121" w:author="JY0225" w:date="2017-08-22T21:58:00Z"/>
              <w:noProof/>
            </w:rPr>
          </w:pPr>
          <w:del w:id="1122" w:author="JY0225" w:date="2017-08-22T21:58:00Z">
            <w:r w:rsidRPr="008A765C" w:rsidDel="00E85561">
              <w:rPr>
                <w:noProof/>
                <w:rPrChange w:id="1123" w:author="微软用户" w:date="2017-08-18T22:56:00Z">
                  <w:rPr>
                    <w:rStyle w:val="af"/>
                    <w:noProof/>
                  </w:rPr>
                </w:rPrChange>
              </w:rPr>
              <w:delText xml:space="preserve">6.1 </w:delText>
            </w:r>
            <w:r w:rsidRPr="008A765C" w:rsidDel="00E85561">
              <w:rPr>
                <w:rFonts w:hint="eastAsia"/>
                <w:noProof/>
                <w:rPrChange w:id="1124" w:author="微软用户" w:date="2017-08-18T22:56:00Z">
                  <w:rPr>
                    <w:rStyle w:val="af"/>
                    <w:rFonts w:hint="eastAsia"/>
                    <w:noProof/>
                  </w:rPr>
                </w:rPrChange>
              </w:rPr>
              <w:delText>测试环境部署</w:delText>
            </w:r>
            <w:r w:rsidDel="00E85561">
              <w:rPr>
                <w:noProof/>
                <w:webHidden/>
              </w:rPr>
              <w:tab/>
              <w:delText>44</w:delText>
            </w:r>
          </w:del>
        </w:p>
        <w:p w14:paraId="717AD9C4" w14:textId="5CE79F98" w:rsidR="00BE5E25" w:rsidDel="00E85561" w:rsidRDefault="00BE5E25">
          <w:pPr>
            <w:pStyle w:val="24"/>
            <w:tabs>
              <w:tab w:val="right" w:leader="dot" w:pos="8302"/>
            </w:tabs>
            <w:rPr>
              <w:del w:id="1125" w:author="JY0225" w:date="2017-08-22T21:58:00Z"/>
              <w:noProof/>
            </w:rPr>
          </w:pPr>
          <w:del w:id="1126" w:author="JY0225" w:date="2017-08-22T21:58:00Z">
            <w:r w:rsidRPr="008A765C" w:rsidDel="00E85561">
              <w:rPr>
                <w:noProof/>
                <w:rPrChange w:id="1127" w:author="微软用户" w:date="2017-08-18T22:56:00Z">
                  <w:rPr>
                    <w:rStyle w:val="af"/>
                    <w:noProof/>
                  </w:rPr>
                </w:rPrChange>
              </w:rPr>
              <w:delText xml:space="preserve">6.2 </w:delText>
            </w:r>
            <w:r w:rsidRPr="008A765C" w:rsidDel="00E85561">
              <w:rPr>
                <w:rFonts w:hint="eastAsia"/>
                <w:noProof/>
                <w:rPrChange w:id="1128" w:author="微软用户" w:date="2017-08-18T22:56:00Z">
                  <w:rPr>
                    <w:rStyle w:val="af"/>
                    <w:rFonts w:hint="eastAsia"/>
                    <w:noProof/>
                  </w:rPr>
                </w:rPrChange>
              </w:rPr>
              <w:delText>测试目标</w:delText>
            </w:r>
            <w:r w:rsidDel="00E85561">
              <w:rPr>
                <w:noProof/>
                <w:webHidden/>
              </w:rPr>
              <w:tab/>
              <w:delText>44</w:delText>
            </w:r>
          </w:del>
        </w:p>
        <w:p w14:paraId="110134DC" w14:textId="71414E78" w:rsidR="00BE5E25" w:rsidDel="00E85561" w:rsidRDefault="00BE5E25">
          <w:pPr>
            <w:pStyle w:val="24"/>
            <w:tabs>
              <w:tab w:val="right" w:leader="dot" w:pos="8302"/>
            </w:tabs>
            <w:rPr>
              <w:del w:id="1129" w:author="JY0225" w:date="2017-08-22T21:58:00Z"/>
              <w:noProof/>
            </w:rPr>
          </w:pPr>
          <w:del w:id="1130" w:author="JY0225" w:date="2017-08-22T21:58:00Z">
            <w:r w:rsidRPr="008A765C" w:rsidDel="00E85561">
              <w:rPr>
                <w:noProof/>
                <w:rPrChange w:id="1131" w:author="微软用户" w:date="2017-08-18T22:56:00Z">
                  <w:rPr>
                    <w:rStyle w:val="af"/>
                    <w:noProof/>
                  </w:rPr>
                </w:rPrChange>
              </w:rPr>
              <w:delText xml:space="preserve">6.3 </w:delText>
            </w:r>
            <w:r w:rsidRPr="008A765C" w:rsidDel="00E85561">
              <w:rPr>
                <w:rFonts w:hint="eastAsia"/>
                <w:noProof/>
                <w:rPrChange w:id="1132" w:author="微软用户" w:date="2017-08-18T22:56:00Z">
                  <w:rPr>
                    <w:rStyle w:val="af"/>
                    <w:rFonts w:hint="eastAsia"/>
                    <w:noProof/>
                  </w:rPr>
                </w:rPrChange>
              </w:rPr>
              <w:delText>功能测试</w:delText>
            </w:r>
            <w:r w:rsidDel="00E85561">
              <w:rPr>
                <w:noProof/>
                <w:webHidden/>
              </w:rPr>
              <w:tab/>
              <w:delText>45</w:delText>
            </w:r>
          </w:del>
        </w:p>
        <w:p w14:paraId="76558AC0" w14:textId="44EB09CB" w:rsidR="00BE5E25" w:rsidDel="00E85561" w:rsidRDefault="00BE5E25">
          <w:pPr>
            <w:pStyle w:val="33"/>
            <w:tabs>
              <w:tab w:val="right" w:leader="dot" w:pos="8302"/>
            </w:tabs>
            <w:rPr>
              <w:del w:id="1133" w:author="JY0225" w:date="2017-08-22T21:58:00Z"/>
              <w:noProof/>
            </w:rPr>
          </w:pPr>
          <w:del w:id="1134" w:author="JY0225" w:date="2017-08-22T21:58:00Z">
            <w:r w:rsidRPr="008A765C" w:rsidDel="00E85561">
              <w:rPr>
                <w:noProof/>
                <w:rPrChange w:id="1135" w:author="微软用户" w:date="2017-08-18T22:56:00Z">
                  <w:rPr>
                    <w:rStyle w:val="af"/>
                    <w:noProof/>
                  </w:rPr>
                </w:rPrChange>
              </w:rPr>
              <w:delText xml:space="preserve">6.3.1 </w:delText>
            </w:r>
            <w:r w:rsidRPr="008A765C" w:rsidDel="00E85561">
              <w:rPr>
                <w:rFonts w:hint="eastAsia"/>
                <w:noProof/>
                <w:rPrChange w:id="1136" w:author="微软用户" w:date="2017-08-18T22:56:00Z">
                  <w:rPr>
                    <w:rStyle w:val="af"/>
                    <w:rFonts w:hint="eastAsia"/>
                    <w:noProof/>
                  </w:rPr>
                </w:rPrChange>
              </w:rPr>
              <w:delText>持久会话管理功能测试</w:delText>
            </w:r>
            <w:r w:rsidDel="00E85561">
              <w:rPr>
                <w:noProof/>
                <w:webHidden/>
              </w:rPr>
              <w:tab/>
              <w:delText>45</w:delText>
            </w:r>
          </w:del>
        </w:p>
        <w:p w14:paraId="4AB8D5BF" w14:textId="5F0C87DD" w:rsidR="00BE5E25" w:rsidDel="00E85561" w:rsidRDefault="00BE5E25">
          <w:pPr>
            <w:pStyle w:val="33"/>
            <w:tabs>
              <w:tab w:val="right" w:leader="dot" w:pos="8302"/>
            </w:tabs>
            <w:rPr>
              <w:del w:id="1137" w:author="JY0225" w:date="2017-08-22T21:58:00Z"/>
              <w:noProof/>
            </w:rPr>
          </w:pPr>
          <w:del w:id="1138" w:author="JY0225" w:date="2017-08-22T21:58:00Z">
            <w:r w:rsidRPr="008A765C" w:rsidDel="00E85561">
              <w:rPr>
                <w:noProof/>
                <w:rPrChange w:id="1139" w:author="微软用户" w:date="2017-08-18T22:56:00Z">
                  <w:rPr>
                    <w:rStyle w:val="af"/>
                    <w:noProof/>
                  </w:rPr>
                </w:rPrChange>
              </w:rPr>
              <w:delText xml:space="preserve">6.3.2 </w:delText>
            </w:r>
            <w:r w:rsidRPr="008A765C" w:rsidDel="00E85561">
              <w:rPr>
                <w:rFonts w:hint="eastAsia"/>
                <w:noProof/>
                <w:rPrChange w:id="1140" w:author="微软用户" w:date="2017-08-18T22:56:00Z">
                  <w:rPr>
                    <w:rStyle w:val="af"/>
                    <w:rFonts w:hint="eastAsia"/>
                    <w:noProof/>
                  </w:rPr>
                </w:rPrChange>
              </w:rPr>
              <w:delText>大文件上传功能测试</w:delText>
            </w:r>
            <w:r w:rsidDel="00E85561">
              <w:rPr>
                <w:noProof/>
                <w:webHidden/>
              </w:rPr>
              <w:tab/>
              <w:delText>45</w:delText>
            </w:r>
          </w:del>
        </w:p>
        <w:p w14:paraId="2FECCCBD" w14:textId="15C7F58E" w:rsidR="00BE5E25" w:rsidDel="00E85561" w:rsidRDefault="00BE5E25">
          <w:pPr>
            <w:pStyle w:val="33"/>
            <w:tabs>
              <w:tab w:val="right" w:leader="dot" w:pos="8302"/>
            </w:tabs>
            <w:rPr>
              <w:del w:id="1141" w:author="JY0225" w:date="2017-08-22T21:58:00Z"/>
              <w:noProof/>
            </w:rPr>
          </w:pPr>
          <w:del w:id="1142" w:author="JY0225" w:date="2017-08-22T21:58:00Z">
            <w:r w:rsidRPr="008A765C" w:rsidDel="00E85561">
              <w:rPr>
                <w:noProof/>
                <w:rPrChange w:id="1143" w:author="微软用户" w:date="2017-08-18T22:56:00Z">
                  <w:rPr>
                    <w:rStyle w:val="af"/>
                    <w:noProof/>
                  </w:rPr>
                </w:rPrChange>
              </w:rPr>
              <w:delText xml:space="preserve">6.3.3 </w:delText>
            </w:r>
            <w:r w:rsidRPr="008A765C" w:rsidDel="00E85561">
              <w:rPr>
                <w:rFonts w:hint="eastAsia"/>
                <w:noProof/>
                <w:rPrChange w:id="1144" w:author="微软用户" w:date="2017-08-18T22:56:00Z">
                  <w:rPr>
                    <w:rStyle w:val="af"/>
                    <w:rFonts w:hint="eastAsia"/>
                    <w:noProof/>
                  </w:rPr>
                </w:rPrChange>
              </w:rPr>
              <w:delText>本地缓存功能测试</w:delText>
            </w:r>
            <w:r w:rsidDel="00E85561">
              <w:rPr>
                <w:noProof/>
                <w:webHidden/>
              </w:rPr>
              <w:tab/>
              <w:delText>46</w:delText>
            </w:r>
          </w:del>
        </w:p>
        <w:p w14:paraId="2A774C06" w14:textId="28498841" w:rsidR="00BE5E25" w:rsidDel="00E85561" w:rsidRDefault="00BE5E25">
          <w:pPr>
            <w:pStyle w:val="33"/>
            <w:tabs>
              <w:tab w:val="right" w:leader="dot" w:pos="8302"/>
            </w:tabs>
            <w:rPr>
              <w:del w:id="1145" w:author="JY0225" w:date="2017-08-22T21:58:00Z"/>
              <w:noProof/>
            </w:rPr>
          </w:pPr>
          <w:del w:id="1146" w:author="JY0225" w:date="2017-08-22T21:58:00Z">
            <w:r w:rsidRPr="008A765C" w:rsidDel="00E85561">
              <w:rPr>
                <w:noProof/>
                <w:rPrChange w:id="1147" w:author="微软用户" w:date="2017-08-18T22:56:00Z">
                  <w:rPr>
                    <w:rStyle w:val="af"/>
                    <w:noProof/>
                  </w:rPr>
                </w:rPrChange>
              </w:rPr>
              <w:delText xml:space="preserve">6.3.2 </w:delText>
            </w:r>
            <w:r w:rsidRPr="008A765C" w:rsidDel="00E85561">
              <w:rPr>
                <w:rFonts w:hint="eastAsia"/>
                <w:noProof/>
                <w:rPrChange w:id="1148" w:author="微软用户" w:date="2017-08-18T22:56:00Z">
                  <w:rPr>
                    <w:rStyle w:val="af"/>
                    <w:rFonts w:hint="eastAsia"/>
                    <w:noProof/>
                  </w:rPr>
                </w:rPrChange>
              </w:rPr>
              <w:delText>多应用适配功能测试</w:delText>
            </w:r>
            <w:r w:rsidDel="00E85561">
              <w:rPr>
                <w:noProof/>
                <w:webHidden/>
              </w:rPr>
              <w:tab/>
              <w:delText>48</w:delText>
            </w:r>
          </w:del>
        </w:p>
        <w:p w14:paraId="3DAC4218" w14:textId="1B388C65" w:rsidR="00BE5E25" w:rsidDel="00E85561" w:rsidRDefault="00BE5E25">
          <w:pPr>
            <w:pStyle w:val="24"/>
            <w:tabs>
              <w:tab w:val="right" w:leader="dot" w:pos="8302"/>
            </w:tabs>
            <w:rPr>
              <w:del w:id="1149" w:author="JY0225" w:date="2017-08-22T21:58:00Z"/>
              <w:noProof/>
            </w:rPr>
          </w:pPr>
          <w:del w:id="1150" w:author="JY0225" w:date="2017-08-22T21:58:00Z">
            <w:r w:rsidRPr="008A765C" w:rsidDel="00E85561">
              <w:rPr>
                <w:noProof/>
                <w:rPrChange w:id="1151" w:author="微软用户" w:date="2017-08-18T22:56:00Z">
                  <w:rPr>
                    <w:rStyle w:val="af"/>
                    <w:noProof/>
                  </w:rPr>
                </w:rPrChange>
              </w:rPr>
              <w:delText xml:space="preserve">6.4 </w:delText>
            </w:r>
            <w:r w:rsidRPr="008A765C" w:rsidDel="00E85561">
              <w:rPr>
                <w:rFonts w:hint="eastAsia"/>
                <w:noProof/>
                <w:rPrChange w:id="1152" w:author="微软用户" w:date="2017-08-18T22:56:00Z">
                  <w:rPr>
                    <w:rStyle w:val="af"/>
                    <w:rFonts w:hint="eastAsia"/>
                    <w:noProof/>
                  </w:rPr>
                </w:rPrChange>
              </w:rPr>
              <w:delText>性能分析</w:delText>
            </w:r>
            <w:r w:rsidDel="00E85561">
              <w:rPr>
                <w:noProof/>
                <w:webHidden/>
              </w:rPr>
              <w:tab/>
              <w:delText>50</w:delText>
            </w:r>
          </w:del>
        </w:p>
        <w:p w14:paraId="14706A3D" w14:textId="27FFC349" w:rsidR="00BE5E25" w:rsidDel="00E85561" w:rsidRDefault="00BE5E25">
          <w:pPr>
            <w:pStyle w:val="33"/>
            <w:tabs>
              <w:tab w:val="right" w:leader="dot" w:pos="8302"/>
            </w:tabs>
            <w:rPr>
              <w:del w:id="1153" w:author="JY0225" w:date="2017-08-22T21:58:00Z"/>
              <w:noProof/>
            </w:rPr>
          </w:pPr>
          <w:del w:id="1154" w:author="JY0225" w:date="2017-08-22T21:58:00Z">
            <w:r w:rsidRPr="008A765C" w:rsidDel="00E85561">
              <w:rPr>
                <w:noProof/>
                <w:rPrChange w:id="1155" w:author="微软用户" w:date="2017-08-18T22:56:00Z">
                  <w:rPr>
                    <w:rStyle w:val="af"/>
                    <w:noProof/>
                  </w:rPr>
                </w:rPrChange>
              </w:rPr>
              <w:delText>6.4.1</w:delText>
            </w:r>
            <w:r w:rsidRPr="008A765C" w:rsidDel="00E85561">
              <w:rPr>
                <w:rFonts w:hint="eastAsia"/>
                <w:noProof/>
                <w:rPrChange w:id="1156" w:author="微软用户" w:date="2017-08-18T22:56:00Z">
                  <w:rPr>
                    <w:rStyle w:val="af"/>
                    <w:rFonts w:hint="eastAsia"/>
                    <w:noProof/>
                  </w:rPr>
                </w:rPrChange>
              </w:rPr>
              <w:delText>安全性分析</w:delText>
            </w:r>
            <w:r w:rsidDel="00E85561">
              <w:rPr>
                <w:noProof/>
                <w:webHidden/>
              </w:rPr>
              <w:tab/>
              <w:delText>50</w:delText>
            </w:r>
          </w:del>
        </w:p>
        <w:p w14:paraId="37A85FA2" w14:textId="1B5DF5A4" w:rsidR="00BE5E25" w:rsidDel="00E85561" w:rsidRDefault="00BE5E25">
          <w:pPr>
            <w:pStyle w:val="33"/>
            <w:tabs>
              <w:tab w:val="right" w:leader="dot" w:pos="8302"/>
            </w:tabs>
            <w:rPr>
              <w:del w:id="1157" w:author="JY0225" w:date="2017-08-22T21:58:00Z"/>
              <w:noProof/>
            </w:rPr>
          </w:pPr>
          <w:del w:id="1158" w:author="JY0225" w:date="2017-08-22T21:58:00Z">
            <w:r w:rsidRPr="008A765C" w:rsidDel="00E85561">
              <w:rPr>
                <w:noProof/>
                <w:rPrChange w:id="1159" w:author="微软用户" w:date="2017-08-18T22:56:00Z">
                  <w:rPr>
                    <w:rStyle w:val="af"/>
                    <w:noProof/>
                  </w:rPr>
                </w:rPrChange>
              </w:rPr>
              <w:delText>6.4.2</w:delText>
            </w:r>
            <w:r w:rsidRPr="008A765C" w:rsidDel="00E85561">
              <w:rPr>
                <w:rFonts w:hint="eastAsia"/>
                <w:noProof/>
                <w:rPrChange w:id="1160" w:author="微软用户" w:date="2017-08-18T22:56:00Z">
                  <w:rPr>
                    <w:rStyle w:val="af"/>
                    <w:rFonts w:hint="eastAsia"/>
                    <w:noProof/>
                  </w:rPr>
                </w:rPrChange>
              </w:rPr>
              <w:delText>稳定性分析</w:delText>
            </w:r>
            <w:r w:rsidDel="00E85561">
              <w:rPr>
                <w:noProof/>
                <w:webHidden/>
              </w:rPr>
              <w:tab/>
              <w:delText>51</w:delText>
            </w:r>
          </w:del>
        </w:p>
        <w:p w14:paraId="5169898A" w14:textId="4A43330A" w:rsidR="00BE5E25" w:rsidDel="00E85561" w:rsidRDefault="00BE5E25">
          <w:pPr>
            <w:pStyle w:val="24"/>
            <w:tabs>
              <w:tab w:val="right" w:leader="dot" w:pos="8302"/>
            </w:tabs>
            <w:rPr>
              <w:del w:id="1161" w:author="JY0225" w:date="2017-08-22T21:58:00Z"/>
              <w:noProof/>
            </w:rPr>
          </w:pPr>
          <w:del w:id="1162" w:author="JY0225" w:date="2017-08-22T21:58:00Z">
            <w:r w:rsidRPr="008A765C" w:rsidDel="00E85561">
              <w:rPr>
                <w:noProof/>
                <w:rPrChange w:id="1163" w:author="微软用户" w:date="2017-08-18T22:56:00Z">
                  <w:rPr>
                    <w:rStyle w:val="af"/>
                    <w:noProof/>
                  </w:rPr>
                </w:rPrChange>
              </w:rPr>
              <w:delText xml:space="preserve">6.5 </w:delText>
            </w:r>
            <w:r w:rsidRPr="008A765C" w:rsidDel="00E85561">
              <w:rPr>
                <w:rFonts w:hint="eastAsia"/>
                <w:noProof/>
                <w:rPrChange w:id="1164" w:author="微软用户" w:date="2017-08-18T22:56:00Z">
                  <w:rPr>
                    <w:rStyle w:val="af"/>
                    <w:rFonts w:hint="eastAsia"/>
                    <w:noProof/>
                  </w:rPr>
                </w:rPrChange>
              </w:rPr>
              <w:delText>对比分析</w:delText>
            </w:r>
            <w:r w:rsidDel="00E85561">
              <w:rPr>
                <w:noProof/>
                <w:webHidden/>
              </w:rPr>
              <w:tab/>
              <w:delText>52</w:delText>
            </w:r>
          </w:del>
        </w:p>
        <w:p w14:paraId="58CE5C1B" w14:textId="4C10145B" w:rsidR="00BE5E25" w:rsidDel="00E85561" w:rsidRDefault="00BE5E25">
          <w:pPr>
            <w:pStyle w:val="33"/>
            <w:tabs>
              <w:tab w:val="right" w:leader="dot" w:pos="8302"/>
            </w:tabs>
            <w:rPr>
              <w:del w:id="1165" w:author="JY0225" w:date="2017-08-22T21:58:00Z"/>
              <w:noProof/>
            </w:rPr>
          </w:pPr>
          <w:del w:id="1166" w:author="JY0225" w:date="2017-08-22T21:58:00Z">
            <w:r w:rsidRPr="008A765C" w:rsidDel="00E85561">
              <w:rPr>
                <w:noProof/>
                <w:rPrChange w:id="1167" w:author="微软用户" w:date="2017-08-18T22:56:00Z">
                  <w:rPr>
                    <w:rStyle w:val="af"/>
                    <w:noProof/>
                  </w:rPr>
                </w:rPrChange>
              </w:rPr>
              <w:delText>6.5.1</w:delText>
            </w:r>
            <w:r w:rsidRPr="008A765C" w:rsidDel="00E85561">
              <w:rPr>
                <w:rFonts w:hint="eastAsia"/>
                <w:noProof/>
                <w:rPrChange w:id="1168" w:author="微软用户" w:date="2017-08-18T22:56:00Z">
                  <w:rPr>
                    <w:rStyle w:val="af"/>
                    <w:rFonts w:hint="eastAsia"/>
                    <w:noProof/>
                  </w:rPr>
                </w:rPrChange>
              </w:rPr>
              <w:delText>原中间系统对比分析</w:delText>
            </w:r>
            <w:r w:rsidDel="00E85561">
              <w:rPr>
                <w:noProof/>
                <w:webHidden/>
              </w:rPr>
              <w:tab/>
              <w:delText>52</w:delText>
            </w:r>
          </w:del>
        </w:p>
        <w:p w14:paraId="7FB06400" w14:textId="4786652B" w:rsidR="00BE5E25" w:rsidDel="00E85561" w:rsidRDefault="00BE5E25">
          <w:pPr>
            <w:pStyle w:val="33"/>
            <w:tabs>
              <w:tab w:val="right" w:leader="dot" w:pos="8302"/>
            </w:tabs>
            <w:rPr>
              <w:del w:id="1169" w:author="JY0225" w:date="2017-08-22T21:58:00Z"/>
              <w:noProof/>
            </w:rPr>
          </w:pPr>
          <w:del w:id="1170" w:author="JY0225" w:date="2017-08-22T21:58:00Z">
            <w:r w:rsidRPr="008A765C" w:rsidDel="00E85561">
              <w:rPr>
                <w:noProof/>
                <w:rPrChange w:id="1171" w:author="微软用户" w:date="2017-08-18T22:56:00Z">
                  <w:rPr>
                    <w:rStyle w:val="af"/>
                    <w:noProof/>
                  </w:rPr>
                </w:rPrChange>
              </w:rPr>
              <w:delText>6.5.1</w:delText>
            </w:r>
            <w:r w:rsidRPr="008A765C" w:rsidDel="00E85561">
              <w:rPr>
                <w:rFonts w:hint="eastAsia"/>
                <w:noProof/>
                <w:rPrChange w:id="1172" w:author="微软用户" w:date="2017-08-18T22:56:00Z">
                  <w:rPr>
                    <w:rStyle w:val="af"/>
                    <w:rFonts w:hint="eastAsia"/>
                    <w:noProof/>
                  </w:rPr>
                </w:rPrChange>
              </w:rPr>
              <w:delText>同类产品对比分析</w:delText>
            </w:r>
            <w:r w:rsidDel="00E85561">
              <w:rPr>
                <w:noProof/>
                <w:webHidden/>
              </w:rPr>
              <w:tab/>
              <w:delText>53</w:delText>
            </w:r>
          </w:del>
        </w:p>
        <w:p w14:paraId="2CF95F4B" w14:textId="0E3156B5" w:rsidR="00BE5E25" w:rsidDel="00E85561" w:rsidRDefault="00BE5E25">
          <w:pPr>
            <w:pStyle w:val="11"/>
            <w:rPr>
              <w:del w:id="1173" w:author="JY0225" w:date="2017-08-22T21:58:00Z"/>
              <w:noProof/>
            </w:rPr>
          </w:pPr>
          <w:del w:id="1174" w:author="JY0225" w:date="2017-08-22T21:58:00Z">
            <w:r w:rsidRPr="008A765C" w:rsidDel="00E85561">
              <w:rPr>
                <w:rFonts w:hint="eastAsia"/>
                <w:noProof/>
                <w:rPrChange w:id="1175" w:author="微软用户" w:date="2017-08-18T22:56:00Z">
                  <w:rPr>
                    <w:rStyle w:val="af"/>
                    <w:rFonts w:ascii="Times New Roman" w:hAnsi="Times New Roman" w:cs="Times New Roman" w:hint="eastAsia"/>
                    <w:noProof/>
                  </w:rPr>
                </w:rPrChange>
              </w:rPr>
              <w:delText>第七章</w:delText>
            </w:r>
            <w:r w:rsidRPr="008A765C" w:rsidDel="00E85561">
              <w:rPr>
                <w:noProof/>
                <w:rPrChange w:id="1176"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177" w:author="微软用户" w:date="2017-08-18T22:56:00Z">
                  <w:rPr>
                    <w:rStyle w:val="af"/>
                    <w:rFonts w:ascii="Times New Roman" w:hAnsi="Times New Roman" w:cs="Times New Roman" w:hint="eastAsia"/>
                    <w:noProof/>
                  </w:rPr>
                </w:rPrChange>
              </w:rPr>
              <w:delText>总结和展望</w:delText>
            </w:r>
            <w:r w:rsidDel="00E85561">
              <w:rPr>
                <w:noProof/>
                <w:webHidden/>
              </w:rPr>
              <w:tab/>
              <w:delText>56</w:delText>
            </w:r>
          </w:del>
        </w:p>
        <w:p w14:paraId="75C98D7F" w14:textId="6BDE4D0E" w:rsidR="00BE5E25" w:rsidDel="00E85561" w:rsidRDefault="00BE5E25">
          <w:pPr>
            <w:pStyle w:val="24"/>
            <w:tabs>
              <w:tab w:val="right" w:leader="dot" w:pos="8302"/>
            </w:tabs>
            <w:rPr>
              <w:del w:id="1178" w:author="JY0225" w:date="2017-08-22T21:58:00Z"/>
              <w:noProof/>
            </w:rPr>
          </w:pPr>
          <w:del w:id="1179" w:author="JY0225" w:date="2017-08-22T21:58:00Z">
            <w:r w:rsidRPr="008A765C" w:rsidDel="00E85561">
              <w:rPr>
                <w:noProof/>
                <w:rPrChange w:id="1180" w:author="微软用户" w:date="2017-08-18T22:56:00Z">
                  <w:rPr>
                    <w:rStyle w:val="af"/>
                    <w:noProof/>
                  </w:rPr>
                </w:rPrChange>
              </w:rPr>
              <w:delText xml:space="preserve">7.1 </w:delText>
            </w:r>
            <w:r w:rsidRPr="008A765C" w:rsidDel="00E85561">
              <w:rPr>
                <w:rFonts w:hint="eastAsia"/>
                <w:noProof/>
                <w:rPrChange w:id="1181" w:author="微软用户" w:date="2017-08-18T22:56:00Z">
                  <w:rPr>
                    <w:rStyle w:val="af"/>
                    <w:rFonts w:hint="eastAsia"/>
                    <w:noProof/>
                  </w:rPr>
                </w:rPrChange>
              </w:rPr>
              <w:delText>总结</w:delText>
            </w:r>
            <w:r w:rsidDel="00E85561">
              <w:rPr>
                <w:noProof/>
                <w:webHidden/>
              </w:rPr>
              <w:tab/>
              <w:delText>56</w:delText>
            </w:r>
          </w:del>
        </w:p>
        <w:p w14:paraId="50462564" w14:textId="21FC9F19" w:rsidR="00BE5E25" w:rsidDel="00E85561" w:rsidRDefault="00BE5E25">
          <w:pPr>
            <w:pStyle w:val="24"/>
            <w:tabs>
              <w:tab w:val="right" w:leader="dot" w:pos="8302"/>
            </w:tabs>
            <w:rPr>
              <w:del w:id="1182" w:author="JY0225" w:date="2017-08-22T21:58:00Z"/>
              <w:noProof/>
            </w:rPr>
          </w:pPr>
          <w:del w:id="1183" w:author="JY0225" w:date="2017-08-22T21:58:00Z">
            <w:r w:rsidRPr="008A765C" w:rsidDel="00E85561">
              <w:rPr>
                <w:noProof/>
                <w:rPrChange w:id="1184" w:author="微软用户" w:date="2017-08-18T22:56:00Z">
                  <w:rPr>
                    <w:rStyle w:val="af"/>
                    <w:noProof/>
                  </w:rPr>
                </w:rPrChange>
              </w:rPr>
              <w:delText xml:space="preserve">7.2 </w:delText>
            </w:r>
            <w:r w:rsidRPr="008A765C" w:rsidDel="00E85561">
              <w:rPr>
                <w:rFonts w:hint="eastAsia"/>
                <w:noProof/>
                <w:rPrChange w:id="1185" w:author="微软用户" w:date="2017-08-18T22:56:00Z">
                  <w:rPr>
                    <w:rStyle w:val="af"/>
                    <w:rFonts w:hint="eastAsia"/>
                    <w:noProof/>
                  </w:rPr>
                </w:rPrChange>
              </w:rPr>
              <w:delText>展望</w:delText>
            </w:r>
            <w:r w:rsidDel="00E85561">
              <w:rPr>
                <w:noProof/>
                <w:webHidden/>
              </w:rPr>
              <w:tab/>
              <w:delText>56</w:delText>
            </w:r>
          </w:del>
        </w:p>
        <w:p w14:paraId="2E1548AB" w14:textId="17A4DB39" w:rsidR="00BE5E25" w:rsidDel="00E85561" w:rsidRDefault="00BE5E25">
          <w:pPr>
            <w:pStyle w:val="11"/>
            <w:rPr>
              <w:del w:id="1186" w:author="JY0225" w:date="2017-08-22T21:58:00Z"/>
              <w:noProof/>
            </w:rPr>
          </w:pPr>
          <w:del w:id="1187" w:author="JY0225" w:date="2017-08-22T21:58:00Z">
            <w:r w:rsidRPr="008A765C" w:rsidDel="00E85561">
              <w:rPr>
                <w:rFonts w:hint="eastAsia"/>
                <w:noProof/>
                <w:rPrChange w:id="1188" w:author="微软用户" w:date="2017-08-18T22:56:00Z">
                  <w:rPr>
                    <w:rStyle w:val="af"/>
                    <w:rFonts w:ascii="Times New Roman" w:hAnsi="Times New Roman" w:cs="Times New Roman" w:hint="eastAsia"/>
                    <w:noProof/>
                  </w:rPr>
                </w:rPrChange>
              </w:rPr>
              <w:delText>参考文献</w:delText>
            </w:r>
            <w:r w:rsidDel="00E85561">
              <w:rPr>
                <w:noProof/>
                <w:webHidden/>
              </w:rPr>
              <w:tab/>
              <w:delText>58</w:delText>
            </w:r>
          </w:del>
        </w:p>
        <w:p w14:paraId="01918BB6" w14:textId="2C31C885" w:rsidR="00BE5E25" w:rsidDel="00E85561" w:rsidRDefault="00BE5E25">
          <w:pPr>
            <w:pStyle w:val="11"/>
            <w:rPr>
              <w:del w:id="1189" w:author="JY0225" w:date="2017-08-22T21:58:00Z"/>
              <w:noProof/>
            </w:rPr>
          </w:pPr>
          <w:del w:id="1190" w:author="JY0225" w:date="2017-08-22T21:58:00Z">
            <w:r w:rsidRPr="008A765C" w:rsidDel="00E85561">
              <w:rPr>
                <w:rFonts w:hint="eastAsia"/>
                <w:noProof/>
                <w:rPrChange w:id="1191" w:author="微软用户" w:date="2017-08-18T22:56:00Z">
                  <w:rPr>
                    <w:rStyle w:val="af"/>
                    <w:rFonts w:ascii="Times New Roman" w:hAnsi="Times New Roman" w:cs="Times New Roman" w:hint="eastAsia"/>
                    <w:noProof/>
                  </w:rPr>
                </w:rPrChange>
              </w:rPr>
              <w:delText>致</w:delText>
            </w:r>
            <w:r w:rsidRPr="008A765C" w:rsidDel="00E85561">
              <w:rPr>
                <w:noProof/>
                <w:rPrChange w:id="1192"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193" w:author="微软用户" w:date="2017-08-18T22:56:00Z">
                  <w:rPr>
                    <w:rStyle w:val="af"/>
                    <w:rFonts w:ascii="Times New Roman" w:hAnsi="Times New Roman" w:cs="Times New Roman" w:hint="eastAsia"/>
                    <w:noProof/>
                  </w:rPr>
                </w:rPrChange>
              </w:rPr>
              <w:delText>谢</w:delText>
            </w:r>
            <w:r w:rsidDel="00E85561">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1194" w:name="_Toc491202444"/>
      <w:r w:rsidRPr="00B87EE1">
        <w:rPr>
          <w:rStyle w:val="1CharChar"/>
          <w:rFonts w:ascii="Times New Roman" w:eastAsiaTheme="minorEastAsia" w:hAnsi="Times New Roman" w:cs="Times New Roman"/>
          <w:b/>
          <w:bCs/>
          <w:sz w:val="36"/>
          <w:szCs w:val="36"/>
        </w:rPr>
        <w:lastRenderedPageBreak/>
        <w:t>摘要</w:t>
      </w:r>
      <w:bookmarkEnd w:id="1194"/>
    </w:p>
    <w:p w14:paraId="31563100" w14:textId="1E321D6B" w:rsidR="00B71ED7" w:rsidRPr="00750909" w:rsidRDefault="000B0061" w:rsidP="00B71ED7">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0E4D98">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976260" w:rsidRPr="00750909">
        <w:rPr>
          <w:rFonts w:ascii="Times New Roman" w:hAnsi="Times New Roman" w:cs="Times New Roman" w:hint="eastAsia"/>
          <w:color w:val="000000" w:themeColor="text1"/>
          <w:spacing w:val="10"/>
          <w:sz w:val="24"/>
        </w:rPr>
        <w:t>，</w:t>
      </w:r>
      <w:r w:rsidR="00B71ED7" w:rsidRPr="00750909">
        <w:rPr>
          <w:rFonts w:ascii="Times New Roman" w:hAnsi="Times New Roman" w:cs="Times New Roman" w:hint="eastAsia"/>
          <w:color w:val="000000" w:themeColor="text1"/>
          <w:spacing w:val="10"/>
          <w:sz w:val="24"/>
        </w:rPr>
        <w:t>持续升温的云</w:t>
      </w:r>
      <w:r w:rsidR="00476838" w:rsidRPr="00750909">
        <w:rPr>
          <w:rFonts w:ascii="Times New Roman" w:hAnsi="Times New Roman" w:cs="Times New Roman" w:hint="eastAsia"/>
          <w:color w:val="000000" w:themeColor="text1"/>
          <w:spacing w:val="10"/>
          <w:sz w:val="24"/>
        </w:rPr>
        <w:t>备份</w:t>
      </w:r>
      <w:r w:rsidR="00B71ED7" w:rsidRPr="00750909">
        <w:rPr>
          <w:rFonts w:ascii="Times New Roman" w:hAnsi="Times New Roman" w:cs="Times New Roman" w:hint="eastAsia"/>
          <w:color w:val="000000" w:themeColor="text1"/>
          <w:spacing w:val="10"/>
          <w:sz w:val="24"/>
        </w:rPr>
        <w:t>行业在近几年面临着</w:t>
      </w:r>
      <w:r w:rsidR="00463F61" w:rsidRPr="00750909">
        <w:rPr>
          <w:rFonts w:ascii="Times New Roman" w:hAnsi="Times New Roman" w:cs="Times New Roman" w:hint="eastAsia"/>
          <w:color w:val="000000" w:themeColor="text1"/>
          <w:spacing w:val="10"/>
          <w:sz w:val="24"/>
        </w:rPr>
        <w:t>诸多的挑战</w:t>
      </w:r>
      <w:r w:rsidR="00B71ED7" w:rsidRPr="00750909">
        <w:rPr>
          <w:rFonts w:ascii="Times New Roman" w:hAnsi="Times New Roman" w:cs="Times New Roman" w:hint="eastAsia"/>
          <w:color w:val="000000" w:themeColor="text1"/>
          <w:spacing w:val="10"/>
          <w:sz w:val="24"/>
        </w:rPr>
        <w:t>，</w:t>
      </w:r>
      <w:r w:rsidR="00463F61" w:rsidRPr="00750909">
        <w:rPr>
          <w:rFonts w:ascii="Times New Roman" w:hAnsi="Times New Roman" w:cs="Times New Roman" w:hint="eastAsia"/>
          <w:color w:val="000000" w:themeColor="text1"/>
          <w:spacing w:val="10"/>
          <w:sz w:val="24"/>
        </w:rPr>
        <w:t>衍生</w:t>
      </w:r>
      <w:r w:rsidR="000965CA" w:rsidRPr="00750909">
        <w:rPr>
          <w:rFonts w:ascii="Times New Roman" w:hAnsi="Times New Roman" w:cs="Times New Roman" w:hint="eastAsia"/>
          <w:color w:val="000000" w:themeColor="text1"/>
          <w:spacing w:val="10"/>
          <w:sz w:val="24"/>
        </w:rPr>
        <w:t>出</w:t>
      </w:r>
      <w:r w:rsidR="00554ACD" w:rsidRPr="00750909">
        <w:rPr>
          <w:rFonts w:ascii="Times New Roman" w:hAnsi="Times New Roman" w:cs="Times New Roman" w:hint="eastAsia"/>
          <w:color w:val="000000" w:themeColor="text1"/>
          <w:spacing w:val="10"/>
          <w:sz w:val="24"/>
        </w:rPr>
        <w:t>了</w:t>
      </w:r>
      <w:r w:rsidR="009907A1" w:rsidRPr="00750909">
        <w:rPr>
          <w:rFonts w:ascii="Times New Roman" w:hAnsi="Times New Roman" w:cs="Times New Roman" w:hint="eastAsia"/>
          <w:color w:val="000000" w:themeColor="text1"/>
          <w:spacing w:val="10"/>
          <w:sz w:val="24"/>
        </w:rPr>
        <w:t>如</w:t>
      </w:r>
      <w:r w:rsidR="00A46694" w:rsidRPr="00750909">
        <w:rPr>
          <w:rFonts w:ascii="Times New Roman" w:hAnsi="Times New Roman" w:cs="Times New Roman" w:hint="eastAsia"/>
          <w:color w:val="000000" w:themeColor="text1"/>
          <w:spacing w:val="10"/>
          <w:sz w:val="24"/>
        </w:rPr>
        <w:t>安全性、</w:t>
      </w:r>
      <w:r w:rsidR="0068491F" w:rsidRPr="00750909">
        <w:rPr>
          <w:rFonts w:ascii="Times New Roman" w:hAnsi="Times New Roman" w:cs="Times New Roman" w:hint="eastAsia"/>
          <w:color w:val="000000" w:themeColor="text1"/>
          <w:spacing w:val="10"/>
          <w:sz w:val="24"/>
        </w:rPr>
        <w:t>稳定性</w:t>
      </w:r>
      <w:r w:rsidR="006150FC" w:rsidRPr="00750909">
        <w:rPr>
          <w:rFonts w:ascii="Times New Roman" w:hAnsi="Times New Roman" w:cs="Times New Roman" w:hint="eastAsia"/>
          <w:color w:val="000000" w:themeColor="text1"/>
          <w:spacing w:val="10"/>
          <w:sz w:val="24"/>
        </w:rPr>
        <w:t>、可扩展性</w:t>
      </w:r>
      <w:r w:rsidR="000965CA" w:rsidRPr="00750909">
        <w:rPr>
          <w:rFonts w:ascii="Times New Roman" w:hAnsi="Times New Roman" w:cs="Times New Roman" w:hint="eastAsia"/>
          <w:color w:val="000000" w:themeColor="text1"/>
          <w:spacing w:val="10"/>
          <w:sz w:val="24"/>
        </w:rPr>
        <w:t>等问题</w:t>
      </w:r>
      <w:r w:rsidR="00E366D7" w:rsidRPr="00750909">
        <w:rPr>
          <w:rFonts w:ascii="Times New Roman" w:hAnsi="Times New Roman" w:cs="Times New Roman" w:hint="eastAsia"/>
          <w:color w:val="000000" w:themeColor="text1"/>
          <w:spacing w:val="10"/>
          <w:sz w:val="24"/>
        </w:rPr>
        <w:t>，用户对</w:t>
      </w:r>
      <w:r w:rsidR="00C35D4B" w:rsidRPr="00750909">
        <w:rPr>
          <w:rFonts w:ascii="Times New Roman" w:hAnsi="Times New Roman" w:cs="Times New Roman" w:hint="eastAsia"/>
          <w:color w:val="000000" w:themeColor="text1"/>
          <w:spacing w:val="10"/>
          <w:sz w:val="24"/>
        </w:rPr>
        <w:t>云</w:t>
      </w:r>
      <w:r w:rsidR="00476838" w:rsidRPr="00750909">
        <w:rPr>
          <w:rFonts w:ascii="Times New Roman" w:hAnsi="Times New Roman" w:cs="Times New Roman" w:hint="eastAsia"/>
          <w:color w:val="000000" w:themeColor="text1"/>
          <w:spacing w:val="10"/>
          <w:sz w:val="24"/>
        </w:rPr>
        <w:t>备份</w:t>
      </w:r>
      <w:r w:rsidR="00E366D7" w:rsidRPr="00750909">
        <w:rPr>
          <w:rFonts w:ascii="Times New Roman" w:hAnsi="Times New Roman" w:cs="Times New Roman" w:hint="eastAsia"/>
          <w:color w:val="000000" w:themeColor="text1"/>
          <w:spacing w:val="10"/>
          <w:sz w:val="24"/>
        </w:rPr>
        <w:t>平台提出了更高的要求</w:t>
      </w:r>
      <w:r w:rsidR="000965CA" w:rsidRPr="00750909">
        <w:rPr>
          <w:rFonts w:ascii="Times New Roman" w:hAnsi="Times New Roman" w:cs="Times New Roman" w:hint="eastAsia"/>
          <w:color w:val="000000" w:themeColor="text1"/>
          <w:spacing w:val="10"/>
          <w:sz w:val="24"/>
        </w:rPr>
        <w:t>。</w:t>
      </w:r>
      <w:r w:rsidR="00340A1D" w:rsidRPr="00750909">
        <w:rPr>
          <w:rFonts w:ascii="Times New Roman" w:hAnsi="Times New Roman" w:cs="Times New Roman" w:hint="eastAsia"/>
          <w:color w:val="000000" w:themeColor="text1"/>
          <w:spacing w:val="10"/>
          <w:sz w:val="24"/>
        </w:rPr>
        <w:t>在这样的环境下，各大云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供应商</w:t>
      </w:r>
      <w:r w:rsidR="00F53372" w:rsidRPr="00750909">
        <w:rPr>
          <w:rFonts w:ascii="Times New Roman" w:hAnsi="Times New Roman" w:cs="Times New Roman" w:hint="eastAsia"/>
          <w:color w:val="000000" w:themeColor="text1"/>
          <w:spacing w:val="10"/>
          <w:sz w:val="24"/>
        </w:rPr>
        <w:t>纷纷</w:t>
      </w:r>
      <w:r w:rsidR="00340A1D" w:rsidRPr="00750909">
        <w:rPr>
          <w:rFonts w:ascii="Times New Roman" w:hAnsi="Times New Roman" w:cs="Times New Roman" w:hint="eastAsia"/>
          <w:color w:val="000000" w:themeColor="text1"/>
          <w:spacing w:val="10"/>
          <w:sz w:val="24"/>
        </w:rPr>
        <w:t>对云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的关键技术进行</w:t>
      </w:r>
      <w:r w:rsidR="00A61204">
        <w:rPr>
          <w:rFonts w:ascii="Times New Roman" w:hAnsi="Times New Roman" w:cs="Times New Roman" w:hint="eastAsia"/>
          <w:color w:val="000000" w:themeColor="text1"/>
          <w:spacing w:val="10"/>
          <w:sz w:val="24"/>
        </w:rPr>
        <w:t>了</w:t>
      </w:r>
      <w:r w:rsidR="00340A1D" w:rsidRPr="00750909">
        <w:rPr>
          <w:rFonts w:ascii="Times New Roman" w:hAnsi="Times New Roman" w:cs="Times New Roman" w:hint="eastAsia"/>
          <w:color w:val="000000" w:themeColor="text1"/>
          <w:spacing w:val="10"/>
          <w:sz w:val="24"/>
        </w:rPr>
        <w:t>革新</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_Ref489705884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0E4D98">
        <w:rPr>
          <w:color w:val="000000" w:themeColor="text1"/>
          <w:vertAlign w:val="superscript"/>
        </w:rPr>
        <w:t>[2]</w:t>
      </w:r>
      <w:r w:rsidR="000046F7" w:rsidRPr="00750909">
        <w:rPr>
          <w:color w:val="000000" w:themeColor="text1"/>
          <w:vertAlign w:val="superscript"/>
        </w:rPr>
        <w:fldChar w:fldCharType="end"/>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_Ref489820088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0E4D98">
        <w:rPr>
          <w:color w:val="000000" w:themeColor="text1"/>
          <w:vertAlign w:val="superscript"/>
        </w:rPr>
        <w:t>[3]</w:t>
      </w:r>
      <w:r w:rsidR="000046F7" w:rsidRPr="00750909">
        <w:rPr>
          <w:color w:val="000000" w:themeColor="text1"/>
          <w:vertAlign w:val="superscript"/>
        </w:rPr>
        <w:fldChar w:fldCharType="end"/>
      </w:r>
      <w:r w:rsidR="00C12C5F" w:rsidRPr="00750909">
        <w:rPr>
          <w:rFonts w:ascii="Times New Roman" w:hAnsi="Times New Roman" w:cs="Times New Roman" w:hint="eastAsia"/>
          <w:color w:val="000000" w:themeColor="text1"/>
          <w:spacing w:val="10"/>
          <w:sz w:val="24"/>
        </w:rPr>
        <w:t>。</w:t>
      </w:r>
      <w:r w:rsidR="00B62A59" w:rsidRPr="00750909">
        <w:rPr>
          <w:rFonts w:ascii="Times New Roman" w:hAnsi="Times New Roman" w:cs="Times New Roman" w:hint="eastAsia"/>
          <w:color w:val="000000" w:themeColor="text1"/>
          <w:spacing w:val="10"/>
          <w:sz w:val="24"/>
        </w:rPr>
        <w:t>目前，一款自主研发的</w:t>
      </w:r>
      <w:r w:rsidR="001121D4" w:rsidRPr="00750909">
        <w:rPr>
          <w:rFonts w:ascii="Times New Roman" w:hAnsi="Times New Roman" w:cs="Times New Roman" w:hint="eastAsia"/>
          <w:color w:val="000000" w:themeColor="text1"/>
          <w:spacing w:val="10"/>
          <w:sz w:val="24"/>
        </w:rPr>
        <w:t>云备份</w:t>
      </w:r>
      <w:r w:rsidR="00B62A59" w:rsidRPr="00750909">
        <w:rPr>
          <w:rFonts w:ascii="Times New Roman" w:hAnsi="Times New Roman" w:cs="Times New Roman" w:hint="eastAsia"/>
          <w:color w:val="000000" w:themeColor="text1"/>
          <w:spacing w:val="10"/>
          <w:sz w:val="24"/>
        </w:rPr>
        <w:t>系统以中间件</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_Ref489791737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0E4D98">
        <w:rPr>
          <w:color w:val="000000" w:themeColor="text1"/>
          <w:vertAlign w:val="superscript"/>
        </w:rPr>
        <w:t>[4]</w:t>
      </w:r>
      <w:r w:rsidR="000046F7" w:rsidRPr="00750909">
        <w:rPr>
          <w:color w:val="000000" w:themeColor="text1"/>
          <w:vertAlign w:val="superscript"/>
        </w:rPr>
        <w:fldChar w:fldCharType="end"/>
      </w:r>
      <w:r w:rsidR="00B62A59" w:rsidRPr="00750909">
        <w:rPr>
          <w:rFonts w:ascii="Times New Roman" w:hAnsi="Times New Roman" w:cs="Times New Roman" w:hint="eastAsia"/>
          <w:color w:val="000000" w:themeColor="text1"/>
          <w:spacing w:val="10"/>
          <w:sz w:val="24"/>
        </w:rPr>
        <w:t>作为服务器与客户端之间的交互枢纽，实现了数据传输、数据压缩、数据加密以及安全会话等基本功能</w:t>
      </w:r>
      <w:r w:rsidR="00CC2050" w:rsidRPr="00750909">
        <w:rPr>
          <w:rFonts w:ascii="Times New Roman" w:hAnsi="Times New Roman" w:cs="Times New Roman" w:hint="eastAsia"/>
          <w:color w:val="000000" w:themeColor="text1"/>
          <w:spacing w:val="10"/>
          <w:sz w:val="24"/>
        </w:rPr>
        <w:t>，然而</w:t>
      </w:r>
      <w:r w:rsidR="00B23B86" w:rsidRPr="00750909">
        <w:rPr>
          <w:rFonts w:ascii="Times New Roman" w:hAnsi="Times New Roman" w:cs="Times New Roman" w:hint="eastAsia"/>
          <w:color w:val="000000" w:themeColor="text1"/>
          <w:spacing w:val="10"/>
          <w:sz w:val="24"/>
        </w:rPr>
        <w:t>这</w:t>
      </w:r>
      <w:r w:rsidR="001049D8" w:rsidRPr="00750909">
        <w:rPr>
          <w:rFonts w:ascii="Times New Roman" w:hAnsi="Times New Roman" w:cs="Times New Roman" w:hint="eastAsia"/>
          <w:color w:val="000000" w:themeColor="text1"/>
          <w:spacing w:val="10"/>
          <w:sz w:val="24"/>
        </w:rPr>
        <w:t>已</w:t>
      </w:r>
      <w:r w:rsidR="00336643" w:rsidRPr="00750909">
        <w:rPr>
          <w:rFonts w:ascii="Times New Roman" w:hAnsi="Times New Roman" w:cs="Times New Roman" w:hint="eastAsia"/>
          <w:color w:val="000000" w:themeColor="text1"/>
          <w:spacing w:val="10"/>
          <w:sz w:val="24"/>
        </w:rPr>
        <w:t>无法</w:t>
      </w:r>
      <w:r w:rsidR="000362B2" w:rsidRPr="00750909">
        <w:rPr>
          <w:rFonts w:ascii="Times New Roman" w:hAnsi="Times New Roman" w:cs="Times New Roman" w:hint="eastAsia"/>
          <w:color w:val="000000" w:themeColor="text1"/>
          <w:spacing w:val="10"/>
          <w:sz w:val="24"/>
        </w:rPr>
        <w:t>适应</w:t>
      </w:r>
      <w:r w:rsidR="00AF6F5F" w:rsidRPr="00750909">
        <w:rPr>
          <w:rFonts w:ascii="Times New Roman" w:hAnsi="Times New Roman" w:cs="Times New Roman" w:hint="eastAsia"/>
          <w:color w:val="000000" w:themeColor="text1"/>
          <w:spacing w:val="10"/>
          <w:sz w:val="24"/>
        </w:rPr>
        <w:t>当前</w:t>
      </w:r>
      <w:r w:rsidR="000362B2" w:rsidRPr="00750909">
        <w:rPr>
          <w:rFonts w:ascii="Times New Roman" w:hAnsi="Times New Roman" w:cs="Times New Roman" w:hint="eastAsia"/>
          <w:color w:val="000000" w:themeColor="text1"/>
          <w:spacing w:val="10"/>
          <w:sz w:val="24"/>
        </w:rPr>
        <w:t>错综复杂的云</w:t>
      </w:r>
      <w:r w:rsidR="00F564B9">
        <w:rPr>
          <w:rFonts w:ascii="Times New Roman" w:hAnsi="Times New Roman" w:cs="Times New Roman" w:hint="eastAsia"/>
          <w:color w:val="000000" w:themeColor="text1"/>
          <w:spacing w:val="10"/>
          <w:sz w:val="24"/>
        </w:rPr>
        <w:t>备份</w:t>
      </w:r>
      <w:r w:rsidR="008F7FB1">
        <w:rPr>
          <w:rFonts w:ascii="Times New Roman" w:hAnsi="Times New Roman" w:cs="Times New Roman" w:hint="eastAsia"/>
          <w:color w:val="000000" w:themeColor="text1"/>
          <w:spacing w:val="10"/>
          <w:sz w:val="24"/>
        </w:rPr>
        <w:t>服务发展趋势</w:t>
      </w:r>
      <w:r w:rsidR="000362B2" w:rsidRPr="00750909">
        <w:rPr>
          <w:rFonts w:ascii="Times New Roman" w:hAnsi="Times New Roman" w:cs="Times New Roman" w:hint="eastAsia"/>
          <w:color w:val="000000" w:themeColor="text1"/>
          <w:spacing w:val="10"/>
          <w:sz w:val="24"/>
        </w:rPr>
        <w:t>，</w:t>
      </w:r>
      <w:r w:rsidR="00293742" w:rsidRPr="00750909">
        <w:rPr>
          <w:rFonts w:ascii="Times New Roman" w:hAnsi="Times New Roman" w:cs="Times New Roman" w:hint="eastAsia"/>
          <w:color w:val="000000" w:themeColor="text1"/>
          <w:spacing w:val="10"/>
          <w:sz w:val="24"/>
        </w:rPr>
        <w:t>因此</w:t>
      </w:r>
      <w:r w:rsidR="00B7033A" w:rsidRPr="00750909">
        <w:rPr>
          <w:rFonts w:ascii="Times New Roman" w:hAnsi="Times New Roman" w:cs="Times New Roman" w:hint="eastAsia"/>
          <w:color w:val="000000" w:themeColor="text1"/>
          <w:spacing w:val="10"/>
          <w:sz w:val="24"/>
        </w:rPr>
        <w:t>亟需</w:t>
      </w:r>
      <w:r w:rsidR="004B7FCE" w:rsidRPr="00750909">
        <w:rPr>
          <w:rFonts w:ascii="Times New Roman" w:hAnsi="Times New Roman" w:cs="Times New Roman" w:hint="eastAsia"/>
          <w:color w:val="000000" w:themeColor="text1"/>
          <w:spacing w:val="10"/>
          <w:sz w:val="24"/>
        </w:rPr>
        <w:t>对</w:t>
      </w:r>
      <w:r w:rsidR="000313BE" w:rsidRPr="00750909">
        <w:rPr>
          <w:rFonts w:ascii="Times New Roman" w:hAnsi="Times New Roman" w:cs="Times New Roman" w:hint="eastAsia"/>
          <w:color w:val="000000" w:themeColor="text1"/>
          <w:spacing w:val="10"/>
          <w:sz w:val="24"/>
        </w:rPr>
        <w:t>其</w:t>
      </w:r>
      <w:r w:rsidR="004B7FCE" w:rsidRPr="00750909">
        <w:rPr>
          <w:rFonts w:ascii="Times New Roman" w:hAnsi="Times New Roman" w:cs="Times New Roman" w:hint="eastAsia"/>
          <w:color w:val="000000" w:themeColor="text1"/>
          <w:spacing w:val="10"/>
          <w:sz w:val="24"/>
        </w:rPr>
        <w:t>关键技术</w:t>
      </w:r>
      <w:r w:rsidR="00B7033A" w:rsidRPr="00750909">
        <w:rPr>
          <w:rFonts w:ascii="Times New Roman" w:hAnsi="Times New Roman" w:cs="Times New Roman" w:hint="eastAsia"/>
          <w:color w:val="000000" w:themeColor="text1"/>
          <w:spacing w:val="10"/>
          <w:sz w:val="24"/>
        </w:rPr>
        <w:t>进行优化</w:t>
      </w:r>
      <w:r w:rsidR="006307CC" w:rsidRPr="00750909">
        <w:rPr>
          <w:rFonts w:ascii="Times New Roman" w:hAnsi="Times New Roman" w:cs="Times New Roman" w:hint="eastAsia"/>
          <w:color w:val="000000" w:themeColor="text1"/>
          <w:spacing w:val="10"/>
          <w:sz w:val="24"/>
        </w:rPr>
        <w:t>，</w:t>
      </w:r>
      <w:r w:rsidR="00B7033A" w:rsidRPr="00750909">
        <w:rPr>
          <w:rFonts w:ascii="Times New Roman" w:hAnsi="Times New Roman" w:cs="Times New Roman" w:hint="eastAsia"/>
          <w:color w:val="000000" w:themeColor="text1"/>
          <w:spacing w:val="10"/>
          <w:sz w:val="24"/>
        </w:rPr>
        <w:t>以提升自身的竞争力。</w:t>
      </w:r>
    </w:p>
    <w:p w14:paraId="4121833B" w14:textId="6A8E848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5B1CFF">
        <w:rPr>
          <w:rFonts w:ascii="Times New Roman" w:hAnsi="Times New Roman" w:cs="Times New Roman" w:hint="eastAsia"/>
          <w:spacing w:val="10"/>
          <w:sz w:val="24"/>
        </w:rPr>
        <w:t>，使其</w:t>
      </w:r>
      <w:r w:rsidR="003943C7">
        <w:rPr>
          <w:rFonts w:ascii="Times New Roman" w:hAnsi="Times New Roman" w:cs="Times New Roman" w:hint="eastAsia"/>
          <w:spacing w:val="10"/>
          <w:sz w:val="24"/>
        </w:rPr>
        <w:t>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842F8E">
        <w:rPr>
          <w:rFonts w:ascii="Times New Roman" w:hAnsi="Times New Roman" w:cs="Times New Roman" w:hint="eastAsia"/>
          <w:color w:val="000000" w:themeColor="text1"/>
          <w:spacing w:val="10"/>
          <w:sz w:val="24"/>
        </w:rPr>
        <w:t>并提供快速上传</w:t>
      </w:r>
      <w:r w:rsidR="00280BB5" w:rsidRPr="001D3649">
        <w:rPr>
          <w:rFonts w:ascii="Times New Roman" w:hAnsi="Times New Roman" w:cs="Times New Roman" w:hint="eastAsia"/>
          <w:color w:val="000000" w:themeColor="text1"/>
          <w:spacing w:val="10"/>
          <w:sz w:val="24"/>
        </w:rPr>
        <w:t>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D326A1">
        <w:rPr>
          <w:rFonts w:ascii="Times New Roman" w:hAnsi="Times New Roman" w:cs="Times New Roman" w:hint="eastAsia"/>
          <w:color w:val="000000" w:themeColor="text1"/>
          <w:spacing w:val="10"/>
          <w:sz w:val="24"/>
        </w:rPr>
        <w:t>的稳定性</w:t>
      </w:r>
      <w:r w:rsidR="00E9415A" w:rsidRPr="001D3649">
        <w:rPr>
          <w:rFonts w:ascii="Times New Roman" w:hAnsi="Times New Roman" w:cs="Times New Roman" w:hint="eastAsia"/>
          <w:color w:val="000000" w:themeColor="text1"/>
          <w:spacing w:val="10"/>
          <w:sz w:val="24"/>
        </w:rPr>
        <w:t>；</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1195" w:name="_Toc491202445"/>
      <w:r w:rsidRPr="00B87EE1">
        <w:rPr>
          <w:rFonts w:ascii="Times New Roman" w:hAnsi="Times New Roman" w:cs="Times New Roman"/>
        </w:rPr>
        <w:lastRenderedPageBreak/>
        <w:t>Abstract</w:t>
      </w:r>
      <w:bookmarkEnd w:id="1195"/>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1196" w:name="_Toc73467573"/>
      <w:bookmarkStart w:id="1197" w:name="_Toc73467699"/>
      <w:bookmarkStart w:id="1198" w:name="_Toc73467984"/>
      <w:bookmarkStart w:id="1199" w:name="_Toc73468287"/>
      <w:bookmarkStart w:id="1200" w:name="_Toc73468447"/>
      <w:bookmarkStart w:id="1201" w:name="_Toc73468515"/>
      <w:bookmarkStart w:id="1202" w:name="_Toc73468561"/>
      <w:bookmarkStart w:id="1203" w:name="_Toc73951027"/>
      <w:bookmarkStart w:id="1204" w:name="_Toc74024494"/>
      <w:bookmarkStart w:id="1205" w:name="_Toc74025348"/>
      <w:bookmarkStart w:id="1206" w:name="_Toc74025644"/>
      <w:bookmarkStart w:id="1207" w:name="_Toc74025755"/>
      <w:bookmarkStart w:id="1208" w:name="_Toc74025800"/>
      <w:bookmarkStart w:id="1209" w:name="_Toc74025845"/>
      <w:bookmarkStart w:id="1210" w:name="_Toc74025991"/>
      <w:bookmarkStart w:id="1211" w:name="_Toc74030258"/>
      <w:bookmarkStart w:id="1212" w:name="_Toc420959833"/>
      <w:bookmarkStart w:id="1213" w:name="_Toc421026897"/>
      <w:bookmarkStart w:id="1214" w:name="_Toc421230569"/>
      <w:bookmarkStart w:id="1215" w:name="_Toc491202446"/>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1215"/>
    </w:p>
    <w:p w14:paraId="15F08F61" w14:textId="33F2FE36" w:rsidR="00E60563" w:rsidRPr="00E60563" w:rsidRDefault="00F74305" w:rsidP="00BE5E25">
      <w:pPr>
        <w:pStyle w:val="21"/>
        <w:spacing w:line="240" w:lineRule="auto"/>
      </w:pPr>
      <w:bookmarkStart w:id="1216" w:name="_Toc420959834"/>
      <w:bookmarkStart w:id="1217" w:name="_Toc421026898"/>
      <w:bookmarkStart w:id="1218" w:name="_Toc421230570"/>
      <w:bookmarkStart w:id="1219" w:name="_Toc73467578"/>
      <w:bookmarkStart w:id="1220" w:name="_Toc73467704"/>
      <w:bookmarkStart w:id="1221" w:name="_Toc73467989"/>
      <w:bookmarkStart w:id="1222" w:name="_Toc73468292"/>
      <w:bookmarkStart w:id="1223" w:name="_Toc73468452"/>
      <w:bookmarkStart w:id="1224" w:name="_Toc73468520"/>
      <w:bookmarkStart w:id="1225" w:name="_Toc73468566"/>
      <w:bookmarkStart w:id="1226" w:name="_Toc73951032"/>
      <w:bookmarkStart w:id="1227" w:name="_Toc74024499"/>
      <w:bookmarkStart w:id="1228" w:name="_Toc74025353"/>
      <w:bookmarkStart w:id="1229" w:name="_Toc74025649"/>
      <w:bookmarkStart w:id="1230" w:name="_Toc74025760"/>
      <w:bookmarkStart w:id="1231" w:name="_Toc74025805"/>
      <w:bookmarkStart w:id="1232" w:name="_Toc74025850"/>
      <w:bookmarkStart w:id="1233" w:name="_Toc74025996"/>
      <w:bookmarkStart w:id="1234" w:name="_Toc74030263"/>
      <w:bookmarkStart w:id="1235" w:name="_Toc491202447"/>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r w:rsidRPr="00B87EE1">
        <w:t xml:space="preserve">1.1 </w:t>
      </w:r>
      <w:r w:rsidR="00DC073C">
        <w:rPr>
          <w:rFonts w:hint="eastAsia"/>
        </w:rPr>
        <w:t>研究</w:t>
      </w:r>
      <w:r w:rsidR="004E0177">
        <w:rPr>
          <w:rFonts w:hint="eastAsia"/>
        </w:rPr>
        <w:t>背景</w:t>
      </w:r>
      <w:bookmarkEnd w:id="1235"/>
    </w:p>
    <w:p w14:paraId="065F2F04" w14:textId="4F127713"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0E4D98">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7136F50E"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0E4D98">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0E4D98">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0E4D98">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1236"/>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1236"/>
      <w:r w:rsidR="005F1D0B" w:rsidRPr="00D13D8D">
        <w:rPr>
          <w:rStyle w:val="af2"/>
          <w:rFonts w:ascii="Calibri" w:eastAsia="宋体" w:hAnsi="Calibri" w:cs="Times New Roman"/>
          <w:color w:val="000000" w:themeColor="text1"/>
        </w:rPr>
        <w:commentReference w:id="1236"/>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f8"/>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1237"/>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1237"/>
      <w:r w:rsidR="00054FF4">
        <w:rPr>
          <w:rStyle w:val="af2"/>
          <w:rFonts w:ascii="Calibri" w:eastAsia="宋体" w:hAnsi="Calibri" w:cs="Times New Roman"/>
        </w:rPr>
        <w:commentReference w:id="1237"/>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1238"/>
      <w:r w:rsidR="003D7736">
        <w:rPr>
          <w:rFonts w:ascii="Times New Roman" w:hAnsi="Times New Roman" w:cs="Times New Roman" w:hint="eastAsia"/>
          <w:spacing w:val="10"/>
          <w:sz w:val="24"/>
        </w:rPr>
        <w:t>随着云端数据不断地积累</w:t>
      </w:r>
      <w:commentRangeEnd w:id="1238"/>
      <w:r w:rsidR="00054FF4">
        <w:rPr>
          <w:rStyle w:val="af2"/>
          <w:rFonts w:ascii="Calibri" w:eastAsia="宋体" w:hAnsi="Calibri" w:cs="Times New Roman"/>
        </w:rPr>
        <w:commentReference w:id="1238"/>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1239"/>
      <w:r w:rsidR="00CC7526">
        <w:rPr>
          <w:rFonts w:ascii="Times New Roman" w:hAnsi="Times New Roman" w:cs="Times New Roman" w:hint="eastAsia"/>
          <w:spacing w:val="10"/>
          <w:sz w:val="24"/>
        </w:rPr>
        <w:t>移动互联网和智能手机</w:t>
      </w:r>
      <w:commentRangeEnd w:id="1239"/>
      <w:r w:rsidR="00F758DA">
        <w:rPr>
          <w:rStyle w:val="af2"/>
          <w:rFonts w:ascii="Calibri" w:eastAsia="宋体" w:hAnsi="Calibri" w:cs="Times New Roman"/>
        </w:rPr>
        <w:commentReference w:id="1239"/>
      </w:r>
      <w:r w:rsidR="00CC7526">
        <w:rPr>
          <w:rFonts w:ascii="Times New Roman" w:hAnsi="Times New Roman" w:cs="Times New Roman" w:hint="eastAsia"/>
          <w:spacing w:val="10"/>
          <w:sz w:val="24"/>
        </w:rPr>
        <w:t>的热度持续走高</w:t>
      </w:r>
      <w:r w:rsidR="003F1AFE">
        <w:rPr>
          <w:rStyle w:val="affff8"/>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6DF2AA68"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74140E">
        <w:rPr>
          <w:rFonts w:ascii="Times New Roman" w:hAnsi="Times New Roman" w:cs="Times New Roman" w:hint="eastAsia"/>
          <w:spacing w:val="10"/>
          <w:sz w:val="24"/>
        </w:rPr>
        <w:t>本文</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750909">
        <w:rPr>
          <w:color w:val="000000" w:themeColor="text1"/>
          <w:vertAlign w:val="superscript"/>
        </w:rPr>
        <w:fldChar w:fldCharType="begin"/>
      </w:r>
      <w:r w:rsidR="00750909">
        <w:rPr>
          <w:color w:val="000000" w:themeColor="text1"/>
          <w:vertAlign w:val="superscript"/>
        </w:rPr>
        <w:instrText xml:space="preserve"> REF _Ref490467202 \r \h </w:instrText>
      </w:r>
      <w:r w:rsidR="00750909">
        <w:rPr>
          <w:color w:val="000000" w:themeColor="text1"/>
          <w:vertAlign w:val="superscript"/>
        </w:rPr>
      </w:r>
      <w:r w:rsidR="00750909">
        <w:rPr>
          <w:color w:val="000000" w:themeColor="text1"/>
          <w:vertAlign w:val="superscript"/>
        </w:rPr>
        <w:fldChar w:fldCharType="separate"/>
      </w:r>
      <w:r w:rsidR="000E4D98">
        <w:rPr>
          <w:color w:val="000000" w:themeColor="text1"/>
          <w:vertAlign w:val="superscript"/>
        </w:rPr>
        <w:t>[9]</w:t>
      </w:r>
      <w:r w:rsidR="00750909">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w:t>
      </w:r>
      <w:r w:rsidR="00FA09C0">
        <w:rPr>
          <w:rFonts w:ascii="Times New Roman" w:hAnsi="Times New Roman" w:cs="Times New Roman" w:hint="eastAsia"/>
          <w:spacing w:val="10"/>
          <w:sz w:val="24"/>
        </w:rPr>
        <w:lastRenderedPageBreak/>
        <w:t>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7F879871"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1240"/>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1240"/>
      <w:r w:rsidR="000879DD" w:rsidRPr="00D13D8D">
        <w:rPr>
          <w:rStyle w:val="af2"/>
          <w:rFonts w:ascii="Calibri" w:eastAsia="宋体" w:hAnsi="Calibri" w:cs="Times New Roman"/>
          <w:color w:val="000000" w:themeColor="text1"/>
        </w:rPr>
        <w:commentReference w:id="1240"/>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0E4D98">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0E4D98">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5ABCC564" w:rsidR="00D423E9" w:rsidRPr="00750909" w:rsidRDefault="00A22E44"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此外，</w:t>
      </w:r>
      <w:commentRangeStart w:id="1241"/>
      <w:r w:rsidRPr="00D13D8D">
        <w:rPr>
          <w:rFonts w:ascii="Times New Roman" w:hAnsi="Times New Roman" w:cs="Times New Roman" w:hint="eastAsia"/>
          <w:color w:val="000000" w:themeColor="text1"/>
          <w:spacing w:val="10"/>
          <w:sz w:val="24"/>
        </w:rPr>
        <w:t>考虑到网络的不稳定因素</w:t>
      </w:r>
      <w:commentRangeEnd w:id="1241"/>
      <w:r w:rsidR="00C06733" w:rsidRPr="00D13D8D">
        <w:rPr>
          <w:rStyle w:val="af2"/>
          <w:rFonts w:ascii="Calibri" w:eastAsia="宋体" w:hAnsi="Calibri" w:cs="Times New Roman"/>
          <w:color w:val="000000" w:themeColor="text1"/>
        </w:rPr>
        <w:commentReference w:id="1241"/>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613094">
        <w:rPr>
          <w:rFonts w:ascii="Times New Roman" w:hAnsi="Times New Roman" w:cs="Times New Roman" w:hint="eastAsia"/>
          <w:color w:val="000000" w:themeColor="text1"/>
          <w:spacing w:val="10"/>
          <w:sz w:val="24"/>
        </w:rPr>
        <w:t>，尤其是针对大文件的传输。</w:t>
      </w:r>
      <w:r w:rsidR="00B57D66" w:rsidRPr="00D13D8D">
        <w:rPr>
          <w:rFonts w:ascii="Times New Roman" w:hAnsi="Times New Roman" w:cs="Times New Roman" w:hint="eastAsia"/>
          <w:color w:val="000000" w:themeColor="text1"/>
          <w:spacing w:val="10"/>
          <w:sz w:val="24"/>
        </w:rPr>
        <w:t>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0E4D98">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w:t>
      </w:r>
      <w:r w:rsidR="00FD3E01" w:rsidRPr="00750909">
        <w:rPr>
          <w:rFonts w:ascii="Times New Roman" w:hAnsi="Times New Roman" w:cs="Times New Roman" w:hint="eastAsia"/>
          <w:color w:val="000000" w:themeColor="text1"/>
          <w:spacing w:val="10"/>
          <w:sz w:val="24"/>
        </w:rPr>
        <w:t>的好处是遇到网络故障时，只需记录已上传数据流的偏移量，重传时</w:t>
      </w:r>
      <w:r w:rsidR="00365D9F" w:rsidRPr="00750909">
        <w:rPr>
          <w:rFonts w:ascii="Times New Roman" w:hAnsi="Times New Roman" w:cs="Times New Roman" w:hint="eastAsia"/>
          <w:color w:val="000000" w:themeColor="text1"/>
          <w:spacing w:val="10"/>
          <w:sz w:val="24"/>
        </w:rPr>
        <w:t>可以根据</w:t>
      </w:r>
      <w:r w:rsidRPr="00750909">
        <w:rPr>
          <w:rFonts w:ascii="Times New Roman" w:hAnsi="Times New Roman" w:cs="Times New Roman" w:hint="eastAsia"/>
          <w:color w:val="000000" w:themeColor="text1"/>
          <w:spacing w:val="10"/>
          <w:sz w:val="24"/>
        </w:rPr>
        <w:t>偏移量进行文件续传</w:t>
      </w:r>
      <w:r w:rsidR="004A27AE" w:rsidRPr="00750909">
        <w:rPr>
          <w:rFonts w:ascii="Times New Roman" w:hAnsi="Times New Roman" w:cs="Times New Roman" w:hint="eastAsia"/>
          <w:color w:val="000000" w:themeColor="text1"/>
          <w:spacing w:val="10"/>
          <w:sz w:val="24"/>
        </w:rPr>
        <w:t>而无需从头开始</w:t>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_Ref489793033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0E4D98">
        <w:rPr>
          <w:color w:val="000000" w:themeColor="text1"/>
          <w:vertAlign w:val="superscript"/>
        </w:rPr>
        <w:t>[13]</w:t>
      </w:r>
      <w:r w:rsidR="00FC3AD5" w:rsidRPr="00750909">
        <w:rPr>
          <w:color w:val="000000" w:themeColor="text1"/>
          <w:vertAlign w:val="superscript"/>
        </w:rPr>
        <w:fldChar w:fldCharType="end"/>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_Ref489793034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0E4D98">
        <w:rPr>
          <w:color w:val="000000" w:themeColor="text1"/>
          <w:vertAlign w:val="superscript"/>
        </w:rPr>
        <w:t>[14]</w:t>
      </w:r>
      <w:r w:rsidR="00FC3AD5" w:rsidRPr="00750909">
        <w:rPr>
          <w:color w:val="000000" w:themeColor="text1"/>
          <w:vertAlign w:val="superscript"/>
        </w:rPr>
        <w:fldChar w:fldCharType="end"/>
      </w:r>
      <w:r w:rsidRPr="00750909">
        <w:rPr>
          <w:rFonts w:ascii="Times New Roman" w:hAnsi="Times New Roman" w:cs="Times New Roman" w:hint="eastAsia"/>
          <w:color w:val="000000" w:themeColor="text1"/>
          <w:spacing w:val="10"/>
          <w:sz w:val="24"/>
        </w:rPr>
        <w:t>。</w:t>
      </w:r>
    </w:p>
    <w:p w14:paraId="339F3D3B" w14:textId="646F08A8"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750909">
        <w:rPr>
          <w:rFonts w:ascii="Times New Roman" w:hAnsi="Times New Roman" w:cs="Times New Roman" w:hint="eastAsia"/>
          <w:color w:val="000000" w:themeColor="text1"/>
          <w:spacing w:val="10"/>
          <w:sz w:val="24"/>
        </w:rPr>
        <w:t>随着云端数据的积累，</w:t>
      </w:r>
      <w:r w:rsidR="000F3051" w:rsidRPr="00750909">
        <w:rPr>
          <w:rFonts w:ascii="Times New Roman" w:hAnsi="Times New Roman" w:cs="Times New Roman" w:hint="eastAsia"/>
          <w:color w:val="000000" w:themeColor="text1"/>
          <w:spacing w:val="10"/>
          <w:sz w:val="24"/>
        </w:rPr>
        <w:t>服务端存储</w:t>
      </w:r>
      <w:r w:rsidR="001C57EE" w:rsidRPr="00750909">
        <w:rPr>
          <w:rFonts w:ascii="Times New Roman" w:hAnsi="Times New Roman" w:cs="Times New Roman" w:hint="eastAsia"/>
          <w:color w:val="000000" w:themeColor="text1"/>
          <w:spacing w:val="10"/>
          <w:sz w:val="24"/>
        </w:rPr>
        <w:t>了</w:t>
      </w:r>
      <w:r w:rsidR="00B72768" w:rsidRPr="00750909">
        <w:rPr>
          <w:rFonts w:ascii="Times New Roman" w:hAnsi="Times New Roman" w:cs="Times New Roman" w:hint="eastAsia"/>
          <w:color w:val="000000" w:themeColor="text1"/>
          <w:spacing w:val="10"/>
          <w:sz w:val="24"/>
        </w:rPr>
        <w:t>大量</w:t>
      </w:r>
      <w:commentRangeStart w:id="1242"/>
      <w:r w:rsidR="00B72768" w:rsidRPr="00750909">
        <w:rPr>
          <w:rFonts w:ascii="Times New Roman" w:hAnsi="Times New Roman" w:cs="Times New Roman" w:hint="eastAsia"/>
          <w:color w:val="000000" w:themeColor="text1"/>
          <w:spacing w:val="10"/>
          <w:sz w:val="24"/>
        </w:rPr>
        <w:t>冗余</w:t>
      </w:r>
      <w:commentRangeEnd w:id="1242"/>
      <w:r w:rsidR="000879DD" w:rsidRPr="00750909">
        <w:rPr>
          <w:rStyle w:val="af2"/>
          <w:rFonts w:ascii="Calibri" w:eastAsia="宋体" w:hAnsi="Calibri" w:cs="Times New Roman"/>
          <w:color w:val="000000" w:themeColor="text1"/>
        </w:rPr>
        <w:commentReference w:id="1242"/>
      </w:r>
      <w:r w:rsidR="001C57EE" w:rsidRPr="00750909">
        <w:rPr>
          <w:rFonts w:ascii="Times New Roman" w:hAnsi="Times New Roman" w:cs="Times New Roman" w:hint="eastAsia"/>
          <w:color w:val="000000" w:themeColor="text1"/>
          <w:spacing w:val="10"/>
          <w:sz w:val="24"/>
        </w:rPr>
        <w:t>的数据</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_Ref489793121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0E4D98">
        <w:rPr>
          <w:color w:val="000000" w:themeColor="text1"/>
          <w:vertAlign w:val="superscript"/>
        </w:rPr>
        <w:t>[15]</w:t>
      </w:r>
      <w:r w:rsidR="00936035" w:rsidRPr="00750909">
        <w:rPr>
          <w:color w:val="000000" w:themeColor="text1"/>
          <w:vertAlign w:val="superscript"/>
        </w:rPr>
        <w:fldChar w:fldCharType="end"/>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_Ref489793122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0E4D98">
        <w:rPr>
          <w:color w:val="000000" w:themeColor="text1"/>
          <w:vertAlign w:val="superscript"/>
        </w:rPr>
        <w:t>[16]</w:t>
      </w:r>
      <w:r w:rsidR="00936035" w:rsidRPr="00750909">
        <w:rPr>
          <w:color w:val="000000" w:themeColor="text1"/>
          <w:vertAlign w:val="superscript"/>
        </w:rPr>
        <w:fldChar w:fldCharType="end"/>
      </w:r>
      <w:r w:rsidR="00835116" w:rsidRPr="00750909">
        <w:rPr>
          <w:rFonts w:ascii="Times New Roman" w:hAnsi="Times New Roman" w:cs="Times New Roman" w:hint="eastAsia"/>
          <w:color w:val="000000" w:themeColor="text1"/>
          <w:spacing w:val="10"/>
          <w:sz w:val="24"/>
        </w:rPr>
        <w:t>。</w:t>
      </w:r>
      <w:r w:rsidR="003A6A46" w:rsidRPr="00750909">
        <w:rPr>
          <w:rFonts w:ascii="Times New Roman" w:hAnsi="Times New Roman" w:cs="Times New Roman" w:hint="eastAsia"/>
          <w:color w:val="000000" w:themeColor="text1"/>
          <w:spacing w:val="10"/>
          <w:sz w:val="24"/>
        </w:rPr>
        <w:t>减少数据冗余以节省服务器的存储空间</w:t>
      </w:r>
      <w:r w:rsidR="00F20C43" w:rsidRPr="00750909">
        <w:rPr>
          <w:rFonts w:ascii="Times New Roman" w:hAnsi="Times New Roman" w:cs="Times New Roman" w:hint="eastAsia"/>
          <w:color w:val="000000" w:themeColor="text1"/>
          <w:spacing w:val="10"/>
          <w:sz w:val="24"/>
        </w:rPr>
        <w:t>是十分有必要的，同时</w:t>
      </w:r>
      <w:r w:rsidR="00A60355" w:rsidRPr="00750909">
        <w:rPr>
          <w:rFonts w:ascii="Times New Roman" w:hAnsi="Times New Roman" w:cs="Times New Roman" w:hint="eastAsia"/>
          <w:color w:val="000000" w:themeColor="text1"/>
          <w:spacing w:val="10"/>
          <w:sz w:val="24"/>
        </w:rPr>
        <w:t>还</w:t>
      </w:r>
      <w:r w:rsidR="00221934" w:rsidRPr="00750909">
        <w:rPr>
          <w:rFonts w:ascii="Times New Roman" w:hAnsi="Times New Roman" w:cs="Times New Roman" w:hint="eastAsia"/>
          <w:color w:val="000000" w:themeColor="text1"/>
          <w:spacing w:val="10"/>
          <w:sz w:val="24"/>
        </w:rPr>
        <w:t>能为用户提供一种新的功能，这种功能称之为</w:t>
      </w:r>
      <w:r w:rsidR="00F20C43" w:rsidRPr="00750909">
        <w:rPr>
          <w:rFonts w:ascii="Times New Roman" w:hAnsi="Times New Roman" w:cs="Times New Roman" w:hint="eastAsia"/>
          <w:color w:val="000000" w:themeColor="text1"/>
          <w:spacing w:val="10"/>
          <w:sz w:val="24"/>
        </w:rPr>
        <w:t>“秒传</w:t>
      </w:r>
      <w:r w:rsidR="00221934" w:rsidRPr="00750909">
        <w:rPr>
          <w:rFonts w:ascii="Times New Roman" w:hAnsi="Times New Roman" w:cs="Times New Roman" w:hint="eastAsia"/>
          <w:color w:val="000000" w:themeColor="text1"/>
          <w:spacing w:val="10"/>
          <w:sz w:val="24"/>
        </w:rPr>
        <w:t>”</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_Ref489793153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0E4D98">
        <w:rPr>
          <w:color w:val="000000" w:themeColor="text1"/>
          <w:vertAlign w:val="superscript"/>
        </w:rPr>
        <w:t>[17]</w:t>
      </w:r>
      <w:r w:rsidR="00936035" w:rsidRPr="00750909">
        <w:rPr>
          <w:color w:val="000000" w:themeColor="text1"/>
          <w:vertAlign w:val="superscript"/>
        </w:rPr>
        <w:fldChar w:fldCharType="end"/>
      </w:r>
      <w:r w:rsidR="00221934" w:rsidRPr="00750909">
        <w:rPr>
          <w:rFonts w:ascii="Times New Roman" w:hAnsi="Times New Roman" w:cs="Times New Roman" w:hint="eastAsia"/>
          <w:color w:val="000000" w:themeColor="text1"/>
          <w:spacing w:val="10"/>
          <w:sz w:val="24"/>
        </w:rPr>
        <w:t>。</w:t>
      </w:r>
      <w:r w:rsidR="00855782" w:rsidRPr="00750909">
        <w:rPr>
          <w:rFonts w:ascii="Times New Roman" w:hAnsi="Times New Roman" w:cs="Times New Roman" w:hint="eastAsia"/>
          <w:color w:val="000000" w:themeColor="text1"/>
          <w:spacing w:val="10"/>
          <w:sz w:val="24"/>
        </w:rPr>
        <w:t>所谓的“秒传</w:t>
      </w:r>
      <w:r w:rsidR="000879DD" w:rsidRPr="00750909">
        <w:rPr>
          <w:rFonts w:ascii="Times New Roman" w:hAnsi="Times New Roman" w:cs="Times New Roman" w:hint="eastAsia"/>
          <w:color w:val="000000" w:themeColor="text1"/>
          <w:spacing w:val="10"/>
          <w:sz w:val="24"/>
        </w:rPr>
        <w:t>”指的是当服务器存在当前用户待上传的文件时</w:t>
      </w:r>
      <w:r w:rsidR="00553266" w:rsidRPr="00750909">
        <w:rPr>
          <w:rFonts w:ascii="Times New Roman" w:hAnsi="Times New Roman" w:cs="Times New Roman" w:hint="eastAsia"/>
          <w:color w:val="000000" w:themeColor="text1"/>
          <w:spacing w:val="10"/>
          <w:sz w:val="24"/>
        </w:rPr>
        <w:t>（通过文件的</w:t>
      </w:r>
      <w:r w:rsidR="00553266" w:rsidRPr="00750909">
        <w:rPr>
          <w:rFonts w:ascii="Times New Roman" w:hAnsi="Times New Roman" w:cs="Times New Roman" w:hint="eastAsia"/>
          <w:color w:val="000000" w:themeColor="text1"/>
          <w:spacing w:val="10"/>
          <w:sz w:val="24"/>
        </w:rPr>
        <w:t>MD</w:t>
      </w:r>
      <w:r w:rsidR="00553266" w:rsidRPr="00750909">
        <w:rPr>
          <w:rFonts w:ascii="Times New Roman" w:hAnsi="Times New Roman" w:cs="Times New Roman"/>
          <w:color w:val="000000" w:themeColor="text1"/>
          <w:spacing w:val="10"/>
          <w:sz w:val="24"/>
        </w:rPr>
        <w:t>5</w:t>
      </w:r>
      <w:r w:rsidR="007F3D14" w:rsidRPr="00750909">
        <w:rPr>
          <w:rFonts w:ascii="Times New Roman" w:hAnsi="Times New Roman" w:cs="Times New Roman"/>
          <w:color w:val="000000" w:themeColor="text1"/>
          <w:spacing w:val="10"/>
          <w:sz w:val="24"/>
        </w:rPr>
        <w:t>值</w:t>
      </w:r>
      <w:r w:rsidR="00553266" w:rsidRPr="00750909">
        <w:rPr>
          <w:rFonts w:ascii="Times New Roman" w:hAnsi="Times New Roman" w:cs="Times New Roman" w:hint="eastAsia"/>
          <w:color w:val="000000" w:themeColor="text1"/>
          <w:spacing w:val="10"/>
          <w:sz w:val="24"/>
        </w:rPr>
        <w:t>进行校验</w:t>
      </w:r>
      <w:r w:rsidR="00352842" w:rsidRPr="00750909">
        <w:rPr>
          <w:color w:val="000000" w:themeColor="text1"/>
          <w:vertAlign w:val="superscript"/>
        </w:rPr>
        <w:t>[</w:t>
      </w:r>
      <w:r w:rsidR="00352842" w:rsidRPr="00750909">
        <w:rPr>
          <w:color w:val="000000" w:themeColor="text1"/>
          <w:vertAlign w:val="superscript"/>
        </w:rPr>
        <w:fldChar w:fldCharType="begin"/>
      </w:r>
      <w:r w:rsidR="00352842" w:rsidRPr="00750909">
        <w:rPr>
          <w:color w:val="000000" w:themeColor="text1"/>
          <w:vertAlign w:val="superscript"/>
        </w:rPr>
        <w:instrText xml:space="preserve"> REF _Ref489793205 \r \h </w:instrText>
      </w:r>
      <w:r w:rsidR="00352842" w:rsidRPr="00750909">
        <w:rPr>
          <w:color w:val="000000" w:themeColor="text1"/>
          <w:vertAlign w:val="superscript"/>
        </w:rPr>
      </w:r>
      <w:r w:rsidR="00352842" w:rsidRPr="00750909">
        <w:rPr>
          <w:color w:val="000000" w:themeColor="text1"/>
          <w:vertAlign w:val="superscript"/>
        </w:rPr>
        <w:fldChar w:fldCharType="separate"/>
      </w:r>
      <w:r w:rsidR="000E4D98">
        <w:rPr>
          <w:color w:val="000000" w:themeColor="text1"/>
          <w:vertAlign w:val="superscript"/>
        </w:rPr>
        <w:t>[18]</w:t>
      </w:r>
      <w:r w:rsidR="00352842" w:rsidRPr="00750909">
        <w:rPr>
          <w:color w:val="000000" w:themeColor="text1"/>
          <w:vertAlign w:val="superscript"/>
        </w:rPr>
        <w:fldChar w:fldCharType="end"/>
      </w:r>
      <w:r w:rsidR="00553266" w:rsidRPr="00750909">
        <w:rPr>
          <w:rFonts w:ascii="Times New Roman" w:hAnsi="Times New Roman" w:cs="Times New Roman" w:hint="eastAsia"/>
          <w:color w:val="000000" w:themeColor="text1"/>
          <w:spacing w:val="10"/>
          <w:sz w:val="24"/>
        </w:rPr>
        <w:t>）</w:t>
      </w:r>
      <w:r w:rsidR="000879DD" w:rsidRPr="00750909">
        <w:rPr>
          <w:rFonts w:ascii="Times New Roman" w:hAnsi="Times New Roman" w:cs="Times New Roman" w:hint="eastAsia"/>
          <w:color w:val="000000" w:themeColor="text1"/>
          <w:spacing w:val="10"/>
          <w:sz w:val="24"/>
        </w:rPr>
        <w:t>，不会真实</w:t>
      </w:r>
      <w:r w:rsidR="00341574" w:rsidRPr="00750909">
        <w:rPr>
          <w:rFonts w:ascii="Times New Roman" w:hAnsi="Times New Roman" w:cs="Times New Roman" w:hint="eastAsia"/>
          <w:color w:val="000000" w:themeColor="text1"/>
          <w:spacing w:val="10"/>
          <w:sz w:val="24"/>
        </w:rPr>
        <w:t>地</w:t>
      </w:r>
      <w:r w:rsidR="000879DD" w:rsidRPr="00750909">
        <w:rPr>
          <w:rFonts w:ascii="Times New Roman" w:hAnsi="Times New Roman" w:cs="Times New Roman" w:hint="eastAsia"/>
          <w:color w:val="000000" w:themeColor="text1"/>
          <w:spacing w:val="10"/>
          <w:sz w:val="24"/>
        </w:rPr>
        <w:t>上传该文件，而是会</w:t>
      </w:r>
      <w:r w:rsidR="00726C19" w:rsidRPr="00750909">
        <w:rPr>
          <w:rFonts w:ascii="Times New Roman" w:hAnsi="Times New Roman" w:cs="Times New Roman" w:hint="eastAsia"/>
          <w:color w:val="000000" w:themeColor="text1"/>
          <w:spacing w:val="10"/>
          <w:sz w:val="24"/>
        </w:rPr>
        <w:t>将</w:t>
      </w:r>
      <w:r w:rsidR="001935DF" w:rsidRPr="00750909">
        <w:rPr>
          <w:rFonts w:ascii="Times New Roman" w:hAnsi="Times New Roman" w:cs="Times New Roman" w:hint="eastAsia"/>
          <w:color w:val="000000" w:themeColor="text1"/>
          <w:spacing w:val="10"/>
          <w:sz w:val="24"/>
        </w:rPr>
        <w:t>这个文件的链接拷贝到用户的网盘</w:t>
      </w:r>
      <w:r w:rsidR="001935DF" w:rsidRPr="00D13D8D">
        <w:rPr>
          <w:rFonts w:ascii="Times New Roman" w:hAnsi="Times New Roman" w:cs="Times New Roman" w:hint="eastAsia"/>
          <w:color w:val="000000" w:themeColor="text1"/>
          <w:spacing w:val="10"/>
          <w:sz w:val="24"/>
        </w:rPr>
        <w:t>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0E4D98">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w:t>
      </w:r>
      <w:r w:rsidR="00DC2A12" w:rsidRPr="00D13D8D">
        <w:rPr>
          <w:rFonts w:ascii="Times New Roman" w:hAnsi="Times New Roman" w:cs="Times New Roman" w:hint="eastAsia"/>
          <w:color w:val="000000" w:themeColor="text1"/>
          <w:spacing w:val="10"/>
          <w:sz w:val="24"/>
        </w:rPr>
        <w:lastRenderedPageBreak/>
        <w:t>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Google Drive</w:t>
      </w:r>
      <w:r w:rsidR="00E91D9F" w:rsidRPr="00D13D8D">
        <w:rPr>
          <w:rFonts w:ascii="Times New Roman" w:hAnsi="Times New Roman" w:cs="Times New Roman" w:hint="eastAsia"/>
          <w:color w:val="000000" w:themeColor="text1"/>
          <w:spacing w:val="10"/>
          <w:sz w:val="24"/>
        </w:rPr>
        <w:t>未在云盘中使用该技术。</w:t>
      </w:r>
    </w:p>
    <w:p w14:paraId="30B34919" w14:textId="6ABDDE3F"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1243"/>
      <w:r w:rsidR="00090B00" w:rsidRPr="00D13D8D">
        <w:rPr>
          <w:rFonts w:ascii="Times New Roman" w:hAnsi="Times New Roman" w:cs="Times New Roman" w:hint="eastAsia"/>
          <w:color w:val="000000" w:themeColor="text1"/>
          <w:spacing w:val="10"/>
          <w:sz w:val="24"/>
        </w:rPr>
        <w:t>提供不同类型的客户端</w:t>
      </w:r>
      <w:commentRangeEnd w:id="1243"/>
      <w:r w:rsidR="00C41A56" w:rsidRPr="00D13D8D">
        <w:rPr>
          <w:rStyle w:val="af2"/>
          <w:rFonts w:ascii="Calibri" w:eastAsia="宋体" w:hAnsi="Calibri" w:cs="Times New Roman"/>
          <w:color w:val="000000" w:themeColor="text1"/>
        </w:rPr>
        <w:commentReference w:id="1243"/>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0E4D98">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488A13B1"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Pr>
          <w:rFonts w:ascii="Times New Roman" w:hAnsi="Times New Roman" w:cs="Times New Roman" w:hint="eastAsia"/>
          <w:spacing w:val="10"/>
          <w:sz w:val="24"/>
        </w:rPr>
        <w:t>一文件也是一种常见的用户行为，如果在本地备份用户下载的文件，</w:t>
      </w:r>
      <w:r w:rsidR="00DC3BB6">
        <w:rPr>
          <w:rFonts w:ascii="Times New Roman" w:hAnsi="Times New Roman" w:cs="Times New Roman" w:hint="eastAsia"/>
          <w:spacing w:val="10"/>
          <w:sz w:val="24"/>
        </w:rPr>
        <w:t>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w:t>
      </w:r>
      <w:ins w:id="1244" w:author="JY0225" w:date="2017-08-14T12:31:00Z">
        <w:r w:rsidR="007830F2">
          <w:rPr>
            <w:rFonts w:ascii="Times New Roman" w:hAnsi="Times New Roman" w:cs="Times New Roman" w:hint="eastAsia"/>
            <w:spacing w:val="10"/>
            <w:sz w:val="24"/>
          </w:rPr>
          <w:t>同步</w:t>
        </w:r>
      </w:ins>
      <w:del w:id="1245" w:author="JY0225" w:date="2017-08-14T12:31:00Z">
        <w:r w:rsidR="001C008D" w:rsidDel="007830F2">
          <w:rPr>
            <w:rFonts w:ascii="Times New Roman" w:hAnsi="Times New Roman" w:cs="Times New Roman" w:hint="eastAsia"/>
            <w:spacing w:val="10"/>
            <w:sz w:val="24"/>
          </w:rPr>
          <w:delText>随时</w:delText>
        </w:r>
      </w:del>
      <w:r w:rsidR="001C008D">
        <w:rPr>
          <w:rFonts w:ascii="Times New Roman" w:hAnsi="Times New Roman" w:cs="Times New Roman" w:hint="eastAsia"/>
          <w:spacing w:val="10"/>
          <w:sz w:val="24"/>
        </w:rPr>
        <w:t>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f8"/>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f8"/>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2443670D" w14:textId="27E7164B" w:rsidR="008A6FE3" w:rsidRPr="008A6FE3" w:rsidRDefault="002E3864" w:rsidP="00CC3C4C">
      <w:pPr>
        <w:pStyle w:val="21"/>
        <w:spacing w:line="240" w:lineRule="auto"/>
      </w:pPr>
      <w:bookmarkStart w:id="1246" w:name="_Toc491202448"/>
      <w:r w:rsidRPr="00B87EE1">
        <w:t xml:space="preserve">1.2 </w:t>
      </w:r>
      <w:bookmarkEnd w:id="1216"/>
      <w:bookmarkEnd w:id="1217"/>
      <w:bookmarkEnd w:id="1218"/>
      <w:r w:rsidR="00C06BEE">
        <w:rPr>
          <w:rFonts w:hint="eastAsia"/>
        </w:rPr>
        <w:t>研究内容及意义</w:t>
      </w:r>
      <w:bookmarkEnd w:id="1246"/>
    </w:p>
    <w:p w14:paraId="73DEA187" w14:textId="73842C90"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w:t>
      </w:r>
      <w:ins w:id="1247" w:author="JY0225" w:date="2017-08-14T12:31:00Z">
        <w:r w:rsidR="008621A3">
          <w:rPr>
            <w:rFonts w:ascii="Times New Roman" w:hAnsi="Times New Roman" w:cs="Times New Roman" w:hint="eastAsia"/>
            <w:spacing w:val="10"/>
            <w:sz w:val="24"/>
          </w:rPr>
          <w:t>还</w:t>
        </w:r>
      </w:ins>
      <w:del w:id="1248" w:author="JY0225" w:date="2017-08-14T12:31:00Z">
        <w:r w:rsidR="00D30616" w:rsidDel="008621A3">
          <w:rPr>
            <w:rFonts w:ascii="Times New Roman" w:hAnsi="Times New Roman" w:cs="Times New Roman" w:hint="eastAsia"/>
            <w:spacing w:val="10"/>
            <w:sz w:val="24"/>
          </w:rPr>
          <w:delText>已经</w:delText>
        </w:r>
      </w:del>
      <w:r w:rsidR="00D30616">
        <w:rPr>
          <w:rFonts w:ascii="Times New Roman" w:hAnsi="Times New Roman" w:cs="Times New Roman" w:hint="eastAsia"/>
          <w:spacing w:val="10"/>
          <w:sz w:val="24"/>
        </w:rPr>
        <w:t>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587634">
        <w:rPr>
          <w:rFonts w:ascii="Times New Roman" w:hAnsi="Times New Roman" w:cs="Times New Roman" w:hint="eastAsia"/>
          <w:spacing w:val="10"/>
          <w:sz w:val="24"/>
        </w:rPr>
        <w:t>对</w:t>
      </w:r>
      <w:r w:rsidR="00DC0C8E">
        <w:rPr>
          <w:rFonts w:ascii="Times New Roman" w:hAnsi="Times New Roman" w:cs="Times New Roman" w:hint="eastAsia"/>
          <w:spacing w:val="10"/>
          <w:sz w:val="24"/>
        </w:rPr>
        <w:t>中间件的关键技术</w:t>
      </w:r>
      <w:r w:rsidR="00D54DD6">
        <w:rPr>
          <w:rFonts w:ascii="Times New Roman" w:hAnsi="Times New Roman" w:cs="Times New Roman" w:hint="eastAsia"/>
          <w:spacing w:val="10"/>
          <w:sz w:val="24"/>
        </w:rPr>
        <w:t>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87A89E6"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lastRenderedPageBreak/>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sidR="007D6950">
        <w:rPr>
          <w:rFonts w:ascii="Times New Roman" w:hAnsi="Times New Roman" w:cs="Times New Roman" w:hint="eastAsia"/>
          <w:spacing w:val="10"/>
          <w:sz w:val="24"/>
        </w:rPr>
        <w:t>原有的中间件系统也存在类似的问题，因此</w:t>
      </w:r>
      <w:r>
        <w:rPr>
          <w:rFonts w:ascii="Times New Roman" w:hAnsi="Times New Roman" w:cs="Times New Roman"/>
          <w:spacing w:val="10"/>
          <w:sz w:val="24"/>
        </w:rPr>
        <w:t>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817740">
        <w:rPr>
          <w:rFonts w:ascii="Times New Roman" w:hAnsi="Times New Roman" w:cs="Times New Roman" w:hint="eastAsia"/>
          <w:spacing w:val="10"/>
          <w:sz w:val="24"/>
        </w:rPr>
        <w:t>另外，通过</w:t>
      </w:r>
      <w:r w:rsidR="00F9087C">
        <w:rPr>
          <w:rFonts w:ascii="Times New Roman" w:hAnsi="Times New Roman" w:cs="Times New Roman" w:hint="eastAsia"/>
          <w:spacing w:val="10"/>
          <w:sz w:val="24"/>
        </w:rPr>
        <w:t>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7C0970B1" w14:textId="101FC8E5" w:rsidR="000402A7" w:rsidRDefault="003B296E">
      <w:pPr>
        <w:spacing w:line="400" w:lineRule="exact"/>
        <w:ind w:left="420"/>
        <w:rPr>
          <w:ins w:id="1249" w:author="微软用户" w:date="2017-08-20T10:09:00Z"/>
          <w:rFonts w:ascii="Times New Roman" w:hAnsi="Times New Roman" w:cs="Times New Roman"/>
          <w:spacing w:val="10"/>
        </w:rPr>
        <w:pPrChange w:id="1250" w:author="微软用户" w:date="2017-08-20T10:06:00Z">
          <w:pPr>
            <w:pStyle w:val="Default"/>
            <w:numPr>
              <w:numId w:val="12"/>
            </w:numPr>
            <w:spacing w:line="400" w:lineRule="exact"/>
            <w:ind w:left="1140" w:hanging="720"/>
          </w:pPr>
        </w:pPrChange>
      </w:pPr>
      <w:ins w:id="1251" w:author="微软用户" w:date="2017-08-20T11:18:00Z">
        <w:r>
          <w:rPr>
            <w:rFonts w:ascii="Times New Roman" w:hAnsi="Times New Roman" w:cs="Times New Roman"/>
            <w:spacing w:val="10"/>
            <w:sz w:val="24"/>
          </w:rPr>
          <w:t xml:space="preserve">1. </w:t>
        </w:r>
      </w:ins>
      <w:ins w:id="1252" w:author="微软用户" w:date="2017-08-20T10:05:00Z">
        <w:del w:id="1253" w:author="微软用户" w:date="2017-08-20T11:18:00Z">
          <w:r w:rsidR="00A41E84" w:rsidRPr="00A41E84" w:rsidDel="003B296E">
            <w:rPr>
              <w:rFonts w:ascii="Times New Roman" w:hAnsi="Times New Roman" w:cs="Times New Roman"/>
              <w:spacing w:val="10"/>
              <w:sz w:val="24"/>
              <w:rPrChange w:id="1254" w:author="微软用户" w:date="2017-08-20T10:06:00Z">
                <w:rPr/>
              </w:rPrChange>
            </w:rPr>
            <w:delText></w:delText>
          </w:r>
          <w:r w:rsidR="00A41E84" w:rsidRPr="00A41E84" w:rsidDel="003B296E">
            <w:rPr>
              <w:rFonts w:ascii="Times New Roman" w:hAnsi="Times New Roman" w:cs="Times New Roman"/>
              <w:spacing w:val="10"/>
              <w:sz w:val="24"/>
              <w:rPrChange w:id="1255" w:author="微软用户" w:date="2017-08-20T10:06:00Z">
                <w:rPr/>
              </w:rPrChange>
            </w:rPr>
            <w:delText></w:delText>
          </w:r>
          <w:r w:rsidR="00A41E84" w:rsidRPr="00A41E84" w:rsidDel="003B296E">
            <w:rPr>
              <w:rFonts w:ascii="Times New Roman" w:hAnsi="Times New Roman" w:cs="Times New Roman"/>
              <w:spacing w:val="10"/>
              <w:sz w:val="24"/>
              <w:rPrChange w:id="1256" w:author="微软用户" w:date="2017-08-20T10:06:00Z">
                <w:rPr/>
              </w:rPrChange>
            </w:rPr>
            <w:delText></w:delText>
          </w:r>
        </w:del>
      </w:ins>
      <w:r w:rsidR="001D47BE" w:rsidRPr="00A41E84">
        <w:rPr>
          <w:rFonts w:ascii="Times New Roman" w:hAnsi="Times New Roman" w:cs="Times New Roman" w:hint="eastAsia"/>
          <w:spacing w:val="10"/>
          <w:sz w:val="24"/>
          <w:rPrChange w:id="1257" w:author="微软用户" w:date="2017-08-20T10:05:00Z">
            <w:rPr>
              <w:rFonts w:hint="eastAsia"/>
            </w:rPr>
          </w:rPrChange>
        </w:rPr>
        <w:t>持久会话</w:t>
      </w:r>
      <w:r w:rsidR="00876293" w:rsidRPr="00A41E84">
        <w:rPr>
          <w:rFonts w:ascii="Times New Roman" w:hAnsi="Times New Roman" w:cs="Times New Roman" w:hint="eastAsia"/>
          <w:spacing w:val="10"/>
          <w:sz w:val="24"/>
          <w:rPrChange w:id="1258" w:author="微软用户" w:date="2017-08-20T10:05:00Z">
            <w:rPr>
              <w:rFonts w:hint="eastAsia"/>
            </w:rPr>
          </w:rPrChange>
        </w:rPr>
        <w:t>管理：</w:t>
      </w:r>
      <w:r w:rsidR="0040112B" w:rsidRPr="00A41E84">
        <w:rPr>
          <w:rFonts w:ascii="Times New Roman" w:hAnsi="Times New Roman" w:cs="Times New Roman" w:hint="eastAsia"/>
          <w:spacing w:val="10"/>
          <w:sz w:val="24"/>
          <w:rPrChange w:id="1259" w:author="微软用户" w:date="2017-08-20T10:05:00Z">
            <w:rPr>
              <w:rFonts w:hint="eastAsia"/>
            </w:rPr>
          </w:rPrChange>
        </w:rPr>
        <w:t>云</w:t>
      </w:r>
      <w:r w:rsidR="00476838" w:rsidRPr="00A41E84">
        <w:rPr>
          <w:rFonts w:ascii="Times New Roman" w:hAnsi="Times New Roman" w:cs="Times New Roman" w:hint="eastAsia"/>
          <w:spacing w:val="10"/>
          <w:sz w:val="24"/>
          <w:rPrChange w:id="1260" w:author="微软用户" w:date="2017-08-20T10:05:00Z">
            <w:rPr>
              <w:rFonts w:hint="eastAsia"/>
            </w:rPr>
          </w:rPrChange>
        </w:rPr>
        <w:t>备份</w:t>
      </w:r>
      <w:r w:rsidR="00582425" w:rsidRPr="00A41E84">
        <w:rPr>
          <w:rFonts w:ascii="Times New Roman" w:hAnsi="Times New Roman" w:cs="Times New Roman" w:hint="eastAsia"/>
          <w:spacing w:val="10"/>
          <w:sz w:val="24"/>
          <w:rPrChange w:id="1261" w:author="微软用户" w:date="2017-08-20T10:05:00Z">
            <w:rPr>
              <w:rFonts w:hint="eastAsia"/>
            </w:rPr>
          </w:rPrChange>
        </w:rPr>
        <w:t>中间件在客户端和服务器之间工作，多个客</w:t>
      </w:r>
    </w:p>
    <w:p w14:paraId="3BB608E6" w14:textId="650D9DFE" w:rsidR="00876293" w:rsidRPr="00C06733" w:rsidRDefault="00582425" w:rsidP="000E4D98">
      <w:pPr>
        <w:spacing w:line="400" w:lineRule="exact"/>
        <w:rPr>
          <w:sz w:val="23"/>
          <w:szCs w:val="23"/>
        </w:rPr>
      </w:pPr>
      <w:r w:rsidRPr="00A41E84">
        <w:rPr>
          <w:rFonts w:ascii="Times New Roman" w:hAnsi="Times New Roman" w:cs="Times New Roman" w:hint="eastAsia"/>
          <w:spacing w:val="10"/>
          <w:sz w:val="24"/>
          <w:rPrChange w:id="1262" w:author="微软用户" w:date="2017-08-20T10:05:00Z">
            <w:rPr>
              <w:rFonts w:hint="eastAsia"/>
            </w:rPr>
          </w:rPrChange>
        </w:rPr>
        <w:t>户端的命令通过中间件提交给服务器。</w:t>
      </w:r>
      <w:r w:rsidR="0098799E" w:rsidRPr="00A41E84">
        <w:rPr>
          <w:rFonts w:ascii="Times New Roman" w:hAnsi="Times New Roman" w:cs="Times New Roman" w:hint="eastAsia"/>
          <w:spacing w:val="10"/>
          <w:sz w:val="24"/>
          <w:rPrChange w:id="1263" w:author="微软用户" w:date="2017-08-20T10:05:00Z">
            <w:rPr>
              <w:rFonts w:hint="eastAsia"/>
            </w:rPr>
          </w:rPrChange>
        </w:rPr>
        <w:t>用户的命令会以会话的形式保存在中间件，当中间件</w:t>
      </w:r>
      <w:r w:rsidR="00411C76" w:rsidRPr="00A41E84">
        <w:rPr>
          <w:rFonts w:ascii="Times New Roman" w:hAnsi="Times New Roman" w:cs="Times New Roman" w:hint="eastAsia"/>
          <w:spacing w:val="10"/>
          <w:sz w:val="24"/>
          <w:rPrChange w:id="1264" w:author="微软用户" w:date="2017-08-20T10:05:00Z">
            <w:rPr>
              <w:rFonts w:hint="eastAsia"/>
            </w:rPr>
          </w:rPrChange>
        </w:rPr>
        <w:t>系统</w:t>
      </w:r>
      <w:r w:rsidR="0098799E" w:rsidRPr="00A41E84">
        <w:rPr>
          <w:rFonts w:ascii="Times New Roman" w:hAnsi="Times New Roman" w:cs="Times New Roman" w:hint="eastAsia"/>
          <w:spacing w:val="10"/>
          <w:sz w:val="24"/>
          <w:rPrChange w:id="1265" w:author="微软用户" w:date="2017-08-20T10:05:00Z">
            <w:rPr>
              <w:rFonts w:hint="eastAsia"/>
            </w:rPr>
          </w:rPrChange>
        </w:rPr>
        <w:t>出现异常时（如网络中断、中间件死机</w:t>
      </w:r>
      <w:r w:rsidR="009713D6" w:rsidRPr="00A41E84">
        <w:rPr>
          <w:rFonts w:ascii="Times New Roman" w:hAnsi="Times New Roman" w:cs="Times New Roman" w:hint="eastAsia"/>
          <w:spacing w:val="10"/>
          <w:sz w:val="24"/>
          <w:rPrChange w:id="1266" w:author="微软用户" w:date="2017-08-20T10:05:00Z">
            <w:rPr>
              <w:rFonts w:hint="eastAsia"/>
            </w:rPr>
          </w:rPrChange>
        </w:rPr>
        <w:t>），会在</w:t>
      </w:r>
      <w:r w:rsidR="0098799E" w:rsidRPr="00A41E84">
        <w:rPr>
          <w:rFonts w:ascii="Times New Roman" w:hAnsi="Times New Roman" w:cs="Times New Roman" w:hint="eastAsia"/>
          <w:spacing w:val="10"/>
          <w:sz w:val="24"/>
          <w:rPrChange w:id="1267" w:author="微软用户" w:date="2017-08-20T10:05:00Z">
            <w:rPr>
              <w:rFonts w:hint="eastAsia"/>
            </w:rPr>
          </w:rPrChange>
        </w:rPr>
        <w:t>下次重启中间件时自动恢复执行未完成的会话。</w:t>
      </w:r>
      <w:r w:rsidR="00B15A7A" w:rsidRPr="00A41E84">
        <w:rPr>
          <w:rFonts w:ascii="Times New Roman" w:hAnsi="Times New Roman" w:cs="Times New Roman" w:hint="eastAsia"/>
          <w:spacing w:val="10"/>
          <w:sz w:val="24"/>
          <w:rPrChange w:id="1268" w:author="微软用户" w:date="2017-08-20T10:05:00Z">
            <w:rPr>
              <w:rFonts w:hint="eastAsia"/>
            </w:rPr>
          </w:rPrChange>
        </w:rPr>
        <w:t>此外</w:t>
      </w:r>
      <w:r w:rsidR="00411C76" w:rsidRPr="00A41E84">
        <w:rPr>
          <w:rFonts w:ascii="Times New Roman" w:hAnsi="Times New Roman" w:cs="Times New Roman" w:hint="eastAsia"/>
          <w:spacing w:val="10"/>
          <w:sz w:val="24"/>
          <w:rPrChange w:id="1269" w:author="微软用户" w:date="2017-08-20T10:05:00Z">
            <w:rPr>
              <w:rFonts w:hint="eastAsia"/>
            </w:rPr>
          </w:rPrChange>
        </w:rPr>
        <w:t>，</w:t>
      </w:r>
      <w:r w:rsidR="00E35669" w:rsidRPr="00A41E84">
        <w:rPr>
          <w:rFonts w:ascii="Times New Roman" w:hAnsi="Times New Roman" w:cs="Times New Roman" w:hint="eastAsia"/>
          <w:spacing w:val="10"/>
          <w:sz w:val="24"/>
          <w:rPrChange w:id="1270" w:author="微软用户" w:date="2017-08-20T10:05:00Z">
            <w:rPr>
              <w:rFonts w:hint="eastAsia"/>
            </w:rPr>
          </w:rPrChange>
        </w:rPr>
        <w:t>对</w:t>
      </w:r>
      <w:r w:rsidR="00B140A3" w:rsidRPr="00A41E84">
        <w:rPr>
          <w:rFonts w:ascii="Times New Roman" w:hAnsi="Times New Roman" w:cs="Times New Roman" w:hint="eastAsia"/>
          <w:spacing w:val="10"/>
          <w:sz w:val="24"/>
          <w:rPrChange w:id="1271" w:author="微软用户" w:date="2017-08-20T10:05:00Z">
            <w:rPr>
              <w:rFonts w:hint="eastAsia"/>
            </w:rPr>
          </w:rPrChange>
        </w:rPr>
        <w:t>会话信息</w:t>
      </w:r>
      <w:r w:rsidR="003B2FBA" w:rsidRPr="00A41E84">
        <w:rPr>
          <w:rFonts w:ascii="Times New Roman" w:hAnsi="Times New Roman" w:cs="Times New Roman" w:hint="eastAsia"/>
          <w:spacing w:val="10"/>
          <w:sz w:val="24"/>
          <w:rPrChange w:id="1272" w:author="微软用户" w:date="2017-08-20T10:05:00Z">
            <w:rPr>
              <w:rFonts w:hint="eastAsia"/>
            </w:rPr>
          </w:rPrChange>
        </w:rPr>
        <w:t>进行</w:t>
      </w:r>
      <w:r w:rsidR="00E35669" w:rsidRPr="00A41E84">
        <w:rPr>
          <w:rFonts w:ascii="Times New Roman" w:hAnsi="Times New Roman" w:cs="Times New Roman" w:hint="eastAsia"/>
          <w:spacing w:val="10"/>
          <w:sz w:val="24"/>
          <w:rPrChange w:id="1273" w:author="微软用户" w:date="2017-08-20T10:05:00Z">
            <w:rPr>
              <w:rFonts w:hint="eastAsia"/>
            </w:rPr>
          </w:rPrChange>
        </w:rPr>
        <w:t>了</w:t>
      </w:r>
      <w:r w:rsidR="003B2FBA" w:rsidRPr="00A41E84">
        <w:rPr>
          <w:rFonts w:ascii="Times New Roman" w:hAnsi="Times New Roman" w:cs="Times New Roman" w:hint="eastAsia"/>
          <w:spacing w:val="10"/>
          <w:sz w:val="24"/>
          <w:rPrChange w:id="1274" w:author="微软用户" w:date="2017-08-20T10:05:00Z">
            <w:rPr>
              <w:rFonts w:hint="eastAsia"/>
            </w:rPr>
          </w:rPrChange>
        </w:rPr>
        <w:t>物理隔离</w:t>
      </w:r>
      <w:r w:rsidR="00682FF3" w:rsidRPr="00682FF3">
        <w:rPr>
          <w:vertAlign w:val="superscript"/>
        </w:rPr>
        <w:fldChar w:fldCharType="begin"/>
      </w:r>
      <w:r w:rsidR="00682FF3" w:rsidRPr="00682FF3">
        <w:rPr>
          <w:vertAlign w:val="superscript"/>
        </w:rPr>
        <w:instrText xml:space="preserve"> </w:instrText>
      </w:r>
      <w:r w:rsidR="00682FF3" w:rsidRPr="00682FF3">
        <w:rPr>
          <w:rFonts w:hint="eastAsia"/>
          <w:vertAlign w:val="superscript"/>
        </w:rPr>
        <w:instrText>REF _Ref489793642 \r \h</w:instrText>
      </w:r>
      <w:r w:rsidR="00682FF3" w:rsidRPr="00682FF3">
        <w:rPr>
          <w:vertAlign w:val="superscript"/>
        </w:rPr>
        <w:instrText xml:space="preserve">  \* MERGEFORMAT </w:instrText>
      </w:r>
      <w:r w:rsidR="00682FF3" w:rsidRPr="00682FF3">
        <w:rPr>
          <w:vertAlign w:val="superscript"/>
        </w:rPr>
      </w:r>
      <w:r w:rsidR="00682FF3" w:rsidRPr="00682FF3">
        <w:rPr>
          <w:vertAlign w:val="superscript"/>
        </w:rPr>
        <w:fldChar w:fldCharType="separate"/>
      </w:r>
      <w:r w:rsidR="000E4D98">
        <w:rPr>
          <w:vertAlign w:val="superscript"/>
        </w:rPr>
        <w:t>[21]</w:t>
      </w:r>
      <w:r w:rsidR="00682FF3" w:rsidRPr="00682FF3">
        <w:rPr>
          <w:vertAlign w:val="superscript"/>
        </w:rPr>
        <w:fldChar w:fldCharType="end"/>
      </w:r>
      <w:r w:rsidR="003B2FBA" w:rsidRPr="00A41E84">
        <w:rPr>
          <w:rFonts w:ascii="Times New Roman" w:hAnsi="Times New Roman" w:cs="Times New Roman" w:hint="eastAsia"/>
          <w:spacing w:val="10"/>
          <w:sz w:val="24"/>
          <w:rPrChange w:id="1275" w:author="微软用户" w:date="2017-08-20T10:05:00Z">
            <w:rPr>
              <w:rFonts w:hint="eastAsia"/>
            </w:rPr>
          </w:rPrChange>
        </w:rPr>
        <w:t>，并且以加密的</w:t>
      </w:r>
      <w:r w:rsidR="00921F85" w:rsidRPr="00A41E84">
        <w:rPr>
          <w:rFonts w:ascii="Times New Roman" w:hAnsi="Times New Roman" w:cs="Times New Roman" w:hint="eastAsia"/>
          <w:spacing w:val="10"/>
          <w:sz w:val="24"/>
          <w:rPrChange w:id="1276" w:author="微软用户" w:date="2017-08-20T10:05:00Z">
            <w:rPr>
              <w:rFonts w:hint="eastAsia"/>
            </w:rPr>
          </w:rPrChange>
        </w:rPr>
        <w:t>形式</w:t>
      </w:r>
      <w:r w:rsidR="00476838" w:rsidRPr="00A41E84">
        <w:rPr>
          <w:rFonts w:ascii="Times New Roman" w:hAnsi="Times New Roman" w:cs="Times New Roman" w:hint="eastAsia"/>
          <w:spacing w:val="10"/>
          <w:sz w:val="24"/>
          <w:rPrChange w:id="1277" w:author="微软用户" w:date="2017-08-20T10:05:00Z">
            <w:rPr>
              <w:rFonts w:hint="eastAsia"/>
            </w:rPr>
          </w:rPrChange>
        </w:rPr>
        <w:t>备份</w:t>
      </w:r>
      <w:r w:rsidR="00921F85" w:rsidRPr="00A41E84">
        <w:rPr>
          <w:rFonts w:ascii="Times New Roman" w:hAnsi="Times New Roman" w:cs="Times New Roman" w:hint="eastAsia"/>
          <w:spacing w:val="10"/>
          <w:sz w:val="24"/>
          <w:rPrChange w:id="1278" w:author="微软用户" w:date="2017-08-20T10:05:00Z">
            <w:rPr>
              <w:rFonts w:hint="eastAsia"/>
            </w:rPr>
          </w:rPrChange>
        </w:rPr>
        <w:t>在数据库中</w:t>
      </w:r>
      <w:r w:rsidR="00B15A7A" w:rsidRPr="00A41E84">
        <w:rPr>
          <w:rFonts w:ascii="Times New Roman" w:hAnsi="Times New Roman" w:cs="Times New Roman" w:hint="eastAsia"/>
          <w:spacing w:val="10"/>
          <w:sz w:val="24"/>
          <w:rPrChange w:id="1279" w:author="微软用户" w:date="2017-08-20T10:05:00Z">
            <w:rPr>
              <w:rFonts w:hint="eastAsia"/>
            </w:rPr>
          </w:rPrChange>
        </w:rPr>
        <w:t>，以提高用户信息的安全性</w:t>
      </w:r>
      <w:r w:rsidR="00921F85" w:rsidRPr="00A41E84">
        <w:rPr>
          <w:rFonts w:ascii="Times New Roman" w:hAnsi="Times New Roman" w:cs="Times New Roman" w:hint="eastAsia"/>
          <w:spacing w:val="10"/>
          <w:sz w:val="24"/>
          <w:rPrChange w:id="1280" w:author="微软用户" w:date="2017-08-20T10:05:00Z">
            <w:rPr>
              <w:rFonts w:hint="eastAsia"/>
            </w:rPr>
          </w:rPrChange>
        </w:rPr>
        <w:t>。</w:t>
      </w:r>
    </w:p>
    <w:p w14:paraId="328AF723" w14:textId="77777777" w:rsidR="008A4776" w:rsidRDefault="00A41E84">
      <w:pPr>
        <w:spacing w:line="400" w:lineRule="exact"/>
        <w:ind w:left="420"/>
        <w:rPr>
          <w:ins w:id="1281" w:author="微软用户" w:date="2017-08-20T10:09:00Z"/>
          <w:rFonts w:ascii="Times New Roman" w:hAnsi="Times New Roman" w:cs="Times New Roman"/>
          <w:spacing w:val="10"/>
          <w:sz w:val="24"/>
        </w:rPr>
        <w:pPrChange w:id="1282" w:author="微软用户" w:date="2017-08-20T10:07:00Z">
          <w:pPr>
            <w:pStyle w:val="a5"/>
            <w:numPr>
              <w:numId w:val="12"/>
            </w:numPr>
            <w:spacing w:line="400" w:lineRule="exact"/>
            <w:ind w:left="1140" w:firstLineChars="0" w:hanging="720"/>
          </w:pPr>
        </w:pPrChange>
      </w:pPr>
      <w:ins w:id="1283" w:author="微软用户" w:date="2017-08-20T10:07:00Z">
        <w:r>
          <w:rPr>
            <w:rFonts w:ascii="Times New Roman" w:hAnsi="Times New Roman" w:cs="Times New Roman" w:hint="eastAsia"/>
            <w:spacing w:val="10"/>
            <w:sz w:val="24"/>
          </w:rPr>
          <w:t xml:space="preserve">2. </w:t>
        </w:r>
      </w:ins>
      <w:r w:rsidR="00C06733" w:rsidRPr="00A41E84">
        <w:rPr>
          <w:rFonts w:ascii="Times New Roman" w:hAnsi="Times New Roman" w:cs="Times New Roman" w:hint="eastAsia"/>
          <w:spacing w:val="10"/>
          <w:sz w:val="24"/>
          <w:rPrChange w:id="1284" w:author="微软用户" w:date="2017-08-20T10:06:00Z">
            <w:rPr>
              <w:rFonts w:hint="eastAsia"/>
            </w:rPr>
          </w:rPrChange>
        </w:rPr>
        <w:t>大文件上传：</w:t>
      </w:r>
      <w:r w:rsidR="006835FF" w:rsidRPr="00A41E84">
        <w:rPr>
          <w:rFonts w:ascii="Times New Roman" w:hAnsi="Times New Roman" w:cs="Times New Roman" w:hint="eastAsia"/>
          <w:spacing w:val="10"/>
          <w:sz w:val="24"/>
          <w:rPrChange w:id="1285" w:author="微软用户" w:date="2017-08-20T10:06:00Z">
            <w:rPr>
              <w:rFonts w:hint="eastAsia"/>
            </w:rPr>
          </w:rPrChange>
        </w:rPr>
        <w:t>利用服务器提供的高级功能，实现</w:t>
      </w:r>
      <w:r w:rsidR="0032561D" w:rsidRPr="00A41E84">
        <w:rPr>
          <w:rFonts w:ascii="Times New Roman" w:hAnsi="Times New Roman" w:cs="Times New Roman" w:hint="eastAsia"/>
          <w:spacing w:val="10"/>
          <w:sz w:val="24"/>
          <w:rPrChange w:id="1286" w:author="微软用户" w:date="2017-08-20T10:06:00Z">
            <w:rPr>
              <w:rFonts w:hint="eastAsia"/>
            </w:rPr>
          </w:rPrChange>
        </w:rPr>
        <w:t>了</w:t>
      </w:r>
      <w:r w:rsidR="00C06733" w:rsidRPr="00A41E84">
        <w:rPr>
          <w:rFonts w:ascii="Times New Roman" w:hAnsi="Times New Roman" w:cs="Times New Roman" w:hint="eastAsia"/>
          <w:spacing w:val="10"/>
          <w:sz w:val="24"/>
          <w:rPrChange w:id="1287" w:author="微软用户" w:date="2017-08-20T10:06:00Z">
            <w:rPr>
              <w:rFonts w:hint="eastAsia"/>
            </w:rPr>
          </w:rPrChange>
        </w:rPr>
        <w:t>大文件分块上传</w:t>
      </w:r>
    </w:p>
    <w:p w14:paraId="51804621" w14:textId="1837B968" w:rsidR="00C06733" w:rsidRPr="00A41E84" w:rsidRDefault="00C06733">
      <w:pPr>
        <w:spacing w:line="400" w:lineRule="exact"/>
        <w:rPr>
          <w:rFonts w:ascii="Times New Roman" w:hAnsi="Times New Roman" w:cs="Times New Roman"/>
          <w:spacing w:val="10"/>
          <w:sz w:val="24"/>
          <w:rPrChange w:id="1288" w:author="微软用户" w:date="2017-08-20T10:06:00Z">
            <w:rPr/>
          </w:rPrChange>
        </w:rPr>
        <w:pPrChange w:id="1289" w:author="微软用户" w:date="2017-08-20T10:09:00Z">
          <w:pPr>
            <w:pStyle w:val="a5"/>
            <w:numPr>
              <w:numId w:val="12"/>
            </w:numPr>
            <w:spacing w:line="400" w:lineRule="exact"/>
            <w:ind w:left="1140" w:firstLineChars="0" w:hanging="720"/>
          </w:pPr>
        </w:pPrChange>
      </w:pPr>
      <w:r w:rsidRPr="00A41E84">
        <w:rPr>
          <w:rFonts w:ascii="Times New Roman" w:hAnsi="Times New Roman" w:cs="Times New Roman" w:hint="eastAsia"/>
          <w:spacing w:val="10"/>
          <w:sz w:val="24"/>
          <w:rPrChange w:id="1290" w:author="微软用户" w:date="2017-08-20T10:06:00Z">
            <w:rPr>
              <w:rFonts w:hint="eastAsia"/>
            </w:rPr>
          </w:rPrChange>
        </w:rPr>
        <w:t>功</w:t>
      </w:r>
      <w:del w:id="1291" w:author="微软用户" w:date="2017-08-20T10:06:00Z">
        <w:r w:rsidRPr="00A41E84" w:rsidDel="00A41E84">
          <w:rPr>
            <w:rFonts w:ascii="Times New Roman" w:hAnsi="Times New Roman" w:cs="Times New Roman" w:hint="eastAsia"/>
            <w:spacing w:val="10"/>
            <w:sz w:val="24"/>
            <w:rPrChange w:id="1292" w:author="微软用户" w:date="2017-08-20T10:06:00Z">
              <w:rPr>
                <w:rFonts w:hint="eastAsia"/>
              </w:rPr>
            </w:rPrChange>
          </w:rPr>
          <w:delText>能</w:delText>
        </w:r>
      </w:del>
      <w:r w:rsidRPr="00A41E84">
        <w:rPr>
          <w:rFonts w:ascii="Times New Roman" w:hAnsi="Times New Roman" w:cs="Times New Roman" w:hint="eastAsia"/>
          <w:spacing w:val="10"/>
          <w:sz w:val="24"/>
          <w:rPrChange w:id="1293" w:author="微软用户" w:date="2017-08-20T10:06:00Z">
            <w:rPr>
              <w:rFonts w:hint="eastAsia"/>
            </w:rPr>
          </w:rPrChange>
        </w:rPr>
        <w:t>，在受到网络</w:t>
      </w:r>
      <w:r w:rsidR="001821F6" w:rsidRPr="00A41E84">
        <w:rPr>
          <w:rFonts w:ascii="Times New Roman" w:hAnsi="Times New Roman" w:cs="Times New Roman" w:hint="eastAsia"/>
          <w:spacing w:val="10"/>
          <w:sz w:val="24"/>
          <w:rPrChange w:id="1294" w:author="微软用户" w:date="2017-08-20T10:06:00Z">
            <w:rPr>
              <w:rFonts w:hint="eastAsia"/>
            </w:rPr>
          </w:rPrChange>
        </w:rPr>
        <w:t>状况受到</w:t>
      </w:r>
      <w:r w:rsidRPr="00A41E84">
        <w:rPr>
          <w:rFonts w:ascii="Times New Roman" w:hAnsi="Times New Roman" w:cs="Times New Roman" w:hint="eastAsia"/>
          <w:spacing w:val="10"/>
          <w:sz w:val="24"/>
          <w:rPrChange w:id="1295" w:author="微软用户" w:date="2017-08-20T10:06:00Z">
            <w:rPr>
              <w:rFonts w:hint="eastAsia"/>
            </w:rPr>
          </w:rPrChange>
        </w:rPr>
        <w:t>影响的情况下，</w:t>
      </w:r>
      <w:r w:rsidR="00175CB3" w:rsidRPr="00A41E84">
        <w:rPr>
          <w:rFonts w:ascii="Times New Roman" w:hAnsi="Times New Roman" w:cs="Times New Roman" w:hint="eastAsia"/>
          <w:spacing w:val="10"/>
          <w:sz w:val="24"/>
          <w:rPrChange w:id="1296" w:author="微软用户" w:date="2017-08-20T10:06:00Z">
            <w:rPr>
              <w:rFonts w:hint="eastAsia"/>
            </w:rPr>
          </w:rPrChange>
        </w:rPr>
        <w:t>若文件上传中断</w:t>
      </w:r>
      <w:r w:rsidR="000C5AC0" w:rsidRPr="00A41E84">
        <w:rPr>
          <w:rFonts w:ascii="Times New Roman" w:hAnsi="Times New Roman" w:cs="Times New Roman" w:hint="eastAsia"/>
          <w:spacing w:val="10"/>
          <w:sz w:val="24"/>
          <w:rPrChange w:id="1297" w:author="微软用户" w:date="2017-08-20T10:06:00Z">
            <w:rPr>
              <w:rFonts w:hint="eastAsia"/>
            </w:rPr>
          </w:rPrChange>
        </w:rPr>
        <w:t>，</w:t>
      </w:r>
      <w:r w:rsidR="00DB0556" w:rsidRPr="00A41E84">
        <w:rPr>
          <w:rFonts w:ascii="Times New Roman" w:hAnsi="Times New Roman" w:cs="Times New Roman" w:hint="eastAsia"/>
          <w:spacing w:val="10"/>
          <w:sz w:val="24"/>
          <w:rPrChange w:id="1298" w:author="微软用户" w:date="2017-08-20T10:06:00Z">
            <w:rPr>
              <w:rFonts w:hint="eastAsia"/>
            </w:rPr>
          </w:rPrChange>
        </w:rPr>
        <w:t>会自动启用</w:t>
      </w:r>
      <w:r w:rsidRPr="00A41E84">
        <w:rPr>
          <w:rFonts w:ascii="Times New Roman" w:hAnsi="Times New Roman" w:cs="Times New Roman" w:hint="eastAsia"/>
          <w:spacing w:val="10"/>
          <w:sz w:val="24"/>
          <w:rPrChange w:id="1299" w:author="微软用户" w:date="2017-08-20T10:06:00Z">
            <w:rPr>
              <w:rFonts w:hint="eastAsia"/>
            </w:rPr>
          </w:rPrChange>
        </w:rPr>
        <w:t>断点续传功能</w:t>
      </w:r>
      <w:r w:rsidR="00614159" w:rsidRPr="00A41E84">
        <w:rPr>
          <w:rFonts w:ascii="Times New Roman" w:hAnsi="Times New Roman" w:cs="Times New Roman" w:hint="eastAsia"/>
          <w:spacing w:val="10"/>
          <w:sz w:val="24"/>
          <w:rPrChange w:id="1300" w:author="微软用户" w:date="2017-08-20T10:06:00Z">
            <w:rPr>
              <w:rFonts w:hint="eastAsia"/>
            </w:rPr>
          </w:rPrChange>
        </w:rPr>
        <w:t>，</w:t>
      </w:r>
      <w:r w:rsidR="00B84A4F" w:rsidRPr="00A41E84">
        <w:rPr>
          <w:rFonts w:ascii="Times New Roman" w:hAnsi="Times New Roman" w:cs="Times New Roman" w:hint="eastAsia"/>
          <w:spacing w:val="10"/>
          <w:sz w:val="24"/>
          <w:rPrChange w:id="1301" w:author="微软用户" w:date="2017-08-20T10:06:00Z">
            <w:rPr>
              <w:rFonts w:hint="eastAsia"/>
            </w:rPr>
          </w:rPrChange>
        </w:rPr>
        <w:t>避免数据</w:t>
      </w:r>
      <w:r w:rsidRPr="00A41E84">
        <w:rPr>
          <w:rFonts w:ascii="Times New Roman" w:hAnsi="Times New Roman" w:cs="Times New Roman" w:hint="eastAsia"/>
          <w:spacing w:val="10"/>
          <w:sz w:val="24"/>
          <w:rPrChange w:id="1302" w:author="微软用户" w:date="2017-08-20T10:06:00Z">
            <w:rPr>
              <w:rFonts w:hint="eastAsia"/>
            </w:rPr>
          </w:rPrChange>
        </w:rPr>
        <w:t>重传。</w:t>
      </w:r>
    </w:p>
    <w:p w14:paraId="00584A51" w14:textId="77777777" w:rsidR="00F91428" w:rsidRDefault="00A41E84">
      <w:pPr>
        <w:spacing w:line="400" w:lineRule="exact"/>
        <w:ind w:left="420"/>
        <w:rPr>
          <w:ins w:id="1303" w:author="微软用户" w:date="2017-08-20T10:10:00Z"/>
          <w:rFonts w:ascii="Times New Roman" w:hAnsi="Times New Roman" w:cs="Times New Roman"/>
          <w:spacing w:val="10"/>
          <w:sz w:val="24"/>
        </w:rPr>
        <w:pPrChange w:id="1304" w:author="微软用户" w:date="2017-08-20T10:07:00Z">
          <w:pPr>
            <w:pStyle w:val="a5"/>
            <w:numPr>
              <w:numId w:val="12"/>
            </w:numPr>
            <w:spacing w:line="400" w:lineRule="exact"/>
            <w:ind w:left="1140" w:firstLineChars="0" w:hanging="720"/>
          </w:pPr>
        </w:pPrChange>
      </w:pPr>
      <w:ins w:id="1305" w:author="微软用户" w:date="2017-08-20T10:07:00Z">
        <w:r w:rsidRPr="00A41E84">
          <w:rPr>
            <w:rFonts w:ascii="Times New Roman" w:hAnsi="Times New Roman" w:cs="Times New Roman"/>
            <w:spacing w:val="10"/>
            <w:sz w:val="24"/>
            <w:rPrChange w:id="1306" w:author="微软用户" w:date="2017-08-20T10:07:00Z">
              <w:rPr/>
            </w:rPrChange>
          </w:rPr>
          <w:t xml:space="preserve">3. </w:t>
        </w:r>
      </w:ins>
      <w:r w:rsidR="001A782A" w:rsidRPr="00A41E84">
        <w:rPr>
          <w:rFonts w:ascii="Times New Roman" w:hAnsi="Times New Roman" w:cs="Times New Roman" w:hint="eastAsia"/>
          <w:spacing w:val="10"/>
          <w:sz w:val="24"/>
          <w:rPrChange w:id="1307" w:author="微软用户" w:date="2017-08-20T10:07:00Z">
            <w:rPr>
              <w:rFonts w:hint="eastAsia"/>
            </w:rPr>
          </w:rPrChange>
        </w:rPr>
        <w:t>本地缓存：利用现代计算机普遍较大的</w:t>
      </w:r>
      <w:r w:rsidR="00476838" w:rsidRPr="00A41E84">
        <w:rPr>
          <w:rFonts w:ascii="Times New Roman" w:hAnsi="Times New Roman" w:cs="Times New Roman" w:hint="eastAsia"/>
          <w:spacing w:val="10"/>
          <w:sz w:val="24"/>
          <w:rPrChange w:id="1308" w:author="微软用户" w:date="2017-08-20T10:07:00Z">
            <w:rPr>
              <w:rFonts w:hint="eastAsia"/>
            </w:rPr>
          </w:rPrChange>
        </w:rPr>
        <w:t>备份</w:t>
      </w:r>
      <w:r w:rsidR="001A782A" w:rsidRPr="00A41E84">
        <w:rPr>
          <w:rFonts w:ascii="Times New Roman" w:hAnsi="Times New Roman" w:cs="Times New Roman" w:hint="eastAsia"/>
          <w:spacing w:val="10"/>
          <w:sz w:val="24"/>
          <w:rPrChange w:id="1309" w:author="微软用户" w:date="2017-08-20T10:07:00Z">
            <w:rPr>
              <w:rFonts w:hint="eastAsia"/>
            </w:rPr>
          </w:rPrChange>
        </w:rPr>
        <w:t>空间以及高性能的计算</w:t>
      </w:r>
    </w:p>
    <w:p w14:paraId="410F5361" w14:textId="5627B4B4" w:rsidR="001A782A" w:rsidRPr="00A41E84" w:rsidRDefault="001A782A">
      <w:pPr>
        <w:spacing w:line="400" w:lineRule="exact"/>
        <w:rPr>
          <w:rFonts w:ascii="Times New Roman" w:hAnsi="Times New Roman" w:cs="Times New Roman"/>
          <w:spacing w:val="10"/>
          <w:sz w:val="24"/>
          <w:rPrChange w:id="1310" w:author="微软用户" w:date="2017-08-20T10:07:00Z">
            <w:rPr/>
          </w:rPrChange>
        </w:rPr>
        <w:pPrChange w:id="1311" w:author="微软用户" w:date="2017-08-20T10:10:00Z">
          <w:pPr>
            <w:pStyle w:val="a5"/>
            <w:numPr>
              <w:numId w:val="12"/>
            </w:numPr>
            <w:spacing w:line="400" w:lineRule="exact"/>
            <w:ind w:left="1140" w:firstLineChars="0" w:hanging="720"/>
          </w:pPr>
        </w:pPrChange>
      </w:pPr>
      <w:r w:rsidRPr="00A41E84">
        <w:rPr>
          <w:rFonts w:ascii="Times New Roman" w:hAnsi="Times New Roman" w:cs="Times New Roman" w:hint="eastAsia"/>
          <w:spacing w:val="10"/>
          <w:sz w:val="24"/>
          <w:rPrChange w:id="1312" w:author="微软用户" w:date="2017-08-20T10:07:00Z">
            <w:rPr>
              <w:rFonts w:hint="eastAsia"/>
            </w:rPr>
          </w:rPrChange>
        </w:rPr>
        <w:t>能力，实现</w:t>
      </w:r>
      <w:r w:rsidR="00E74C76" w:rsidRPr="00A41E84">
        <w:rPr>
          <w:rFonts w:ascii="Times New Roman" w:hAnsi="Times New Roman" w:cs="Times New Roman" w:hint="eastAsia"/>
          <w:spacing w:val="10"/>
          <w:sz w:val="24"/>
          <w:rPrChange w:id="1313" w:author="微软用户" w:date="2017-08-20T10:07:00Z">
            <w:rPr>
              <w:rFonts w:hint="eastAsia"/>
            </w:rPr>
          </w:rPrChange>
        </w:rPr>
        <w:t>了</w:t>
      </w:r>
      <w:r w:rsidRPr="00A41E84">
        <w:rPr>
          <w:rFonts w:ascii="Times New Roman" w:hAnsi="Times New Roman" w:cs="Times New Roman" w:hint="eastAsia"/>
          <w:spacing w:val="10"/>
          <w:sz w:val="24"/>
          <w:rPrChange w:id="1314" w:author="微软用户" w:date="2017-08-20T10:07:00Z">
            <w:rPr>
              <w:rFonts w:hint="eastAsia"/>
            </w:rPr>
          </w:rPrChange>
        </w:rPr>
        <w:t>本地缓存管理，进一步减少了系统</w:t>
      </w:r>
      <w:r w:rsidRPr="00A41E84">
        <w:rPr>
          <w:rFonts w:ascii="Times New Roman" w:hAnsi="Times New Roman" w:cs="Times New Roman"/>
          <w:spacing w:val="10"/>
          <w:sz w:val="24"/>
          <w:rPrChange w:id="1315" w:author="微软用户" w:date="2017-08-20T10:07:00Z">
            <w:rPr/>
          </w:rPrChange>
        </w:rPr>
        <w:t>I/O</w:t>
      </w:r>
      <w:r w:rsidRPr="00A41E84">
        <w:rPr>
          <w:rFonts w:ascii="Times New Roman" w:hAnsi="Times New Roman" w:cs="Times New Roman" w:hint="eastAsia"/>
          <w:spacing w:val="10"/>
          <w:sz w:val="24"/>
          <w:rPrChange w:id="1316" w:author="微软用户" w:date="2017-08-20T10:07:00Z">
            <w:rPr>
              <w:rFonts w:hint="eastAsia"/>
            </w:rPr>
          </w:rPrChange>
        </w:rPr>
        <w:t>操作，提高了中间件性能。</w:t>
      </w:r>
      <w:r w:rsidR="007020C5" w:rsidRPr="00A41E84">
        <w:rPr>
          <w:rFonts w:ascii="Times New Roman" w:hAnsi="Times New Roman" w:cs="Times New Roman" w:hint="eastAsia"/>
          <w:spacing w:val="10"/>
          <w:sz w:val="24"/>
          <w:rPrChange w:id="1317" w:author="微软用户" w:date="2017-08-20T10:07:00Z">
            <w:rPr>
              <w:rFonts w:hint="eastAsia"/>
            </w:rPr>
          </w:rPrChange>
        </w:rPr>
        <w:t>同时，</w:t>
      </w:r>
      <w:r w:rsidR="00AF1FAE" w:rsidRPr="00A41E84">
        <w:rPr>
          <w:rFonts w:ascii="Times New Roman" w:hAnsi="Times New Roman" w:cs="Times New Roman" w:hint="eastAsia"/>
          <w:spacing w:val="10"/>
          <w:sz w:val="24"/>
          <w:rPrChange w:id="1318" w:author="微软用户" w:date="2017-08-20T10:07:00Z">
            <w:rPr>
              <w:rFonts w:hint="eastAsia"/>
            </w:rPr>
          </w:rPrChange>
        </w:rPr>
        <w:t>利用服务器提供的</w:t>
      </w:r>
      <w:r w:rsidR="003A3FFF" w:rsidRPr="00A41E84">
        <w:rPr>
          <w:rFonts w:ascii="Times New Roman" w:hAnsi="Times New Roman" w:cs="Times New Roman" w:hint="eastAsia"/>
          <w:spacing w:val="10"/>
          <w:sz w:val="24"/>
          <w:rPrChange w:id="1319" w:author="微软用户" w:date="2017-08-20T10:07:00Z">
            <w:rPr>
              <w:rFonts w:hint="eastAsia"/>
            </w:rPr>
          </w:rPrChange>
        </w:rPr>
        <w:t>个人</w:t>
      </w:r>
      <w:r w:rsidR="00476838" w:rsidRPr="00A41E84">
        <w:rPr>
          <w:rFonts w:ascii="Times New Roman" w:hAnsi="Times New Roman" w:cs="Times New Roman" w:hint="eastAsia"/>
          <w:spacing w:val="10"/>
          <w:sz w:val="24"/>
          <w:rPrChange w:id="1320" w:author="微软用户" w:date="2017-08-20T10:07:00Z">
            <w:rPr>
              <w:rFonts w:hint="eastAsia"/>
            </w:rPr>
          </w:rPrChange>
        </w:rPr>
        <w:t>备份</w:t>
      </w:r>
      <w:r w:rsidR="00F253FF" w:rsidRPr="00A41E84">
        <w:rPr>
          <w:rFonts w:ascii="Times New Roman" w:hAnsi="Times New Roman" w:cs="Times New Roman" w:hint="eastAsia"/>
          <w:spacing w:val="10"/>
          <w:sz w:val="24"/>
          <w:rPrChange w:id="1321" w:author="微软用户" w:date="2017-08-20T10:07:00Z">
            <w:rPr>
              <w:rFonts w:hint="eastAsia"/>
            </w:rPr>
          </w:rPrChange>
        </w:rPr>
        <w:t>在</w:t>
      </w:r>
      <w:r w:rsidR="00DD69B5" w:rsidRPr="00A41E84">
        <w:rPr>
          <w:rFonts w:ascii="Times New Roman" w:hAnsi="Times New Roman" w:cs="Times New Roman" w:hint="eastAsia"/>
          <w:spacing w:val="10"/>
          <w:sz w:val="24"/>
          <w:rPrChange w:id="1322" w:author="微软用户" w:date="2017-08-20T10:07:00Z">
            <w:rPr>
              <w:rFonts w:hint="eastAsia"/>
            </w:rPr>
          </w:rPrChange>
        </w:rPr>
        <w:t>云端</w:t>
      </w:r>
      <w:r w:rsidR="002E5632" w:rsidRPr="00A41E84">
        <w:rPr>
          <w:rFonts w:ascii="Times New Roman" w:hAnsi="Times New Roman" w:cs="Times New Roman" w:hint="eastAsia"/>
          <w:spacing w:val="10"/>
          <w:sz w:val="24"/>
          <w:rPrChange w:id="1323" w:author="微软用户" w:date="2017-08-20T10:07:00Z">
            <w:rPr>
              <w:rFonts w:hint="eastAsia"/>
            </w:rPr>
          </w:rPrChange>
        </w:rPr>
        <w:t>的</w:t>
      </w:r>
      <w:r w:rsidR="003A3FFF" w:rsidRPr="00A41E84">
        <w:rPr>
          <w:rFonts w:ascii="Times New Roman" w:hAnsi="Times New Roman" w:cs="Times New Roman" w:hint="eastAsia"/>
          <w:spacing w:val="10"/>
          <w:sz w:val="24"/>
          <w:rPrChange w:id="1324" w:author="微软用户" w:date="2017-08-20T10:07:00Z">
            <w:rPr>
              <w:rFonts w:hint="eastAsia"/>
            </w:rPr>
          </w:rPrChange>
        </w:rPr>
        <w:t>数据信息</w:t>
      </w:r>
      <w:r w:rsidR="00AF1FAE" w:rsidRPr="00A41E84">
        <w:rPr>
          <w:rFonts w:ascii="Times New Roman" w:hAnsi="Times New Roman" w:cs="Times New Roman" w:hint="eastAsia"/>
          <w:spacing w:val="10"/>
          <w:sz w:val="24"/>
          <w:rPrChange w:id="1325" w:author="微软用户" w:date="2017-08-20T10:07:00Z">
            <w:rPr>
              <w:rFonts w:hint="eastAsia"/>
            </w:rPr>
          </w:rPrChange>
        </w:rPr>
        <w:t>，实现</w:t>
      </w:r>
      <w:r w:rsidR="00B77C9D" w:rsidRPr="00A41E84">
        <w:rPr>
          <w:rFonts w:ascii="Times New Roman" w:hAnsi="Times New Roman" w:cs="Times New Roman" w:hint="eastAsia"/>
          <w:spacing w:val="10"/>
          <w:sz w:val="24"/>
          <w:rPrChange w:id="1326" w:author="微软用户" w:date="2017-08-20T10:07:00Z">
            <w:rPr>
              <w:rFonts w:hint="eastAsia"/>
            </w:rPr>
          </w:rPrChange>
        </w:rPr>
        <w:t>了</w:t>
      </w:r>
      <w:r w:rsidR="000A335A" w:rsidRPr="00A41E84">
        <w:rPr>
          <w:rFonts w:ascii="Times New Roman" w:hAnsi="Times New Roman" w:cs="Times New Roman" w:hint="eastAsia"/>
          <w:spacing w:val="10"/>
          <w:sz w:val="24"/>
          <w:rPrChange w:id="1327" w:author="微软用户" w:date="2017-08-20T10:07:00Z">
            <w:rPr>
              <w:rFonts w:hint="eastAsia"/>
            </w:rPr>
          </w:rPrChange>
        </w:rPr>
        <w:t>针对单一用户的“秒传</w:t>
      </w:r>
      <w:r w:rsidR="00AF1FAE" w:rsidRPr="00A41E84">
        <w:rPr>
          <w:rFonts w:ascii="Times New Roman" w:hAnsi="Times New Roman" w:cs="Times New Roman" w:hint="eastAsia"/>
          <w:spacing w:val="10"/>
          <w:sz w:val="24"/>
          <w:rPrChange w:id="1328" w:author="微软用户" w:date="2017-08-20T10:07:00Z">
            <w:rPr>
              <w:rFonts w:hint="eastAsia"/>
            </w:rPr>
          </w:rPrChange>
        </w:rPr>
        <w:t>”</w:t>
      </w:r>
      <w:r w:rsidR="000A335A" w:rsidRPr="00A41E84">
        <w:rPr>
          <w:rFonts w:ascii="Times New Roman" w:hAnsi="Times New Roman" w:cs="Times New Roman" w:hint="eastAsia"/>
          <w:spacing w:val="10"/>
          <w:sz w:val="24"/>
          <w:rPrChange w:id="1329" w:author="微软用户" w:date="2017-08-20T10:07:00Z">
            <w:rPr>
              <w:rFonts w:hint="eastAsia"/>
            </w:rPr>
          </w:rPrChange>
        </w:rPr>
        <w:t>功能</w:t>
      </w:r>
      <w:r w:rsidR="00AF1FAE" w:rsidRPr="00A41E84">
        <w:rPr>
          <w:rFonts w:ascii="Times New Roman" w:hAnsi="Times New Roman" w:cs="Times New Roman" w:hint="eastAsia"/>
          <w:spacing w:val="10"/>
          <w:sz w:val="24"/>
          <w:rPrChange w:id="1330" w:author="微软用户" w:date="2017-08-20T10:07:00Z">
            <w:rPr>
              <w:rFonts w:hint="eastAsia"/>
            </w:rPr>
          </w:rPrChange>
        </w:rPr>
        <w:t>。</w:t>
      </w:r>
    </w:p>
    <w:p w14:paraId="18F60AAB" w14:textId="77777777" w:rsidR="00EA10DD" w:rsidRDefault="00A41E84">
      <w:pPr>
        <w:spacing w:line="400" w:lineRule="exact"/>
        <w:ind w:left="420"/>
        <w:rPr>
          <w:ins w:id="1331" w:author="微软用户" w:date="2017-08-20T10:10:00Z"/>
          <w:sz w:val="24"/>
          <w:szCs w:val="24"/>
        </w:rPr>
        <w:pPrChange w:id="1332" w:author="微软用户" w:date="2017-08-20T10:09:00Z">
          <w:pPr>
            <w:pStyle w:val="a5"/>
            <w:numPr>
              <w:numId w:val="12"/>
            </w:numPr>
            <w:spacing w:line="400" w:lineRule="exact"/>
            <w:ind w:left="1140" w:firstLineChars="0" w:hanging="720"/>
          </w:pPr>
        </w:pPrChange>
      </w:pPr>
      <w:ins w:id="1333" w:author="微软用户" w:date="2017-08-20T10:09:00Z">
        <w:r>
          <w:rPr>
            <w:rFonts w:hint="eastAsia"/>
            <w:sz w:val="24"/>
            <w:szCs w:val="24"/>
          </w:rPr>
          <w:t xml:space="preserve">4. </w:t>
        </w:r>
      </w:ins>
      <w:r w:rsidR="00016F32" w:rsidRPr="00A41E84">
        <w:rPr>
          <w:rFonts w:hint="eastAsia"/>
          <w:sz w:val="24"/>
          <w:szCs w:val="24"/>
          <w:rPrChange w:id="1334" w:author="微软用户" w:date="2017-08-20T10:09:00Z">
            <w:rPr>
              <w:rFonts w:hint="eastAsia"/>
            </w:rPr>
          </w:rPrChange>
        </w:rPr>
        <w:t>多应用适配：</w:t>
      </w:r>
      <w:r w:rsidR="00E4327E" w:rsidRPr="00A41E84">
        <w:rPr>
          <w:rFonts w:hint="eastAsia"/>
          <w:sz w:val="24"/>
          <w:szCs w:val="24"/>
          <w:rPrChange w:id="1335" w:author="微软用户" w:date="2017-08-20T10:09:00Z">
            <w:rPr>
              <w:rFonts w:hint="eastAsia"/>
            </w:rPr>
          </w:rPrChange>
        </w:rPr>
        <w:t>现有</w:t>
      </w:r>
      <w:r w:rsidR="007669AA" w:rsidRPr="00A41E84">
        <w:rPr>
          <w:rFonts w:hint="eastAsia"/>
          <w:sz w:val="24"/>
          <w:szCs w:val="24"/>
          <w:rPrChange w:id="1336" w:author="微软用户" w:date="2017-08-20T10:09:00Z">
            <w:rPr>
              <w:rFonts w:hint="eastAsia"/>
            </w:rPr>
          </w:rPrChange>
        </w:rPr>
        <w:t>的中间件系统只支持单一的</w:t>
      </w:r>
      <w:r w:rsidR="007669AA" w:rsidRPr="00A41E84">
        <w:rPr>
          <w:sz w:val="24"/>
          <w:szCs w:val="24"/>
          <w:rPrChange w:id="1337" w:author="微软用户" w:date="2017-08-20T10:09:00Z">
            <w:rPr/>
          </w:rPrChange>
        </w:rPr>
        <w:t>CLI</w:t>
      </w:r>
      <w:r w:rsidR="007669AA" w:rsidRPr="00A41E84">
        <w:rPr>
          <w:rFonts w:hint="eastAsia"/>
          <w:sz w:val="24"/>
          <w:szCs w:val="24"/>
          <w:rPrChange w:id="1338" w:author="微软用户" w:date="2017-08-20T10:09:00Z">
            <w:rPr>
              <w:rFonts w:hint="eastAsia"/>
            </w:rPr>
          </w:rPrChange>
        </w:rPr>
        <w:t>客户端，</w:t>
      </w:r>
      <w:r w:rsidR="003A758E" w:rsidRPr="00A41E84">
        <w:rPr>
          <w:rFonts w:hint="eastAsia"/>
          <w:sz w:val="24"/>
          <w:szCs w:val="24"/>
          <w:rPrChange w:id="1339" w:author="微软用户" w:date="2017-08-20T10:09:00Z">
            <w:rPr>
              <w:rFonts w:hint="eastAsia"/>
            </w:rPr>
          </w:rPrChange>
        </w:rPr>
        <w:t>为</w:t>
      </w:r>
      <w:r w:rsidR="003B00C8" w:rsidRPr="00A41E84">
        <w:rPr>
          <w:rFonts w:hint="eastAsia"/>
          <w:sz w:val="24"/>
          <w:szCs w:val="24"/>
          <w:rPrChange w:id="1340" w:author="微软用户" w:date="2017-08-20T10:09:00Z">
            <w:rPr>
              <w:rFonts w:hint="eastAsia"/>
            </w:rPr>
          </w:rPrChange>
        </w:rPr>
        <w:t>实现</w:t>
      </w:r>
      <w:r w:rsidR="00016F32" w:rsidRPr="00A41E84">
        <w:rPr>
          <w:rFonts w:hint="eastAsia"/>
          <w:sz w:val="24"/>
          <w:szCs w:val="24"/>
          <w:rPrChange w:id="1341" w:author="微软用户" w:date="2017-08-20T10:09:00Z">
            <w:rPr>
              <w:rFonts w:hint="eastAsia"/>
            </w:rPr>
          </w:rPrChange>
        </w:rPr>
        <w:t>对不同</w:t>
      </w:r>
    </w:p>
    <w:p w14:paraId="03FE7F97" w14:textId="3203EF4E" w:rsidR="00016F32" w:rsidRPr="00A41E84" w:rsidRDefault="00016F32">
      <w:pPr>
        <w:spacing w:line="400" w:lineRule="exact"/>
        <w:rPr>
          <w:sz w:val="24"/>
          <w:szCs w:val="24"/>
          <w:rPrChange w:id="1342" w:author="微软用户" w:date="2017-08-20T10:09:00Z">
            <w:rPr/>
          </w:rPrChange>
        </w:rPr>
        <w:pPrChange w:id="1343" w:author="微软用户" w:date="2017-08-20T10:10:00Z">
          <w:pPr>
            <w:pStyle w:val="a5"/>
            <w:numPr>
              <w:numId w:val="12"/>
            </w:numPr>
            <w:spacing w:line="400" w:lineRule="exact"/>
            <w:ind w:left="1140" w:firstLineChars="0" w:hanging="720"/>
          </w:pPr>
        </w:pPrChange>
      </w:pPr>
      <w:r w:rsidRPr="00A41E84">
        <w:rPr>
          <w:rFonts w:hint="eastAsia"/>
          <w:sz w:val="24"/>
          <w:szCs w:val="24"/>
          <w:rPrChange w:id="1344" w:author="微软用户" w:date="2017-08-20T10:09:00Z">
            <w:rPr>
              <w:rFonts w:hint="eastAsia"/>
            </w:rPr>
          </w:rPrChange>
        </w:rPr>
        <w:t>客户端请求的适配</w:t>
      </w:r>
      <w:r w:rsidR="00ED4E9C" w:rsidRPr="00A41E84">
        <w:rPr>
          <w:rFonts w:hint="eastAsia"/>
          <w:sz w:val="24"/>
          <w:szCs w:val="24"/>
          <w:rPrChange w:id="1345" w:author="微软用户" w:date="2017-08-20T10:09:00Z">
            <w:rPr>
              <w:rFonts w:hint="eastAsia"/>
            </w:rPr>
          </w:rPrChange>
        </w:rPr>
        <w:t>，支持更多的客户端类型</w:t>
      </w:r>
      <w:r w:rsidR="00A60C8D" w:rsidRPr="00A41E84">
        <w:rPr>
          <w:rFonts w:hint="eastAsia"/>
          <w:sz w:val="24"/>
          <w:szCs w:val="24"/>
          <w:rPrChange w:id="1346" w:author="微软用户" w:date="2017-08-20T10:09:00Z">
            <w:rPr>
              <w:rFonts w:hint="eastAsia"/>
            </w:rPr>
          </w:rPrChange>
        </w:rPr>
        <w:t>，对系统的跨平台性做了优化</w:t>
      </w:r>
      <w:r w:rsidRPr="00A41E84">
        <w:rPr>
          <w:rFonts w:hint="eastAsia"/>
          <w:sz w:val="24"/>
          <w:szCs w:val="24"/>
          <w:rPrChange w:id="1347" w:author="微软用户" w:date="2017-08-20T10:09:00Z">
            <w:rPr>
              <w:rFonts w:hint="eastAsia"/>
            </w:rPr>
          </w:rPrChange>
        </w:rPr>
        <w:t>。</w:t>
      </w:r>
      <w:r w:rsidR="00861A66" w:rsidRPr="00A41E84">
        <w:rPr>
          <w:rFonts w:hint="eastAsia"/>
          <w:sz w:val="24"/>
          <w:szCs w:val="24"/>
          <w:rPrChange w:id="1348" w:author="微软用户" w:date="2017-08-20T10:09:00Z">
            <w:rPr>
              <w:rFonts w:hint="eastAsia"/>
            </w:rPr>
          </w:rPrChange>
        </w:rPr>
        <w:t>此外</w:t>
      </w:r>
      <w:r w:rsidR="00EC54D4" w:rsidRPr="00A41E84">
        <w:rPr>
          <w:rFonts w:hint="eastAsia"/>
          <w:sz w:val="24"/>
          <w:szCs w:val="24"/>
          <w:rPrChange w:id="1349" w:author="微软用户" w:date="2017-08-20T10:09:00Z">
            <w:rPr>
              <w:rFonts w:hint="eastAsia"/>
            </w:rPr>
          </w:rPrChange>
        </w:rPr>
        <w:t>，</w:t>
      </w:r>
      <w:r w:rsidR="00C115C8" w:rsidRPr="00A41E84">
        <w:rPr>
          <w:rFonts w:hint="eastAsia"/>
          <w:sz w:val="24"/>
          <w:szCs w:val="24"/>
          <w:rPrChange w:id="1350" w:author="微软用户" w:date="2017-08-20T10:09:00Z">
            <w:rPr>
              <w:rFonts w:hint="eastAsia"/>
            </w:rPr>
          </w:rPrChange>
        </w:rPr>
        <w:t>开发</w:t>
      </w:r>
      <w:r w:rsidR="00085B69" w:rsidRPr="00A41E84">
        <w:rPr>
          <w:rFonts w:hint="eastAsia"/>
          <w:sz w:val="24"/>
          <w:szCs w:val="24"/>
          <w:rPrChange w:id="1351" w:author="微软用户" w:date="2017-08-20T10:09:00Z">
            <w:rPr>
              <w:rFonts w:hint="eastAsia"/>
            </w:rPr>
          </w:rPrChange>
        </w:rPr>
        <w:t>了</w:t>
      </w:r>
      <w:r w:rsidR="00EC54D4" w:rsidRPr="00A41E84">
        <w:rPr>
          <w:rFonts w:hint="eastAsia"/>
          <w:sz w:val="24"/>
          <w:szCs w:val="24"/>
          <w:rPrChange w:id="1352" w:author="微软用户" w:date="2017-08-20T10:09:00Z">
            <w:rPr>
              <w:rFonts w:hint="eastAsia"/>
            </w:rPr>
          </w:rPrChange>
        </w:rPr>
        <w:t>一款基于</w:t>
      </w:r>
      <w:r w:rsidR="006707F9" w:rsidRPr="00A41E84">
        <w:rPr>
          <w:sz w:val="24"/>
          <w:szCs w:val="24"/>
          <w:rPrChange w:id="1353" w:author="微软用户" w:date="2017-08-20T10:09:00Z">
            <w:rPr/>
          </w:rPrChange>
        </w:rPr>
        <w:t>Firefox</w:t>
      </w:r>
      <w:r w:rsidR="00EC54D4" w:rsidRPr="00A41E84">
        <w:rPr>
          <w:rFonts w:hint="eastAsia"/>
          <w:sz w:val="24"/>
          <w:szCs w:val="24"/>
          <w:rPrChange w:id="1354" w:author="微软用户" w:date="2017-08-20T10:09:00Z">
            <w:rPr>
              <w:rFonts w:hint="eastAsia"/>
            </w:rPr>
          </w:rPrChange>
        </w:rPr>
        <w:t>浏览器的</w:t>
      </w:r>
      <w:r w:rsidR="002E5718" w:rsidRPr="00A41E84">
        <w:rPr>
          <w:rFonts w:hint="eastAsia"/>
          <w:sz w:val="24"/>
          <w:szCs w:val="24"/>
          <w:rPrChange w:id="1355" w:author="微软用户" w:date="2017-08-20T10:09:00Z">
            <w:rPr>
              <w:rFonts w:hint="eastAsia"/>
            </w:rPr>
          </w:rPrChange>
        </w:rPr>
        <w:t>扩展</w:t>
      </w:r>
      <w:r w:rsidR="00EC54D4" w:rsidRPr="00A41E84">
        <w:rPr>
          <w:rFonts w:hint="eastAsia"/>
          <w:sz w:val="24"/>
          <w:szCs w:val="24"/>
          <w:rPrChange w:id="1356" w:author="微软用户" w:date="2017-08-20T10:09:00Z">
            <w:rPr>
              <w:rFonts w:hint="eastAsia"/>
            </w:rPr>
          </w:rPrChange>
        </w:rPr>
        <w:t>，用户可以利用</w:t>
      </w:r>
      <w:r w:rsidR="002E5718" w:rsidRPr="00A41E84">
        <w:rPr>
          <w:rFonts w:hint="eastAsia"/>
          <w:sz w:val="24"/>
          <w:szCs w:val="24"/>
          <w:rPrChange w:id="1357" w:author="微软用户" w:date="2017-08-20T10:09:00Z">
            <w:rPr>
              <w:rFonts w:hint="eastAsia"/>
            </w:rPr>
          </w:rPrChange>
        </w:rPr>
        <w:t>扩展</w:t>
      </w:r>
      <w:r w:rsidR="00EC54D4" w:rsidRPr="00A41E84">
        <w:rPr>
          <w:rFonts w:hint="eastAsia"/>
          <w:sz w:val="24"/>
          <w:szCs w:val="24"/>
          <w:rPrChange w:id="1358" w:author="微软用户" w:date="2017-08-20T10:09:00Z">
            <w:rPr>
              <w:rFonts w:hint="eastAsia"/>
            </w:rPr>
          </w:rPrChange>
        </w:rPr>
        <w:t>使用云</w:t>
      </w:r>
      <w:r w:rsidR="00476838" w:rsidRPr="00A41E84">
        <w:rPr>
          <w:rFonts w:hint="eastAsia"/>
          <w:sz w:val="24"/>
          <w:szCs w:val="24"/>
          <w:rPrChange w:id="1359" w:author="微软用户" w:date="2017-08-20T10:09:00Z">
            <w:rPr>
              <w:rFonts w:hint="eastAsia"/>
            </w:rPr>
          </w:rPrChange>
        </w:rPr>
        <w:t>备份</w:t>
      </w:r>
      <w:r w:rsidR="00EC54D4" w:rsidRPr="00A41E84">
        <w:rPr>
          <w:rFonts w:hint="eastAsia"/>
          <w:sz w:val="24"/>
          <w:szCs w:val="24"/>
          <w:rPrChange w:id="1360" w:author="微软用户" w:date="2017-08-20T10:09:00Z">
            <w:rPr>
              <w:rFonts w:hint="eastAsia"/>
            </w:rPr>
          </w:rPrChange>
        </w:rPr>
        <w:t>服务</w:t>
      </w:r>
      <w:r w:rsidR="005C14A3" w:rsidRPr="00A41E84">
        <w:rPr>
          <w:rFonts w:hint="eastAsia"/>
          <w:sz w:val="24"/>
          <w:szCs w:val="24"/>
          <w:rPrChange w:id="1361" w:author="微软用户" w:date="2017-08-20T10:09:00Z">
            <w:rPr>
              <w:rFonts w:hint="eastAsia"/>
            </w:rPr>
          </w:rPrChange>
        </w:rPr>
        <w:t>，并提供了</w:t>
      </w:r>
      <w:r w:rsidR="007846F5" w:rsidRPr="00A41E84">
        <w:rPr>
          <w:sz w:val="24"/>
          <w:szCs w:val="24"/>
          <w:rPrChange w:id="1362" w:author="微软用户" w:date="2017-08-20T10:09:00Z">
            <w:rPr/>
          </w:rPrChange>
        </w:rPr>
        <w:t>Java</w:t>
      </w:r>
      <w:r w:rsidR="007846F5" w:rsidRPr="00A41E84">
        <w:rPr>
          <w:rFonts w:hint="eastAsia"/>
          <w:sz w:val="24"/>
          <w:szCs w:val="24"/>
          <w:rPrChange w:id="1363" w:author="微软用户" w:date="2017-08-20T10:09:00Z">
            <w:rPr>
              <w:rFonts w:hint="eastAsia"/>
            </w:rPr>
          </w:rPrChange>
        </w:rPr>
        <w:t>平台</w:t>
      </w:r>
      <w:r w:rsidR="00836BF3" w:rsidRPr="00A41E84">
        <w:rPr>
          <w:rFonts w:hint="eastAsia"/>
          <w:sz w:val="24"/>
          <w:szCs w:val="24"/>
          <w:rPrChange w:id="1364" w:author="微软用户" w:date="2017-08-20T10:09:00Z">
            <w:rPr>
              <w:rFonts w:hint="eastAsia"/>
            </w:rPr>
          </w:rPrChange>
        </w:rPr>
        <w:t>的</w:t>
      </w:r>
      <w:r w:rsidR="007846F5" w:rsidRPr="00A41E84">
        <w:rPr>
          <w:rFonts w:hint="eastAsia"/>
          <w:sz w:val="24"/>
          <w:szCs w:val="24"/>
          <w:rPrChange w:id="1365" w:author="微软用户" w:date="2017-08-20T10:09:00Z">
            <w:rPr>
              <w:rFonts w:hint="eastAsia"/>
            </w:rPr>
          </w:rPrChange>
        </w:rPr>
        <w:t>软件开发包（</w:t>
      </w:r>
      <w:r w:rsidR="007846F5" w:rsidRPr="00A41E84">
        <w:rPr>
          <w:sz w:val="24"/>
          <w:szCs w:val="24"/>
          <w:rPrChange w:id="1366" w:author="微软用户" w:date="2017-08-20T10:09:00Z">
            <w:rPr/>
          </w:rPrChange>
        </w:rPr>
        <w:t>SDK</w:t>
      </w:r>
      <w:r w:rsidR="007846F5" w:rsidRPr="00A41E84">
        <w:rPr>
          <w:rFonts w:hint="eastAsia"/>
          <w:sz w:val="24"/>
          <w:szCs w:val="24"/>
          <w:rPrChange w:id="1367" w:author="微软用户" w:date="2017-08-20T10:09:00Z">
            <w:rPr>
              <w:rFonts w:hint="eastAsia"/>
            </w:rPr>
          </w:rPrChange>
        </w:rPr>
        <w:t>）</w:t>
      </w:r>
      <w:r w:rsidR="009D4C79" w:rsidRPr="000E4D98">
        <w:rPr>
          <w:rStyle w:val="affff8"/>
          <w:rFonts w:ascii="Times New Roman" w:hAnsi="Times New Roman" w:cs="Times New Roman"/>
          <w:spacing w:val="10"/>
          <w:sz w:val="24"/>
          <w:szCs w:val="24"/>
        </w:rPr>
        <w:footnoteReference w:id="5"/>
      </w:r>
      <w:r w:rsidR="007846F5" w:rsidRPr="00A41E84">
        <w:rPr>
          <w:rFonts w:hint="eastAsia"/>
          <w:sz w:val="24"/>
          <w:szCs w:val="24"/>
          <w:rPrChange w:id="1368" w:author="微软用户" w:date="2017-08-20T10:09:00Z">
            <w:rPr>
              <w:rFonts w:hint="eastAsia"/>
            </w:rPr>
          </w:rPrChange>
        </w:rPr>
        <w:t>，</w:t>
      </w:r>
      <w:r w:rsidR="007846F5" w:rsidRPr="00A41E84">
        <w:rPr>
          <w:sz w:val="24"/>
          <w:szCs w:val="24"/>
          <w:rPrChange w:id="1369" w:author="微软用户" w:date="2017-08-20T10:09:00Z">
            <w:rPr/>
          </w:rPrChange>
        </w:rPr>
        <w:t>Java</w:t>
      </w:r>
      <w:r w:rsidR="007846F5" w:rsidRPr="00A41E84">
        <w:rPr>
          <w:rFonts w:hint="eastAsia"/>
          <w:sz w:val="24"/>
          <w:szCs w:val="24"/>
          <w:rPrChange w:id="1370" w:author="微软用户" w:date="2017-08-20T10:09:00Z">
            <w:rPr>
              <w:rFonts w:hint="eastAsia"/>
            </w:rPr>
          </w:rPrChange>
        </w:rPr>
        <w:t>开发者可以利用</w:t>
      </w:r>
      <w:r w:rsidR="0098390A" w:rsidRPr="00A41E84">
        <w:rPr>
          <w:rFonts w:hint="eastAsia"/>
          <w:sz w:val="24"/>
          <w:szCs w:val="24"/>
          <w:rPrChange w:id="1371" w:author="微软用户" w:date="2017-08-20T10:09:00Z">
            <w:rPr>
              <w:rFonts w:hint="eastAsia"/>
            </w:rPr>
          </w:rPrChange>
        </w:rPr>
        <w:t>该开发包提供的应用接口</w:t>
      </w:r>
      <w:r w:rsidR="0098390A" w:rsidRPr="00A41E84">
        <w:rPr>
          <w:sz w:val="24"/>
          <w:szCs w:val="24"/>
          <w:rPrChange w:id="1372" w:author="微软用户" w:date="2017-08-20T10:09:00Z">
            <w:rPr/>
          </w:rPrChange>
        </w:rPr>
        <w:t>API</w:t>
      </w:r>
      <w:r w:rsidR="00166AF1" w:rsidRPr="00A41E84">
        <w:rPr>
          <w:rFonts w:hint="eastAsia"/>
          <w:sz w:val="24"/>
          <w:szCs w:val="24"/>
          <w:rPrChange w:id="1373" w:author="微软用户" w:date="2017-08-20T10:09:00Z">
            <w:rPr>
              <w:rFonts w:hint="eastAsia"/>
            </w:rPr>
          </w:rPrChange>
        </w:rPr>
        <w:t>来</w:t>
      </w:r>
      <w:r w:rsidR="007A5DAE" w:rsidRPr="00A41E84">
        <w:rPr>
          <w:rFonts w:hint="eastAsia"/>
          <w:sz w:val="24"/>
          <w:szCs w:val="24"/>
          <w:rPrChange w:id="1374" w:author="微软用户" w:date="2017-08-20T10:09:00Z">
            <w:rPr>
              <w:rFonts w:hint="eastAsia"/>
            </w:rPr>
          </w:rPrChange>
        </w:rPr>
        <w:t>集成</w:t>
      </w:r>
      <w:r w:rsidR="00586372" w:rsidRPr="00A41E84">
        <w:rPr>
          <w:rFonts w:hint="eastAsia"/>
          <w:sz w:val="24"/>
          <w:szCs w:val="24"/>
          <w:rPrChange w:id="1375" w:author="微软用户" w:date="2017-08-20T10:09:00Z">
            <w:rPr>
              <w:rFonts w:hint="eastAsia"/>
            </w:rPr>
          </w:rPrChange>
        </w:rPr>
        <w:t>该</w:t>
      </w:r>
      <w:r w:rsidR="003E267A" w:rsidRPr="00A41E84">
        <w:rPr>
          <w:rFonts w:hint="eastAsia"/>
          <w:sz w:val="24"/>
          <w:szCs w:val="24"/>
          <w:rPrChange w:id="1376" w:author="微软用户" w:date="2017-08-20T10:09:00Z">
            <w:rPr>
              <w:rFonts w:hint="eastAsia"/>
            </w:rPr>
          </w:rPrChange>
        </w:rPr>
        <w:t>款</w:t>
      </w:r>
      <w:r w:rsidR="00A93F1C" w:rsidRPr="00A41E84">
        <w:rPr>
          <w:rFonts w:hint="eastAsia"/>
          <w:sz w:val="24"/>
          <w:szCs w:val="24"/>
          <w:rPrChange w:id="1377" w:author="微软用户" w:date="2017-08-20T10:09:00Z">
            <w:rPr>
              <w:rFonts w:hint="eastAsia"/>
            </w:rPr>
          </w:rPrChange>
        </w:rPr>
        <w:t>云</w:t>
      </w:r>
      <w:r w:rsidR="00476838" w:rsidRPr="00A41E84">
        <w:rPr>
          <w:rFonts w:hint="eastAsia"/>
          <w:sz w:val="24"/>
          <w:szCs w:val="24"/>
          <w:rPrChange w:id="1378" w:author="微软用户" w:date="2017-08-20T10:09:00Z">
            <w:rPr>
              <w:rFonts w:hint="eastAsia"/>
            </w:rPr>
          </w:rPrChange>
        </w:rPr>
        <w:t>备份</w:t>
      </w:r>
      <w:r w:rsidR="00821773" w:rsidRPr="00A41E84">
        <w:rPr>
          <w:rFonts w:hint="eastAsia"/>
          <w:sz w:val="24"/>
          <w:szCs w:val="24"/>
          <w:rPrChange w:id="1379" w:author="微软用户" w:date="2017-08-20T10:09:00Z">
            <w:rPr>
              <w:rFonts w:hint="eastAsia"/>
            </w:rPr>
          </w:rPrChange>
        </w:rPr>
        <w:t>服务</w:t>
      </w:r>
      <w:r w:rsidR="009F1FA9" w:rsidRPr="00A41E84">
        <w:rPr>
          <w:rFonts w:hint="eastAsia"/>
          <w:sz w:val="24"/>
          <w:szCs w:val="24"/>
          <w:rPrChange w:id="1380" w:author="微软用户" w:date="2017-08-20T10:09:00Z">
            <w:rPr>
              <w:rFonts w:hint="eastAsia"/>
            </w:rPr>
          </w:rPrChange>
        </w:rPr>
        <w:t>。</w:t>
      </w:r>
    </w:p>
    <w:p w14:paraId="5571850B" w14:textId="1D0378BC" w:rsidR="002E3864" w:rsidRDefault="002E3864" w:rsidP="00BE5E25">
      <w:pPr>
        <w:pStyle w:val="21"/>
        <w:spacing w:line="240" w:lineRule="auto"/>
      </w:pPr>
      <w:bookmarkStart w:id="1381" w:name="_Toc420959835"/>
      <w:bookmarkStart w:id="1382" w:name="_Toc421026899"/>
      <w:bookmarkStart w:id="1383" w:name="_Toc421230571"/>
      <w:bookmarkStart w:id="1384" w:name="_Toc491202449"/>
      <w:r w:rsidRPr="00B87EE1">
        <w:t xml:space="preserve">1.3 </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r w:rsidR="005779BA">
        <w:rPr>
          <w:rFonts w:hint="eastAsia"/>
        </w:rPr>
        <w:t>论文</w:t>
      </w:r>
      <w:r w:rsidR="00BE5E25">
        <w:rPr>
          <w:rFonts w:hint="eastAsia"/>
        </w:rPr>
        <w:t>的</w:t>
      </w:r>
      <w:r w:rsidRPr="00B87EE1">
        <w:t>组织</w:t>
      </w:r>
      <w:bookmarkEnd w:id="1381"/>
      <w:bookmarkEnd w:id="1382"/>
      <w:bookmarkEnd w:id="1383"/>
      <w:bookmarkEnd w:id="1384"/>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1385" w:name="_Toc73467579"/>
      <w:bookmarkStart w:id="1386" w:name="_Toc73467705"/>
      <w:bookmarkStart w:id="1387" w:name="_Toc73467990"/>
      <w:bookmarkStart w:id="1388" w:name="_Toc73468293"/>
      <w:bookmarkStart w:id="1389" w:name="_Toc73468453"/>
      <w:bookmarkStart w:id="1390" w:name="_Toc73468521"/>
      <w:bookmarkStart w:id="1391" w:name="_Toc73468567"/>
      <w:bookmarkStart w:id="1392" w:name="_Toc73951033"/>
      <w:bookmarkStart w:id="1393" w:name="_Toc74024500"/>
      <w:bookmarkStart w:id="1394" w:name="_Toc74025354"/>
      <w:bookmarkStart w:id="1395" w:name="_Toc74025650"/>
      <w:bookmarkStart w:id="1396" w:name="_Toc74025761"/>
      <w:bookmarkStart w:id="1397" w:name="_Toc74025806"/>
      <w:bookmarkStart w:id="1398" w:name="_Toc74025851"/>
      <w:bookmarkStart w:id="1399" w:name="_Toc74025997"/>
      <w:bookmarkStart w:id="1400" w:name="_Toc74030264"/>
      <w:bookmarkStart w:id="1401" w:name="_Toc420959836"/>
      <w:bookmarkStart w:id="1402" w:name="_Toc421026900"/>
      <w:bookmarkStart w:id="1403"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1"/>
        <w:rPr>
          <w:ins w:id="1404" w:author="微软用户" w:date="2017-08-19T19:24:00Z"/>
          <w:rStyle w:val="1CharChar"/>
          <w:rFonts w:ascii="Times New Roman" w:eastAsiaTheme="minorEastAsia" w:hAnsi="Times New Roman" w:cs="Times New Roman"/>
          <w:b/>
          <w:bCs/>
          <w:spacing w:val="0"/>
          <w:sz w:val="44"/>
          <w:szCs w:val="44"/>
        </w:rPr>
      </w:pPr>
      <w:bookmarkStart w:id="1405" w:name="_Toc491202450"/>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1401"/>
      <w:bookmarkEnd w:id="1402"/>
      <w:bookmarkEnd w:id="1403"/>
      <w:bookmarkEnd w:id="1405"/>
    </w:p>
    <w:p w14:paraId="78A1D6F4" w14:textId="57815D4B" w:rsidR="00A82152" w:rsidRDefault="001F51CD">
      <w:pPr>
        <w:pStyle w:val="21"/>
        <w:spacing w:line="240" w:lineRule="auto"/>
        <w:rPr>
          <w:ins w:id="1406" w:author="微软用户" w:date="2017-08-20T10:32:00Z"/>
        </w:rPr>
        <w:pPrChange w:id="1407" w:author="微软用户" w:date="2017-08-20T10:32:00Z">
          <w:pPr/>
        </w:pPrChange>
      </w:pPr>
      <w:bookmarkStart w:id="1408" w:name="_Toc491202451"/>
      <w:ins w:id="1409" w:author="微软用户" w:date="2017-08-19T19:24:00Z">
        <w:r>
          <w:t>2.1</w:t>
        </w:r>
        <w:r w:rsidRPr="00B87EE1">
          <w:t xml:space="preserve"> </w:t>
        </w:r>
        <w:r>
          <w:t>云备份</w:t>
        </w:r>
      </w:ins>
      <w:ins w:id="1410" w:author="微软用户" w:date="2017-08-20T12:08:00Z">
        <w:r w:rsidR="00801EA7">
          <w:t>与中间件</w:t>
        </w:r>
      </w:ins>
      <w:bookmarkEnd w:id="1408"/>
    </w:p>
    <w:p w14:paraId="4C98E692" w14:textId="77777777" w:rsidR="00A82152" w:rsidRDefault="000307EC">
      <w:pPr>
        <w:spacing w:line="400" w:lineRule="exact"/>
        <w:rPr>
          <w:ins w:id="1411" w:author="微软用户" w:date="2017-08-20T10:32:00Z"/>
          <w:spacing w:val="10"/>
          <w:sz w:val="24"/>
        </w:rPr>
        <w:pPrChange w:id="1412" w:author="微软用户" w:date="2017-08-19T19:33:00Z">
          <w:pPr>
            <w:pStyle w:val="21"/>
            <w:spacing w:line="240" w:lineRule="auto"/>
          </w:pPr>
        </w:pPrChange>
      </w:pPr>
      <w:ins w:id="1413" w:author="微软用户" w:date="2017-08-19T19:28:00Z">
        <w:r w:rsidRPr="000307EC">
          <w:rPr>
            <w:rFonts w:ascii="Times New Roman" w:hAnsi="Times New Roman" w:cs="Times New Roman"/>
            <w:spacing w:val="10"/>
            <w:sz w:val="24"/>
            <w:rPrChange w:id="1414" w:author="微软用户" w:date="2017-08-19T19:30:00Z">
              <w:rPr>
                <w:b w:val="0"/>
                <w:bCs w:val="0"/>
              </w:rPr>
            </w:rPrChange>
          </w:rPr>
          <w:tab/>
        </w:r>
      </w:ins>
      <w:ins w:id="1415" w:author="微软用户" w:date="2017-08-19T19:30:00Z">
        <w:r w:rsidRPr="000307EC">
          <w:rPr>
            <w:rFonts w:ascii="Times New Roman" w:hAnsi="Times New Roman" w:cs="Times New Roman" w:hint="eastAsia"/>
            <w:spacing w:val="10"/>
            <w:sz w:val="24"/>
            <w:rPrChange w:id="1416" w:author="微软用户" w:date="2017-08-19T19:30:00Z">
              <w:rPr>
                <w:rFonts w:hint="eastAsia"/>
                <w:b w:val="0"/>
                <w:bCs w:val="0"/>
              </w:rPr>
            </w:rPrChange>
          </w:rPr>
          <w:t>云备份指的是</w:t>
        </w:r>
      </w:ins>
      <w:ins w:id="1417" w:author="微软用户" w:date="2017-08-19T19:31:00Z">
        <w:r>
          <w:rPr>
            <w:rFonts w:ascii="Times New Roman" w:hAnsi="Times New Roman" w:cs="Times New Roman"/>
            <w:spacing w:val="10"/>
            <w:sz w:val="24"/>
          </w:rPr>
          <w:t>将个人</w:t>
        </w:r>
      </w:ins>
      <w:ins w:id="1418" w:author="微软用户" w:date="2017-08-19T19:38:00Z">
        <w:r w:rsidR="00A31456">
          <w:rPr>
            <w:rFonts w:ascii="Times New Roman" w:hAnsi="Times New Roman" w:cs="Times New Roman"/>
            <w:spacing w:val="10"/>
            <w:sz w:val="24"/>
          </w:rPr>
          <w:t>或</w:t>
        </w:r>
      </w:ins>
      <w:ins w:id="1419" w:author="微软用户" w:date="2017-08-19T19:32:00Z">
        <w:r>
          <w:rPr>
            <w:rFonts w:ascii="Times New Roman" w:hAnsi="Times New Roman" w:cs="Times New Roman"/>
            <w:spacing w:val="10"/>
            <w:sz w:val="24"/>
          </w:rPr>
          <w:t>数据通过云存储的方式</w:t>
        </w:r>
      </w:ins>
      <w:ins w:id="1420" w:author="微软用户" w:date="2017-08-19T19:33:00Z">
        <w:r>
          <w:rPr>
            <w:rFonts w:ascii="Times New Roman" w:hAnsi="Times New Roman" w:cs="Times New Roman"/>
            <w:spacing w:val="10"/>
            <w:sz w:val="24"/>
          </w:rPr>
          <w:t>备份</w:t>
        </w:r>
      </w:ins>
      <w:ins w:id="1421" w:author="微软用户"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ins>
    </w:p>
    <w:p w14:paraId="752E194D" w14:textId="77777777" w:rsidR="00D57535" w:rsidRDefault="0030214D">
      <w:pPr>
        <w:spacing w:line="400" w:lineRule="exact"/>
        <w:rPr>
          <w:ins w:id="1422" w:author="微软用户" w:date="2017-08-20T12:08:00Z"/>
          <w:spacing w:val="10"/>
          <w:sz w:val="24"/>
        </w:rPr>
        <w:pPrChange w:id="1423" w:author="微软用户" w:date="2017-08-19T19:33:00Z">
          <w:pPr>
            <w:pStyle w:val="21"/>
            <w:spacing w:line="240" w:lineRule="auto"/>
          </w:pPr>
        </w:pPrChange>
      </w:pPr>
      <w:ins w:id="1424" w:author="微软用户" w:date="2017-08-19T19:32:00Z">
        <w:r>
          <w:rPr>
            <w:rFonts w:ascii="Times New Roman" w:hAnsi="Times New Roman" w:cs="Times New Roman"/>
            <w:spacing w:val="10"/>
            <w:sz w:val="24"/>
          </w:rPr>
          <w:t>相较于传统的数据</w:t>
        </w:r>
      </w:ins>
      <w:ins w:id="1425" w:author="微软用户" w:date="2017-08-20T10:34:00Z">
        <w:r>
          <w:rPr>
            <w:rFonts w:ascii="Times New Roman" w:hAnsi="Times New Roman" w:cs="Times New Roman"/>
            <w:spacing w:val="10"/>
            <w:sz w:val="24"/>
          </w:rPr>
          <w:t>备份</w:t>
        </w:r>
      </w:ins>
      <w:ins w:id="1426" w:author="微软用户" w:date="2017-08-19T19:32:00Z">
        <w:r w:rsidR="000307EC">
          <w:rPr>
            <w:rFonts w:ascii="Times New Roman" w:hAnsi="Times New Roman" w:cs="Times New Roman"/>
            <w:spacing w:val="10"/>
            <w:sz w:val="24"/>
          </w:rPr>
          <w:t>方式</w:t>
        </w:r>
        <w:r w:rsidR="000307EC">
          <w:rPr>
            <w:rFonts w:ascii="Times New Roman" w:hAnsi="Times New Roman" w:cs="Times New Roman" w:hint="eastAsia"/>
            <w:spacing w:val="10"/>
            <w:sz w:val="24"/>
          </w:rPr>
          <w:t>，</w:t>
        </w:r>
      </w:ins>
      <w:ins w:id="1427" w:author="微软用户" w:date="2017-08-20T10:34:00Z">
        <w:r>
          <w:rPr>
            <w:rFonts w:ascii="Times New Roman" w:hAnsi="Times New Roman" w:cs="Times New Roman" w:hint="eastAsia"/>
            <w:spacing w:val="10"/>
            <w:sz w:val="24"/>
          </w:rPr>
          <w:t>计算机云备份技术具备优势为</w:t>
        </w:r>
      </w:ins>
      <w:ins w:id="1428" w:author="微软用户" w:date="2017-08-20T10:35:00Z">
        <w:r>
          <w:rPr>
            <w:rFonts w:ascii="Times New Roman" w:hAnsi="Times New Roman" w:cs="Times New Roman" w:hint="eastAsia"/>
            <w:spacing w:val="10"/>
            <w:sz w:val="24"/>
          </w:rPr>
          <w:t>数据信息备份更加安全、支持平台数据共享、提供大量的存储空间。</w:t>
        </w:r>
      </w:ins>
    </w:p>
    <w:p w14:paraId="459C7010" w14:textId="6C35CA6F" w:rsidR="00D57535" w:rsidRPr="00D57535" w:rsidRDefault="00D57535">
      <w:pPr>
        <w:pStyle w:val="31"/>
        <w:rPr>
          <w:ins w:id="1429" w:author="微软用户" w:date="2017-08-20T12:08:00Z"/>
          <w:rPrChange w:id="1430" w:author="微软用户" w:date="2017-08-20T12:09:00Z">
            <w:rPr>
              <w:ins w:id="1431" w:author="微软用户" w:date="2017-08-20T12:08:00Z"/>
              <w:spacing w:val="10"/>
              <w:sz w:val="24"/>
            </w:rPr>
          </w:rPrChange>
        </w:rPr>
        <w:pPrChange w:id="1432" w:author="微软用户" w:date="2017-08-20T12:09:00Z">
          <w:pPr>
            <w:pStyle w:val="21"/>
            <w:spacing w:line="240" w:lineRule="auto"/>
          </w:pPr>
        </w:pPrChange>
      </w:pPr>
      <w:bookmarkStart w:id="1433" w:name="_Toc491202452"/>
      <w:ins w:id="1434" w:author="微软用户" w:date="2017-08-20T12:09:00Z">
        <w:r>
          <w:t>2.1</w:t>
        </w:r>
        <w:r w:rsidRPr="006637A1">
          <w:t xml:space="preserve">.1 </w:t>
        </w:r>
        <w:r w:rsidR="001C16D1">
          <w:rPr>
            <w:rFonts w:hint="eastAsia"/>
          </w:rPr>
          <w:t>云备份特</w:t>
        </w:r>
        <w:r w:rsidR="00A95700">
          <w:rPr>
            <w:rFonts w:hint="eastAsia"/>
          </w:rPr>
          <w:t>点</w:t>
        </w:r>
      </w:ins>
      <w:bookmarkEnd w:id="1433"/>
    </w:p>
    <w:p w14:paraId="7C8802D0" w14:textId="048D8E65" w:rsidR="00947F3C" w:rsidRDefault="0054484A">
      <w:pPr>
        <w:spacing w:line="400" w:lineRule="exact"/>
        <w:ind w:firstLine="420"/>
        <w:rPr>
          <w:ins w:id="1435" w:author="微软用户" w:date="2017-08-20T10:38:00Z"/>
          <w:spacing w:val="10"/>
          <w:sz w:val="24"/>
        </w:rPr>
        <w:pPrChange w:id="1436" w:author="微软用户" w:date="2017-08-20T12:08:00Z">
          <w:pPr>
            <w:pStyle w:val="21"/>
            <w:spacing w:line="240" w:lineRule="auto"/>
          </w:pPr>
        </w:pPrChange>
      </w:pPr>
      <w:ins w:id="1437" w:author="微软用户" w:date="2017-08-20T10:35:00Z">
        <w:r>
          <w:rPr>
            <w:rFonts w:ascii="Times New Roman" w:hAnsi="Times New Roman" w:cs="Times New Roman" w:hint="eastAsia"/>
            <w:spacing w:val="10"/>
            <w:sz w:val="24"/>
          </w:rPr>
          <w:t>利用云备份</w:t>
        </w:r>
      </w:ins>
      <w:ins w:id="1438" w:author="微软用户" w:date="2017-08-20T10:36:00Z">
        <w:r>
          <w:rPr>
            <w:rFonts w:ascii="Times New Roman" w:hAnsi="Times New Roman" w:cs="Times New Roman" w:hint="eastAsia"/>
            <w:spacing w:val="10"/>
            <w:sz w:val="24"/>
          </w:rPr>
          <w:t>技术可以突破传统数据备份方式在时间和空间上的局限性，让数据传输</w:t>
        </w:r>
        <w:r w:rsidR="004A2098">
          <w:rPr>
            <w:rFonts w:ascii="Times New Roman" w:hAnsi="Times New Roman" w:cs="Times New Roman" w:hint="eastAsia"/>
            <w:spacing w:val="10"/>
            <w:sz w:val="24"/>
          </w:rPr>
          <w:t>更</w:t>
        </w:r>
      </w:ins>
      <w:ins w:id="1439" w:author="微软用户" w:date="2017-08-20T10:37:00Z">
        <w:r w:rsidR="004A2098">
          <w:rPr>
            <w:rFonts w:ascii="Times New Roman" w:hAnsi="Times New Roman" w:cs="Times New Roman" w:hint="eastAsia"/>
            <w:spacing w:val="10"/>
            <w:sz w:val="24"/>
          </w:rPr>
          <w:t>加</w:t>
        </w:r>
      </w:ins>
      <w:ins w:id="1440" w:author="微软用户" w:date="2017-08-20T10:36:00Z">
        <w:r>
          <w:rPr>
            <w:rFonts w:ascii="Times New Roman" w:hAnsi="Times New Roman" w:cs="Times New Roman" w:hint="eastAsia"/>
            <w:spacing w:val="10"/>
            <w:sz w:val="24"/>
          </w:rPr>
          <w:t>便捷、安全、可靠。</w:t>
        </w:r>
      </w:ins>
      <w:ins w:id="1441" w:author="微软用户" w:date="2017-08-20T10:37:00Z">
        <w:r w:rsidR="00B005DF">
          <w:rPr>
            <w:rFonts w:ascii="Times New Roman" w:hAnsi="Times New Roman" w:cs="Times New Roman"/>
            <w:spacing w:val="10"/>
            <w:sz w:val="24"/>
          </w:rPr>
          <w:t>云备份</w:t>
        </w:r>
      </w:ins>
      <w:ins w:id="1442" w:author="微软用户" w:date="2017-08-20T11:02:00Z">
        <w:r w:rsidR="00987B6D">
          <w:rPr>
            <w:rFonts w:ascii="Times New Roman" w:hAnsi="Times New Roman" w:cs="Times New Roman"/>
            <w:spacing w:val="10"/>
            <w:sz w:val="24"/>
          </w:rPr>
          <w:t>的主要</w:t>
        </w:r>
      </w:ins>
      <w:ins w:id="1443" w:author="微软用户" w:date="2017-08-20T10:37:00Z">
        <w:r w:rsidR="00B005DF">
          <w:rPr>
            <w:rFonts w:ascii="Times New Roman" w:hAnsi="Times New Roman" w:cs="Times New Roman"/>
            <w:spacing w:val="10"/>
            <w:sz w:val="24"/>
          </w:rPr>
          <w:t>技术的技术特性</w:t>
        </w:r>
        <w:r w:rsidR="00D71DBB">
          <w:rPr>
            <w:rFonts w:ascii="Times New Roman" w:hAnsi="Times New Roman" w:cs="Times New Roman"/>
            <w:spacing w:val="10"/>
            <w:sz w:val="24"/>
          </w:rPr>
          <w:t>如下</w:t>
        </w:r>
      </w:ins>
      <w:ins w:id="1444" w:author="微软用户" w:date="2017-08-20T10:38:00Z">
        <w:r w:rsidR="007D5830">
          <w:rPr>
            <w:rFonts w:ascii="Times New Roman" w:hAnsi="Times New Roman" w:cs="Times New Roman" w:hint="eastAsia"/>
            <w:spacing w:val="10"/>
            <w:sz w:val="24"/>
          </w:rPr>
          <w:t>：</w:t>
        </w:r>
      </w:ins>
    </w:p>
    <w:p w14:paraId="72DBB560" w14:textId="1F84D64C" w:rsidR="007D5830" w:rsidRDefault="007D5830">
      <w:pPr>
        <w:spacing w:line="400" w:lineRule="exact"/>
        <w:rPr>
          <w:ins w:id="1445" w:author="微软用户" w:date="2017-08-20T10:36:00Z"/>
          <w:spacing w:val="10"/>
          <w:sz w:val="24"/>
        </w:rPr>
        <w:pPrChange w:id="1446" w:author="微软用户" w:date="2017-08-20T10:39:00Z">
          <w:pPr>
            <w:pStyle w:val="21"/>
            <w:spacing w:line="240" w:lineRule="auto"/>
          </w:pPr>
        </w:pPrChange>
      </w:pPr>
      <w:ins w:id="1447" w:author="微软用户" w:date="2017-08-20T10:38:00Z">
        <w:r>
          <w:rPr>
            <w:rFonts w:ascii="Times New Roman" w:hAnsi="Times New Roman" w:cs="Times New Roman"/>
            <w:spacing w:val="10"/>
            <w:sz w:val="24"/>
          </w:rPr>
          <w:tab/>
        </w:r>
      </w:ins>
      <w:ins w:id="1448" w:author="微软用户" w:date="2017-08-20T10:40:00Z">
        <w:r w:rsidR="00A13376">
          <w:rPr>
            <w:rFonts w:ascii="Times New Roman" w:hAnsi="Times New Roman" w:cs="Times New Roman"/>
            <w:spacing w:val="10"/>
            <w:sz w:val="24"/>
          </w:rPr>
          <w:t xml:space="preserve">1. </w:t>
        </w:r>
        <w:r w:rsidR="00EC6744">
          <w:rPr>
            <w:rFonts w:ascii="Times New Roman" w:hAnsi="Times New Roman" w:cs="Times New Roman" w:hint="eastAsia"/>
            <w:spacing w:val="10"/>
            <w:sz w:val="24"/>
          </w:rPr>
          <w:t>可</w:t>
        </w:r>
      </w:ins>
      <w:ins w:id="1449" w:author="微软用户" w:date="2017-08-20T10:41:00Z">
        <w:r w:rsidR="00EC6744">
          <w:rPr>
            <w:rFonts w:ascii="Times New Roman" w:hAnsi="Times New Roman" w:cs="Times New Roman" w:hint="eastAsia"/>
            <w:spacing w:val="10"/>
            <w:sz w:val="24"/>
          </w:rPr>
          <w:t>节约成本</w:t>
        </w:r>
      </w:ins>
      <w:ins w:id="1450" w:author="微软用户" w:date="2017-08-20T10:40:00Z">
        <w:r w:rsidR="008D70A7">
          <w:rPr>
            <w:rFonts w:ascii="Times New Roman" w:hAnsi="Times New Roman" w:cs="Times New Roman" w:hint="eastAsia"/>
            <w:spacing w:val="10"/>
            <w:sz w:val="24"/>
          </w:rPr>
          <w:t>：</w:t>
        </w:r>
      </w:ins>
      <w:ins w:id="1451" w:author="微软用户" w:date="2017-08-20T10:41:00Z">
        <w:r w:rsidR="005E7061">
          <w:rPr>
            <w:rFonts w:ascii="Times New Roman" w:hAnsi="Times New Roman" w:cs="Times New Roman" w:hint="eastAsia"/>
            <w:spacing w:val="10"/>
            <w:sz w:val="24"/>
          </w:rPr>
          <w:t>个人或</w:t>
        </w:r>
        <w:r w:rsidR="004354D5">
          <w:rPr>
            <w:rFonts w:ascii="Times New Roman" w:hAnsi="Times New Roman" w:cs="Times New Roman" w:hint="eastAsia"/>
            <w:spacing w:val="10"/>
            <w:sz w:val="24"/>
          </w:rPr>
          <w:t>企业使用云备份后，可以依靠第三方云提供商</w:t>
        </w:r>
      </w:ins>
      <w:ins w:id="1452" w:author="微软用户" w:date="2017-08-20T10:43:00Z">
        <w:r w:rsidR="000F200C">
          <w:rPr>
            <w:rFonts w:ascii="Times New Roman" w:hAnsi="Times New Roman" w:cs="Times New Roman" w:hint="eastAsia"/>
            <w:spacing w:val="10"/>
            <w:sz w:val="24"/>
          </w:rPr>
          <w:t>海量</w:t>
        </w:r>
        <w:r w:rsidR="004354D5">
          <w:rPr>
            <w:rFonts w:ascii="Times New Roman" w:hAnsi="Times New Roman" w:cs="Times New Roman" w:hint="eastAsia"/>
            <w:spacing w:val="10"/>
            <w:sz w:val="24"/>
          </w:rPr>
          <w:t>的</w:t>
        </w:r>
      </w:ins>
      <w:ins w:id="1453" w:author="微软用户" w:date="2017-08-20T10:44:00Z">
        <w:r w:rsidR="000F200C">
          <w:rPr>
            <w:rFonts w:ascii="Times New Roman" w:hAnsi="Times New Roman" w:cs="Times New Roman" w:hint="eastAsia"/>
            <w:spacing w:val="10"/>
            <w:sz w:val="24"/>
          </w:rPr>
          <w:t>存储</w:t>
        </w:r>
      </w:ins>
      <w:ins w:id="1454" w:author="微软用户" w:date="2017-08-20T10:41:00Z">
        <w:r w:rsidR="005E7061" w:rsidRPr="005E7061">
          <w:rPr>
            <w:rFonts w:ascii="Times New Roman" w:hAnsi="Times New Roman" w:cs="Times New Roman" w:hint="eastAsia"/>
            <w:spacing w:val="10"/>
            <w:sz w:val="24"/>
          </w:rPr>
          <w:t>能力，而不需担心</w:t>
        </w:r>
      </w:ins>
      <w:ins w:id="1455" w:author="微软用户" w:date="2017-08-20T10:42:00Z">
        <w:r w:rsidR="00AF2797">
          <w:rPr>
            <w:rFonts w:ascii="Times New Roman" w:hAnsi="Times New Roman" w:cs="Times New Roman" w:hint="eastAsia"/>
            <w:spacing w:val="10"/>
            <w:sz w:val="24"/>
          </w:rPr>
          <w:t>数据</w:t>
        </w:r>
        <w:r w:rsidR="00FB6A6C">
          <w:rPr>
            <w:rFonts w:ascii="Times New Roman" w:hAnsi="Times New Roman" w:cs="Times New Roman" w:hint="eastAsia"/>
            <w:spacing w:val="10"/>
            <w:sz w:val="24"/>
          </w:rPr>
          <w:t>备份</w:t>
        </w:r>
      </w:ins>
      <w:ins w:id="1456" w:author="微软用户" w:date="2017-08-20T10:43:00Z">
        <w:r w:rsidR="00FB6A6C">
          <w:rPr>
            <w:rFonts w:ascii="Times New Roman" w:hAnsi="Times New Roman" w:cs="Times New Roman" w:hint="eastAsia"/>
            <w:spacing w:val="10"/>
            <w:sz w:val="24"/>
          </w:rPr>
          <w:t>过程中产生</w:t>
        </w:r>
      </w:ins>
      <w:ins w:id="1457" w:author="微软用户" w:date="2017-08-20T10:42:00Z">
        <w:r w:rsidR="00351C9D" w:rsidRPr="005E7061">
          <w:rPr>
            <w:rFonts w:ascii="Times New Roman" w:hAnsi="Times New Roman" w:cs="Times New Roman" w:hint="eastAsia"/>
            <w:spacing w:val="10"/>
            <w:sz w:val="24"/>
          </w:rPr>
          <w:t>的采购和实施</w:t>
        </w:r>
      </w:ins>
      <w:ins w:id="1458" w:author="微软用户" w:date="2017-08-20T10:41:00Z">
        <w:r w:rsidR="00D33F39">
          <w:rPr>
            <w:rFonts w:ascii="Times New Roman" w:hAnsi="Times New Roman" w:cs="Times New Roman" w:hint="eastAsia"/>
            <w:spacing w:val="10"/>
            <w:sz w:val="24"/>
          </w:rPr>
          <w:t>投资问题</w:t>
        </w:r>
      </w:ins>
      <w:ins w:id="1459" w:author="微软用户" w:date="2017-08-20T10:43:00Z">
        <w:r w:rsidR="00D33F39">
          <w:rPr>
            <w:rFonts w:ascii="Times New Roman" w:hAnsi="Times New Roman" w:cs="Times New Roman" w:hint="eastAsia"/>
            <w:spacing w:val="10"/>
            <w:sz w:val="24"/>
          </w:rPr>
          <w:t>，可以</w:t>
        </w:r>
      </w:ins>
      <w:ins w:id="1460" w:author="微软用户" w:date="2017-08-20T10:39:00Z">
        <w:r w:rsidR="009C402D" w:rsidRPr="009C402D">
          <w:rPr>
            <w:rFonts w:ascii="Times New Roman" w:hAnsi="Times New Roman" w:cs="Times New Roman" w:hint="eastAsia"/>
            <w:spacing w:val="10"/>
            <w:sz w:val="24"/>
          </w:rPr>
          <w:t>降低运作成本、提升生产</w:t>
        </w:r>
        <w:r w:rsidR="001E0B31">
          <w:rPr>
            <w:rFonts w:ascii="Times New Roman" w:hAnsi="Times New Roman" w:cs="Times New Roman" w:hint="eastAsia"/>
            <w:spacing w:val="10"/>
            <w:sz w:val="24"/>
          </w:rPr>
          <w:t>效率</w:t>
        </w:r>
        <w:r w:rsidR="009C402D" w:rsidRPr="009C402D">
          <w:rPr>
            <w:rFonts w:ascii="Times New Roman" w:hAnsi="Times New Roman" w:cs="Times New Roman" w:hint="eastAsia"/>
            <w:spacing w:val="10"/>
            <w:sz w:val="24"/>
          </w:rPr>
          <w:t>。</w:t>
        </w:r>
      </w:ins>
    </w:p>
    <w:p w14:paraId="197501D6" w14:textId="063845FC" w:rsidR="000307EC" w:rsidDel="00E76ED3" w:rsidRDefault="00700C23">
      <w:pPr>
        <w:spacing w:line="400" w:lineRule="exact"/>
        <w:rPr>
          <w:ins w:id="1461" w:author="微软用户" w:date="2017-08-19T19:53:00Z"/>
          <w:del w:id="1462" w:author="微软用户" w:date="2017-08-20T10:48:00Z"/>
          <w:spacing w:val="10"/>
          <w:sz w:val="24"/>
        </w:rPr>
        <w:pPrChange w:id="1463" w:author="微软用户" w:date="2017-08-19T19:33:00Z">
          <w:pPr>
            <w:pStyle w:val="21"/>
            <w:spacing w:line="240" w:lineRule="auto"/>
          </w:pPr>
        </w:pPrChange>
      </w:pPr>
      <w:ins w:id="1464" w:author="微软用户" w:date="2017-08-20T10:45:00Z">
        <w:r>
          <w:rPr>
            <w:spacing w:val="10"/>
            <w:sz w:val="24"/>
          </w:rPr>
          <w:tab/>
        </w:r>
        <w:r w:rsidR="00F441B0">
          <w:rPr>
            <w:spacing w:val="10"/>
            <w:sz w:val="24"/>
          </w:rPr>
          <w:t xml:space="preserve">2. </w:t>
        </w:r>
      </w:ins>
      <w:ins w:id="1465" w:author="微软用户" w:date="2017-08-20T10:47:00Z">
        <w:r w:rsidR="00566FC8">
          <w:rPr>
            <w:rFonts w:hint="eastAsia"/>
            <w:spacing w:val="10"/>
            <w:sz w:val="24"/>
          </w:rPr>
          <w:t>高效可靠：</w:t>
        </w:r>
      </w:ins>
      <w:ins w:id="1466" w:author="微软用户" w:date="2017-08-20T10:48:00Z">
        <w:r w:rsidR="00E76ED3" w:rsidRPr="00E76ED3">
          <w:rPr>
            <w:rFonts w:hint="eastAsia"/>
            <w:spacing w:val="10"/>
            <w:sz w:val="24"/>
          </w:rPr>
          <w:t>在现行的计算机云备份数据库中</w:t>
        </w:r>
      </w:ins>
      <w:ins w:id="1467" w:author="微软用户" w:date="2017-08-20T10:54:00Z">
        <w:r w:rsidR="000111EB">
          <w:rPr>
            <w:rFonts w:hint="eastAsia"/>
            <w:spacing w:val="10"/>
            <w:sz w:val="24"/>
          </w:rPr>
          <w:t>，</w:t>
        </w:r>
      </w:ins>
      <w:ins w:id="1468" w:author="微软用户" w:date="2017-08-20T10:48:00Z">
        <w:r w:rsidR="00E76ED3" w:rsidRPr="00E76ED3">
          <w:rPr>
            <w:rFonts w:hint="eastAsia"/>
            <w:spacing w:val="10"/>
            <w:sz w:val="24"/>
          </w:rPr>
          <w:t>主要是利用较为先进的存储技术</w:t>
        </w:r>
        <w:r w:rsidR="00E76ED3" w:rsidRPr="00E76ED3">
          <w:rPr>
            <w:rFonts w:hint="eastAsia"/>
            <w:spacing w:val="10"/>
            <w:sz w:val="24"/>
          </w:rPr>
          <w:t xml:space="preserve">, </w:t>
        </w:r>
        <w:r w:rsidR="00E76ED3" w:rsidRPr="00E76ED3">
          <w:rPr>
            <w:rFonts w:hint="eastAsia"/>
            <w:spacing w:val="10"/>
            <w:sz w:val="24"/>
          </w:rPr>
          <w:t>其中主要包括磁盘的备份、压缩、加密、存储虚拟化等重要数据保护功能。利用计算机云备份技术可以有效提升数据信息的安全性</w:t>
        </w:r>
      </w:ins>
      <w:ins w:id="1469" w:author="微软用户" w:date="2017-08-20T10:54:00Z">
        <w:r w:rsidR="000111EB">
          <w:rPr>
            <w:rFonts w:hint="eastAsia"/>
            <w:spacing w:val="10"/>
            <w:sz w:val="24"/>
          </w:rPr>
          <w:t>，</w:t>
        </w:r>
      </w:ins>
      <w:ins w:id="1470" w:author="微软用户" w:date="2017-08-20T10:48:00Z">
        <w:r w:rsidR="00E76ED3" w:rsidRPr="00E76ED3">
          <w:rPr>
            <w:rFonts w:hint="eastAsia"/>
            <w:spacing w:val="10"/>
            <w:sz w:val="24"/>
          </w:rPr>
          <w:t>同时还能提升其效率</w:t>
        </w:r>
      </w:ins>
      <w:ins w:id="1471" w:author="微软用户" w:date="2017-08-20T10:49:00Z">
        <w:r w:rsidR="007A5868">
          <w:rPr>
            <w:rFonts w:hint="eastAsia"/>
            <w:spacing w:val="10"/>
            <w:sz w:val="24"/>
          </w:rPr>
          <w:t>与可靠性。</w:t>
        </w:r>
      </w:ins>
      <w:ins w:id="1472" w:author="微软用户" w:date="2017-08-20T10:36:00Z">
        <w:del w:id="1473" w:author="微软用户" w:date="2017-08-20T10:45:00Z">
          <w:r w:rsidR="00947F3C" w:rsidDel="00700C23">
            <w:rPr>
              <w:rFonts w:ascii="Times New Roman" w:hAnsi="Times New Roman" w:cs="Times New Roman"/>
              <w:spacing w:val="10"/>
              <w:sz w:val="24"/>
            </w:rPr>
            <w:tab/>
          </w:r>
        </w:del>
      </w:ins>
      <w:ins w:id="1474" w:author="微软用户" w:date="2017-08-20T10:34:00Z">
        <w:del w:id="1475" w:author="微软用户" w:date="2017-08-20T10:45:00Z">
          <w:r w:rsidR="0030214D" w:rsidDel="00700C23">
            <w:rPr>
              <w:spacing w:val="10"/>
              <w:sz w:val="24"/>
            </w:rPr>
            <w:delText xml:space="preserve"> </w:delText>
          </w:r>
        </w:del>
      </w:ins>
    </w:p>
    <w:p w14:paraId="67B1449D" w14:textId="0065D14C" w:rsidR="00793D22" w:rsidRPr="00B87EE1" w:rsidDel="00E76ED3" w:rsidRDefault="0003391F" w:rsidP="00793D22">
      <w:pPr>
        <w:pStyle w:val="31"/>
        <w:rPr>
          <w:ins w:id="1476" w:author="微软用户" w:date="2017-08-20T10:20:00Z"/>
          <w:del w:id="1477" w:author="微软用户" w:date="2017-08-20T10:48:00Z"/>
        </w:rPr>
      </w:pPr>
      <w:bookmarkStart w:id="1478" w:name="_Toc420959848"/>
      <w:bookmarkStart w:id="1479" w:name="_Toc421026912"/>
      <w:bookmarkStart w:id="1480" w:name="_Toc421230580"/>
      <w:bookmarkStart w:id="1481" w:name="_Toc433381261"/>
      <w:ins w:id="1482" w:author="微软用户" w:date="2017-08-20T10:20:00Z">
        <w:del w:id="1483" w:author="微软用户" w:date="2017-08-20T10:48:00Z">
          <w:r w:rsidDel="00E76ED3">
            <w:delText>2.1.1</w:delText>
          </w:r>
          <w:r w:rsidR="00793D22" w:rsidRPr="00B87EE1" w:rsidDel="00E76ED3">
            <w:delText xml:space="preserve"> </w:delText>
          </w:r>
          <w:bookmarkEnd w:id="1478"/>
          <w:bookmarkEnd w:id="1479"/>
          <w:bookmarkEnd w:id="1480"/>
          <w:bookmarkEnd w:id="1481"/>
          <w:r w:rsidR="00A6762E" w:rsidDel="00E76ED3">
            <w:delText>云备份技术</w:delText>
          </w:r>
          <w:r w:rsidR="003F5B8B" w:rsidDel="00E76ED3">
            <w:delText>特点</w:delText>
          </w:r>
          <w:r w:rsidR="00A6762E" w:rsidRPr="00B87EE1" w:rsidDel="00E76ED3">
            <w:delText xml:space="preserve"> </w:delText>
          </w:r>
        </w:del>
      </w:ins>
    </w:p>
    <w:p w14:paraId="6D622842" w14:textId="6C745C8D" w:rsidR="00663FB9" w:rsidRPr="000307EC" w:rsidRDefault="009A1A91">
      <w:pPr>
        <w:spacing w:line="400" w:lineRule="exact"/>
        <w:rPr>
          <w:ins w:id="1484" w:author="微软用户" w:date="2017-08-19T19:24:00Z"/>
          <w:spacing w:val="10"/>
          <w:sz w:val="24"/>
          <w:rPrChange w:id="1485" w:author="微软用户" w:date="2017-08-19T19:30:00Z">
            <w:rPr>
              <w:ins w:id="1486" w:author="微软用户" w:date="2017-08-19T19:24:00Z"/>
            </w:rPr>
          </w:rPrChange>
        </w:rPr>
        <w:pPrChange w:id="1487" w:author="微软用户" w:date="2017-08-19T19:33:00Z">
          <w:pPr>
            <w:pStyle w:val="21"/>
            <w:spacing w:line="240" w:lineRule="auto"/>
          </w:pPr>
        </w:pPrChange>
      </w:pPr>
      <w:ins w:id="1488" w:author="微软用户" w:date="2017-08-20T10:21:00Z">
        <w:r>
          <w:rPr>
            <w:spacing w:val="10"/>
            <w:sz w:val="24"/>
          </w:rPr>
          <w:tab/>
        </w:r>
      </w:ins>
    </w:p>
    <w:p w14:paraId="2030C299" w14:textId="05AA1390" w:rsidR="001F51CD" w:rsidRDefault="00BE0596">
      <w:pPr>
        <w:spacing w:line="400" w:lineRule="exact"/>
        <w:rPr>
          <w:ins w:id="1489" w:author="微软用户" w:date="2017-08-20T10:56:00Z"/>
          <w:spacing w:val="10"/>
          <w:sz w:val="24"/>
        </w:rPr>
        <w:pPrChange w:id="1490" w:author="微软用户" w:date="2017-08-20T10:52:00Z">
          <w:pPr>
            <w:pStyle w:val="1"/>
          </w:pPr>
        </w:pPrChange>
      </w:pPr>
      <w:ins w:id="1491" w:author="微软用户" w:date="2017-08-20T10:49:00Z">
        <w:r w:rsidRPr="008F21E6">
          <w:rPr>
            <w:spacing w:val="10"/>
            <w:sz w:val="24"/>
            <w:rPrChange w:id="1492" w:author="微软用户" w:date="2017-08-20T10:51:00Z">
              <w:rPr/>
            </w:rPrChange>
          </w:rPr>
          <w:tab/>
        </w:r>
        <w:r w:rsidR="00DE60A4" w:rsidRPr="000E4D98">
          <w:rPr>
            <w:spacing w:val="10"/>
            <w:sz w:val="24"/>
          </w:rPr>
          <w:t xml:space="preserve">3. </w:t>
        </w:r>
      </w:ins>
      <w:ins w:id="1493" w:author="微软用户" w:date="2017-08-20T10:50:00Z">
        <w:r w:rsidR="00CF5252" w:rsidRPr="008F21E6">
          <w:rPr>
            <w:rFonts w:hint="eastAsia"/>
            <w:spacing w:val="10"/>
            <w:sz w:val="24"/>
            <w:rPrChange w:id="1494" w:author="微软用户" w:date="2017-08-20T10:51:00Z">
              <w:rPr>
                <w:rFonts w:hint="eastAsia"/>
              </w:rPr>
            </w:rPrChange>
          </w:rPr>
          <w:t>高容灾性：</w:t>
        </w:r>
      </w:ins>
      <w:ins w:id="1495" w:author="微软用户" w:date="2017-08-20T10:53:00Z">
        <w:r w:rsidR="008F21E6">
          <w:rPr>
            <w:rFonts w:hint="eastAsia"/>
            <w:spacing w:val="10"/>
            <w:sz w:val="24"/>
          </w:rPr>
          <w:t>传统的</w:t>
        </w:r>
        <w:r w:rsidR="002F0ABC">
          <w:rPr>
            <w:rFonts w:hint="eastAsia"/>
            <w:spacing w:val="10"/>
            <w:sz w:val="24"/>
          </w:rPr>
          <w:t>数据</w:t>
        </w:r>
      </w:ins>
      <w:ins w:id="1496" w:author="微软用户" w:date="2017-08-20T10:51:00Z">
        <w:r w:rsidR="008F21E6" w:rsidRPr="008F21E6">
          <w:rPr>
            <w:rFonts w:hint="eastAsia"/>
            <w:spacing w:val="10"/>
            <w:sz w:val="24"/>
            <w:rPrChange w:id="1497" w:author="微软用户" w:date="2017-08-20T10:51:00Z">
              <w:rPr>
                <w:rFonts w:hint="eastAsia"/>
              </w:rPr>
            </w:rPrChange>
          </w:rPr>
          <w:t>恢复方式主要是从磁盘开始将数据恢复</w:t>
        </w:r>
        <w:r w:rsidR="008F21E6" w:rsidRPr="008F21E6">
          <w:rPr>
            <w:spacing w:val="10"/>
            <w:sz w:val="24"/>
            <w:rPrChange w:id="1498" w:author="微软用户" w:date="2017-08-20T10:51:00Z">
              <w:rPr/>
            </w:rPrChange>
          </w:rPr>
          <w:t xml:space="preserve">, </w:t>
        </w:r>
        <w:r w:rsidR="008F21E6" w:rsidRPr="008F21E6">
          <w:rPr>
            <w:rFonts w:hint="eastAsia"/>
            <w:spacing w:val="10"/>
            <w:sz w:val="24"/>
            <w:rPrChange w:id="1499" w:author="微软用户" w:date="2017-08-20T10:51:00Z">
              <w:rPr>
                <w:rFonts w:hint="eastAsia"/>
              </w:rPr>
            </w:rPrChange>
          </w:rPr>
          <w:t>因此</w:t>
        </w:r>
        <w:r w:rsidR="008F21E6" w:rsidRPr="008F21E6">
          <w:rPr>
            <w:spacing w:val="10"/>
            <w:sz w:val="24"/>
            <w:rPrChange w:id="1500" w:author="微软用户" w:date="2017-08-20T10:51:00Z">
              <w:rPr/>
            </w:rPrChange>
          </w:rPr>
          <w:t xml:space="preserve">, </w:t>
        </w:r>
        <w:r w:rsidR="008F21E6" w:rsidRPr="008F21E6">
          <w:rPr>
            <w:rFonts w:hint="eastAsia"/>
            <w:spacing w:val="10"/>
            <w:sz w:val="24"/>
            <w:rPrChange w:id="1501" w:author="微软用户" w:date="2017-08-20T10:51:00Z">
              <w:rPr>
                <w:rFonts w:hint="eastAsia"/>
              </w:rPr>
            </w:rPrChange>
          </w:rPr>
          <w:t>如果发生数据丢失的情况</w:t>
        </w:r>
      </w:ins>
      <w:ins w:id="1502" w:author="微软用户" w:date="2017-08-20T10:54:00Z">
        <w:r w:rsidR="00E40A2A">
          <w:rPr>
            <w:rFonts w:hint="eastAsia"/>
            <w:spacing w:val="10"/>
            <w:sz w:val="24"/>
          </w:rPr>
          <w:t>，</w:t>
        </w:r>
      </w:ins>
      <w:ins w:id="1503" w:author="微软用户" w:date="2017-08-20T10:51:00Z">
        <w:r w:rsidR="008F21E6" w:rsidRPr="008F21E6">
          <w:rPr>
            <w:rFonts w:hint="eastAsia"/>
            <w:spacing w:val="10"/>
            <w:sz w:val="24"/>
            <w:rPrChange w:id="1504" w:author="微软用户" w:date="2017-08-20T10:51:00Z">
              <w:rPr>
                <w:rFonts w:hint="eastAsia"/>
              </w:rPr>
            </w:rPrChange>
          </w:rPr>
          <w:t>技术管理人员便需要找到磁盘</w:t>
        </w:r>
      </w:ins>
      <w:ins w:id="1505" w:author="微软用户" w:date="2017-08-20T10:54:00Z">
        <w:r w:rsidR="00CB1412">
          <w:rPr>
            <w:rFonts w:hint="eastAsia"/>
            <w:spacing w:val="10"/>
            <w:sz w:val="24"/>
          </w:rPr>
          <w:t>，</w:t>
        </w:r>
      </w:ins>
      <w:ins w:id="1506" w:author="微软用户" w:date="2017-08-20T10:51:00Z">
        <w:r w:rsidR="008F21E6" w:rsidRPr="008F21E6">
          <w:rPr>
            <w:rFonts w:hint="eastAsia"/>
            <w:spacing w:val="10"/>
            <w:sz w:val="24"/>
            <w:rPrChange w:id="1507" w:author="微软用户" w:date="2017-08-20T10:51:00Z">
              <w:rPr>
                <w:rFonts w:hint="eastAsia"/>
              </w:rPr>
            </w:rPrChange>
          </w:rPr>
          <w:t>将其在计算机上加载</w:t>
        </w:r>
      </w:ins>
      <w:ins w:id="1508" w:author="微软用户" w:date="2017-08-20T10:54:00Z">
        <w:r w:rsidR="002B4A04">
          <w:rPr>
            <w:rFonts w:hint="eastAsia"/>
            <w:spacing w:val="10"/>
            <w:sz w:val="24"/>
          </w:rPr>
          <w:t>，</w:t>
        </w:r>
      </w:ins>
      <w:ins w:id="1509" w:author="微软用户" w:date="2017-08-20T10:51:00Z">
        <w:r w:rsidR="008F21E6" w:rsidRPr="008F21E6">
          <w:rPr>
            <w:rFonts w:hint="eastAsia"/>
            <w:spacing w:val="10"/>
            <w:sz w:val="24"/>
            <w:rPrChange w:id="1510" w:author="微软用户" w:date="2017-08-20T10:51:00Z">
              <w:rPr>
                <w:rFonts w:hint="eastAsia"/>
              </w:rPr>
            </w:rPrChange>
          </w:rPr>
          <w:t>根据加载所显示的数据位置便可对信息数据进行恢复。</w:t>
        </w:r>
      </w:ins>
      <w:ins w:id="1511" w:author="微软用户" w:date="2017-08-20T10:53:00Z">
        <w:r w:rsidR="00F94AE3">
          <w:rPr>
            <w:rFonts w:hint="eastAsia"/>
            <w:spacing w:val="10"/>
            <w:sz w:val="24"/>
          </w:rPr>
          <w:t>一旦磁盘出现不可逆的故障，则</w:t>
        </w:r>
      </w:ins>
      <w:ins w:id="1512" w:author="微软用户" w:date="2017-08-20T10:54:00Z">
        <w:r w:rsidR="00F94AE3">
          <w:rPr>
            <w:rFonts w:hint="eastAsia"/>
            <w:spacing w:val="10"/>
            <w:sz w:val="24"/>
          </w:rPr>
          <w:t>会造成数据永久丢失。</w:t>
        </w:r>
      </w:ins>
      <w:ins w:id="1513" w:author="微软用户" w:date="2017-08-20T10:55:00Z">
        <w:r w:rsidR="00231D87">
          <w:rPr>
            <w:rFonts w:hint="eastAsia"/>
            <w:spacing w:val="10"/>
            <w:sz w:val="24"/>
          </w:rPr>
          <w:t>而从云中恢复数据要快得多，</w:t>
        </w:r>
      </w:ins>
      <w:ins w:id="1514" w:author="微软用户" w:date="2017-08-20T10:56:00Z">
        <w:r w:rsidR="00491D4C">
          <w:rPr>
            <w:rFonts w:hint="eastAsia"/>
            <w:spacing w:val="10"/>
            <w:sz w:val="24"/>
          </w:rPr>
          <w:t>云端服务器存有数据的备份，</w:t>
        </w:r>
      </w:ins>
      <w:ins w:id="1515" w:author="微软用户" w:date="2017-08-20T10:55:00Z">
        <w:r w:rsidR="005D794B" w:rsidRPr="005D794B">
          <w:rPr>
            <w:rFonts w:hint="eastAsia"/>
            <w:spacing w:val="10"/>
            <w:sz w:val="24"/>
          </w:rPr>
          <w:t>它不需要从磁带存放点运送磁带，</w:t>
        </w:r>
      </w:ins>
      <w:ins w:id="1516" w:author="微软用户" w:date="2017-08-20T10:56:00Z">
        <w:r w:rsidR="008D3FA1">
          <w:rPr>
            <w:rFonts w:hint="eastAsia"/>
            <w:spacing w:val="10"/>
            <w:sz w:val="24"/>
          </w:rPr>
          <w:t>而是</w:t>
        </w:r>
      </w:ins>
      <w:ins w:id="1517" w:author="微软用户" w:date="2017-08-20T10:55:00Z">
        <w:r w:rsidR="005D794B" w:rsidRPr="005D794B">
          <w:rPr>
            <w:rFonts w:hint="eastAsia"/>
            <w:spacing w:val="10"/>
            <w:sz w:val="24"/>
          </w:rPr>
          <w:t>通过</w:t>
        </w:r>
        <w:r w:rsidR="005D794B">
          <w:rPr>
            <w:rFonts w:hint="eastAsia"/>
            <w:spacing w:val="10"/>
            <w:sz w:val="24"/>
          </w:rPr>
          <w:t>网络</w:t>
        </w:r>
        <w:r w:rsidR="008D3FA1">
          <w:rPr>
            <w:rFonts w:hint="eastAsia"/>
            <w:spacing w:val="10"/>
            <w:sz w:val="24"/>
          </w:rPr>
          <w:t>进行</w:t>
        </w:r>
      </w:ins>
      <w:ins w:id="1518" w:author="微软用户" w:date="2017-08-20T10:56:00Z">
        <w:r w:rsidR="008D3FA1">
          <w:rPr>
            <w:rFonts w:hint="eastAsia"/>
            <w:spacing w:val="10"/>
            <w:sz w:val="24"/>
          </w:rPr>
          <w:t>数据恢复</w:t>
        </w:r>
      </w:ins>
      <w:ins w:id="1519" w:author="微软用户" w:date="2017-08-20T10:55:00Z">
        <w:r w:rsidR="005D794B" w:rsidRPr="005D794B">
          <w:rPr>
            <w:rFonts w:hint="eastAsia"/>
            <w:spacing w:val="10"/>
            <w:sz w:val="24"/>
          </w:rPr>
          <w:t>，节省时间并无需建设本地磁带设备。</w:t>
        </w:r>
      </w:ins>
    </w:p>
    <w:p w14:paraId="60F35DB9" w14:textId="41CDA605" w:rsidR="006C0501" w:rsidRPr="00426EAC" w:rsidRDefault="006C0501" w:rsidP="006C0501">
      <w:pPr>
        <w:pStyle w:val="31"/>
        <w:rPr>
          <w:ins w:id="1520" w:author="微软用户" w:date="2017-08-20T12:09:00Z"/>
        </w:rPr>
      </w:pPr>
      <w:bookmarkStart w:id="1521" w:name="_Toc491202453"/>
      <w:ins w:id="1522" w:author="微软用户" w:date="2017-08-20T12:09:00Z">
        <w:r>
          <w:t>2.1</w:t>
        </w:r>
        <w:r w:rsidR="00CF2765">
          <w:t>.2</w:t>
        </w:r>
        <w:r w:rsidRPr="006637A1">
          <w:t xml:space="preserve"> </w:t>
        </w:r>
        <w:r w:rsidR="002B0295">
          <w:t>云备份</w:t>
        </w:r>
        <w:r w:rsidR="001A724B">
          <w:rPr>
            <w:rFonts w:hint="eastAsia"/>
          </w:rPr>
          <w:t>中间件</w:t>
        </w:r>
        <w:bookmarkEnd w:id="1521"/>
      </w:ins>
    </w:p>
    <w:p w14:paraId="467B4465" w14:textId="32782B73" w:rsidR="008D7A08" w:rsidRDefault="00C8796E">
      <w:pPr>
        <w:spacing w:line="400" w:lineRule="exact"/>
        <w:rPr>
          <w:ins w:id="1523" w:author="微软用户" w:date="2017-08-20T12:22:00Z"/>
          <w:spacing w:val="10"/>
          <w:sz w:val="24"/>
        </w:rPr>
        <w:pPrChange w:id="1524" w:author="微软用户" w:date="2017-08-20T10:52:00Z">
          <w:pPr>
            <w:pStyle w:val="1"/>
          </w:pPr>
        </w:pPrChange>
      </w:pPr>
      <w:ins w:id="1525" w:author="微软用户" w:date="2017-08-20T11:12:00Z">
        <w:r>
          <w:rPr>
            <w:spacing w:val="10"/>
            <w:sz w:val="24"/>
          </w:rPr>
          <w:tab/>
        </w:r>
      </w:ins>
      <w:ins w:id="1526" w:author="微软用户" w:date="2017-08-20T12:15:00Z">
        <w:r w:rsidR="008D7A08">
          <w:rPr>
            <w:spacing w:val="10"/>
            <w:sz w:val="24"/>
          </w:rPr>
          <w:t>云备份中间件是一种独立</w:t>
        </w:r>
      </w:ins>
      <w:ins w:id="1527" w:author="微软用户" w:date="2017-08-20T12:21:00Z">
        <w:r w:rsidR="00F05147">
          <w:rPr>
            <w:spacing w:val="10"/>
            <w:sz w:val="24"/>
          </w:rPr>
          <w:t>于</w:t>
        </w:r>
      </w:ins>
      <w:ins w:id="1528" w:author="微软用户" w:date="2017-08-20T12:15:00Z">
        <w:r w:rsidR="008D7A08">
          <w:rPr>
            <w:spacing w:val="10"/>
            <w:sz w:val="24"/>
          </w:rPr>
          <w:t>云服务器与客户端的系统组件</w:t>
        </w:r>
        <w:r w:rsidR="008D7A08">
          <w:rPr>
            <w:rFonts w:hint="eastAsia"/>
            <w:spacing w:val="10"/>
            <w:sz w:val="24"/>
          </w:rPr>
          <w:t>，</w:t>
        </w:r>
        <w:r w:rsidR="008D7A08">
          <w:rPr>
            <w:spacing w:val="10"/>
            <w:sz w:val="24"/>
          </w:rPr>
          <w:t>位于客户机与服务器之间</w:t>
        </w:r>
        <w:r w:rsidR="008D7A08">
          <w:rPr>
            <w:rFonts w:hint="eastAsia"/>
            <w:spacing w:val="10"/>
            <w:sz w:val="24"/>
          </w:rPr>
          <w:t>，</w:t>
        </w:r>
      </w:ins>
      <w:ins w:id="1529" w:author="微软用户" w:date="2017-08-20T12:16:00Z">
        <w:r w:rsidR="008D7A08">
          <w:rPr>
            <w:spacing w:val="10"/>
            <w:sz w:val="24"/>
          </w:rPr>
          <w:t>管理计算机资源与网络通信</w:t>
        </w:r>
        <w:r w:rsidR="008D7A08">
          <w:rPr>
            <w:rFonts w:hint="eastAsia"/>
            <w:spacing w:val="10"/>
            <w:sz w:val="24"/>
          </w:rPr>
          <w:t>。</w:t>
        </w:r>
        <w:r w:rsidR="0091764E">
          <w:rPr>
            <w:rFonts w:hint="eastAsia"/>
            <w:spacing w:val="10"/>
            <w:sz w:val="24"/>
          </w:rPr>
          <w:t>通过中间件技术，</w:t>
        </w:r>
      </w:ins>
      <w:ins w:id="1530" w:author="微软用户" w:date="2017-08-20T12:18:00Z">
        <w:r w:rsidR="00C90B29">
          <w:rPr>
            <w:rFonts w:hint="eastAsia"/>
            <w:spacing w:val="10"/>
            <w:sz w:val="24"/>
          </w:rPr>
          <w:t>即便不同的应用之间存在差异，</w:t>
        </w:r>
        <w:r w:rsidR="007C2378">
          <w:rPr>
            <w:rFonts w:hint="eastAsia"/>
            <w:spacing w:val="10"/>
            <w:sz w:val="24"/>
          </w:rPr>
          <w:t>如接口差异、操作系统差异，</w:t>
        </w:r>
        <w:r w:rsidR="00C90B29">
          <w:rPr>
            <w:rFonts w:hint="eastAsia"/>
            <w:spacing w:val="10"/>
            <w:sz w:val="24"/>
          </w:rPr>
          <w:t>仍可</w:t>
        </w:r>
      </w:ins>
      <w:ins w:id="1531" w:author="微软用户" w:date="2017-08-20T12:16:00Z">
        <w:r w:rsidR="0091764E">
          <w:rPr>
            <w:rFonts w:hint="eastAsia"/>
            <w:spacing w:val="10"/>
            <w:sz w:val="24"/>
          </w:rPr>
          <w:t>实现与云备份</w:t>
        </w:r>
      </w:ins>
      <w:ins w:id="1532" w:author="微软用户" w:date="2017-08-20T12:17:00Z">
        <w:r w:rsidR="0091764E">
          <w:rPr>
            <w:rFonts w:hint="eastAsia"/>
            <w:spacing w:val="10"/>
            <w:sz w:val="24"/>
          </w:rPr>
          <w:t>服务器之间的通信与资源共享，</w:t>
        </w:r>
      </w:ins>
      <w:ins w:id="1533" w:author="微软用户" w:date="2017-08-20T12:19:00Z">
        <w:r w:rsidR="001B1756">
          <w:rPr>
            <w:rFonts w:hint="eastAsia"/>
            <w:spacing w:val="10"/>
            <w:sz w:val="24"/>
          </w:rPr>
          <w:t>实现系统的跨平台、跨</w:t>
        </w:r>
      </w:ins>
      <w:ins w:id="1534" w:author="微软用户" w:date="2017-08-20T12:20:00Z">
        <w:r w:rsidR="001B1756">
          <w:rPr>
            <w:rFonts w:hint="eastAsia"/>
            <w:spacing w:val="10"/>
            <w:sz w:val="24"/>
          </w:rPr>
          <w:t>网络、跨硬件特性。</w:t>
        </w:r>
        <w:r w:rsidR="006155DC">
          <w:rPr>
            <w:rFonts w:hint="eastAsia"/>
            <w:spacing w:val="10"/>
            <w:sz w:val="24"/>
          </w:rPr>
          <w:t>在云备份服务平台中，中间件扮演着重要的角色，</w:t>
        </w:r>
      </w:ins>
      <w:ins w:id="1535" w:author="微软用户" w:date="2017-08-20T12:21:00Z">
        <w:r w:rsidR="006155DC">
          <w:rPr>
            <w:rFonts w:hint="eastAsia"/>
            <w:spacing w:val="10"/>
            <w:sz w:val="24"/>
          </w:rPr>
          <w:t>能够显著地降低系统开发和维护成本，同时提升系统的稳定性。</w:t>
        </w:r>
      </w:ins>
    </w:p>
    <w:p w14:paraId="707CB50D" w14:textId="282EC46E" w:rsidR="003F0347" w:rsidRDefault="003F0347">
      <w:pPr>
        <w:spacing w:line="400" w:lineRule="exact"/>
        <w:rPr>
          <w:ins w:id="1536" w:author="微软用户" w:date="2017-08-20T12:23:00Z"/>
          <w:spacing w:val="10"/>
          <w:sz w:val="24"/>
        </w:rPr>
        <w:pPrChange w:id="1537" w:author="微软用户" w:date="2017-08-20T10:52:00Z">
          <w:pPr>
            <w:pStyle w:val="1"/>
          </w:pPr>
        </w:pPrChange>
      </w:pPr>
      <w:ins w:id="1538" w:author="微软用户" w:date="2017-08-20T12:22:00Z">
        <w:r>
          <w:rPr>
            <w:spacing w:val="10"/>
            <w:sz w:val="24"/>
          </w:rPr>
          <w:tab/>
        </w:r>
        <w:r w:rsidR="00501FE5">
          <w:rPr>
            <w:spacing w:val="10"/>
            <w:sz w:val="24"/>
          </w:rPr>
          <w:t>云备份中间件的系统模型如</w:t>
        </w:r>
      </w:ins>
      <w:ins w:id="1539" w:author="微软用户" w:date="2017-08-20T12:29:00Z">
        <w:r w:rsidR="00E707AB">
          <w:rPr>
            <w:spacing w:val="10"/>
            <w:sz w:val="24"/>
          </w:rPr>
          <w:t>图</w:t>
        </w:r>
        <w:r w:rsidR="00E707AB">
          <w:rPr>
            <w:rFonts w:hint="eastAsia"/>
            <w:spacing w:val="10"/>
            <w:sz w:val="24"/>
          </w:rPr>
          <w:t>2-1</w:t>
        </w:r>
      </w:ins>
      <w:ins w:id="1540" w:author="微软用户" w:date="2017-08-20T12:22:00Z">
        <w:r w:rsidR="00501FE5">
          <w:rPr>
            <w:spacing w:val="10"/>
            <w:sz w:val="24"/>
          </w:rPr>
          <w:t>所示</w:t>
        </w:r>
        <w:r w:rsidR="00501FE5">
          <w:rPr>
            <w:rFonts w:hint="eastAsia"/>
            <w:spacing w:val="10"/>
            <w:sz w:val="24"/>
          </w:rPr>
          <w:t>：</w:t>
        </w:r>
      </w:ins>
    </w:p>
    <w:p w14:paraId="5B0D5825" w14:textId="6D8A7EDA" w:rsidR="00501FE5" w:rsidRPr="006E3AA8" w:rsidRDefault="00084C1D">
      <w:pPr>
        <w:jc w:val="center"/>
        <w:rPr>
          <w:ins w:id="1541" w:author="微软用户" w:date="2017-08-20T12:29:00Z"/>
          <w:rFonts w:ascii="Times New Roman" w:hAnsi="Times New Roman" w:cs="Times New Roman"/>
          <w:spacing w:val="10"/>
          <w:sz w:val="24"/>
          <w:rPrChange w:id="1542" w:author="微软用户" w:date="2017-08-20T12:30:00Z">
            <w:rPr>
              <w:ins w:id="1543" w:author="微软用户" w:date="2017-08-20T12:29:00Z"/>
            </w:rPr>
          </w:rPrChange>
        </w:rPr>
        <w:pPrChange w:id="1544" w:author="微软用户" w:date="2017-08-20T12:29:00Z">
          <w:pPr>
            <w:pStyle w:val="1"/>
          </w:pPr>
        </w:pPrChange>
      </w:pPr>
      <w:ins w:id="1545" w:author="微软用户" w:date="2017-08-20T12:29:00Z">
        <w:r w:rsidRPr="006E3AA8">
          <w:rPr>
            <w:rFonts w:ascii="Times New Roman" w:hAnsi="Times New Roman" w:cs="Times New Roman"/>
            <w:spacing w:val="10"/>
            <w:sz w:val="24"/>
            <w:rPrChange w:id="1546" w:author="微软用户" w:date="2017-08-20T12:30:00Z">
              <w:rPr>
                <w:rFonts w:ascii="Times New Roman" w:hAnsi="Times New Roman" w:cs="Times New Roman"/>
                <w:spacing w:val="10"/>
                <w:sz w:val="24"/>
              </w:rPr>
            </w:rPrChange>
          </w:rPr>
          <w:object w:dxaOrig="4590" w:dyaOrig="5535" w14:anchorId="54C2D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200.1pt" o:ole="">
              <v:imagedata r:id="rId20" o:title=""/>
            </v:shape>
            <o:OLEObject Type="Embed" ProgID="Visio.Drawing.15" ShapeID="_x0000_i1025" DrawAspect="Content" ObjectID="_1564944322" r:id="rId21"/>
          </w:object>
        </w:r>
      </w:ins>
    </w:p>
    <w:p w14:paraId="797CE804" w14:textId="3985B5ED" w:rsidR="007E74BF" w:rsidRDefault="007E74BF">
      <w:pPr>
        <w:spacing w:line="400" w:lineRule="exact"/>
        <w:jc w:val="center"/>
        <w:rPr>
          <w:ins w:id="1547" w:author="微软用户" w:date="2017-08-20T12:30:00Z"/>
          <w:rFonts w:ascii="Times New Roman" w:hAnsi="Times New Roman" w:cs="Times New Roman"/>
          <w:spacing w:val="10"/>
          <w:sz w:val="24"/>
        </w:rPr>
        <w:pPrChange w:id="1548" w:author="微软用户" w:date="2017-08-20T12:30:00Z">
          <w:pPr>
            <w:pStyle w:val="1"/>
          </w:pPr>
        </w:pPrChange>
      </w:pPr>
      <w:ins w:id="1549" w:author="微软用户" w:date="2017-08-20T12:29:00Z">
        <w:r w:rsidRPr="006E3AA8">
          <w:rPr>
            <w:rFonts w:ascii="Times New Roman" w:hAnsi="Times New Roman" w:cs="Times New Roman" w:hint="eastAsia"/>
            <w:spacing w:val="10"/>
            <w:sz w:val="24"/>
            <w:rPrChange w:id="1550" w:author="微软用户" w:date="2017-08-20T12:30:00Z">
              <w:rPr>
                <w:rFonts w:hint="eastAsia"/>
                <w:spacing w:val="10"/>
                <w:sz w:val="24"/>
              </w:rPr>
            </w:rPrChange>
          </w:rPr>
          <w:t>图</w:t>
        </w:r>
        <w:r w:rsidRPr="006E3AA8">
          <w:rPr>
            <w:rFonts w:ascii="Times New Roman" w:hAnsi="Times New Roman" w:cs="Times New Roman"/>
            <w:spacing w:val="10"/>
            <w:sz w:val="24"/>
            <w:rPrChange w:id="1551" w:author="微软用户" w:date="2017-08-20T12:30:00Z">
              <w:rPr>
                <w:spacing w:val="10"/>
                <w:sz w:val="24"/>
              </w:rPr>
            </w:rPrChange>
          </w:rPr>
          <w:t xml:space="preserve">2-1 </w:t>
        </w:r>
        <w:r w:rsidRPr="006E3AA8">
          <w:rPr>
            <w:rFonts w:ascii="Times New Roman" w:hAnsi="Times New Roman" w:cs="Times New Roman" w:hint="eastAsia"/>
            <w:spacing w:val="10"/>
            <w:sz w:val="24"/>
            <w:rPrChange w:id="1552" w:author="微软用户" w:date="2017-08-20T12:30:00Z">
              <w:rPr>
                <w:rFonts w:hint="eastAsia"/>
                <w:spacing w:val="10"/>
                <w:sz w:val="24"/>
              </w:rPr>
            </w:rPrChange>
          </w:rPr>
          <w:t>云备份中间件</w:t>
        </w:r>
      </w:ins>
      <w:ins w:id="1553" w:author="微软用户" w:date="2017-08-20T12:30:00Z">
        <w:r w:rsidRPr="006E3AA8">
          <w:rPr>
            <w:rFonts w:ascii="Times New Roman" w:hAnsi="Times New Roman" w:cs="Times New Roman" w:hint="eastAsia"/>
            <w:spacing w:val="10"/>
            <w:sz w:val="24"/>
            <w:rPrChange w:id="1554" w:author="微软用户" w:date="2017-08-20T12:30:00Z">
              <w:rPr>
                <w:rFonts w:hint="eastAsia"/>
                <w:spacing w:val="10"/>
                <w:sz w:val="24"/>
              </w:rPr>
            </w:rPrChange>
          </w:rPr>
          <w:t>系统模型</w:t>
        </w:r>
      </w:ins>
    </w:p>
    <w:p w14:paraId="28ECA61C" w14:textId="631D6167" w:rsidR="006E3AA8" w:rsidRPr="006E3AA8" w:rsidRDefault="00873725">
      <w:pPr>
        <w:spacing w:line="400" w:lineRule="exact"/>
        <w:ind w:firstLine="420"/>
        <w:rPr>
          <w:ins w:id="1555" w:author="微软用户" w:date="2017-08-20T12:15:00Z"/>
          <w:rFonts w:ascii="Times New Roman" w:hAnsi="Times New Roman" w:cs="Times New Roman"/>
          <w:spacing w:val="10"/>
          <w:sz w:val="24"/>
          <w:rPrChange w:id="1556" w:author="微软用户" w:date="2017-08-20T12:30:00Z">
            <w:rPr>
              <w:ins w:id="1557" w:author="微软用户" w:date="2017-08-20T12:15:00Z"/>
            </w:rPr>
          </w:rPrChange>
        </w:rPr>
        <w:pPrChange w:id="1558" w:author="微软用户" w:date="2017-08-20T12:49:00Z">
          <w:pPr>
            <w:pStyle w:val="1"/>
          </w:pPr>
        </w:pPrChange>
      </w:pPr>
      <w:ins w:id="1559" w:author="微软用户" w:date="2017-08-20T12:49:00Z">
        <w:r>
          <w:rPr>
            <w:rFonts w:ascii="Times New Roman" w:hAnsi="Times New Roman" w:cs="Times New Roman"/>
            <w:spacing w:val="10"/>
            <w:sz w:val="24"/>
          </w:rPr>
          <w:t>由图</w:t>
        </w:r>
        <w:r>
          <w:rPr>
            <w:rFonts w:ascii="Times New Roman" w:hAnsi="Times New Roman" w:cs="Times New Roman" w:hint="eastAsia"/>
            <w:spacing w:val="10"/>
            <w:sz w:val="24"/>
          </w:rPr>
          <w:t>2-1</w:t>
        </w:r>
        <w:r>
          <w:rPr>
            <w:rFonts w:ascii="Times New Roman" w:hAnsi="Times New Roman" w:cs="Times New Roman" w:hint="eastAsia"/>
            <w:spacing w:val="10"/>
            <w:sz w:val="24"/>
          </w:rPr>
          <w:t>可知，</w:t>
        </w:r>
      </w:ins>
      <w:ins w:id="1560" w:author="微软用户" w:date="2017-08-20T12:50:00Z">
        <w:r w:rsidR="00456179">
          <w:rPr>
            <w:rFonts w:ascii="Times New Roman" w:hAnsi="Times New Roman" w:cs="Times New Roman" w:hint="eastAsia"/>
            <w:spacing w:val="10"/>
            <w:sz w:val="24"/>
          </w:rPr>
          <w:t>中间</w:t>
        </w:r>
        <w:r w:rsidR="00084C1D">
          <w:rPr>
            <w:rFonts w:ascii="Times New Roman" w:hAnsi="Times New Roman" w:cs="Times New Roman" w:hint="eastAsia"/>
            <w:spacing w:val="10"/>
            <w:sz w:val="24"/>
          </w:rPr>
          <w:t>件处于云备份与</w:t>
        </w:r>
      </w:ins>
      <w:ins w:id="1561" w:author="微软用户" w:date="2017-08-20T12:51:00Z">
        <w:r w:rsidR="00084C1D">
          <w:rPr>
            <w:rFonts w:ascii="Times New Roman" w:hAnsi="Times New Roman" w:cs="Times New Roman" w:hint="eastAsia"/>
            <w:spacing w:val="10"/>
            <w:sz w:val="24"/>
          </w:rPr>
          <w:t>客户端应用之间，充当两者之间的“桥梁”作用</w:t>
        </w:r>
        <w:r w:rsidR="00583732">
          <w:rPr>
            <w:rFonts w:ascii="Times New Roman" w:hAnsi="Times New Roman" w:cs="Times New Roman" w:hint="eastAsia"/>
            <w:spacing w:val="10"/>
            <w:sz w:val="24"/>
          </w:rPr>
          <w:t>，通过适配来自不同应用的请求</w:t>
        </w:r>
      </w:ins>
      <w:ins w:id="1562" w:author="微软用户" w:date="2017-08-20T12:52:00Z">
        <w:r w:rsidR="00583732">
          <w:rPr>
            <w:rFonts w:ascii="Times New Roman" w:hAnsi="Times New Roman" w:cs="Times New Roman" w:hint="eastAsia"/>
            <w:spacing w:val="10"/>
            <w:sz w:val="24"/>
          </w:rPr>
          <w:t>，转化为云备份服务器可识别的标准形式，同时调用服务器提供的应用层接口，</w:t>
        </w:r>
      </w:ins>
      <w:ins w:id="1563" w:author="微软用户" w:date="2017-08-20T12:53:00Z">
        <w:r w:rsidR="000E0D22">
          <w:rPr>
            <w:rFonts w:ascii="Times New Roman" w:hAnsi="Times New Roman" w:cs="Times New Roman" w:hint="eastAsia"/>
            <w:spacing w:val="10"/>
            <w:sz w:val="24"/>
          </w:rPr>
          <w:t>实现多种应用与服务器之间的通信。</w:t>
        </w:r>
      </w:ins>
    </w:p>
    <w:p w14:paraId="3F9EDC84" w14:textId="2EC821A0" w:rsidR="001E33EA" w:rsidRPr="008F21E6" w:rsidDel="00837E8A" w:rsidRDefault="001E33EA">
      <w:pPr>
        <w:spacing w:line="400" w:lineRule="exact"/>
        <w:ind w:firstLine="420"/>
        <w:rPr>
          <w:del w:id="1564" w:author="微软用户" w:date="2017-08-20T12:22:00Z"/>
          <w:spacing w:val="10"/>
          <w:sz w:val="24"/>
          <w:rPrChange w:id="1565" w:author="微软用户" w:date="2017-08-20T10:51:00Z">
            <w:rPr>
              <w:del w:id="1566" w:author="微软用户" w:date="2017-08-20T12:22:00Z"/>
              <w:rStyle w:val="1CharChar"/>
              <w:rFonts w:ascii="Times New Roman" w:eastAsiaTheme="minorEastAsia" w:hAnsi="Times New Roman" w:cs="Times New Roman"/>
              <w:b/>
              <w:bCs/>
              <w:spacing w:val="0"/>
              <w:sz w:val="44"/>
              <w:szCs w:val="44"/>
            </w:rPr>
          </w:rPrChange>
        </w:rPr>
        <w:pPrChange w:id="1567" w:author="微软用户" w:date="2017-08-20T12:14:00Z">
          <w:pPr>
            <w:pStyle w:val="1"/>
          </w:pPr>
        </w:pPrChange>
      </w:pPr>
    </w:p>
    <w:p w14:paraId="593B4D5E" w14:textId="7767A653" w:rsidR="006C1A48" w:rsidRPr="006C1A48" w:rsidRDefault="005C6FFF">
      <w:pPr>
        <w:pStyle w:val="21"/>
        <w:spacing w:line="240" w:lineRule="auto"/>
        <w:pPrChange w:id="1568" w:author="微软用户" w:date="2017-08-18T22:48:00Z">
          <w:pPr>
            <w:pStyle w:val="21"/>
          </w:pPr>
        </w:pPrChange>
      </w:pPr>
      <w:bookmarkStart w:id="1569" w:name="_Toc420959849"/>
      <w:bookmarkStart w:id="1570" w:name="_Toc421026913"/>
      <w:bookmarkStart w:id="1571" w:name="_Toc421230581"/>
      <w:bookmarkStart w:id="1572" w:name="_Toc491202454"/>
      <w:r>
        <w:t>2</w:t>
      </w:r>
      <w:r w:rsidR="00593FA9">
        <w:t>.</w:t>
      </w:r>
      <w:ins w:id="1573" w:author="微软用户" w:date="2017-08-20T11:03:00Z">
        <w:r w:rsidR="00BB296E">
          <w:t>3</w:t>
        </w:r>
      </w:ins>
      <w:ins w:id="1574" w:author="微软用户" w:date="2017-08-20T10:26:00Z">
        <w:del w:id="1575" w:author="微软用户" w:date="2017-08-20T11:03:00Z">
          <w:r w:rsidR="0068457B" w:rsidDel="00BB296E">
            <w:delText>2</w:delText>
          </w:r>
        </w:del>
      </w:ins>
      <w:del w:id="1576" w:author="微软用户" w:date="2017-08-20T10:26:00Z">
        <w:r w:rsidR="00593FA9" w:rsidDel="0068457B">
          <w:delText>1</w:delText>
        </w:r>
      </w:del>
      <w:r w:rsidR="002E3864" w:rsidRPr="00B87EE1">
        <w:t xml:space="preserve"> </w:t>
      </w:r>
      <w:bookmarkEnd w:id="1569"/>
      <w:bookmarkEnd w:id="1570"/>
      <w:bookmarkEnd w:id="1571"/>
      <w:r w:rsidR="003A2F2B">
        <w:t>SQLite</w:t>
      </w:r>
      <w:bookmarkEnd w:id="1572"/>
    </w:p>
    <w:p w14:paraId="5313E29E" w14:textId="2340DE01"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0E4D98">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0E4D98">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0E4D98">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134063D2"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EA2B58">
        <w:rPr>
          <w:rFonts w:ascii="Times New Roman" w:hAnsi="Times New Roman" w:cs="Times New Roman" w:hint="eastAsia"/>
          <w:spacing w:val="10"/>
          <w:sz w:val="24"/>
        </w:rPr>
        <w:t>存储</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lastRenderedPageBreak/>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2597339F" w:rsidR="00840C1E" w:rsidRDefault="00B37925">
      <w:pPr>
        <w:pStyle w:val="21"/>
        <w:spacing w:line="240" w:lineRule="auto"/>
        <w:pPrChange w:id="1577" w:author="微软用户" w:date="2017-08-18T22:48:00Z">
          <w:pPr>
            <w:pStyle w:val="21"/>
          </w:pPr>
        </w:pPrChange>
      </w:pPr>
      <w:bookmarkStart w:id="1578" w:name="_Toc491202455"/>
      <w:r>
        <w:t>2.</w:t>
      </w:r>
      <w:ins w:id="1579" w:author="微软用户" w:date="2017-08-20T11:03:00Z">
        <w:r w:rsidR="00F36868">
          <w:t>4</w:t>
        </w:r>
      </w:ins>
      <w:ins w:id="1580" w:author="微软用户" w:date="2017-08-20T10:26:00Z">
        <w:del w:id="1581" w:author="微软用户" w:date="2017-08-20T11:03:00Z">
          <w:r w:rsidR="00A10178" w:rsidDel="00F36868">
            <w:delText>3</w:delText>
          </w:r>
        </w:del>
      </w:ins>
      <w:del w:id="1582" w:author="微软用户" w:date="2017-08-20T10:26:00Z">
        <w:r w:rsidDel="00A10178">
          <w:delText>2</w:delText>
        </w:r>
      </w:del>
      <w:r w:rsidR="00840C1E" w:rsidRPr="00B87EE1">
        <w:t xml:space="preserve"> </w:t>
      </w:r>
      <w:r w:rsidR="00530BF7">
        <w:t>断点续传</w:t>
      </w:r>
      <w:bookmarkEnd w:id="1578"/>
    </w:p>
    <w:p w14:paraId="74E91C0C" w14:textId="0CB0F7F6"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0E4D98">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2"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lastRenderedPageBreak/>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6B174B27" w:rsidR="00E93C4C" w:rsidRDefault="00E93C4C">
      <w:pPr>
        <w:pStyle w:val="21"/>
        <w:spacing w:line="240" w:lineRule="auto"/>
        <w:pPrChange w:id="1583" w:author="微软用户" w:date="2017-08-18T22:48:00Z">
          <w:pPr>
            <w:pStyle w:val="21"/>
          </w:pPr>
        </w:pPrChange>
      </w:pPr>
      <w:bookmarkStart w:id="1584" w:name="_Toc491202456"/>
      <w:r>
        <w:t>2.</w:t>
      </w:r>
      <w:ins w:id="1585" w:author="微软用户" w:date="2017-08-20T11:03:00Z">
        <w:r w:rsidR="00FF6B2D">
          <w:t>5</w:t>
        </w:r>
      </w:ins>
      <w:ins w:id="1586" w:author="微软用户" w:date="2017-08-20T10:26:00Z">
        <w:del w:id="1587" w:author="微软用户" w:date="2017-08-20T11:03:00Z">
          <w:r w:rsidR="00A15958" w:rsidDel="00FF6B2D">
            <w:delText>4</w:delText>
          </w:r>
        </w:del>
      </w:ins>
      <w:del w:id="1588" w:author="微软用户" w:date="2017-08-20T10:26:00Z">
        <w:r w:rsidR="00F150B0" w:rsidDel="00A15958">
          <w:delText>3</w:delText>
        </w:r>
      </w:del>
      <w:r w:rsidRPr="00B87EE1">
        <w:t xml:space="preserve"> </w:t>
      </w:r>
      <w:r w:rsidR="00B15067">
        <w:t>WebSocket</w:t>
      </w:r>
      <w:bookmarkEnd w:id="1584"/>
      <w:r w:rsidR="002C17DD">
        <w:t xml:space="preserve"> </w:t>
      </w:r>
    </w:p>
    <w:p w14:paraId="35882F1F" w14:textId="2C4B34BC" w:rsidR="0029494A" w:rsidRDefault="0029494A" w:rsidP="00006190">
      <w:pPr>
        <w:spacing w:line="400" w:lineRule="exact"/>
        <w:ind w:firstLine="420"/>
        <w:rPr>
          <w:ins w:id="1589" w:author="JY0225" w:date="2017-08-22T21:19:00Z"/>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0E4D98">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0E4D98">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5C32DAD9" w14:textId="567C92A1" w:rsidR="00C85486" w:rsidRDefault="00C85486">
      <w:pPr>
        <w:jc w:val="center"/>
        <w:pPrChange w:id="1590" w:author="JY0225" w:date="2017-08-22T21:19:00Z">
          <w:pPr>
            <w:spacing w:line="400" w:lineRule="exact"/>
            <w:ind w:firstLine="420"/>
          </w:pPr>
        </w:pPrChange>
      </w:pPr>
      <w:ins w:id="1591" w:author="JY0225" w:date="2017-08-22T21:19:00Z">
        <w:r>
          <w:object w:dxaOrig="7730" w:dyaOrig="7235" w14:anchorId="72AC4915">
            <v:shape id="_x0000_i1026" type="#_x0000_t75" style="width:271.25pt;height:252.85pt" o:ole="">
              <v:imagedata r:id="rId23" o:title=""/>
            </v:shape>
            <o:OLEObject Type="Embed" ProgID="Visio.Drawing.15" ShapeID="_x0000_i1026" DrawAspect="Content" ObjectID="_1564944323" r:id="rId24"/>
          </w:object>
        </w:r>
      </w:ins>
    </w:p>
    <w:p w14:paraId="1A9CC704" w14:textId="77777777" w:rsidR="00E034C9" w:rsidRPr="00C32DB6" w:rsidDel="00E034C9" w:rsidRDefault="00E034C9" w:rsidP="00E034C9">
      <w:pPr>
        <w:spacing w:line="400" w:lineRule="exact"/>
        <w:jc w:val="center"/>
        <w:rPr>
          <w:del w:id="1592" w:author="JY0225" w:date="2017-08-22T21:20:00Z"/>
          <w:moveTo w:id="1593" w:author="JY0225" w:date="2017-08-22T21:20:00Z"/>
          <w:rFonts w:ascii="Times New Roman" w:hAnsi="Times New Roman" w:cs="Times New Roman"/>
          <w:noProof/>
          <w:spacing w:val="10"/>
          <w:kern w:val="0"/>
          <w:sz w:val="24"/>
          <w:szCs w:val="24"/>
        </w:rPr>
      </w:pPr>
      <w:moveToRangeStart w:id="1594" w:author="JY0225" w:date="2017-08-22T21:20:00Z" w:name="move491200133"/>
      <w:moveTo w:id="1595" w:author="JY0225" w:date="2017-08-22T21:20:00Z">
        <w:r w:rsidRPr="005E04A3">
          <w:rPr>
            <w:rFonts w:ascii="Times New Roman" w:hAnsi="Times New Roman" w:cs="Times New Roman"/>
            <w:noProof/>
            <w:spacing w:val="10"/>
            <w:kern w:val="0"/>
            <w:sz w:val="24"/>
            <w:szCs w:val="24"/>
          </w:rPr>
          <w:t>图</w:t>
        </w:r>
        <w:r>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moveTo>
    </w:p>
    <w:moveToRangeEnd w:id="1594"/>
    <w:p w14:paraId="70B33410" w14:textId="77777777" w:rsidR="00E034C9" w:rsidRDefault="00E034C9">
      <w:pPr>
        <w:spacing w:line="400" w:lineRule="exact"/>
        <w:jc w:val="center"/>
        <w:rPr>
          <w:ins w:id="1596" w:author="JY0225" w:date="2017-08-22T21:20:00Z"/>
          <w:rFonts w:ascii="Times New Roman" w:hAnsi="Times New Roman" w:cs="Times New Roman"/>
          <w:spacing w:val="10"/>
          <w:sz w:val="24"/>
        </w:rPr>
        <w:pPrChange w:id="1597" w:author="JY0225" w:date="2017-08-22T21:20:00Z">
          <w:pPr>
            <w:jc w:val="center"/>
          </w:pPr>
        </w:pPrChange>
      </w:pPr>
    </w:p>
    <w:p w14:paraId="448479D3" w14:textId="45C34ECF" w:rsidR="0006652E" w:rsidDel="00C85486" w:rsidRDefault="0033165C" w:rsidP="00AD4083">
      <w:pPr>
        <w:spacing w:line="400" w:lineRule="exact"/>
        <w:ind w:firstLine="420"/>
        <w:rPr>
          <w:del w:id="1598" w:author="JY0225" w:date="2017-08-22T21:19:00Z"/>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lastRenderedPageBreak/>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0E4D98">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48089684" w:rsidR="007A17FB" w:rsidRDefault="007A17FB">
      <w:pPr>
        <w:spacing w:line="400" w:lineRule="exact"/>
        <w:ind w:firstLine="420"/>
        <w:rPr>
          <w:rFonts w:ascii="Times New Roman" w:hAnsi="Times New Roman" w:cs="Times New Roman"/>
          <w:spacing w:val="10"/>
          <w:sz w:val="24"/>
        </w:rPr>
        <w:pPrChange w:id="1599" w:author="JY0225" w:date="2017-08-22T21:19:00Z">
          <w:pPr>
            <w:jc w:val="center"/>
          </w:pPr>
        </w:pPrChange>
      </w:pPr>
      <w:del w:id="1600" w:author="JY0225" w:date="2017-08-22T21:17:00Z">
        <w:r w:rsidDel="00C85486">
          <w:rPr>
            <w:noProof/>
          </w:rPr>
          <w:drawing>
            <wp:inline distT="0" distB="0" distL="0" distR="0" wp14:anchorId="6971ABC2" wp14:editId="765A69E2">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590165"/>
                      </a:xfrm>
                      <a:prstGeom prst="rect">
                        <a:avLst/>
                      </a:prstGeom>
                    </pic:spPr>
                  </pic:pic>
                </a:graphicData>
              </a:graphic>
            </wp:inline>
          </w:drawing>
        </w:r>
      </w:del>
    </w:p>
    <w:p w14:paraId="29426B05" w14:textId="426F9D35" w:rsidR="004116E3" w:rsidRPr="00C32DB6" w:rsidDel="00C85486" w:rsidRDefault="004116E3" w:rsidP="00C32DB6">
      <w:pPr>
        <w:spacing w:line="400" w:lineRule="exact"/>
        <w:jc w:val="center"/>
        <w:rPr>
          <w:moveFrom w:id="1601" w:author="JY0225" w:date="2017-08-22T21:20:00Z"/>
          <w:rFonts w:ascii="Times New Roman" w:hAnsi="Times New Roman" w:cs="Times New Roman"/>
          <w:noProof/>
          <w:spacing w:val="10"/>
          <w:kern w:val="0"/>
          <w:sz w:val="24"/>
          <w:szCs w:val="24"/>
        </w:rPr>
      </w:pPr>
      <w:moveFromRangeStart w:id="1602" w:author="JY0225" w:date="2017-08-22T21:20:00Z" w:name="move491200133"/>
      <w:moveFrom w:id="1603" w:author="JY0225" w:date="2017-08-22T21:20:00Z">
        <w:r w:rsidRPr="005E04A3" w:rsidDel="00C85486">
          <w:rPr>
            <w:rFonts w:ascii="Times New Roman" w:hAnsi="Times New Roman" w:cs="Times New Roman"/>
            <w:noProof/>
            <w:spacing w:val="10"/>
            <w:kern w:val="0"/>
            <w:sz w:val="24"/>
            <w:szCs w:val="24"/>
          </w:rPr>
          <w:t>图</w:t>
        </w:r>
        <w:r w:rsidR="007514EC" w:rsidDel="00C85486">
          <w:rPr>
            <w:rFonts w:ascii="Times New Roman" w:hAnsi="Times New Roman" w:cs="Times New Roman"/>
            <w:noProof/>
            <w:spacing w:val="10"/>
            <w:kern w:val="0"/>
            <w:sz w:val="24"/>
            <w:szCs w:val="24"/>
          </w:rPr>
          <w:t>2-1</w:t>
        </w:r>
        <w:r w:rsidRPr="005E04A3" w:rsidDel="00C85486">
          <w:rPr>
            <w:rFonts w:ascii="Times New Roman" w:hAnsi="Times New Roman" w:cs="Times New Roman" w:hint="eastAsia"/>
            <w:noProof/>
            <w:spacing w:val="10"/>
            <w:kern w:val="0"/>
            <w:sz w:val="24"/>
            <w:szCs w:val="24"/>
          </w:rPr>
          <w:t xml:space="preserve"> </w:t>
        </w:r>
        <w:r w:rsidDel="00C85486">
          <w:rPr>
            <w:rFonts w:ascii="Times New Roman" w:hAnsi="Times New Roman" w:cs="Times New Roman" w:hint="eastAsia"/>
            <w:noProof/>
            <w:spacing w:val="10"/>
            <w:kern w:val="0"/>
            <w:sz w:val="24"/>
            <w:szCs w:val="24"/>
          </w:rPr>
          <w:t>握手阶段示意图</w:t>
        </w:r>
      </w:moveFrom>
    </w:p>
    <w:moveFromRangeEnd w:id="1602"/>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49B86D89" w:rsidR="007B5A98" w:rsidDel="008621A3" w:rsidRDefault="006D4E43">
      <w:pPr>
        <w:pStyle w:val="21"/>
        <w:spacing w:line="240" w:lineRule="auto"/>
        <w:rPr>
          <w:del w:id="1604" w:author="JY0225" w:date="2017-08-14T12:33:00Z"/>
        </w:rPr>
        <w:pPrChange w:id="1605" w:author="微软用户" w:date="2017-08-18T22:48:00Z">
          <w:pPr>
            <w:pStyle w:val="21"/>
          </w:pPr>
        </w:pPrChange>
      </w:pPr>
      <w:del w:id="1606"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1607" w:author="JY0225" w:date="2017-08-14T12:33:00Z"/>
          <w:rFonts w:ascii="Times New Roman" w:hAnsi="Times New Roman" w:cs="Times New Roman"/>
          <w:sz w:val="32"/>
          <w:rPrChange w:id="1608" w:author="微软用户" w:date="2017-08-18T22:48:00Z">
            <w:rPr>
              <w:del w:id="1609" w:author="JY0225" w:date="2017-08-14T12:33:00Z"/>
              <w:rFonts w:ascii="Times New Roman" w:hAnsi="Times New Roman" w:cs="Times New Roman"/>
              <w:spacing w:val="10"/>
              <w:sz w:val="24"/>
            </w:rPr>
          </w:rPrChange>
        </w:rPr>
        <w:pPrChange w:id="1610" w:author="微软用户" w:date="2017-08-18T22:48:00Z">
          <w:pPr>
            <w:spacing w:line="400" w:lineRule="exact"/>
          </w:pPr>
        </w:pPrChange>
      </w:pPr>
      <w:del w:id="1611" w:author="JY0225" w:date="2017-08-14T12:33:00Z">
        <w:r w:rsidDel="008621A3">
          <w:tab/>
        </w:r>
        <w:r w:rsidR="002B0E96" w:rsidRPr="0067145D" w:rsidDel="008621A3">
          <w:rPr>
            <w:rFonts w:ascii="Times New Roman" w:hAnsi="Times New Roman" w:cs="Times New Roman"/>
            <w:sz w:val="32"/>
            <w:rPrChange w:id="1612" w:author="微软用户"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1613" w:author="微软用户"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1614" w:author="微软用户"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1615" w:author="微软用户"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1616" w:author="微软用户"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1617" w:author="微软用户"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1618" w:author="微软用户"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1619" w:author="微软用户"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1620" w:author="微软用户"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1621" w:author="微软用户"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1622" w:author="微软用户" w:date="2017-08-18T22:48:00Z">
              <w:rPr>
                <w:color w:val="000000" w:themeColor="text1"/>
                <w:vertAlign w:val="superscript"/>
              </w:rPr>
            </w:rPrChange>
          </w:rPr>
          <w:fldChar w:fldCharType="begin"/>
        </w:r>
        <w:r w:rsidR="00047A32" w:rsidRPr="0067145D" w:rsidDel="008621A3">
          <w:rPr>
            <w:rPrChange w:id="1623" w:author="微软用户" w:date="2017-08-18T22:48:00Z">
              <w:rPr>
                <w:color w:val="000000" w:themeColor="text1"/>
                <w:vertAlign w:val="superscript"/>
              </w:rPr>
            </w:rPrChange>
          </w:rPr>
          <w:delInstrText xml:space="preserve"> REF _Ref489794348 \r \h </w:delInstrText>
        </w:r>
        <w:r w:rsidR="00047A32" w:rsidRPr="0067145D" w:rsidDel="008621A3">
          <w:rPr>
            <w:rPrChange w:id="1624" w:author="微软用户" w:date="2017-08-18T22:48:00Z">
              <w:rPr/>
            </w:rPrChange>
          </w:rPr>
        </w:r>
        <w:r w:rsidR="00047A32" w:rsidRPr="0067145D" w:rsidDel="008621A3">
          <w:rPr>
            <w:rPrChange w:id="1625" w:author="微软用户" w:date="2017-08-18T22:48:00Z">
              <w:rPr>
                <w:color w:val="000000" w:themeColor="text1"/>
                <w:vertAlign w:val="superscript"/>
              </w:rPr>
            </w:rPrChange>
          </w:rPr>
          <w:fldChar w:fldCharType="separate"/>
        </w:r>
        <w:r w:rsidR="00F518C7" w:rsidRPr="0067145D" w:rsidDel="008621A3">
          <w:rPr>
            <w:rPrChange w:id="1626" w:author="微软用户" w:date="2017-08-18T22:48:00Z">
              <w:rPr>
                <w:color w:val="000000" w:themeColor="text1"/>
                <w:vertAlign w:val="superscript"/>
              </w:rPr>
            </w:rPrChange>
          </w:rPr>
          <w:delText>[28]</w:delText>
        </w:r>
        <w:r w:rsidR="00047A32" w:rsidRPr="0067145D" w:rsidDel="008621A3">
          <w:rPr>
            <w:rPrChange w:id="1627" w:author="微软用户"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1628" w:author="微软用户"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1629" w:author="微软用户"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1630" w:author="微软用户"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1631" w:author="微软用户"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1632" w:author="微软用户"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1633" w:author="微软用户"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1634" w:author="微软用户"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1635"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1636" w:author="微软用户"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1637"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1638" w:author="微软用户"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1639" w:author="JY0225" w:date="2017-08-14T12:33:00Z"/>
          <w:rFonts w:ascii="Times New Roman" w:hAnsi="Times New Roman" w:cs="Times New Roman"/>
          <w:sz w:val="32"/>
          <w:rPrChange w:id="1640" w:author="微软用户" w:date="2017-08-18T22:48:00Z">
            <w:rPr>
              <w:del w:id="1641" w:author="JY0225" w:date="2017-08-14T12:33:00Z"/>
              <w:rFonts w:ascii="Times New Roman" w:hAnsi="Times New Roman" w:cs="Times New Roman"/>
              <w:spacing w:val="10"/>
              <w:sz w:val="24"/>
            </w:rPr>
          </w:rPrChange>
        </w:rPr>
        <w:pPrChange w:id="1642" w:author="微软用户" w:date="2017-08-18T22:48:00Z">
          <w:pPr>
            <w:spacing w:line="400" w:lineRule="exact"/>
          </w:pPr>
        </w:pPrChange>
      </w:pPr>
      <w:del w:id="1643" w:author="JY0225" w:date="2017-08-14T12:33:00Z">
        <w:r w:rsidRPr="0067145D" w:rsidDel="008621A3">
          <w:rPr>
            <w:rFonts w:ascii="Times New Roman" w:hAnsi="Times New Roman" w:cs="Times New Roman"/>
            <w:sz w:val="32"/>
            <w:rPrChange w:id="1644" w:author="微软用户"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1645" w:author="微软用户"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1646" w:author="微软用户"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1647" w:author="微软用户"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1648" w:author="微软用户"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1649" w:author="微软用户"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1650" w:author="微软用户"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1651" w:author="JY0225" w:date="2017-08-14T12:33:00Z"/>
          <w:rFonts w:ascii="Times New Roman" w:hAnsi="Times New Roman" w:cs="Times New Roman"/>
          <w:sz w:val="32"/>
          <w:rPrChange w:id="1652" w:author="微软用户" w:date="2017-08-18T22:48:00Z">
            <w:rPr>
              <w:del w:id="1653" w:author="JY0225" w:date="2017-08-14T12:33:00Z"/>
              <w:rFonts w:ascii="Times New Roman" w:hAnsi="Times New Roman" w:cs="Times New Roman"/>
              <w:spacing w:val="10"/>
              <w:sz w:val="24"/>
            </w:rPr>
          </w:rPrChange>
        </w:rPr>
      </w:pPr>
      <w:del w:id="1654"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6">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1655" w:author="JY0225" w:date="2017-08-14T12:33:00Z"/>
          <w:rFonts w:ascii="Times New Roman" w:hAnsi="Times New Roman" w:cs="Times New Roman"/>
          <w:sz w:val="32"/>
          <w:szCs w:val="32"/>
          <w:rPrChange w:id="1656" w:author="微软用户" w:date="2017-08-18T22:48:00Z">
            <w:rPr>
              <w:del w:id="1657" w:author="JY0225" w:date="2017-08-14T12:33:00Z"/>
              <w:rFonts w:ascii="Times New Roman" w:hAnsi="Times New Roman" w:cs="Times New Roman"/>
              <w:noProof/>
              <w:spacing w:val="10"/>
              <w:kern w:val="0"/>
              <w:sz w:val="24"/>
              <w:szCs w:val="24"/>
            </w:rPr>
          </w:rPrChange>
        </w:rPr>
        <w:pPrChange w:id="1658" w:author="微软用户" w:date="2017-08-18T22:48:00Z">
          <w:pPr>
            <w:spacing w:line="400" w:lineRule="exact"/>
            <w:jc w:val="center"/>
          </w:pPr>
        </w:pPrChange>
      </w:pPr>
      <w:del w:id="1659" w:author="JY0225" w:date="2017-08-14T12:33:00Z">
        <w:r w:rsidRPr="0067145D" w:rsidDel="008621A3">
          <w:rPr>
            <w:rFonts w:ascii="Times New Roman" w:hAnsi="Times New Roman" w:cs="Times New Roman"/>
            <w:sz w:val="32"/>
            <w:rPrChange w:id="1660" w:author="微软用户"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1661" w:author="微软用户"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1662" w:author="微软用户"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1663" w:author="微软用户"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1664" w:author="微软用户"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1665" w:author="微软用户"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1666" w:author="JY0225" w:date="2017-08-14T12:33:00Z"/>
          <w:rFonts w:ascii="Times New Roman" w:hAnsi="Times New Roman" w:cs="Times New Roman"/>
          <w:sz w:val="32"/>
          <w:rPrChange w:id="1667" w:author="微软用户" w:date="2017-08-18T22:48:00Z">
            <w:rPr>
              <w:del w:id="1668" w:author="JY0225" w:date="2017-08-14T12:33:00Z"/>
              <w:rFonts w:ascii="Times New Roman" w:hAnsi="Times New Roman" w:cs="Times New Roman"/>
              <w:spacing w:val="10"/>
              <w:sz w:val="24"/>
            </w:rPr>
          </w:rPrChange>
        </w:rPr>
        <w:pPrChange w:id="1669" w:author="微软用户" w:date="2017-08-18T22:48:00Z">
          <w:pPr>
            <w:spacing w:line="400" w:lineRule="exact"/>
          </w:pPr>
        </w:pPrChange>
      </w:pPr>
      <w:del w:id="1670" w:author="JY0225" w:date="2017-08-14T12:33:00Z">
        <w:r w:rsidRPr="0067145D" w:rsidDel="008621A3">
          <w:rPr>
            <w:rFonts w:ascii="Times New Roman" w:hAnsi="Times New Roman" w:cs="Times New Roman"/>
            <w:sz w:val="32"/>
            <w:rPrChange w:id="1671" w:author="微软用户"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1672" w:author="微软用户"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1673" w:author="微软用户"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1674" w:author="微软用户"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1675" w:author="微软用户"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1676" w:author="微软用户"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1677" w:author="微软用户"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1678"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1679" w:author="微软用户"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1680" w:author="微软用户"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1681" w:author="微软用户"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1682" w:author="微软用户"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1683" w:author="微软用户"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1684"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1685" w:author="微软用户"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1686" w:author="微软用户"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30970881" w:rsidR="00AD0AAD" w:rsidRPr="00AD0AAD" w:rsidRDefault="00D064EF">
      <w:pPr>
        <w:pStyle w:val="21"/>
        <w:spacing w:line="240" w:lineRule="auto"/>
        <w:pPrChange w:id="1687" w:author="微软用户" w:date="2017-08-18T22:48:00Z">
          <w:pPr>
            <w:pStyle w:val="21"/>
          </w:pPr>
        </w:pPrChange>
      </w:pPr>
      <w:bookmarkStart w:id="1688" w:name="_Toc491202457"/>
      <w:r>
        <w:t>2</w:t>
      </w:r>
      <w:r w:rsidR="008669BC">
        <w:t>.</w:t>
      </w:r>
      <w:del w:id="1689" w:author="JY0225" w:date="2017-08-14T12:33:00Z">
        <w:r w:rsidR="001262CE" w:rsidDel="008621A3">
          <w:delText>5</w:delText>
        </w:r>
        <w:r w:rsidR="00601935" w:rsidDel="008621A3">
          <w:delText xml:space="preserve"> </w:delText>
        </w:r>
      </w:del>
      <w:ins w:id="1690" w:author="微软用户" w:date="2017-08-20T11:04:00Z">
        <w:r w:rsidR="001430A0">
          <w:t>6</w:t>
        </w:r>
      </w:ins>
      <w:ins w:id="1691" w:author="微软用户" w:date="2017-08-20T10:26:00Z">
        <w:del w:id="1692" w:author="微软用户" w:date="2017-08-20T11:03:00Z">
          <w:r w:rsidR="00EB18E2" w:rsidDel="001430A0">
            <w:delText>5</w:delText>
          </w:r>
        </w:del>
      </w:ins>
      <w:ins w:id="1693" w:author="JY0225" w:date="2017-08-14T12:33:00Z">
        <w:del w:id="1694" w:author="微软用户" w:date="2017-08-20T10:26:00Z">
          <w:r w:rsidR="008621A3" w:rsidDel="00EB18E2">
            <w:delText>4</w:delText>
          </w:r>
        </w:del>
        <w:r w:rsidR="008621A3">
          <w:t xml:space="preserve"> </w:t>
        </w:r>
      </w:ins>
      <w:r w:rsidR="00637D21">
        <w:t>WebExtension</w:t>
      </w:r>
      <w:bookmarkEnd w:id="1688"/>
    </w:p>
    <w:p w14:paraId="507D8F18" w14:textId="708CA722" w:rsidR="00AD0AAD" w:rsidRDefault="00AD0AAD" w:rsidP="00AD0AAD">
      <w:pPr>
        <w:rPr>
          <w:noProof/>
        </w:rPr>
      </w:pPr>
    </w:p>
    <w:p w14:paraId="6312A486" w14:textId="20DCFC3A" w:rsidR="00837BC8" w:rsidRDefault="00837BC8" w:rsidP="0071638C">
      <w:pPr>
        <w:pStyle w:val="a7"/>
        <w:spacing w:line="400" w:lineRule="exact"/>
        <w:ind w:firstLine="420"/>
        <w:jc w:val="both"/>
        <w:rPr>
          <w:ins w:id="1695" w:author="JY0225" w:date="2017-08-22T20:36:00Z"/>
          <w:rFonts w:eastAsiaTheme="minorEastAsia"/>
        </w:rPr>
      </w:pPr>
      <w:del w:id="1696" w:author="JY0225" w:date="2017-08-22T20:36:00Z">
        <w:r w:rsidRPr="00837BC8" w:rsidDel="009C7E04">
          <w:rPr>
            <w:noProof/>
          </w:rPr>
          <w:drawing>
            <wp:anchor distT="0" distB="0" distL="114300" distR="114300" simplePos="0" relativeHeight="251673600" behindDoc="0" locked="0" layoutInCell="1" allowOverlap="1" wp14:anchorId="528206C3" wp14:editId="0EF67676">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0E4D98">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58C504A0" w14:textId="76723473" w:rsidR="009C7E04" w:rsidRDefault="00045F67">
      <w:pPr>
        <w:jc w:val="center"/>
        <w:pPrChange w:id="1697" w:author="JY0225" w:date="2017-08-22T20:36:00Z">
          <w:pPr>
            <w:pStyle w:val="a7"/>
            <w:spacing w:line="400" w:lineRule="exact"/>
            <w:ind w:firstLine="420"/>
            <w:jc w:val="both"/>
          </w:pPr>
        </w:pPrChange>
      </w:pPr>
      <w:ins w:id="1698" w:author="JY0225" w:date="2017-08-22T20:36:00Z">
        <w:r>
          <w:object w:dxaOrig="9840" w:dyaOrig="5178" w14:anchorId="3C240EB9">
            <v:shape id="_x0000_i1027" type="#_x0000_t75" style="width:364.2pt;height:191.7pt" o:ole="">
              <v:imagedata r:id="rId28" o:title=""/>
            </v:shape>
            <o:OLEObject Type="Embed" ProgID="Visio.Drawing.15" ShapeID="_x0000_i1027" DrawAspect="Content" ObjectID="_1564944324" r:id="rId29"/>
          </w:object>
        </w:r>
      </w:ins>
    </w:p>
    <w:p w14:paraId="005B4232" w14:textId="254500BB" w:rsidR="008918DE" w:rsidRPr="008918DE" w:rsidRDefault="008918DE" w:rsidP="008918DE">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Default="004E532E" w:rsidP="00DE293B">
      <w:pPr>
        <w:pStyle w:val="a7"/>
        <w:spacing w:line="400" w:lineRule="exact"/>
        <w:ind w:firstLine="420"/>
        <w:jc w:val="both"/>
        <w:rPr>
          <w:rFonts w:eastAsiaTheme="minorEastAsia"/>
        </w:rPr>
      </w:pPr>
      <w:r w:rsidRPr="00D62ACC">
        <w:rPr>
          <w:rFonts w:eastAsiaTheme="minorEastAsia" w:hint="eastAsia"/>
        </w:rPr>
        <w:t>WebExtensions</w:t>
      </w:r>
      <w:r w:rsidR="00A9356B">
        <w:rPr>
          <w:rFonts w:eastAsiaTheme="minorEastAsia" w:hint="eastAsia"/>
        </w:rPr>
        <w:t>（扩展）是跨浏览器的用于开发附加组件的工具</w:t>
      </w:r>
      <w:r w:rsidR="00C21E91">
        <w:rPr>
          <w:rStyle w:val="affff8"/>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w:t>
      </w:r>
      <w:r w:rsidR="00B5719E">
        <w:rPr>
          <w:rFonts w:eastAsiaTheme="minorEastAsia" w:hint="eastAsia"/>
        </w:rPr>
        <w:lastRenderedPageBreak/>
        <w:t>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D32D88">
        <w:rPr>
          <w:rFonts w:eastAsiaTheme="minorEastAsia" w:hint="eastAsia"/>
        </w:rPr>
        <w:t>，因此本文</w:t>
      </w:r>
      <w:r w:rsidR="00872E3F">
        <w:rPr>
          <w:rFonts w:eastAsiaTheme="minorEastAsia" w:hint="eastAsia"/>
        </w:rPr>
        <w:t>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1699" w:name="_Toc491202458"/>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1699"/>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21"/>
        <w:spacing w:line="240" w:lineRule="auto"/>
        <w:pPrChange w:id="1700" w:author="微软用户" w:date="2017-08-18T22:50:00Z">
          <w:pPr>
            <w:pStyle w:val="21"/>
          </w:pPr>
        </w:pPrChange>
      </w:pPr>
      <w:bookmarkStart w:id="1701" w:name="_Toc491202459"/>
      <w:r>
        <w:t>3</w:t>
      </w:r>
      <w:r w:rsidR="000E09CA" w:rsidRPr="00B87EE1">
        <w:t>.1</w:t>
      </w:r>
      <w:r w:rsidR="00976F64">
        <w:t xml:space="preserve"> </w:t>
      </w:r>
      <w:r w:rsidR="00976F64">
        <w:rPr>
          <w:rFonts w:hint="eastAsia"/>
        </w:rPr>
        <w:t>现有中间件系统分析</w:t>
      </w:r>
      <w:bookmarkEnd w:id="1701"/>
    </w:p>
    <w:p w14:paraId="2A038E9E" w14:textId="1A2061AF"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0E4D98">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1702" w:name="_Toc491202460"/>
      <w:r>
        <w:t>3.1</w:t>
      </w:r>
      <w:r w:rsidRPr="006637A1">
        <w:t xml:space="preserve">.1 </w:t>
      </w:r>
      <w:r>
        <w:rPr>
          <w:rFonts w:hint="eastAsia"/>
        </w:rPr>
        <w:t>系统框架分析</w:t>
      </w:r>
      <w:bookmarkEnd w:id="1702"/>
    </w:p>
    <w:p w14:paraId="6FE35767" w14:textId="423A047C" w:rsidR="00453842" w:rsidRDefault="00912023">
      <w:pPr>
        <w:jc w:val="center"/>
        <w:pPrChange w:id="1703" w:author="JY0225" w:date="2017-08-22T21:27:00Z">
          <w:pPr/>
        </w:pPrChange>
      </w:pPr>
      <w:del w:id="1704" w:author="JY0225" w:date="2017-08-22T20:07:00Z">
        <w:r w:rsidDel="00D06D0F">
          <w:rPr>
            <w:noProof/>
          </w:rPr>
          <w:drawing>
            <wp:inline distT="0" distB="0" distL="0" distR="0" wp14:anchorId="6EE12C42" wp14:editId="760E92DB">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ins w:id="1705" w:author="JY0225" w:date="2017-08-22T21:26:00Z">
        <w:r w:rsidR="00EE1823">
          <w:object w:dxaOrig="10517" w:dyaOrig="8079" w14:anchorId="01A1FC49">
            <v:shape id="_x0000_i1028" type="#_x0000_t75" style="width:377.6pt;height:289.65pt" o:ole="">
              <v:imagedata r:id="rId31" o:title=""/>
            </v:shape>
            <o:OLEObject Type="Embed" ProgID="Visio.Drawing.15" ShapeID="_x0000_i1028" DrawAspect="Content" ObjectID="_1564944325" r:id="rId32"/>
          </w:object>
        </w:r>
      </w:ins>
    </w:p>
    <w:p w14:paraId="7F9CF38A" w14:textId="76D523B7"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604E5586"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250FD1EF" w:rsidR="00E57CB2" w:rsidDel="00856A51" w:rsidRDefault="00A40F9D" w:rsidP="00E57CB2">
      <w:pPr>
        <w:pStyle w:val="31"/>
        <w:rPr>
          <w:del w:id="1706" w:author="JY0225" w:date="2017-08-14T12:36:00Z"/>
        </w:rPr>
      </w:pPr>
      <w:del w:id="1707" w:author="JY0225" w:date="2017-08-14T12:36:00Z">
        <w:r w:rsidDel="00856A51">
          <w:delText>3</w:delText>
        </w:r>
        <w:r w:rsidR="00325580" w:rsidDel="00856A51">
          <w:delText>.1</w:delText>
        </w:r>
        <w:r w:rsidR="001F65D9" w:rsidDel="00856A51">
          <w:delText>.2</w:delText>
        </w:r>
        <w:r w:rsidR="00E57CB2" w:rsidRPr="006637A1" w:rsidDel="00856A51">
          <w:delText xml:space="preserve"> </w:delText>
        </w:r>
        <w:r w:rsidR="00A05CFF" w:rsidDel="00856A51">
          <w:rPr>
            <w:rFonts w:hint="eastAsia"/>
          </w:rPr>
          <w:delText>功能</w:delText>
        </w:r>
        <w:r w:rsidR="005D24E0" w:rsidDel="00856A51">
          <w:rPr>
            <w:rFonts w:hint="eastAsia"/>
          </w:rPr>
          <w:delText>分析</w:delText>
        </w:r>
      </w:del>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42CE8820" w:rsidR="00603159" w:rsidRDefault="001F2347" w:rsidP="00603159">
      <w:pPr>
        <w:pStyle w:val="31"/>
      </w:pPr>
      <w:bookmarkStart w:id="1708" w:name="_Toc491202461"/>
      <w:r>
        <w:t>3</w:t>
      </w:r>
      <w:r w:rsidR="00D92D3A">
        <w:t>.2</w:t>
      </w:r>
      <w:r w:rsidR="00757B5A">
        <w:t>.</w:t>
      </w:r>
      <w:ins w:id="1709" w:author="JY0225" w:date="2017-08-22T20:08:00Z">
        <w:r w:rsidR="00E56357">
          <w:t>2</w:t>
        </w:r>
      </w:ins>
      <w:del w:id="1710" w:author="JY0225" w:date="2017-08-22T20:08:00Z">
        <w:r w:rsidR="00757B5A" w:rsidDel="00E56357">
          <w:delText>3</w:delText>
        </w:r>
      </w:del>
      <w:r w:rsidR="00603159" w:rsidRPr="006637A1">
        <w:t xml:space="preserve"> </w:t>
      </w:r>
      <w:r w:rsidR="00247067">
        <w:rPr>
          <w:rFonts w:hint="eastAsia"/>
        </w:rPr>
        <w:t>现有云</w:t>
      </w:r>
      <w:r w:rsidR="00247067">
        <w:t>备份</w:t>
      </w:r>
      <w:r w:rsidR="00247067">
        <w:rPr>
          <w:rFonts w:hint="eastAsia"/>
        </w:rPr>
        <w:t>中间</w:t>
      </w:r>
      <w:r w:rsidR="00247067">
        <w:t>件的不足</w:t>
      </w:r>
      <w:bookmarkEnd w:id="1708"/>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50485874"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9D6861">
        <w:rPr>
          <w:rFonts w:ascii="Times New Roman" w:hAnsi="Times New Roman" w:cs="Times New Roman" w:hint="eastAsia"/>
          <w:spacing w:val="10"/>
          <w:kern w:val="0"/>
          <w:sz w:val="24"/>
          <w:szCs w:val="20"/>
        </w:rPr>
        <w:t>但是，在实际生活中，</w:t>
      </w:r>
      <w:r w:rsidR="00605893">
        <w:rPr>
          <w:rFonts w:ascii="Times New Roman" w:hAnsi="Times New Roman" w:cs="Times New Roman" w:hint="eastAsia"/>
          <w:spacing w:val="10"/>
          <w:kern w:val="0"/>
          <w:sz w:val="24"/>
          <w:szCs w:val="20"/>
        </w:rPr>
        <w:t>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764850">
        <w:rPr>
          <w:rFonts w:ascii="Times New Roman" w:hAnsi="Times New Roman" w:cs="Times New Roman" w:hint="eastAsia"/>
          <w:spacing w:val="10"/>
          <w:kern w:val="0"/>
          <w:sz w:val="24"/>
          <w:szCs w:val="20"/>
        </w:rPr>
        <w:t>由于</w:t>
      </w:r>
      <w:r w:rsidR="003A7105">
        <w:rPr>
          <w:rFonts w:ascii="Times New Roman" w:hAnsi="Times New Roman" w:cs="Times New Roman" w:hint="eastAsia"/>
          <w:spacing w:val="10"/>
          <w:kern w:val="0"/>
          <w:sz w:val="24"/>
          <w:szCs w:val="20"/>
        </w:rPr>
        <w:t>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326EFC">
        <w:rPr>
          <w:rFonts w:ascii="Times New Roman" w:hAnsi="Times New Roman" w:cs="Times New Roman" w:hint="eastAsia"/>
          <w:spacing w:val="10"/>
          <w:kern w:val="0"/>
          <w:sz w:val="24"/>
          <w:szCs w:val="20"/>
        </w:rPr>
        <w:t>该</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70D13FA9"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w:t>
      </w:r>
      <w:r w:rsidR="00FE22A7">
        <w:rPr>
          <w:rFonts w:ascii="Times New Roman" w:hAnsi="Times New Roman" w:cs="Times New Roman" w:hint="eastAsia"/>
          <w:spacing w:val="10"/>
          <w:kern w:val="0"/>
          <w:sz w:val="24"/>
          <w:szCs w:val="20"/>
        </w:rPr>
        <w:lastRenderedPageBreak/>
        <w:t>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1014BB">
        <w:rPr>
          <w:rFonts w:ascii="Times New Roman" w:hAnsi="Times New Roman" w:cs="Times New Roman" w:hint="eastAsia"/>
          <w:spacing w:val="10"/>
          <w:kern w:val="0"/>
          <w:sz w:val="24"/>
          <w:szCs w:val="20"/>
        </w:rPr>
        <w:t>存储</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0E4D98">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AE2FB0">
        <w:rPr>
          <w:rFonts w:ascii="Times New Roman" w:hAnsi="Times New Roman" w:cs="Times New Roman" w:hint="eastAsia"/>
          <w:spacing w:val="10"/>
          <w:kern w:val="0"/>
          <w:sz w:val="24"/>
          <w:szCs w:val="20"/>
        </w:rPr>
        <w:t>用户的私密信息存在</w:t>
      </w:r>
      <w:r w:rsidR="00C97F0E" w:rsidRPr="00736A5B">
        <w:rPr>
          <w:rFonts w:ascii="Times New Roman" w:hAnsi="Times New Roman" w:cs="Times New Roman" w:hint="eastAsia"/>
          <w:spacing w:val="10"/>
          <w:kern w:val="0"/>
          <w:sz w:val="24"/>
          <w:szCs w:val="20"/>
        </w:rPr>
        <w:t>被窃取</w:t>
      </w:r>
      <w:r w:rsidR="00AE2FB0">
        <w:rPr>
          <w:rFonts w:ascii="Times New Roman" w:hAnsi="Times New Roman" w:cs="Times New Roman" w:hint="eastAsia"/>
          <w:spacing w:val="10"/>
          <w:kern w:val="0"/>
          <w:sz w:val="24"/>
          <w:szCs w:val="20"/>
        </w:rPr>
        <w:t>的可能性</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0E4D98">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50123A6D"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581391">
        <w:rPr>
          <w:rFonts w:ascii="Times New Roman" w:hAnsi="Times New Roman" w:cs="Times New Roman" w:hint="eastAsia"/>
          <w:spacing w:val="10"/>
          <w:kern w:val="0"/>
          <w:sz w:val="24"/>
          <w:szCs w:val="20"/>
        </w:rPr>
        <w:t>虽然有一定的安全隐患，但是</w:t>
      </w:r>
      <w:r w:rsidR="00284320">
        <w:rPr>
          <w:rFonts w:ascii="Times New Roman" w:hAnsi="Times New Roman" w:cs="Times New Roman" w:hint="eastAsia"/>
          <w:spacing w:val="10"/>
          <w:kern w:val="0"/>
          <w:sz w:val="24"/>
          <w:szCs w:val="20"/>
        </w:rPr>
        <w:t>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BC7066">
        <w:rPr>
          <w:rFonts w:ascii="Times New Roman" w:hAnsi="Times New Roman" w:cs="Times New Roman" w:hint="eastAsia"/>
          <w:spacing w:val="10"/>
          <w:kern w:val="0"/>
          <w:sz w:val="24"/>
          <w:szCs w:val="20"/>
        </w:rPr>
        <w:t>用户</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66585704"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C86941">
        <w:rPr>
          <w:rFonts w:ascii="Times New Roman" w:hAnsi="Times New Roman" w:cs="Times New Roman" w:hint="eastAsia"/>
          <w:spacing w:val="10"/>
          <w:kern w:val="0"/>
          <w:sz w:val="24"/>
          <w:szCs w:val="20"/>
        </w:rPr>
        <w:t>因此</w:t>
      </w:r>
      <w:r w:rsidR="000E55A2">
        <w:rPr>
          <w:rFonts w:ascii="Times New Roman" w:hAnsi="Times New Roman" w:cs="Times New Roman" w:hint="eastAsia"/>
          <w:spacing w:val="10"/>
          <w:kern w:val="0"/>
          <w:sz w:val="24"/>
          <w:szCs w:val="20"/>
        </w:rPr>
        <w:t>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BC7066">
        <w:rPr>
          <w:rFonts w:ascii="Times New Roman" w:hAnsi="Times New Roman" w:cs="Times New Roman" w:hint="eastAsia"/>
          <w:spacing w:val="10"/>
          <w:kern w:val="0"/>
          <w:sz w:val="24"/>
          <w:szCs w:val="20"/>
        </w:rPr>
        <w:t>之间</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pPr>
        <w:pStyle w:val="21"/>
        <w:spacing w:line="240" w:lineRule="auto"/>
        <w:pPrChange w:id="1711" w:author="微软用户" w:date="2017-08-18T22:51:00Z">
          <w:pPr>
            <w:pStyle w:val="21"/>
          </w:pPr>
        </w:pPrChange>
      </w:pPr>
      <w:bookmarkStart w:id="1712" w:name="_Toc491202462"/>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712"/>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1713" w:name="_Toc491202463"/>
      <w:r>
        <w:t>3</w:t>
      </w:r>
      <w:r w:rsidR="006E3397">
        <w:t>.3</w:t>
      </w:r>
      <w:r w:rsidR="001054A6" w:rsidRPr="006637A1">
        <w:t xml:space="preserve">.1 </w:t>
      </w:r>
      <w:r w:rsidR="00094907">
        <w:rPr>
          <w:rFonts w:hint="eastAsia"/>
        </w:rPr>
        <w:t>持久会话</w:t>
      </w:r>
      <w:r w:rsidR="00094907">
        <w:t>管理</w:t>
      </w:r>
      <w:bookmarkEnd w:id="171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lastRenderedPageBreak/>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7AF5F74B" w:rsidR="001B2115" w:rsidRPr="001B2115" w:rsidRDefault="00313120">
      <w:pPr>
        <w:jc w:val="center"/>
      </w:pPr>
      <w:ins w:id="1714" w:author="微软用户" w:date="2017-08-19T21:26:00Z">
        <w:r>
          <w:object w:dxaOrig="12856" w:dyaOrig="11131" w14:anchorId="79181BEE">
            <v:shape id="_x0000_i1029" type="#_x0000_t75" style="width:385.1pt;height:334.05pt" o:ole="">
              <v:imagedata r:id="rId33" o:title=""/>
            </v:shape>
            <o:OLEObject Type="Embed" ProgID="Visio.Drawing.15" ShapeID="_x0000_i1029" DrawAspect="Content" ObjectID="_1564944326" r:id="rId34"/>
          </w:object>
        </w:r>
      </w:ins>
      <w:del w:id="1715" w:author="微软用户"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5">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4B4874C8"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8C1B4A">
        <w:rPr>
          <w:rFonts w:ascii="Times New Roman" w:hAnsi="Times New Roman" w:cs="Times New Roman" w:hint="eastAsia"/>
          <w:sz w:val="24"/>
        </w:rPr>
        <w:t>同时，本文</w:t>
      </w:r>
      <w:r w:rsidR="00BE3DE7">
        <w:rPr>
          <w:rFonts w:ascii="Times New Roman" w:hAnsi="Times New Roman" w:cs="Times New Roman" w:hint="eastAsia"/>
          <w:sz w:val="24"/>
        </w:rPr>
        <w:t>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31"/>
      </w:pPr>
      <w:bookmarkStart w:id="1716" w:name="_Toc491202464"/>
      <w:r>
        <w:t>3</w:t>
      </w:r>
      <w:r w:rsidR="000F7FC9">
        <w:t>.3</w:t>
      </w:r>
      <w:r w:rsidR="00530B31">
        <w:t>.2</w:t>
      </w:r>
      <w:r w:rsidR="001054A6" w:rsidRPr="006637A1">
        <w:t xml:space="preserve"> </w:t>
      </w:r>
      <w:r w:rsidR="000A52F4">
        <w:rPr>
          <w:rFonts w:hint="eastAsia"/>
        </w:rPr>
        <w:t>大文件上传</w:t>
      </w:r>
      <w:bookmarkEnd w:id="1716"/>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w:t>
      </w:r>
      <w:r w:rsidRPr="001F6710">
        <w:rPr>
          <w:rFonts w:ascii="Times New Roman" w:hAnsi="Times New Roman" w:cs="Times New Roman" w:hint="eastAsia"/>
          <w:sz w:val="24"/>
        </w:rPr>
        <w:lastRenderedPageBreak/>
        <w:t>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1761061D" w14:textId="65C959CF" w:rsidR="00F87DDF" w:rsidRDefault="00BA73AE">
      <w:pPr>
        <w:jc w:val="center"/>
        <w:rPr>
          <w:rFonts w:ascii="Times New Roman" w:hAnsi="Times New Roman" w:cs="Times New Roman"/>
          <w:sz w:val="24"/>
        </w:rPr>
      </w:pPr>
      <w:del w:id="1717" w:author="微软用户" w:date="2017-08-19T21:20:00Z">
        <w:r w:rsidDel="00F87DDF">
          <w:rPr>
            <w:rFonts w:hint="eastAsia"/>
            <w:noProof/>
          </w:rPr>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6">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1718" w:author="微软用户" w:date="2017-08-19T21:20:00Z">
        <w:r w:rsidR="00313120">
          <w:rPr>
            <w:rFonts w:ascii="Times New Roman" w:hAnsi="Times New Roman" w:cs="Times New Roman"/>
            <w:sz w:val="24"/>
          </w:rPr>
          <w:object w:dxaOrig="15255" w:dyaOrig="9676" w14:anchorId="6990F177">
            <v:shape id="_x0000_i1030" type="#_x0000_t75" style="width:387.65pt;height:246.15pt" o:ole="">
              <v:imagedata r:id="rId37" o:title=""/>
            </v:shape>
            <o:OLEObject Type="Embed" ProgID="Visio.Drawing.15" ShapeID="_x0000_i1030" DrawAspect="Content" ObjectID="_1564944327" r:id="rId38"/>
          </w:object>
        </w:r>
      </w:ins>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31"/>
      </w:pPr>
      <w:bookmarkStart w:id="1719" w:name="_Toc491202465"/>
      <w:r>
        <w:t>3</w:t>
      </w:r>
      <w:r w:rsidR="00146877">
        <w:t>.3</w:t>
      </w:r>
      <w:r w:rsidR="0006434C">
        <w:t>.3</w:t>
      </w:r>
      <w:r w:rsidR="001054A6" w:rsidRPr="006637A1">
        <w:t xml:space="preserve"> </w:t>
      </w:r>
      <w:r w:rsidR="00B9126F">
        <w:rPr>
          <w:rFonts w:hint="eastAsia"/>
        </w:rPr>
        <w:t>本地缓存</w:t>
      </w:r>
      <w:bookmarkEnd w:id="1719"/>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50AD350"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E3E3F">
        <w:rPr>
          <w:rFonts w:ascii="Times New Roman" w:hAnsi="Times New Roman" w:cs="Times New Roman" w:hint="eastAsia"/>
          <w:sz w:val="24"/>
        </w:rPr>
        <w:t>资源的浪费。因此，</w:t>
      </w:r>
      <w:r w:rsidR="005634B5" w:rsidRPr="005634B5">
        <w:rPr>
          <w:rFonts w:ascii="Times New Roman" w:hAnsi="Times New Roman" w:cs="Times New Roman" w:hint="eastAsia"/>
          <w:sz w:val="24"/>
        </w:rPr>
        <w:t>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65508A19"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Del="00636DC8" w:rsidRDefault="002854D1" w:rsidP="00C8782B">
      <w:pPr>
        <w:spacing w:line="400" w:lineRule="exact"/>
        <w:ind w:firstLine="420"/>
        <w:rPr>
          <w:del w:id="1720" w:author="微软用户" w:date="2017-08-19T21:11:00Z"/>
          <w:rFonts w:ascii="Times New Roman" w:hAnsi="Times New Roman" w:cs="Times New Roman"/>
          <w:sz w:val="24"/>
        </w:rPr>
      </w:pPr>
      <w:r>
        <w:rPr>
          <w:rFonts w:ascii="Times New Roman" w:hAnsi="Times New Roman" w:cs="Times New Roman" w:hint="eastAsia"/>
          <w:sz w:val="24"/>
        </w:rPr>
        <w:lastRenderedPageBreak/>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090E1D34" w:rsidR="001B2115" w:rsidRDefault="001B2115">
      <w:pPr>
        <w:spacing w:line="400" w:lineRule="exact"/>
        <w:ind w:firstLine="420"/>
        <w:rPr>
          <w:ins w:id="1721" w:author="微软用户" w:date="2017-08-19T21:10:00Z"/>
          <w:rFonts w:ascii="Times New Roman" w:hAnsi="Times New Roman" w:cs="Times New Roman"/>
          <w:sz w:val="24"/>
        </w:rPr>
        <w:pPrChange w:id="1722" w:author="微软用户" w:date="2017-08-19T21:11:00Z">
          <w:pPr>
            <w:jc w:val="center"/>
          </w:pPr>
        </w:pPrChange>
      </w:pPr>
      <w:del w:id="1723" w:author="微软用户" w:date="2017-08-19T21:10:00Z">
        <w:r w:rsidDel="00636DC8">
          <w:rPr>
            <w:rFonts w:hint="eastAsia"/>
            <w:noProof/>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39">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pPr>
        <w:jc w:val="center"/>
        <w:rPr>
          <w:rFonts w:ascii="Times New Roman" w:hAnsi="Times New Roman" w:cs="Times New Roman"/>
          <w:sz w:val="24"/>
        </w:rPr>
      </w:pPr>
      <w:ins w:id="1724" w:author="微软用户" w:date="2017-08-19T21:10:00Z">
        <w:r>
          <w:rPr>
            <w:rFonts w:ascii="Times New Roman" w:hAnsi="Times New Roman" w:cs="Times New Roman"/>
            <w:sz w:val="24"/>
          </w:rPr>
          <w:object w:dxaOrig="12150" w:dyaOrig="10875" w14:anchorId="22C8B680">
            <v:shape id="_x0000_i1031" type="#_x0000_t75" style="width:5in;height:322.35pt" o:ole="">
              <v:imagedata r:id="rId40" o:title=""/>
            </v:shape>
            <o:OLEObject Type="Embed" ProgID="Visio.Drawing.15" ShapeID="_x0000_i1031" DrawAspect="Content" ObjectID="_1564944328" r:id="rId41"/>
          </w:object>
        </w:r>
      </w:ins>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31"/>
      </w:pPr>
      <w:bookmarkStart w:id="1725" w:name="_Toc491202466"/>
      <w:r>
        <w:t>3</w:t>
      </w:r>
      <w:r w:rsidR="00CB54DF">
        <w:t>.3</w:t>
      </w:r>
      <w:r w:rsidR="00ED20E3">
        <w:t>.4</w:t>
      </w:r>
      <w:r w:rsidR="00194BD3" w:rsidRPr="006637A1">
        <w:t xml:space="preserve"> </w:t>
      </w:r>
      <w:r w:rsidR="00194BD3">
        <w:rPr>
          <w:rFonts w:hint="eastAsia"/>
        </w:rPr>
        <w:t>多应用适配</w:t>
      </w:r>
      <w:bookmarkEnd w:id="1725"/>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45E6C22"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740D93">
        <w:rPr>
          <w:rFonts w:ascii="Times New Roman" w:hAnsi="Times New Roman" w:cs="Times New Roman" w:hint="eastAsia"/>
          <w:sz w:val="24"/>
        </w:rPr>
        <w:t>在这里，本文</w:t>
      </w:r>
      <w:r w:rsidR="003F7731">
        <w:rPr>
          <w:rFonts w:ascii="Times New Roman" w:hAnsi="Times New Roman" w:cs="Times New Roman" w:hint="eastAsia"/>
          <w:sz w:val="24"/>
        </w:rPr>
        <w:t>选择了第二种方式作为中间件多应用适配的方案。</w:t>
      </w:r>
    </w:p>
    <w:p w14:paraId="23A834C3" w14:textId="1820B802" w:rsidR="0047763E" w:rsidDel="00CC774B" w:rsidRDefault="0047763E" w:rsidP="000C4D66">
      <w:pPr>
        <w:spacing w:line="400" w:lineRule="exact"/>
        <w:ind w:firstLine="420"/>
        <w:rPr>
          <w:del w:id="1726" w:author="微软用户" w:date="2017-08-19T21:01:00Z"/>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w:t>
      </w:r>
      <w:r w:rsidRPr="001F6710">
        <w:rPr>
          <w:rFonts w:ascii="Times New Roman" w:hAnsi="Times New Roman" w:cs="Times New Roman" w:hint="eastAsia"/>
          <w:sz w:val="24"/>
        </w:rPr>
        <w:lastRenderedPageBreak/>
        <w:t>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D711C2">
        <w:rPr>
          <w:rFonts w:ascii="Times New Roman" w:hAnsi="Times New Roman" w:cs="Times New Roman" w:hint="eastAsia"/>
          <w:sz w:val="24"/>
        </w:rPr>
        <w:t>一个客户端，因此还</w:t>
      </w:r>
      <w:r w:rsidR="00EA04F9">
        <w:rPr>
          <w:rFonts w:ascii="Times New Roman" w:hAnsi="Times New Roman" w:cs="Times New Roman" w:hint="eastAsia"/>
          <w:sz w:val="24"/>
        </w:rPr>
        <w:t>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534CC">
        <w:rPr>
          <w:rFonts w:ascii="Times New Roman" w:hAnsi="Times New Roman" w:cs="Times New Roman" w:hint="eastAsia"/>
          <w:sz w:val="24"/>
        </w:rPr>
        <w:t>本文</w:t>
      </w:r>
      <w:r w:rsidR="00F715AE">
        <w:rPr>
          <w:rFonts w:ascii="Times New Roman" w:hAnsi="Times New Roman" w:cs="Times New Roman" w:hint="eastAsia"/>
          <w:sz w:val="24"/>
        </w:rPr>
        <w:t>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3C0FDBB6" w:rsidR="008C223A" w:rsidRDefault="008C223A">
      <w:pPr>
        <w:spacing w:line="400" w:lineRule="exact"/>
        <w:ind w:firstLine="420"/>
        <w:rPr>
          <w:ins w:id="1727" w:author="微软用户" w:date="2017-08-19T21:00:00Z"/>
        </w:rPr>
        <w:pPrChange w:id="1728" w:author="微软用户" w:date="2017-08-19T21:01:00Z">
          <w:pPr>
            <w:jc w:val="center"/>
          </w:pPr>
        </w:pPrChange>
      </w:pPr>
      <w:del w:id="1729" w:author="微软用户" w:date="2017-08-19T21:01:00Z">
        <w:r w:rsidDel="00CC774B">
          <w:rPr>
            <w:rFonts w:hint="eastAsia"/>
            <w:noProof/>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2">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1BDBA23F" w:rsidR="00CC774B" w:rsidRPr="001F6710" w:rsidRDefault="00CC774B">
      <w:pPr>
        <w:jc w:val="center"/>
      </w:pPr>
      <w:ins w:id="1730" w:author="微软用户" w:date="2017-08-19T21:01:00Z">
        <w:r>
          <w:object w:dxaOrig="14445" w:dyaOrig="8806" w14:anchorId="1AE9F152">
            <v:shape id="_x0000_i1032" type="#_x0000_t75" style="width:393.5pt;height:240.3pt" o:ole="">
              <v:imagedata r:id="rId43" o:title=""/>
            </v:shape>
            <o:OLEObject Type="Embed" ProgID="Visio.Drawing.15" ShapeID="_x0000_i1032" DrawAspect="Content" ObjectID="_1564944329" r:id="rId44"/>
          </w:object>
        </w:r>
      </w:ins>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1731" w:name="_Toc491202467"/>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731"/>
    </w:p>
    <w:p w14:paraId="2D58B80A" w14:textId="77777777" w:rsidR="00492CC0" w:rsidDel="00184EB1" w:rsidRDefault="00566028">
      <w:pPr>
        <w:pStyle w:val="21"/>
        <w:spacing w:line="240" w:lineRule="auto"/>
        <w:rPr>
          <w:del w:id="1732" w:author="微软用户" w:date="2017-08-19T20:42:00Z"/>
        </w:rPr>
        <w:pPrChange w:id="1733" w:author="微软用户" w:date="2017-08-18T22:51:00Z">
          <w:pPr>
            <w:pStyle w:val="21"/>
          </w:pPr>
        </w:pPrChange>
      </w:pPr>
      <w:bookmarkStart w:id="1734" w:name="_Toc491202468"/>
      <w:r>
        <w:t>4</w:t>
      </w:r>
      <w:r w:rsidR="00311D33">
        <w:t>.1</w:t>
      </w:r>
      <w:r w:rsidR="00492CC0" w:rsidRPr="00B87EE1">
        <w:t xml:space="preserve"> </w:t>
      </w:r>
      <w:r w:rsidR="004D6A4B">
        <w:t>中间件优化</w:t>
      </w:r>
      <w:r w:rsidR="00492CC0">
        <w:t>系统</w:t>
      </w:r>
      <w:r w:rsidR="0075350E">
        <w:t>框架设计</w:t>
      </w:r>
      <w:bookmarkEnd w:id="1734"/>
    </w:p>
    <w:p w14:paraId="3F993525" w14:textId="410FE9F1" w:rsidR="00F94F19" w:rsidRDefault="00E4327E">
      <w:pPr>
        <w:pStyle w:val="21"/>
        <w:spacing w:line="240" w:lineRule="auto"/>
        <w:rPr>
          <w:ins w:id="1735" w:author="微软用户" w:date="2017-08-19T20:41:00Z"/>
        </w:rPr>
        <w:pPrChange w:id="1736" w:author="微软用户" w:date="2017-08-19T20:42:00Z">
          <w:pPr/>
        </w:pPrChange>
      </w:pPr>
      <w:del w:id="1737" w:author="微软用户"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5">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pPr>
        <w:jc w:val="center"/>
        <w:pPrChange w:id="1738" w:author="微软用户" w:date="2017-08-19T20:42:00Z">
          <w:pPr/>
        </w:pPrChange>
      </w:pPr>
      <w:ins w:id="1739" w:author="微软用户" w:date="2017-08-19T20:42:00Z">
        <w:r>
          <w:object w:dxaOrig="18555" w:dyaOrig="12270" w14:anchorId="1822507E">
            <v:shape id="_x0000_i1033" type="#_x0000_t75" style="width:360.85pt;height:238.6pt" o:ole="">
              <v:imagedata r:id="rId46" o:title=""/>
            </v:shape>
            <o:OLEObject Type="Embed" ProgID="Visio.Drawing.15" ShapeID="_x0000_i1033" DrawAspect="Content" ObjectID="_1564944330" r:id="rId47"/>
          </w:object>
        </w:r>
      </w:ins>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del w:id="1740" w:author="JY0225" w:date="2017-08-14T12:38:00Z">
        <w:r w:rsidDel="00856A51">
          <w:tab/>
        </w:r>
      </w:del>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1741"/>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741"/>
      <w:r w:rsidR="00B72601" w:rsidRPr="00C6037E">
        <w:rPr>
          <w:rFonts w:ascii="Times New Roman" w:hAnsi="Times New Roman"/>
          <w:sz w:val="24"/>
        </w:rPr>
        <w:commentReference w:id="1741"/>
      </w:r>
    </w:p>
    <w:p w14:paraId="5728150C" w14:textId="77777777" w:rsidR="00142390" w:rsidRDefault="00CD5A7F">
      <w:pPr>
        <w:pStyle w:val="21"/>
        <w:spacing w:line="240" w:lineRule="auto"/>
        <w:pPrChange w:id="1742" w:author="微软用户" w:date="2017-08-18T22:51:00Z">
          <w:pPr>
            <w:pStyle w:val="21"/>
          </w:pPr>
        </w:pPrChange>
      </w:pPr>
      <w:bookmarkStart w:id="1743" w:name="_Toc491202469"/>
      <w:r>
        <w:t>4</w:t>
      </w:r>
      <w:r w:rsidR="00B0430C">
        <w:t>.2</w:t>
      </w:r>
      <w:r w:rsidR="00142390" w:rsidRPr="00B87EE1">
        <w:t xml:space="preserve"> </w:t>
      </w:r>
      <w:commentRangeStart w:id="1744"/>
      <w:r w:rsidR="006C56E9">
        <w:t>类图设计</w:t>
      </w:r>
      <w:commentRangeEnd w:id="1744"/>
      <w:r w:rsidR="00172D61" w:rsidRPr="0067145D">
        <w:rPr>
          <w:rPrChange w:id="1745" w:author="微软用户" w:date="2017-08-18T22:51:00Z">
            <w:rPr>
              <w:rStyle w:val="af2"/>
              <w:rFonts w:ascii="Calibri" w:eastAsia="宋体" w:hAnsi="Calibri"/>
              <w:b w:val="0"/>
              <w:bCs w:val="0"/>
            </w:rPr>
          </w:rPrChange>
        </w:rPr>
        <w:commentReference w:id="1744"/>
      </w:r>
      <w:bookmarkEnd w:id="1743"/>
    </w:p>
    <w:p w14:paraId="37BC5A4E" w14:textId="548DED5F" w:rsidR="007A5014" w:rsidRDefault="00D65A03">
      <w:pPr>
        <w:spacing w:line="400" w:lineRule="exact"/>
        <w:rPr>
          <w:rFonts w:ascii="Times New Roman" w:hAnsi="Times New Roman" w:cs="Times New Roman"/>
          <w:sz w:val="24"/>
        </w:rPr>
      </w:pPr>
      <w:r>
        <w:rPr>
          <w:rFonts w:ascii="Times New Roman" w:hAnsi="Times New Roman" w:cs="Times New Roman"/>
          <w:sz w:val="24"/>
        </w:rPr>
        <w:tab/>
      </w:r>
      <w:r w:rsidR="00C80077">
        <w:rPr>
          <w:rFonts w:ascii="Times New Roman" w:hAnsi="Times New Roman" w:cs="Times New Roman" w:hint="eastAsia"/>
          <w:sz w:val="24"/>
        </w:rPr>
        <w:t>本文</w:t>
      </w:r>
      <w:r>
        <w:rPr>
          <w:rFonts w:ascii="Times New Roman" w:hAnsi="Times New Roman" w:cs="Times New Roman"/>
          <w:sz w:val="24"/>
        </w:rPr>
        <w:t>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0E4D98">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0E4D98">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79B12970" w:rsidR="00B33DB4" w:rsidDel="000A287A" w:rsidRDefault="00B04760" w:rsidP="000E4D98">
      <w:pPr>
        <w:spacing w:line="400" w:lineRule="exact"/>
        <w:jc w:val="left"/>
        <w:rPr>
          <w:del w:id="1746" w:author="微软用户" w:date="2017-08-19T20:00:00Z"/>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F46630">
        <w:rPr>
          <w:color w:val="000000" w:themeColor="text1"/>
          <w:vertAlign w:val="superscript"/>
        </w:rPr>
        <w:instrText xml:space="preserve"> \* MERGEFORMAT </w:instrText>
      </w:r>
      <w:r w:rsidR="00A120D0">
        <w:rPr>
          <w:color w:val="000000" w:themeColor="text1"/>
          <w:vertAlign w:val="superscript"/>
        </w:rPr>
      </w:r>
      <w:r w:rsidR="00A120D0">
        <w:rPr>
          <w:color w:val="000000" w:themeColor="text1"/>
          <w:vertAlign w:val="superscript"/>
        </w:rPr>
        <w:fldChar w:fldCharType="separate"/>
      </w:r>
      <w:r w:rsidR="000E4D98">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37F1EADB" w:rsidR="00912023" w:rsidRPr="00912023" w:rsidDel="000A287A" w:rsidRDefault="00912023">
      <w:pPr>
        <w:spacing w:line="400" w:lineRule="exact"/>
        <w:jc w:val="left"/>
        <w:rPr>
          <w:del w:id="1747" w:author="微软用户" w:date="2017-08-19T20:00:00Z"/>
        </w:rPr>
        <w:pPrChange w:id="1748" w:author="微软用户" w:date="2017-08-19T20:44:00Z">
          <w:pPr/>
        </w:pPrChange>
      </w:pPr>
      <w:del w:id="1749" w:author="微软用户" w:date="2017-08-19T20:00:00Z">
        <w:r w:rsidDel="000A287A">
          <w:rPr>
            <w:rFonts w:hint="eastAsia"/>
            <w:noProof/>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8">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Del="000A287A" w:rsidRDefault="007A49BE">
      <w:pPr>
        <w:spacing w:line="400" w:lineRule="exact"/>
        <w:jc w:val="left"/>
        <w:rPr>
          <w:del w:id="1750" w:author="微软用户" w:date="2017-08-19T20:00:00Z"/>
          <w:rFonts w:ascii="Times New Roman" w:hAnsi="Times New Roman" w:cs="Times New Roman"/>
          <w:spacing w:val="10"/>
          <w:kern w:val="0"/>
          <w:sz w:val="24"/>
          <w:szCs w:val="24"/>
        </w:rPr>
        <w:pPrChange w:id="1751" w:author="微软用户" w:date="2017-08-19T20:44:00Z">
          <w:pPr>
            <w:spacing w:line="400" w:lineRule="exact"/>
            <w:jc w:val="center"/>
          </w:pPr>
        </w:pPrChange>
      </w:pPr>
      <w:del w:id="1752" w:author="微软用户" w:date="2017-08-19T20:00:00Z">
        <w:r w:rsidRPr="00481762" w:rsidDel="000A287A">
          <w:rPr>
            <w:rFonts w:ascii="Times New Roman" w:hAnsi="Times New Roman" w:cs="Times New Roman" w:hint="eastAsia"/>
            <w:spacing w:val="10"/>
            <w:kern w:val="0"/>
            <w:sz w:val="24"/>
            <w:szCs w:val="24"/>
          </w:rPr>
          <w:delText>图</w:delText>
        </w:r>
        <w:r w:rsidDel="000A287A">
          <w:rPr>
            <w:rFonts w:ascii="Times New Roman" w:hAnsi="Times New Roman" w:cs="Times New Roman"/>
            <w:spacing w:val="10"/>
            <w:kern w:val="0"/>
            <w:sz w:val="24"/>
            <w:szCs w:val="24"/>
          </w:rPr>
          <w:delText>4-2</w:delText>
        </w:r>
        <w:r w:rsidDel="000A287A">
          <w:rPr>
            <w:rFonts w:ascii="Times New Roman" w:hAnsi="Times New Roman" w:cs="Times New Roman" w:hint="eastAsia"/>
            <w:spacing w:val="10"/>
            <w:kern w:val="0"/>
            <w:sz w:val="24"/>
            <w:szCs w:val="24"/>
          </w:rPr>
          <w:delText xml:space="preserve"> </w:delText>
        </w:r>
        <w:r w:rsidRPr="00481762" w:rsidDel="000A287A">
          <w:rPr>
            <w:rFonts w:ascii="Times New Roman" w:hAnsi="Times New Roman" w:cs="Times New Roman"/>
            <w:spacing w:val="10"/>
            <w:kern w:val="0"/>
            <w:sz w:val="24"/>
            <w:szCs w:val="24"/>
          </w:rPr>
          <w:delText>云</w:delText>
        </w:r>
        <w:r w:rsidR="00476838" w:rsidDel="000A287A">
          <w:rPr>
            <w:rFonts w:ascii="Times New Roman" w:hAnsi="Times New Roman" w:cs="Times New Roman"/>
            <w:spacing w:val="10"/>
            <w:kern w:val="0"/>
            <w:sz w:val="24"/>
            <w:szCs w:val="24"/>
          </w:rPr>
          <w:delText>备份</w:delText>
        </w:r>
        <w:r w:rsidRPr="00481762" w:rsidDel="000A287A">
          <w:rPr>
            <w:rFonts w:ascii="Times New Roman" w:hAnsi="Times New Roman" w:cs="Times New Roman"/>
            <w:spacing w:val="10"/>
            <w:kern w:val="0"/>
            <w:sz w:val="24"/>
            <w:szCs w:val="24"/>
          </w:rPr>
          <w:delText>中间件</w:delText>
        </w:r>
        <w:r w:rsidR="000D77C5" w:rsidDel="000A287A">
          <w:rPr>
            <w:rFonts w:ascii="Times New Roman" w:hAnsi="Times New Roman" w:cs="Times New Roman" w:hint="eastAsia"/>
            <w:spacing w:val="10"/>
            <w:kern w:val="0"/>
            <w:sz w:val="24"/>
            <w:szCs w:val="24"/>
          </w:rPr>
          <w:delText>优化</w:delText>
        </w:r>
        <w:r w:rsidDel="000A287A">
          <w:rPr>
            <w:rFonts w:ascii="Times New Roman" w:hAnsi="Times New Roman" w:cs="Times New Roman" w:hint="eastAsia"/>
            <w:spacing w:val="10"/>
            <w:kern w:val="0"/>
            <w:sz w:val="24"/>
            <w:szCs w:val="24"/>
          </w:rPr>
          <w:delText>系统</w:delText>
        </w:r>
        <w:r w:rsidRPr="00481762" w:rsidDel="000A287A">
          <w:rPr>
            <w:rFonts w:ascii="Times New Roman" w:hAnsi="Times New Roman" w:cs="Times New Roman" w:hint="eastAsia"/>
            <w:spacing w:val="10"/>
            <w:kern w:val="0"/>
            <w:sz w:val="24"/>
            <w:szCs w:val="24"/>
          </w:rPr>
          <w:delText>UML</w:delText>
        </w:r>
        <w:r w:rsidRPr="00481762" w:rsidDel="000A287A">
          <w:rPr>
            <w:rFonts w:ascii="Times New Roman" w:hAnsi="Times New Roman" w:cs="Times New Roman" w:hint="eastAsia"/>
            <w:spacing w:val="10"/>
            <w:kern w:val="0"/>
            <w:sz w:val="24"/>
            <w:szCs w:val="24"/>
          </w:rPr>
          <w:delText>类图</w:delText>
        </w:r>
      </w:del>
    </w:p>
    <w:p w14:paraId="1C0A6B34" w14:textId="77777777" w:rsidR="00F46630" w:rsidRDefault="00F46630">
      <w:pPr>
        <w:spacing w:line="400" w:lineRule="exact"/>
        <w:jc w:val="left"/>
        <w:rPr>
          <w:ins w:id="1753" w:author="微软用户" w:date="2017-08-19T20:08:00Z"/>
        </w:rPr>
        <w:pPrChange w:id="1754" w:author="微软用户" w:date="2017-08-19T20:44:00Z">
          <w:pPr>
            <w:spacing w:line="400" w:lineRule="exact"/>
            <w:ind w:firstLine="420"/>
          </w:pPr>
        </w:pPrChange>
      </w:pPr>
    </w:p>
    <w:p w14:paraId="12ECCF07" w14:textId="77777777" w:rsidR="00274705" w:rsidRDefault="00274705">
      <w:pPr>
        <w:jc w:val="center"/>
        <w:rPr>
          <w:ins w:id="1755" w:author="微软用户" w:date="2017-08-19T20:25:00Z"/>
        </w:rPr>
        <w:pPrChange w:id="1756" w:author="微软用户" w:date="2017-08-19T20:01:00Z">
          <w:pPr>
            <w:spacing w:line="400" w:lineRule="exact"/>
            <w:ind w:firstLine="420"/>
          </w:pPr>
        </w:pPrChange>
      </w:pPr>
    </w:p>
    <w:p w14:paraId="697EC787" w14:textId="5CA86112" w:rsidR="00453251" w:rsidRDefault="00114324">
      <w:pPr>
        <w:jc w:val="center"/>
        <w:rPr>
          <w:ins w:id="1757" w:author="微软用户" w:date="2017-08-19T20:39:00Z"/>
          <w:rFonts w:ascii="Times New Roman" w:hAnsi="Times New Roman" w:cs="Times New Roman"/>
          <w:spacing w:val="10"/>
          <w:kern w:val="0"/>
          <w:sz w:val="24"/>
          <w:szCs w:val="24"/>
        </w:rPr>
        <w:pPrChange w:id="1758" w:author="微软用户" w:date="2017-08-19T20:43:00Z">
          <w:pPr>
            <w:spacing w:line="400" w:lineRule="exact"/>
            <w:ind w:firstLine="420"/>
          </w:pPr>
        </w:pPrChange>
      </w:pPr>
      <w:ins w:id="1759" w:author="微软用户" w:date="2017-08-19T20:39:00Z">
        <w:r>
          <w:rPr>
            <w:rFonts w:ascii="Times New Roman" w:hAnsi="Times New Roman" w:cs="Times New Roman"/>
            <w:spacing w:val="10"/>
            <w:kern w:val="0"/>
            <w:sz w:val="24"/>
            <w:szCs w:val="24"/>
          </w:rPr>
          <w:object w:dxaOrig="15180" w:dyaOrig="10950" w14:anchorId="3FB98353">
            <v:shape id="_x0000_i1034" type="#_x0000_t75" style="width:402.7pt;height:290.5pt" o:ole="">
              <v:imagedata r:id="rId49" o:title=""/>
            </v:shape>
            <o:OLEObject Type="Embed" ProgID="Visio.Drawing.15" ShapeID="_x0000_i1034" DrawAspect="Content" ObjectID="_1564944331" r:id="rId50"/>
          </w:object>
        </w:r>
      </w:ins>
    </w:p>
    <w:p w14:paraId="21CEFB30" w14:textId="564328BD" w:rsidR="00274705" w:rsidRPr="00562A88" w:rsidRDefault="00562A88">
      <w:pPr>
        <w:ind w:firstLine="420"/>
        <w:jc w:val="center"/>
        <w:rPr>
          <w:ins w:id="1760" w:author="微软用户" w:date="2017-08-19T20:25:00Z"/>
          <w:rFonts w:ascii="Times New Roman" w:hAnsi="Times New Roman" w:cs="Times New Roman"/>
          <w:spacing w:val="10"/>
          <w:kern w:val="0"/>
          <w:sz w:val="24"/>
          <w:szCs w:val="24"/>
          <w:rPrChange w:id="1761" w:author="微软用户" w:date="2017-08-19T20:32:00Z">
            <w:rPr>
              <w:ins w:id="1762" w:author="微软用户" w:date="2017-08-19T20:25:00Z"/>
            </w:rPr>
          </w:rPrChange>
        </w:rPr>
        <w:pPrChange w:id="1763" w:author="微软用户" w:date="2017-08-19T20:41:00Z">
          <w:pPr>
            <w:spacing w:line="400" w:lineRule="exact"/>
            <w:ind w:firstLine="420"/>
          </w:pPr>
        </w:pPrChange>
      </w:pPr>
      <w:ins w:id="1764" w:author="微软用户"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7B6CFEA6" w:rsidR="00B91E7C" w:rsidRPr="00F46630" w:rsidRDefault="000A287A" w:rsidP="000A287A">
      <w:pPr>
        <w:spacing w:line="400" w:lineRule="exact"/>
        <w:ind w:firstLine="420"/>
        <w:rPr>
          <w:rFonts w:ascii="Times New Roman" w:hAnsi="Times New Roman" w:cs="Times New Roman"/>
          <w:spacing w:val="10"/>
          <w:kern w:val="0"/>
          <w:sz w:val="24"/>
          <w:szCs w:val="24"/>
          <w:rPrChange w:id="1765" w:author="微软用户" w:date="2017-08-19T20:08:00Z">
            <w:rPr/>
          </w:rPrChange>
        </w:rPr>
      </w:pPr>
      <w:del w:id="1766" w:author="微软用户" w:date="2017-08-19T20:08:00Z">
        <w:r w:rsidDel="00F46630">
          <w:fldChar w:fldCharType="begin"/>
        </w:r>
        <w:r w:rsidDel="00F46630">
          <w:fldChar w:fldCharType="end"/>
        </w:r>
      </w:del>
      <w:r w:rsidR="004A50FA" w:rsidRPr="00F46630">
        <w:rPr>
          <w:rFonts w:ascii="Times New Roman" w:hAnsi="Times New Roman" w:cs="Times New Roman" w:hint="eastAsia"/>
          <w:spacing w:val="10"/>
          <w:kern w:val="0"/>
          <w:sz w:val="24"/>
          <w:szCs w:val="24"/>
          <w:rPrChange w:id="1767" w:author="微软用户" w:date="2017-08-19T20:08:00Z">
            <w:rPr>
              <w:rFonts w:hint="eastAsia"/>
            </w:rPr>
          </w:rPrChange>
        </w:rPr>
        <w:t>优化后的中间件模块类的设计主要分为四大模块，</w:t>
      </w:r>
      <w:r w:rsidR="00B91E7C" w:rsidRPr="00F46630">
        <w:rPr>
          <w:rFonts w:ascii="Times New Roman" w:hAnsi="Times New Roman" w:cs="Times New Roman"/>
          <w:spacing w:val="10"/>
          <w:kern w:val="0"/>
          <w:sz w:val="24"/>
          <w:szCs w:val="24"/>
          <w:rPrChange w:id="1768" w:author="微软用户" w:date="2017-08-19T20:08:00Z">
            <w:rPr/>
          </w:rPrChange>
        </w:rPr>
        <w:t>Core</w:t>
      </w:r>
      <w:r w:rsidR="00B91E7C" w:rsidRPr="00F46630">
        <w:rPr>
          <w:rFonts w:ascii="Times New Roman" w:hAnsi="Times New Roman" w:cs="Times New Roman" w:hint="eastAsia"/>
          <w:spacing w:val="10"/>
          <w:kern w:val="0"/>
          <w:sz w:val="24"/>
          <w:szCs w:val="24"/>
          <w:rPrChange w:id="1769" w:author="微软用户" w:date="2017-08-19T20:08:00Z">
            <w:rPr>
              <w:rFonts w:hint="eastAsia"/>
            </w:rPr>
          </w:rPrChange>
        </w:rPr>
        <w:t>模块</w:t>
      </w:r>
      <w:r w:rsidR="00F22076" w:rsidRPr="00F46630">
        <w:rPr>
          <w:rFonts w:ascii="Times New Roman" w:hAnsi="Times New Roman" w:cs="Times New Roman" w:hint="eastAsia"/>
          <w:spacing w:val="10"/>
          <w:kern w:val="0"/>
          <w:sz w:val="24"/>
          <w:szCs w:val="24"/>
          <w:rPrChange w:id="1770" w:author="微软用户" w:date="2017-08-19T20:08:00Z">
            <w:rPr>
              <w:rFonts w:hint="eastAsia"/>
            </w:rPr>
          </w:rPrChange>
        </w:rPr>
        <w:t>的类</w:t>
      </w:r>
      <w:r w:rsidR="00B91E7C" w:rsidRPr="00F46630">
        <w:rPr>
          <w:rFonts w:ascii="Times New Roman" w:hAnsi="Times New Roman" w:cs="Times New Roman" w:hint="eastAsia"/>
          <w:spacing w:val="10"/>
          <w:kern w:val="0"/>
          <w:sz w:val="24"/>
          <w:szCs w:val="24"/>
          <w:rPrChange w:id="1771" w:author="微软用户" w:date="2017-08-19T20:08:00Z">
            <w:rPr>
              <w:rFonts w:hint="eastAsia"/>
            </w:rPr>
          </w:rPrChange>
        </w:rPr>
        <w:t>是中间件系统的核心</w:t>
      </w:r>
      <w:r w:rsidR="00721989" w:rsidRPr="00F46630">
        <w:rPr>
          <w:rFonts w:ascii="Times New Roman" w:hAnsi="Times New Roman" w:cs="Times New Roman" w:hint="eastAsia"/>
          <w:spacing w:val="10"/>
          <w:kern w:val="0"/>
          <w:sz w:val="24"/>
          <w:szCs w:val="24"/>
          <w:rPrChange w:id="1772" w:author="微软用户" w:date="2017-08-19T20:08:00Z">
            <w:rPr>
              <w:rFonts w:hint="eastAsia"/>
            </w:rPr>
          </w:rPrChange>
        </w:rPr>
        <w:t>，负责接收和处理用户的请求。通过调用其他模块的类方法，</w:t>
      </w:r>
      <w:r w:rsidR="00BC1DCF" w:rsidRPr="00F46630">
        <w:rPr>
          <w:rFonts w:ascii="Times New Roman" w:hAnsi="Times New Roman" w:cs="Times New Roman" w:hint="eastAsia"/>
          <w:spacing w:val="10"/>
          <w:kern w:val="0"/>
          <w:sz w:val="24"/>
          <w:szCs w:val="24"/>
          <w:rPrChange w:id="1773" w:author="微软用户" w:date="2017-08-19T20:08:00Z">
            <w:rPr>
              <w:rFonts w:hint="eastAsia"/>
            </w:rPr>
          </w:rPrChange>
        </w:rPr>
        <w:t>将用户的请求做格式化处理，并将预处理后的数据传输至服务器</w:t>
      </w:r>
      <w:r w:rsidR="0052309B" w:rsidRPr="00F46630">
        <w:rPr>
          <w:rFonts w:ascii="Times New Roman" w:hAnsi="Times New Roman" w:cs="Times New Roman" w:hint="eastAsia"/>
          <w:spacing w:val="10"/>
          <w:kern w:val="0"/>
          <w:sz w:val="24"/>
          <w:szCs w:val="24"/>
          <w:rPrChange w:id="1774" w:author="微软用户" w:date="2017-08-19T20:08:00Z">
            <w:rPr>
              <w:rFonts w:hint="eastAsia"/>
            </w:rPr>
          </w:rPrChange>
        </w:rPr>
        <w:t>；</w:t>
      </w:r>
      <w:r w:rsidR="004A50FA" w:rsidRPr="00F46630">
        <w:rPr>
          <w:rFonts w:ascii="Times New Roman" w:hAnsi="Times New Roman" w:cs="Times New Roman"/>
          <w:spacing w:val="10"/>
          <w:kern w:val="0"/>
          <w:sz w:val="24"/>
          <w:szCs w:val="24"/>
          <w:rPrChange w:id="1775" w:author="微软用户" w:date="2017-08-19T20:08:00Z">
            <w:rPr/>
          </w:rPrChange>
        </w:rPr>
        <w:t>Features</w:t>
      </w:r>
      <w:r w:rsidR="004A50FA" w:rsidRPr="00F46630">
        <w:rPr>
          <w:rFonts w:ascii="Times New Roman" w:hAnsi="Times New Roman" w:cs="Times New Roman" w:hint="eastAsia"/>
          <w:spacing w:val="10"/>
          <w:kern w:val="0"/>
          <w:sz w:val="24"/>
          <w:szCs w:val="24"/>
          <w:rPrChange w:id="1776" w:author="微软用户" w:date="2017-08-19T20:08:00Z">
            <w:rPr>
              <w:rFonts w:hint="eastAsia"/>
            </w:rPr>
          </w:rPrChange>
        </w:rPr>
        <w:t>模块</w:t>
      </w:r>
      <w:r w:rsidR="009B1E44" w:rsidRPr="00F46630">
        <w:rPr>
          <w:rFonts w:ascii="Times New Roman" w:hAnsi="Times New Roman" w:cs="Times New Roman" w:hint="eastAsia"/>
          <w:spacing w:val="10"/>
          <w:kern w:val="0"/>
          <w:sz w:val="24"/>
          <w:szCs w:val="24"/>
          <w:rPrChange w:id="1777" w:author="微软用户" w:date="2017-08-19T20:08:00Z">
            <w:rPr>
              <w:rFonts w:hint="eastAsia"/>
            </w:rPr>
          </w:rPrChange>
        </w:rPr>
        <w:t>的类</w:t>
      </w:r>
      <w:r w:rsidR="004A50FA" w:rsidRPr="00F46630">
        <w:rPr>
          <w:rFonts w:ascii="Times New Roman" w:hAnsi="Times New Roman" w:cs="Times New Roman" w:hint="eastAsia"/>
          <w:spacing w:val="10"/>
          <w:kern w:val="0"/>
          <w:sz w:val="24"/>
          <w:szCs w:val="24"/>
          <w:rPrChange w:id="1778" w:author="微软用户" w:date="2017-08-19T20:08:00Z">
            <w:rPr>
              <w:rFonts w:hint="eastAsia"/>
            </w:rPr>
          </w:rPrChange>
        </w:rPr>
        <w:t>负责主要优化功能的实现；</w:t>
      </w:r>
      <w:r w:rsidR="00D10CF2" w:rsidRPr="00F46630">
        <w:rPr>
          <w:rFonts w:ascii="Times New Roman" w:hAnsi="Times New Roman" w:cs="Times New Roman"/>
          <w:spacing w:val="10"/>
          <w:kern w:val="0"/>
          <w:sz w:val="24"/>
          <w:szCs w:val="24"/>
          <w:rPrChange w:id="1779" w:author="微软用户" w:date="2017-08-19T20:08:00Z">
            <w:rPr/>
          </w:rPrChange>
        </w:rPr>
        <w:t>Utils</w:t>
      </w:r>
      <w:r w:rsidR="00D10CF2" w:rsidRPr="00F46630">
        <w:rPr>
          <w:rFonts w:ascii="Times New Roman" w:hAnsi="Times New Roman" w:cs="Times New Roman" w:hint="eastAsia"/>
          <w:spacing w:val="10"/>
          <w:kern w:val="0"/>
          <w:sz w:val="24"/>
          <w:szCs w:val="24"/>
          <w:rPrChange w:id="1780" w:author="微软用户" w:date="2017-08-19T20:08:00Z">
            <w:rPr>
              <w:rFonts w:hint="eastAsia"/>
            </w:rPr>
          </w:rPrChange>
        </w:rPr>
        <w:t>模块</w:t>
      </w:r>
      <w:r w:rsidR="00427E73" w:rsidRPr="00F46630">
        <w:rPr>
          <w:rFonts w:ascii="Times New Roman" w:hAnsi="Times New Roman" w:cs="Times New Roman" w:hint="eastAsia"/>
          <w:spacing w:val="10"/>
          <w:kern w:val="0"/>
          <w:sz w:val="24"/>
          <w:szCs w:val="24"/>
          <w:rPrChange w:id="1781" w:author="微软用户" w:date="2017-08-19T20:08:00Z">
            <w:rPr>
              <w:rFonts w:hint="eastAsia"/>
            </w:rPr>
          </w:rPrChange>
        </w:rPr>
        <w:t>的类</w:t>
      </w:r>
      <w:r w:rsidR="00D10CF2" w:rsidRPr="00F46630">
        <w:rPr>
          <w:rFonts w:ascii="Times New Roman" w:hAnsi="Times New Roman" w:cs="Times New Roman" w:hint="eastAsia"/>
          <w:spacing w:val="10"/>
          <w:kern w:val="0"/>
          <w:sz w:val="24"/>
          <w:szCs w:val="24"/>
          <w:rPrChange w:id="1782" w:author="微软用户" w:date="2017-08-19T20:08:00Z">
            <w:rPr>
              <w:rFonts w:hint="eastAsia"/>
            </w:rPr>
          </w:rPrChange>
        </w:rPr>
        <w:t>提供开发所需的常用工具和信息</w:t>
      </w:r>
      <w:r w:rsidR="001C46F3" w:rsidRPr="00F46630">
        <w:rPr>
          <w:rFonts w:ascii="Times New Roman" w:hAnsi="Times New Roman" w:cs="Times New Roman" w:hint="eastAsia"/>
          <w:spacing w:val="10"/>
          <w:kern w:val="0"/>
          <w:sz w:val="24"/>
          <w:szCs w:val="24"/>
          <w:rPrChange w:id="1783" w:author="微软用户" w:date="2017-08-19T20:08:00Z">
            <w:rPr>
              <w:rFonts w:hint="eastAsia"/>
            </w:rPr>
          </w:rPrChange>
        </w:rPr>
        <w:t>；</w:t>
      </w:r>
      <w:r w:rsidR="00EC1525" w:rsidRPr="00F46630">
        <w:rPr>
          <w:rFonts w:ascii="Times New Roman" w:hAnsi="Times New Roman" w:cs="Times New Roman"/>
          <w:spacing w:val="10"/>
          <w:kern w:val="0"/>
          <w:sz w:val="24"/>
          <w:szCs w:val="24"/>
          <w:rPrChange w:id="1784" w:author="微软用户" w:date="2017-08-19T20:08:00Z">
            <w:rPr/>
          </w:rPrChange>
        </w:rPr>
        <w:t>Database</w:t>
      </w:r>
      <w:r w:rsidR="00D6162D" w:rsidRPr="00F46630">
        <w:rPr>
          <w:rFonts w:ascii="Times New Roman" w:hAnsi="Times New Roman" w:cs="Times New Roman" w:hint="eastAsia"/>
          <w:spacing w:val="10"/>
          <w:kern w:val="0"/>
          <w:sz w:val="24"/>
          <w:szCs w:val="24"/>
          <w:rPrChange w:id="1785" w:author="微软用户" w:date="2017-08-19T20:08:00Z">
            <w:rPr>
              <w:rFonts w:hint="eastAsia"/>
            </w:rPr>
          </w:rPrChange>
        </w:rPr>
        <w:t>模块</w:t>
      </w:r>
      <w:r w:rsidR="00677ECE" w:rsidRPr="00F46630">
        <w:rPr>
          <w:rFonts w:ascii="Times New Roman" w:hAnsi="Times New Roman" w:cs="Times New Roman" w:hint="eastAsia"/>
          <w:spacing w:val="10"/>
          <w:kern w:val="0"/>
          <w:sz w:val="24"/>
          <w:szCs w:val="24"/>
          <w:rPrChange w:id="1786" w:author="微软用户" w:date="2017-08-19T20:08:00Z">
            <w:rPr>
              <w:rFonts w:hint="eastAsia"/>
            </w:rPr>
          </w:rPrChange>
        </w:rPr>
        <w:t>的类</w:t>
      </w:r>
      <w:r w:rsidR="00EC1525" w:rsidRPr="00F46630">
        <w:rPr>
          <w:rFonts w:ascii="Times New Roman" w:hAnsi="Times New Roman" w:cs="Times New Roman" w:hint="eastAsia"/>
          <w:spacing w:val="10"/>
          <w:kern w:val="0"/>
          <w:sz w:val="24"/>
          <w:szCs w:val="24"/>
          <w:rPrChange w:id="1787" w:author="微软用户" w:date="2017-08-19T20:08:00Z">
            <w:rPr>
              <w:rFonts w:hint="eastAsia"/>
            </w:rPr>
          </w:rPrChange>
        </w:rPr>
        <w:t>负责与数据库的交互。</w:t>
      </w:r>
      <w:r w:rsidR="00177489" w:rsidRPr="00F46630">
        <w:rPr>
          <w:rFonts w:ascii="Times New Roman" w:hAnsi="Times New Roman" w:cs="Times New Roman" w:hint="eastAsia"/>
          <w:spacing w:val="10"/>
          <w:kern w:val="0"/>
          <w:sz w:val="24"/>
          <w:szCs w:val="24"/>
          <w:rPrChange w:id="1788" w:author="微软用户" w:date="2017-08-19T20:08:00Z">
            <w:rPr>
              <w:rFonts w:hint="eastAsia"/>
            </w:rPr>
          </w:rPrChange>
        </w:rPr>
        <w:t>具体</w:t>
      </w:r>
      <w:r w:rsidR="00D84061" w:rsidRPr="00F46630">
        <w:rPr>
          <w:rFonts w:ascii="Times New Roman" w:hAnsi="Times New Roman" w:cs="Times New Roman" w:hint="eastAsia"/>
          <w:spacing w:val="10"/>
          <w:kern w:val="0"/>
          <w:sz w:val="24"/>
          <w:szCs w:val="24"/>
          <w:rPrChange w:id="1789" w:author="微软用户" w:date="2017-08-19T20:08:00Z">
            <w:rPr>
              <w:rFonts w:hint="eastAsia"/>
            </w:rPr>
          </w:rPrChange>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1593F796"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w:t>
      </w:r>
      <w:r w:rsidR="00CA1DDC">
        <w:rPr>
          <w:rFonts w:ascii="Times New Roman" w:hAnsi="Times New Roman" w:cs="Times New Roman" w:hint="eastAsia"/>
          <w:spacing w:val="10"/>
          <w:kern w:val="0"/>
          <w:sz w:val="24"/>
          <w:szCs w:val="24"/>
        </w:rPr>
        <w:t>得对数据库的操作十分混乱，并且难于管理，因此在优化的过程中，本文</w:t>
      </w:r>
      <w:r w:rsidR="000C0A09">
        <w:rPr>
          <w:rFonts w:ascii="Times New Roman" w:hAnsi="Times New Roman" w:cs="Times New Roman" w:hint="eastAsia"/>
          <w:spacing w:val="10"/>
          <w:kern w:val="0"/>
          <w:sz w:val="24"/>
          <w:szCs w:val="24"/>
        </w:rPr>
        <w:t>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074E452E"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B72D7A">
        <w:rPr>
          <w:rFonts w:ascii="Times New Roman" w:hAnsi="Times New Roman" w:cs="Times New Roman" w:hint="eastAsia"/>
          <w:spacing w:val="10"/>
          <w:kern w:val="0"/>
          <w:sz w:val="24"/>
          <w:szCs w:val="24"/>
        </w:rPr>
        <w:t>服务来说十分常见的，因此本文</w:t>
      </w:r>
      <w:r w:rsidR="00E03440">
        <w:rPr>
          <w:rFonts w:ascii="Times New Roman" w:hAnsi="Times New Roman" w:cs="Times New Roman" w:hint="eastAsia"/>
          <w:spacing w:val="10"/>
          <w:kern w:val="0"/>
          <w:sz w:val="24"/>
          <w:szCs w:val="24"/>
        </w:rPr>
        <w:t>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4DAF39A3"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5F0AF8">
        <w:rPr>
          <w:rFonts w:ascii="Times New Roman" w:hAnsi="Times New Roman" w:cs="Times New Roman"/>
          <w:spacing w:val="10"/>
          <w:kern w:val="0"/>
          <w:sz w:val="24"/>
          <w:szCs w:val="24"/>
        </w:rPr>
        <w:t>因此</w:t>
      </w:r>
      <w:r w:rsidR="005F0AF8">
        <w:rPr>
          <w:rFonts w:ascii="Times New Roman" w:hAnsi="Times New Roman" w:cs="Times New Roman" w:hint="eastAsia"/>
          <w:spacing w:val="10"/>
          <w:kern w:val="0"/>
          <w:sz w:val="24"/>
          <w:szCs w:val="24"/>
        </w:rPr>
        <w:t>本文</w:t>
      </w:r>
      <w:r w:rsidR="00327DC2">
        <w:rPr>
          <w:rFonts w:ascii="Times New Roman" w:hAnsi="Times New Roman" w:cs="Times New Roman"/>
          <w:spacing w:val="10"/>
          <w:kern w:val="0"/>
          <w:sz w:val="24"/>
          <w:szCs w:val="24"/>
        </w:rPr>
        <w:t>也对这些功能进行了封装</w:t>
      </w:r>
      <w:r w:rsidR="00327DC2">
        <w:rPr>
          <w:rFonts w:ascii="Times New Roman" w:hAnsi="Times New Roman" w:cs="Times New Roman" w:hint="eastAsia"/>
          <w:spacing w:val="10"/>
          <w:kern w:val="0"/>
          <w:sz w:val="24"/>
          <w:szCs w:val="24"/>
        </w:rPr>
        <w:t>。</w:t>
      </w:r>
    </w:p>
    <w:p w14:paraId="37B50DCF" w14:textId="445D4FC2"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3753E4">
        <w:rPr>
          <w:rFonts w:ascii="Times New Roman" w:hAnsi="Times New Roman" w:cs="Times New Roman" w:hint="eastAsia"/>
          <w:spacing w:val="10"/>
          <w:kern w:val="0"/>
          <w:sz w:val="24"/>
          <w:szCs w:val="24"/>
        </w:rPr>
        <w:t>通信方式不同的是，它需要进行一次握手协议，因此，</w:t>
      </w:r>
      <w:r w:rsidR="00ED6ED6">
        <w:rPr>
          <w:rFonts w:ascii="Times New Roman" w:hAnsi="Times New Roman" w:cs="Times New Roman" w:hint="eastAsia"/>
          <w:spacing w:val="10"/>
          <w:kern w:val="0"/>
          <w:sz w:val="24"/>
          <w:szCs w:val="24"/>
        </w:rPr>
        <w:t>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pPr>
        <w:pStyle w:val="21"/>
        <w:spacing w:line="240" w:lineRule="auto"/>
        <w:pPrChange w:id="1790" w:author="微软用户" w:date="2017-08-18T22:51:00Z">
          <w:pPr>
            <w:pStyle w:val="21"/>
          </w:pPr>
        </w:pPrChange>
      </w:pPr>
      <w:bookmarkStart w:id="1791" w:name="_Toc491202470"/>
      <w:r>
        <w:t>4</w:t>
      </w:r>
      <w:r w:rsidR="00C07592">
        <w:t>.3</w:t>
      </w:r>
      <w:r w:rsidR="004D07A7" w:rsidRPr="00B87EE1">
        <w:t xml:space="preserve"> </w:t>
      </w:r>
      <w:r w:rsidR="00C3103D">
        <w:t>关键</w:t>
      </w:r>
      <w:r w:rsidR="00D34183">
        <w:t>流程</w:t>
      </w:r>
      <w:r w:rsidR="004D07A7">
        <w:t>设计</w:t>
      </w:r>
      <w:bookmarkEnd w:id="1791"/>
    </w:p>
    <w:p w14:paraId="2519BED7" w14:textId="371DD50F"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sidR="00A80AD8">
        <w:rPr>
          <w:rFonts w:ascii="Times New Roman" w:hAnsi="Times New Roman" w:cs="Times New Roman" w:hint="eastAsia"/>
          <w:color w:val="000000" w:themeColor="text1"/>
          <w:sz w:val="24"/>
        </w:rPr>
        <w:t>本文</w:t>
      </w:r>
      <w:r>
        <w:rPr>
          <w:rFonts w:ascii="Times New Roman" w:hAnsi="Times New Roman" w:cs="Times New Roman"/>
          <w:color w:val="000000" w:themeColor="text1"/>
          <w:sz w:val="24"/>
        </w:rPr>
        <w:t>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69BC798F"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sidR="00334441">
        <w:rPr>
          <w:rFonts w:ascii="Times New Roman" w:hAnsi="Times New Roman" w:cs="Times New Roman" w:hint="eastAsia"/>
          <w:color w:val="000000" w:themeColor="text1"/>
          <w:sz w:val="24"/>
        </w:rPr>
        <w:t>数据库中，同时由于这些信息中包含用户的隐私，因此</w:t>
      </w:r>
      <w:r>
        <w:rPr>
          <w:rFonts w:ascii="Times New Roman" w:hAnsi="Times New Roman" w:cs="Times New Roman" w:hint="eastAsia"/>
          <w:color w:val="000000" w:themeColor="text1"/>
          <w:sz w:val="24"/>
        </w:rPr>
        <w:t>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w:t>
      </w:r>
      <w:r w:rsidR="00A2575C">
        <w:rPr>
          <w:rFonts w:ascii="Times New Roman" w:hAnsi="Times New Roman" w:cs="Times New Roman" w:hint="eastAsia"/>
          <w:color w:val="000000" w:themeColor="text1"/>
          <w:sz w:val="24"/>
        </w:rPr>
        <w:t>的客户端，它们可能使用不同的通信协议，不同的请求信息，因此</w:t>
      </w:r>
      <w:r>
        <w:rPr>
          <w:rFonts w:ascii="Times New Roman" w:hAnsi="Times New Roman" w:cs="Times New Roman" w:hint="eastAsia"/>
          <w:color w:val="000000" w:themeColor="text1"/>
          <w:sz w:val="24"/>
        </w:rPr>
        <w:t>需要对来自不同客户</w:t>
      </w:r>
      <w:r w:rsidR="007E3581">
        <w:rPr>
          <w:rFonts w:ascii="Times New Roman" w:hAnsi="Times New Roman" w:cs="Times New Roman" w:hint="eastAsia"/>
          <w:color w:val="000000" w:themeColor="text1"/>
          <w:sz w:val="24"/>
        </w:rPr>
        <w:t>端的用户请求进行适配。此外，当用户的请求为上传或下载文件时，</w:t>
      </w:r>
      <w:r>
        <w:rPr>
          <w:rFonts w:ascii="Times New Roman" w:hAnsi="Times New Roman" w:cs="Times New Roman" w:hint="eastAsia"/>
          <w:color w:val="000000" w:themeColor="text1"/>
          <w:sz w:val="24"/>
        </w:rPr>
        <w:t>需要首先判断本地缓存中或者服务器端有没有当前文件，如果存在，那么执行</w:t>
      </w:r>
      <w:r w:rsidR="00474B3A">
        <w:rPr>
          <w:rFonts w:ascii="Times New Roman" w:hAnsi="Times New Roman" w:cs="Times New Roman" w:hint="eastAsia"/>
          <w:color w:val="000000" w:themeColor="text1"/>
          <w:sz w:val="24"/>
        </w:rPr>
        <w:t>文件复制操作，若不存在，则执行正常的文件长传下载操作。同时，</w:t>
      </w:r>
      <w:r>
        <w:rPr>
          <w:rFonts w:ascii="Times New Roman" w:hAnsi="Times New Roman" w:cs="Times New Roman" w:hint="eastAsia"/>
          <w:color w:val="000000" w:themeColor="text1"/>
          <w:sz w:val="24"/>
        </w:rPr>
        <w:t>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1792" w:name="_Toc491202471"/>
      <w:r>
        <w:lastRenderedPageBreak/>
        <w:t>4</w:t>
      </w:r>
      <w:r w:rsidR="006647F0">
        <w:t>.3</w:t>
      </w:r>
      <w:r w:rsidR="00BA41EC" w:rsidRPr="006637A1">
        <w:t xml:space="preserve">.1 </w:t>
      </w:r>
      <w:r w:rsidR="00DD747A">
        <w:t>系统总流程设计</w:t>
      </w:r>
      <w:bookmarkEnd w:id="1792"/>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1">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1793" w:name="_Toc491202472"/>
      <w:r>
        <w:lastRenderedPageBreak/>
        <w:t>4</w:t>
      </w:r>
      <w:r w:rsidR="0089266B">
        <w:t>.3</w:t>
      </w:r>
      <w:r w:rsidR="007E4F1D">
        <w:t>.2</w:t>
      </w:r>
      <w:r w:rsidR="008B2918" w:rsidRPr="006637A1">
        <w:t xml:space="preserve"> </w:t>
      </w:r>
      <w:r w:rsidR="004D334F">
        <w:t>持久会话管理流程设计</w:t>
      </w:r>
      <w:bookmarkEnd w:id="1793"/>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Del="00A35D1C" w:rsidRDefault="0000160D" w:rsidP="007240A8">
      <w:pPr>
        <w:spacing w:line="400" w:lineRule="exact"/>
        <w:ind w:firstLine="420"/>
        <w:rPr>
          <w:del w:id="1794" w:author="JY0225" w:date="2017-08-22T19:06:00Z"/>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E5A9A10" w14:textId="1A2CD74D" w:rsidR="00A35D1C" w:rsidRPr="007964B8" w:rsidRDefault="003A7F99">
      <w:pPr>
        <w:spacing w:line="400" w:lineRule="exact"/>
        <w:ind w:firstLine="420"/>
        <w:rPr>
          <w:ins w:id="1795" w:author="JY0225" w:date="2017-08-22T19:08:00Z"/>
          <w:sz w:val="24"/>
          <w:rPrChange w:id="1796" w:author="JY0225" w:date="2017-08-22T19:12:00Z">
            <w:rPr>
              <w:ins w:id="1797" w:author="JY0225" w:date="2017-08-22T19:08:00Z"/>
            </w:rPr>
          </w:rPrChange>
        </w:rPr>
        <w:pPrChange w:id="1798" w:author="JY0225" w:date="2017-08-22T19:12:00Z">
          <w:pPr>
            <w:jc w:val="center"/>
          </w:pPr>
        </w:pPrChange>
      </w:pPr>
      <w:del w:id="1799" w:author="JY0225" w:date="2017-08-22T19:04:00Z">
        <w:r w:rsidDel="00A35D1C">
          <w:rPr>
            <w:noProof/>
            <w:sz w:val="24"/>
          </w:rPr>
          <w:drawing>
            <wp:inline distT="0" distB="0" distL="0" distR="0" wp14:anchorId="3FB8C6D1" wp14:editId="7D583D0C">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8734C8A" w14:textId="20813232" w:rsidR="007B2645" w:rsidRPr="00894938" w:rsidRDefault="00C0530C" w:rsidP="000E4D98">
      <w:pPr>
        <w:jc w:val="center"/>
      </w:pPr>
      <w:ins w:id="1800" w:author="JY0225" w:date="2017-08-22T19:10:00Z">
        <w:r>
          <w:object w:dxaOrig="9703" w:dyaOrig="5680" w14:anchorId="521DCD1E">
            <v:shape id="_x0000_i1035" type="#_x0000_t75" style="width:385.95pt;height:226.05pt" o:ole="">
              <v:imagedata r:id="rId53" o:title=""/>
            </v:shape>
            <o:OLEObject Type="Embed" ProgID="Visio.Drawing.15" ShapeID="_x0000_i1035" DrawAspect="Content" ObjectID="_1564944332" r:id="rId54"/>
          </w:object>
        </w:r>
      </w:ins>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109E42E7" w:rsidR="00C0122F" w:rsidRDefault="0085667D" w:rsidP="007240A8">
      <w:pPr>
        <w:spacing w:line="400" w:lineRule="exact"/>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77777777" w:rsidR="00983C59" w:rsidRDefault="00555860" w:rsidP="007240A8">
      <w:pPr>
        <w:spacing w:line="400" w:lineRule="exact"/>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7240A8">
      <w:pPr>
        <w:spacing w:line="400" w:lineRule="exact"/>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之前，中间件首先</w:t>
      </w:r>
      <w:r w:rsidR="00694313">
        <w:rPr>
          <w:rFonts w:hint="eastAsia"/>
          <w:sz w:val="24"/>
        </w:rPr>
        <w:t>调用数据加密模块对用户会话进行加密，然后再存入数据库，并将结果返回给客户端。</w:t>
      </w:r>
    </w:p>
    <w:p w14:paraId="395A3155" w14:textId="70DF93CE" w:rsidR="00B57F86" w:rsidRDefault="00D5110E" w:rsidP="00D5110E">
      <w:pPr>
        <w:jc w:val="center"/>
        <w:rPr>
          <w:ins w:id="1801" w:author="JY0225" w:date="2017-08-22T19:15:00Z"/>
          <w:bCs/>
          <w:sz w:val="24"/>
        </w:rPr>
      </w:pPr>
      <w:del w:id="1802" w:author="JY0225" w:date="2017-08-22T19:18:00Z">
        <w:r w:rsidDel="00114324">
          <w:rPr>
            <w:rFonts w:hint="eastAsia"/>
            <w:bCs/>
            <w:noProof/>
            <w:sz w:val="24"/>
          </w:rPr>
          <w:drawing>
            <wp:inline distT="0" distB="0" distL="0" distR="0" wp14:anchorId="31FB4C4E" wp14:editId="4C3634BB">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5">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p>
    <w:p w14:paraId="21FFCCC0" w14:textId="3C4F95ED" w:rsidR="00114324" w:rsidRPr="001B39D6" w:rsidRDefault="003D15D7" w:rsidP="00D5110E">
      <w:pPr>
        <w:jc w:val="center"/>
        <w:rPr>
          <w:bCs/>
          <w:sz w:val="24"/>
        </w:rPr>
      </w:pPr>
      <w:ins w:id="1803" w:author="JY0225" w:date="2017-08-22T19:18:00Z">
        <w:r>
          <w:rPr>
            <w:bCs/>
            <w:sz w:val="24"/>
          </w:rPr>
          <w:object w:dxaOrig="12778" w:dyaOrig="6474" w14:anchorId="1BA127E1">
            <v:shape id="_x0000_i1036" type="#_x0000_t75" style="width:446.25pt;height:226.05pt" o:ole="">
              <v:imagedata r:id="rId56" o:title=""/>
            </v:shape>
            <o:OLEObject Type="Embed" ProgID="Visio.Drawing.15" ShapeID="_x0000_i1036" DrawAspect="Content" ObjectID="_1564944333" r:id="rId57"/>
          </w:object>
        </w:r>
      </w:ins>
    </w:p>
    <w:p w14:paraId="54234DD7" w14:textId="5EDBD50A"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中间件</w:t>
      </w:r>
      <w:r w:rsidR="00FB4349">
        <w:rPr>
          <w:rFonts w:hint="eastAsia"/>
          <w:sz w:val="24"/>
        </w:rPr>
        <w:t>系统</w:t>
      </w:r>
      <w:r w:rsidRPr="00474528">
        <w:rPr>
          <w:rFonts w:hint="eastAsia"/>
          <w:sz w:val="24"/>
        </w:rPr>
        <w:t>会话加密</w:t>
      </w:r>
      <w:r w:rsidRPr="00474528">
        <w:rPr>
          <w:sz w:val="24"/>
        </w:rPr>
        <w:t>流程图</w:t>
      </w:r>
    </w:p>
    <w:p w14:paraId="3C33E845" w14:textId="28D54414" w:rsidR="008B2918" w:rsidRDefault="00F91BA0" w:rsidP="008B2918">
      <w:pPr>
        <w:pStyle w:val="31"/>
      </w:pPr>
      <w:bookmarkStart w:id="1804" w:name="_Toc488351941"/>
      <w:bookmarkStart w:id="1805" w:name="_Toc488412527"/>
      <w:bookmarkStart w:id="1806" w:name="_Toc488421364"/>
      <w:bookmarkStart w:id="1807" w:name="_Toc488422521"/>
      <w:bookmarkStart w:id="1808" w:name="_Toc488477592"/>
      <w:bookmarkStart w:id="1809" w:name="_Toc488485825"/>
      <w:bookmarkStart w:id="1810" w:name="_Toc488493970"/>
      <w:bookmarkStart w:id="1811" w:name="_Toc488502785"/>
      <w:bookmarkStart w:id="1812" w:name="_Toc488503363"/>
      <w:bookmarkStart w:id="1813" w:name="_Toc488566475"/>
      <w:bookmarkStart w:id="1814" w:name="_Toc488567298"/>
      <w:bookmarkStart w:id="1815" w:name="_Toc488664336"/>
      <w:bookmarkStart w:id="1816" w:name="_Toc488744776"/>
      <w:bookmarkStart w:id="1817" w:name="_Toc491202473"/>
      <w:bookmarkEnd w:id="1804"/>
      <w:bookmarkEnd w:id="1805"/>
      <w:bookmarkEnd w:id="1806"/>
      <w:bookmarkEnd w:id="1807"/>
      <w:bookmarkEnd w:id="1808"/>
      <w:bookmarkEnd w:id="1809"/>
      <w:bookmarkEnd w:id="1810"/>
      <w:bookmarkEnd w:id="1811"/>
      <w:bookmarkEnd w:id="1812"/>
      <w:bookmarkEnd w:id="1813"/>
      <w:bookmarkEnd w:id="1814"/>
      <w:bookmarkEnd w:id="1815"/>
      <w:bookmarkEnd w:id="1816"/>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1817"/>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3368727D" w:rsidR="0059384B" w:rsidRPr="00D70FFC" w:rsidDel="00C0530C" w:rsidRDefault="005647A7" w:rsidP="007240A8">
      <w:pPr>
        <w:pStyle w:val="a5"/>
        <w:numPr>
          <w:ilvl w:val="0"/>
          <w:numId w:val="19"/>
        </w:numPr>
        <w:spacing w:line="400" w:lineRule="exact"/>
        <w:ind w:firstLineChars="0"/>
        <w:rPr>
          <w:del w:id="1818" w:author="JY0225" w:date="2017-08-22T19:32:00Z"/>
          <w:bCs/>
          <w:sz w:val="24"/>
        </w:rPr>
      </w:pPr>
      <w:r>
        <w:rPr>
          <w:rFonts w:hint="eastAsia"/>
          <w:bCs/>
          <w:sz w:val="24"/>
        </w:rPr>
        <w:t>大文件上传</w:t>
      </w:r>
      <w:r w:rsidR="0059384B" w:rsidRPr="00D70FFC">
        <w:rPr>
          <w:rFonts w:hint="eastAsia"/>
          <w:bCs/>
          <w:sz w:val="24"/>
        </w:rPr>
        <w:t>流程设计</w:t>
      </w:r>
    </w:p>
    <w:p w14:paraId="2F3A181D" w14:textId="6265709B" w:rsidR="00DF1740" w:rsidRDefault="00CF2693">
      <w:pPr>
        <w:pStyle w:val="a5"/>
        <w:numPr>
          <w:ilvl w:val="0"/>
          <w:numId w:val="19"/>
        </w:numPr>
        <w:spacing w:line="400" w:lineRule="exact"/>
        <w:ind w:firstLineChars="0"/>
        <w:rPr>
          <w:ins w:id="1819" w:author="JY0225" w:date="2017-08-22T19:30:00Z"/>
        </w:rPr>
        <w:pPrChange w:id="1820" w:author="JY0225" w:date="2017-08-22T19:32:00Z">
          <w:pPr>
            <w:jc w:val="center"/>
          </w:pPr>
        </w:pPrChange>
      </w:pPr>
      <w:del w:id="1821" w:author="JY0225" w:date="2017-08-22T19:32:00Z">
        <w:r w:rsidDel="00C0530C">
          <w:rPr>
            <w:rFonts w:hint="eastAsia"/>
            <w:noProof/>
          </w:rPr>
          <w:drawing>
            <wp:inline distT="0" distB="0" distL="0" distR="0" wp14:anchorId="57EEA603" wp14:editId="689DCC16">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79671ABC" w14:textId="48651FB7" w:rsidR="00C0530C" w:rsidRPr="00AF0620" w:rsidRDefault="003D15D7" w:rsidP="000E4D98">
      <w:pPr>
        <w:jc w:val="center"/>
      </w:pPr>
      <w:ins w:id="1822" w:author="JY0225" w:date="2017-08-22T19:34:00Z">
        <w:r>
          <w:object w:dxaOrig="8059" w:dyaOrig="5808" w14:anchorId="5220F36C">
            <v:shape id="_x0000_i1037" type="#_x0000_t75" style="width:344.95pt;height:248.65pt" o:ole="">
              <v:imagedata r:id="rId59" o:title=""/>
            </v:shape>
            <o:OLEObject Type="Embed" ProgID="Visio.Drawing.15" ShapeID="_x0000_i1037" DrawAspect="Content" ObjectID="_1564944334" r:id="rId60"/>
          </w:object>
        </w:r>
      </w:ins>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401D28D7" w:rsidR="00BD1224" w:rsidRPr="00BD1224" w:rsidRDefault="0067125F" w:rsidP="00B15AD9">
      <w:pPr>
        <w:spacing w:line="400" w:lineRule="exact"/>
        <w:ind w:firstLine="420"/>
        <w:rPr>
          <w:sz w:val="24"/>
        </w:rPr>
      </w:pPr>
      <w:r>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w:t>
      </w:r>
      <w:r w:rsidR="0072110A" w:rsidRPr="0072110A">
        <w:rPr>
          <w:rFonts w:hint="eastAsia"/>
          <w:sz w:val="24"/>
        </w:rPr>
        <w:lastRenderedPageBreak/>
        <w:t>将上传结果返回。由于服务器不会自动将分片的文件进行整合，而是提供一个整合分片文件的接口，所以在文件上传完毕之后需要向服务器发送文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77777777" w:rsidR="00D74B5C" w:rsidRPr="008B1360" w:rsidDel="004963A8" w:rsidRDefault="008B1360" w:rsidP="00B15AD9">
      <w:pPr>
        <w:spacing w:line="400" w:lineRule="exact"/>
        <w:ind w:firstLine="420"/>
        <w:rPr>
          <w:del w:id="1823" w:author="JY0225" w:date="2017-08-22T19:37:00Z"/>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7FFDFE79" w:rsidR="00D74B5C" w:rsidRDefault="00CF2693">
      <w:pPr>
        <w:spacing w:line="400" w:lineRule="exact"/>
        <w:ind w:firstLine="420"/>
        <w:rPr>
          <w:ins w:id="1824" w:author="JY0225" w:date="2017-08-22T19:37:00Z"/>
        </w:rPr>
        <w:pPrChange w:id="1825" w:author="JY0225" w:date="2017-08-22T19:37:00Z">
          <w:pPr>
            <w:jc w:val="center"/>
          </w:pPr>
        </w:pPrChange>
      </w:pPr>
      <w:del w:id="1826" w:author="JY0225" w:date="2017-08-22T19:37:00Z">
        <w:r w:rsidDel="004963A8">
          <w:rPr>
            <w:noProof/>
          </w:rPr>
          <w:drawing>
            <wp:inline distT="0" distB="0" distL="0" distR="0" wp14:anchorId="6D3E9C0E" wp14:editId="4E1873EC">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61">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del>
    </w:p>
    <w:p w14:paraId="0920769C" w14:textId="5A8CE296" w:rsidR="005B5F57" w:rsidRPr="00D74B5C" w:rsidRDefault="000E185E" w:rsidP="000E4D98">
      <w:pPr>
        <w:jc w:val="center"/>
      </w:pPr>
      <w:ins w:id="1827" w:author="JY0225" w:date="2017-08-22T19:37:00Z">
        <w:r>
          <w:object w:dxaOrig="7249" w:dyaOrig="7226" w14:anchorId="50CA8A3C">
            <v:shape id="_x0000_i1038" type="#_x0000_t75" style="width:304.75pt;height:303.9pt" o:ole="">
              <v:imagedata r:id="rId62" o:title=""/>
            </v:shape>
            <o:OLEObject Type="Embed" ProgID="Visio.Drawing.15" ShapeID="_x0000_i1038" DrawAspect="Content" ObjectID="_1564944335" r:id="rId63"/>
          </w:object>
        </w:r>
      </w:ins>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0A1FAF30" w:rsidR="0046547F" w:rsidRPr="008C5FF2" w:rsidRDefault="00573F0A" w:rsidP="00B15AD9">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46547F">
        <w:rPr>
          <w:rFonts w:ascii="Times New Roman" w:hAnsi="Times New Roman" w:cs="Times New Roman" w:hint="eastAsia"/>
          <w:sz w:val="24"/>
          <w:szCs w:val="24"/>
        </w:rPr>
        <w:t>接收到数据下载的指令后，首先会对文件大小进行判断。</w:t>
      </w:r>
      <w:r w:rsidR="0046547F">
        <w:rPr>
          <w:rFonts w:ascii="Times New Roman" w:hAnsi="Times New Roman" w:cs="Times New Roman"/>
          <w:sz w:val="24"/>
          <w:szCs w:val="24"/>
        </w:rPr>
        <w:t>若是大文件则调用分片</w:t>
      </w:r>
      <w:r w:rsidR="0046547F">
        <w:rPr>
          <w:rFonts w:ascii="Times New Roman" w:hAnsi="Times New Roman" w:cs="Times New Roman" w:hint="eastAsia"/>
          <w:sz w:val="24"/>
          <w:szCs w:val="24"/>
        </w:rPr>
        <w:t>下载</w:t>
      </w:r>
      <w:r w:rsidR="0046547F" w:rsidRPr="00B87EE1">
        <w:rPr>
          <w:rFonts w:ascii="Times New Roman" w:hAnsi="Times New Roman" w:cs="Times New Roman"/>
          <w:sz w:val="24"/>
          <w:szCs w:val="24"/>
        </w:rPr>
        <w:t>函数，</w:t>
      </w:r>
      <w:r w:rsidR="00960EF0">
        <w:rPr>
          <w:rFonts w:ascii="Times New Roman" w:hAnsi="Times New Roman" w:cs="Times New Roman" w:hint="eastAsia"/>
          <w:sz w:val="24"/>
          <w:szCs w:val="24"/>
        </w:rPr>
        <w:t>每次请求包含分片文件的起止索引和大小，通过多次下载请求任务</w:t>
      </w:r>
      <w:r w:rsidR="0046547F">
        <w:rPr>
          <w:rFonts w:ascii="Times New Roman" w:hAnsi="Times New Roman" w:cs="Times New Roman" w:hint="eastAsia"/>
          <w:sz w:val="24"/>
          <w:szCs w:val="24"/>
        </w:rPr>
        <w:t>完成大文件的下</w:t>
      </w:r>
      <w:r w:rsidR="0000095F">
        <w:rPr>
          <w:rFonts w:ascii="Times New Roman" w:hAnsi="Times New Roman" w:cs="Times New Roman" w:hint="eastAsia"/>
          <w:sz w:val="24"/>
          <w:szCs w:val="24"/>
        </w:rPr>
        <w:t>载。将所有分片文件下载完成后，对分片文件进行组合并返回给控制类</w:t>
      </w:r>
      <w:r w:rsidR="0046547F">
        <w:rPr>
          <w:rFonts w:ascii="Times New Roman" w:hAnsi="Times New Roman" w:cs="Times New Roman" w:hint="eastAsia"/>
          <w:sz w:val="24"/>
          <w:szCs w:val="24"/>
        </w:rPr>
        <w:t>。</w:t>
      </w:r>
    </w:p>
    <w:p w14:paraId="25A3E6EA" w14:textId="77777777" w:rsidR="005F0610" w:rsidRDefault="009536F3" w:rsidP="00CB27EF">
      <w:pPr>
        <w:pStyle w:val="31"/>
      </w:pPr>
      <w:bookmarkStart w:id="1828" w:name="_Toc491202474"/>
      <w:r>
        <w:t>4</w:t>
      </w:r>
      <w:r w:rsidR="00200FEA">
        <w:t>.3</w:t>
      </w:r>
      <w:r w:rsidR="0099077E">
        <w:t>.4</w:t>
      </w:r>
      <w:r w:rsidR="008B2918" w:rsidRPr="006637A1">
        <w:t xml:space="preserve"> </w:t>
      </w:r>
      <w:r w:rsidR="00B12EAC">
        <w:t>本地缓存</w:t>
      </w:r>
      <w:r w:rsidR="008B2918">
        <w:t>流程设计</w:t>
      </w:r>
      <w:bookmarkEnd w:id="1828"/>
    </w:p>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280DD91D" w:rsidR="007E3BC9" w:rsidRPr="002F3575" w:rsidDel="00282407" w:rsidRDefault="00400312" w:rsidP="00B15AD9">
      <w:pPr>
        <w:spacing w:line="400" w:lineRule="exact"/>
        <w:ind w:firstLine="420"/>
        <w:rPr>
          <w:del w:id="1829" w:author="JY0225" w:date="2017-08-22T19:42:00Z"/>
          <w:sz w:val="24"/>
        </w:rPr>
      </w:pPr>
      <w:r>
        <w:rPr>
          <w:rFonts w:hint="eastAsia"/>
          <w:sz w:val="24"/>
        </w:rPr>
        <w:t>中间件</w:t>
      </w:r>
      <w:r w:rsidR="007E3BC9" w:rsidRPr="00D84214">
        <w:rPr>
          <w:rFonts w:hint="eastAsia"/>
          <w:sz w:val="24"/>
        </w:rPr>
        <w:t>接收到用户上传文件的指令时，首先获取待上传文件的信息，包括文</w:t>
      </w:r>
      <w:r w:rsidR="007E3BC9" w:rsidRPr="00D84214">
        <w:rPr>
          <w:rFonts w:hint="eastAsia"/>
          <w:sz w:val="24"/>
        </w:rPr>
        <w:lastRenderedPageBreak/>
        <w:t>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7FEE7752" w:rsidR="007E3BC9" w:rsidRDefault="00044595">
      <w:pPr>
        <w:spacing w:line="400" w:lineRule="exact"/>
        <w:ind w:firstLine="420"/>
        <w:rPr>
          <w:ins w:id="1830" w:author="JY0225" w:date="2017-08-22T19:38:00Z"/>
        </w:rPr>
        <w:pPrChange w:id="1831" w:author="JY0225" w:date="2017-08-22T19:42:00Z">
          <w:pPr>
            <w:jc w:val="center"/>
          </w:pPr>
        </w:pPrChange>
      </w:pPr>
      <w:del w:id="1832" w:author="JY0225" w:date="2017-08-22T19:42:00Z">
        <w:r w:rsidDel="00282407">
          <w:rPr>
            <w:noProof/>
          </w:rPr>
          <w:drawing>
            <wp:inline distT="0" distB="0" distL="0" distR="0" wp14:anchorId="1EBA788E" wp14:editId="7A648211">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4">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741F85F9" w14:textId="3F56BE11" w:rsidR="00282407" w:rsidRPr="007E3BC9" w:rsidRDefault="002576C8" w:rsidP="007E3BC9">
      <w:pPr>
        <w:jc w:val="center"/>
      </w:pPr>
      <w:ins w:id="1833" w:author="JY0225" w:date="2017-08-22T19:41:00Z">
        <w:r>
          <w:object w:dxaOrig="9363" w:dyaOrig="5666" w14:anchorId="572F5485">
            <v:shape id="_x0000_i1039" type="#_x0000_t75" style="width:365pt;height:221pt" o:ole="">
              <v:imagedata r:id="rId65" o:title=""/>
            </v:shape>
            <o:OLEObject Type="Embed" ProgID="Visio.Drawing.15" ShapeID="_x0000_i1039" DrawAspect="Content" ObjectID="_1564944336" r:id="rId66"/>
          </w:object>
        </w:r>
      </w:ins>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EEC52CB" w:rsidR="008C6E13" w:rsidRPr="008C6E13" w:rsidRDefault="008C6E13" w:rsidP="008C6E1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06A0A98" w:rsidR="007E3BC9" w:rsidRDefault="00780429" w:rsidP="00780429">
      <w:pPr>
        <w:jc w:val="center"/>
      </w:pPr>
      <w:del w:id="1834" w:author="JY0225" w:date="2017-08-22T19:43:00Z">
        <w:r w:rsidDel="002576C8">
          <w:rPr>
            <w:noProof/>
          </w:rPr>
          <w:drawing>
            <wp:inline distT="0" distB="0" distL="0" distR="0" wp14:anchorId="33DB6D9B" wp14:editId="6E4F24EC">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1835" w:author="JY0225" w:date="2017-08-22T19:45:00Z">
        <w:r w:rsidR="002576C8">
          <w:object w:dxaOrig="9363" w:dyaOrig="5666" w14:anchorId="5488F1B2">
            <v:shape id="_x0000_i1040" type="#_x0000_t75" style="width:368.35pt;height:222.7pt" o:ole="">
              <v:imagedata r:id="rId68" o:title=""/>
            </v:shape>
            <o:OLEObject Type="Embed" ProgID="Visio.Drawing.15" ShapeID="_x0000_i1040" DrawAspect="Content" ObjectID="_1564944337" r:id="rId69"/>
          </w:object>
        </w:r>
      </w:ins>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31"/>
      </w:pPr>
      <w:bookmarkStart w:id="1836" w:name="_Toc491202475"/>
      <w:r>
        <w:lastRenderedPageBreak/>
        <w:t>4.3</w:t>
      </w:r>
      <w:r w:rsidR="002126C0">
        <w:t>.5</w:t>
      </w:r>
      <w:r w:rsidR="007E4F1D" w:rsidRPr="006637A1">
        <w:t xml:space="preserve"> </w:t>
      </w:r>
      <w:r w:rsidR="009776FB">
        <w:rPr>
          <w:rFonts w:hint="eastAsia"/>
        </w:rPr>
        <w:t>多应用适配</w:t>
      </w:r>
      <w:r w:rsidR="007E4F1D">
        <w:t>流程设计</w:t>
      </w:r>
      <w:bookmarkEnd w:id="1836"/>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160F4C20" w:rsidR="006617BB" w:rsidRDefault="000E4D98" w:rsidP="00762481">
      <w:pPr>
        <w:jc w:val="center"/>
      </w:pPr>
      <w:ins w:id="1837" w:author="JY0225" w:date="2017-08-22T19:50:00Z">
        <w:r>
          <w:object w:dxaOrig="6234" w:dyaOrig="7389" w14:anchorId="14481875">
            <v:shape id="_x0000_i1041" type="#_x0000_t75" style="width:248.65pt;height:294.7pt" o:ole="">
              <v:imagedata r:id="rId70" o:title=""/>
            </v:shape>
            <o:OLEObject Type="Embed" ProgID="Visio.Drawing.15" ShapeID="_x0000_i1041" DrawAspect="Content" ObjectID="_1564944338" r:id="rId71"/>
          </w:object>
        </w:r>
      </w:ins>
      <w:del w:id="1838" w:author="JY0225" w:date="2017-08-22T19:48:00Z">
        <w:r w:rsidR="00EA3181" w:rsidDel="000E4D98">
          <w:rPr>
            <w:noProof/>
          </w:rPr>
          <w:drawing>
            <wp:inline distT="0" distB="0" distL="0" distR="0" wp14:anchorId="348DECE1" wp14:editId="3AB32D1C">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sidRPr="000E4D98">
        <w:rPr>
          <w:rFonts w:hint="eastAsia"/>
          <w:color w:val="FF0000"/>
          <w:sz w:val="24"/>
          <w:rPrChange w:id="1839" w:author="JY0225" w:date="2017-08-22T19:48:00Z">
            <w:rPr>
              <w:rFonts w:hint="eastAsia"/>
              <w:color w:val="000000" w:themeColor="text1"/>
              <w:sz w:val="24"/>
            </w:rPr>
          </w:rPrChange>
        </w:rPr>
        <w:t>请求的功能是否可以分解为若干个子功能，若能分解为若干个子功能，则</w:t>
      </w:r>
      <w:r>
        <w:rPr>
          <w:rFonts w:hint="eastAsia"/>
          <w:color w:val="000000" w:themeColor="text1"/>
          <w:sz w:val="24"/>
        </w:rPr>
        <w:t>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840" w:name="_Toc488833235"/>
      <w:bookmarkStart w:id="1841" w:name="_Toc488850472"/>
      <w:bookmarkStart w:id="1842" w:name="_Toc488874489"/>
      <w:bookmarkStart w:id="1843" w:name="_Toc488874568"/>
      <w:bookmarkStart w:id="1844" w:name="_Toc488874647"/>
      <w:bookmarkStart w:id="1845" w:name="_Toc488874726"/>
      <w:bookmarkStart w:id="1846" w:name="_Toc488875097"/>
      <w:bookmarkStart w:id="1847" w:name="_Toc488916856"/>
      <w:bookmarkStart w:id="1848" w:name="_Toc488916934"/>
      <w:bookmarkStart w:id="1849" w:name="_Toc488926354"/>
      <w:bookmarkStart w:id="1850" w:name="_Toc488926433"/>
      <w:bookmarkStart w:id="1851" w:name="_Toc488926837"/>
      <w:bookmarkStart w:id="1852" w:name="_Toc488927671"/>
      <w:bookmarkStart w:id="1853" w:name="_Toc488927752"/>
      <w:bookmarkStart w:id="1854" w:name="_Toc488948487"/>
      <w:bookmarkStart w:id="1855" w:name="_Toc488956598"/>
      <w:bookmarkStart w:id="1856" w:name="_Toc489026190"/>
      <w:bookmarkStart w:id="1857" w:name="_Toc489032618"/>
      <w:bookmarkStart w:id="1858" w:name="_Toc489103411"/>
      <w:bookmarkStart w:id="1859" w:name="_Toc489195678"/>
      <w:bookmarkStart w:id="1860" w:name="_Toc489215666"/>
      <w:bookmarkStart w:id="1861" w:name="_Toc489217200"/>
      <w:bookmarkStart w:id="1862" w:name="_Toc489298473"/>
      <w:bookmarkStart w:id="1863" w:name="_Toc489446979"/>
      <w:bookmarkStart w:id="1864" w:name="_Toc489518444"/>
      <w:bookmarkStart w:id="1865" w:name="_Toc489543835"/>
      <w:bookmarkStart w:id="1866" w:name="_Toc489689108"/>
      <w:bookmarkStart w:id="1867" w:name="_Toc489707607"/>
      <w:bookmarkStart w:id="1868" w:name="_Toc489712134"/>
      <w:bookmarkStart w:id="1869" w:name="_Toc489780756"/>
      <w:bookmarkStart w:id="1870" w:name="_Toc489795677"/>
      <w:bookmarkStart w:id="1871" w:name="_Toc489820427"/>
      <w:bookmarkStart w:id="1872" w:name="_Toc489899098"/>
      <w:bookmarkStart w:id="1873" w:name="_Toc489907809"/>
      <w:bookmarkStart w:id="1874" w:name="_Toc489991404"/>
      <w:bookmarkStart w:id="1875" w:name="_Toc490056577"/>
      <w:bookmarkStart w:id="1876" w:name="_Toc490467097"/>
      <w:bookmarkStart w:id="1877" w:name="_Toc490470951"/>
      <w:bookmarkStart w:id="1878" w:name="_Toc490474162"/>
      <w:bookmarkStart w:id="1879" w:name="_Toc490477151"/>
      <w:bookmarkStart w:id="1880" w:name="_Toc490860353"/>
      <w:bookmarkStart w:id="1881" w:name="_Toc490860691"/>
      <w:bookmarkStart w:id="1882" w:name="_Toc490943123"/>
      <w:bookmarkStart w:id="1883" w:name="_Toc490994528"/>
      <w:bookmarkStart w:id="1884" w:name="_Toc491202476"/>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885" w:name="_Toc488833236"/>
      <w:bookmarkStart w:id="1886" w:name="_Toc488850473"/>
      <w:bookmarkStart w:id="1887" w:name="_Toc488874490"/>
      <w:bookmarkStart w:id="1888" w:name="_Toc488874569"/>
      <w:bookmarkStart w:id="1889" w:name="_Toc488874648"/>
      <w:bookmarkStart w:id="1890" w:name="_Toc488874727"/>
      <w:bookmarkStart w:id="1891" w:name="_Toc488875098"/>
      <w:bookmarkStart w:id="1892" w:name="_Toc488916857"/>
      <w:bookmarkStart w:id="1893" w:name="_Toc488916935"/>
      <w:bookmarkStart w:id="1894" w:name="_Toc488926355"/>
      <w:bookmarkStart w:id="1895" w:name="_Toc488926434"/>
      <w:bookmarkStart w:id="1896" w:name="_Toc488926838"/>
      <w:bookmarkStart w:id="1897" w:name="_Toc488927672"/>
      <w:bookmarkStart w:id="1898" w:name="_Toc488927753"/>
      <w:bookmarkStart w:id="1899" w:name="_Toc488948488"/>
      <w:bookmarkStart w:id="1900" w:name="_Toc488956599"/>
      <w:bookmarkStart w:id="1901" w:name="_Toc489026191"/>
      <w:bookmarkStart w:id="1902" w:name="_Toc489032619"/>
      <w:bookmarkStart w:id="1903" w:name="_Toc489103412"/>
      <w:bookmarkStart w:id="1904" w:name="_Toc489195679"/>
      <w:bookmarkStart w:id="1905" w:name="_Toc489215667"/>
      <w:bookmarkStart w:id="1906" w:name="_Toc489217201"/>
      <w:bookmarkStart w:id="1907" w:name="_Toc489298474"/>
      <w:bookmarkStart w:id="1908" w:name="_Toc489446980"/>
      <w:bookmarkStart w:id="1909" w:name="_Toc489518445"/>
      <w:bookmarkStart w:id="1910" w:name="_Toc489543836"/>
      <w:bookmarkStart w:id="1911" w:name="_Toc489689109"/>
      <w:bookmarkStart w:id="1912" w:name="_Toc489707608"/>
      <w:bookmarkStart w:id="1913" w:name="_Toc489712135"/>
      <w:bookmarkStart w:id="1914" w:name="_Toc489780757"/>
      <w:bookmarkStart w:id="1915" w:name="_Toc489795678"/>
      <w:bookmarkStart w:id="1916" w:name="_Toc489820428"/>
      <w:bookmarkStart w:id="1917" w:name="_Toc489899099"/>
      <w:bookmarkStart w:id="1918" w:name="_Toc489907810"/>
      <w:bookmarkStart w:id="1919" w:name="_Toc489991405"/>
      <w:bookmarkStart w:id="1920" w:name="_Toc490056578"/>
      <w:bookmarkStart w:id="1921" w:name="_Toc490467098"/>
      <w:bookmarkStart w:id="1922" w:name="_Toc490470952"/>
      <w:bookmarkStart w:id="1923" w:name="_Toc490474163"/>
      <w:bookmarkStart w:id="1924" w:name="_Toc490477152"/>
      <w:bookmarkStart w:id="1925" w:name="_Toc490860354"/>
      <w:bookmarkStart w:id="1926" w:name="_Toc490860692"/>
      <w:bookmarkStart w:id="1927" w:name="_Toc490943124"/>
      <w:bookmarkStart w:id="1928" w:name="_Toc490994529"/>
      <w:bookmarkStart w:id="1929" w:name="_Toc491202477"/>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930" w:name="_Toc488833237"/>
      <w:bookmarkStart w:id="1931" w:name="_Toc488850474"/>
      <w:bookmarkStart w:id="1932" w:name="_Toc488874491"/>
      <w:bookmarkStart w:id="1933" w:name="_Toc488874570"/>
      <w:bookmarkStart w:id="1934" w:name="_Toc488874649"/>
      <w:bookmarkStart w:id="1935" w:name="_Toc488874728"/>
      <w:bookmarkStart w:id="1936" w:name="_Toc488875099"/>
      <w:bookmarkStart w:id="1937" w:name="_Toc488916858"/>
      <w:bookmarkStart w:id="1938" w:name="_Toc488916936"/>
      <w:bookmarkStart w:id="1939" w:name="_Toc488926356"/>
      <w:bookmarkStart w:id="1940" w:name="_Toc488926435"/>
      <w:bookmarkStart w:id="1941" w:name="_Toc488926839"/>
      <w:bookmarkStart w:id="1942" w:name="_Toc488927673"/>
      <w:bookmarkStart w:id="1943" w:name="_Toc488927754"/>
      <w:bookmarkStart w:id="1944" w:name="_Toc488948489"/>
      <w:bookmarkStart w:id="1945" w:name="_Toc488956600"/>
      <w:bookmarkStart w:id="1946" w:name="_Toc489026192"/>
      <w:bookmarkStart w:id="1947" w:name="_Toc489032620"/>
      <w:bookmarkStart w:id="1948" w:name="_Toc489103413"/>
      <w:bookmarkStart w:id="1949" w:name="_Toc489195680"/>
      <w:bookmarkStart w:id="1950" w:name="_Toc489215668"/>
      <w:bookmarkStart w:id="1951" w:name="_Toc489217202"/>
      <w:bookmarkStart w:id="1952" w:name="_Toc489298475"/>
      <w:bookmarkStart w:id="1953" w:name="_Toc489446981"/>
      <w:bookmarkStart w:id="1954" w:name="_Toc489518446"/>
      <w:bookmarkStart w:id="1955" w:name="_Toc489543837"/>
      <w:bookmarkStart w:id="1956" w:name="_Toc489689110"/>
      <w:bookmarkStart w:id="1957" w:name="_Toc489707609"/>
      <w:bookmarkStart w:id="1958" w:name="_Toc489712136"/>
      <w:bookmarkStart w:id="1959" w:name="_Toc489780758"/>
      <w:bookmarkStart w:id="1960" w:name="_Toc489795679"/>
      <w:bookmarkStart w:id="1961" w:name="_Toc489820429"/>
      <w:bookmarkStart w:id="1962" w:name="_Toc489899100"/>
      <w:bookmarkStart w:id="1963" w:name="_Toc489907811"/>
      <w:bookmarkStart w:id="1964" w:name="_Toc489991406"/>
      <w:bookmarkStart w:id="1965" w:name="_Toc490056579"/>
      <w:bookmarkStart w:id="1966" w:name="_Toc490467099"/>
      <w:bookmarkStart w:id="1967" w:name="_Toc490470953"/>
      <w:bookmarkStart w:id="1968" w:name="_Toc490474164"/>
      <w:bookmarkStart w:id="1969" w:name="_Toc490477153"/>
      <w:bookmarkStart w:id="1970" w:name="_Toc490860355"/>
      <w:bookmarkStart w:id="1971" w:name="_Toc490860693"/>
      <w:bookmarkStart w:id="1972" w:name="_Toc490943125"/>
      <w:bookmarkStart w:id="1973" w:name="_Toc490994530"/>
      <w:bookmarkStart w:id="1974" w:name="_Toc491202478"/>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975" w:name="_Toc488833238"/>
      <w:bookmarkStart w:id="1976" w:name="_Toc488850475"/>
      <w:bookmarkStart w:id="1977" w:name="_Toc488874492"/>
      <w:bookmarkStart w:id="1978" w:name="_Toc488874571"/>
      <w:bookmarkStart w:id="1979" w:name="_Toc488874650"/>
      <w:bookmarkStart w:id="1980" w:name="_Toc488874729"/>
      <w:bookmarkStart w:id="1981" w:name="_Toc488875100"/>
      <w:bookmarkStart w:id="1982" w:name="_Toc488916859"/>
      <w:bookmarkStart w:id="1983" w:name="_Toc488916937"/>
      <w:bookmarkStart w:id="1984" w:name="_Toc488926357"/>
      <w:bookmarkStart w:id="1985" w:name="_Toc488926436"/>
      <w:bookmarkStart w:id="1986" w:name="_Toc488926840"/>
      <w:bookmarkStart w:id="1987" w:name="_Toc488927674"/>
      <w:bookmarkStart w:id="1988" w:name="_Toc488927755"/>
      <w:bookmarkStart w:id="1989" w:name="_Toc488948490"/>
      <w:bookmarkStart w:id="1990" w:name="_Toc488956601"/>
      <w:bookmarkStart w:id="1991" w:name="_Toc489026193"/>
      <w:bookmarkStart w:id="1992" w:name="_Toc489032621"/>
      <w:bookmarkStart w:id="1993" w:name="_Toc489103414"/>
      <w:bookmarkStart w:id="1994" w:name="_Toc489195681"/>
      <w:bookmarkStart w:id="1995" w:name="_Toc489215669"/>
      <w:bookmarkStart w:id="1996" w:name="_Toc489217203"/>
      <w:bookmarkStart w:id="1997" w:name="_Toc489298476"/>
      <w:bookmarkStart w:id="1998" w:name="_Toc489446982"/>
      <w:bookmarkStart w:id="1999" w:name="_Toc489518447"/>
      <w:bookmarkStart w:id="2000" w:name="_Toc489543838"/>
      <w:bookmarkStart w:id="2001" w:name="_Toc489689111"/>
      <w:bookmarkStart w:id="2002" w:name="_Toc489707610"/>
      <w:bookmarkStart w:id="2003" w:name="_Toc489712137"/>
      <w:bookmarkStart w:id="2004" w:name="_Toc489780759"/>
      <w:bookmarkStart w:id="2005" w:name="_Toc489795680"/>
      <w:bookmarkStart w:id="2006" w:name="_Toc489820430"/>
      <w:bookmarkStart w:id="2007" w:name="_Toc489899101"/>
      <w:bookmarkStart w:id="2008" w:name="_Toc489907812"/>
      <w:bookmarkStart w:id="2009" w:name="_Toc489991407"/>
      <w:bookmarkStart w:id="2010" w:name="_Toc490056580"/>
      <w:bookmarkStart w:id="2011" w:name="_Toc490467100"/>
      <w:bookmarkStart w:id="2012" w:name="_Toc490470954"/>
      <w:bookmarkStart w:id="2013" w:name="_Toc490474165"/>
      <w:bookmarkStart w:id="2014" w:name="_Toc490477154"/>
      <w:bookmarkStart w:id="2015" w:name="_Toc490860356"/>
      <w:bookmarkStart w:id="2016" w:name="_Toc490860694"/>
      <w:bookmarkStart w:id="2017" w:name="_Toc490943126"/>
      <w:bookmarkStart w:id="2018" w:name="_Toc490994531"/>
      <w:bookmarkStart w:id="2019" w:name="_Toc491202479"/>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020" w:name="_Toc488833239"/>
      <w:bookmarkStart w:id="2021" w:name="_Toc488850476"/>
      <w:bookmarkStart w:id="2022" w:name="_Toc488874493"/>
      <w:bookmarkStart w:id="2023" w:name="_Toc488874572"/>
      <w:bookmarkStart w:id="2024" w:name="_Toc488874651"/>
      <w:bookmarkStart w:id="2025" w:name="_Toc488874730"/>
      <w:bookmarkStart w:id="2026" w:name="_Toc488875101"/>
      <w:bookmarkStart w:id="2027" w:name="_Toc488916860"/>
      <w:bookmarkStart w:id="2028" w:name="_Toc488916938"/>
      <w:bookmarkStart w:id="2029" w:name="_Toc488926358"/>
      <w:bookmarkStart w:id="2030" w:name="_Toc488926437"/>
      <w:bookmarkStart w:id="2031" w:name="_Toc488926841"/>
      <w:bookmarkStart w:id="2032" w:name="_Toc488927675"/>
      <w:bookmarkStart w:id="2033" w:name="_Toc488927756"/>
      <w:bookmarkStart w:id="2034" w:name="_Toc488948491"/>
      <w:bookmarkStart w:id="2035" w:name="_Toc488956602"/>
      <w:bookmarkStart w:id="2036" w:name="_Toc489026194"/>
      <w:bookmarkStart w:id="2037" w:name="_Toc489032622"/>
      <w:bookmarkStart w:id="2038" w:name="_Toc489103415"/>
      <w:bookmarkStart w:id="2039" w:name="_Toc489195682"/>
      <w:bookmarkStart w:id="2040" w:name="_Toc489215670"/>
      <w:bookmarkStart w:id="2041" w:name="_Toc489217204"/>
      <w:bookmarkStart w:id="2042" w:name="_Toc489298477"/>
      <w:bookmarkStart w:id="2043" w:name="_Toc489446983"/>
      <w:bookmarkStart w:id="2044" w:name="_Toc489518448"/>
      <w:bookmarkStart w:id="2045" w:name="_Toc489543839"/>
      <w:bookmarkStart w:id="2046" w:name="_Toc489689112"/>
      <w:bookmarkStart w:id="2047" w:name="_Toc489707611"/>
      <w:bookmarkStart w:id="2048" w:name="_Toc489712138"/>
      <w:bookmarkStart w:id="2049" w:name="_Toc489780760"/>
      <w:bookmarkStart w:id="2050" w:name="_Toc489795681"/>
      <w:bookmarkStart w:id="2051" w:name="_Toc489820431"/>
      <w:bookmarkStart w:id="2052" w:name="_Toc489899102"/>
      <w:bookmarkStart w:id="2053" w:name="_Toc489907813"/>
      <w:bookmarkStart w:id="2054" w:name="_Toc489991408"/>
      <w:bookmarkStart w:id="2055" w:name="_Toc490056581"/>
      <w:bookmarkStart w:id="2056" w:name="_Toc490467101"/>
      <w:bookmarkStart w:id="2057" w:name="_Toc490470955"/>
      <w:bookmarkStart w:id="2058" w:name="_Toc490474166"/>
      <w:bookmarkStart w:id="2059" w:name="_Toc490477155"/>
      <w:bookmarkStart w:id="2060" w:name="_Toc490860357"/>
      <w:bookmarkStart w:id="2061" w:name="_Toc490860695"/>
      <w:bookmarkStart w:id="2062" w:name="_Toc490943127"/>
      <w:bookmarkStart w:id="2063" w:name="_Toc490994532"/>
      <w:bookmarkStart w:id="2064" w:name="_Toc491202480"/>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065" w:name="_Toc488833240"/>
      <w:bookmarkStart w:id="2066" w:name="_Toc488850477"/>
      <w:bookmarkStart w:id="2067" w:name="_Toc488874494"/>
      <w:bookmarkStart w:id="2068" w:name="_Toc488874573"/>
      <w:bookmarkStart w:id="2069" w:name="_Toc488874652"/>
      <w:bookmarkStart w:id="2070" w:name="_Toc488874731"/>
      <w:bookmarkStart w:id="2071" w:name="_Toc488875102"/>
      <w:bookmarkStart w:id="2072" w:name="_Toc488916861"/>
      <w:bookmarkStart w:id="2073" w:name="_Toc488916939"/>
      <w:bookmarkStart w:id="2074" w:name="_Toc488926359"/>
      <w:bookmarkStart w:id="2075" w:name="_Toc488926438"/>
      <w:bookmarkStart w:id="2076" w:name="_Toc488926842"/>
      <w:bookmarkStart w:id="2077" w:name="_Toc488927676"/>
      <w:bookmarkStart w:id="2078" w:name="_Toc488927757"/>
      <w:bookmarkStart w:id="2079" w:name="_Toc488948492"/>
      <w:bookmarkStart w:id="2080" w:name="_Toc488956603"/>
      <w:bookmarkStart w:id="2081" w:name="_Toc489026195"/>
      <w:bookmarkStart w:id="2082" w:name="_Toc489032623"/>
      <w:bookmarkStart w:id="2083" w:name="_Toc489103416"/>
      <w:bookmarkStart w:id="2084" w:name="_Toc489195683"/>
      <w:bookmarkStart w:id="2085" w:name="_Toc489215671"/>
      <w:bookmarkStart w:id="2086" w:name="_Toc489217205"/>
      <w:bookmarkStart w:id="2087" w:name="_Toc489298478"/>
      <w:bookmarkStart w:id="2088" w:name="_Toc489446984"/>
      <w:bookmarkStart w:id="2089" w:name="_Toc489518449"/>
      <w:bookmarkStart w:id="2090" w:name="_Toc489543840"/>
      <w:bookmarkStart w:id="2091" w:name="_Toc489689113"/>
      <w:bookmarkStart w:id="2092" w:name="_Toc489707612"/>
      <w:bookmarkStart w:id="2093" w:name="_Toc489712139"/>
      <w:bookmarkStart w:id="2094" w:name="_Toc489780761"/>
      <w:bookmarkStart w:id="2095" w:name="_Toc489795682"/>
      <w:bookmarkStart w:id="2096" w:name="_Toc489820432"/>
      <w:bookmarkStart w:id="2097" w:name="_Toc489899103"/>
      <w:bookmarkStart w:id="2098" w:name="_Toc489907814"/>
      <w:bookmarkStart w:id="2099" w:name="_Toc489991409"/>
      <w:bookmarkStart w:id="2100" w:name="_Toc490056582"/>
      <w:bookmarkStart w:id="2101" w:name="_Toc490467102"/>
      <w:bookmarkStart w:id="2102" w:name="_Toc490470956"/>
      <w:bookmarkStart w:id="2103" w:name="_Toc490474167"/>
      <w:bookmarkStart w:id="2104" w:name="_Toc490477156"/>
      <w:bookmarkStart w:id="2105" w:name="_Toc490860358"/>
      <w:bookmarkStart w:id="2106" w:name="_Toc490860696"/>
      <w:bookmarkStart w:id="2107" w:name="_Toc490943128"/>
      <w:bookmarkStart w:id="2108" w:name="_Toc490994533"/>
      <w:bookmarkStart w:id="2109" w:name="_Toc491202481"/>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110" w:name="_Toc488833241"/>
      <w:bookmarkStart w:id="2111" w:name="_Toc488850478"/>
      <w:bookmarkStart w:id="2112" w:name="_Toc488874495"/>
      <w:bookmarkStart w:id="2113" w:name="_Toc488874574"/>
      <w:bookmarkStart w:id="2114" w:name="_Toc488874653"/>
      <w:bookmarkStart w:id="2115" w:name="_Toc488874732"/>
      <w:bookmarkStart w:id="2116" w:name="_Toc488875103"/>
      <w:bookmarkStart w:id="2117" w:name="_Toc488916862"/>
      <w:bookmarkStart w:id="2118" w:name="_Toc488916940"/>
      <w:bookmarkStart w:id="2119" w:name="_Toc488926360"/>
      <w:bookmarkStart w:id="2120" w:name="_Toc488926439"/>
      <w:bookmarkStart w:id="2121" w:name="_Toc488926843"/>
      <w:bookmarkStart w:id="2122" w:name="_Toc488927677"/>
      <w:bookmarkStart w:id="2123" w:name="_Toc488927758"/>
      <w:bookmarkStart w:id="2124" w:name="_Toc488948493"/>
      <w:bookmarkStart w:id="2125" w:name="_Toc488956604"/>
      <w:bookmarkStart w:id="2126" w:name="_Toc489026196"/>
      <w:bookmarkStart w:id="2127" w:name="_Toc489032624"/>
      <w:bookmarkStart w:id="2128" w:name="_Toc489103417"/>
      <w:bookmarkStart w:id="2129" w:name="_Toc489195684"/>
      <w:bookmarkStart w:id="2130" w:name="_Toc489215672"/>
      <w:bookmarkStart w:id="2131" w:name="_Toc489217206"/>
      <w:bookmarkStart w:id="2132" w:name="_Toc489298479"/>
      <w:bookmarkStart w:id="2133" w:name="_Toc489446985"/>
      <w:bookmarkStart w:id="2134" w:name="_Toc489518450"/>
      <w:bookmarkStart w:id="2135" w:name="_Toc489543841"/>
      <w:bookmarkStart w:id="2136" w:name="_Toc489689114"/>
      <w:bookmarkStart w:id="2137" w:name="_Toc489707613"/>
      <w:bookmarkStart w:id="2138" w:name="_Toc489712140"/>
      <w:bookmarkStart w:id="2139" w:name="_Toc489780762"/>
      <w:bookmarkStart w:id="2140" w:name="_Toc489795683"/>
      <w:bookmarkStart w:id="2141" w:name="_Toc489820433"/>
      <w:bookmarkStart w:id="2142" w:name="_Toc489899104"/>
      <w:bookmarkStart w:id="2143" w:name="_Toc489907815"/>
      <w:bookmarkStart w:id="2144" w:name="_Toc489991410"/>
      <w:bookmarkStart w:id="2145" w:name="_Toc490056583"/>
      <w:bookmarkStart w:id="2146" w:name="_Toc490467103"/>
      <w:bookmarkStart w:id="2147" w:name="_Toc490470957"/>
      <w:bookmarkStart w:id="2148" w:name="_Toc490474168"/>
      <w:bookmarkStart w:id="2149" w:name="_Toc490477157"/>
      <w:bookmarkStart w:id="2150" w:name="_Toc490860359"/>
      <w:bookmarkStart w:id="2151" w:name="_Toc490860697"/>
      <w:bookmarkStart w:id="2152" w:name="_Toc490943129"/>
      <w:bookmarkStart w:id="2153" w:name="_Toc490994534"/>
      <w:bookmarkStart w:id="2154" w:name="_Toc491202482"/>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4BB2AC04" w14:textId="14101067" w:rsidR="00AE14CE" w:rsidRDefault="0067145D">
      <w:pPr>
        <w:pStyle w:val="21"/>
        <w:spacing w:line="240" w:lineRule="auto"/>
        <w:pPrChange w:id="2155" w:author="微软用户" w:date="2017-08-18T22:52:00Z">
          <w:pPr>
            <w:pStyle w:val="21"/>
            <w:numPr>
              <w:ilvl w:val="1"/>
              <w:numId w:val="13"/>
            </w:numPr>
            <w:ind w:left="567" w:hanging="567"/>
          </w:pPr>
        </w:pPrChange>
      </w:pPr>
      <w:bookmarkStart w:id="2156" w:name="_Toc491202483"/>
      <w:ins w:id="2157" w:author="微软用户" w:date="2017-08-18T22:52:00Z">
        <w:r>
          <w:rPr>
            <w:rFonts w:hint="eastAsia"/>
          </w:rPr>
          <w:t>4.4</w:t>
        </w:r>
      </w:ins>
      <w:r w:rsidR="0015287D">
        <w:rPr>
          <w:rFonts w:hint="eastAsia"/>
        </w:rPr>
        <w:t>数据库</w:t>
      </w:r>
      <w:r w:rsidR="00AE14CE">
        <w:t>设计</w:t>
      </w:r>
      <w:bookmarkEnd w:id="2156"/>
    </w:p>
    <w:p w14:paraId="207DFA89" w14:textId="32155CD2"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965C4F">
        <w:rPr>
          <w:rFonts w:hint="eastAsia"/>
          <w:color w:val="000000" w:themeColor="text1"/>
          <w:sz w:val="24"/>
        </w:rPr>
        <w:t>在实现的过程中，本文</w:t>
      </w:r>
      <w:r w:rsidR="00291E4A">
        <w:rPr>
          <w:rFonts w:hint="eastAsia"/>
          <w:color w:val="000000" w:themeColor="text1"/>
          <w:sz w:val="24"/>
        </w:rPr>
        <w:t>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w:t>
      </w:r>
      <w:r w:rsidR="005E6B79">
        <w:rPr>
          <w:rFonts w:ascii="Times New Roman" w:hAnsi="Times New Roman" w:cs="Times New Roman" w:hint="eastAsia"/>
          <w:spacing w:val="10"/>
          <w:sz w:val="24"/>
        </w:rPr>
        <w:lastRenderedPageBreak/>
        <w:t>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4FB86E05" w:rsidR="00C81D79" w:rsidRDefault="007D6103"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w:t>
      </w:r>
      <w:r w:rsidR="00C81D79">
        <w:rPr>
          <w:rFonts w:ascii="Times New Roman" w:hAnsi="Times New Roman" w:cs="Times New Roman" w:hint="eastAsia"/>
          <w:spacing w:val="10"/>
          <w:sz w:val="24"/>
        </w:rPr>
        <w:t>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0E4D98">
        <w:rPr>
          <w:color w:val="000000" w:themeColor="text1"/>
          <w:vertAlign w:val="superscript"/>
        </w:rPr>
        <w:t>[35]</w:t>
      </w:r>
      <w:r w:rsidR="009A7BAF">
        <w:rPr>
          <w:color w:val="000000" w:themeColor="text1"/>
          <w:vertAlign w:val="superscript"/>
        </w:rPr>
        <w:fldChar w:fldCharType="end"/>
      </w:r>
      <w:r w:rsidR="00C81D79">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1C653D7D" w:rsidR="001B4D5C" w:rsidRDefault="0067145D">
      <w:pPr>
        <w:pStyle w:val="21"/>
        <w:spacing w:line="240" w:lineRule="auto"/>
        <w:pPrChange w:id="2158" w:author="微软用户" w:date="2017-08-18T22:52:00Z">
          <w:pPr>
            <w:pStyle w:val="21"/>
            <w:numPr>
              <w:ilvl w:val="1"/>
              <w:numId w:val="13"/>
            </w:numPr>
            <w:ind w:left="567" w:hanging="567"/>
          </w:pPr>
        </w:pPrChange>
      </w:pPr>
      <w:bookmarkStart w:id="2159" w:name="_Toc491202484"/>
      <w:ins w:id="2160" w:author="微软用户" w:date="2017-08-18T22:52:00Z">
        <w:r>
          <w:rPr>
            <w:rFonts w:hint="eastAsia"/>
          </w:rPr>
          <w:t>4.5</w:t>
        </w:r>
      </w:ins>
      <w:r w:rsidR="001B4D5C">
        <w:rPr>
          <w:rFonts w:hint="eastAsia"/>
        </w:rPr>
        <w:t>系统优化接口</w:t>
      </w:r>
      <w:r w:rsidR="001B4D5C">
        <w:t>设计</w:t>
      </w:r>
      <w:bookmarkEnd w:id="2159"/>
    </w:p>
    <w:p w14:paraId="418A7C89" w14:textId="46E510CC"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0E4D98">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优化后的中间件系统为用户提供了更多的</w:t>
      </w:r>
      <w:r w:rsidR="00FA3BF8">
        <w:rPr>
          <w:rFonts w:hint="eastAsia"/>
          <w:color w:val="000000" w:themeColor="text1"/>
          <w:sz w:val="24"/>
        </w:rPr>
        <w:t>高级功能，这些功能都是以接口的形式呈现给用户和开发人员，下面</w:t>
      </w:r>
      <w:r w:rsidR="009D7AD0">
        <w:rPr>
          <w:rFonts w:hint="eastAsia"/>
          <w:color w:val="000000" w:themeColor="text1"/>
          <w:sz w:val="24"/>
        </w:rPr>
        <w:t>将从函数原型、功能、参数说明、返回值说明、使用方法这五个方面，对优化后提供的接</w:t>
      </w:r>
      <w:r w:rsidR="009D7AD0">
        <w:rPr>
          <w:rFonts w:hint="eastAsia"/>
          <w:color w:val="000000" w:themeColor="text1"/>
          <w:sz w:val="24"/>
        </w:rPr>
        <w:lastRenderedPageBreak/>
        <w:t>口进行详细的阐述。</w:t>
      </w:r>
    </w:p>
    <w:p w14:paraId="78D86D3B" w14:textId="77777777" w:rsidR="00F72E11" w:rsidRDefault="00F72E11" w:rsidP="00F72E11">
      <w:pPr>
        <w:pStyle w:val="31"/>
      </w:pPr>
      <w:bookmarkStart w:id="2161" w:name="_Toc491202485"/>
      <w:r>
        <w:t xml:space="preserve">4.5.1 </w:t>
      </w:r>
      <w:r>
        <w:rPr>
          <w:rFonts w:hint="eastAsia"/>
        </w:rPr>
        <w:t>持久会话管理接口设计</w:t>
      </w:r>
      <w:bookmarkEnd w:id="2161"/>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1517BEAA" w:rsidR="00382A80" w:rsidRDefault="00382A80" w:rsidP="00382A80">
      <w:pPr>
        <w:pStyle w:val="31"/>
      </w:pPr>
      <w:bookmarkStart w:id="2162" w:name="_Toc491202486"/>
      <w:r>
        <w:t>4.5.</w:t>
      </w:r>
      <w:ins w:id="2163" w:author="微软用户" w:date="2017-08-18T22:58:00Z">
        <w:r w:rsidR="008A765C">
          <w:t>2</w:t>
        </w:r>
      </w:ins>
      <w:del w:id="2164" w:author="微软用户" w:date="2017-08-18T22:58:00Z">
        <w:r w:rsidDel="008A765C">
          <w:delText>1</w:delText>
        </w:r>
      </w:del>
      <w:r>
        <w:t xml:space="preserve"> </w:t>
      </w:r>
      <w:r w:rsidR="009F59A0">
        <w:rPr>
          <w:rFonts w:hint="eastAsia"/>
        </w:rPr>
        <w:t>大文件上传</w:t>
      </w:r>
      <w:r>
        <w:rPr>
          <w:rFonts w:hint="eastAsia"/>
        </w:rPr>
        <w:t>接口设计</w:t>
      </w:r>
      <w:bookmarkEnd w:id="2162"/>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lastRenderedPageBreak/>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6A69E628" w:rsidR="00A70577" w:rsidRDefault="00A70577" w:rsidP="00A70577">
      <w:pPr>
        <w:pStyle w:val="31"/>
      </w:pPr>
      <w:bookmarkStart w:id="2165" w:name="_Toc491202487"/>
      <w:r>
        <w:lastRenderedPageBreak/>
        <w:t>4.5.</w:t>
      </w:r>
      <w:ins w:id="2166" w:author="微软用户" w:date="2017-08-18T22:59:00Z">
        <w:r w:rsidR="00FE3AA9">
          <w:t>3</w:t>
        </w:r>
      </w:ins>
      <w:del w:id="2167" w:author="微软用户" w:date="2017-08-18T22:59:00Z">
        <w:r w:rsidDel="00FE3AA9">
          <w:delText>1</w:delText>
        </w:r>
      </w:del>
      <w:r>
        <w:t xml:space="preserve"> </w:t>
      </w:r>
      <w:r w:rsidR="00B36E10">
        <w:rPr>
          <w:rFonts w:hint="eastAsia"/>
        </w:rPr>
        <w:t>本地缓存</w:t>
      </w:r>
      <w:r>
        <w:rPr>
          <w:rFonts w:hint="eastAsia"/>
        </w:rPr>
        <w:t>接口设计</w:t>
      </w:r>
      <w:bookmarkEnd w:id="2165"/>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lastRenderedPageBreak/>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000EB6DD" w:rsidR="00095EE3" w:rsidRDefault="00095EE3" w:rsidP="00095EE3">
      <w:pPr>
        <w:pStyle w:val="31"/>
      </w:pPr>
      <w:bookmarkStart w:id="2168" w:name="_Toc491202488"/>
      <w:r>
        <w:lastRenderedPageBreak/>
        <w:t>4.5.</w:t>
      </w:r>
      <w:ins w:id="2169" w:author="微软用户" w:date="2017-08-18T22:59:00Z">
        <w:r w:rsidR="002247D4">
          <w:t>4</w:t>
        </w:r>
      </w:ins>
      <w:del w:id="2170" w:author="微软用户" w:date="2017-08-18T22:59:00Z">
        <w:r w:rsidDel="002247D4">
          <w:delText>1</w:delText>
        </w:r>
      </w:del>
      <w:r>
        <w:t xml:space="preserve"> </w:t>
      </w:r>
      <w:r w:rsidR="00B52B80">
        <w:rPr>
          <w:rFonts w:hint="eastAsia"/>
        </w:rPr>
        <w:t>多应用适配</w:t>
      </w:r>
      <w:r>
        <w:rPr>
          <w:rFonts w:hint="eastAsia"/>
        </w:rPr>
        <w:t>接口设计</w:t>
      </w:r>
      <w:bookmarkEnd w:id="2168"/>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41ED1CD2" w:rsidR="0000160D" w:rsidRPr="00F97487" w:rsidRDefault="005E189E" w:rsidP="00F97487">
      <w:pPr>
        <w:pStyle w:val="1"/>
        <w:rPr>
          <w:rFonts w:ascii="Times New Roman" w:hAnsi="Times New Roman" w:cs="Times New Roman"/>
        </w:rPr>
      </w:pPr>
      <w:bookmarkStart w:id="2171" w:name="_Toc491202489"/>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171"/>
    </w:p>
    <w:p w14:paraId="1990ADD6" w14:textId="2D1C3E44" w:rsidR="002646DB" w:rsidRDefault="00133DF1">
      <w:pPr>
        <w:pStyle w:val="21"/>
        <w:spacing w:line="240" w:lineRule="auto"/>
        <w:pPrChange w:id="2172" w:author="微软用户" w:date="2017-08-18T22:53:00Z">
          <w:pPr>
            <w:pStyle w:val="21"/>
          </w:pPr>
        </w:pPrChange>
      </w:pPr>
      <w:bookmarkStart w:id="2173" w:name="_Toc491202490"/>
      <w:r>
        <w:rPr>
          <w:rFonts w:hint="eastAsia"/>
        </w:rPr>
        <w:t xml:space="preserve">5.1 </w:t>
      </w:r>
      <w:r w:rsidR="000E1A48">
        <w:t>开发环境</w:t>
      </w:r>
      <w:bookmarkEnd w:id="2173"/>
    </w:p>
    <w:p w14:paraId="5E69A663" w14:textId="75644C39"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ins w:id="2174" w:author="JY0225" w:date="2017-08-14T12:48:00Z">
        <w:r w:rsidR="00781F19">
          <w:rPr>
            <w:rFonts w:hint="eastAsia"/>
            <w:color w:val="000000" w:themeColor="text1"/>
            <w:sz w:val="24"/>
          </w:rPr>
          <w:t>。</w:t>
        </w:r>
      </w:ins>
      <w:ins w:id="2175" w:author="JY0225" w:date="2017-08-14T12:49:00Z">
        <w:r w:rsidR="003F4529">
          <w:rPr>
            <w:color w:val="000000" w:themeColor="text1"/>
            <w:sz w:val="24"/>
          </w:rPr>
          <w:t>……</w:t>
        </w:r>
      </w:ins>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jc w:val="center"/>
        <w:tblLook w:val="04A0" w:firstRow="1" w:lastRow="0" w:firstColumn="1" w:lastColumn="0" w:noHBand="0" w:noVBand="1"/>
        <w:tblPrChange w:id="2176" w:author="JY0225" w:date="2017-08-14T12:48:00Z">
          <w:tblPr>
            <w:tblStyle w:val="ae"/>
            <w:tblW w:w="0" w:type="auto"/>
            <w:tblInd w:w="817" w:type="dxa"/>
            <w:tblLook w:val="04A0" w:firstRow="1" w:lastRow="0" w:firstColumn="1" w:lastColumn="0" w:noHBand="0" w:noVBand="1"/>
          </w:tblPr>
        </w:tblPrChange>
      </w:tblPr>
      <w:tblGrid>
        <w:gridCol w:w="1985"/>
        <w:gridCol w:w="4564"/>
        <w:tblGridChange w:id="2177">
          <w:tblGrid>
            <w:gridCol w:w="1985"/>
            <w:gridCol w:w="5386"/>
          </w:tblGrid>
        </w:tblGridChange>
      </w:tblGrid>
      <w:tr w:rsidR="002646DB" w:rsidRPr="004B0CF5" w14:paraId="1CAD62FE" w14:textId="77777777" w:rsidTr="00781F19">
        <w:trPr>
          <w:jc w:val="center"/>
        </w:trPr>
        <w:tc>
          <w:tcPr>
            <w:tcW w:w="1985" w:type="dxa"/>
            <w:tcPrChange w:id="2178" w:author="JY0225" w:date="2017-08-14T12:48:00Z">
              <w:tcPr>
                <w:tcW w:w="1985" w:type="dxa"/>
              </w:tcPr>
            </w:tcPrChange>
          </w:tcPr>
          <w:p w14:paraId="0A7B6426" w14:textId="77777777" w:rsidR="002646DB" w:rsidRPr="006E443F" w:rsidRDefault="003A77F5"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类别</w:t>
            </w:r>
          </w:p>
        </w:tc>
        <w:tc>
          <w:tcPr>
            <w:tcW w:w="4564" w:type="dxa"/>
            <w:tcPrChange w:id="2179" w:author="JY0225" w:date="2017-08-14T12:48:00Z">
              <w:tcPr>
                <w:tcW w:w="5386" w:type="dxa"/>
              </w:tcPr>
            </w:tcPrChange>
          </w:tcPr>
          <w:p w14:paraId="3ABDC14C" w14:textId="77777777" w:rsidR="002646DB" w:rsidRPr="006E443F" w:rsidRDefault="002646DB"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具体参数</w:t>
            </w:r>
          </w:p>
        </w:tc>
      </w:tr>
      <w:tr w:rsidR="002646DB" w:rsidRPr="004B0CF5" w14:paraId="3CFE8EF6" w14:textId="77777777" w:rsidTr="00781F19">
        <w:trPr>
          <w:jc w:val="center"/>
        </w:trPr>
        <w:tc>
          <w:tcPr>
            <w:tcW w:w="1985" w:type="dxa"/>
            <w:tcPrChange w:id="2180" w:author="JY0225" w:date="2017-08-14T12:48:00Z">
              <w:tcPr>
                <w:tcW w:w="1985" w:type="dxa"/>
              </w:tcPr>
            </w:tcPrChange>
          </w:tcPr>
          <w:p w14:paraId="42BB70B5" w14:textId="77777777" w:rsidR="002646DB" w:rsidRPr="006E443F" w:rsidRDefault="00FB145D"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操作系统</w:t>
            </w:r>
          </w:p>
        </w:tc>
        <w:tc>
          <w:tcPr>
            <w:tcW w:w="4564" w:type="dxa"/>
            <w:tcPrChange w:id="2181" w:author="JY0225" w:date="2017-08-14T12:48:00Z">
              <w:tcPr>
                <w:tcW w:w="5386" w:type="dxa"/>
              </w:tcPr>
            </w:tcPrChange>
          </w:tcPr>
          <w:p w14:paraId="2BDF9FB4" w14:textId="77777777" w:rsidR="002646DB" w:rsidRPr="006E443F" w:rsidRDefault="00557AC0" w:rsidP="002E0505">
            <w:pPr>
              <w:spacing w:line="360" w:lineRule="auto"/>
              <w:rPr>
                <w:rFonts w:ascii="Times New Roman" w:hAnsi="Times New Roman" w:cs="Times New Roman"/>
                <w:sz w:val="24"/>
                <w:szCs w:val="24"/>
              </w:rPr>
            </w:pPr>
            <w:r w:rsidRPr="006E443F">
              <w:rPr>
                <w:rFonts w:ascii="Times New Roman" w:hAnsi="Times New Roman" w:cs="Times New Roman"/>
                <w:sz w:val="24"/>
                <w:szCs w:val="24"/>
              </w:rPr>
              <w:t>Ubuntu 14.04</w:t>
            </w:r>
          </w:p>
        </w:tc>
      </w:tr>
      <w:tr w:rsidR="002646DB" w:rsidRPr="004B0CF5" w14:paraId="433ADF16" w14:textId="77777777" w:rsidTr="00781F19">
        <w:trPr>
          <w:jc w:val="center"/>
        </w:trPr>
        <w:tc>
          <w:tcPr>
            <w:tcW w:w="1985" w:type="dxa"/>
            <w:tcPrChange w:id="2182" w:author="JY0225" w:date="2017-08-14T12:48:00Z">
              <w:tcPr>
                <w:tcW w:w="1985" w:type="dxa"/>
              </w:tcPr>
            </w:tcPrChange>
          </w:tcPr>
          <w:p w14:paraId="0CBF53A7" w14:textId="77777777"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开发语言</w:t>
            </w:r>
          </w:p>
        </w:tc>
        <w:tc>
          <w:tcPr>
            <w:tcW w:w="4564" w:type="dxa"/>
            <w:tcPrChange w:id="2183" w:author="JY0225" w:date="2017-08-14T12:48:00Z">
              <w:tcPr>
                <w:tcW w:w="5386" w:type="dxa"/>
              </w:tcPr>
            </w:tcPrChange>
          </w:tcPr>
          <w:p w14:paraId="22F8F0CE" w14:textId="01B1A69E"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Python</w:t>
            </w:r>
            <w:r w:rsidR="0046062A">
              <w:rPr>
                <w:rFonts w:ascii="Times New Roman" w:hAnsi="Times New Roman" w:cs="Times New Roman" w:hint="eastAsia"/>
                <w:sz w:val="24"/>
                <w:szCs w:val="24"/>
              </w:rPr>
              <w:t>、</w:t>
            </w:r>
            <w:r w:rsidRPr="006E443F">
              <w:rPr>
                <w:rFonts w:ascii="Times New Roman" w:hAnsi="Times New Roman" w:cs="Times New Roman"/>
                <w:sz w:val="24"/>
                <w:szCs w:val="24"/>
              </w:rPr>
              <w:t xml:space="preserve"> Java</w:t>
            </w:r>
          </w:p>
        </w:tc>
      </w:tr>
      <w:tr w:rsidR="002646DB" w:rsidRPr="004B0CF5" w14:paraId="6889D506" w14:textId="77777777" w:rsidTr="00781F19">
        <w:trPr>
          <w:jc w:val="center"/>
        </w:trPr>
        <w:tc>
          <w:tcPr>
            <w:tcW w:w="1985" w:type="dxa"/>
            <w:tcPrChange w:id="2184" w:author="JY0225" w:date="2017-08-14T12:48:00Z">
              <w:tcPr>
                <w:tcW w:w="1985" w:type="dxa"/>
              </w:tcPr>
            </w:tcPrChange>
          </w:tcPr>
          <w:p w14:paraId="448D1713" w14:textId="77777777" w:rsidR="002646DB" w:rsidRPr="006E443F" w:rsidRDefault="00B801E4"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开发工具</w:t>
            </w:r>
          </w:p>
        </w:tc>
        <w:tc>
          <w:tcPr>
            <w:tcW w:w="4564" w:type="dxa"/>
            <w:tcPrChange w:id="2185" w:author="JY0225" w:date="2017-08-14T12:48:00Z">
              <w:tcPr>
                <w:tcW w:w="5386" w:type="dxa"/>
              </w:tcPr>
            </w:tcPrChange>
          </w:tcPr>
          <w:p w14:paraId="73BB03B3" w14:textId="5CCA750E"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Atom</w:t>
            </w:r>
            <w:r w:rsidR="0046062A">
              <w:rPr>
                <w:rFonts w:ascii="Times New Roman" w:hAnsi="Times New Roman" w:cs="Times New Roman" w:hint="eastAsia"/>
                <w:sz w:val="24"/>
                <w:szCs w:val="24"/>
              </w:rPr>
              <w:t>、</w:t>
            </w:r>
            <w:r w:rsidRPr="006E443F">
              <w:rPr>
                <w:rFonts w:ascii="Times New Roman" w:hAnsi="Times New Roman" w:cs="Times New Roman"/>
                <w:sz w:val="24"/>
                <w:szCs w:val="24"/>
              </w:rPr>
              <w:t>WebExtension</w:t>
            </w:r>
          </w:p>
        </w:tc>
      </w:tr>
      <w:tr w:rsidR="002646DB" w:rsidRPr="004B0CF5" w14:paraId="4D213D5E" w14:textId="77777777" w:rsidTr="00781F19">
        <w:trPr>
          <w:jc w:val="center"/>
        </w:trPr>
        <w:tc>
          <w:tcPr>
            <w:tcW w:w="1985" w:type="dxa"/>
            <w:tcPrChange w:id="2186" w:author="JY0225" w:date="2017-08-14T12:48:00Z">
              <w:tcPr>
                <w:tcW w:w="1985" w:type="dxa"/>
              </w:tcPr>
            </w:tcPrChange>
          </w:tcPr>
          <w:p w14:paraId="0ABE2FB5"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数据库</w:t>
            </w:r>
          </w:p>
        </w:tc>
        <w:tc>
          <w:tcPr>
            <w:tcW w:w="4564" w:type="dxa"/>
            <w:tcPrChange w:id="2187" w:author="JY0225" w:date="2017-08-14T12:48:00Z">
              <w:tcPr>
                <w:tcW w:w="5386" w:type="dxa"/>
              </w:tcPr>
            </w:tcPrChange>
          </w:tcPr>
          <w:p w14:paraId="3D38F524"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SQLite</w:t>
            </w:r>
          </w:p>
        </w:tc>
      </w:tr>
    </w:tbl>
    <w:p w14:paraId="0F3C3071" w14:textId="6D4F1E21" w:rsidR="00D655BA" w:rsidRPr="00D655BA" w:rsidRDefault="00EE509E">
      <w:pPr>
        <w:pStyle w:val="21"/>
        <w:spacing w:line="240" w:lineRule="auto"/>
        <w:pPrChange w:id="2188" w:author="微软用户" w:date="2017-08-18T22:53:00Z">
          <w:pPr>
            <w:pStyle w:val="21"/>
          </w:pPr>
        </w:pPrChange>
      </w:pPr>
      <w:bookmarkStart w:id="2189" w:name="_Toc491202491"/>
      <w:r>
        <w:rPr>
          <w:rFonts w:hint="eastAsia"/>
        </w:rPr>
        <w:t>5.</w:t>
      </w:r>
      <w:r>
        <w:t>2</w:t>
      </w:r>
      <w:r w:rsidR="00AB4F70">
        <w:rPr>
          <w:rFonts w:hint="eastAsia"/>
        </w:rPr>
        <w:t xml:space="preserve"> </w:t>
      </w:r>
      <w:r w:rsidR="007756E4">
        <w:t>关键</w:t>
      </w:r>
      <w:ins w:id="2190" w:author="JY0225" w:date="2017-08-14T12:49:00Z">
        <w:r w:rsidR="00781F19">
          <w:rPr>
            <w:rFonts w:hint="eastAsia"/>
          </w:rPr>
          <w:t>实现</w:t>
        </w:r>
      </w:ins>
      <w:bookmarkEnd w:id="2189"/>
      <w:del w:id="2191" w:author="JY0225" w:date="2017-08-14T12:49:00Z">
        <w:r w:rsidR="00A30CF2" w:rsidDel="00781F19">
          <w:delText>技术</w:delText>
        </w:r>
      </w:del>
    </w:p>
    <w:p w14:paraId="131B2B1B" w14:textId="77777777" w:rsidR="00D655BA" w:rsidRDefault="00454843" w:rsidP="00D655BA">
      <w:pPr>
        <w:pStyle w:val="31"/>
      </w:pPr>
      <w:bookmarkStart w:id="2192" w:name="_Toc491202492"/>
      <w:r>
        <w:t>5.2.1</w:t>
      </w:r>
      <w:r w:rsidR="00214253">
        <w:rPr>
          <w:rFonts w:hint="eastAsia"/>
        </w:rPr>
        <w:t>加密方式</w:t>
      </w:r>
      <w:bookmarkEnd w:id="2192"/>
    </w:p>
    <w:p w14:paraId="14516C4D" w14:textId="7967722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w:t>
      </w:r>
      <w:r w:rsidR="007E3873">
        <w:rPr>
          <w:rFonts w:hint="eastAsia"/>
          <w:color w:val="000000" w:themeColor="text1"/>
          <w:sz w:val="24"/>
        </w:rPr>
        <w:t>息这类字符串级别的数据加密，因此需要</w:t>
      </w:r>
      <w:r w:rsidR="009F5E4D">
        <w:rPr>
          <w:rFonts w:hint="eastAsia"/>
          <w:color w:val="000000" w:themeColor="text1"/>
          <w:sz w:val="24"/>
        </w:rPr>
        <w:t>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7"/>
              <w:spacing w:line="400" w:lineRule="exact"/>
              <w:rPr>
                <w:rFonts w:eastAsiaTheme="minorEastAsia"/>
              </w:rPr>
            </w:pPr>
            <w:r w:rsidRPr="00B32D90">
              <w:rPr>
                <w:rFonts w:eastAsiaTheme="minorEastAsia"/>
              </w:rPr>
              <w:t xml:space="preserve">    dll = CDLL("/usr/lib/</w:t>
            </w:r>
            <w:del w:id="2193" w:author="JY0225" w:date="2017-08-14T12:50:00Z">
              <w:r w:rsidRPr="00B32D90" w:rsidDel="003F4529">
                <w:rPr>
                  <w:rFonts w:eastAsiaTheme="minorEastAsia"/>
                </w:rPr>
                <w:delText>libsecrypto</w:delText>
              </w:r>
            </w:del>
            <w:ins w:id="2194"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017B7FFE"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A940F0">
        <w:rPr>
          <w:rFonts w:hint="eastAsia"/>
          <w:color w:val="000000" w:themeColor="text1"/>
          <w:sz w:val="24"/>
        </w:rPr>
        <w:t>个字节的数据，因此</w:t>
      </w:r>
      <w:r w:rsidR="00B82A37">
        <w:rPr>
          <w:rFonts w:hint="eastAsia"/>
          <w:color w:val="000000" w:themeColor="text1"/>
          <w:sz w:val="24"/>
        </w:rPr>
        <w:t>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31"/>
        <w:rPr>
          <w:del w:id="2195" w:author="微软用户" w:date="2017-08-19T21:40:00Z"/>
          <w:moveTo w:id="2196" w:author="微软用户" w:date="2017-08-19T21:40:00Z"/>
        </w:rPr>
      </w:pPr>
      <w:bookmarkStart w:id="2197" w:name="_Toc491202493"/>
      <w:moveToRangeStart w:id="2198" w:author="微软用户" w:date="2017-08-19T21:40:00Z" w:name="move490942130"/>
      <w:moveTo w:id="2199" w:author="微软用户" w:date="2017-08-19T21:40:00Z">
        <w:r>
          <w:t>5.2.2</w:t>
        </w:r>
        <w:r>
          <w:rPr>
            <w:rFonts w:hint="eastAsia"/>
          </w:rPr>
          <w:t>中间件授权代理</w:t>
        </w:r>
        <w:bookmarkEnd w:id="2197"/>
      </w:moveTo>
    </w:p>
    <w:moveToRangeEnd w:id="2198"/>
    <w:p w14:paraId="4FB2943B" w14:textId="77777777" w:rsidR="00F8337B" w:rsidRPr="007B695A" w:rsidRDefault="00F8337B">
      <w:pPr>
        <w:pStyle w:val="31"/>
        <w:pPrChange w:id="2200" w:author="微软用户" w:date="2017-08-19T21:40:00Z">
          <w:pPr/>
        </w:pPrChange>
      </w:pPr>
    </w:p>
    <w:p w14:paraId="10ED68EA" w14:textId="608D6C99" w:rsidR="007B695A" w:rsidDel="00306E95" w:rsidRDefault="005D2057" w:rsidP="003930AA">
      <w:pPr>
        <w:pStyle w:val="31"/>
        <w:rPr>
          <w:moveFrom w:id="2201" w:author="微软用户" w:date="2017-08-19T21:40:00Z"/>
        </w:rPr>
      </w:pPr>
      <w:moveFromRangeStart w:id="2202" w:author="微软用户" w:date="2017-08-19T21:40:00Z" w:name="move490942130"/>
      <w:moveFrom w:id="2203" w:author="微软用户" w:date="2017-08-19T21:40:00Z">
        <w:r w:rsidDel="00306E95">
          <w:t>5.2.2</w:t>
        </w:r>
        <w:r w:rsidR="00F76785" w:rsidDel="00306E95">
          <w:rPr>
            <w:rFonts w:hint="eastAsia"/>
          </w:rPr>
          <w:t>中间件授权代理</w:t>
        </w:r>
      </w:moveFrom>
    </w:p>
    <w:moveFromRangeEnd w:id="2202"/>
    <w:p w14:paraId="7EDE90E7" w14:textId="6F6B4E00"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w:t>
      </w:r>
      <w:r w:rsidR="001C2465">
        <w:rPr>
          <w:rFonts w:hint="eastAsia"/>
          <w:color w:val="000000" w:themeColor="text1"/>
          <w:sz w:val="24"/>
        </w:rPr>
        <w:t>了资源，用户体验也不够好。结合会话信息管理，</w:t>
      </w:r>
      <w:r w:rsidRPr="00690D30">
        <w:rPr>
          <w:rFonts w:hint="eastAsia"/>
          <w:color w:val="000000" w:themeColor="text1"/>
          <w:sz w:val="24"/>
        </w:rPr>
        <w:t>可以进一步支持用户对中间件的授权，从而解决身份认证和授权信息过期所引发的问题。</w:t>
      </w:r>
    </w:p>
    <w:p w14:paraId="3B69DB17" w14:textId="220BC384"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w:t>
      </w:r>
      <w:r w:rsidR="00DC24DA">
        <w:rPr>
          <w:rFonts w:hint="eastAsia"/>
          <w:color w:val="000000" w:themeColor="text1"/>
          <w:sz w:val="24"/>
        </w:rPr>
        <w:t>送到服务器时，服务器返回给用户的结果是用户登录信息过期，那么</w:t>
      </w:r>
      <w:r w:rsidR="00C236F7">
        <w:rPr>
          <w:rFonts w:hint="eastAsia"/>
          <w:color w:val="000000" w:themeColor="text1"/>
          <w:sz w:val="24"/>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2204" w:name="_Toc491202494"/>
      <w:r>
        <w:t>5</w:t>
      </w:r>
      <w:r w:rsidR="007A5013">
        <w:t>.2.3</w:t>
      </w:r>
      <w:r>
        <w:rPr>
          <w:rFonts w:hint="eastAsia"/>
        </w:rPr>
        <w:t>大文件上传</w:t>
      </w:r>
      <w:bookmarkEnd w:id="2204"/>
    </w:p>
    <w:p w14:paraId="56394CBB" w14:textId="68C336E4" w:rsidR="002D4380" w:rsidDel="00CF74C5" w:rsidRDefault="00100400" w:rsidP="00EA1E84">
      <w:pPr>
        <w:jc w:val="center"/>
        <w:rPr>
          <w:del w:id="2205" w:author="微软用户" w:date="2017-08-19T21:29:00Z"/>
        </w:rPr>
      </w:pPr>
      <w:del w:id="2206" w:author="微软用户"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2207" w:author="微软用户" w:date="2017-08-19T21:29:00Z"/>
          <w:color w:val="000000" w:themeColor="text1"/>
          <w:sz w:val="24"/>
        </w:rPr>
      </w:pPr>
      <w:del w:id="2208" w:author="微软用户"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7C68CC" w:rsidRDefault="00900327" w:rsidP="007C68CC">
      <w:pPr>
        <w:spacing w:line="360" w:lineRule="auto"/>
        <w:rPr>
          <w:color w:val="000000" w:themeColor="text1"/>
          <w:sz w:val="24"/>
        </w:rPr>
      </w:pPr>
      <w:r>
        <w:rPr>
          <w:color w:val="000000" w:themeColor="text1"/>
          <w:sz w:val="24"/>
        </w:rPr>
        <w:tab/>
      </w:r>
      <w:del w:id="2209" w:author="微软用户" w:date="2017-08-19T21:29:00Z">
        <w:r w:rsidR="00DC7B1B" w:rsidDel="004A372C">
          <w:rPr>
            <w:rFonts w:hint="eastAsia"/>
            <w:color w:val="000000" w:themeColor="text1"/>
            <w:sz w:val="24"/>
          </w:rPr>
          <w:delText>图</w:delText>
        </w:r>
        <w:r w:rsidR="00DC7B1B" w:rsidDel="004A372C">
          <w:rPr>
            <w:color w:val="000000" w:themeColor="text1"/>
            <w:sz w:val="24"/>
          </w:rPr>
          <w:delText>5-1</w:delText>
        </w:r>
        <w:r w:rsidR="00AF16CF" w:rsidDel="004A372C">
          <w:rPr>
            <w:rFonts w:hint="eastAsia"/>
            <w:color w:val="000000" w:themeColor="text1"/>
            <w:sz w:val="24"/>
          </w:rPr>
          <w:delText>所示的是大文件上传以及断点续传的流程图，</w:delText>
        </w:r>
      </w:del>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lastRenderedPageBreak/>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31"/>
        <w:rPr>
          <w:del w:id="2210" w:author="微软用户" w:date="2017-08-19T21:39:00Z"/>
          <w:moveTo w:id="2211" w:author="微软用户" w:date="2017-08-19T21:39:00Z"/>
        </w:rPr>
      </w:pPr>
      <w:bookmarkStart w:id="2212" w:name="_Toc491202495"/>
      <w:moveToRangeStart w:id="2213" w:author="微软用户" w:date="2017-08-19T21:39:00Z" w:name="move490942115"/>
      <w:moveTo w:id="2214" w:author="微软用户" w:date="2017-08-19T21:39:00Z">
        <w:r>
          <w:lastRenderedPageBreak/>
          <w:t>5.2.4</w:t>
        </w:r>
        <w:r>
          <w:rPr>
            <w:rFonts w:hint="eastAsia"/>
          </w:rPr>
          <w:t>本地缓存</w:t>
        </w:r>
        <w:bookmarkEnd w:id="2212"/>
      </w:moveTo>
    </w:p>
    <w:moveToRangeEnd w:id="2213"/>
    <w:p w14:paraId="04E83D21" w14:textId="77777777" w:rsidR="00C351BB" w:rsidRPr="00C351BB" w:rsidRDefault="00C351BB">
      <w:pPr>
        <w:pStyle w:val="31"/>
        <w:pPrChange w:id="2215" w:author="微软用户" w:date="2017-08-19T21:39:00Z">
          <w:pPr/>
        </w:pPrChange>
      </w:pPr>
    </w:p>
    <w:p w14:paraId="5C7DC2D9" w14:textId="5B665A99" w:rsidR="0066403A" w:rsidDel="00356C8C" w:rsidRDefault="00DA3920" w:rsidP="0066403A">
      <w:pPr>
        <w:pStyle w:val="31"/>
        <w:rPr>
          <w:moveFrom w:id="2216" w:author="微软用户" w:date="2017-08-19T21:39:00Z"/>
        </w:rPr>
      </w:pPr>
      <w:moveFromRangeStart w:id="2217" w:author="微软用户" w:date="2017-08-19T21:39:00Z" w:name="move490942115"/>
      <w:moveFrom w:id="2218" w:author="微软用户" w:date="2017-08-19T21:39:00Z">
        <w:r w:rsidDel="00356C8C">
          <w:t>5.2.4</w:t>
        </w:r>
        <w:r w:rsidR="0066403A" w:rsidDel="00356C8C">
          <w:rPr>
            <w:rFonts w:hint="eastAsia"/>
          </w:rPr>
          <w:t>本地缓存</w:t>
        </w:r>
      </w:moveFrom>
    </w:p>
    <w:moveFromRangeEnd w:id="2217"/>
    <w:p w14:paraId="5FA8F0F2" w14:textId="64C95BC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w:t>
      </w:r>
      <w:r w:rsidR="0091763A">
        <w:rPr>
          <w:rFonts w:hint="eastAsia"/>
          <w:color w:val="000000" w:themeColor="text1"/>
          <w:sz w:val="24"/>
        </w:rPr>
        <w:t>如果每次都从远程下载该文件，则是对网络带宽资源的浪费。因此，</w:t>
      </w:r>
      <w:r w:rsidR="00964599" w:rsidRPr="00FB3FD8">
        <w:rPr>
          <w:rFonts w:hint="eastAsia"/>
          <w:color w:val="000000" w:themeColor="text1"/>
          <w:sz w:val="24"/>
        </w:rPr>
        <w:t>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w:t>
      </w:r>
      <w:r w:rsidR="007E712F">
        <w:rPr>
          <w:rFonts w:hint="eastAsia"/>
          <w:color w:val="000000" w:themeColor="text1"/>
          <w:sz w:val="24"/>
        </w:rPr>
        <w:t>的，</w:t>
      </w:r>
      <w:r w:rsidR="00FB3FD8" w:rsidRPr="00FB3FD8">
        <w:rPr>
          <w:rFonts w:hint="eastAsia"/>
          <w:color w:val="000000" w:themeColor="text1"/>
          <w:sz w:val="24"/>
        </w:rPr>
        <w:t>可以利用服务器提供的复制文件接口，直接在服务器操作，以减少上传文件所需的网络带宽，从而实现“秒传”功能。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lastRenderedPageBreak/>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5A05C8D6" w:rsidR="00744B7A" w:rsidRPr="009111A4" w:rsidRDefault="00635D4C" w:rsidP="009111A4">
      <w:pPr>
        <w:spacing w:line="400" w:lineRule="exact"/>
        <w:rPr>
          <w:color w:val="000000" w:themeColor="text1"/>
          <w:sz w:val="24"/>
        </w:rPr>
      </w:pPr>
      <w:r>
        <w:lastRenderedPageBreak/>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4E5FD3">
        <w:rPr>
          <w:rFonts w:hint="eastAsia"/>
          <w:color w:val="000000" w:themeColor="text1"/>
          <w:sz w:val="24"/>
        </w:rPr>
        <w:t>由于服务器端不提供去重服务，因为</w:t>
      </w:r>
      <w:r w:rsidR="009111A4">
        <w:rPr>
          <w:rFonts w:hint="eastAsia"/>
          <w:color w:val="000000" w:themeColor="text1"/>
          <w:sz w:val="24"/>
        </w:rPr>
        <w:t>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4E5FD3">
        <w:rPr>
          <w:rFonts w:hint="eastAsia"/>
          <w:color w:val="000000" w:themeColor="text1"/>
          <w:sz w:val="24"/>
        </w:rPr>
        <w:t>值，则说明服务器端存在该文件，此时，</w:t>
      </w:r>
      <w:r w:rsidR="00236D66">
        <w:rPr>
          <w:rFonts w:hint="eastAsia"/>
          <w:color w:val="000000" w:themeColor="text1"/>
          <w:sz w:val="24"/>
        </w:rPr>
        <w:t>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2219" w:name="_Toc491202496"/>
      <w:r>
        <w:t>5.2.5</w:t>
      </w:r>
      <w:r w:rsidR="003E75E4">
        <w:t xml:space="preserve"> LRU</w:t>
      </w:r>
      <w:r w:rsidR="003E75E4">
        <w:t>替换策略</w:t>
      </w:r>
      <w:bookmarkEnd w:id="2219"/>
    </w:p>
    <w:p w14:paraId="7C9DE078" w14:textId="2A1467DA"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w:t>
      </w:r>
      <w:r w:rsidR="00E43560">
        <w:rPr>
          <w:color w:val="000000" w:themeColor="text1"/>
          <w:sz w:val="24"/>
        </w:rPr>
        <w:t>让给最新读取的数据。而往往最常读取的，也是读取次数最多的，所以</w:t>
      </w:r>
      <w:r w:rsidRPr="00D17965">
        <w:rPr>
          <w:color w:val="000000" w:themeColor="text1"/>
          <w:sz w:val="24"/>
        </w:rPr>
        <w:t>利用</w:t>
      </w:r>
      <w:r w:rsidRPr="00D17965">
        <w:rPr>
          <w:color w:val="000000" w:themeColor="text1"/>
          <w:sz w:val="24"/>
        </w:rPr>
        <w:t>LRU</w:t>
      </w:r>
      <w:r w:rsidR="00E43560">
        <w:rPr>
          <w:color w:val="000000" w:themeColor="text1"/>
          <w:sz w:val="24"/>
        </w:rPr>
        <w:t>缓存</w:t>
      </w:r>
      <w:r w:rsidR="00E43560">
        <w:rPr>
          <w:rFonts w:hint="eastAsia"/>
          <w:color w:val="000000" w:themeColor="text1"/>
          <w:sz w:val="24"/>
        </w:rPr>
        <w:t>策略</w:t>
      </w:r>
      <w:r w:rsidR="00575727">
        <w:rPr>
          <w:color w:val="000000" w:themeColor="text1"/>
          <w:sz w:val="24"/>
        </w:rPr>
        <w:t>能够提</w:t>
      </w:r>
      <w:r w:rsidR="00575727">
        <w:rPr>
          <w:rFonts w:hint="eastAsia"/>
          <w:color w:val="000000" w:themeColor="text1"/>
          <w:sz w:val="24"/>
        </w:rPr>
        <w:t>保证本地缓存文件的时效性</w:t>
      </w:r>
      <w:r w:rsidR="00080222">
        <w:rPr>
          <w:rFonts w:hint="eastAsia"/>
          <w:color w:val="000000" w:themeColor="text1"/>
          <w:sz w:val="24"/>
        </w:rPr>
        <w:t>。</w:t>
      </w:r>
    </w:p>
    <w:p w14:paraId="4FB958E0" w14:textId="2C764528"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sidR="008675FB">
        <w:rPr>
          <w:rFonts w:hint="eastAsia"/>
          <w:color w:val="000000" w:themeColor="text1"/>
          <w:sz w:val="24"/>
        </w:rPr>
        <w:t>缓存，</w:t>
      </w:r>
      <w:r>
        <w:rPr>
          <w:rFonts w:hint="eastAsia"/>
          <w:color w:val="000000" w:themeColor="text1"/>
          <w:sz w:val="24"/>
        </w:rPr>
        <w:t>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2D5ABB">
        <w:rPr>
          <w:rFonts w:hint="eastAsia"/>
          <w:color w:val="000000" w:themeColor="text1"/>
          <w:sz w:val="24"/>
        </w:rPr>
        <w:t>LRU</w:t>
      </w:r>
      <w:r w:rsidR="002D5ABB">
        <w:rPr>
          <w:rFonts w:hint="eastAsia"/>
          <w:color w:val="000000" w:themeColor="text1"/>
          <w:sz w:val="24"/>
        </w:rPr>
        <w:t>缓存策略</w:t>
      </w:r>
      <w:r w:rsidR="007A5675">
        <w:rPr>
          <w:rFonts w:hint="eastAsia"/>
          <w:color w:val="000000" w:themeColor="text1"/>
          <w:sz w:val="24"/>
        </w:rPr>
        <w:t>会将使用次数最少的文件替换掉，</w:t>
      </w:r>
      <w:r w:rsidR="00702A76">
        <w:rPr>
          <w:rFonts w:hint="eastAsia"/>
          <w:color w:val="000000" w:themeColor="text1"/>
          <w:sz w:val="24"/>
        </w:rPr>
        <w:t>如果同时存在两个使用次数相同的文件，那么</w:t>
      </w:r>
      <w:r w:rsidR="00B6265E">
        <w:rPr>
          <w:rFonts w:hint="eastAsia"/>
          <w:color w:val="000000" w:themeColor="text1"/>
          <w:sz w:val="24"/>
        </w:rPr>
        <w:t>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lastRenderedPageBreak/>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31"/>
        <w:rPr>
          <w:del w:id="2220" w:author="微软用户" w:date="2017-08-19T21:40:00Z"/>
          <w:moveTo w:id="2221" w:author="微软用户" w:date="2017-08-19T21:40:00Z"/>
        </w:rPr>
      </w:pPr>
      <w:bookmarkStart w:id="2222" w:name="_Toc491202497"/>
      <w:moveToRangeStart w:id="2223" w:author="微软用户" w:date="2017-08-19T21:40:00Z" w:name="move490942165"/>
      <w:moveTo w:id="2224" w:author="微软用户" w:date="2017-08-19T21:40:00Z">
        <w:r>
          <w:lastRenderedPageBreak/>
          <w:t>5.2.6 Firefox</w:t>
        </w:r>
        <w:r>
          <w:t>扩展</w:t>
        </w:r>
        <w:bookmarkEnd w:id="2222"/>
      </w:moveTo>
    </w:p>
    <w:moveToRangeEnd w:id="2223"/>
    <w:p w14:paraId="5915580B" w14:textId="77777777" w:rsidR="000E5613" w:rsidRPr="00A23EFF" w:rsidRDefault="000E5613">
      <w:pPr>
        <w:pStyle w:val="31"/>
        <w:pPrChange w:id="2225" w:author="微软用户" w:date="2017-08-19T21:40:00Z">
          <w:pPr>
            <w:spacing w:line="400" w:lineRule="exact"/>
          </w:pPr>
        </w:pPrChange>
      </w:pPr>
    </w:p>
    <w:p w14:paraId="22DF7357" w14:textId="6F491EBE" w:rsidR="003D75FE" w:rsidDel="00AF0CA2" w:rsidRDefault="008160D7">
      <w:pPr>
        <w:pStyle w:val="31"/>
        <w:rPr>
          <w:moveFrom w:id="2226" w:author="微软用户" w:date="2017-08-19T21:40:00Z"/>
        </w:rPr>
      </w:pPr>
      <w:moveFromRangeStart w:id="2227" w:author="微软用户" w:date="2017-08-19T21:40:00Z" w:name="move490942165"/>
      <w:moveFrom w:id="2228" w:author="微软用户" w:date="2017-08-19T21:40:00Z">
        <w:r w:rsidDel="00AF0CA2">
          <w:t>5.2.6</w:t>
        </w:r>
        <w:r w:rsidR="003D75FE" w:rsidDel="00AF0CA2">
          <w:t xml:space="preserve"> Firefox</w:t>
        </w:r>
        <w:r w:rsidR="002E5718" w:rsidDel="00AF0CA2">
          <w:t>扩展</w:t>
        </w:r>
      </w:moveFrom>
    </w:p>
    <w:moveFromRangeEnd w:id="2227"/>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lastRenderedPageBreak/>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4F9AA80" w:rsidR="0075713A" w:rsidRDefault="00E90FAA" w:rsidP="00655461">
      <w:pPr>
        <w:spacing w:line="400" w:lineRule="exact"/>
        <w:rPr>
          <w:color w:val="000000" w:themeColor="text1"/>
          <w:sz w:val="24"/>
        </w:rPr>
      </w:pPr>
      <w:r>
        <w:rPr>
          <w:color w:val="000000" w:themeColor="text1"/>
          <w:sz w:val="24"/>
        </w:rPr>
        <w:lastRenderedPageBreak/>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E309DF">
        <w:rPr>
          <w:rFonts w:hint="eastAsia"/>
          <w:color w:val="000000" w:themeColor="text1"/>
          <w:sz w:val="24"/>
        </w:rPr>
        <w:t>的入口，</w:t>
      </w:r>
      <w:r w:rsidR="008F7D3A">
        <w:rPr>
          <w:rFonts w:hint="eastAsia"/>
          <w:color w:val="000000" w:themeColor="text1"/>
          <w:sz w:val="24"/>
        </w:rPr>
        <w:t>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lastRenderedPageBreak/>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lastRenderedPageBreak/>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2BF31B23" w:rsidR="007302FB" w:rsidDel="003224A2" w:rsidRDefault="00E0437D" w:rsidP="006907E2">
      <w:pPr>
        <w:spacing w:line="400" w:lineRule="exact"/>
        <w:rPr>
          <w:del w:id="2229" w:author="微软用户" w:date="2017-08-19T21:41:00Z"/>
          <w:color w:val="000000" w:themeColor="text1"/>
          <w:sz w:val="24"/>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74" o:title="加载插件"/>
            <w10:wrap type="topAndBottom"/>
          </v:shape>
        </w:pict>
      </w:r>
      <w:r w:rsidR="007302FB">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5038BE8E" w:rsidR="00253D4A" w:rsidRDefault="00253D4A" w:rsidP="006907E2">
      <w:pPr>
        <w:spacing w:line="400" w:lineRule="exact"/>
        <w:rPr>
          <w:color w:val="000000" w:themeColor="text1"/>
          <w:sz w:val="24"/>
        </w:rPr>
      </w:pPr>
      <w:del w:id="2230" w:author="微软用户" w:date="2017-08-19T21:41:00Z">
        <w:r w:rsidDel="003224A2">
          <w:rPr>
            <w:color w:val="000000" w:themeColor="text1"/>
            <w:sz w:val="24"/>
          </w:rPr>
          <w:tab/>
        </w:r>
      </w:del>
      <w:del w:id="2231" w:author="微软用户" w:date="2017-08-19T21:40:00Z">
        <w:r w:rsidR="007226B2" w:rsidDel="003224A2">
          <w:rPr>
            <w:rFonts w:hint="eastAsia"/>
            <w:color w:val="000000" w:themeColor="text1"/>
            <w:sz w:val="24"/>
          </w:rPr>
          <w:delText>在</w:delText>
        </w:r>
        <w:r w:rsidR="007226B2" w:rsidDel="003224A2">
          <w:rPr>
            <w:rFonts w:hint="eastAsia"/>
            <w:color w:val="000000" w:themeColor="text1"/>
            <w:sz w:val="24"/>
          </w:rPr>
          <w:delText>Firefox</w:delText>
        </w:r>
        <w:r w:rsidR="007226B2" w:rsidDel="003224A2">
          <w:rPr>
            <w:rFonts w:hint="eastAsia"/>
            <w:color w:val="000000" w:themeColor="text1"/>
            <w:sz w:val="24"/>
          </w:rPr>
          <w:delText>浏览器中输入“</w:delText>
        </w:r>
        <w:r w:rsidR="007226B2" w:rsidRPr="007226B2" w:rsidDel="003224A2">
          <w:rPr>
            <w:color w:val="000000" w:themeColor="text1"/>
            <w:sz w:val="24"/>
          </w:rPr>
          <w:delText>about:debugging</w:delText>
        </w:r>
        <w:r w:rsidR="007226B2" w:rsidDel="003224A2">
          <w:rPr>
            <w:rFonts w:hint="eastAsia"/>
            <w:color w:val="000000" w:themeColor="text1"/>
            <w:sz w:val="24"/>
          </w:rPr>
          <w:delText>”</w:delText>
        </w:r>
        <w:r w:rsidR="00AC25F6" w:rsidRPr="00AC25F6" w:rsidDel="003224A2">
          <w:rPr>
            <w:rFonts w:hint="eastAsia"/>
          </w:rPr>
          <w:delText xml:space="preserve"> </w:delText>
        </w:r>
        <w:r w:rsidR="00AC25F6" w:rsidRPr="00AC25F6" w:rsidDel="003224A2">
          <w:rPr>
            <w:rFonts w:hint="eastAsia"/>
            <w:color w:val="000000" w:themeColor="text1"/>
            <w:sz w:val="24"/>
          </w:rPr>
          <w:delText>页面</w:delText>
        </w:r>
        <w:r w:rsidR="00AC25F6" w:rsidRPr="00AC25F6" w:rsidDel="003224A2">
          <w:rPr>
            <w:rFonts w:hint="eastAsia"/>
            <w:color w:val="000000" w:themeColor="text1"/>
            <w:sz w:val="24"/>
          </w:rPr>
          <w:delText xml:space="preserve">, </w:delText>
        </w:r>
        <w:r w:rsidR="00AC25F6" w:rsidRPr="00AC25F6" w:rsidDel="003224A2">
          <w:rPr>
            <w:rFonts w:hint="eastAsia"/>
            <w:color w:val="000000" w:themeColor="text1"/>
            <w:sz w:val="24"/>
          </w:rPr>
          <w:delText>点击</w:delText>
        </w:r>
        <w:r w:rsidR="00AC25F6" w:rsidRPr="00AC25F6" w:rsidDel="003224A2">
          <w:rPr>
            <w:rFonts w:hint="eastAsia"/>
            <w:color w:val="000000" w:themeColor="text1"/>
            <w:sz w:val="24"/>
          </w:rPr>
          <w:delText xml:space="preserve"> "</w:delText>
        </w:r>
        <w:r w:rsidR="00AC25F6" w:rsidRPr="00AC25F6" w:rsidDel="003224A2">
          <w:rPr>
            <w:rFonts w:hint="eastAsia"/>
            <w:color w:val="000000" w:themeColor="text1"/>
            <w:sz w:val="24"/>
          </w:rPr>
          <w:delText>临时加载附加组件按钮</w:delText>
        </w:r>
        <w:r w:rsidR="00AC25F6" w:rsidRPr="00AC25F6" w:rsidDel="003224A2">
          <w:rPr>
            <w:rFonts w:hint="eastAsia"/>
            <w:color w:val="000000" w:themeColor="text1"/>
            <w:sz w:val="24"/>
          </w:rPr>
          <w:delText xml:space="preserve">" </w:delText>
        </w:r>
        <w:r w:rsidR="00AC25F6" w:rsidDel="003224A2">
          <w:rPr>
            <w:rFonts w:hint="eastAsia"/>
            <w:color w:val="000000" w:themeColor="text1"/>
            <w:sz w:val="24"/>
          </w:rPr>
          <w:delText>并选择</w:delText>
        </w:r>
        <w:r w:rsidR="00AC25F6" w:rsidRPr="00AC25F6" w:rsidDel="003224A2">
          <w:rPr>
            <w:rFonts w:hint="eastAsia"/>
            <w:color w:val="000000" w:themeColor="text1"/>
            <w:sz w:val="24"/>
          </w:rPr>
          <w:delText>附加组件目录</w:delText>
        </w:r>
        <w:r w:rsidR="008432DE" w:rsidDel="003224A2">
          <w:rPr>
            <w:rFonts w:hint="eastAsia"/>
            <w:color w:val="000000" w:themeColor="text1"/>
            <w:sz w:val="24"/>
          </w:rPr>
          <w:delText>，即选择</w:delText>
        </w:r>
        <w:r w:rsidR="008432DE" w:rsidDel="003224A2">
          <w:rPr>
            <w:color w:val="000000" w:themeColor="text1"/>
            <w:sz w:val="24"/>
          </w:rPr>
          <w:delText>manifest.json</w:delText>
        </w:r>
        <w:r w:rsidR="008432DE" w:rsidDel="003224A2">
          <w:rPr>
            <w:rFonts w:hint="eastAsia"/>
            <w:color w:val="000000" w:themeColor="text1"/>
            <w:sz w:val="24"/>
          </w:rPr>
          <w:delText>文件</w:delText>
        </w:r>
        <w:r w:rsidR="00F63AB9" w:rsidDel="003224A2">
          <w:rPr>
            <w:rFonts w:hint="eastAsia"/>
            <w:color w:val="000000" w:themeColor="text1"/>
            <w:sz w:val="24"/>
          </w:rPr>
          <w:delText>，如下图所示：</w:delText>
        </w:r>
      </w:del>
    </w:p>
    <w:p w14:paraId="2E5B9076" w14:textId="26B34BFE" w:rsidR="00731C1A" w:rsidRDefault="00906DFB" w:rsidP="00DD7C91">
      <w:pPr>
        <w:spacing w:line="360" w:lineRule="auto"/>
        <w:ind w:left="420"/>
        <w:jc w:val="center"/>
        <w:rPr>
          <w:ins w:id="2232" w:author="微软用户" w:date="2017-08-19T21:41:00Z"/>
          <w:color w:val="000000" w:themeColor="text1"/>
          <w:sz w:val="24"/>
        </w:rPr>
      </w:pPr>
      <w:del w:id="2233" w:author="微软用户" w:date="2017-08-19T21:42:00Z">
        <w:r w:rsidDel="00FD13BC">
          <w:rPr>
            <w:noProof/>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3BCE1021" w14:textId="14F1FF28" w:rsidR="00FD13BC" w:rsidRPr="005705E7" w:rsidRDefault="005705E7">
      <w:pPr>
        <w:spacing w:line="400" w:lineRule="exact"/>
        <w:ind w:firstLine="420"/>
        <w:rPr>
          <w:color w:val="000000" w:themeColor="text1"/>
          <w:sz w:val="24"/>
        </w:rPr>
        <w:pPrChange w:id="2234" w:author="微软用户" w:date="2017-08-19T21:43:00Z">
          <w:pPr>
            <w:spacing w:line="360" w:lineRule="auto"/>
            <w:ind w:left="420"/>
            <w:jc w:val="center"/>
          </w:pPr>
        </w:pPrChange>
      </w:pPr>
      <w:ins w:id="2235" w:author="微软用户"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2236" w:author="微软用户" w:date="2017-08-19T21:41:00Z">
        <w:r w:rsidR="003224A2">
          <w:rPr>
            <w:rFonts w:hint="eastAsia"/>
            <w:color w:val="000000" w:themeColor="text1"/>
            <w:sz w:val="24"/>
          </w:rPr>
          <w:t>在</w:t>
        </w:r>
        <w:r w:rsidR="003224A2">
          <w:rPr>
            <w:rFonts w:hint="eastAsia"/>
            <w:color w:val="000000" w:themeColor="text1"/>
            <w:sz w:val="24"/>
          </w:rPr>
          <w:t>Firefox</w:t>
        </w:r>
        <w:r w:rsidR="003224A2">
          <w:rPr>
            <w:rFonts w:hint="eastAsia"/>
            <w:color w:val="000000" w:themeColor="text1"/>
            <w:sz w:val="24"/>
          </w:rPr>
          <w:t>浏览器中输入“</w:t>
        </w:r>
        <w:r w:rsidR="003224A2" w:rsidRPr="007226B2">
          <w:rPr>
            <w:color w:val="000000" w:themeColor="text1"/>
            <w:sz w:val="24"/>
          </w:rPr>
          <w:t>about:debugging</w:t>
        </w:r>
        <w:r w:rsidR="003224A2">
          <w:rPr>
            <w:rFonts w:hint="eastAsia"/>
            <w:color w:val="000000" w:themeColor="text1"/>
            <w:sz w:val="24"/>
          </w:rPr>
          <w:t>”</w:t>
        </w:r>
        <w:r w:rsidR="003224A2" w:rsidRPr="00AC25F6">
          <w:rPr>
            <w:rFonts w:hint="eastAsia"/>
          </w:rPr>
          <w:t xml:space="preserve"> </w:t>
        </w:r>
        <w:r w:rsidR="003224A2" w:rsidRPr="00AC25F6">
          <w:rPr>
            <w:rFonts w:hint="eastAsia"/>
            <w:color w:val="000000" w:themeColor="text1"/>
            <w:sz w:val="24"/>
          </w:rPr>
          <w:t>页面</w:t>
        </w:r>
        <w:r w:rsidR="003224A2" w:rsidRPr="00AC25F6">
          <w:rPr>
            <w:rFonts w:hint="eastAsia"/>
            <w:color w:val="000000" w:themeColor="text1"/>
            <w:sz w:val="24"/>
          </w:rPr>
          <w:t xml:space="preserve">, </w:t>
        </w:r>
        <w:r w:rsidR="003224A2" w:rsidRPr="00AC25F6">
          <w:rPr>
            <w:rFonts w:hint="eastAsia"/>
            <w:color w:val="000000" w:themeColor="text1"/>
            <w:sz w:val="24"/>
          </w:rPr>
          <w:t>点击</w:t>
        </w:r>
        <w:r w:rsidR="003224A2" w:rsidRPr="00AC25F6">
          <w:rPr>
            <w:rFonts w:hint="eastAsia"/>
            <w:color w:val="000000" w:themeColor="text1"/>
            <w:sz w:val="24"/>
          </w:rPr>
          <w:t xml:space="preserve"> "</w:t>
        </w:r>
        <w:r w:rsidR="003224A2" w:rsidRPr="00AC25F6">
          <w:rPr>
            <w:rFonts w:hint="eastAsia"/>
            <w:color w:val="000000" w:themeColor="text1"/>
            <w:sz w:val="24"/>
          </w:rPr>
          <w:t>临时加载附加组件按钮</w:t>
        </w:r>
        <w:r w:rsidR="003224A2" w:rsidRPr="00AC25F6">
          <w:rPr>
            <w:rFonts w:hint="eastAsia"/>
            <w:color w:val="000000" w:themeColor="text1"/>
            <w:sz w:val="24"/>
          </w:rPr>
          <w:t xml:space="preserve">" </w:t>
        </w:r>
        <w:r w:rsidR="003224A2">
          <w:rPr>
            <w:rFonts w:hint="eastAsia"/>
            <w:color w:val="000000" w:themeColor="text1"/>
            <w:sz w:val="24"/>
          </w:rPr>
          <w:t>并选择</w:t>
        </w:r>
        <w:r w:rsidR="003224A2" w:rsidRPr="00AC25F6">
          <w:rPr>
            <w:rFonts w:hint="eastAsia"/>
            <w:color w:val="000000" w:themeColor="text1"/>
            <w:sz w:val="24"/>
          </w:rPr>
          <w:t>附加组件目录</w:t>
        </w:r>
        <w:r w:rsidR="003224A2">
          <w:rPr>
            <w:rFonts w:hint="eastAsia"/>
            <w:color w:val="000000" w:themeColor="text1"/>
            <w:sz w:val="24"/>
          </w:rPr>
          <w:t>，即选择</w:t>
        </w:r>
        <w:r w:rsidR="003224A2">
          <w:rPr>
            <w:color w:val="000000" w:themeColor="text1"/>
            <w:sz w:val="24"/>
          </w:rPr>
          <w:t>manifest.json</w:t>
        </w:r>
        <w:r w:rsidR="003224A2">
          <w:rPr>
            <w:rFonts w:hint="eastAsia"/>
            <w:color w:val="000000" w:themeColor="text1"/>
            <w:sz w:val="24"/>
          </w:rPr>
          <w:t>文件，如下图所示：</w:t>
        </w:r>
      </w:ins>
    </w:p>
    <w:p w14:paraId="09C1CA53" w14:textId="4EAEF199"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5F2D2690"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8B25D3">
        <w:rPr>
          <w:rFonts w:hint="eastAsia"/>
          <w:color w:val="000000" w:themeColor="text1"/>
          <w:sz w:val="24"/>
        </w:rPr>
        <w:t>浏览器中，从上图中</w:t>
      </w:r>
      <w:r w:rsidR="00C91E4A">
        <w:rPr>
          <w:rFonts w:hint="eastAsia"/>
          <w:color w:val="000000" w:themeColor="text1"/>
          <w:sz w:val="24"/>
        </w:rPr>
        <w:t>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2237" w:name="_Toc491202498"/>
      <w:r>
        <w:t>5.2.7</w:t>
      </w:r>
      <w:r w:rsidR="003D75FE">
        <w:t xml:space="preserve"> </w:t>
      </w:r>
      <w:r w:rsidR="00D47CD7">
        <w:t>Java SDK</w:t>
      </w:r>
      <w:bookmarkEnd w:id="2237"/>
    </w:p>
    <w:p w14:paraId="1836B835" w14:textId="58F05E9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D030B8">
        <w:rPr>
          <w:rFonts w:hint="eastAsia"/>
          <w:color w:val="000000" w:themeColor="text1"/>
          <w:sz w:val="24"/>
        </w:rPr>
        <w:t>本文</w:t>
      </w:r>
      <w:r w:rsidR="000F4B08" w:rsidRPr="00CB3D06">
        <w:rPr>
          <w:color w:val="000000" w:themeColor="text1"/>
          <w:sz w:val="24"/>
        </w:rPr>
        <w:t>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F706F4">
        <w:rPr>
          <w:rFonts w:hint="eastAsia"/>
          <w:color w:val="000000" w:themeColor="text1"/>
          <w:sz w:val="24"/>
        </w:rPr>
        <w:t>开发等，因此</w:t>
      </w:r>
      <w:r w:rsidR="001D656B" w:rsidRPr="00CB3D06">
        <w:rPr>
          <w:rFonts w:hint="eastAsia"/>
          <w:color w:val="000000" w:themeColor="text1"/>
          <w:sz w:val="24"/>
        </w:rPr>
        <w:t>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3D05BAC3"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lastRenderedPageBreak/>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lastRenderedPageBreak/>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5F26258" w:rsidR="00D87ABD" w:rsidRPr="00E64471" w:rsidRDefault="00C17141" w:rsidP="00654745">
      <w:pPr>
        <w:spacing w:line="400" w:lineRule="exact"/>
        <w:rPr>
          <w:color w:val="000000" w:themeColor="text1"/>
          <w:sz w:val="24"/>
        </w:rPr>
      </w:pPr>
      <w:r>
        <w:tab/>
      </w:r>
      <w:r w:rsidR="001E074E" w:rsidRPr="00917FF9">
        <w:rPr>
          <w:color w:val="000000" w:themeColor="text1"/>
          <w:sz w:val="24"/>
        </w:rPr>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917FF9">
        <w:rPr>
          <w:color w:val="000000" w:themeColor="text1"/>
          <w:sz w:val="24"/>
        </w:rPr>
        <w:t>开发人员集成</w:t>
      </w:r>
      <w:r w:rsidR="00917FF9">
        <w:rPr>
          <w:rFonts w:hint="eastAsia"/>
          <w:color w:val="000000" w:themeColor="text1"/>
          <w:sz w:val="24"/>
        </w:rPr>
        <w:t>本文所优化</w:t>
      </w:r>
      <w:r w:rsidR="005D1EBC">
        <w:rPr>
          <w:rFonts w:hint="eastAsia"/>
          <w:color w:val="000000" w:themeColor="text1"/>
          <w:sz w:val="24"/>
        </w:rPr>
        <w:t>的</w:t>
      </w:r>
      <w:r w:rsidR="001E074E">
        <w:rPr>
          <w:color w:val="000000" w:themeColor="text1"/>
          <w:sz w:val="24"/>
        </w:rPr>
        <w:t>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w:t>
      </w:r>
      <w:r w:rsidR="00063903">
        <w:rPr>
          <w:rFonts w:hint="eastAsia"/>
          <w:color w:val="000000" w:themeColor="text1"/>
          <w:sz w:val="24"/>
        </w:rPr>
        <w:lastRenderedPageBreak/>
        <w:t>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rPr>
      </w:pPr>
      <w:bookmarkStart w:id="2238" w:name="_Toc491202499"/>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2239" w:author="JY0225" w:date="2017-08-14T12:53:00Z">
        <w:r w:rsidR="003F4529">
          <w:rPr>
            <w:rFonts w:ascii="Times New Roman" w:hAnsi="Times New Roman" w:cs="Times New Roman"/>
          </w:rPr>
          <w:t>优化</w:t>
        </w:r>
      </w:ins>
      <w:r>
        <w:rPr>
          <w:rFonts w:ascii="Times New Roman" w:hAnsi="Times New Roman" w:cs="Times New Roman"/>
        </w:rPr>
        <w:t>系统</w:t>
      </w:r>
      <w:del w:id="2240"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2238"/>
      <w:del w:id="2241"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21"/>
        <w:spacing w:line="240" w:lineRule="auto"/>
        <w:pPrChange w:id="2242" w:author="微软用户" w:date="2017-08-18T22:53:00Z">
          <w:pPr>
            <w:pStyle w:val="21"/>
          </w:pPr>
        </w:pPrChange>
      </w:pPr>
      <w:bookmarkStart w:id="2243" w:name="_Toc491202500"/>
      <w:r>
        <w:t>6.1</w:t>
      </w:r>
      <w:r w:rsidR="00D83C84" w:rsidRPr="00B87EE1">
        <w:t xml:space="preserve"> </w:t>
      </w:r>
      <w:r w:rsidR="00106816">
        <w:t>测试环境部署</w:t>
      </w:r>
      <w:bookmarkEnd w:id="2243"/>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pPr>
        <w:pStyle w:val="21"/>
        <w:spacing w:line="240" w:lineRule="auto"/>
        <w:pPrChange w:id="2244" w:author="微软用户" w:date="2017-08-18T22:53:00Z">
          <w:pPr>
            <w:pStyle w:val="21"/>
          </w:pPr>
        </w:pPrChange>
      </w:pPr>
      <w:bookmarkStart w:id="2245" w:name="_Toc491202501"/>
      <w:r>
        <w:t>6.2</w:t>
      </w:r>
      <w:r w:rsidR="00BB18EA" w:rsidRPr="00B87EE1">
        <w:t xml:space="preserve"> </w:t>
      </w:r>
      <w:r w:rsidR="00BB18EA">
        <w:t>测试</w:t>
      </w:r>
      <w:r w:rsidR="006977AF">
        <w:rPr>
          <w:rFonts w:hint="eastAsia"/>
        </w:rPr>
        <w:t>目标</w:t>
      </w:r>
      <w:bookmarkEnd w:id="2245"/>
    </w:p>
    <w:p w14:paraId="48DB7B15" w14:textId="23E15B2C"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0E4D98">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429795C8" w:rsidR="00F84057" w:rsidRDefault="00F84057">
      <w:pPr>
        <w:pStyle w:val="21"/>
        <w:spacing w:line="240" w:lineRule="auto"/>
        <w:pPrChange w:id="2246" w:author="微软用户" w:date="2017-08-18T22:53:00Z">
          <w:pPr>
            <w:pStyle w:val="21"/>
          </w:pPr>
        </w:pPrChange>
      </w:pPr>
      <w:bookmarkStart w:id="2247" w:name="_Toc491202502"/>
      <w:r>
        <w:lastRenderedPageBreak/>
        <w:t>6</w:t>
      </w:r>
      <w:r w:rsidR="0012527B">
        <w:t>.3</w:t>
      </w:r>
      <w:r w:rsidRPr="00B87EE1">
        <w:t xml:space="preserve"> </w:t>
      </w:r>
      <w:r w:rsidR="000D76F1">
        <w:t>功能测试</w:t>
      </w:r>
      <w:bookmarkEnd w:id="2247"/>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31"/>
      </w:pPr>
      <w:bookmarkStart w:id="2248" w:name="_Toc491202503"/>
      <w:r>
        <w:t>6.3</w:t>
      </w:r>
      <w:r w:rsidR="00753384">
        <w:t>.1</w:t>
      </w:r>
      <w:r w:rsidR="0050572F" w:rsidRPr="006637A1">
        <w:t xml:space="preserve"> </w:t>
      </w:r>
      <w:r w:rsidR="00CE1794">
        <w:rPr>
          <w:rFonts w:hint="eastAsia"/>
        </w:rPr>
        <w:t>持久会话管理功能测试</w:t>
      </w:r>
      <w:bookmarkEnd w:id="2248"/>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2249" w:name="_Toc491202504"/>
      <w:r>
        <w:t>6.3</w:t>
      </w:r>
      <w:r w:rsidR="00CE1794">
        <w:t>.2</w:t>
      </w:r>
      <w:r w:rsidR="00CE1794" w:rsidRPr="006637A1">
        <w:t xml:space="preserve"> </w:t>
      </w:r>
      <w:r w:rsidR="00CE1794">
        <w:rPr>
          <w:rFonts w:hint="eastAsia"/>
        </w:rPr>
        <w:t>大文件上传功能测试</w:t>
      </w:r>
      <w:bookmarkEnd w:id="2249"/>
    </w:p>
    <w:p w14:paraId="1D5D8FA9" w14:textId="61EC1D4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w:t>
      </w:r>
      <w:r w:rsidR="007C7124" w:rsidRPr="007C7124">
        <w:rPr>
          <w:rFonts w:hint="eastAsia"/>
          <w:color w:val="000000" w:themeColor="text1"/>
          <w:sz w:val="24"/>
        </w:rPr>
        <w:lastRenderedPageBreak/>
        <w:t>免数据重传。</w:t>
      </w:r>
      <w:r w:rsidR="000F6E74">
        <w:rPr>
          <w:rFonts w:hint="eastAsia"/>
          <w:color w:val="000000" w:themeColor="text1"/>
          <w:sz w:val="24"/>
        </w:rPr>
        <w:t>测试中，</w:t>
      </w:r>
      <w:r w:rsidR="004F1FD7">
        <w:rPr>
          <w:rFonts w:hint="eastAsia"/>
          <w:color w:val="000000" w:themeColor="text1"/>
          <w:sz w:val="24"/>
        </w:rPr>
        <w:t>本文</w:t>
      </w:r>
      <w:r w:rsidR="00D86C9A">
        <w:rPr>
          <w:rFonts w:hint="eastAsia"/>
          <w:color w:val="000000" w:themeColor="text1"/>
          <w:sz w:val="24"/>
        </w:rPr>
        <w:t>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1F086A50" w:rsidR="00B92CE0" w:rsidRPr="007C7124" w:rsidRDefault="004F1FD7" w:rsidP="00C0634B">
      <w:pPr>
        <w:spacing w:line="400" w:lineRule="exact"/>
        <w:ind w:firstLine="418"/>
        <w:rPr>
          <w:color w:val="000000" w:themeColor="text1"/>
          <w:sz w:val="24"/>
        </w:rPr>
      </w:pPr>
      <w:r>
        <w:rPr>
          <w:color w:val="000000" w:themeColor="text1"/>
          <w:sz w:val="24"/>
        </w:rPr>
        <w:t>从测试结果图中输出的日志文件</w:t>
      </w:r>
      <w:r w:rsidR="00E52BD2">
        <w:rPr>
          <w:color w:val="000000" w:themeColor="text1"/>
          <w:sz w:val="24"/>
        </w:rPr>
        <w:t>可以看出</w:t>
      </w:r>
      <w:r w:rsidR="00E52BD2">
        <w:rPr>
          <w:rFonts w:hint="eastAsia"/>
          <w:color w:val="000000" w:themeColor="text1"/>
          <w:sz w:val="24"/>
        </w:rPr>
        <w:t>，</w:t>
      </w:r>
      <w:r w:rsidR="00E52BD2">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sidR="00E52BD2">
        <w:rPr>
          <w:rFonts w:hint="eastAsia"/>
          <w:color w:val="000000" w:themeColor="text1"/>
          <w:sz w:val="24"/>
        </w:rPr>
        <w:t>按用户</w:t>
      </w:r>
      <w:r w:rsidR="00E52BD2">
        <w:rPr>
          <w:rFonts w:hint="eastAsia"/>
          <w:color w:val="000000" w:themeColor="text1"/>
          <w:sz w:val="24"/>
        </w:rPr>
        <w:t>id</w:t>
      </w:r>
      <w:r w:rsidR="00E52BD2">
        <w:rPr>
          <w:rFonts w:hint="eastAsia"/>
          <w:color w:val="000000" w:themeColor="text1"/>
          <w:sz w:val="24"/>
        </w:rPr>
        <w:t>信息及时间信息被分成大小相等的</w:t>
      </w:r>
      <w:r w:rsidR="006B64DD">
        <w:rPr>
          <w:rFonts w:hint="eastAsia"/>
          <w:color w:val="000000" w:themeColor="text1"/>
          <w:sz w:val="24"/>
        </w:rPr>
        <w:t>4</w:t>
      </w:r>
      <w:r w:rsidR="00E52BD2" w:rsidRPr="006B64DD">
        <w:rPr>
          <w:rFonts w:hint="eastAsia"/>
          <w:color w:val="000000" w:themeColor="text1"/>
          <w:sz w:val="24"/>
        </w:rPr>
        <w:t>个</w:t>
      </w:r>
      <w:r w:rsidR="00E52BD2">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w:t>
      </w:r>
      <w:r w:rsidR="00B92856">
        <w:rPr>
          <w:rFonts w:hint="eastAsia"/>
          <w:color w:val="000000" w:themeColor="text1"/>
          <w:sz w:val="24"/>
        </w:rPr>
        <w:t>件的查询</w:t>
      </w:r>
      <w:r w:rsidR="00B93137">
        <w:rPr>
          <w:rFonts w:hint="eastAsia"/>
          <w:color w:val="000000" w:themeColor="text1"/>
          <w:sz w:val="24"/>
        </w:rPr>
        <w:t>可以看到，文件块被合并成了一个完成的文件。</w:t>
      </w:r>
    </w:p>
    <w:p w14:paraId="24EA08CC" w14:textId="77777777" w:rsidR="00354CEB" w:rsidRDefault="00354CEB" w:rsidP="00354CEB">
      <w:pPr>
        <w:pStyle w:val="31"/>
      </w:pPr>
      <w:bookmarkStart w:id="2250" w:name="_Toc491202505"/>
      <w:r>
        <w:t>6.</w:t>
      </w:r>
      <w:r w:rsidR="00C60938">
        <w:t>3</w:t>
      </w:r>
      <w:r w:rsidR="00220E76">
        <w:t>.3</w:t>
      </w:r>
      <w:r w:rsidRPr="006637A1">
        <w:t xml:space="preserve"> </w:t>
      </w:r>
      <w:r w:rsidR="003A3099">
        <w:rPr>
          <w:rFonts w:hint="eastAsia"/>
        </w:rPr>
        <w:t>本地缓存</w:t>
      </w:r>
      <w:r>
        <w:rPr>
          <w:rFonts w:hint="eastAsia"/>
        </w:rPr>
        <w:t>功能测试</w:t>
      </w:r>
      <w:bookmarkEnd w:id="2250"/>
    </w:p>
    <w:p w14:paraId="416035C1" w14:textId="2EECB796"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在云端的数据信息，实现了针对单一用户的“秒传”功能。</w:t>
      </w:r>
      <w:r w:rsidR="00DB05E2">
        <w:rPr>
          <w:rFonts w:hint="eastAsia"/>
          <w:color w:val="000000" w:themeColor="text1"/>
          <w:sz w:val="24"/>
        </w:rPr>
        <w:t>测试中，本文</w:t>
      </w:r>
      <w:r w:rsidR="00364083">
        <w:rPr>
          <w:rFonts w:hint="eastAsia"/>
          <w:color w:val="000000" w:themeColor="text1"/>
          <w:sz w:val="24"/>
        </w:rPr>
        <w:t>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2B3B44DD" w:rsidR="002B2FA0" w:rsidRDefault="00002FD4" w:rsidP="00442A43">
      <w:pPr>
        <w:spacing w:line="400" w:lineRule="exact"/>
        <w:ind w:firstLine="418"/>
        <w:rPr>
          <w:color w:val="000000" w:themeColor="text1"/>
          <w:sz w:val="24"/>
        </w:rPr>
      </w:pPr>
      <w:r>
        <w:rPr>
          <w:color w:val="000000" w:themeColor="text1"/>
          <w:sz w:val="24"/>
        </w:rPr>
        <w:t>从测试结果图中输出的日志文件</w:t>
      </w:r>
      <w:r w:rsidR="002B2FA0">
        <w:rPr>
          <w:color w:val="000000" w:themeColor="text1"/>
          <w:sz w:val="24"/>
        </w:rPr>
        <w:t>可以看出</w:t>
      </w:r>
      <w:r w:rsidR="002B2FA0">
        <w:rPr>
          <w:rFonts w:hint="eastAsia"/>
          <w:color w:val="000000" w:themeColor="text1"/>
          <w:sz w:val="24"/>
        </w:rPr>
        <w:t>，</w:t>
      </w:r>
      <w:r w:rsidR="002B2FA0">
        <w:rPr>
          <w:color w:val="000000" w:themeColor="text1"/>
          <w:sz w:val="24"/>
        </w:rPr>
        <w:t>第一次下载文件时</w:t>
      </w:r>
      <w:r w:rsidR="002B2FA0">
        <w:rPr>
          <w:rFonts w:hint="eastAsia"/>
          <w:color w:val="000000" w:themeColor="text1"/>
          <w:sz w:val="24"/>
        </w:rPr>
        <w:t>，</w:t>
      </w:r>
      <w:r w:rsidR="002B2FA0">
        <w:rPr>
          <w:color w:val="000000" w:themeColor="text1"/>
          <w:sz w:val="24"/>
        </w:rPr>
        <w:t>正常调用了下载文件接口</w:t>
      </w:r>
      <w:r w:rsidR="002B2FA0">
        <w:rPr>
          <w:rFonts w:hint="eastAsia"/>
          <w:color w:val="000000" w:themeColor="text1"/>
          <w:sz w:val="24"/>
        </w:rPr>
        <w:t>，</w:t>
      </w:r>
      <w:r w:rsidR="002B2FA0">
        <w:rPr>
          <w:color w:val="000000" w:themeColor="text1"/>
          <w:sz w:val="24"/>
        </w:rPr>
        <w:t>并将文件保存到了下载路径</w:t>
      </w:r>
      <w:r w:rsidR="002B2FA0">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lastRenderedPageBreak/>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4810FEA" w:rsidR="00810E3C" w:rsidRPr="00607CBD" w:rsidRDefault="00B302B9" w:rsidP="000B2F4D">
      <w:pPr>
        <w:spacing w:line="400" w:lineRule="exact"/>
        <w:ind w:firstLine="420"/>
        <w:rPr>
          <w:color w:val="000000" w:themeColor="text1"/>
          <w:sz w:val="24"/>
        </w:rPr>
      </w:pPr>
      <w:r>
        <w:rPr>
          <w:color w:val="000000" w:themeColor="text1"/>
          <w:sz w:val="24"/>
        </w:rPr>
        <w:t>从测试结果图中输出的日志文件</w:t>
      </w:r>
      <w:r w:rsidR="00C11BE7">
        <w:rPr>
          <w:color w:val="000000" w:themeColor="text1"/>
          <w:sz w:val="24"/>
        </w:rPr>
        <w:t>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276E788D" w:rsidR="00CE1794" w:rsidRDefault="0043710A" w:rsidP="00B857FC">
      <w:pPr>
        <w:pStyle w:val="31"/>
      </w:pPr>
      <w:bookmarkStart w:id="2251" w:name="_Toc491202506"/>
      <w:r>
        <w:t>6.3</w:t>
      </w:r>
      <w:r w:rsidR="00B857FC">
        <w:t>.</w:t>
      </w:r>
      <w:ins w:id="2252" w:author="微软用户" w:date="2017-08-18T23:01:00Z">
        <w:r w:rsidR="009C4718">
          <w:t>4</w:t>
        </w:r>
      </w:ins>
      <w:del w:id="2253" w:author="微软用户"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2251"/>
    </w:p>
    <w:p w14:paraId="6E36E0FE" w14:textId="3F9664B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497FBB">
        <w:rPr>
          <w:rFonts w:hint="eastAsia"/>
          <w:color w:val="000000" w:themeColor="text1"/>
          <w:sz w:val="24"/>
        </w:rPr>
        <w:t>本文</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w:t>
      </w:r>
      <w:r w:rsidR="0000407A" w:rsidRPr="0000407A">
        <w:rPr>
          <w:rFonts w:hint="eastAsia"/>
          <w:color w:val="000000" w:themeColor="text1"/>
          <w:sz w:val="24"/>
        </w:rPr>
        <w:lastRenderedPageBreak/>
        <w:t>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C6295D">
        <w:rPr>
          <w:rFonts w:hint="eastAsia"/>
          <w:color w:val="000000" w:themeColor="text1"/>
          <w:sz w:val="24"/>
        </w:rPr>
        <w:t>来集成本文优化的</w:t>
      </w:r>
      <w:r w:rsidR="0000407A" w:rsidRPr="0000407A">
        <w:rPr>
          <w:rFonts w:hint="eastAsia"/>
          <w:color w:val="000000" w:themeColor="text1"/>
          <w:sz w:val="24"/>
        </w:rPr>
        <w:t>云</w:t>
      </w:r>
      <w:r w:rsidR="00476838">
        <w:rPr>
          <w:rFonts w:hint="eastAsia"/>
          <w:color w:val="000000" w:themeColor="text1"/>
          <w:sz w:val="24"/>
        </w:rPr>
        <w:t>备份</w:t>
      </w:r>
      <w:r w:rsidR="0000407A" w:rsidRPr="0000407A">
        <w:rPr>
          <w:rFonts w:hint="eastAsia"/>
          <w:color w:val="000000" w:themeColor="text1"/>
          <w:sz w:val="24"/>
        </w:rPr>
        <w:t>服务。</w:t>
      </w:r>
      <w:r w:rsidR="005B076F">
        <w:rPr>
          <w:rFonts w:hint="eastAsia"/>
          <w:color w:val="000000" w:themeColor="text1"/>
          <w:sz w:val="24"/>
        </w:rPr>
        <w:t>测试中，本文</w:t>
      </w:r>
      <w:r w:rsidR="00B70482">
        <w:rPr>
          <w:rFonts w:hint="eastAsia"/>
          <w:color w:val="000000" w:themeColor="text1"/>
          <w:sz w:val="24"/>
        </w:rPr>
        <w:t>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412750"/>
                    </a:xfrm>
                    <a:prstGeom prst="rect">
                      <a:avLst/>
                    </a:prstGeom>
                  </pic:spPr>
                </pic:pic>
              </a:graphicData>
            </a:graphic>
          </wp:inline>
        </w:drawing>
      </w:r>
    </w:p>
    <w:p w14:paraId="648DCBB0" w14:textId="49D52165"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lastRenderedPageBreak/>
        <w:t>图</w:t>
      </w:r>
      <w:r w:rsidR="00E86A68">
        <w:rPr>
          <w:color w:val="000000" w:themeColor="text1"/>
          <w:sz w:val="24"/>
        </w:rPr>
        <w:t>6-6</w:t>
      </w:r>
      <w:r>
        <w:rPr>
          <w:color w:val="000000" w:themeColor="text1"/>
          <w:sz w:val="24"/>
        </w:rPr>
        <w:t xml:space="preserve">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44757815"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0E4D98">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pPr>
        <w:pStyle w:val="21"/>
        <w:spacing w:line="240" w:lineRule="auto"/>
        <w:pPrChange w:id="2254" w:author="微软用户" w:date="2017-08-18T22:54:00Z">
          <w:pPr>
            <w:pStyle w:val="21"/>
          </w:pPr>
        </w:pPrChange>
      </w:pPr>
      <w:bookmarkStart w:id="2255" w:name="_Toc491202507"/>
      <w:r>
        <w:t>6.4</w:t>
      </w:r>
      <w:r w:rsidR="0055000A" w:rsidRPr="00B87EE1">
        <w:t xml:space="preserve"> </w:t>
      </w:r>
      <w:r w:rsidR="0055000A">
        <w:t>性能</w:t>
      </w:r>
      <w:r w:rsidR="007462AC">
        <w:t>分析</w:t>
      </w:r>
      <w:bookmarkEnd w:id="2255"/>
    </w:p>
    <w:p w14:paraId="43B22CB3" w14:textId="77777777" w:rsidR="00860818" w:rsidRDefault="00860818" w:rsidP="006263CF">
      <w:pPr>
        <w:pStyle w:val="31"/>
      </w:pPr>
      <w:bookmarkStart w:id="2256" w:name="_Toc491202508"/>
      <w:r>
        <w:t>6.4.1</w:t>
      </w:r>
      <w:r>
        <w:t>安全性分析</w:t>
      </w:r>
      <w:bookmarkEnd w:id="2256"/>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BBDAA91"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FE34E9">
        <w:rPr>
          <w:rFonts w:ascii="Times New Roman" w:hAnsi="Times New Roman" w:cs="Times New Roman" w:hint="eastAsia"/>
          <w:spacing w:val="10"/>
          <w:kern w:val="0"/>
          <w:sz w:val="24"/>
          <w:szCs w:val="20"/>
        </w:rPr>
        <w:t>在数据库中用户会话信息不被窃取，</w:t>
      </w:r>
      <w:r w:rsidR="00E26DDC">
        <w:rPr>
          <w:rFonts w:ascii="Times New Roman" w:hAnsi="Times New Roman" w:cs="Times New Roman" w:hint="eastAsia"/>
          <w:spacing w:val="10"/>
          <w:kern w:val="0"/>
          <w:sz w:val="24"/>
          <w:szCs w:val="20"/>
        </w:rPr>
        <w:t>优化后的中间件系统</w:t>
      </w:r>
      <w:r w:rsidR="007D25D5">
        <w:rPr>
          <w:rFonts w:ascii="Times New Roman" w:hAnsi="Times New Roman" w:cs="Times New Roman" w:hint="eastAsia"/>
          <w:spacing w:val="10"/>
          <w:kern w:val="0"/>
          <w:sz w:val="24"/>
          <w:szCs w:val="20"/>
        </w:rPr>
        <w:t>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5419CB8E"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3C0E01">
        <w:rPr>
          <w:color w:val="000000" w:themeColor="text1"/>
          <w:sz w:val="24"/>
        </w:rPr>
        <w:t>因此</w:t>
      </w:r>
      <w:r w:rsidR="00893BF5">
        <w:rPr>
          <w:color w:val="000000" w:themeColor="text1"/>
          <w:sz w:val="24"/>
        </w:rPr>
        <w:t>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0E4D98">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lastRenderedPageBreak/>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8041413"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0E4D98">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ins w:id="2257" w:author="JY0225" w:date="2017-08-22T19:51:00Z">
        <w:r w:rsidR="000E4D98">
          <w:rPr>
            <w:color w:val="000000" w:themeColor="text1"/>
            <w:vertAlign w:val="superscript"/>
          </w:rPr>
          <w:t>[1]</w:t>
        </w:r>
      </w:ins>
      <w:del w:id="2258" w:author="JY0225" w:date="2017-08-22T19:51:00Z">
        <w:r w:rsidR="00F518C7" w:rsidDel="000E4D98">
          <w:rPr>
            <w:color w:val="000000" w:themeColor="text1"/>
            <w:vertAlign w:val="superscript"/>
          </w:rPr>
          <w:delText>[41]</w:delText>
        </w:r>
      </w:del>
      <w:r w:rsidR="007C7265">
        <w:rPr>
          <w:color w:val="000000" w:themeColor="text1"/>
          <w:vertAlign w:val="superscript"/>
        </w:rPr>
        <w:fldChar w:fldCharType="end"/>
      </w:r>
      <w:r w:rsidR="00F01704">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2259" w:name="_Toc491202509"/>
      <w:r>
        <w:t>6.4</w:t>
      </w:r>
      <w:r w:rsidR="004A0C1E">
        <w:t>.2</w:t>
      </w:r>
      <w:r w:rsidR="00FB279D">
        <w:t>稳定</w:t>
      </w:r>
      <w:r>
        <w:t>性分析</w:t>
      </w:r>
      <w:bookmarkEnd w:id="2259"/>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0C66F9F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w:t>
      </w:r>
      <w:r w:rsidR="00B300C7">
        <w:rPr>
          <w:rFonts w:ascii="Times New Roman" w:hAnsi="Times New Roman" w:cs="Times New Roman" w:hint="eastAsia"/>
          <w:sz w:val="24"/>
        </w:rPr>
        <w:lastRenderedPageBreak/>
        <w:t>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9B6053">
        <w:rPr>
          <w:rFonts w:ascii="Times New Roman" w:hAnsi="Times New Roman" w:cs="Times New Roman" w:hint="eastAsia"/>
          <w:sz w:val="24"/>
        </w:rPr>
        <w:t>此外，</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0007407B" w:rsidR="00110C35" w:rsidRDefault="005F4657">
      <w:pPr>
        <w:pStyle w:val="21"/>
        <w:spacing w:line="240" w:lineRule="auto"/>
        <w:pPrChange w:id="2260" w:author="微软用户" w:date="2017-08-18T22:55:00Z">
          <w:pPr>
            <w:pStyle w:val="21"/>
          </w:pPr>
        </w:pPrChange>
      </w:pPr>
      <w:bookmarkStart w:id="2261" w:name="_Toc491202510"/>
      <w:r>
        <w:t>6.5</w:t>
      </w:r>
      <w:r w:rsidR="00110C35" w:rsidRPr="00B87EE1">
        <w:t xml:space="preserve"> </w:t>
      </w:r>
      <w:ins w:id="2262" w:author="JY0225" w:date="2017-08-14T12:54:00Z">
        <w:r w:rsidR="003F4529">
          <w:rPr>
            <w:rFonts w:hint="eastAsia"/>
          </w:rPr>
          <w:t>功能和性能</w:t>
        </w:r>
      </w:ins>
      <w:r w:rsidR="00AA17F8">
        <w:t>对比</w:t>
      </w:r>
      <w:ins w:id="2263" w:author="JY0225" w:date="2017-08-14T12:54:00Z">
        <w:r w:rsidR="003F4529">
          <w:rPr>
            <w:rFonts w:hint="eastAsia"/>
          </w:rPr>
          <w:t>测试</w:t>
        </w:r>
      </w:ins>
      <w:bookmarkEnd w:id="2261"/>
      <w:del w:id="2264"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2265" w:name="_Toc491202511"/>
      <w:r>
        <w:t>6.5</w:t>
      </w:r>
      <w:r w:rsidR="006707F9">
        <w:t>.1</w:t>
      </w:r>
      <w:r w:rsidR="00367089">
        <w:rPr>
          <w:rFonts w:hint="eastAsia"/>
        </w:rPr>
        <w:t>原</w:t>
      </w:r>
      <w:r w:rsidR="00367089">
        <w:t>中间系统对比</w:t>
      </w:r>
      <w:r w:rsidR="006707F9">
        <w:t>分析</w:t>
      </w:r>
      <w:bookmarkEnd w:id="2265"/>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Default="00F51036" w:rsidP="00F51036">
      <w:pPr>
        <w:spacing w:line="400" w:lineRule="exact"/>
        <w:ind w:firstLine="420"/>
        <w:rPr>
          <w:color w:val="000000" w:themeColor="text1"/>
          <w:sz w:val="24"/>
        </w:rPr>
      </w:pPr>
      <w:r>
        <w:rPr>
          <w:rFonts w:hint="eastAsia"/>
          <w:color w:val="000000" w:themeColor="text1"/>
          <w:sz w:val="24"/>
        </w:rPr>
        <w:t>表</w:t>
      </w:r>
      <w:r>
        <w:rPr>
          <w:rFonts w:hint="eastAsia"/>
          <w:color w:val="000000" w:themeColor="text1"/>
          <w:sz w:val="24"/>
        </w:rPr>
        <w:t>6-7</w:t>
      </w:r>
      <w:r>
        <w:rPr>
          <w:rFonts w:hint="eastAsia"/>
          <w:color w:val="000000" w:themeColor="text1"/>
          <w:sz w:val="24"/>
        </w:rPr>
        <w:t>展示了</w:t>
      </w:r>
      <w:r w:rsidR="00147E9E">
        <w:rPr>
          <w:rFonts w:hint="eastAsia"/>
          <w:color w:val="000000" w:themeColor="text1"/>
          <w:sz w:val="24"/>
        </w:rPr>
        <w:t>原</w:t>
      </w:r>
      <w:r>
        <w:rPr>
          <w:rFonts w:hint="eastAsia"/>
          <w:color w:val="000000" w:themeColor="text1"/>
          <w:sz w:val="24"/>
        </w:rPr>
        <w:t>有的中间件系统与优化后的中间件系统</w:t>
      </w:r>
      <w:r w:rsidR="00147E9E">
        <w:rPr>
          <w:rFonts w:hint="eastAsia"/>
          <w:color w:val="000000" w:themeColor="text1"/>
          <w:sz w:val="24"/>
        </w:rPr>
        <w:t>在安全性上</w:t>
      </w:r>
      <w:r>
        <w:rPr>
          <w:rFonts w:hint="eastAsia"/>
          <w:color w:val="000000" w:themeColor="text1"/>
          <w:sz w:val="24"/>
        </w:rPr>
        <w:t>的对比结果。</w:t>
      </w:r>
      <w:r w:rsidR="00147E9E">
        <w:rPr>
          <w:rFonts w:hint="eastAsia"/>
          <w:color w:val="000000" w:themeColor="text1"/>
          <w:sz w:val="24"/>
        </w:rPr>
        <w:t>原</w:t>
      </w:r>
      <w:r>
        <w:rPr>
          <w:rFonts w:hint="eastAsia"/>
          <w:color w:val="000000" w:themeColor="text1"/>
          <w:sz w:val="24"/>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pPr>
        <w:jc w:val="center"/>
        <w:rPr>
          <w:color w:val="000000" w:themeColor="text1"/>
          <w:sz w:val="24"/>
        </w:rPr>
        <w:pPrChange w:id="2266" w:author="微软用户" w:date="2017-08-19T21:46:00Z">
          <w:pPr/>
        </w:pPrChange>
      </w:pPr>
      <w:r>
        <w:rPr>
          <w:rFonts w:hint="eastAsia"/>
          <w:noProof/>
        </w:rPr>
        <w:drawing>
          <wp:inline distT="0" distB="0" distL="0" distR="0" wp14:anchorId="0AFA14F5" wp14:editId="3F4C59D4">
            <wp:extent cx="4774019" cy="1922780"/>
            <wp:effectExtent l="0" t="0" r="7620" b="127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EFE55C1" w14:textId="31041AF7" w:rsidR="006E3188" w:rsidRPr="00F51036" w:rsidRDefault="006E3188">
      <w:pPr>
        <w:spacing w:line="400" w:lineRule="exact"/>
        <w:jc w:val="center"/>
        <w:rPr>
          <w:color w:val="000000" w:themeColor="text1"/>
          <w:sz w:val="24"/>
        </w:rPr>
        <w:pPrChange w:id="2267" w:author="微软用户" w:date="2017-08-19T21:46:00Z">
          <w:pPr>
            <w:jc w:val="center"/>
          </w:pPr>
        </w:pPrChange>
      </w:pPr>
      <w:r w:rsidRPr="00773488">
        <w:rPr>
          <w:rFonts w:hint="eastAsia"/>
          <w:color w:val="000000" w:themeColor="text1"/>
          <w:sz w:val="24"/>
        </w:rPr>
        <w:t>图</w:t>
      </w:r>
      <w:r>
        <w:rPr>
          <w:color w:val="000000" w:themeColor="text1"/>
          <w:sz w:val="24"/>
        </w:rPr>
        <w:t xml:space="preserve">6-7 </w:t>
      </w:r>
      <w:r>
        <w:rPr>
          <w:rFonts w:hint="eastAsia"/>
          <w:color w:val="000000" w:themeColor="text1"/>
          <w:sz w:val="24"/>
        </w:rPr>
        <w:t>“秒传”功能传输速率图</w:t>
      </w:r>
    </w:p>
    <w:p w14:paraId="6BCD2B05" w14:textId="68F096C2" w:rsidR="00747305" w:rsidRDefault="00747305" w:rsidP="0069323C">
      <w:pPr>
        <w:spacing w:line="400" w:lineRule="exact"/>
        <w:rPr>
          <w:color w:val="000000" w:themeColor="text1"/>
          <w:sz w:val="24"/>
        </w:rPr>
      </w:pPr>
      <w:r>
        <w:rPr>
          <w:color w:val="000000" w:themeColor="text1"/>
          <w:sz w:val="24"/>
        </w:rPr>
        <w:lastRenderedPageBreak/>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B51386">
        <w:rPr>
          <w:rFonts w:hint="eastAsia"/>
          <w:color w:val="000000" w:themeColor="text1"/>
          <w:sz w:val="24"/>
        </w:rPr>
        <w:t>优化后的中间件系统对网络状况、代码</w:t>
      </w:r>
      <w:r w:rsidR="00C945BC">
        <w:rPr>
          <w:rFonts w:hint="eastAsia"/>
          <w:color w:val="000000" w:themeColor="text1"/>
          <w:sz w:val="24"/>
        </w:rPr>
        <w:t>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能够在遇到网络异常后断点续传</w:t>
      </w:r>
      <w:r w:rsidR="00B454B9">
        <w:rPr>
          <w:rFonts w:hint="eastAsia"/>
          <w:color w:val="000000" w:themeColor="text1"/>
          <w:sz w:val="24"/>
        </w:rPr>
        <w:t>，</w:t>
      </w:r>
      <w:r w:rsidR="00040CDD">
        <w:rPr>
          <w:rFonts w:hint="eastAsia"/>
          <w:color w:val="000000" w:themeColor="text1"/>
          <w:sz w:val="24"/>
        </w:rPr>
        <w:t>图</w:t>
      </w:r>
      <w:r w:rsidR="00040CDD">
        <w:rPr>
          <w:rFonts w:hint="eastAsia"/>
          <w:color w:val="000000" w:themeColor="text1"/>
          <w:sz w:val="24"/>
        </w:rPr>
        <w:t>6-7</w:t>
      </w:r>
      <w:r w:rsidR="00B454B9">
        <w:rPr>
          <w:rFonts w:hint="eastAsia"/>
          <w:color w:val="000000" w:themeColor="text1"/>
          <w:sz w:val="24"/>
        </w:rPr>
        <w:t>展示了“秒传”功能的传输效率</w:t>
      </w:r>
      <w:r w:rsidR="001573F3">
        <w:rPr>
          <w:rFonts w:hint="eastAsia"/>
          <w:color w:val="000000" w:themeColor="text1"/>
          <w:sz w:val="24"/>
        </w:rPr>
        <w:t>，此外</w:t>
      </w:r>
      <w:r w:rsidR="00395786">
        <w:rPr>
          <w:rFonts w:hint="eastAsia"/>
          <w:color w:val="000000" w:themeColor="text1"/>
          <w:sz w:val="24"/>
        </w:rPr>
        <w:t>中间件系统出现异常后用户请求不会丢失、提供更多的异常处理机制。</w:t>
      </w:r>
    </w:p>
    <w:p w14:paraId="0E7CF019" w14:textId="65CE563A" w:rsidR="003644D1" w:rsidRPr="00E72D4E" w:rsidRDefault="00E72D4E" w:rsidP="00E72D4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Pr>
          <w:rFonts w:hint="eastAsia"/>
          <w:color w:val="000000" w:themeColor="text1"/>
          <w:sz w:val="24"/>
        </w:rPr>
        <w:t>与原中间件系统功能模块对比分析表</w:t>
      </w:r>
    </w:p>
    <w:tbl>
      <w:tblPr>
        <w:tblStyle w:val="ae"/>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31"/>
      </w:pPr>
      <w:bookmarkStart w:id="2268" w:name="_Toc491202512"/>
      <w:r>
        <w:t>6.5</w:t>
      </w:r>
      <w:r w:rsidR="00A21524">
        <w:t>.</w:t>
      </w:r>
      <w:ins w:id="2269" w:author="微软用户" w:date="2017-08-18T23:01:00Z">
        <w:r w:rsidR="0054071C">
          <w:t>2</w:t>
        </w:r>
      </w:ins>
      <w:del w:id="2270" w:author="微软用户" w:date="2017-08-18T23:01:00Z">
        <w:r w:rsidR="00A21524" w:rsidDel="0054071C">
          <w:delText>1</w:delText>
        </w:r>
      </w:del>
      <w:r w:rsidR="004A3474">
        <w:rPr>
          <w:rFonts w:hint="eastAsia"/>
        </w:rPr>
        <w:t>同类产品</w:t>
      </w:r>
      <w:r w:rsidR="00A21524">
        <w:t>对比分析</w:t>
      </w:r>
      <w:bookmarkEnd w:id="2268"/>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5F1C1BE2">
            <wp:extent cx="4742121" cy="2456121"/>
            <wp:effectExtent l="0" t="0" r="1905" b="19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458D0068" w14:textId="11DDB3E5" w:rsidR="00F01E57" w:rsidRDefault="00F01E57" w:rsidP="00F01E57">
      <w:pPr>
        <w:spacing w:line="400" w:lineRule="exact"/>
        <w:jc w:val="center"/>
        <w:rPr>
          <w:color w:val="000000" w:themeColor="text1"/>
          <w:sz w:val="24"/>
        </w:rPr>
      </w:pPr>
      <w:r w:rsidRPr="00773488">
        <w:rPr>
          <w:rFonts w:hint="eastAsia"/>
          <w:color w:val="000000" w:themeColor="text1"/>
          <w:sz w:val="24"/>
        </w:rPr>
        <w:t>图</w:t>
      </w:r>
      <w:r>
        <w:rPr>
          <w:color w:val="000000" w:themeColor="text1"/>
          <w:sz w:val="24"/>
        </w:rPr>
        <w:t xml:space="preserve">6-8 </w:t>
      </w:r>
      <w:r>
        <w:rPr>
          <w:rFonts w:hint="eastAsia"/>
          <w:color w:val="000000" w:themeColor="text1"/>
          <w:sz w:val="24"/>
        </w:rPr>
        <w:t>云备份系统与同类产品文件传输效率对比图</w:t>
      </w:r>
    </w:p>
    <w:p w14:paraId="014AFFFC" w14:textId="68351E71" w:rsidR="00F01E57" w:rsidRPr="00F01E57" w:rsidRDefault="00F01E57" w:rsidP="008E7EEE">
      <w:pPr>
        <w:spacing w:line="400" w:lineRule="exact"/>
        <w:ind w:firstLine="420"/>
        <w:rPr>
          <w:color w:val="000000" w:themeColor="text1"/>
          <w:sz w:val="24"/>
        </w:rPr>
      </w:pPr>
      <w:r>
        <w:rPr>
          <w:rFonts w:hint="eastAsia"/>
          <w:color w:val="000000" w:themeColor="text1"/>
          <w:sz w:val="24"/>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Pr>
          <w:rFonts w:hint="eastAsia"/>
          <w:color w:val="000000" w:themeColor="text1"/>
          <w:sz w:val="24"/>
        </w:rPr>
        <w:t>2M</w:t>
      </w:r>
      <w:r>
        <w:rPr>
          <w:rFonts w:hint="eastAsia"/>
          <w:color w:val="000000" w:themeColor="text1"/>
          <w:sz w:val="24"/>
        </w:rPr>
        <w:t>、</w:t>
      </w:r>
      <w:r>
        <w:rPr>
          <w:rFonts w:hint="eastAsia"/>
          <w:color w:val="000000" w:themeColor="text1"/>
          <w:sz w:val="24"/>
        </w:rPr>
        <w:t>4M</w:t>
      </w:r>
      <w:r>
        <w:rPr>
          <w:rFonts w:hint="eastAsia"/>
          <w:color w:val="000000" w:themeColor="text1"/>
          <w:sz w:val="24"/>
        </w:rPr>
        <w:t>、</w:t>
      </w:r>
      <w:r>
        <w:rPr>
          <w:rFonts w:hint="eastAsia"/>
          <w:color w:val="000000" w:themeColor="text1"/>
          <w:sz w:val="24"/>
        </w:rPr>
        <w:t>8M</w:t>
      </w:r>
      <w:r>
        <w:rPr>
          <w:rFonts w:hint="eastAsia"/>
          <w:color w:val="000000" w:themeColor="text1"/>
          <w:sz w:val="24"/>
        </w:rPr>
        <w:t>、</w:t>
      </w:r>
      <w:r>
        <w:rPr>
          <w:rFonts w:hint="eastAsia"/>
          <w:color w:val="000000" w:themeColor="text1"/>
          <w:sz w:val="24"/>
        </w:rPr>
        <w:t>5</w:t>
      </w:r>
      <w:r>
        <w:rPr>
          <w:color w:val="000000" w:themeColor="text1"/>
          <w:sz w:val="24"/>
        </w:rPr>
        <w:t>0</w:t>
      </w:r>
      <w:r>
        <w:rPr>
          <w:rFonts w:hint="eastAsia"/>
          <w:color w:val="000000" w:themeColor="text1"/>
          <w:sz w:val="24"/>
        </w:rPr>
        <w:t>M</w:t>
      </w:r>
      <w:r>
        <w:rPr>
          <w:rFonts w:hint="eastAsia"/>
          <w:color w:val="000000" w:themeColor="text1"/>
          <w:sz w:val="24"/>
        </w:rPr>
        <w:lastRenderedPageBreak/>
        <w:t>四个大小的文件对云备份服务平台、百度网盘、</w:t>
      </w:r>
      <w:r>
        <w:rPr>
          <w:rFonts w:hint="eastAsia"/>
          <w:color w:val="000000" w:themeColor="text1"/>
          <w:sz w:val="24"/>
        </w:rPr>
        <w:t>3</w:t>
      </w:r>
      <w:r>
        <w:rPr>
          <w:color w:val="000000" w:themeColor="text1"/>
          <w:sz w:val="24"/>
        </w:rPr>
        <w:t>60</w:t>
      </w:r>
      <w:r>
        <w:rPr>
          <w:rFonts w:hint="eastAsia"/>
          <w:color w:val="000000" w:themeColor="text1"/>
          <w:sz w:val="24"/>
        </w:rPr>
        <w:t>云盘的传输效率进行了测试，由于只能通过网络代理的方式访问</w:t>
      </w:r>
      <w:r>
        <w:rPr>
          <w:rFonts w:hint="eastAsia"/>
          <w:color w:val="000000" w:themeColor="text1"/>
          <w:sz w:val="24"/>
        </w:rPr>
        <w:t>Dropbox</w:t>
      </w:r>
      <w:r>
        <w:rPr>
          <w:rFonts w:hint="eastAsia"/>
          <w:color w:val="000000" w:themeColor="text1"/>
          <w:sz w:val="24"/>
        </w:rPr>
        <w:t>和</w:t>
      </w:r>
      <w:r>
        <w:rPr>
          <w:rFonts w:hint="eastAsia"/>
          <w:color w:val="000000" w:themeColor="text1"/>
          <w:sz w:val="24"/>
        </w:rPr>
        <w:t>Google</w:t>
      </w:r>
      <w:r>
        <w:rPr>
          <w:color w:val="000000" w:themeColor="text1"/>
          <w:sz w:val="24"/>
        </w:rPr>
        <w:t xml:space="preserve"> </w:t>
      </w:r>
      <w:r>
        <w:rPr>
          <w:rFonts w:hint="eastAsia"/>
          <w:color w:val="000000" w:themeColor="text1"/>
          <w:sz w:val="24"/>
        </w:rPr>
        <w:t>Drive</w:t>
      </w:r>
      <w:r>
        <w:rPr>
          <w:rFonts w:hint="eastAsia"/>
          <w:color w:val="000000" w:themeColor="text1"/>
          <w:sz w:val="24"/>
        </w:rPr>
        <w:t>，而代理的网络状况较差，测试出的数据不具备参考性，因此没有展示其测试结果。图</w:t>
      </w:r>
      <w:r>
        <w:rPr>
          <w:rFonts w:hint="eastAsia"/>
          <w:color w:val="000000" w:themeColor="text1"/>
          <w:sz w:val="24"/>
        </w:rPr>
        <w:t>6-8</w:t>
      </w:r>
      <w:r>
        <w:rPr>
          <w:rFonts w:hint="eastAsia"/>
          <w:color w:val="000000" w:themeColor="text1"/>
          <w:sz w:val="24"/>
        </w:rPr>
        <w:t>所示的是</w:t>
      </w:r>
      <w:r w:rsidRPr="00B70455">
        <w:rPr>
          <w:rFonts w:hint="eastAsia"/>
          <w:color w:val="000000" w:themeColor="text1"/>
          <w:sz w:val="24"/>
        </w:rPr>
        <w:t>云备份系统与同类产品文件传输效率对比图</w:t>
      </w:r>
      <w:r>
        <w:rPr>
          <w:rFonts w:hint="eastAsia"/>
          <w:color w:val="000000" w:themeColor="text1"/>
          <w:sz w:val="24"/>
        </w:rPr>
        <w:t>。</w:t>
      </w:r>
    </w:p>
    <w:p w14:paraId="516F8234" w14:textId="7BF19D22" w:rsidR="00ED577E" w:rsidRDefault="00ED577E" w:rsidP="00F01E57">
      <w:pPr>
        <w:spacing w:line="400" w:lineRule="exact"/>
        <w:ind w:firstLine="420"/>
        <w:rPr>
          <w:color w:val="000000" w:themeColor="text1"/>
          <w:sz w:val="24"/>
        </w:rPr>
      </w:pP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sidR="00F106A3">
        <w:rPr>
          <w:rFonts w:hint="eastAsia"/>
          <w:color w:val="000000" w:themeColor="text1"/>
          <w:sz w:val="24"/>
        </w:rPr>
        <w:t>加密算法，</w:t>
      </w:r>
      <w:r w:rsidR="006609DD">
        <w:rPr>
          <w:rFonts w:hint="eastAsia"/>
          <w:color w:val="000000" w:themeColor="text1"/>
          <w:sz w:val="24"/>
        </w:rPr>
        <w:t>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F262659" w14:textId="07EEBDBF" w:rsidR="00CC37CF" w:rsidRPr="00CC37CF" w:rsidRDefault="00CC37CF" w:rsidP="00CC37CF">
      <w:pPr>
        <w:spacing w:line="400" w:lineRule="exact"/>
        <w:jc w:val="center"/>
      </w:pPr>
      <w:r>
        <w:rPr>
          <w:rFonts w:hint="eastAsia"/>
          <w:color w:val="000000" w:themeColor="text1"/>
          <w:sz w:val="24"/>
        </w:rPr>
        <w:t>表</w:t>
      </w:r>
      <w:r>
        <w:rPr>
          <w:rFonts w:hint="eastAsia"/>
          <w:color w:val="000000" w:themeColor="text1"/>
          <w:sz w:val="24"/>
        </w:rPr>
        <w:t>6-8</w:t>
      </w:r>
      <w:r w:rsidRPr="00755D42">
        <w:rPr>
          <w:rFonts w:hint="eastAsia"/>
          <w:color w:val="000000" w:themeColor="text1"/>
          <w:sz w:val="24"/>
        </w:rPr>
        <w:t xml:space="preserve"> </w:t>
      </w:r>
      <w:r>
        <w:rPr>
          <w:rFonts w:hint="eastAsia"/>
          <w:color w:val="000000" w:themeColor="text1"/>
          <w:sz w:val="24"/>
        </w:rPr>
        <w:t>同类产品去重分析表</w:t>
      </w:r>
    </w:p>
    <w:tbl>
      <w:tblPr>
        <w:tblStyle w:val="ae"/>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D8350A" w:rsidRDefault="00D8350A" w:rsidP="008B03C9">
      <w:pPr>
        <w:spacing w:line="400" w:lineRule="exact"/>
        <w:ind w:firstLine="420"/>
        <w:rPr>
          <w:color w:val="000000" w:themeColor="text1"/>
          <w:sz w:val="24"/>
        </w:rPr>
      </w:pPr>
      <w:r>
        <w:rPr>
          <w:color w:val="000000" w:themeColor="text1"/>
          <w:sz w:val="24"/>
        </w:rPr>
        <w:t>在数据去重方面</w:t>
      </w:r>
      <w:r>
        <w:rPr>
          <w:rFonts w:hint="eastAsia"/>
          <w:color w:val="000000" w:themeColor="text1"/>
          <w:sz w:val="24"/>
        </w:rPr>
        <w:t>，如表</w:t>
      </w:r>
      <w:r>
        <w:rPr>
          <w:rFonts w:hint="eastAsia"/>
          <w:color w:val="000000" w:themeColor="text1"/>
          <w:sz w:val="24"/>
        </w:rPr>
        <w:t>6-8</w:t>
      </w:r>
      <w:r>
        <w:rPr>
          <w:rFonts w:hint="eastAsia"/>
          <w:color w:val="000000" w:themeColor="text1"/>
          <w:sz w:val="24"/>
        </w:rPr>
        <w:t>所示，</w:t>
      </w:r>
      <w:r>
        <w:rPr>
          <w:color w:val="000000" w:themeColor="text1"/>
          <w:sz w:val="24"/>
        </w:rPr>
        <w:t>百度网盘和</w:t>
      </w:r>
      <w:r>
        <w:rPr>
          <w:rFonts w:hint="eastAsia"/>
          <w:color w:val="000000" w:themeColor="text1"/>
          <w:sz w:val="24"/>
        </w:rPr>
        <w:t>360</w:t>
      </w:r>
      <w:r>
        <w:rPr>
          <w:rFonts w:hint="eastAsia"/>
          <w:color w:val="000000" w:themeColor="text1"/>
          <w:sz w:val="24"/>
        </w:rPr>
        <w:t>云盘都采取了全局去重的方式，</w:t>
      </w:r>
      <w:r>
        <w:rPr>
          <w:rFonts w:hint="eastAsia"/>
          <w:color w:val="000000" w:themeColor="text1"/>
          <w:sz w:val="24"/>
        </w:rPr>
        <w:t>Dropbox</w:t>
      </w:r>
      <w:r>
        <w:rPr>
          <w:rFonts w:hint="eastAsia"/>
          <w:color w:val="000000" w:themeColor="text1"/>
          <w:sz w:val="24"/>
        </w:rPr>
        <w:t>使用了单一用户去重，而</w:t>
      </w:r>
      <w:r>
        <w:rPr>
          <w:rFonts w:hint="eastAsia"/>
          <w:color w:val="000000" w:themeColor="text1"/>
          <w:sz w:val="24"/>
        </w:rPr>
        <w:t>Google</w:t>
      </w:r>
      <w:r>
        <w:rPr>
          <w:color w:val="000000" w:themeColor="text1"/>
          <w:sz w:val="24"/>
        </w:rPr>
        <w:t xml:space="preserve"> Drive</w:t>
      </w:r>
      <w:r>
        <w:rPr>
          <w:color w:val="000000" w:themeColor="text1"/>
          <w:sz w:val="24"/>
        </w:rPr>
        <w:t>未进行系统去重处理</w:t>
      </w:r>
      <w:r>
        <w:rPr>
          <w:rFonts w:hint="eastAsia"/>
          <w:color w:val="000000" w:themeColor="text1"/>
          <w:sz w:val="24"/>
        </w:rPr>
        <w:t>。</w:t>
      </w:r>
      <w:r>
        <w:rPr>
          <w:color w:val="000000" w:themeColor="text1"/>
          <w:sz w:val="24"/>
        </w:rPr>
        <w:t>优化后的中间件借鉴了</w:t>
      </w:r>
      <w:r>
        <w:rPr>
          <w:color w:val="000000" w:themeColor="text1"/>
          <w:sz w:val="24"/>
        </w:rPr>
        <w:t>Dropbox</w:t>
      </w:r>
      <w:r>
        <w:rPr>
          <w:color w:val="000000" w:themeColor="text1"/>
          <w:sz w:val="24"/>
        </w:rPr>
        <w:t>的去重方式</w:t>
      </w:r>
      <w:r>
        <w:rPr>
          <w:rFonts w:hint="eastAsia"/>
          <w:color w:val="000000" w:themeColor="text1"/>
          <w:sz w:val="24"/>
        </w:rPr>
        <w:t>，</w:t>
      </w:r>
      <w:r>
        <w:rPr>
          <w:color w:val="000000" w:themeColor="text1"/>
          <w:sz w:val="24"/>
        </w:rPr>
        <w:t>系统只支持单一用户的去重</w:t>
      </w:r>
      <w:r>
        <w:rPr>
          <w:rFonts w:hint="eastAsia"/>
          <w:color w:val="000000" w:themeColor="text1"/>
          <w:sz w:val="24"/>
        </w:rPr>
        <w:t>，</w:t>
      </w:r>
      <w:r>
        <w:rPr>
          <w:color w:val="000000" w:themeColor="text1"/>
          <w:sz w:val="24"/>
        </w:rPr>
        <w:t>也就是说即使服务器中的其他用户存在当前用户待上传的文件</w:t>
      </w:r>
      <w:r>
        <w:rPr>
          <w:rFonts w:hint="eastAsia"/>
          <w:color w:val="000000" w:themeColor="text1"/>
          <w:sz w:val="24"/>
        </w:rPr>
        <w:t>，</w:t>
      </w:r>
      <w:r>
        <w:rPr>
          <w:color w:val="000000" w:themeColor="text1"/>
          <w:sz w:val="24"/>
        </w:rPr>
        <w:t>也不会将其他用户的文件拷贝至当前用户的上传路径下</w:t>
      </w:r>
      <w:r>
        <w:rPr>
          <w:rFonts w:hint="eastAsia"/>
          <w:color w:val="000000" w:themeColor="text1"/>
          <w:sz w:val="24"/>
        </w:rPr>
        <w:t>。这样能避免由服务器端全局去重而导致的侧信道攻击文集，保证了系统在一定程度上能够缓解服务器备份压力，又确保了系统的安全性。此外，</w:t>
      </w:r>
      <w:r>
        <w:rPr>
          <w:color w:val="000000" w:themeColor="text1"/>
          <w:sz w:val="24"/>
        </w:rPr>
        <w:t>调研的结果显示</w:t>
      </w:r>
      <w:r>
        <w:rPr>
          <w:rFonts w:hint="eastAsia"/>
          <w:color w:val="000000" w:themeColor="text1"/>
          <w:sz w:val="24"/>
        </w:rPr>
        <w:t>，目前百度网盘、</w:t>
      </w:r>
      <w:r>
        <w:rPr>
          <w:rFonts w:hint="eastAsia"/>
          <w:color w:val="000000" w:themeColor="text1"/>
          <w:sz w:val="24"/>
        </w:rPr>
        <w:t>3</w:t>
      </w:r>
      <w:r>
        <w:rPr>
          <w:color w:val="000000" w:themeColor="text1"/>
          <w:sz w:val="24"/>
        </w:rPr>
        <w:t>60</w:t>
      </w:r>
      <w:r>
        <w:rPr>
          <w:color w:val="000000" w:themeColor="text1"/>
          <w:sz w:val="24"/>
        </w:rPr>
        <w:t>云盘已经</w:t>
      </w:r>
      <w:r>
        <w:rPr>
          <w:color w:val="000000" w:themeColor="text1"/>
          <w:sz w:val="24"/>
        </w:rPr>
        <w:t>Dropbox</w:t>
      </w:r>
      <w:r>
        <w:rPr>
          <w:color w:val="000000" w:themeColor="text1"/>
          <w:sz w:val="24"/>
        </w:rPr>
        <w:t>和</w:t>
      </w:r>
      <w:r>
        <w:rPr>
          <w:color w:val="000000" w:themeColor="text1"/>
          <w:sz w:val="24"/>
        </w:rPr>
        <w:t>Google Drive</w:t>
      </w:r>
      <w:r>
        <w:rPr>
          <w:color w:val="000000" w:themeColor="text1"/>
          <w:sz w:val="24"/>
        </w:rPr>
        <w:t>都不支持本地缓存</w:t>
      </w:r>
      <w:r>
        <w:rPr>
          <w:rFonts w:hint="eastAsia"/>
          <w:color w:val="000000" w:themeColor="text1"/>
          <w:sz w:val="24"/>
        </w:rPr>
        <w:t>。</w:t>
      </w:r>
      <w:r>
        <w:rPr>
          <w:color w:val="000000" w:themeColor="text1"/>
          <w:sz w:val="24"/>
        </w:rPr>
        <w:t>也就是说当用户反复下载同一文件时</w:t>
      </w:r>
      <w:r>
        <w:rPr>
          <w:rFonts w:hint="eastAsia"/>
          <w:color w:val="000000" w:themeColor="text1"/>
          <w:sz w:val="24"/>
        </w:rPr>
        <w:t>，</w:t>
      </w:r>
      <w:r>
        <w:rPr>
          <w:color w:val="000000" w:themeColor="text1"/>
          <w:sz w:val="24"/>
        </w:rPr>
        <w:t>需要多次从服务器端下载同一文件</w:t>
      </w:r>
      <w:r>
        <w:rPr>
          <w:rFonts w:hint="eastAsia"/>
          <w:color w:val="000000" w:themeColor="text1"/>
          <w:sz w:val="24"/>
        </w:rPr>
        <w:t>。优化后的中间件系统在客户端本地建立了一个缓存文件，记录文件的下载信息和数据，以解决多次重复下载同一文件的问题。</w:t>
      </w:r>
    </w:p>
    <w:p w14:paraId="690660C7" w14:textId="673F69A8" w:rsidR="00785449" w:rsidRDefault="005116A7" w:rsidP="005116A7">
      <w:pPr>
        <w:spacing w:line="400" w:lineRule="exact"/>
        <w:ind w:firstLine="420"/>
        <w:rPr>
          <w:color w:val="000000" w:themeColor="text1"/>
          <w:sz w:val="24"/>
        </w:rPr>
      </w:pPr>
      <w:r>
        <w:rPr>
          <w:color w:val="000000" w:themeColor="text1"/>
          <w:sz w:val="24"/>
        </w:rPr>
        <w:t>优化后的中间件系统支持大文件的断点续传功能</w:t>
      </w:r>
      <w:r>
        <w:rPr>
          <w:rFonts w:hint="eastAsia"/>
          <w:color w:val="000000" w:themeColor="text1"/>
          <w:sz w:val="24"/>
        </w:rPr>
        <w:t>，</w:t>
      </w:r>
      <w:r>
        <w:rPr>
          <w:color w:val="000000" w:themeColor="text1"/>
          <w:sz w:val="24"/>
        </w:rPr>
        <w:t>当遇到网络故障的时候</w:t>
      </w:r>
      <w:r>
        <w:rPr>
          <w:rFonts w:hint="eastAsia"/>
          <w:color w:val="000000" w:themeColor="text1"/>
          <w:sz w:val="24"/>
        </w:rPr>
        <w:t>，</w:t>
      </w:r>
      <w:r>
        <w:rPr>
          <w:color w:val="000000" w:themeColor="text1"/>
          <w:sz w:val="24"/>
        </w:rPr>
        <w:t>会在</w:t>
      </w:r>
      <w:r>
        <w:rPr>
          <w:rFonts w:hint="eastAsia"/>
          <w:color w:val="000000" w:themeColor="text1"/>
          <w:sz w:val="24"/>
        </w:rPr>
        <w:t>网络恢复正常后，</w:t>
      </w:r>
      <w:r w:rsidR="00AD01E6">
        <w:rPr>
          <w:color w:val="000000" w:themeColor="text1"/>
          <w:sz w:val="24"/>
        </w:rPr>
        <w:t>根据断点信息</w:t>
      </w:r>
      <w:r>
        <w:rPr>
          <w:color w:val="000000" w:themeColor="text1"/>
          <w:sz w:val="24"/>
        </w:rPr>
        <w:t>续传</w:t>
      </w:r>
      <w:r>
        <w:rPr>
          <w:rFonts w:hint="eastAsia"/>
          <w:color w:val="000000" w:themeColor="text1"/>
          <w:sz w:val="24"/>
        </w:rPr>
        <w:t>，</w:t>
      </w:r>
      <w:r w:rsidR="00BF762B">
        <w:rPr>
          <w:rFonts w:hint="eastAsia"/>
          <w:color w:val="000000" w:themeColor="text1"/>
          <w:sz w:val="24"/>
        </w:rPr>
        <w:t>以上</w:t>
      </w:r>
      <w:r>
        <w:rPr>
          <w:color w:val="000000" w:themeColor="text1"/>
          <w:sz w:val="24"/>
        </w:rPr>
        <w:t>云备份平台都支持此项功能</w:t>
      </w:r>
      <w:r>
        <w:rPr>
          <w:rFonts w:hint="eastAsia"/>
          <w:color w:val="000000" w:themeColor="text1"/>
          <w:sz w:val="24"/>
        </w:rPr>
        <w:t>。</w:t>
      </w:r>
    </w:p>
    <w:p w14:paraId="31C70AFA" w14:textId="096783CB" w:rsidR="00D7532A" w:rsidRPr="00D7532A" w:rsidRDefault="00D7532A" w:rsidP="00D7532A">
      <w:pPr>
        <w:spacing w:line="400" w:lineRule="exact"/>
        <w:jc w:val="center"/>
      </w:pPr>
      <w:r>
        <w:rPr>
          <w:rFonts w:hint="eastAsia"/>
          <w:color w:val="000000" w:themeColor="text1"/>
          <w:sz w:val="24"/>
        </w:rPr>
        <w:t>表</w:t>
      </w:r>
      <w:r w:rsidR="00852E47">
        <w:rPr>
          <w:rFonts w:hint="eastAsia"/>
          <w:color w:val="000000" w:themeColor="text1"/>
          <w:sz w:val="24"/>
        </w:rPr>
        <w:t>6-9</w:t>
      </w:r>
      <w:r w:rsidRPr="00755D42">
        <w:rPr>
          <w:rFonts w:hint="eastAsia"/>
          <w:color w:val="000000" w:themeColor="text1"/>
          <w:sz w:val="24"/>
        </w:rPr>
        <w:t xml:space="preserve"> </w:t>
      </w:r>
      <w:r>
        <w:rPr>
          <w:rFonts w:hint="eastAsia"/>
          <w:color w:val="000000" w:themeColor="text1"/>
          <w:sz w:val="24"/>
        </w:rPr>
        <w:t>同类产品</w:t>
      </w:r>
      <w:r w:rsidR="00834EEE">
        <w:rPr>
          <w:rFonts w:hint="eastAsia"/>
          <w:color w:val="000000" w:themeColor="text1"/>
          <w:sz w:val="24"/>
        </w:rPr>
        <w:t>支持客户端类型</w:t>
      </w:r>
      <w:r>
        <w:rPr>
          <w:rFonts w:hint="eastAsia"/>
          <w:color w:val="000000" w:themeColor="text1"/>
          <w:sz w:val="24"/>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Default="00937BE2" w:rsidP="00A17D76">
      <w:pPr>
        <w:spacing w:line="400" w:lineRule="exact"/>
        <w:ind w:firstLine="420"/>
        <w:rPr>
          <w:color w:val="000000" w:themeColor="text1"/>
          <w:sz w:val="24"/>
        </w:rPr>
      </w:pPr>
      <w:r>
        <w:rPr>
          <w:rFonts w:hint="eastAsia"/>
          <w:color w:val="000000" w:themeColor="text1"/>
          <w:sz w:val="24"/>
        </w:rPr>
        <w:t>在平台的可扩展性上</w:t>
      </w:r>
      <w:r w:rsidR="00852E47">
        <w:rPr>
          <w:rFonts w:hint="eastAsia"/>
          <w:color w:val="000000" w:themeColor="text1"/>
          <w:sz w:val="24"/>
        </w:rPr>
        <w:t>如表</w:t>
      </w:r>
      <w:r w:rsidR="00D602AD">
        <w:rPr>
          <w:rFonts w:hint="eastAsia"/>
          <w:color w:val="000000" w:themeColor="text1"/>
          <w:sz w:val="24"/>
        </w:rPr>
        <w:t>6-9</w:t>
      </w:r>
      <w:r w:rsidR="00D602AD">
        <w:rPr>
          <w:rFonts w:hint="eastAsia"/>
          <w:color w:val="000000" w:themeColor="text1"/>
          <w:sz w:val="24"/>
        </w:rPr>
        <w:t>所示</w:t>
      </w:r>
      <w:r>
        <w:rPr>
          <w:rFonts w:hint="eastAsia"/>
          <w:color w:val="000000" w:themeColor="text1"/>
          <w:sz w:val="24"/>
        </w:rPr>
        <w:t>，其他同类产品大多支持主流的</w:t>
      </w:r>
      <w:r w:rsidR="00FD46CC">
        <w:rPr>
          <w:rFonts w:hint="eastAsia"/>
          <w:color w:val="000000" w:themeColor="text1"/>
          <w:sz w:val="24"/>
        </w:rPr>
        <w:t>操作系统和平台</w:t>
      </w:r>
      <w:r>
        <w:rPr>
          <w:rFonts w:hint="eastAsia"/>
          <w:color w:val="000000" w:themeColor="text1"/>
          <w:sz w:val="24"/>
        </w:rPr>
        <w:t>，如</w:t>
      </w:r>
      <w:r>
        <w:rPr>
          <w:rFonts w:hint="eastAsia"/>
          <w:color w:val="000000" w:themeColor="text1"/>
          <w:sz w:val="24"/>
        </w:rPr>
        <w:t>Windows</w:t>
      </w:r>
      <w:r>
        <w:rPr>
          <w:rFonts w:hint="eastAsia"/>
          <w:color w:val="000000" w:themeColor="text1"/>
          <w:sz w:val="24"/>
        </w:rPr>
        <w:t>、</w:t>
      </w:r>
      <w:r>
        <w:rPr>
          <w:rFonts w:hint="eastAsia"/>
          <w:color w:val="000000" w:themeColor="text1"/>
          <w:sz w:val="24"/>
        </w:rPr>
        <w:t>iOS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Android</w:t>
      </w:r>
      <w:r>
        <w:rPr>
          <w:rFonts w:hint="eastAsia"/>
          <w:color w:val="000000" w:themeColor="text1"/>
          <w:sz w:val="24"/>
        </w:rPr>
        <w:t>、</w:t>
      </w:r>
      <w:r>
        <w:rPr>
          <w:rFonts w:hint="eastAsia"/>
          <w:color w:val="000000" w:themeColor="text1"/>
          <w:sz w:val="24"/>
        </w:rPr>
        <w:t>Web</w:t>
      </w:r>
      <w:r>
        <w:rPr>
          <w:rFonts w:hint="eastAsia"/>
          <w:color w:val="000000" w:themeColor="text1"/>
          <w:sz w:val="24"/>
        </w:rPr>
        <w:t>等。</w:t>
      </w:r>
      <w:r>
        <w:rPr>
          <w:color w:val="000000" w:themeColor="text1"/>
          <w:sz w:val="24"/>
        </w:rPr>
        <w:t>为适应当前平台多元化的格局</w:t>
      </w:r>
      <w:r>
        <w:rPr>
          <w:rFonts w:hint="eastAsia"/>
          <w:color w:val="000000" w:themeColor="text1"/>
          <w:sz w:val="24"/>
        </w:rPr>
        <w:t>，本文</w:t>
      </w:r>
      <w:r>
        <w:rPr>
          <w:color w:val="000000" w:themeColor="text1"/>
          <w:sz w:val="24"/>
        </w:rPr>
        <w:t>开发了两款云备份客户端</w:t>
      </w:r>
      <w:r>
        <w:rPr>
          <w:rFonts w:hint="eastAsia"/>
          <w:color w:val="000000" w:themeColor="text1"/>
          <w:sz w:val="24"/>
        </w:rPr>
        <w:t>，</w:t>
      </w:r>
      <w:r>
        <w:rPr>
          <w:color w:val="000000" w:themeColor="text1"/>
          <w:sz w:val="24"/>
        </w:rPr>
        <w:t>分别是</w:t>
      </w:r>
      <w:r>
        <w:rPr>
          <w:color w:val="000000" w:themeColor="text1"/>
          <w:sz w:val="24"/>
        </w:rPr>
        <w:t>Java SDK</w:t>
      </w:r>
      <w:r>
        <w:rPr>
          <w:color w:val="000000" w:themeColor="text1"/>
          <w:sz w:val="24"/>
        </w:rPr>
        <w:t>和</w:t>
      </w:r>
      <w:r>
        <w:rPr>
          <w:color w:val="000000" w:themeColor="text1"/>
          <w:sz w:val="24"/>
        </w:rPr>
        <w:t>Firefox</w:t>
      </w:r>
      <w:r>
        <w:rPr>
          <w:color w:val="000000" w:themeColor="text1"/>
          <w:sz w:val="24"/>
        </w:rPr>
        <w:t>扩展工具</w:t>
      </w:r>
      <w:r w:rsidR="006266BD">
        <w:rPr>
          <w:rFonts w:hint="eastAsia"/>
          <w:color w:val="000000" w:themeColor="text1"/>
          <w:sz w:val="24"/>
        </w:rPr>
        <w:t>。</w:t>
      </w:r>
      <w:r>
        <w:rPr>
          <w:rFonts w:hint="eastAsia"/>
          <w:color w:val="000000" w:themeColor="text1"/>
          <w:sz w:val="24"/>
        </w:rPr>
        <w:t>Java</w:t>
      </w:r>
      <w:r>
        <w:rPr>
          <w:color w:val="000000" w:themeColor="text1"/>
          <w:sz w:val="24"/>
        </w:rPr>
        <w:t xml:space="preserve"> </w:t>
      </w:r>
      <w:r>
        <w:rPr>
          <w:color w:val="000000" w:themeColor="text1"/>
          <w:sz w:val="24"/>
        </w:rPr>
        <w:lastRenderedPageBreak/>
        <w:t>SDK</w:t>
      </w:r>
      <w:r>
        <w:rPr>
          <w:color w:val="000000" w:themeColor="text1"/>
          <w:sz w:val="24"/>
        </w:rPr>
        <w:t>可用于与</w:t>
      </w:r>
      <w:r>
        <w:rPr>
          <w:color w:val="000000" w:themeColor="text1"/>
          <w:sz w:val="24"/>
        </w:rPr>
        <w:t>Java</w:t>
      </w:r>
      <w:r>
        <w:rPr>
          <w:color w:val="000000" w:themeColor="text1"/>
          <w:sz w:val="24"/>
        </w:rPr>
        <w:t>相关的应用</w:t>
      </w:r>
      <w:r>
        <w:rPr>
          <w:rFonts w:hint="eastAsia"/>
          <w:color w:val="000000" w:themeColor="text1"/>
          <w:sz w:val="24"/>
        </w:rPr>
        <w:t>，</w:t>
      </w:r>
      <w:r>
        <w:rPr>
          <w:color w:val="000000" w:themeColor="text1"/>
          <w:sz w:val="24"/>
        </w:rPr>
        <w:t>如</w:t>
      </w:r>
      <w:r>
        <w:rPr>
          <w:color w:val="000000" w:themeColor="text1"/>
          <w:sz w:val="24"/>
        </w:rPr>
        <w:t>Web</w:t>
      </w:r>
      <w:r>
        <w:rPr>
          <w:color w:val="000000" w:themeColor="text1"/>
          <w:sz w:val="24"/>
        </w:rPr>
        <w:t>开发和</w:t>
      </w:r>
      <w:r>
        <w:rPr>
          <w:color w:val="000000" w:themeColor="text1"/>
          <w:sz w:val="24"/>
        </w:rPr>
        <w:t>Android</w:t>
      </w:r>
      <w:r>
        <w:rPr>
          <w:color w:val="000000" w:themeColor="text1"/>
          <w:sz w:val="24"/>
        </w:rPr>
        <w:t>开发</w:t>
      </w:r>
      <w:r>
        <w:rPr>
          <w:rFonts w:hint="eastAsia"/>
          <w:color w:val="000000" w:themeColor="text1"/>
          <w:sz w:val="24"/>
        </w:rPr>
        <w:t>。</w:t>
      </w:r>
      <w:r>
        <w:rPr>
          <w:color w:val="000000" w:themeColor="text1"/>
          <w:sz w:val="24"/>
        </w:rPr>
        <w:t>Firefox</w:t>
      </w:r>
      <w:r w:rsidR="00C3143A">
        <w:rPr>
          <w:color w:val="000000" w:themeColor="text1"/>
          <w:sz w:val="24"/>
        </w:rPr>
        <w:t>扩展工具相较</w:t>
      </w:r>
      <w:r w:rsidR="00C3143A">
        <w:rPr>
          <w:rFonts w:hint="eastAsia"/>
          <w:color w:val="000000" w:themeColor="text1"/>
          <w:sz w:val="24"/>
        </w:rPr>
        <w:t>于</w:t>
      </w:r>
      <w:r>
        <w:rPr>
          <w:color w:val="000000" w:themeColor="text1"/>
          <w:sz w:val="24"/>
        </w:rPr>
        <w:t>其他客户端来说</w:t>
      </w:r>
      <w:r>
        <w:rPr>
          <w:rFonts w:hint="eastAsia"/>
          <w:color w:val="000000" w:themeColor="text1"/>
          <w:sz w:val="24"/>
        </w:rPr>
        <w:t>，</w:t>
      </w:r>
      <w:r>
        <w:rPr>
          <w:color w:val="000000" w:themeColor="text1"/>
          <w:sz w:val="24"/>
        </w:rPr>
        <w:t>更加轻量级</w:t>
      </w:r>
      <w:r>
        <w:rPr>
          <w:rFonts w:hint="eastAsia"/>
          <w:color w:val="000000" w:themeColor="text1"/>
          <w:sz w:val="24"/>
        </w:rPr>
        <w:t>，</w:t>
      </w:r>
      <w:r>
        <w:rPr>
          <w:color w:val="000000" w:themeColor="text1"/>
          <w:sz w:val="24"/>
        </w:rPr>
        <w:t>访问更加便利</w:t>
      </w:r>
      <w:r>
        <w:rPr>
          <w:rFonts w:hint="eastAsia"/>
          <w:color w:val="000000" w:themeColor="text1"/>
          <w:sz w:val="24"/>
        </w:rPr>
        <w:t>，且支持将浏览器中的文件实时上传到服务器中。</w:t>
      </w:r>
    </w:p>
    <w:p w14:paraId="796F30FF" w14:textId="77777777" w:rsidR="003B1BA0" w:rsidRPr="000D5DE4" w:rsidRDefault="003B1BA0" w:rsidP="000D5DE4">
      <w:pPr>
        <w:spacing w:line="400" w:lineRule="exact"/>
        <w:rPr>
          <w:color w:val="000000" w:themeColor="text1"/>
          <w:sz w:val="24"/>
        </w:rPr>
      </w:pPr>
    </w:p>
    <w:p w14:paraId="613E8A80" w14:textId="77777777" w:rsidR="006707F9" w:rsidRPr="006707F9" w:rsidRDefault="00841226" w:rsidP="008B64FC">
      <w:pPr>
        <w:spacing w:line="400" w:lineRule="exact"/>
        <w:jc w:val="center"/>
        <w:sectPr w:rsidR="006707F9" w:rsidRPr="006707F9" w:rsidSect="00CB4DC8">
          <w:headerReference w:type="default" r:id="rId84"/>
          <w:headerReference w:type="first" r:id="rId85"/>
          <w:footerReference w:type="first" r:id="rId86"/>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2271" w:name="_Toc491202513"/>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271"/>
    </w:p>
    <w:p w14:paraId="04015E84" w14:textId="3074DDF0" w:rsidR="008276E8" w:rsidRPr="00581DE2" w:rsidRDefault="009B2B17">
      <w:pPr>
        <w:pStyle w:val="21"/>
        <w:spacing w:line="240" w:lineRule="auto"/>
        <w:pPrChange w:id="2272" w:author="微软用户" w:date="2017-08-18T22:56:00Z">
          <w:pPr>
            <w:pStyle w:val="21"/>
          </w:pPr>
        </w:pPrChange>
      </w:pPr>
      <w:bookmarkStart w:id="2273" w:name="_Toc491202514"/>
      <w:r>
        <w:t>7</w:t>
      </w:r>
      <w:r w:rsidR="0032102F" w:rsidRPr="00B87EE1">
        <w:t xml:space="preserve">.1 </w:t>
      </w:r>
      <w:r w:rsidR="0032102F" w:rsidRPr="00B87EE1">
        <w:t>总结</w:t>
      </w:r>
      <w:bookmarkEnd w:id="2273"/>
    </w:p>
    <w:p w14:paraId="43939FB5" w14:textId="5B7BD94E" w:rsidR="00D4036B" w:rsidRPr="00045B7F" w:rsidRDefault="00D4036B" w:rsidP="008276E8">
      <w:pPr>
        <w:spacing w:line="400" w:lineRule="exact"/>
        <w:rPr>
          <w:color w:val="FF0000"/>
          <w:sz w:val="24"/>
          <w:rPrChange w:id="2274" w:author="JY0225" w:date="2017-08-14T12:55:00Z">
            <w:rPr>
              <w:color w:val="000000" w:themeColor="text1"/>
              <w:sz w:val="24"/>
            </w:rPr>
          </w:rPrChange>
        </w:rPr>
      </w:pPr>
      <w:r w:rsidRPr="00045B7F">
        <w:rPr>
          <w:color w:val="FF0000"/>
          <w:sz w:val="24"/>
          <w:rPrChange w:id="2275" w:author="JY0225" w:date="2017-08-14T12:55:00Z">
            <w:rPr>
              <w:color w:val="000000" w:themeColor="text1"/>
              <w:sz w:val="24"/>
            </w:rPr>
          </w:rPrChange>
        </w:rPr>
        <w:tab/>
      </w:r>
      <w:r w:rsidR="00352C52" w:rsidRPr="00045B7F">
        <w:rPr>
          <w:rFonts w:hint="eastAsia"/>
          <w:color w:val="FF0000"/>
          <w:sz w:val="24"/>
          <w:rPrChange w:id="2276" w:author="JY0225" w:date="2017-08-14T12:55:00Z">
            <w:rPr>
              <w:rFonts w:hint="eastAsia"/>
              <w:color w:val="000000" w:themeColor="text1"/>
              <w:sz w:val="24"/>
            </w:rPr>
          </w:rPrChange>
        </w:rPr>
        <w:t>本文针对一款自主研发的云备份中间件系统</w:t>
      </w:r>
      <w:r w:rsidR="00F518C7" w:rsidRPr="00045B7F">
        <w:rPr>
          <w:rFonts w:hint="eastAsia"/>
          <w:color w:val="FF0000"/>
          <w:sz w:val="24"/>
          <w:rPrChange w:id="2277" w:author="JY0225" w:date="2017-08-14T12:55:00Z">
            <w:rPr>
              <w:rFonts w:hint="eastAsia"/>
              <w:color w:val="000000" w:themeColor="text1"/>
              <w:sz w:val="24"/>
            </w:rPr>
          </w:rPrChange>
        </w:rPr>
        <w:t>的关键技术</w:t>
      </w:r>
      <w:r w:rsidR="00352C52" w:rsidRPr="00045B7F">
        <w:rPr>
          <w:rFonts w:hint="eastAsia"/>
          <w:color w:val="FF0000"/>
          <w:sz w:val="24"/>
          <w:rPrChange w:id="2278" w:author="JY0225" w:date="2017-08-14T12:55:00Z">
            <w:rPr>
              <w:rFonts w:hint="eastAsia"/>
              <w:color w:val="000000" w:themeColor="text1"/>
              <w:sz w:val="24"/>
            </w:rPr>
          </w:rPrChange>
        </w:rPr>
        <w:t>进行了优化，</w:t>
      </w:r>
      <w:r w:rsidRPr="00045B7F">
        <w:rPr>
          <w:rFonts w:hint="eastAsia"/>
          <w:color w:val="FF0000"/>
          <w:sz w:val="24"/>
          <w:rPrChange w:id="2279" w:author="JY0225" w:date="2017-08-14T12:55:00Z">
            <w:rPr>
              <w:rFonts w:hint="eastAsia"/>
              <w:color w:val="000000" w:themeColor="text1"/>
              <w:sz w:val="24"/>
            </w:rPr>
          </w:rPrChange>
        </w:rPr>
        <w:t>首先对</w:t>
      </w:r>
      <w:r w:rsidR="00E4327E" w:rsidRPr="00045B7F">
        <w:rPr>
          <w:rFonts w:hint="eastAsia"/>
          <w:color w:val="FF0000"/>
          <w:sz w:val="24"/>
          <w:rPrChange w:id="2280" w:author="JY0225" w:date="2017-08-14T12:55:00Z">
            <w:rPr>
              <w:rFonts w:hint="eastAsia"/>
              <w:color w:val="000000" w:themeColor="text1"/>
              <w:sz w:val="24"/>
            </w:rPr>
          </w:rPrChange>
        </w:rPr>
        <w:t>现有</w:t>
      </w:r>
      <w:r w:rsidRPr="00045B7F">
        <w:rPr>
          <w:rFonts w:hint="eastAsia"/>
          <w:color w:val="FF0000"/>
          <w:sz w:val="24"/>
          <w:rPrChange w:id="2281" w:author="JY0225" w:date="2017-08-14T12:55:00Z">
            <w:rPr>
              <w:rFonts w:hint="eastAsia"/>
              <w:color w:val="000000" w:themeColor="text1"/>
              <w:sz w:val="24"/>
            </w:rPr>
          </w:rPrChange>
        </w:rPr>
        <w:t>的中间件系统和市场上成熟的产品进行了分析，得出了中间件优化的意义和必要性</w:t>
      </w:r>
      <w:r w:rsidR="00DF413B" w:rsidRPr="00045B7F">
        <w:rPr>
          <w:rFonts w:hint="eastAsia"/>
          <w:color w:val="FF0000"/>
          <w:sz w:val="24"/>
          <w:rPrChange w:id="2282" w:author="JY0225" w:date="2017-08-14T12:55:00Z">
            <w:rPr>
              <w:rFonts w:hint="eastAsia"/>
              <w:color w:val="000000" w:themeColor="text1"/>
              <w:sz w:val="24"/>
            </w:rPr>
          </w:rPrChange>
        </w:rPr>
        <w:t>，确立了研究的内容。</w:t>
      </w:r>
      <w:r w:rsidR="00CA2D83" w:rsidRPr="00045B7F">
        <w:rPr>
          <w:rFonts w:hint="eastAsia"/>
          <w:color w:val="FF0000"/>
          <w:sz w:val="24"/>
          <w:rPrChange w:id="2283" w:author="JY0225" w:date="2017-08-14T12:55:00Z">
            <w:rPr>
              <w:rFonts w:hint="eastAsia"/>
              <w:color w:val="000000" w:themeColor="text1"/>
              <w:sz w:val="24"/>
            </w:rPr>
          </w:rPrChange>
        </w:rPr>
        <w:t>随后，对实现过程中需要用的技术进行了详细的介绍，为后续的系统实现提供了技术支持。</w:t>
      </w:r>
      <w:r w:rsidR="009E5504" w:rsidRPr="00045B7F">
        <w:rPr>
          <w:rFonts w:hint="eastAsia"/>
          <w:color w:val="FF0000"/>
          <w:sz w:val="24"/>
          <w:rPrChange w:id="2284" w:author="JY0225" w:date="2017-08-14T12:55:00Z">
            <w:rPr>
              <w:rFonts w:hint="eastAsia"/>
              <w:color w:val="000000" w:themeColor="text1"/>
              <w:sz w:val="24"/>
            </w:rPr>
          </w:rPrChange>
        </w:rPr>
        <w:t>紧接着，详细地阐述了</w:t>
      </w:r>
      <w:r w:rsidR="00E4327E" w:rsidRPr="00045B7F">
        <w:rPr>
          <w:rFonts w:hint="eastAsia"/>
          <w:color w:val="FF0000"/>
          <w:sz w:val="24"/>
          <w:rPrChange w:id="2285" w:author="JY0225" w:date="2017-08-14T12:55:00Z">
            <w:rPr>
              <w:rFonts w:hint="eastAsia"/>
              <w:color w:val="000000" w:themeColor="text1"/>
              <w:sz w:val="24"/>
            </w:rPr>
          </w:rPrChange>
        </w:rPr>
        <w:t>现有</w:t>
      </w:r>
      <w:r w:rsidR="009E5504" w:rsidRPr="00045B7F">
        <w:rPr>
          <w:rFonts w:hint="eastAsia"/>
          <w:color w:val="FF0000"/>
          <w:sz w:val="24"/>
          <w:rPrChange w:id="2286" w:author="JY0225" w:date="2017-08-14T12:55:00Z">
            <w:rPr>
              <w:rFonts w:hint="eastAsia"/>
              <w:color w:val="000000" w:themeColor="text1"/>
              <w:sz w:val="24"/>
            </w:rPr>
          </w:rPrChange>
        </w:rPr>
        <w:t>的中间件系统的不足，并引出了需要进行优化的具体内容。</w:t>
      </w:r>
      <w:r w:rsidR="002955A9" w:rsidRPr="00045B7F">
        <w:rPr>
          <w:rFonts w:hint="eastAsia"/>
          <w:color w:val="FF0000"/>
          <w:sz w:val="24"/>
          <w:rPrChange w:id="2287" w:author="JY0225" w:date="2017-08-14T12:55:00Z">
            <w:rPr>
              <w:rFonts w:hint="eastAsia"/>
              <w:color w:val="000000" w:themeColor="text1"/>
              <w:sz w:val="24"/>
            </w:rPr>
          </w:rPrChange>
        </w:rPr>
        <w:t>接下来的工作中，本文</w:t>
      </w:r>
      <w:r w:rsidR="00B5677D" w:rsidRPr="00045B7F">
        <w:rPr>
          <w:rFonts w:hint="eastAsia"/>
          <w:color w:val="FF0000"/>
          <w:sz w:val="24"/>
          <w:rPrChange w:id="2288" w:author="JY0225" w:date="2017-08-14T12:55:00Z">
            <w:rPr>
              <w:rFonts w:hint="eastAsia"/>
              <w:color w:val="000000" w:themeColor="text1"/>
              <w:sz w:val="24"/>
            </w:rPr>
          </w:rPrChange>
        </w:rPr>
        <w:t>细致地介绍了中间件系统核心技术优化</w:t>
      </w:r>
      <w:r w:rsidR="00534E6E" w:rsidRPr="00045B7F">
        <w:rPr>
          <w:rFonts w:hint="eastAsia"/>
          <w:color w:val="FF0000"/>
          <w:sz w:val="24"/>
          <w:rPrChange w:id="2289" w:author="JY0225" w:date="2017-08-14T12:55:00Z">
            <w:rPr>
              <w:rFonts w:hint="eastAsia"/>
              <w:color w:val="000000" w:themeColor="text1"/>
              <w:sz w:val="24"/>
            </w:rPr>
          </w:rPrChange>
        </w:rPr>
        <w:t>设计</w:t>
      </w:r>
      <w:r w:rsidR="00B5677D" w:rsidRPr="00045B7F">
        <w:rPr>
          <w:rFonts w:hint="eastAsia"/>
          <w:color w:val="FF0000"/>
          <w:sz w:val="24"/>
          <w:rPrChange w:id="2290" w:author="JY0225" w:date="2017-08-14T12:55:00Z">
            <w:rPr>
              <w:rFonts w:hint="eastAsia"/>
              <w:color w:val="000000" w:themeColor="text1"/>
              <w:sz w:val="24"/>
            </w:rPr>
          </w:rPrChange>
        </w:rPr>
        <w:t>过程，包括系统设计的整体框架、流程设计和接口设计等</w:t>
      </w:r>
      <w:r w:rsidR="00534E6E" w:rsidRPr="00045B7F">
        <w:rPr>
          <w:rFonts w:hint="eastAsia"/>
          <w:color w:val="FF0000"/>
          <w:sz w:val="24"/>
          <w:rPrChange w:id="2291" w:author="JY0225" w:date="2017-08-14T12:55:00Z">
            <w:rPr>
              <w:rFonts w:hint="eastAsia"/>
              <w:color w:val="000000" w:themeColor="text1"/>
              <w:sz w:val="24"/>
            </w:rPr>
          </w:rPrChange>
        </w:rPr>
        <w:t>，并通过核心代码的分析介绍了</w:t>
      </w:r>
      <w:r w:rsidR="00DE517F" w:rsidRPr="00045B7F">
        <w:rPr>
          <w:rFonts w:hint="eastAsia"/>
          <w:color w:val="FF0000"/>
          <w:sz w:val="24"/>
          <w:rPrChange w:id="2292" w:author="JY0225" w:date="2017-08-14T12:55:00Z">
            <w:rPr>
              <w:rFonts w:hint="eastAsia"/>
              <w:color w:val="000000" w:themeColor="text1"/>
              <w:sz w:val="24"/>
            </w:rPr>
          </w:rPrChange>
        </w:rPr>
        <w:t>系统实现的细节。</w:t>
      </w:r>
      <w:r w:rsidR="00972E0F" w:rsidRPr="00045B7F">
        <w:rPr>
          <w:rFonts w:hint="eastAsia"/>
          <w:color w:val="FF0000"/>
          <w:sz w:val="24"/>
          <w:rPrChange w:id="2293" w:author="JY0225" w:date="2017-08-14T12:55:00Z">
            <w:rPr>
              <w:rFonts w:hint="eastAsia"/>
              <w:color w:val="000000" w:themeColor="text1"/>
              <w:sz w:val="24"/>
            </w:rPr>
          </w:rPrChange>
        </w:rPr>
        <w:t>最后，搭建了系统测试环境，分析了中间件系统优化后的性能。</w:t>
      </w:r>
    </w:p>
    <w:p w14:paraId="1162AD9C" w14:textId="5C20EBE8" w:rsidR="008F4561" w:rsidRPr="00045B7F" w:rsidRDefault="008F4561" w:rsidP="008276E8">
      <w:pPr>
        <w:spacing w:line="400" w:lineRule="exact"/>
        <w:rPr>
          <w:color w:val="FF0000"/>
          <w:rPrChange w:id="2294" w:author="JY0225" w:date="2017-08-14T12:55:00Z">
            <w:rPr>
              <w:color w:val="000000" w:themeColor="text1"/>
            </w:rPr>
          </w:rPrChange>
        </w:rPr>
      </w:pPr>
      <w:r w:rsidRPr="00045B7F">
        <w:rPr>
          <w:color w:val="FF0000"/>
          <w:sz w:val="24"/>
          <w:rPrChange w:id="2295" w:author="JY0225" w:date="2017-08-14T12:55:00Z">
            <w:rPr>
              <w:color w:val="000000" w:themeColor="text1"/>
              <w:sz w:val="24"/>
            </w:rPr>
          </w:rPrChange>
        </w:rPr>
        <w:tab/>
      </w:r>
      <w:r w:rsidR="002C2D27" w:rsidRPr="00045B7F">
        <w:rPr>
          <w:rFonts w:hint="eastAsia"/>
          <w:color w:val="FF0000"/>
          <w:sz w:val="24"/>
          <w:rPrChange w:id="2296" w:author="JY0225" w:date="2017-08-14T12:55:00Z">
            <w:rPr>
              <w:rFonts w:hint="eastAsia"/>
              <w:color w:val="000000" w:themeColor="text1"/>
              <w:sz w:val="24"/>
            </w:rPr>
          </w:rPrChange>
        </w:rPr>
        <w:t>云</w:t>
      </w:r>
      <w:r w:rsidR="00476838" w:rsidRPr="00045B7F">
        <w:rPr>
          <w:rFonts w:hint="eastAsia"/>
          <w:color w:val="FF0000"/>
          <w:sz w:val="24"/>
          <w:rPrChange w:id="2297" w:author="JY0225" w:date="2017-08-14T12:55:00Z">
            <w:rPr>
              <w:rFonts w:hint="eastAsia"/>
              <w:color w:val="000000" w:themeColor="text1"/>
              <w:sz w:val="24"/>
            </w:rPr>
          </w:rPrChange>
        </w:rPr>
        <w:t>备份</w:t>
      </w:r>
      <w:r w:rsidR="002C2D27" w:rsidRPr="00045B7F">
        <w:rPr>
          <w:rFonts w:hint="eastAsia"/>
          <w:color w:val="FF0000"/>
          <w:sz w:val="24"/>
          <w:rPrChange w:id="2298" w:author="JY0225" w:date="2017-08-14T12:55:00Z">
            <w:rPr>
              <w:rFonts w:hint="eastAsia"/>
              <w:color w:val="000000" w:themeColor="text1"/>
              <w:sz w:val="24"/>
            </w:rPr>
          </w:rPrChange>
        </w:rPr>
        <w:t>中间件</w:t>
      </w:r>
      <w:r w:rsidR="00661E95" w:rsidRPr="00045B7F">
        <w:rPr>
          <w:rFonts w:hint="eastAsia"/>
          <w:color w:val="FF0000"/>
          <w:sz w:val="24"/>
          <w:rPrChange w:id="2299" w:author="JY0225" w:date="2017-08-14T12:55:00Z">
            <w:rPr>
              <w:rFonts w:hint="eastAsia"/>
              <w:color w:val="000000" w:themeColor="text1"/>
              <w:sz w:val="24"/>
            </w:rPr>
          </w:rPrChange>
        </w:rPr>
        <w:t>系统</w:t>
      </w:r>
      <w:r w:rsidR="002C2D27" w:rsidRPr="00045B7F">
        <w:rPr>
          <w:rFonts w:hint="eastAsia"/>
          <w:color w:val="FF0000"/>
          <w:sz w:val="24"/>
          <w:rPrChange w:id="2300" w:author="JY0225" w:date="2017-08-14T12:55:00Z">
            <w:rPr>
              <w:rFonts w:hint="eastAsia"/>
              <w:color w:val="000000" w:themeColor="text1"/>
              <w:sz w:val="24"/>
            </w:rPr>
          </w:rPrChange>
        </w:rPr>
        <w:t>关键技术的优化</w:t>
      </w:r>
      <w:r w:rsidR="000F4170" w:rsidRPr="00045B7F">
        <w:rPr>
          <w:rFonts w:hint="eastAsia"/>
          <w:color w:val="FF0000"/>
          <w:sz w:val="24"/>
          <w:rPrChange w:id="2301" w:author="JY0225" w:date="2017-08-14T12:55:00Z">
            <w:rPr>
              <w:rFonts w:hint="eastAsia"/>
              <w:color w:val="000000" w:themeColor="text1"/>
              <w:sz w:val="24"/>
            </w:rPr>
          </w:rPrChange>
        </w:rPr>
        <w:t>的</w:t>
      </w:r>
      <w:r w:rsidR="002C2D27" w:rsidRPr="00045B7F">
        <w:rPr>
          <w:rFonts w:hint="eastAsia"/>
          <w:color w:val="FF0000"/>
          <w:sz w:val="24"/>
          <w:rPrChange w:id="2302" w:author="JY0225" w:date="2017-08-14T12:55:00Z">
            <w:rPr>
              <w:rFonts w:hint="eastAsia"/>
              <w:color w:val="000000" w:themeColor="text1"/>
              <w:sz w:val="24"/>
            </w:rPr>
          </w:rPrChange>
        </w:rPr>
        <w:t>内容包括四个方面</w:t>
      </w:r>
      <w:r w:rsidR="006818B0" w:rsidRPr="00045B7F">
        <w:rPr>
          <w:rFonts w:hint="eastAsia"/>
          <w:color w:val="FF0000"/>
          <w:sz w:val="24"/>
          <w:rPrChange w:id="2303" w:author="JY0225" w:date="2017-08-14T12:55:00Z">
            <w:rPr>
              <w:rFonts w:hint="eastAsia"/>
              <w:color w:val="000000" w:themeColor="text1"/>
              <w:sz w:val="24"/>
            </w:rPr>
          </w:rPrChange>
        </w:rPr>
        <w:t>。持久会话管理</w:t>
      </w:r>
      <w:r w:rsidR="00E95BCD" w:rsidRPr="00045B7F">
        <w:rPr>
          <w:rFonts w:hint="eastAsia"/>
          <w:color w:val="FF0000"/>
          <w:sz w:val="24"/>
          <w:rPrChange w:id="2304" w:author="JY0225" w:date="2017-08-14T12:55:00Z">
            <w:rPr>
              <w:rFonts w:hint="eastAsia"/>
              <w:color w:val="000000" w:themeColor="text1"/>
              <w:sz w:val="24"/>
            </w:rPr>
          </w:rPrChange>
        </w:rPr>
        <w:t>解决</w:t>
      </w:r>
      <w:r w:rsidR="00133C92" w:rsidRPr="00045B7F">
        <w:rPr>
          <w:rFonts w:hint="eastAsia"/>
          <w:color w:val="FF0000"/>
          <w:sz w:val="24"/>
          <w:rPrChange w:id="2305" w:author="JY0225" w:date="2017-08-14T12:55:00Z">
            <w:rPr>
              <w:rFonts w:hint="eastAsia"/>
              <w:color w:val="000000" w:themeColor="text1"/>
              <w:sz w:val="24"/>
            </w:rPr>
          </w:rPrChange>
        </w:rPr>
        <w:t>了</w:t>
      </w:r>
      <w:r w:rsidR="00010307" w:rsidRPr="00045B7F">
        <w:rPr>
          <w:rFonts w:hint="eastAsia"/>
          <w:color w:val="FF0000"/>
          <w:sz w:val="24"/>
          <w:rPrChange w:id="2306" w:author="JY0225" w:date="2017-08-14T12:55:00Z">
            <w:rPr>
              <w:rFonts w:hint="eastAsia"/>
              <w:color w:val="000000" w:themeColor="text1"/>
              <w:sz w:val="24"/>
            </w:rPr>
          </w:rPrChange>
        </w:rPr>
        <w:t>缓存</w:t>
      </w:r>
      <w:r w:rsidR="00E95BCD" w:rsidRPr="00045B7F">
        <w:rPr>
          <w:rFonts w:hint="eastAsia"/>
          <w:color w:val="FF0000"/>
          <w:sz w:val="24"/>
          <w:rPrChange w:id="2307" w:author="JY0225" w:date="2017-08-14T12:55:00Z">
            <w:rPr>
              <w:rFonts w:hint="eastAsia"/>
              <w:color w:val="000000" w:themeColor="text1"/>
              <w:sz w:val="24"/>
            </w:rPr>
          </w:rPrChange>
        </w:rPr>
        <w:t>在中间件的用户缓存信息，包括用户登录状态信息和用户个人信息，本系统使用了</w:t>
      </w:r>
      <w:r w:rsidR="00E95BCD" w:rsidRPr="00045B7F">
        <w:rPr>
          <w:color w:val="FF0000"/>
          <w:sz w:val="24"/>
          <w:rPrChange w:id="2308" w:author="JY0225" w:date="2017-08-14T12:55:00Z">
            <w:rPr>
              <w:color w:val="000000" w:themeColor="text1"/>
              <w:sz w:val="24"/>
            </w:rPr>
          </w:rPrChange>
        </w:rPr>
        <w:t>128</w:t>
      </w:r>
      <w:r w:rsidR="00E95BCD" w:rsidRPr="00045B7F">
        <w:rPr>
          <w:rFonts w:hint="eastAsia"/>
          <w:color w:val="FF0000"/>
          <w:sz w:val="24"/>
          <w:rPrChange w:id="2309" w:author="JY0225" w:date="2017-08-14T12:55:00Z">
            <w:rPr>
              <w:rFonts w:hint="eastAsia"/>
              <w:color w:val="000000" w:themeColor="text1"/>
              <w:sz w:val="24"/>
            </w:rPr>
          </w:rPrChange>
        </w:rPr>
        <w:t>位的</w:t>
      </w:r>
      <w:r w:rsidR="00E95BCD" w:rsidRPr="00045B7F">
        <w:rPr>
          <w:color w:val="FF0000"/>
          <w:sz w:val="24"/>
          <w:rPrChange w:id="2310" w:author="JY0225" w:date="2017-08-14T12:55:00Z">
            <w:rPr>
              <w:color w:val="000000" w:themeColor="text1"/>
              <w:sz w:val="24"/>
            </w:rPr>
          </w:rPrChange>
        </w:rPr>
        <w:t>AES</w:t>
      </w:r>
      <w:r w:rsidR="00E95BCD" w:rsidRPr="00045B7F">
        <w:rPr>
          <w:rFonts w:hint="eastAsia"/>
          <w:color w:val="FF0000"/>
          <w:sz w:val="24"/>
          <w:rPrChange w:id="2311" w:author="JY0225" w:date="2017-08-14T12:55:00Z">
            <w:rPr>
              <w:rFonts w:hint="eastAsia"/>
              <w:color w:val="000000" w:themeColor="text1"/>
              <w:sz w:val="24"/>
            </w:rPr>
          </w:rPrChange>
        </w:rPr>
        <w:t>加密算法对这些隐私信息进行了加密，</w:t>
      </w:r>
      <w:r w:rsidR="00AB605D" w:rsidRPr="00045B7F">
        <w:rPr>
          <w:rFonts w:hint="eastAsia"/>
          <w:color w:val="FF0000"/>
          <w:sz w:val="24"/>
          <w:rPrChange w:id="2312" w:author="JY0225" w:date="2017-08-14T12:55:00Z">
            <w:rPr>
              <w:rFonts w:hint="eastAsia"/>
              <w:color w:val="000000" w:themeColor="text1"/>
              <w:sz w:val="24"/>
            </w:rPr>
          </w:rPrChange>
        </w:rPr>
        <w:t>保证了用户的隐私安全</w:t>
      </w:r>
      <w:r w:rsidR="004723B5" w:rsidRPr="00045B7F">
        <w:rPr>
          <w:rFonts w:hint="eastAsia"/>
          <w:color w:val="FF0000"/>
          <w:sz w:val="24"/>
          <w:rPrChange w:id="2313" w:author="JY0225" w:date="2017-08-14T12:55:00Z">
            <w:rPr>
              <w:rFonts w:hint="eastAsia"/>
              <w:color w:val="000000" w:themeColor="text1"/>
              <w:sz w:val="24"/>
            </w:rPr>
          </w:rPrChange>
        </w:rPr>
        <w:t>，</w:t>
      </w:r>
      <w:r w:rsidR="00AB605D" w:rsidRPr="00045B7F">
        <w:rPr>
          <w:rFonts w:hint="eastAsia"/>
          <w:color w:val="FF0000"/>
          <w:sz w:val="24"/>
          <w:rPrChange w:id="2314" w:author="JY0225" w:date="2017-08-14T12:55:00Z">
            <w:rPr>
              <w:rFonts w:hint="eastAsia"/>
              <w:color w:val="000000" w:themeColor="text1"/>
              <w:sz w:val="24"/>
            </w:rPr>
          </w:rPrChange>
        </w:rPr>
        <w:t>同时提供给用户撤销、查询</w:t>
      </w:r>
      <w:r w:rsidR="00E95BCD" w:rsidRPr="00045B7F">
        <w:rPr>
          <w:rFonts w:hint="eastAsia"/>
          <w:color w:val="FF0000"/>
          <w:sz w:val="24"/>
          <w:rPrChange w:id="2315" w:author="JY0225" w:date="2017-08-14T12:55:00Z">
            <w:rPr>
              <w:rFonts w:hint="eastAsia"/>
              <w:color w:val="000000" w:themeColor="text1"/>
              <w:sz w:val="24"/>
            </w:rPr>
          </w:rPrChange>
        </w:rPr>
        <w:t>会话的接口</w:t>
      </w:r>
      <w:r w:rsidR="00FF159E" w:rsidRPr="00045B7F">
        <w:rPr>
          <w:rFonts w:hint="eastAsia"/>
          <w:color w:val="FF0000"/>
          <w:sz w:val="24"/>
          <w:rPrChange w:id="2316" w:author="JY0225" w:date="2017-08-14T12:55:00Z">
            <w:rPr>
              <w:rFonts w:hint="eastAsia"/>
              <w:color w:val="000000" w:themeColor="text1"/>
              <w:sz w:val="24"/>
            </w:rPr>
          </w:rPrChange>
        </w:rPr>
        <w:t>。</w:t>
      </w:r>
      <w:r w:rsidR="007F2E42" w:rsidRPr="00045B7F">
        <w:rPr>
          <w:rFonts w:hint="eastAsia"/>
          <w:color w:val="FF0000"/>
          <w:sz w:val="24"/>
          <w:rPrChange w:id="2317" w:author="JY0225" w:date="2017-08-14T12:55:00Z">
            <w:rPr>
              <w:rFonts w:hint="eastAsia"/>
              <w:color w:val="000000" w:themeColor="text1"/>
              <w:sz w:val="24"/>
            </w:rPr>
          </w:rPrChange>
        </w:rPr>
        <w:t>大文件上传</w:t>
      </w:r>
      <w:r w:rsidR="0043711D" w:rsidRPr="00045B7F">
        <w:rPr>
          <w:rFonts w:hint="eastAsia"/>
          <w:color w:val="FF0000"/>
          <w:sz w:val="24"/>
          <w:rPrChange w:id="2318" w:author="JY0225" w:date="2017-08-14T12:55:00Z">
            <w:rPr>
              <w:rFonts w:hint="eastAsia"/>
              <w:color w:val="000000" w:themeColor="text1"/>
              <w:sz w:val="24"/>
            </w:rPr>
          </w:rPrChange>
        </w:rPr>
        <w:t>关键技术的优化</w:t>
      </w:r>
      <w:r w:rsidR="007F2E42" w:rsidRPr="00045B7F">
        <w:rPr>
          <w:rFonts w:hint="eastAsia"/>
          <w:color w:val="FF0000"/>
          <w:sz w:val="24"/>
          <w:rPrChange w:id="2319" w:author="JY0225" w:date="2017-08-14T12:55:00Z">
            <w:rPr>
              <w:rFonts w:hint="eastAsia"/>
              <w:color w:val="000000" w:themeColor="text1"/>
              <w:sz w:val="24"/>
            </w:rPr>
          </w:rPrChange>
        </w:rPr>
        <w:t>解决了因网络故障而导致的频繁的重传问题，可以根据断点信息进行文件续传</w:t>
      </w:r>
      <w:r w:rsidR="00657750" w:rsidRPr="00045B7F">
        <w:rPr>
          <w:rFonts w:hint="eastAsia"/>
          <w:color w:val="FF0000"/>
          <w:sz w:val="24"/>
          <w:rPrChange w:id="2320" w:author="JY0225" w:date="2017-08-14T12:55:00Z">
            <w:rPr>
              <w:rFonts w:hint="eastAsia"/>
              <w:color w:val="000000" w:themeColor="text1"/>
              <w:sz w:val="24"/>
            </w:rPr>
          </w:rPrChange>
        </w:rPr>
        <w:t>，保证了在网络状况</w:t>
      </w:r>
      <w:r w:rsidR="00E34814" w:rsidRPr="00045B7F">
        <w:rPr>
          <w:rFonts w:hint="eastAsia"/>
          <w:color w:val="FF0000"/>
          <w:sz w:val="24"/>
          <w:rPrChange w:id="2321" w:author="JY0225" w:date="2017-08-14T12:55:00Z">
            <w:rPr>
              <w:rFonts w:hint="eastAsia"/>
              <w:color w:val="000000" w:themeColor="text1"/>
              <w:sz w:val="24"/>
            </w:rPr>
          </w:rPrChange>
        </w:rPr>
        <w:t>不佳</w:t>
      </w:r>
      <w:r w:rsidR="00657750" w:rsidRPr="00045B7F">
        <w:rPr>
          <w:rFonts w:hint="eastAsia"/>
          <w:color w:val="FF0000"/>
          <w:sz w:val="24"/>
          <w:rPrChange w:id="2322" w:author="JY0225" w:date="2017-08-14T12:55:00Z">
            <w:rPr>
              <w:rFonts w:hint="eastAsia"/>
              <w:color w:val="000000" w:themeColor="text1"/>
              <w:sz w:val="24"/>
            </w:rPr>
          </w:rPrChange>
        </w:rPr>
        <w:t>的情况下数据传输的</w:t>
      </w:r>
      <w:r w:rsidR="00E34814" w:rsidRPr="00045B7F">
        <w:rPr>
          <w:rFonts w:hint="eastAsia"/>
          <w:color w:val="FF0000"/>
          <w:sz w:val="24"/>
          <w:rPrChange w:id="2323" w:author="JY0225" w:date="2017-08-14T12:55:00Z">
            <w:rPr>
              <w:rFonts w:hint="eastAsia"/>
              <w:color w:val="000000" w:themeColor="text1"/>
              <w:sz w:val="24"/>
            </w:rPr>
          </w:rPrChange>
        </w:rPr>
        <w:t>稳定性</w:t>
      </w:r>
      <w:r w:rsidR="007F2E42" w:rsidRPr="00045B7F">
        <w:rPr>
          <w:rFonts w:hint="eastAsia"/>
          <w:color w:val="FF0000"/>
          <w:sz w:val="24"/>
          <w:rPrChange w:id="2324" w:author="JY0225" w:date="2017-08-14T12:55:00Z">
            <w:rPr>
              <w:rFonts w:hint="eastAsia"/>
              <w:color w:val="000000" w:themeColor="text1"/>
              <w:sz w:val="24"/>
            </w:rPr>
          </w:rPrChange>
        </w:rPr>
        <w:t>；</w:t>
      </w:r>
      <w:r w:rsidR="00776401" w:rsidRPr="00045B7F">
        <w:rPr>
          <w:rFonts w:hint="eastAsia"/>
          <w:color w:val="FF0000"/>
          <w:sz w:val="24"/>
          <w:rPrChange w:id="2325" w:author="JY0225" w:date="2017-08-14T12:55:00Z">
            <w:rPr>
              <w:rFonts w:hint="eastAsia"/>
              <w:color w:val="000000" w:themeColor="text1"/>
              <w:sz w:val="24"/>
            </w:rPr>
          </w:rPrChange>
        </w:rPr>
        <w:t>本地缓存主要包含两部分的内容，客户端缓存和服务器端缓存。</w:t>
      </w:r>
      <w:r w:rsidR="00CD6282" w:rsidRPr="00045B7F">
        <w:rPr>
          <w:rFonts w:hint="eastAsia"/>
          <w:color w:val="FF0000"/>
          <w:sz w:val="24"/>
          <w:rPrChange w:id="2326" w:author="JY0225" w:date="2017-08-14T12:55:00Z">
            <w:rPr>
              <w:rFonts w:hint="eastAsia"/>
              <w:color w:val="000000" w:themeColor="text1"/>
              <w:sz w:val="24"/>
            </w:rPr>
          </w:rPrChange>
        </w:rPr>
        <w:t>客户端缓存利用本地计算机的</w:t>
      </w:r>
      <w:r w:rsidR="00476838" w:rsidRPr="00045B7F">
        <w:rPr>
          <w:rFonts w:hint="eastAsia"/>
          <w:color w:val="FF0000"/>
          <w:sz w:val="24"/>
          <w:rPrChange w:id="2327" w:author="JY0225" w:date="2017-08-14T12:55:00Z">
            <w:rPr>
              <w:rFonts w:hint="eastAsia"/>
              <w:color w:val="000000" w:themeColor="text1"/>
              <w:sz w:val="24"/>
            </w:rPr>
          </w:rPrChange>
        </w:rPr>
        <w:t>备份</w:t>
      </w:r>
      <w:r w:rsidR="00CD6282" w:rsidRPr="00045B7F">
        <w:rPr>
          <w:rFonts w:hint="eastAsia"/>
          <w:color w:val="FF0000"/>
          <w:sz w:val="24"/>
          <w:rPrChange w:id="2328" w:author="JY0225" w:date="2017-08-14T12:55:00Z">
            <w:rPr>
              <w:rFonts w:hint="eastAsia"/>
              <w:color w:val="000000" w:themeColor="text1"/>
              <w:sz w:val="24"/>
            </w:rPr>
          </w:rPrChange>
        </w:rPr>
        <w:t>能力和计算能力，对下载的文件进行缓存管理，使得用户频繁地下载同一文件时，可以利用本地缓存节省网络带宽。</w:t>
      </w:r>
      <w:r w:rsidR="00A17E23" w:rsidRPr="00045B7F">
        <w:rPr>
          <w:rFonts w:hint="eastAsia"/>
          <w:color w:val="FF0000"/>
          <w:sz w:val="24"/>
          <w:rPrChange w:id="2329" w:author="JY0225" w:date="2017-08-14T12:55:00Z">
            <w:rPr>
              <w:rFonts w:hint="eastAsia"/>
              <w:color w:val="000000" w:themeColor="text1"/>
              <w:sz w:val="24"/>
            </w:rPr>
          </w:rPrChange>
        </w:rPr>
        <w:t>服务器端缓存利用服务器提供的</w:t>
      </w:r>
      <w:r w:rsidR="008229E0" w:rsidRPr="00045B7F">
        <w:rPr>
          <w:rFonts w:hint="eastAsia"/>
          <w:color w:val="FF0000"/>
          <w:sz w:val="24"/>
          <w:rPrChange w:id="2330" w:author="JY0225" w:date="2017-08-14T12:55:00Z">
            <w:rPr>
              <w:rFonts w:hint="eastAsia"/>
              <w:color w:val="000000" w:themeColor="text1"/>
              <w:sz w:val="24"/>
            </w:rPr>
          </w:rPrChange>
        </w:rPr>
        <w:t>备份在云端的</w:t>
      </w:r>
      <w:r w:rsidR="00A17E23" w:rsidRPr="00045B7F">
        <w:rPr>
          <w:rFonts w:hint="eastAsia"/>
          <w:color w:val="FF0000"/>
          <w:sz w:val="24"/>
          <w:rPrChange w:id="2331" w:author="JY0225" w:date="2017-08-14T12:55:00Z">
            <w:rPr>
              <w:rFonts w:hint="eastAsia"/>
              <w:color w:val="000000" w:themeColor="text1"/>
              <w:sz w:val="24"/>
            </w:rPr>
          </w:rPrChange>
        </w:rPr>
        <w:t>数据信息，</w:t>
      </w:r>
      <w:r w:rsidR="008229E0" w:rsidRPr="00045B7F">
        <w:rPr>
          <w:rFonts w:hint="eastAsia"/>
          <w:color w:val="FF0000"/>
          <w:sz w:val="24"/>
          <w:rPrChange w:id="2332" w:author="JY0225" w:date="2017-08-14T12:55:00Z">
            <w:rPr>
              <w:rFonts w:hint="eastAsia"/>
              <w:color w:val="000000" w:themeColor="text1"/>
              <w:sz w:val="24"/>
            </w:rPr>
          </w:rPrChange>
        </w:rPr>
        <w:t>实现了服务器端去重的特性，新增了</w:t>
      </w:r>
      <w:r w:rsidR="003A7750" w:rsidRPr="00045B7F">
        <w:rPr>
          <w:rFonts w:hint="eastAsia"/>
          <w:color w:val="FF0000"/>
          <w:sz w:val="24"/>
          <w:rPrChange w:id="2333" w:author="JY0225" w:date="2017-08-14T12:55:00Z">
            <w:rPr>
              <w:rFonts w:hint="eastAsia"/>
              <w:color w:val="000000" w:themeColor="text1"/>
              <w:sz w:val="24"/>
            </w:rPr>
          </w:rPrChange>
        </w:rPr>
        <w:t>针对单一用户的</w:t>
      </w:r>
      <w:r w:rsidR="008229E0" w:rsidRPr="00045B7F">
        <w:rPr>
          <w:rFonts w:hint="eastAsia"/>
          <w:color w:val="FF0000"/>
          <w:sz w:val="24"/>
          <w:rPrChange w:id="2334" w:author="JY0225" w:date="2017-08-14T12:55:00Z">
            <w:rPr>
              <w:rFonts w:hint="eastAsia"/>
              <w:color w:val="000000" w:themeColor="text1"/>
              <w:sz w:val="24"/>
            </w:rPr>
          </w:rPrChange>
        </w:rPr>
        <w:t>数据“秒传”功能</w:t>
      </w:r>
      <w:r w:rsidR="003A7750" w:rsidRPr="00045B7F">
        <w:rPr>
          <w:rFonts w:hint="eastAsia"/>
          <w:color w:val="FF0000"/>
          <w:sz w:val="24"/>
          <w:rPrChange w:id="2335" w:author="JY0225" w:date="2017-08-14T12:55:00Z">
            <w:rPr>
              <w:rFonts w:hint="eastAsia"/>
              <w:color w:val="000000" w:themeColor="text1"/>
              <w:sz w:val="24"/>
            </w:rPr>
          </w:rPrChange>
        </w:rPr>
        <w:t>，即用户</w:t>
      </w:r>
      <w:r w:rsidR="003922BA" w:rsidRPr="00045B7F">
        <w:rPr>
          <w:rFonts w:hint="eastAsia"/>
          <w:color w:val="FF0000"/>
          <w:sz w:val="24"/>
          <w:rPrChange w:id="2336" w:author="JY0225" w:date="2017-08-14T12:55:00Z">
            <w:rPr>
              <w:rFonts w:hint="eastAsia"/>
              <w:color w:val="000000" w:themeColor="text1"/>
              <w:sz w:val="24"/>
            </w:rPr>
          </w:rPrChange>
        </w:rPr>
        <w:t>重复上传同一文件时，可以调用服务器端提供的复制文件接口，而无需上传该文件</w:t>
      </w:r>
      <w:r w:rsidR="00A17E23" w:rsidRPr="00045B7F">
        <w:rPr>
          <w:rFonts w:hint="eastAsia"/>
          <w:color w:val="FF0000"/>
          <w:sz w:val="24"/>
          <w:rPrChange w:id="2337" w:author="JY0225" w:date="2017-08-14T12:55:00Z">
            <w:rPr>
              <w:rFonts w:hint="eastAsia"/>
              <w:color w:val="000000" w:themeColor="text1"/>
              <w:sz w:val="24"/>
            </w:rPr>
          </w:rPrChange>
        </w:rPr>
        <w:t>；</w:t>
      </w:r>
      <w:r w:rsidR="007A3B57" w:rsidRPr="00045B7F">
        <w:rPr>
          <w:rFonts w:hint="eastAsia"/>
          <w:color w:val="FF0000"/>
          <w:sz w:val="24"/>
          <w:rPrChange w:id="2338" w:author="JY0225" w:date="2017-08-14T12:55:00Z">
            <w:rPr>
              <w:rFonts w:hint="eastAsia"/>
              <w:color w:val="000000" w:themeColor="text1"/>
              <w:sz w:val="24"/>
            </w:rPr>
          </w:rPrChange>
        </w:rPr>
        <w:t>多应用适配模块解决了</w:t>
      </w:r>
      <w:r w:rsidR="00E4327E" w:rsidRPr="00045B7F">
        <w:rPr>
          <w:rFonts w:hint="eastAsia"/>
          <w:color w:val="FF0000"/>
          <w:sz w:val="24"/>
          <w:rPrChange w:id="2339" w:author="JY0225" w:date="2017-08-14T12:55:00Z">
            <w:rPr>
              <w:rFonts w:hint="eastAsia"/>
              <w:color w:val="000000" w:themeColor="text1"/>
              <w:sz w:val="24"/>
            </w:rPr>
          </w:rPrChange>
        </w:rPr>
        <w:t>现有</w:t>
      </w:r>
      <w:r w:rsidR="007A3B57" w:rsidRPr="00045B7F">
        <w:rPr>
          <w:rFonts w:hint="eastAsia"/>
          <w:color w:val="FF0000"/>
          <w:sz w:val="24"/>
          <w:rPrChange w:id="2340" w:author="JY0225" w:date="2017-08-14T12:55:00Z">
            <w:rPr>
              <w:rFonts w:hint="eastAsia"/>
              <w:color w:val="000000" w:themeColor="text1"/>
              <w:sz w:val="24"/>
            </w:rPr>
          </w:rPrChange>
        </w:rPr>
        <w:t>中间件系统缺乏可扩展性的问题，本系统同时研发了两款客户端，</w:t>
      </w:r>
      <w:r w:rsidR="007A3B57" w:rsidRPr="00045B7F">
        <w:rPr>
          <w:color w:val="FF0000"/>
          <w:sz w:val="24"/>
          <w:rPrChange w:id="2341" w:author="JY0225" w:date="2017-08-14T12:55:00Z">
            <w:rPr>
              <w:color w:val="000000" w:themeColor="text1"/>
              <w:sz w:val="24"/>
            </w:rPr>
          </w:rPrChange>
        </w:rPr>
        <w:t>Java SDK</w:t>
      </w:r>
      <w:r w:rsidR="007A3B57" w:rsidRPr="00045B7F">
        <w:rPr>
          <w:rFonts w:hint="eastAsia"/>
          <w:color w:val="FF0000"/>
          <w:sz w:val="24"/>
          <w:rPrChange w:id="2342" w:author="JY0225" w:date="2017-08-14T12:55:00Z">
            <w:rPr>
              <w:rFonts w:hint="eastAsia"/>
              <w:color w:val="000000" w:themeColor="text1"/>
              <w:sz w:val="24"/>
            </w:rPr>
          </w:rPrChange>
        </w:rPr>
        <w:t>和</w:t>
      </w:r>
      <w:r w:rsidR="007A3B57" w:rsidRPr="00045B7F">
        <w:rPr>
          <w:color w:val="FF0000"/>
          <w:sz w:val="24"/>
          <w:rPrChange w:id="2343" w:author="JY0225" w:date="2017-08-14T12:55:00Z">
            <w:rPr>
              <w:color w:val="000000" w:themeColor="text1"/>
              <w:sz w:val="24"/>
            </w:rPr>
          </w:rPrChange>
        </w:rPr>
        <w:t>Firefox</w:t>
      </w:r>
      <w:r w:rsidR="007A3B57" w:rsidRPr="00045B7F">
        <w:rPr>
          <w:rFonts w:hint="eastAsia"/>
          <w:color w:val="FF0000"/>
          <w:sz w:val="24"/>
          <w:rPrChange w:id="2344" w:author="JY0225" w:date="2017-08-14T12:55:00Z">
            <w:rPr>
              <w:rFonts w:hint="eastAsia"/>
              <w:color w:val="000000" w:themeColor="text1"/>
              <w:sz w:val="24"/>
            </w:rPr>
          </w:rPrChange>
        </w:rPr>
        <w:t>扩展，</w:t>
      </w:r>
      <w:r w:rsidR="00503C1F" w:rsidRPr="00045B7F">
        <w:rPr>
          <w:rFonts w:hint="eastAsia"/>
          <w:color w:val="FF0000"/>
          <w:sz w:val="24"/>
          <w:rPrChange w:id="2345" w:author="JY0225" w:date="2017-08-14T12:55:00Z">
            <w:rPr>
              <w:rFonts w:hint="eastAsia"/>
              <w:color w:val="000000" w:themeColor="text1"/>
              <w:sz w:val="24"/>
            </w:rPr>
          </w:rPrChange>
        </w:rPr>
        <w:t>能够</w:t>
      </w:r>
      <w:r w:rsidR="006E09BC" w:rsidRPr="00045B7F">
        <w:rPr>
          <w:rFonts w:hint="eastAsia"/>
          <w:color w:val="FF0000"/>
          <w:sz w:val="24"/>
          <w:rPrChange w:id="2346" w:author="JY0225" w:date="2017-08-14T12:55:00Z">
            <w:rPr>
              <w:rFonts w:hint="eastAsia"/>
              <w:color w:val="000000" w:themeColor="text1"/>
              <w:sz w:val="24"/>
            </w:rPr>
          </w:rPrChange>
        </w:rPr>
        <w:t>支持更多客户端类型</w:t>
      </w:r>
      <w:r w:rsidR="007A3B57" w:rsidRPr="00045B7F">
        <w:rPr>
          <w:rFonts w:hint="eastAsia"/>
          <w:color w:val="FF0000"/>
          <w:sz w:val="24"/>
          <w:rPrChange w:id="2347" w:author="JY0225" w:date="2017-08-14T12:55:00Z">
            <w:rPr>
              <w:rFonts w:hint="eastAsia"/>
              <w:color w:val="000000" w:themeColor="text1"/>
              <w:sz w:val="24"/>
            </w:rPr>
          </w:rPrChange>
        </w:rPr>
        <w:t>。</w:t>
      </w:r>
    </w:p>
    <w:p w14:paraId="11AAFEC2" w14:textId="77777777" w:rsidR="009D35A2" w:rsidRDefault="00D14E61">
      <w:pPr>
        <w:pStyle w:val="21"/>
        <w:spacing w:line="240" w:lineRule="auto"/>
        <w:pPrChange w:id="2348" w:author="微软用户" w:date="2017-08-18T22:56:00Z">
          <w:pPr>
            <w:pStyle w:val="21"/>
          </w:pPr>
        </w:pPrChange>
      </w:pPr>
      <w:bookmarkStart w:id="2349" w:name="_Toc491202515"/>
      <w:r>
        <w:t>7</w:t>
      </w:r>
      <w:r w:rsidR="0032102F" w:rsidRPr="00B87EE1">
        <w:t xml:space="preserve">.2 </w:t>
      </w:r>
      <w:r w:rsidR="0032102F" w:rsidRPr="00B87EE1">
        <w:t>展望</w:t>
      </w:r>
      <w:bookmarkEnd w:id="2349"/>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lastRenderedPageBreak/>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2350" w:name="_Toc420959894"/>
      <w:bookmarkStart w:id="2351" w:name="_Toc421026958"/>
      <w:bookmarkStart w:id="2352" w:name="_Toc421230625"/>
      <w:bookmarkStart w:id="2353" w:name="_Toc491202516"/>
      <w:r w:rsidRPr="00B87EE1">
        <w:rPr>
          <w:rFonts w:ascii="Times New Roman" w:hAnsi="Times New Roman" w:cs="Times New Roman"/>
        </w:rPr>
        <w:lastRenderedPageBreak/>
        <w:t>参考文献</w:t>
      </w:r>
      <w:bookmarkStart w:id="2354" w:name="_Toc420959893"/>
      <w:bookmarkStart w:id="2355" w:name="_Toc421026957"/>
      <w:bookmarkStart w:id="2356" w:name="_Toc421230624"/>
      <w:bookmarkEnd w:id="2350"/>
      <w:bookmarkEnd w:id="2351"/>
      <w:bookmarkEnd w:id="2352"/>
      <w:bookmarkEnd w:id="2353"/>
    </w:p>
    <w:p w14:paraId="46D2AC32" w14:textId="1F6EA278" w:rsidR="005C17C6" w:rsidRPr="003912A4" w:rsidRDefault="005C17C6" w:rsidP="003912A4">
      <w:pPr>
        <w:pStyle w:val="a7"/>
        <w:numPr>
          <w:ilvl w:val="0"/>
          <w:numId w:val="1"/>
        </w:numPr>
        <w:spacing w:line="400" w:lineRule="exact"/>
        <w:rPr>
          <w:sz w:val="21"/>
          <w:szCs w:val="21"/>
        </w:rPr>
      </w:pPr>
      <w:bookmarkStart w:id="2357" w:name="_Ref489689998"/>
      <w:bookmarkStart w:id="2358" w:name="_Ref489705969"/>
      <w:bookmarkStart w:id="2359"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2357"/>
      <w:r>
        <w:rPr>
          <w:sz w:val="21"/>
          <w:szCs w:val="21"/>
        </w:rPr>
        <w:t>.</w:t>
      </w:r>
      <w:bookmarkEnd w:id="2358"/>
    </w:p>
    <w:p w14:paraId="60AF671E" w14:textId="47667F8B" w:rsidR="00505F6F" w:rsidRDefault="00505F6F" w:rsidP="00505F6F">
      <w:pPr>
        <w:pStyle w:val="a7"/>
        <w:numPr>
          <w:ilvl w:val="0"/>
          <w:numId w:val="1"/>
        </w:numPr>
        <w:spacing w:line="400" w:lineRule="exact"/>
        <w:rPr>
          <w:sz w:val="21"/>
          <w:szCs w:val="21"/>
        </w:rPr>
      </w:pPr>
      <w:bookmarkStart w:id="2360" w:name="_Ref489705884"/>
      <w:bookmarkEnd w:id="2359"/>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2360"/>
    </w:p>
    <w:p w14:paraId="3C4B1A6F" w14:textId="44A51133" w:rsidR="00793B98" w:rsidRDefault="005A3D87" w:rsidP="00F0367C">
      <w:pPr>
        <w:pStyle w:val="a7"/>
        <w:numPr>
          <w:ilvl w:val="0"/>
          <w:numId w:val="1"/>
        </w:numPr>
        <w:spacing w:line="400" w:lineRule="exact"/>
        <w:rPr>
          <w:sz w:val="21"/>
          <w:szCs w:val="21"/>
        </w:rPr>
      </w:pPr>
      <w:bookmarkStart w:id="2361" w:name="_Ref489820088"/>
      <w:r w:rsidRPr="005A3D87">
        <w:rPr>
          <w:sz w:val="21"/>
          <w:szCs w:val="21"/>
        </w:rPr>
        <w:t>Zhong Lin He,Yu Hua He,Li Yu Chen. A Study on the Key Issues of Cloud Storage Technology[J]. Applied Mechanics and Materials,</w:t>
      </w:r>
      <w:ins w:id="2362" w:author="JY0225" w:date="2017-08-14T13:00:00Z">
        <w:r w:rsidR="00B46969">
          <w:rPr>
            <w:sz w:val="21"/>
            <w:szCs w:val="21"/>
          </w:rPr>
          <w:t xml:space="preserve"> </w:t>
        </w:r>
      </w:ins>
      <w:r w:rsidRPr="005A3D87">
        <w:rPr>
          <w:sz w:val="21"/>
          <w:szCs w:val="21"/>
        </w:rPr>
        <w:t>2010,</w:t>
      </w:r>
      <w:ins w:id="2363" w:author="JY0225" w:date="2017-08-14T13:00:00Z">
        <w:r w:rsidR="00B46969">
          <w:rPr>
            <w:sz w:val="21"/>
            <w:szCs w:val="21"/>
          </w:rPr>
          <w:t xml:space="preserve"> </w:t>
        </w:r>
      </w:ins>
      <w:r w:rsidRPr="005A3D87">
        <w:rPr>
          <w:sz w:val="21"/>
          <w:szCs w:val="21"/>
        </w:rPr>
        <w:t>979(29):.</w:t>
      </w:r>
      <w:bookmarkEnd w:id="2361"/>
    </w:p>
    <w:p w14:paraId="358ECECE" w14:textId="30594186" w:rsidR="00F60053" w:rsidRPr="00F60053" w:rsidRDefault="00F60053" w:rsidP="00F60053">
      <w:pPr>
        <w:pStyle w:val="a7"/>
        <w:numPr>
          <w:ilvl w:val="0"/>
          <w:numId w:val="1"/>
        </w:numPr>
        <w:spacing w:line="400" w:lineRule="exact"/>
        <w:rPr>
          <w:sz w:val="21"/>
          <w:szCs w:val="21"/>
        </w:rPr>
      </w:pPr>
      <w:bookmarkStart w:id="2364" w:name="_Ref489791737"/>
      <w:r w:rsidRPr="003970CA">
        <w:rPr>
          <w:sz w:val="21"/>
          <w:szCs w:val="21"/>
        </w:rPr>
        <w:t>Amirhossein Farahzadi,Pooyan Shams,Javad Rezazadeh,Reza Farahbakhsh. Middleware technologies for cloud of things-a survey[J]. Digital Communications and Networks,2017,:.</w:t>
      </w:r>
      <w:bookmarkEnd w:id="2364"/>
    </w:p>
    <w:p w14:paraId="1EC53769" w14:textId="1A6F7D8E" w:rsidR="00196979" w:rsidRDefault="00196979" w:rsidP="00196979">
      <w:pPr>
        <w:pStyle w:val="a7"/>
        <w:numPr>
          <w:ilvl w:val="0"/>
          <w:numId w:val="1"/>
        </w:numPr>
        <w:spacing w:line="400" w:lineRule="exact"/>
        <w:rPr>
          <w:sz w:val="21"/>
          <w:szCs w:val="21"/>
        </w:rPr>
      </w:pPr>
      <w:bookmarkStart w:id="2365" w:name="_Ref489691828"/>
      <w:bookmarkStart w:id="2366"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2365"/>
      <w:r w:rsidR="00EC26E4">
        <w:rPr>
          <w:sz w:val="21"/>
          <w:szCs w:val="21"/>
        </w:rPr>
        <w:t>.</w:t>
      </w:r>
      <w:bookmarkEnd w:id="2366"/>
    </w:p>
    <w:p w14:paraId="4D1728AD" w14:textId="2116A7D5" w:rsidR="003175C3" w:rsidRDefault="003175C3" w:rsidP="003175C3">
      <w:pPr>
        <w:pStyle w:val="a7"/>
        <w:numPr>
          <w:ilvl w:val="0"/>
          <w:numId w:val="1"/>
        </w:numPr>
        <w:spacing w:line="400" w:lineRule="exact"/>
        <w:rPr>
          <w:sz w:val="21"/>
          <w:szCs w:val="21"/>
        </w:rPr>
      </w:pPr>
      <w:bookmarkStart w:id="2367"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2367"/>
    </w:p>
    <w:p w14:paraId="1D6D7730" w14:textId="12F1D23E" w:rsidR="00793B98" w:rsidRDefault="006A1E35" w:rsidP="006A1E35">
      <w:pPr>
        <w:pStyle w:val="a7"/>
        <w:numPr>
          <w:ilvl w:val="0"/>
          <w:numId w:val="1"/>
        </w:numPr>
        <w:spacing w:line="400" w:lineRule="exact"/>
        <w:rPr>
          <w:sz w:val="21"/>
          <w:szCs w:val="21"/>
        </w:rPr>
      </w:pPr>
      <w:bookmarkStart w:id="2368"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2368"/>
    </w:p>
    <w:p w14:paraId="0F51B847" w14:textId="469A4A7A" w:rsidR="003175C3" w:rsidRDefault="009E3509" w:rsidP="009E3509">
      <w:pPr>
        <w:pStyle w:val="a7"/>
        <w:numPr>
          <w:ilvl w:val="0"/>
          <w:numId w:val="1"/>
        </w:numPr>
        <w:spacing w:line="400" w:lineRule="exact"/>
        <w:rPr>
          <w:sz w:val="21"/>
          <w:szCs w:val="21"/>
        </w:rPr>
      </w:pPr>
      <w:bookmarkStart w:id="2369"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2369"/>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2370"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2370"/>
    </w:p>
    <w:p w14:paraId="2171E046" w14:textId="48301FE6" w:rsidR="00550F66" w:rsidRDefault="00550F66" w:rsidP="00550F66">
      <w:pPr>
        <w:pStyle w:val="a7"/>
        <w:numPr>
          <w:ilvl w:val="0"/>
          <w:numId w:val="1"/>
        </w:numPr>
        <w:spacing w:line="400" w:lineRule="exact"/>
        <w:rPr>
          <w:sz w:val="21"/>
          <w:szCs w:val="21"/>
        </w:rPr>
      </w:pPr>
      <w:bookmarkStart w:id="2371" w:name="_Ref489792117"/>
      <w:r w:rsidRPr="00153B28">
        <w:rPr>
          <w:sz w:val="21"/>
          <w:szCs w:val="21"/>
        </w:rPr>
        <w:t>Anonymous. Research and Markets; Implementing SSL/TLS Using Cryptography and PKI - Guide to Implementing Protocols for Internet Security[J]. Computers, Networks &amp; Communications,</w:t>
      </w:r>
      <w:ins w:id="2372"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2371"/>
    </w:p>
    <w:p w14:paraId="33C1613F" w14:textId="0BE1184D" w:rsidR="008A1737" w:rsidRPr="008A1737" w:rsidRDefault="008A1737" w:rsidP="008A1737">
      <w:pPr>
        <w:pStyle w:val="a7"/>
        <w:numPr>
          <w:ilvl w:val="0"/>
          <w:numId w:val="1"/>
        </w:numPr>
        <w:spacing w:line="400" w:lineRule="exact"/>
        <w:rPr>
          <w:sz w:val="21"/>
          <w:szCs w:val="21"/>
        </w:rPr>
      </w:pPr>
      <w:bookmarkStart w:id="2373"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2373"/>
    </w:p>
    <w:p w14:paraId="1AA60336" w14:textId="058B2BC9" w:rsidR="00544D71" w:rsidRDefault="00544D71" w:rsidP="00544D71">
      <w:pPr>
        <w:pStyle w:val="a7"/>
        <w:numPr>
          <w:ilvl w:val="0"/>
          <w:numId w:val="1"/>
        </w:numPr>
        <w:spacing w:line="400" w:lineRule="exact"/>
        <w:rPr>
          <w:sz w:val="21"/>
          <w:szCs w:val="21"/>
        </w:rPr>
      </w:pPr>
      <w:bookmarkStart w:id="2374"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2374"/>
    </w:p>
    <w:p w14:paraId="0981D947" w14:textId="1690D857" w:rsidR="002551D9" w:rsidRDefault="002551D9" w:rsidP="002551D9">
      <w:pPr>
        <w:pStyle w:val="a7"/>
        <w:numPr>
          <w:ilvl w:val="0"/>
          <w:numId w:val="1"/>
        </w:numPr>
        <w:spacing w:line="400" w:lineRule="exact"/>
        <w:rPr>
          <w:sz w:val="21"/>
          <w:szCs w:val="21"/>
        </w:rPr>
      </w:pPr>
      <w:bookmarkStart w:id="2375"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2375"/>
    </w:p>
    <w:p w14:paraId="62DA0067" w14:textId="47C454E1" w:rsidR="002551D9" w:rsidRPr="00BA56A7" w:rsidRDefault="002551D9" w:rsidP="00BA56A7">
      <w:pPr>
        <w:pStyle w:val="a7"/>
        <w:numPr>
          <w:ilvl w:val="0"/>
          <w:numId w:val="1"/>
        </w:numPr>
        <w:spacing w:line="400" w:lineRule="exact"/>
        <w:rPr>
          <w:sz w:val="21"/>
          <w:szCs w:val="21"/>
        </w:rPr>
      </w:pPr>
      <w:bookmarkStart w:id="2376"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2376"/>
    </w:p>
    <w:p w14:paraId="19848E4C" w14:textId="7E12AAAE" w:rsidR="0067344D" w:rsidRDefault="0067344D" w:rsidP="0067344D">
      <w:pPr>
        <w:pStyle w:val="a7"/>
        <w:numPr>
          <w:ilvl w:val="0"/>
          <w:numId w:val="1"/>
        </w:numPr>
        <w:spacing w:line="400" w:lineRule="exact"/>
        <w:rPr>
          <w:sz w:val="21"/>
          <w:szCs w:val="21"/>
        </w:rPr>
      </w:pPr>
      <w:bookmarkStart w:id="2377" w:name="_Ref489793121"/>
      <w:r w:rsidRPr="00F34669">
        <w:rPr>
          <w:sz w:val="21"/>
          <w:szCs w:val="21"/>
        </w:rPr>
        <w:t>K. Akhila,Amal Ganesh,C. Sunitha. A Study on Deduplication Techniques over Encrypted Data[J]. Procedia Computer Science,2016,87:.</w:t>
      </w:r>
      <w:bookmarkEnd w:id="2377"/>
    </w:p>
    <w:p w14:paraId="5C1C7C2B" w14:textId="77777777" w:rsidR="00BA56A7" w:rsidRDefault="00BA56A7" w:rsidP="00BA56A7">
      <w:pPr>
        <w:pStyle w:val="a7"/>
        <w:numPr>
          <w:ilvl w:val="0"/>
          <w:numId w:val="1"/>
        </w:numPr>
        <w:spacing w:line="400" w:lineRule="exact"/>
        <w:rPr>
          <w:sz w:val="21"/>
          <w:szCs w:val="21"/>
        </w:rPr>
      </w:pPr>
      <w:bookmarkStart w:id="2378"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2378"/>
    </w:p>
    <w:p w14:paraId="51F9180D" w14:textId="77777777" w:rsidR="00BA56A7" w:rsidRPr="0067344D" w:rsidRDefault="00BA56A7" w:rsidP="00BA56A7">
      <w:pPr>
        <w:pStyle w:val="a7"/>
        <w:spacing w:line="400" w:lineRule="exact"/>
        <w:rPr>
          <w:sz w:val="21"/>
          <w:szCs w:val="21"/>
        </w:rPr>
      </w:pPr>
    </w:p>
    <w:p w14:paraId="502B746E" w14:textId="718754EF" w:rsidR="00001744" w:rsidRPr="00A16D7F" w:rsidRDefault="00DB7AF6" w:rsidP="00A16D7F">
      <w:pPr>
        <w:pStyle w:val="a7"/>
        <w:numPr>
          <w:ilvl w:val="0"/>
          <w:numId w:val="1"/>
        </w:numPr>
        <w:spacing w:line="400" w:lineRule="exact"/>
        <w:rPr>
          <w:sz w:val="21"/>
          <w:szCs w:val="21"/>
        </w:rPr>
      </w:pPr>
      <w:bookmarkStart w:id="2379"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2379"/>
    </w:p>
    <w:p w14:paraId="38592D4B" w14:textId="69B6AEE3" w:rsidR="00001744" w:rsidRPr="00001744" w:rsidRDefault="00001744" w:rsidP="00001744">
      <w:pPr>
        <w:pStyle w:val="a7"/>
        <w:numPr>
          <w:ilvl w:val="0"/>
          <w:numId w:val="1"/>
        </w:numPr>
        <w:spacing w:line="400" w:lineRule="exact"/>
        <w:ind w:left="418" w:hanging="418"/>
        <w:rPr>
          <w:sz w:val="21"/>
          <w:szCs w:val="21"/>
        </w:rPr>
      </w:pPr>
      <w:bookmarkStart w:id="2380" w:name="_Ref489793205"/>
      <w:r w:rsidRPr="009D4C79">
        <w:rPr>
          <w:sz w:val="21"/>
          <w:szCs w:val="21"/>
        </w:rPr>
        <w:t>Lei Wang,Yan Yan Yu,Qian Huang,Jun Yang,Zheng Peng Zhao. The Design and Implementation of the MD5 Algorithm Based on FPGA[J]. Applied Mechanics and Materials,2013,2748(427):.</w:t>
      </w:r>
      <w:bookmarkEnd w:id="2380"/>
    </w:p>
    <w:p w14:paraId="585BF0A8" w14:textId="0772921C" w:rsidR="00010CC0" w:rsidRDefault="00010CC0" w:rsidP="00010CC0">
      <w:pPr>
        <w:pStyle w:val="a7"/>
        <w:numPr>
          <w:ilvl w:val="0"/>
          <w:numId w:val="1"/>
        </w:numPr>
        <w:spacing w:line="400" w:lineRule="exact"/>
        <w:rPr>
          <w:sz w:val="21"/>
          <w:szCs w:val="21"/>
        </w:rPr>
      </w:pPr>
      <w:bookmarkStart w:id="2381"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2381"/>
    </w:p>
    <w:p w14:paraId="2C815431" w14:textId="77777777"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382" w:name="_Ref489793334"/>
      <w:r w:rsidRPr="00A25B38">
        <w:rPr>
          <w:rFonts w:ascii="Times New Roman" w:eastAsia="宋体" w:hAnsi="Times New Roman" w:cs="Times New Roman"/>
          <w:spacing w:val="10"/>
          <w:kern w:val="0"/>
          <w:szCs w:val="21"/>
        </w:rPr>
        <w:t>Darren Quick,Kim-Kwang Raymond Choo. Dropbox analysis: Data remnants on user machines[J]. Digital Investigation,2013,101:.</w:t>
      </w:r>
      <w:bookmarkEnd w:id="2382"/>
    </w:p>
    <w:p w14:paraId="5639AC94" w14:textId="1A62673F"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2383"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2383"/>
    </w:p>
    <w:p w14:paraId="7488CD0C" w14:textId="748D8C6A"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2384"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 [2017-08-05].</w:t>
      </w:r>
      <w:bookmarkEnd w:id="2384"/>
    </w:p>
    <w:p w14:paraId="63C332D9" w14:textId="77777777"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385"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 xml:space="preserve">. </w:t>
      </w:r>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2385"/>
    </w:p>
    <w:p w14:paraId="6E015C9B" w14:textId="4E62A378"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2386" w:name="_Ref489793856"/>
      <w:r w:rsidRPr="000E3ED0">
        <w:rPr>
          <w:rFonts w:ascii="Times New Roman" w:eastAsia="宋体" w:hAnsi="Times New Roman" w:cs="Times New Roman"/>
          <w:spacing w:val="10"/>
          <w:kern w:val="0"/>
          <w:szCs w:val="21"/>
        </w:rPr>
        <w:t>Grant Allen,Mike Owens. iOS Development with SQLite[M].Apress:2010.</w:t>
      </w:r>
      <w:bookmarkEnd w:id="2386"/>
    </w:p>
    <w:p w14:paraId="59EC2A3B" w14:textId="17486CD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387"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bookmarkEnd w:id="2387"/>
    </w:p>
    <w:p w14:paraId="7BAA1368" w14:textId="798018DA"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388"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2388"/>
    </w:p>
    <w:p w14:paraId="32C8F494" w14:textId="296CD1FF"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389"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,2015,32(01):128-131+178. [2017-08-05].</w:t>
      </w:r>
      <w:bookmarkEnd w:id="2389"/>
    </w:p>
    <w:p w14:paraId="422AAD1D" w14:textId="2FCC7CF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390" w:name="_Ref489794348"/>
      <w:r w:rsidRPr="00DA04F3">
        <w:rPr>
          <w:rFonts w:ascii="Times New Roman" w:eastAsia="宋体" w:hAnsi="Times New Roman" w:cs="Times New Roman"/>
          <w:spacing w:val="10"/>
          <w:kern w:val="0"/>
          <w:szCs w:val="21"/>
        </w:rPr>
        <w:t>Hong Wang. Research on the Realization of LRU Algorithm[J]. Applied Mechanics and Materials,2014,3047(530):.</w:t>
      </w:r>
      <w:bookmarkEnd w:id="2390"/>
    </w:p>
    <w:p w14:paraId="70FB1658" w14:textId="1779ACEA"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2391"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Presswire,2010,:.</w:t>
      </w:r>
      <w:bookmarkEnd w:id="2391"/>
    </w:p>
    <w:p w14:paraId="3A80929C" w14:textId="6B9677C4"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392"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 xml:space="preserve">[J/OL].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 (2014-04-16)[2017-08-05].</w:t>
      </w:r>
      <w:bookmarkEnd w:id="2392"/>
    </w:p>
    <w:p w14:paraId="04911107" w14:textId="3B89FC5E"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2393"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2393"/>
    </w:p>
    <w:p w14:paraId="146C720F" w14:textId="5754A727"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2394" w:name="_Ref489794794"/>
      <w:r w:rsidRPr="00271774">
        <w:rPr>
          <w:rFonts w:ascii="Times New Roman" w:eastAsia="宋体" w:hAnsi="Times New Roman" w:cs="Times New Roman"/>
          <w:spacing w:val="10"/>
          <w:kern w:val="0"/>
          <w:szCs w:val="21"/>
        </w:rPr>
        <w:t>Sargon Hasso,Carl Robert Carlson. Software Composition Using Behavioral Models of Design Patterns[J]. Journal of Software Engineering and Applications,2014,07(02):.</w:t>
      </w:r>
      <w:bookmarkEnd w:id="2394"/>
    </w:p>
    <w:p w14:paraId="6904248C" w14:textId="2DACD119"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2395" w:name="_Ref489794817"/>
      <w:r w:rsidRPr="003970CA">
        <w:rPr>
          <w:rFonts w:ascii="Times New Roman" w:eastAsia="宋体"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2395"/>
    </w:p>
    <w:p w14:paraId="1B87699F" w14:textId="081068FC"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2396"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,2016,(18):139. [2017-08-05]. DOI</w:t>
      </w:r>
      <w:r w:rsidRPr="006972C9">
        <w:rPr>
          <w:rFonts w:ascii="Times New Roman" w:eastAsia="宋体" w:hAnsi="Times New Roman" w:cs="Times New Roman" w:hint="eastAsia"/>
          <w:spacing w:val="10"/>
          <w:kern w:val="0"/>
          <w:szCs w:val="21"/>
        </w:rPr>
        <w:t>：</w:t>
      </w:r>
      <w:r w:rsidRPr="006972C9">
        <w:rPr>
          <w:rFonts w:ascii="Times New Roman" w:eastAsia="宋体" w:hAnsi="Times New Roman" w:cs="Times New Roman" w:hint="eastAsia"/>
          <w:spacing w:val="10"/>
          <w:kern w:val="0"/>
          <w:szCs w:val="21"/>
        </w:rPr>
        <w:t>10.16640/j.cnki.37-1222/t.2016.18.121</w:t>
      </w:r>
      <w:bookmarkEnd w:id="2396"/>
    </w:p>
    <w:p w14:paraId="41FC2E4E" w14:textId="3CF87918"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2397" w:name="_Ref489794879"/>
      <w:r w:rsidRPr="005A3D87">
        <w:rPr>
          <w:rFonts w:ascii="Times New Roman" w:eastAsia="宋体" w:hAnsi="Times New Roman" w:cs="Times New Roman"/>
          <w:spacing w:val="10"/>
          <w:kern w:val="0"/>
          <w:szCs w:val="21"/>
        </w:rPr>
        <w:t>Jian Zhang,Peihua Gu,Qingjin Peng,S. Jack Hu. Open interface design for product personalization[J]. CIRP Annals - Manufacturing Technology,2017,66(1):.</w:t>
      </w:r>
      <w:bookmarkEnd w:id="2397"/>
    </w:p>
    <w:p w14:paraId="5AEDD0AE" w14:textId="3AFA7DB2"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2398"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柳春懿</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,2017,37(05):1229-1235. [2017-08-06].</w:t>
      </w:r>
      <w:bookmarkEnd w:id="2398"/>
    </w:p>
    <w:p w14:paraId="56453B68" w14:textId="4DAF91F4"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2399"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,2015,36(12):3380-3384. [2017-08-06]. DOI</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10.16208/j.issn1000-7024.2015.12.042</w:t>
      </w:r>
      <w:bookmarkEnd w:id="2399"/>
      <w:r w:rsidR="007C7265">
        <w:rPr>
          <w:rFonts w:ascii="Times New Roman" w:eastAsia="宋体" w:hAnsi="Times New Roman" w:cs="Times New Roman"/>
          <w:spacing w:val="10"/>
          <w:kern w:val="0"/>
          <w:szCs w:val="21"/>
        </w:rPr>
        <w:t>.</w:t>
      </w:r>
    </w:p>
    <w:p w14:paraId="52BA3C7E" w14:textId="7B517CF5"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2400"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 [2017-08-06].</w:t>
      </w:r>
      <w:bookmarkEnd w:id="2400"/>
    </w:p>
    <w:p w14:paraId="5D96DE14" w14:textId="77777777"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401"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2401"/>
    </w:p>
    <w:p w14:paraId="66D9CDF0" w14:textId="489DC90A" w:rsidR="00EB4F1C" w:rsidDel="00530AD5" w:rsidRDefault="00EB4F1C">
      <w:pPr>
        <w:pStyle w:val="a5"/>
        <w:numPr>
          <w:ilvl w:val="0"/>
          <w:numId w:val="1"/>
        </w:numPr>
        <w:spacing w:line="400" w:lineRule="exact"/>
        <w:ind w:firstLineChars="0"/>
        <w:rPr>
          <w:del w:id="2402" w:author="JY0225" w:date="2017-08-14T13:03:00Z"/>
          <w:rFonts w:ascii="Times New Roman" w:eastAsia="宋体" w:hAnsi="Times New Roman" w:cs="Times New Roman"/>
          <w:spacing w:val="10"/>
          <w:kern w:val="0"/>
          <w:szCs w:val="21"/>
        </w:rPr>
        <w:pPrChange w:id="2403" w:author="JY0225" w:date="2017-08-14T13:03:00Z">
          <w:pPr>
            <w:pStyle w:val="a5"/>
            <w:spacing w:line="400" w:lineRule="exact"/>
            <w:ind w:left="418" w:firstLineChars="0" w:firstLine="0"/>
          </w:pPr>
        </w:pPrChange>
      </w:pPr>
      <w:bookmarkStart w:id="2404" w:name="_Ref489795089"/>
      <w:r w:rsidRPr="00EB4F1C">
        <w:rPr>
          <w:rFonts w:ascii="Times New Roman" w:eastAsia="宋体"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2404"/>
    </w:p>
    <w:p w14:paraId="3BA81AB3" w14:textId="77777777" w:rsidR="00530AD5" w:rsidRPr="00BF3B83" w:rsidRDefault="00530AD5" w:rsidP="00BF3B83">
      <w:pPr>
        <w:pStyle w:val="a5"/>
        <w:numPr>
          <w:ilvl w:val="0"/>
          <w:numId w:val="1"/>
        </w:numPr>
        <w:spacing w:line="400" w:lineRule="exact"/>
        <w:ind w:firstLineChars="0"/>
        <w:rPr>
          <w:ins w:id="2405" w:author="微软用户" w:date="2017-08-20T10:28:00Z"/>
          <w:rFonts w:ascii="Times New Roman" w:eastAsia="宋体" w:hAnsi="Times New Roman" w:cs="Times New Roman"/>
          <w:spacing w:val="10"/>
          <w:kern w:val="0"/>
          <w:szCs w:val="21"/>
        </w:rPr>
      </w:pPr>
    </w:p>
    <w:p w14:paraId="6EEC265E" w14:textId="6D40EE01" w:rsidR="00DB6C01" w:rsidRPr="002125D1" w:rsidRDefault="00530AD5">
      <w:pPr>
        <w:pStyle w:val="a5"/>
        <w:numPr>
          <w:ilvl w:val="0"/>
          <w:numId w:val="1"/>
        </w:numPr>
        <w:spacing w:line="400" w:lineRule="exact"/>
        <w:ind w:firstLineChars="0"/>
        <w:rPr>
          <w:rFonts w:ascii="Times New Roman" w:eastAsia="宋体" w:hAnsi="Times New Roman" w:cs="Times New Roman"/>
          <w:spacing w:val="10"/>
          <w:kern w:val="0"/>
          <w:szCs w:val="21"/>
          <w:rPrChange w:id="2406" w:author="JY0225" w:date="2017-08-14T13:03:00Z">
            <w:rPr/>
          </w:rPrChange>
        </w:rPr>
        <w:pPrChange w:id="2407" w:author="JY0225" w:date="2017-08-14T13:03:00Z">
          <w:pPr>
            <w:pStyle w:val="a5"/>
            <w:spacing w:line="400" w:lineRule="exact"/>
            <w:ind w:left="418" w:firstLineChars="0" w:firstLine="0"/>
          </w:pPr>
        </w:pPrChange>
      </w:pPr>
      <w:ins w:id="2408" w:author="微软用户" w:date="2017-08-20T10:29:00Z">
        <w:r>
          <w:rPr>
            <w:rFonts w:ascii="Arial" w:hAnsi="Arial" w:cs="Arial"/>
            <w:color w:val="333333"/>
            <w:szCs w:val="21"/>
            <w:shd w:val="clear" w:color="auto" w:fill="FFFFFF"/>
          </w:rPr>
          <w:t>[1]</w:t>
        </w:r>
        <w:r>
          <w:rPr>
            <w:rFonts w:ascii="Arial" w:hAnsi="Arial" w:cs="Arial"/>
            <w:color w:val="333333"/>
            <w:szCs w:val="21"/>
            <w:shd w:val="clear" w:color="auto" w:fill="FFFFFF"/>
          </w:rPr>
          <w:t>朱思怡</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计算机云备份技术的特征初探</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电脑迷</w:t>
        </w:r>
        <w:r>
          <w:rPr>
            <w:rFonts w:ascii="Arial" w:hAnsi="Arial" w:cs="Arial"/>
            <w:color w:val="333333"/>
            <w:szCs w:val="21"/>
            <w:shd w:val="clear" w:color="auto" w:fill="FFFFFF"/>
          </w:rPr>
          <w:t>,2017,(03):96. [2017-08-20].</w:t>
        </w:r>
      </w:ins>
    </w:p>
    <w:p w14:paraId="2756D207" w14:textId="608142CA"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2409" w:name="_Toc491202517"/>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2354"/>
      <w:bookmarkEnd w:id="2355"/>
      <w:bookmarkEnd w:id="2356"/>
      <w:bookmarkEnd w:id="2409"/>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87"/>
      <w:footerReference w:type="first" r:id="rId8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36" w:author="JY0225" w:date="2017-07-19T10:27:00Z" w:initials="J">
    <w:p w14:paraId="26D51116" w14:textId="77777777" w:rsidR="007B2645" w:rsidRDefault="007B2645">
      <w:pPr>
        <w:pStyle w:val="af0"/>
      </w:pPr>
      <w:r>
        <w:rPr>
          <w:rStyle w:val="af2"/>
        </w:rPr>
        <w:annotationRef/>
      </w:r>
      <w:r>
        <w:rPr>
          <w:rFonts w:hint="eastAsia"/>
        </w:rPr>
        <w:t>安全性</w:t>
      </w:r>
    </w:p>
  </w:comment>
  <w:comment w:id="1237" w:author="JY0225" w:date="2017-07-19T10:27:00Z" w:initials="J">
    <w:p w14:paraId="56FD4591" w14:textId="77777777" w:rsidR="007B2645" w:rsidRDefault="007B2645">
      <w:pPr>
        <w:pStyle w:val="af0"/>
      </w:pPr>
      <w:r>
        <w:rPr>
          <w:rStyle w:val="af2"/>
        </w:rPr>
        <w:annotationRef/>
      </w:r>
      <w:r>
        <w:rPr>
          <w:rFonts w:hint="eastAsia"/>
        </w:rPr>
        <w:t>网络稳定性</w:t>
      </w:r>
    </w:p>
  </w:comment>
  <w:comment w:id="1238" w:author="JY0225" w:date="2017-07-19T10:27:00Z" w:initials="J">
    <w:p w14:paraId="4D62BDF1" w14:textId="77777777" w:rsidR="007B2645" w:rsidRDefault="007B2645">
      <w:pPr>
        <w:pStyle w:val="af0"/>
      </w:pPr>
      <w:r>
        <w:rPr>
          <w:rStyle w:val="af2"/>
        </w:rPr>
        <w:annotationRef/>
      </w:r>
      <w:r>
        <w:rPr>
          <w:rFonts w:hint="eastAsia"/>
        </w:rPr>
        <w:t>数据冗余性和本地缓存</w:t>
      </w:r>
    </w:p>
  </w:comment>
  <w:comment w:id="1239" w:author="JY0225" w:date="2017-07-19T10:39:00Z" w:initials="J">
    <w:p w14:paraId="601DA077" w14:textId="77777777" w:rsidR="007B2645" w:rsidRDefault="007B2645">
      <w:pPr>
        <w:pStyle w:val="af0"/>
      </w:pPr>
      <w:r>
        <w:rPr>
          <w:rStyle w:val="af2"/>
        </w:rPr>
        <w:annotationRef/>
      </w:r>
      <w:r>
        <w:rPr>
          <w:rFonts w:hint="eastAsia"/>
        </w:rPr>
        <w:t>多平台性</w:t>
      </w:r>
    </w:p>
  </w:comment>
  <w:comment w:id="1240" w:author="JY0225" w:date="2017-07-19T21:39:00Z" w:initials="J">
    <w:p w14:paraId="6BA1CDDE" w14:textId="77777777" w:rsidR="007B2645" w:rsidRDefault="007B2645">
      <w:pPr>
        <w:pStyle w:val="af0"/>
      </w:pPr>
      <w:r>
        <w:rPr>
          <w:rStyle w:val="af2"/>
        </w:rPr>
        <w:annotationRef/>
      </w:r>
      <w:r>
        <w:rPr>
          <w:rFonts w:hint="eastAsia"/>
        </w:rPr>
        <w:t>安全性</w:t>
      </w:r>
    </w:p>
  </w:comment>
  <w:comment w:id="1241" w:author="JY0225" w:date="2017-07-20T13:30:00Z" w:initials="J">
    <w:p w14:paraId="3963B948" w14:textId="77777777" w:rsidR="007B2645" w:rsidRDefault="007B2645">
      <w:pPr>
        <w:pStyle w:val="af0"/>
      </w:pPr>
      <w:r>
        <w:rPr>
          <w:rStyle w:val="af2"/>
        </w:rPr>
        <w:annotationRef/>
      </w:r>
      <w:r>
        <w:rPr>
          <w:rFonts w:hint="eastAsia"/>
        </w:rPr>
        <w:t>大文件上传与断点续传</w:t>
      </w:r>
    </w:p>
  </w:comment>
  <w:comment w:id="1242" w:author="JY0225" w:date="2017-07-19T21:39:00Z" w:initials="J">
    <w:p w14:paraId="41C7CDE8" w14:textId="77777777" w:rsidR="007B2645" w:rsidRDefault="007B2645">
      <w:pPr>
        <w:pStyle w:val="af0"/>
      </w:pPr>
      <w:r>
        <w:rPr>
          <w:rStyle w:val="af2"/>
        </w:rPr>
        <w:annotationRef/>
      </w:r>
      <w:r>
        <w:rPr>
          <w:rFonts w:hint="eastAsia"/>
        </w:rPr>
        <w:t>数据冗余处理</w:t>
      </w:r>
    </w:p>
  </w:comment>
  <w:comment w:id="1243" w:author="JY0225" w:date="2017-07-20T13:55:00Z" w:initials="J">
    <w:p w14:paraId="29331373" w14:textId="77777777" w:rsidR="007B2645" w:rsidRDefault="007B2645">
      <w:pPr>
        <w:pStyle w:val="af0"/>
      </w:pPr>
      <w:r>
        <w:rPr>
          <w:rStyle w:val="af2"/>
        </w:rPr>
        <w:annotationRef/>
      </w:r>
      <w:r>
        <w:rPr>
          <w:rFonts w:hint="eastAsia"/>
        </w:rPr>
        <w:t>多平台支持</w:t>
      </w:r>
    </w:p>
  </w:comment>
  <w:comment w:id="1741" w:author="Liu, Wu" w:date="2017-07-25T15:25:00Z" w:initials="LW">
    <w:p w14:paraId="277DF846" w14:textId="77777777" w:rsidR="007B2645" w:rsidRDefault="007B2645">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744" w:author="Liu, Wu" w:date="2017-07-25T16:29:00Z" w:initials="LW">
    <w:p w14:paraId="26AA5293" w14:textId="77777777" w:rsidR="007B2645" w:rsidRDefault="007B2645">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A8E31" w14:textId="77777777" w:rsidR="00E0437D" w:rsidRDefault="00E0437D" w:rsidP="0041428B">
      <w:r>
        <w:separator/>
      </w:r>
    </w:p>
  </w:endnote>
  <w:endnote w:type="continuationSeparator" w:id="0">
    <w:p w14:paraId="4D536AC3" w14:textId="77777777" w:rsidR="00E0437D" w:rsidRDefault="00E0437D"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FDBD75C" w14:textId="77777777" w:rsidR="007B2645" w:rsidRDefault="007B2645">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7B2645" w:rsidRDefault="007B264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EndPr/>
    <w:sdtContent>
      <w:p w14:paraId="7FF4CB05" w14:textId="20D90D5F" w:rsidR="007B2645" w:rsidRDefault="007B2645">
        <w:pPr>
          <w:pStyle w:val="aa"/>
          <w:ind w:firstLine="480"/>
          <w:jc w:val="center"/>
        </w:pPr>
        <w:r>
          <w:fldChar w:fldCharType="begin"/>
        </w:r>
        <w:r>
          <w:instrText>PAGE   \* MERGEFORMAT</w:instrText>
        </w:r>
        <w:r>
          <w:fldChar w:fldCharType="separate"/>
        </w:r>
        <w:r w:rsidR="00E85561" w:rsidRPr="00E85561">
          <w:rPr>
            <w:noProof/>
            <w:lang w:val="zh-CN"/>
          </w:rPr>
          <w:t>33</w:t>
        </w:r>
        <w:r>
          <w:fldChar w:fldCharType="end"/>
        </w:r>
      </w:p>
    </w:sdtContent>
  </w:sdt>
  <w:p w14:paraId="6D1D6B9C" w14:textId="77777777" w:rsidR="007B2645" w:rsidRDefault="007B2645">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EndPr/>
    <w:sdtContent>
      <w:p w14:paraId="4523EF19" w14:textId="2FC6F474" w:rsidR="007B2645" w:rsidRDefault="007B2645">
        <w:pPr>
          <w:pStyle w:val="aa"/>
          <w:ind w:firstLine="480"/>
          <w:jc w:val="center"/>
        </w:pPr>
        <w:r>
          <w:fldChar w:fldCharType="begin"/>
        </w:r>
        <w:r>
          <w:instrText>PAGE   \* MERGEFORMAT</w:instrText>
        </w:r>
        <w:r>
          <w:fldChar w:fldCharType="separate"/>
        </w:r>
        <w:r w:rsidR="00E85561" w:rsidRPr="00E85561">
          <w:rPr>
            <w:noProof/>
            <w:lang w:val="zh-CN"/>
          </w:rPr>
          <w:t>1</w:t>
        </w:r>
        <w:r>
          <w:fldChar w:fldCharType="end"/>
        </w:r>
      </w:p>
    </w:sdtContent>
  </w:sdt>
  <w:p w14:paraId="0E9873A4" w14:textId="77777777" w:rsidR="007B2645" w:rsidRDefault="007B2645">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EndPr/>
    <w:sdtContent>
      <w:p w14:paraId="1C670561" w14:textId="77777777" w:rsidR="007B2645" w:rsidRDefault="007B2645">
        <w:pPr>
          <w:pStyle w:val="aa"/>
          <w:ind w:firstLine="480"/>
          <w:jc w:val="center"/>
        </w:pPr>
        <w:r>
          <w:t>2</w:t>
        </w:r>
      </w:p>
    </w:sdtContent>
  </w:sdt>
  <w:p w14:paraId="374619DA" w14:textId="77777777" w:rsidR="007B2645" w:rsidRDefault="007B2645">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97798"/>
      <w:docPartObj>
        <w:docPartGallery w:val="Page Numbers (Bottom of Page)"/>
        <w:docPartUnique/>
      </w:docPartObj>
    </w:sdtPr>
    <w:sdtEndPr/>
    <w:sdtContent>
      <w:p w14:paraId="5403A823" w14:textId="77777777" w:rsidR="007B2645" w:rsidRDefault="007B2645">
        <w:pPr>
          <w:pStyle w:val="aa"/>
          <w:ind w:firstLine="480"/>
          <w:jc w:val="center"/>
        </w:pPr>
        <w:r>
          <w:t>14</w:t>
        </w:r>
      </w:p>
    </w:sdtContent>
  </w:sdt>
  <w:p w14:paraId="2B5633F6" w14:textId="77777777" w:rsidR="007B2645" w:rsidRDefault="007B2645">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0637E934" w14:textId="77777777" w:rsidR="007B2645" w:rsidRDefault="007B2645">
        <w:pPr>
          <w:pStyle w:val="aa"/>
          <w:ind w:firstLine="480"/>
          <w:jc w:val="center"/>
        </w:pPr>
        <w:r>
          <w:t>53</w:t>
        </w:r>
      </w:p>
    </w:sdtContent>
  </w:sdt>
  <w:p w14:paraId="29FA113C" w14:textId="77777777" w:rsidR="007B2645" w:rsidRDefault="007B264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CA22D" w14:textId="77777777" w:rsidR="00E0437D" w:rsidRDefault="00E0437D" w:rsidP="0041428B">
      <w:r>
        <w:separator/>
      </w:r>
    </w:p>
  </w:footnote>
  <w:footnote w:type="continuationSeparator" w:id="0">
    <w:p w14:paraId="79F1C852" w14:textId="77777777" w:rsidR="00E0437D" w:rsidRDefault="00E0437D" w:rsidP="0041428B">
      <w:r>
        <w:continuationSeparator/>
      </w:r>
    </w:p>
  </w:footnote>
  <w:footnote w:id="1">
    <w:p w14:paraId="5AAB1591" w14:textId="25B57964" w:rsidR="007B2645" w:rsidRDefault="007B2645">
      <w:pPr>
        <w:pStyle w:val="afff0"/>
      </w:pPr>
      <w:r>
        <w:rPr>
          <w:rStyle w:val="affff8"/>
        </w:rPr>
        <w:footnoteRef/>
      </w:r>
      <w:r>
        <w:t xml:space="preserve"> </w:t>
      </w:r>
      <w:r w:rsidRPr="00443AD4">
        <w:t>http://www.freebuf.com/news/97925.html</w:t>
      </w:r>
    </w:p>
  </w:footnote>
  <w:footnote w:id="2">
    <w:p w14:paraId="417EA6D4" w14:textId="31873BEA" w:rsidR="007B2645" w:rsidRPr="003F1AFE" w:rsidRDefault="007B2645">
      <w:pPr>
        <w:pStyle w:val="afff0"/>
      </w:pPr>
      <w:r>
        <w:rPr>
          <w:rStyle w:val="affff8"/>
        </w:rPr>
        <w:footnoteRef/>
      </w:r>
      <w:r>
        <w:t xml:space="preserve"> </w:t>
      </w:r>
      <w:r w:rsidRPr="003F1AFE">
        <w:t>http://mobile.zol.com.cn/597/5974727_all.html</w:t>
      </w:r>
    </w:p>
  </w:footnote>
  <w:footnote w:id="3">
    <w:p w14:paraId="0A815845" w14:textId="77777777" w:rsidR="007B2645" w:rsidRDefault="007B2645" w:rsidP="00DC3BB6">
      <w:pPr>
        <w:pStyle w:val="afff0"/>
      </w:pPr>
      <w:r>
        <w:rPr>
          <w:rStyle w:val="affff8"/>
        </w:rPr>
        <w:footnoteRef/>
      </w:r>
      <w:r>
        <w:t xml:space="preserve"> </w:t>
      </w:r>
      <w:r w:rsidRPr="00E25599">
        <w:t>http://anquan.baidu.com/bbs/thread-395277-1-1.html</w:t>
      </w:r>
    </w:p>
  </w:footnote>
  <w:footnote w:id="4">
    <w:p w14:paraId="1F24077D" w14:textId="77777777" w:rsidR="007B2645" w:rsidRPr="00B60D92" w:rsidRDefault="007B2645" w:rsidP="00DC3BB6">
      <w:pPr>
        <w:pStyle w:val="afff0"/>
      </w:pPr>
      <w:r>
        <w:rPr>
          <w:rStyle w:val="affff8"/>
        </w:rPr>
        <w:footnoteRef/>
      </w:r>
      <w:r>
        <w:t xml:space="preserve"> </w:t>
      </w:r>
      <w:r w:rsidRPr="00B60D92">
        <w:t>https://www.slideshare.net/ibmsecurity/remote-exploitation-of-the-dropbox-sdk-for-android</w:t>
      </w:r>
    </w:p>
  </w:footnote>
  <w:footnote w:id="5">
    <w:p w14:paraId="68AC8E4C" w14:textId="2F0FB82F" w:rsidR="007B2645" w:rsidRPr="009D4C79" w:rsidRDefault="007B2645">
      <w:pPr>
        <w:pStyle w:val="afff0"/>
      </w:pPr>
      <w:r>
        <w:rPr>
          <w:rStyle w:val="affff8"/>
        </w:rPr>
        <w:footnoteRef/>
      </w:r>
      <w:r>
        <w:t xml:space="preserve"> </w:t>
      </w:r>
      <w:r w:rsidRPr="009D4C79">
        <w:t>https://en.wikipedia.org/wiki/Java_Development_Kit</w:t>
      </w:r>
    </w:p>
  </w:footnote>
  <w:footnote w:id="6">
    <w:p w14:paraId="5169C56E" w14:textId="77777777" w:rsidR="007B2645" w:rsidRDefault="007B2645">
      <w:pPr>
        <w:pStyle w:val="afff0"/>
      </w:pPr>
      <w:r>
        <w:rPr>
          <w:rStyle w:val="affff8"/>
        </w:rPr>
        <w:footnoteRef/>
      </w:r>
      <w:r>
        <w:t xml:space="preserve"> </w:t>
      </w:r>
      <w:r w:rsidRPr="00A16998">
        <w:t>http://www.ietf.org/rfc/rfc2616.txt</w:t>
      </w:r>
    </w:p>
  </w:footnote>
  <w:footnote w:id="7">
    <w:p w14:paraId="7CEC55BA" w14:textId="10993018" w:rsidR="007B2645" w:rsidRDefault="007B2645">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7B2645" w:rsidRPr="0011115E" w:rsidRDefault="007B2645"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7B2645" w:rsidRPr="0011115E" w:rsidRDefault="007B2645"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7B2645" w:rsidRPr="008C6AFE" w:rsidRDefault="007B2645"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7B2645" w:rsidRPr="008C6AFE" w:rsidRDefault="007B2645"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7B2645" w:rsidRPr="008C6AFE" w:rsidRDefault="007B2645"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7B2645" w:rsidRPr="008C6AFE" w:rsidRDefault="007B2645"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7B2645" w:rsidRPr="005B43E0" w:rsidRDefault="007B2645"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7B2645" w:rsidRPr="003D3BAD" w:rsidRDefault="007B2645"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comment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D33"/>
    <w:rsid w:val="00016D39"/>
    <w:rsid w:val="00016F32"/>
    <w:rsid w:val="00017221"/>
    <w:rsid w:val="00017F5C"/>
    <w:rsid w:val="000201FC"/>
    <w:rsid w:val="00021AB1"/>
    <w:rsid w:val="000226C4"/>
    <w:rsid w:val="000228FF"/>
    <w:rsid w:val="00023300"/>
    <w:rsid w:val="00024CD4"/>
    <w:rsid w:val="0002580F"/>
    <w:rsid w:val="00025847"/>
    <w:rsid w:val="000259A9"/>
    <w:rsid w:val="00026323"/>
    <w:rsid w:val="00026AD7"/>
    <w:rsid w:val="00026B24"/>
    <w:rsid w:val="00027EC0"/>
    <w:rsid w:val="0003040B"/>
    <w:rsid w:val="000307EC"/>
    <w:rsid w:val="00030AAF"/>
    <w:rsid w:val="000313BE"/>
    <w:rsid w:val="00031807"/>
    <w:rsid w:val="0003187D"/>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3EA"/>
    <w:rsid w:val="0004785F"/>
    <w:rsid w:val="00047A32"/>
    <w:rsid w:val="00051414"/>
    <w:rsid w:val="000521E8"/>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4C1D"/>
    <w:rsid w:val="00085B69"/>
    <w:rsid w:val="00085D96"/>
    <w:rsid w:val="000864A2"/>
    <w:rsid w:val="00086856"/>
    <w:rsid w:val="00086D10"/>
    <w:rsid w:val="0008759D"/>
    <w:rsid w:val="000875AC"/>
    <w:rsid w:val="000879DD"/>
    <w:rsid w:val="00090B00"/>
    <w:rsid w:val="00090BB8"/>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287A"/>
    <w:rsid w:val="000A335A"/>
    <w:rsid w:val="000A3CF0"/>
    <w:rsid w:val="000A51B1"/>
    <w:rsid w:val="000A52F4"/>
    <w:rsid w:val="000A6ADB"/>
    <w:rsid w:val="000A75E3"/>
    <w:rsid w:val="000B0061"/>
    <w:rsid w:val="000B02F4"/>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2392"/>
    <w:rsid w:val="000C3494"/>
    <w:rsid w:val="000C3748"/>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9FA"/>
    <w:rsid w:val="000D2B2A"/>
    <w:rsid w:val="000D389A"/>
    <w:rsid w:val="000D4997"/>
    <w:rsid w:val="000D4B8B"/>
    <w:rsid w:val="000D534B"/>
    <w:rsid w:val="000D5716"/>
    <w:rsid w:val="000D5DE4"/>
    <w:rsid w:val="000D6689"/>
    <w:rsid w:val="000D679E"/>
    <w:rsid w:val="000D6924"/>
    <w:rsid w:val="000D6E77"/>
    <w:rsid w:val="000D760D"/>
    <w:rsid w:val="000D76F1"/>
    <w:rsid w:val="000D77C5"/>
    <w:rsid w:val="000E04CF"/>
    <w:rsid w:val="000E09CA"/>
    <w:rsid w:val="000E0B5F"/>
    <w:rsid w:val="000E0D22"/>
    <w:rsid w:val="000E0EC6"/>
    <w:rsid w:val="000E1593"/>
    <w:rsid w:val="000E16A7"/>
    <w:rsid w:val="000E185E"/>
    <w:rsid w:val="000E1A48"/>
    <w:rsid w:val="000E1E76"/>
    <w:rsid w:val="000E23F3"/>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9FB"/>
    <w:rsid w:val="000F200C"/>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14BB"/>
    <w:rsid w:val="00101AA3"/>
    <w:rsid w:val="00103210"/>
    <w:rsid w:val="001034B8"/>
    <w:rsid w:val="0010366F"/>
    <w:rsid w:val="001043FC"/>
    <w:rsid w:val="001049D8"/>
    <w:rsid w:val="001054A6"/>
    <w:rsid w:val="00105D9B"/>
    <w:rsid w:val="00105ED6"/>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324"/>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27E36"/>
    <w:rsid w:val="00130496"/>
    <w:rsid w:val="001304B2"/>
    <w:rsid w:val="001329FA"/>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0A0"/>
    <w:rsid w:val="00143143"/>
    <w:rsid w:val="0014368C"/>
    <w:rsid w:val="00143691"/>
    <w:rsid w:val="00143F7B"/>
    <w:rsid w:val="00144DC7"/>
    <w:rsid w:val="00146232"/>
    <w:rsid w:val="001463A4"/>
    <w:rsid w:val="00146877"/>
    <w:rsid w:val="00147824"/>
    <w:rsid w:val="001478F5"/>
    <w:rsid w:val="00147E9E"/>
    <w:rsid w:val="0015124C"/>
    <w:rsid w:val="00151D84"/>
    <w:rsid w:val="0015206C"/>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4EB1"/>
    <w:rsid w:val="00185297"/>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24B"/>
    <w:rsid w:val="001A782A"/>
    <w:rsid w:val="001A7D21"/>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D5"/>
    <w:rsid w:val="001B4119"/>
    <w:rsid w:val="001B4624"/>
    <w:rsid w:val="001B47FA"/>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B31"/>
    <w:rsid w:val="001E0F43"/>
    <w:rsid w:val="001E15B3"/>
    <w:rsid w:val="001E207E"/>
    <w:rsid w:val="001E2637"/>
    <w:rsid w:val="001E27F5"/>
    <w:rsid w:val="001E2BC4"/>
    <w:rsid w:val="001E33EA"/>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780"/>
    <w:rsid w:val="0023308A"/>
    <w:rsid w:val="00233561"/>
    <w:rsid w:val="002341F7"/>
    <w:rsid w:val="002349BF"/>
    <w:rsid w:val="00234D5D"/>
    <w:rsid w:val="00234F76"/>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A1B"/>
    <w:rsid w:val="002530CE"/>
    <w:rsid w:val="00253323"/>
    <w:rsid w:val="0025372F"/>
    <w:rsid w:val="00253D4A"/>
    <w:rsid w:val="00254145"/>
    <w:rsid w:val="0025469A"/>
    <w:rsid w:val="00254E11"/>
    <w:rsid w:val="002551D9"/>
    <w:rsid w:val="002555F1"/>
    <w:rsid w:val="00255AF5"/>
    <w:rsid w:val="00255B86"/>
    <w:rsid w:val="00256088"/>
    <w:rsid w:val="0025670F"/>
    <w:rsid w:val="00256F43"/>
    <w:rsid w:val="002576C8"/>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407"/>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844"/>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7732"/>
    <w:rsid w:val="002C789E"/>
    <w:rsid w:val="002C7A4A"/>
    <w:rsid w:val="002D041C"/>
    <w:rsid w:val="002D0B3B"/>
    <w:rsid w:val="002D1C71"/>
    <w:rsid w:val="002D1DEC"/>
    <w:rsid w:val="002D1E6B"/>
    <w:rsid w:val="002D230E"/>
    <w:rsid w:val="002D2456"/>
    <w:rsid w:val="002D278B"/>
    <w:rsid w:val="002D30B0"/>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6FF"/>
    <w:rsid w:val="002E7743"/>
    <w:rsid w:val="002E7835"/>
    <w:rsid w:val="002E79F4"/>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14D"/>
    <w:rsid w:val="00302743"/>
    <w:rsid w:val="00302D70"/>
    <w:rsid w:val="003032B5"/>
    <w:rsid w:val="00303E7C"/>
    <w:rsid w:val="00304B8D"/>
    <w:rsid w:val="00304CFE"/>
    <w:rsid w:val="0030586C"/>
    <w:rsid w:val="00305E04"/>
    <w:rsid w:val="0030605E"/>
    <w:rsid w:val="003064EA"/>
    <w:rsid w:val="00306528"/>
    <w:rsid w:val="0030659C"/>
    <w:rsid w:val="00306E95"/>
    <w:rsid w:val="0030797E"/>
    <w:rsid w:val="00310C8A"/>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5CB3"/>
    <w:rsid w:val="003465FA"/>
    <w:rsid w:val="00346B91"/>
    <w:rsid w:val="0034709C"/>
    <w:rsid w:val="00347B20"/>
    <w:rsid w:val="00347BB7"/>
    <w:rsid w:val="00347DF7"/>
    <w:rsid w:val="00347F58"/>
    <w:rsid w:val="00350DCC"/>
    <w:rsid w:val="003514D3"/>
    <w:rsid w:val="00351C9D"/>
    <w:rsid w:val="00352842"/>
    <w:rsid w:val="00352C52"/>
    <w:rsid w:val="00353FB6"/>
    <w:rsid w:val="00354CEB"/>
    <w:rsid w:val="00354DF3"/>
    <w:rsid w:val="00354E86"/>
    <w:rsid w:val="00355673"/>
    <w:rsid w:val="003559FE"/>
    <w:rsid w:val="00355AAD"/>
    <w:rsid w:val="00355DAB"/>
    <w:rsid w:val="00355F2D"/>
    <w:rsid w:val="003560D5"/>
    <w:rsid w:val="00356C86"/>
    <w:rsid w:val="00356C8C"/>
    <w:rsid w:val="00357101"/>
    <w:rsid w:val="00357235"/>
    <w:rsid w:val="00360467"/>
    <w:rsid w:val="0036113F"/>
    <w:rsid w:val="00361287"/>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BE0"/>
    <w:rsid w:val="00371D34"/>
    <w:rsid w:val="00373729"/>
    <w:rsid w:val="003743DB"/>
    <w:rsid w:val="00374753"/>
    <w:rsid w:val="00374DAD"/>
    <w:rsid w:val="00375191"/>
    <w:rsid w:val="003753E4"/>
    <w:rsid w:val="0037568B"/>
    <w:rsid w:val="00375F71"/>
    <w:rsid w:val="00376444"/>
    <w:rsid w:val="00376C44"/>
    <w:rsid w:val="00376EAD"/>
    <w:rsid w:val="00376EB5"/>
    <w:rsid w:val="00377477"/>
    <w:rsid w:val="003779AD"/>
    <w:rsid w:val="00377DA2"/>
    <w:rsid w:val="00377F1A"/>
    <w:rsid w:val="00380540"/>
    <w:rsid w:val="003817BC"/>
    <w:rsid w:val="003821C1"/>
    <w:rsid w:val="0038245B"/>
    <w:rsid w:val="00382A80"/>
    <w:rsid w:val="00383C52"/>
    <w:rsid w:val="0038425F"/>
    <w:rsid w:val="003844E5"/>
    <w:rsid w:val="00384525"/>
    <w:rsid w:val="003849F7"/>
    <w:rsid w:val="00385320"/>
    <w:rsid w:val="00385465"/>
    <w:rsid w:val="003858D7"/>
    <w:rsid w:val="00385952"/>
    <w:rsid w:val="00386EB2"/>
    <w:rsid w:val="00390513"/>
    <w:rsid w:val="00390640"/>
    <w:rsid w:val="003910E0"/>
    <w:rsid w:val="003912A4"/>
    <w:rsid w:val="0039176E"/>
    <w:rsid w:val="00391A2C"/>
    <w:rsid w:val="00391C0D"/>
    <w:rsid w:val="00391CD8"/>
    <w:rsid w:val="003922BA"/>
    <w:rsid w:val="00392DBB"/>
    <w:rsid w:val="003930AA"/>
    <w:rsid w:val="00393195"/>
    <w:rsid w:val="0039392D"/>
    <w:rsid w:val="00393A64"/>
    <w:rsid w:val="00393D53"/>
    <w:rsid w:val="00393E12"/>
    <w:rsid w:val="003943C7"/>
    <w:rsid w:val="00394BD9"/>
    <w:rsid w:val="00395786"/>
    <w:rsid w:val="00395FB8"/>
    <w:rsid w:val="0039625F"/>
    <w:rsid w:val="003966AB"/>
    <w:rsid w:val="00396DC3"/>
    <w:rsid w:val="003970CA"/>
    <w:rsid w:val="003973BB"/>
    <w:rsid w:val="00397530"/>
    <w:rsid w:val="003A0B04"/>
    <w:rsid w:val="003A1793"/>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0E01"/>
    <w:rsid w:val="003C14C9"/>
    <w:rsid w:val="003C171A"/>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5D7"/>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731"/>
    <w:rsid w:val="00400312"/>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1FFE"/>
    <w:rsid w:val="00462065"/>
    <w:rsid w:val="004623B9"/>
    <w:rsid w:val="0046318E"/>
    <w:rsid w:val="004633D6"/>
    <w:rsid w:val="00463F61"/>
    <w:rsid w:val="0046425F"/>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1D4C"/>
    <w:rsid w:val="00492CC0"/>
    <w:rsid w:val="0049373B"/>
    <w:rsid w:val="00494910"/>
    <w:rsid w:val="00494B97"/>
    <w:rsid w:val="00494F15"/>
    <w:rsid w:val="004951A9"/>
    <w:rsid w:val="00495346"/>
    <w:rsid w:val="00496152"/>
    <w:rsid w:val="004963A8"/>
    <w:rsid w:val="0049662D"/>
    <w:rsid w:val="00497373"/>
    <w:rsid w:val="00497BAE"/>
    <w:rsid w:val="00497FBB"/>
    <w:rsid w:val="004A03B5"/>
    <w:rsid w:val="004A0C1E"/>
    <w:rsid w:val="004A0E6F"/>
    <w:rsid w:val="004A1604"/>
    <w:rsid w:val="004A1E33"/>
    <w:rsid w:val="004A2098"/>
    <w:rsid w:val="004A27AE"/>
    <w:rsid w:val="004A2862"/>
    <w:rsid w:val="004A2A88"/>
    <w:rsid w:val="004A2B06"/>
    <w:rsid w:val="004A2C44"/>
    <w:rsid w:val="004A3474"/>
    <w:rsid w:val="004A372C"/>
    <w:rsid w:val="004A3DA9"/>
    <w:rsid w:val="004A4096"/>
    <w:rsid w:val="004A41F7"/>
    <w:rsid w:val="004A420D"/>
    <w:rsid w:val="004A44C1"/>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CDD"/>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DAF"/>
    <w:rsid w:val="004E5FD3"/>
    <w:rsid w:val="004E69B1"/>
    <w:rsid w:val="004E6F86"/>
    <w:rsid w:val="004E7101"/>
    <w:rsid w:val="004E747D"/>
    <w:rsid w:val="004E74BE"/>
    <w:rsid w:val="004E7DE0"/>
    <w:rsid w:val="004E7E61"/>
    <w:rsid w:val="004F1286"/>
    <w:rsid w:val="004F1FD7"/>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1FE5"/>
    <w:rsid w:val="0050205A"/>
    <w:rsid w:val="005038C5"/>
    <w:rsid w:val="00503C1F"/>
    <w:rsid w:val="00503C89"/>
    <w:rsid w:val="005043BC"/>
    <w:rsid w:val="005043BD"/>
    <w:rsid w:val="005049F0"/>
    <w:rsid w:val="00505457"/>
    <w:rsid w:val="0050550D"/>
    <w:rsid w:val="0050572F"/>
    <w:rsid w:val="00505836"/>
    <w:rsid w:val="00505DAF"/>
    <w:rsid w:val="00505F6F"/>
    <w:rsid w:val="00505F76"/>
    <w:rsid w:val="005065CD"/>
    <w:rsid w:val="00506B1D"/>
    <w:rsid w:val="0050706A"/>
    <w:rsid w:val="00507BC7"/>
    <w:rsid w:val="00507F92"/>
    <w:rsid w:val="00510E6E"/>
    <w:rsid w:val="005116A7"/>
    <w:rsid w:val="00511F40"/>
    <w:rsid w:val="00513157"/>
    <w:rsid w:val="0051315A"/>
    <w:rsid w:val="00513678"/>
    <w:rsid w:val="005138F3"/>
    <w:rsid w:val="00513C4A"/>
    <w:rsid w:val="00514019"/>
    <w:rsid w:val="005144A7"/>
    <w:rsid w:val="0051458D"/>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3CC"/>
    <w:rsid w:val="0054279E"/>
    <w:rsid w:val="0054289E"/>
    <w:rsid w:val="00542EDD"/>
    <w:rsid w:val="00542FE2"/>
    <w:rsid w:val="005432D3"/>
    <w:rsid w:val="00543322"/>
    <w:rsid w:val="0054484A"/>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1697"/>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DE2"/>
    <w:rsid w:val="00582425"/>
    <w:rsid w:val="005824E1"/>
    <w:rsid w:val="0058287F"/>
    <w:rsid w:val="00582BC4"/>
    <w:rsid w:val="00582BCA"/>
    <w:rsid w:val="00582C4A"/>
    <w:rsid w:val="00582DE1"/>
    <w:rsid w:val="00583034"/>
    <w:rsid w:val="00583642"/>
    <w:rsid w:val="0058373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16CE"/>
    <w:rsid w:val="005B16FD"/>
    <w:rsid w:val="005B1750"/>
    <w:rsid w:val="005B1CFF"/>
    <w:rsid w:val="005B2490"/>
    <w:rsid w:val="005B2973"/>
    <w:rsid w:val="005B2EE8"/>
    <w:rsid w:val="005B2F88"/>
    <w:rsid w:val="005B3CC2"/>
    <w:rsid w:val="005B3EBF"/>
    <w:rsid w:val="005B42D3"/>
    <w:rsid w:val="005B43E0"/>
    <w:rsid w:val="005B487E"/>
    <w:rsid w:val="005B5796"/>
    <w:rsid w:val="005B5F57"/>
    <w:rsid w:val="005B691A"/>
    <w:rsid w:val="005B715C"/>
    <w:rsid w:val="005B769F"/>
    <w:rsid w:val="005C00C4"/>
    <w:rsid w:val="005C100D"/>
    <w:rsid w:val="005C14A3"/>
    <w:rsid w:val="005C17C6"/>
    <w:rsid w:val="005C19E1"/>
    <w:rsid w:val="005C1BEA"/>
    <w:rsid w:val="005C26E4"/>
    <w:rsid w:val="005C3CB6"/>
    <w:rsid w:val="005C3EE1"/>
    <w:rsid w:val="005C42E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DCB"/>
    <w:rsid w:val="005D435C"/>
    <w:rsid w:val="005D4455"/>
    <w:rsid w:val="005D4FF0"/>
    <w:rsid w:val="005D51FE"/>
    <w:rsid w:val="005D541F"/>
    <w:rsid w:val="005D5ECA"/>
    <w:rsid w:val="005D6A33"/>
    <w:rsid w:val="005D6A45"/>
    <w:rsid w:val="005D70F3"/>
    <w:rsid w:val="005D7916"/>
    <w:rsid w:val="005D794B"/>
    <w:rsid w:val="005E04A3"/>
    <w:rsid w:val="005E0FA9"/>
    <w:rsid w:val="005E14E2"/>
    <w:rsid w:val="005E189E"/>
    <w:rsid w:val="005E2D75"/>
    <w:rsid w:val="005E3E3F"/>
    <w:rsid w:val="005E45EA"/>
    <w:rsid w:val="005E499D"/>
    <w:rsid w:val="005E6B54"/>
    <w:rsid w:val="005E6B79"/>
    <w:rsid w:val="005E6FC5"/>
    <w:rsid w:val="005E7061"/>
    <w:rsid w:val="005E723A"/>
    <w:rsid w:val="005E7255"/>
    <w:rsid w:val="005E7C5C"/>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5DC"/>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57E"/>
    <w:rsid w:val="00664630"/>
    <w:rsid w:val="006647F0"/>
    <w:rsid w:val="00664974"/>
    <w:rsid w:val="00664AF7"/>
    <w:rsid w:val="00666508"/>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803"/>
    <w:rsid w:val="00672FC1"/>
    <w:rsid w:val="006731B7"/>
    <w:rsid w:val="0067344D"/>
    <w:rsid w:val="00673F71"/>
    <w:rsid w:val="006745D4"/>
    <w:rsid w:val="0067462A"/>
    <w:rsid w:val="006761C8"/>
    <w:rsid w:val="00676558"/>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57B"/>
    <w:rsid w:val="0068491F"/>
    <w:rsid w:val="00684E2C"/>
    <w:rsid w:val="0068559E"/>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501"/>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C06"/>
    <w:rsid w:val="00720FAE"/>
    <w:rsid w:val="0072110A"/>
    <w:rsid w:val="0072169E"/>
    <w:rsid w:val="00721989"/>
    <w:rsid w:val="007219AE"/>
    <w:rsid w:val="007220DD"/>
    <w:rsid w:val="007226B2"/>
    <w:rsid w:val="007227F5"/>
    <w:rsid w:val="00722E92"/>
    <w:rsid w:val="00722F55"/>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4299"/>
    <w:rsid w:val="00744790"/>
    <w:rsid w:val="00744B7A"/>
    <w:rsid w:val="007452B4"/>
    <w:rsid w:val="00745714"/>
    <w:rsid w:val="00745FB8"/>
    <w:rsid w:val="007462AC"/>
    <w:rsid w:val="007463C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868"/>
    <w:rsid w:val="007A5DAE"/>
    <w:rsid w:val="007A6234"/>
    <w:rsid w:val="007A6595"/>
    <w:rsid w:val="007A6AFE"/>
    <w:rsid w:val="007A6E6B"/>
    <w:rsid w:val="007A7128"/>
    <w:rsid w:val="007B00D5"/>
    <w:rsid w:val="007B124F"/>
    <w:rsid w:val="007B15E9"/>
    <w:rsid w:val="007B1910"/>
    <w:rsid w:val="007B1C83"/>
    <w:rsid w:val="007B22DF"/>
    <w:rsid w:val="007B25B3"/>
    <w:rsid w:val="007B2620"/>
    <w:rsid w:val="007B2645"/>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98F"/>
    <w:rsid w:val="007C1A70"/>
    <w:rsid w:val="007C2378"/>
    <w:rsid w:val="007C3248"/>
    <w:rsid w:val="007C380E"/>
    <w:rsid w:val="007C45E6"/>
    <w:rsid w:val="007C4985"/>
    <w:rsid w:val="007C49F1"/>
    <w:rsid w:val="007C4C19"/>
    <w:rsid w:val="007C4CA6"/>
    <w:rsid w:val="007C68CC"/>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4BF"/>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EA7"/>
    <w:rsid w:val="00802169"/>
    <w:rsid w:val="00802780"/>
    <w:rsid w:val="008029A9"/>
    <w:rsid w:val="00803F2D"/>
    <w:rsid w:val="00804972"/>
    <w:rsid w:val="00805004"/>
    <w:rsid w:val="00806EB7"/>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776"/>
    <w:rsid w:val="008A498D"/>
    <w:rsid w:val="008A4E59"/>
    <w:rsid w:val="008A5609"/>
    <w:rsid w:val="008A5788"/>
    <w:rsid w:val="008A585F"/>
    <w:rsid w:val="008A5AC8"/>
    <w:rsid w:val="008A60EE"/>
    <w:rsid w:val="008A6FE3"/>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CDD"/>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7022"/>
    <w:rsid w:val="008D70A7"/>
    <w:rsid w:val="008D7651"/>
    <w:rsid w:val="008D76CD"/>
    <w:rsid w:val="008D7A08"/>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63A"/>
    <w:rsid w:val="0091764E"/>
    <w:rsid w:val="00917A8C"/>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5677"/>
    <w:rsid w:val="00925DCB"/>
    <w:rsid w:val="0092673B"/>
    <w:rsid w:val="00926D35"/>
    <w:rsid w:val="00926EBD"/>
    <w:rsid w:val="0092719B"/>
    <w:rsid w:val="0092731C"/>
    <w:rsid w:val="00927481"/>
    <w:rsid w:val="00927A4E"/>
    <w:rsid w:val="009308B3"/>
    <w:rsid w:val="0093131B"/>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7861"/>
    <w:rsid w:val="00937880"/>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787"/>
    <w:rsid w:val="00946BA8"/>
    <w:rsid w:val="00946E7D"/>
    <w:rsid w:val="009475D2"/>
    <w:rsid w:val="00947AE3"/>
    <w:rsid w:val="00947F3C"/>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9D0"/>
    <w:rsid w:val="00955C50"/>
    <w:rsid w:val="00955D51"/>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8E6"/>
    <w:rsid w:val="00963B07"/>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87B6D"/>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4657"/>
    <w:rsid w:val="009948E8"/>
    <w:rsid w:val="009960D2"/>
    <w:rsid w:val="00996388"/>
    <w:rsid w:val="00997262"/>
    <w:rsid w:val="009974F1"/>
    <w:rsid w:val="009978FD"/>
    <w:rsid w:val="009A000D"/>
    <w:rsid w:val="009A0CA7"/>
    <w:rsid w:val="009A0E38"/>
    <w:rsid w:val="009A1A91"/>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1E44"/>
    <w:rsid w:val="009B2AE6"/>
    <w:rsid w:val="009B2B17"/>
    <w:rsid w:val="009B2DA5"/>
    <w:rsid w:val="009B48F9"/>
    <w:rsid w:val="009B4A7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02D"/>
    <w:rsid w:val="009C465B"/>
    <w:rsid w:val="009C4718"/>
    <w:rsid w:val="009C48D7"/>
    <w:rsid w:val="009C5678"/>
    <w:rsid w:val="009C6201"/>
    <w:rsid w:val="009C6AD7"/>
    <w:rsid w:val="009C6CB3"/>
    <w:rsid w:val="009C6F35"/>
    <w:rsid w:val="009C6FE5"/>
    <w:rsid w:val="009C725A"/>
    <w:rsid w:val="009C799C"/>
    <w:rsid w:val="009C7E04"/>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EAB"/>
    <w:rsid w:val="009E3509"/>
    <w:rsid w:val="009E4041"/>
    <w:rsid w:val="009E496F"/>
    <w:rsid w:val="009E4B26"/>
    <w:rsid w:val="009E4BDA"/>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A9F"/>
    <w:rsid w:val="00A14C1F"/>
    <w:rsid w:val="00A14D5F"/>
    <w:rsid w:val="00A15209"/>
    <w:rsid w:val="00A15489"/>
    <w:rsid w:val="00A157B2"/>
    <w:rsid w:val="00A15916"/>
    <w:rsid w:val="00A15958"/>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75C"/>
    <w:rsid w:val="00A25994"/>
    <w:rsid w:val="00A25B38"/>
    <w:rsid w:val="00A25F0D"/>
    <w:rsid w:val="00A27101"/>
    <w:rsid w:val="00A272C8"/>
    <w:rsid w:val="00A2790A"/>
    <w:rsid w:val="00A27A26"/>
    <w:rsid w:val="00A27C04"/>
    <w:rsid w:val="00A30CF2"/>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5A2"/>
    <w:rsid w:val="00A538D2"/>
    <w:rsid w:val="00A53AA9"/>
    <w:rsid w:val="00A53BCE"/>
    <w:rsid w:val="00A53D1D"/>
    <w:rsid w:val="00A540BF"/>
    <w:rsid w:val="00A5430C"/>
    <w:rsid w:val="00A56095"/>
    <w:rsid w:val="00A56915"/>
    <w:rsid w:val="00A570EA"/>
    <w:rsid w:val="00A57487"/>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99F"/>
    <w:rsid w:val="00A6650E"/>
    <w:rsid w:val="00A6665B"/>
    <w:rsid w:val="00A6719A"/>
    <w:rsid w:val="00A672EE"/>
    <w:rsid w:val="00A6762E"/>
    <w:rsid w:val="00A67C8B"/>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2152"/>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79C"/>
    <w:rsid w:val="00AC6E0F"/>
    <w:rsid w:val="00AC6E19"/>
    <w:rsid w:val="00AC7033"/>
    <w:rsid w:val="00AC7A54"/>
    <w:rsid w:val="00AC7CC4"/>
    <w:rsid w:val="00AD00EC"/>
    <w:rsid w:val="00AD01E6"/>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2FB0"/>
    <w:rsid w:val="00AE32B1"/>
    <w:rsid w:val="00AE3D2B"/>
    <w:rsid w:val="00AE3E11"/>
    <w:rsid w:val="00AE420D"/>
    <w:rsid w:val="00AE4623"/>
    <w:rsid w:val="00AE53A9"/>
    <w:rsid w:val="00AE5EA5"/>
    <w:rsid w:val="00AE5F3C"/>
    <w:rsid w:val="00AE638A"/>
    <w:rsid w:val="00AE6AF2"/>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882"/>
    <w:rsid w:val="00AF3E0F"/>
    <w:rsid w:val="00AF3F9D"/>
    <w:rsid w:val="00AF4112"/>
    <w:rsid w:val="00AF4C2A"/>
    <w:rsid w:val="00AF5867"/>
    <w:rsid w:val="00AF6050"/>
    <w:rsid w:val="00AF6781"/>
    <w:rsid w:val="00AF6C1C"/>
    <w:rsid w:val="00AF6F5F"/>
    <w:rsid w:val="00AF7D09"/>
    <w:rsid w:val="00AF7FA4"/>
    <w:rsid w:val="00B0053E"/>
    <w:rsid w:val="00B005DF"/>
    <w:rsid w:val="00B00FBB"/>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CF8"/>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02B9"/>
    <w:rsid w:val="00B312CC"/>
    <w:rsid w:val="00B31CD0"/>
    <w:rsid w:val="00B3226F"/>
    <w:rsid w:val="00B32A06"/>
    <w:rsid w:val="00B32D90"/>
    <w:rsid w:val="00B330E0"/>
    <w:rsid w:val="00B33787"/>
    <w:rsid w:val="00B33DB4"/>
    <w:rsid w:val="00B33FFF"/>
    <w:rsid w:val="00B34679"/>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73ED"/>
    <w:rsid w:val="00B50030"/>
    <w:rsid w:val="00B500ED"/>
    <w:rsid w:val="00B507DE"/>
    <w:rsid w:val="00B50C88"/>
    <w:rsid w:val="00B50F28"/>
    <w:rsid w:val="00B50F4B"/>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73AE"/>
    <w:rsid w:val="00BA7AE1"/>
    <w:rsid w:val="00BB0370"/>
    <w:rsid w:val="00BB03B7"/>
    <w:rsid w:val="00BB05CE"/>
    <w:rsid w:val="00BB16D9"/>
    <w:rsid w:val="00BB18EA"/>
    <w:rsid w:val="00BB214F"/>
    <w:rsid w:val="00BB229B"/>
    <w:rsid w:val="00BB2710"/>
    <w:rsid w:val="00BB296E"/>
    <w:rsid w:val="00BB3246"/>
    <w:rsid w:val="00BB3634"/>
    <w:rsid w:val="00BB3BFA"/>
    <w:rsid w:val="00BB4957"/>
    <w:rsid w:val="00BB49A6"/>
    <w:rsid w:val="00BB5614"/>
    <w:rsid w:val="00BB6B0B"/>
    <w:rsid w:val="00BB6B10"/>
    <w:rsid w:val="00BB6EBC"/>
    <w:rsid w:val="00BB74BC"/>
    <w:rsid w:val="00BB7935"/>
    <w:rsid w:val="00BB7C8F"/>
    <w:rsid w:val="00BC0304"/>
    <w:rsid w:val="00BC0875"/>
    <w:rsid w:val="00BC1232"/>
    <w:rsid w:val="00BC1311"/>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0596"/>
    <w:rsid w:val="00BE1836"/>
    <w:rsid w:val="00BE1BB4"/>
    <w:rsid w:val="00BE2107"/>
    <w:rsid w:val="00BE372B"/>
    <w:rsid w:val="00BE3DE7"/>
    <w:rsid w:val="00BE4096"/>
    <w:rsid w:val="00BE4601"/>
    <w:rsid w:val="00BE5200"/>
    <w:rsid w:val="00BE5218"/>
    <w:rsid w:val="00BE5820"/>
    <w:rsid w:val="00BE5AE5"/>
    <w:rsid w:val="00BE5C89"/>
    <w:rsid w:val="00BE5E25"/>
    <w:rsid w:val="00BE5FFA"/>
    <w:rsid w:val="00BE62B5"/>
    <w:rsid w:val="00BE698E"/>
    <w:rsid w:val="00BE6C41"/>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40AC"/>
    <w:rsid w:val="00C042E6"/>
    <w:rsid w:val="00C048D6"/>
    <w:rsid w:val="00C05068"/>
    <w:rsid w:val="00C0530C"/>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6F6"/>
    <w:rsid w:val="00C7396C"/>
    <w:rsid w:val="00C74210"/>
    <w:rsid w:val="00C74BA5"/>
    <w:rsid w:val="00C74C67"/>
    <w:rsid w:val="00C74C8C"/>
    <w:rsid w:val="00C74E0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486"/>
    <w:rsid w:val="00C85A61"/>
    <w:rsid w:val="00C86941"/>
    <w:rsid w:val="00C86FD6"/>
    <w:rsid w:val="00C873A2"/>
    <w:rsid w:val="00C877A6"/>
    <w:rsid w:val="00C8782B"/>
    <w:rsid w:val="00C8796E"/>
    <w:rsid w:val="00C90B29"/>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7CF"/>
    <w:rsid w:val="00CC3A6E"/>
    <w:rsid w:val="00CC3C4C"/>
    <w:rsid w:val="00CC4D69"/>
    <w:rsid w:val="00CC4F38"/>
    <w:rsid w:val="00CC5033"/>
    <w:rsid w:val="00CC5560"/>
    <w:rsid w:val="00CC57BE"/>
    <w:rsid w:val="00CC5949"/>
    <w:rsid w:val="00CC5B17"/>
    <w:rsid w:val="00CC7526"/>
    <w:rsid w:val="00CC774B"/>
    <w:rsid w:val="00CC78D1"/>
    <w:rsid w:val="00CD008E"/>
    <w:rsid w:val="00CD0226"/>
    <w:rsid w:val="00CD040A"/>
    <w:rsid w:val="00CD08AE"/>
    <w:rsid w:val="00CD111D"/>
    <w:rsid w:val="00CD1E3D"/>
    <w:rsid w:val="00CD24D4"/>
    <w:rsid w:val="00CD3743"/>
    <w:rsid w:val="00CD3BC8"/>
    <w:rsid w:val="00CD427C"/>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765"/>
    <w:rsid w:val="00CF2ACF"/>
    <w:rsid w:val="00CF2CF6"/>
    <w:rsid w:val="00CF31EA"/>
    <w:rsid w:val="00CF36F8"/>
    <w:rsid w:val="00CF434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6D0F"/>
    <w:rsid w:val="00D070E4"/>
    <w:rsid w:val="00D07A53"/>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37F"/>
    <w:rsid w:val="00D326A1"/>
    <w:rsid w:val="00D326DB"/>
    <w:rsid w:val="00D32D88"/>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073C"/>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113"/>
    <w:rsid w:val="00DF3359"/>
    <w:rsid w:val="00DF360E"/>
    <w:rsid w:val="00DF3D47"/>
    <w:rsid w:val="00DF413B"/>
    <w:rsid w:val="00DF44D9"/>
    <w:rsid w:val="00DF4C07"/>
    <w:rsid w:val="00DF4C37"/>
    <w:rsid w:val="00DF4E54"/>
    <w:rsid w:val="00DF5CE7"/>
    <w:rsid w:val="00DF6354"/>
    <w:rsid w:val="00DF69CF"/>
    <w:rsid w:val="00DF704F"/>
    <w:rsid w:val="00DF7B1E"/>
    <w:rsid w:val="00DF7EAD"/>
    <w:rsid w:val="00E00060"/>
    <w:rsid w:val="00E0034F"/>
    <w:rsid w:val="00E00548"/>
    <w:rsid w:val="00E0063C"/>
    <w:rsid w:val="00E0090B"/>
    <w:rsid w:val="00E00F4D"/>
    <w:rsid w:val="00E010E9"/>
    <w:rsid w:val="00E0126A"/>
    <w:rsid w:val="00E016FC"/>
    <w:rsid w:val="00E02AC8"/>
    <w:rsid w:val="00E0302E"/>
    <w:rsid w:val="00E03440"/>
    <w:rsid w:val="00E034C9"/>
    <w:rsid w:val="00E042DA"/>
    <w:rsid w:val="00E0437D"/>
    <w:rsid w:val="00E04455"/>
    <w:rsid w:val="00E04553"/>
    <w:rsid w:val="00E04A20"/>
    <w:rsid w:val="00E04AEE"/>
    <w:rsid w:val="00E05DB3"/>
    <w:rsid w:val="00E06666"/>
    <w:rsid w:val="00E06E9E"/>
    <w:rsid w:val="00E078C1"/>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66CC"/>
    <w:rsid w:val="00E366D7"/>
    <w:rsid w:val="00E36E0A"/>
    <w:rsid w:val="00E40A2A"/>
    <w:rsid w:val="00E423F5"/>
    <w:rsid w:val="00E42B50"/>
    <w:rsid w:val="00E431EE"/>
    <w:rsid w:val="00E4327E"/>
    <w:rsid w:val="00E43560"/>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7AB"/>
    <w:rsid w:val="00E70F05"/>
    <w:rsid w:val="00E70F80"/>
    <w:rsid w:val="00E71374"/>
    <w:rsid w:val="00E71CA7"/>
    <w:rsid w:val="00E72600"/>
    <w:rsid w:val="00E72AEF"/>
    <w:rsid w:val="00E72D4E"/>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6ED3"/>
    <w:rsid w:val="00E7724F"/>
    <w:rsid w:val="00E77574"/>
    <w:rsid w:val="00E77B11"/>
    <w:rsid w:val="00E80092"/>
    <w:rsid w:val="00E801E9"/>
    <w:rsid w:val="00E81A8D"/>
    <w:rsid w:val="00E8249F"/>
    <w:rsid w:val="00E82C90"/>
    <w:rsid w:val="00E83648"/>
    <w:rsid w:val="00E84105"/>
    <w:rsid w:val="00E847F3"/>
    <w:rsid w:val="00E84A38"/>
    <w:rsid w:val="00E85561"/>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0DD"/>
    <w:rsid w:val="00EA15F3"/>
    <w:rsid w:val="00EA1E84"/>
    <w:rsid w:val="00EA238B"/>
    <w:rsid w:val="00EA25E0"/>
    <w:rsid w:val="00EA2A06"/>
    <w:rsid w:val="00EA2B1F"/>
    <w:rsid w:val="00EA2B58"/>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674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1823"/>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3BC"/>
    <w:rsid w:val="00F05086"/>
    <w:rsid w:val="00F050F2"/>
    <w:rsid w:val="00F05147"/>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1DE9"/>
    <w:rsid w:val="00F32326"/>
    <w:rsid w:val="00F3271C"/>
    <w:rsid w:val="00F34387"/>
    <w:rsid w:val="00F34669"/>
    <w:rsid w:val="00F34C36"/>
    <w:rsid w:val="00F34CDA"/>
    <w:rsid w:val="00F34DD6"/>
    <w:rsid w:val="00F3510D"/>
    <w:rsid w:val="00F35525"/>
    <w:rsid w:val="00F36868"/>
    <w:rsid w:val="00F36D8E"/>
    <w:rsid w:val="00F40130"/>
    <w:rsid w:val="00F41689"/>
    <w:rsid w:val="00F41966"/>
    <w:rsid w:val="00F422A4"/>
    <w:rsid w:val="00F42E0D"/>
    <w:rsid w:val="00F4351B"/>
    <w:rsid w:val="00F43A61"/>
    <w:rsid w:val="00F441B0"/>
    <w:rsid w:val="00F449D3"/>
    <w:rsid w:val="00F44AA4"/>
    <w:rsid w:val="00F44D28"/>
    <w:rsid w:val="00F4500F"/>
    <w:rsid w:val="00F460A5"/>
    <w:rsid w:val="00F463B7"/>
    <w:rsid w:val="00F46630"/>
    <w:rsid w:val="00F46FC2"/>
    <w:rsid w:val="00F47080"/>
    <w:rsid w:val="00F50285"/>
    <w:rsid w:val="00F51036"/>
    <w:rsid w:val="00F5131C"/>
    <w:rsid w:val="00F518C7"/>
    <w:rsid w:val="00F5331D"/>
    <w:rsid w:val="00F53372"/>
    <w:rsid w:val="00F534CC"/>
    <w:rsid w:val="00F54025"/>
    <w:rsid w:val="00F543E4"/>
    <w:rsid w:val="00F544FB"/>
    <w:rsid w:val="00F54FE2"/>
    <w:rsid w:val="00F55369"/>
    <w:rsid w:val="00F554B3"/>
    <w:rsid w:val="00F55901"/>
    <w:rsid w:val="00F55960"/>
    <w:rsid w:val="00F564A1"/>
    <w:rsid w:val="00F564B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2FA5"/>
    <w:rsid w:val="00F8337B"/>
    <w:rsid w:val="00F84057"/>
    <w:rsid w:val="00F84322"/>
    <w:rsid w:val="00F8442C"/>
    <w:rsid w:val="00F8555A"/>
    <w:rsid w:val="00F860E2"/>
    <w:rsid w:val="00F86A5D"/>
    <w:rsid w:val="00F86A9B"/>
    <w:rsid w:val="00F86DAC"/>
    <w:rsid w:val="00F8781F"/>
    <w:rsid w:val="00F87DDF"/>
    <w:rsid w:val="00F9003C"/>
    <w:rsid w:val="00F906B6"/>
    <w:rsid w:val="00F90801"/>
    <w:rsid w:val="00F9087C"/>
    <w:rsid w:val="00F908AB"/>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A09C0"/>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5F1"/>
    <w:rsid w:val="00FC07EF"/>
    <w:rsid w:val="00FC0AD7"/>
    <w:rsid w:val="00FC1216"/>
    <w:rsid w:val="00FC138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3BC"/>
    <w:rsid w:val="00FD2573"/>
    <w:rsid w:val="00FD311F"/>
    <w:rsid w:val="00FD3B3F"/>
    <w:rsid w:val="00FD3E01"/>
    <w:rsid w:val="00FD3E2B"/>
    <w:rsid w:val="00FD410F"/>
    <w:rsid w:val="00FD46CC"/>
    <w:rsid w:val="00FD4B07"/>
    <w:rsid w:val="00FD55ED"/>
    <w:rsid w:val="00FD6FC9"/>
    <w:rsid w:val="00FD73BF"/>
    <w:rsid w:val="00FD7772"/>
    <w:rsid w:val="00FE056E"/>
    <w:rsid w:val="00FE12AB"/>
    <w:rsid w:val="00FE1AC8"/>
    <w:rsid w:val="00FE1BE0"/>
    <w:rsid w:val="00FE22A7"/>
    <w:rsid w:val="00FE23EB"/>
    <w:rsid w:val="00FE24D9"/>
    <w:rsid w:val="00FE279F"/>
    <w:rsid w:val="00FE280F"/>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4435"/>
    <w:rsid w:val="00FF4617"/>
    <w:rsid w:val="00FF48C9"/>
    <w:rsid w:val="00FF5612"/>
    <w:rsid w:val="00FF61E8"/>
    <w:rsid w:val="00FF6414"/>
    <w:rsid w:val="00FF6ACC"/>
    <w:rsid w:val="00FF6B2D"/>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package" Target="embeddings/Microsoft_Visio___1.vsdx"/><Relationship Id="rId42" Type="http://schemas.openxmlformats.org/officeDocument/2006/relationships/image" Target="media/image16.jpg"/><Relationship Id="rId47" Type="http://schemas.openxmlformats.org/officeDocument/2006/relationships/package" Target="embeddings/Microsoft_Visio___6.vsdx"/><Relationship Id="rId63" Type="http://schemas.openxmlformats.org/officeDocument/2006/relationships/oleObject" Target="embeddings/oleObject7.bin"/><Relationship Id="rId68" Type="http://schemas.openxmlformats.org/officeDocument/2006/relationships/image" Target="media/image34.emf"/><Relationship Id="rId84" Type="http://schemas.openxmlformats.org/officeDocument/2006/relationships/header" Target="header6.xml"/><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13.emf"/><Relationship Id="rId53" Type="http://schemas.openxmlformats.org/officeDocument/2006/relationships/image" Target="media/image24.emf"/><Relationship Id="rId58" Type="http://schemas.openxmlformats.org/officeDocument/2006/relationships/image" Target="media/image27.jp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eader" Target="header4.xml"/><Relationship Id="rId22" Type="http://schemas.openxmlformats.org/officeDocument/2006/relationships/hyperlink" Target="https://baike.baidu.com/item/%E7%BA%BF%E7%A8%8B" TargetMode="External"/><Relationship Id="rId27" Type="http://schemas.openxmlformats.org/officeDocument/2006/relationships/image" Target="media/image6.png"/><Relationship Id="rId30" Type="http://schemas.openxmlformats.org/officeDocument/2006/relationships/image" Target="media/image8.jpg"/><Relationship Id="rId35" Type="http://schemas.openxmlformats.org/officeDocument/2006/relationships/image" Target="media/image11.jpg"/><Relationship Id="rId43" Type="http://schemas.openxmlformats.org/officeDocument/2006/relationships/image" Target="media/image17.emf"/><Relationship Id="rId48" Type="http://schemas.openxmlformats.org/officeDocument/2006/relationships/image" Target="media/image20.jpg"/><Relationship Id="rId56" Type="http://schemas.openxmlformats.org/officeDocument/2006/relationships/image" Target="media/image26.emf"/><Relationship Id="rId64" Type="http://schemas.openxmlformats.org/officeDocument/2006/relationships/image" Target="media/image31.jpg"/><Relationship Id="rId69" Type="http://schemas.openxmlformats.org/officeDocument/2006/relationships/oleObject" Target="embeddings/oleObject9.bin"/><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6.jpg"/><Relationship Id="rId80" Type="http://schemas.openxmlformats.org/officeDocument/2006/relationships/image" Target="media/image4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0.emf"/><Relationship Id="rId38" Type="http://schemas.openxmlformats.org/officeDocument/2006/relationships/package" Target="embeddings/Microsoft_Visio___3.vsdx"/><Relationship Id="rId46" Type="http://schemas.openxmlformats.org/officeDocument/2006/relationships/image" Target="media/image19.emf"/><Relationship Id="rId59" Type="http://schemas.openxmlformats.org/officeDocument/2006/relationships/image" Target="media/image28.emf"/><Relationship Id="rId67" Type="http://schemas.openxmlformats.org/officeDocument/2006/relationships/image" Target="media/image33.jpg"/><Relationship Id="rId20" Type="http://schemas.openxmlformats.org/officeDocument/2006/relationships/image" Target="media/image2.emf"/><Relationship Id="rId41" Type="http://schemas.openxmlformats.org/officeDocument/2006/relationships/package" Target="embeddings/Microsoft_Visio___4.vsdx"/><Relationship Id="rId54" Type="http://schemas.openxmlformats.org/officeDocument/2006/relationships/oleObject" Target="embeddings/oleObject4.bin"/><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image" Target="media/image39.png"/><Relationship Id="rId83" Type="http://schemas.openxmlformats.org/officeDocument/2006/relationships/chart" Target="charts/chart2.xml"/><Relationship Id="rId88" Type="http://schemas.openxmlformats.org/officeDocument/2006/relationships/footer" Target="foot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image" Target="media/image7.emf"/><Relationship Id="rId36" Type="http://schemas.openxmlformats.org/officeDocument/2006/relationships/image" Target="media/image12.jpg"/><Relationship Id="rId49" Type="http://schemas.openxmlformats.org/officeDocument/2006/relationships/image" Target="media/image21.emf"/><Relationship Id="rId57" Type="http://schemas.openxmlformats.org/officeDocument/2006/relationships/oleObject" Target="embeddings/oleObject5.bin"/><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package" Target="embeddings/Microsoft_Visio___5.vsdx"/><Relationship Id="rId52" Type="http://schemas.openxmlformats.org/officeDocument/2006/relationships/image" Target="media/image23.jpg"/><Relationship Id="rId60" Type="http://schemas.openxmlformats.org/officeDocument/2006/relationships/oleObject" Target="embeddings/oleObject6.bin"/><Relationship Id="rId65" Type="http://schemas.openxmlformats.org/officeDocument/2006/relationships/image" Target="media/image32.emf"/><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image" Target="media/image14.jpg"/><Relationship Id="rId34" Type="http://schemas.openxmlformats.org/officeDocument/2006/relationships/package" Target="embeddings/Microsoft_Visio___2.vsdx"/><Relationship Id="rId50" Type="http://schemas.openxmlformats.org/officeDocument/2006/relationships/package" Target="embeddings/Microsoft_Visio___7.vsdx"/><Relationship Id="rId55" Type="http://schemas.openxmlformats.org/officeDocument/2006/relationships/image" Target="media/image25.jp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oleObject" Target="embeddings/oleObject1.bin"/><Relationship Id="rId40" Type="http://schemas.openxmlformats.org/officeDocument/2006/relationships/image" Target="media/image15.emf"/><Relationship Id="rId45" Type="http://schemas.openxmlformats.org/officeDocument/2006/relationships/image" Target="media/image18.jpg"/><Relationship Id="rId66" Type="http://schemas.openxmlformats.org/officeDocument/2006/relationships/oleObject" Target="embeddings/oleObject8.bin"/><Relationship Id="rId87" Type="http://schemas.openxmlformats.org/officeDocument/2006/relationships/header" Target="header8.xml"/><Relationship Id="rId61" Type="http://schemas.openxmlformats.org/officeDocument/2006/relationships/image" Target="media/image29.jpg"/><Relationship Id="rId82" Type="http://schemas.openxmlformats.org/officeDocument/2006/relationships/chart" Target="charts/chart1.xml"/><Relationship Id="rId1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90311240"/>
        <c:axId val="335551976"/>
      </c:lineChart>
      <c:catAx>
        <c:axId val="390311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551976"/>
        <c:crosses val="autoZero"/>
        <c:auto val="1"/>
        <c:lblAlgn val="ctr"/>
        <c:lblOffset val="100"/>
        <c:noMultiLvlLbl val="0"/>
      </c:catAx>
      <c:valAx>
        <c:axId val="335551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311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335550800"/>
        <c:axId val="727379080"/>
      </c:lineChart>
      <c:catAx>
        <c:axId val="335550800"/>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379080"/>
        <c:crosses val="autoZero"/>
        <c:auto val="1"/>
        <c:lblAlgn val="ctr"/>
        <c:lblOffset val="100"/>
        <c:noMultiLvlLbl val="0"/>
      </c:catAx>
      <c:valAx>
        <c:axId val="72737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55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7314-AF04-4586-9DE0-76402484C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68</Pages>
  <Words>8973</Words>
  <Characters>51149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906</cp:revision>
  <cp:lastPrinted>2017-08-22T11:51:00Z</cp:lastPrinted>
  <dcterms:created xsi:type="dcterms:W3CDTF">2017-08-02T05:35:00Z</dcterms:created>
  <dcterms:modified xsi:type="dcterms:W3CDTF">2017-08-22T13:59:00Z</dcterms:modified>
</cp:coreProperties>
</file>